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r w:rsidR="00295FEB">
            <w:rPr>
              <w:noProof/>
              <w:webHidden/>
            </w:rPr>
          </w:r>
          <w:r w:rsidR="00295FEB">
            <w:rPr>
              <w:noProof/>
              <w:webHidden/>
            </w:rPr>
            <w:fldChar w:fldCharType="separate"/>
          </w:r>
          <w:ins w:id="17" w:author="Arthur Parmentier" w:date="2020-06-10T16:27:00Z">
            <w:r w:rsidR="00295FEB">
              <w:rPr>
                <w:noProof/>
                <w:webHidden/>
              </w:rPr>
              <w:t>2</w:t>
            </w:r>
          </w:ins>
          <w:ins w:id="18"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19" w:author="Arthur Parmentier" w:date="2020-06-10T16:26:00Z"/>
              <w:rFonts w:eastAsiaTheme="minorEastAsia" w:cstheme="minorBidi"/>
              <w:b w:val="0"/>
              <w:bCs w:val="0"/>
              <w:i w:val="0"/>
              <w:iCs w:val="0"/>
              <w:noProof/>
              <w:sz w:val="22"/>
              <w:szCs w:val="22"/>
              <w:lang w:val="fr-FR"/>
            </w:rPr>
          </w:pPr>
          <w:ins w:id="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r>
            <w:rPr>
              <w:noProof/>
              <w:webHidden/>
            </w:rPr>
          </w:r>
          <w:r>
            <w:rPr>
              <w:noProof/>
              <w:webHidden/>
            </w:rPr>
            <w:fldChar w:fldCharType="separate"/>
          </w:r>
          <w:ins w:id="21" w:author="Arthur Parmentier" w:date="2020-06-10T16:27:00Z">
            <w:r>
              <w:rPr>
                <w:noProof/>
                <w:webHidden/>
              </w:rPr>
              <w:t>3</w:t>
            </w:r>
          </w:ins>
          <w:ins w:id="22"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3" w:author="Arthur Parmentier" w:date="2020-06-10T16:26:00Z"/>
              <w:rFonts w:eastAsiaTheme="minorEastAsia" w:cstheme="minorBidi"/>
              <w:b w:val="0"/>
              <w:bCs w:val="0"/>
              <w:i w:val="0"/>
              <w:iCs w:val="0"/>
              <w:noProof/>
              <w:sz w:val="22"/>
              <w:szCs w:val="22"/>
              <w:lang w:val="fr-FR"/>
            </w:rPr>
          </w:pPr>
          <w:ins w:id="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r>
            <w:rPr>
              <w:noProof/>
              <w:webHidden/>
            </w:rPr>
          </w:r>
          <w:r>
            <w:rPr>
              <w:noProof/>
              <w:webHidden/>
            </w:rPr>
            <w:fldChar w:fldCharType="separate"/>
          </w:r>
          <w:ins w:id="25" w:author="Arthur Parmentier" w:date="2020-06-10T16:27:00Z">
            <w:r>
              <w:rPr>
                <w:noProof/>
                <w:webHidden/>
              </w:rPr>
              <w:t>5</w:t>
            </w:r>
          </w:ins>
          <w:ins w:id="2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7" w:author="Arthur Parmentier" w:date="2020-06-10T16:26:00Z"/>
              <w:rFonts w:eastAsiaTheme="minorEastAsia" w:cstheme="minorBidi"/>
              <w:b w:val="0"/>
              <w:bCs w:val="0"/>
              <w:i w:val="0"/>
              <w:iCs w:val="0"/>
              <w:noProof/>
              <w:sz w:val="22"/>
              <w:szCs w:val="22"/>
              <w:lang w:val="fr-FR"/>
            </w:rPr>
          </w:pPr>
          <w:ins w:id="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r>
            <w:rPr>
              <w:noProof/>
              <w:webHidden/>
            </w:rPr>
          </w:r>
          <w:r>
            <w:rPr>
              <w:noProof/>
              <w:webHidden/>
            </w:rPr>
            <w:fldChar w:fldCharType="separate"/>
          </w:r>
          <w:ins w:id="29" w:author="Arthur Parmentier" w:date="2020-06-10T16:27:00Z">
            <w:r>
              <w:rPr>
                <w:noProof/>
                <w:webHidden/>
              </w:rPr>
              <w:t>5</w:t>
            </w:r>
          </w:ins>
          <w:ins w:id="3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1" w:author="Arthur Parmentier" w:date="2020-06-10T16:26:00Z"/>
              <w:rFonts w:eastAsiaTheme="minorEastAsia" w:cstheme="minorBidi"/>
              <w:b w:val="0"/>
              <w:bCs w:val="0"/>
              <w:noProof/>
              <w:lang w:val="fr-FR"/>
            </w:rPr>
          </w:pPr>
          <w:ins w:id="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r>
            <w:rPr>
              <w:noProof/>
              <w:webHidden/>
            </w:rPr>
          </w:r>
          <w:r>
            <w:rPr>
              <w:noProof/>
              <w:webHidden/>
            </w:rPr>
            <w:fldChar w:fldCharType="separate"/>
          </w:r>
          <w:ins w:id="33" w:author="Arthur Parmentier" w:date="2020-06-10T16:27:00Z">
            <w:r>
              <w:rPr>
                <w:noProof/>
                <w:webHidden/>
              </w:rPr>
              <w:t>5</w:t>
            </w:r>
          </w:ins>
          <w:ins w:id="3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5" w:author="Arthur Parmentier" w:date="2020-06-10T16:26:00Z"/>
              <w:rFonts w:eastAsiaTheme="minorEastAsia" w:cstheme="minorBidi"/>
              <w:noProof/>
              <w:sz w:val="22"/>
              <w:szCs w:val="22"/>
              <w:lang w:val="fr-FR"/>
            </w:rPr>
          </w:pPr>
          <w:ins w:id="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r>
            <w:rPr>
              <w:noProof/>
              <w:webHidden/>
            </w:rPr>
          </w:r>
          <w:r>
            <w:rPr>
              <w:noProof/>
              <w:webHidden/>
            </w:rPr>
            <w:fldChar w:fldCharType="separate"/>
          </w:r>
          <w:ins w:id="37" w:author="Arthur Parmentier" w:date="2020-06-10T16:27:00Z">
            <w:r>
              <w:rPr>
                <w:noProof/>
                <w:webHidden/>
              </w:rPr>
              <w:t>5</w:t>
            </w:r>
          </w:ins>
          <w:ins w:id="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9" w:author="Arthur Parmentier" w:date="2020-06-10T16:26:00Z"/>
              <w:rFonts w:eastAsiaTheme="minorEastAsia" w:cstheme="minorBidi"/>
              <w:noProof/>
              <w:sz w:val="22"/>
              <w:szCs w:val="22"/>
              <w:lang w:val="fr-FR"/>
            </w:rPr>
          </w:pPr>
          <w:ins w:id="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r>
            <w:rPr>
              <w:noProof/>
              <w:webHidden/>
            </w:rPr>
          </w:r>
          <w:r>
            <w:rPr>
              <w:noProof/>
              <w:webHidden/>
            </w:rPr>
            <w:fldChar w:fldCharType="separate"/>
          </w:r>
          <w:ins w:id="41" w:author="Arthur Parmentier" w:date="2020-06-10T16:27:00Z">
            <w:r>
              <w:rPr>
                <w:noProof/>
                <w:webHidden/>
              </w:rPr>
              <w:t>6</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r>
            <w:rPr>
              <w:noProof/>
              <w:webHidden/>
            </w:rPr>
          </w:r>
          <w:r>
            <w:rPr>
              <w:noProof/>
              <w:webHidden/>
            </w:rPr>
            <w:fldChar w:fldCharType="separate"/>
          </w:r>
          <w:ins w:id="45" w:author="Arthur Parmentier" w:date="2020-06-10T16:27:00Z">
            <w:r>
              <w:rPr>
                <w:noProof/>
                <w:webHidden/>
              </w:rPr>
              <w:t>10</w:t>
            </w:r>
          </w:ins>
          <w:ins w:id="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47" w:author="Arthur Parmentier" w:date="2020-06-10T16:26:00Z"/>
              <w:rFonts w:eastAsiaTheme="minorEastAsia" w:cstheme="minorBidi"/>
              <w:noProof/>
              <w:sz w:val="22"/>
              <w:szCs w:val="22"/>
              <w:lang w:val="fr-FR"/>
            </w:rPr>
          </w:pPr>
          <w:ins w:id="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r>
            <w:rPr>
              <w:noProof/>
              <w:webHidden/>
            </w:rPr>
          </w:r>
          <w:r>
            <w:rPr>
              <w:noProof/>
              <w:webHidden/>
            </w:rPr>
            <w:fldChar w:fldCharType="separate"/>
          </w:r>
          <w:ins w:id="49" w:author="Arthur Parmentier" w:date="2020-06-10T16:27:00Z">
            <w:r>
              <w:rPr>
                <w:noProof/>
                <w:webHidden/>
              </w:rPr>
              <w:t>10</w:t>
            </w:r>
          </w:ins>
          <w:ins w:id="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1" w:author="Arthur Parmentier" w:date="2020-06-10T16:26:00Z"/>
              <w:rFonts w:eastAsiaTheme="minorEastAsia" w:cstheme="minorBidi"/>
              <w:noProof/>
              <w:sz w:val="22"/>
              <w:szCs w:val="22"/>
              <w:lang w:val="fr-FR"/>
            </w:rPr>
          </w:pPr>
          <w:ins w:id="5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r>
            <w:rPr>
              <w:noProof/>
              <w:webHidden/>
            </w:rPr>
          </w:r>
          <w:r>
            <w:rPr>
              <w:noProof/>
              <w:webHidden/>
            </w:rPr>
            <w:fldChar w:fldCharType="separate"/>
          </w:r>
          <w:ins w:id="53" w:author="Arthur Parmentier" w:date="2020-06-10T16:27:00Z">
            <w:r>
              <w:rPr>
                <w:noProof/>
                <w:webHidden/>
              </w:rPr>
              <w:t>14</w:t>
            </w:r>
          </w:ins>
          <w:ins w:id="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5" w:author="Arthur Parmentier" w:date="2020-06-10T16:26:00Z"/>
              <w:rFonts w:eastAsiaTheme="minorEastAsia" w:cstheme="minorBidi"/>
              <w:noProof/>
              <w:sz w:val="22"/>
              <w:szCs w:val="22"/>
              <w:lang w:val="fr-FR"/>
            </w:rPr>
          </w:pPr>
          <w:ins w:id="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r>
            <w:rPr>
              <w:noProof/>
              <w:webHidden/>
            </w:rPr>
          </w:r>
          <w:r>
            <w:rPr>
              <w:noProof/>
              <w:webHidden/>
            </w:rPr>
            <w:fldChar w:fldCharType="separate"/>
          </w:r>
          <w:ins w:id="57" w:author="Arthur Parmentier" w:date="2020-06-10T16:27:00Z">
            <w:r>
              <w:rPr>
                <w:noProof/>
                <w:webHidden/>
              </w:rPr>
              <w:t>17</w:t>
            </w:r>
          </w:ins>
          <w:ins w:id="5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59" w:author="Arthur Parmentier" w:date="2020-06-10T16:26:00Z"/>
              <w:rFonts w:eastAsiaTheme="minorEastAsia" w:cstheme="minorBidi"/>
              <w:b w:val="0"/>
              <w:bCs w:val="0"/>
              <w:noProof/>
              <w:lang w:val="fr-FR"/>
            </w:rPr>
          </w:pPr>
          <w:ins w:id="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r>
            <w:rPr>
              <w:noProof/>
              <w:webHidden/>
            </w:rPr>
          </w:r>
          <w:r>
            <w:rPr>
              <w:noProof/>
              <w:webHidden/>
            </w:rPr>
            <w:fldChar w:fldCharType="separate"/>
          </w:r>
          <w:ins w:id="61" w:author="Arthur Parmentier" w:date="2020-06-10T16:27:00Z">
            <w:r>
              <w:rPr>
                <w:noProof/>
                <w:webHidden/>
              </w:rPr>
              <w:t>17</w:t>
            </w:r>
          </w:ins>
          <w:ins w:id="6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3" w:author="Arthur Parmentier" w:date="2020-06-10T16:26:00Z"/>
              <w:rFonts w:eastAsiaTheme="minorEastAsia" w:cstheme="minorBidi"/>
              <w:noProof/>
              <w:sz w:val="22"/>
              <w:szCs w:val="22"/>
              <w:lang w:val="fr-FR"/>
            </w:rPr>
          </w:pPr>
          <w:ins w:id="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r>
            <w:rPr>
              <w:noProof/>
              <w:webHidden/>
            </w:rPr>
          </w:r>
          <w:r>
            <w:rPr>
              <w:noProof/>
              <w:webHidden/>
            </w:rPr>
            <w:fldChar w:fldCharType="separate"/>
          </w:r>
          <w:ins w:id="65" w:author="Arthur Parmentier" w:date="2020-06-10T16:27:00Z">
            <w:r>
              <w:rPr>
                <w:noProof/>
                <w:webHidden/>
              </w:rPr>
              <w:t>18</w:t>
            </w:r>
          </w:ins>
          <w:ins w:id="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7" w:author="Arthur Parmentier" w:date="2020-06-10T16:26:00Z"/>
              <w:rFonts w:eastAsiaTheme="minorEastAsia" w:cstheme="minorBidi"/>
              <w:noProof/>
              <w:sz w:val="22"/>
              <w:szCs w:val="22"/>
              <w:lang w:val="fr-FR"/>
            </w:rPr>
          </w:pPr>
          <w:ins w:id="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r>
            <w:rPr>
              <w:noProof/>
              <w:webHidden/>
            </w:rPr>
          </w:r>
          <w:r>
            <w:rPr>
              <w:noProof/>
              <w:webHidden/>
            </w:rPr>
            <w:fldChar w:fldCharType="separate"/>
          </w:r>
          <w:ins w:id="69" w:author="Arthur Parmentier" w:date="2020-06-10T16:27:00Z">
            <w:r>
              <w:rPr>
                <w:noProof/>
                <w:webHidden/>
              </w:rPr>
              <w:t>19</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r>
            <w:rPr>
              <w:noProof/>
              <w:webHidden/>
            </w:rPr>
          </w:r>
          <w:r>
            <w:rPr>
              <w:noProof/>
              <w:webHidden/>
            </w:rPr>
            <w:fldChar w:fldCharType="separate"/>
          </w:r>
          <w:ins w:id="73" w:author="Arthur Parmentier" w:date="2020-06-10T16:27:00Z">
            <w:r>
              <w:rPr>
                <w:noProof/>
                <w:webHidden/>
              </w:rPr>
              <w:t>21</w:t>
            </w:r>
          </w:ins>
          <w:ins w:id="7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5" w:author="Arthur Parmentier" w:date="2020-06-10T16:26:00Z"/>
              <w:rFonts w:eastAsiaTheme="minorEastAsia" w:cstheme="minorBidi"/>
              <w:noProof/>
              <w:sz w:val="22"/>
              <w:szCs w:val="22"/>
              <w:lang w:val="fr-FR"/>
            </w:rPr>
          </w:pPr>
          <w:ins w:id="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r>
            <w:rPr>
              <w:noProof/>
              <w:webHidden/>
            </w:rPr>
          </w:r>
          <w:r>
            <w:rPr>
              <w:noProof/>
              <w:webHidden/>
            </w:rPr>
            <w:fldChar w:fldCharType="separate"/>
          </w:r>
          <w:ins w:id="77" w:author="Arthur Parmentier" w:date="2020-06-10T16:27:00Z">
            <w:r>
              <w:rPr>
                <w:noProof/>
                <w:webHidden/>
              </w:rPr>
              <w:t>21</w:t>
            </w:r>
          </w:ins>
          <w:ins w:id="7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9" w:author="Arthur Parmentier" w:date="2020-06-10T16:26:00Z"/>
              <w:rFonts w:eastAsiaTheme="minorEastAsia" w:cstheme="minorBidi"/>
              <w:noProof/>
              <w:sz w:val="22"/>
              <w:szCs w:val="22"/>
              <w:lang w:val="fr-FR"/>
            </w:rPr>
          </w:pPr>
          <w:ins w:id="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r>
            <w:rPr>
              <w:noProof/>
              <w:webHidden/>
            </w:rPr>
          </w:r>
          <w:r>
            <w:rPr>
              <w:noProof/>
              <w:webHidden/>
            </w:rPr>
            <w:fldChar w:fldCharType="separate"/>
          </w:r>
          <w:ins w:id="81" w:author="Arthur Parmentier" w:date="2020-06-10T16:27:00Z">
            <w:r>
              <w:rPr>
                <w:noProof/>
                <w:webHidden/>
              </w:rPr>
              <w:t>25</w:t>
            </w:r>
          </w:ins>
          <w:ins w:id="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3" w:author="Arthur Parmentier" w:date="2020-06-10T16:26:00Z"/>
              <w:rFonts w:eastAsiaTheme="minorEastAsia" w:cstheme="minorBidi"/>
              <w:noProof/>
              <w:sz w:val="22"/>
              <w:szCs w:val="22"/>
              <w:lang w:val="fr-FR"/>
            </w:rPr>
          </w:pPr>
          <w:ins w:id="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r>
            <w:rPr>
              <w:noProof/>
              <w:webHidden/>
            </w:rPr>
          </w:r>
          <w:r>
            <w:rPr>
              <w:noProof/>
              <w:webHidden/>
            </w:rPr>
            <w:fldChar w:fldCharType="separate"/>
          </w:r>
          <w:ins w:id="85" w:author="Arthur Parmentier" w:date="2020-06-10T16:27:00Z">
            <w:r>
              <w:rPr>
                <w:noProof/>
                <w:webHidden/>
              </w:rPr>
              <w:t>27</w:t>
            </w:r>
          </w:ins>
          <w:ins w:id="86"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87" w:author="Arthur Parmentier" w:date="2020-06-10T16:26:00Z"/>
              <w:rFonts w:eastAsiaTheme="minorEastAsia" w:cstheme="minorBidi"/>
              <w:b w:val="0"/>
              <w:bCs w:val="0"/>
              <w:noProof/>
              <w:lang w:val="fr-FR"/>
            </w:rPr>
          </w:pPr>
          <w:ins w:id="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r>
            <w:rPr>
              <w:noProof/>
              <w:webHidden/>
            </w:rPr>
          </w:r>
          <w:r>
            <w:rPr>
              <w:noProof/>
              <w:webHidden/>
            </w:rPr>
            <w:fldChar w:fldCharType="separate"/>
          </w:r>
          <w:ins w:id="89" w:author="Arthur Parmentier" w:date="2020-06-10T16:27:00Z">
            <w:r>
              <w:rPr>
                <w:noProof/>
                <w:webHidden/>
              </w:rPr>
              <w:t>37</w:t>
            </w:r>
          </w:ins>
          <w:ins w:id="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1" w:author="Arthur Parmentier" w:date="2020-06-10T16:26:00Z"/>
              <w:rFonts w:eastAsiaTheme="minorEastAsia" w:cstheme="minorBidi"/>
              <w:noProof/>
              <w:sz w:val="22"/>
              <w:szCs w:val="22"/>
              <w:lang w:val="fr-FR"/>
            </w:rPr>
          </w:pPr>
          <w:ins w:id="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r>
            <w:rPr>
              <w:noProof/>
              <w:webHidden/>
            </w:rPr>
          </w:r>
          <w:r>
            <w:rPr>
              <w:noProof/>
              <w:webHidden/>
            </w:rPr>
            <w:fldChar w:fldCharType="separate"/>
          </w:r>
          <w:ins w:id="93" w:author="Arthur Parmentier" w:date="2020-06-10T16:27:00Z">
            <w:r>
              <w:rPr>
                <w:noProof/>
                <w:webHidden/>
              </w:rPr>
              <w:t>37</w:t>
            </w:r>
          </w:ins>
          <w:ins w:id="9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5" w:author="Arthur Parmentier" w:date="2020-06-10T16:26:00Z"/>
              <w:rFonts w:eastAsiaTheme="minorEastAsia" w:cstheme="minorBidi"/>
              <w:noProof/>
              <w:sz w:val="22"/>
              <w:szCs w:val="22"/>
              <w:lang w:val="fr-FR"/>
            </w:rPr>
          </w:pPr>
          <w:ins w:id="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r>
            <w:rPr>
              <w:noProof/>
              <w:webHidden/>
            </w:rPr>
          </w:r>
          <w:r>
            <w:rPr>
              <w:noProof/>
              <w:webHidden/>
            </w:rPr>
            <w:fldChar w:fldCharType="separate"/>
          </w:r>
          <w:ins w:id="97" w:author="Arthur Parmentier" w:date="2020-06-10T16:27:00Z">
            <w:r>
              <w:rPr>
                <w:noProof/>
                <w:webHidden/>
              </w:rPr>
              <w:t>37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r>
            <w:rPr>
              <w:noProof/>
              <w:webHidden/>
            </w:rPr>
          </w:r>
          <w:r>
            <w:rPr>
              <w:noProof/>
              <w:webHidden/>
            </w:rPr>
            <w:fldChar w:fldCharType="separate"/>
          </w:r>
          <w:ins w:id="101" w:author="Arthur Parmentier" w:date="2020-06-10T16:27:00Z">
            <w:r>
              <w:rPr>
                <w:noProof/>
                <w:webHidden/>
              </w:rPr>
              <w:t>38</w:t>
            </w:r>
          </w:ins>
          <w:ins w:id="10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3" w:author="Arthur Parmentier" w:date="2020-06-10T16:26:00Z"/>
              <w:rFonts w:eastAsiaTheme="minorEastAsia" w:cstheme="minorBidi"/>
              <w:noProof/>
              <w:sz w:val="22"/>
              <w:szCs w:val="22"/>
              <w:lang w:val="fr-FR"/>
            </w:rPr>
          </w:pPr>
          <w:ins w:id="10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r>
            <w:rPr>
              <w:noProof/>
              <w:webHidden/>
            </w:rPr>
          </w:r>
          <w:r>
            <w:rPr>
              <w:noProof/>
              <w:webHidden/>
            </w:rPr>
            <w:fldChar w:fldCharType="separate"/>
          </w:r>
          <w:ins w:id="105" w:author="Arthur Parmentier" w:date="2020-06-10T16:27:00Z">
            <w:r>
              <w:rPr>
                <w:noProof/>
                <w:webHidden/>
              </w:rPr>
              <w:t>44</w:t>
            </w:r>
          </w:ins>
          <w:ins w:id="10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07" w:author="Arthur Parmentier" w:date="2020-06-10T16:26:00Z"/>
              <w:rFonts w:eastAsiaTheme="minorEastAsia" w:cstheme="minorBidi"/>
              <w:b w:val="0"/>
              <w:bCs w:val="0"/>
              <w:i w:val="0"/>
              <w:iCs w:val="0"/>
              <w:noProof/>
              <w:sz w:val="22"/>
              <w:szCs w:val="22"/>
              <w:lang w:val="fr-FR"/>
            </w:rPr>
          </w:pPr>
          <w:ins w:id="10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r>
            <w:rPr>
              <w:noProof/>
              <w:webHidden/>
            </w:rPr>
          </w:r>
          <w:r>
            <w:rPr>
              <w:noProof/>
              <w:webHidden/>
            </w:rPr>
            <w:fldChar w:fldCharType="separate"/>
          </w:r>
          <w:ins w:id="109" w:author="Arthur Parmentier" w:date="2020-06-10T16:27:00Z">
            <w:r>
              <w:rPr>
                <w:noProof/>
                <w:webHidden/>
              </w:rPr>
              <w:t>44</w:t>
            </w:r>
          </w:ins>
          <w:ins w:id="11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11" w:author="Arthur Parmentier" w:date="2020-06-10T16:26:00Z"/>
              <w:rFonts w:eastAsiaTheme="minorEastAsia" w:cstheme="minorBidi"/>
              <w:b w:val="0"/>
              <w:bCs w:val="0"/>
              <w:noProof/>
              <w:lang w:val="fr-FR"/>
            </w:rPr>
          </w:pPr>
          <w:ins w:id="1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r>
            <w:rPr>
              <w:noProof/>
              <w:webHidden/>
            </w:rPr>
          </w:r>
          <w:r>
            <w:rPr>
              <w:noProof/>
              <w:webHidden/>
            </w:rPr>
            <w:fldChar w:fldCharType="separate"/>
          </w:r>
          <w:ins w:id="113" w:author="Arthur Parmentier" w:date="2020-06-10T16:27:00Z">
            <w:r>
              <w:rPr>
                <w:noProof/>
                <w:webHidden/>
              </w:rPr>
              <w:t>45</w:t>
            </w:r>
          </w:ins>
          <w:ins w:id="11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5" w:author="Arthur Parmentier" w:date="2020-06-10T16:26:00Z"/>
              <w:rFonts w:eastAsiaTheme="minorEastAsia" w:cstheme="minorBidi"/>
              <w:noProof/>
              <w:sz w:val="22"/>
              <w:szCs w:val="22"/>
              <w:lang w:val="fr-FR"/>
            </w:rPr>
          </w:pPr>
          <w:ins w:id="11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r>
            <w:rPr>
              <w:noProof/>
              <w:webHidden/>
            </w:rPr>
          </w:r>
          <w:r>
            <w:rPr>
              <w:noProof/>
              <w:webHidden/>
            </w:rPr>
            <w:fldChar w:fldCharType="separate"/>
          </w:r>
          <w:ins w:id="117" w:author="Arthur Parmentier" w:date="2020-06-10T16:27:00Z">
            <w:r>
              <w:rPr>
                <w:noProof/>
                <w:webHidden/>
              </w:rPr>
              <w:t>45</w:t>
            </w:r>
          </w:ins>
          <w:ins w:id="11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9" w:author="Arthur Parmentier" w:date="2020-06-10T16:26:00Z"/>
              <w:rFonts w:eastAsiaTheme="minorEastAsia" w:cstheme="minorBidi"/>
              <w:noProof/>
              <w:sz w:val="22"/>
              <w:szCs w:val="22"/>
              <w:lang w:val="fr-FR"/>
            </w:rPr>
          </w:pPr>
          <w:ins w:id="1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r>
            <w:rPr>
              <w:noProof/>
              <w:webHidden/>
            </w:rPr>
          </w:r>
          <w:r>
            <w:rPr>
              <w:noProof/>
              <w:webHidden/>
            </w:rPr>
            <w:fldChar w:fldCharType="separate"/>
          </w:r>
          <w:ins w:id="121" w:author="Arthur Parmentier" w:date="2020-06-10T16:27:00Z">
            <w:r>
              <w:rPr>
                <w:noProof/>
                <w:webHidden/>
              </w:rPr>
              <w:t>46</w:t>
            </w:r>
          </w:ins>
          <w:ins w:id="12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23" w:author="Arthur Parmentier" w:date="2020-06-10T16:26:00Z"/>
              <w:rFonts w:eastAsiaTheme="minorEastAsia" w:cstheme="minorBidi"/>
              <w:b w:val="0"/>
              <w:bCs w:val="0"/>
              <w:noProof/>
              <w:lang w:val="fr-FR"/>
            </w:rPr>
          </w:pPr>
          <w:ins w:id="1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r>
            <w:rPr>
              <w:noProof/>
              <w:webHidden/>
            </w:rPr>
          </w:r>
          <w:r>
            <w:rPr>
              <w:noProof/>
              <w:webHidden/>
            </w:rPr>
            <w:fldChar w:fldCharType="separate"/>
          </w:r>
          <w:ins w:id="125" w:author="Arthur Parmentier" w:date="2020-06-10T16:27:00Z">
            <w:r>
              <w:rPr>
                <w:noProof/>
                <w:webHidden/>
              </w:rPr>
              <w:t>47</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r>
            <w:rPr>
              <w:noProof/>
              <w:webHidden/>
            </w:rPr>
          </w:r>
          <w:r>
            <w:rPr>
              <w:noProof/>
              <w:webHidden/>
            </w:rPr>
            <w:fldChar w:fldCharType="separate"/>
          </w:r>
          <w:ins w:id="129" w:author="Arthur Parmentier" w:date="2020-06-10T16:27:00Z">
            <w:r>
              <w:rPr>
                <w:noProof/>
                <w:webHidden/>
              </w:rPr>
              <w:t>47</w:t>
            </w:r>
          </w:ins>
          <w:ins w:id="13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1" w:author="Arthur Parmentier" w:date="2020-06-10T16:26:00Z"/>
              <w:rFonts w:eastAsiaTheme="minorEastAsia" w:cstheme="minorBidi"/>
              <w:noProof/>
              <w:sz w:val="22"/>
              <w:szCs w:val="22"/>
              <w:lang w:val="fr-FR"/>
            </w:rPr>
          </w:pPr>
          <w:ins w:id="1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r>
            <w:rPr>
              <w:noProof/>
              <w:webHidden/>
            </w:rPr>
          </w:r>
          <w:r>
            <w:rPr>
              <w:noProof/>
              <w:webHidden/>
            </w:rPr>
            <w:fldChar w:fldCharType="separate"/>
          </w:r>
          <w:ins w:id="133" w:author="Arthur Parmentier" w:date="2020-06-10T16:27:00Z">
            <w:r>
              <w:rPr>
                <w:noProof/>
                <w:webHidden/>
              </w:rPr>
              <w:t>49</w:t>
            </w:r>
          </w:ins>
          <w:ins w:id="13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35" w:author="Arthur Parmentier" w:date="2020-06-10T16:26:00Z"/>
              <w:rFonts w:eastAsiaTheme="minorEastAsia" w:cstheme="minorBidi"/>
              <w:b w:val="0"/>
              <w:bCs w:val="0"/>
              <w:noProof/>
              <w:lang w:val="fr-FR"/>
            </w:rPr>
          </w:pPr>
          <w:ins w:id="1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r>
            <w:rPr>
              <w:noProof/>
              <w:webHidden/>
            </w:rPr>
          </w:r>
          <w:r>
            <w:rPr>
              <w:noProof/>
              <w:webHidden/>
            </w:rPr>
            <w:fldChar w:fldCharType="separate"/>
          </w:r>
          <w:ins w:id="137" w:author="Arthur Parmentier" w:date="2020-06-10T16:27:00Z">
            <w:r>
              <w:rPr>
                <w:noProof/>
                <w:webHidden/>
              </w:rPr>
              <w:t>49</w:t>
            </w:r>
          </w:ins>
          <w:ins w:id="13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139" w:author="Arthur Parmentier" w:date="2020-06-10T16:26:00Z"/>
              <w:rFonts w:eastAsiaTheme="minorEastAsia" w:cstheme="minorBidi"/>
              <w:b w:val="0"/>
              <w:bCs w:val="0"/>
              <w:noProof/>
              <w:lang w:val="fr-FR"/>
            </w:rPr>
          </w:pPr>
          <w:ins w:id="1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r>
            <w:rPr>
              <w:noProof/>
              <w:webHidden/>
            </w:rPr>
          </w:r>
          <w:r>
            <w:rPr>
              <w:noProof/>
              <w:webHidden/>
            </w:rPr>
            <w:fldChar w:fldCharType="separate"/>
          </w:r>
          <w:ins w:id="141" w:author="Arthur Parmentier" w:date="2020-06-10T16:27:00Z">
            <w:r>
              <w:rPr>
                <w:noProof/>
                <w:webHidden/>
              </w:rPr>
              <w:t>49</w:t>
            </w:r>
          </w:ins>
          <w:ins w:id="14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3" w:author="Arthur Parmentier" w:date="2020-06-10T16:26:00Z"/>
              <w:rFonts w:eastAsiaTheme="minorEastAsia" w:cstheme="minorBidi"/>
              <w:noProof/>
              <w:sz w:val="22"/>
              <w:szCs w:val="22"/>
              <w:lang w:val="fr-FR"/>
            </w:rPr>
          </w:pPr>
          <w:ins w:id="1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r>
            <w:rPr>
              <w:noProof/>
              <w:webHidden/>
            </w:rPr>
          </w:r>
          <w:r>
            <w:rPr>
              <w:noProof/>
              <w:webHidden/>
            </w:rPr>
            <w:fldChar w:fldCharType="separate"/>
          </w:r>
          <w:ins w:id="145" w:author="Arthur Parmentier" w:date="2020-06-10T16:27:00Z">
            <w:r>
              <w:rPr>
                <w:noProof/>
                <w:webHidden/>
              </w:rPr>
              <w:t>49</w:t>
            </w:r>
          </w:ins>
          <w:ins w:id="1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7" w:author="Arthur Parmentier" w:date="2020-06-10T16:26:00Z"/>
              <w:rFonts w:eastAsiaTheme="minorEastAsia" w:cstheme="minorBidi"/>
              <w:noProof/>
              <w:sz w:val="22"/>
              <w:szCs w:val="22"/>
              <w:lang w:val="fr-FR"/>
            </w:rPr>
          </w:pPr>
          <w:ins w:id="1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r>
            <w:rPr>
              <w:noProof/>
              <w:webHidden/>
            </w:rPr>
          </w:r>
          <w:r>
            <w:rPr>
              <w:noProof/>
              <w:webHidden/>
            </w:rPr>
            <w:fldChar w:fldCharType="separate"/>
          </w:r>
          <w:ins w:id="149" w:author="Arthur Parmentier" w:date="2020-06-10T16:27:00Z">
            <w:r>
              <w:rPr>
                <w:noProof/>
                <w:webHidden/>
              </w:rPr>
              <w:t>60</w:t>
            </w:r>
          </w:ins>
          <w:ins w:id="1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1" w:author="Arthur Parmentier" w:date="2020-06-10T16:26:00Z"/>
              <w:rFonts w:eastAsiaTheme="minorEastAsia" w:cstheme="minorBidi"/>
              <w:noProof/>
              <w:sz w:val="22"/>
              <w:szCs w:val="22"/>
              <w:lang w:val="fr-FR"/>
            </w:rPr>
          </w:pPr>
          <w:ins w:id="152"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r>
            <w:rPr>
              <w:noProof/>
              <w:webHidden/>
            </w:rPr>
          </w:r>
          <w:r>
            <w:rPr>
              <w:noProof/>
              <w:webHidden/>
            </w:rPr>
            <w:fldChar w:fldCharType="separate"/>
          </w:r>
          <w:ins w:id="153" w:author="Arthur Parmentier" w:date="2020-06-10T16:27:00Z">
            <w:r>
              <w:rPr>
                <w:noProof/>
                <w:webHidden/>
              </w:rPr>
              <w:t>64</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r>
            <w:rPr>
              <w:noProof/>
              <w:webHidden/>
            </w:rPr>
          </w:r>
          <w:r>
            <w:rPr>
              <w:noProof/>
              <w:webHidden/>
            </w:rPr>
            <w:fldChar w:fldCharType="separate"/>
          </w:r>
          <w:ins w:id="157" w:author="Arthur Parmentier" w:date="2020-06-10T16:27:00Z">
            <w:r>
              <w:rPr>
                <w:noProof/>
                <w:webHidden/>
              </w:rPr>
              <w:t>68</w:t>
            </w:r>
          </w:ins>
          <w:ins w:id="15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9" w:author="Arthur Parmentier" w:date="2020-06-10T16:26:00Z"/>
              <w:rFonts w:eastAsiaTheme="minorEastAsia" w:cstheme="minorBidi"/>
              <w:noProof/>
              <w:sz w:val="22"/>
              <w:szCs w:val="22"/>
              <w:lang w:val="fr-FR"/>
            </w:rPr>
          </w:pPr>
          <w:ins w:id="1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r>
            <w:rPr>
              <w:noProof/>
              <w:webHidden/>
            </w:rPr>
          </w:r>
          <w:r>
            <w:rPr>
              <w:noProof/>
              <w:webHidden/>
            </w:rPr>
            <w:fldChar w:fldCharType="separate"/>
          </w:r>
          <w:ins w:id="161" w:author="Arthur Parmentier" w:date="2020-06-10T16:27:00Z">
            <w:r>
              <w:rPr>
                <w:noProof/>
                <w:webHidden/>
              </w:rPr>
              <w:t>74</w:t>
            </w:r>
          </w:ins>
          <w:ins w:id="16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63" w:author="Arthur Parmentier" w:date="2020-06-10T16:26:00Z"/>
              <w:rFonts w:eastAsiaTheme="minorEastAsia" w:cstheme="minorBidi"/>
              <w:b w:val="0"/>
              <w:bCs w:val="0"/>
              <w:noProof/>
              <w:lang w:val="fr-FR"/>
            </w:rPr>
          </w:pPr>
          <w:ins w:id="1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r>
            <w:rPr>
              <w:noProof/>
              <w:webHidden/>
            </w:rPr>
          </w:r>
          <w:r>
            <w:rPr>
              <w:noProof/>
              <w:webHidden/>
            </w:rPr>
            <w:fldChar w:fldCharType="separate"/>
          </w:r>
          <w:ins w:id="165" w:author="Arthur Parmentier" w:date="2020-06-10T16:27:00Z">
            <w:r>
              <w:rPr>
                <w:noProof/>
                <w:webHidden/>
              </w:rPr>
              <w:t>75</w:t>
            </w:r>
          </w:ins>
          <w:ins w:id="1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7" w:author="Arthur Parmentier" w:date="2020-06-10T16:26:00Z"/>
              <w:rFonts w:eastAsiaTheme="minorEastAsia" w:cstheme="minorBidi"/>
              <w:noProof/>
              <w:sz w:val="22"/>
              <w:szCs w:val="22"/>
              <w:lang w:val="fr-FR"/>
            </w:rPr>
          </w:pPr>
          <w:ins w:id="1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r>
            <w:rPr>
              <w:noProof/>
              <w:webHidden/>
            </w:rPr>
          </w:r>
          <w:r>
            <w:rPr>
              <w:noProof/>
              <w:webHidden/>
            </w:rPr>
            <w:fldChar w:fldCharType="separate"/>
          </w:r>
          <w:ins w:id="169" w:author="Arthur Parmentier" w:date="2020-06-10T16:27:00Z">
            <w:r>
              <w:rPr>
                <w:noProof/>
                <w:webHidden/>
              </w:rPr>
              <w:t>75</w:t>
            </w:r>
          </w:ins>
          <w:ins w:id="1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71" w:author="Arthur Parmentier" w:date="2020-06-10T16:26:00Z"/>
              <w:rFonts w:eastAsiaTheme="minorEastAsia" w:cstheme="minorBidi"/>
              <w:noProof/>
              <w:sz w:val="22"/>
              <w:szCs w:val="22"/>
              <w:lang w:val="fr-FR"/>
            </w:rPr>
          </w:pPr>
          <w:ins w:id="1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r>
            <w:rPr>
              <w:noProof/>
              <w:webHidden/>
            </w:rPr>
          </w:r>
          <w:r>
            <w:rPr>
              <w:noProof/>
              <w:webHidden/>
            </w:rPr>
            <w:fldChar w:fldCharType="separate"/>
          </w:r>
          <w:ins w:id="173" w:author="Arthur Parmentier" w:date="2020-06-10T16:27:00Z">
            <w:r>
              <w:rPr>
                <w:noProof/>
                <w:webHidden/>
              </w:rPr>
              <w:t>76</w:t>
            </w:r>
          </w:ins>
          <w:ins w:id="17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5" w:author="Arthur Parmentier" w:date="2020-06-10T16:26:00Z"/>
              <w:rFonts w:eastAsiaTheme="minorEastAsia" w:cstheme="minorBidi"/>
              <w:b w:val="0"/>
              <w:bCs w:val="0"/>
              <w:noProof/>
              <w:lang w:val="fr-FR"/>
            </w:rPr>
          </w:pPr>
          <w:ins w:id="1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r>
            <w:rPr>
              <w:noProof/>
              <w:webHidden/>
            </w:rPr>
          </w:r>
          <w:r>
            <w:rPr>
              <w:noProof/>
              <w:webHidden/>
            </w:rPr>
            <w:fldChar w:fldCharType="separate"/>
          </w:r>
          <w:ins w:id="177" w:author="Arthur Parmentier" w:date="2020-06-10T16:27:00Z">
            <w:r>
              <w:rPr>
                <w:noProof/>
                <w:webHidden/>
              </w:rPr>
              <w:t>77</w:t>
            </w:r>
          </w:ins>
          <w:ins w:id="17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9" w:author="Arthur Parmentier" w:date="2020-06-10T16:26:00Z"/>
              <w:rFonts w:eastAsiaTheme="minorEastAsia" w:cstheme="minorBidi"/>
              <w:b w:val="0"/>
              <w:bCs w:val="0"/>
              <w:noProof/>
              <w:lang w:val="fr-FR"/>
            </w:rPr>
          </w:pPr>
          <w:ins w:id="1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r>
            <w:rPr>
              <w:noProof/>
              <w:webHidden/>
            </w:rPr>
          </w:r>
          <w:r>
            <w:rPr>
              <w:noProof/>
              <w:webHidden/>
            </w:rPr>
            <w:fldChar w:fldCharType="separate"/>
          </w:r>
          <w:ins w:id="181" w:author="Arthur Parmentier" w:date="2020-06-10T16:27:00Z">
            <w:r>
              <w:rPr>
                <w:noProof/>
                <w:webHidden/>
              </w:rPr>
              <w:t>77</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3" w:author="Arthur Parmentier" w:date="2020-06-10T16:26:00Z"/>
              <w:rFonts w:eastAsiaTheme="minorEastAsia" w:cstheme="minorBidi"/>
              <w:noProof/>
              <w:sz w:val="22"/>
              <w:szCs w:val="22"/>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r>
            <w:rPr>
              <w:noProof/>
              <w:webHidden/>
            </w:rPr>
          </w:r>
          <w:r>
            <w:rPr>
              <w:noProof/>
              <w:webHidden/>
            </w:rPr>
            <w:fldChar w:fldCharType="separate"/>
          </w:r>
          <w:ins w:id="185" w:author="Arthur Parmentier" w:date="2020-06-10T16:27:00Z">
            <w:r>
              <w:rPr>
                <w:noProof/>
                <w:webHidden/>
              </w:rPr>
              <w:t>77</w:t>
            </w:r>
          </w:ins>
          <w:ins w:id="18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7" w:author="Arthur Parmentier" w:date="2020-06-10T16:26:00Z"/>
              <w:rFonts w:eastAsiaTheme="minorEastAsia" w:cstheme="minorBidi"/>
              <w:noProof/>
              <w:sz w:val="22"/>
              <w:szCs w:val="22"/>
              <w:lang w:val="fr-FR"/>
            </w:rPr>
          </w:pPr>
          <w:ins w:id="1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r>
            <w:rPr>
              <w:noProof/>
              <w:webHidden/>
            </w:rPr>
          </w:r>
          <w:r>
            <w:rPr>
              <w:noProof/>
              <w:webHidden/>
            </w:rPr>
            <w:fldChar w:fldCharType="separate"/>
          </w:r>
          <w:ins w:id="189" w:author="Arthur Parmentier" w:date="2020-06-10T16:27:00Z">
            <w:r>
              <w:rPr>
                <w:noProof/>
                <w:webHidden/>
              </w:rPr>
              <w:t>78</w:t>
            </w:r>
          </w:ins>
          <w:ins w:id="1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1" w:author="Arthur Parmentier" w:date="2020-06-10T16:26:00Z"/>
              <w:rFonts w:eastAsiaTheme="minorEastAsia" w:cstheme="minorBidi"/>
              <w:noProof/>
              <w:sz w:val="22"/>
              <w:szCs w:val="22"/>
              <w:lang w:val="fr-FR"/>
            </w:rPr>
          </w:pPr>
          <w:ins w:id="1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r>
            <w:rPr>
              <w:noProof/>
              <w:webHidden/>
            </w:rPr>
          </w:r>
          <w:r>
            <w:rPr>
              <w:noProof/>
              <w:webHidden/>
            </w:rPr>
            <w:fldChar w:fldCharType="separate"/>
          </w:r>
          <w:ins w:id="193" w:author="Arthur Parmentier" w:date="2020-06-10T16:27:00Z">
            <w:r>
              <w:rPr>
                <w:noProof/>
                <w:webHidden/>
              </w:rPr>
              <w:t>78</w:t>
            </w:r>
          </w:ins>
          <w:ins w:id="194"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195" w:author="Arthur Parmentier" w:date="2020-06-10T16:26:00Z"/>
              <w:rFonts w:eastAsiaTheme="minorEastAsia" w:cstheme="minorBidi"/>
              <w:b w:val="0"/>
              <w:bCs w:val="0"/>
              <w:i w:val="0"/>
              <w:iCs w:val="0"/>
              <w:noProof/>
              <w:sz w:val="22"/>
              <w:szCs w:val="22"/>
              <w:lang w:val="fr-FR"/>
            </w:rPr>
          </w:pPr>
          <w:ins w:id="1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r>
            <w:rPr>
              <w:noProof/>
              <w:webHidden/>
            </w:rPr>
          </w:r>
          <w:r>
            <w:rPr>
              <w:noProof/>
              <w:webHidden/>
            </w:rPr>
            <w:fldChar w:fldCharType="separate"/>
          </w:r>
          <w:ins w:id="197" w:author="Arthur Parmentier" w:date="2020-06-10T16:27:00Z">
            <w:r>
              <w:rPr>
                <w:noProof/>
                <w:webHidden/>
              </w:rPr>
              <w:t>78</w:t>
            </w:r>
          </w:ins>
          <w:ins w:id="198"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199" w:author="Arthur Parmentier" w:date="2020-05-14T13:28:00Z"/>
              <w:rFonts w:eastAsiaTheme="minorEastAsia" w:cstheme="minorBidi"/>
              <w:noProof/>
              <w:sz w:val="22"/>
              <w:szCs w:val="22"/>
              <w:rPrChange w:id="200" w:author="Arthur Parmentier" w:date="2020-06-07T15:27:00Z">
                <w:rPr>
                  <w:del w:id="201" w:author="Arthur Parmentier" w:date="2020-05-14T13:28:00Z"/>
                  <w:rFonts w:eastAsiaTheme="minorEastAsia" w:cstheme="minorBidi"/>
                  <w:noProof/>
                  <w:sz w:val="22"/>
                  <w:szCs w:val="22"/>
                  <w:lang w:val="fr-FR"/>
                </w:rPr>
              </w:rPrChange>
            </w:rPr>
          </w:pPr>
          <w:del w:id="202" w:author="Arthur Parmentier" w:date="2020-05-14T13:28:00Z">
            <w:r w:rsidRPr="007C437A" w:rsidDel="00BA3828">
              <w:rPr>
                <w:rPrChange w:id="203" w:author="Arthur Parmentier" w:date="2020-06-07T15:27:00Z">
                  <w:rPr>
                    <w:rStyle w:val="Lienhypertexte"/>
                    <w:noProof/>
                  </w:rPr>
                </w:rPrChange>
              </w:rPr>
              <w:delText>I.</w:delText>
            </w:r>
            <w:r w:rsidRPr="007C437A" w:rsidDel="00BA3828">
              <w:rPr>
                <w:rFonts w:eastAsiaTheme="minorEastAsia" w:cstheme="minorBidi"/>
                <w:noProof/>
                <w:rPrChange w:id="204" w:author="Arthur Parmentier" w:date="2020-06-07T15:27:00Z">
                  <w:rPr>
                    <w:rFonts w:eastAsiaTheme="minorEastAsia" w:cstheme="minorBidi"/>
                    <w:noProof/>
                    <w:lang w:val="fr-FR"/>
                  </w:rPr>
                </w:rPrChange>
              </w:rPr>
              <w:tab/>
            </w:r>
            <w:r w:rsidRPr="007C437A" w:rsidDel="00BA3828">
              <w:rPr>
                <w:rPrChange w:id="205"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06" w:author="Arthur Parmentier" w:date="2020-05-14T13:28:00Z"/>
              <w:rFonts w:eastAsiaTheme="minorEastAsia" w:cstheme="minorBidi"/>
              <w:noProof/>
              <w:sz w:val="22"/>
              <w:szCs w:val="22"/>
              <w:rPrChange w:id="207" w:author="Arthur Parmentier" w:date="2020-06-07T15:27:00Z">
                <w:rPr>
                  <w:del w:id="208" w:author="Arthur Parmentier" w:date="2020-05-14T13:28:00Z"/>
                  <w:rFonts w:eastAsiaTheme="minorEastAsia" w:cstheme="minorBidi"/>
                  <w:noProof/>
                  <w:sz w:val="22"/>
                  <w:szCs w:val="22"/>
                  <w:lang w:val="fr-FR"/>
                </w:rPr>
              </w:rPrChange>
            </w:rPr>
          </w:pPr>
          <w:del w:id="209" w:author="Arthur Parmentier" w:date="2020-05-14T13:28:00Z">
            <w:r w:rsidRPr="007C437A" w:rsidDel="00BA3828">
              <w:rPr>
                <w:rPrChange w:id="210" w:author="Arthur Parmentier" w:date="2020-06-07T15:27:00Z">
                  <w:rPr>
                    <w:rStyle w:val="Lienhypertexte"/>
                    <w:noProof/>
                  </w:rPr>
                </w:rPrChange>
              </w:rPr>
              <w:delText>III.</w:delText>
            </w:r>
            <w:r w:rsidRPr="007C437A" w:rsidDel="00BA3828">
              <w:rPr>
                <w:rFonts w:eastAsiaTheme="minorEastAsia" w:cstheme="minorBidi"/>
                <w:noProof/>
                <w:rPrChange w:id="211" w:author="Arthur Parmentier" w:date="2020-06-07T15:27:00Z">
                  <w:rPr>
                    <w:rFonts w:eastAsiaTheme="minorEastAsia" w:cstheme="minorBidi"/>
                    <w:noProof/>
                    <w:lang w:val="fr-FR"/>
                  </w:rPr>
                </w:rPrChange>
              </w:rPr>
              <w:tab/>
            </w:r>
            <w:r w:rsidRPr="007C437A" w:rsidDel="00BA3828">
              <w:rPr>
                <w:rPrChange w:id="212"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13" w:author="Arthur Parmentier" w:date="2020-05-14T13:28:00Z"/>
              <w:rFonts w:eastAsiaTheme="minorEastAsia" w:cstheme="minorBidi"/>
              <w:noProof/>
              <w:rPrChange w:id="214" w:author="Arthur Parmentier" w:date="2020-06-07T15:27:00Z">
                <w:rPr>
                  <w:del w:id="215" w:author="Arthur Parmentier" w:date="2020-05-14T13:28:00Z"/>
                  <w:rFonts w:eastAsiaTheme="minorEastAsia" w:cstheme="minorBidi"/>
                  <w:noProof/>
                  <w:lang w:val="fr-FR"/>
                </w:rPr>
              </w:rPrChange>
            </w:rPr>
          </w:pPr>
          <w:del w:id="216" w:author="Arthur Parmentier" w:date="2020-05-14T13:28:00Z">
            <w:r w:rsidRPr="007C437A" w:rsidDel="00BA3828">
              <w:rPr>
                <w:rPrChange w:id="217" w:author="Arthur Parmentier" w:date="2020-06-07T15:27:00Z">
                  <w:rPr>
                    <w:rStyle w:val="Lienhypertexte"/>
                    <w:noProof/>
                  </w:rPr>
                </w:rPrChange>
              </w:rPr>
              <w:delText>A.</w:delText>
            </w:r>
            <w:r w:rsidRPr="007C437A" w:rsidDel="00BA3828">
              <w:rPr>
                <w:rFonts w:eastAsiaTheme="minorEastAsia" w:cstheme="minorBidi"/>
                <w:noProof/>
                <w:rPrChange w:id="218" w:author="Arthur Parmentier" w:date="2020-06-07T15:27:00Z">
                  <w:rPr>
                    <w:rFonts w:eastAsiaTheme="minorEastAsia" w:cstheme="minorBidi"/>
                    <w:noProof/>
                    <w:lang w:val="fr-FR"/>
                  </w:rPr>
                </w:rPrChange>
              </w:rPr>
              <w:tab/>
            </w:r>
            <w:r w:rsidRPr="007C437A" w:rsidDel="00BA3828">
              <w:rPr>
                <w:rPrChange w:id="219"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20" w:author="Arthur Parmentier" w:date="2020-05-14T13:28:00Z"/>
              <w:rFonts w:eastAsiaTheme="minorEastAsia" w:cstheme="minorBidi"/>
              <w:noProof/>
              <w:rPrChange w:id="221" w:author="Arthur Parmentier" w:date="2020-06-07T15:27:00Z">
                <w:rPr>
                  <w:del w:id="222" w:author="Arthur Parmentier" w:date="2020-05-14T13:28:00Z"/>
                  <w:rFonts w:eastAsiaTheme="minorEastAsia" w:cstheme="minorBidi"/>
                  <w:noProof/>
                  <w:lang w:val="fr-FR"/>
                </w:rPr>
              </w:rPrChange>
            </w:rPr>
          </w:pPr>
          <w:del w:id="223" w:author="Arthur Parmentier" w:date="2020-05-14T13:28:00Z">
            <w:r w:rsidRPr="007C437A" w:rsidDel="00BA3828">
              <w:rPr>
                <w:rPrChange w:id="224" w:author="Arthur Parmentier" w:date="2020-06-07T15:27:00Z">
                  <w:rPr>
                    <w:rStyle w:val="Lienhypertexte"/>
                    <w:noProof/>
                  </w:rPr>
                </w:rPrChange>
              </w:rPr>
              <w:delText>B.</w:delText>
            </w:r>
            <w:r w:rsidRPr="007C437A" w:rsidDel="00BA3828">
              <w:rPr>
                <w:rFonts w:eastAsiaTheme="minorEastAsia" w:cstheme="minorBidi"/>
                <w:noProof/>
                <w:rPrChange w:id="225" w:author="Arthur Parmentier" w:date="2020-06-07T15:27:00Z">
                  <w:rPr>
                    <w:rFonts w:eastAsiaTheme="minorEastAsia" w:cstheme="minorBidi"/>
                    <w:noProof/>
                    <w:lang w:val="fr-FR"/>
                  </w:rPr>
                </w:rPrChange>
              </w:rPr>
              <w:tab/>
            </w:r>
            <w:r w:rsidRPr="007C437A" w:rsidDel="00BA3828">
              <w:rPr>
                <w:rPrChange w:id="226"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27" w:author="Arthur Parmentier" w:date="2020-05-14T13:28:00Z"/>
              <w:rFonts w:eastAsiaTheme="minorEastAsia" w:cstheme="minorBidi"/>
              <w:noProof/>
              <w:sz w:val="22"/>
              <w:szCs w:val="22"/>
              <w:rPrChange w:id="228" w:author="Arthur Parmentier" w:date="2020-06-07T15:27:00Z">
                <w:rPr>
                  <w:del w:id="229" w:author="Arthur Parmentier" w:date="2020-05-14T13:28:00Z"/>
                  <w:rFonts w:eastAsiaTheme="minorEastAsia" w:cstheme="minorBidi"/>
                  <w:noProof/>
                  <w:sz w:val="22"/>
                  <w:szCs w:val="22"/>
                  <w:lang w:val="fr-FR"/>
                </w:rPr>
              </w:rPrChange>
            </w:rPr>
          </w:pPr>
          <w:del w:id="230" w:author="Arthur Parmentier" w:date="2020-05-14T13:28:00Z">
            <w:r w:rsidRPr="007C437A" w:rsidDel="00BA3828">
              <w:rPr>
                <w:rPrChange w:id="231" w:author="Arthur Parmentier" w:date="2020-06-07T15:27:00Z">
                  <w:rPr>
                    <w:rStyle w:val="Lienhypertexte"/>
                    <w:noProof/>
                  </w:rPr>
                </w:rPrChange>
              </w:rPr>
              <w:delText>1.</w:delText>
            </w:r>
            <w:r w:rsidRPr="007C437A" w:rsidDel="00BA3828">
              <w:rPr>
                <w:rFonts w:eastAsiaTheme="minorEastAsia" w:cstheme="minorBidi"/>
                <w:noProof/>
                <w:rPrChange w:id="232" w:author="Arthur Parmentier" w:date="2020-06-07T15:27:00Z">
                  <w:rPr>
                    <w:rFonts w:eastAsiaTheme="minorEastAsia" w:cstheme="minorBidi"/>
                    <w:noProof/>
                    <w:lang w:val="fr-FR"/>
                  </w:rPr>
                </w:rPrChange>
              </w:rPr>
              <w:tab/>
            </w:r>
            <w:r w:rsidRPr="007C437A" w:rsidDel="00BA3828">
              <w:rPr>
                <w:rPrChange w:id="233"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34" w:author="Arthur Parmentier" w:date="2020-05-14T13:28:00Z"/>
              <w:rFonts w:eastAsiaTheme="minorEastAsia" w:cstheme="minorBidi"/>
              <w:noProof/>
              <w:sz w:val="22"/>
              <w:szCs w:val="22"/>
              <w:rPrChange w:id="235" w:author="Arthur Parmentier" w:date="2020-06-07T15:27:00Z">
                <w:rPr>
                  <w:del w:id="236" w:author="Arthur Parmentier" w:date="2020-05-14T13:28:00Z"/>
                  <w:rFonts w:eastAsiaTheme="minorEastAsia" w:cstheme="minorBidi"/>
                  <w:noProof/>
                  <w:sz w:val="22"/>
                  <w:szCs w:val="22"/>
                  <w:lang w:val="fr-FR"/>
                </w:rPr>
              </w:rPrChange>
            </w:rPr>
          </w:pPr>
          <w:del w:id="237" w:author="Arthur Parmentier" w:date="2020-05-14T13:28:00Z">
            <w:r w:rsidRPr="007C437A" w:rsidDel="00BA3828">
              <w:rPr>
                <w:rPrChange w:id="238" w:author="Arthur Parmentier" w:date="2020-06-07T15:27:00Z">
                  <w:rPr>
                    <w:rStyle w:val="Lienhypertexte"/>
                    <w:noProof/>
                  </w:rPr>
                </w:rPrChange>
              </w:rPr>
              <w:delText>2.</w:delText>
            </w:r>
            <w:r w:rsidRPr="007C437A" w:rsidDel="00BA3828">
              <w:rPr>
                <w:rFonts w:eastAsiaTheme="minorEastAsia" w:cstheme="minorBidi"/>
                <w:noProof/>
                <w:rPrChange w:id="239" w:author="Arthur Parmentier" w:date="2020-06-07T15:27:00Z">
                  <w:rPr>
                    <w:rFonts w:eastAsiaTheme="minorEastAsia" w:cstheme="minorBidi"/>
                    <w:noProof/>
                    <w:lang w:val="fr-FR"/>
                  </w:rPr>
                </w:rPrChange>
              </w:rPr>
              <w:tab/>
            </w:r>
            <w:r w:rsidRPr="007C437A" w:rsidDel="00BA3828">
              <w:rPr>
                <w:rPrChange w:id="240"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41" w:author="Arthur Parmentier" w:date="2020-05-14T13:28:00Z"/>
              <w:rFonts w:eastAsiaTheme="minorEastAsia" w:cstheme="minorBidi"/>
              <w:noProof/>
              <w:sz w:val="22"/>
              <w:szCs w:val="22"/>
              <w:rPrChange w:id="242" w:author="Arthur Parmentier" w:date="2020-06-07T15:27:00Z">
                <w:rPr>
                  <w:del w:id="243" w:author="Arthur Parmentier" w:date="2020-05-14T13:28:00Z"/>
                  <w:rFonts w:eastAsiaTheme="minorEastAsia" w:cstheme="minorBidi"/>
                  <w:noProof/>
                  <w:sz w:val="22"/>
                  <w:szCs w:val="22"/>
                  <w:lang w:val="fr-FR"/>
                </w:rPr>
              </w:rPrChange>
            </w:rPr>
          </w:pPr>
          <w:del w:id="244" w:author="Arthur Parmentier" w:date="2020-05-14T13:28:00Z">
            <w:r w:rsidRPr="007C437A" w:rsidDel="00BA3828">
              <w:rPr>
                <w:rPrChange w:id="245" w:author="Arthur Parmentier" w:date="2020-06-07T15:27:00Z">
                  <w:rPr>
                    <w:rStyle w:val="Lienhypertexte"/>
                    <w:noProof/>
                  </w:rPr>
                </w:rPrChange>
              </w:rPr>
              <w:delText>3.</w:delText>
            </w:r>
            <w:r w:rsidRPr="007C437A" w:rsidDel="00BA3828">
              <w:rPr>
                <w:rFonts w:eastAsiaTheme="minorEastAsia" w:cstheme="minorBidi"/>
                <w:noProof/>
                <w:rPrChange w:id="246" w:author="Arthur Parmentier" w:date="2020-06-07T15:27:00Z">
                  <w:rPr>
                    <w:rFonts w:eastAsiaTheme="minorEastAsia" w:cstheme="minorBidi"/>
                    <w:noProof/>
                    <w:lang w:val="fr-FR"/>
                  </w:rPr>
                </w:rPrChange>
              </w:rPr>
              <w:tab/>
            </w:r>
            <w:r w:rsidRPr="007C437A" w:rsidDel="00BA3828">
              <w:rPr>
                <w:rPrChange w:id="247"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48" w:author="Arthur Parmentier" w:date="2020-05-14T13:28:00Z"/>
              <w:rFonts w:eastAsiaTheme="minorEastAsia" w:cstheme="minorBidi"/>
              <w:noProof/>
              <w:sz w:val="22"/>
              <w:szCs w:val="22"/>
              <w:rPrChange w:id="249" w:author="Arthur Parmentier" w:date="2020-06-07T15:27:00Z">
                <w:rPr>
                  <w:del w:id="250" w:author="Arthur Parmentier" w:date="2020-05-14T13:28:00Z"/>
                  <w:rFonts w:eastAsiaTheme="minorEastAsia" w:cstheme="minorBidi"/>
                  <w:noProof/>
                  <w:sz w:val="22"/>
                  <w:szCs w:val="22"/>
                  <w:lang w:val="fr-FR"/>
                </w:rPr>
              </w:rPrChange>
            </w:rPr>
          </w:pPr>
          <w:del w:id="251" w:author="Arthur Parmentier" w:date="2020-05-14T13:28:00Z">
            <w:r w:rsidRPr="007C437A" w:rsidDel="00BA3828">
              <w:rPr>
                <w:rPrChange w:id="252" w:author="Arthur Parmentier" w:date="2020-06-07T15:27:00Z">
                  <w:rPr>
                    <w:rStyle w:val="Lienhypertexte"/>
                    <w:noProof/>
                  </w:rPr>
                </w:rPrChange>
              </w:rPr>
              <w:delText>IV.</w:delText>
            </w:r>
            <w:r w:rsidRPr="007C437A" w:rsidDel="00BA3828">
              <w:rPr>
                <w:rFonts w:eastAsiaTheme="minorEastAsia" w:cstheme="minorBidi"/>
                <w:noProof/>
                <w:rPrChange w:id="253" w:author="Arthur Parmentier" w:date="2020-06-07T15:27:00Z">
                  <w:rPr>
                    <w:rFonts w:eastAsiaTheme="minorEastAsia" w:cstheme="minorBidi"/>
                    <w:noProof/>
                    <w:lang w:val="fr-FR"/>
                  </w:rPr>
                </w:rPrChange>
              </w:rPr>
              <w:tab/>
            </w:r>
            <w:r w:rsidRPr="007C437A" w:rsidDel="00BA3828">
              <w:rPr>
                <w:rPrChange w:id="254"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55" w:author="Arthur Parmentier" w:date="2020-05-14T13:28:00Z"/>
              <w:rFonts w:eastAsiaTheme="minorEastAsia" w:cstheme="minorBidi"/>
              <w:noProof/>
              <w:rPrChange w:id="256" w:author="Arthur Parmentier" w:date="2020-06-07T15:27:00Z">
                <w:rPr>
                  <w:del w:id="257" w:author="Arthur Parmentier" w:date="2020-05-14T13:28:00Z"/>
                  <w:rFonts w:eastAsiaTheme="minorEastAsia" w:cstheme="minorBidi"/>
                  <w:noProof/>
                  <w:lang w:val="fr-FR"/>
                </w:rPr>
              </w:rPrChange>
            </w:rPr>
          </w:pPr>
          <w:del w:id="258" w:author="Arthur Parmentier" w:date="2020-05-14T13:28:00Z">
            <w:r w:rsidRPr="007C437A" w:rsidDel="00BA3828">
              <w:rPr>
                <w:rPrChange w:id="259" w:author="Arthur Parmentier" w:date="2020-06-07T15:27:00Z">
                  <w:rPr>
                    <w:rStyle w:val="Lienhypertexte"/>
                    <w:noProof/>
                  </w:rPr>
                </w:rPrChange>
              </w:rPr>
              <w:delText>A.</w:delText>
            </w:r>
            <w:r w:rsidRPr="007C437A" w:rsidDel="00BA3828">
              <w:rPr>
                <w:rFonts w:eastAsiaTheme="minorEastAsia" w:cstheme="minorBidi"/>
                <w:noProof/>
                <w:rPrChange w:id="260" w:author="Arthur Parmentier" w:date="2020-06-07T15:27:00Z">
                  <w:rPr>
                    <w:rFonts w:eastAsiaTheme="minorEastAsia" w:cstheme="minorBidi"/>
                    <w:noProof/>
                    <w:lang w:val="fr-FR"/>
                  </w:rPr>
                </w:rPrChange>
              </w:rPr>
              <w:tab/>
            </w:r>
            <w:r w:rsidRPr="007C437A" w:rsidDel="00BA3828">
              <w:rPr>
                <w:rPrChange w:id="261"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62" w:author="Arthur Parmentier" w:date="2020-05-14T13:28:00Z"/>
              <w:rFonts w:eastAsiaTheme="minorEastAsia" w:cstheme="minorBidi"/>
              <w:noProof/>
              <w:sz w:val="22"/>
              <w:szCs w:val="22"/>
              <w:rPrChange w:id="263" w:author="Arthur Parmentier" w:date="2020-06-07T15:27:00Z">
                <w:rPr>
                  <w:del w:id="264" w:author="Arthur Parmentier" w:date="2020-05-14T13:28:00Z"/>
                  <w:rFonts w:eastAsiaTheme="minorEastAsia" w:cstheme="minorBidi"/>
                  <w:noProof/>
                  <w:sz w:val="22"/>
                  <w:szCs w:val="22"/>
                  <w:lang w:val="fr-FR"/>
                </w:rPr>
              </w:rPrChange>
            </w:rPr>
          </w:pPr>
          <w:del w:id="265" w:author="Arthur Parmentier" w:date="2020-05-14T13:28:00Z">
            <w:r w:rsidRPr="007C437A" w:rsidDel="00BA3828">
              <w:rPr>
                <w:rPrChange w:id="266" w:author="Arthur Parmentier" w:date="2020-06-07T15:27:00Z">
                  <w:rPr>
                    <w:rStyle w:val="Lienhypertexte"/>
                    <w:noProof/>
                  </w:rPr>
                </w:rPrChange>
              </w:rPr>
              <w:delText>1.</w:delText>
            </w:r>
            <w:r w:rsidRPr="007C437A" w:rsidDel="00BA3828">
              <w:rPr>
                <w:rFonts w:eastAsiaTheme="minorEastAsia" w:cstheme="minorBidi"/>
                <w:noProof/>
                <w:rPrChange w:id="267" w:author="Arthur Parmentier" w:date="2020-06-07T15:27:00Z">
                  <w:rPr>
                    <w:rFonts w:eastAsiaTheme="minorEastAsia" w:cstheme="minorBidi"/>
                    <w:noProof/>
                    <w:lang w:val="fr-FR"/>
                  </w:rPr>
                </w:rPrChange>
              </w:rPr>
              <w:tab/>
            </w:r>
            <w:r w:rsidRPr="007C437A" w:rsidDel="00BA3828">
              <w:rPr>
                <w:rPrChange w:id="268"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69" w:author="Arthur Parmentier" w:date="2020-05-14T13:28:00Z"/>
              <w:rFonts w:eastAsiaTheme="minorEastAsia" w:cstheme="minorBidi"/>
              <w:noProof/>
              <w:sz w:val="22"/>
              <w:szCs w:val="22"/>
              <w:rPrChange w:id="270" w:author="Arthur Parmentier" w:date="2020-06-07T15:27:00Z">
                <w:rPr>
                  <w:del w:id="271" w:author="Arthur Parmentier" w:date="2020-05-14T13:28:00Z"/>
                  <w:rFonts w:eastAsiaTheme="minorEastAsia" w:cstheme="minorBidi"/>
                  <w:noProof/>
                  <w:sz w:val="22"/>
                  <w:szCs w:val="22"/>
                  <w:lang w:val="fr-FR"/>
                </w:rPr>
              </w:rPrChange>
            </w:rPr>
          </w:pPr>
          <w:del w:id="272" w:author="Arthur Parmentier" w:date="2020-05-14T13:28:00Z">
            <w:r w:rsidRPr="007C437A" w:rsidDel="00BA3828">
              <w:rPr>
                <w:rPrChange w:id="273" w:author="Arthur Parmentier" w:date="2020-06-07T15:27:00Z">
                  <w:rPr>
                    <w:rStyle w:val="Lienhypertexte"/>
                    <w:noProof/>
                  </w:rPr>
                </w:rPrChange>
              </w:rPr>
              <w:delText>2.</w:delText>
            </w:r>
            <w:r w:rsidRPr="007C437A" w:rsidDel="00BA3828">
              <w:rPr>
                <w:rFonts w:eastAsiaTheme="minorEastAsia" w:cstheme="minorBidi"/>
                <w:noProof/>
                <w:rPrChange w:id="274" w:author="Arthur Parmentier" w:date="2020-06-07T15:27:00Z">
                  <w:rPr>
                    <w:rFonts w:eastAsiaTheme="minorEastAsia" w:cstheme="minorBidi"/>
                    <w:noProof/>
                    <w:lang w:val="fr-FR"/>
                  </w:rPr>
                </w:rPrChange>
              </w:rPr>
              <w:tab/>
            </w:r>
            <w:r w:rsidRPr="007C437A" w:rsidDel="00BA3828">
              <w:rPr>
                <w:rPrChange w:id="275"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76" w:author="Arthur Parmentier" w:date="2020-05-14T13:28:00Z"/>
              <w:rFonts w:eastAsiaTheme="minorEastAsia" w:cstheme="minorBidi"/>
              <w:noProof/>
              <w:sz w:val="22"/>
              <w:szCs w:val="22"/>
              <w:rPrChange w:id="277" w:author="Arthur Parmentier" w:date="2020-06-07T15:27:00Z">
                <w:rPr>
                  <w:del w:id="278" w:author="Arthur Parmentier" w:date="2020-05-14T13:28:00Z"/>
                  <w:rFonts w:eastAsiaTheme="minorEastAsia" w:cstheme="minorBidi"/>
                  <w:noProof/>
                  <w:sz w:val="22"/>
                  <w:szCs w:val="22"/>
                  <w:lang w:val="fr-FR"/>
                </w:rPr>
              </w:rPrChange>
            </w:rPr>
          </w:pPr>
          <w:del w:id="279" w:author="Arthur Parmentier" w:date="2020-05-14T13:28:00Z">
            <w:r w:rsidRPr="007C437A" w:rsidDel="00BA3828">
              <w:rPr>
                <w:rPrChange w:id="280" w:author="Arthur Parmentier" w:date="2020-06-07T15:27:00Z">
                  <w:rPr>
                    <w:rStyle w:val="Lienhypertexte"/>
                    <w:noProof/>
                  </w:rPr>
                </w:rPrChange>
              </w:rPr>
              <w:delText>3.</w:delText>
            </w:r>
            <w:r w:rsidRPr="007C437A" w:rsidDel="00BA3828">
              <w:rPr>
                <w:rFonts w:eastAsiaTheme="minorEastAsia" w:cstheme="minorBidi"/>
                <w:noProof/>
                <w:rPrChange w:id="281" w:author="Arthur Parmentier" w:date="2020-06-07T15:27:00Z">
                  <w:rPr>
                    <w:rFonts w:eastAsiaTheme="minorEastAsia" w:cstheme="minorBidi"/>
                    <w:noProof/>
                    <w:lang w:val="fr-FR"/>
                  </w:rPr>
                </w:rPrChange>
              </w:rPr>
              <w:tab/>
            </w:r>
            <w:r w:rsidRPr="007C437A" w:rsidDel="00BA3828">
              <w:rPr>
                <w:rPrChange w:id="282"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83" w:author="Arthur Parmentier" w:date="2020-05-14T13:28:00Z"/>
              <w:rFonts w:eastAsiaTheme="minorEastAsia" w:cstheme="minorBidi"/>
              <w:noProof/>
              <w:sz w:val="22"/>
              <w:szCs w:val="22"/>
              <w:rPrChange w:id="284" w:author="Arthur Parmentier" w:date="2020-06-07T15:27:00Z">
                <w:rPr>
                  <w:del w:id="285" w:author="Arthur Parmentier" w:date="2020-05-14T13:28:00Z"/>
                  <w:rFonts w:eastAsiaTheme="minorEastAsia" w:cstheme="minorBidi"/>
                  <w:noProof/>
                  <w:sz w:val="22"/>
                  <w:szCs w:val="22"/>
                  <w:lang w:val="fr-FR"/>
                </w:rPr>
              </w:rPrChange>
            </w:rPr>
          </w:pPr>
          <w:del w:id="286" w:author="Arthur Parmentier" w:date="2020-05-14T13:28:00Z">
            <w:r w:rsidRPr="007C437A" w:rsidDel="00BA3828">
              <w:rPr>
                <w:rPrChange w:id="287" w:author="Arthur Parmentier" w:date="2020-06-07T15:27:00Z">
                  <w:rPr>
                    <w:rStyle w:val="Lienhypertexte"/>
                    <w:noProof/>
                  </w:rPr>
                </w:rPrChange>
              </w:rPr>
              <w:delText>4.</w:delText>
            </w:r>
            <w:r w:rsidRPr="007C437A" w:rsidDel="00BA3828">
              <w:rPr>
                <w:rFonts w:eastAsiaTheme="minorEastAsia" w:cstheme="minorBidi"/>
                <w:noProof/>
                <w:rPrChange w:id="288" w:author="Arthur Parmentier" w:date="2020-06-07T15:27:00Z">
                  <w:rPr>
                    <w:rFonts w:eastAsiaTheme="minorEastAsia" w:cstheme="minorBidi"/>
                    <w:noProof/>
                    <w:lang w:val="fr-FR"/>
                  </w:rPr>
                </w:rPrChange>
              </w:rPr>
              <w:tab/>
            </w:r>
            <w:r w:rsidRPr="007C437A" w:rsidDel="00BA3828">
              <w:rPr>
                <w:rPrChange w:id="289"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90" w:author="Arthur Parmentier" w:date="2020-05-14T13:28:00Z"/>
              <w:rFonts w:eastAsiaTheme="minorEastAsia" w:cstheme="minorBidi"/>
              <w:noProof/>
              <w:sz w:val="22"/>
              <w:szCs w:val="22"/>
              <w:rPrChange w:id="291" w:author="Arthur Parmentier" w:date="2020-06-07T15:27:00Z">
                <w:rPr>
                  <w:del w:id="292" w:author="Arthur Parmentier" w:date="2020-05-14T13:28:00Z"/>
                  <w:rFonts w:eastAsiaTheme="minorEastAsia" w:cstheme="minorBidi"/>
                  <w:noProof/>
                  <w:sz w:val="22"/>
                  <w:szCs w:val="22"/>
                  <w:lang w:val="fr-FR"/>
                </w:rPr>
              </w:rPrChange>
            </w:rPr>
          </w:pPr>
          <w:del w:id="293" w:author="Arthur Parmentier" w:date="2020-05-14T13:28:00Z">
            <w:r w:rsidRPr="007C437A" w:rsidDel="00BA3828">
              <w:rPr>
                <w:rPrChange w:id="294" w:author="Arthur Parmentier" w:date="2020-06-07T15:27:00Z">
                  <w:rPr>
                    <w:rStyle w:val="Lienhypertexte"/>
                    <w:noProof/>
                  </w:rPr>
                </w:rPrChange>
              </w:rPr>
              <w:delText>5.</w:delText>
            </w:r>
            <w:r w:rsidRPr="007C437A" w:rsidDel="00BA3828">
              <w:rPr>
                <w:rFonts w:eastAsiaTheme="minorEastAsia" w:cstheme="minorBidi"/>
                <w:noProof/>
                <w:rPrChange w:id="295" w:author="Arthur Parmentier" w:date="2020-06-07T15:27:00Z">
                  <w:rPr>
                    <w:rFonts w:eastAsiaTheme="minorEastAsia" w:cstheme="minorBidi"/>
                    <w:noProof/>
                    <w:lang w:val="fr-FR"/>
                  </w:rPr>
                </w:rPrChange>
              </w:rPr>
              <w:tab/>
            </w:r>
            <w:r w:rsidRPr="007C437A" w:rsidDel="00BA3828">
              <w:rPr>
                <w:rPrChange w:id="296"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97" w:author="Arthur Parmentier" w:date="2020-05-14T13:28:00Z"/>
              <w:rFonts w:eastAsiaTheme="minorEastAsia" w:cstheme="minorBidi"/>
              <w:noProof/>
              <w:sz w:val="22"/>
              <w:szCs w:val="22"/>
              <w:rPrChange w:id="298" w:author="Arthur Parmentier" w:date="2020-06-07T15:27:00Z">
                <w:rPr>
                  <w:del w:id="299" w:author="Arthur Parmentier" w:date="2020-05-14T13:28:00Z"/>
                  <w:rFonts w:eastAsiaTheme="minorEastAsia" w:cstheme="minorBidi"/>
                  <w:noProof/>
                  <w:sz w:val="22"/>
                  <w:szCs w:val="22"/>
                  <w:lang w:val="fr-FR"/>
                </w:rPr>
              </w:rPrChange>
            </w:rPr>
          </w:pPr>
          <w:del w:id="300" w:author="Arthur Parmentier" w:date="2020-05-14T13:28:00Z">
            <w:r w:rsidRPr="007C437A" w:rsidDel="00BA3828">
              <w:rPr>
                <w:rPrChange w:id="301" w:author="Arthur Parmentier" w:date="2020-06-07T15:27:00Z">
                  <w:rPr>
                    <w:rStyle w:val="Lienhypertexte"/>
                    <w:noProof/>
                  </w:rPr>
                </w:rPrChange>
              </w:rPr>
              <w:delText>6.</w:delText>
            </w:r>
            <w:r w:rsidRPr="007C437A" w:rsidDel="00BA3828">
              <w:rPr>
                <w:rFonts w:eastAsiaTheme="minorEastAsia" w:cstheme="minorBidi"/>
                <w:noProof/>
                <w:rPrChange w:id="302" w:author="Arthur Parmentier" w:date="2020-06-07T15:27:00Z">
                  <w:rPr>
                    <w:rFonts w:eastAsiaTheme="minorEastAsia" w:cstheme="minorBidi"/>
                    <w:noProof/>
                    <w:lang w:val="fr-FR"/>
                  </w:rPr>
                </w:rPrChange>
              </w:rPr>
              <w:tab/>
            </w:r>
            <w:r w:rsidRPr="007C437A" w:rsidDel="00BA3828">
              <w:rPr>
                <w:rPrChange w:id="303"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04" w:author="Arthur Parmentier" w:date="2020-05-14T13:28:00Z"/>
              <w:rFonts w:eastAsiaTheme="minorEastAsia" w:cstheme="minorBidi"/>
              <w:noProof/>
              <w:rPrChange w:id="305" w:author="Arthur Parmentier" w:date="2020-06-07T15:27:00Z">
                <w:rPr>
                  <w:del w:id="306" w:author="Arthur Parmentier" w:date="2020-05-14T13:28:00Z"/>
                  <w:rFonts w:eastAsiaTheme="minorEastAsia" w:cstheme="minorBidi"/>
                  <w:noProof/>
                  <w:lang w:val="fr-FR"/>
                </w:rPr>
              </w:rPrChange>
            </w:rPr>
          </w:pPr>
          <w:del w:id="307" w:author="Arthur Parmentier" w:date="2020-05-14T13:28:00Z">
            <w:r w:rsidRPr="007C437A" w:rsidDel="00BA3828">
              <w:rPr>
                <w:rPrChange w:id="308" w:author="Arthur Parmentier" w:date="2020-06-07T15:27:00Z">
                  <w:rPr>
                    <w:rStyle w:val="Lienhypertexte"/>
                    <w:noProof/>
                  </w:rPr>
                </w:rPrChange>
              </w:rPr>
              <w:delText>B.</w:delText>
            </w:r>
            <w:r w:rsidRPr="007C437A" w:rsidDel="00BA3828">
              <w:rPr>
                <w:rFonts w:eastAsiaTheme="minorEastAsia" w:cstheme="minorBidi"/>
                <w:noProof/>
                <w:rPrChange w:id="309" w:author="Arthur Parmentier" w:date="2020-06-07T15:27:00Z">
                  <w:rPr>
                    <w:rFonts w:eastAsiaTheme="minorEastAsia" w:cstheme="minorBidi"/>
                    <w:noProof/>
                    <w:lang w:val="fr-FR"/>
                  </w:rPr>
                </w:rPrChange>
              </w:rPr>
              <w:tab/>
            </w:r>
            <w:r w:rsidRPr="007C437A" w:rsidDel="00BA3828">
              <w:rPr>
                <w:rPrChange w:id="310"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11" w:author="Arthur Parmentier" w:date="2020-05-14T13:28:00Z"/>
              <w:rFonts w:eastAsiaTheme="minorEastAsia" w:cstheme="minorBidi"/>
              <w:noProof/>
              <w:sz w:val="22"/>
              <w:szCs w:val="22"/>
              <w:rPrChange w:id="312" w:author="Arthur Parmentier" w:date="2020-06-07T15:27:00Z">
                <w:rPr>
                  <w:del w:id="313" w:author="Arthur Parmentier" w:date="2020-05-14T13:28:00Z"/>
                  <w:rFonts w:eastAsiaTheme="minorEastAsia" w:cstheme="minorBidi"/>
                  <w:noProof/>
                  <w:sz w:val="22"/>
                  <w:szCs w:val="22"/>
                  <w:lang w:val="fr-FR"/>
                </w:rPr>
              </w:rPrChange>
            </w:rPr>
          </w:pPr>
          <w:del w:id="314" w:author="Arthur Parmentier" w:date="2020-05-14T13:28:00Z">
            <w:r w:rsidRPr="007C437A" w:rsidDel="00BA3828">
              <w:rPr>
                <w:rPrChange w:id="315" w:author="Arthur Parmentier" w:date="2020-06-07T15:27:00Z">
                  <w:rPr>
                    <w:rStyle w:val="Lienhypertexte"/>
                    <w:noProof/>
                  </w:rPr>
                </w:rPrChange>
              </w:rPr>
              <w:delText>1.</w:delText>
            </w:r>
            <w:r w:rsidRPr="007C437A" w:rsidDel="00BA3828">
              <w:rPr>
                <w:rFonts w:eastAsiaTheme="minorEastAsia" w:cstheme="minorBidi"/>
                <w:noProof/>
                <w:rPrChange w:id="316" w:author="Arthur Parmentier" w:date="2020-06-07T15:27:00Z">
                  <w:rPr>
                    <w:rFonts w:eastAsiaTheme="minorEastAsia" w:cstheme="minorBidi"/>
                    <w:noProof/>
                    <w:lang w:val="fr-FR"/>
                  </w:rPr>
                </w:rPrChange>
              </w:rPr>
              <w:tab/>
            </w:r>
            <w:r w:rsidRPr="007C437A" w:rsidDel="00BA3828">
              <w:rPr>
                <w:rPrChange w:id="317"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18" w:author="Arthur Parmentier" w:date="2020-05-14T13:28:00Z"/>
              <w:rFonts w:eastAsiaTheme="minorEastAsia" w:cstheme="minorBidi"/>
              <w:noProof/>
              <w:sz w:val="22"/>
              <w:szCs w:val="22"/>
              <w:rPrChange w:id="319" w:author="Arthur Parmentier" w:date="2020-06-07T15:27:00Z">
                <w:rPr>
                  <w:del w:id="320" w:author="Arthur Parmentier" w:date="2020-05-14T13:28:00Z"/>
                  <w:rFonts w:eastAsiaTheme="minorEastAsia" w:cstheme="minorBidi"/>
                  <w:noProof/>
                  <w:sz w:val="22"/>
                  <w:szCs w:val="22"/>
                  <w:lang w:val="fr-FR"/>
                </w:rPr>
              </w:rPrChange>
            </w:rPr>
          </w:pPr>
          <w:del w:id="321" w:author="Arthur Parmentier" w:date="2020-05-14T13:28:00Z">
            <w:r w:rsidRPr="007C437A" w:rsidDel="00BA3828">
              <w:rPr>
                <w:rPrChange w:id="322" w:author="Arthur Parmentier" w:date="2020-06-07T15:27:00Z">
                  <w:rPr>
                    <w:rStyle w:val="Lienhypertexte"/>
                    <w:noProof/>
                  </w:rPr>
                </w:rPrChange>
              </w:rPr>
              <w:delText>2.</w:delText>
            </w:r>
            <w:r w:rsidRPr="007C437A" w:rsidDel="00BA3828">
              <w:rPr>
                <w:rFonts w:eastAsiaTheme="minorEastAsia" w:cstheme="minorBidi"/>
                <w:noProof/>
                <w:rPrChange w:id="323" w:author="Arthur Parmentier" w:date="2020-06-07T15:27:00Z">
                  <w:rPr>
                    <w:rFonts w:eastAsiaTheme="minorEastAsia" w:cstheme="minorBidi"/>
                    <w:noProof/>
                    <w:lang w:val="fr-FR"/>
                  </w:rPr>
                </w:rPrChange>
              </w:rPr>
              <w:tab/>
            </w:r>
            <w:r w:rsidRPr="007C437A" w:rsidDel="00BA3828">
              <w:rPr>
                <w:rPrChange w:id="324"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25" w:author="Arthur Parmentier" w:date="2020-05-14T13:28:00Z"/>
              <w:rFonts w:eastAsiaTheme="minorEastAsia" w:cstheme="minorBidi"/>
              <w:noProof/>
              <w:rPrChange w:id="326" w:author="Arthur Parmentier" w:date="2020-06-07T15:27:00Z">
                <w:rPr>
                  <w:del w:id="327" w:author="Arthur Parmentier" w:date="2020-05-14T13:28:00Z"/>
                  <w:rFonts w:eastAsiaTheme="minorEastAsia" w:cstheme="minorBidi"/>
                  <w:noProof/>
                  <w:lang w:val="fr-FR"/>
                </w:rPr>
              </w:rPrChange>
            </w:rPr>
          </w:pPr>
          <w:del w:id="328" w:author="Arthur Parmentier" w:date="2020-05-14T13:28:00Z">
            <w:r w:rsidRPr="007C437A" w:rsidDel="00BA3828">
              <w:rPr>
                <w:rPrChange w:id="329" w:author="Arthur Parmentier" w:date="2020-06-07T15:27:00Z">
                  <w:rPr>
                    <w:rStyle w:val="Lienhypertexte"/>
                    <w:noProof/>
                  </w:rPr>
                </w:rPrChange>
              </w:rPr>
              <w:delText>C.</w:delText>
            </w:r>
            <w:r w:rsidRPr="007C437A" w:rsidDel="00BA3828">
              <w:rPr>
                <w:rFonts w:eastAsiaTheme="minorEastAsia" w:cstheme="minorBidi"/>
                <w:noProof/>
                <w:rPrChange w:id="330" w:author="Arthur Parmentier" w:date="2020-06-07T15:27:00Z">
                  <w:rPr>
                    <w:rFonts w:eastAsiaTheme="minorEastAsia" w:cstheme="minorBidi"/>
                    <w:noProof/>
                    <w:lang w:val="fr-FR"/>
                  </w:rPr>
                </w:rPrChange>
              </w:rPr>
              <w:tab/>
            </w:r>
            <w:r w:rsidRPr="007C437A" w:rsidDel="00BA3828">
              <w:rPr>
                <w:rPrChange w:id="331"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32" w:author="Arthur Parmentier" w:date="2020-05-14T13:28:00Z"/>
              <w:rFonts w:eastAsiaTheme="minorEastAsia" w:cstheme="minorBidi"/>
              <w:noProof/>
              <w:sz w:val="22"/>
              <w:szCs w:val="22"/>
              <w:rPrChange w:id="333" w:author="Arthur Parmentier" w:date="2020-06-07T15:27:00Z">
                <w:rPr>
                  <w:del w:id="334" w:author="Arthur Parmentier" w:date="2020-05-14T13:28:00Z"/>
                  <w:rFonts w:eastAsiaTheme="minorEastAsia" w:cstheme="minorBidi"/>
                  <w:noProof/>
                  <w:sz w:val="22"/>
                  <w:szCs w:val="22"/>
                  <w:lang w:val="fr-FR"/>
                </w:rPr>
              </w:rPrChange>
            </w:rPr>
          </w:pPr>
          <w:del w:id="335" w:author="Arthur Parmentier" w:date="2020-05-14T13:28:00Z">
            <w:r w:rsidRPr="007C437A" w:rsidDel="00BA3828">
              <w:rPr>
                <w:rPrChange w:id="336" w:author="Arthur Parmentier" w:date="2020-06-07T15:27:00Z">
                  <w:rPr>
                    <w:rStyle w:val="Lienhypertexte"/>
                    <w:noProof/>
                  </w:rPr>
                </w:rPrChange>
              </w:rPr>
              <w:delText>1.</w:delText>
            </w:r>
            <w:r w:rsidRPr="007C437A" w:rsidDel="00BA3828">
              <w:rPr>
                <w:rFonts w:eastAsiaTheme="minorEastAsia" w:cstheme="minorBidi"/>
                <w:noProof/>
                <w:rPrChange w:id="337" w:author="Arthur Parmentier" w:date="2020-06-07T15:27:00Z">
                  <w:rPr>
                    <w:rFonts w:eastAsiaTheme="minorEastAsia" w:cstheme="minorBidi"/>
                    <w:noProof/>
                    <w:lang w:val="fr-FR"/>
                  </w:rPr>
                </w:rPrChange>
              </w:rPr>
              <w:tab/>
            </w:r>
            <w:r w:rsidRPr="007C437A" w:rsidDel="00BA3828">
              <w:rPr>
                <w:rPrChange w:id="338"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39" w:author="Arthur Parmentier" w:date="2020-05-14T13:28:00Z"/>
              <w:rFonts w:eastAsiaTheme="minorEastAsia" w:cstheme="minorBidi"/>
              <w:noProof/>
              <w:sz w:val="22"/>
              <w:szCs w:val="22"/>
              <w:rPrChange w:id="340" w:author="Arthur Parmentier" w:date="2020-06-07T15:27:00Z">
                <w:rPr>
                  <w:del w:id="341" w:author="Arthur Parmentier" w:date="2020-05-14T13:28:00Z"/>
                  <w:rFonts w:eastAsiaTheme="minorEastAsia" w:cstheme="minorBidi"/>
                  <w:noProof/>
                  <w:sz w:val="22"/>
                  <w:szCs w:val="22"/>
                  <w:lang w:val="fr-FR"/>
                </w:rPr>
              </w:rPrChange>
            </w:rPr>
          </w:pPr>
          <w:del w:id="342" w:author="Arthur Parmentier" w:date="2020-05-14T13:28:00Z">
            <w:r w:rsidRPr="007C437A" w:rsidDel="00BA3828">
              <w:rPr>
                <w:rPrChange w:id="343" w:author="Arthur Parmentier" w:date="2020-06-07T15:27:00Z">
                  <w:rPr>
                    <w:rStyle w:val="Lienhypertexte"/>
                    <w:noProof/>
                  </w:rPr>
                </w:rPrChange>
              </w:rPr>
              <w:delText>2.</w:delText>
            </w:r>
            <w:r w:rsidRPr="007C437A" w:rsidDel="00BA3828">
              <w:rPr>
                <w:rFonts w:eastAsiaTheme="minorEastAsia" w:cstheme="minorBidi"/>
                <w:noProof/>
                <w:rPrChange w:id="344" w:author="Arthur Parmentier" w:date="2020-06-07T15:27:00Z">
                  <w:rPr>
                    <w:rFonts w:eastAsiaTheme="minorEastAsia" w:cstheme="minorBidi"/>
                    <w:noProof/>
                    <w:lang w:val="fr-FR"/>
                  </w:rPr>
                </w:rPrChange>
              </w:rPr>
              <w:tab/>
            </w:r>
            <w:r w:rsidRPr="007C437A" w:rsidDel="00BA3828">
              <w:rPr>
                <w:rPrChange w:id="345"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rPrChange w:id="350" w:author="Arthur Parmentier" w:date="2020-06-07T15:27:00Z">
                  <w:rPr>
                    <w:rStyle w:val="Lienhypertexte"/>
                    <w:noProof/>
                  </w:rPr>
                </w:rPrChange>
              </w:rPr>
              <w:delText>V.</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rPrChange w:id="352"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53" w:author="Arthur Parmentier" w:date="2020-05-14T13:28:00Z"/>
              <w:rFonts w:eastAsiaTheme="minorEastAsia" w:cstheme="minorBidi"/>
              <w:noProof/>
              <w:rPrChange w:id="354" w:author="Arthur Parmentier" w:date="2020-06-07T15:27:00Z">
                <w:rPr>
                  <w:del w:id="355" w:author="Arthur Parmentier" w:date="2020-05-14T13:28:00Z"/>
                  <w:rFonts w:eastAsiaTheme="minorEastAsia" w:cstheme="minorBidi"/>
                  <w:noProof/>
                  <w:lang w:val="fr-FR"/>
                </w:rPr>
              </w:rPrChange>
            </w:rPr>
          </w:pPr>
          <w:del w:id="356" w:author="Arthur Parmentier" w:date="2020-05-14T13:28:00Z">
            <w:r w:rsidRPr="007C437A" w:rsidDel="00BA3828">
              <w:rPr>
                <w:rPrChange w:id="357" w:author="Arthur Parmentier" w:date="2020-06-07T15:27:00Z">
                  <w:rPr>
                    <w:rStyle w:val="Lienhypertexte"/>
                    <w:noProof/>
                  </w:rPr>
                </w:rPrChange>
              </w:rPr>
              <w:delText>A.</w:delText>
            </w:r>
            <w:r w:rsidRPr="007C437A" w:rsidDel="00BA3828">
              <w:rPr>
                <w:rFonts w:eastAsiaTheme="minorEastAsia" w:cstheme="minorBidi"/>
                <w:noProof/>
                <w:rPrChange w:id="358" w:author="Arthur Parmentier" w:date="2020-06-07T15:27:00Z">
                  <w:rPr>
                    <w:rFonts w:eastAsiaTheme="minorEastAsia" w:cstheme="minorBidi"/>
                    <w:noProof/>
                    <w:lang w:val="fr-FR"/>
                  </w:rPr>
                </w:rPrChange>
              </w:rPr>
              <w:tab/>
            </w:r>
            <w:r w:rsidRPr="007C437A" w:rsidDel="00BA3828">
              <w:rPr>
                <w:rPrChange w:id="359"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60" w:author="Arthur Parmentier" w:date="2020-05-14T13:28:00Z"/>
              <w:rFonts w:eastAsiaTheme="minorEastAsia" w:cstheme="minorBidi"/>
              <w:noProof/>
              <w:sz w:val="22"/>
              <w:szCs w:val="22"/>
              <w:rPrChange w:id="361" w:author="Arthur Parmentier" w:date="2020-06-07T15:27:00Z">
                <w:rPr>
                  <w:del w:id="362" w:author="Arthur Parmentier" w:date="2020-05-14T13:28:00Z"/>
                  <w:rFonts w:eastAsiaTheme="minorEastAsia" w:cstheme="minorBidi"/>
                  <w:noProof/>
                  <w:sz w:val="22"/>
                  <w:szCs w:val="22"/>
                  <w:lang w:val="fr-FR"/>
                </w:rPr>
              </w:rPrChange>
            </w:rPr>
          </w:pPr>
          <w:del w:id="363" w:author="Arthur Parmentier" w:date="2020-05-14T13:28:00Z">
            <w:r w:rsidRPr="007C437A" w:rsidDel="00BA3828">
              <w:rPr>
                <w:rPrChange w:id="364" w:author="Arthur Parmentier" w:date="2020-06-07T15:27:00Z">
                  <w:rPr>
                    <w:rStyle w:val="Lienhypertexte"/>
                    <w:noProof/>
                  </w:rPr>
                </w:rPrChange>
              </w:rPr>
              <w:delText>1.</w:delText>
            </w:r>
            <w:r w:rsidRPr="007C437A" w:rsidDel="00BA3828">
              <w:rPr>
                <w:rFonts w:eastAsiaTheme="minorEastAsia" w:cstheme="minorBidi"/>
                <w:noProof/>
                <w:rPrChange w:id="365" w:author="Arthur Parmentier" w:date="2020-06-07T15:27:00Z">
                  <w:rPr>
                    <w:rFonts w:eastAsiaTheme="minorEastAsia" w:cstheme="minorBidi"/>
                    <w:noProof/>
                    <w:lang w:val="fr-FR"/>
                  </w:rPr>
                </w:rPrChange>
              </w:rPr>
              <w:tab/>
            </w:r>
            <w:r w:rsidRPr="007C437A" w:rsidDel="00BA3828">
              <w:rPr>
                <w:rPrChange w:id="366"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67" w:author="Arthur Parmentier" w:date="2020-05-14T13:28:00Z"/>
              <w:rFonts w:eastAsiaTheme="minorEastAsia" w:cstheme="minorBidi"/>
              <w:noProof/>
              <w:sz w:val="22"/>
              <w:szCs w:val="22"/>
              <w:rPrChange w:id="368" w:author="Arthur Parmentier" w:date="2020-06-07T15:27:00Z">
                <w:rPr>
                  <w:del w:id="369" w:author="Arthur Parmentier" w:date="2020-05-14T13:28:00Z"/>
                  <w:rFonts w:eastAsiaTheme="minorEastAsia" w:cstheme="minorBidi"/>
                  <w:noProof/>
                  <w:sz w:val="22"/>
                  <w:szCs w:val="22"/>
                  <w:lang w:val="fr-FR"/>
                </w:rPr>
              </w:rPrChange>
            </w:rPr>
          </w:pPr>
          <w:del w:id="370" w:author="Arthur Parmentier" w:date="2020-05-14T13:28:00Z">
            <w:r w:rsidRPr="007C437A" w:rsidDel="00BA3828">
              <w:rPr>
                <w:rPrChange w:id="371" w:author="Arthur Parmentier" w:date="2020-06-07T15:27:00Z">
                  <w:rPr>
                    <w:rStyle w:val="Lienhypertexte"/>
                    <w:noProof/>
                  </w:rPr>
                </w:rPrChange>
              </w:rPr>
              <w:delText>2.</w:delText>
            </w:r>
            <w:r w:rsidRPr="007C437A" w:rsidDel="00BA3828">
              <w:rPr>
                <w:rFonts w:eastAsiaTheme="minorEastAsia" w:cstheme="minorBidi"/>
                <w:noProof/>
                <w:rPrChange w:id="372" w:author="Arthur Parmentier" w:date="2020-06-07T15:27:00Z">
                  <w:rPr>
                    <w:rFonts w:eastAsiaTheme="minorEastAsia" w:cstheme="minorBidi"/>
                    <w:noProof/>
                    <w:lang w:val="fr-FR"/>
                  </w:rPr>
                </w:rPrChange>
              </w:rPr>
              <w:tab/>
            </w:r>
            <w:r w:rsidRPr="007C437A" w:rsidDel="00BA3828">
              <w:rPr>
                <w:rPrChange w:id="373"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74" w:author="Arthur Parmentier" w:date="2020-05-14T13:28:00Z"/>
              <w:rFonts w:eastAsiaTheme="minorEastAsia" w:cstheme="minorBidi"/>
              <w:noProof/>
              <w:rPrChange w:id="375" w:author="Arthur Parmentier" w:date="2020-06-07T15:27:00Z">
                <w:rPr>
                  <w:del w:id="376" w:author="Arthur Parmentier" w:date="2020-05-14T13:28:00Z"/>
                  <w:rFonts w:eastAsiaTheme="minorEastAsia" w:cstheme="minorBidi"/>
                  <w:noProof/>
                  <w:lang w:val="fr-FR"/>
                </w:rPr>
              </w:rPrChange>
            </w:rPr>
          </w:pPr>
          <w:del w:id="377" w:author="Arthur Parmentier" w:date="2020-05-14T13:28:00Z">
            <w:r w:rsidRPr="007C437A" w:rsidDel="00BA3828">
              <w:rPr>
                <w:rPrChange w:id="378" w:author="Arthur Parmentier" w:date="2020-06-07T15:27:00Z">
                  <w:rPr>
                    <w:rStyle w:val="Lienhypertexte"/>
                    <w:noProof/>
                  </w:rPr>
                </w:rPrChange>
              </w:rPr>
              <w:delText>B.</w:delText>
            </w:r>
            <w:r w:rsidRPr="007C437A" w:rsidDel="00BA3828">
              <w:rPr>
                <w:rFonts w:eastAsiaTheme="minorEastAsia" w:cstheme="minorBidi"/>
                <w:noProof/>
                <w:rPrChange w:id="379" w:author="Arthur Parmentier" w:date="2020-06-07T15:27:00Z">
                  <w:rPr>
                    <w:rFonts w:eastAsiaTheme="minorEastAsia" w:cstheme="minorBidi"/>
                    <w:noProof/>
                    <w:lang w:val="fr-FR"/>
                  </w:rPr>
                </w:rPrChange>
              </w:rPr>
              <w:tab/>
            </w:r>
            <w:r w:rsidRPr="007C437A" w:rsidDel="00BA3828">
              <w:rPr>
                <w:rPrChange w:id="380"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81" w:author="Arthur Parmentier" w:date="2020-05-14T13:28:00Z"/>
              <w:rFonts w:eastAsiaTheme="minorEastAsia" w:cstheme="minorBidi"/>
              <w:noProof/>
              <w:sz w:val="22"/>
              <w:szCs w:val="22"/>
              <w:rPrChange w:id="382" w:author="Arthur Parmentier" w:date="2020-06-07T15:27:00Z">
                <w:rPr>
                  <w:del w:id="383" w:author="Arthur Parmentier" w:date="2020-05-14T13:28:00Z"/>
                  <w:rFonts w:eastAsiaTheme="minorEastAsia" w:cstheme="minorBidi"/>
                  <w:noProof/>
                  <w:sz w:val="22"/>
                  <w:szCs w:val="22"/>
                  <w:lang w:val="fr-FR"/>
                </w:rPr>
              </w:rPrChange>
            </w:rPr>
          </w:pPr>
          <w:del w:id="384" w:author="Arthur Parmentier" w:date="2020-05-14T13:28:00Z">
            <w:r w:rsidRPr="007C437A" w:rsidDel="00BA3828">
              <w:rPr>
                <w:rPrChange w:id="385" w:author="Arthur Parmentier" w:date="2020-06-07T15:27:00Z">
                  <w:rPr>
                    <w:rStyle w:val="Lienhypertexte"/>
                    <w:noProof/>
                  </w:rPr>
                </w:rPrChange>
              </w:rPr>
              <w:delText>1.</w:delText>
            </w:r>
            <w:r w:rsidRPr="007C437A" w:rsidDel="00BA3828">
              <w:rPr>
                <w:rFonts w:eastAsiaTheme="minorEastAsia" w:cstheme="minorBidi"/>
                <w:noProof/>
                <w:rPrChange w:id="386" w:author="Arthur Parmentier" w:date="2020-06-07T15:27:00Z">
                  <w:rPr>
                    <w:rFonts w:eastAsiaTheme="minorEastAsia" w:cstheme="minorBidi"/>
                    <w:noProof/>
                    <w:lang w:val="fr-FR"/>
                  </w:rPr>
                </w:rPrChange>
              </w:rPr>
              <w:tab/>
            </w:r>
            <w:r w:rsidRPr="007C437A" w:rsidDel="00BA3828">
              <w:rPr>
                <w:rPrChange w:id="387"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88" w:author="Arthur Parmentier" w:date="2020-05-14T13:28:00Z"/>
              <w:rFonts w:eastAsiaTheme="minorEastAsia" w:cstheme="minorBidi"/>
              <w:noProof/>
              <w:sz w:val="22"/>
              <w:szCs w:val="22"/>
              <w:rPrChange w:id="389" w:author="Arthur Parmentier" w:date="2020-06-07T15:27:00Z">
                <w:rPr>
                  <w:del w:id="390" w:author="Arthur Parmentier" w:date="2020-05-14T13:28:00Z"/>
                  <w:rFonts w:eastAsiaTheme="minorEastAsia" w:cstheme="minorBidi"/>
                  <w:noProof/>
                  <w:sz w:val="22"/>
                  <w:szCs w:val="22"/>
                  <w:lang w:val="fr-FR"/>
                </w:rPr>
              </w:rPrChange>
            </w:rPr>
          </w:pPr>
          <w:del w:id="391" w:author="Arthur Parmentier" w:date="2020-05-14T13:28:00Z">
            <w:r w:rsidRPr="007C437A" w:rsidDel="00BA3828">
              <w:rPr>
                <w:rPrChange w:id="392" w:author="Arthur Parmentier" w:date="2020-06-07T15:27:00Z">
                  <w:rPr>
                    <w:rStyle w:val="Lienhypertexte"/>
                    <w:noProof/>
                  </w:rPr>
                </w:rPrChange>
              </w:rPr>
              <w:delText>2.</w:delText>
            </w:r>
            <w:r w:rsidRPr="007C437A" w:rsidDel="00BA3828">
              <w:rPr>
                <w:rFonts w:eastAsiaTheme="minorEastAsia" w:cstheme="minorBidi"/>
                <w:noProof/>
                <w:rPrChange w:id="393" w:author="Arthur Parmentier" w:date="2020-06-07T15:27:00Z">
                  <w:rPr>
                    <w:rFonts w:eastAsiaTheme="minorEastAsia" w:cstheme="minorBidi"/>
                    <w:noProof/>
                    <w:lang w:val="fr-FR"/>
                  </w:rPr>
                </w:rPrChange>
              </w:rPr>
              <w:tab/>
            </w:r>
            <w:r w:rsidRPr="007C437A" w:rsidDel="00BA3828">
              <w:rPr>
                <w:rPrChange w:id="394"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95" w:author="Arthur Parmentier" w:date="2020-05-14T13:28:00Z"/>
              <w:rFonts w:eastAsiaTheme="minorEastAsia" w:cstheme="minorBidi"/>
              <w:noProof/>
              <w:sz w:val="22"/>
              <w:szCs w:val="22"/>
              <w:rPrChange w:id="396" w:author="Arthur Parmentier" w:date="2020-06-07T15:27:00Z">
                <w:rPr>
                  <w:del w:id="397" w:author="Arthur Parmentier" w:date="2020-05-14T13:28:00Z"/>
                  <w:rFonts w:eastAsiaTheme="minorEastAsia" w:cstheme="minorBidi"/>
                  <w:noProof/>
                  <w:sz w:val="22"/>
                  <w:szCs w:val="22"/>
                  <w:lang w:val="fr-FR"/>
                </w:rPr>
              </w:rPrChange>
            </w:rPr>
          </w:pPr>
          <w:del w:id="398" w:author="Arthur Parmentier" w:date="2020-05-14T13:28:00Z">
            <w:r w:rsidRPr="007C437A" w:rsidDel="00BA3828">
              <w:rPr>
                <w:rPrChange w:id="399" w:author="Arthur Parmentier" w:date="2020-06-07T15:27:00Z">
                  <w:rPr>
                    <w:rStyle w:val="Lienhypertexte"/>
                    <w:noProof/>
                  </w:rPr>
                </w:rPrChange>
              </w:rPr>
              <w:delText>3.</w:delText>
            </w:r>
            <w:r w:rsidRPr="007C437A" w:rsidDel="00BA3828">
              <w:rPr>
                <w:rFonts w:eastAsiaTheme="minorEastAsia" w:cstheme="minorBidi"/>
                <w:noProof/>
                <w:rPrChange w:id="400" w:author="Arthur Parmentier" w:date="2020-06-07T15:27:00Z">
                  <w:rPr>
                    <w:rFonts w:eastAsiaTheme="minorEastAsia" w:cstheme="minorBidi"/>
                    <w:noProof/>
                    <w:lang w:val="fr-FR"/>
                  </w:rPr>
                </w:rPrChange>
              </w:rPr>
              <w:tab/>
            </w:r>
            <w:r w:rsidRPr="007C437A" w:rsidDel="00BA3828">
              <w:rPr>
                <w:rPrChange w:id="401"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02" w:author="Arthur Parmentier" w:date="2020-05-14T13:28:00Z"/>
              <w:rFonts w:eastAsiaTheme="minorEastAsia" w:cstheme="minorBidi"/>
              <w:noProof/>
              <w:sz w:val="22"/>
              <w:szCs w:val="22"/>
              <w:rPrChange w:id="403" w:author="Arthur Parmentier" w:date="2020-06-07T15:27:00Z">
                <w:rPr>
                  <w:del w:id="404" w:author="Arthur Parmentier" w:date="2020-05-14T13:28:00Z"/>
                  <w:rFonts w:eastAsiaTheme="minorEastAsia" w:cstheme="minorBidi"/>
                  <w:noProof/>
                  <w:sz w:val="22"/>
                  <w:szCs w:val="22"/>
                  <w:lang w:val="fr-FR"/>
                </w:rPr>
              </w:rPrChange>
            </w:rPr>
          </w:pPr>
          <w:del w:id="405" w:author="Arthur Parmentier" w:date="2020-05-14T13:28:00Z">
            <w:r w:rsidRPr="007C437A" w:rsidDel="00BA3828">
              <w:rPr>
                <w:rPrChange w:id="406" w:author="Arthur Parmentier" w:date="2020-06-07T15:27:00Z">
                  <w:rPr>
                    <w:rStyle w:val="Lienhypertexte"/>
                    <w:noProof/>
                  </w:rPr>
                </w:rPrChange>
              </w:rPr>
              <w:delText>4.</w:delText>
            </w:r>
            <w:r w:rsidRPr="007C437A" w:rsidDel="00BA3828">
              <w:rPr>
                <w:rFonts w:eastAsiaTheme="minorEastAsia" w:cstheme="minorBidi"/>
                <w:noProof/>
                <w:rPrChange w:id="407" w:author="Arthur Parmentier" w:date="2020-06-07T15:27:00Z">
                  <w:rPr>
                    <w:rFonts w:eastAsiaTheme="minorEastAsia" w:cstheme="minorBidi"/>
                    <w:noProof/>
                    <w:lang w:val="fr-FR"/>
                  </w:rPr>
                </w:rPrChange>
              </w:rPr>
              <w:tab/>
            </w:r>
            <w:r w:rsidRPr="007C437A" w:rsidDel="00BA3828">
              <w:rPr>
                <w:rPrChange w:id="408"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09" w:author="Arthur Parmentier" w:date="2020-05-14T13:28:00Z"/>
              <w:rFonts w:eastAsiaTheme="minorEastAsia" w:cstheme="minorBidi"/>
              <w:noProof/>
              <w:sz w:val="22"/>
              <w:szCs w:val="22"/>
              <w:rPrChange w:id="410" w:author="Arthur Parmentier" w:date="2020-06-07T15:27:00Z">
                <w:rPr>
                  <w:del w:id="411" w:author="Arthur Parmentier" w:date="2020-05-14T13:28:00Z"/>
                  <w:rFonts w:eastAsiaTheme="minorEastAsia" w:cstheme="minorBidi"/>
                  <w:noProof/>
                  <w:sz w:val="22"/>
                  <w:szCs w:val="22"/>
                  <w:lang w:val="fr-FR"/>
                </w:rPr>
              </w:rPrChange>
            </w:rPr>
          </w:pPr>
          <w:del w:id="412" w:author="Arthur Parmentier" w:date="2020-05-14T13:28:00Z">
            <w:r w:rsidRPr="007C437A" w:rsidDel="00BA3828">
              <w:rPr>
                <w:rPrChange w:id="413" w:author="Arthur Parmentier" w:date="2020-06-07T15:27:00Z">
                  <w:rPr>
                    <w:rStyle w:val="Lienhypertexte"/>
                    <w:noProof/>
                  </w:rPr>
                </w:rPrChange>
              </w:rPr>
              <w:delText>VI.</w:delText>
            </w:r>
            <w:r w:rsidRPr="007C437A" w:rsidDel="00BA3828">
              <w:rPr>
                <w:rFonts w:eastAsiaTheme="minorEastAsia" w:cstheme="minorBidi"/>
                <w:noProof/>
                <w:rPrChange w:id="414" w:author="Arthur Parmentier" w:date="2020-06-07T15:27:00Z">
                  <w:rPr>
                    <w:rFonts w:eastAsiaTheme="minorEastAsia" w:cstheme="minorBidi"/>
                    <w:noProof/>
                    <w:lang w:val="fr-FR"/>
                  </w:rPr>
                </w:rPrChange>
              </w:rPr>
              <w:tab/>
            </w:r>
            <w:r w:rsidRPr="007C437A" w:rsidDel="00BA3828">
              <w:rPr>
                <w:rPrChange w:id="415"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16" w:author="Arthur Parmentier" w:date="2020-05-14T13:28:00Z"/>
              <w:rFonts w:eastAsiaTheme="minorEastAsia" w:cstheme="minorBidi"/>
              <w:noProof/>
              <w:rPrChange w:id="417" w:author="Arthur Parmentier" w:date="2020-06-07T15:27:00Z">
                <w:rPr>
                  <w:del w:id="418" w:author="Arthur Parmentier" w:date="2020-05-14T13:28:00Z"/>
                  <w:rFonts w:eastAsiaTheme="minorEastAsia" w:cstheme="minorBidi"/>
                  <w:noProof/>
                  <w:lang w:val="fr-FR"/>
                </w:rPr>
              </w:rPrChange>
            </w:rPr>
          </w:pPr>
          <w:del w:id="419" w:author="Arthur Parmentier" w:date="2020-05-14T13:28:00Z">
            <w:r w:rsidRPr="007C437A" w:rsidDel="00BA3828">
              <w:rPr>
                <w:rPrChange w:id="420" w:author="Arthur Parmentier" w:date="2020-06-07T15:27:00Z">
                  <w:rPr>
                    <w:rStyle w:val="Lienhypertexte"/>
                    <w:noProof/>
                  </w:rPr>
                </w:rPrChange>
              </w:rPr>
              <w:delText>A.</w:delText>
            </w:r>
            <w:r w:rsidRPr="007C437A" w:rsidDel="00BA3828">
              <w:rPr>
                <w:rFonts w:eastAsiaTheme="minorEastAsia" w:cstheme="minorBidi"/>
                <w:noProof/>
                <w:rPrChange w:id="421" w:author="Arthur Parmentier" w:date="2020-06-07T15:27:00Z">
                  <w:rPr>
                    <w:rFonts w:eastAsiaTheme="minorEastAsia" w:cstheme="minorBidi"/>
                    <w:noProof/>
                    <w:lang w:val="fr-FR"/>
                  </w:rPr>
                </w:rPrChange>
              </w:rPr>
              <w:tab/>
            </w:r>
            <w:r w:rsidRPr="007C437A" w:rsidDel="00BA3828">
              <w:rPr>
                <w:rPrChange w:id="422"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23" w:author="Arthur Parmentier" w:date="2020-05-14T13:28:00Z"/>
              <w:rFonts w:eastAsiaTheme="minorEastAsia" w:cstheme="minorBidi"/>
              <w:noProof/>
              <w:rPrChange w:id="424" w:author="Arthur Parmentier" w:date="2020-06-07T15:27:00Z">
                <w:rPr>
                  <w:del w:id="425" w:author="Arthur Parmentier" w:date="2020-05-14T13:28:00Z"/>
                  <w:rFonts w:eastAsiaTheme="minorEastAsia" w:cstheme="minorBidi"/>
                  <w:noProof/>
                  <w:lang w:val="fr-FR"/>
                </w:rPr>
              </w:rPrChange>
            </w:rPr>
          </w:pPr>
          <w:del w:id="426" w:author="Arthur Parmentier" w:date="2020-05-14T13:28:00Z">
            <w:r w:rsidRPr="007C437A" w:rsidDel="00BA3828">
              <w:rPr>
                <w:rPrChange w:id="427" w:author="Arthur Parmentier" w:date="2020-06-07T15:27:00Z">
                  <w:rPr>
                    <w:rStyle w:val="Lienhypertexte"/>
                    <w:noProof/>
                  </w:rPr>
                </w:rPrChange>
              </w:rPr>
              <w:delText>B.</w:delText>
            </w:r>
            <w:r w:rsidRPr="007C437A" w:rsidDel="00BA3828">
              <w:rPr>
                <w:rFonts w:eastAsiaTheme="minorEastAsia" w:cstheme="minorBidi"/>
                <w:noProof/>
                <w:rPrChange w:id="428" w:author="Arthur Parmentier" w:date="2020-06-07T15:27:00Z">
                  <w:rPr>
                    <w:rFonts w:eastAsiaTheme="minorEastAsia" w:cstheme="minorBidi"/>
                    <w:noProof/>
                    <w:lang w:val="fr-FR"/>
                  </w:rPr>
                </w:rPrChange>
              </w:rPr>
              <w:tab/>
            </w:r>
            <w:r w:rsidRPr="007C437A" w:rsidDel="00BA3828">
              <w:rPr>
                <w:rPrChange w:id="429"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30" w:author="Arthur Parmentier" w:date="2020-05-14T13:28:00Z"/>
              <w:rFonts w:eastAsiaTheme="minorEastAsia" w:cstheme="minorBidi"/>
              <w:noProof/>
              <w:rPrChange w:id="431" w:author="Arthur Parmentier" w:date="2020-06-07T15:27:00Z">
                <w:rPr>
                  <w:del w:id="432" w:author="Arthur Parmentier" w:date="2020-05-14T13:28:00Z"/>
                  <w:rFonts w:eastAsiaTheme="minorEastAsia" w:cstheme="minorBidi"/>
                  <w:noProof/>
                  <w:lang w:val="fr-FR"/>
                </w:rPr>
              </w:rPrChange>
            </w:rPr>
          </w:pPr>
          <w:del w:id="433" w:author="Arthur Parmentier" w:date="2020-05-14T13:28:00Z">
            <w:r w:rsidRPr="007C437A" w:rsidDel="00BA3828">
              <w:rPr>
                <w:rPrChange w:id="434" w:author="Arthur Parmentier" w:date="2020-06-07T15:27:00Z">
                  <w:rPr>
                    <w:rStyle w:val="Lienhypertexte"/>
                    <w:noProof/>
                  </w:rPr>
                </w:rPrChange>
              </w:rPr>
              <w:delText>C.</w:delText>
            </w:r>
            <w:r w:rsidRPr="007C437A" w:rsidDel="00BA3828">
              <w:rPr>
                <w:rFonts w:eastAsiaTheme="minorEastAsia" w:cstheme="minorBidi"/>
                <w:noProof/>
                <w:rPrChange w:id="435" w:author="Arthur Parmentier" w:date="2020-06-07T15:27:00Z">
                  <w:rPr>
                    <w:rFonts w:eastAsiaTheme="minorEastAsia" w:cstheme="minorBidi"/>
                    <w:noProof/>
                    <w:lang w:val="fr-FR"/>
                  </w:rPr>
                </w:rPrChange>
              </w:rPr>
              <w:tab/>
            </w:r>
            <w:r w:rsidRPr="007C437A" w:rsidDel="00BA3828">
              <w:rPr>
                <w:rPrChange w:id="436"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37" w:author="Arthur Parmentier" w:date="2020-05-14T13:28:00Z"/>
              <w:rFonts w:eastAsiaTheme="minorEastAsia" w:cstheme="minorBidi"/>
              <w:noProof/>
              <w:rPrChange w:id="438" w:author="Arthur Parmentier" w:date="2020-06-07T15:27:00Z">
                <w:rPr>
                  <w:del w:id="439" w:author="Arthur Parmentier" w:date="2020-05-14T13:28:00Z"/>
                  <w:rFonts w:eastAsiaTheme="minorEastAsia" w:cstheme="minorBidi"/>
                  <w:noProof/>
                  <w:lang w:val="fr-FR"/>
                </w:rPr>
              </w:rPrChange>
            </w:rPr>
          </w:pPr>
          <w:del w:id="440" w:author="Arthur Parmentier" w:date="2020-05-14T13:28:00Z">
            <w:r w:rsidRPr="007C437A" w:rsidDel="00BA3828">
              <w:rPr>
                <w:rPrChange w:id="441" w:author="Arthur Parmentier" w:date="2020-06-07T15:27:00Z">
                  <w:rPr>
                    <w:rStyle w:val="Lienhypertexte"/>
                    <w:noProof/>
                  </w:rPr>
                </w:rPrChange>
              </w:rPr>
              <w:delText>D.</w:delText>
            </w:r>
            <w:r w:rsidRPr="007C437A" w:rsidDel="00BA3828">
              <w:rPr>
                <w:rFonts w:eastAsiaTheme="minorEastAsia" w:cstheme="minorBidi"/>
                <w:noProof/>
                <w:rPrChange w:id="442" w:author="Arthur Parmentier" w:date="2020-06-07T15:27:00Z">
                  <w:rPr>
                    <w:rFonts w:eastAsiaTheme="minorEastAsia" w:cstheme="minorBidi"/>
                    <w:noProof/>
                    <w:lang w:val="fr-FR"/>
                  </w:rPr>
                </w:rPrChange>
              </w:rPr>
              <w:tab/>
            </w:r>
            <w:r w:rsidRPr="007C437A" w:rsidDel="00BA3828">
              <w:rPr>
                <w:rPrChange w:id="443"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44" w:author="Arthur Parmentier" w:date="2020-05-14T13:28:00Z"/>
              <w:rFonts w:eastAsiaTheme="minorEastAsia" w:cstheme="minorBidi"/>
              <w:noProof/>
              <w:rPrChange w:id="445" w:author="Arthur Parmentier" w:date="2020-06-07T15:27:00Z">
                <w:rPr>
                  <w:del w:id="446" w:author="Arthur Parmentier" w:date="2020-05-14T13:28:00Z"/>
                  <w:rFonts w:eastAsiaTheme="minorEastAsia" w:cstheme="minorBidi"/>
                  <w:noProof/>
                  <w:lang w:val="fr-FR"/>
                </w:rPr>
              </w:rPrChange>
            </w:rPr>
          </w:pPr>
          <w:del w:id="447" w:author="Arthur Parmentier" w:date="2020-05-14T13:28:00Z">
            <w:r w:rsidRPr="007C437A" w:rsidDel="00BA3828">
              <w:rPr>
                <w:rPrChange w:id="448" w:author="Arthur Parmentier" w:date="2020-06-07T15:27:00Z">
                  <w:rPr>
                    <w:rStyle w:val="Lienhypertexte"/>
                    <w:noProof/>
                  </w:rPr>
                </w:rPrChange>
              </w:rPr>
              <w:delText>E.</w:delText>
            </w:r>
            <w:r w:rsidRPr="007C437A" w:rsidDel="00BA3828">
              <w:rPr>
                <w:rFonts w:eastAsiaTheme="minorEastAsia" w:cstheme="minorBidi"/>
                <w:noProof/>
                <w:rPrChange w:id="449" w:author="Arthur Parmentier" w:date="2020-06-07T15:27:00Z">
                  <w:rPr>
                    <w:rFonts w:eastAsiaTheme="minorEastAsia" w:cstheme="minorBidi"/>
                    <w:noProof/>
                    <w:lang w:val="fr-FR"/>
                  </w:rPr>
                </w:rPrChange>
              </w:rPr>
              <w:tab/>
            </w:r>
            <w:r w:rsidRPr="007C437A" w:rsidDel="00BA3828">
              <w:rPr>
                <w:rPrChange w:id="450"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51" w:author="Arthur Parmentier" w:date="2020-05-14T13:28:00Z"/>
              <w:rFonts w:eastAsiaTheme="minorEastAsia" w:cstheme="minorBidi"/>
              <w:noProof/>
              <w:rPrChange w:id="452" w:author="Arthur Parmentier" w:date="2020-06-07T15:27:00Z">
                <w:rPr>
                  <w:del w:id="453" w:author="Arthur Parmentier" w:date="2020-05-14T13:28:00Z"/>
                  <w:rFonts w:eastAsiaTheme="minorEastAsia" w:cstheme="minorBidi"/>
                  <w:noProof/>
                  <w:lang w:val="fr-FR"/>
                </w:rPr>
              </w:rPrChange>
            </w:rPr>
          </w:pPr>
          <w:del w:id="454" w:author="Arthur Parmentier" w:date="2020-05-14T13:28:00Z">
            <w:r w:rsidRPr="007C437A" w:rsidDel="00BA3828">
              <w:rPr>
                <w:rPrChange w:id="455" w:author="Arthur Parmentier" w:date="2020-06-07T15:27:00Z">
                  <w:rPr>
                    <w:rStyle w:val="Lienhypertexte"/>
                    <w:noProof/>
                  </w:rPr>
                </w:rPrChange>
              </w:rPr>
              <w:delText>F.</w:delText>
            </w:r>
            <w:r w:rsidRPr="007C437A" w:rsidDel="00BA3828">
              <w:rPr>
                <w:rFonts w:eastAsiaTheme="minorEastAsia" w:cstheme="minorBidi"/>
                <w:noProof/>
                <w:rPrChange w:id="456" w:author="Arthur Parmentier" w:date="2020-06-07T15:27:00Z">
                  <w:rPr>
                    <w:rFonts w:eastAsiaTheme="minorEastAsia" w:cstheme="minorBidi"/>
                    <w:noProof/>
                    <w:lang w:val="fr-FR"/>
                  </w:rPr>
                </w:rPrChange>
              </w:rPr>
              <w:tab/>
            </w:r>
            <w:r w:rsidRPr="007C437A" w:rsidDel="00BA3828">
              <w:rPr>
                <w:rPrChange w:id="457"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58" w:author="Arthur Parmentier" w:date="2020-05-14T13:28:00Z"/>
              <w:rFonts w:eastAsiaTheme="minorEastAsia" w:cstheme="minorBidi"/>
              <w:noProof/>
              <w:rPrChange w:id="459" w:author="Arthur Parmentier" w:date="2020-06-07T15:27:00Z">
                <w:rPr>
                  <w:del w:id="460" w:author="Arthur Parmentier" w:date="2020-05-14T13:28:00Z"/>
                  <w:rFonts w:eastAsiaTheme="minorEastAsia" w:cstheme="minorBidi"/>
                  <w:noProof/>
                  <w:lang w:val="fr-FR"/>
                </w:rPr>
              </w:rPrChange>
            </w:rPr>
          </w:pPr>
          <w:del w:id="461" w:author="Arthur Parmentier" w:date="2020-05-14T13:28:00Z">
            <w:r w:rsidRPr="007C437A" w:rsidDel="00BA3828">
              <w:rPr>
                <w:rPrChange w:id="462" w:author="Arthur Parmentier" w:date="2020-06-07T15:27:00Z">
                  <w:rPr>
                    <w:rStyle w:val="Lienhypertexte"/>
                    <w:noProof/>
                  </w:rPr>
                </w:rPrChange>
              </w:rPr>
              <w:delText>G.</w:delText>
            </w:r>
            <w:r w:rsidRPr="007C437A" w:rsidDel="00BA3828">
              <w:rPr>
                <w:rFonts w:eastAsiaTheme="minorEastAsia" w:cstheme="minorBidi"/>
                <w:noProof/>
                <w:rPrChange w:id="463" w:author="Arthur Parmentier" w:date="2020-06-07T15:27:00Z">
                  <w:rPr>
                    <w:rFonts w:eastAsiaTheme="minorEastAsia" w:cstheme="minorBidi"/>
                    <w:noProof/>
                    <w:lang w:val="fr-FR"/>
                  </w:rPr>
                </w:rPrChange>
              </w:rPr>
              <w:tab/>
            </w:r>
            <w:r w:rsidRPr="007C437A" w:rsidDel="00BA3828">
              <w:rPr>
                <w:rPrChange w:id="464"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65" w:author="Arthur Parmentier" w:date="2020-05-14T13:28:00Z"/>
              <w:rFonts w:eastAsiaTheme="minorEastAsia" w:cstheme="minorBidi"/>
              <w:noProof/>
              <w:rPrChange w:id="466" w:author="Arthur Parmentier" w:date="2020-06-07T15:27:00Z">
                <w:rPr>
                  <w:del w:id="467" w:author="Arthur Parmentier" w:date="2020-05-14T13:28:00Z"/>
                  <w:rFonts w:eastAsiaTheme="minorEastAsia" w:cstheme="minorBidi"/>
                  <w:noProof/>
                  <w:lang w:val="fr-FR"/>
                </w:rPr>
              </w:rPrChange>
            </w:rPr>
          </w:pPr>
          <w:del w:id="468" w:author="Arthur Parmentier" w:date="2020-05-14T13:28:00Z">
            <w:r w:rsidRPr="007C437A" w:rsidDel="00BA3828">
              <w:rPr>
                <w:rPrChange w:id="469" w:author="Arthur Parmentier" w:date="2020-06-07T15:27:00Z">
                  <w:rPr>
                    <w:rStyle w:val="Lienhypertexte"/>
                    <w:noProof/>
                  </w:rPr>
                </w:rPrChange>
              </w:rPr>
              <w:delText>H.</w:delText>
            </w:r>
            <w:r w:rsidRPr="007C437A" w:rsidDel="00BA3828">
              <w:rPr>
                <w:rFonts w:eastAsiaTheme="minorEastAsia" w:cstheme="minorBidi"/>
                <w:noProof/>
                <w:rPrChange w:id="470" w:author="Arthur Parmentier" w:date="2020-06-07T15:27:00Z">
                  <w:rPr>
                    <w:rFonts w:eastAsiaTheme="minorEastAsia" w:cstheme="minorBidi"/>
                    <w:noProof/>
                    <w:lang w:val="fr-FR"/>
                  </w:rPr>
                </w:rPrChange>
              </w:rPr>
              <w:tab/>
            </w:r>
            <w:r w:rsidRPr="007C437A" w:rsidDel="00BA3828">
              <w:rPr>
                <w:rPrChange w:id="471"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72" w:author="Arthur Parmentier" w:date="2020-05-14T13:28:00Z"/>
              <w:rFonts w:eastAsiaTheme="minorEastAsia" w:cstheme="minorBidi"/>
              <w:noProof/>
              <w:sz w:val="22"/>
              <w:szCs w:val="22"/>
              <w:rPrChange w:id="473" w:author="Arthur Parmentier" w:date="2020-06-07T15:27:00Z">
                <w:rPr>
                  <w:del w:id="474" w:author="Arthur Parmentier" w:date="2020-05-14T13:28:00Z"/>
                  <w:rFonts w:eastAsiaTheme="minorEastAsia" w:cstheme="minorBidi"/>
                  <w:noProof/>
                  <w:sz w:val="22"/>
                  <w:szCs w:val="22"/>
                  <w:lang w:val="fr-FR"/>
                </w:rPr>
              </w:rPrChange>
            </w:rPr>
          </w:pPr>
          <w:del w:id="475" w:author="Arthur Parmentier" w:date="2020-05-14T13:28:00Z">
            <w:r w:rsidRPr="007C437A" w:rsidDel="00BA3828">
              <w:rPr>
                <w:rPrChange w:id="476" w:author="Arthur Parmentier" w:date="2020-06-07T15:27:00Z">
                  <w:rPr>
                    <w:rStyle w:val="Lienhypertexte"/>
                    <w:noProof/>
                  </w:rPr>
                </w:rPrChange>
              </w:rPr>
              <w:delText>VII.</w:delText>
            </w:r>
            <w:r w:rsidRPr="007C437A" w:rsidDel="00BA3828">
              <w:rPr>
                <w:rFonts w:eastAsiaTheme="minorEastAsia" w:cstheme="minorBidi"/>
                <w:noProof/>
                <w:rPrChange w:id="477" w:author="Arthur Parmentier" w:date="2020-06-07T15:27:00Z">
                  <w:rPr>
                    <w:rFonts w:eastAsiaTheme="minorEastAsia" w:cstheme="minorBidi"/>
                    <w:noProof/>
                    <w:lang w:val="fr-FR"/>
                  </w:rPr>
                </w:rPrChange>
              </w:rPr>
              <w:tab/>
            </w:r>
            <w:r w:rsidRPr="007C437A" w:rsidDel="00BA3828">
              <w:rPr>
                <w:rPrChange w:id="478"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79" w:author="Arthur Parmentier" w:date="2020-05-14T13:28:00Z"/>
              <w:rFonts w:eastAsiaTheme="minorEastAsia" w:cstheme="minorBidi"/>
              <w:noProof/>
              <w:rPrChange w:id="480" w:author="Arthur Parmentier" w:date="2020-06-07T15:27:00Z">
                <w:rPr>
                  <w:del w:id="481" w:author="Arthur Parmentier" w:date="2020-05-14T13:28:00Z"/>
                  <w:rFonts w:eastAsiaTheme="minorEastAsia" w:cstheme="minorBidi"/>
                  <w:noProof/>
                  <w:lang w:val="fr-FR"/>
                </w:rPr>
              </w:rPrChange>
            </w:rPr>
          </w:pPr>
          <w:del w:id="482" w:author="Arthur Parmentier" w:date="2020-05-14T13:28:00Z">
            <w:r w:rsidRPr="007C437A" w:rsidDel="00BA3828">
              <w:rPr>
                <w:rPrChange w:id="483" w:author="Arthur Parmentier" w:date="2020-06-07T15:27:00Z">
                  <w:rPr>
                    <w:rStyle w:val="Lienhypertexte"/>
                    <w:noProof/>
                  </w:rPr>
                </w:rPrChange>
              </w:rPr>
              <w:delText>A.</w:delText>
            </w:r>
            <w:r w:rsidRPr="007C437A" w:rsidDel="00BA3828">
              <w:rPr>
                <w:rFonts w:eastAsiaTheme="minorEastAsia" w:cstheme="minorBidi"/>
                <w:noProof/>
                <w:rPrChange w:id="484" w:author="Arthur Parmentier" w:date="2020-06-07T15:27:00Z">
                  <w:rPr>
                    <w:rFonts w:eastAsiaTheme="minorEastAsia" w:cstheme="minorBidi"/>
                    <w:noProof/>
                    <w:lang w:val="fr-FR"/>
                  </w:rPr>
                </w:rPrChange>
              </w:rPr>
              <w:tab/>
            </w:r>
            <w:r w:rsidRPr="007C437A" w:rsidDel="00BA3828">
              <w:rPr>
                <w:rPrChange w:id="485"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86" w:author="Arthur Parmentier" w:date="2020-05-14T13:28:00Z"/>
              <w:rFonts w:eastAsiaTheme="minorEastAsia" w:cstheme="minorBidi"/>
              <w:noProof/>
              <w:rPrChange w:id="487" w:author="Arthur Parmentier" w:date="2020-06-07T15:27:00Z">
                <w:rPr>
                  <w:del w:id="488" w:author="Arthur Parmentier" w:date="2020-05-14T13:28:00Z"/>
                  <w:rFonts w:eastAsiaTheme="minorEastAsia" w:cstheme="minorBidi"/>
                  <w:noProof/>
                  <w:lang w:val="fr-FR"/>
                </w:rPr>
              </w:rPrChange>
            </w:rPr>
          </w:pPr>
          <w:del w:id="489" w:author="Arthur Parmentier" w:date="2020-05-14T13:28:00Z">
            <w:r w:rsidRPr="007C437A" w:rsidDel="00BA3828">
              <w:rPr>
                <w:rPrChange w:id="490" w:author="Arthur Parmentier" w:date="2020-06-07T15:27:00Z">
                  <w:rPr>
                    <w:rStyle w:val="Lienhypertexte"/>
                    <w:noProof/>
                  </w:rPr>
                </w:rPrChange>
              </w:rPr>
              <w:delText>B.</w:delText>
            </w:r>
            <w:r w:rsidRPr="007C437A" w:rsidDel="00BA3828">
              <w:rPr>
                <w:rFonts w:eastAsiaTheme="minorEastAsia" w:cstheme="minorBidi"/>
                <w:noProof/>
                <w:rPrChange w:id="491" w:author="Arthur Parmentier" w:date="2020-06-07T15:27:00Z">
                  <w:rPr>
                    <w:rFonts w:eastAsiaTheme="minorEastAsia" w:cstheme="minorBidi"/>
                    <w:noProof/>
                    <w:lang w:val="fr-FR"/>
                  </w:rPr>
                </w:rPrChange>
              </w:rPr>
              <w:tab/>
            </w:r>
            <w:r w:rsidRPr="007C437A" w:rsidDel="00BA3828">
              <w:rPr>
                <w:rPrChange w:id="492"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93" w:author="Arthur Parmentier" w:date="2020-05-14T13:28:00Z"/>
              <w:rFonts w:eastAsiaTheme="minorEastAsia" w:cstheme="minorBidi"/>
              <w:noProof/>
              <w:rPrChange w:id="494" w:author="Arthur Parmentier" w:date="2020-06-07T15:27:00Z">
                <w:rPr>
                  <w:del w:id="495" w:author="Arthur Parmentier" w:date="2020-05-14T13:28:00Z"/>
                  <w:rFonts w:eastAsiaTheme="minorEastAsia" w:cstheme="minorBidi"/>
                  <w:noProof/>
                  <w:lang w:val="fr-FR"/>
                </w:rPr>
              </w:rPrChange>
            </w:rPr>
          </w:pPr>
          <w:del w:id="496" w:author="Arthur Parmentier" w:date="2020-05-14T13:28:00Z">
            <w:r w:rsidRPr="007C437A" w:rsidDel="00BA3828">
              <w:rPr>
                <w:rPrChange w:id="497" w:author="Arthur Parmentier" w:date="2020-06-07T15:27:00Z">
                  <w:rPr>
                    <w:rStyle w:val="Lienhypertexte"/>
                    <w:noProof/>
                  </w:rPr>
                </w:rPrChange>
              </w:rPr>
              <w:delText>C.</w:delText>
            </w:r>
            <w:r w:rsidRPr="007C437A" w:rsidDel="00BA3828">
              <w:rPr>
                <w:rFonts w:eastAsiaTheme="minorEastAsia" w:cstheme="minorBidi"/>
                <w:noProof/>
                <w:rPrChange w:id="498" w:author="Arthur Parmentier" w:date="2020-06-07T15:27:00Z">
                  <w:rPr>
                    <w:rFonts w:eastAsiaTheme="minorEastAsia" w:cstheme="minorBidi"/>
                    <w:noProof/>
                    <w:lang w:val="fr-FR"/>
                  </w:rPr>
                </w:rPrChange>
              </w:rPr>
              <w:tab/>
            </w:r>
            <w:r w:rsidRPr="007C437A" w:rsidDel="00BA3828">
              <w:rPr>
                <w:rPrChange w:id="499"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00" w:author="Arthur Parmentier" w:date="2020-05-14T13:28:00Z"/>
              <w:rFonts w:eastAsiaTheme="minorEastAsia" w:cstheme="minorBidi"/>
              <w:noProof/>
              <w:sz w:val="22"/>
              <w:szCs w:val="22"/>
              <w:rPrChange w:id="501" w:author="Arthur Parmentier" w:date="2020-06-07T15:27:00Z">
                <w:rPr>
                  <w:del w:id="502" w:author="Arthur Parmentier" w:date="2020-05-14T13:28:00Z"/>
                  <w:rFonts w:eastAsiaTheme="minorEastAsia" w:cstheme="minorBidi"/>
                  <w:noProof/>
                  <w:sz w:val="22"/>
                  <w:szCs w:val="22"/>
                  <w:lang w:val="fr-FR"/>
                </w:rPr>
              </w:rPrChange>
            </w:rPr>
          </w:pPr>
          <w:del w:id="503" w:author="Arthur Parmentier" w:date="2020-05-14T13:28:00Z">
            <w:r w:rsidRPr="007C437A" w:rsidDel="00BA3828">
              <w:rPr>
                <w:rPrChange w:id="504" w:author="Arthur Parmentier" w:date="2020-06-07T15:27:00Z">
                  <w:rPr>
                    <w:rStyle w:val="Lienhypertexte"/>
                    <w:noProof/>
                  </w:rPr>
                </w:rPrChange>
              </w:rPr>
              <w:delText>VIII.</w:delText>
            </w:r>
            <w:r w:rsidRPr="007C437A" w:rsidDel="00BA3828">
              <w:rPr>
                <w:rFonts w:eastAsiaTheme="minorEastAsia" w:cstheme="minorBidi"/>
                <w:noProof/>
                <w:rPrChange w:id="505" w:author="Arthur Parmentier" w:date="2020-06-07T15:27:00Z">
                  <w:rPr>
                    <w:rFonts w:eastAsiaTheme="minorEastAsia" w:cstheme="minorBidi"/>
                    <w:noProof/>
                    <w:lang w:val="fr-FR"/>
                  </w:rPr>
                </w:rPrChange>
              </w:rPr>
              <w:tab/>
            </w:r>
            <w:r w:rsidRPr="007C437A" w:rsidDel="00BA3828">
              <w:rPr>
                <w:rPrChange w:id="506"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07" w:author="Arthur Parmentier" w:date="2020-06-07T15:27:00Z">
                <w:rPr/>
              </w:rPrChange>
            </w:rPr>
            <w:fldChar w:fldCharType="end"/>
          </w:r>
        </w:p>
      </w:sdtContent>
    </w:sdt>
    <w:p w:rsidR="001261FF" w:rsidDel="004B1CFD" w:rsidRDefault="00C225D0" w:rsidP="004B1CFD">
      <w:pPr>
        <w:pStyle w:val="Titre1"/>
        <w:rPr>
          <w:del w:id="508" w:author="Arthur Parmentier" w:date="2020-06-07T19:22:00Z"/>
        </w:rPr>
      </w:pPr>
      <w:ins w:id="509" w:author="Arthur Parmentier" w:date="2020-06-07T19:22:00Z">
        <w:r>
          <w:br w:type="page"/>
        </w:r>
      </w:ins>
      <w:bookmarkStart w:id="510" w:name="_Toc42549975"/>
      <w:bookmarkStart w:id="511" w:name="_Toc42550068"/>
      <w:bookmarkEnd w:id="510"/>
      <w:bookmarkEnd w:id="511"/>
    </w:p>
    <w:p w:rsidR="004B1CFD" w:rsidRPr="004B1CFD" w:rsidRDefault="004B1CFD">
      <w:pPr>
        <w:pStyle w:val="Titre1"/>
        <w:rPr>
          <w:ins w:id="512" w:author="Arthur Parmentier" w:date="2020-06-10T16:28:00Z"/>
          <w:rPrChange w:id="513" w:author="Arthur Parmentier" w:date="2020-06-10T16:28:00Z">
            <w:rPr>
              <w:ins w:id="514" w:author="Arthur Parmentier" w:date="2020-06-10T16:28:00Z"/>
            </w:rPr>
          </w:rPrChange>
        </w:rPr>
        <w:pPrChange w:id="515" w:author="Arthur Parmentier" w:date="2020-06-10T16:28:00Z">
          <w:pPr/>
        </w:pPrChange>
      </w:pPr>
      <w:ins w:id="516" w:author="Arthur Parmentier" w:date="2020-06-10T16:28:00Z">
        <w:r>
          <w:t>Theoretical part</w:t>
        </w:r>
      </w:ins>
    </w:p>
    <w:p w:rsidR="00AC57DD" w:rsidRPr="007C437A" w:rsidRDefault="00BD621B">
      <w:pPr>
        <w:pStyle w:val="Titre2"/>
        <w:pPrChange w:id="517" w:author="Arthur Parmentier" w:date="2020-06-10T16:26:00Z">
          <w:pPr>
            <w:pStyle w:val="Titre1"/>
          </w:pPr>
        </w:pPrChange>
      </w:pPr>
      <w:bookmarkStart w:id="518" w:name="_Toc42698913"/>
      <w:bookmarkStart w:id="519" w:name="_Toc40025928"/>
      <w:bookmarkStart w:id="520" w:name="_Toc42698914"/>
      <w:bookmarkStart w:id="521" w:name="_Toc39912163"/>
      <w:bookmarkEnd w:id="518"/>
      <w:r w:rsidRPr="007C437A">
        <w:t>A brief history of Soundpainting</w:t>
      </w:r>
      <w:bookmarkEnd w:id="519"/>
      <w:bookmarkEnd w:id="520"/>
    </w:p>
    <w:p w:rsidR="00F20CBC" w:rsidRPr="007C437A" w:rsidRDefault="006840DA">
      <w:pPr>
        <w:pStyle w:val="Titre3"/>
        <w:pPrChange w:id="522" w:author="Arthur Parmentier" w:date="2020-06-10T16:26:00Z">
          <w:pPr>
            <w:pStyle w:val="Titre2"/>
          </w:pPr>
        </w:pPrChange>
      </w:pPr>
      <w:bookmarkStart w:id="523" w:name="_Toc40025929"/>
      <w:bookmarkStart w:id="524" w:name="_Toc42698915"/>
      <w:r w:rsidRPr="007C437A">
        <w:t>Back in Woodstock 1974</w:t>
      </w:r>
      <w:r w:rsidR="009F19C2" w:rsidRPr="007C437A">
        <w:t>: emergence in emergency</w:t>
      </w:r>
      <w:bookmarkEnd w:id="523"/>
      <w:bookmarkEnd w:id="524"/>
    </w:p>
    <w:p w:rsidR="000027F3" w:rsidRPr="007C437A" w:rsidDel="00765D65" w:rsidRDefault="000027F3">
      <w:pPr>
        <w:rPr>
          <w:del w:id="525" w:author="Arthur Parmentier" w:date="2020-06-06T14:57:00Z"/>
        </w:rPr>
      </w:pPr>
      <w:del w:id="52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527" w:author="Arthur Parmentier" w:date="2020-06-06T14:49:00Z"/>
          <w:rStyle w:val="Lienhypertexte"/>
          <w:rFonts w:ascii="Nunito Sans" w:eastAsiaTheme="majorEastAsia" w:hAnsi="Nunito Sans" w:cstheme="majorBidi"/>
          <w:sz w:val="40"/>
          <w:szCs w:val="32"/>
          <w:u w:val="none"/>
        </w:rPr>
      </w:pPr>
      <w:del w:id="528" w:author="Arthur Parmentier" w:date="2020-06-06T14:57:00Z">
        <w:r w:rsidRPr="007C437A" w:rsidDel="00765D65">
          <w:rPr>
            <w:rPrChange w:id="52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3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31" w:author="Arthur Parmentier" w:date="2020-06-07T15:27:00Z">
              <w:rPr>
                <w:rStyle w:val="Lienhypertexte"/>
              </w:rPr>
            </w:rPrChange>
          </w:rPr>
          <w:fldChar w:fldCharType="end"/>
        </w:r>
      </w:del>
      <w:ins w:id="532" w:author="Arthur Parmentier" w:date="2020-06-06T14:41:00Z">
        <w:r w:rsidR="00682B61" w:rsidRPr="007C437A">
          <w:rPr>
            <w:rStyle w:val="Lienhypertexte"/>
            <w:u w:val="none"/>
          </w:rPr>
          <w:t xml:space="preserve">The </w:t>
        </w:r>
      </w:ins>
      <w:ins w:id="533" w:author="Arthur Parmentier" w:date="2020-06-06T14:42:00Z">
        <w:r w:rsidR="00682B61" w:rsidRPr="007C437A">
          <w:rPr>
            <w:rStyle w:val="Lienhypertexte"/>
            <w:u w:val="none"/>
          </w:rPr>
          <w:t>emergence of SP is well documented by its creator Walter Thompson</w:t>
        </w:r>
      </w:ins>
      <w:ins w:id="534" w:author="Arthur Parmentier" w:date="2020-06-06T14:48:00Z">
        <w:r w:rsidR="00682B61" w:rsidRPr="007C437A">
          <w:rPr>
            <w:rStyle w:val="Lienhypertexte"/>
            <w:u w:val="none"/>
          </w:rPr>
          <w:t xml:space="preserve"> in the first SP workbook “Soundpainting, The Art of Live Com</w:t>
        </w:r>
      </w:ins>
      <w:ins w:id="535" w:author="Arthur Parmentier" w:date="2020-06-06T14:49:00Z">
        <w:r w:rsidR="00682B61" w:rsidRPr="007C437A">
          <w:rPr>
            <w:rStyle w:val="Lienhypertexte"/>
            <w:u w:val="none"/>
          </w:rPr>
          <w:t>position” (Walter Thompson, 2006):</w:t>
        </w:r>
      </w:ins>
    </w:p>
    <w:p w:rsidR="00682B61" w:rsidRPr="007C437A" w:rsidRDefault="00682B61">
      <w:pPr>
        <w:pStyle w:val="Citation"/>
        <w:rPr>
          <w:ins w:id="536" w:author="Arthur Parmentier" w:date="2020-06-06T14:53:00Z"/>
          <w:rPrChange w:id="537" w:author="Arthur Parmentier" w:date="2020-06-07T15:27:00Z">
            <w:rPr>
              <w:ins w:id="538" w:author="Arthur Parmentier" w:date="2020-06-06T14:53:00Z"/>
              <w:lang w:val="fr-FR"/>
            </w:rPr>
          </w:rPrChange>
        </w:rPr>
        <w:pPrChange w:id="539" w:author="Arthur Parmentier" w:date="2020-06-10T16:26:00Z">
          <w:pPr>
            <w:spacing w:before="100" w:beforeAutospacing="1" w:after="100" w:afterAutospacing="1" w:line="240" w:lineRule="auto"/>
          </w:pPr>
        </w:pPrChange>
      </w:pPr>
      <w:ins w:id="540" w:author="Arthur Parmentier" w:date="2020-06-06T14:53:00Z">
        <w:r w:rsidRPr="007C437A">
          <w:rPr>
            <w:rPrChange w:id="541"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42" w:author="Arthur Parmentier" w:date="2020-06-06T14:53:00Z"/>
          <w:rPrChange w:id="543" w:author="Arthur Parmentier" w:date="2020-06-07T15:27:00Z">
            <w:rPr>
              <w:ins w:id="544" w:author="Arthur Parmentier" w:date="2020-06-06T14:53:00Z"/>
              <w:lang w:val="fr-FR"/>
            </w:rPr>
          </w:rPrChange>
        </w:rPr>
        <w:pPrChange w:id="545" w:author="Arthur Parmentier" w:date="2020-06-10T16:26:00Z">
          <w:pPr>
            <w:spacing w:after="0" w:line="240" w:lineRule="auto"/>
          </w:pPr>
        </w:pPrChange>
      </w:pPr>
      <w:ins w:id="546" w:author="Arthur Parmentier" w:date="2020-06-06T14:53:00Z">
        <w:r w:rsidRPr="007C437A">
          <w:rPr>
            <w:rPrChange w:id="547"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48" w:author="Arthur Parmentier" w:date="2020-06-06T14:53:00Z"/>
          <w:rPrChange w:id="549" w:author="Arthur Parmentier" w:date="2020-06-07T15:27:00Z">
            <w:rPr>
              <w:ins w:id="550" w:author="Arthur Parmentier" w:date="2020-06-06T14:53:00Z"/>
              <w:lang w:val="fr-FR"/>
            </w:rPr>
          </w:rPrChange>
        </w:rPr>
        <w:pPrChange w:id="551" w:author="Arthur Parmentier" w:date="2020-06-10T16:26:00Z">
          <w:pPr>
            <w:spacing w:before="100" w:beforeAutospacing="1" w:after="100" w:afterAutospacing="1" w:line="240" w:lineRule="auto"/>
          </w:pPr>
        </w:pPrChange>
      </w:pPr>
      <w:ins w:id="552" w:author="Arthur Parmentier" w:date="2020-06-06T14:53:00Z">
        <w:r w:rsidRPr="007C437A">
          <w:rPr>
            <w:rPrChange w:id="553"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54" w:author="Arthur Parmentier" w:date="2020-06-06T14:53:00Z"/>
          <w:rPrChange w:id="555" w:author="Arthur Parmentier" w:date="2020-06-07T15:27:00Z">
            <w:rPr>
              <w:ins w:id="556" w:author="Arthur Parmentier" w:date="2020-06-06T14:53:00Z"/>
              <w:lang w:val="fr-FR"/>
            </w:rPr>
          </w:rPrChange>
        </w:rPr>
      </w:pPr>
      <w:ins w:id="557" w:author="Arthur Parmentier" w:date="2020-06-06T14:53:00Z">
        <w:r w:rsidRPr="007C437A">
          <w:rPr>
            <w:rPrChange w:id="55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59"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60" w:author="Arthur Parmentier" w:date="2020-06-06T15:08:00Z"/>
          <w:rPrChange w:id="561" w:author="Arthur Parmentier" w:date="2020-06-07T15:27:00Z">
            <w:rPr>
              <w:ins w:id="562" w:author="Arthur Parmentier" w:date="2020-06-06T15:08:00Z"/>
              <w:lang w:val="fr-FR"/>
            </w:rPr>
          </w:rPrChange>
        </w:rPr>
      </w:pPr>
      <w:ins w:id="563" w:author="Arthur Parmentier" w:date="2020-06-06T14:58:00Z">
        <w:r w:rsidRPr="007C437A">
          <w:rPr>
            <w:rPrChange w:id="564" w:author="Arthur Parmentier" w:date="2020-06-07T15:27:00Z">
              <w:rPr>
                <w:lang w:val="fr-FR"/>
              </w:rPr>
            </w:rPrChange>
          </w:rPr>
          <w:t xml:space="preserve">One important remark is that </w:t>
        </w:r>
      </w:ins>
      <w:ins w:id="565" w:author="Arthur Parmentier" w:date="2020-06-06T14:56:00Z">
        <w:r w:rsidRPr="007C437A">
          <w:rPr>
            <w:rPrChange w:id="566" w:author="Arthur Parmentier" w:date="2020-06-07T15:27:00Z">
              <w:rPr>
                <w:lang w:val="fr-FR"/>
              </w:rPr>
            </w:rPrChange>
          </w:rPr>
          <w:t>SP has emerged in emergency.</w:t>
        </w:r>
      </w:ins>
      <w:ins w:id="567" w:author="Arthur Parmentier" w:date="2020-06-06T15:03:00Z">
        <w:r w:rsidR="002827FA" w:rsidRPr="007C437A">
          <w:rPr>
            <w:rPrChange w:id="568" w:author="Arthur Parmentier" w:date="2020-06-07T15:27:00Z">
              <w:rPr>
                <w:lang w:val="fr-FR"/>
              </w:rPr>
            </w:rPrChange>
          </w:rPr>
          <w:t xml:space="preserve"> At the opposite of oral and written languages that we know ha</w:t>
        </w:r>
      </w:ins>
      <w:ins w:id="569" w:author="Arthur Parmentier" w:date="2020-06-06T15:04:00Z">
        <w:r w:rsidR="002827FA" w:rsidRPr="007C437A">
          <w:rPr>
            <w:rPrChange w:id="570" w:author="Arthur Parmentier" w:date="2020-06-07T15:27:00Z">
              <w:rPr>
                <w:lang w:val="fr-FR"/>
              </w:rPr>
            </w:rPrChange>
          </w:rPr>
          <w:t xml:space="preserve">ve emerged and </w:t>
        </w:r>
      </w:ins>
      <w:ins w:id="571" w:author="Arthur Parmentier" w:date="2020-06-07T15:27:00Z">
        <w:r w:rsidR="00F14388" w:rsidRPr="007C437A">
          <w:t>developed</w:t>
        </w:r>
      </w:ins>
      <w:ins w:id="572" w:author="Arthur Parmentier" w:date="2020-06-06T15:04:00Z">
        <w:r w:rsidR="002827FA" w:rsidRPr="007C437A">
          <w:rPr>
            <w:rPrChange w:id="573" w:author="Arthur Parmentier" w:date="2020-06-07T15:27:00Z">
              <w:rPr>
                <w:lang w:val="fr-FR"/>
              </w:rPr>
            </w:rPrChange>
          </w:rPr>
          <w:t xml:space="preserve"> in </w:t>
        </w:r>
      </w:ins>
      <w:ins w:id="574" w:author="Arthur Parmentier" w:date="2020-06-07T15:27:00Z">
        <w:r w:rsidR="00F14388" w:rsidRPr="007C437A">
          <w:t>thousands</w:t>
        </w:r>
      </w:ins>
      <w:ins w:id="575" w:author="Arthur Parmentier" w:date="2020-06-06T15:04:00Z">
        <w:r w:rsidR="002827FA" w:rsidRPr="007C437A">
          <w:rPr>
            <w:rPrChange w:id="576" w:author="Arthur Parmentier" w:date="2020-06-07T15:27:00Z">
              <w:rPr>
                <w:lang w:val="fr-FR"/>
              </w:rPr>
            </w:rPrChange>
          </w:rPr>
          <w:t xml:space="preserve"> of years, </w:t>
        </w:r>
      </w:ins>
      <w:ins w:id="577" w:author="Arthur Parmentier" w:date="2020-06-06T15:00:00Z">
        <w:r w:rsidRPr="007C437A">
          <w:rPr>
            <w:rPrChange w:id="578" w:author="Arthur Parmentier" w:date="2020-06-07T15:27:00Z">
              <w:rPr>
                <w:lang w:val="fr-FR"/>
              </w:rPr>
            </w:rPrChange>
          </w:rPr>
          <w:t xml:space="preserve">Thompson had to construct signs </w:t>
        </w:r>
      </w:ins>
      <w:ins w:id="579" w:author="Arthur Parmentier" w:date="2020-06-06T15:04:00Z">
        <w:r w:rsidR="002827FA" w:rsidRPr="007C437A">
          <w:rPr>
            <w:rPrChange w:id="580" w:author="Arthur Parmentier" w:date="2020-06-07T15:27:00Z">
              <w:rPr>
                <w:lang w:val="fr-FR"/>
              </w:rPr>
            </w:rPrChange>
          </w:rPr>
          <w:t xml:space="preserve">and a syntax </w:t>
        </w:r>
      </w:ins>
      <w:ins w:id="581" w:author="Arthur Parmentier" w:date="2020-06-06T15:00:00Z">
        <w:r w:rsidRPr="007C437A">
          <w:rPr>
            <w:rPrChange w:id="582" w:author="Arthur Parmentier" w:date="2020-06-07T15:27:00Z">
              <w:rPr>
                <w:lang w:val="fr-FR"/>
              </w:rPr>
            </w:rPrChange>
          </w:rPr>
          <w:t>that he thought the orchestra would understand</w:t>
        </w:r>
      </w:ins>
      <w:ins w:id="583" w:author="Arthur Parmentier" w:date="2020-06-06T15:07:00Z">
        <w:r w:rsidR="00DF2693" w:rsidRPr="007C437A">
          <w:rPr>
            <w:rPrChange w:id="584" w:author="Arthur Parmentier" w:date="2020-06-07T15:27:00Z">
              <w:rPr>
                <w:lang w:val="fr-FR"/>
              </w:rPr>
            </w:rPrChange>
          </w:rPr>
          <w:t xml:space="preserve"> </w:t>
        </w:r>
      </w:ins>
      <w:ins w:id="585" w:author="Arthur Parmentier" w:date="2020-06-06T15:03:00Z">
        <w:r w:rsidR="0090325B" w:rsidRPr="007C437A">
          <w:rPr>
            <w:rPrChange w:id="586" w:author="Arthur Parmentier" w:date="2020-06-07T15:27:00Z">
              <w:rPr>
                <w:lang w:val="fr-FR"/>
              </w:rPr>
            </w:rPrChange>
          </w:rPr>
          <w:t>on the fly</w:t>
        </w:r>
      </w:ins>
      <w:ins w:id="587" w:author="Arthur Parmentier" w:date="2020-06-06T15:07:00Z">
        <w:r w:rsidR="00DF2693" w:rsidRPr="007C437A">
          <w:rPr>
            <w:rPrChange w:id="588" w:author="Arthur Parmentier" w:date="2020-06-07T15:27:00Z">
              <w:rPr>
                <w:lang w:val="fr-FR"/>
              </w:rPr>
            </w:rPrChange>
          </w:rPr>
          <w:t xml:space="preserve"> without being able to d</w:t>
        </w:r>
      </w:ins>
      <w:ins w:id="589" w:author="Arthur Parmentier" w:date="2020-06-06T15:08:00Z">
        <w:r w:rsidR="00DF2693" w:rsidRPr="007C437A">
          <w:rPr>
            <w:rPrChange w:id="590" w:author="Arthur Parmentier" w:date="2020-06-07T15:27:00Z">
              <w:rPr>
                <w:lang w:val="fr-FR"/>
              </w:rPr>
            </w:rPrChange>
          </w:rPr>
          <w:t xml:space="preserve">iscuss prior conventions. </w:t>
        </w:r>
      </w:ins>
    </w:p>
    <w:p w:rsidR="00765D65" w:rsidRDefault="00DF2693">
      <w:pPr>
        <w:rPr>
          <w:ins w:id="591" w:author="Arthur Parmentier" w:date="2020-06-07T19:15:00Z"/>
        </w:rPr>
      </w:pPr>
      <w:ins w:id="592" w:author="Arthur Parmentier" w:date="2020-06-06T15:08:00Z">
        <w:r w:rsidRPr="007C437A">
          <w:rPr>
            <w:rPrChange w:id="593" w:author="Arthur Parmentier" w:date="2020-06-07T15:27:00Z">
              <w:rPr>
                <w:lang w:val="fr-FR"/>
              </w:rPr>
            </w:rPrChange>
          </w:rPr>
          <w:t xml:space="preserve">Even though later, signs were discussed and learned </w:t>
        </w:r>
      </w:ins>
      <w:ins w:id="594" w:author="Arthur Parmentier" w:date="2020-06-06T15:09:00Z">
        <w:r w:rsidRPr="007C437A">
          <w:rPr>
            <w:rPrChange w:id="595" w:author="Arthur Parmentier" w:date="2020-06-07T15:27:00Z">
              <w:rPr>
                <w:lang w:val="fr-FR"/>
              </w:rPr>
            </w:rPrChange>
          </w:rPr>
          <w:t xml:space="preserve">with </w:t>
        </w:r>
      </w:ins>
      <w:ins w:id="596" w:author="Arthur Parmentier" w:date="2020-06-06T15:08:00Z">
        <w:r w:rsidRPr="007C437A">
          <w:rPr>
            <w:rPrChange w:id="597" w:author="Arthur Parmentier" w:date="2020-06-07T15:27:00Z">
              <w:rPr>
                <w:lang w:val="fr-FR"/>
              </w:rPr>
            </w:rPrChange>
          </w:rPr>
          <w:t>convention</w:t>
        </w:r>
      </w:ins>
      <w:ins w:id="598" w:author="Arthur Parmentier" w:date="2020-06-06T15:09:00Z">
        <w:r w:rsidRPr="007C437A">
          <w:rPr>
            <w:rPrChange w:id="599" w:author="Arthur Parmentier" w:date="2020-06-07T15:27:00Z">
              <w:rPr>
                <w:lang w:val="fr-FR"/>
              </w:rPr>
            </w:rPrChange>
          </w:rPr>
          <w:t>s</w:t>
        </w:r>
      </w:ins>
      <w:ins w:id="600" w:author="Arthur Parmentier" w:date="2020-06-06T15:08:00Z">
        <w:r w:rsidRPr="007C437A">
          <w:rPr>
            <w:rPrChange w:id="601" w:author="Arthur Parmentier" w:date="2020-06-07T15:27:00Z">
              <w:rPr>
                <w:lang w:val="fr-FR"/>
              </w:rPr>
            </w:rPrChange>
          </w:rPr>
          <w:t xml:space="preserve">, </w:t>
        </w:r>
      </w:ins>
      <w:ins w:id="602" w:author="Arthur Parmentier" w:date="2020-06-06T15:13:00Z">
        <w:r w:rsidR="00784AD2" w:rsidRPr="007C437A">
          <w:rPr>
            <w:rPrChange w:id="603" w:author="Arthur Parmentier" w:date="2020-06-07T15:27:00Z">
              <w:rPr>
                <w:lang w:val="fr-FR"/>
              </w:rPr>
            </w:rPrChange>
          </w:rPr>
          <w:t xml:space="preserve">the fact that signs </w:t>
        </w:r>
      </w:ins>
      <w:ins w:id="604" w:author="Arthur Parmentier" w:date="2020-06-06T15:14:00Z">
        <w:r w:rsidR="00784AD2" w:rsidRPr="007C437A">
          <w:rPr>
            <w:rPrChange w:id="605" w:author="Arthur Parmentier" w:date="2020-06-07T15:27:00Z">
              <w:rPr>
                <w:lang w:val="fr-FR"/>
              </w:rPr>
            </w:rPrChange>
          </w:rPr>
          <w:t xml:space="preserve">must be learned and understood </w:t>
        </w:r>
      </w:ins>
      <w:ins w:id="606" w:author="Arthur Parmentier" w:date="2020-06-06T15:18:00Z">
        <w:r w:rsidR="00784AD2" w:rsidRPr="007C437A">
          <w:rPr>
            <w:rPrChange w:id="607" w:author="Arthur Parmentier" w:date="2020-06-07T15:27:00Z">
              <w:rPr>
                <w:lang w:val="fr-FR"/>
              </w:rPr>
            </w:rPrChange>
          </w:rPr>
          <w:t>quickly had important consequences that will discuss later.</w:t>
        </w:r>
      </w:ins>
    </w:p>
    <w:p w:rsidR="00951A39" w:rsidRPr="007C437A" w:rsidRDefault="00951A39">
      <w:ins w:id="608" w:author="Arthur Parmentier" w:date="2020-06-07T19:20:00Z">
        <w:r>
          <w:t>What Thompson describes is what turned out to be the</w:t>
        </w:r>
      </w:ins>
      <w:ins w:id="609" w:author="Arthur Parmentier" w:date="2020-06-07T19:16:00Z">
        <w:r>
          <w:t xml:space="preserve"> most common configuration</w:t>
        </w:r>
      </w:ins>
      <w:ins w:id="610" w:author="Arthur Parmentier" w:date="2020-06-07T19:20:00Z">
        <w:r>
          <w:t xml:space="preserve"> of</w:t>
        </w:r>
      </w:ins>
      <w:ins w:id="611" w:author="Arthur Parmentier" w:date="2020-06-07T19:16:00Z">
        <w:r>
          <w:t xml:space="preserve"> </w:t>
        </w:r>
      </w:ins>
      <w:ins w:id="612" w:author="Arthur Parmentier" w:date="2020-06-07T19:21:00Z">
        <w:r w:rsidR="00F127C5">
          <w:t>SP:</w:t>
        </w:r>
        <w:r>
          <w:t xml:space="preserve"> </w:t>
        </w:r>
      </w:ins>
      <w:ins w:id="613" w:author="Arthur Parmentier" w:date="2020-06-07T19:16:00Z">
        <w:r>
          <w:t>a single composer</w:t>
        </w:r>
      </w:ins>
      <w:ins w:id="614" w:author="Arthur Parmentier" w:date="2020-06-07T19:21:00Z">
        <w:r>
          <w:t xml:space="preserve"> (sometimes a few)</w:t>
        </w:r>
      </w:ins>
      <w:ins w:id="615" w:author="Arthur Parmentier" w:date="2020-06-07T19:16:00Z">
        <w:r>
          <w:t xml:space="preserve"> that faces an orchestra of performers. The soundp</w:t>
        </w:r>
      </w:ins>
      <w:ins w:id="616" w:author="Arthur Parmentier" w:date="2020-06-07T19:17:00Z">
        <w:r>
          <w:t xml:space="preserve">ainter creates requests to the performers using the sign language in real-time, during the performance. </w:t>
        </w:r>
      </w:ins>
      <w:ins w:id="617" w:author="Arthur Parmentier" w:date="2020-06-07T19:18:00Z">
        <w:r>
          <w:t xml:space="preserve">At the exception of two signs, the performers do not sign to the composer but rather propose </w:t>
        </w:r>
      </w:ins>
      <w:ins w:id="618" w:author="Arthur Parmentier" w:date="2020-06-07T19:19:00Z">
        <w:r>
          <w:t>material that he will shape and compose with.</w:t>
        </w:r>
      </w:ins>
    </w:p>
    <w:p w:rsidR="00915AFD" w:rsidRPr="007C437A" w:rsidRDefault="00A938B2">
      <w:pPr>
        <w:pStyle w:val="Titre3"/>
        <w:pPrChange w:id="619" w:author="Arthur Parmentier" w:date="2020-06-10T16:26:00Z">
          <w:pPr>
            <w:pStyle w:val="Titre2"/>
          </w:pPr>
        </w:pPrChange>
      </w:pPr>
      <w:bookmarkStart w:id="620" w:name="_Toc42698916"/>
      <w:bookmarkStart w:id="621" w:name="_Toc40025930"/>
      <w:ins w:id="622" w:author="Arthur Parmentier" w:date="2020-05-14T14:10:00Z">
        <w:r w:rsidRPr="007C437A">
          <w:t>Developments</w:t>
        </w:r>
      </w:ins>
      <w:bookmarkEnd w:id="620"/>
      <w:del w:id="623" w:author="Arthur Parmentier" w:date="2020-05-14T14:10:00Z">
        <w:r w:rsidR="00915AFD" w:rsidRPr="007C437A" w:rsidDel="00A938B2">
          <w:delText>A new</w:delText>
        </w:r>
      </w:del>
      <w:del w:id="624" w:author="Arthur Parmentier" w:date="2020-05-14T14:09:00Z">
        <w:r w:rsidR="00915AFD" w:rsidRPr="007C437A" w:rsidDel="00706FFA">
          <w:delText xml:space="preserve"> form</w:delText>
        </w:r>
      </w:del>
      <w:del w:id="625" w:author="Arthur Parmentier" w:date="2020-05-14T14:10:00Z">
        <w:r w:rsidR="00915AFD" w:rsidRPr="007C437A" w:rsidDel="00A938B2">
          <w:delText xml:space="preserve"> of c</w:delText>
        </w:r>
      </w:del>
      <w:del w:id="626" w:author="Arthur Parmentier" w:date="2020-05-14T14:11:00Z">
        <w:r w:rsidR="00915AFD" w:rsidRPr="007C437A" w:rsidDel="00A938B2">
          <w:delText>omposition</w:delText>
        </w:r>
      </w:del>
      <w:bookmarkEnd w:id="621"/>
    </w:p>
    <w:p w:rsidR="00486FDC" w:rsidRPr="007C437A" w:rsidDel="00A938B2" w:rsidRDefault="00486FDC">
      <w:pPr>
        <w:pStyle w:val="Titre4"/>
        <w:rPr>
          <w:del w:id="627" w:author="Arthur Parmentier" w:date="2020-05-14T14:10:00Z"/>
        </w:rPr>
        <w:pPrChange w:id="628" w:author="Arthur Parmentier" w:date="2020-06-10T16:26:00Z">
          <w:pPr>
            <w:pStyle w:val="Titre3"/>
          </w:pPr>
        </w:pPrChange>
      </w:pPr>
      <w:bookmarkStart w:id="629" w:name="_Toc40025931"/>
      <w:del w:id="630" w:author="Arthur Parmentier" w:date="2020-05-14T14:10:00Z">
        <w:r w:rsidRPr="007C437A" w:rsidDel="00A938B2">
          <w:delText>Sign language: from cultural concepts to performance</w:delText>
        </w:r>
        <w:bookmarkStart w:id="631" w:name="_Toc40363654"/>
        <w:bookmarkStart w:id="632" w:name="_Toc40363717"/>
        <w:bookmarkStart w:id="633" w:name="_Toc40431426"/>
        <w:bookmarkStart w:id="634" w:name="_Toc41067154"/>
        <w:bookmarkStart w:id="635" w:name="_Toc42258969"/>
        <w:bookmarkStart w:id="636" w:name="_Toc42259046"/>
        <w:bookmarkStart w:id="637" w:name="_Toc42449720"/>
        <w:bookmarkStart w:id="638" w:name="_Toc42449802"/>
        <w:bookmarkStart w:id="639" w:name="_Toc42549979"/>
        <w:bookmarkStart w:id="640" w:name="_Toc42550072"/>
        <w:bookmarkEnd w:id="629"/>
        <w:bookmarkEnd w:id="631"/>
        <w:bookmarkEnd w:id="632"/>
        <w:bookmarkEnd w:id="633"/>
        <w:bookmarkEnd w:id="634"/>
        <w:bookmarkEnd w:id="635"/>
        <w:bookmarkEnd w:id="636"/>
        <w:bookmarkEnd w:id="637"/>
        <w:bookmarkEnd w:id="638"/>
        <w:bookmarkEnd w:id="639"/>
        <w:bookmarkEnd w:id="640"/>
      </w:del>
    </w:p>
    <w:p w:rsidR="00486FDC" w:rsidRPr="007C437A" w:rsidDel="00A938B2" w:rsidRDefault="00486FDC">
      <w:pPr>
        <w:rPr>
          <w:del w:id="641" w:author="Arthur Parmentier" w:date="2020-05-14T14:10:00Z"/>
        </w:rPr>
      </w:pPr>
      <w:del w:id="642"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43" w:name="_Toc40363655"/>
        <w:bookmarkStart w:id="644" w:name="_Toc40363718"/>
        <w:bookmarkStart w:id="645" w:name="_Toc40431427"/>
        <w:bookmarkStart w:id="646" w:name="_Toc41067155"/>
        <w:bookmarkStart w:id="647" w:name="_Toc42258970"/>
        <w:bookmarkStart w:id="648" w:name="_Toc42259047"/>
        <w:bookmarkStart w:id="649" w:name="_Toc42449721"/>
        <w:bookmarkStart w:id="650" w:name="_Toc42449803"/>
        <w:bookmarkStart w:id="651" w:name="_Toc42549980"/>
        <w:bookmarkStart w:id="652" w:name="_Toc42550073"/>
        <w:bookmarkEnd w:id="643"/>
        <w:bookmarkEnd w:id="644"/>
        <w:bookmarkEnd w:id="645"/>
        <w:bookmarkEnd w:id="646"/>
        <w:bookmarkEnd w:id="647"/>
        <w:bookmarkEnd w:id="648"/>
        <w:bookmarkEnd w:id="649"/>
        <w:bookmarkEnd w:id="650"/>
        <w:bookmarkEnd w:id="651"/>
        <w:bookmarkEnd w:id="652"/>
      </w:del>
    </w:p>
    <w:p w:rsidR="00665CB4" w:rsidRPr="007C437A" w:rsidDel="00A938B2" w:rsidRDefault="00665CB4">
      <w:pPr>
        <w:rPr>
          <w:del w:id="653" w:author="Arthur Parmentier" w:date="2020-05-14T14:10:00Z"/>
        </w:rPr>
      </w:pPr>
      <w:del w:id="654" w:author="Arthur Parmentier" w:date="2020-05-14T14:10:00Z">
        <w:r w:rsidRPr="007C437A" w:rsidDel="00A938B2">
          <w:delText xml:space="preserve">Develop cultural aspects examples. </w:delText>
        </w:r>
        <w:bookmarkStart w:id="655" w:name="_Toc40363656"/>
        <w:bookmarkStart w:id="656" w:name="_Toc40363719"/>
        <w:bookmarkStart w:id="657" w:name="_Toc40431428"/>
        <w:bookmarkStart w:id="658" w:name="_Toc41067156"/>
        <w:bookmarkStart w:id="659" w:name="_Toc42258971"/>
        <w:bookmarkStart w:id="660" w:name="_Toc42259048"/>
        <w:bookmarkStart w:id="661" w:name="_Toc42449722"/>
        <w:bookmarkStart w:id="662" w:name="_Toc42449804"/>
        <w:bookmarkStart w:id="663" w:name="_Toc42549981"/>
        <w:bookmarkStart w:id="664" w:name="_Toc42550074"/>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pPr>
        <w:rPr>
          <w:del w:id="665" w:author="Arthur Parmentier" w:date="2020-05-14T14:10:00Z"/>
        </w:rPr>
      </w:pPr>
      <w:del w:id="666" w:author="Arthur Parmentier" w:date="2020-05-14T14:10:00Z">
        <w:r w:rsidRPr="007C437A" w:rsidDel="00A938B2">
          <w:delText xml:space="preserve">Q: Is it only a mere translation of old concepts into a more efficient sign/gestural </w:delText>
        </w:r>
      </w:del>
      <w:del w:id="667" w:author="Arthur Parmentier" w:date="2020-05-13T09:25:00Z">
        <w:r w:rsidRPr="007C437A" w:rsidDel="00990A90">
          <w:delText>langage</w:delText>
        </w:r>
      </w:del>
      <w:del w:id="668" w:author="Arthur Parmentier" w:date="2020-05-14T14:10:00Z">
        <w:r w:rsidRPr="007C437A" w:rsidDel="00A938B2">
          <w:delText>? A: no. It also has emergent properties (think of shapeline).</w:delText>
        </w:r>
        <w:bookmarkStart w:id="669" w:name="_Toc40363657"/>
        <w:bookmarkStart w:id="670" w:name="_Toc40363720"/>
        <w:bookmarkStart w:id="671" w:name="_Toc40431429"/>
        <w:bookmarkStart w:id="672" w:name="_Toc41067157"/>
        <w:bookmarkStart w:id="673" w:name="_Toc42258972"/>
        <w:bookmarkStart w:id="674" w:name="_Toc42259049"/>
        <w:bookmarkStart w:id="675" w:name="_Toc42449723"/>
        <w:bookmarkStart w:id="676" w:name="_Toc42449805"/>
        <w:bookmarkStart w:id="677" w:name="_Toc42549982"/>
        <w:bookmarkStart w:id="678" w:name="_Toc42550075"/>
        <w:bookmarkEnd w:id="669"/>
        <w:bookmarkEnd w:id="670"/>
        <w:bookmarkEnd w:id="671"/>
        <w:bookmarkEnd w:id="672"/>
        <w:bookmarkEnd w:id="673"/>
        <w:bookmarkEnd w:id="674"/>
        <w:bookmarkEnd w:id="675"/>
        <w:bookmarkEnd w:id="676"/>
        <w:bookmarkEnd w:id="677"/>
        <w:bookmarkEnd w:id="678"/>
      </w:del>
    </w:p>
    <w:p w:rsidR="00486FDC" w:rsidRPr="007C437A" w:rsidRDefault="00915AFD">
      <w:pPr>
        <w:pStyle w:val="Titre4"/>
        <w:pPrChange w:id="679" w:author="Arthur Parmentier" w:date="2020-06-10T16:26:00Z">
          <w:pPr>
            <w:pStyle w:val="Titre3"/>
          </w:pPr>
        </w:pPrChange>
      </w:pPr>
      <w:bookmarkStart w:id="680" w:name="_Toc40025932"/>
      <w:r w:rsidRPr="007C437A">
        <w:t>A m</w:t>
      </w:r>
      <w:r w:rsidR="003706BA" w:rsidRPr="007C437A">
        <w:t>ultidisciplinary language</w:t>
      </w:r>
      <w:bookmarkEnd w:id="680"/>
    </w:p>
    <w:p w:rsidR="007F1E08" w:rsidRDefault="001875CF">
      <w:pPr>
        <w:rPr>
          <w:ins w:id="681" w:author="Arthur Parmentier" w:date="2020-06-07T18:47:00Z"/>
        </w:rPr>
      </w:pPr>
      <w:ins w:id="682" w:author="Arthur Parmentier" w:date="2020-06-06T15:41:00Z">
        <w:r w:rsidRPr="007C437A">
          <w:t xml:space="preserve">One of the most important development of SP </w:t>
        </w:r>
      </w:ins>
      <w:ins w:id="683" w:author="Arthur Parmentier" w:date="2020-06-06T15:47:00Z">
        <w:r w:rsidR="00AC50C0" w:rsidRPr="007C437A">
          <w:t xml:space="preserve">in the 90’s and later </w:t>
        </w:r>
      </w:ins>
      <w:ins w:id="684" w:author="Arthur Parmentier" w:date="2020-06-06T15:41:00Z">
        <w:r w:rsidRPr="007C437A">
          <w:t xml:space="preserve">is </w:t>
        </w:r>
      </w:ins>
      <w:ins w:id="685" w:author="Arthur Parmentier" w:date="2020-06-06T15:42:00Z">
        <w:r w:rsidRPr="007C437A">
          <w:t xml:space="preserve">its use with several disciplines: </w:t>
        </w:r>
      </w:ins>
      <w:ins w:id="686" w:author="Arthur Parmentier" w:date="2020-06-06T15:43:00Z">
        <w:r w:rsidRPr="007C437A">
          <w:t xml:space="preserve">music, dance, acting, </w:t>
        </w:r>
      </w:ins>
      <w:ins w:id="687" w:author="Arthur Parmentier" w:date="2020-06-06T15:44:00Z">
        <w:r w:rsidR="00BA026A" w:rsidRPr="007C437A">
          <w:t xml:space="preserve">all visual arts, sculpture… </w:t>
        </w:r>
      </w:ins>
      <w:ins w:id="688" w:author="Arthur Parmentier" w:date="2020-06-06T15:45:00Z">
        <w:r w:rsidR="00BA026A" w:rsidRPr="007C437A">
          <w:t xml:space="preserve">Recently, SP was </w:t>
        </w:r>
      </w:ins>
      <w:ins w:id="689" w:author="Arthur Parmentier" w:date="2020-06-07T19:23:00Z">
        <w:r w:rsidR="00582372">
          <w:t xml:space="preserve">even </w:t>
        </w:r>
      </w:ins>
      <w:ins w:id="690" w:author="Arthur Parmentier" w:date="2020-06-06T15:45:00Z">
        <w:r w:rsidR="00BA026A" w:rsidRPr="007C437A">
          <w:t>used to control a swarm of drones</w:t>
        </w:r>
      </w:ins>
      <w:customXmlInsRangeStart w:id="691" w:author="Arthur Parmentier" w:date="2020-06-10T18:45:00Z"/>
      <w:sdt>
        <w:sdtPr>
          <w:id w:val="524600816"/>
          <w:citation/>
        </w:sdtPr>
        <w:sdtContent>
          <w:customXmlInsRangeEnd w:id="691"/>
          <w:ins w:id="692" w:author="Arthur Parmentier" w:date="2020-06-10T18:45:00Z">
            <w:r w:rsidR="00402BCD">
              <w:fldChar w:fldCharType="begin"/>
            </w:r>
          </w:ins>
          <w:ins w:id="693"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94" w:author="Arthur Parmentier" w:date="2020-06-10T18:45:00Z">
            <w:r w:rsidR="00402BCD">
              <w:fldChar w:fldCharType="end"/>
            </w:r>
          </w:ins>
          <w:customXmlInsRangeStart w:id="695" w:author="Arthur Parmentier" w:date="2020-06-10T18:45:00Z"/>
        </w:sdtContent>
      </w:sdt>
      <w:customXmlInsRangeEnd w:id="695"/>
      <w:ins w:id="696" w:author="Arthur Parmentier" w:date="2020-06-07T19:24:00Z">
        <w:r w:rsidR="00D15826">
          <w:t xml:space="preserve">, showing the </w:t>
        </w:r>
      </w:ins>
      <w:ins w:id="697" w:author="Arthur Parmentier" w:date="2020-06-07T19:25:00Z">
        <w:r w:rsidR="00D15826">
          <w:t>diversity of instruments and disciplines it can be meaningful to.</w:t>
        </w:r>
      </w:ins>
    </w:p>
    <w:p w:rsidR="00E06654" w:rsidRDefault="00E06654">
      <w:pPr>
        <w:rPr>
          <w:ins w:id="698" w:author="Arthur Parmentier" w:date="2020-06-07T18:49:00Z"/>
        </w:rPr>
      </w:pPr>
      <w:ins w:id="699" w:author="Arthur Parmentier" w:date="2020-06-07T18:47:00Z">
        <w:r>
          <w:t xml:space="preserve">Walter explains </w:t>
        </w:r>
      </w:ins>
      <w:ins w:id="700" w:author="Arthur Parmentier" w:date="2020-06-07T18:49:00Z">
        <w:r>
          <w:t xml:space="preserve">that “Performers first learning Soundpainting won’t relate it to any specific discipline because of its multidisciplinary applications. </w:t>
        </w:r>
      </w:ins>
      <w:ins w:id="701" w:author="Arthur Parmentier" w:date="2020-06-07T18:50:00Z">
        <w:r>
          <w:t>[He]</w:t>
        </w:r>
      </w:ins>
      <w:ins w:id="70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03" w:author="Arthur Parmentier" w:date="2020-06-07T18:50:00Z">
        <w:r w:rsidR="008E2F19">
          <w:t>”</w:t>
        </w:r>
      </w:ins>
    </w:p>
    <w:p w:rsidR="00E06654" w:rsidRDefault="008E2F19">
      <w:pPr>
        <w:rPr>
          <w:ins w:id="704" w:author="Arthur Parmentier" w:date="2020-06-07T18:51:00Z"/>
        </w:rPr>
      </w:pPr>
      <w:ins w:id="705" w:author="Arthur Parmentier" w:date="2020-06-07T18:50:00Z">
        <w:r>
          <w:t>To the question “</w:t>
        </w:r>
      </w:ins>
      <w:ins w:id="706" w:author="Arthur Parmentier" w:date="2020-06-07T18:49:00Z">
        <w:r w:rsidR="00E06654">
          <w:t>Are all your gestures intended to be interpretable by both musicians and dancers?</w:t>
        </w:r>
      </w:ins>
      <w:ins w:id="707" w:author="Arthur Parmentier" w:date="2020-06-07T18:50:00Z">
        <w:r>
          <w:t>”, he answers: “</w:t>
        </w:r>
      </w:ins>
      <w:ins w:id="708"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709" w:author="Arthur Parmentier" w:date="2020-06-07T18:50:00Z">
        <w:r>
          <w:t>”</w:t>
        </w:r>
      </w:ins>
      <w:customXmlInsRangeStart w:id="710" w:author="Arthur Parmentier" w:date="2020-06-10T18:53:00Z"/>
      <w:sdt>
        <w:sdtPr>
          <w:id w:val="-967273244"/>
          <w:citation/>
        </w:sdtPr>
        <w:sdtContent>
          <w:customXmlInsRangeEnd w:id="710"/>
          <w:ins w:id="711" w:author="Arthur Parmentier" w:date="2020-06-10T18:53:00Z">
            <w:r w:rsidR="00F23C57">
              <w:fldChar w:fldCharType="begin"/>
            </w:r>
          </w:ins>
          <w:ins w:id="712" w:author="Arthur Parmentier" w:date="2020-06-10T19:07:00Z">
            <w:r w:rsidR="007C08B8">
              <w:instrText xml:space="preserve">CITATION Hel \l 1036 </w:instrText>
            </w:r>
          </w:ins>
          <w:r w:rsidR="00F23C57">
            <w:fldChar w:fldCharType="separate"/>
          </w:r>
          <w:r w:rsidR="00304C55">
            <w:rPr>
              <w:noProof/>
            </w:rPr>
            <w:t xml:space="preserve"> (Minors &amp; Thompson, s.d.)</w:t>
          </w:r>
          <w:ins w:id="713" w:author="Arthur Parmentier" w:date="2020-06-10T18:53:00Z">
            <w:r w:rsidR="00F23C57">
              <w:fldChar w:fldCharType="end"/>
            </w:r>
          </w:ins>
          <w:customXmlInsRangeStart w:id="714" w:author="Arthur Parmentier" w:date="2020-06-10T18:53:00Z"/>
        </w:sdtContent>
      </w:sdt>
      <w:customXmlInsRangeEnd w:id="714"/>
      <w:ins w:id="715" w:author="Arthur Parmentier" w:date="2020-06-10T18:54:00Z">
        <w:r w:rsidR="007F36A9">
          <w:t>.</w:t>
        </w:r>
      </w:ins>
    </w:p>
    <w:p w:rsidR="00736EF4" w:rsidRPr="007C437A" w:rsidRDefault="008538C8">
      <w:pPr>
        <w:rPr>
          <w:ins w:id="716" w:author="Arthur Parmentier" w:date="2020-06-06T15:19:00Z"/>
        </w:rPr>
      </w:pPr>
      <w:ins w:id="717" w:author="Arthur Parmentier" w:date="2020-06-07T18:51:00Z">
        <w:r>
          <w:lastRenderedPageBreak/>
          <w:t xml:space="preserve">The </w:t>
        </w:r>
      </w:ins>
      <w:ins w:id="718" w:author="Arthur Parmentier" w:date="2020-06-07T19:25:00Z">
        <w:r w:rsidR="00352C06">
          <w:t xml:space="preserve">multi-disciplinary component of SP is now at the core of its </w:t>
        </w:r>
      </w:ins>
      <w:ins w:id="719"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720" w:author="Arthur Parmentier" w:date="2020-06-06T15:47:00Z"/>
        </w:rPr>
      </w:pPr>
      <w:del w:id="721" w:author="Arthur Parmentier" w:date="2020-06-06T15:47:00Z">
        <w:r w:rsidRPr="007C437A" w:rsidDel="00AC50C0">
          <w:delText>SP not limited to music performance. Signs started to be created by W himself from 90+ for multidisciplinary performance.</w:delText>
        </w:r>
        <w:bookmarkStart w:id="722" w:name="_Toc42449725"/>
        <w:bookmarkStart w:id="723" w:name="_Toc42449807"/>
        <w:bookmarkStart w:id="724" w:name="_Toc42549984"/>
        <w:bookmarkStart w:id="725" w:name="_Toc42550077"/>
        <w:bookmarkEnd w:id="722"/>
        <w:bookmarkEnd w:id="723"/>
        <w:bookmarkEnd w:id="724"/>
        <w:bookmarkEnd w:id="725"/>
      </w:del>
    </w:p>
    <w:p w:rsidR="00C75BE3" w:rsidRDefault="00C75BE3">
      <w:pPr>
        <w:pStyle w:val="Titre4"/>
        <w:rPr>
          <w:ins w:id="726" w:author="Arthur Parmentier" w:date="2020-06-07T18:02:00Z"/>
        </w:rPr>
        <w:pPrChange w:id="727" w:author="Arthur Parmentier" w:date="2020-06-10T16:26:00Z">
          <w:pPr>
            <w:pStyle w:val="Titre3"/>
          </w:pPr>
        </w:pPrChange>
      </w:pPr>
      <w:bookmarkStart w:id="728" w:name="_Toc40025933"/>
      <w:r w:rsidRPr="007C437A">
        <w:t xml:space="preserve">Fertility in Europe, </w:t>
      </w:r>
      <w:r w:rsidR="00ED2072" w:rsidRPr="007C437A">
        <w:t xml:space="preserve">worldwide </w:t>
      </w:r>
      <w:r w:rsidRPr="007C437A">
        <w:t>spread</w:t>
      </w:r>
      <w:r w:rsidR="00ED2072" w:rsidRPr="007C437A">
        <w:t xml:space="preserve"> in </w:t>
      </w:r>
      <w:del w:id="729" w:author="Arthur Parmentier" w:date="2020-06-07T17:56:00Z">
        <w:r w:rsidR="00ED2072" w:rsidRPr="007C437A" w:rsidDel="00252940">
          <w:delText xml:space="preserve">modern </w:delText>
        </w:r>
      </w:del>
      <w:ins w:id="730" w:author="Arthur Parmentier" w:date="2020-06-07T17:56:00Z">
        <w:r w:rsidR="00252940">
          <w:t>Western</w:t>
        </w:r>
        <w:r w:rsidR="00252940" w:rsidRPr="007C437A">
          <w:t xml:space="preserve"> </w:t>
        </w:r>
      </w:ins>
      <w:r w:rsidR="00ED2072" w:rsidRPr="007C437A">
        <w:t>societ</w:t>
      </w:r>
      <w:ins w:id="731" w:author="Arthur Parmentier" w:date="2020-06-07T19:27:00Z">
        <w:r w:rsidR="004E5194">
          <w:t>ies</w:t>
        </w:r>
      </w:ins>
      <w:del w:id="732" w:author="Arthur Parmentier" w:date="2020-06-07T17:57:00Z">
        <w:r w:rsidR="00ED2072" w:rsidRPr="007C437A" w:rsidDel="00252940">
          <w:delText>i</w:delText>
        </w:r>
      </w:del>
      <w:del w:id="733" w:author="Arthur Parmentier" w:date="2020-06-07T17:56:00Z">
        <w:r w:rsidR="00ED2072" w:rsidRPr="007C437A" w:rsidDel="00252940">
          <w:delText>es</w:delText>
        </w:r>
      </w:del>
      <w:bookmarkEnd w:id="728"/>
      <w:ins w:id="734" w:author="Arthur Parmentier" w:date="2020-06-06T15:57:00Z">
        <w:r w:rsidR="00FA052A" w:rsidRPr="007C437A">
          <w:t>, the constr</w:t>
        </w:r>
      </w:ins>
      <w:ins w:id="735" w:author="Arthur Parmentier" w:date="2020-06-06T15:58:00Z">
        <w:r w:rsidR="00FA052A" w:rsidRPr="007C437A">
          <w:t xml:space="preserve">uction of a community and the beginning of the </w:t>
        </w:r>
      </w:ins>
      <w:ins w:id="736" w:author="Arthur Parmentier" w:date="2020-06-06T15:59:00Z">
        <w:r w:rsidR="00FA052A" w:rsidRPr="007C437A">
          <w:t>normalization of SP</w:t>
        </w:r>
      </w:ins>
    </w:p>
    <w:p w:rsidR="00514370" w:rsidRPr="00514370" w:rsidRDefault="00514370">
      <w:pPr>
        <w:pStyle w:val="Titre5"/>
        <w:rPr>
          <w:rPrChange w:id="737" w:author="Arthur Parmentier" w:date="2020-06-07T18:02:00Z">
            <w:rPr/>
          </w:rPrChange>
        </w:rPr>
        <w:pPrChange w:id="738" w:author="Arthur Parmentier" w:date="2020-06-10T16:26:00Z">
          <w:pPr>
            <w:pStyle w:val="Titre3"/>
          </w:pPr>
        </w:pPrChange>
      </w:pPr>
      <w:ins w:id="739" w:author="Arthur Parmentier" w:date="2020-06-07T18:02:00Z">
        <w:r>
          <w:t>An important spread and growth in Western soci</w:t>
        </w:r>
      </w:ins>
      <w:ins w:id="740" w:author="Arthur Parmentier" w:date="2020-06-07T18:03:00Z">
        <w:r>
          <w:t>eties</w:t>
        </w:r>
      </w:ins>
    </w:p>
    <w:p w:rsidR="002676CA" w:rsidRPr="007C437A" w:rsidRDefault="002676CA">
      <w:r w:rsidRPr="007C437A">
        <w:t xml:space="preserve">Walter gave his first SP workshop in Europe in the late 90’s and found a very fertile ground for </w:t>
      </w:r>
      <w:ins w:id="741" w:author="Arthur Parmentier" w:date="2020-06-07T19:28:00Z">
        <w:r w:rsidR="00AE7556">
          <w:t xml:space="preserve">the growth of </w:t>
        </w:r>
      </w:ins>
      <w:r w:rsidRPr="007C437A">
        <w:t xml:space="preserve">Soundpainting in France, which </w:t>
      </w:r>
      <w:ins w:id="742" w:author="Arthur Parmentier" w:date="2020-06-07T19:28:00Z">
        <w:r w:rsidR="00AA760B">
          <w:t>is now</w:t>
        </w:r>
      </w:ins>
      <w:del w:id="743" w:author="Arthur Parmentier" w:date="2020-06-07T19:28:00Z">
        <w:r w:rsidRPr="007C437A" w:rsidDel="00AA760B">
          <w:delText>now has</w:delText>
        </w:r>
      </w:del>
      <w:r w:rsidRPr="007C437A">
        <w:t xml:space="preserve"> probably </w:t>
      </w:r>
      <w:ins w:id="744" w:author="Arthur Parmentier" w:date="2020-06-07T19:28:00Z">
        <w:r w:rsidR="00AA760B">
          <w:t>its</w:t>
        </w:r>
      </w:ins>
      <w:del w:id="745" w:author="Arthur Parmentier" w:date="2020-06-07T19:28:00Z">
        <w:r w:rsidRPr="007C437A" w:rsidDel="00AA760B">
          <w:delText>the</w:delText>
        </w:r>
      </w:del>
      <w:r w:rsidRPr="007C437A">
        <w:t xml:space="preserve"> largest </w:t>
      </w:r>
      <w:del w:id="746" w:author="Arthur Parmentier" w:date="2020-06-07T19:28:00Z">
        <w:r w:rsidRPr="007C437A" w:rsidDel="00AA760B">
          <w:delText xml:space="preserve">SP </w:delText>
        </w:r>
      </w:del>
      <w:r w:rsidRPr="007C437A">
        <w:t>community over the world.</w:t>
      </w:r>
    </w:p>
    <w:p w:rsidR="00252940" w:rsidRDefault="009A2092">
      <w:pPr>
        <w:rPr>
          <w:ins w:id="747" w:author="Arthur Parmentier" w:date="2020-06-07T18:03:00Z"/>
        </w:rPr>
      </w:pPr>
      <w:del w:id="748" w:author="Arthur Parmentier" w:date="2020-06-07T19:28:00Z">
        <w:r w:rsidRPr="007C437A" w:rsidDel="007B6B04">
          <w:delText xml:space="preserve">Today, </w:delText>
        </w:r>
      </w:del>
      <w:r w:rsidRPr="007C437A">
        <w:t xml:space="preserve">Soundpainting is </w:t>
      </w:r>
      <w:ins w:id="749" w:author="Arthur Parmentier" w:date="2020-06-07T19:28:00Z">
        <w:r w:rsidR="007B6B04">
          <w:t xml:space="preserve">now </w:t>
        </w:r>
      </w:ins>
      <w:r w:rsidRPr="007C437A">
        <w:t>used for on</w:t>
      </w:r>
      <w:ins w:id="750" w:author="Arthur Parmentier" w:date="2020-06-06T15:49:00Z">
        <w:r w:rsidR="00F479B2" w:rsidRPr="007C437A">
          <w:t xml:space="preserve"> </w:t>
        </w:r>
      </w:ins>
      <w:del w:id="751" w:author="Arthur Parmentier" w:date="2020-06-06T15:50:00Z">
        <w:r w:rsidRPr="007C437A" w:rsidDel="00F479B2">
          <w:delText xml:space="preserve"> </w:delText>
        </w:r>
      </w:del>
      <w:r w:rsidRPr="007C437A">
        <w:t xml:space="preserve">every </w:t>
      </w:r>
      <w:ins w:id="752" w:author="Arthur Parmentier" w:date="2020-06-06T15:50:00Z">
        <w:r w:rsidR="00F479B2" w:rsidRPr="007C437A">
          <w:t xml:space="preserve">populated </w:t>
        </w:r>
      </w:ins>
      <w:r w:rsidRPr="007C437A">
        <w:t>continent</w:t>
      </w:r>
      <w:ins w:id="753" w:author="Arthur Parmentier" w:date="2020-06-06T15:59:00Z">
        <w:r w:rsidR="00FA052A" w:rsidRPr="007C437A">
          <w:t xml:space="preserve">, especially in </w:t>
        </w:r>
      </w:ins>
      <w:ins w:id="754" w:author="Arthur Parmentier" w:date="2020-06-07T17:48:00Z">
        <w:r w:rsidR="00053756">
          <w:t>the Western world</w:t>
        </w:r>
      </w:ins>
      <w:ins w:id="755" w:author="Arthur Parmentier" w:date="2020-06-06T15:59:00Z">
        <w:r w:rsidR="00FA052A" w:rsidRPr="007C437A">
          <w:t>.</w:t>
        </w:r>
        <w:r w:rsidR="00FA052A" w:rsidRPr="007C437A">
          <w:rPr>
            <w:rStyle w:val="Appelnotedebasdep"/>
          </w:rPr>
          <w:footnoteReference w:id="1"/>
        </w:r>
      </w:ins>
      <w:ins w:id="770" w:author="Arthur Parmentier" w:date="2020-06-07T17:57:00Z">
        <w:r w:rsidR="00252940">
          <w:br/>
          <w:t>A</w:t>
        </w:r>
      </w:ins>
      <w:ins w:id="771" w:author="Arthur Parmentier" w:date="2020-06-07T17:58:00Z">
        <w:r w:rsidR="00252940">
          <w:t xml:space="preserve"> community is born around Walter Thompson</w:t>
        </w:r>
      </w:ins>
      <w:ins w:id="772" w:author="Arthur Parmentier" w:date="2020-06-07T18:00:00Z">
        <w:r w:rsidR="00F9296B">
          <w:t xml:space="preserve"> as we</w:t>
        </w:r>
      </w:ins>
      <w:ins w:id="773" w:author="Arthur Parmentier" w:date="2020-06-07T18:01:00Z">
        <w:r w:rsidR="00F9296B">
          <w:t>ll as several SP orchestras on top of the Walter Thompson</w:t>
        </w:r>
      </w:ins>
      <w:ins w:id="774" w:author="Arthur Parmentier" w:date="2020-06-07T18:02:00Z">
        <w:r w:rsidR="00F9296B">
          <w:t xml:space="preserve"> Orchestra which he started soundpainting with.</w:t>
        </w:r>
      </w:ins>
      <w:del w:id="775" w:author="Arthur Parmentier" w:date="2020-06-06T15:59:00Z">
        <w:r w:rsidRPr="007C437A" w:rsidDel="00FA052A">
          <w:delText xml:space="preserve"> and</w:delText>
        </w:r>
      </w:del>
    </w:p>
    <w:p w:rsidR="00514370" w:rsidRDefault="00514370">
      <w:pPr>
        <w:pStyle w:val="Titre5"/>
        <w:rPr>
          <w:ins w:id="776" w:author="Arthur Parmentier" w:date="2020-06-07T17:57:00Z"/>
        </w:rPr>
        <w:pPrChange w:id="777" w:author="Arthur Parmentier" w:date="2020-06-10T16:26:00Z">
          <w:pPr/>
        </w:pPrChange>
      </w:pPr>
      <w:ins w:id="778" w:author="Arthur Parmentier" w:date="2020-06-07T18:03:00Z">
        <w:r>
          <w:t xml:space="preserve">A living and expanding language </w:t>
        </w:r>
      </w:ins>
    </w:p>
    <w:p w:rsidR="009A2092" w:rsidRPr="007C437A" w:rsidDel="00FA052A" w:rsidRDefault="009A2092">
      <w:pPr>
        <w:rPr>
          <w:del w:id="779" w:author="Arthur Parmentier" w:date="2020-06-06T15:55:00Z"/>
        </w:rPr>
      </w:pPr>
      <w:del w:id="780" w:author="Arthur Parmentier" w:date="2020-06-06T15:59:00Z">
        <w:r w:rsidRPr="007C437A" w:rsidDel="00FA052A">
          <w:delText xml:space="preserve"> s</w:delText>
        </w:r>
      </w:del>
      <w:ins w:id="781" w:author="Arthur Parmentier" w:date="2020-06-06T15:59:00Z">
        <w:r w:rsidR="00FA052A" w:rsidRPr="007C437A">
          <w:t>S</w:t>
        </w:r>
      </w:ins>
      <w:r w:rsidRPr="007C437A">
        <w:t xml:space="preserve">everal artists created </w:t>
      </w:r>
      <w:ins w:id="782" w:author="Arthur Parmentier" w:date="2020-06-07T19:47:00Z">
        <w:r w:rsidR="00FC5FD3">
          <w:t>new sign</w:t>
        </w:r>
      </w:ins>
      <w:ins w:id="783" w:author="Arthur Parmentier" w:date="2020-06-07T19:50:00Z">
        <w:r w:rsidR="00531407">
          <w:t>s</w:t>
        </w:r>
      </w:ins>
      <w:del w:id="784" w:author="Arthur Parmentier" w:date="2020-06-07T19:47:00Z">
        <w:r w:rsidRPr="007C437A" w:rsidDel="00FC5FD3">
          <w:delText>their own signs</w:delText>
        </w:r>
      </w:del>
      <w:r w:rsidRPr="007C437A">
        <w:t xml:space="preserve"> for the</w:t>
      </w:r>
      <w:ins w:id="785" w:author="Arthur Parmentier" w:date="2020-06-07T19:47:00Z">
        <w:r w:rsidR="00FC5FD3">
          <w:t>ir own</w:t>
        </w:r>
      </w:ins>
      <w:r w:rsidRPr="007C437A">
        <w:t xml:space="preserve"> needs</w:t>
      </w:r>
      <w:ins w:id="786" w:author="Arthur Parmentier" w:date="2020-06-06T15:51:00Z">
        <w:r w:rsidR="00912BCC" w:rsidRPr="007C437A">
          <w:t xml:space="preserve"> </w:t>
        </w:r>
      </w:ins>
      <w:ins w:id="787" w:author="Arthur Parmentier" w:date="2020-06-07T19:47:00Z">
        <w:r w:rsidR="00FC5FD3">
          <w:t>with</w:t>
        </w:r>
      </w:ins>
      <w:ins w:id="788" w:author="Arthur Parmentier" w:date="2020-06-06T15:51:00Z">
        <w:r w:rsidR="00912BCC" w:rsidRPr="007C437A">
          <w:t xml:space="preserve"> their</w:t>
        </w:r>
      </w:ins>
      <w:del w:id="789" w:author="Arthur Parmentier" w:date="2020-06-06T15:51:00Z">
        <w:r w:rsidRPr="007C437A" w:rsidDel="00912BCC">
          <w:delText xml:space="preserve"> of their own</w:delText>
        </w:r>
      </w:del>
      <w:r w:rsidRPr="007C437A">
        <w:t xml:space="preserve"> </w:t>
      </w:r>
      <w:ins w:id="790" w:author="Arthur Parmentier" w:date="2020-06-07T19:47:00Z">
        <w:r w:rsidR="00FC5FD3">
          <w:t xml:space="preserve">particular </w:t>
        </w:r>
      </w:ins>
      <w:r w:rsidRPr="007C437A">
        <w:t>group</w:t>
      </w:r>
      <w:ins w:id="791" w:author="Arthur Parmentier" w:date="2020-06-06T15:51:00Z">
        <w:r w:rsidR="00912BCC" w:rsidRPr="007C437A">
          <w:t>s</w:t>
        </w:r>
      </w:ins>
      <w:r w:rsidRPr="007C437A">
        <w:t xml:space="preserve"> </w:t>
      </w:r>
      <w:ins w:id="792" w:author="Arthur Parmentier" w:date="2020-06-06T15:52:00Z">
        <w:r w:rsidR="00912BCC" w:rsidRPr="007C437A">
          <w:t>and</w:t>
        </w:r>
      </w:ins>
      <w:del w:id="793" w:author="Arthur Parmentier" w:date="2020-06-06T15:52:00Z">
        <w:r w:rsidRPr="007C437A" w:rsidDel="00912BCC">
          <w:delText>or</w:delText>
        </w:r>
      </w:del>
      <w:r w:rsidRPr="007C437A">
        <w:t xml:space="preserve"> </w:t>
      </w:r>
      <w:ins w:id="794" w:author="Arthur Parmentier" w:date="2020-06-06T15:52:00Z">
        <w:r w:rsidR="00912BCC" w:rsidRPr="007C437A">
          <w:t xml:space="preserve">performance </w:t>
        </w:r>
      </w:ins>
      <w:r w:rsidRPr="007C437A">
        <w:t>configuration</w:t>
      </w:r>
      <w:ins w:id="795" w:author="Arthur Parmentier" w:date="2020-06-06T15:52:00Z">
        <w:r w:rsidR="00912BCC" w:rsidRPr="007C437A">
          <w:t>s</w:t>
        </w:r>
      </w:ins>
      <w:ins w:id="796" w:author="Arthur Parmentier" w:date="2020-06-07T19:50:00Z">
        <w:r w:rsidR="00FE2852">
          <w:t>: the language has evolved with the contribution of new soundpai</w:t>
        </w:r>
      </w:ins>
      <w:ins w:id="797" w:author="Arthur Parmentier" w:date="2020-06-07T19:51:00Z">
        <w:r w:rsidR="00FE2852">
          <w:t>nters, creating now more than 1500 signs</w:t>
        </w:r>
      </w:ins>
      <w:r w:rsidRPr="007C437A">
        <w:t>.</w:t>
      </w:r>
      <w:ins w:id="798" w:author="Arthur Parmentier" w:date="2020-06-07T19:51:00Z">
        <w:r w:rsidR="00FE2852">
          <w:br/>
        </w:r>
      </w:ins>
      <w:ins w:id="799" w:author="Arthur Parmentier" w:date="2020-06-06T15:52:00Z">
        <w:r w:rsidR="00B74CBB" w:rsidRPr="007C437A">
          <w:t>T</w:t>
        </w:r>
      </w:ins>
      <w:ins w:id="800" w:author="Arthur Parmentier" w:date="2020-06-06T15:53:00Z">
        <w:r w:rsidR="00B74CBB" w:rsidRPr="007C437A">
          <w:t xml:space="preserve">hompson </w:t>
        </w:r>
      </w:ins>
      <w:ins w:id="801" w:author="Arthur Parmentier" w:date="2020-06-06T15:54:00Z">
        <w:r w:rsidR="00FA052A" w:rsidRPr="007C437A">
          <w:t>is still the main figure of SP and gave himself a special role in keeping the language normalized and un</w:t>
        </w:r>
      </w:ins>
      <w:ins w:id="802" w:author="Arthur Parmentier" w:date="2020-06-06T15:55:00Z">
        <w:r w:rsidR="00FA052A" w:rsidRPr="007C437A">
          <w:t xml:space="preserve">iversal. He leads </w:t>
        </w:r>
      </w:ins>
    </w:p>
    <w:p w:rsidR="006C4B1C" w:rsidRPr="007C437A" w:rsidDel="00FA052A" w:rsidRDefault="006C4B1C">
      <w:pPr>
        <w:rPr>
          <w:del w:id="803" w:author="Arthur Parmentier" w:date="2020-06-06T15:55:00Z"/>
        </w:rPr>
      </w:pPr>
      <w:del w:id="804" w:author="Arthur Parmentier" w:date="2020-06-06T15:55:00Z">
        <w:r w:rsidRPr="007C437A" w:rsidDel="00FA052A">
          <w:delText xml:space="preserve">Important point: W wants to make sure that the language stays normalized and universal. </w:delText>
        </w:r>
      </w:del>
      <w:ins w:id="805" w:author="Arthur Parmentier" w:date="2020-06-06T15:55:00Z">
        <w:r w:rsidR="00FA052A" w:rsidRPr="007C437A">
          <w:t>t</w:t>
        </w:r>
      </w:ins>
      <w:del w:id="806" w:author="Arthur Parmentier" w:date="2020-06-06T15:55:00Z">
        <w:r w:rsidRPr="007C437A" w:rsidDel="00FA052A">
          <w:delText>T</w:delText>
        </w:r>
      </w:del>
      <w:r w:rsidRPr="007C437A">
        <w:t>hink tanks,</w:t>
      </w:r>
      <w:ins w:id="807" w:author="Arthur Parmentier" w:date="2020-06-06T15:55:00Z">
        <w:r w:rsidR="00FA052A" w:rsidRPr="007C437A">
          <w:t xml:space="preserve"> community groups and discussions,</w:t>
        </w:r>
      </w:ins>
      <w:r w:rsidRPr="007C437A">
        <w:t xml:space="preserve"> </w:t>
      </w:r>
      <w:ins w:id="808" w:author="Arthur Parmentier" w:date="2020-06-06T15:55:00Z">
        <w:r w:rsidR="00FA052A" w:rsidRPr="007C437A">
          <w:t>the constr</w:t>
        </w:r>
      </w:ins>
      <w:ins w:id="809" w:author="Arthur Parmentier" w:date="2020-06-06T15:56:00Z">
        <w:r w:rsidR="00FA052A" w:rsidRPr="007C437A">
          <w:t xml:space="preserve">uction of </w:t>
        </w:r>
      </w:ins>
      <w:r w:rsidRPr="007C437A">
        <w:t>glossar</w:t>
      </w:r>
      <w:ins w:id="810" w:author="Arthur Parmentier" w:date="2020-06-06T15:55:00Z">
        <w:r w:rsidR="00FA052A" w:rsidRPr="007C437A">
          <w:t>ies</w:t>
        </w:r>
      </w:ins>
      <w:del w:id="811" w:author="Arthur Parmentier" w:date="2020-06-06T15:55:00Z">
        <w:r w:rsidRPr="007C437A" w:rsidDel="00FA052A">
          <w:delText>y</w:delText>
        </w:r>
      </w:del>
      <w:ins w:id="812" w:author="Arthur Parmentier" w:date="2020-06-06T15:55:00Z">
        <w:r w:rsidR="00FA052A" w:rsidRPr="007C437A">
          <w:t xml:space="preserve"> and </w:t>
        </w:r>
      </w:ins>
      <w:del w:id="813" w:author="Arthur Parmentier" w:date="2020-06-06T15:55:00Z">
        <w:r w:rsidRPr="007C437A" w:rsidDel="00FA052A">
          <w:delText>/</w:delText>
        </w:r>
      </w:del>
      <w:r w:rsidRPr="007C437A">
        <w:t>dictionar</w:t>
      </w:r>
      <w:ins w:id="814" w:author="Arthur Parmentier" w:date="2020-06-06T15:55:00Z">
        <w:r w:rsidR="00FA052A" w:rsidRPr="007C437A">
          <w:t>ies</w:t>
        </w:r>
      </w:ins>
      <w:del w:id="815" w:author="Arthur Parmentier" w:date="2020-06-06T15:55:00Z">
        <w:r w:rsidRPr="007C437A" w:rsidDel="00FA052A">
          <w:delText>y of signs, community relations…</w:delText>
        </w:r>
      </w:del>
    </w:p>
    <w:p w:rsidR="009A2092" w:rsidRPr="007C437A" w:rsidRDefault="00FA052A">
      <w:pPr>
        <w:rPr>
          <w:ins w:id="816" w:author="Arthur Parmentier" w:date="2020-06-06T15:56:00Z"/>
        </w:rPr>
      </w:pPr>
      <w:ins w:id="817" w:author="Arthur Parmentier" w:date="2020-06-06T15:55:00Z">
        <w:r w:rsidRPr="007C437A">
          <w:t xml:space="preserve"> </w:t>
        </w:r>
      </w:ins>
      <w:ins w:id="818" w:author="Arthur Parmentier" w:date="2020-06-06T15:56:00Z">
        <w:r w:rsidRPr="007C437A">
          <w:t>where the signs</w:t>
        </w:r>
      </w:ins>
      <w:ins w:id="819" w:author="Arthur Parmentier" w:date="2020-06-06T16:29:00Z">
        <w:r w:rsidR="008030DF" w:rsidRPr="007C437A">
          <w:t>, their meanings</w:t>
        </w:r>
      </w:ins>
      <w:ins w:id="820" w:author="Arthur Parmentier" w:date="2020-06-06T15:56:00Z">
        <w:r w:rsidRPr="007C437A">
          <w:t xml:space="preserve"> and uses are discussed.</w:t>
        </w:r>
      </w:ins>
    </w:p>
    <w:p w:rsidR="00FA052A" w:rsidRPr="007C437A" w:rsidRDefault="00B3767E">
      <w:ins w:id="821" w:author="Arthur Parmentier" w:date="2020-06-06T16:09:00Z">
        <w:r w:rsidRPr="007C437A">
          <w:t>T</w:t>
        </w:r>
      </w:ins>
      <w:ins w:id="822" w:author="Arthur Parmentier" w:date="2020-06-06T16:10:00Z">
        <w:r w:rsidRPr="007C437A">
          <w:t xml:space="preserve">wo conflictual views of on </w:t>
        </w:r>
      </w:ins>
      <w:ins w:id="823" w:author="Arthur Parmentier" w:date="2020-06-06T16:15:00Z">
        <w:r w:rsidRPr="007C437A">
          <w:t>SP</w:t>
        </w:r>
      </w:ins>
      <w:ins w:id="824" w:author="Arthur Parmentier" w:date="2020-06-06T16:10:00Z">
        <w:r w:rsidRPr="007C437A">
          <w:t xml:space="preserve"> are observed: </w:t>
        </w:r>
      </w:ins>
      <w:ins w:id="825" w:author="Arthur Parmentier" w:date="2020-06-06T16:13:00Z">
        <w:r w:rsidRPr="007C437A">
          <w:br/>
          <w:t>On one hand</w:t>
        </w:r>
      </w:ins>
      <w:ins w:id="826" w:author="Arthur Parmentier" w:date="2020-06-06T16:10:00Z">
        <w:r w:rsidRPr="007C437A">
          <w:t xml:space="preserve"> </w:t>
        </w:r>
      </w:ins>
      <w:ins w:id="827" w:author="Arthur Parmentier" w:date="2020-06-06T16:11:00Z">
        <w:r w:rsidRPr="007C437A">
          <w:t xml:space="preserve">the idea of SP as a language in constant evolution, whose rules and definitions are changing over time as people </w:t>
        </w:r>
      </w:ins>
      <w:ins w:id="828" w:author="Arthur Parmentier" w:date="2020-06-06T16:12:00Z">
        <w:r w:rsidRPr="007C437A">
          <w:t xml:space="preserve">transform </w:t>
        </w:r>
      </w:ins>
      <w:ins w:id="829" w:author="Arthur Parmentier" w:date="2020-06-06T16:11:00Z">
        <w:r w:rsidRPr="007C437A">
          <w:t xml:space="preserve">it for </w:t>
        </w:r>
      </w:ins>
      <w:ins w:id="830" w:author="Arthur Parmentier" w:date="2020-06-06T16:12:00Z">
        <w:r w:rsidRPr="007C437A">
          <w:t xml:space="preserve">their own use; an element of culture that </w:t>
        </w:r>
      </w:ins>
      <w:ins w:id="831" w:author="Arthur Parmentier" w:date="2020-06-06T16:13:00Z">
        <w:r w:rsidRPr="007C437A">
          <w:t>can fundamentally not be owned and controlled.</w:t>
        </w:r>
      </w:ins>
      <w:ins w:id="832" w:author="Arthur Parmentier" w:date="2020-06-06T16:14:00Z">
        <w:r w:rsidRPr="007C437A">
          <w:t xml:space="preserve"> This representation is close to the one of other languages whose diversit</w:t>
        </w:r>
      </w:ins>
      <w:ins w:id="833" w:author="Arthur Parmentier" w:date="2020-06-06T16:15:00Z">
        <w:r w:rsidRPr="007C437A">
          <w:t>ies and divergent evolutions are well-known throughout history.</w:t>
        </w:r>
      </w:ins>
      <w:ins w:id="834" w:author="Arthur Parmentier" w:date="2020-06-06T16:13:00Z">
        <w:r w:rsidRPr="007C437A">
          <w:br/>
          <w:t>On the other hand</w:t>
        </w:r>
      </w:ins>
      <w:ins w:id="835" w:author="Arthur Parmentier" w:date="2020-06-06T16:15:00Z">
        <w:r w:rsidRPr="007C437A">
          <w:t xml:space="preserve">, </w:t>
        </w:r>
        <w:r w:rsidR="0053613D" w:rsidRPr="007C437A">
          <w:t>SP is considered as a creation</w:t>
        </w:r>
      </w:ins>
      <w:ins w:id="836" w:author="Arthur Parmentier" w:date="2020-06-06T16:16:00Z">
        <w:r w:rsidR="0053613D" w:rsidRPr="007C437A">
          <w:t xml:space="preserve"> (moreover, with a living creator)</w:t>
        </w:r>
      </w:ins>
      <w:ins w:id="837" w:author="Arthur Parmentier" w:date="2020-06-06T16:17:00Z">
        <w:r w:rsidR="0053613D" w:rsidRPr="007C437A">
          <w:t xml:space="preserve"> </w:t>
        </w:r>
      </w:ins>
      <w:ins w:id="838" w:author="Arthur Parmentier" w:date="2020-06-06T16:20:00Z">
        <w:r w:rsidR="0053613D" w:rsidRPr="007C437A">
          <w:t>that cannot legitimately be transformed by anyone under the same name and whose transformations must be discussed</w:t>
        </w:r>
      </w:ins>
      <w:ins w:id="839" w:author="Arthur Parmentier" w:date="2020-06-06T16:21:00Z">
        <w:r w:rsidR="0053613D" w:rsidRPr="007C437A">
          <w:t xml:space="preserve"> and eventually approved by its creator and the members of the community.</w:t>
        </w:r>
      </w:ins>
    </w:p>
    <w:p w:rsidR="009A2092" w:rsidRPr="007C437A" w:rsidRDefault="00B43E85">
      <w:pPr>
        <w:rPr>
          <w:ins w:id="840" w:author="Arthur Parmentier" w:date="2020-06-07T15:20:00Z"/>
        </w:rPr>
      </w:pPr>
      <w:ins w:id="841" w:author="Arthur Parmentier" w:date="2020-06-06T16:23:00Z">
        <w:r w:rsidRPr="007C437A">
          <w:t>Th</w:t>
        </w:r>
      </w:ins>
      <w:ins w:id="842" w:author="Arthur Parmentier" w:date="2020-06-06T16:24:00Z">
        <w:r w:rsidRPr="007C437A">
          <w:t xml:space="preserve">is conflict is also found in several societies between institutions that claim to have an authority on </w:t>
        </w:r>
      </w:ins>
      <w:ins w:id="843" w:author="Arthur Parmentier" w:date="2020-06-06T16:25:00Z">
        <w:r w:rsidRPr="007C437A">
          <w:t xml:space="preserve">both the syntactic rules of a language and its dictionary and </w:t>
        </w:r>
      </w:ins>
      <w:ins w:id="844" w:author="Arthur Parmentier" w:date="2020-06-06T16:26:00Z">
        <w:r w:rsidRPr="007C437A">
          <w:t xml:space="preserve">speakers who are constantly transforming the language </w:t>
        </w:r>
      </w:ins>
      <w:ins w:id="845" w:author="Arthur Parmentier" w:date="2020-06-06T16:28:00Z">
        <w:r w:rsidR="00651357" w:rsidRPr="007C437A">
          <w:t>irrespectively of the</w:t>
        </w:r>
      </w:ins>
      <w:ins w:id="846" w:author="Arthur Parmentier" w:date="2020-06-06T16:26:00Z">
        <w:r w:rsidRPr="007C437A">
          <w:t xml:space="preserve"> approv</w:t>
        </w:r>
      </w:ins>
      <w:ins w:id="847" w:author="Arthur Parmentier" w:date="2020-06-06T16:28:00Z">
        <w:r w:rsidR="00651357" w:rsidRPr="007C437A">
          <w:t>al</w:t>
        </w:r>
      </w:ins>
      <w:ins w:id="848" w:author="Arthur Parmentier" w:date="2020-06-06T16:26:00Z">
        <w:r w:rsidRPr="007C437A">
          <w:t xml:space="preserve"> </w:t>
        </w:r>
      </w:ins>
      <w:ins w:id="849" w:author="Arthur Parmentier" w:date="2020-06-06T16:29:00Z">
        <w:r w:rsidR="00651357" w:rsidRPr="007C437A">
          <w:t>or control of</w:t>
        </w:r>
      </w:ins>
      <w:ins w:id="850" w:author="Arthur Parmentier" w:date="2020-06-06T16:26:00Z">
        <w:r w:rsidRPr="007C437A">
          <w:t xml:space="preserve"> these institution</w:t>
        </w:r>
      </w:ins>
      <w:ins w:id="851" w:author="Arthur Parmentier" w:date="2020-06-06T16:29:00Z">
        <w:r w:rsidR="00651357" w:rsidRPr="007C437A">
          <w:t>s.</w:t>
        </w:r>
      </w:ins>
      <w:ins w:id="852" w:author="Arthur Parmentier" w:date="2020-06-09T19:21:00Z">
        <w:r w:rsidR="00D9676B">
          <w:t xml:space="preserve"> </w:t>
        </w:r>
      </w:ins>
    </w:p>
    <w:p w:rsidR="00F65D6B" w:rsidRPr="007C437A" w:rsidRDefault="00F65D6B">
      <w:pPr>
        <w:rPr>
          <w:ins w:id="853" w:author="Arthur Parmentier" w:date="2020-06-06T16:29:00Z"/>
        </w:rPr>
      </w:pPr>
      <w:ins w:id="854" w:author="Arthur Parmentier" w:date="2020-06-07T15:20:00Z">
        <w:r w:rsidRPr="007C437A">
          <w:t>In his WB2, Thompson writes: “In order to address the needs of growth and to keep the language from spreading into hundre</w:t>
        </w:r>
      </w:ins>
      <w:ins w:id="855"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56" w:author="Arthur Parmentier" w:date="2020-06-07T18:54:00Z"/>
        </w:rPr>
      </w:pPr>
      <w:ins w:id="857" w:author="Arthur Parmentier" w:date="2020-06-06T16:30:00Z">
        <w:r w:rsidRPr="007C437A">
          <w:lastRenderedPageBreak/>
          <w:t>The</w:t>
        </w:r>
      </w:ins>
      <w:ins w:id="858" w:author="Arthur Parmentier" w:date="2020-06-06T16:34:00Z">
        <w:r w:rsidRPr="007C437A">
          <w:t xml:space="preserve"> need for normalization and the</w:t>
        </w:r>
      </w:ins>
      <w:ins w:id="859" w:author="Arthur Parmentier" w:date="2020-06-06T16:30:00Z">
        <w:r w:rsidRPr="007C437A">
          <w:t xml:space="preserve"> concern that a language might drift and be so split apart that t</w:t>
        </w:r>
      </w:ins>
      <w:ins w:id="860" w:author="Arthur Parmentier" w:date="2020-06-06T16:31:00Z">
        <w:r w:rsidRPr="007C437A">
          <w:t xml:space="preserve">wo speakers would have trouble understanding each other </w:t>
        </w:r>
      </w:ins>
      <w:ins w:id="861" w:author="Arthur Parmentier" w:date="2020-06-06T16:34:00Z">
        <w:r w:rsidRPr="007C437A">
          <w:t>are</w:t>
        </w:r>
      </w:ins>
      <w:ins w:id="862" w:author="Arthur Parmentier" w:date="2020-06-06T16:31:00Z">
        <w:r w:rsidRPr="007C437A">
          <w:t xml:space="preserve"> also found </w:t>
        </w:r>
      </w:ins>
      <w:ins w:id="863" w:author="Arthur Parmentier" w:date="2020-06-06T16:35:00Z">
        <w:r w:rsidRPr="007C437A">
          <w:t xml:space="preserve">with </w:t>
        </w:r>
      </w:ins>
      <w:ins w:id="864" w:author="Arthur Parmentier" w:date="2020-06-06T16:34:00Z">
        <w:r w:rsidRPr="007C437A">
          <w:t>other sign languages</w:t>
        </w:r>
      </w:ins>
      <w:ins w:id="865" w:author="Arthur Parmentier" w:date="2020-06-06T16:35:00Z">
        <w:r w:rsidR="00A025BD" w:rsidRPr="007C437A">
          <w:t>. For instance in France, where SP</w:t>
        </w:r>
      </w:ins>
      <w:ins w:id="866" w:author="Arthur Parmentier" w:date="2020-06-06T16:36:00Z">
        <w:r w:rsidR="00A025BD" w:rsidRPr="007C437A">
          <w:t xml:space="preserve"> has grown rapidly, we can find a lot of divergent views </w:t>
        </w:r>
      </w:ins>
      <w:ins w:id="867" w:author="Arthur Parmentier" w:date="2020-06-06T16:38:00Z">
        <w:r w:rsidR="00057697" w:rsidRPr="007C437A">
          <w:t>on</w:t>
        </w:r>
      </w:ins>
      <w:ins w:id="868" w:author="Arthur Parmentier" w:date="2020-06-06T16:36:00Z">
        <w:r w:rsidR="00A025BD" w:rsidRPr="007C437A">
          <w:t xml:space="preserve"> the French Sign Language which alth</w:t>
        </w:r>
      </w:ins>
      <w:ins w:id="869" w:author="Arthur Parmentier" w:date="2020-06-06T16:37:00Z">
        <w:r w:rsidR="00A025BD" w:rsidRPr="007C437A">
          <w:t>ough being much older, has a number of speakers relatively low</w:t>
        </w:r>
      </w:ins>
      <w:ins w:id="870" w:author="Arthur Parmentier" w:date="2020-06-06T16:38:00Z">
        <w:r w:rsidR="00A025BD" w:rsidRPr="007C437A">
          <w:t xml:space="preserve"> who only recently in history started forming a visible community and has</w:t>
        </w:r>
      </w:ins>
      <w:ins w:id="871" w:author="Arthur Parmentier" w:date="2020-06-06T16:37:00Z">
        <w:r w:rsidR="00A025BD" w:rsidRPr="007C437A">
          <w:t xml:space="preserve"> very little literature that describes its grammatical rules and structure.</w:t>
        </w:r>
      </w:ins>
      <w:ins w:id="872" w:author="Arthur Parmentier" w:date="2020-06-06T16:32:00Z">
        <w:r w:rsidRPr="007C437A">
          <w:rPr>
            <w:rStyle w:val="Appelnotedebasdep"/>
          </w:rPr>
          <w:footnoteReference w:id="2"/>
        </w:r>
      </w:ins>
      <w:ins w:id="880" w:author="Arthur Parmentier" w:date="2020-06-06T16:59:00Z">
        <w:r w:rsidR="003724FD" w:rsidRPr="007C437A">
          <w:br/>
        </w:r>
      </w:ins>
      <w:ins w:id="881" w:author="Arthur Parmentier" w:date="2020-06-06T17:00:00Z">
        <w:r w:rsidR="003724FD" w:rsidRPr="007C437A">
          <w:t xml:space="preserve">It is often said that “there are no mistakes in SP” </w:t>
        </w:r>
      </w:ins>
      <w:ins w:id="882"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83" w:author="Arthur Parmentier" w:date="2020-06-10T18:55:00Z">
        <w:r w:rsidR="00713157">
          <w:t xml:space="preserve"> </w:t>
        </w:r>
      </w:ins>
      <w:customXmlInsRangeStart w:id="884" w:author="Arthur Parmentier" w:date="2020-06-10T18:55:00Z"/>
      <w:sdt>
        <w:sdtPr>
          <w:id w:val="-1695230337"/>
          <w:citation/>
        </w:sdtPr>
        <w:sdtContent>
          <w:customXmlInsRangeEnd w:id="884"/>
          <w:ins w:id="885" w:author="Arthur Parmentier" w:date="2020-06-10T18:55:00Z">
            <w:r w:rsidR="00713157">
              <w:fldChar w:fldCharType="begin"/>
            </w:r>
          </w:ins>
          <w:ins w:id="886" w:author="Arthur Parmentier" w:date="2020-06-10T19:07:00Z">
            <w:r w:rsidR="007C08B8" w:rsidRPr="008C0EC1">
              <w:rPr>
                <w:rPrChange w:id="887" w:author="Arthur Parmentier" w:date="2020-06-11T11:42:00Z">
                  <w:rPr>
                    <w:lang w:val="fr-FR"/>
                  </w:rPr>
                </w:rPrChange>
              </w:rPr>
              <w:instrText xml:space="preserve">CITATION Hel \l 1036 </w:instrText>
            </w:r>
          </w:ins>
          <w:r w:rsidR="00713157">
            <w:fldChar w:fldCharType="separate"/>
          </w:r>
          <w:r w:rsidR="00304C55" w:rsidRPr="008C0EC1">
            <w:rPr>
              <w:noProof/>
              <w:rPrChange w:id="888" w:author="Arthur Parmentier" w:date="2020-06-11T11:42:00Z">
                <w:rPr>
                  <w:noProof/>
                  <w:lang w:val="fr-FR"/>
                </w:rPr>
              </w:rPrChange>
            </w:rPr>
            <w:t>(Minors &amp; Thompson, s.d.)</w:t>
          </w:r>
          <w:ins w:id="889" w:author="Arthur Parmentier" w:date="2020-06-10T18:55:00Z">
            <w:r w:rsidR="00713157">
              <w:fldChar w:fldCharType="end"/>
            </w:r>
          </w:ins>
          <w:customXmlInsRangeStart w:id="890" w:author="Arthur Parmentier" w:date="2020-06-10T18:55:00Z"/>
        </w:sdtContent>
      </w:sdt>
      <w:customXmlInsRangeEnd w:id="890"/>
      <w:ins w:id="891" w:author="Arthur Parmentier" w:date="2020-06-10T18:55:00Z">
        <w:r w:rsidR="00713157">
          <w:br/>
        </w:r>
      </w:ins>
      <w:ins w:id="892" w:author="Arthur Parmentier" w:date="2020-06-06T17:02:00Z">
        <w:r w:rsidR="003724FD" w:rsidRPr="007C437A">
          <w:t>But if mistakes are interesting of the side of the performer, is it any different on the side of the soundpainter?</w:t>
        </w:r>
      </w:ins>
      <w:ins w:id="893" w:author="Arthur Parmentier" w:date="2020-06-07T15:23:00Z">
        <w:r w:rsidR="00773982" w:rsidRPr="007C437A">
          <w:t xml:space="preserve"> We will see that </w:t>
        </w:r>
      </w:ins>
      <w:ins w:id="894" w:author="Arthur Parmentier" w:date="2020-06-07T15:24:00Z">
        <w:r w:rsidR="00773982" w:rsidRPr="007C437A">
          <w:t xml:space="preserve">the definition of a </w:t>
        </w:r>
      </w:ins>
      <w:ins w:id="895" w:author="Arthur Parmentier" w:date="2020-06-07T15:23:00Z">
        <w:r w:rsidR="00773982" w:rsidRPr="007C437A">
          <w:t xml:space="preserve">“mistake” </w:t>
        </w:r>
      </w:ins>
      <w:ins w:id="896" w:author="Arthur Parmentier" w:date="2020-06-07T15:24:00Z">
        <w:r w:rsidR="00773982" w:rsidRPr="007C437A">
          <w:t xml:space="preserve">is </w:t>
        </w:r>
      </w:ins>
      <w:ins w:id="897" w:author="Arthur Parmentier" w:date="2020-06-07T15:25:00Z">
        <w:r w:rsidR="00B2140E" w:rsidRPr="007C437A">
          <w:t>conventional,</w:t>
        </w:r>
      </w:ins>
      <w:ins w:id="898" w:author="Arthur Parmentier" w:date="2020-06-07T15:24:00Z">
        <w:r w:rsidR="00773982" w:rsidRPr="007C437A">
          <w:t xml:space="preserve"> and we will discuss the role of conventions as meta-structures of SP in a next sec</w:t>
        </w:r>
      </w:ins>
      <w:ins w:id="899" w:author="Arthur Parmentier" w:date="2020-06-07T15:25:00Z">
        <w:r w:rsidR="00773982" w:rsidRPr="007C437A">
          <w:t>tion.</w:t>
        </w:r>
        <w:r w:rsidR="00B2140E" w:rsidRPr="007C437A">
          <w:t xml:space="preserve"> </w:t>
        </w:r>
      </w:ins>
      <w:ins w:id="900" w:author="Arthur Parmentier" w:date="2020-06-10T18:55:00Z">
        <w:r w:rsidR="00506437">
          <w:t>A</w:t>
        </w:r>
      </w:ins>
      <w:ins w:id="901" w:author="Arthur Parmentier" w:date="2020-06-07T15:25:00Z">
        <w:r w:rsidR="00B2140E" w:rsidRPr="007C437A">
          <w:t xml:space="preserve">t this point, it is important to </w:t>
        </w:r>
      </w:ins>
      <w:ins w:id="902" w:author="Arthur Parmentier" w:date="2020-06-07T17:46:00Z">
        <w:r w:rsidR="009C1516">
          <w:t>point out</w:t>
        </w:r>
      </w:ins>
      <w:ins w:id="903" w:author="Arthur Parmentier" w:date="2020-06-07T15:25:00Z">
        <w:r w:rsidR="00B2140E" w:rsidRPr="007C437A">
          <w:t xml:space="preserve"> that languages evolve from mistakes and that a different judgement is </w:t>
        </w:r>
      </w:ins>
      <w:ins w:id="904" w:author="Arthur Parmentier" w:date="2020-06-07T15:26:00Z">
        <w:r w:rsidR="00C5542B" w:rsidRPr="007C437A">
          <w:t>applied</w:t>
        </w:r>
      </w:ins>
      <w:ins w:id="905" w:author="Arthur Parmentier" w:date="2020-06-07T15:25:00Z">
        <w:r w:rsidR="00B2140E" w:rsidRPr="007C437A">
          <w:t xml:space="preserve"> in SP depending on whether the mistake is on the side of the</w:t>
        </w:r>
      </w:ins>
      <w:ins w:id="906" w:author="Arthur Parmentier" w:date="2020-06-07T15:26:00Z">
        <w:r w:rsidR="00B2140E" w:rsidRPr="007C437A">
          <w:t xml:space="preserve"> soundpainter or the performer (as interpreter).</w:t>
        </w:r>
      </w:ins>
    </w:p>
    <w:p w:rsidR="008538C8" w:rsidRDefault="008538C8">
      <w:pPr>
        <w:rPr>
          <w:ins w:id="907" w:author="Arthur Parmentier" w:date="2020-06-09T19:25:00Z"/>
        </w:rPr>
      </w:pPr>
      <w:ins w:id="908" w:author="Arthur Parmentier" w:date="2020-06-07T18:55:00Z">
        <w:r>
          <w:t>Soundpainting is presented by Thompson as “the universal multidisciplinary live composing sign language for musicians, actors, dancers, and visual Artists” language</w:t>
        </w:r>
      </w:ins>
      <w:customXmlInsRangeStart w:id="909" w:author="Arthur Parmentier" w:date="2020-06-10T18:57:00Z"/>
      <w:sdt>
        <w:sdtPr>
          <w:id w:val="-1640874701"/>
          <w:citation/>
        </w:sdtPr>
        <w:sdtContent>
          <w:customXmlInsRangeEnd w:id="909"/>
          <w:ins w:id="910" w:author="Arthur Parmentier" w:date="2020-06-10T18:57:00Z">
            <w:r w:rsidR="007606B0">
              <w:fldChar w:fldCharType="begin"/>
            </w:r>
            <w:r w:rsidR="007606B0" w:rsidRPr="007606B0">
              <w:rPr>
                <w:rPrChange w:id="911"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912" w:author="Arthur Parmentier" w:date="2020-06-10T18:57:00Z">
            <w:r w:rsidR="007606B0">
              <w:fldChar w:fldCharType="end"/>
            </w:r>
          </w:ins>
          <w:customXmlInsRangeStart w:id="913" w:author="Arthur Parmentier" w:date="2020-06-10T18:57:00Z"/>
        </w:sdtContent>
      </w:sdt>
      <w:customXmlInsRangeEnd w:id="913"/>
      <w:ins w:id="914" w:author="Arthur Parmentier" w:date="2020-06-10T18:57:00Z">
        <w:r w:rsidR="007606B0">
          <w:t>.</w:t>
        </w:r>
      </w:ins>
      <w:ins w:id="915" w:author="Arthur Parmentier" w:date="2020-06-07T18:55:00Z">
        <w:r>
          <w:t xml:space="preserve"> </w:t>
        </w:r>
      </w:ins>
      <w:ins w:id="916" w:author="Arthur Parmentier" w:date="2020-06-07T18:56:00Z">
        <w:r>
          <w:t xml:space="preserve">One may question whether SP is indeed universal and unique. We will </w:t>
        </w:r>
      </w:ins>
      <w:ins w:id="917" w:author="Arthur Parmentier" w:date="2020-06-07T18:57:00Z">
        <w:r>
          <w:t>see</w:t>
        </w:r>
        <w:r w:rsidR="00EC6EF9">
          <w:t xml:space="preserve"> in a nex</w:t>
        </w:r>
      </w:ins>
      <w:ins w:id="918" w:author="Arthur Parmentier" w:date="2020-06-07T18:58:00Z">
        <w:r w:rsidR="00EC6EF9">
          <w:t>t section</w:t>
        </w:r>
      </w:ins>
      <w:ins w:id="919" w:author="Arthur Parmentier" w:date="2020-06-07T18:57:00Z">
        <w:r>
          <w:t xml:space="preserve"> that they are other sign languages in history that have multiple similarities with SP.</w:t>
        </w:r>
      </w:ins>
    </w:p>
    <w:p w:rsidR="004B1C9F" w:rsidRPr="007C437A" w:rsidRDefault="004B1C9F">
      <w:pPr>
        <w:rPr>
          <w:ins w:id="920" w:author="Arthur Parmentier" w:date="2020-06-06T17:02:00Z"/>
        </w:rPr>
      </w:pPr>
      <w:ins w:id="921"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922" w:author="Arthur Parmentier" w:date="2020-06-07T18:06:00Z"/>
        </w:rPr>
        <w:pPrChange w:id="923" w:author="Arthur Parmentier" w:date="2020-06-10T16:26:00Z">
          <w:pPr>
            <w:pStyle w:val="Titre3"/>
          </w:pPr>
        </w:pPrChange>
      </w:pPr>
      <w:bookmarkStart w:id="924" w:name="_Ref42523320"/>
      <w:ins w:id="925" w:author="Arthur Parmentier" w:date="2020-06-07T18:06:00Z">
        <w:r>
          <w:t>The revisited orchestra</w:t>
        </w:r>
      </w:ins>
      <w:bookmarkEnd w:id="924"/>
      <w:ins w:id="926" w:author="Arthur Parmentier" w:date="2020-06-10T16:41:00Z">
        <w:r w:rsidR="005C3D64">
          <w:t>s</w:t>
        </w:r>
      </w:ins>
    </w:p>
    <w:p w:rsidR="00654D43" w:rsidRDefault="007150A7">
      <w:pPr>
        <w:rPr>
          <w:ins w:id="927" w:author="Arthur Parmentier" w:date="2020-06-07T19:59:00Z"/>
        </w:rPr>
      </w:pPr>
      <w:ins w:id="928" w:author="Arthur Parmentier" w:date="2020-06-07T18:08:00Z">
        <w:r>
          <w:t xml:space="preserve">While </w:t>
        </w:r>
      </w:ins>
      <w:ins w:id="929" w:author="Arthur Parmentier" w:date="2020-06-07T18:09:00Z">
        <w:r>
          <w:t>SP has developed around</w:t>
        </w:r>
        <w:r w:rsidR="0098222C">
          <w:t xml:space="preserve"> </w:t>
        </w:r>
      </w:ins>
      <w:ins w:id="930" w:author="Arthur Parmentier" w:date="2020-06-07T18:10:00Z">
        <w:r w:rsidR="0098222C">
          <w:t xml:space="preserve">a prototypical configuration involving a composer and an orchestra of performers, </w:t>
        </w:r>
      </w:ins>
      <w:ins w:id="931" w:author="Arthur Parmentier" w:date="2020-06-07T18:06:00Z">
        <w:r>
          <w:t>research</w:t>
        </w:r>
        <w:r>
          <w:rPr>
            <w:vertAlign w:val="superscript"/>
          </w:rPr>
          <w:footnoteReference w:id="3"/>
        </w:r>
        <w:r>
          <w:rPr>
            <w:color w:val="FF0000"/>
          </w:rPr>
          <w:t xml:space="preserve"> </w:t>
        </w:r>
        <w:r>
          <w:t xml:space="preserve">in soundpainting and performance has shown the potential of using </w:t>
        </w:r>
      </w:ins>
      <w:ins w:id="964" w:author="Arthur Parmentier" w:date="2020-06-07T18:11:00Z">
        <w:r w:rsidR="0098222C">
          <w:t xml:space="preserve">the language </w:t>
        </w:r>
      </w:ins>
      <w:ins w:id="965" w:author="Arthur Parmentier" w:date="2020-06-07T18:06:00Z">
        <w:r>
          <w:t xml:space="preserve">not only for a frontal performance linking a composer and performers but as a communication and synthesis language </w:t>
        </w:r>
      </w:ins>
      <w:ins w:id="966" w:author="Arthur Parmentier" w:date="2020-06-07T18:11:00Z">
        <w:r w:rsidR="0098222C" w:rsidRPr="0098222C">
          <w:rPr>
            <w:color w:val="0000FF"/>
            <w:rPrChange w:id="967" w:author="Arthur Parmentier" w:date="2020-06-07T18:11:00Z">
              <w:rPr>
                <w:color w:val="0000FF"/>
                <w:u w:val="single"/>
              </w:rPr>
            </w:rPrChange>
          </w:rPr>
          <w:t>between the performers themselves</w:t>
        </w:r>
      </w:ins>
      <w:ins w:id="968" w:author="Arthur Parmentier" w:date="2020-06-07T18:15:00Z">
        <w:r w:rsidR="00E80BBA">
          <w:t xml:space="preserve"> and as a </w:t>
        </w:r>
      </w:ins>
      <w:ins w:id="969" w:author="Arthur Parmentier" w:date="2020-06-07T18:16:00Z">
        <w:r w:rsidR="00E80BBA">
          <w:t>interacting language with the public.</w:t>
        </w:r>
      </w:ins>
      <w:ins w:id="970" w:author="Arthur Parmentier" w:date="2020-06-07T18:39:00Z">
        <w:r w:rsidR="004844B0">
          <w:br/>
        </w:r>
      </w:ins>
      <w:ins w:id="971" w:author="Arthur Parmentier" w:date="2020-06-07T18:40:00Z">
        <w:r w:rsidR="004844B0">
          <w:t xml:space="preserve">Thompson himself speaks about the </w:t>
        </w:r>
      </w:ins>
      <w:ins w:id="972" w:author="Arthur Parmentier" w:date="2020-06-07T18:41:00Z">
        <w:r w:rsidR="004844B0">
          <w:t xml:space="preserve">creation of </w:t>
        </w:r>
      </w:ins>
      <w:ins w:id="973" w:author="Arthur Parmentier" w:date="2020-06-07T18:40:00Z">
        <w:r w:rsidR="004844B0">
          <w:t>“one</w:t>
        </w:r>
      </w:ins>
      <w:ins w:id="974" w:author="Arthur Parmentier" w:date="2020-06-07T18:41:00Z">
        <w:r w:rsidR="004844B0">
          <w:t xml:space="preserve"> handed signs” in SP as</w:t>
        </w:r>
        <w:r w:rsidR="00076BC8">
          <w:t xml:space="preserve"> the transformation of the language in response to his n</w:t>
        </w:r>
      </w:ins>
      <w:ins w:id="975" w:author="Arthur Parmentier" w:date="2020-06-07T18:42:00Z">
        <w:r w:rsidR="00076BC8">
          <w:t xml:space="preserve">eed </w:t>
        </w:r>
      </w:ins>
      <w:ins w:id="976" w:author="Arthur Parmentier" w:date="2020-06-07T18:43:00Z">
        <w:r w:rsidR="00420D72">
          <w:t>soundpaint</w:t>
        </w:r>
      </w:ins>
      <w:ins w:id="977" w:author="Arthur Parmentier" w:date="2020-06-07T18:42:00Z">
        <w:r w:rsidR="00076BC8">
          <w:t xml:space="preserve"> while performing, so that he could continue to play while communicate with other performers </w:t>
        </w:r>
      </w:ins>
      <w:ins w:id="978" w:author="Arthur Parmentier" w:date="2020-06-07T18:43:00Z">
        <w:r w:rsidR="00076BC8">
          <w:t>using SP signs.</w:t>
        </w:r>
      </w:ins>
      <w:ins w:id="979" w:author="Arthur Parmentier" w:date="2020-06-07T18:39:00Z">
        <w:r w:rsidR="004844B0">
          <w:br/>
        </w:r>
        <w:r w:rsidR="00AA60AB">
          <w:t xml:space="preserve">In </w:t>
        </w:r>
      </w:ins>
      <w:ins w:id="980" w:author="Arthur Parmentier" w:date="2020-06-07T18:46:00Z">
        <w:r w:rsidR="00F935A9">
          <w:t>each</w:t>
        </w:r>
      </w:ins>
      <w:ins w:id="981" w:author="Arthur Parmentier" w:date="2020-06-07T18:39:00Z">
        <w:r w:rsidR="00AA60AB">
          <w:t xml:space="preserve"> case</w:t>
        </w:r>
      </w:ins>
      <w:ins w:id="982" w:author="Arthur Parmentier" w:date="2020-06-07T18:46:00Z">
        <w:r w:rsidR="00F935A9">
          <w:t>,</w:t>
        </w:r>
      </w:ins>
      <w:ins w:id="983" w:author="Arthur Parmentier" w:date="2020-06-07T18:39:00Z">
        <w:r w:rsidR="00AA60AB">
          <w:t xml:space="preserve"> t</w:t>
        </w:r>
      </w:ins>
      <w:ins w:id="984" w:author="Arthur Parmentier" w:date="2020-06-07T18:16:00Z">
        <w:r w:rsidR="00BC086B">
          <w:t>he traditional frontiers between the</w:t>
        </w:r>
      </w:ins>
      <w:ins w:id="985" w:author="Arthur Parmentier" w:date="2020-06-07T18:17:00Z">
        <w:r w:rsidR="00BC086B">
          <w:t xml:space="preserve"> soundpainter as a composer and the performers as the orchestra </w:t>
        </w:r>
      </w:ins>
      <w:ins w:id="986" w:author="Arthur Parmentier" w:date="2020-06-07T18:39:00Z">
        <w:r w:rsidR="00AA60AB">
          <w:t>are</w:t>
        </w:r>
      </w:ins>
      <w:ins w:id="987" w:author="Arthur Parmentier" w:date="2020-06-07T18:17:00Z">
        <w:r w:rsidR="00BC086B">
          <w:t xml:space="preserve"> blurry and sometimes irrelevant to describe I what I will conceptualize in fu</w:t>
        </w:r>
      </w:ins>
      <w:ins w:id="988" w:author="Arthur Parmentier" w:date="2020-06-07T18:18:00Z">
        <w:r w:rsidR="00BC086B">
          <w:t>rther sections as different configurations of SP.</w:t>
        </w:r>
      </w:ins>
    </w:p>
    <w:p w:rsidR="007150A7" w:rsidRPr="007150A7" w:rsidDel="00654D43" w:rsidRDefault="007150A7">
      <w:pPr>
        <w:rPr>
          <w:del w:id="989" w:author="Arthur Parmentier" w:date="2020-06-07T19:59:00Z"/>
        </w:rPr>
      </w:pPr>
    </w:p>
    <w:p w:rsidR="00A7011E" w:rsidRPr="007C437A" w:rsidDel="00654D43" w:rsidRDefault="00A7011E" w:rsidP="00E6654A">
      <w:pPr>
        <w:rPr>
          <w:del w:id="990" w:author="Arthur Parmentier" w:date="2020-06-07T19:59:00Z"/>
        </w:rPr>
      </w:pPr>
      <w:del w:id="991" w:author="Arthur Parmentier" w:date="2020-06-07T19:59:00Z">
        <w:r w:rsidRPr="007C437A" w:rsidDel="00654D43">
          <w:delText>Modern societies: to what extent can the SP concepts of performance, content, parameters, identifiers… apply to non-modern groups?</w:delText>
        </w:r>
      </w:del>
    </w:p>
    <w:p w:rsidR="00010FF3" w:rsidRPr="007C437A" w:rsidDel="00586554" w:rsidRDefault="00462E61" w:rsidP="00E6654A">
      <w:pPr>
        <w:rPr>
          <w:del w:id="992" w:author="Arthur Parmentier" w:date="2020-06-10T16:41:00Z"/>
        </w:rPr>
      </w:pPr>
      <w:del w:id="993" w:author="Arthur Parmentier" w:date="2020-06-10T16:41:00Z">
        <w:r w:rsidRPr="007C437A" w:rsidDel="00586554">
          <w:delText>Transition: culture to concepts</w:delText>
        </w:r>
      </w:del>
    </w:p>
    <w:p w:rsidR="001D5E7F" w:rsidRPr="007C437A" w:rsidDel="00586554" w:rsidRDefault="001D5E7F" w:rsidP="00E6654A">
      <w:pPr>
        <w:rPr>
          <w:del w:id="994" w:author="Arthur Parmentier" w:date="2020-06-10T16:41:00Z"/>
        </w:rPr>
      </w:pPr>
    </w:p>
    <w:p w:rsidR="001D5E7F" w:rsidRPr="007C437A" w:rsidDel="00EF7368" w:rsidRDefault="001D5E7F" w:rsidP="00E6654A">
      <w:pPr>
        <w:rPr>
          <w:del w:id="995" w:author="Arthur Parmentier" w:date="2020-06-07T19:54:00Z"/>
        </w:rPr>
      </w:pPr>
    </w:p>
    <w:p w:rsidR="00A938B2" w:rsidRPr="007C437A" w:rsidDel="00586554" w:rsidRDefault="001D5E7F" w:rsidP="00E6654A">
      <w:pPr>
        <w:rPr>
          <w:del w:id="996" w:author="Arthur Parmentier" w:date="2020-06-10T16:41:00Z"/>
        </w:rPr>
      </w:pPr>
      <w:del w:id="997"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p>
    <w:p w:rsidR="000027F3" w:rsidRPr="007C437A" w:rsidDel="00586554" w:rsidRDefault="000027F3" w:rsidP="00E6654A">
      <w:pPr>
        <w:rPr>
          <w:del w:id="998" w:author="Arthur Parmentier" w:date="2020-06-10T16:41:00Z"/>
        </w:rPr>
      </w:pPr>
    </w:p>
    <w:p w:rsidR="00960BA6" w:rsidRDefault="00960BA6">
      <w:pPr>
        <w:pStyle w:val="Titre2"/>
        <w:rPr>
          <w:ins w:id="999" w:author="Arthur Parmentier" w:date="2020-06-07T19:54:00Z"/>
        </w:rPr>
        <w:pPrChange w:id="1000" w:author="Arthur Parmentier" w:date="2020-06-10T16:26:00Z">
          <w:pPr>
            <w:pStyle w:val="Titre1"/>
          </w:pPr>
        </w:pPrChange>
      </w:pPr>
      <w:bookmarkStart w:id="1001" w:name="_Toc40025943"/>
      <w:bookmarkStart w:id="1002" w:name="_Toc42698917"/>
      <w:bookmarkStart w:id="1003" w:name="_Toc40025934"/>
      <w:r w:rsidRPr="007C437A">
        <w:t xml:space="preserve">Historical and theoretical </w:t>
      </w:r>
      <w:ins w:id="1004" w:author="Arthur Parmentier" w:date="2020-06-11T11:53:00Z">
        <w:r w:rsidR="00FC0B51">
          <w:t>introduction</w:t>
        </w:r>
      </w:ins>
      <w:del w:id="1005" w:author="Arthur Parmentier" w:date="2020-06-11T11:53:00Z">
        <w:r w:rsidRPr="007C437A" w:rsidDel="00FC0B51">
          <w:delText>context</w:delText>
        </w:r>
      </w:del>
      <w:bookmarkEnd w:id="1001"/>
      <w:bookmarkEnd w:id="1002"/>
    </w:p>
    <w:p w:rsidR="00EF7368" w:rsidRDefault="00EF7368">
      <w:pPr>
        <w:rPr>
          <w:ins w:id="1006" w:author="Arthur Parmentier" w:date="2020-06-07T19:58:00Z"/>
        </w:rPr>
      </w:pPr>
      <w:ins w:id="1007" w:author="Arthur Parmentier" w:date="2020-06-07T19:55:00Z">
        <w:r>
          <w:t>To better understand the adoption of SP in the West</w:t>
        </w:r>
      </w:ins>
      <w:ins w:id="1008" w:author="Arthur Parmentier" w:date="2020-06-07T19:56:00Z">
        <w:r>
          <w:t xml:space="preserve">ern culture and the conceptual systems that it is based on, we will discuss some </w:t>
        </w:r>
      </w:ins>
      <w:ins w:id="1009" w:author="Arthur Parmentier" w:date="2020-06-07T19:57:00Z">
        <w:r>
          <w:t>historical and theoretical elements of context that relates to the notion of sign language, real time composition and the use of sig</w:t>
        </w:r>
      </w:ins>
      <w:ins w:id="1010" w:author="Arthur Parmentier" w:date="2020-06-07T19:58:00Z">
        <w:r>
          <w:t>ns for conducting in music and arts.</w:t>
        </w:r>
      </w:ins>
    </w:p>
    <w:p w:rsidR="00E71A4E" w:rsidRPr="00EF7368" w:rsidDel="006D5BBB" w:rsidRDefault="00E71A4E">
      <w:pPr>
        <w:rPr>
          <w:del w:id="1011" w:author="Arthur Parmentier" w:date="2020-06-07T21:11:00Z"/>
          <w:rPrChange w:id="1012" w:author="Arthur Parmentier" w:date="2020-06-07T19:54:00Z">
            <w:rPr>
              <w:del w:id="1013" w:author="Arthur Parmentier" w:date="2020-06-07T21:11:00Z"/>
            </w:rPr>
          </w:rPrChange>
        </w:rPr>
        <w:pPrChange w:id="1014" w:author="Arthur Parmentier" w:date="2020-06-10T16:26:00Z">
          <w:pPr>
            <w:pStyle w:val="Titre1"/>
          </w:pPr>
        </w:pPrChange>
      </w:pPr>
      <w:ins w:id="1015" w:author="Arthur Parmentier" w:date="2020-06-07T19:58:00Z">
        <w:r>
          <w:t>These notions will also bring important theoretical concepts that I will use to analyze some mechanisms of SP</w:t>
        </w:r>
      </w:ins>
      <w:ins w:id="1016" w:author="Arthur Parmentier" w:date="2020-06-07T19:59:00Z">
        <w:r w:rsidR="008155A6">
          <w:t xml:space="preserve"> in </w:t>
        </w:r>
        <w:r w:rsidR="002376CA">
          <w:t>linguistic terms.</w:t>
        </w:r>
      </w:ins>
    </w:p>
    <w:p w:rsidR="006D5BBB" w:rsidRDefault="006D5BBB">
      <w:pPr>
        <w:rPr>
          <w:ins w:id="1017" w:author="Arthur Parmentier" w:date="2020-06-07T21:11:00Z"/>
        </w:rPr>
        <w:pPrChange w:id="1018" w:author="Arthur Parmentier" w:date="2020-06-10T16:26:00Z">
          <w:pPr>
            <w:pStyle w:val="Titre2"/>
          </w:pPr>
        </w:pPrChange>
      </w:pPr>
      <w:bookmarkStart w:id="1019" w:name="_Toc40025944"/>
      <w:bookmarkEnd w:id="1019"/>
    </w:p>
    <w:p w:rsidR="006D5BBB" w:rsidRDefault="006D5BBB">
      <w:pPr>
        <w:pStyle w:val="Titre3"/>
        <w:rPr>
          <w:ins w:id="1020" w:author="Arthur Parmentier" w:date="2020-06-07T21:11:00Z"/>
        </w:rPr>
        <w:pPrChange w:id="1021" w:author="Arthur Parmentier" w:date="2020-06-10T16:26:00Z">
          <w:pPr>
            <w:pStyle w:val="Titre2"/>
            <w:numPr>
              <w:numId w:val="42"/>
            </w:numPr>
          </w:pPr>
        </w:pPrChange>
      </w:pPr>
      <w:bookmarkStart w:id="1022" w:name="_Toc42698918"/>
      <w:ins w:id="1023" w:author="Arthur Parmentier" w:date="2020-06-07T21:11:00Z">
        <w:r>
          <w:t>Signs and l</w:t>
        </w:r>
        <w:r w:rsidRPr="007C437A">
          <w:t>inguistics</w:t>
        </w:r>
        <w:bookmarkEnd w:id="1022"/>
      </w:ins>
    </w:p>
    <w:p w:rsidR="006D5BBB" w:rsidRDefault="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pPr>
        <w:pStyle w:val="Titre4"/>
        <w:rPr>
          <w:ins w:id="1027" w:author="Arthur Parmentier" w:date="2020-06-07T21:35:00Z"/>
        </w:rPr>
        <w:pPrChange w:id="1028" w:author="Arthur Parmentier" w:date="2020-06-10T16:26:00Z">
          <w:pPr>
            <w:pStyle w:val="Titre3"/>
          </w:pPr>
        </w:pPrChange>
      </w:pPr>
      <w:ins w:id="1029" w:author="Arthur Parmentier" w:date="2020-06-07T21:12:00Z">
        <w:r>
          <w:t>Theories of signs</w:t>
        </w:r>
      </w:ins>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10T16:26: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ins>
      <w:ins w:id="1039" w:author="Arthur Parmentier" w:date="2020-06-10T18:58:00Z">
        <w:r w:rsidR="00144695">
          <w:t xml:space="preserve"> </w:t>
        </w:r>
      </w:ins>
      <w:customXmlInsRangeStart w:id="1040" w:author="Arthur Parmentier" w:date="2020-06-10T19:00:00Z"/>
      <w:sdt>
        <w:sdtPr>
          <w:id w:val="-1596938263"/>
          <w:citation/>
        </w:sdtPr>
        <w:sdtContent>
          <w:customXmlInsRangeEnd w:id="1040"/>
          <w:ins w:id="1041" w:author="Arthur Parmentier" w:date="2020-06-10T19:00:00Z">
            <w:r w:rsidR="00144695">
              <w:fldChar w:fldCharType="begin"/>
            </w:r>
            <w:r w:rsidR="00144695" w:rsidRPr="00144695">
              <w:rPr>
                <w:rPrChange w:id="1042"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43" w:author="Arthur Parmentier" w:date="2020-06-10T19:00:00Z">
            <w:r w:rsidR="00144695">
              <w:fldChar w:fldCharType="end"/>
            </w:r>
          </w:ins>
          <w:customXmlInsRangeStart w:id="1044" w:author="Arthur Parmentier" w:date="2020-06-10T19:00:00Z"/>
        </w:sdtContent>
      </w:sdt>
      <w:customXmlInsRangeEnd w:id="1044"/>
      <w:ins w:id="1045" w:author="Arthur Parmentier" w:date="2020-06-07T21:37:00Z">
        <w:r>
          <w:t>.</w:t>
        </w:r>
        <w:r w:rsidR="00613706">
          <w:t xml:space="preserve"> </w:t>
        </w:r>
      </w:ins>
      <w:ins w:id="1046" w:author="Arthur Parmentier" w:date="2020-06-07T21:38:00Z">
        <w:r w:rsidR="00613706">
          <w:t>I would like to introduce a few theories on signs that will help us understanding the processes of SP.</w:t>
        </w:r>
      </w:ins>
    </w:p>
    <w:p w:rsidR="004A28AB" w:rsidRDefault="004A28AB">
      <w:pPr>
        <w:pStyle w:val="Titre5"/>
        <w:rPr>
          <w:ins w:id="1047" w:author="Arthur Parmentier" w:date="2020-06-07T21:13:00Z"/>
        </w:rPr>
        <w:pPrChange w:id="1048" w:author="Arthur Parmentier" w:date="2020-06-10T16:26:00Z">
          <w:pPr>
            <w:pStyle w:val="Titre4"/>
          </w:pPr>
        </w:pPrChange>
      </w:pPr>
      <w:ins w:id="1049" w:author="Arthur Parmentier" w:date="2020-06-07T21:13:00Z">
        <w:r w:rsidRPr="004A28AB">
          <w:t xml:space="preserve">De Saussure </w:t>
        </w:r>
      </w:ins>
      <w:ins w:id="1050" w:author="Arthur Parmentier" w:date="2020-06-07T21:16:00Z">
        <w:r w:rsidR="00AD4404">
          <w:t>signified and signifier</w:t>
        </w:r>
      </w:ins>
    </w:p>
    <w:p w:rsidR="004A28AB" w:rsidRDefault="004A28AB">
      <w:pPr>
        <w:rPr>
          <w:ins w:id="1051" w:author="Arthur Parmentier" w:date="2020-06-07T21:14:00Z"/>
        </w:rPr>
      </w:pPr>
      <w:ins w:id="1052" w:author="Arthur Parmentier" w:date="2020-06-07T21:14:00Z">
        <w:r>
          <w:t>Due to his theories on the structure of language, the Swiss linguist, Ferdinand de Saussure  (1857-1913)  is often known as the founder of modern linguistics</w:t>
        </w:r>
      </w:ins>
      <w:ins w:id="1053" w:author="Arthur Parmentier" w:date="2020-06-10T19:01:00Z">
        <w:r w:rsidR="00144695">
          <w:t xml:space="preserve"> </w:t>
        </w:r>
      </w:ins>
      <w:customXmlInsRangeStart w:id="1054" w:author="Arthur Parmentier" w:date="2020-06-10T19:02:00Z"/>
      <w:sdt>
        <w:sdtPr>
          <w:id w:val="565002710"/>
          <w:citation/>
        </w:sdtPr>
        <w:sdtContent>
          <w:customXmlInsRangeEnd w:id="1054"/>
          <w:ins w:id="1055" w:author="Arthur Parmentier" w:date="2020-06-10T19:02:00Z">
            <w:r w:rsidR="00144695">
              <w:fldChar w:fldCharType="begin"/>
            </w:r>
          </w:ins>
          <w:ins w:id="1056" w:author="Arthur Parmentier" w:date="2020-06-10T19:03:00Z">
            <w:r w:rsidR="00144695">
              <w:instrText xml:space="preserve">CITATION Dec \l 1036 </w:instrText>
            </w:r>
          </w:ins>
          <w:r w:rsidR="00144695">
            <w:fldChar w:fldCharType="separate"/>
          </w:r>
          <w:r w:rsidR="00304C55">
            <w:rPr>
              <w:noProof/>
            </w:rPr>
            <w:t>(DecodingScience, s.d.)</w:t>
          </w:r>
          <w:ins w:id="1057" w:author="Arthur Parmentier" w:date="2020-06-10T19:02:00Z">
            <w:r w:rsidR="00144695">
              <w:fldChar w:fldCharType="end"/>
            </w:r>
          </w:ins>
          <w:customXmlInsRangeStart w:id="1058" w:author="Arthur Parmentier" w:date="2020-06-10T19:02:00Z"/>
        </w:sdtContent>
      </w:sdt>
      <w:customXmlInsRangeEnd w:id="1058"/>
      <w:ins w:id="1059" w:author="Arthur Parmentier" w:date="2020-06-07T21:14:00Z">
        <w:r>
          <w:t>.</w:t>
        </w:r>
      </w:ins>
    </w:p>
    <w:p w:rsidR="00AD4404" w:rsidRDefault="00AD4404">
      <w:pPr>
        <w:rPr>
          <w:ins w:id="1060" w:author="Arthur Parmentier" w:date="2020-06-07T21:15:00Z"/>
        </w:rPr>
      </w:pPr>
      <w:ins w:id="1061" w:author="Arthur Parmentier" w:date="2020-06-07T21:14:00Z">
        <w:r>
          <w:t xml:space="preserve">The main </w:t>
        </w:r>
      </w:ins>
      <w:ins w:id="1062" w:author="Arthur Parmentier" w:date="2020-06-07T21:15:00Z">
        <w:r>
          <w:t>idea brought by De Saussure is that a sign is made of two components</w:t>
        </w:r>
      </w:ins>
      <w:ins w:id="1063" w:author="Arthur Parmentier" w:date="2020-06-07T21:39:00Z">
        <w:r w:rsidR="00FB3C33">
          <w:t xml:space="preserve"> (the so-called “egg model”)</w:t>
        </w:r>
      </w:ins>
      <w:ins w:id="1064" w:author="Arthur Parmentier" w:date="2020-06-07T21:15:00Z">
        <w:r>
          <w:t>:</w:t>
        </w:r>
      </w:ins>
    </w:p>
    <w:p w:rsidR="00AD4404" w:rsidRDefault="00AD4404">
      <w:pPr>
        <w:pStyle w:val="Paragraphedeliste"/>
        <w:numPr>
          <w:ilvl w:val="0"/>
          <w:numId w:val="43"/>
        </w:numPr>
        <w:rPr>
          <w:ins w:id="1065" w:author="Arthur Parmentier" w:date="2020-06-07T21:15:00Z"/>
        </w:rPr>
      </w:pPr>
      <w:ins w:id="1066" w:author="Arthur Parmentier" w:date="2020-06-07T21:15:00Z">
        <w:r>
          <w:t>A signified, which is the concept or meaning part of the sign</w:t>
        </w:r>
      </w:ins>
      <w:ins w:id="1067" w:author="Arthur Parmentier" w:date="2020-06-07T21:18:00Z">
        <w:r w:rsidR="005E0152">
          <w:t xml:space="preserve"> (the sign’s “content”)</w:t>
        </w:r>
      </w:ins>
    </w:p>
    <w:p w:rsidR="00AD4404" w:rsidRDefault="00AD4404">
      <w:pPr>
        <w:pStyle w:val="Paragraphedeliste"/>
        <w:numPr>
          <w:ilvl w:val="0"/>
          <w:numId w:val="43"/>
        </w:numPr>
        <w:rPr>
          <w:ins w:id="1068" w:author="Arthur Parmentier" w:date="2020-06-07T21:17:00Z"/>
        </w:rPr>
      </w:pPr>
      <w:ins w:id="1069" w:author="Arthur Parmentier" w:date="2020-06-07T21:16:00Z">
        <w:r>
          <w:t>A signifier that represents the signified</w:t>
        </w:r>
      </w:ins>
      <w:ins w:id="1070" w:author="Arthur Parmentier" w:date="2020-06-07T21:18:00Z">
        <w:r w:rsidR="005E0152">
          <w:t xml:space="preserve"> (the sign’s “body”)</w:t>
        </w:r>
      </w:ins>
    </w:p>
    <w:p w:rsidR="005E0152" w:rsidRDefault="005E0152">
      <w:pPr>
        <w:rPr>
          <w:ins w:id="1071" w:author="Arthur Parmentier" w:date="2020-06-07T21:20:00Z"/>
        </w:rPr>
      </w:pPr>
      <w:ins w:id="1072" w:author="Arthur Parmentier" w:date="2020-06-07T21:17:00Z">
        <w:r>
          <w:t xml:space="preserve">Moreover, </w:t>
        </w:r>
      </w:ins>
      <w:ins w:id="1073" w:author="Arthur Parmentier" w:date="2020-06-07T21:22:00Z">
        <w:r w:rsidR="005F301D">
          <w:t xml:space="preserve">he claims that </w:t>
        </w:r>
      </w:ins>
      <w:ins w:id="1074" w:author="Arthur Parmentier" w:date="2020-06-07T21:17:00Z">
        <w:r>
          <w:t xml:space="preserve">the relation between the signifier and </w:t>
        </w:r>
      </w:ins>
      <w:ins w:id="1075" w:author="Arthur Parmentier" w:date="2020-06-07T21:19:00Z">
        <w:r w:rsidR="005F301D">
          <w:t>signified is conventional and arbitrary (it could be something else).</w:t>
        </w:r>
      </w:ins>
    </w:p>
    <w:p w:rsidR="005F301D" w:rsidRDefault="005F301D">
      <w:pPr>
        <w:pStyle w:val="Titre5"/>
        <w:rPr>
          <w:ins w:id="1076" w:author="Arthur Parmentier" w:date="2020-06-07T21:16:00Z"/>
        </w:rPr>
        <w:pPrChange w:id="1077" w:author="Arthur Parmentier" w:date="2020-06-10T16:26:00Z">
          <w:pPr>
            <w:pStyle w:val="Paragraphedeliste"/>
            <w:numPr>
              <w:numId w:val="43"/>
            </w:numPr>
            <w:ind w:hanging="360"/>
          </w:pPr>
        </w:pPrChange>
      </w:pPr>
      <w:ins w:id="1078" w:author="Arthur Parmentier" w:date="2020-06-07T21:20:00Z">
        <w:r w:rsidRPr="005F301D">
          <w:t>Charles</w:t>
        </w:r>
      </w:ins>
      <w:ins w:id="1079" w:author="Arthur Parmentier" w:date="2020-06-07T21:21:00Z">
        <w:r>
          <w:t xml:space="preserve"> </w:t>
        </w:r>
      </w:ins>
      <w:ins w:id="1080" w:author="Arthur Parmentier" w:date="2020-06-07T21:20:00Z">
        <w:r w:rsidRPr="005F301D">
          <w:t>Sanders</w:t>
        </w:r>
      </w:ins>
      <w:ins w:id="1081" w:author="Arthur Parmentier" w:date="2020-06-07T21:21:00Z">
        <w:r>
          <w:t xml:space="preserve"> </w:t>
        </w:r>
      </w:ins>
      <w:ins w:id="1082" w:author="Arthur Parmentier" w:date="2020-06-07T21:20:00Z">
        <w:r w:rsidRPr="005F301D">
          <w:t>Peirce</w:t>
        </w:r>
      </w:ins>
    </w:p>
    <w:p w:rsidR="00AD4404" w:rsidRDefault="005F301D">
      <w:pPr>
        <w:rPr>
          <w:ins w:id="1083" w:author="Arthur Parmentier" w:date="2020-06-07T21:34:00Z"/>
        </w:rPr>
      </w:pPr>
      <w:ins w:id="1084" w:author="Arthur Parmentier" w:date="2020-06-07T21:27:00Z">
        <w:r>
          <w:t xml:space="preserve">Charles Sanders Peirce </w:t>
        </w:r>
      </w:ins>
      <w:ins w:id="1085" w:author="Arthur Parmentier" w:date="2020-06-07T21:31:00Z">
        <w:r w:rsidR="00967518">
          <w:t xml:space="preserve">proposed a more complex </w:t>
        </w:r>
      </w:ins>
      <w:ins w:id="1086" w:author="Arthur Parmentier" w:date="2020-06-07T21:32:00Z">
        <w:r w:rsidR="00967518">
          <w:t>classification of theory of signs</w:t>
        </w:r>
      </w:ins>
      <w:ins w:id="1087" w:author="Arthur Parmentier" w:date="2020-06-07T21:33:00Z">
        <w:r w:rsidR="00967518">
          <w:t xml:space="preserve"> in triadic ele</w:t>
        </w:r>
      </w:ins>
      <w:ins w:id="1088" w:author="Arthur Parmentier" w:date="2020-06-07T21:34:00Z">
        <w:r w:rsidR="00967518">
          <w:t>ments</w:t>
        </w:r>
      </w:ins>
      <w:ins w:id="1089" w:author="Arthur Parmentier" w:date="2020-06-10T19:04:00Z">
        <w:r w:rsidR="005A0466">
          <w:t xml:space="preserve"> </w:t>
        </w:r>
      </w:ins>
      <w:customXmlInsRangeStart w:id="1090" w:author="Arthur Parmentier" w:date="2020-06-10T19:05:00Z"/>
      <w:sdt>
        <w:sdtPr>
          <w:id w:val="-1370377923"/>
          <w:citation/>
        </w:sdtPr>
        <w:sdtContent>
          <w:customXmlInsRangeEnd w:id="1090"/>
          <w:ins w:id="1091" w:author="Arthur Parmentier" w:date="2020-06-10T19:05:00Z">
            <w:r w:rsidR="005A0466">
              <w:fldChar w:fldCharType="begin"/>
            </w:r>
            <w:r w:rsidR="005A0466" w:rsidRPr="005A0466">
              <w:rPr>
                <w:rPrChange w:id="1092" w:author="Arthur Parmentier" w:date="2020-06-10T19:05:00Z">
                  <w:rPr>
                    <w:lang w:val="fr-FR"/>
                  </w:rPr>
                </w:rPrChange>
              </w:rPr>
              <w:instrText xml:space="preserve"> CITATION Pei03 \l 1036 </w:instrText>
            </w:r>
          </w:ins>
          <w:r w:rsidR="005A0466">
            <w:fldChar w:fldCharType="separate"/>
          </w:r>
          <w:r w:rsidR="00304C55">
            <w:rPr>
              <w:noProof/>
            </w:rPr>
            <w:t>(Peirce, 1903)</w:t>
          </w:r>
          <w:ins w:id="1093" w:author="Arthur Parmentier" w:date="2020-06-10T19:05:00Z">
            <w:r w:rsidR="005A0466">
              <w:fldChar w:fldCharType="end"/>
            </w:r>
          </w:ins>
          <w:customXmlInsRangeStart w:id="1094" w:author="Arthur Parmentier" w:date="2020-06-10T19:05:00Z"/>
        </w:sdtContent>
      </w:sdt>
      <w:customXmlInsRangeEnd w:id="1094"/>
      <w:ins w:id="1095"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96" w:author="Arthur Parmentier" w:date="2020-06-07T21:34:00Z"/>
        </w:rPr>
      </w:pPr>
      <w:ins w:id="1097" w:author="Arthur Parmentier" w:date="2020-06-07T21:34:00Z">
        <w:r>
          <w:t>Symbols</w:t>
        </w:r>
      </w:ins>
      <w:ins w:id="1098" w:author="Arthur Parmentier" w:date="2020-06-07T21:40:00Z">
        <w:r w:rsidR="00B83B38">
          <w:t xml:space="preserve">: </w:t>
        </w:r>
      </w:ins>
      <w:ins w:id="1099" w:author="Arthur Parmentier" w:date="2020-06-07T21:41:00Z">
        <w:r w:rsidR="00B83B38">
          <w:t>arbitrary</w:t>
        </w:r>
      </w:ins>
      <w:ins w:id="1100" w:author="Arthur Parmentier" w:date="2020-06-07T21:40:00Z">
        <w:r w:rsidR="00B83B38">
          <w:t xml:space="preserve"> signs that </w:t>
        </w:r>
      </w:ins>
      <w:ins w:id="1101" w:author="Arthur Parmentier" w:date="2020-06-07T21:44:00Z">
        <w:r w:rsidR="00B83B38">
          <w:t>must</w:t>
        </w:r>
      </w:ins>
      <w:ins w:id="1102" w:author="Arthur Parmentier" w:date="2020-06-07T21:40:00Z">
        <w:r w:rsidR="00B83B38">
          <w:t xml:space="preserve"> be learned</w:t>
        </w:r>
      </w:ins>
    </w:p>
    <w:p w:rsidR="00967518" w:rsidRDefault="00967518">
      <w:pPr>
        <w:pStyle w:val="Paragraphedeliste"/>
        <w:numPr>
          <w:ilvl w:val="0"/>
          <w:numId w:val="43"/>
        </w:numPr>
        <w:rPr>
          <w:ins w:id="1103" w:author="Arthur Parmentier" w:date="2020-06-07T21:34:00Z"/>
        </w:rPr>
      </w:pPr>
      <w:ins w:id="1104" w:author="Arthur Parmentier" w:date="2020-06-07T21:34:00Z">
        <w:r>
          <w:t>Icons</w:t>
        </w:r>
      </w:ins>
      <w:ins w:id="1105" w:author="Arthur Parmentier" w:date="2020-06-07T21:41:00Z">
        <w:r w:rsidR="00B83B38">
          <w:t xml:space="preserve">: </w:t>
        </w:r>
      </w:ins>
      <w:ins w:id="1106" w:author="Arthur Parmentier" w:date="2020-06-07T21:42:00Z">
        <w:r w:rsidR="00B83B38">
          <w:t xml:space="preserve">signs </w:t>
        </w:r>
      </w:ins>
      <w:ins w:id="1107"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08" w:author="Arthur Parmentier" w:date="2020-06-07T21:44:00Z"/>
        </w:rPr>
      </w:pPr>
      <w:ins w:id="1109" w:author="Arthur Parmentier" w:date="2020-06-07T21:34:00Z">
        <w:r>
          <w:t>Indices (or index)</w:t>
        </w:r>
      </w:ins>
      <w:ins w:id="1110" w:author="Arthur Parmentier" w:date="2020-06-07T21:43:00Z">
        <w:r w:rsidR="00B83B38">
          <w:t xml:space="preserve">: signs that are caused by the thing they </w:t>
        </w:r>
      </w:ins>
      <w:ins w:id="1111" w:author="Arthur Parmentier" w:date="2020-06-07T21:44:00Z">
        <w:r w:rsidR="00B83B38">
          <w:t>stand for or bear close connection between body and content</w:t>
        </w:r>
      </w:ins>
    </w:p>
    <w:p w:rsidR="00B83B38" w:rsidRPr="00B83B38" w:rsidRDefault="00B83B38">
      <w:pPr>
        <w:rPr>
          <w:ins w:id="1112" w:author="Arthur Parmentier" w:date="2020-06-07T21:11:00Z"/>
          <w:rPrChange w:id="1113" w:author="Arthur Parmentier" w:date="2020-06-07T21:44:00Z">
            <w:rPr>
              <w:ins w:id="1114" w:author="Arthur Parmentier" w:date="2020-06-07T21:11:00Z"/>
            </w:rPr>
          </w:rPrChange>
        </w:rPr>
        <w:pPrChange w:id="1115" w:author="Arthur Parmentier" w:date="2020-06-10T16:26:00Z">
          <w:pPr>
            <w:pStyle w:val="Titre2"/>
            <w:numPr>
              <w:numId w:val="42"/>
            </w:numPr>
          </w:pPr>
        </w:pPrChange>
      </w:pPr>
      <w:ins w:id="1116" w:author="Arthur Parmentier" w:date="2020-06-07T21:44:00Z">
        <w:r w:rsidRPr="00B83B38">
          <w:rPr>
            <w:rPrChange w:id="1117" w:author="Arthur Parmentier" w:date="2020-06-07T21:44:00Z">
              <w:rPr/>
            </w:rPrChange>
          </w:rPr>
          <w:t>For Peirce, t</w:t>
        </w:r>
        <w:r w:rsidRPr="00B83B38">
          <w:rPr>
            <w:rPrChange w:id="1118" w:author="Arthur Parmentier" w:date="2020-06-07T21:44:00Z">
              <w:rPr>
                <w:lang w:val="fr-FR"/>
              </w:rPr>
            </w:rPrChange>
          </w:rPr>
          <w:t xml:space="preserve">he most </w:t>
        </w:r>
      </w:ins>
      <w:ins w:id="1119" w:author="Arthur Parmentier" w:date="2020-06-07T21:45:00Z">
        <w:r w:rsidRPr="00B83B38">
          <w:rPr>
            <w:rPrChange w:id="1120" w:author="Arthur Parmentier" w:date="2020-06-07T21:44:00Z">
              <w:rPr/>
            </w:rPrChange>
          </w:rPr>
          <w:t>v</w:t>
        </w:r>
        <w:r>
          <w:t>ersatile</w:t>
        </w:r>
      </w:ins>
      <w:ins w:id="1121" w:author="Arthur Parmentier" w:date="2020-06-07T21:44:00Z">
        <w:r>
          <w:t xml:space="preserve"> signs are symbols because they can express more ab</w:t>
        </w:r>
      </w:ins>
      <w:ins w:id="1122" w:author="Arthur Parmentier" w:date="2020-06-07T21:45:00Z">
        <w:r>
          <w:t>stract and complex concepts.</w:t>
        </w:r>
      </w:ins>
    </w:p>
    <w:p w:rsidR="00E962D4" w:rsidRDefault="00FD4AA0">
      <w:pPr>
        <w:pStyle w:val="Titre4"/>
        <w:rPr>
          <w:ins w:id="1123" w:author="Arthur Parmentier" w:date="2020-06-08T11:24:00Z"/>
        </w:rPr>
        <w:pPrChange w:id="1124" w:author="Arthur Parmentier" w:date="2020-06-10T16:26:00Z">
          <w:pPr>
            <w:pStyle w:val="Titre3"/>
          </w:pPr>
        </w:pPrChange>
      </w:pPr>
      <w:ins w:id="1125" w:author="Arthur Parmentier" w:date="2020-06-08T11:24:00Z">
        <w:r>
          <w:lastRenderedPageBreak/>
          <w:t>C</w:t>
        </w:r>
      </w:ins>
      <w:ins w:id="1126" w:author="Arthur Parmentier" w:date="2020-06-08T11:11:00Z">
        <w:r w:rsidR="00E962D4">
          <w:t>ommunication</w:t>
        </w:r>
      </w:ins>
    </w:p>
    <w:p w:rsidR="00FD4AA0" w:rsidRPr="00FD4AA0" w:rsidRDefault="00F13BE8">
      <w:pPr>
        <w:pStyle w:val="Titre5"/>
        <w:rPr>
          <w:ins w:id="1127" w:author="Arthur Parmentier" w:date="2020-06-08T11:11:00Z"/>
          <w:rPrChange w:id="1128" w:author="Arthur Parmentier" w:date="2020-06-08T11:24:00Z">
            <w:rPr>
              <w:ins w:id="1129" w:author="Arthur Parmentier" w:date="2020-06-08T11:11:00Z"/>
            </w:rPr>
          </w:rPrChange>
        </w:rPr>
        <w:pPrChange w:id="1130" w:author="Arthur Parmentier" w:date="2020-06-10T16:26:00Z">
          <w:pPr>
            <w:pStyle w:val="Titre3"/>
          </w:pPr>
        </w:pPrChange>
      </w:pPr>
      <w:ins w:id="1131" w:author="Arthur Parmentier" w:date="2020-06-08T11:24:00Z">
        <w:r>
          <w:t>Elements of communication</w:t>
        </w:r>
      </w:ins>
    </w:p>
    <w:p w:rsidR="00E962D4" w:rsidRDefault="00EB127C">
      <w:pPr>
        <w:rPr>
          <w:ins w:id="1132" w:author="Arthur Parmentier" w:date="2020-06-08T11:13:00Z"/>
        </w:rPr>
      </w:pPr>
      <w:ins w:id="1133" w:author="Arthur Parmentier" w:date="2020-06-08T12:02:00Z">
        <w:r>
          <w:t>Even though more complex models have been proposed</w:t>
        </w:r>
        <w:r w:rsidR="001E578F">
          <w:t xml:space="preserve"> since</w:t>
        </w:r>
      </w:ins>
      <w:ins w:id="1134" w:author="Arthur Parmentier" w:date="2020-06-08T12:03:00Z">
        <w:r w:rsidR="001E578F">
          <w:t>, we find the basic elements</w:t>
        </w:r>
      </w:ins>
      <w:ins w:id="1135" w:author="Arthur Parmentier" w:date="2020-06-08T11:52:00Z">
        <w:r w:rsidR="00CC611D">
          <w:t xml:space="preserve"> of </w:t>
        </w:r>
      </w:ins>
      <w:ins w:id="1136" w:author="Arthur Parmentier" w:date="2020-06-08T11:11:00Z">
        <w:r w:rsidR="00E962D4">
          <w:t xml:space="preserve">communication </w:t>
        </w:r>
      </w:ins>
      <w:ins w:id="1137" w:author="Arthur Parmentier" w:date="2020-06-08T12:03:00Z">
        <w:r w:rsidR="001E578F">
          <w:t xml:space="preserve">in the </w:t>
        </w:r>
      </w:ins>
      <w:ins w:id="1138" w:author="Arthur Parmentier" w:date="2020-06-08T11:11:00Z">
        <w:r w:rsidR="00E962D4">
          <w:t>theory</w:t>
        </w:r>
      </w:ins>
      <w:ins w:id="1139" w:author="Arthur Parmentier" w:date="2020-06-08T11:52:00Z">
        <w:r w:rsidR="00CC611D">
          <w:t xml:space="preserve"> </w:t>
        </w:r>
      </w:ins>
      <w:ins w:id="1140" w:author="Arthur Parmentier" w:date="2020-06-08T12:03:00Z">
        <w:r w:rsidR="001E578F">
          <w:t>of</w:t>
        </w:r>
      </w:ins>
      <w:ins w:id="1141" w:author="Arthur Parmentier" w:date="2020-06-08T11:52:00Z">
        <w:r w:rsidR="00CC611D">
          <w:t xml:space="preserve"> Shannon</w:t>
        </w:r>
      </w:ins>
      <w:ins w:id="1142" w:author="Arthur Parmentier" w:date="2020-06-10T19:10:00Z">
        <w:r w:rsidR="007C08B8">
          <w:t xml:space="preserve"> </w:t>
        </w:r>
      </w:ins>
      <w:customXmlInsRangeStart w:id="1143" w:author="Arthur Parmentier" w:date="2020-06-10T19:10:00Z"/>
      <w:sdt>
        <w:sdtPr>
          <w:id w:val="202835870"/>
          <w:citation/>
        </w:sdtPr>
        <w:sdtContent>
          <w:customXmlInsRangeEnd w:id="1143"/>
          <w:ins w:id="1144" w:author="Arthur Parmentier" w:date="2020-06-10T19:10:00Z">
            <w:r w:rsidR="007C08B8">
              <w:fldChar w:fldCharType="begin"/>
            </w:r>
            <w:r w:rsidR="007C08B8" w:rsidRPr="007C08B8">
              <w:rPr>
                <w:rPrChange w:id="1145" w:author="Arthur Parmentier" w:date="2020-06-10T19:10:00Z">
                  <w:rPr>
                    <w:lang w:val="fr-FR"/>
                  </w:rPr>
                </w:rPrChange>
              </w:rPr>
              <w:instrText xml:space="preserve"> CITATION Sha48 \l 1036 </w:instrText>
            </w:r>
          </w:ins>
          <w:r w:rsidR="007C08B8">
            <w:fldChar w:fldCharType="separate"/>
          </w:r>
          <w:r w:rsidR="00304C55">
            <w:rPr>
              <w:noProof/>
            </w:rPr>
            <w:t>(Shannon, 1948)</w:t>
          </w:r>
          <w:ins w:id="1146" w:author="Arthur Parmentier" w:date="2020-06-10T19:10:00Z">
            <w:r w:rsidR="007C08B8">
              <w:fldChar w:fldCharType="end"/>
            </w:r>
          </w:ins>
          <w:customXmlInsRangeStart w:id="1147" w:author="Arthur Parmentier" w:date="2020-06-10T19:10:00Z"/>
        </w:sdtContent>
      </w:sdt>
      <w:customXmlInsRangeEnd w:id="1147"/>
      <w:ins w:id="1148" w:author="Arthur Parmentier" w:date="2020-06-08T11:11:00Z">
        <w:r w:rsidR="00E962D4">
          <w:t xml:space="preserve">, </w:t>
        </w:r>
      </w:ins>
      <w:ins w:id="1149" w:author="Arthur Parmentier" w:date="2020-06-08T11:12:00Z">
        <w:r w:rsidR="00E962D4">
          <w:t>that will</w:t>
        </w:r>
      </w:ins>
      <w:ins w:id="1150"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51" w:author="Arthur Parmentier" w:date="2020-06-08T11:14:00Z"/>
        </w:rPr>
      </w:pPr>
      <w:ins w:id="1152"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53" w:author="Arthur Parmentier" w:date="2020-06-08T11:14:00Z"/>
        </w:rPr>
      </w:pPr>
      <w:ins w:id="1154"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55" w:author="Arthur Parmentier" w:date="2020-06-08T11:14:00Z"/>
        </w:rPr>
      </w:pPr>
      <w:ins w:id="1156"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57" w:author="Arthur Parmentier" w:date="2020-06-08T11:14:00Z"/>
        </w:rPr>
      </w:pPr>
      <w:ins w:id="1158"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59" w:author="Arthur Parmentier" w:date="2020-06-08T11:14:00Z"/>
        </w:rPr>
      </w:pPr>
      <w:ins w:id="1160"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61" w:author="Arthur Parmentier" w:date="2020-06-08T11:53:00Z"/>
        </w:rPr>
      </w:pPr>
      <w:ins w:id="1162"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pPr>
        <w:pStyle w:val="Titre5"/>
        <w:rPr>
          <w:ins w:id="1163" w:author="Arthur Parmentier" w:date="2020-06-08T11:24:00Z"/>
        </w:rPr>
        <w:pPrChange w:id="1164" w:author="Arthur Parmentier" w:date="2020-06-10T16:26:00Z">
          <w:pPr>
            <w:pStyle w:val="Titre4"/>
          </w:pPr>
        </w:pPrChange>
      </w:pPr>
      <w:ins w:id="1165" w:author="Arthur Parmentier" w:date="2020-06-08T11:24:00Z">
        <w:r>
          <w:t>Communication models</w:t>
        </w:r>
      </w:ins>
    </w:p>
    <w:p w:rsidR="00FF0211" w:rsidRDefault="00FF0211">
      <w:pPr>
        <w:rPr>
          <w:ins w:id="1166" w:author="Arthur Parmentier" w:date="2020-06-08T11:27:00Z"/>
        </w:rPr>
      </w:pPr>
      <w:ins w:id="1167" w:author="Arthur Parmentier" w:date="2020-06-08T11:24:00Z">
        <w:r>
          <w:t xml:space="preserve">Three </w:t>
        </w:r>
      </w:ins>
      <w:ins w:id="1168" w:author="Arthur Parmentier" w:date="2020-06-08T12:04:00Z">
        <w:r w:rsidR="004C31BC">
          <w:t xml:space="preserve">types of </w:t>
        </w:r>
      </w:ins>
      <w:ins w:id="1169" w:author="Arthur Parmentier" w:date="2020-06-08T11:24:00Z">
        <w:r>
          <w:t>models for communica</w:t>
        </w:r>
      </w:ins>
      <w:ins w:id="1170" w:author="Arthur Parmentier" w:date="2020-06-08T11:25:00Z">
        <w:r>
          <w:t xml:space="preserve">tion are generally presented: the linear mode, the interactive model </w:t>
        </w:r>
      </w:ins>
      <w:ins w:id="1171" w:author="Arthur Parmentier" w:date="2020-06-08T11:26:00Z">
        <w:r>
          <w:t>and the transactional model.</w:t>
        </w:r>
      </w:ins>
    </w:p>
    <w:p w:rsidR="00FF0211" w:rsidRDefault="00FF0211">
      <w:pPr>
        <w:pStyle w:val="Titre6"/>
        <w:rPr>
          <w:ins w:id="1172" w:author="Arthur Parmentier" w:date="2020-06-08T11:27:00Z"/>
        </w:rPr>
        <w:pPrChange w:id="1173" w:author="Arthur Parmentier" w:date="2020-06-10T16:26:00Z">
          <w:pPr>
            <w:pStyle w:val="Titre5"/>
          </w:pPr>
        </w:pPrChange>
      </w:pPr>
      <w:ins w:id="1174" w:author="Arthur Parmentier" w:date="2020-06-08T11:27:00Z">
        <w:r>
          <w:t>The linear model</w:t>
        </w:r>
      </w:ins>
    </w:p>
    <w:p w:rsidR="00FF0211" w:rsidRDefault="00FF0211">
      <w:pPr>
        <w:rPr>
          <w:ins w:id="1175" w:author="Arthur Parmentier" w:date="2020-06-08T11:29:00Z"/>
        </w:rPr>
      </w:pPr>
      <w:ins w:id="1176" w:author="Arthur Parmentier" w:date="2020-06-08T11:27:00Z">
        <w:r>
          <w:t>The linear model represents one-way communication, as a transfer of a message from the source</w:t>
        </w:r>
      </w:ins>
      <w:ins w:id="1177" w:author="Arthur Parmentier" w:date="2020-06-08T11:28:00Z">
        <w:r>
          <w:t xml:space="preserve"> to the destination. The sender encodes the message, for instance with </w:t>
        </w:r>
      </w:ins>
      <w:ins w:id="1178" w:author="Arthur Parmentier" w:date="2020-06-08T11:29:00Z">
        <w:r>
          <w:t xml:space="preserve">sign </w:t>
        </w:r>
      </w:ins>
      <w:ins w:id="1179" w:author="Arthur Parmentier" w:date="2020-06-08T11:28:00Z">
        <w:r>
          <w:t>language</w:t>
        </w:r>
      </w:ins>
      <w:ins w:id="1180" w:author="Arthur Parmentier" w:date="2020-06-08T11:29:00Z">
        <w:r>
          <w:t>, that is decoded by the receiver. There is no feedback in this model.</w:t>
        </w:r>
      </w:ins>
    </w:p>
    <w:p w:rsidR="002D6E20" w:rsidRDefault="002D6E20">
      <w:pPr>
        <w:pStyle w:val="Titre6"/>
        <w:rPr>
          <w:ins w:id="1181" w:author="Arthur Parmentier" w:date="2020-06-08T11:29:00Z"/>
        </w:rPr>
        <w:pPrChange w:id="1182" w:author="Arthur Parmentier" w:date="2020-06-10T16:26:00Z">
          <w:pPr>
            <w:pStyle w:val="Titre5"/>
          </w:pPr>
        </w:pPrChange>
      </w:pPr>
      <w:ins w:id="1183" w:author="Arthur Parmentier" w:date="2020-06-08T11:29:00Z">
        <w:r>
          <w:t>The interactive model</w:t>
        </w:r>
      </w:ins>
    </w:p>
    <w:p w:rsidR="002D6E20" w:rsidRDefault="002D6E20">
      <w:pPr>
        <w:rPr>
          <w:ins w:id="1184" w:author="Arthur Parmentier" w:date="2020-06-08T11:42:00Z"/>
        </w:rPr>
      </w:pPr>
      <w:ins w:id="1185" w:author="Arthur Parmentier" w:date="2020-06-08T11:29:00Z">
        <w:r>
          <w:t>The interactive model represents 2-</w:t>
        </w:r>
      </w:ins>
      <w:ins w:id="1186" w:author="Arthur Parmentier" w:date="2020-06-08T11:30:00Z">
        <w:r>
          <w:t xml:space="preserve">way but asynchronous communication, like message exchanges over the internet. </w:t>
        </w:r>
      </w:ins>
      <w:ins w:id="1187" w:author="Arthur Parmentier" w:date="2020-06-08T11:42:00Z">
        <w:r w:rsidR="00AB1C05">
          <w:t>It</w:t>
        </w:r>
      </w:ins>
      <w:ins w:id="1188" w:author="Arthur Parmentier" w:date="2020-06-08T11:30:00Z">
        <w:r>
          <w:t xml:space="preserve"> </w:t>
        </w:r>
      </w:ins>
      <w:ins w:id="1189" w:author="Arthur Parmentier" w:date="2020-06-08T11:42:00Z">
        <w:r>
          <w:t>considers</w:t>
        </w:r>
      </w:ins>
      <w:ins w:id="1190" w:author="Arthur Parmentier" w:date="2020-06-08T11:31:00Z">
        <w:r>
          <w:t xml:space="preserve"> the feedback, the context and notions of behavior for both intentional and unintentional communication.</w:t>
        </w:r>
      </w:ins>
    </w:p>
    <w:p w:rsidR="002D6E20" w:rsidRDefault="00AB1C05">
      <w:pPr>
        <w:pStyle w:val="Titre6"/>
        <w:rPr>
          <w:ins w:id="1191" w:author="Arthur Parmentier" w:date="2020-06-08T11:42:00Z"/>
        </w:rPr>
        <w:pPrChange w:id="1192" w:author="Arthur Parmentier" w:date="2020-06-10T16:26:00Z">
          <w:pPr>
            <w:pStyle w:val="Titre5"/>
          </w:pPr>
        </w:pPrChange>
      </w:pPr>
      <w:ins w:id="1193" w:author="Arthur Parmentier" w:date="2020-06-08T11:42:00Z">
        <w:r>
          <w:t>The transactional model</w:t>
        </w:r>
      </w:ins>
    </w:p>
    <w:p w:rsidR="00AB1C05" w:rsidRPr="00AB1C05" w:rsidRDefault="00AB1C05">
      <w:pPr>
        <w:rPr>
          <w:ins w:id="1194" w:author="Arthur Parmentier" w:date="2020-06-08T11:11:00Z"/>
          <w:rPrChange w:id="1195" w:author="Arthur Parmentier" w:date="2020-06-08T11:42:00Z">
            <w:rPr>
              <w:ins w:id="1196" w:author="Arthur Parmentier" w:date="2020-06-08T11:11:00Z"/>
            </w:rPr>
          </w:rPrChange>
        </w:rPr>
        <w:pPrChange w:id="1197" w:author="Arthur Parmentier" w:date="2020-06-10T16:26:00Z">
          <w:pPr>
            <w:pStyle w:val="Titre3"/>
          </w:pPr>
        </w:pPrChange>
      </w:pPr>
      <w:ins w:id="1198" w:author="Arthur Parmentier" w:date="2020-06-08T11:42:00Z">
        <w:r>
          <w:t>The transactional model</w:t>
        </w:r>
      </w:ins>
      <w:ins w:id="1199" w:author="Arthur Parmentier" w:date="2020-06-08T11:43:00Z">
        <w:r>
          <w:t xml:space="preserve"> views communication as occurring simultaneously</w:t>
        </w:r>
      </w:ins>
      <w:ins w:id="1200" w:author="Arthur Parmentier" w:date="2020-06-08T11:44:00Z">
        <w:r>
          <w:t xml:space="preserve">, each person being both a sender and receiver at the same time, even though the language of the communication is not </w:t>
        </w:r>
      </w:ins>
      <w:ins w:id="1201" w:author="Arthur Parmentier" w:date="2020-06-08T12:04:00Z">
        <w:r w:rsidR="007C61D6">
          <w:t xml:space="preserve">always </w:t>
        </w:r>
      </w:ins>
      <w:ins w:id="1202" w:author="Arthur Parmentier" w:date="2020-06-08T11:44:00Z">
        <w:r>
          <w:t>the same (whi</w:t>
        </w:r>
      </w:ins>
      <w:ins w:id="1203" w:author="Arthur Parmentier" w:date="2020-06-08T11:45:00Z">
        <w:r>
          <w:t>le someone is speaking, others can react with gestures or unintentional communication forms).</w:t>
        </w:r>
      </w:ins>
    </w:p>
    <w:p w:rsidR="00A36CE1" w:rsidRDefault="00A36CE1">
      <w:pPr>
        <w:pStyle w:val="Titre4"/>
        <w:rPr>
          <w:ins w:id="1204" w:author="Arthur Parmentier" w:date="2020-06-08T00:54:00Z"/>
        </w:rPr>
        <w:pPrChange w:id="1205" w:author="Arthur Parmentier" w:date="2020-06-10T16:26:00Z">
          <w:pPr>
            <w:pStyle w:val="Titre3"/>
          </w:pPr>
        </w:pPrChange>
      </w:pPr>
      <w:ins w:id="1206" w:author="Arthur Parmentier" w:date="2020-06-08T00:54:00Z">
        <w:r>
          <w:t>Some elements of syntax</w:t>
        </w:r>
      </w:ins>
    </w:p>
    <w:p w:rsidR="00A36CE1" w:rsidRDefault="00A36CE1">
      <w:pPr>
        <w:rPr>
          <w:ins w:id="1207" w:author="Arthur Parmentier" w:date="2020-06-08T01:23:00Z"/>
        </w:rPr>
      </w:pPr>
      <w:ins w:id="1208"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09" w:author="Arthur Parmentier" w:date="2020-06-08T00:56:00Z"/>
        </w:rPr>
        <w:pPrChange w:id="1210" w:author="Arthur Parmentier" w:date="2020-06-10T16:26:00Z">
          <w:pPr/>
        </w:pPrChange>
      </w:pPr>
      <w:ins w:id="1211" w:author="Arthur Parmentier" w:date="2020-06-08T01:23:00Z">
        <w:r>
          <w:lastRenderedPageBreak/>
          <w:t>Hierarchical structures</w:t>
        </w:r>
      </w:ins>
    </w:p>
    <w:p w:rsidR="00347D33" w:rsidRDefault="00347D33">
      <w:pPr>
        <w:rPr>
          <w:ins w:id="1212" w:author="Arthur Parmentier" w:date="2020-06-08T01:02:00Z"/>
        </w:rPr>
      </w:pPr>
      <w:ins w:id="1213" w:author="Arthur Parmentier" w:date="2020-06-08T00:56:00Z">
        <w:r>
          <w:t>It is common in Western languages</w:t>
        </w:r>
      </w:ins>
      <w:ins w:id="1214" w:author="Arthur Parmentier" w:date="2020-06-08T00:57:00Z">
        <w:r>
          <w:rPr>
            <w:rStyle w:val="Appelnotedebasdep"/>
          </w:rPr>
          <w:footnoteReference w:id="4"/>
        </w:r>
        <w:r>
          <w:t xml:space="preserve"> to find hierarchical elements and structu</w:t>
        </w:r>
      </w:ins>
      <w:ins w:id="1217" w:author="Arthur Parmentier" w:date="2020-06-08T00:58:00Z">
        <w:r>
          <w:t>res of syntax. For instance, most basic elements of syntax are called “words”; in our case, they correspond to single signs. These elements can be asse</w:t>
        </w:r>
      </w:ins>
      <w:ins w:id="1218" w:author="Arthur Parmentier" w:date="2020-06-08T00:59:00Z">
        <w:r>
          <w:t>mbled to form phrases. Each p</w:t>
        </w:r>
      </w:ins>
      <w:ins w:id="1219" w:author="Arthur Parmentier" w:date="2020-06-08T01:00:00Z">
        <w:r>
          <w:t xml:space="preserve">hrase performs a single function in </w:t>
        </w:r>
      </w:ins>
      <w:ins w:id="1220" w:author="Arthur Parmentier" w:date="2020-06-08T01:01:00Z">
        <w:r>
          <w:t>a clause, which is the most basic unit of meaning in the larger sentence.</w:t>
        </w:r>
      </w:ins>
    </w:p>
    <w:p w:rsidR="00347D33" w:rsidRDefault="00347D33">
      <w:pPr>
        <w:rPr>
          <w:ins w:id="1221" w:author="Arthur Parmentier" w:date="2020-06-08T01:02:00Z"/>
        </w:rPr>
      </w:pPr>
      <w:ins w:id="1222" w:author="Arthur Parmentier" w:date="2020-06-08T01:02:00Z">
        <w:r>
          <w:t>For instance, let’s consider the following sentence</w:t>
        </w:r>
      </w:ins>
      <w:ins w:id="1223" w:author="Arthur Parmentier" w:date="2020-06-08T01:12:00Z">
        <w:r w:rsidR="00DA4812">
          <w:t>s in English and SP</w:t>
        </w:r>
      </w:ins>
      <w:ins w:id="1224" w:author="Arthur Parmentier" w:date="2020-06-08T01:02:00Z">
        <w:r>
          <w:t>:</w:t>
        </w:r>
      </w:ins>
    </w:p>
    <w:p w:rsidR="00347D33" w:rsidRDefault="00DA4812">
      <w:pPr>
        <w:rPr>
          <w:ins w:id="1225" w:author="Arthur Parmentier" w:date="2020-06-08T01:07:00Z"/>
        </w:rPr>
      </w:pPr>
      <w:ins w:id="1226" w:author="Arthur Parmentier" w:date="2020-06-08T01:12:00Z">
        <w:r>
          <w:t>“</w:t>
        </w:r>
        <w:r w:rsidRPr="00DA4812">
          <w:t>M</w:t>
        </w:r>
      </w:ins>
      <w:ins w:id="1227" w:author="Arthur Parmentier" w:date="2020-06-08T01:15:00Z">
        <w:r>
          <w:t>y</w:t>
        </w:r>
      </w:ins>
      <w:ins w:id="1228" w:author="Arthur Parmentier" w:date="2020-06-08T01:12:00Z">
        <w:r w:rsidRPr="00DA4812">
          <w:t xml:space="preserve"> brother</w:t>
        </w:r>
      </w:ins>
      <w:ins w:id="1229" w:author="Arthur Parmentier" w:date="2020-06-08T01:18:00Z">
        <w:r w:rsidR="00370364">
          <w:t>,</w:t>
        </w:r>
      </w:ins>
      <w:ins w:id="1230" w:author="Arthur Parmentier" w:date="2020-06-08T01:12:00Z">
        <w:r w:rsidRPr="00DA4812">
          <w:t xml:space="preserve"> drives</w:t>
        </w:r>
      </w:ins>
      <w:ins w:id="1231" w:author="Arthur Parmentier" w:date="2020-06-08T01:16:00Z">
        <w:r>
          <w:t>;</w:t>
        </w:r>
      </w:ins>
      <w:ins w:id="1232" w:author="Arthur Parmentier" w:date="2020-06-08T01:12:00Z">
        <w:r w:rsidRPr="00DA4812">
          <w:t xml:space="preserve"> but he doesn’t drive</w:t>
        </w:r>
      </w:ins>
      <w:ins w:id="1233" w:author="Arthur Parmentier" w:date="2020-06-08T01:17:00Z">
        <w:r>
          <w:t>,</w:t>
        </w:r>
      </w:ins>
      <w:ins w:id="1234" w:author="Arthur Parmentier" w:date="2020-06-08T01:12:00Z">
        <w:r w:rsidRPr="00DA4812">
          <w:t xml:space="preserve"> very well</w:t>
        </w:r>
        <w:r>
          <w:t>.”</w:t>
        </w:r>
        <w:r>
          <w:br/>
        </w:r>
      </w:ins>
      <w:ins w:id="1235" w:author="Arthur Parmentier" w:date="2020-06-08T01:02:00Z">
        <w:r w:rsidR="00347D33">
          <w:t>“Percussions Actor 1</w:t>
        </w:r>
      </w:ins>
      <w:ins w:id="1236" w:author="Arthur Parmentier" w:date="2020-06-08T01:15:00Z">
        <w:r>
          <w:t>,</w:t>
        </w:r>
      </w:ins>
      <w:ins w:id="1237" w:author="Arthur Parmentier" w:date="2020-06-08T01:03:00Z">
        <w:r w:rsidR="00347D33">
          <w:t xml:space="preserve"> long tone</w:t>
        </w:r>
      </w:ins>
      <w:ins w:id="1238" w:author="Arthur Parmentier" w:date="2020-06-08T01:15:00Z">
        <w:r>
          <w:t xml:space="preserve">, </w:t>
        </w:r>
      </w:ins>
      <w:ins w:id="1239" w:author="Arthur Parmentier" w:date="2020-06-08T01:03:00Z">
        <w:r w:rsidR="00347D33">
          <w:t>slowly enter</w:t>
        </w:r>
      </w:ins>
      <w:ins w:id="1240" w:author="Arthur Parmentier" w:date="2020-06-08T01:13:00Z">
        <w:r>
          <w:t>;</w:t>
        </w:r>
      </w:ins>
      <w:ins w:id="1241" w:author="Arthur Parmentier" w:date="2020-06-08T01:03:00Z">
        <w:r w:rsidR="00347D33">
          <w:t>.</w:t>
        </w:r>
      </w:ins>
      <w:ins w:id="1242" w:author="Arthur Parmentier" w:date="2020-06-08T01:07:00Z">
        <w:r>
          <w:t>”</w:t>
        </w:r>
      </w:ins>
    </w:p>
    <w:p w:rsidR="00DA4812" w:rsidRDefault="00DA4812">
      <w:pPr>
        <w:rPr>
          <w:ins w:id="1243" w:author="Arthur Parmentier" w:date="2020-06-08T01:23:00Z"/>
        </w:rPr>
      </w:pPr>
      <w:ins w:id="1244" w:author="Arthur Parmentier" w:date="2020-06-08T01:07:00Z">
        <w:r>
          <w:t xml:space="preserve">I have separated each </w:t>
        </w:r>
      </w:ins>
      <w:ins w:id="1245" w:author="Arthur Parmentier" w:date="2020-06-08T01:14:00Z">
        <w:r>
          <w:t>word</w:t>
        </w:r>
      </w:ins>
      <w:ins w:id="1246" w:author="Arthur Parmentier" w:date="2020-06-08T01:15:00Z">
        <w:r>
          <w:t>/</w:t>
        </w:r>
      </w:ins>
      <w:ins w:id="1247" w:author="Arthur Parmentier" w:date="2020-06-08T01:07:00Z">
        <w:r>
          <w:t xml:space="preserve">sign by </w:t>
        </w:r>
      </w:ins>
      <w:ins w:id="1248" w:author="Arthur Parmentier" w:date="2020-06-08T01:15:00Z">
        <w:r>
          <w:t>a space</w:t>
        </w:r>
      </w:ins>
      <w:ins w:id="1249" w:author="Arthur Parmentier" w:date="2020-06-08T01:07:00Z">
        <w:r>
          <w:t xml:space="preserve">, </w:t>
        </w:r>
      </w:ins>
      <w:ins w:id="1250" w:author="Arthur Parmentier" w:date="2020-06-08T01:18:00Z">
        <w:r w:rsidR="00370364">
          <w:t>a few</w:t>
        </w:r>
      </w:ins>
      <w:ins w:id="1251" w:author="Arthur Parmentier" w:date="2020-06-08T01:07:00Z">
        <w:r>
          <w:t xml:space="preserve"> phrase</w:t>
        </w:r>
      </w:ins>
      <w:ins w:id="1252" w:author="Arthur Parmentier" w:date="2020-06-08T01:18:00Z">
        <w:r w:rsidR="00370364">
          <w:t>s</w:t>
        </w:r>
      </w:ins>
      <w:ins w:id="1253" w:author="Arthur Parmentier" w:date="2020-06-08T01:07:00Z">
        <w:r>
          <w:t xml:space="preserve"> by a </w:t>
        </w:r>
      </w:ins>
      <w:ins w:id="1254" w:author="Arthur Parmentier" w:date="2020-06-08T01:15:00Z">
        <w:r>
          <w:t>comma</w:t>
        </w:r>
      </w:ins>
      <w:ins w:id="1255" w:author="Arthur Parmentier" w:date="2020-06-08T01:18:00Z">
        <w:r w:rsidR="00370364">
          <w:rPr>
            <w:rStyle w:val="Appelnotedebasdep"/>
          </w:rPr>
          <w:footnoteReference w:id="5"/>
        </w:r>
      </w:ins>
      <w:ins w:id="1260" w:author="Arthur Parmentier" w:date="2020-06-08T01:13:00Z">
        <w:r>
          <w:t xml:space="preserve">, each </w:t>
        </w:r>
      </w:ins>
      <w:ins w:id="1261" w:author="Arthur Parmentier" w:date="2020-06-08T01:08:00Z">
        <w:r>
          <w:t>clause</w:t>
        </w:r>
      </w:ins>
      <w:ins w:id="1262" w:author="Arthur Parmentier" w:date="2020-06-08T01:13:00Z">
        <w:r>
          <w:t xml:space="preserve"> by </w:t>
        </w:r>
      </w:ins>
      <w:ins w:id="1263" w:author="Arthur Parmentier" w:date="2020-06-08T01:14:00Z">
        <w:r>
          <w:t>a semicolon</w:t>
        </w:r>
      </w:ins>
      <w:ins w:id="1264" w:author="Arthur Parmentier" w:date="2020-06-08T01:08:00Z">
        <w:r>
          <w:t xml:space="preserve">, </w:t>
        </w:r>
      </w:ins>
      <w:ins w:id="1265" w:author="Arthur Parmentier" w:date="2020-06-08T01:14:00Z">
        <w:r>
          <w:t>and n</w:t>
        </w:r>
      </w:ins>
      <w:ins w:id="1266" w:author="Arthur Parmentier" w:date="2020-06-08T01:08:00Z">
        <w:r>
          <w:t>o</w:t>
        </w:r>
      </w:ins>
      <w:ins w:id="1267" w:author="Arthur Parmentier" w:date="2020-06-08T01:14:00Z">
        <w:r>
          <w:t>ted the end of</w:t>
        </w:r>
      </w:ins>
      <w:ins w:id="1268" w:author="Arthur Parmentier" w:date="2020-06-08T01:08:00Z">
        <w:r>
          <w:t xml:space="preserve"> the sentence</w:t>
        </w:r>
      </w:ins>
      <w:ins w:id="1269" w:author="Arthur Parmentier" w:date="2020-06-08T01:09:00Z">
        <w:r>
          <w:t xml:space="preserve"> by a final point.</w:t>
        </w:r>
      </w:ins>
    </w:p>
    <w:p w:rsidR="002E242D" w:rsidRDefault="002E242D">
      <w:pPr>
        <w:pStyle w:val="Titre5"/>
        <w:rPr>
          <w:ins w:id="1270" w:author="Arthur Parmentier" w:date="2020-06-08T01:23:00Z"/>
        </w:rPr>
        <w:pPrChange w:id="1271" w:author="Arthur Parmentier" w:date="2020-06-10T16:26:00Z">
          <w:pPr>
            <w:pStyle w:val="Titre4"/>
          </w:pPr>
        </w:pPrChange>
      </w:pPr>
      <w:ins w:id="1272" w:author="Arthur Parmentier" w:date="2020-06-08T01:23:00Z">
        <w:r>
          <w:t>Functions</w:t>
        </w:r>
      </w:ins>
    </w:p>
    <w:p w:rsidR="002E242D" w:rsidRPr="002E242D" w:rsidRDefault="002E242D">
      <w:pPr>
        <w:rPr>
          <w:ins w:id="1273" w:author="Arthur Parmentier" w:date="2020-06-08T00:54:00Z"/>
          <w:rPrChange w:id="1274" w:author="Arthur Parmentier" w:date="2020-06-08T01:23:00Z">
            <w:rPr>
              <w:ins w:id="1275" w:author="Arthur Parmentier" w:date="2020-06-08T00:54:00Z"/>
            </w:rPr>
          </w:rPrChange>
        </w:rPr>
        <w:pPrChange w:id="1276" w:author="Arthur Parmentier" w:date="2020-06-10T16:26:00Z">
          <w:pPr>
            <w:pStyle w:val="Titre3"/>
          </w:pPr>
        </w:pPrChange>
      </w:pPr>
      <w:ins w:id="1277" w:author="Arthur Parmentier" w:date="2020-06-08T01:23:00Z">
        <w:r>
          <w:t>Ea</w:t>
        </w:r>
      </w:ins>
      <w:ins w:id="1278" w:author="Arthur Parmentier" w:date="2020-06-08T01:24:00Z">
        <w:r>
          <w:t>ch element of</w:t>
        </w:r>
      </w:ins>
      <w:ins w:id="1279" w:author="Arthur Parmentier" w:date="2020-06-08T01:25:00Z">
        <w:r>
          <w:t xml:space="preserve"> the syntax performs several functions at different levels, for instance at the clause level or at the phrase level. Examples of these functions in </w:t>
        </w:r>
      </w:ins>
      <w:ins w:id="1280" w:author="Arthur Parmentier" w:date="2020-06-08T01:27:00Z">
        <w:r>
          <w:t>English</w:t>
        </w:r>
      </w:ins>
      <w:ins w:id="1281" w:author="Arthur Parmentier" w:date="2020-06-08T01:25:00Z">
        <w:r>
          <w:t xml:space="preserve"> are “</w:t>
        </w:r>
      </w:ins>
      <w:ins w:id="1282" w:author="Arthur Parmentier" w:date="2020-06-08T01:26:00Z">
        <w:r>
          <w:t xml:space="preserve">verb”, “noun phrase”, “noun”, “object </w:t>
        </w:r>
      </w:ins>
      <w:ins w:id="1283" w:author="Arthur Parmentier" w:date="2020-06-08T01:27:00Z">
        <w:r>
          <w:t>predicative” …</w:t>
        </w:r>
      </w:ins>
    </w:p>
    <w:p w:rsidR="006D5BBB" w:rsidRDefault="00E85B26">
      <w:pPr>
        <w:pStyle w:val="Titre4"/>
        <w:rPr>
          <w:ins w:id="1284" w:author="Arthur Parmentier" w:date="2020-06-08T01:36:00Z"/>
        </w:rPr>
        <w:pPrChange w:id="1285" w:author="Arthur Parmentier" w:date="2020-06-10T16:26:00Z">
          <w:pPr>
            <w:pStyle w:val="Titre3"/>
          </w:pPr>
        </w:pPrChange>
      </w:pPr>
      <w:ins w:id="1286" w:author="Arthur Parmentier" w:date="2020-06-08T01:33:00Z">
        <w:r>
          <w:t>Context-free</w:t>
        </w:r>
      </w:ins>
      <w:ins w:id="1287" w:author="Arthur Parmentier" w:date="2020-06-08T02:17:00Z">
        <w:r w:rsidR="00300A77">
          <w:t>,</w:t>
        </w:r>
      </w:ins>
      <w:ins w:id="1288" w:author="Arthur Parmentier" w:date="2020-06-08T01:33:00Z">
        <w:r>
          <w:t xml:space="preserve"> context-sensitive</w:t>
        </w:r>
      </w:ins>
      <w:ins w:id="1289" w:author="Arthur Parmentier" w:date="2020-06-07T21:11:00Z">
        <w:r w:rsidR="006D5BBB" w:rsidRPr="007C437A">
          <w:t xml:space="preserve"> </w:t>
        </w:r>
      </w:ins>
      <w:ins w:id="1290" w:author="Arthur Parmentier" w:date="2020-06-08T02:17:00Z">
        <w:r w:rsidR="00300A77">
          <w:t>and regular languages</w:t>
        </w:r>
      </w:ins>
    </w:p>
    <w:p w:rsidR="00E85B26" w:rsidRDefault="006F64B1">
      <w:pPr>
        <w:rPr>
          <w:ins w:id="1291" w:author="Arthur Parmentier" w:date="2020-06-08T01:35:00Z"/>
        </w:rPr>
        <w:pPrChange w:id="1292" w:author="Arthur Parmentier" w:date="2020-06-10T16:26:00Z">
          <w:pPr>
            <w:pStyle w:val="Titre4"/>
          </w:pPr>
        </w:pPrChange>
      </w:pPr>
      <w:ins w:id="1293" w:author="Arthur Parmentier" w:date="2020-06-08T01:37:00Z">
        <w:r>
          <w:t xml:space="preserve">In order to introduce the </w:t>
        </w:r>
        <w:r w:rsidR="00067022">
          <w:t xml:space="preserve">parsing mechanisms of my recognition tool, I would like to </w:t>
        </w:r>
      </w:ins>
      <w:ins w:id="1294" w:author="Arthur Parmentier" w:date="2020-06-08T01:38:00Z">
        <w:r w:rsidR="00067022">
          <w:t>explain some of the basic concepts of context free/sensitive grammars and how their can be parsed by automata.</w:t>
        </w:r>
      </w:ins>
    </w:p>
    <w:p w:rsidR="00E85B26" w:rsidRDefault="00E85B26">
      <w:pPr>
        <w:pStyle w:val="Titre5"/>
        <w:rPr>
          <w:ins w:id="1295" w:author="Arthur Parmentier" w:date="2020-06-08T01:40:00Z"/>
        </w:rPr>
        <w:pPrChange w:id="1296" w:author="Arthur Parmentier" w:date="2020-06-10T16:26:00Z">
          <w:pPr>
            <w:pStyle w:val="Titre4"/>
          </w:pPr>
        </w:pPrChange>
      </w:pPr>
      <w:ins w:id="1297" w:author="Arthur Parmentier" w:date="2020-06-08T01:35:00Z">
        <w:r>
          <w:t>Context sensitive grammars</w:t>
        </w:r>
      </w:ins>
    </w:p>
    <w:p w:rsidR="00DE0C52" w:rsidRPr="00DE0C52" w:rsidRDefault="00DE0C52">
      <w:pPr>
        <w:rPr>
          <w:ins w:id="1298" w:author="Arthur Parmentier" w:date="2020-06-08T01:35:00Z"/>
          <w:rPrChange w:id="1299" w:author="Arthur Parmentier" w:date="2020-06-08T01:40:00Z">
            <w:rPr>
              <w:ins w:id="1300" w:author="Arthur Parmentier" w:date="2020-06-08T01:35:00Z"/>
            </w:rPr>
          </w:rPrChange>
        </w:rPr>
        <w:pPrChange w:id="1301" w:author="Arthur Parmentier" w:date="2020-06-10T16:26:00Z">
          <w:pPr>
            <w:pStyle w:val="Titre4"/>
          </w:pPr>
        </w:pPrChange>
      </w:pPr>
      <w:ins w:id="1302" w:author="Arthur Parmentier" w:date="2020-06-08T01:40:00Z">
        <w:r w:rsidRPr="00DE0C52">
          <w:rPr>
            <w:rPrChange w:id="1303" w:author="Arthur Parmentier" w:date="2020-06-08T01:40:00Z">
              <w:rPr/>
            </w:rPrChange>
          </w:rPr>
          <w:t xml:space="preserve">Context sensitive grammars describe </w:t>
        </w:r>
        <w:r w:rsidRPr="00DE0C52">
          <w:rPr>
            <w:rPrChange w:id="1304" w:author="Arthur Parmentier" w:date="2020-06-08T01:40:00Z">
              <w:rPr>
                <w:lang w:val="fr-FR"/>
              </w:rPr>
            </w:rPrChange>
          </w:rPr>
          <w:t>th</w:t>
        </w:r>
        <w:r>
          <w:t xml:space="preserve">e grammars of oral and written languages we are familiar with, such as </w:t>
        </w:r>
      </w:ins>
      <w:ins w:id="1305" w:author="Arthur Parmentier" w:date="2020-06-08T01:41:00Z">
        <w:r>
          <w:t>English.</w:t>
        </w:r>
      </w:ins>
      <w:ins w:id="1306" w:author="Arthur Parmentier" w:date="2020-06-08T01:42:00Z">
        <w:r w:rsidR="00A71935">
          <w:t xml:space="preserve"> As its name suggest, it means that to </w:t>
        </w:r>
      </w:ins>
      <w:ins w:id="1307" w:author="Arthur Parmentier" w:date="2020-06-08T01:47:00Z">
        <w:r w:rsidR="008054B5">
          <w:t>find</w:t>
        </w:r>
      </w:ins>
      <w:ins w:id="1308" w:author="Arthur Parmentier" w:date="2020-06-08T01:42:00Z">
        <w:r w:rsidR="00A71935">
          <w:t xml:space="preserve"> the function of an element in the sentence, it </w:t>
        </w:r>
      </w:ins>
      <w:ins w:id="1309" w:author="Arthur Parmentier" w:date="2020-06-08T01:44:00Z">
        <w:r w:rsidR="00A71935">
          <w:t xml:space="preserve">may be </w:t>
        </w:r>
      </w:ins>
      <w:ins w:id="1310" w:author="Arthur Parmentier" w:date="2020-06-08T01:43:00Z">
        <w:r w:rsidR="00A71935">
          <w:t>necessary to know about the context, i.e. the other elements that surrounds it.</w:t>
        </w:r>
      </w:ins>
    </w:p>
    <w:p w:rsidR="00E85B26" w:rsidRDefault="00C22AA0">
      <w:pPr>
        <w:rPr>
          <w:ins w:id="1311" w:author="Arthur Parmentier" w:date="2020-06-08T01:40:00Z"/>
        </w:rPr>
      </w:pPr>
      <w:ins w:id="1312" w:author="Arthur Parmentier" w:date="2020-06-08T01:44:00Z">
        <w:r>
          <w:t>One important theorem is t</w:t>
        </w:r>
      </w:ins>
      <w:ins w:id="1313" w:author="Arthur Parmentier" w:date="2020-06-08T01:45:00Z">
        <w:r>
          <w:t xml:space="preserve">hat all </w:t>
        </w:r>
      </w:ins>
      <w:ins w:id="1314" w:author="Arthur Parmentier" w:date="2020-06-08T01:35:00Z">
        <w:r w:rsidR="00E85B26">
          <w:t>context-sensitive grammar</w:t>
        </w:r>
      </w:ins>
      <w:ins w:id="1315" w:author="Arthur Parmentier" w:date="2020-06-08T01:45:00Z">
        <w:r>
          <w:t>s</w:t>
        </w:r>
      </w:ins>
      <w:ins w:id="1316" w:author="Arthur Parmentier" w:date="2020-06-08T01:35:00Z">
        <w:r w:rsidR="00E85B26">
          <w:t xml:space="preserve"> </w:t>
        </w:r>
      </w:ins>
      <w:ins w:id="1317" w:author="Arthur Parmentier" w:date="2020-06-08T01:45:00Z">
        <w:r>
          <w:t>are described by a</w:t>
        </w:r>
      </w:ins>
      <w:ins w:id="1318" w:author="Arthur Parmentier" w:date="2020-06-08T01:35:00Z">
        <w:r w:rsidR="00E85B26">
          <w:t xml:space="preserve"> linear bounded automaton (LBA)</w:t>
        </w:r>
      </w:ins>
      <w:ins w:id="1319" w:author="Arthur Parmentier" w:date="2020-06-08T01:45:00Z">
        <w:r w:rsidR="00942F80">
          <w:t xml:space="preserve"> that could for instance be implemented on a computer.</w:t>
        </w:r>
      </w:ins>
      <w:customXmlInsRangeStart w:id="1320" w:author="Arthur Parmentier" w:date="2020-06-10T19:14:00Z"/>
      <w:sdt>
        <w:sdtPr>
          <w:id w:val="1032304483"/>
          <w:citation/>
        </w:sdtPr>
        <w:sdtContent>
          <w:customXmlInsRangeEnd w:id="1320"/>
          <w:ins w:id="1321" w:author="Arthur Parmentier" w:date="2020-06-10T19:14:00Z">
            <w:r w:rsidR="008B7832">
              <w:fldChar w:fldCharType="begin"/>
            </w:r>
            <w:r w:rsidR="008B7832" w:rsidRPr="008B7832">
              <w:rPr>
                <w:rPrChange w:id="1322"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23" w:author="Arthur Parmentier" w:date="2020-06-10T19:14:00Z">
            <w:r w:rsidR="008B7832">
              <w:fldChar w:fldCharType="end"/>
            </w:r>
          </w:ins>
          <w:customXmlInsRangeStart w:id="1324" w:author="Arthur Parmentier" w:date="2020-06-10T19:14:00Z"/>
        </w:sdtContent>
      </w:sdt>
      <w:customXmlInsRangeEnd w:id="1324"/>
    </w:p>
    <w:p w:rsidR="00DE0C52" w:rsidRDefault="008054B5">
      <w:pPr>
        <w:pStyle w:val="Titre5"/>
        <w:rPr>
          <w:ins w:id="1325" w:author="Arthur Parmentier" w:date="2020-06-08T01:45:00Z"/>
        </w:rPr>
        <w:pPrChange w:id="1326" w:author="Arthur Parmentier" w:date="2020-06-10T16:26:00Z">
          <w:pPr>
            <w:pStyle w:val="Titre4"/>
          </w:pPr>
        </w:pPrChange>
      </w:pPr>
      <w:ins w:id="1327" w:author="Arthur Parmentier" w:date="2020-06-08T01:45:00Z">
        <w:r>
          <w:t>Context-free grammars</w:t>
        </w:r>
      </w:ins>
    </w:p>
    <w:p w:rsidR="008054B5" w:rsidRDefault="008054B5">
      <w:pPr>
        <w:rPr>
          <w:ins w:id="1328" w:author="Arthur Parmentier" w:date="2020-06-08T01:47:00Z"/>
        </w:rPr>
      </w:pPr>
      <w:ins w:id="1329" w:author="Arthur Parmentier" w:date="2020-06-08T01:45:00Z">
        <w:r>
          <w:t>At the opposite of context</w:t>
        </w:r>
      </w:ins>
      <w:ins w:id="1330" w:author="Arthur Parmentier" w:date="2020-06-08T01:46:00Z">
        <w:r>
          <w:t>-sensitive grammars, context-free grammars describe languages in which it is not necessary to know about the context to find the function of an</w:t>
        </w:r>
      </w:ins>
      <w:ins w:id="1331" w:author="Arthur Parmentier" w:date="2020-06-08T01:47:00Z">
        <w:r>
          <w:t xml:space="preserve"> element. Context-free grammars are therefore a subset of context-sensitive grammars.</w:t>
        </w:r>
      </w:ins>
    </w:p>
    <w:p w:rsidR="001958BE" w:rsidRDefault="001958BE">
      <w:pPr>
        <w:rPr>
          <w:ins w:id="1332" w:author="Arthur Parmentier" w:date="2020-06-08T01:48:00Z"/>
        </w:rPr>
      </w:pPr>
      <w:ins w:id="1333" w:author="Arthur Parmentier" w:date="2020-06-08T01:47:00Z">
        <w:r>
          <w:t xml:space="preserve">For instance, consider </w:t>
        </w:r>
      </w:ins>
      <w:ins w:id="1334" w:author="Arthur Parmentier" w:date="2020-06-08T02:00:00Z">
        <w:r w:rsidR="00E314FF">
          <w:t xml:space="preserve">the </w:t>
        </w:r>
      </w:ins>
      <w:ins w:id="1335" w:author="Arthur Parmentier" w:date="2020-06-08T01:48:00Z">
        <w:r>
          <w:t>grammar</w:t>
        </w:r>
      </w:ins>
      <w:ins w:id="1336" w:author="Arthur Parmentier" w:date="2020-06-08T01:55:00Z">
        <w:r>
          <w:t xml:space="preserve"> made of the following production rules</w:t>
        </w:r>
      </w:ins>
      <w:ins w:id="1337" w:author="Arthur Parmentier" w:date="2020-06-08T01:48:00Z">
        <w:r>
          <w:t>:</w:t>
        </w:r>
      </w:ins>
    </w:p>
    <w:p w:rsidR="001958BE" w:rsidRDefault="00352DF5">
      <w:pPr>
        <w:rPr>
          <w:ins w:id="1338" w:author="Arthur Parmentier" w:date="2020-06-08T01:51:00Z"/>
          <w:rFonts w:ascii="Cambria" w:hAnsi="Cambria" w:cs="Cambria"/>
        </w:rPr>
      </w:pPr>
      <w:ins w:id="1339" w:author="Arthur Parmentier" w:date="2020-06-08T02:03:00Z">
        <w:r>
          <w:rPr>
            <w:rFonts w:cs="Cambria Math"/>
          </w:rPr>
          <w:t>S</w:t>
        </w:r>
      </w:ins>
      <w:ins w:id="1340" w:author="Arthur Parmentier" w:date="2020-06-08T01:50:00Z">
        <w:r w:rsidR="001958BE" w:rsidRPr="001958BE">
          <w:rPr>
            <w:rFonts w:cs="Cambria Math"/>
            <w:rPrChange w:id="1341" w:author="Arthur Parmentier" w:date="2020-06-08T01:50:00Z">
              <w:rPr>
                <w:rFonts w:ascii="Cambria Math" w:hAnsi="Cambria Math" w:cs="Cambria Math"/>
              </w:rPr>
            </w:rPrChange>
          </w:rPr>
          <w:t xml:space="preserve"> -&gt; </w:t>
        </w:r>
      </w:ins>
      <w:ins w:id="1342" w:author="Arthur Parmentier" w:date="2020-06-08T02:06:00Z">
        <w:r>
          <w:rPr>
            <w:rFonts w:cs="Cambria Math"/>
          </w:rPr>
          <w:t>WHO WHAT HOW WHEN</w:t>
        </w:r>
      </w:ins>
      <w:ins w:id="1343" w:author="Arthur Parmentier" w:date="2020-06-08T01:48:00Z">
        <w:r w:rsidR="001958BE">
          <w:br/>
        </w:r>
      </w:ins>
      <w:ins w:id="1344" w:author="Arthur Parmentier" w:date="2020-06-08T02:06:00Z">
        <w:r>
          <w:t>WHO</w:t>
        </w:r>
      </w:ins>
      <w:ins w:id="1345" w:author="Arthur Parmentier" w:date="2020-06-08T01:48:00Z">
        <w:r w:rsidR="001958BE">
          <w:t xml:space="preserve"> -&gt; </w:t>
        </w:r>
      </w:ins>
      <w:ins w:id="1346" w:author="Arthur Parmentier" w:date="2020-06-10T19:14:00Z">
        <w:r w:rsidR="008B7832">
          <w:t>identifier</w:t>
        </w:r>
      </w:ins>
      <w:ins w:id="1347" w:author="Arthur Parmentier" w:date="2020-06-08T01:48:00Z">
        <w:r w:rsidR="001958BE">
          <w:br/>
        </w:r>
      </w:ins>
      <w:ins w:id="1348" w:author="Arthur Parmentier" w:date="2020-06-08T02:06:00Z">
        <w:r>
          <w:lastRenderedPageBreak/>
          <w:t>WHAT</w:t>
        </w:r>
      </w:ins>
      <w:ins w:id="1349" w:author="Arthur Parmentier" w:date="2020-06-08T01:48:00Z">
        <w:r w:rsidR="001958BE">
          <w:t xml:space="preserve"> -&gt; </w:t>
        </w:r>
      </w:ins>
      <w:ins w:id="1350" w:author="Arthur Parmentier" w:date="2020-06-10T19:14:00Z">
        <w:r w:rsidR="008B7832">
          <w:t>content</w:t>
        </w:r>
      </w:ins>
      <w:ins w:id="1351" w:author="Arthur Parmentier" w:date="2020-06-08T01:50:00Z">
        <w:r w:rsidR="001958BE">
          <w:br/>
        </w:r>
      </w:ins>
      <w:ins w:id="1352" w:author="Arthur Parmentier" w:date="2020-06-08T02:06:00Z">
        <w:r>
          <w:t>HOW</w:t>
        </w:r>
      </w:ins>
      <w:ins w:id="1353" w:author="Arthur Parmentier" w:date="2020-06-08T01:50:00Z">
        <w:r w:rsidR="001958BE">
          <w:t xml:space="preserve"> -&gt; </w:t>
        </w:r>
      </w:ins>
      <w:ins w:id="1354" w:author="Arthur Parmentier" w:date="2020-06-10T19:15:00Z">
        <w:r w:rsidR="008B7832">
          <w:t>modifier</w:t>
        </w:r>
      </w:ins>
      <w:ins w:id="1355" w:author="Arthur Parmentier" w:date="2020-06-08T02:07:00Z">
        <w:r>
          <w:t xml:space="preserve"> | </w:t>
        </w:r>
        <w:r w:rsidRPr="00352DF5">
          <w:rPr>
            <w:rFonts w:ascii="Cambria" w:hAnsi="Cambria" w:cs="Cambria"/>
          </w:rPr>
          <w:t>ε</w:t>
        </w:r>
      </w:ins>
      <w:ins w:id="1356" w:author="Arthur Parmentier" w:date="2020-06-08T01:50:00Z">
        <w:r w:rsidR="001958BE">
          <w:br/>
        </w:r>
      </w:ins>
      <w:ins w:id="1357" w:author="Arthur Parmentier" w:date="2020-06-08T02:07:00Z">
        <w:r>
          <w:t>WHEN</w:t>
        </w:r>
      </w:ins>
      <w:ins w:id="1358" w:author="Arthur Parmentier" w:date="2020-06-08T01:50:00Z">
        <w:r w:rsidR="001958BE">
          <w:t>-&gt;</w:t>
        </w:r>
      </w:ins>
      <w:ins w:id="1359" w:author="Arthur Parmentier" w:date="2020-06-08T01:51:00Z">
        <w:r w:rsidR="001958BE">
          <w:t xml:space="preserve"> </w:t>
        </w:r>
      </w:ins>
      <w:ins w:id="1360" w:author="Arthur Parmentier" w:date="2020-06-10T19:15:00Z">
        <w:r w:rsidR="008B7832">
          <w:rPr>
            <w:rFonts w:cs="Cambria Math"/>
          </w:rPr>
          <w:t>go gesture</w:t>
        </w:r>
      </w:ins>
    </w:p>
    <w:p w:rsidR="00F93519" w:rsidRDefault="001958BE">
      <w:pPr>
        <w:rPr>
          <w:ins w:id="1361" w:author="Arthur Parmentier" w:date="2020-06-08T02:15:00Z"/>
          <w:rFonts w:cs="Cambria"/>
        </w:rPr>
      </w:pPr>
      <w:ins w:id="1362" w:author="Arthur Parmentier" w:date="2020-06-08T01:53:00Z">
        <w:r>
          <w:t xml:space="preserve">where </w:t>
        </w:r>
      </w:ins>
      <w:ins w:id="1363" w:author="Arthur Parmentier" w:date="2020-06-08T02:10:00Z">
        <w:r w:rsidR="0098315D">
          <w:t>“</w:t>
        </w:r>
      </w:ins>
      <w:ins w:id="1364" w:author="Arthur Parmentier" w:date="2020-06-08T02:09:00Z">
        <w:r w:rsidR="00352DF5">
          <w:t>WHO</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WHAT</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HOW</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w:t>
        </w:r>
      </w:ins>
      <w:ins w:id="1376" w:author="Arthur Parmentier" w:date="2020-06-08T02:09:00Z">
        <w:r w:rsidR="00352DF5">
          <w:t>WHEN</w:t>
        </w:r>
      </w:ins>
      <w:ins w:id="1377" w:author="Arthur Parmentier" w:date="2020-06-08T02:10:00Z">
        <w:r w:rsidR="0098315D">
          <w:t>”</w:t>
        </w:r>
      </w:ins>
      <w:ins w:id="1378" w:author="Arthur Parmentier" w:date="2020-06-08T02:09:00Z">
        <w:r w:rsidR="00352DF5">
          <w:t xml:space="preserve"> </w:t>
        </w:r>
      </w:ins>
      <w:ins w:id="1379" w:author="Arthur Parmentier" w:date="2020-06-08T02:10:00Z">
        <w:r w:rsidR="0098315D">
          <w:t>are non-terminal symbols (representing abstract structures in the grammar), “</w:t>
        </w:r>
      </w:ins>
      <w:ins w:id="1380" w:author="Arthur Parmentier" w:date="2020-06-10T19:15:00Z">
        <w:r w:rsidR="008B7832">
          <w:t>identifier</w:t>
        </w:r>
      </w:ins>
      <w:ins w:id="1381" w:author="Arthur Parmentier" w:date="2020-06-08T02:10:00Z">
        <w:r w:rsidR="0098315D">
          <w:t>”, “</w:t>
        </w:r>
      </w:ins>
      <w:ins w:id="1382" w:author="Arthur Parmentier" w:date="2020-06-10T19:15:00Z">
        <w:r w:rsidR="008B7832">
          <w:t>content</w:t>
        </w:r>
      </w:ins>
      <w:ins w:id="1383" w:author="Arthur Parmentier" w:date="2020-06-08T02:10:00Z">
        <w:r w:rsidR="0098315D">
          <w:t>”, “</w:t>
        </w:r>
      </w:ins>
      <w:ins w:id="1384" w:author="Arthur Parmentier" w:date="2020-06-10T19:15:00Z">
        <w:r w:rsidR="008B7832">
          <w:t>modifier</w:t>
        </w:r>
      </w:ins>
      <w:ins w:id="1385" w:author="Arthur Parmentier" w:date="2020-06-08T02:10:00Z">
        <w:r w:rsidR="0098315D">
          <w:t>”</w:t>
        </w:r>
      </w:ins>
      <w:ins w:id="1386" w:author="Arthur Parmentier" w:date="2020-06-08T02:11:00Z">
        <w:r w:rsidR="0098315D">
          <w:t>, “</w:t>
        </w:r>
      </w:ins>
      <w:ins w:id="1387" w:author="Arthur Parmentier" w:date="2020-06-10T19:15:00Z">
        <w:r w:rsidR="008B7832">
          <w:t>go gesture</w:t>
        </w:r>
      </w:ins>
      <w:ins w:id="1388" w:author="Arthur Parmentier" w:date="2020-06-08T02:11:00Z">
        <w:r w:rsidR="0098315D">
          <w:t>” are terminal symbols representing words or signs in the sentence,</w:t>
        </w:r>
      </w:ins>
      <w:ins w:id="1389" w:author="Arthur Parmentier" w:date="2020-06-08T02:10:00Z">
        <w:r w:rsidR="0098315D">
          <w:t xml:space="preserve"> </w:t>
        </w:r>
      </w:ins>
      <w:ins w:id="1390" w:author="Arthur Parmentier" w:date="2020-06-08T02:07:00Z">
        <w:r w:rsidR="00352DF5">
          <w:t xml:space="preserve">S is the start symbol </w:t>
        </w:r>
      </w:ins>
      <w:ins w:id="1391" w:author="Arthur Parmentier" w:date="2020-06-08T02:08:00Z">
        <w:r w:rsidR="00352DF5">
          <w:t>(sentence symbol)</w:t>
        </w:r>
      </w:ins>
      <w:ins w:id="1392" w:author="Arthur Parmentier" w:date="2020-06-08T02:14:00Z">
        <w:r w:rsidR="00B122FD">
          <w:t>,</w:t>
        </w:r>
      </w:ins>
      <w:ins w:id="1393" w:author="Arthur Parmentier" w:date="2020-06-08T01:53:00Z">
        <w:r>
          <w:rPr>
            <w:rFonts w:cs="Cambria Math"/>
          </w:rPr>
          <w:t xml:space="preserve"> </w:t>
        </w:r>
      </w:ins>
      <w:ins w:id="1394" w:author="Arthur Parmentier" w:date="2020-06-08T02:08:00Z">
        <w:r w:rsidR="00352DF5" w:rsidRPr="00352DF5">
          <w:rPr>
            <w:rFonts w:ascii="Cambria" w:hAnsi="Cambria" w:cs="Cambria"/>
          </w:rPr>
          <w:t>ε</w:t>
        </w:r>
      </w:ins>
      <w:ins w:id="1395" w:author="Arthur Parmentier" w:date="2020-06-08T01:53:00Z">
        <w:r>
          <w:rPr>
            <w:rFonts w:cs="Cambria"/>
          </w:rPr>
          <w:t xml:space="preserve"> </w:t>
        </w:r>
      </w:ins>
      <w:ins w:id="1396" w:author="Arthur Parmentier" w:date="2020-06-08T02:08:00Z">
        <w:r w:rsidR="00352DF5">
          <w:rPr>
            <w:rFonts w:cs="Cambria"/>
          </w:rPr>
          <w:t>the empty string symbol</w:t>
        </w:r>
      </w:ins>
      <w:ins w:id="139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98" w:author="Arthur Parmentier" w:date="2020-06-08T01:55:00Z">
        <w:r>
          <w:rPr>
            <w:rFonts w:cs="Cambria"/>
          </w:rPr>
          <w:t>.</w:t>
        </w:r>
      </w:ins>
      <w:ins w:id="1399" w:author="Arthur Parmentier" w:date="2020-06-08T01:53:00Z">
        <w:r>
          <w:rPr>
            <w:rFonts w:cs="Cambria"/>
          </w:rPr>
          <w:t xml:space="preserve"> </w:t>
        </w:r>
      </w:ins>
      <w:ins w:id="1400" w:author="Arthur Parmentier" w:date="2020-06-08T02:14:00Z">
        <w:r w:rsidR="005A4010">
          <w:rPr>
            <w:rFonts w:cs="Cambria"/>
          </w:rPr>
          <w:br/>
        </w:r>
      </w:ins>
      <w:ins w:id="1401" w:author="Arthur Parmentier" w:date="2020-06-08T01:56:00Z">
        <w:r>
          <w:rPr>
            <w:rFonts w:cs="Cambria"/>
          </w:rPr>
          <w:t xml:space="preserve">This grammar would only produce </w:t>
        </w:r>
      </w:ins>
      <w:ins w:id="1402" w:author="Arthur Parmentier" w:date="2020-06-08T02:11:00Z">
        <w:r w:rsidR="0098315D">
          <w:rPr>
            <w:rFonts w:cs="Cambria"/>
          </w:rPr>
          <w:t>two different</w:t>
        </w:r>
      </w:ins>
      <w:ins w:id="1403" w:author="Arthur Parmentier" w:date="2020-06-08T01:56:00Z">
        <w:r>
          <w:rPr>
            <w:rFonts w:cs="Cambria"/>
          </w:rPr>
          <w:t xml:space="preserve"> sentence</w:t>
        </w:r>
      </w:ins>
      <w:ins w:id="1404" w:author="Arthur Parmentier" w:date="2020-06-08T02:11:00Z">
        <w:r w:rsidR="0098315D">
          <w:rPr>
            <w:rFonts w:cs="Cambria"/>
          </w:rPr>
          <w:t>s</w:t>
        </w:r>
      </w:ins>
      <w:ins w:id="1405" w:author="Arthur Parmentier" w:date="2020-06-08T01:56:00Z">
        <w:r>
          <w:rPr>
            <w:rFonts w:cs="Cambria"/>
          </w:rPr>
          <w:t xml:space="preserve">: </w:t>
        </w:r>
      </w:ins>
    </w:p>
    <w:p w:rsidR="00F93519" w:rsidRDefault="001958BE">
      <w:pPr>
        <w:pStyle w:val="Paragraphedeliste"/>
        <w:numPr>
          <w:ilvl w:val="0"/>
          <w:numId w:val="43"/>
        </w:numPr>
        <w:rPr>
          <w:ins w:id="1406" w:author="Arthur Parmentier" w:date="2020-06-08T02:15:00Z"/>
          <w:rFonts w:cs="Cambria"/>
        </w:rPr>
      </w:pPr>
      <w:ins w:id="1407" w:author="Arthur Parmentier" w:date="2020-06-08T01:56:00Z">
        <w:r w:rsidRPr="00F93519">
          <w:rPr>
            <w:rFonts w:cs="Cambria"/>
            <w:rPrChange w:id="1408" w:author="Arthur Parmentier" w:date="2020-06-08T02:15:00Z">
              <w:rPr/>
            </w:rPrChange>
          </w:rPr>
          <w:t>“</w:t>
        </w:r>
      </w:ins>
      <w:ins w:id="1409" w:author="Arthur Parmentier" w:date="2020-06-10T19:15:00Z">
        <w:r w:rsidR="00685528">
          <w:rPr>
            <w:rFonts w:cs="Cambria"/>
          </w:rPr>
          <w:t>identifier</w:t>
        </w:r>
      </w:ins>
      <w:ins w:id="1410" w:author="Arthur Parmentier" w:date="2020-06-08T01:56:00Z">
        <w:r w:rsidRPr="00F93519">
          <w:rPr>
            <w:rFonts w:cs="Cambria"/>
            <w:rPrChange w:id="1411" w:author="Arthur Parmentier" w:date="2020-06-08T02:15:00Z">
              <w:rPr/>
            </w:rPrChange>
          </w:rPr>
          <w:t xml:space="preserve"> </w:t>
        </w:r>
      </w:ins>
      <w:ins w:id="1412" w:author="Arthur Parmentier" w:date="2020-06-10T19:15:00Z">
        <w:r w:rsidR="00685528">
          <w:rPr>
            <w:rFonts w:cs="Cambria"/>
          </w:rPr>
          <w:t>content</w:t>
        </w:r>
      </w:ins>
      <w:ins w:id="1413" w:author="Arthur Parmentier" w:date="2020-06-08T01:56:00Z">
        <w:r w:rsidRPr="00F93519">
          <w:rPr>
            <w:rFonts w:cs="Cambria"/>
            <w:rPrChange w:id="1414" w:author="Arthur Parmentier" w:date="2020-06-08T02:15:00Z">
              <w:rPr/>
            </w:rPrChange>
          </w:rPr>
          <w:t xml:space="preserve"> </w:t>
        </w:r>
      </w:ins>
      <w:ins w:id="1415" w:author="Arthur Parmentier" w:date="2020-06-10T19:15:00Z">
        <w:r w:rsidR="00685528">
          <w:rPr>
            <w:rFonts w:cs="Cambria"/>
          </w:rPr>
          <w:t>modifier</w:t>
        </w:r>
      </w:ins>
      <w:ins w:id="1416" w:author="Arthur Parmentier" w:date="2020-06-08T01:56:00Z">
        <w:r w:rsidRPr="00F93519">
          <w:rPr>
            <w:rFonts w:cs="Cambria"/>
            <w:rPrChange w:id="1417" w:author="Arthur Parmentier" w:date="2020-06-08T02:15:00Z">
              <w:rPr/>
            </w:rPrChange>
          </w:rPr>
          <w:t xml:space="preserve"> </w:t>
        </w:r>
      </w:ins>
      <w:ins w:id="1418" w:author="Arthur Parmentier" w:date="2020-06-10T19:16:00Z">
        <w:r w:rsidR="00685528">
          <w:rPr>
            <w:rFonts w:cs="Cambria"/>
          </w:rPr>
          <w:t>go gesture</w:t>
        </w:r>
      </w:ins>
      <w:ins w:id="1419" w:author="Arthur Parmentier" w:date="2020-06-08T01:56:00Z">
        <w:r w:rsidRPr="00F93519">
          <w:rPr>
            <w:rFonts w:cs="Cambria"/>
            <w:rPrChange w:id="1420" w:author="Arthur Parmentier" w:date="2020-06-08T02:15:00Z">
              <w:rPr/>
            </w:rPrChange>
          </w:rPr>
          <w:t>”</w:t>
        </w:r>
      </w:ins>
    </w:p>
    <w:p w:rsidR="00F93519" w:rsidRDefault="0098315D">
      <w:pPr>
        <w:pStyle w:val="Paragraphedeliste"/>
        <w:numPr>
          <w:ilvl w:val="0"/>
          <w:numId w:val="43"/>
        </w:numPr>
        <w:rPr>
          <w:ins w:id="1421" w:author="Arthur Parmentier" w:date="2020-06-08T02:15:00Z"/>
          <w:rFonts w:cs="Cambria"/>
        </w:rPr>
      </w:pPr>
      <w:ins w:id="1422" w:author="Arthur Parmentier" w:date="2020-06-08T02:11:00Z">
        <w:r w:rsidRPr="00F93519">
          <w:rPr>
            <w:rFonts w:cs="Cambria"/>
            <w:rPrChange w:id="1423" w:author="Arthur Parmentier" w:date="2020-06-08T02:15:00Z">
              <w:rPr/>
            </w:rPrChange>
          </w:rPr>
          <w:t>“</w:t>
        </w:r>
      </w:ins>
      <w:ins w:id="1424" w:author="Arthur Parmentier" w:date="2020-06-10T19:16:00Z">
        <w:r w:rsidR="00685528">
          <w:rPr>
            <w:rFonts w:cs="Cambria"/>
          </w:rPr>
          <w:t>identifier</w:t>
        </w:r>
      </w:ins>
      <w:ins w:id="1425" w:author="Arthur Parmentier" w:date="2020-06-08T02:11:00Z">
        <w:r w:rsidRPr="00F93519">
          <w:rPr>
            <w:rFonts w:cs="Cambria"/>
            <w:rPrChange w:id="1426" w:author="Arthur Parmentier" w:date="2020-06-08T02:15:00Z">
              <w:rPr/>
            </w:rPrChange>
          </w:rPr>
          <w:t xml:space="preserve"> </w:t>
        </w:r>
      </w:ins>
      <w:ins w:id="1427" w:author="Arthur Parmentier" w:date="2020-06-10T19:16:00Z">
        <w:r w:rsidR="00685528">
          <w:rPr>
            <w:rFonts w:cs="Cambria"/>
          </w:rPr>
          <w:t>content</w:t>
        </w:r>
      </w:ins>
      <w:ins w:id="1428" w:author="Arthur Parmentier" w:date="2020-06-08T02:11:00Z">
        <w:r w:rsidRPr="00F93519">
          <w:rPr>
            <w:rFonts w:cs="Cambria"/>
            <w:rPrChange w:id="1429" w:author="Arthur Parmentier" w:date="2020-06-08T02:15:00Z">
              <w:rPr/>
            </w:rPrChange>
          </w:rPr>
          <w:t xml:space="preserve"> </w:t>
        </w:r>
      </w:ins>
      <w:ins w:id="1430" w:author="Arthur Parmentier" w:date="2020-06-10T19:16:00Z">
        <w:r w:rsidR="00685528">
          <w:rPr>
            <w:rFonts w:cs="Cambria"/>
          </w:rPr>
          <w:t>go gesture</w:t>
        </w:r>
      </w:ins>
      <w:ins w:id="1431" w:author="Arthur Parmentier" w:date="2020-06-08T02:11:00Z">
        <w:r w:rsidRPr="00F93519">
          <w:rPr>
            <w:rFonts w:cs="Cambria"/>
            <w:rPrChange w:id="1432" w:author="Arthur Parmentier" w:date="2020-06-08T02:15:00Z">
              <w:rPr/>
            </w:rPrChange>
          </w:rPr>
          <w:t>”</w:t>
        </w:r>
      </w:ins>
    </w:p>
    <w:p w:rsidR="001958BE" w:rsidRPr="00F93519" w:rsidRDefault="001958BE">
      <w:pPr>
        <w:rPr>
          <w:ins w:id="1433" w:author="Arthur Parmentier" w:date="2020-06-08T01:57:00Z"/>
          <w:rFonts w:cs="Cambria"/>
          <w:rPrChange w:id="1434" w:author="Arthur Parmentier" w:date="2020-06-08T02:15:00Z">
            <w:rPr>
              <w:ins w:id="1435" w:author="Arthur Parmentier" w:date="2020-06-08T01:57:00Z"/>
            </w:rPr>
          </w:rPrChange>
        </w:rPr>
      </w:pPr>
      <w:ins w:id="1436" w:author="Arthur Parmentier" w:date="2020-06-08T01:56:00Z">
        <w:r w:rsidRPr="00F93519">
          <w:rPr>
            <w:rFonts w:cs="Cambria"/>
            <w:rPrChange w:id="1437" w:author="Arthur Parmentier" w:date="2020-06-08T02:15:00Z">
              <w:rPr/>
            </w:rPrChange>
          </w:rPr>
          <w:t>Because the production rules on the left side only contain one element, it is pos</w:t>
        </w:r>
      </w:ins>
      <w:ins w:id="1438" w:author="Arthur Parmentier" w:date="2020-06-08T01:57:00Z">
        <w:r w:rsidRPr="00F93519">
          <w:rPr>
            <w:rFonts w:cs="Cambria"/>
            <w:rPrChange w:id="1439" w:author="Arthur Parmentier" w:date="2020-06-08T02:15:00Z">
              <w:rPr/>
            </w:rPrChange>
          </w:rPr>
          <w:t>sible to find the function of each element in the sentence without the context. This grammar is therefore a context-free grammar.</w:t>
        </w:r>
      </w:ins>
      <w:ins w:id="1440" w:author="Arthur Parmentier" w:date="2020-06-08T02:12:00Z">
        <w:r w:rsidR="0098315D">
          <w:rPr>
            <w:rStyle w:val="Appelnotedebasdep"/>
            <w:rFonts w:cs="Cambria"/>
          </w:rPr>
          <w:footnoteReference w:id="6"/>
        </w:r>
      </w:ins>
    </w:p>
    <w:p w:rsidR="004A5894" w:rsidRDefault="004A5894">
      <w:pPr>
        <w:rPr>
          <w:ins w:id="1446" w:author="Arthur Parmentier" w:date="2020-06-08T02:01:00Z"/>
          <w:rStyle w:val="uiqtextrenderedqtext"/>
        </w:rPr>
      </w:pPr>
      <w:ins w:id="1447" w:author="Arthur Parmentier" w:date="2020-06-08T01:57:00Z">
        <w:r>
          <w:rPr>
            <w:rFonts w:cs="Cambria"/>
          </w:rPr>
          <w:t xml:space="preserve">One important theorem is that </w:t>
        </w:r>
      </w:ins>
      <w:ins w:id="1448" w:author="Arthur Parmentier" w:date="2020-06-08T02:23:00Z">
        <w:r w:rsidR="00941E46">
          <w:rPr>
            <w:rFonts w:cs="Cambria"/>
          </w:rPr>
          <w:t xml:space="preserve">all </w:t>
        </w:r>
      </w:ins>
      <w:ins w:id="1449" w:author="Arthur Parmentier" w:date="2020-06-08T01:57:00Z">
        <w:r>
          <w:rPr>
            <w:rFonts w:cs="Cambria"/>
          </w:rPr>
          <w:t>context-free grammars</w:t>
        </w:r>
      </w:ins>
      <w:ins w:id="1450" w:author="Arthur Parmentier" w:date="2020-06-08T01:58:00Z">
        <w:r>
          <w:rPr>
            <w:rFonts w:cs="Cambria"/>
          </w:rPr>
          <w:t xml:space="preserve"> </w:t>
        </w:r>
      </w:ins>
      <w:ins w:id="145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52" w:author="Arthur Parmentier" w:date="2020-06-08T02:16:00Z"/>
        </w:rPr>
        <w:pPrChange w:id="1453" w:author="Arthur Parmentier" w:date="2020-06-10T16:26:00Z">
          <w:pPr>
            <w:pStyle w:val="Titre4"/>
          </w:pPr>
        </w:pPrChange>
      </w:pPr>
      <w:ins w:id="1454" w:author="Arthur Parmentier" w:date="2020-06-08T02:01:00Z">
        <w:r>
          <w:t>Regular</w:t>
        </w:r>
      </w:ins>
      <w:ins w:id="1455" w:author="Arthur Parmentier" w:date="2020-06-08T02:16:00Z">
        <w:r w:rsidR="000D2632">
          <w:t xml:space="preserve"> grammar</w:t>
        </w:r>
        <w:r w:rsidR="00300A77">
          <w:t>s</w:t>
        </w:r>
      </w:ins>
    </w:p>
    <w:p w:rsidR="00300A77" w:rsidRDefault="00E56164">
      <w:pPr>
        <w:rPr>
          <w:ins w:id="1456" w:author="Arthur Parmentier" w:date="2020-06-08T02:21:00Z"/>
        </w:rPr>
      </w:pPr>
      <w:ins w:id="1457" w:author="Arthur Parmentier" w:date="2020-06-08T02:17:00Z">
        <w:r>
          <w:t>A regular grammar is a specific sub-set of context-free grammars</w:t>
        </w:r>
      </w:ins>
      <w:ins w:id="1458" w:author="Arthur Parmentier" w:date="2020-06-08T02:20:00Z">
        <w:r w:rsidR="00FB2671">
          <w:t xml:space="preserve"> that form the so</w:t>
        </w:r>
      </w:ins>
      <w:ins w:id="1459" w:author="Arthur Parmentier" w:date="2020-06-08T02:21:00Z">
        <w:r w:rsidR="00FB2671">
          <w:t>-called “regular expressions”.</w:t>
        </w:r>
      </w:ins>
    </w:p>
    <w:p w:rsidR="00941E46" w:rsidRDefault="00941E46">
      <w:pPr>
        <w:rPr>
          <w:ins w:id="1460" w:author="Arthur Parmentier" w:date="2020-06-08T02:22:00Z"/>
        </w:rPr>
      </w:pPr>
      <w:ins w:id="1461" w:author="Arthur Parmentier" w:date="2020-06-08T02:22:00Z">
        <w:r>
          <w:t>A grammar such as the one presented in the previous part is a regular grammar.</w:t>
        </w:r>
      </w:ins>
    </w:p>
    <w:p w:rsidR="00941E46" w:rsidRPr="00300A77" w:rsidRDefault="00941E46">
      <w:pPr>
        <w:rPr>
          <w:ins w:id="1462" w:author="Arthur Parmentier" w:date="2020-06-07T21:11:00Z"/>
          <w:rPrChange w:id="1463" w:author="Arthur Parmentier" w:date="2020-06-08T02:16:00Z">
            <w:rPr>
              <w:ins w:id="1464" w:author="Arthur Parmentier" w:date="2020-06-07T21:11:00Z"/>
            </w:rPr>
          </w:rPrChange>
        </w:rPr>
        <w:pPrChange w:id="1465" w:author="Arthur Parmentier" w:date="2020-06-10T16:26:00Z">
          <w:pPr>
            <w:pStyle w:val="Titre3"/>
          </w:pPr>
        </w:pPrChange>
      </w:pPr>
      <w:ins w:id="1466" w:author="Arthur Parmentier" w:date="2020-06-08T02:22:00Z">
        <w:r>
          <w:t xml:space="preserve">One important theorem is all regular grammars </w:t>
        </w:r>
      </w:ins>
      <w:ins w:id="1467" w:author="Arthur Parmentier" w:date="2020-06-08T02:23:00Z">
        <w:r>
          <w:t>can be</w:t>
        </w:r>
      </w:ins>
      <w:ins w:id="1468" w:author="Arthur Parmentier" w:date="2020-06-08T02:22:00Z">
        <w:r>
          <w:t xml:space="preserve"> described</w:t>
        </w:r>
      </w:ins>
      <w:ins w:id="1469" w:author="Arthur Parmentier" w:date="2020-06-08T02:24:00Z">
        <w:r>
          <w:t xml:space="preserve"> by a </w:t>
        </w:r>
        <w:r w:rsidR="007C3219">
          <w:t>(</w:t>
        </w:r>
        <w:r>
          <w:t>deterministic</w:t>
        </w:r>
      </w:ins>
      <w:ins w:id="1470" w:author="Arthur Parmentier" w:date="2020-06-08T02:25:00Z">
        <w:r w:rsidR="007C3219">
          <w:t>)</w:t>
        </w:r>
      </w:ins>
      <w:ins w:id="1471"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2" w:author="Arthur Parmentier" w:date="2020-06-08T02:25:00Z">
        <w:r w:rsidR="00021EF8">
          <w:t>, also called a finite state machine (FSM).</w:t>
        </w:r>
      </w:ins>
    </w:p>
    <w:p w:rsidR="00A62779" w:rsidRDefault="00A62779">
      <w:pPr>
        <w:pStyle w:val="Titre4"/>
        <w:rPr>
          <w:ins w:id="1473" w:author="Arthur Parmentier" w:date="2020-06-08T02:26:00Z"/>
        </w:rPr>
        <w:pPrChange w:id="1474" w:author="Arthur Parmentier" w:date="2020-06-10T16:26:00Z">
          <w:pPr>
            <w:pStyle w:val="Titre3"/>
          </w:pPr>
        </w:pPrChange>
      </w:pPr>
      <w:ins w:id="1475" w:author="Arthur Parmentier" w:date="2020-06-08T02:25:00Z">
        <w:r>
          <w:t>Parsing</w:t>
        </w:r>
      </w:ins>
    </w:p>
    <w:p w:rsidR="00A62779" w:rsidRPr="00A62779" w:rsidRDefault="00A62779">
      <w:pPr>
        <w:rPr>
          <w:ins w:id="1476" w:author="Arthur Parmentier" w:date="2020-06-08T02:25:00Z"/>
          <w:rPrChange w:id="1477" w:author="Arthur Parmentier" w:date="2020-06-08T02:26:00Z">
            <w:rPr>
              <w:ins w:id="1478" w:author="Arthur Parmentier" w:date="2020-06-08T02:25:00Z"/>
            </w:rPr>
          </w:rPrChange>
        </w:rPr>
        <w:pPrChange w:id="1479" w:author="Arthur Parmentier" w:date="2020-06-10T16:26:00Z">
          <w:pPr>
            <w:pStyle w:val="Titre3"/>
          </w:pPr>
        </w:pPrChange>
      </w:pPr>
      <w:ins w:id="1480" w:author="Arthur Parmentier" w:date="2020-06-08T02:26:00Z">
        <w:r>
          <w:t xml:space="preserve">Parsing, also called syntactic analysis, is the process </w:t>
        </w:r>
      </w:ins>
      <w:ins w:id="1481" w:author="Arthur Parmentier" w:date="2020-06-08T02:27:00Z">
        <w:r>
          <w:t xml:space="preserve">of analyzing string of symbols (or sentences) that are described by </w:t>
        </w:r>
      </w:ins>
      <w:ins w:id="1482" w:author="Arthur Parmentier" w:date="2020-06-08T02:28:00Z">
        <w:r>
          <w:t>a grammar</w:t>
        </w:r>
      </w:ins>
      <w:ins w:id="1483" w:author="Arthur Parmentier" w:date="2020-06-08T02:29:00Z">
        <w:r>
          <w:t>.</w:t>
        </w:r>
      </w:ins>
      <w:ins w:id="1484"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85" w:author="Arthur Parmentier" w:date="2020-06-08T02:35:00Z"/>
        </w:rPr>
        <w:pPrChange w:id="1486" w:author="Arthur Parmentier" w:date="2020-06-10T16:26:00Z">
          <w:pPr>
            <w:pStyle w:val="Titre3"/>
          </w:pPr>
        </w:pPrChange>
      </w:pPr>
      <w:ins w:id="1487" w:author="Arthur Parmentier" w:date="2020-06-08T02:35:00Z">
        <w:r>
          <w:t>Linguistics in generative music</w:t>
        </w:r>
      </w:ins>
    </w:p>
    <w:p w:rsidR="00657DAC" w:rsidRDefault="00657DAC">
      <w:pPr>
        <w:rPr>
          <w:ins w:id="1488" w:author="Arthur Parmentier" w:date="2020-06-08T02:36:00Z"/>
        </w:rPr>
      </w:pPr>
      <w:ins w:id="1489" w:author="Arthur Parmentier" w:date="2020-06-08T02:35:00Z">
        <w:r>
          <w:t xml:space="preserve">The contemporary field of generative music found interest for </w:t>
        </w:r>
      </w:ins>
      <w:ins w:id="1490" w:author="Arthur Parmentier" w:date="2020-06-08T02:36:00Z">
        <w:r>
          <w:t>many models from linguistic to describe and generate music.</w:t>
        </w:r>
      </w:ins>
    </w:p>
    <w:p w:rsidR="00657DAC" w:rsidRPr="00657DAC" w:rsidRDefault="00657DAC">
      <w:pPr>
        <w:rPr>
          <w:ins w:id="1491" w:author="Arthur Parmentier" w:date="2020-06-07T21:11:00Z"/>
          <w:rPrChange w:id="1492" w:author="Arthur Parmentier" w:date="2020-06-08T02:35:00Z">
            <w:rPr>
              <w:ins w:id="1493" w:author="Arthur Parmentier" w:date="2020-06-07T21:11:00Z"/>
            </w:rPr>
          </w:rPrChange>
        </w:rPr>
        <w:pPrChange w:id="1494" w:author="Arthur Parmentier" w:date="2020-06-10T16:26:00Z">
          <w:pPr>
            <w:pStyle w:val="Titre3"/>
          </w:pPr>
        </w:pPrChange>
      </w:pPr>
      <w:ins w:id="1495" w:author="Arthur Parmentier" w:date="2020-06-08T02:36:00Z">
        <w:r>
          <w:t xml:space="preserve">Often implemented in computers and </w:t>
        </w:r>
      </w:ins>
      <w:ins w:id="1496" w:author="Arthur Parmentier" w:date="2020-06-08T02:37:00Z">
        <w:r>
          <w:t xml:space="preserve">used </w:t>
        </w:r>
      </w:ins>
      <w:ins w:id="1497" w:author="Arthur Parmentier" w:date="2020-06-08T02:38:00Z">
        <w:r>
          <w:t xml:space="preserve">for </w:t>
        </w:r>
      </w:ins>
      <w:ins w:id="1498" w:author="Arthur Parmentier" w:date="2020-06-08T02:37:00Z">
        <w:r>
          <w:t>experimental music</w:t>
        </w:r>
      </w:ins>
      <w:ins w:id="1499" w:author="Arthur Parmentier" w:date="2020-06-08T02:38:00Z">
        <w:r>
          <w:t>,</w:t>
        </w:r>
      </w:ins>
      <w:ins w:id="1500" w:author="Arthur Parmentier" w:date="2020-06-08T02:37:00Z">
        <w:r>
          <w:t xml:space="preserve"> real-time jazz accompaniment and improvisation</w:t>
        </w:r>
      </w:ins>
      <w:ins w:id="1501" w:author="Arthur Parmentier" w:date="2020-06-08T02:38:00Z">
        <w:r>
          <w:t xml:space="preserve"> to </w:t>
        </w:r>
      </w:ins>
      <w:ins w:id="1502" w:author="Arthur Parmentier" w:date="2020-06-08T02:39:00Z">
        <w:r>
          <w:t>Beatles-like song production</w:t>
        </w:r>
      </w:ins>
      <w:ins w:id="1503" w:author="Arthur Parmentier" w:date="2020-06-08T02:37:00Z">
        <w:r>
          <w:t>, probabilistic models such as Hi</w:t>
        </w:r>
      </w:ins>
      <w:ins w:id="1504" w:author="Arthur Parmentier" w:date="2020-06-08T02:38:00Z">
        <w:r>
          <w:t>dden Markov Models are increasingly being used</w:t>
        </w:r>
      </w:ins>
      <w:ins w:id="1505" w:author="Arthur Parmentier" w:date="2020-06-08T02:39:00Z">
        <w:r>
          <w:t xml:space="preserve"> these last decades in research </w:t>
        </w:r>
        <w:r w:rsidR="0065654F">
          <w:t xml:space="preserve">and recent production and </w:t>
        </w:r>
      </w:ins>
      <w:ins w:id="1506" w:author="Arthur Parmentier" w:date="2020-06-08T02:40:00Z">
        <w:r w:rsidR="0065654F">
          <w:t>composition</w:t>
        </w:r>
      </w:ins>
      <w:ins w:id="1507" w:author="Arthur Parmentier" w:date="2020-06-08T02:39:00Z">
        <w:r w:rsidR="0065654F">
          <w:t xml:space="preserve"> </w:t>
        </w:r>
      </w:ins>
      <w:ins w:id="1508" w:author="Arthur Parmentier" w:date="2020-06-08T02:40:00Z">
        <w:r w:rsidR="0065654F">
          <w:t>software, such as Max/MSP</w:t>
        </w:r>
      </w:ins>
      <w:ins w:id="1509" w:author="Arthur Parmentier" w:date="2020-06-08T02:39:00Z">
        <w:r w:rsidR="0065654F">
          <w:t>.</w:t>
        </w:r>
      </w:ins>
    </w:p>
    <w:p w:rsidR="00960BA6" w:rsidRDefault="006D5BBB">
      <w:pPr>
        <w:pStyle w:val="Titre3"/>
        <w:rPr>
          <w:ins w:id="1510" w:author="Arthur Parmentier" w:date="2020-06-07T21:10:00Z"/>
        </w:rPr>
        <w:pPrChange w:id="1511" w:author="Arthur Parmentier" w:date="2020-06-10T16:26:00Z">
          <w:pPr>
            <w:pStyle w:val="Titre2"/>
          </w:pPr>
        </w:pPrChange>
      </w:pPr>
      <w:bookmarkStart w:id="1512" w:name="_Toc42698919"/>
      <w:ins w:id="1513" w:author="Arthur Parmentier" w:date="2020-06-07T21:11:00Z">
        <w:r>
          <w:lastRenderedPageBreak/>
          <w:t>Gestural</w:t>
        </w:r>
      </w:ins>
      <w:ins w:id="1514" w:author="Arthur Parmentier" w:date="2020-06-07T21:10:00Z">
        <w:r>
          <w:t xml:space="preserve"> s</w:t>
        </w:r>
      </w:ins>
      <w:ins w:id="1515" w:author="Arthur Parmentier" w:date="2020-05-13T09:25:00Z">
        <w:r w:rsidR="00EE3C9F" w:rsidRPr="007C437A">
          <w:t>igns</w:t>
        </w:r>
      </w:ins>
      <w:del w:id="1516" w:author="Arthur Parmentier" w:date="2020-05-13T09:25:00Z">
        <w:r w:rsidR="00960BA6" w:rsidRPr="007C437A" w:rsidDel="00EE3C9F">
          <w:delText>Gestures and signs</w:delText>
        </w:r>
      </w:del>
      <w:r w:rsidR="00960BA6" w:rsidRPr="007C437A">
        <w:t xml:space="preserve"> for communication: a long history</w:t>
      </w:r>
      <w:bookmarkEnd w:id="1512"/>
    </w:p>
    <w:p w:rsidR="006D5BBB" w:rsidRPr="006D5BBB" w:rsidRDefault="00617EDA">
      <w:pPr>
        <w:rPr>
          <w:rPrChange w:id="1517" w:author="Arthur Parmentier" w:date="2020-06-07T21:10:00Z">
            <w:rPr/>
          </w:rPrChange>
        </w:rPr>
        <w:pPrChange w:id="1518" w:author="Arthur Parmentier" w:date="2020-06-10T16:26:00Z">
          <w:pPr>
            <w:pStyle w:val="Titre2"/>
          </w:pPr>
        </w:pPrChange>
      </w:pPr>
      <w:ins w:id="1519" w:author="Arthur Parmentier" w:date="2020-06-09T16:44:00Z">
        <w:r>
          <w:t>In this part, we</w:t>
        </w:r>
      </w:ins>
      <w:ins w:id="1520" w:author="Arthur Parmentier" w:date="2020-06-07T21:10:00Z">
        <w:r w:rsidR="006D5BBB">
          <w:t xml:space="preserve"> will have a short overview of the </w:t>
        </w:r>
      </w:ins>
      <w:ins w:id="1521" w:author="Arthur Parmentier" w:date="2020-06-09T16:44:00Z">
        <w:r>
          <w:t xml:space="preserve">use of gestural signs for communication in history </w:t>
        </w:r>
      </w:ins>
      <w:ins w:id="1522" w:author="Arthur Parmentier" w:date="2020-06-10T16:14:00Z">
        <w:r w:rsidR="00BD7AEC">
          <w:t xml:space="preserve">and highlight </w:t>
        </w:r>
      </w:ins>
      <w:ins w:id="1523" w:author="Arthur Parmentier" w:date="2020-06-10T16:15:00Z">
        <w:r w:rsidR="00BD7AEC">
          <w:t>the different motivations for using gestures in all cases.</w:t>
        </w:r>
      </w:ins>
    </w:p>
    <w:p w:rsidR="00960BA6" w:rsidRPr="007C437A" w:rsidDel="006D5BBB" w:rsidRDefault="00960BA6">
      <w:pPr>
        <w:rPr>
          <w:del w:id="1524" w:author="Arthur Parmentier" w:date="2020-06-07T21:10:00Z"/>
        </w:rPr>
      </w:pPr>
      <w:del w:id="1525" w:author="Arthur Parmentier" w:date="2020-06-07T21:10:00Z">
        <w:r w:rsidRPr="007C437A" w:rsidDel="006D5BBB">
          <w:delText>Chronological view</w:delText>
        </w:r>
        <w:r w:rsidR="006E6EE1" w:rsidRPr="007C437A" w:rsidDel="006D5BBB">
          <w:delText xml:space="preserve"> (?)</w:delText>
        </w:r>
        <w:bookmarkStart w:id="1526" w:name="_Toc42549997"/>
        <w:bookmarkStart w:id="1527" w:name="_Toc42550090"/>
        <w:bookmarkEnd w:id="1526"/>
        <w:bookmarkEnd w:id="1527"/>
      </w:del>
    </w:p>
    <w:p w:rsidR="00960BA6" w:rsidRPr="007C437A" w:rsidDel="00617EDA" w:rsidRDefault="00960BA6">
      <w:pPr>
        <w:pStyle w:val="Titre4"/>
        <w:rPr>
          <w:del w:id="1528" w:author="Arthur Parmentier" w:date="2020-06-09T16:44:00Z"/>
        </w:rPr>
        <w:pPrChange w:id="1529" w:author="Arthur Parmentier" w:date="2020-06-10T16:26:00Z">
          <w:pPr>
            <w:pStyle w:val="Titre3"/>
          </w:pPr>
        </w:pPrChange>
      </w:pPr>
      <w:del w:id="1530" w:author="Arthur Parmentier" w:date="2020-06-09T16:44:00Z">
        <w:r w:rsidRPr="007C437A" w:rsidDel="00617EDA">
          <w:delText>A very long time ago…</w:delText>
        </w:r>
      </w:del>
    </w:p>
    <w:p w:rsidR="00960BA6" w:rsidRDefault="00960BA6">
      <w:pPr>
        <w:pStyle w:val="Titre4"/>
        <w:rPr>
          <w:ins w:id="1531" w:author="Arthur Parmentier" w:date="2020-06-09T16:57:00Z"/>
        </w:rPr>
        <w:pPrChange w:id="1532" w:author="Arthur Parmentier" w:date="2020-06-10T16:26:00Z">
          <w:pPr>
            <w:pStyle w:val="Titre3"/>
          </w:pPr>
        </w:pPrChange>
      </w:pPr>
      <w:del w:id="1533" w:author="Arthur Parmentier" w:date="2020-06-09T16:56:00Z">
        <w:r w:rsidRPr="007C437A" w:rsidDel="006056F0">
          <w:delText>Middle ages</w:delText>
        </w:r>
      </w:del>
      <w:ins w:id="1534" w:author="Arthur Parmentier" w:date="2020-06-09T16:56:00Z">
        <w:r w:rsidR="006056F0">
          <w:t>C</w:t>
        </w:r>
      </w:ins>
      <w:ins w:id="1535" w:author="Arthur Parmentier" w:date="2020-06-09T16:53:00Z">
        <w:r w:rsidR="006056F0" w:rsidRPr="006056F0">
          <w:t>heironomy</w:t>
        </w:r>
      </w:ins>
      <w:del w:id="1536" w:author="Arthur Parmentier" w:date="2020-06-09T16:52:00Z">
        <w:r w:rsidRPr="007C437A" w:rsidDel="006056F0">
          <w:delText>: neumes</w:delText>
        </w:r>
      </w:del>
    </w:p>
    <w:p w:rsidR="006056F0" w:rsidRPr="006056F0" w:rsidRDefault="006056F0">
      <w:pPr>
        <w:rPr>
          <w:ins w:id="1537" w:author="Arthur Parmentier" w:date="2020-06-05T13:55:00Z"/>
          <w:rPrChange w:id="1538" w:author="Arthur Parmentier" w:date="2020-06-09T16:57:00Z">
            <w:rPr>
              <w:ins w:id="1539" w:author="Arthur Parmentier" w:date="2020-06-05T13:55:00Z"/>
            </w:rPr>
          </w:rPrChange>
        </w:rPr>
        <w:pPrChange w:id="1540" w:author="Arthur Parmentier" w:date="2020-06-10T16:26:00Z">
          <w:pPr>
            <w:pStyle w:val="Titre3"/>
          </w:pPr>
        </w:pPrChange>
      </w:pPr>
      <w:ins w:id="1541" w:author="Arthur Parmentier" w:date="2020-06-09T16:57:00Z">
        <w:r w:rsidRPr="006056F0">
          <w:t xml:space="preserve">Cheironomy is </w:t>
        </w:r>
      </w:ins>
      <w:ins w:id="1542" w:author="Arthur Parmentier" w:date="2020-06-09T17:13:00Z">
        <w:r w:rsidR="005213A6">
          <w:t>defined by Hickmann as “textually the direction of a musical ensemble by the movements of the hand”</w:t>
        </w:r>
      </w:ins>
      <w:ins w:id="1543" w:author="Arthur Parmentier" w:date="2020-06-10T19:18:00Z">
        <w:r w:rsidR="005020E5">
          <w:t xml:space="preserve"> </w:t>
        </w:r>
      </w:ins>
      <w:customXmlInsRangeStart w:id="1544" w:author="Arthur Parmentier" w:date="2020-06-10T19:18:00Z"/>
      <w:sdt>
        <w:sdtPr>
          <w:id w:val="1146395373"/>
          <w:citation/>
        </w:sdtPr>
        <w:sdtContent>
          <w:customXmlInsRangeEnd w:id="1544"/>
          <w:ins w:id="1545" w:author="Arthur Parmentier" w:date="2020-06-10T19:18:00Z">
            <w:r w:rsidR="005020E5">
              <w:fldChar w:fldCharType="begin"/>
            </w:r>
            <w:r w:rsidR="005020E5" w:rsidRPr="005020E5">
              <w:rPr>
                <w:rPrChange w:id="1546" w:author="Arthur Parmentier" w:date="2020-06-10T19:18:00Z">
                  <w:rPr>
                    <w:lang w:val="fr-FR"/>
                  </w:rPr>
                </w:rPrChange>
              </w:rPr>
              <w:instrText xml:space="preserve"> CITATION Hug63 \l 1036 </w:instrText>
            </w:r>
          </w:ins>
          <w:r w:rsidR="005020E5">
            <w:fldChar w:fldCharType="separate"/>
          </w:r>
          <w:r w:rsidR="00304C55">
            <w:rPr>
              <w:noProof/>
            </w:rPr>
            <w:t>(Huglo, 1963)</w:t>
          </w:r>
          <w:ins w:id="1547" w:author="Arthur Parmentier" w:date="2020-06-10T19:18:00Z">
            <w:r w:rsidR="005020E5">
              <w:fldChar w:fldCharType="end"/>
            </w:r>
          </w:ins>
          <w:customXmlInsRangeStart w:id="1548" w:author="Arthur Parmentier" w:date="2020-06-10T19:18:00Z"/>
        </w:sdtContent>
      </w:sdt>
      <w:customXmlInsRangeEnd w:id="1548"/>
      <w:ins w:id="1549" w:author="Arthur Parmentier" w:date="2020-06-09T16:57:00Z">
        <w:r w:rsidRPr="006056F0">
          <w:t xml:space="preserve">. </w:t>
        </w:r>
      </w:ins>
      <w:ins w:id="1550" w:author="Arthur Parmentier" w:date="2020-06-09T17:14:00Z">
        <w:r w:rsidR="00B358E0">
          <w:t xml:space="preserve">It is employed to refer to the use of controlled, regular and </w:t>
        </w:r>
      </w:ins>
      <w:ins w:id="1551" w:author="Arthur Parmentier" w:date="2020-06-09T17:15:00Z">
        <w:r w:rsidR="00B358E0">
          <w:t>organized movements that is</w:t>
        </w:r>
      </w:ins>
      <w:ins w:id="1552" w:author="Arthur Parmentier" w:date="2020-06-09T17:16:00Z">
        <w:r w:rsidR="00B358E0">
          <w:t xml:space="preserve"> mostly encountered in texts about the arts of movement: music, dance and panto</w:t>
        </w:r>
      </w:ins>
      <w:ins w:id="1553" w:author="Arthur Parmentier" w:date="2020-06-09T17:17:00Z">
        <w:r w:rsidR="00B358E0">
          <w:t>mime.</w:t>
        </w:r>
      </w:ins>
      <w:ins w:id="1554" w:author="Arthur Parmentier" w:date="2020-06-10T19:18:00Z">
        <w:r w:rsidR="005020E5">
          <w:t xml:space="preserve"> </w:t>
        </w:r>
      </w:ins>
      <w:ins w:id="1555"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56" w:author="Arthur Parmentier" w:date="2020-06-09T16:56:00Z"/>
        </w:rPr>
        <w:pPrChange w:id="1557" w:author="Arthur Parmentier" w:date="2020-06-10T16:26:00Z">
          <w:pPr>
            <w:pStyle w:val="Titre4"/>
          </w:pPr>
        </w:pPrChange>
      </w:pPr>
      <w:ins w:id="1558" w:author="Arthur Parmentier" w:date="2020-06-09T16:56:00Z">
        <w:r>
          <w:t>First traces in antiqu</w:t>
        </w:r>
      </w:ins>
      <w:ins w:id="1559" w:author="Arthur Parmentier" w:date="2020-06-09T17:04:00Z">
        <w:r w:rsidR="00CD28C6">
          <w:t>ity</w:t>
        </w:r>
      </w:ins>
    </w:p>
    <w:p w:rsidR="006056F0" w:rsidRDefault="00952ECE">
      <w:pPr>
        <w:rPr>
          <w:ins w:id="1560" w:author="Arthur Parmentier" w:date="2020-06-09T17:04:00Z"/>
        </w:rPr>
      </w:pPr>
      <w:ins w:id="1561" w:author="Arthur Parmentier" w:date="2020-06-09T17:00:00Z">
        <w:r>
          <w:t>We know from sculptures and paintings</w:t>
        </w:r>
      </w:ins>
      <w:ins w:id="1562" w:author="Arthur Parmentier" w:date="2020-06-09T17:01:00Z">
        <w:r>
          <w:t xml:space="preserve"> from antique Egypt</w:t>
        </w:r>
      </w:ins>
      <w:ins w:id="1563" w:author="Arthur Parmentier" w:date="2020-06-09T17:26:00Z">
        <w:r w:rsidR="000050C6">
          <w:t xml:space="preserve"> (at least 4 000 years from now)</w:t>
        </w:r>
      </w:ins>
      <w:ins w:id="1564" w:author="Arthur Parmentier" w:date="2020-06-09T17:01:00Z">
        <w:r>
          <w:t xml:space="preserve"> that Epgyptians used a form of cheironomy to indicate several </w:t>
        </w:r>
      </w:ins>
      <w:ins w:id="1565" w:author="Arthur Parmentier" w:date="2020-06-09T17:02:00Z">
        <w:r>
          <w:t>pitches and rythms, sometimes as they were singing</w:t>
        </w:r>
      </w:ins>
      <w:ins w:id="1566" w:author="Arthur Parmentier" w:date="2020-06-09T17:25:00Z">
        <w:r w:rsidR="005355C7">
          <w:t>, athough singer and cheironome were in principle two different roles</w:t>
        </w:r>
      </w:ins>
      <w:ins w:id="1567" w:author="Arthur Parmentier" w:date="2020-06-09T17:02:00Z">
        <w:r>
          <w:t>.</w:t>
        </w:r>
      </w:ins>
    </w:p>
    <w:p w:rsidR="00CD28C6" w:rsidRDefault="00CD28C6">
      <w:pPr>
        <w:rPr>
          <w:ins w:id="1568" w:author="Arthur Parmentier" w:date="2020-06-09T17:08:00Z"/>
        </w:rPr>
      </w:pPr>
      <w:ins w:id="1569" w:author="Arthur Parmentier" w:date="2020-06-09T17:04:00Z">
        <w:r>
          <w:t xml:space="preserve">In Greece, </w:t>
        </w:r>
      </w:ins>
      <w:ins w:id="1570" w:author="Arthur Parmentier" w:date="2020-06-09T17:05:00Z">
        <w:r>
          <w:t xml:space="preserve">ascendant and descendant movements of the hand were also used during antiquity to </w:t>
        </w:r>
      </w:ins>
      <w:ins w:id="1571" w:author="Arthur Parmentier" w:date="2020-06-09T17:06:00Z">
        <w:r>
          <w:t>indicate whether the next note was higher or lower in pitch. Cheironomy was then considered a from of art</w:t>
        </w:r>
      </w:ins>
      <w:ins w:id="1572" w:author="Arthur Parmentier" w:date="2020-06-10T19:20:00Z">
        <w:r w:rsidR="00191207">
          <w:t xml:space="preserve"> </w:t>
        </w:r>
      </w:ins>
      <w:customXmlInsRangeStart w:id="1573" w:author="Arthur Parmentier" w:date="2020-06-10T19:21:00Z"/>
      <w:sdt>
        <w:sdtPr>
          <w:id w:val="1743904883"/>
          <w:citation/>
        </w:sdtPr>
        <w:sdtContent>
          <w:customXmlInsRangeEnd w:id="1573"/>
          <w:ins w:id="1574"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75" w:author="Arthur Parmentier" w:date="2020-06-10T19:21:00Z">
            <w:r w:rsidR="00191207">
              <w:fldChar w:fldCharType="end"/>
            </w:r>
          </w:ins>
          <w:customXmlInsRangeStart w:id="1576" w:author="Arthur Parmentier" w:date="2020-06-10T19:21:00Z"/>
        </w:sdtContent>
      </w:sdt>
      <w:customXmlInsRangeEnd w:id="1576"/>
      <w:ins w:id="1577" w:author="Arthur Parmentier" w:date="2020-06-09T17:06:00Z">
        <w:r>
          <w:t>.</w:t>
        </w:r>
      </w:ins>
    </w:p>
    <w:p w:rsidR="005213A6" w:rsidRDefault="005213A6">
      <w:pPr>
        <w:pStyle w:val="Titre5"/>
        <w:rPr>
          <w:ins w:id="1578" w:author="Arthur Parmentier" w:date="2020-06-09T17:27:00Z"/>
        </w:rPr>
        <w:pPrChange w:id="1579" w:author="Arthur Parmentier" w:date="2020-06-10T16:26:00Z">
          <w:pPr>
            <w:pStyle w:val="Titre4"/>
          </w:pPr>
        </w:pPrChange>
      </w:pPr>
      <w:ins w:id="1580" w:author="Arthur Parmentier" w:date="2020-06-09T17:08:00Z">
        <w:r>
          <w:t>Cheironomy in m</w:t>
        </w:r>
      </w:ins>
      <w:ins w:id="1581" w:author="Arthur Parmentier" w:date="2020-06-09T17:24:00Z">
        <w:r w:rsidR="00BD43FC">
          <w:t>iddle</w:t>
        </w:r>
      </w:ins>
      <w:ins w:id="1582" w:author="Arthur Parmentier" w:date="2020-06-09T17:08:00Z">
        <w:r>
          <w:t xml:space="preserve"> ages</w:t>
        </w:r>
      </w:ins>
    </w:p>
    <w:p w:rsidR="005213A6" w:rsidRDefault="000F755D">
      <w:pPr>
        <w:rPr>
          <w:ins w:id="1583" w:author="Arthur Parmentier" w:date="2020-06-09T19:06:00Z"/>
        </w:rPr>
      </w:pPr>
      <w:ins w:id="1584" w:author="Arthur Parmentier" w:date="2020-06-09T17:20:00Z">
        <w:r>
          <w:t>Ch</w:t>
        </w:r>
      </w:ins>
      <w:ins w:id="1585" w:author="Arthur Parmentier" w:date="2020-06-09T17:21:00Z">
        <w:r>
          <w:t>eironomy ha</w:t>
        </w:r>
      </w:ins>
      <w:ins w:id="1586" w:author="Arthur Parmentier" w:date="2020-06-09T17:24:00Z">
        <w:r>
          <w:t>d</w:t>
        </w:r>
      </w:ins>
      <w:ins w:id="1587" w:author="Arthur Parmentier" w:date="2020-06-09T17:21:00Z">
        <w:r>
          <w:t xml:space="preserve"> an important place for the direction of Gregorian chant</w:t>
        </w:r>
      </w:ins>
      <w:ins w:id="1588" w:author="Arthur Parmentier" w:date="2020-06-09T17:23:00Z">
        <w:r>
          <w:t xml:space="preserve"> </w:t>
        </w:r>
      </w:ins>
      <w:ins w:id="1589" w:author="Arthur Parmentier" w:date="2020-06-09T19:03:00Z">
        <w:r w:rsidR="00165D3B">
          <w:t>from the</w:t>
        </w:r>
      </w:ins>
      <w:ins w:id="1590" w:author="Arthur Parmentier" w:date="2020-06-09T17:23:00Z">
        <w:r>
          <w:t xml:space="preserve"> middle ages to the 16</w:t>
        </w:r>
        <w:r w:rsidRPr="000F755D">
          <w:rPr>
            <w:vertAlign w:val="superscript"/>
            <w:rPrChange w:id="1591" w:author="Arthur Parmentier" w:date="2020-06-09T17:23:00Z">
              <w:rPr/>
            </w:rPrChange>
          </w:rPr>
          <w:t>th</w:t>
        </w:r>
        <w:r>
          <w:t xml:space="preserve"> cen</w:t>
        </w:r>
      </w:ins>
      <w:ins w:id="1592" w:author="Arthur Parmentier" w:date="2020-06-09T17:24:00Z">
        <w:r>
          <w:t>tury.</w:t>
        </w:r>
      </w:ins>
      <w:ins w:id="1593" w:author="Arthur Parmentier" w:date="2020-06-09T17:28:00Z">
        <w:r w:rsidR="00FD69AD">
          <w:t xml:space="preserve"> </w:t>
        </w:r>
      </w:ins>
      <w:ins w:id="1594" w:author="Arthur Parmentier" w:date="2020-06-09T19:05:00Z">
        <w:r w:rsidR="00165D3B">
          <w:br/>
        </w:r>
      </w:ins>
      <w:ins w:id="1595" w:author="Arthur Parmentier" w:date="2020-06-09T19:01:00Z">
        <w:r w:rsidR="00A5602F">
          <w:t xml:space="preserve">Gregorian chant </w:t>
        </w:r>
      </w:ins>
      <w:ins w:id="1596" w:author="Arthur Parmentier" w:date="2020-06-09T19:05:00Z">
        <w:r w:rsidR="00165D3B">
          <w:t xml:space="preserve">has </w:t>
        </w:r>
      </w:ins>
      <w:ins w:id="1597" w:author="Arthur Parmentier" w:date="2020-06-09T19:01:00Z">
        <w:r w:rsidR="00A5602F">
          <w:t xml:space="preserve">extensively used </w:t>
        </w:r>
      </w:ins>
      <w:ins w:id="1598" w:author="Arthur Parmentier" w:date="2020-06-09T19:07:00Z">
        <w:r w:rsidR="00165D3B">
          <w:t xml:space="preserve">the </w:t>
        </w:r>
      </w:ins>
      <w:ins w:id="1599" w:author="Arthur Parmentier" w:date="2020-06-09T19:01:00Z">
        <w:r w:rsidR="00A5602F">
          <w:t>notation system</w:t>
        </w:r>
      </w:ins>
      <w:ins w:id="1600" w:author="Arthur Parmentier" w:date="2020-06-09T19:07:00Z">
        <w:r w:rsidR="00165D3B">
          <w:t xml:space="preserve"> of neumes</w:t>
        </w:r>
      </w:ins>
      <w:ins w:id="1601" w:author="Arthur Parmentier" w:date="2020-06-09T19:01:00Z">
        <w:r w:rsidR="00A5602F">
          <w:t xml:space="preserve">. </w:t>
        </w:r>
      </w:ins>
      <w:ins w:id="1602" w:author="Arthur Parmentier" w:date="2020-06-09T18:59:00Z">
        <w:r w:rsidR="00222A3E">
          <w:t>In fact, t</w:t>
        </w:r>
      </w:ins>
      <w:ins w:id="1603" w:author="Arthur Parmentier" w:date="2020-06-09T17:28:00Z">
        <w:r w:rsidR="00FD69AD">
          <w:t>he most ancient neumatic notations of music were also called cheironomic notations</w:t>
        </w:r>
      </w:ins>
      <w:ins w:id="1604" w:author="Arthur Parmentier" w:date="2020-06-09T17:31:00Z">
        <w:r w:rsidR="0068348E">
          <w:t xml:space="preserve"> and </w:t>
        </w:r>
      </w:ins>
      <w:ins w:id="1605" w:author="Arthur Parmentier" w:date="2020-06-09T17:33:00Z">
        <w:r w:rsidR="0068348E">
          <w:t>the grec “neuma” refers to the latin “nutus” according to the grammarian Comminianus</w:t>
        </w:r>
      </w:ins>
      <w:ins w:id="1606" w:author="Arthur Parmentier" w:date="2020-06-09T17:36:00Z">
        <w:r w:rsidR="0068348E">
          <w:t xml:space="preserve"> and was used prior to the notations of music on parchment to </w:t>
        </w:r>
      </w:ins>
      <w:ins w:id="1607" w:author="Arthur Parmentier" w:date="2020-06-09T17:37:00Z">
        <w:r w:rsidR="0068348E">
          <w:t xml:space="preserve">signify a vocal exercise. Michel Huglo makes the conjecture that </w:t>
        </w:r>
      </w:ins>
      <w:ins w:id="1608" w:author="Arthur Parmentier" w:date="2020-06-09T17:38:00Z">
        <w:r w:rsidR="0068348E">
          <w:t>cheironomy was in fact the ancestor of the neumatic notation</w:t>
        </w:r>
      </w:ins>
      <w:ins w:id="1609" w:author="Arthur Parmentier" w:date="2020-06-10T19:19:00Z">
        <w:r w:rsidR="005020E5">
          <w:t xml:space="preserve"> </w:t>
        </w:r>
      </w:ins>
      <w:customXmlInsRangeStart w:id="1610" w:author="Arthur Parmentier" w:date="2020-06-10T19:19:00Z"/>
      <w:sdt>
        <w:sdtPr>
          <w:id w:val="-861899641"/>
          <w:citation/>
        </w:sdtPr>
        <w:sdtContent>
          <w:customXmlInsRangeEnd w:id="1610"/>
          <w:ins w:id="1611" w:author="Arthur Parmentier" w:date="2020-06-10T19:19:00Z">
            <w:r w:rsidR="005020E5">
              <w:fldChar w:fldCharType="begin"/>
            </w:r>
            <w:r w:rsidR="005020E5" w:rsidRPr="005020E5">
              <w:rPr>
                <w:rPrChange w:id="1612" w:author="Arthur Parmentier" w:date="2020-06-10T19:19:00Z">
                  <w:rPr>
                    <w:lang w:val="fr-FR"/>
                  </w:rPr>
                </w:rPrChange>
              </w:rPr>
              <w:instrText xml:space="preserve"> CITATION Hug63 \l 1036 </w:instrText>
            </w:r>
          </w:ins>
          <w:r w:rsidR="005020E5">
            <w:fldChar w:fldCharType="separate"/>
          </w:r>
          <w:r w:rsidR="00304C55">
            <w:rPr>
              <w:noProof/>
            </w:rPr>
            <w:t>(Huglo, 1963)</w:t>
          </w:r>
          <w:ins w:id="1613" w:author="Arthur Parmentier" w:date="2020-06-10T19:19:00Z">
            <w:r w:rsidR="005020E5">
              <w:fldChar w:fldCharType="end"/>
            </w:r>
          </w:ins>
          <w:customXmlInsRangeStart w:id="1614" w:author="Arthur Parmentier" w:date="2020-06-10T19:19:00Z"/>
        </w:sdtContent>
      </w:sdt>
      <w:customXmlInsRangeEnd w:id="1614"/>
      <w:ins w:id="1615" w:author="Arthur Parmentier" w:date="2020-06-10T19:19:00Z">
        <w:r w:rsidR="005020E5">
          <w:t>.</w:t>
        </w:r>
      </w:ins>
    </w:p>
    <w:p w:rsidR="0065106E" w:rsidRDefault="00165D3B">
      <w:pPr>
        <w:rPr>
          <w:ins w:id="1616" w:author="Arthur Parmentier" w:date="2020-06-10T16:17:00Z"/>
        </w:rPr>
      </w:pPr>
      <w:ins w:id="1617" w:author="Arthur Parmentier" w:date="2020-06-09T19:06:00Z">
        <w:r>
          <w:t>In the 11</w:t>
        </w:r>
        <w:r w:rsidRPr="00165D3B">
          <w:rPr>
            <w:vertAlign w:val="superscript"/>
            <w:rPrChange w:id="1618" w:author="Arthur Parmentier" w:date="2020-06-09T19:06:00Z">
              <w:rPr/>
            </w:rPrChange>
          </w:rPr>
          <w:t>th</w:t>
        </w:r>
        <w:r>
          <w:t xml:space="preserve"> century, the f</w:t>
        </w:r>
      </w:ins>
      <w:ins w:id="1619" w:author="Arthur Parmentier" w:date="2020-06-09T19:07:00Z">
        <w:r>
          <w:t xml:space="preserve">amous “hand” of Guido d’Arezzo </w:t>
        </w:r>
      </w:ins>
      <w:ins w:id="1620" w:author="Arthur Parmentier" w:date="2020-06-09T19:08:00Z">
        <w:r w:rsidR="0065106E">
          <w:t xml:space="preserve">is </w:t>
        </w:r>
      </w:ins>
      <w:ins w:id="1621" w:author="Arthur Parmentier" w:date="2020-06-09T19:09:00Z">
        <w:r w:rsidR="0065106E">
          <w:t>another</w:t>
        </w:r>
      </w:ins>
      <w:ins w:id="1622" w:author="Arthur Parmentier" w:date="2020-06-09T19:08:00Z">
        <w:r w:rsidR="0065106E">
          <w:t xml:space="preserve"> example of the musical cheironomy during the middle ages.</w:t>
        </w:r>
      </w:ins>
    </w:p>
    <w:p w:rsidR="00FC1A4A" w:rsidRDefault="00FC1A4A">
      <w:pPr>
        <w:rPr>
          <w:ins w:id="1623" w:author="Arthur Parmentier" w:date="2020-06-09T19:02:00Z"/>
        </w:rPr>
      </w:pPr>
      <w:ins w:id="1624" w:author="Arthur Parmentier" w:date="2020-06-10T16:17:00Z">
        <w:r>
          <w:t xml:space="preserve">Of these systems were used as learning </w:t>
        </w:r>
      </w:ins>
      <w:ins w:id="1625" w:author="Arthur Parmentier" w:date="2020-06-10T16:18:00Z">
        <w:r>
          <w:t xml:space="preserve">methods and as memorization helpers. </w:t>
        </w:r>
      </w:ins>
      <w:ins w:id="1626" w:author="Arthur Parmentier" w:date="2020-06-09T19:12:00Z">
        <w:r w:rsidR="0065106E">
          <w:t xml:space="preserve">Later, </w:t>
        </w:r>
      </w:ins>
      <w:ins w:id="1627" w:author="Arthur Parmentier" w:date="2020-06-10T16:18:00Z">
        <w:r>
          <w:t>they</w:t>
        </w:r>
      </w:ins>
      <w:ins w:id="1628" w:author="Arthur Parmentier" w:date="2020-06-09T19:12:00Z">
        <w:r w:rsidR="0065106E">
          <w:t xml:space="preserve"> w</w:t>
        </w:r>
      </w:ins>
      <w:ins w:id="1629" w:author="Arthur Parmentier" w:date="2020-06-10T16:18:00Z">
        <w:r>
          <w:t>ill</w:t>
        </w:r>
      </w:ins>
      <w:ins w:id="1630" w:author="Arthur Parmentier" w:date="2020-06-09T19:12:00Z">
        <w:r w:rsidR="0065106E">
          <w:t xml:space="preserve"> </w:t>
        </w:r>
      </w:ins>
      <w:ins w:id="1631" w:author="Arthur Parmentier" w:date="2020-06-09T19:15:00Z">
        <w:r w:rsidR="0065106E">
          <w:t>be abandoned for written notations but they are still part of the musical learning in some regions of the world such as India</w:t>
        </w:r>
      </w:ins>
      <w:ins w:id="1632" w:author="Arthur Parmentier" w:date="2020-06-09T19:17:00Z">
        <w:r w:rsidR="0065106E">
          <w:t xml:space="preserve"> and may be considered the ancestors of today’s conduction techniques.</w:t>
        </w:r>
      </w:ins>
    </w:p>
    <w:p w:rsidR="0054171C" w:rsidRPr="007C437A" w:rsidDel="0065106E" w:rsidRDefault="0054171C">
      <w:pPr>
        <w:rPr>
          <w:del w:id="1633" w:author="Arthur Parmentier" w:date="2020-06-09T19:08:00Z"/>
          <w:rPrChange w:id="1634" w:author="Arthur Parmentier" w:date="2020-06-07T15:27:00Z">
            <w:rPr>
              <w:del w:id="1635" w:author="Arthur Parmentier" w:date="2020-06-09T19:08:00Z"/>
            </w:rPr>
          </w:rPrChange>
        </w:rPr>
        <w:pPrChange w:id="1636" w:author="Arthur Parmentier" w:date="2020-06-10T16:26:00Z">
          <w:pPr>
            <w:pStyle w:val="Titre3"/>
          </w:pPr>
        </w:pPrChange>
      </w:pPr>
    </w:p>
    <w:p w:rsidR="00960BA6" w:rsidRPr="007C437A" w:rsidDel="00A01FAD" w:rsidRDefault="00960BA6">
      <w:pPr>
        <w:pStyle w:val="Titre4"/>
        <w:rPr>
          <w:del w:id="1637" w:author="Arthur Parmentier" w:date="2020-05-14T14:23:00Z"/>
        </w:rPr>
        <w:pPrChange w:id="1638" w:author="Arthur Parmentier" w:date="2020-06-10T16:26:00Z">
          <w:pPr>
            <w:pStyle w:val="Titre3"/>
          </w:pPr>
        </w:pPrChange>
      </w:pPr>
      <w:del w:id="1639" w:author="Arthur Parmentier" w:date="2020-05-14T14:23:00Z">
        <w:r w:rsidRPr="007C437A" w:rsidDel="00A01FAD">
          <w:delText>Rousseau, Wittgenstein.. theory of signs</w:delText>
        </w:r>
        <w:bookmarkStart w:id="1640" w:name="_Toc40363664"/>
        <w:bookmarkStart w:id="1641" w:name="_Toc40363727"/>
        <w:bookmarkStart w:id="1642" w:name="_Toc40431436"/>
        <w:bookmarkStart w:id="1643" w:name="_Toc41067164"/>
        <w:bookmarkStart w:id="1644" w:name="_Toc42258979"/>
        <w:bookmarkStart w:id="1645" w:name="_Toc42259056"/>
        <w:bookmarkStart w:id="1646" w:name="_Toc42449732"/>
        <w:bookmarkStart w:id="1647" w:name="_Toc42449814"/>
        <w:bookmarkStart w:id="1648" w:name="_Toc42550000"/>
        <w:bookmarkStart w:id="1649" w:name="_Toc42550093"/>
        <w:bookmarkEnd w:id="1640"/>
        <w:bookmarkEnd w:id="1641"/>
        <w:bookmarkEnd w:id="1642"/>
        <w:bookmarkEnd w:id="1643"/>
        <w:bookmarkEnd w:id="1644"/>
        <w:bookmarkEnd w:id="1645"/>
        <w:bookmarkEnd w:id="1646"/>
        <w:bookmarkEnd w:id="1647"/>
        <w:bookmarkEnd w:id="1648"/>
        <w:bookmarkEnd w:id="1649"/>
      </w:del>
    </w:p>
    <w:p w:rsidR="00960BA6" w:rsidRDefault="00F87FD9">
      <w:pPr>
        <w:pStyle w:val="Titre4"/>
        <w:rPr>
          <w:ins w:id="1650" w:author="Arthur Parmentier" w:date="2020-06-09T19:27:00Z"/>
        </w:rPr>
        <w:pPrChange w:id="1651" w:author="Arthur Parmentier" w:date="2020-06-10T16:26:00Z">
          <w:pPr>
            <w:pStyle w:val="Titre3"/>
          </w:pPr>
        </w:pPrChange>
      </w:pPr>
      <w:ins w:id="1652" w:author="Arthur Parmentier" w:date="2020-06-09T19:27:00Z">
        <w:r>
          <w:t>S</w:t>
        </w:r>
      </w:ins>
      <w:del w:id="1653" w:author="Arthur Parmentier" w:date="2020-06-09T19:27:00Z">
        <w:r w:rsidR="00960BA6" w:rsidRPr="007C437A" w:rsidDel="00F87FD9">
          <w:delText>Creation of modern s</w:delText>
        </w:r>
      </w:del>
      <w:r w:rsidR="00960BA6" w:rsidRPr="007C437A">
        <w:t xml:space="preserve">ign languages </w:t>
      </w:r>
      <w:ins w:id="1654" w:author="Arthur Parmentier" w:date="2020-06-09T19:27:00Z">
        <w:r>
          <w:t xml:space="preserve">in the </w:t>
        </w:r>
      </w:ins>
      <w:del w:id="1655" w:author="Arthur Parmentier" w:date="2020-06-09T19:27:00Z">
        <w:r w:rsidR="00960BA6" w:rsidRPr="007C437A" w:rsidDel="00F87FD9">
          <w:delText>for deafs</w:delText>
        </w:r>
      </w:del>
      <w:ins w:id="1656" w:author="Arthur Parmentier" w:date="2020-06-09T19:27:00Z">
        <w:r w:rsidRPr="007C437A">
          <w:t>deaf</w:t>
        </w:r>
        <w:r>
          <w:t xml:space="preserve"> communities</w:t>
        </w:r>
      </w:ins>
      <w:del w:id="1657" w:author="Arthur Parmentier" w:date="2020-06-09T19:27:00Z">
        <w:r w:rsidR="00960BA6" w:rsidRPr="007C437A" w:rsidDel="00F87FD9">
          <w:delText xml:space="preserve"> (?)</w:delText>
        </w:r>
      </w:del>
    </w:p>
    <w:p w:rsidR="00F87FD9" w:rsidRDefault="00F87FD9">
      <w:pPr>
        <w:rPr>
          <w:ins w:id="1658" w:author="Arthur Parmentier" w:date="2020-06-09T19:33:00Z"/>
        </w:rPr>
      </w:pPr>
      <w:ins w:id="1659" w:author="Arthur Parmentier" w:date="2020-06-09T19:27:00Z">
        <w:r w:rsidRPr="00F87FD9">
          <w:t>Si</w:t>
        </w:r>
        <w:r w:rsidRPr="00F87FD9">
          <w:rPr>
            <w:rPrChange w:id="1660" w:author="Arthur Parmentier" w:date="2020-06-09T19:28:00Z">
              <w:rPr>
                <w:lang w:val="fr-FR"/>
              </w:rPr>
            </w:rPrChange>
          </w:rPr>
          <w:t xml:space="preserve">gn languages </w:t>
        </w:r>
      </w:ins>
      <w:ins w:id="1661" w:author="Arthur Parmentier" w:date="2020-06-09T19:28:00Z">
        <w:r w:rsidRPr="00F87FD9">
          <w:rPr>
            <w:rPrChange w:id="1662" w:author="Arthur Parmentier" w:date="2020-06-09T19:28:00Z">
              <w:rPr>
                <w:lang w:val="fr-FR"/>
              </w:rPr>
            </w:rPrChange>
          </w:rPr>
          <w:t>are most k</w:t>
        </w:r>
        <w:r>
          <w:t>nown for their extensive use in deaf communities. Their emergence among deaf is repor</w:t>
        </w:r>
      </w:ins>
      <w:ins w:id="1663" w:author="Arthur Parmentier" w:date="2020-06-09T19:29:00Z">
        <w:r>
          <w:t xml:space="preserve">ted several times </w:t>
        </w:r>
      </w:ins>
      <w:ins w:id="1664" w:author="Arthur Parmentier" w:date="2020-06-09T19:30:00Z">
        <w:r>
          <w:t>both late and recent</w:t>
        </w:r>
      </w:ins>
      <w:ins w:id="1665" w:author="Arthur Parmentier" w:date="2020-06-09T19:29:00Z">
        <w:r>
          <w:t xml:space="preserve"> history</w:t>
        </w:r>
      </w:ins>
      <w:ins w:id="1666" w:author="Arthur Parmentier" w:date="2020-06-09T19:30:00Z">
        <w:r>
          <w:t>.</w:t>
        </w:r>
        <w:r>
          <w:rPr>
            <w:rStyle w:val="Appelnotedebasdep"/>
          </w:rPr>
          <w:footnoteReference w:id="7"/>
        </w:r>
      </w:ins>
    </w:p>
    <w:p w:rsidR="00181E82" w:rsidRDefault="00181E82">
      <w:pPr>
        <w:rPr>
          <w:ins w:id="1680" w:author="Arthur Parmentier" w:date="2020-06-09T19:40:00Z"/>
        </w:rPr>
      </w:pPr>
      <w:ins w:id="1681" w:author="Arthur Parmentier" w:date="2020-06-09T19:34:00Z">
        <w:r>
          <w:t xml:space="preserve">One of </w:t>
        </w:r>
      </w:ins>
      <w:ins w:id="1682" w:author="Arthur Parmentier" w:date="2020-06-09T19:37:00Z">
        <w:r>
          <w:t>the first</w:t>
        </w:r>
      </w:ins>
      <w:ins w:id="1683" w:author="Arthur Parmentier" w:date="2020-06-09T19:34:00Z">
        <w:r>
          <w:t xml:space="preserve"> sign language that was reported in the deaf communities and that </w:t>
        </w:r>
      </w:ins>
      <w:ins w:id="1684" w:author="Arthur Parmentier" w:date="2020-06-09T19:35:00Z">
        <w:r>
          <w:t>is a partial ancestor to many other sign languages including the American Sign Language is the French Sign Language.</w:t>
        </w:r>
      </w:ins>
      <w:ins w:id="1685" w:author="Arthur Parmentier" w:date="2020-06-09T19:36:00Z">
        <w:r>
          <w:t xml:space="preserve"> FSL </w:t>
        </w:r>
      </w:ins>
      <w:ins w:id="1686" w:author="Arthur Parmentier" w:date="2020-06-09T19:37:00Z">
        <w:r>
          <w:t>has however been forbidden since 1880 and only officially re-approved in schools in 1991</w:t>
        </w:r>
      </w:ins>
      <w:ins w:id="1687" w:author="Arthur Parmentier" w:date="2020-06-09T19:38:00Z">
        <w:r>
          <w:t>.</w:t>
        </w:r>
      </w:ins>
    </w:p>
    <w:p w:rsidR="00181E82" w:rsidRDefault="00181E82">
      <w:pPr>
        <w:pStyle w:val="Titre5"/>
        <w:rPr>
          <w:ins w:id="1688" w:author="Arthur Parmentier" w:date="2020-06-10T16:19:00Z"/>
        </w:rPr>
        <w:pPrChange w:id="1689" w:author="Arthur Parmentier" w:date="2020-06-10T16:26:00Z">
          <w:pPr>
            <w:pStyle w:val="Titre4"/>
          </w:pPr>
        </w:pPrChange>
      </w:pPr>
      <w:ins w:id="1690" w:author="Arthur Parmentier" w:date="2020-06-09T19:40:00Z">
        <w:r>
          <w:t>As an artistic element</w:t>
        </w:r>
      </w:ins>
    </w:p>
    <w:p w:rsidR="004E1F80" w:rsidRPr="004E1F80" w:rsidRDefault="004E1F80">
      <w:pPr>
        <w:rPr>
          <w:ins w:id="1691" w:author="Arthur Parmentier" w:date="2020-06-09T19:50:00Z"/>
          <w:rPrChange w:id="1692" w:author="Arthur Parmentier" w:date="2020-06-10T16:19:00Z">
            <w:rPr>
              <w:ins w:id="1693" w:author="Arthur Parmentier" w:date="2020-06-09T19:50:00Z"/>
            </w:rPr>
          </w:rPrChange>
        </w:rPr>
        <w:pPrChange w:id="1694" w:author="Arthur Parmentier" w:date="2020-06-10T16:26:00Z">
          <w:pPr>
            <w:pStyle w:val="Titre4"/>
          </w:pPr>
        </w:pPrChange>
      </w:pPr>
      <w:ins w:id="1695" w:author="Arthur Parmentier" w:date="2020-06-10T16:19:00Z">
        <w:r>
          <w:t xml:space="preserve">As an artistic element, the sign languages that come from deaf communities are also used outside of this community </w:t>
        </w:r>
      </w:ins>
      <w:ins w:id="1696" w:author="Arthur Parmentier" w:date="2020-06-10T16:20:00Z">
        <w:r>
          <w:t>as a way of exploring new expression means with the body</w:t>
        </w:r>
        <w:r w:rsidR="008F0129">
          <w:t>; indeed, they make extensive use of facial e</w:t>
        </w:r>
      </w:ins>
      <w:ins w:id="1697" w:author="Arthur Parmentier" w:date="2020-06-10T16:21:00Z">
        <w:r w:rsidR="008F0129">
          <w:t>xpressions and iconic gestures</w:t>
        </w:r>
      </w:ins>
      <w:ins w:id="1698" w:author="Arthur Parmentier" w:date="2020-06-10T16:22:00Z">
        <w:r w:rsidR="008F0129">
          <w:t>, similarly to theater, dance and other artistic disciplines.</w:t>
        </w:r>
      </w:ins>
    </w:p>
    <w:p w:rsidR="00480031" w:rsidRPr="00480031" w:rsidRDefault="00480031">
      <w:pPr>
        <w:pStyle w:val="Titre6"/>
        <w:rPr>
          <w:ins w:id="1699" w:author="Arthur Parmentier" w:date="2020-06-09T19:39:00Z"/>
          <w:rPrChange w:id="1700" w:author="Arthur Parmentier" w:date="2020-06-09T19:50:00Z">
            <w:rPr>
              <w:ins w:id="1701" w:author="Arthur Parmentier" w:date="2020-06-09T19:39:00Z"/>
            </w:rPr>
          </w:rPrChange>
        </w:rPr>
        <w:pPrChange w:id="1702" w:author="Arthur Parmentier" w:date="2020-06-10T16:26:00Z">
          <w:pPr/>
        </w:pPrChange>
      </w:pPr>
      <w:ins w:id="1703" w:author="Arthur Parmentier" w:date="2020-06-09T19:50:00Z">
        <w:r>
          <w:t>In theater</w:t>
        </w:r>
      </w:ins>
      <w:ins w:id="1704" w:author="Arthur Parmentier" w:date="2020-06-09T19:59:00Z">
        <w:r w:rsidR="003B7712">
          <w:t xml:space="preserve"> and dance</w:t>
        </w:r>
      </w:ins>
    </w:p>
    <w:p w:rsidR="00181E82" w:rsidRDefault="00181E82">
      <w:pPr>
        <w:rPr>
          <w:ins w:id="1705" w:author="Arthur Parmentier" w:date="2020-06-09T19:50:00Z"/>
        </w:rPr>
      </w:pPr>
      <w:ins w:id="1706" w:author="Arthur Parmentier" w:date="2020-06-09T19:39:00Z">
        <w:r w:rsidRPr="00181E82">
          <w:t>In</w:t>
        </w:r>
        <w:r w:rsidRPr="00181E82">
          <w:rPr>
            <w:rPrChange w:id="1707" w:author="Arthur Parmentier" w:date="2020-06-09T19:39:00Z">
              <w:rPr>
                <w:lang w:val="fr-FR"/>
              </w:rPr>
            </w:rPrChange>
          </w:rPr>
          <w:t>side the deaf communities th</w:t>
        </w:r>
        <w:r>
          <w:t>emselves, several artists use their sign language as an expressive and artistic element</w:t>
        </w:r>
      </w:ins>
      <w:ins w:id="1708" w:author="Arthur Parmentier" w:date="2020-06-09T19:40:00Z">
        <w:r>
          <w:t xml:space="preserve">. </w:t>
        </w:r>
      </w:ins>
      <w:ins w:id="1709" w:author="Arthur Parmentier" w:date="2020-06-09T19:43:00Z">
        <w:r w:rsidR="002C4566">
          <w:t>In 197</w:t>
        </w:r>
      </w:ins>
      <w:ins w:id="1710" w:author="Arthur Parmentier" w:date="2020-06-09T19:44:00Z">
        <w:r w:rsidR="002C4566">
          <w:t>7</w:t>
        </w:r>
      </w:ins>
      <w:ins w:id="1711" w:author="Arthur Parmentier" w:date="2020-06-09T19:43:00Z">
        <w:r w:rsidR="002C4566">
          <w:t>, the deaf American artist Alfredo Corrado creates</w:t>
        </w:r>
      </w:ins>
      <w:ins w:id="1712" w:author="Arthur Parmentier" w:date="2020-06-09T19:44:00Z">
        <w:r w:rsidR="002C4566">
          <w:t xml:space="preserve"> the International Visual Theater in Paris to lead researc</w:t>
        </w:r>
      </w:ins>
      <w:ins w:id="1713" w:author="Arthur Parmentier" w:date="2020-06-09T19:45:00Z">
        <w:r w:rsidR="002C4566">
          <w:t>h in non-verbal theater and sign</w:t>
        </w:r>
      </w:ins>
      <w:ins w:id="1714"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24" w:author="Arthur Parmentier" w:date="2020-06-09T19:51:00Z"/>
        </w:rPr>
        <w:pPrChange w:id="1725" w:author="Arthur Parmentier" w:date="2020-06-10T16:26:00Z">
          <w:pPr>
            <w:pStyle w:val="Titre5"/>
          </w:pPr>
        </w:pPrChange>
      </w:pPr>
      <w:ins w:id="1726" w:author="Arthur Parmentier" w:date="2020-06-09T19:50:00Z">
        <w:r>
          <w:t xml:space="preserve"> </w:t>
        </w:r>
      </w:ins>
      <w:ins w:id="1727" w:author="Arthur Parmentier" w:date="2020-06-09T19:51:00Z">
        <w:r>
          <w:t>“</w:t>
        </w:r>
      </w:ins>
      <w:ins w:id="1728" w:author="Arthur Parmentier" w:date="2020-06-09T19:52:00Z">
        <w:r>
          <w:t>Sign singing”</w:t>
        </w:r>
      </w:ins>
    </w:p>
    <w:p w:rsidR="004E1F80" w:rsidRPr="00A206A0" w:rsidRDefault="00480031">
      <w:pPr>
        <w:rPr>
          <w:ins w:id="1729" w:author="Arthur Parmentier" w:date="2020-06-09T16:08:00Z"/>
        </w:rPr>
      </w:pPr>
      <w:ins w:id="1730" w:author="Arthur Parmentier" w:date="2020-06-09T19:52:00Z">
        <w:r>
          <w:t>Recently, several artists</w:t>
        </w:r>
      </w:ins>
      <w:ins w:id="1731" w:author="Arthur Parmentier" w:date="2020-06-09T19:53:00Z">
        <w:r>
          <w:t xml:space="preserve"> </w:t>
        </w:r>
        <w:r w:rsidR="00A206A0">
          <w:t>started creating and adapting songs in sign lang</w:t>
        </w:r>
      </w:ins>
      <w:ins w:id="1732" w:author="Arthur Parmentier" w:date="2020-06-09T19:54:00Z">
        <w:r w:rsidR="00A206A0">
          <w:t xml:space="preserve">uage, called sign singing in English or “chansigne” in French. Lyrics may be translated in sign language </w:t>
        </w:r>
      </w:ins>
      <w:ins w:id="1733" w:author="Arthur Parmentier" w:date="2020-06-09T19:55:00Z">
        <w:r w:rsidR="00A206A0">
          <w:t xml:space="preserve">but already composed in sign language directly. </w:t>
        </w:r>
      </w:ins>
      <w:ins w:id="1734" w:author="Arthur Parmentier" w:date="2020-06-09T19:56:00Z">
        <w:r w:rsidR="0059396E">
          <w:t>It</w:t>
        </w:r>
      </w:ins>
      <w:ins w:id="1735" w:author="Arthur Parmentier" w:date="2020-06-09T19:55:00Z">
        <w:r w:rsidR="00A206A0">
          <w:t xml:space="preserve"> is</w:t>
        </w:r>
      </w:ins>
      <w:ins w:id="1736" w:author="Arthur Parmentier" w:date="2020-06-09T19:58:00Z">
        <w:r w:rsidR="003D554A">
          <w:t xml:space="preserve"> now</w:t>
        </w:r>
      </w:ins>
      <w:ins w:id="1737" w:author="Arthur Parmentier" w:date="2020-06-09T19:55:00Z">
        <w:r w:rsidR="00A206A0">
          <w:t xml:space="preserve"> taught in a few places, such as the “Opéra comiqu</w:t>
        </w:r>
      </w:ins>
      <w:ins w:id="1738" w:author="Arthur Parmentier" w:date="2020-06-09T19:56:00Z">
        <w:r w:rsidR="00A206A0">
          <w:t>e” in Paris as a discipline</w:t>
        </w:r>
      </w:ins>
      <w:ins w:id="1739" w:author="Arthur Parmentier" w:date="2020-06-09T19:58:00Z">
        <w:r w:rsidR="001D13E8">
          <w:t xml:space="preserve"> in its own right</w:t>
        </w:r>
      </w:ins>
      <w:ins w:id="1740" w:author="Arthur Parmentier" w:date="2020-06-09T19:56:00Z">
        <w:r w:rsidR="00E52D73">
          <w:t>.</w:t>
        </w:r>
      </w:ins>
    </w:p>
    <w:p w:rsidR="00074FB8" w:rsidRPr="007C437A" w:rsidDel="00F87FD9" w:rsidRDefault="00074FB8">
      <w:pPr>
        <w:rPr>
          <w:del w:id="1741" w:author="Arthur Parmentier" w:date="2020-06-09T19:30:00Z"/>
          <w:rPrChange w:id="1742" w:author="Arthur Parmentier" w:date="2020-06-07T15:27:00Z">
            <w:rPr>
              <w:del w:id="1743" w:author="Arthur Parmentier" w:date="2020-06-09T19:30:00Z"/>
            </w:rPr>
          </w:rPrChange>
        </w:rPr>
        <w:pPrChange w:id="1744" w:author="Arthur Parmentier" w:date="2020-06-10T16:26:00Z">
          <w:pPr>
            <w:pStyle w:val="Titre3"/>
          </w:pPr>
        </w:pPrChange>
      </w:pPr>
    </w:p>
    <w:p w:rsidR="00960BA6" w:rsidRPr="007C437A" w:rsidDel="00EF2E96" w:rsidRDefault="00960BA6">
      <w:pPr>
        <w:pStyle w:val="Titre4"/>
        <w:rPr>
          <w:del w:id="1745" w:author="Arthur Parmentier" w:date="2020-05-14T14:21:00Z"/>
        </w:rPr>
        <w:pPrChange w:id="1746" w:author="Arthur Parmentier" w:date="2020-06-10T16:26:00Z">
          <w:pPr>
            <w:pStyle w:val="Titre3"/>
          </w:pPr>
        </w:pPrChange>
      </w:pPr>
      <w:del w:id="1747" w:author="Arthur Parmentier" w:date="2020-05-14T14:21:00Z">
        <w:r w:rsidRPr="007C437A" w:rsidDel="00EF2E96">
          <w:delText>Attempts or cases in arts before SP</w:delText>
        </w:r>
        <w:bookmarkStart w:id="1748" w:name="_Toc40363666"/>
        <w:bookmarkStart w:id="1749" w:name="_Toc40363729"/>
        <w:bookmarkStart w:id="1750" w:name="_Toc40431438"/>
        <w:bookmarkStart w:id="1751" w:name="_Toc41067166"/>
        <w:bookmarkStart w:id="1752" w:name="_Toc42258981"/>
        <w:bookmarkStart w:id="1753" w:name="_Toc42259058"/>
        <w:bookmarkStart w:id="1754" w:name="_Toc42449734"/>
        <w:bookmarkStart w:id="1755" w:name="_Toc42449816"/>
        <w:bookmarkStart w:id="1756" w:name="_Toc42550002"/>
        <w:bookmarkStart w:id="1757" w:name="_Toc42550095"/>
        <w:bookmarkEnd w:id="1748"/>
        <w:bookmarkEnd w:id="1749"/>
        <w:bookmarkEnd w:id="1750"/>
        <w:bookmarkEnd w:id="1751"/>
        <w:bookmarkEnd w:id="1752"/>
        <w:bookmarkEnd w:id="1753"/>
        <w:bookmarkEnd w:id="1754"/>
        <w:bookmarkEnd w:id="1755"/>
        <w:bookmarkEnd w:id="1756"/>
        <w:bookmarkEnd w:id="1757"/>
      </w:del>
    </w:p>
    <w:p w:rsidR="00960BA6" w:rsidRDefault="007D4AC0">
      <w:pPr>
        <w:pStyle w:val="Titre4"/>
        <w:rPr>
          <w:ins w:id="1758" w:author="Arthur Parmentier" w:date="2020-06-09T20:01:00Z"/>
        </w:rPr>
        <w:pPrChange w:id="1759" w:author="Arthur Parmentier" w:date="2020-06-10T16:26:00Z">
          <w:pPr>
            <w:pStyle w:val="Titre3"/>
          </w:pPr>
        </w:pPrChange>
      </w:pPr>
      <w:ins w:id="1760" w:author="Arthur Parmentier" w:date="2020-06-09T20:01:00Z">
        <w:r>
          <w:t>Monastic sign languages</w:t>
        </w:r>
      </w:ins>
      <w:del w:id="1761" w:author="Arthur Parmentier" w:date="2020-06-09T20:01:00Z">
        <w:r w:rsidR="00960BA6" w:rsidRPr="007C437A" w:rsidDel="007D4AC0">
          <w:delText>Conduction &amp; other contemporary forms of artistic sign languages</w:delText>
        </w:r>
      </w:del>
    </w:p>
    <w:p w:rsidR="00851ABE" w:rsidRDefault="007D4AC0">
      <w:pPr>
        <w:rPr>
          <w:ins w:id="1762" w:author="Arthur Parmentier" w:date="2020-06-09T20:03:00Z"/>
        </w:rPr>
      </w:pPr>
      <w:ins w:id="1763" w:author="Arthur Parmentier" w:date="2020-06-09T20:02:00Z">
        <w:r w:rsidRPr="007D4AC0">
          <w:t>Monastic sign languages have been used in Europe from at least the 10th century by Christian monks</w:t>
        </w:r>
      </w:ins>
      <w:ins w:id="1764" w:author="Arthur Parmentier" w:date="2020-06-09T20:03:00Z">
        <w:r>
          <w:t xml:space="preserve"> and</w:t>
        </w:r>
      </w:ins>
      <w:ins w:id="1765" w:author="Arthur Parmentier" w:date="2020-06-09T20:02:00Z">
        <w:r w:rsidRPr="007D4AC0">
          <w:t xml:space="preserve"> are still in use today</w:t>
        </w:r>
      </w:ins>
      <w:ins w:id="1766" w:author="Arthur Parmentier" w:date="2020-06-09T20:03:00Z">
        <w:r>
          <w:t xml:space="preserve">, </w:t>
        </w:r>
      </w:ins>
      <w:ins w:id="1767" w:author="Arthur Parmentier" w:date="2020-06-09T20:02:00Z">
        <w:r w:rsidRPr="007D4AC0">
          <w:t>not only in Europe but also in Japan, China and the USA. Unlike deaf sign languages</w:t>
        </w:r>
      </w:ins>
      <w:ins w:id="1768" w:author="Arthur Parmentier" w:date="2020-06-09T20:05:00Z">
        <w:r w:rsidR="00851ABE">
          <w:t>, they</w:t>
        </w:r>
      </w:ins>
      <w:ins w:id="1769" w:author="Arthur Parmentier" w:date="2020-06-09T20:02:00Z">
        <w:r w:rsidRPr="007D4AC0">
          <w:t xml:space="preserve"> are better understood as </w:t>
        </w:r>
      </w:ins>
      <w:ins w:id="1770" w:author="Arthur Parmentier" w:date="2020-06-09T20:03:00Z">
        <w:r>
          <w:t xml:space="preserve">simple </w:t>
        </w:r>
        <w:r w:rsidR="00851ABE">
          <w:t>signs lex</w:t>
        </w:r>
      </w:ins>
      <w:ins w:id="1771" w:author="Arthur Parmentier" w:date="2020-06-09T20:04:00Z">
        <w:r w:rsidR="00851ABE">
          <w:t>icons</w:t>
        </w:r>
      </w:ins>
      <w:ins w:id="1772" w:author="Arthur Parmentier" w:date="2020-06-09T20:05:00Z">
        <w:r w:rsidR="00851ABE">
          <w:t xml:space="preserve"> and forms of communication</w:t>
        </w:r>
      </w:ins>
      <w:ins w:id="1773" w:author="Arthur Parmentier" w:date="2020-06-09T20:06:00Z">
        <w:r w:rsidR="00851ABE">
          <w:t xml:space="preserve"> that could be used when silence was required or as memory aids</w:t>
        </w:r>
      </w:ins>
      <w:ins w:id="1774" w:author="Arthur Parmentier" w:date="2020-06-09T20:04:00Z">
        <w:r w:rsidR="00851ABE">
          <w:t xml:space="preserve"> ra</w:t>
        </w:r>
      </w:ins>
      <w:ins w:id="1775" w:author="Arthur Parmentier" w:date="2020-06-09T20:02:00Z">
        <w:r w:rsidRPr="007D4AC0">
          <w:t>ther than languages</w:t>
        </w:r>
      </w:ins>
      <w:ins w:id="1776" w:author="Arthur Parmentier" w:date="2020-06-10T16:22:00Z">
        <w:r w:rsidR="00D41FAB">
          <w:t>.</w:t>
        </w:r>
      </w:ins>
    </w:p>
    <w:p w:rsidR="007D4AC0" w:rsidRDefault="00322F6B">
      <w:pPr>
        <w:pStyle w:val="Titre4"/>
        <w:rPr>
          <w:ins w:id="1777" w:author="Arthur Parmentier" w:date="2020-06-09T20:01:00Z"/>
        </w:rPr>
        <w:pPrChange w:id="1778" w:author="Arthur Parmentier" w:date="2020-06-10T16:26:00Z">
          <w:pPr>
            <w:pStyle w:val="Titre3"/>
          </w:pPr>
        </w:pPrChange>
      </w:pPr>
      <w:ins w:id="1779" w:author="Arthur Parmentier" w:date="2020-06-10T14:59:00Z">
        <w:r>
          <w:t>Butch Morris’ Conduction</w:t>
        </w:r>
      </w:ins>
    </w:p>
    <w:p w:rsidR="007D4AC0" w:rsidRDefault="009C310E">
      <w:pPr>
        <w:rPr>
          <w:ins w:id="1780" w:author="Arthur Parmentier" w:date="2020-06-09T22:02:00Z"/>
        </w:rPr>
      </w:pPr>
      <w:ins w:id="1781" w:author="Arthur Parmentier" w:date="2020-06-09T22:01:00Z">
        <w:r>
          <w:t xml:space="preserve">Aside SP, there are </w:t>
        </w:r>
      </w:ins>
      <w:ins w:id="1782" w:author="Arthur Parmentier" w:date="2020-06-10T14:59:00Z">
        <w:r w:rsidR="00322F6B">
          <w:t>a few other sign systems</w:t>
        </w:r>
      </w:ins>
      <w:ins w:id="1783" w:author="Arthur Parmentier" w:date="2020-06-09T22:01:00Z">
        <w:r>
          <w:t xml:space="preserve"> that are also used for conducting of composing in real time with musicians or other </w:t>
        </w:r>
      </w:ins>
      <w:ins w:id="1784" w:author="Arthur Parmentier" w:date="2020-06-09T22:02:00Z">
        <w:r>
          <w:t>disciplines as well.</w:t>
        </w:r>
      </w:ins>
      <w:ins w:id="1785" w:author="Arthur Parmentier" w:date="2020-06-10T14:52:00Z">
        <w:r w:rsidR="00322F6B">
          <w:t xml:space="preserve"> The main one, that is </w:t>
        </w:r>
      </w:ins>
      <w:ins w:id="1786" w:author="Arthur Parmentier" w:date="2020-06-10T14:53:00Z">
        <w:r w:rsidR="00322F6B">
          <w:t>also a reference in the SP community is “Conduction</w:t>
        </w:r>
      </w:ins>
      <w:ins w:id="1787" w:author="Arthur Parmentier" w:date="2020-06-10T14:59:00Z">
        <w:r w:rsidR="00322F6B">
          <w:t>”.</w:t>
        </w:r>
      </w:ins>
      <w:ins w:id="1788" w:author="Arthur Parmentier" w:date="2020-06-10T14:58:00Z">
        <w:r w:rsidR="00322F6B">
          <w:t xml:space="preserve"> </w:t>
        </w:r>
      </w:ins>
    </w:p>
    <w:p w:rsidR="00B62913" w:rsidRDefault="009C310E">
      <w:pPr>
        <w:pStyle w:val="Titre5"/>
        <w:rPr>
          <w:ins w:id="1789" w:author="Arthur Parmentier" w:date="2020-06-09T23:53:00Z"/>
        </w:rPr>
        <w:pPrChange w:id="1790" w:author="Arthur Parmentier" w:date="2020-06-10T16:26:00Z">
          <w:pPr/>
        </w:pPrChange>
      </w:pPr>
      <w:ins w:id="1791" w:author="Arthur Parmentier" w:date="2020-06-09T22:02:00Z">
        <w:r>
          <w:lastRenderedPageBreak/>
          <w:t>Conduction</w:t>
        </w:r>
      </w:ins>
    </w:p>
    <w:p w:rsidR="00B62913" w:rsidRPr="008C744F" w:rsidRDefault="0053043F">
      <w:pPr>
        <w:rPr>
          <w:ins w:id="1792" w:author="Arthur Parmentier" w:date="2020-06-09T23:53:00Z"/>
          <w:rPrChange w:id="1793" w:author="Arthur Parmentier" w:date="2020-06-09T23:53:00Z">
            <w:rPr>
              <w:ins w:id="1794" w:author="Arthur Parmentier" w:date="2020-06-09T23:53:00Z"/>
              <w:rFonts w:ascii="ArialMT" w:hAnsi="ArialMT" w:cs="ArialMT"/>
              <w:color w:val="FFFFFF"/>
              <w:sz w:val="24"/>
              <w:szCs w:val="24"/>
              <w:lang w:val="fr-FR"/>
            </w:rPr>
          </w:rPrChange>
        </w:rPr>
        <w:pPrChange w:id="1795" w:author="Arthur Parmentier" w:date="2020-06-10T16:26:00Z">
          <w:pPr>
            <w:autoSpaceDE w:val="0"/>
            <w:autoSpaceDN w:val="0"/>
            <w:adjustRightInd w:val="0"/>
            <w:spacing w:after="0" w:line="240" w:lineRule="auto"/>
          </w:pPr>
        </w:pPrChange>
      </w:pPr>
      <w:ins w:id="1796" w:author="Arthur Parmentier" w:date="2020-06-10T11:13:00Z">
        <w:r>
          <w:t>“</w:t>
        </w:r>
      </w:ins>
      <w:ins w:id="1797" w:author="Arthur Parmentier" w:date="2020-06-09T23:53:00Z">
        <w:r w:rsidR="00B62913" w:rsidRPr="00B62913">
          <w:rPr>
            <w:rPrChange w:id="1798" w:author="Arthur Parmentier" w:date="2020-06-09T23:53:00Z">
              <w:rPr>
                <w:rFonts w:ascii="ArialMT" w:hAnsi="ArialMT" w:cs="ArialMT"/>
                <w:color w:val="FFFFFF"/>
                <w:sz w:val="24"/>
                <w:szCs w:val="24"/>
                <w:lang w:val="fr-FR"/>
              </w:rPr>
            </w:rPrChange>
          </w:rPr>
          <w:t>The New York cornetist, Butch Morris, has also developed a system of</w:t>
        </w:r>
      </w:ins>
      <w:ins w:id="1799" w:author="Arthur Parmentier" w:date="2020-06-10T11:12:00Z">
        <w:r>
          <w:t xml:space="preserve"> </w:t>
        </w:r>
      </w:ins>
      <w:ins w:id="1800" w:author="Arthur Parmentier" w:date="2020-06-09T23:53:00Z">
        <w:r w:rsidR="00B62913" w:rsidRPr="008C744F">
          <w:rPr>
            <w:rPrChange w:id="1801"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02" w:author="Arthur Parmentier" w:date="2020-06-10T11:11:00Z">
              <w:rPr>
                <w:rFonts w:ascii="ArialMT" w:hAnsi="ArialMT" w:cs="ArialMT"/>
                <w:color w:val="FFFFFF"/>
                <w:sz w:val="24"/>
                <w:szCs w:val="24"/>
                <w:lang w:val="fr-FR"/>
              </w:rPr>
            </w:rPrChange>
          </w:rPr>
          <w:t xml:space="preserve">as </w:t>
        </w:r>
        <w:r w:rsidR="00B62913" w:rsidRPr="0053043F">
          <w:rPr>
            <w:rPrChange w:id="1803"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04" w:author="Arthur Parmentier" w:date="2020-06-09T23:53:00Z">
              <w:rPr>
                <w:rFonts w:ascii="ArialMT" w:hAnsi="ArialMT" w:cs="ArialMT"/>
                <w:color w:val="FFFFFF"/>
                <w:sz w:val="24"/>
                <w:szCs w:val="24"/>
                <w:lang w:val="fr-FR"/>
              </w:rPr>
            </w:rPrChange>
          </w:rPr>
          <w:t>, has</w:t>
        </w:r>
      </w:ins>
      <w:ins w:id="1805" w:author="Arthur Parmentier" w:date="2020-06-10T11:12:00Z">
        <w:r>
          <w:t xml:space="preserve"> </w:t>
        </w:r>
      </w:ins>
      <w:ins w:id="1806" w:author="Arthur Parmentier" w:date="2020-06-09T23:53:00Z">
        <w:r w:rsidR="00B62913" w:rsidRPr="008C744F">
          <w:rPr>
            <w:rPrChange w:id="1807" w:author="Arthur Parmentier" w:date="2020-06-09T23:53:00Z">
              <w:rPr>
                <w:rFonts w:ascii="ArialMT" w:hAnsi="ArialMT" w:cs="ArialMT"/>
                <w:color w:val="FFFFFF"/>
                <w:sz w:val="24"/>
                <w:szCs w:val="24"/>
                <w:lang w:val="fr-FR"/>
              </w:rPr>
            </w:rPrChange>
          </w:rPr>
          <w:t>been exhaustively documented (notably in Mandel 1999), and depends on</w:t>
        </w:r>
      </w:ins>
      <w:ins w:id="1808" w:author="Arthur Parmentier" w:date="2020-06-10T11:12:00Z">
        <w:r>
          <w:t xml:space="preserve"> </w:t>
        </w:r>
      </w:ins>
      <w:ins w:id="1809" w:author="Arthur Parmentier" w:date="2020-06-09T23:53:00Z">
        <w:r w:rsidR="00B62913" w:rsidRPr="008C744F">
          <w:rPr>
            <w:rPrChange w:id="1810"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11" w:author="Arthur Parmentier" w:date="2020-06-09T23:53:00Z"/>
          <w:rPrChange w:id="1812" w:author="Arthur Parmentier" w:date="2020-06-09T23:53:00Z">
            <w:rPr>
              <w:ins w:id="1813" w:author="Arthur Parmentier" w:date="2020-06-09T23:53:00Z"/>
              <w:rFonts w:ascii="ArialMT" w:hAnsi="ArialMT" w:cs="ArialMT"/>
              <w:color w:val="FFFFFF"/>
              <w:sz w:val="24"/>
              <w:szCs w:val="24"/>
              <w:lang w:val="fr-FR"/>
            </w:rPr>
          </w:rPrChange>
        </w:rPr>
        <w:pPrChange w:id="1814" w:author="Arthur Parmentier" w:date="2020-06-10T16:26:00Z">
          <w:pPr>
            <w:autoSpaceDE w:val="0"/>
            <w:autoSpaceDN w:val="0"/>
            <w:adjustRightInd w:val="0"/>
            <w:spacing w:after="0" w:line="240" w:lineRule="auto"/>
          </w:pPr>
        </w:pPrChange>
      </w:pPr>
      <w:ins w:id="1815" w:author="Arthur Parmentier" w:date="2020-06-10T11:12:00Z">
        <w:r>
          <w:t>[1500 in 2020]</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 In an interview (Mandel 1999:65), Morris describes conduction, not</w:t>
        </w:r>
      </w:ins>
      <w:ins w:id="1818" w:author="Arthur Parmentier" w:date="2020-06-10T11:13:00Z">
        <w:r>
          <w:t xml:space="preserve"> </w:t>
        </w:r>
      </w:ins>
      <w:ins w:id="1819" w:author="Arthur Parmentier" w:date="2020-06-09T23:53:00Z">
        <w:r w:rsidR="00B62913" w:rsidRPr="008C744F">
          <w:rPr>
            <w:rPrChange w:id="1820" w:author="Arthur Parmentier" w:date="2020-06-09T23:53:00Z">
              <w:rPr>
                <w:rFonts w:ascii="ArialMT" w:hAnsi="ArialMT" w:cs="ArialMT"/>
                <w:color w:val="FFFFFF"/>
                <w:sz w:val="24"/>
                <w:szCs w:val="24"/>
                <w:lang w:val="fr-FR"/>
              </w:rPr>
            </w:rPrChange>
          </w:rPr>
          <w:t xml:space="preserve">so much as a language in Thompson's terms, but as a </w:t>
        </w:r>
      </w:ins>
      <w:ins w:id="1821" w:author="Arthur Parmentier" w:date="2020-06-10T11:13:00Z">
        <w:r>
          <w:t>‘</w:t>
        </w:r>
      </w:ins>
      <w:ins w:id="1822" w:author="Arthur Parmentier" w:date="2020-06-09T23:53:00Z">
        <w:r w:rsidR="00B62913" w:rsidRPr="008C744F">
          <w:rPr>
            <w:rPrChange w:id="1823" w:author="Arthur Parmentier" w:date="2020-06-09T23:53:00Z">
              <w:rPr>
                <w:rFonts w:ascii="ArialMT" w:hAnsi="ArialMT" w:cs="ArialMT"/>
                <w:color w:val="FFFFFF"/>
                <w:sz w:val="24"/>
                <w:szCs w:val="24"/>
                <w:lang w:val="fr-FR"/>
              </w:rPr>
            </w:rPrChange>
          </w:rPr>
          <w:t>gestural</w:t>
        </w:r>
      </w:ins>
      <w:ins w:id="1824" w:author="Arthur Parmentier" w:date="2020-06-10T11:13:00Z">
        <w:r>
          <w:t xml:space="preserve"> </w:t>
        </w:r>
      </w:ins>
      <w:ins w:id="1825" w:author="Arthur Parmentier" w:date="2020-06-09T23:53:00Z">
        <w:r w:rsidR="00B62913" w:rsidRPr="008C744F">
          <w:rPr>
            <w:rPrChange w:id="1826" w:author="Arthur Parmentier" w:date="2020-06-09T23:53:00Z">
              <w:rPr>
                <w:rFonts w:ascii="ArialMT" w:hAnsi="ArialMT" w:cs="ArialMT"/>
                <w:color w:val="FFFFFF"/>
                <w:sz w:val="24"/>
                <w:szCs w:val="24"/>
                <w:lang w:val="fr-FR"/>
              </w:rPr>
            </w:rPrChange>
          </w:rPr>
          <w:t>vocabulary</w:t>
        </w:r>
      </w:ins>
      <w:ins w:id="1827" w:author="Arthur Parmentier" w:date="2020-06-10T11:13:00Z">
        <w:r>
          <w:t>’</w:t>
        </w:r>
      </w:ins>
      <w:ins w:id="1828" w:author="Arthur Parmentier" w:date="2020-06-09T23:53:00Z">
        <w:r w:rsidR="00B62913" w:rsidRPr="008C744F">
          <w:rPr>
            <w:rPrChange w:id="1829" w:author="Arthur Parmentier" w:date="2020-06-09T23:53:00Z">
              <w:rPr>
                <w:rFonts w:ascii="ArialMT" w:hAnsi="ArialMT" w:cs="ArialMT"/>
                <w:color w:val="FFFFFF"/>
                <w:sz w:val="24"/>
                <w:szCs w:val="24"/>
                <w:lang w:val="fr-FR"/>
              </w:rPr>
            </w:rPrChange>
          </w:rPr>
          <w:t>:</w:t>
        </w:r>
      </w:ins>
    </w:p>
    <w:p w:rsidR="00B62913" w:rsidRPr="0053043F" w:rsidRDefault="0053043F">
      <w:pPr>
        <w:rPr>
          <w:ins w:id="1830" w:author="Arthur Parmentier" w:date="2020-06-09T22:02:00Z"/>
          <w:i/>
          <w:iCs/>
          <w:rPrChange w:id="1831" w:author="Arthur Parmentier" w:date="2020-06-10T11:11:00Z">
            <w:rPr>
              <w:ins w:id="1832" w:author="Arthur Parmentier" w:date="2020-06-09T22:02:00Z"/>
            </w:rPr>
          </w:rPrChange>
        </w:rPr>
        <w:pPrChange w:id="1833" w:author="Arthur Parmentier" w:date="2020-06-10T16:26:00Z">
          <w:pPr>
            <w:pStyle w:val="Titre4"/>
          </w:pPr>
        </w:pPrChange>
      </w:pPr>
      <w:ins w:id="1834" w:author="Arthur Parmentier" w:date="2020-06-10T11:13:00Z">
        <w:r>
          <w:rPr>
            <w:i/>
            <w:iCs/>
          </w:rPr>
          <w:t>‘</w:t>
        </w:r>
      </w:ins>
      <w:ins w:id="1835" w:author="Arthur Parmentier" w:date="2020-06-09T23:53:00Z">
        <w:r w:rsidR="00B62913" w:rsidRPr="0053043F">
          <w:rPr>
            <w:i/>
            <w:iCs/>
            <w:rPrChange w:id="1836" w:author="Arthur Parmentier" w:date="2020-06-10T11:11:00Z">
              <w:rPr>
                <w:rFonts w:ascii="ArialMT" w:hAnsi="ArialMT" w:cs="ArialMT"/>
                <w:color w:val="FFFFFF"/>
                <w:lang w:val="fr-FR"/>
              </w:rPr>
            </w:rPrChange>
          </w:rPr>
          <w:t>Through my gestural vocabulary the improvisers and audience start to</w:t>
        </w:r>
      </w:ins>
      <w:ins w:id="1837" w:author="Arthur Parmentier" w:date="2020-06-10T11:13:00Z">
        <w:r>
          <w:rPr>
            <w:i/>
            <w:iCs/>
          </w:rPr>
          <w:t xml:space="preserve"> </w:t>
        </w:r>
      </w:ins>
      <w:ins w:id="1838" w:author="Arthur Parmentier" w:date="2020-06-09T23:53:00Z">
        <w:r w:rsidR="00B62913" w:rsidRPr="0053043F">
          <w:rPr>
            <w:i/>
            <w:iCs/>
            <w:rPrChange w:id="1839" w:author="Arthur Parmentier" w:date="2020-06-10T11:11:00Z">
              <w:rPr>
                <w:rFonts w:ascii="ArialMT" w:hAnsi="ArialMT" w:cs="ArialMT"/>
                <w:color w:val="FFFFFF"/>
                <w:lang w:val="fr-FR"/>
              </w:rPr>
            </w:rPrChange>
          </w:rPr>
          <w:t>hear the music happen. You don't just hear the music happen, you</w:t>
        </w:r>
      </w:ins>
      <w:ins w:id="1840" w:author="Arthur Parmentier" w:date="2020-06-10T11:13:00Z">
        <w:r>
          <w:rPr>
            <w:i/>
            <w:iCs/>
          </w:rPr>
          <w:t xml:space="preserve"> </w:t>
        </w:r>
      </w:ins>
      <w:ins w:id="1841" w:author="Arthur Parmentier" w:date="2020-06-09T23:53:00Z">
        <w:r w:rsidR="00B62913" w:rsidRPr="0053043F">
          <w:rPr>
            <w:i/>
            <w:iCs/>
            <w:rPrChange w:id="1842" w:author="Arthur Parmentier" w:date="2020-06-10T11:11:00Z">
              <w:rPr>
                <w:rFonts w:ascii="ArialMT" w:hAnsi="ArialMT" w:cs="ArialMT"/>
                <w:color w:val="FFFFFF"/>
                <w:lang w:val="fr-FR"/>
              </w:rPr>
            </w:rPrChange>
          </w:rPr>
          <w:t>start to hear it happen, and then all of a sudden, it happens</w:t>
        </w:r>
      </w:ins>
      <w:ins w:id="1843" w:author="Arthur Parmentier" w:date="2020-06-10T11:13:00Z">
        <w:r>
          <w:rPr>
            <w:i/>
            <w:iCs/>
          </w:rPr>
          <w:t>.’”</w:t>
        </w:r>
      </w:ins>
      <w:customXmlInsRangeStart w:id="1844" w:author="Arthur Parmentier" w:date="2020-06-10T19:27:00Z"/>
      <w:sdt>
        <w:sdtPr>
          <w:rPr>
            <w:i/>
            <w:iCs/>
          </w:rPr>
          <w:id w:val="870342470"/>
          <w:citation/>
        </w:sdtPr>
        <w:sdtContent>
          <w:customXmlInsRangeEnd w:id="1844"/>
          <w:ins w:id="1845" w:author="Arthur Parmentier" w:date="2020-06-10T19:27:00Z">
            <w:r w:rsidR="009F0A06">
              <w:rPr>
                <w:i/>
                <w:iCs/>
              </w:rPr>
              <w:fldChar w:fldCharType="begin"/>
            </w:r>
            <w:r w:rsidR="009F0A06" w:rsidRPr="009F0A06">
              <w:rPr>
                <w:i/>
                <w:iCs/>
                <w:rPrChange w:id="1846"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47" w:author="Arthur Parmentier" w:date="2020-06-10T19:27:00Z">
            <w:r w:rsidR="009F0A06">
              <w:rPr>
                <w:i/>
                <w:iCs/>
              </w:rPr>
              <w:fldChar w:fldCharType="end"/>
            </w:r>
          </w:ins>
          <w:customXmlInsRangeStart w:id="1848" w:author="Arthur Parmentier" w:date="2020-06-10T19:27:00Z"/>
        </w:sdtContent>
      </w:sdt>
      <w:customXmlInsRangeEnd w:id="1848"/>
    </w:p>
    <w:p w:rsidR="009C310E" w:rsidRDefault="00BB07B0">
      <w:pPr>
        <w:rPr>
          <w:ins w:id="1849" w:author="Arthur Parmentier" w:date="2020-06-10T11:16:00Z"/>
        </w:rPr>
      </w:pPr>
      <w:ins w:id="1850" w:author="Arthur Parmentier" w:date="2020-06-10T11:15:00Z">
        <w:r>
          <w:t>Butch Morris</w:t>
        </w:r>
      </w:ins>
      <w:ins w:id="1851" w:author="Arthur Parmentier" w:date="2020-06-10T11:16:00Z">
        <w:r>
          <w:t xml:space="preserve"> describes conduction in the following terms:</w:t>
        </w:r>
      </w:ins>
    </w:p>
    <w:p w:rsidR="00BB07B0" w:rsidRDefault="00BB07B0">
      <w:pPr>
        <w:rPr>
          <w:ins w:id="1852" w:author="Arthur Parmentier" w:date="2020-06-10T11:35:00Z"/>
        </w:rPr>
      </w:pPr>
      <w:ins w:id="1853" w:author="Arthur Parmentier" w:date="2020-06-10T11:16:00Z">
        <w:r>
          <w:t>“Conduction (conducted interpretation/ improvisation) is a vocabulary of ideographic signs and gestures activated to modify or construct a real</w:t>
        </w:r>
      </w:ins>
      <w:ins w:id="1854" w:author="Arthur Parmentier" w:date="2020-06-10T11:17:00Z">
        <w:r>
          <w:t xml:space="preserve"> </w:t>
        </w:r>
      </w:ins>
      <w:ins w:id="1855" w:author="Arthur Parmentier" w:date="2020-06-10T11:16:00Z">
        <w:r>
          <w:t>time</w:t>
        </w:r>
      </w:ins>
      <w:ins w:id="1856" w:author="Arthur Parmentier" w:date="2020-06-10T11:17:00Z">
        <w:r>
          <w:t xml:space="preserve"> </w:t>
        </w:r>
      </w:ins>
      <w:ins w:id="1857" w:author="Arthur Parmentier" w:date="2020-06-10T11:16:00Z">
        <w:r>
          <w:t>musical arrangement or composition. Each sign and gesture</w:t>
        </w:r>
      </w:ins>
      <w:ins w:id="1858" w:author="Arthur Parmentier" w:date="2020-06-10T11:17:00Z">
        <w:r>
          <w:t xml:space="preserve"> transmits</w:t>
        </w:r>
      </w:ins>
      <w:ins w:id="1859" w:author="Arthur Parmentier" w:date="2020-06-10T11:16:00Z">
        <w:r>
          <w:t xml:space="preserve"> generative information for interpretation and provides</w:t>
        </w:r>
      </w:ins>
      <w:ins w:id="1860" w:author="Arthur Parmentier" w:date="2020-06-10T11:17:00Z">
        <w:r>
          <w:t xml:space="preserve"> </w:t>
        </w:r>
      </w:ins>
      <w:ins w:id="1861" w:author="Arthur Parmentier" w:date="2020-06-10T11:16:00Z">
        <w:r>
          <w:t>instantaneous possibilities for altering or initiating harmony, melody,</w:t>
        </w:r>
      </w:ins>
      <w:ins w:id="1862" w:author="Arthur Parmentier" w:date="2020-06-10T11:17:00Z">
        <w:r>
          <w:t xml:space="preserve"> </w:t>
        </w:r>
      </w:ins>
      <w:ins w:id="1863" w:author="Arthur Parmentier" w:date="2020-06-10T11:16:00Z">
        <w:r>
          <w:t>rhythm, articulation, phrasing or form.</w:t>
        </w:r>
      </w:ins>
      <w:ins w:id="1864" w:author="Arthur Parmentier" w:date="2020-06-10T11:17:00Z">
        <w:r>
          <w:t>”</w:t>
        </w:r>
      </w:ins>
      <w:ins w:id="1865" w:author="Arthur Parmentier" w:date="2020-06-10T19:28:00Z">
        <w:r w:rsidR="00C75F92">
          <w:t xml:space="preserve"> </w:t>
        </w:r>
      </w:ins>
      <w:customXmlInsRangeStart w:id="1866" w:author="Arthur Parmentier" w:date="2020-06-10T19:38:00Z"/>
      <w:sdt>
        <w:sdtPr>
          <w:id w:val="-979925151"/>
          <w:citation/>
        </w:sdtPr>
        <w:sdtContent>
          <w:customXmlInsRangeEnd w:id="1866"/>
          <w:ins w:id="1867" w:author="Arthur Parmentier" w:date="2020-06-10T19:38:00Z">
            <w:r w:rsidR="00C75F92">
              <w:fldChar w:fldCharType="begin"/>
            </w:r>
            <w:r w:rsidR="00C75F92" w:rsidRPr="008C0EC1">
              <w:rPr>
                <w:rPrChange w:id="1868"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69" w:author="Arthur Parmentier" w:date="2020-06-10T19:38:00Z">
            <w:r w:rsidR="00C75F92">
              <w:fldChar w:fldCharType="end"/>
            </w:r>
          </w:ins>
          <w:customXmlInsRangeStart w:id="1870" w:author="Arthur Parmentier" w:date="2020-06-10T19:38:00Z"/>
        </w:sdtContent>
      </w:sdt>
      <w:customXmlInsRangeEnd w:id="1870"/>
    </w:p>
    <w:p w:rsidR="004F6D06" w:rsidRDefault="00A35BBD">
      <w:pPr>
        <w:pStyle w:val="Titre5"/>
        <w:rPr>
          <w:ins w:id="1871" w:author="Arthur Parmentier" w:date="2020-06-10T15:00:00Z"/>
          <w:lang w:val="fr-FR"/>
        </w:rPr>
        <w:pPrChange w:id="1872" w:author="Arthur Parmentier" w:date="2020-06-10T16:26:00Z">
          <w:pPr>
            <w:pStyle w:val="Titre4"/>
          </w:pPr>
        </w:pPrChange>
      </w:pPr>
      <w:ins w:id="1873" w:author="Arthur Parmentier" w:date="2020-06-10T11:49:00Z">
        <w:r w:rsidRPr="00A35BBD">
          <w:rPr>
            <w:lang w:val="fr-FR"/>
            <w:rPrChange w:id="1874" w:author="Arthur Parmentier" w:date="2020-06-10T11:49:00Z">
              <w:rPr/>
            </w:rPrChange>
          </w:rPr>
          <w:t>Ritmo y Percusión con Señas</w:t>
        </w:r>
      </w:ins>
    </w:p>
    <w:p w:rsidR="00322F6B" w:rsidRPr="00322F6B" w:rsidRDefault="00322F6B">
      <w:pPr>
        <w:rPr>
          <w:ins w:id="1875" w:author="Arthur Parmentier" w:date="2020-06-10T11:44:00Z"/>
          <w:rPrChange w:id="1876" w:author="Arthur Parmentier" w:date="2020-06-10T15:00:00Z">
            <w:rPr>
              <w:ins w:id="1877" w:author="Arthur Parmentier" w:date="2020-06-10T11:44:00Z"/>
            </w:rPr>
          </w:rPrChange>
        </w:rPr>
        <w:pPrChange w:id="1878" w:author="Arthur Parmentier" w:date="2020-06-10T16:26:00Z">
          <w:pPr>
            <w:pStyle w:val="Titre4"/>
          </w:pPr>
        </w:pPrChange>
      </w:pPr>
      <w:ins w:id="1879" w:author="Arthur Parmentier" w:date="2020-06-10T15:00:00Z">
        <w:r w:rsidRPr="00322F6B">
          <w:rPr>
            <w:rPrChange w:id="1880" w:author="Arthur Parmentier" w:date="2020-06-10T15:00:00Z">
              <w:rPr>
                <w:lang w:val="fr-FR"/>
              </w:rPr>
            </w:rPrChange>
          </w:rPr>
          <w:t>More recently, we have s</w:t>
        </w:r>
        <w:r>
          <w:t>een the emerging of other signs systems; I would like to mention “</w:t>
        </w:r>
        <w:r w:rsidRPr="00322F6B">
          <w:t>Ritmo y Percusión con Señas</w:t>
        </w:r>
      </w:ins>
      <w:ins w:id="1881" w:author="Arthur Parmentier" w:date="2020-06-10T15:01:00Z">
        <w:r>
          <w:t>”:</w:t>
        </w:r>
      </w:ins>
    </w:p>
    <w:p w:rsidR="004F6D06" w:rsidRDefault="00A35BBD">
      <w:pPr>
        <w:rPr>
          <w:ins w:id="1882" w:author="Arthur Parmentier" w:date="2020-06-10T11:48:00Z"/>
        </w:rPr>
      </w:pPr>
      <w:ins w:id="1883" w:author="Arthur Parmentier" w:date="2020-06-10T11:49:00Z">
        <w:r w:rsidRPr="00322F6B">
          <w:t xml:space="preserve"> </w:t>
        </w:r>
      </w:ins>
      <w:ins w:id="1884"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85" w:author="Arthur Parmentier" w:date="2020-06-10T11:49:00Z">
        <w:r w:rsidR="00521AA1">
          <w:t xml:space="preserve"> [by Morris]</w:t>
        </w:r>
      </w:ins>
      <w:ins w:id="1886"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87" w:author="Arthur Parmentier" w:date="2020-06-10T11:49:00Z"/>
        </w:rPr>
      </w:pPr>
      <w:ins w:id="1888" w:author="Arthur Parmentier" w:date="2020-06-10T11:48:00Z">
        <w:r>
          <w:t>Through these attempts, little by little he codified a language consisting in approximately 150 signs executed with hands and body by the conductor in order to coordinate the flux of group improvisation.”</w:t>
        </w:r>
      </w:ins>
      <w:ins w:id="1889" w:author="Arthur Parmentier" w:date="2020-06-10T19:38:00Z">
        <w:r w:rsidR="00C75F92">
          <w:t xml:space="preserve"> </w:t>
        </w:r>
      </w:ins>
      <w:ins w:id="1890" w:author="Arthur Parmentier" w:date="2020-06-10T19:39:00Z">
        <w:r w:rsidR="00153701" w:rsidRPr="00C75F92">
          <w:rPr>
            <w:noProof/>
            <w:lang w:val="fr-FR"/>
            <w:rPrChange w:id="1891" w:author="Arthur Parmentier" w:date="2020-06-10T19:39:00Z">
              <w:rPr/>
            </w:rPrChange>
          </w:rPr>
          <w:t>(La Percumotora)</w:t>
        </w:r>
      </w:ins>
    </w:p>
    <w:p w:rsidR="00E20940" w:rsidRPr="004F6D06" w:rsidDel="00E20940" w:rsidRDefault="00E20940">
      <w:pPr>
        <w:rPr>
          <w:del w:id="1892" w:author="Arthur Parmentier" w:date="2020-06-10T11:51:00Z"/>
          <w:rPrChange w:id="1893" w:author="Arthur Parmentier" w:date="2020-06-10T11:44:00Z">
            <w:rPr>
              <w:del w:id="1894" w:author="Arthur Parmentier" w:date="2020-06-10T11:51:00Z"/>
            </w:rPr>
          </w:rPrChange>
        </w:rPr>
        <w:pPrChange w:id="1895" w:author="Arthur Parmentier" w:date="2020-06-10T16:26:00Z">
          <w:pPr>
            <w:pStyle w:val="Titre3"/>
          </w:pPr>
        </w:pPrChange>
      </w:pPr>
      <w:bookmarkStart w:id="1896" w:name="_Toc42698841"/>
      <w:bookmarkStart w:id="1897" w:name="_Toc42698920"/>
      <w:bookmarkEnd w:id="1896"/>
      <w:bookmarkEnd w:id="1897"/>
    </w:p>
    <w:p w:rsidR="00960BA6" w:rsidRDefault="00960BA6" w:rsidP="00EF75B3">
      <w:pPr>
        <w:pStyle w:val="Titre3"/>
        <w:rPr>
          <w:ins w:id="1898" w:author="Arthur Parmentier" w:date="2020-06-10T16:44:00Z"/>
        </w:rPr>
      </w:pPr>
      <w:bookmarkStart w:id="1899" w:name="_Toc42698921"/>
      <w:del w:id="1900" w:author="Arthur Parmentier" w:date="2020-06-10T16:42:00Z">
        <w:r w:rsidRPr="007C437A" w:rsidDel="00586554">
          <w:delText>Real-time composition/improvisation/generative music in the XXth century</w:delText>
        </w:r>
      </w:del>
      <w:bookmarkEnd w:id="1899"/>
      <w:ins w:id="1901" w:author="Arthur Parmentier" w:date="2020-06-10T16:44:00Z">
        <w:r w:rsidR="00560F90">
          <w:t>Artistic context</w:t>
        </w:r>
      </w:ins>
      <w:ins w:id="1902" w:author="Arthur Parmentier" w:date="2020-06-10T17:37:00Z">
        <w:r w:rsidR="00B92EB3">
          <w:t xml:space="preserve"> of SP and a computer recognition tool</w:t>
        </w:r>
      </w:ins>
    </w:p>
    <w:p w:rsidR="00560F90" w:rsidRDefault="00560F90" w:rsidP="00560F90">
      <w:pPr>
        <w:rPr>
          <w:ins w:id="1903" w:author="Arthur Parmentier" w:date="2020-06-10T17:37:00Z"/>
        </w:rPr>
      </w:pPr>
      <w:ins w:id="1904" w:author="Arthur Parmentier" w:date="2020-06-10T16:45:00Z">
        <w:r>
          <w:t>SP and Thompson’s practice enters in the wider movemen</w:t>
        </w:r>
      </w:ins>
      <w:ins w:id="1905" w:author="Arthur Parmentier" w:date="2020-06-10T16:46:00Z">
        <w:r>
          <w:t xml:space="preserve">ts of music and arts of their generations. In this section, I would like </w:t>
        </w:r>
      </w:ins>
      <w:ins w:id="1906" w:author="Arthur Parmentier" w:date="2020-06-10T17:09:00Z">
        <w:r w:rsidR="00536AA3">
          <w:t xml:space="preserve">to </w:t>
        </w:r>
      </w:ins>
      <w:ins w:id="1907" w:author="Arthur Parmentier" w:date="2020-06-10T16:48:00Z">
        <w:r>
          <w:t>superficially explore</w:t>
        </w:r>
      </w:ins>
      <w:ins w:id="1908" w:author="Arthur Parmentier" w:date="2020-06-10T16:47:00Z">
        <w:r>
          <w:t xml:space="preserve"> the</w:t>
        </w:r>
      </w:ins>
      <w:ins w:id="1909" w:author="Arthur Parmentier" w:date="2020-06-10T17:09:00Z">
        <w:r w:rsidR="0084639F">
          <w:t xml:space="preserve"> artistical</w:t>
        </w:r>
      </w:ins>
      <w:ins w:id="1910" w:author="Arthur Parmentier" w:date="2020-06-10T16:47:00Z">
        <w:r>
          <w:t xml:space="preserve"> landscape in which SP lies</w:t>
        </w:r>
      </w:ins>
      <w:ins w:id="1911" w:author="Arthur Parmentier" w:date="2020-06-10T16:48:00Z">
        <w:r>
          <w:t xml:space="preserve"> </w:t>
        </w:r>
      </w:ins>
      <w:ins w:id="1912" w:author="Arthur Parmentier" w:date="2020-06-10T17:09:00Z">
        <w:r w:rsidR="00FD3468">
          <w:t xml:space="preserve">(focusing on music only) </w:t>
        </w:r>
      </w:ins>
      <w:ins w:id="1913" w:author="Arthur Parmentier" w:date="2020-06-10T16:48:00Z">
        <w:r>
          <w:t>and identify in computer music the po</w:t>
        </w:r>
      </w:ins>
      <w:ins w:id="1914" w:author="Arthur Parmentier" w:date="2020-06-10T16:49:00Z">
        <w:r>
          <w:t>tential of linking SP to machines.</w:t>
        </w:r>
      </w:ins>
    </w:p>
    <w:p w:rsidR="00B92EB3" w:rsidRDefault="00B92EB3">
      <w:pPr>
        <w:pStyle w:val="Titre4"/>
        <w:rPr>
          <w:ins w:id="1915" w:author="Arthur Parmentier" w:date="2020-06-10T17:08:00Z"/>
        </w:rPr>
        <w:pPrChange w:id="1916" w:author="Arthur Parmentier" w:date="2020-06-10T17:38:00Z">
          <w:pPr/>
        </w:pPrChange>
      </w:pPr>
      <w:ins w:id="1917" w:author="Arthur Parmentier" w:date="2020-06-10T17:38:00Z">
        <w:r>
          <w:t>Artistic context to SP</w:t>
        </w:r>
      </w:ins>
    </w:p>
    <w:p w:rsidR="00536AA3" w:rsidRDefault="00AC558A" w:rsidP="00560F90">
      <w:pPr>
        <w:rPr>
          <w:ins w:id="1918" w:author="Arthur Parmentier" w:date="2020-06-10T17:12:00Z"/>
        </w:rPr>
      </w:pPr>
      <w:ins w:id="1919" w:author="Arthur Parmentier" w:date="2020-06-10T17:10:00Z">
        <w:r>
          <w:t>In general, the 20</w:t>
        </w:r>
        <w:r w:rsidRPr="00AC558A">
          <w:rPr>
            <w:vertAlign w:val="superscript"/>
            <w:rPrChange w:id="1920" w:author="Arthur Parmentier" w:date="2020-06-10T17:10:00Z">
              <w:rPr/>
            </w:rPrChange>
          </w:rPr>
          <w:t>th</w:t>
        </w:r>
        <w:r>
          <w:t xml:space="preserve"> century </w:t>
        </w:r>
      </w:ins>
      <w:ins w:id="1921" w:author="Arthur Parmentier" w:date="2020-06-10T17:11:00Z">
        <w:r>
          <w:t>can be thought in music as the century of ruptures, divergences and exploration of new forms of performances and productions.</w:t>
        </w:r>
      </w:ins>
    </w:p>
    <w:p w:rsidR="0093087B" w:rsidRDefault="00AC558A" w:rsidP="00560F90">
      <w:pPr>
        <w:rPr>
          <w:ins w:id="1922" w:author="Arthur Parmentier" w:date="2020-06-10T17:22:00Z"/>
        </w:rPr>
      </w:pPr>
      <w:ins w:id="1923" w:author="Arthur Parmentier" w:date="2020-06-10T17:12:00Z">
        <w:r>
          <w:t xml:space="preserve">First, we can identify </w:t>
        </w:r>
      </w:ins>
      <w:ins w:id="1924" w:author="Arthur Parmentier" w:date="2020-06-10T17:15:00Z">
        <w:r>
          <w:t xml:space="preserve">at the time of the development of SP </w:t>
        </w:r>
      </w:ins>
      <w:ins w:id="1925" w:author="Arthur Parmentier" w:date="2020-06-10T17:12:00Z">
        <w:r>
          <w:t>a great number of esthetics</w:t>
        </w:r>
      </w:ins>
      <w:ins w:id="1926" w:author="Arthur Parmentier" w:date="2020-06-10T17:13:00Z">
        <w:r>
          <w:t xml:space="preserve"> in the production of music </w:t>
        </w:r>
      </w:ins>
      <w:ins w:id="1927" w:author="Arthur Parmentier" w:date="2020-06-10T17:15:00Z">
        <w:r>
          <w:t>but also a</w:t>
        </w:r>
      </w:ins>
      <w:ins w:id="1928" w:author="Arthur Parmentier" w:date="2020-06-10T17:16:00Z">
        <w:r>
          <w:t xml:space="preserve"> specific interest for new production processes</w:t>
        </w:r>
      </w:ins>
      <w:ins w:id="1929" w:author="Arthur Parmentier" w:date="2020-06-10T17:17:00Z">
        <w:r>
          <w:t>, such as al</w:t>
        </w:r>
      </w:ins>
      <w:ins w:id="1930" w:author="Arthur Parmentier" w:date="2020-06-10T17:18:00Z">
        <w:r>
          <w:t>gorithmic, aleatory, serialism and st</w:t>
        </w:r>
      </w:ins>
      <w:ins w:id="1931" w:author="Arthur Parmentier" w:date="2020-06-10T17:19:00Z">
        <w:r>
          <w:t xml:space="preserve">ochastic music and many other compositional techniques that would also </w:t>
        </w:r>
        <w:r>
          <w:lastRenderedPageBreak/>
          <w:t>involve machines such as computers</w:t>
        </w:r>
      </w:ins>
      <w:ins w:id="1932" w:author="Arthur Parmentier" w:date="2020-06-10T17:21:00Z">
        <w:r w:rsidR="00F60438">
          <w:t xml:space="preserve"> (electronic, concrete music, etc)</w:t>
        </w:r>
      </w:ins>
      <w:ins w:id="1933" w:author="Arthur Parmentier" w:date="2020-06-10T17:22:00Z">
        <w:r w:rsidR="0093087B">
          <w:t>, for instance in France with Pierre Henry, Pierre Boulez and Iannis Xenakis.</w:t>
        </w:r>
      </w:ins>
    </w:p>
    <w:p w:rsidR="00F60438" w:rsidRPr="00AC558A" w:rsidDel="00E549FC" w:rsidRDefault="009F6BB6">
      <w:pPr>
        <w:rPr>
          <w:del w:id="1934" w:author="Arthur Parmentier" w:date="2020-06-10T17:26:00Z"/>
          <w:rPrChange w:id="1935" w:author="Arthur Parmentier" w:date="2020-06-10T17:10:00Z">
            <w:rPr>
              <w:del w:id="1936" w:author="Arthur Parmentier" w:date="2020-06-10T17:26:00Z"/>
            </w:rPr>
          </w:rPrChange>
        </w:rPr>
        <w:pPrChange w:id="1937" w:author="Arthur Parmentier" w:date="2020-06-10T16:44:00Z">
          <w:pPr>
            <w:pStyle w:val="Titre2"/>
          </w:pPr>
        </w:pPrChange>
      </w:pPr>
      <w:ins w:id="1938" w:author="Arthur Parmentier" w:date="2020-06-10T17:22:00Z">
        <w:r>
          <w:t>Thompson also was influenced by</w:t>
        </w:r>
      </w:ins>
      <w:ins w:id="1939" w:author="Arthur Parmentier" w:date="2020-06-10T17:23:00Z">
        <w:r>
          <w:t xml:space="preserve"> Anthony Braxon and</w:t>
        </w:r>
      </w:ins>
      <w:ins w:id="1940" w:author="Arthur Parmentier" w:date="2020-06-10T17:22:00Z">
        <w:r>
          <w:t xml:space="preserve"> </w:t>
        </w:r>
      </w:ins>
      <w:ins w:id="1941" w:author="Arthur Parmentier" w:date="2020-06-10T17:23:00Z">
        <w:r>
          <w:t>the genre of free jazz</w:t>
        </w:r>
      </w:ins>
      <w:ins w:id="1942" w:author="Arthur Parmentier" w:date="2020-06-10T17:37:00Z">
        <w:r w:rsidR="005971DF">
          <w:t>;</w:t>
        </w:r>
      </w:ins>
      <w:ins w:id="1943" w:author="Arthur Parmentier" w:date="2020-06-10T17:23:00Z">
        <w:r>
          <w:t xml:space="preserve"> </w:t>
        </w:r>
      </w:ins>
      <w:ins w:id="1944" w:author="Arthur Parmentier" w:date="2020-06-10T17:37:00Z">
        <w:r w:rsidR="00DD38B7">
          <w:t>h</w:t>
        </w:r>
      </w:ins>
      <w:ins w:id="1945" w:author="Arthur Parmentier" w:date="2020-06-10T17:24:00Z">
        <w:r>
          <w:t xml:space="preserve">is encounter with François Jeanneau, a pioneer </w:t>
        </w:r>
      </w:ins>
      <w:ins w:id="1946" w:author="Arthur Parmentier" w:date="2020-06-10T17:25:00Z">
        <w:r>
          <w:t>of French free jazz was the start of a long collaboration</w:t>
        </w:r>
      </w:ins>
      <w:ins w:id="1947" w:author="Arthur Parmentier" w:date="2020-06-10T17:37:00Z">
        <w:r w:rsidR="005971DF">
          <w:t xml:space="preserve"> and</w:t>
        </w:r>
      </w:ins>
      <w:ins w:id="1948" w:author="Arthur Parmentier" w:date="2020-06-10T17:26:00Z">
        <w:r>
          <w:t xml:space="preserve"> Jeanneau is now a leading figure in SP.</w:t>
        </w:r>
      </w:ins>
    </w:p>
    <w:p w:rsidR="00252D92" w:rsidRPr="007C437A" w:rsidDel="00E549FC" w:rsidRDefault="00725D84">
      <w:pPr>
        <w:rPr>
          <w:del w:id="1949" w:author="Arthur Parmentier" w:date="2020-06-10T17:26:00Z"/>
        </w:rPr>
      </w:pPr>
      <w:del w:id="1950"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51" w:author="Arthur Parmentier" w:date="2020-06-10T17:26:00Z">
          <w:pPr>
            <w:pStyle w:val="Titre3"/>
          </w:pPr>
        </w:pPrChange>
      </w:pPr>
      <w:del w:id="1952" w:author="Arthur Parmentier" w:date="2020-06-10T17:26:00Z">
        <w:r w:rsidRPr="007C437A" w:rsidDel="00E549FC">
          <w:delText>Cage &amp; co</w:delText>
        </w:r>
      </w:del>
    </w:p>
    <w:p w:rsidR="00960BA6" w:rsidRDefault="00B92EB3" w:rsidP="00EF75B3">
      <w:pPr>
        <w:pStyle w:val="Titre4"/>
        <w:rPr>
          <w:ins w:id="1953" w:author="Arthur Parmentier" w:date="2020-06-10T17:38:00Z"/>
        </w:rPr>
      </w:pPr>
      <w:ins w:id="1954" w:author="Arthur Parmentier" w:date="2020-06-10T17:38:00Z">
        <w:r>
          <w:t>Computer music</w:t>
        </w:r>
      </w:ins>
      <w:del w:id="1955" w:author="Arthur Parmentier" w:date="2020-06-10T17:38:00Z">
        <w:r w:rsidR="001642FC" w:rsidRPr="007C437A" w:rsidDel="00B92EB3">
          <w:delText>Algorithmic music</w:delText>
        </w:r>
      </w:del>
    </w:p>
    <w:p w:rsidR="00586554" w:rsidRDefault="00AB1E26" w:rsidP="00586554">
      <w:pPr>
        <w:rPr>
          <w:ins w:id="1956" w:author="Arthur Parmentier" w:date="2020-06-10T17:40:00Z"/>
        </w:rPr>
      </w:pPr>
      <w:ins w:id="1957" w:author="Arthur Parmentier" w:date="2020-06-10T17:38:00Z">
        <w:r>
          <w:t xml:space="preserve">Computer music </w:t>
        </w:r>
      </w:ins>
      <w:ins w:id="1958" w:author="Arthur Parmentier" w:date="2020-06-10T17:39:00Z">
        <w:r>
          <w:t>is the use of computing technology in music composition, from sound synthesis</w:t>
        </w:r>
      </w:ins>
      <w:ins w:id="1959" w:author="Arthur Parmentier" w:date="2020-06-10T17:40:00Z">
        <w:r>
          <w:t xml:space="preserve"> to algorithmic composition programs.</w:t>
        </w:r>
      </w:ins>
    </w:p>
    <w:p w:rsidR="00EF42A4" w:rsidRDefault="00AB1E26">
      <w:pPr>
        <w:rPr>
          <w:ins w:id="1960" w:author="Arthur Parmentier" w:date="2020-06-10T17:52:00Z"/>
        </w:rPr>
      </w:pPr>
      <w:ins w:id="1961" w:author="Arthur Parmentier" w:date="2020-06-10T17:40:00Z">
        <w:r>
          <w:t>Today</w:t>
        </w:r>
      </w:ins>
      <w:ins w:id="1962" w:author="Arthur Parmentier" w:date="2020-06-10T17:43:00Z">
        <w:r>
          <w:t>,</w:t>
        </w:r>
      </w:ins>
      <w:ins w:id="1963" w:author="Arthur Parmentier" w:date="2020-06-10T17:40:00Z">
        <w:r>
          <w:t xml:space="preserve"> the widespread </w:t>
        </w:r>
      </w:ins>
      <w:ins w:id="1964" w:author="Arthur Parmentier" w:date="2020-06-10T17:41:00Z">
        <w:r>
          <w:t xml:space="preserve">availability of relatively affordable </w:t>
        </w:r>
      </w:ins>
      <w:ins w:id="1965" w:author="Arthur Parmentier" w:date="2020-06-10T17:40:00Z">
        <w:r>
          <w:t>digital audio workstations</w:t>
        </w:r>
      </w:ins>
      <w:ins w:id="1966" w:author="Arthur Parmentier" w:date="2020-06-10T17:41:00Z">
        <w:r>
          <w:t xml:space="preserve"> (DAWs) and the growth of home recording studios has </w:t>
        </w:r>
      </w:ins>
      <w:ins w:id="1967" w:author="Arthur Parmentier" w:date="2020-06-10T17:49:00Z">
        <w:r w:rsidR="00932C89">
          <w:t xml:space="preserve">brought computer music everywhere in the landscape of music production and diffusion. </w:t>
        </w:r>
      </w:ins>
      <w:ins w:id="1968" w:author="Arthur Parmentier" w:date="2020-06-10T17:50:00Z">
        <w:r w:rsidR="00932C89">
          <w:t xml:space="preserve">Aside the notion of computer music for composition only, the use of digital tools for recording, processing and diffusing sound </w:t>
        </w:r>
      </w:ins>
      <w:ins w:id="1969" w:author="Arthur Parmentier" w:date="2020-06-10T17:51:00Z">
        <w:r w:rsidR="00932C89">
          <w:t>make computers the most widely used interface for music</w:t>
        </w:r>
        <w:r w:rsidR="007A7D89">
          <w:t xml:space="preserve"> creation.</w:t>
        </w:r>
      </w:ins>
    </w:p>
    <w:p w:rsidR="00EF4161" w:rsidRDefault="00EF42A4">
      <w:pPr>
        <w:rPr>
          <w:ins w:id="1970" w:author="Arthur Parmentier" w:date="2020-06-11T11:52:00Z"/>
        </w:rPr>
      </w:pPr>
      <w:ins w:id="1971" w:author="Arthur Parmentier" w:date="2020-06-10T17:52:00Z">
        <w:r>
          <w:t xml:space="preserve">The potential of computers and digital tools is to my opinion still not expressed in SP and </w:t>
        </w:r>
      </w:ins>
      <w:ins w:id="1972" w:author="Arthur Parmentier" w:date="2020-06-10T17:53:00Z">
        <w:r>
          <w:t>the construction of a recognition tool could be an important step in that way.</w:t>
        </w:r>
      </w:ins>
    </w:p>
    <w:p w:rsidR="0019038B" w:rsidRDefault="0019038B" w:rsidP="00EF4161">
      <w:pPr>
        <w:pStyle w:val="Titre3"/>
        <w:rPr>
          <w:ins w:id="1973" w:author="Arthur Parmentier" w:date="2020-06-11T13:04:00Z"/>
        </w:rPr>
      </w:pPr>
      <w:ins w:id="1974" w:author="Arthur Parmentier" w:date="2020-06-11T12:38:00Z">
        <w:r>
          <w:t>Classification</w:t>
        </w:r>
      </w:ins>
      <w:ins w:id="1975" w:author="Arthur Parmentier" w:date="2020-06-11T12:39:00Z">
        <w:r>
          <w:t xml:space="preserve"> in ML</w:t>
        </w:r>
      </w:ins>
    </w:p>
    <w:p w:rsidR="00347CC0" w:rsidRDefault="00347CC0" w:rsidP="00347CC0">
      <w:pPr>
        <w:rPr>
          <w:ins w:id="1976" w:author="Arthur Parmentier" w:date="2020-06-11T13:43:00Z"/>
        </w:rPr>
      </w:pPr>
      <w:ins w:id="1977" w:author="Arthur Parmentier" w:date="2020-06-11T13:09:00Z">
        <w:r w:rsidRPr="00347CC0">
          <w:t xml:space="preserve">In machine learning and statistics, classification is the problem of identifying to which of a set of categories a new observation belongs, </w:t>
        </w:r>
      </w:ins>
      <w:ins w:id="1978" w:author="Arthur Parmentier" w:date="2020-06-11T13:43:00Z">
        <w:r w:rsidR="00F4730C" w:rsidRPr="00347CC0">
          <w:t>based on</w:t>
        </w:r>
      </w:ins>
      <w:ins w:id="1979" w:author="Arthur Parmentier" w:date="2020-06-11T13:09:00Z">
        <w:r w:rsidRPr="00347CC0">
          <w:t xml:space="preserve"> a training set of data containing observations</w:t>
        </w:r>
        <w:r>
          <w:t xml:space="preserve"> </w:t>
        </w:r>
        <w:r w:rsidRPr="00347CC0">
          <w:t>whose category membership is known</w:t>
        </w:r>
        <w:r>
          <w:t>.</w:t>
        </w:r>
      </w:ins>
      <w:ins w:id="1980" w:author="Arthur Parmentier" w:date="2020-06-11T13:46:00Z">
        <w:r w:rsidR="00EC109B">
          <w:t xml:space="preserve"> It is typically </w:t>
        </w:r>
      </w:ins>
      <w:ins w:id="1981" w:author="Arthur Parmentier" w:date="2020-06-11T13:55:00Z">
        <w:r w:rsidR="00C86A5E">
          <w:t>achieved with</w:t>
        </w:r>
      </w:ins>
      <w:ins w:id="1982" w:author="Arthur Parmentier" w:date="2020-06-11T13:46:00Z">
        <w:r w:rsidR="00EC109B">
          <w:t xml:space="preserve"> a supervised learning procedure.</w:t>
        </w:r>
      </w:ins>
    </w:p>
    <w:p w:rsidR="00F4730C" w:rsidRDefault="00EC109B" w:rsidP="00347CC0">
      <w:pPr>
        <w:rPr>
          <w:ins w:id="1983" w:author="Arthur Parmentier" w:date="2020-06-11T13:44:00Z"/>
        </w:rPr>
      </w:pPr>
      <w:ins w:id="1984" w:author="Arthur Parmentier" w:date="2020-06-11T13:46:00Z">
        <w:r>
          <w:t>A supervised</w:t>
        </w:r>
      </w:ins>
      <w:ins w:id="1985" w:author="Arthur Parmentier" w:date="2020-06-11T13:43:00Z">
        <w:r w:rsidR="00F4730C">
          <w:t xml:space="preserve"> learning proced</w:t>
        </w:r>
      </w:ins>
      <w:ins w:id="1986" w:author="Arthur Parmentier" w:date="2020-06-11T13:44:00Z">
        <w:r w:rsidR="00F4730C">
          <w:t xml:space="preserve">ure comprises </w:t>
        </w:r>
      </w:ins>
      <w:ins w:id="1987" w:author="Arthur Parmentier" w:date="2020-06-11T13:55:00Z">
        <w:r w:rsidR="00B34AB1">
          <w:t>3</w:t>
        </w:r>
      </w:ins>
      <w:ins w:id="1988" w:author="Arthur Parmentier" w:date="2020-06-11T13:44:00Z">
        <w:r w:rsidR="00F4730C">
          <w:t xml:space="preserve"> phases:</w:t>
        </w:r>
      </w:ins>
    </w:p>
    <w:p w:rsidR="00F4730C" w:rsidRDefault="00F4730C" w:rsidP="00F4730C">
      <w:pPr>
        <w:pStyle w:val="Paragraphedeliste"/>
        <w:numPr>
          <w:ilvl w:val="0"/>
          <w:numId w:val="46"/>
        </w:numPr>
        <w:rPr>
          <w:ins w:id="1989" w:author="Arthur Parmentier" w:date="2020-06-11T13:48:00Z"/>
        </w:rPr>
      </w:pPr>
      <w:ins w:id="1990" w:author="Arthur Parmentier" w:date="2020-06-11T13:44:00Z">
        <w:r>
          <w:t xml:space="preserve">First, a </w:t>
        </w:r>
      </w:ins>
      <w:ins w:id="1991" w:author="Arthur Parmentier" w:date="2020-06-11T13:47:00Z">
        <w:r w:rsidR="00EC109B">
          <w:t xml:space="preserve">ground truth dataset is constructed from </w:t>
        </w:r>
      </w:ins>
      <w:ins w:id="1992" w:author="Arthur Parmentier" w:date="2020-06-11T13:48:00Z">
        <w:r w:rsidR="00EC109B">
          <w:t xml:space="preserve">our </w:t>
        </w:r>
      </w:ins>
      <w:ins w:id="1993" w:author="Arthur Parmentier" w:date="2020-06-11T13:47:00Z">
        <w:r w:rsidR="00EC109B">
          <w:t>prior know</w:t>
        </w:r>
      </w:ins>
      <w:ins w:id="1994" w:author="Arthur Parmentier" w:date="2020-06-11T13:48:00Z">
        <w:r w:rsidR="00EC109B">
          <w:t>ledge</w:t>
        </w:r>
      </w:ins>
      <w:ins w:id="1995" w:author="Arthur Parmentier" w:date="2020-06-11T13:47:00Z">
        <w:r w:rsidR="00EC109B">
          <w:t xml:space="preserve"> </w:t>
        </w:r>
      </w:ins>
      <w:ins w:id="1996"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1997" w:author="Arthur Parmentier" w:date="2020-06-11T13:50:00Z"/>
        </w:rPr>
      </w:pPr>
      <w:ins w:id="1998" w:author="Arthur Parmentier" w:date="2020-06-11T13:48:00Z">
        <w:r>
          <w:t>Then, an alg</w:t>
        </w:r>
      </w:ins>
      <w:ins w:id="1999"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2000" w:author="Arthur Parmentier" w:date="2020-06-11T13:50:00Z">
        <w:r>
          <w:t>for this process.</w:t>
        </w:r>
      </w:ins>
    </w:p>
    <w:p w:rsidR="009A703C" w:rsidRPr="00347CC0" w:rsidRDefault="00EC109B" w:rsidP="009A703C">
      <w:pPr>
        <w:pStyle w:val="Paragraphedeliste"/>
        <w:numPr>
          <w:ilvl w:val="0"/>
          <w:numId w:val="46"/>
        </w:numPr>
        <w:rPr>
          <w:ins w:id="2001" w:author="Arthur Parmentier" w:date="2020-06-11T12:38:00Z"/>
          <w:rPrChange w:id="2002" w:author="Arthur Parmentier" w:date="2020-06-11T13:04:00Z">
            <w:rPr>
              <w:ins w:id="2003" w:author="Arthur Parmentier" w:date="2020-06-11T12:38:00Z"/>
            </w:rPr>
          </w:rPrChange>
        </w:rPr>
        <w:pPrChange w:id="2004" w:author="Arthur Parmentier" w:date="2020-06-11T13:55:00Z">
          <w:pPr>
            <w:pStyle w:val="Titre3"/>
          </w:pPr>
        </w:pPrChange>
      </w:pPr>
      <w:ins w:id="2005" w:author="Arthur Parmentier" w:date="2020-06-11T13:50:00Z">
        <w:r>
          <w:t xml:space="preserve">Finally, the </w:t>
        </w:r>
      </w:ins>
      <w:ins w:id="2006" w:author="Arthur Parmentier" w:date="2020-06-11T13:51:00Z">
        <w:r>
          <w:t>“learned” function that we call “model” can be used to classify new data.</w:t>
        </w:r>
      </w:ins>
    </w:p>
    <w:p w:rsidR="00611D02" w:rsidRDefault="00EF4161" w:rsidP="00EF4161">
      <w:pPr>
        <w:pStyle w:val="Titre3"/>
        <w:rPr>
          <w:ins w:id="2007" w:author="Arthur Parmentier" w:date="2020-06-11T12:57:00Z"/>
        </w:rPr>
      </w:pPr>
      <w:ins w:id="2008" w:author="Arthur Parmentier" w:date="2020-06-11T11:53:00Z">
        <w:r>
          <w:t xml:space="preserve">The </w:t>
        </w:r>
      </w:ins>
      <w:ins w:id="2009" w:author="Arthur Parmentier" w:date="2020-06-11T12:56:00Z">
        <w:r w:rsidR="00C469FD">
          <w:t xml:space="preserve">human </w:t>
        </w:r>
      </w:ins>
      <w:ins w:id="2010" w:author="Arthur Parmentier" w:date="2020-06-11T12:57:00Z">
        <w:r w:rsidR="00F938B8">
          <w:t>prototypical</w:t>
        </w:r>
      </w:ins>
      <w:ins w:id="2011" w:author="Arthur Parmentier" w:date="2020-06-11T12:56:00Z">
        <w:r w:rsidR="00C469FD">
          <w:t xml:space="preserve"> and categorical</w:t>
        </w:r>
      </w:ins>
      <w:ins w:id="2012" w:author="Arthur Parmentier" w:date="2020-06-11T11:53:00Z">
        <w:r>
          <w:t xml:space="preserve"> perception </w:t>
        </w:r>
      </w:ins>
      <w:ins w:id="2013" w:author="Arthur Parmentier" w:date="2020-06-11T12:57:00Z">
        <w:r w:rsidR="00C469FD">
          <w:t>and conceptual scheme</w:t>
        </w:r>
        <w:r w:rsidR="00846792">
          <w:t>s</w:t>
        </w:r>
      </w:ins>
    </w:p>
    <w:p w:rsidR="00156CB8" w:rsidRDefault="00611D02" w:rsidP="00611D02">
      <w:pPr>
        <w:rPr>
          <w:ins w:id="2014" w:author="Arthur Parmentier" w:date="2020-06-11T12:58:00Z"/>
        </w:rPr>
      </w:pPr>
      <w:ins w:id="2015"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16" w:author="Arthur Parmentier" w:date="2020-06-11T12:29:00Z">
        <w:r w:rsidR="007E70E1">
          <w:t xml:space="preserve"> (frequency, time, </w:t>
        </w:r>
      </w:ins>
      <w:ins w:id="2017" w:author="Arthur Parmentier" w:date="2020-06-11T12:30:00Z">
        <w:r w:rsidR="007E70E1">
          <w:t>space, color, etc)</w:t>
        </w:r>
      </w:ins>
      <w:ins w:id="2018" w:author="Arthur Parmentier" w:date="2020-06-11T12:34:00Z">
        <w:r w:rsidR="00156CB8">
          <w:t xml:space="preserve">. </w:t>
        </w:r>
      </w:ins>
      <w:ins w:id="2019" w:author="Arthur Parmentier" w:date="2020-06-11T12:38:00Z">
        <w:r w:rsidR="00156CB8">
          <w:t>One can think of these schemes, that contain innate and learn (cultural) parts, as processes of identification and classification.</w:t>
        </w:r>
      </w:ins>
    </w:p>
    <w:p w:rsidR="00E67C0A" w:rsidRDefault="00611D02">
      <w:pPr>
        <w:rPr>
          <w:ins w:id="2020" w:author="Arthur Parmentier" w:date="2020-06-11T20:58:00Z"/>
        </w:rPr>
      </w:pPr>
      <w:ins w:id="2021" w:author="Arthur Parmentier" w:date="2020-06-11T12:01:00Z">
        <w:r w:rsidRPr="007C437A">
          <w:t>We know from research in psychology</w:t>
        </w:r>
        <w:r>
          <w:t xml:space="preserve"> </w:t>
        </w:r>
      </w:ins>
      <w:customXmlInsRangeStart w:id="2022" w:author="Arthur Parmentier" w:date="2020-06-11T12:01:00Z"/>
      <w:sdt>
        <w:sdtPr>
          <w:id w:val="2077633733"/>
          <w:citation/>
        </w:sdtPr>
        <w:sdtContent>
          <w:customXmlInsRangeEnd w:id="2022"/>
          <w:ins w:id="2023"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24" w:author="Arthur Parmentier" w:date="2020-06-11T12:01:00Z"/>
        </w:sdtContent>
      </w:sdt>
      <w:customXmlInsRangeEnd w:id="2024"/>
      <w:ins w:id="2025"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26" w:author="Arthur Parmentier" w:date="2020-06-11T13:00:00Z">
        <w:r w:rsidR="00FB7F72">
          <w:t>: t</w:t>
        </w:r>
      </w:ins>
      <w:ins w:id="2027"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28" w:author="Arthur Parmentier" w:date="2020-06-11T12:01:00Z"/>
      <w:sdt>
        <w:sdtPr>
          <w:id w:val="758099576"/>
          <w:citation/>
        </w:sdtPr>
        <w:sdtContent>
          <w:customXmlInsRangeEnd w:id="2028"/>
          <w:ins w:id="2029"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30" w:author="Arthur Parmentier" w:date="2020-06-11T12:01:00Z"/>
        </w:sdtContent>
      </w:sdt>
      <w:customXmlInsRangeEnd w:id="2030"/>
      <w:ins w:id="2031"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BD0DD6" w:rsidRDefault="00BD0DD6" w:rsidP="00BD0DD6">
      <w:pPr>
        <w:pStyle w:val="Titre4"/>
        <w:rPr>
          <w:ins w:id="2032" w:author="Arthur Parmentier" w:date="2020-06-11T20:58:00Z"/>
        </w:rPr>
      </w:pPr>
      <w:ins w:id="2033" w:author="Arthur Parmentier" w:date="2020-06-11T20:58:00Z">
        <w:r>
          <w:t>Remarks on analogy</w:t>
        </w:r>
      </w:ins>
    </w:p>
    <w:p w:rsidR="00B56EF7" w:rsidRPr="007C437A" w:rsidRDefault="00BD0DD6" w:rsidP="00B56EF7">
      <w:pPr>
        <w:rPr>
          <w:ins w:id="2034" w:author="Arthur Parmentier" w:date="2020-06-11T20:58:00Z"/>
        </w:rPr>
      </w:pPr>
      <w:ins w:id="2035" w:author="Arthur Parmentier" w:date="2020-06-11T20:59:00Z">
        <w:r>
          <w:t>In his conference “Analogy as the core of cognition</w:t>
        </w:r>
      </w:ins>
      <w:ins w:id="2036" w:author="Arthur Parmentier" w:date="2020-06-11T21:00:00Z">
        <w:r>
          <w:t xml:space="preserve">” </w:t>
        </w:r>
      </w:ins>
      <w:customXmlInsRangeStart w:id="2037" w:author="Arthur Parmentier" w:date="2020-06-11T20:59:00Z"/>
      <w:sdt>
        <w:sdtPr>
          <w:id w:val="613638521"/>
          <w:citation/>
        </w:sdtPr>
        <w:sdtContent>
          <w:customXmlInsRangeEnd w:id="2037"/>
          <w:ins w:id="2038" w:author="Arthur Parmentier" w:date="2020-06-11T20:59:00Z">
            <w:r>
              <w:fldChar w:fldCharType="begin"/>
            </w:r>
            <w:r w:rsidRPr="00BD0DD6">
              <w:rPr>
                <w:rPrChange w:id="2039" w:author="Arthur Parmentier" w:date="2020-06-11T20:59:00Z">
                  <w:rPr>
                    <w:lang w:val="fr-FR"/>
                  </w:rPr>
                </w:rPrChange>
              </w:rPr>
              <w:instrText xml:space="preserve"> CITATION Dou09 \l 1036 </w:instrText>
            </w:r>
          </w:ins>
          <w:r>
            <w:fldChar w:fldCharType="separate"/>
          </w:r>
          <w:ins w:id="2040" w:author="Arthur Parmentier" w:date="2020-06-11T20:59:00Z">
            <w:r w:rsidRPr="00BD0DD6">
              <w:rPr>
                <w:noProof/>
                <w:rPrChange w:id="2041" w:author="Arthur Parmentier" w:date="2020-06-11T20:59:00Z">
                  <w:rPr/>
                </w:rPrChange>
              </w:rPr>
              <w:t>(Hofstadter, 2009)</w:t>
            </w:r>
            <w:r>
              <w:fldChar w:fldCharType="end"/>
            </w:r>
          </w:ins>
          <w:customXmlInsRangeStart w:id="2042" w:author="Arthur Parmentier" w:date="2020-06-11T20:59:00Z"/>
        </w:sdtContent>
      </w:sdt>
      <w:customXmlInsRangeEnd w:id="2042"/>
      <w:ins w:id="2043" w:author="Arthur Parmentier" w:date="2020-06-11T21:00:00Z">
        <w:r>
          <w:t xml:space="preserve">, Hofstadter says the following: </w:t>
        </w:r>
      </w:ins>
      <w:ins w:id="2044" w:author="Arthur Parmentier" w:date="2020-06-11T20:58:00Z">
        <w:r w:rsidR="00B56EF7" w:rsidRPr="007C437A">
          <w:t>“</w:t>
        </w:r>
      </w:ins>
      <w:ins w:id="2045" w:author="Arthur Parmentier" w:date="2020-06-11T21:00:00Z">
        <w:r>
          <w:t>C</w:t>
        </w:r>
      </w:ins>
      <w:ins w:id="2046" w:author="Arthur Parmentier" w:date="2020-06-11T20:58:00Z">
        <w:r w:rsidR="00B56EF7" w:rsidRPr="007C437A">
          <w:t>ategorization is the name of the cognition game and analogy is the mechanism that drives it all”</w:t>
        </w:r>
      </w:ins>
      <w:ins w:id="2047" w:author="Arthur Parmentier" w:date="2020-06-11T21:00:00Z">
        <w:r>
          <w:t>.</w:t>
        </w:r>
      </w:ins>
    </w:p>
    <w:p w:rsidR="00B56EF7" w:rsidRDefault="00BD0DD6" w:rsidP="00B56EF7">
      <w:pPr>
        <w:rPr>
          <w:ins w:id="2048" w:author="Arthur Parmentier" w:date="2020-06-11T21:05:00Z"/>
        </w:rPr>
      </w:pPr>
      <w:ins w:id="2049" w:author="Arthur Parmentier" w:date="2020-06-11T21:01:00Z">
        <w:r>
          <w:t xml:space="preserve">As we talk about the categorical scheme of perception of humans, </w:t>
        </w:r>
      </w:ins>
      <w:ins w:id="2050" w:author="Arthur Parmentier" w:date="2020-06-11T21:02:00Z">
        <w:r>
          <w:t>it is important to mention analogy as responsible for the extension of a concept from its pro</w:t>
        </w:r>
      </w:ins>
      <w:ins w:id="2051" w:author="Arthur Parmentier" w:date="2020-06-11T21:03:00Z">
        <w:r>
          <w:t xml:space="preserve">totype and as the main process behind the evaluation </w:t>
        </w:r>
      </w:ins>
      <w:ins w:id="2052" w:author="Arthur Parmentier" w:date="2020-06-11T21:04:00Z">
        <w:r>
          <w:t>of similarity.</w:t>
        </w:r>
      </w:ins>
      <w:ins w:id="2053" w:author="Arthur Parmentier" w:date="2020-06-11T21:05:00Z">
        <w:r>
          <w:t xml:space="preserve"> In fact, Hofstadter</w:t>
        </w:r>
      </w:ins>
      <w:ins w:id="2054" w:author="Arthur Parmentier" w:date="2020-06-11T21:04:00Z">
        <w:r>
          <w:t xml:space="preserve"> defines m</w:t>
        </w:r>
      </w:ins>
      <w:ins w:id="2055" w:author="Arthur Parmentier" w:date="2020-06-11T20:58:00Z">
        <w:r w:rsidR="00B56EF7" w:rsidRPr="007C437A">
          <w:t>aking</w:t>
        </w:r>
      </w:ins>
      <w:ins w:id="2056" w:author="Arthur Parmentier" w:date="2020-06-11T21:04:00Z">
        <w:r>
          <w:t xml:space="preserve"> an</w:t>
        </w:r>
      </w:ins>
      <w:ins w:id="2057" w:author="Arthur Parmentier" w:date="2020-06-11T20:58:00Z">
        <w:r w:rsidR="00B56EF7" w:rsidRPr="007C437A">
          <w:t xml:space="preserve"> analogy </w:t>
        </w:r>
      </w:ins>
      <w:ins w:id="2058" w:author="Arthur Parmentier" w:date="2020-06-11T21:04:00Z">
        <w:r>
          <w:t>as</w:t>
        </w:r>
      </w:ins>
      <w:ins w:id="2059" w:author="Arthur Parmentier" w:date="2020-06-11T20:58:00Z">
        <w:r w:rsidR="00B56EF7" w:rsidRPr="007C437A">
          <w:t xml:space="preserve"> raising the similar features of two mental things</w:t>
        </w:r>
      </w:ins>
      <w:ins w:id="2060" w:author="Arthur Parmentier" w:date="2020-06-11T21:05:00Z">
        <w:r>
          <w:t>.</w:t>
        </w:r>
      </w:ins>
    </w:p>
    <w:p w:rsidR="00BD0DD6" w:rsidRDefault="00642D4B" w:rsidP="00BD0DD6">
      <w:pPr>
        <w:pStyle w:val="Titre4"/>
        <w:rPr>
          <w:ins w:id="2061" w:author="Arthur Parmentier" w:date="2020-06-11T21:06:00Z"/>
        </w:rPr>
      </w:pPr>
      <w:ins w:id="2062" w:author="Arthur Parmentier" w:date="2020-06-11T22:04:00Z">
        <w:r>
          <w:t>A side-note on conceptual space</w:t>
        </w:r>
      </w:ins>
    </w:p>
    <w:p w:rsidR="00BD0DD6" w:rsidRDefault="00BD0DD6" w:rsidP="00BD0DD6">
      <w:pPr>
        <w:rPr>
          <w:ins w:id="2063" w:author="Arthur Parmentier" w:date="2020-06-11T21:08:00Z"/>
        </w:rPr>
      </w:pPr>
      <w:ins w:id="2064" w:author="Arthur Parmentier" w:date="2020-06-11T21:06:00Z">
        <w:r>
          <w:t xml:space="preserve">In all previous discussion, I have considered the idea of boundaries between concepts, just like if </w:t>
        </w:r>
      </w:ins>
      <w:ins w:id="2065" w:author="Arthur Parmentier" w:date="2020-06-11T21:07:00Z">
        <w:r>
          <w:t xml:space="preserve">we could model the space of concepts as a </w:t>
        </w:r>
      </w:ins>
      <w:ins w:id="2066" w:author="Arthur Parmentier" w:date="2020-06-11T21:08:00Z">
        <w:r>
          <w:t xml:space="preserve">2D or </w:t>
        </w:r>
      </w:ins>
      <w:ins w:id="2067" w:author="Arthur Parmentier" w:date="2020-06-11T21:07:00Z">
        <w:r>
          <w:t xml:space="preserve">3D space where all concepts would be </w:t>
        </w:r>
      </w:ins>
      <w:ins w:id="2068" w:author="Arthur Parmentier" w:date="2020-06-11T21:08:00Z">
        <w:r>
          <w:t>clusters of points around a center.</w:t>
        </w:r>
        <w:r w:rsidR="006A04CF">
          <w:t xml:space="preserve"> In fact, this model is only valid as long as we consider each concept individually.</w:t>
        </w:r>
      </w:ins>
    </w:p>
    <w:p w:rsidR="006A04CF" w:rsidRPr="00BD0DD6" w:rsidRDefault="006A04CF" w:rsidP="00BD0DD6">
      <w:pPr>
        <w:rPr>
          <w:ins w:id="2069" w:author="Arthur Parmentier" w:date="2020-06-11T20:58:00Z"/>
          <w:rPrChange w:id="2070" w:author="Arthur Parmentier" w:date="2020-06-11T21:06:00Z">
            <w:rPr>
              <w:ins w:id="2071" w:author="Arthur Parmentier" w:date="2020-06-11T20:58:00Z"/>
            </w:rPr>
          </w:rPrChange>
        </w:rPr>
        <w:pPrChange w:id="2072" w:author="Arthur Parmentier" w:date="2020-06-11T21:06:00Z">
          <w:pPr/>
        </w:pPrChange>
      </w:pPr>
      <w:ins w:id="2073" w:author="Arthur Parmentier" w:date="2020-06-11T21:09:00Z">
        <w:r>
          <w:t xml:space="preserve">When describing the combination of concepts, we can no longer think of them as such. For instance, the German way of constructing words is a very explicit </w:t>
        </w:r>
      </w:ins>
      <w:ins w:id="2074" w:author="Arthur Parmentier" w:date="2020-06-11T21:10:00Z">
        <w:r>
          <w:t>example of the hierarchical construction of some concepts.</w:t>
        </w:r>
      </w:ins>
      <w:ins w:id="2075" w:author="Arthur Parmentier" w:date="2020-06-11T21:11:00Z">
        <w:r>
          <w:br/>
          <w:t>Whereas it is also clear that concepts are not either hierarchical structures, they do embed some form of hierarchy, such as studied</w:t>
        </w:r>
      </w:ins>
      <w:ins w:id="2076" w:author="Arthur Parmentier" w:date="2020-06-11T21:12:00Z">
        <w:r>
          <w:t xml:space="preserve"> in research in ontologies in the field of Digital Humanities.</w:t>
        </w:r>
      </w:ins>
    </w:p>
    <w:p w:rsidR="00B56EF7" w:rsidRDefault="006A04CF">
      <w:pPr>
        <w:rPr>
          <w:ins w:id="2077" w:author="Arthur Parmentier" w:date="2020-06-11T13:03:00Z"/>
        </w:rPr>
      </w:pPr>
      <w:ins w:id="2078" w:author="Arthur Parmentier" w:date="2020-06-11T21:12:00Z">
        <w:r>
          <w:t xml:space="preserve">As a final word, I would like to mention the quantum-like formalism </w:t>
        </w:r>
      </w:ins>
      <w:ins w:id="2079" w:author="Arthur Parmentier" w:date="2020-06-11T21:13:00Z">
        <w:r>
          <w:t>as one of the most promising models for</w:t>
        </w:r>
      </w:ins>
      <w:ins w:id="2080" w:author="Arthur Parmentier" w:date="2020-06-11T21:14:00Z">
        <w:r>
          <w:t xml:space="preserve"> describing</w:t>
        </w:r>
      </w:ins>
      <w:ins w:id="2081" w:author="Arthur Parmentier" w:date="2020-06-11T21:13:00Z">
        <w:r>
          <w:t xml:space="preserve"> concepts and the way they interfere with each other</w:t>
        </w:r>
      </w:ins>
      <w:ins w:id="2082" w:author="Arthur Parmentier" w:date="2020-06-11T21:14:00Z">
        <w:r>
          <w:t>, although they have no explanatory power</w:t>
        </w:r>
      </w:ins>
      <w:ins w:id="2083" w:author="Arthur Parmentier" w:date="2020-06-11T21:48:00Z">
        <w:r w:rsidR="002F0DFF">
          <w:rPr>
            <w:rStyle w:val="Appelnotedebasdep"/>
          </w:rPr>
          <w:footnoteReference w:id="9"/>
        </w:r>
      </w:ins>
      <w:ins w:id="2089" w:author="Arthur Parmentier" w:date="2020-06-11T21:15:00Z">
        <w:r>
          <w:t xml:space="preserve"> </w:t>
        </w:r>
      </w:ins>
      <w:customXmlInsRangeStart w:id="2090" w:author="Arthur Parmentier" w:date="2020-06-11T21:18:00Z"/>
      <w:sdt>
        <w:sdtPr>
          <w:id w:val="1620562375"/>
          <w:citation/>
        </w:sdtPr>
        <w:sdtContent>
          <w:customXmlInsRangeEnd w:id="2090"/>
          <w:ins w:id="2091" w:author="Arthur Parmentier" w:date="2020-06-11T21:18:00Z">
            <w:r>
              <w:fldChar w:fldCharType="begin"/>
            </w:r>
            <w:r w:rsidRPr="006A04CF">
              <w:rPr>
                <w:rPrChange w:id="2092" w:author="Arthur Parmentier" w:date="2020-06-11T21:18:00Z">
                  <w:rPr>
                    <w:lang w:val="fr-FR"/>
                  </w:rPr>
                </w:rPrChange>
              </w:rPr>
              <w:instrText xml:space="preserve"> CITATION Aer16 \l 1036 </w:instrText>
            </w:r>
          </w:ins>
          <w:r>
            <w:fldChar w:fldCharType="separate"/>
          </w:r>
          <w:ins w:id="2093" w:author="Arthur Parmentier" w:date="2020-06-11T21:18:00Z">
            <w:r w:rsidRPr="006A04CF">
              <w:rPr>
                <w:noProof/>
                <w:rPrChange w:id="2094" w:author="Arthur Parmentier" w:date="2020-06-11T21:18:00Z">
                  <w:rPr/>
                </w:rPrChange>
              </w:rPr>
              <w:t>(Aerts, Broekaert, Gabora, &amp; Sozzo, 2016)</w:t>
            </w:r>
            <w:r>
              <w:fldChar w:fldCharType="end"/>
            </w:r>
          </w:ins>
          <w:customXmlInsRangeStart w:id="2095" w:author="Arthur Parmentier" w:date="2020-06-11T21:18:00Z"/>
        </w:sdtContent>
      </w:sdt>
      <w:customXmlInsRangeEnd w:id="2095"/>
      <w:ins w:id="2096" w:author="Arthur Parmentier" w:date="2020-06-11T21:18:00Z">
        <w:r>
          <w:t>.</w:t>
        </w:r>
      </w:ins>
    </w:p>
    <w:p w:rsidR="00FB7F72" w:rsidRDefault="00FB7F72" w:rsidP="00FB7F72">
      <w:pPr>
        <w:rPr>
          <w:ins w:id="2097" w:author="Arthur Parmentier" w:date="2020-06-11T13:03:00Z"/>
        </w:rPr>
        <w:pPrChange w:id="2098" w:author="Arthur Parmentier" w:date="2020-06-11T13:03:00Z">
          <w:pPr/>
        </w:pPrChange>
      </w:pPr>
      <w:ins w:id="2099" w:author="Arthur Parmentier" w:date="2020-06-11T13:03:00Z">
        <w:r>
          <w:br w:type="page"/>
        </w:r>
      </w:ins>
    </w:p>
    <w:p w:rsidR="00FB7F72" w:rsidRPr="00586554" w:rsidDel="00FB7F72" w:rsidRDefault="00FB7F72">
      <w:pPr>
        <w:rPr>
          <w:del w:id="2100" w:author="Arthur Parmentier" w:date="2020-06-11T13:03:00Z"/>
          <w:rPrChange w:id="2101" w:author="Arthur Parmentier" w:date="2020-06-10T16:41:00Z">
            <w:rPr>
              <w:del w:id="2102" w:author="Arthur Parmentier" w:date="2020-06-11T13:03:00Z"/>
            </w:rPr>
          </w:rPrChange>
        </w:rPr>
        <w:pPrChange w:id="2103" w:author="Arthur Parmentier" w:date="2020-06-10T16:41:00Z">
          <w:pPr>
            <w:pStyle w:val="Titre3"/>
          </w:pPr>
        </w:pPrChange>
      </w:pPr>
    </w:p>
    <w:p w:rsidR="000B4E52" w:rsidRPr="007C437A" w:rsidDel="006D5BBB" w:rsidRDefault="000B4E52" w:rsidP="00E6654A">
      <w:pPr>
        <w:pStyle w:val="Titre2"/>
        <w:rPr>
          <w:del w:id="2104" w:author="Arthur Parmentier" w:date="2020-06-07T21:11:00Z"/>
        </w:rPr>
      </w:pPr>
      <w:del w:id="2105" w:author="Arthur Parmentier" w:date="2020-06-07T21:11:00Z">
        <w:r w:rsidRPr="007C437A" w:rsidDel="006D5BBB">
          <w:delText>Linguistics</w:delText>
        </w:r>
        <w:bookmarkStart w:id="2106" w:name="_Toc42550007"/>
        <w:bookmarkStart w:id="2107" w:name="_Toc42550100"/>
        <w:bookmarkStart w:id="2108" w:name="_Toc42698843"/>
        <w:bookmarkStart w:id="2109" w:name="_Toc42698922"/>
        <w:bookmarkEnd w:id="2106"/>
        <w:bookmarkEnd w:id="2107"/>
        <w:bookmarkEnd w:id="2108"/>
        <w:bookmarkEnd w:id="2109"/>
      </w:del>
    </w:p>
    <w:p w:rsidR="000B4E52" w:rsidRPr="007C437A" w:rsidDel="006D5BBB" w:rsidRDefault="000B4E52">
      <w:pPr>
        <w:pStyle w:val="Titre3"/>
        <w:rPr>
          <w:del w:id="2110" w:author="Arthur Parmentier" w:date="2020-06-07T21:11:00Z"/>
        </w:rPr>
      </w:pPr>
      <w:del w:id="2111" w:author="Arthur Parmentier" w:date="2020-06-07T21:11:00Z">
        <w:r w:rsidRPr="007C437A" w:rsidDel="006D5BBB">
          <w:delText>Regular languages</w:delText>
        </w:r>
        <w:bookmarkStart w:id="2112" w:name="_Toc42550008"/>
        <w:bookmarkStart w:id="2113" w:name="_Toc42550101"/>
        <w:bookmarkStart w:id="2114" w:name="_Toc42698844"/>
        <w:bookmarkStart w:id="2115" w:name="_Toc42698923"/>
        <w:bookmarkEnd w:id="2112"/>
        <w:bookmarkEnd w:id="2113"/>
        <w:bookmarkEnd w:id="2114"/>
        <w:bookmarkEnd w:id="2115"/>
      </w:del>
    </w:p>
    <w:p w:rsidR="000B4E52" w:rsidRPr="007C437A" w:rsidDel="006D5BBB" w:rsidRDefault="000B4E52">
      <w:pPr>
        <w:pStyle w:val="Titre3"/>
        <w:rPr>
          <w:del w:id="2116" w:author="Arthur Parmentier" w:date="2020-06-07T21:11:00Z"/>
        </w:rPr>
      </w:pPr>
      <w:del w:id="2117" w:author="Arthur Parmentier" w:date="2020-06-07T21:11:00Z">
        <w:r w:rsidRPr="007C437A" w:rsidDel="006D5BBB">
          <w:delText>… link with generative music?</w:delText>
        </w:r>
        <w:bookmarkStart w:id="2118" w:name="_Toc42550009"/>
        <w:bookmarkStart w:id="2119" w:name="_Toc42550102"/>
        <w:bookmarkStart w:id="2120" w:name="_Toc42698845"/>
        <w:bookmarkStart w:id="2121" w:name="_Toc42698924"/>
        <w:bookmarkEnd w:id="2118"/>
        <w:bookmarkEnd w:id="2119"/>
        <w:bookmarkEnd w:id="2120"/>
        <w:bookmarkEnd w:id="2121"/>
      </w:del>
    </w:p>
    <w:p w:rsidR="000B4E52" w:rsidRPr="007C437A" w:rsidDel="006D5BBB" w:rsidRDefault="000B4E52" w:rsidP="00E6654A">
      <w:pPr>
        <w:rPr>
          <w:del w:id="2122" w:author="Arthur Parmentier" w:date="2020-06-07T21:11:00Z"/>
        </w:rPr>
      </w:pPr>
      <w:del w:id="2123" w:author="Arthur Parmentier" w:date="2020-06-07T21:11:00Z">
        <w:r w:rsidRPr="007C437A" w:rsidDel="006D5BBB">
          <w:delText>Check relevancy: Chomsky, hierarchical models, markov models, study of music within linguistic models.</w:delText>
        </w:r>
        <w:bookmarkStart w:id="2124" w:name="_Toc42550010"/>
        <w:bookmarkStart w:id="2125" w:name="_Toc42550103"/>
        <w:bookmarkStart w:id="2126" w:name="_Toc42698846"/>
        <w:bookmarkStart w:id="2127" w:name="_Toc42698925"/>
        <w:bookmarkEnd w:id="2124"/>
        <w:bookmarkEnd w:id="2125"/>
        <w:bookmarkEnd w:id="2126"/>
        <w:bookmarkEnd w:id="2127"/>
      </w:del>
    </w:p>
    <w:p w:rsidR="00BE04C2" w:rsidRDefault="00960BA6">
      <w:pPr>
        <w:pStyle w:val="Titre2"/>
        <w:rPr>
          <w:ins w:id="2128" w:author="Arthur Parmentier" w:date="2020-06-09T23:55:00Z"/>
        </w:rPr>
        <w:pPrChange w:id="2129" w:author="Arthur Parmentier" w:date="2020-06-10T16:26:00Z">
          <w:pPr>
            <w:pStyle w:val="Titre1"/>
          </w:pPr>
        </w:pPrChange>
      </w:pPr>
      <w:del w:id="2130" w:author="Arthur Parmentier" w:date="2020-06-07T21:11:00Z">
        <w:r w:rsidRPr="007C437A" w:rsidDel="006D5BBB">
          <w:delText xml:space="preserve"> </w:delText>
        </w:r>
      </w:del>
      <w:bookmarkStart w:id="2131" w:name="_Toc42698926"/>
      <w:ins w:id="2132" w:author="Arthur Parmentier" w:date="2020-06-11T11:42:00Z">
        <w:r w:rsidR="008C0EC1">
          <w:t>A struc</w:t>
        </w:r>
      </w:ins>
      <w:ins w:id="2133" w:author="Arthur Parmentier" w:date="2020-06-11T11:43:00Z">
        <w:r w:rsidR="008C0EC1">
          <w:t>turalist approach to SP</w:t>
        </w:r>
      </w:ins>
      <w:del w:id="2134"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1003"/>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bookmarkEnd w:id="2131"/>
    </w:p>
    <w:p w:rsidR="008C744F" w:rsidRPr="008C744F" w:rsidDel="00606270" w:rsidRDefault="008C744F">
      <w:pPr>
        <w:rPr>
          <w:del w:id="2135" w:author="Arthur Parmentier" w:date="2020-06-10T10:56:00Z"/>
          <w:rPrChange w:id="2136" w:author="Arthur Parmentier" w:date="2020-06-09T23:55:00Z">
            <w:rPr>
              <w:del w:id="2137" w:author="Arthur Parmentier" w:date="2020-06-10T10:56:00Z"/>
            </w:rPr>
          </w:rPrChange>
        </w:rPr>
        <w:pPrChange w:id="2138" w:author="Arthur Parmentier" w:date="2020-06-10T16:26:00Z">
          <w:pPr>
            <w:pStyle w:val="Titre1"/>
          </w:pPr>
        </w:pPrChange>
      </w:pPr>
    </w:p>
    <w:p w:rsidR="007776CB" w:rsidRDefault="00E6654A">
      <w:pPr>
        <w:rPr>
          <w:ins w:id="2139"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140" w:author="Arthur Parmentier" w:date="2020-05-14T13:29:00Z">
        <w:r w:rsidR="00BA3828" w:rsidRPr="007C437A">
          <w:t xml:space="preserve"> as a sign language, </w:t>
        </w:r>
      </w:ins>
      <w:del w:id="2141"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142" w:author="Arthur Parmentier" w:date="2020-06-10T10:50:00Z">
        <w:r>
          <w:t xml:space="preserve">My approach </w:t>
        </w:r>
      </w:ins>
      <w:ins w:id="2143" w:author="Arthur Parmentier" w:date="2020-06-10T10:51:00Z">
        <w:r>
          <w:t xml:space="preserve">is a structuralist approach: </w:t>
        </w:r>
      </w:ins>
      <w:ins w:id="2144" w:author="Arthur Parmentier" w:date="2020-06-10T10:52:00Z">
        <w:r>
          <w:t xml:space="preserve">I will focus on the structures </w:t>
        </w:r>
      </w:ins>
      <w:ins w:id="2145" w:author="Arthur Parmentier" w:date="2020-06-10T10:53:00Z">
        <w:r>
          <w:t>of SP at several levels</w:t>
        </w:r>
      </w:ins>
      <w:ins w:id="2146" w:author="Arthur Parmentier" w:date="2020-06-11T14:00:00Z">
        <w:r w:rsidR="009D4BA5">
          <w:t>, in a bottom-top approach</w:t>
        </w:r>
      </w:ins>
      <w:ins w:id="2147" w:author="Arthur Parmentier" w:date="2020-06-10T10:56:00Z">
        <w:r>
          <w:t xml:space="preserve"> rather than the description of the constitutive elements themselves.</w:t>
        </w:r>
      </w:ins>
    </w:p>
    <w:p w:rsidR="0011673A" w:rsidRPr="0011673A" w:rsidRDefault="008C0EC1" w:rsidP="0011673A">
      <w:pPr>
        <w:pStyle w:val="Titre3"/>
        <w:rPr>
          <w:ins w:id="2148" w:author="Arthur Parmentier" w:date="2020-06-11T13:56:00Z"/>
        </w:rPr>
      </w:pPr>
      <w:bookmarkStart w:id="2149" w:name="_Toc42698927"/>
      <w:ins w:id="2150" w:author="Arthur Parmentier" w:date="2020-06-11T11:42:00Z">
        <w:r w:rsidRPr="007C437A">
          <w:t>Preliminary remarks</w:t>
        </w:r>
      </w:ins>
      <w:ins w:id="2151" w:author="Arthur Parmentier" w:date="2020-06-11T13:56:00Z">
        <w:r w:rsidR="0011673A">
          <w:t xml:space="preserve">: </w:t>
        </w:r>
        <w:r w:rsidR="0011673A" w:rsidRPr="0011673A">
          <w:t>Context and scope of my personal observations</w:t>
        </w:r>
      </w:ins>
    </w:p>
    <w:p w:rsidR="00EE46D3" w:rsidRDefault="008C0EC1" w:rsidP="008C0EC1">
      <w:pPr>
        <w:rPr>
          <w:ins w:id="2152" w:author="Arthur Parmentier" w:date="2020-06-11T11:44:00Z"/>
        </w:rPr>
      </w:pPr>
      <w:ins w:id="2153" w:author="Arthur Parmentier" w:date="2020-06-11T11:42:00Z">
        <w:r w:rsidRPr="007C437A">
          <w:t xml:space="preserve">The reader must be aware that </w:t>
        </w:r>
      </w:ins>
      <w:ins w:id="2154" w:author="Arthur Parmentier" w:date="2020-06-11T11:44:00Z">
        <w:r w:rsidR="00EE46D3">
          <w:t>this section is mostly based on my personal observations of and participation in SP performances</w:t>
        </w:r>
      </w:ins>
      <w:ins w:id="2155" w:author="Arthur Parmentier" w:date="2020-06-11T11:45:00Z">
        <w:r w:rsidR="00EE46D3">
          <w:t>, mostly as a performer with only a limited number of groups (</w:t>
        </w:r>
      </w:ins>
      <w:ins w:id="2156" w:author="Arthur Parmentier" w:date="2020-06-11T11:46:00Z">
        <w:r w:rsidR="00EE46D3">
          <w:t xml:space="preserve">7) during the past 7 years (most of my experience however </w:t>
        </w:r>
      </w:ins>
      <w:ins w:id="2157" w:author="Arthur Parmentier" w:date="2020-06-11T11:47:00Z">
        <w:r w:rsidR="00EE46D3">
          <w:t>c</w:t>
        </w:r>
        <w:r w:rsidR="005D7273">
          <w:t>omes</w:t>
        </w:r>
      </w:ins>
      <w:ins w:id="2158" w:author="Arthur Parmentier" w:date="2020-06-11T11:46:00Z">
        <w:r w:rsidR="00EE46D3">
          <w:t xml:space="preserve"> </w:t>
        </w:r>
      </w:ins>
      <w:ins w:id="2159" w:author="Arthur Parmentier" w:date="2020-06-11T11:47:00Z">
        <w:r w:rsidR="005D7273">
          <w:t>from</w:t>
        </w:r>
      </w:ins>
      <w:ins w:id="2160" w:author="Arthur Parmentier" w:date="2020-06-11T11:46:00Z">
        <w:r w:rsidR="00EE46D3">
          <w:t xml:space="preserve"> the l</w:t>
        </w:r>
      </w:ins>
      <w:ins w:id="2161" w:author="Arthur Parmentier" w:date="2020-06-11T11:47:00Z">
        <w:r w:rsidR="00EE46D3">
          <w:t>ast 3 years).</w:t>
        </w:r>
      </w:ins>
    </w:p>
    <w:p w:rsidR="008C0EC1" w:rsidRDefault="00AE7D19" w:rsidP="00AE7D19">
      <w:pPr>
        <w:rPr>
          <w:ins w:id="2162" w:author="Arthur Parmentier" w:date="2020-06-11T11:50:00Z"/>
        </w:rPr>
      </w:pPr>
      <w:ins w:id="2163" w:author="Arthur Parmentier" w:date="2020-06-11T11:47:00Z">
        <w:r>
          <w:t>Moreover, I only have one</w:t>
        </w:r>
      </w:ins>
      <w:ins w:id="2164" w:author="Arthur Parmentier" w:date="2020-06-11T11:48:00Z">
        <w:r>
          <w:t xml:space="preserve"> experience of SP outside Europe (Brasil), while my experiences in Europe are in France and Switzerland only.</w:t>
        </w:r>
      </w:ins>
    </w:p>
    <w:p w:rsidR="00AE7D19" w:rsidRPr="007C437A" w:rsidRDefault="00AE7D19" w:rsidP="00AE7D19">
      <w:pPr>
        <w:rPr>
          <w:ins w:id="2165" w:author="Arthur Parmentier" w:date="2020-06-11T11:42:00Z"/>
        </w:rPr>
        <w:pPrChange w:id="2166" w:author="Arthur Parmentier" w:date="2020-06-11T11:47:00Z">
          <w:pPr>
            <w:pStyle w:val="Paragraphedeliste"/>
            <w:numPr>
              <w:numId w:val="12"/>
            </w:numPr>
            <w:ind w:hanging="360"/>
          </w:pPr>
        </w:pPrChange>
      </w:pPr>
      <w:ins w:id="2167" w:author="Arthur Parmentier" w:date="2020-06-11T11:50:00Z">
        <w:r>
          <w:t xml:space="preserve">While I will try in the following sections to speak about SP as objectively as possible, I will use the </w:t>
        </w:r>
      </w:ins>
      <w:ins w:id="2168" w:author="Arthur Parmentier" w:date="2020-06-11T11:51:00Z">
        <w:r>
          <w:t>first-person</w:t>
        </w:r>
      </w:ins>
      <w:ins w:id="2169" w:author="Arthur Parmentier" w:date="2020-06-11T11:50:00Z">
        <w:r>
          <w:t xml:space="preserve"> pronoun to indicate my own analys</w:t>
        </w:r>
      </w:ins>
      <w:ins w:id="2170" w:author="Arthur Parmentier" w:date="2020-06-11T11:51:00Z">
        <w:r>
          <w:t xml:space="preserve">es </w:t>
        </w:r>
      </w:ins>
      <w:ins w:id="2171" w:author="Arthur Parmentier" w:date="2020-06-11T11:52:00Z">
        <w:r w:rsidR="00EF4161">
          <w:t>and points of view.</w:t>
        </w:r>
      </w:ins>
    </w:p>
    <w:p w:rsidR="008C0EC1" w:rsidRPr="007C437A" w:rsidRDefault="008C0EC1" w:rsidP="008C0EC1">
      <w:pPr>
        <w:rPr>
          <w:ins w:id="2172" w:author="Arthur Parmentier" w:date="2020-06-11T11:42:00Z"/>
        </w:rPr>
      </w:pPr>
      <w:ins w:id="2173"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74" w:author="Arthur Parmentier" w:date="2020-06-11T11:42:00Z"/>
          <w:rPrChange w:id="2175" w:author="Arthur Parmentier" w:date="2020-06-11T13:56:00Z">
            <w:rPr>
              <w:del w:id="2176" w:author="Arthur Parmentier" w:date="2020-06-11T11:42:00Z"/>
            </w:rPr>
          </w:rPrChange>
        </w:rPr>
        <w:pPrChange w:id="2177" w:author="Arthur Parmentier" w:date="2020-06-10T16:26:00Z">
          <w:pPr>
            <w:pStyle w:val="Titre2"/>
          </w:pPr>
        </w:pPrChange>
      </w:pPr>
      <w:del w:id="2178" w:author="Arthur Parmentier" w:date="2020-06-11T11:42:00Z">
        <w:r w:rsidRPr="0095515C" w:rsidDel="008C0EC1">
          <w:rPr>
            <w:rPrChange w:id="2179" w:author="Arthur Parmentier" w:date="2020-06-11T13:56:00Z">
              <w:rPr/>
            </w:rPrChange>
          </w:rPr>
          <w:delText xml:space="preserve">Preliminary </w:delText>
        </w:r>
        <w:r w:rsidR="00E44A97" w:rsidRPr="0095515C" w:rsidDel="008C0EC1">
          <w:rPr>
            <w:rPrChange w:id="2180" w:author="Arthur Parmentier" w:date="2020-06-11T13:56:00Z">
              <w:rPr/>
            </w:rPrChange>
          </w:rPr>
          <w:delText>remarks</w:delText>
        </w:r>
        <w:bookmarkEnd w:id="2149"/>
      </w:del>
    </w:p>
    <w:p w:rsidR="00E44A97" w:rsidRPr="0095515C" w:rsidDel="008C0EC1" w:rsidRDefault="00E44A97">
      <w:pPr>
        <w:pStyle w:val="Titre4"/>
        <w:rPr>
          <w:del w:id="2181" w:author="Arthur Parmentier" w:date="2020-06-11T11:42:00Z"/>
          <w:rPrChange w:id="2182" w:author="Arthur Parmentier" w:date="2020-06-11T13:56:00Z">
            <w:rPr>
              <w:del w:id="2183" w:author="Arthur Parmentier" w:date="2020-06-11T11:42:00Z"/>
            </w:rPr>
          </w:rPrChange>
        </w:rPr>
        <w:pPrChange w:id="2184" w:author="Arthur Parmentier" w:date="2020-06-10T16:26:00Z">
          <w:pPr>
            <w:pStyle w:val="Titre3"/>
          </w:pPr>
        </w:pPrChange>
      </w:pPr>
      <w:del w:id="2185" w:author="Arthur Parmentier" w:date="2020-06-11T11:42:00Z">
        <w:r w:rsidRPr="0095515C" w:rsidDel="008C0EC1">
          <w:rPr>
            <w:rPrChange w:id="2186" w:author="Arthur Parmentier" w:date="2020-06-11T13:56:00Z">
              <w:rPr/>
            </w:rPrChange>
          </w:rPr>
          <w:delText>Context and scope of my personal observations</w:delText>
        </w:r>
      </w:del>
    </w:p>
    <w:p w:rsidR="000046FB" w:rsidRPr="0095515C" w:rsidDel="008C0EC1" w:rsidRDefault="000046FB">
      <w:pPr>
        <w:rPr>
          <w:del w:id="2187" w:author="Arthur Parmentier" w:date="2020-06-11T11:42:00Z"/>
          <w:rPrChange w:id="2188" w:author="Arthur Parmentier" w:date="2020-06-11T13:56:00Z">
            <w:rPr>
              <w:del w:id="2189" w:author="Arthur Parmentier" w:date="2020-06-11T11:42:00Z"/>
            </w:rPr>
          </w:rPrChange>
        </w:rPr>
      </w:pPr>
      <w:del w:id="2190" w:author="Arthur Parmentier" w:date="2020-06-11T11:42:00Z">
        <w:r w:rsidRPr="0095515C" w:rsidDel="008C0EC1">
          <w:rPr>
            <w:rPrChange w:id="2191" w:author="Arthur Parmentier" w:date="2020-06-11T13:56:00Z">
              <w:rPr/>
            </w:rPrChange>
          </w:rPr>
          <w:delText>The reader must be aware that my experience with Soundpainting and the observations that I consider in this section:</w:delText>
        </w:r>
      </w:del>
    </w:p>
    <w:p w:rsidR="000046FB" w:rsidRPr="0095515C" w:rsidDel="008C0EC1" w:rsidRDefault="000046FB">
      <w:pPr>
        <w:pStyle w:val="Paragraphedeliste"/>
        <w:numPr>
          <w:ilvl w:val="0"/>
          <w:numId w:val="12"/>
        </w:numPr>
        <w:rPr>
          <w:del w:id="2192" w:author="Arthur Parmentier" w:date="2020-06-11T11:42:00Z"/>
          <w:rPrChange w:id="2193" w:author="Arthur Parmentier" w:date="2020-06-11T13:56:00Z">
            <w:rPr>
              <w:del w:id="2194" w:author="Arthur Parmentier" w:date="2020-06-11T11:42:00Z"/>
            </w:rPr>
          </w:rPrChange>
        </w:rPr>
      </w:pPr>
      <w:del w:id="2195" w:author="Arthur Parmentier" w:date="2020-06-11T11:42:00Z">
        <w:r w:rsidRPr="0095515C" w:rsidDel="008C0EC1">
          <w:rPr>
            <w:rPrChange w:id="2196" w:author="Arthur Parmentier" w:date="2020-06-11T13:56:00Z">
              <w:rPr/>
            </w:rPrChange>
          </w:rPr>
          <w:delText>Are rather limited in time (3 years span)</w:delText>
        </w:r>
      </w:del>
    </w:p>
    <w:p w:rsidR="000046FB" w:rsidRPr="0095515C" w:rsidDel="008C0EC1" w:rsidRDefault="000046FB">
      <w:pPr>
        <w:pStyle w:val="Paragraphedeliste"/>
        <w:numPr>
          <w:ilvl w:val="0"/>
          <w:numId w:val="12"/>
        </w:numPr>
        <w:rPr>
          <w:del w:id="2197" w:author="Arthur Parmentier" w:date="2020-06-11T11:42:00Z"/>
          <w:rPrChange w:id="2198" w:author="Arthur Parmentier" w:date="2020-06-11T13:56:00Z">
            <w:rPr>
              <w:del w:id="2199" w:author="Arthur Parmentier" w:date="2020-06-11T11:42:00Z"/>
            </w:rPr>
          </w:rPrChange>
        </w:rPr>
      </w:pPr>
      <w:del w:id="2200" w:author="Arthur Parmentier" w:date="2020-06-11T11:42:00Z">
        <w:r w:rsidRPr="0095515C" w:rsidDel="008C0EC1">
          <w:rPr>
            <w:rPrChange w:id="2201" w:author="Arthur Parmentier" w:date="2020-06-11T13:56:00Z">
              <w:rPr/>
            </w:rPrChange>
          </w:rPr>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del>
    </w:p>
    <w:p w:rsidR="000046FB" w:rsidRPr="0095515C" w:rsidDel="008C0EC1" w:rsidRDefault="000046FB">
      <w:pPr>
        <w:pStyle w:val="Paragraphedeliste"/>
        <w:numPr>
          <w:ilvl w:val="0"/>
          <w:numId w:val="12"/>
        </w:numPr>
        <w:rPr>
          <w:del w:id="2202" w:author="Arthur Parmentier" w:date="2020-06-11T11:42:00Z"/>
          <w:rPrChange w:id="2203" w:author="Arthur Parmentier" w:date="2020-06-11T13:56:00Z">
            <w:rPr>
              <w:del w:id="2204" w:author="Arthur Parmentier" w:date="2020-06-11T11:42:00Z"/>
            </w:rPr>
          </w:rPrChange>
        </w:rPr>
      </w:pPr>
      <w:del w:id="2205" w:author="Arthur Parmentier" w:date="2020-06-11T11:42:00Z">
        <w:r w:rsidRPr="0095515C" w:rsidDel="008C0EC1">
          <w:rPr>
            <w:rPrChange w:id="2206" w:author="Arthur Parmentier" w:date="2020-06-11T13:56:00Z">
              <w:rPr/>
            </w:rPrChange>
          </w:rPr>
          <w:delText>Are rather limited in terms of configuration (mostly groups of musicians, either in weekly sessions with 3-10 performers or workshops with guest soundpainter).</w:delText>
        </w:r>
      </w:del>
    </w:p>
    <w:p w:rsidR="000046FB" w:rsidRPr="0095515C" w:rsidDel="008C0EC1" w:rsidRDefault="000046FB">
      <w:pPr>
        <w:rPr>
          <w:del w:id="2207" w:author="Arthur Parmentier" w:date="2020-06-11T11:42:00Z"/>
          <w:rPrChange w:id="2208" w:author="Arthur Parmentier" w:date="2020-06-11T13:56:00Z">
            <w:rPr>
              <w:del w:id="2209" w:author="Arthur Parmentier" w:date="2020-06-11T11:42:00Z"/>
            </w:rPr>
          </w:rPrChange>
        </w:rPr>
      </w:pPr>
      <w:del w:id="2210" w:author="Arthur Parmentier" w:date="2020-06-11T11:42:00Z">
        <w:r w:rsidRPr="0095515C" w:rsidDel="008C0EC1">
          <w:rPr>
            <w:rPrChange w:id="2211" w:author="Arthur Parmentier" w:date="2020-06-11T13:56:00Z">
              <w:rPr/>
            </w:rPrChange>
          </w:rPr>
          <w:delText>The reader is invited to compare my observation with his and criticize the models and interpretation I give in this section.</w:delText>
        </w:r>
      </w:del>
    </w:p>
    <w:p w:rsidR="00061E60" w:rsidRPr="0095515C" w:rsidDel="008C0EC1" w:rsidRDefault="00E44A97">
      <w:pPr>
        <w:pStyle w:val="Titre4"/>
        <w:rPr>
          <w:del w:id="2212" w:author="Arthur Parmentier" w:date="2020-06-11T11:42:00Z"/>
          <w:rPrChange w:id="2213" w:author="Arthur Parmentier" w:date="2020-06-11T13:56:00Z">
            <w:rPr>
              <w:del w:id="2214" w:author="Arthur Parmentier" w:date="2020-06-11T11:42:00Z"/>
            </w:rPr>
          </w:rPrChange>
        </w:rPr>
        <w:pPrChange w:id="2215" w:author="Arthur Parmentier" w:date="2020-06-10T16:26:00Z">
          <w:pPr>
            <w:pStyle w:val="Titre3"/>
            <w:numPr>
              <w:numId w:val="13"/>
            </w:numPr>
          </w:pPr>
        </w:pPrChange>
      </w:pPr>
      <w:del w:id="2216" w:author="Arthur Parmentier" w:date="2020-06-11T11:42:00Z">
        <w:r w:rsidRPr="0095515C" w:rsidDel="008C0EC1">
          <w:rPr>
            <w:rPrChange w:id="2217" w:author="Arthur Parmentier" w:date="2020-06-11T13:56:00Z">
              <w:rPr/>
            </w:rPrChange>
          </w:rPr>
          <w:delText>The categorical and prototypical perception of concepts</w:delText>
        </w:r>
        <w:r w:rsidR="00061E60" w:rsidRPr="0095515C" w:rsidDel="008C0EC1">
          <w:rPr>
            <w:rPrChange w:id="2218" w:author="Arthur Parmentier" w:date="2020-06-11T13:56:00Z">
              <w:rPr/>
            </w:rPrChange>
          </w:rPr>
          <w:delText xml:space="preserve"> </w:delText>
        </w:r>
      </w:del>
    </w:p>
    <w:p w:rsidR="00554E5F" w:rsidRPr="0095515C" w:rsidDel="008C0EC1" w:rsidRDefault="00554E5F">
      <w:pPr>
        <w:rPr>
          <w:del w:id="2219" w:author="Arthur Parmentier" w:date="2020-06-11T11:42:00Z"/>
          <w:rPrChange w:id="2220" w:author="Arthur Parmentier" w:date="2020-06-11T13:56:00Z">
            <w:rPr>
              <w:del w:id="2221" w:author="Arthur Parmentier" w:date="2020-06-11T11:42:00Z"/>
            </w:rPr>
          </w:rPrChange>
        </w:rPr>
      </w:pPr>
      <w:del w:id="2222" w:author="Arthur Parmentier" w:date="2020-06-11T11:42:00Z">
        <w:r w:rsidRPr="0095515C" w:rsidDel="008C0EC1">
          <w:rPr>
            <w:rPrChange w:id="2223" w:author="Arthur Parmentier" w:date="2020-06-11T13:56:00Z">
              <w:rPr/>
            </w:rPrChange>
          </w:rPr>
          <w:delText xml:space="preserve">The human </w:delText>
        </w:r>
        <w:r w:rsidR="004D468F" w:rsidRPr="0095515C" w:rsidDel="008C0EC1">
          <w:rPr>
            <w:rPrChange w:id="2224" w:author="Arthur Parmentier" w:date="2020-06-11T13:56:00Z">
              <w:rPr/>
            </w:rPrChange>
          </w:rPr>
          <w:delText xml:space="preserve">(innate) </w:delText>
        </w:r>
        <w:r w:rsidRPr="0095515C" w:rsidDel="008C0EC1">
          <w:rPr>
            <w:rPrChange w:id="2225" w:author="Arthur Parmentier" w:date="2020-06-11T13:56:00Z">
              <w:rPr/>
            </w:rPrChange>
          </w:rPr>
          <w:delText>categorical perception scheme has been studied in music REF and many other fields</w:delText>
        </w:r>
        <w:r w:rsidR="004D468F" w:rsidRPr="0095515C" w:rsidDel="008C0EC1">
          <w:rPr>
            <w:rPrChange w:id="2226" w:author="Arthur Parmentier" w:date="2020-06-11T13:56:00Z">
              <w:rPr/>
            </w:rPrChange>
          </w:rPr>
          <w:delText xml:space="preserve"> and plays a very important role in the construction of basic artistic concepts such as note, pitch, scale, line, hi</w:delText>
        </w:r>
      </w:del>
      <w:del w:id="2227" w:author="Arthur Parmentier" w:date="2020-05-13T09:28:00Z">
        <w:r w:rsidR="004D468F" w:rsidRPr="0095515C" w:rsidDel="00B7596F">
          <w:rPr>
            <w:rPrChange w:id="2228" w:author="Arthur Parmentier" w:date="2020-06-11T13:56:00Z">
              <w:rPr/>
            </w:rPrChange>
          </w:rPr>
          <w:delText>t…</w:delText>
        </w:r>
      </w:del>
    </w:p>
    <w:p w:rsidR="00DF3BEC" w:rsidRPr="0095515C" w:rsidDel="008C0EC1" w:rsidRDefault="00061E60">
      <w:pPr>
        <w:rPr>
          <w:del w:id="2229" w:author="Arthur Parmentier" w:date="2020-06-11T11:42:00Z"/>
          <w:rPrChange w:id="2230" w:author="Arthur Parmentier" w:date="2020-06-11T13:56:00Z">
            <w:rPr>
              <w:del w:id="2231" w:author="Arthur Parmentier" w:date="2020-06-11T11:42:00Z"/>
            </w:rPr>
          </w:rPrChange>
        </w:rPr>
      </w:pPr>
      <w:del w:id="2232" w:author="Arthur Parmentier" w:date="2020-06-11T11:42:00Z">
        <w:r w:rsidRPr="0095515C" w:rsidDel="008C0EC1">
          <w:rPr>
            <w:rPrChange w:id="2233" w:author="Arthur Parmentier" w:date="2020-06-11T13:56:00Z">
              <w:rPr/>
            </w:rPrChange>
          </w:rPr>
          <w:delText xml:space="preserve">We </w:delText>
        </w:r>
      </w:del>
      <w:del w:id="2234" w:author="Arthur Parmentier" w:date="2020-05-13T09:29:00Z">
        <w:r w:rsidR="00F572C3" w:rsidRPr="0095515C" w:rsidDel="00FE7602">
          <w:rPr>
            <w:rPrChange w:id="2235" w:author="Arthur Parmentier" w:date="2020-06-11T13:56:00Z">
              <w:rPr/>
            </w:rPrChange>
          </w:rPr>
          <w:delText xml:space="preserve">also </w:delText>
        </w:r>
      </w:del>
      <w:del w:id="2236" w:author="Arthur Parmentier" w:date="2020-06-11T11:42:00Z">
        <w:r w:rsidRPr="0095515C" w:rsidDel="008C0EC1">
          <w:rPr>
            <w:rPrChange w:id="2237" w:author="Arthur Parmentier" w:date="2020-06-11T13:56:00Z">
              <w:rPr/>
            </w:rPrChange>
          </w:rPr>
          <w:delText>know from</w:delText>
        </w:r>
      </w:del>
      <w:del w:id="2238" w:author="Arthur Parmentier" w:date="2020-05-13T09:34:00Z">
        <w:r w:rsidRPr="0095515C" w:rsidDel="00FB0C2C">
          <w:rPr>
            <w:rPrChange w:id="2239" w:author="Arthur Parmentier" w:date="2020-06-11T13:56:00Z">
              <w:rPr/>
            </w:rPrChange>
          </w:rPr>
          <w:delText xml:space="preserve"> </w:delText>
        </w:r>
        <w:r w:rsidR="00643933" w:rsidRPr="0095515C" w:rsidDel="00FB0C2C">
          <w:rPr>
            <w:rPrChange w:id="2240" w:author="Arthur Parmentier" w:date="2020-06-11T13:56:00Z">
              <w:rPr/>
            </w:rPrChange>
          </w:rPr>
          <w:delText>recent</w:delText>
        </w:r>
      </w:del>
      <w:del w:id="2241" w:author="Arthur Parmentier" w:date="2020-06-11T11:42:00Z">
        <w:r w:rsidR="00643933" w:rsidRPr="0095515C" w:rsidDel="008C0EC1">
          <w:rPr>
            <w:rPrChange w:id="2242" w:author="Arthur Parmentier" w:date="2020-06-11T13:56:00Z">
              <w:rPr/>
            </w:rPrChange>
          </w:rPr>
          <w:delText xml:space="preserve"> </w:delText>
        </w:r>
        <w:r w:rsidRPr="0095515C" w:rsidDel="008C0EC1">
          <w:rPr>
            <w:rPrChange w:id="2243" w:author="Arthur Parmentier" w:date="2020-06-11T13:56:00Z">
              <w:rPr/>
            </w:rPrChange>
          </w:rPr>
          <w:delText>research in psychology</w:delText>
        </w:r>
      </w:del>
      <w:del w:id="2244" w:author="Arthur Parmentier" w:date="2020-06-10T19:41:00Z">
        <w:r w:rsidR="00643933" w:rsidRPr="0095515C" w:rsidDel="005272A8">
          <w:rPr>
            <w:rStyle w:val="Appelnotedebasdep"/>
            <w:rPrChange w:id="2245" w:author="Arthur Parmentier" w:date="2020-06-11T13:56:00Z">
              <w:rPr>
                <w:rStyle w:val="Appelnotedebasdep"/>
              </w:rPr>
            </w:rPrChange>
          </w:rPr>
          <w:footnoteReference w:id="10"/>
        </w:r>
      </w:del>
      <w:del w:id="2256" w:author="Arthur Parmentier" w:date="2020-06-11T11:42:00Z">
        <w:r w:rsidRPr="0095515C" w:rsidDel="008C0EC1">
          <w:rPr>
            <w:rPrChange w:id="2257" w:author="Arthur Parmentier" w:date="2020-06-11T13:56:00Z">
              <w:rPr/>
            </w:rPrChange>
          </w:rPr>
          <w:delText xml:space="preserve"> that a concept </w:delText>
        </w:r>
      </w:del>
      <w:del w:id="2258" w:author="Arthur Parmentier" w:date="2020-05-13T09:36:00Z">
        <w:r w:rsidRPr="0095515C" w:rsidDel="00CE30A8">
          <w:rPr>
            <w:rPrChange w:id="2259" w:author="Arthur Parmentier" w:date="2020-06-11T13:56:00Z">
              <w:rPr/>
            </w:rPrChange>
          </w:rPr>
          <w:delText>corresponds to</w:delText>
        </w:r>
      </w:del>
      <w:del w:id="2260" w:author="Arthur Parmentier" w:date="2020-06-11T11:42:00Z">
        <w:r w:rsidRPr="0095515C" w:rsidDel="008C0EC1">
          <w:rPr>
            <w:rPrChange w:id="2261" w:author="Arthur Parmentier" w:date="2020-06-11T13:56:00Z">
              <w:rPr/>
            </w:rPrChange>
          </w:rPr>
          <w:delText xml:space="preserve"> a category of elements around a prototype</w:delText>
        </w:r>
        <w:r w:rsidR="00FD25EA" w:rsidRPr="0095515C" w:rsidDel="008C0EC1">
          <w:rPr>
            <w:rPrChange w:id="2262" w:author="Arthur Parmentier" w:date="2020-06-11T13:56:00Z">
              <w:rPr/>
            </w:rPrChange>
          </w:rPr>
          <w:delText>, considered as the central point of the category</w:delText>
        </w:r>
        <w:r w:rsidRPr="0095515C" w:rsidDel="008C0EC1">
          <w:rPr>
            <w:rPrChange w:id="2263" w:author="Arthur Parmentier" w:date="2020-06-11T13:56:00Z">
              <w:rPr/>
            </w:rPrChange>
          </w:rPr>
          <w:delText>.</w:delText>
        </w:r>
        <w:r w:rsidR="006155A3" w:rsidRPr="0095515C" w:rsidDel="008C0EC1">
          <w:rPr>
            <w:rPrChange w:id="2264" w:author="Arthur Parmentier" w:date="2020-06-11T13:56:00Z">
              <w:rPr/>
            </w:rPrChange>
          </w:rPr>
          <w:delText xml:space="preserve"> Moreover, people tend to define the concept itself by the characteristic traits of the prototype</w:delText>
        </w:r>
        <w:r w:rsidR="00BC3D06" w:rsidRPr="0095515C" w:rsidDel="008C0EC1">
          <w:rPr>
            <w:rPrChange w:id="2265" w:author="Arthur Parmentier" w:date="2020-06-11T13:56:00Z">
              <w:rPr/>
            </w:rPrChange>
          </w:rPr>
          <w:delText>, whereas in general, it extends beyond such a definition.</w:delText>
        </w:r>
        <w:r w:rsidR="00DB185F" w:rsidRPr="0095515C" w:rsidDel="008C0EC1">
          <w:rPr>
            <w:rPrChange w:id="2266" w:author="Arthur Parmentier" w:date="2020-06-11T13:56:00Z">
              <w:rPr/>
            </w:rPrChange>
          </w:rPr>
          <w:br/>
          <w:delText xml:space="preserve">The </w:delText>
        </w:r>
        <w:r w:rsidR="00DF3BEC" w:rsidRPr="0095515C" w:rsidDel="008C0EC1">
          <w:rPr>
            <w:rPrChange w:id="2267" w:author="Arthur Parmentier" w:date="2020-06-11T13:56:00Z">
              <w:rPr/>
            </w:rPrChange>
          </w:rPr>
          <w:delText>prototypical</w:delText>
        </w:r>
        <w:r w:rsidR="00DB185F" w:rsidRPr="0095515C" w:rsidDel="008C0EC1">
          <w:rPr>
            <w:rPrChange w:id="2268" w:author="Arthur Parmentier" w:date="2020-06-11T13:56:00Z">
              <w:rPr/>
            </w:rPrChange>
          </w:rPr>
          <w:delText xml:space="preserve"> scheme </w:delText>
        </w:r>
        <w:r w:rsidR="00523640" w:rsidRPr="0095515C" w:rsidDel="008C0EC1">
          <w:rPr>
            <w:rPrChange w:id="2269" w:author="Arthur Parmentier" w:date="2020-06-11T13:56:00Z">
              <w:rPr/>
            </w:rPrChange>
          </w:rPr>
          <w:delText>rejects</w:delText>
        </w:r>
        <w:r w:rsidR="00DB185F" w:rsidRPr="0095515C" w:rsidDel="008C0EC1">
          <w:rPr>
            <w:rPrChange w:id="2270" w:author="Arthur Parmentier" w:date="2020-06-11T13:56:00Z">
              <w:rPr/>
            </w:rPrChange>
          </w:rPr>
          <w:delText xml:space="preserve"> the </w:delText>
        </w:r>
        <w:r w:rsidR="00860214" w:rsidRPr="0095515C" w:rsidDel="008C0EC1">
          <w:rPr>
            <w:rPrChange w:id="2271" w:author="Arthur Parmentier" w:date="2020-06-11T13:56:00Z">
              <w:rPr/>
            </w:rPrChange>
          </w:rPr>
          <w:delText xml:space="preserve">discrete </w:delText>
        </w:r>
        <w:r w:rsidR="00DB185F" w:rsidRPr="0095515C" w:rsidDel="008C0EC1">
          <w:rPr>
            <w:rPrChange w:id="2272" w:author="Arthur Parmentier" w:date="2020-06-11T13:56:00Z">
              <w:rPr/>
            </w:rPrChange>
          </w:rPr>
          <w:delText>notion of ‘limit’ or ‘border’</w:delText>
        </w:r>
      </w:del>
      <w:del w:id="2273" w:author="Arthur Parmentier" w:date="2020-05-12T19:02:00Z">
        <w:r w:rsidR="00DB185F" w:rsidRPr="0095515C" w:rsidDel="00341F58">
          <w:rPr>
            <w:rPrChange w:id="2274" w:author="Arthur Parmentier" w:date="2020-06-11T13:56:00Z">
              <w:rPr/>
            </w:rPrChange>
          </w:rPr>
          <w:delText xml:space="preserve"> for</w:delText>
        </w:r>
      </w:del>
      <w:del w:id="2275" w:author="Arthur Parmentier" w:date="2020-06-11T11:42:00Z">
        <w:r w:rsidR="00DB185F" w:rsidRPr="0095515C" w:rsidDel="008C0EC1">
          <w:rPr>
            <w:rPrChange w:id="2276" w:author="Arthur Parmentier" w:date="2020-06-11T13:56:00Z">
              <w:rPr/>
            </w:rPrChange>
          </w:rPr>
          <w:delText xml:space="preserve"> </w:delText>
        </w:r>
      </w:del>
      <w:del w:id="2277" w:author="Arthur Parmentier" w:date="2020-05-12T19:02:00Z">
        <w:r w:rsidR="006A5C81" w:rsidRPr="0095515C" w:rsidDel="00341F58">
          <w:rPr>
            <w:rPrChange w:id="2278" w:author="Arthur Parmentier" w:date="2020-06-11T13:56:00Z">
              <w:rPr/>
            </w:rPrChange>
          </w:rPr>
          <w:delText>the</w:delText>
        </w:r>
      </w:del>
      <w:del w:id="2279" w:author="Arthur Parmentier" w:date="2020-06-11T11:42:00Z">
        <w:r w:rsidR="006A5C81" w:rsidRPr="0095515C" w:rsidDel="008C0EC1">
          <w:rPr>
            <w:rPrChange w:id="2280" w:author="Arthur Parmentier" w:date="2020-06-11T13:56:00Z">
              <w:rPr/>
            </w:rPrChange>
          </w:rPr>
          <w:delText xml:space="preserve"> continuous</w:delText>
        </w:r>
        <w:r w:rsidR="00DB185F" w:rsidRPr="0095515C" w:rsidDel="008C0EC1">
          <w:rPr>
            <w:rPrChange w:id="2281" w:author="Arthur Parmentier" w:date="2020-06-11T13:56:00Z">
              <w:rPr/>
            </w:rPrChange>
          </w:rPr>
          <w:delText xml:space="preserve"> notion</w:delText>
        </w:r>
      </w:del>
      <w:del w:id="2282" w:author="Arthur Parmentier" w:date="2020-05-12T19:05:00Z">
        <w:r w:rsidR="00DB185F" w:rsidRPr="0095515C" w:rsidDel="008E17B4">
          <w:rPr>
            <w:rPrChange w:id="2283" w:author="Arthur Parmentier" w:date="2020-06-11T13:56:00Z">
              <w:rPr/>
            </w:rPrChange>
          </w:rPr>
          <w:delText xml:space="preserve"> of </w:delText>
        </w:r>
      </w:del>
      <w:del w:id="2284" w:author="Arthur Parmentier" w:date="2020-06-11T11:42:00Z">
        <w:r w:rsidR="00DB185F" w:rsidRPr="0095515C" w:rsidDel="008C0EC1">
          <w:rPr>
            <w:rPrChange w:id="2285" w:author="Arthur Parmentier" w:date="2020-06-11T13:56:00Z">
              <w:rPr/>
            </w:rPrChange>
          </w:rPr>
          <w:delText>similarity to the prototyp</w:delText>
        </w:r>
      </w:del>
      <w:del w:id="2286" w:author="Arthur Parmentier" w:date="2020-05-12T19:05:00Z">
        <w:r w:rsidR="0084003C" w:rsidRPr="0095515C" w:rsidDel="008E17B4">
          <w:rPr>
            <w:rPrChange w:id="2287" w:author="Arthur Parmentier" w:date="2020-06-11T13:56:00Z">
              <w:rPr/>
            </w:rPrChange>
          </w:rPr>
          <w:delText>e</w:delText>
        </w:r>
      </w:del>
      <w:del w:id="2288" w:author="Arthur Parmentier" w:date="2020-06-11T11:42:00Z">
        <w:r w:rsidR="00DF3BEC" w:rsidRPr="0095515C" w:rsidDel="008C0EC1">
          <w:rPr>
            <w:rPrChange w:id="2289" w:author="Arthur Parmentier" w:date="2020-06-11T13:56:00Z">
              <w:rPr/>
            </w:rPrChange>
          </w:rPr>
          <w:delText>.</w:delText>
        </w:r>
        <w:r w:rsidR="00391624" w:rsidRPr="0095515C" w:rsidDel="008C0EC1">
          <w:rPr>
            <w:rPrChange w:id="2290" w:author="Arthur Parmentier" w:date="2020-06-11T13:56:00Z">
              <w:rPr/>
            </w:rPrChange>
          </w:rPr>
          <w:delText xml:space="preserve"> But on top of the prototypical scheme,</w:delText>
        </w:r>
        <w:r w:rsidR="00360E78" w:rsidRPr="0095515C" w:rsidDel="008C0EC1">
          <w:rPr>
            <w:rPrChange w:id="2291" w:author="Arthur Parmentier" w:date="2020-06-11T13:56:00Z">
              <w:rPr/>
            </w:rPrChange>
          </w:rPr>
          <w:delText xml:space="preserve"> the categorical scheme introduce</w:delText>
        </w:r>
        <w:r w:rsidR="00391624" w:rsidRPr="0095515C" w:rsidDel="008C0EC1">
          <w:rPr>
            <w:rPrChange w:id="2292" w:author="Arthur Parmentier" w:date="2020-06-11T13:56:00Z">
              <w:rPr/>
            </w:rPrChange>
          </w:rPr>
          <w:delText>s</w:delText>
        </w:r>
        <w:r w:rsidR="00360E78" w:rsidRPr="0095515C" w:rsidDel="008C0EC1">
          <w:rPr>
            <w:rPrChange w:id="2293" w:author="Arthur Parmentier" w:date="2020-06-11T13:56:00Z">
              <w:rPr/>
            </w:rPrChange>
          </w:rPr>
          <w:delText xml:space="preserve"> a rupture by either accepting or rejection an element inside the category based on its similarity with the prototype</w:delText>
        </w:r>
      </w:del>
      <w:del w:id="2294" w:author="Arthur Parmentier" w:date="2020-06-10T19:43:00Z">
        <w:r w:rsidR="006B3B0D" w:rsidRPr="0095515C" w:rsidDel="00CD098E">
          <w:rPr>
            <w:rStyle w:val="Appelnotedebasdep"/>
            <w:rPrChange w:id="2295" w:author="Arthur Parmentier" w:date="2020-06-11T13:56:00Z">
              <w:rPr>
                <w:rStyle w:val="Appelnotedebasdep"/>
              </w:rPr>
            </w:rPrChange>
          </w:rPr>
          <w:footnoteReference w:id="11"/>
        </w:r>
      </w:del>
      <w:del w:id="2301" w:author="Arthur Parmentier" w:date="2020-06-11T11:42:00Z">
        <w:r w:rsidR="006B3B0D" w:rsidRPr="0095515C" w:rsidDel="008C0EC1">
          <w:rPr>
            <w:rPrChange w:id="2302" w:author="Arthur Parmentier" w:date="2020-06-11T13:56:00Z">
              <w:rPr/>
            </w:rPrChange>
          </w:rPr>
          <w:delText>.</w:delText>
        </w:r>
      </w:del>
    </w:p>
    <w:p w:rsidR="00D621DF" w:rsidRDefault="00725EA3">
      <w:pPr>
        <w:pStyle w:val="Titre3"/>
        <w:rPr>
          <w:ins w:id="2303" w:author="Arthur Parmentier" w:date="2020-06-11T14:01:00Z"/>
        </w:rPr>
      </w:pPr>
      <w:del w:id="2304" w:author="Arthur Parmentier" w:date="2020-06-10T19:43:00Z">
        <w:r w:rsidRPr="0095515C" w:rsidDel="005272A8">
          <w:rPr>
            <w:rPrChange w:id="2305" w:author="Arthur Parmentier" w:date="2020-06-11T13:56:00Z">
              <w:rPr/>
            </w:rPrChange>
          </w:rPr>
          <w:delText>Let’s take the examples of birds… (does it needs an illustration?)</w:delText>
        </w:r>
      </w:del>
      <w:bookmarkStart w:id="2306" w:name="_Toc42698928"/>
      <w:ins w:id="2307" w:author="Arthur Parmentier" w:date="2020-06-11T14:30:00Z">
        <w:r w:rsidR="00055DFF">
          <w:t>Mapping</w:t>
        </w:r>
      </w:ins>
      <w:ins w:id="2308" w:author="Arthur Parmentier" w:date="2020-05-14T13:32:00Z">
        <w:r w:rsidR="00D621DF" w:rsidRPr="007C437A">
          <w:t xml:space="preserve"> of concepts</w:t>
        </w:r>
      </w:ins>
      <w:ins w:id="2309" w:author="Arthur Parmentier" w:date="2020-06-11T13:58:00Z">
        <w:r w:rsidR="0095515C">
          <w:t xml:space="preserve"> from different spaces</w:t>
        </w:r>
      </w:ins>
      <w:ins w:id="2310" w:author="Arthur Parmentier" w:date="2020-05-14T13:32:00Z">
        <w:r w:rsidR="00D621DF" w:rsidRPr="007C437A">
          <w:t xml:space="preserve"> </w:t>
        </w:r>
      </w:ins>
      <w:ins w:id="2311" w:author="Arthur Parmentier" w:date="2020-06-11T13:58:00Z">
        <w:r w:rsidR="0095515C">
          <w:t>onto</w:t>
        </w:r>
      </w:ins>
      <w:ins w:id="2312" w:author="Arthur Parmentier" w:date="2020-05-14T13:38:00Z">
        <w:r w:rsidR="00515E70" w:rsidRPr="007C437A">
          <w:t xml:space="preserve"> signs</w:t>
        </w:r>
      </w:ins>
      <w:ins w:id="2313" w:author="Arthur Parmentier" w:date="2020-06-05T16:48:00Z">
        <w:r w:rsidR="008F5BD3" w:rsidRPr="007C437A">
          <w:t xml:space="preserve"> </w:t>
        </w:r>
      </w:ins>
      <w:ins w:id="2314" w:author="Arthur Parmentier" w:date="2020-06-11T13:59:00Z">
        <w:r w:rsidR="0095515C">
          <w:t>in</w:t>
        </w:r>
      </w:ins>
      <w:ins w:id="2315" w:author="Arthur Parmentier" w:date="2020-05-14T13:32:00Z">
        <w:r w:rsidR="00D621DF" w:rsidRPr="007C437A">
          <w:t xml:space="preserve"> the physical space of</w:t>
        </w:r>
      </w:ins>
      <w:ins w:id="2316" w:author="Arthur Parmentier" w:date="2020-06-11T18:29:00Z">
        <w:r w:rsidR="003A28BD">
          <w:t>/around</w:t>
        </w:r>
      </w:ins>
      <w:ins w:id="2317" w:author="Arthur Parmentier" w:date="2020-05-14T13:32:00Z">
        <w:r w:rsidR="00D621DF" w:rsidRPr="007C437A">
          <w:t xml:space="preserve"> the body</w:t>
        </w:r>
      </w:ins>
      <w:bookmarkEnd w:id="2306"/>
      <w:ins w:id="2318" w:author="Arthur Parmentier" w:date="2020-06-11T22:06:00Z">
        <w:r w:rsidR="00E0586E">
          <w:t>: the origin of SP signs</w:t>
        </w:r>
      </w:ins>
    </w:p>
    <w:p w:rsidR="00CB061F" w:rsidRDefault="00CB061F" w:rsidP="00CB061F">
      <w:pPr>
        <w:rPr>
          <w:ins w:id="2319" w:author="Arthur Parmentier" w:date="2020-06-11T14:27:00Z"/>
        </w:rPr>
      </w:pPr>
      <w:ins w:id="2320" w:author="Arthur Parmentier" w:date="2020-06-11T14:01:00Z">
        <w:r>
          <w:t>W</w:t>
        </w:r>
      </w:ins>
      <w:ins w:id="2321" w:author="Arthur Parmentier" w:date="2020-06-11T14:02:00Z">
        <w:r>
          <w:t xml:space="preserve">hen we speak of sign language, we usually speak of gestural sign languages, in which the signs are expressed </w:t>
        </w:r>
      </w:ins>
      <w:ins w:id="2322" w:author="Arthur Parmentier" w:date="2020-06-11T14:03:00Z">
        <w:r>
          <w:t>with gestures. In linguistic terms</w:t>
        </w:r>
      </w:ins>
      <w:ins w:id="2323" w:author="Arthur Parmentier" w:date="2020-06-11T14:04:00Z">
        <w:r>
          <w:t>,</w:t>
        </w:r>
      </w:ins>
      <w:ins w:id="2324" w:author="Arthur Parmentier" w:date="2020-06-11T14:03:00Z">
        <w:r>
          <w:t xml:space="preserve"> all languages are sign languages</w:t>
        </w:r>
      </w:ins>
      <w:ins w:id="2325" w:author="Arthur Parmentier" w:date="2020-06-11T14:04:00Z">
        <w:r>
          <w:t>. In this section, I would like to discuss the formation of signs using gestur</w:t>
        </w:r>
      </w:ins>
      <w:ins w:id="2326" w:author="Arthur Parmentier" w:date="2020-06-11T14:05:00Z">
        <w:r>
          <w:t xml:space="preserve">es in SP as a </w:t>
        </w:r>
      </w:ins>
      <w:ins w:id="2327" w:author="Arthur Parmentier" w:date="2020-06-11T14:29:00Z">
        <w:r w:rsidR="00055DFF">
          <w:t>map</w:t>
        </w:r>
      </w:ins>
      <w:ins w:id="2328" w:author="Arthur Parmentier" w:date="2020-06-11T14:30:00Z">
        <w:r w:rsidR="00055DFF">
          <w:t>ping</w:t>
        </w:r>
      </w:ins>
      <w:ins w:id="2329" w:author="Arthur Parmentier" w:date="2020-06-11T14:29:00Z">
        <w:r w:rsidR="00055DFF">
          <w:t xml:space="preserve"> </w:t>
        </w:r>
      </w:ins>
      <w:ins w:id="2330" w:author="Arthur Parmentier" w:date="2020-06-11T14:30:00Z">
        <w:r w:rsidR="00055DFF">
          <w:t>of</w:t>
        </w:r>
      </w:ins>
      <w:ins w:id="2331" w:author="Arthur Parmentier" w:date="2020-06-11T14:06:00Z">
        <w:r>
          <w:t xml:space="preserve"> concepts from different conceptual spaces onto the physical space of the body.</w:t>
        </w:r>
      </w:ins>
    </w:p>
    <w:p w:rsidR="001640E1" w:rsidRPr="00CB061F" w:rsidRDefault="00055DFF" w:rsidP="00CB061F">
      <w:pPr>
        <w:rPr>
          <w:ins w:id="2332" w:author="Arthur Parmentier" w:date="2020-05-14T13:32:00Z"/>
          <w:rPrChange w:id="2333" w:author="Arthur Parmentier" w:date="2020-06-11T14:01:00Z">
            <w:rPr>
              <w:ins w:id="2334" w:author="Arthur Parmentier" w:date="2020-05-14T13:32:00Z"/>
            </w:rPr>
          </w:rPrChange>
        </w:rPr>
        <w:pPrChange w:id="2335" w:author="Arthur Parmentier" w:date="2020-06-11T14:01:00Z">
          <w:pPr>
            <w:pStyle w:val="Titre2"/>
            <w:numPr>
              <w:numId w:val="22"/>
            </w:numPr>
          </w:pPr>
        </w:pPrChange>
      </w:pPr>
      <w:ins w:id="2336" w:author="Arthur Parmentier" w:date="2020-06-11T14:37:00Z">
        <w:r>
          <w:t>In mathematics, a map</w:t>
        </w:r>
      </w:ins>
      <w:ins w:id="2337" w:author="Arthur Parmentier" w:date="2020-06-11T14:56:00Z">
        <w:r w:rsidR="00B10DC2">
          <w:t>ping</w:t>
        </w:r>
      </w:ins>
      <w:ins w:id="2338" w:author="Arthur Parmentier" w:date="2020-06-11T16:30:00Z">
        <w:r w:rsidR="008B4FF2">
          <w:rPr>
            <w:rStyle w:val="Appelnotedebasdep"/>
          </w:rPr>
          <w:footnoteReference w:id="12"/>
        </w:r>
      </w:ins>
      <w:ins w:id="2345" w:author="Arthur Parmentier" w:date="2020-06-11T14:37:00Z">
        <w:r>
          <w:t xml:space="preserve"> is</w:t>
        </w:r>
      </w:ins>
      <w:ins w:id="2346" w:author="Arthur Parmentier" w:date="2020-06-11T14:54:00Z">
        <w:r w:rsidR="00B10DC2">
          <w:t xml:space="preserve"> often described by a function from a domain (the input s</w:t>
        </w:r>
      </w:ins>
      <w:ins w:id="2347" w:author="Arthur Parmentier" w:date="2020-06-11T14:55:00Z">
        <w:r w:rsidR="00B10DC2">
          <w:t>pace) to a codomain (the output space).</w:t>
        </w:r>
      </w:ins>
      <w:ins w:id="2348" w:author="Arthur Parmentier" w:date="2020-06-11T14:57:00Z">
        <w:r w:rsidR="00B10DC2">
          <w:t xml:space="preserve"> In the case of SP, I would like to </w:t>
        </w:r>
      </w:ins>
      <w:ins w:id="2349" w:author="Arthur Parmentier" w:date="2020-06-11T14:58:00Z">
        <w:r w:rsidR="00B10DC2">
          <w:t xml:space="preserve">identify </w:t>
        </w:r>
      </w:ins>
      <w:ins w:id="2350" w:author="Arthur Parmentier" w:date="2020-06-11T16:27:00Z">
        <w:r w:rsidR="00C72A11">
          <w:t xml:space="preserve">several conceptual spaces from which it constructed its </w:t>
        </w:r>
      </w:ins>
      <w:ins w:id="2351" w:author="Arthur Parmentier" w:date="2020-06-11T16:28:00Z">
        <w:r w:rsidR="00C72A11">
          <w:t>own concepts (several input spaces) and identify several output spaces</w:t>
        </w:r>
      </w:ins>
      <w:ins w:id="2352" w:author="Arthur Parmentier" w:date="2020-06-11T16:29:00Z">
        <w:r w:rsidR="00C72A11">
          <w:t xml:space="preserve"> that may be signs with the body but also imaginary spaces around it that are significant in SP.</w:t>
        </w:r>
      </w:ins>
    </w:p>
    <w:p w:rsidR="00D621DF" w:rsidRPr="007C437A" w:rsidRDefault="00247A69">
      <w:pPr>
        <w:rPr>
          <w:ins w:id="2353" w:author="Arthur Parmentier" w:date="2020-05-14T13:32:00Z"/>
        </w:rPr>
      </w:pPr>
      <w:ins w:id="2354" w:author="Arthur Parmentier" w:date="2020-06-11T16:29:00Z">
        <w:r>
          <w:t xml:space="preserve">ILLUSTRATION OF </w:t>
        </w:r>
      </w:ins>
      <w:ins w:id="2355" w:author="Arthur Parmentier" w:date="2020-05-14T13:32:00Z">
        <w:r w:rsidR="00D621DF" w:rsidRPr="007C437A">
          <w:t>OVERALL TRANSFORMATION SCHEME (illustrate the scheme of the transformation process: source concepts to signs that represents them, gestures that evoke them…)</w:t>
        </w:r>
      </w:ins>
    </w:p>
    <w:p w:rsidR="00D621DF" w:rsidRPr="007C437A" w:rsidRDefault="00D621DF">
      <w:pPr>
        <w:pStyle w:val="Titre4"/>
        <w:rPr>
          <w:ins w:id="2356" w:author="Arthur Parmentier" w:date="2020-05-14T13:32:00Z"/>
        </w:rPr>
        <w:pPrChange w:id="2357" w:author="Arthur Parmentier" w:date="2020-06-10T16:26:00Z">
          <w:pPr>
            <w:pStyle w:val="Titre3"/>
          </w:pPr>
        </w:pPrChange>
      </w:pPr>
      <w:ins w:id="2358" w:author="Arthur Parmentier" w:date="2020-05-14T13:32:00Z">
        <w:r w:rsidRPr="007C437A">
          <w:lastRenderedPageBreak/>
          <w:t>Input space</w:t>
        </w:r>
      </w:ins>
      <w:ins w:id="2359" w:author="Arthur Parmentier" w:date="2020-06-11T16:29:00Z">
        <w:r w:rsidR="00247A69">
          <w:t>s</w:t>
        </w:r>
      </w:ins>
    </w:p>
    <w:p w:rsidR="00D621DF" w:rsidRPr="007C437A" w:rsidRDefault="00D621DF">
      <w:pPr>
        <w:rPr>
          <w:ins w:id="2360" w:author="Arthur Parmentier" w:date="2020-05-14T13:32:00Z"/>
        </w:rPr>
      </w:pPr>
      <w:ins w:id="2361" w:author="Arthur Parmentier" w:date="2020-05-14T13:32:00Z">
        <w:r w:rsidRPr="007C437A">
          <w:t xml:space="preserve">We can identify several repertoires (sources) of concepts </w:t>
        </w:r>
      </w:ins>
      <w:ins w:id="2362" w:author="Arthur Parmentier" w:date="2020-06-11T16:30:00Z">
        <w:r w:rsidR="008B4FF2">
          <w:t>as different input spaces</w:t>
        </w:r>
      </w:ins>
      <w:ins w:id="2363" w:author="Arthur Parmentier" w:date="2020-05-14T13:32:00Z">
        <w:r w:rsidRPr="007C437A">
          <w:t xml:space="preserve"> of th</w:t>
        </w:r>
      </w:ins>
      <w:ins w:id="2364" w:author="Arthur Parmentier" w:date="2020-06-11T16:30:00Z">
        <w:r w:rsidR="008B4FF2">
          <w:t>e</w:t>
        </w:r>
      </w:ins>
      <w:ins w:id="2365" w:author="Arthur Parmentier" w:date="2020-05-14T13:32:00Z">
        <w:r w:rsidRPr="007C437A">
          <w:t xml:space="preserve"> </w:t>
        </w:r>
      </w:ins>
      <w:ins w:id="2366" w:author="Arthur Parmentier" w:date="2020-06-11T16:30:00Z">
        <w:r w:rsidR="008B4FF2">
          <w:t>mapping</w:t>
        </w:r>
      </w:ins>
      <w:ins w:id="2367" w:author="Arthur Parmentier" w:date="2020-05-14T13:32:00Z">
        <w:r w:rsidRPr="007C437A">
          <w:t xml:space="preserve"> scheme</w:t>
        </w:r>
      </w:ins>
      <w:ins w:id="2368" w:author="Arthur Parmentier" w:date="2020-06-11T16:30:00Z">
        <w:r w:rsidR="008B4FF2">
          <w:t xml:space="preserve"> of SP.</w:t>
        </w:r>
      </w:ins>
    </w:p>
    <w:p w:rsidR="00D621DF" w:rsidRPr="007C437A" w:rsidRDefault="00D621DF">
      <w:pPr>
        <w:pStyle w:val="Titre5"/>
        <w:rPr>
          <w:ins w:id="2369" w:author="Arthur Parmentier" w:date="2020-05-14T13:32:00Z"/>
        </w:rPr>
        <w:pPrChange w:id="2370" w:author="Arthur Parmentier" w:date="2020-06-10T16:26:00Z">
          <w:pPr>
            <w:pStyle w:val="Titre4"/>
          </w:pPr>
        </w:pPrChange>
      </w:pPr>
      <w:ins w:id="2371" w:author="Arthur Parmentier" w:date="2020-05-14T13:32:00Z">
        <w:r w:rsidRPr="007C437A">
          <w:t>Concepts from artistic disciplines</w:t>
        </w:r>
      </w:ins>
    </w:p>
    <w:p w:rsidR="00B10DC2" w:rsidRDefault="00B10DC2">
      <w:pPr>
        <w:rPr>
          <w:ins w:id="2372" w:author="Arthur Parmentier" w:date="2020-06-11T15:01:00Z"/>
        </w:rPr>
      </w:pPr>
      <w:ins w:id="2373" w:author="Arthur Parmentier" w:date="2020-06-11T15:00:00Z">
        <w:r>
          <w:t xml:space="preserve">The first input space that I would like to consider is the space of concepts from existing artistic disciplines. </w:t>
        </w:r>
      </w:ins>
      <w:ins w:id="2374" w:author="Arthur Parmentier" w:date="2020-06-11T15:01:00Z">
        <w:r>
          <w:t xml:space="preserve">As Thompson </w:t>
        </w:r>
      </w:ins>
      <w:ins w:id="2375"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76" w:author="Arthur Parmentier" w:date="2020-05-14T13:32:00Z"/>
        </w:rPr>
      </w:pPr>
      <w:ins w:id="2377" w:author="Arthur Parmentier" w:date="2020-06-11T15:12:00Z">
        <w:r>
          <w:t xml:space="preserve">We </w:t>
        </w:r>
      </w:ins>
      <w:ins w:id="2378" w:author="Arthur Parmentier" w:date="2020-06-11T16:22:00Z">
        <w:r w:rsidR="00D23CF7">
          <w:t>usually</w:t>
        </w:r>
      </w:ins>
      <w:ins w:id="2379" w:author="Arthur Parmentier" w:date="2020-06-11T15:14:00Z">
        <w:r>
          <w:t xml:space="preserve"> identify the origins of the concepts from </w:t>
        </w:r>
      </w:ins>
      <w:ins w:id="2380" w:author="Arthur Parmentier" w:date="2020-06-11T15:15:00Z">
        <w:r w:rsidR="00AF02AC">
          <w:t>their names: “Long Tone” (</w:t>
        </w:r>
      </w:ins>
      <w:ins w:id="2381" w:author="Arthur Parmentier" w:date="2020-06-11T15:16:00Z">
        <w:r w:rsidR="00AF02AC">
          <w:t xml:space="preserve">from music, although “tone” itself could </w:t>
        </w:r>
      </w:ins>
      <w:ins w:id="2382" w:author="Arthur Parmentier" w:date="2020-06-11T15:17:00Z">
        <w:r w:rsidR="00AF02AC">
          <w:t xml:space="preserve">also </w:t>
        </w:r>
      </w:ins>
      <w:ins w:id="2383" w:author="Arthur Parmentier" w:date="2020-06-11T15:16:00Z">
        <w:r w:rsidR="00AF02AC">
          <w:t xml:space="preserve">refer to </w:t>
        </w:r>
      </w:ins>
      <w:ins w:id="2384" w:author="Arthur Parmentier" w:date="2020-06-11T15:17:00Z">
        <w:r w:rsidR="00AF02AC">
          <w:t>visual arts)</w:t>
        </w:r>
      </w:ins>
      <w:ins w:id="2385" w:author="Arthur Parmentier" w:date="2020-06-11T15:22:00Z">
        <w:r w:rsidR="000A6D71">
          <w:t>, “Brush Work” (visual arts – painting)</w:t>
        </w:r>
      </w:ins>
      <w:ins w:id="2386" w:author="Arthur Parmentier" w:date="2020-06-11T15:23:00Z">
        <w:r w:rsidR="000A6D71">
          <w:t>, “Tempo” (</w:t>
        </w:r>
      </w:ins>
      <w:ins w:id="2387" w:author="Arthur Parmentier" w:date="2020-06-11T16:10:00Z">
        <w:r w:rsidR="00157755">
          <w:t xml:space="preserve">music), “Volume” (music), </w:t>
        </w:r>
      </w:ins>
      <w:ins w:id="2388" w:author="Arthur Parmentier" w:date="2020-06-11T16:18:00Z">
        <w:r w:rsidR="00D23CF7">
          <w:t xml:space="preserve">“Snapshot” (visual arts </w:t>
        </w:r>
      </w:ins>
      <w:ins w:id="2389" w:author="Arthur Parmentier" w:date="2020-06-11T16:19:00Z">
        <w:r w:rsidR="00D23CF7">
          <w:t>–</w:t>
        </w:r>
      </w:ins>
      <w:ins w:id="2390" w:author="Arthur Parmentier" w:date="2020-06-11T16:18:00Z">
        <w:r w:rsidR="00D23CF7">
          <w:t xml:space="preserve"> photograph</w:t>
        </w:r>
      </w:ins>
      <w:ins w:id="2391" w:author="Arthur Parmentier" w:date="2020-06-11T16:19:00Z">
        <w:r w:rsidR="00D23CF7">
          <w:t>y)</w:t>
        </w:r>
      </w:ins>
      <w:ins w:id="2392" w:author="Arthur Parmentier" w:date="2020-06-11T16:20:00Z">
        <w:r w:rsidR="00D23CF7">
          <w:t>, “Hit” (dance, music), etc.</w:t>
        </w:r>
      </w:ins>
    </w:p>
    <w:p w:rsidR="00D621DF" w:rsidRDefault="000905F4">
      <w:pPr>
        <w:pStyle w:val="Titre5"/>
        <w:rPr>
          <w:ins w:id="2393" w:author="Arthur Parmentier" w:date="2020-06-11T16:34:00Z"/>
        </w:rPr>
      </w:pPr>
      <w:ins w:id="2394" w:author="Arthur Parmentier" w:date="2020-06-11T17:21:00Z">
        <w:r>
          <w:t xml:space="preserve">A </w:t>
        </w:r>
        <w:r>
          <w:rPr>
            <w:i/>
            <w:iCs/>
          </w:rPr>
          <w:t>metageometry</w:t>
        </w:r>
        <w:r>
          <w:t>: cultural</w:t>
        </w:r>
      </w:ins>
      <w:ins w:id="2395" w:author="Arthur Parmentier" w:date="2020-05-14T13:32:00Z">
        <w:r w:rsidR="00D621DF" w:rsidRPr="007C437A">
          <w:t xml:space="preserve"> representations of </w:t>
        </w:r>
      </w:ins>
      <w:ins w:id="2396" w:author="Arthur Parmentier" w:date="2020-06-11T17:21:00Z">
        <w:r>
          <w:t>sound</w:t>
        </w:r>
      </w:ins>
      <w:ins w:id="2397" w:author="Arthur Parmentier" w:date="2020-06-11T17:24:00Z">
        <w:r w:rsidR="008A4D44">
          <w:t xml:space="preserve"> and </w:t>
        </w:r>
        <w:r w:rsidR="0087322D">
          <w:t>the stage</w:t>
        </w:r>
      </w:ins>
    </w:p>
    <w:p w:rsidR="00607932" w:rsidRPr="00607932" w:rsidRDefault="00607932" w:rsidP="00607932">
      <w:pPr>
        <w:rPr>
          <w:ins w:id="2398" w:author="Arthur Parmentier" w:date="2020-05-14T13:32:00Z"/>
          <w:rPrChange w:id="2399" w:author="Arthur Parmentier" w:date="2020-06-11T16:34:00Z">
            <w:rPr>
              <w:ins w:id="2400" w:author="Arthur Parmentier" w:date="2020-05-14T13:32:00Z"/>
            </w:rPr>
          </w:rPrChange>
        </w:rPr>
        <w:pPrChange w:id="2401" w:author="Arthur Parmentier" w:date="2020-06-11T16:34:00Z">
          <w:pPr>
            <w:pStyle w:val="Titre4"/>
          </w:pPr>
        </w:pPrChange>
      </w:pPr>
      <w:ins w:id="2402" w:author="Arthur Parmentier" w:date="2020-06-11T16:34:00Z">
        <w:r>
          <w:t>However, SP also has several gestures that are born from cultural representations proper to Western context</w:t>
        </w:r>
      </w:ins>
      <w:ins w:id="2403" w:author="Arthur Parmentier" w:date="2020-06-11T16:35:00Z">
        <w:r>
          <w:t>, such as the concept of height for describing a sound (e.g. high and low).</w:t>
        </w:r>
      </w:ins>
    </w:p>
    <w:p w:rsidR="00237DE8" w:rsidRDefault="00D621DF" w:rsidP="00607932">
      <w:pPr>
        <w:rPr>
          <w:ins w:id="2404" w:author="Arthur Parmentier" w:date="2020-06-11T17:11:00Z"/>
        </w:rPr>
      </w:pPr>
      <w:ins w:id="2405" w:author="Arthur Parmentier" w:date="2020-05-14T13:32:00Z">
        <w:r w:rsidRPr="007C437A">
          <w:t>Even though the concepts of volume, tempo or pitch may be universal, their mapping onto a low/high axis i</w:t>
        </w:r>
      </w:ins>
      <w:ins w:id="2406" w:author="Arthur Parmentier" w:date="2020-06-11T17:01:00Z">
        <w:r w:rsidR="00B14882">
          <w:t xml:space="preserve">s part of the </w:t>
        </w:r>
        <w:r w:rsidR="00B14882">
          <w:rPr>
            <w:i/>
            <w:iCs/>
          </w:rPr>
          <w:t>meta</w:t>
        </w:r>
      </w:ins>
      <w:ins w:id="2407" w:author="Arthur Parmentier" w:date="2020-06-11T17:02:00Z">
        <w:r w:rsidR="00B14882">
          <w:rPr>
            <w:i/>
            <w:iCs/>
          </w:rPr>
          <w:t>geometry</w:t>
        </w:r>
      </w:ins>
      <w:ins w:id="2408" w:author="Arthur Parmentier" w:date="2020-06-11T17:43:00Z">
        <w:r w:rsidR="006A5B8C">
          <w:rPr>
            <w:i/>
            <w:iCs/>
          </w:rPr>
          <w:t>,</w:t>
        </w:r>
      </w:ins>
      <w:ins w:id="2409" w:author="Arthur Parmentier" w:date="2020-05-14T13:32:00Z">
        <w:r w:rsidRPr="007C437A">
          <w:t xml:space="preserve"> </w:t>
        </w:r>
      </w:ins>
      <w:ins w:id="2410" w:author="Arthur Parmentier" w:date="2020-06-11T17:43:00Z">
        <w:r w:rsidR="000725F4">
          <w:t>(</w:t>
        </w:r>
        <w:r w:rsidR="006A5B8C">
          <w:t xml:space="preserve">i.e. the rationalization of the spatial condition of </w:t>
        </w:r>
        <w:r w:rsidR="000725F4">
          <w:t>knowledge)</w:t>
        </w:r>
        <w:r w:rsidR="006A5B8C">
          <w:t xml:space="preserve"> of</w:t>
        </w:r>
      </w:ins>
      <w:ins w:id="2411" w:author="Arthur Parmentier" w:date="2020-05-14T13:32:00Z">
        <w:r w:rsidRPr="007C437A">
          <w:t xml:space="preserve"> modern societies</w:t>
        </w:r>
      </w:ins>
      <w:ins w:id="2412" w:author="Arthur Parmentier" w:date="2020-06-11T17:02:00Z">
        <w:r w:rsidR="004B2498">
          <w:t xml:space="preserve">, that use space and time (we already saw the example of cheironomy) to </w:t>
        </w:r>
      </w:ins>
      <w:ins w:id="2413" w:author="Arthur Parmentier" w:date="2020-06-11T17:03:00Z">
        <w:r w:rsidR="004B2498">
          <w:t>represent relations in music.</w:t>
        </w:r>
      </w:ins>
      <w:ins w:id="2414" w:author="Arthur Parmentier" w:date="2020-06-11T16:51:00Z">
        <w:r w:rsidR="00A519B8">
          <w:t xml:space="preserve"> </w:t>
        </w:r>
      </w:ins>
      <w:ins w:id="2415" w:author="Arthur Parmentier" w:date="2020-06-11T17:04:00Z">
        <w:r w:rsidR="004B2498">
          <w:t xml:space="preserve">In fact, the </w:t>
        </w:r>
      </w:ins>
      <w:ins w:id="2416" w:author="Arthur Parmentier" w:date="2020-06-11T17:05:00Z">
        <w:r w:rsidR="004B2498">
          <w:t xml:space="preserve">music intelligibility </w:t>
        </w:r>
      </w:ins>
      <w:ins w:id="2417" w:author="Arthur Parmentier" w:date="2020-06-11T17:06:00Z">
        <w:r w:rsidR="004B2498">
          <w:t xml:space="preserve">of qualities such as </w:t>
        </w:r>
      </w:ins>
      <w:ins w:id="2418" w:author="Arthur Parmentier" w:date="2020-06-11T17:07:00Z">
        <w:r w:rsidR="004B2498">
          <w:t xml:space="preserve">the frequency of sound </w:t>
        </w:r>
      </w:ins>
      <w:ins w:id="2419" w:author="Arthur Parmentier" w:date="2020-06-11T17:06:00Z">
        <w:r w:rsidR="004B2498">
          <w:t>through</w:t>
        </w:r>
      </w:ins>
      <w:ins w:id="2420" w:author="Arthur Parmentier" w:date="2020-06-11T17:05:00Z">
        <w:r w:rsidR="004B2498">
          <w:t xml:space="preserve"> representations in space </w:t>
        </w:r>
      </w:ins>
      <w:ins w:id="2421" w:author="Arthur Parmentier" w:date="2020-06-11T17:06:00Z">
        <w:r w:rsidR="004B2498">
          <w:t>is</w:t>
        </w:r>
      </w:ins>
      <w:ins w:id="2422" w:author="Arthur Parmentier" w:date="2020-06-11T17:05:00Z">
        <w:r w:rsidR="004B2498">
          <w:t xml:space="preserve"> common to many musical civilizations</w:t>
        </w:r>
      </w:ins>
      <w:ins w:id="2423" w:author="Arthur Parmentier" w:date="2020-06-11T17:06:00Z">
        <w:r w:rsidR="004B2498">
          <w:t xml:space="preserve"> but</w:t>
        </w:r>
      </w:ins>
      <w:ins w:id="2424" w:author="Arthur Parmentier" w:date="2020-06-11T17:05:00Z">
        <w:r w:rsidR="004B2498">
          <w:t xml:space="preserve"> </w:t>
        </w:r>
      </w:ins>
      <w:ins w:id="2425" w:author="Arthur Parmentier" w:date="2020-06-11T17:07:00Z">
        <w:r w:rsidR="004B2498">
          <w:t xml:space="preserve">the choice </w:t>
        </w:r>
      </w:ins>
      <w:ins w:id="2426" w:author="Arthur Parmentier" w:date="2020-06-11T17:08:00Z">
        <w:r w:rsidR="004B2498">
          <w:t>of particular orientations in space is arbitrary and varies with cultures and history</w:t>
        </w:r>
      </w:ins>
      <w:ins w:id="2427" w:author="Arthur Parmentier" w:date="2020-06-11T17:09:00Z">
        <w:r w:rsidR="004B2498">
          <w:t xml:space="preserve"> </w:t>
        </w:r>
      </w:ins>
      <w:customXmlInsRangeStart w:id="2428" w:author="Arthur Parmentier" w:date="2020-06-11T17:09:00Z"/>
      <w:sdt>
        <w:sdtPr>
          <w:id w:val="111327964"/>
          <w:citation/>
        </w:sdtPr>
        <w:sdtContent>
          <w:customXmlInsRangeEnd w:id="2428"/>
          <w:ins w:id="2429" w:author="Arthur Parmentier" w:date="2020-06-11T17:09:00Z">
            <w:r w:rsidR="004B2498">
              <w:fldChar w:fldCharType="begin"/>
            </w:r>
            <w:r w:rsidR="004B2498" w:rsidRPr="004B2498">
              <w:rPr>
                <w:rPrChange w:id="2430" w:author="Arthur Parmentier" w:date="2020-06-11T17:09:00Z">
                  <w:rPr>
                    <w:lang w:val="fr-FR"/>
                  </w:rPr>
                </w:rPrChange>
              </w:rPr>
              <w:instrText xml:space="preserve"> CITATION Mar79 \l 1036 </w:instrText>
            </w:r>
          </w:ins>
          <w:r w:rsidR="004B2498">
            <w:fldChar w:fldCharType="separate"/>
          </w:r>
          <w:ins w:id="2431" w:author="Arthur Parmentier" w:date="2020-06-11T17:09:00Z">
            <w:r w:rsidR="004B2498" w:rsidRPr="004B2498">
              <w:rPr>
                <w:noProof/>
                <w:rPrChange w:id="2432" w:author="Arthur Parmentier" w:date="2020-06-11T17:09:00Z">
                  <w:rPr/>
                </w:rPrChange>
              </w:rPr>
              <w:t>(Duchez, 1979)</w:t>
            </w:r>
            <w:r w:rsidR="004B2498">
              <w:fldChar w:fldCharType="end"/>
            </w:r>
          </w:ins>
          <w:customXmlInsRangeStart w:id="2433" w:author="Arthur Parmentier" w:date="2020-06-11T17:09:00Z"/>
        </w:sdtContent>
      </w:sdt>
      <w:customXmlInsRangeEnd w:id="2433"/>
      <w:ins w:id="2434" w:author="Arthur Parmentier" w:date="2020-06-11T17:09:00Z">
        <w:r w:rsidR="004B2498">
          <w:t>.</w:t>
        </w:r>
      </w:ins>
    </w:p>
    <w:p w:rsidR="009F3F11" w:rsidRDefault="009F3F11" w:rsidP="009F3F11">
      <w:pPr>
        <w:pStyle w:val="Titre5"/>
        <w:rPr>
          <w:ins w:id="2435" w:author="Arthur Parmentier" w:date="2020-06-11T17:51:00Z"/>
        </w:rPr>
      </w:pPr>
      <w:ins w:id="2436" w:author="Arthur Parmentier" w:date="2020-06-11T17:51:00Z">
        <w:r>
          <w:t>Objects, body parts, actions</w:t>
        </w:r>
      </w:ins>
    </w:p>
    <w:p w:rsidR="000D2DFE" w:rsidRDefault="009F3F11" w:rsidP="009F3F11">
      <w:pPr>
        <w:rPr>
          <w:ins w:id="2437" w:author="Arthur Parmentier" w:date="2020-06-11T18:08:00Z"/>
        </w:rPr>
      </w:pPr>
      <w:ins w:id="2438"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439" w:author="Arthur Parmentier" w:date="2020-06-11T17:52:00Z">
        <w:r w:rsidR="008D11EF">
          <w:t xml:space="preserve">. </w:t>
        </w:r>
      </w:ins>
    </w:p>
    <w:p w:rsidR="00276041" w:rsidRPr="007C437A" w:rsidRDefault="008D11EF" w:rsidP="009F3F11">
      <w:pPr>
        <w:rPr>
          <w:ins w:id="2440" w:author="Arthur Parmentier" w:date="2020-06-11T17:51:00Z"/>
        </w:rPr>
      </w:pPr>
      <w:ins w:id="2441" w:author="Arthur Parmentier" w:date="2020-06-11T17:52:00Z">
        <w:r>
          <w:t xml:space="preserve">While from the previous, point, it may be clear that forgets some cultural </w:t>
        </w:r>
      </w:ins>
      <w:ins w:id="2442" w:author="Arthur Parmentier" w:date="2020-06-11T17:53:00Z">
        <w:r>
          <w:t xml:space="preserve">representations in the construction of signs, </w:t>
        </w:r>
      </w:ins>
      <w:ins w:id="2443" w:author="Arthur Parmentier" w:date="2020-06-11T17:51:00Z">
        <w:r w:rsidR="009F3F11">
          <w:t>SP</w:t>
        </w:r>
      </w:ins>
      <w:ins w:id="2444" w:author="Arthur Parmentier" w:date="2020-06-11T17:54:00Z">
        <w:r>
          <w:t xml:space="preserve"> does indeed</w:t>
        </w:r>
      </w:ins>
      <w:ins w:id="2445" w:author="Arthur Parmentier" w:date="2020-06-11T17:51:00Z">
        <w:r w:rsidR="009F3F11">
          <w:t xml:space="preserve"> borrows concepts from the Western culture in general that refer to objects, body parts or actions: “Accessory”, “Drone”, “Tear up”, “Develop”, “Configuration”, “Change This”, “Blinders”, “Prepare”, “Sprinkle”,</w:t>
        </w:r>
      </w:ins>
      <w:ins w:id="2446" w:author="Arthur Parmentier" w:date="2020-06-11T18:07:00Z">
        <w:r w:rsidR="003B3C11">
          <w:t xml:space="preserve"> “Mouth”, “Open”, “Close”, “Body”,</w:t>
        </w:r>
      </w:ins>
      <w:ins w:id="2447" w:author="Arthur Parmentier" w:date="2020-06-11T17:51:00Z">
        <w:r w:rsidR="009F3F11">
          <w:t xml:space="preserve"> etc.</w:t>
        </w:r>
      </w:ins>
    </w:p>
    <w:p w:rsidR="009F3F11" w:rsidRDefault="008D11EF" w:rsidP="00C33217">
      <w:pPr>
        <w:pStyle w:val="Titre5"/>
        <w:rPr>
          <w:ins w:id="2448" w:author="Arthur Parmentier" w:date="2020-06-11T17:56:00Z"/>
        </w:rPr>
        <w:pPrChange w:id="2449" w:author="Arthur Parmentier" w:date="2020-06-11T18:07:00Z">
          <w:pPr>
            <w:pStyle w:val="Titre4"/>
          </w:pPr>
        </w:pPrChange>
      </w:pPr>
      <w:ins w:id="2450" w:author="Arthur Parmentier" w:date="2020-06-11T17:55:00Z">
        <w:r>
          <w:t xml:space="preserve">Elements of syntax from </w:t>
        </w:r>
      </w:ins>
      <w:ins w:id="2451" w:author="Arthur Parmentier" w:date="2020-06-11T17:56:00Z">
        <w:r>
          <w:t>the grammars of</w:t>
        </w:r>
      </w:ins>
      <w:ins w:id="2452" w:author="Arthur Parmentier" w:date="2020-06-11T18:09:00Z">
        <w:r w:rsidR="00A07DB6">
          <w:t xml:space="preserve"> Western</w:t>
        </w:r>
      </w:ins>
      <w:ins w:id="2453" w:author="Arthur Parmentier" w:date="2020-06-11T17:56:00Z">
        <w:r>
          <w:t xml:space="preserve"> oral and written languages</w:t>
        </w:r>
      </w:ins>
    </w:p>
    <w:p w:rsidR="008D11EF" w:rsidRDefault="008D11EF" w:rsidP="008D11EF">
      <w:pPr>
        <w:rPr>
          <w:ins w:id="2454" w:author="Arthur Parmentier" w:date="2020-06-11T18:04:00Z"/>
        </w:rPr>
      </w:pPr>
      <w:ins w:id="2455" w:author="Arthur Parmentier" w:date="2020-06-11T18:00:00Z">
        <w:r>
          <w:t xml:space="preserve">Additionally, SP borrows some </w:t>
        </w:r>
      </w:ins>
      <w:ins w:id="2456" w:author="Arthur Parmentier" w:date="2020-06-11T18:01:00Z">
        <w:r>
          <w:t>elements of grammar from other languages, in particular adpositional elements (prepositions and postpositions)</w:t>
        </w:r>
      </w:ins>
      <w:ins w:id="2457" w:author="Arthur Parmentier" w:date="2020-06-11T18:02:00Z">
        <w:r>
          <w:t>: “with”, “within”, “without”, “t</w:t>
        </w:r>
        <w:r w:rsidR="0082337B">
          <w:t>hrough”, “</w:t>
        </w:r>
      </w:ins>
      <w:ins w:id="2458" w:author="Arthur Parmentier" w:date="2020-06-11T18:04:00Z">
        <w:r w:rsidR="0082337B">
          <w:t xml:space="preserve">go </w:t>
        </w:r>
      </w:ins>
      <w:ins w:id="2459" w:author="Arthur Parmentier" w:date="2020-06-11T18:02:00Z">
        <w:r w:rsidR="0082337B">
          <w:t>back to”</w:t>
        </w:r>
      </w:ins>
      <w:ins w:id="2460" w:author="Arthur Parmentier" w:date="2020-06-11T18:04:00Z">
        <w:r w:rsidR="0082337B">
          <w:t>, “go onto”, etc.</w:t>
        </w:r>
      </w:ins>
    </w:p>
    <w:p w:rsidR="00D621DF" w:rsidRDefault="0082337B" w:rsidP="00C33217">
      <w:pPr>
        <w:rPr>
          <w:ins w:id="2461" w:author="Arthur Parmentier" w:date="2020-06-11T18:47:00Z"/>
        </w:rPr>
      </w:pPr>
      <w:ins w:id="2462" w:author="Arthur Parmentier" w:date="2020-06-11T18:04:00Z">
        <w:r>
          <w:t>We will see in fut</w:t>
        </w:r>
      </w:ins>
      <w:ins w:id="2463" w:author="Arthur Parmentier" w:date="2020-06-11T18:05:00Z">
        <w:r>
          <w:t>ure section that the instruction of these element fundamentally changes the SP from a context-free</w:t>
        </w:r>
      </w:ins>
      <w:ins w:id="2464" w:author="Arthur Parmentier" w:date="2020-06-11T18:06:00Z">
        <w:r>
          <w:t xml:space="preserve"> to context-sensitive grammar.</w:t>
        </w:r>
      </w:ins>
    </w:p>
    <w:p w:rsidR="00D621DF" w:rsidRPr="007C437A" w:rsidRDefault="006C4CC2">
      <w:pPr>
        <w:pStyle w:val="Titre4"/>
        <w:rPr>
          <w:ins w:id="2465" w:author="Arthur Parmentier" w:date="2020-05-14T13:39:00Z"/>
        </w:rPr>
        <w:pPrChange w:id="2466" w:author="Arthur Parmentier" w:date="2020-06-10T16:26:00Z">
          <w:pPr>
            <w:pStyle w:val="Titre3"/>
          </w:pPr>
        </w:pPrChange>
      </w:pPr>
      <w:ins w:id="2467" w:author="Arthur Parmentier" w:date="2020-06-11T18:22:00Z">
        <w:r>
          <w:lastRenderedPageBreak/>
          <w:t>Mappings</w:t>
        </w:r>
      </w:ins>
      <w:ins w:id="2468" w:author="Arthur Parmentier" w:date="2020-05-14T13:32:00Z">
        <w:r w:rsidR="00D621DF" w:rsidRPr="007C437A">
          <w:t xml:space="preserve"> and output spaces</w:t>
        </w:r>
      </w:ins>
    </w:p>
    <w:p w:rsidR="00D0639C" w:rsidRDefault="006C4CC2">
      <w:pPr>
        <w:rPr>
          <w:ins w:id="2469" w:author="Arthur Parmentier" w:date="2020-06-11T18:37:00Z"/>
        </w:rPr>
      </w:pPr>
      <w:ins w:id="2470" w:author="Arthur Parmentier" w:date="2020-06-11T18:20:00Z">
        <w:r>
          <w:t xml:space="preserve">Now that we have described the main input spaces from which SP </w:t>
        </w:r>
      </w:ins>
      <w:ins w:id="2471" w:author="Arthur Parmentier" w:date="2020-06-11T18:21:00Z">
        <w:r>
          <w:t xml:space="preserve">borrows or construct concepts, I would like to identify </w:t>
        </w:r>
      </w:ins>
      <w:ins w:id="2472" w:author="Arthur Parmentier" w:date="2020-06-11T18:35:00Z">
        <w:r w:rsidR="0018360D">
          <w:t>4</w:t>
        </w:r>
      </w:ins>
      <w:ins w:id="2473" w:author="Arthur Parmentier" w:date="2020-06-11T18:22:00Z">
        <w:r>
          <w:t xml:space="preserve"> typologies of </w:t>
        </w:r>
      </w:ins>
      <w:ins w:id="2474" w:author="Arthur Parmentier" w:date="2020-06-11T18:35:00Z">
        <w:r w:rsidR="0018360D">
          <w:t xml:space="preserve">transformations </w:t>
        </w:r>
      </w:ins>
      <w:ins w:id="2475" w:author="Arthur Parmentier" w:date="2020-06-11T18:36:00Z">
        <w:r w:rsidR="0018360D">
          <w:t xml:space="preserve">of the concepts </w:t>
        </w:r>
      </w:ins>
      <w:ins w:id="2476" w:author="Arthur Parmentier" w:date="2020-06-11T18:35:00Z">
        <w:r w:rsidR="0018360D">
          <w:t>to th</w:t>
        </w:r>
      </w:ins>
      <w:ins w:id="2477" w:author="Arthur Parmentier" w:date="2020-06-11T18:36:00Z">
        <w:r w:rsidR="0018360D">
          <w:t>e body space: three types of signs</w:t>
        </w:r>
      </w:ins>
      <w:ins w:id="2478" w:author="Arthur Parmentier" w:date="2020-06-11T18:22:00Z">
        <w:r>
          <w:t xml:space="preserve"> (according to Peirce’s classifications of signs) and </w:t>
        </w:r>
      </w:ins>
      <w:ins w:id="2479" w:author="Arthur Parmentier" w:date="2020-06-11T18:36:00Z">
        <w:r w:rsidR="0018360D">
          <w:t>one</w:t>
        </w:r>
      </w:ins>
      <w:ins w:id="2480" w:author="Arthur Parmentier" w:date="2020-06-11T18:22:00Z">
        <w:r>
          <w:t xml:space="preserve"> </w:t>
        </w:r>
        <w:r w:rsidRPr="009B2B77">
          <w:rPr>
            <w:i/>
            <w:iCs/>
            <w:rPrChange w:id="2481" w:author="Arthur Parmentier" w:date="2020-06-11T18:23:00Z">
              <w:rPr/>
            </w:rPrChange>
          </w:rPr>
          <w:t>metageometry</w:t>
        </w:r>
        <w:r>
          <w:t xml:space="preserve"> that does not ex</w:t>
        </w:r>
      </w:ins>
      <w:ins w:id="2482" w:author="Arthur Parmentier" w:date="2020-06-11T18:23:00Z">
        <w:r>
          <w:t>actly act as a sign</w:t>
        </w:r>
        <w:r w:rsidR="009B2B77">
          <w:t xml:space="preserve"> but rather as a underlying schem</w:t>
        </w:r>
      </w:ins>
      <w:ins w:id="2483" w:author="Arthur Parmentier" w:date="2020-06-11T18:24:00Z">
        <w:r w:rsidR="009B2B77">
          <w:t>e for signs that represent space or frequency.</w:t>
        </w:r>
      </w:ins>
    </w:p>
    <w:p w:rsidR="003623E9" w:rsidRDefault="00D50EA7" w:rsidP="00276041">
      <w:pPr>
        <w:rPr>
          <w:ins w:id="2484" w:author="Arthur Parmentier" w:date="2020-06-11T18:54:00Z"/>
        </w:rPr>
        <w:pPrChange w:id="2485" w:author="Arthur Parmentier" w:date="2020-06-11T18:54:00Z">
          <w:pPr>
            <w:pStyle w:val="Titre5"/>
          </w:pPr>
        </w:pPrChange>
      </w:pPr>
      <w:ins w:id="2486" w:author="Arthur Parmentier" w:date="2020-06-11T18:37:00Z">
        <w:r>
          <w:t xml:space="preserve">It is implicit that all SP gestures do not enter exactly in one category only; there </w:t>
        </w:r>
      </w:ins>
      <w:ins w:id="2487" w:author="Arthur Parmentier" w:date="2020-06-11T19:54:00Z">
        <w:r w:rsidR="00FA4412">
          <w:t>is at least a</w:t>
        </w:r>
      </w:ins>
      <w:ins w:id="2488" w:author="Arthur Parmentier" w:date="2020-06-11T19:53:00Z">
        <w:r w:rsidR="00FA4412">
          <w:t xml:space="preserve"> symbolic</w:t>
        </w:r>
      </w:ins>
      <w:ins w:id="2489" w:author="Arthur Parmentier" w:date="2020-06-11T19:54:00Z">
        <w:r w:rsidR="00FA4412">
          <w:t xml:space="preserve"> component to each sign, while they may also carry several elements of iconicity</w:t>
        </w:r>
      </w:ins>
      <w:ins w:id="2490" w:author="Arthur Parmentier" w:date="2020-06-11T19:55:00Z">
        <w:r w:rsidR="00FA4412">
          <w:t>.</w:t>
        </w:r>
      </w:ins>
    </w:p>
    <w:p w:rsidR="00D621DF" w:rsidRPr="007C437A" w:rsidRDefault="00D621DF">
      <w:pPr>
        <w:pStyle w:val="Titre5"/>
        <w:rPr>
          <w:ins w:id="2491" w:author="Arthur Parmentier" w:date="2020-05-14T13:32:00Z"/>
        </w:rPr>
        <w:pPrChange w:id="2492" w:author="Arthur Parmentier" w:date="2020-06-10T16:26:00Z">
          <w:pPr>
            <w:pStyle w:val="Titre4"/>
          </w:pPr>
        </w:pPrChange>
      </w:pPr>
      <w:ins w:id="2493" w:author="Arthur Parmentier" w:date="2020-05-14T13:32:00Z">
        <w:r w:rsidRPr="007C437A">
          <w:t>Creation of a s</w:t>
        </w:r>
      </w:ins>
      <w:ins w:id="2494" w:author="Arthur Parmentier" w:date="2020-05-14T13:39:00Z">
        <w:r w:rsidR="00D0639C" w:rsidRPr="007C437A">
          <w:t>ymbol</w:t>
        </w:r>
      </w:ins>
    </w:p>
    <w:p w:rsidR="00D621DF" w:rsidRDefault="00D50EA7">
      <w:pPr>
        <w:rPr>
          <w:ins w:id="2495" w:author="Arthur Parmentier" w:date="2020-06-11T18:54:00Z"/>
        </w:rPr>
      </w:pPr>
      <w:ins w:id="2496" w:author="Arthur Parmentier" w:date="2020-06-11T18:39:00Z">
        <w:r>
          <w:t xml:space="preserve">Symbols </w:t>
        </w:r>
      </w:ins>
      <w:ins w:id="2497" w:author="Arthur Parmentier" w:date="2020-06-11T18:40:00Z">
        <w:r>
          <w:t xml:space="preserve">in SP may appear as the less convenient type of sign (despite Peirce’s argument of </w:t>
        </w:r>
      </w:ins>
      <w:ins w:id="2498" w:author="Arthur Parmentier" w:date="2020-06-11T18:41:00Z">
        <w:r>
          <w:t>versatility</w:t>
        </w:r>
      </w:ins>
      <w:ins w:id="2499" w:author="Arthur Parmentier" w:date="2020-06-11T18:40:00Z">
        <w:r>
          <w:t>)</w:t>
        </w:r>
      </w:ins>
      <w:ins w:id="2500" w:author="Arthur Parmentier" w:date="2020-06-11T18:42:00Z">
        <w:r>
          <w:t>: because</w:t>
        </w:r>
      </w:ins>
      <w:ins w:id="2501" w:author="Arthur Parmentier" w:date="2020-06-11T18:40:00Z">
        <w:r>
          <w:t xml:space="preserve"> they </w:t>
        </w:r>
      </w:ins>
      <w:ins w:id="2502" w:author="Arthur Parmentier" w:date="2020-06-11T18:41:00Z">
        <w:r>
          <w:t>do not convey an image of what they represent and are mere conventions</w:t>
        </w:r>
      </w:ins>
      <w:ins w:id="2503" w:author="Arthur Parmentier" w:date="2020-06-11T18:42:00Z">
        <w:r>
          <w:t xml:space="preserve">, they may be difficult to memorize and </w:t>
        </w:r>
      </w:ins>
      <w:ins w:id="2504" w:author="Arthur Parmentier" w:date="2020-06-11T18:43:00Z">
        <w:r>
          <w:t>transform. However, there are only a few symbolic signs in SP, for instance</w:t>
        </w:r>
      </w:ins>
      <w:ins w:id="2505" w:author="Arthur Parmentier" w:date="2020-06-11T18:44:00Z">
        <w:r>
          <w:t xml:space="preserve"> “Palette”, “Mode”, “Configuration”, notes, chords, “Melody”</w:t>
        </w:r>
      </w:ins>
      <w:ins w:id="2506" w:author="Arthur Parmentier" w:date="2020-06-11T18:46:00Z">
        <w:r w:rsidR="000A0934">
          <w:t>,</w:t>
        </w:r>
      </w:ins>
      <w:ins w:id="2507" w:author="Arthur Parmentier" w:date="2020-06-11T18:44:00Z">
        <w:r>
          <w:t xml:space="preserve"> etc</w:t>
        </w:r>
      </w:ins>
      <w:ins w:id="2508" w:author="Arthur Parmentier" w:date="2020-06-11T18:45:00Z">
        <w:r>
          <w:t>, in which I could hardly see any iconicity.</w:t>
        </w:r>
      </w:ins>
    </w:p>
    <w:p w:rsidR="00276041" w:rsidRDefault="00276041" w:rsidP="00276041">
      <w:pPr>
        <w:pStyle w:val="Titre5"/>
        <w:rPr>
          <w:ins w:id="2509" w:author="Arthur Parmentier" w:date="2020-06-11T18:53:00Z"/>
        </w:rPr>
        <w:pPrChange w:id="2510" w:author="Arthur Parmentier" w:date="2020-06-11T18:54:00Z">
          <w:pPr/>
        </w:pPrChange>
      </w:pPr>
      <w:ins w:id="2511" w:author="Arthur Parmentier" w:date="2020-06-11T18:54:00Z">
        <w:r>
          <w:t xml:space="preserve">Borrowing of a sign from </w:t>
        </w:r>
      </w:ins>
      <w:ins w:id="2512" w:author="Arthur Parmentier" w:date="2020-06-11T18:55:00Z">
        <w:r>
          <w:t>another</w:t>
        </w:r>
      </w:ins>
      <w:ins w:id="2513" w:author="Arthur Parmentier" w:date="2020-06-11T18:54:00Z">
        <w:r>
          <w:t xml:space="preserve"> sign language</w:t>
        </w:r>
      </w:ins>
    </w:p>
    <w:p w:rsidR="00CF0E1E" w:rsidRPr="007C437A" w:rsidRDefault="00276041">
      <w:pPr>
        <w:rPr>
          <w:ins w:id="2514" w:author="Arthur Parmentier" w:date="2020-05-14T13:32:00Z"/>
        </w:rPr>
      </w:pPr>
      <w:ins w:id="2515" w:author="Arthur Parmentier" w:date="2020-06-11T18:53:00Z">
        <w:r>
          <w:t xml:space="preserve">It is </w:t>
        </w:r>
      </w:ins>
      <w:ins w:id="2516" w:author="Arthur Parmentier" w:date="2020-06-11T18:54:00Z">
        <w:r>
          <w:t xml:space="preserve">interesting to note </w:t>
        </w:r>
      </w:ins>
      <w:ins w:id="2517" w:author="Arthur Parmentier" w:date="2020-06-11T18:55:00Z">
        <w:r>
          <w:t>that some symbols in SP come from other sign languages, especially the American Sign Language</w:t>
        </w:r>
      </w:ins>
      <w:ins w:id="2518" w:author="Arthur Parmentier" w:date="2020-06-11T20:34:00Z">
        <w:r w:rsidR="00B44125">
          <w:t>: “Bullshit”, “Man” and “Women</w:t>
        </w:r>
      </w:ins>
      <w:ins w:id="2519" w:author="Arthur Parmentier" w:date="2020-06-11T20:35:00Z">
        <w:r w:rsidR="00B44125">
          <w:t>” are some examples of these.</w:t>
        </w:r>
      </w:ins>
    </w:p>
    <w:p w:rsidR="005709A0" w:rsidRPr="005709A0" w:rsidRDefault="00D621DF" w:rsidP="005709A0">
      <w:pPr>
        <w:pStyle w:val="Titre5"/>
        <w:rPr>
          <w:ins w:id="2520" w:author="Arthur Parmentier" w:date="2020-06-06T17:06:00Z"/>
          <w:rPrChange w:id="2521" w:author="Arthur Parmentier" w:date="2020-06-11T18:14:00Z">
            <w:rPr>
              <w:ins w:id="2522" w:author="Arthur Parmentier" w:date="2020-06-06T17:06:00Z"/>
            </w:rPr>
          </w:rPrChange>
        </w:rPr>
        <w:pPrChange w:id="2523" w:author="Arthur Parmentier" w:date="2020-06-11T18:14:00Z">
          <w:pPr>
            <w:pStyle w:val="Titre4"/>
          </w:pPr>
        </w:pPrChange>
      </w:pPr>
      <w:ins w:id="2524" w:author="Arthur Parmentier" w:date="2020-05-14T13:32:00Z">
        <w:r w:rsidRPr="007C437A">
          <w:t>Creation of a</w:t>
        </w:r>
      </w:ins>
      <w:ins w:id="2525" w:author="Arthur Parmentier" w:date="2020-06-11T19:33:00Z">
        <w:r w:rsidR="0005226C">
          <w:t>n</w:t>
        </w:r>
      </w:ins>
      <w:ins w:id="2526" w:author="Arthur Parmentier" w:date="2020-05-14T13:32:00Z">
        <w:r w:rsidRPr="007C437A">
          <w:t xml:space="preserve"> </w:t>
        </w:r>
      </w:ins>
      <w:ins w:id="2527" w:author="Arthur Parmentier" w:date="2020-05-14T13:39:00Z">
        <w:r w:rsidR="00D0639C" w:rsidRPr="007C437A">
          <w:t>icon</w:t>
        </w:r>
      </w:ins>
    </w:p>
    <w:p w:rsidR="003C785D" w:rsidRDefault="00151508">
      <w:pPr>
        <w:rPr>
          <w:ins w:id="2528" w:author="Arthur Parmentier" w:date="2020-06-09T23:45:00Z"/>
        </w:rPr>
      </w:pPr>
      <w:ins w:id="2529" w:author="Arthur Parmentier" w:date="2020-06-11T19:30:00Z">
        <w:r>
          <w:t>In his interview with Helen Minors, Thompson says:</w:t>
        </w:r>
        <w:r>
          <w:br/>
        </w:r>
      </w:ins>
      <w:ins w:id="2530"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531" w:author="Arthur Parmentier" w:date="2020-06-11T19:34:00Z">
        <w:r w:rsidR="00431211">
          <w:t>[</w:t>
        </w:r>
      </w:ins>
      <w:ins w:id="2532" w:author="Arthur Parmentier" w:date="2020-06-11T19:35:00Z">
        <w:r w:rsidR="00431211">
          <w:t xml:space="preserve">usually] </w:t>
        </w:r>
      </w:ins>
      <w:ins w:id="2533" w:author="Arthur Parmentier" w:date="2020-06-06T17:06:00Z">
        <w:r w:rsidR="003C785D" w:rsidRPr="007C437A">
          <w:t>based on the language for the deaf or hard of hearing.”</w:t>
        </w:r>
      </w:ins>
      <w:ins w:id="2534" w:author="Arthur Parmentier" w:date="2020-06-11T19:31:00Z">
        <w:r w:rsidR="001960DA">
          <w:t xml:space="preserve"> </w:t>
        </w:r>
      </w:ins>
      <w:customXmlInsRangeStart w:id="2535" w:author="Arthur Parmentier" w:date="2020-06-11T19:31:00Z"/>
      <w:sdt>
        <w:sdtPr>
          <w:id w:val="-1909609328"/>
          <w:citation/>
        </w:sdtPr>
        <w:sdtContent>
          <w:customXmlInsRangeEnd w:id="2535"/>
          <w:ins w:id="2536" w:author="Arthur Parmentier" w:date="2020-06-11T19:31:00Z">
            <w:r w:rsidR="001960DA">
              <w:fldChar w:fldCharType="begin"/>
            </w:r>
            <w:r w:rsidR="001960DA" w:rsidRPr="00431211">
              <w:rPr>
                <w:rPrChange w:id="2537" w:author="Arthur Parmentier" w:date="2020-06-11T19:35:00Z">
                  <w:rPr>
                    <w:lang w:val="fr-FR"/>
                  </w:rPr>
                </w:rPrChange>
              </w:rPr>
              <w:instrText xml:space="preserve"> CITATION Hel \l 1036 </w:instrText>
            </w:r>
          </w:ins>
          <w:r w:rsidR="001960DA">
            <w:fldChar w:fldCharType="separate"/>
          </w:r>
          <w:ins w:id="2538" w:author="Arthur Parmentier" w:date="2020-06-11T19:31:00Z">
            <w:r w:rsidR="001960DA" w:rsidRPr="001960DA">
              <w:rPr>
                <w:noProof/>
                <w:rPrChange w:id="2539" w:author="Arthur Parmentier" w:date="2020-06-11T19:32:00Z">
                  <w:rPr/>
                </w:rPrChange>
              </w:rPr>
              <w:t>(Minors &amp; Thompson, s.d.)</w:t>
            </w:r>
            <w:r w:rsidR="001960DA">
              <w:fldChar w:fldCharType="end"/>
            </w:r>
          </w:ins>
          <w:customXmlInsRangeStart w:id="2540" w:author="Arthur Parmentier" w:date="2020-06-11T19:31:00Z"/>
        </w:sdtContent>
      </w:sdt>
      <w:customXmlInsRangeEnd w:id="2540"/>
    </w:p>
    <w:p w:rsidR="000F0464" w:rsidRDefault="001960DA">
      <w:pPr>
        <w:rPr>
          <w:ins w:id="2541" w:author="Arthur Parmentier" w:date="2020-06-11T19:44:00Z"/>
          <w:lang w:val="fr-FR"/>
        </w:rPr>
      </w:pPr>
      <w:ins w:id="2542" w:author="Arthur Parmentier" w:date="2020-06-11T19:32:00Z">
        <w:r>
          <w:t>Duby also remarks that “t</w:t>
        </w:r>
      </w:ins>
      <w:ins w:id="2543" w:author="Arthur Parmentier" w:date="2020-06-09T23:45:00Z">
        <w:r w:rsidR="00C8744E" w:rsidRPr="00C8744E">
          <w:rPr>
            <w:rPrChange w:id="2544" w:author="Arthur Parmentier" w:date="2020-06-09T23:45:00Z">
              <w:rPr>
                <w:rFonts w:ascii="ArialMT" w:hAnsi="ArialMT" w:cs="ArialMT"/>
                <w:color w:val="FFFFFF"/>
                <w:sz w:val="24"/>
                <w:szCs w:val="24"/>
                <w:lang w:val="fr-FR"/>
              </w:rPr>
            </w:rPrChange>
          </w:rPr>
          <w:t>he iconic element of the gestures of Soundpainting is often conveyed in a</w:t>
        </w:r>
      </w:ins>
      <w:ins w:id="2545" w:author="Arthur Parmentier" w:date="2020-06-11T19:32:00Z">
        <w:r>
          <w:t xml:space="preserve"> </w:t>
        </w:r>
      </w:ins>
      <w:ins w:id="2546" w:author="Arthur Parmentier" w:date="2020-06-09T23:45:00Z">
        <w:r w:rsidR="00C8744E" w:rsidRPr="00C8744E">
          <w:rPr>
            <w:rPrChange w:id="2547" w:author="Arthur Parmentier" w:date="2020-06-09T23:45:00Z">
              <w:rPr>
                <w:rFonts w:ascii="ArialMT" w:hAnsi="ArialMT" w:cs="ArialMT"/>
                <w:color w:val="FFFFFF"/>
                <w:sz w:val="24"/>
                <w:szCs w:val="24"/>
                <w:lang w:val="fr-FR"/>
              </w:rPr>
            </w:rPrChange>
          </w:rPr>
          <w:t xml:space="preserve">humorous manner. For example, the </w:t>
        </w:r>
      </w:ins>
      <w:ins w:id="2548" w:author="Arthur Parmentier" w:date="2020-06-11T19:34:00Z">
        <w:r w:rsidR="00781D4A">
          <w:t>“R</w:t>
        </w:r>
      </w:ins>
      <w:ins w:id="2549" w:author="Arthur Parmentier" w:date="2020-06-09T23:45:00Z">
        <w:r w:rsidR="00C8744E" w:rsidRPr="00C8744E">
          <w:rPr>
            <w:rPrChange w:id="2550" w:author="Arthur Parmentier" w:date="2020-06-09T23:45:00Z">
              <w:rPr>
                <w:rFonts w:ascii="ArialMT" w:hAnsi="ArialMT" w:cs="ArialMT"/>
                <w:color w:val="FFFFFF"/>
                <w:sz w:val="24"/>
                <w:szCs w:val="24"/>
                <w:lang w:val="fr-FR"/>
              </w:rPr>
            </w:rPrChange>
          </w:rPr>
          <w:t>ock</w:t>
        </w:r>
      </w:ins>
      <w:ins w:id="2551" w:author="Arthur Parmentier" w:date="2020-06-11T19:34:00Z">
        <w:r w:rsidR="00781D4A">
          <w:t xml:space="preserve">” </w:t>
        </w:r>
      </w:ins>
      <w:ins w:id="2552" w:author="Arthur Parmentier" w:date="2020-06-09T23:45:00Z">
        <w:r w:rsidR="00C8744E" w:rsidRPr="00C8744E">
          <w:rPr>
            <w:rPrChange w:id="2553" w:author="Arthur Parmentier" w:date="2020-06-09T23:45:00Z">
              <w:rPr>
                <w:rFonts w:ascii="ArialMT" w:hAnsi="ArialMT" w:cs="ArialMT"/>
                <w:color w:val="FFFFFF"/>
                <w:sz w:val="24"/>
                <w:szCs w:val="24"/>
                <w:lang w:val="fr-FR"/>
              </w:rPr>
            </w:rPrChange>
          </w:rPr>
          <w:t>gesture, in which the</w:t>
        </w:r>
      </w:ins>
      <w:ins w:id="2554" w:author="Arthur Parmentier" w:date="2020-06-11T19:32:00Z">
        <w:r>
          <w:t xml:space="preserve"> </w:t>
        </w:r>
      </w:ins>
      <w:ins w:id="2555" w:author="Arthur Parmentier" w:date="2020-06-11T19:34:00Z">
        <w:r w:rsidR="002313A9">
          <w:t>s</w:t>
        </w:r>
      </w:ins>
      <w:ins w:id="2556" w:author="Arthur Parmentier" w:date="2020-06-09T23:45:00Z">
        <w:r w:rsidR="00C8744E" w:rsidRPr="00C8744E">
          <w:rPr>
            <w:rPrChange w:id="2557" w:author="Arthur Parmentier" w:date="2020-06-09T23:45:00Z">
              <w:rPr>
                <w:rFonts w:ascii="ArialMT" w:hAnsi="ArialMT" w:cs="ArialMT"/>
                <w:color w:val="FFFFFF"/>
                <w:sz w:val="24"/>
                <w:szCs w:val="24"/>
                <w:lang w:val="fr-FR"/>
              </w:rPr>
            </w:rPrChange>
          </w:rPr>
          <w:t>oundpainter clenches the fist (to mimic throwing a rock), can be</w:t>
        </w:r>
      </w:ins>
      <w:ins w:id="2558" w:author="Arthur Parmentier" w:date="2020-06-11T19:32:00Z">
        <w:r>
          <w:t xml:space="preserve"> </w:t>
        </w:r>
      </w:ins>
      <w:ins w:id="2559" w:author="Arthur Parmentier" w:date="2020-06-09T23:45:00Z">
        <w:r w:rsidR="00C8744E" w:rsidRPr="00C8744E">
          <w:rPr>
            <w:rPrChange w:id="2560" w:author="Arthur Parmentier" w:date="2020-06-09T23:45:00Z">
              <w:rPr>
                <w:rFonts w:ascii="ArialMT" w:hAnsi="ArialMT" w:cs="ArialMT"/>
                <w:color w:val="FFFFFF"/>
                <w:sz w:val="24"/>
                <w:szCs w:val="24"/>
                <w:lang w:val="fr-FR"/>
              </w:rPr>
            </w:rPrChange>
          </w:rPr>
          <w:t>interpreted quite literally "to mean what it says," but at the same time the</w:t>
        </w:r>
      </w:ins>
      <w:ins w:id="2561" w:author="Arthur Parmentier" w:date="2020-06-11T19:32:00Z">
        <w:r>
          <w:t xml:space="preserve"> </w:t>
        </w:r>
      </w:ins>
      <w:ins w:id="2562" w:author="Arthur Parmentier" w:date="2020-06-09T23:45:00Z">
        <w:r w:rsidR="00C8744E" w:rsidRPr="00C8744E">
          <w:rPr>
            <w:rPrChange w:id="2563" w:author="Arthur Parmentier" w:date="2020-06-09T23:45:00Z">
              <w:rPr>
                <w:rFonts w:ascii="ArialMT" w:hAnsi="ArialMT" w:cs="ArialMT"/>
                <w:color w:val="FFFFFF"/>
                <w:sz w:val="24"/>
                <w:szCs w:val="24"/>
                <w:lang w:val="fr-FR"/>
              </w:rPr>
            </w:rPrChange>
          </w:rPr>
          <w:t>punning visual element in this gesture lends it an ironic, tongue-in-cheek</w:t>
        </w:r>
      </w:ins>
      <w:ins w:id="2564" w:author="Arthur Parmentier" w:date="2020-06-11T19:32:00Z">
        <w:r>
          <w:t xml:space="preserve"> </w:t>
        </w:r>
      </w:ins>
      <w:ins w:id="2565" w:author="Arthur Parmentier" w:date="2020-06-09T23:45:00Z">
        <w:r w:rsidR="00C8744E" w:rsidRPr="00C8744E">
          <w:rPr>
            <w:rPrChange w:id="2566" w:author="Arthur Parmentier" w:date="2020-06-09T23:45:00Z">
              <w:rPr>
                <w:rFonts w:ascii="ArialMT" w:hAnsi="ArialMT" w:cs="ArialMT"/>
                <w:color w:val="FFFFFF"/>
                <w:sz w:val="24"/>
                <w:szCs w:val="24"/>
                <w:lang w:val="fr-FR"/>
              </w:rPr>
            </w:rPrChange>
          </w:rPr>
          <w:t>quality. In this sense, many of the gestures have a double meaning,</w:t>
        </w:r>
      </w:ins>
      <w:ins w:id="2567" w:author="Arthur Parmentier" w:date="2020-06-11T19:32:00Z">
        <w:r>
          <w:t xml:space="preserve"> </w:t>
        </w:r>
      </w:ins>
      <w:ins w:id="2568" w:author="Arthur Parmentier" w:date="2020-06-09T23:45:00Z">
        <w:r w:rsidR="00C8744E" w:rsidRPr="00C8744E">
          <w:rPr>
            <w:rPrChange w:id="2569" w:author="Arthur Parmentier" w:date="2020-06-09T23:45:00Z">
              <w:rPr>
                <w:rFonts w:ascii="ArialMT" w:hAnsi="ArialMT" w:cs="ArialMT"/>
                <w:color w:val="FFFFFF"/>
                <w:sz w:val="24"/>
                <w:szCs w:val="24"/>
                <w:lang w:val="fr-FR"/>
              </w:rPr>
            </w:rPrChange>
          </w:rPr>
          <w:t>functioning both as icons and as ironic reflections of an unproblematic</w:t>
        </w:r>
      </w:ins>
      <w:ins w:id="2570" w:author="Arthur Parmentier" w:date="2020-06-11T19:32:00Z">
        <w:r w:rsidR="0005226C">
          <w:t xml:space="preserve"> </w:t>
        </w:r>
      </w:ins>
      <w:ins w:id="2571" w:author="Arthur Parmentier" w:date="2020-06-09T23:45:00Z">
        <w:r w:rsidR="00C8744E" w:rsidRPr="0005226C">
          <w:rPr>
            <w:rPrChange w:id="2572" w:author="Arthur Parmentier" w:date="2020-06-11T19:32:00Z">
              <w:rPr>
                <w:lang w:val="fr-FR"/>
              </w:rPr>
            </w:rPrChange>
          </w:rPr>
          <w:t>iconicity.</w:t>
        </w:r>
      </w:ins>
      <w:ins w:id="2573" w:author="Arthur Parmentier" w:date="2020-06-11T19:32:00Z">
        <w:r w:rsidRPr="0005226C">
          <w:rPr>
            <w:rPrChange w:id="2574" w:author="Arthur Parmentier" w:date="2020-06-11T19:32:00Z">
              <w:rPr>
                <w:lang w:val="fr-FR"/>
              </w:rPr>
            </w:rPrChange>
          </w:rPr>
          <w:t xml:space="preserve"> </w:t>
        </w:r>
      </w:ins>
      <w:customXmlInsRangeStart w:id="2575" w:author="Arthur Parmentier" w:date="2020-06-11T19:32:00Z"/>
      <w:sdt>
        <w:sdtPr>
          <w:rPr>
            <w:lang w:val="fr-FR"/>
          </w:rPr>
          <w:id w:val="324094352"/>
          <w:citation/>
        </w:sdtPr>
        <w:sdtContent>
          <w:customXmlInsRangeEnd w:id="2575"/>
          <w:ins w:id="2576" w:author="Arthur Parmentier" w:date="2020-06-11T19:32:00Z">
            <w:r>
              <w:rPr>
                <w:lang w:val="fr-FR"/>
              </w:rPr>
              <w:fldChar w:fldCharType="begin"/>
            </w:r>
            <w:r w:rsidRPr="0005226C">
              <w:rPr>
                <w:rPrChange w:id="2577" w:author="Arthur Parmentier" w:date="2020-06-11T19:32:00Z">
                  <w:rPr>
                    <w:lang w:val="fr-FR"/>
                  </w:rPr>
                </w:rPrChange>
              </w:rPr>
              <w:instrText xml:space="preserve"> CITATION Dub06 \l 1036 </w:instrText>
            </w:r>
          </w:ins>
          <w:r>
            <w:rPr>
              <w:lang w:val="fr-FR"/>
            </w:rPr>
            <w:fldChar w:fldCharType="separate"/>
          </w:r>
          <w:ins w:id="2578" w:author="Arthur Parmentier" w:date="2020-06-11T19:32:00Z">
            <w:r w:rsidRPr="0005226C">
              <w:rPr>
                <w:noProof/>
                <w:rPrChange w:id="2579" w:author="Arthur Parmentier" w:date="2020-06-11T19:32:00Z">
                  <w:rPr/>
                </w:rPrChange>
              </w:rPr>
              <w:t>(Duby, 2006)</w:t>
            </w:r>
            <w:r>
              <w:rPr>
                <w:lang w:val="fr-FR"/>
              </w:rPr>
              <w:fldChar w:fldCharType="end"/>
            </w:r>
          </w:ins>
          <w:customXmlInsRangeStart w:id="2580" w:author="Arthur Parmentier" w:date="2020-06-11T19:32:00Z"/>
        </w:sdtContent>
      </w:sdt>
      <w:customXmlInsRangeEnd w:id="2580"/>
    </w:p>
    <w:p w:rsidR="00785EAF" w:rsidRPr="00785EAF" w:rsidRDefault="00785EAF">
      <w:pPr>
        <w:rPr>
          <w:ins w:id="2581" w:author="Arthur Parmentier" w:date="2020-06-11T19:36:00Z"/>
          <w:rPrChange w:id="2582" w:author="Arthur Parmentier" w:date="2020-06-11T19:44:00Z">
            <w:rPr>
              <w:ins w:id="2583" w:author="Arthur Parmentier" w:date="2020-06-11T19:36:00Z"/>
              <w:lang w:val="fr-FR"/>
            </w:rPr>
          </w:rPrChange>
        </w:rPr>
      </w:pPr>
      <w:ins w:id="2584" w:author="Arthur Parmentier" w:date="2020-06-11T19:44:00Z">
        <w:r w:rsidRPr="00785EAF">
          <w:rPr>
            <w:rPrChange w:id="2585" w:author="Arthur Parmentier" w:date="2020-06-11T19:44:00Z">
              <w:rPr>
                <w:lang w:val="fr-FR"/>
              </w:rPr>
            </w:rPrChange>
          </w:rPr>
          <w:t xml:space="preserve">As </w:t>
        </w:r>
        <w:r>
          <w:t>additional examples, one can think of “Break”, “Change”</w:t>
        </w:r>
      </w:ins>
      <w:ins w:id="2586" w:author="Arthur Parmentier" w:date="2020-06-11T19:45:00Z">
        <w:r>
          <w:t xml:space="preserve"> and “Volume”</w:t>
        </w:r>
      </w:ins>
      <w:ins w:id="2587" w:author="Arthur Parmentier" w:date="2020-06-11T19:44:00Z">
        <w:r>
          <w:t xml:space="preserve"> (as the icon</w:t>
        </w:r>
      </w:ins>
      <w:ins w:id="2588" w:author="Arthur Parmentier" w:date="2020-06-11T19:45:00Z">
        <w:r>
          <w:t>s</w:t>
        </w:r>
      </w:ins>
      <w:ins w:id="2589" w:author="Arthur Parmentier" w:date="2020-06-11T19:44:00Z">
        <w:r>
          <w:t xml:space="preserve"> for the letter </w:t>
        </w:r>
      </w:ins>
      <w:ins w:id="2590" w:author="Arthur Parmentier" w:date="2020-06-11T19:45:00Z">
        <w:r>
          <w:t>C V of “change” and “volume”), “Match”, etc, as iconic signs.</w:t>
        </w:r>
      </w:ins>
    </w:p>
    <w:p w:rsidR="000F0464" w:rsidRPr="000F0464" w:rsidRDefault="000F0464">
      <w:pPr>
        <w:rPr>
          <w:ins w:id="2591" w:author="Arthur Parmentier" w:date="2020-05-14T13:32:00Z"/>
          <w:rPrChange w:id="2592" w:author="Arthur Parmentier" w:date="2020-06-11T19:36:00Z">
            <w:rPr>
              <w:ins w:id="2593" w:author="Arthur Parmentier" w:date="2020-05-14T13:32:00Z"/>
            </w:rPr>
          </w:rPrChange>
        </w:rPr>
      </w:pPr>
      <w:ins w:id="2594" w:author="Arthur Parmentier" w:date="2020-06-11T19:36:00Z">
        <w:r w:rsidRPr="000F0464">
          <w:rPr>
            <w:rPrChange w:id="2595" w:author="Arthur Parmentier" w:date="2020-06-11T19:36:00Z">
              <w:rPr>
                <w:lang w:val="fr-FR"/>
              </w:rPr>
            </w:rPrChange>
          </w:rPr>
          <w:t>Whatever the intent from t</w:t>
        </w:r>
        <w:r>
          <w:t>he creator of the signs is, it is also remar</w:t>
        </w:r>
      </w:ins>
      <w:ins w:id="2596" w:author="Arthur Parmentier" w:date="2020-06-11T19:37:00Z">
        <w:r>
          <w:t>kable that icons are very performative</w:t>
        </w:r>
      </w:ins>
      <w:ins w:id="2597" w:author="Arthur Parmentier" w:date="2020-06-11T19:39:00Z">
        <w:r w:rsidR="00621F46">
          <w:t xml:space="preserve">: </w:t>
        </w:r>
      </w:ins>
      <w:ins w:id="2598" w:author="Arthur Parmentier" w:date="2020-06-11T19:37:00Z">
        <w:r>
          <w:t>slight changes in the icon could be also interpreted as such conceptually</w:t>
        </w:r>
      </w:ins>
      <w:ins w:id="2599" w:author="Arthur Parmentier" w:date="2020-06-11T19:38:00Z">
        <w:r>
          <w:t xml:space="preserve"> and their memorization is made easier by the clear </w:t>
        </w:r>
      </w:ins>
      <w:ins w:id="2600" w:author="Arthur Parmentier" w:date="2020-06-11T19:44:00Z">
        <w:r w:rsidR="00785EAF">
          <w:t>reference</w:t>
        </w:r>
      </w:ins>
      <w:ins w:id="2601" w:author="Arthur Parmentier" w:date="2020-06-11T19:38:00Z">
        <w:r>
          <w:t xml:space="preserve"> they </w:t>
        </w:r>
      </w:ins>
      <w:ins w:id="2602" w:author="Arthur Parmentier" w:date="2020-06-11T19:44:00Z">
        <w:r w:rsidR="00785EAF">
          <w:t>provide</w:t>
        </w:r>
      </w:ins>
      <w:ins w:id="2603" w:author="Arthur Parmentier" w:date="2020-06-11T19:38:00Z">
        <w:r>
          <w:t xml:space="preserve"> to the concept they signify.</w:t>
        </w:r>
      </w:ins>
    </w:p>
    <w:p w:rsidR="00D621DF" w:rsidRDefault="009B469F">
      <w:pPr>
        <w:pStyle w:val="Titre5"/>
        <w:rPr>
          <w:ins w:id="2604" w:author="Arthur Parmentier" w:date="2020-06-11T19:39:00Z"/>
        </w:rPr>
      </w:pPr>
      <w:ins w:id="2605" w:author="Arthur Parmentier" w:date="2020-06-11T19:48:00Z">
        <w:r>
          <w:t>Use of</w:t>
        </w:r>
      </w:ins>
      <w:ins w:id="2606" w:author="Arthur Parmentier" w:date="2020-05-14T13:39:00Z">
        <w:r w:rsidR="00D0639C" w:rsidRPr="007C437A">
          <w:rPr>
            <w:rPrChange w:id="2607" w:author="Arthur Parmentier" w:date="2020-06-07T15:27:00Z">
              <w:rPr/>
            </w:rPrChange>
          </w:rPr>
          <w:t xml:space="preserve"> </w:t>
        </w:r>
      </w:ins>
      <w:ins w:id="2608" w:author="Arthur Parmentier" w:date="2020-05-14T13:40:00Z">
        <w:r w:rsidR="00D0639C" w:rsidRPr="007C437A">
          <w:rPr>
            <w:rPrChange w:id="2609" w:author="Arthur Parmentier" w:date="2020-06-07T15:27:00Z">
              <w:rPr/>
            </w:rPrChange>
          </w:rPr>
          <w:t>indices</w:t>
        </w:r>
      </w:ins>
    </w:p>
    <w:p w:rsidR="00815A3B" w:rsidRPr="00815A3B" w:rsidRDefault="00815A3B" w:rsidP="00815A3B">
      <w:pPr>
        <w:rPr>
          <w:ins w:id="2610" w:author="Arthur Parmentier" w:date="2020-06-11T18:16:00Z"/>
          <w:rPrChange w:id="2611" w:author="Arthur Parmentier" w:date="2020-06-11T19:39:00Z">
            <w:rPr>
              <w:ins w:id="2612" w:author="Arthur Parmentier" w:date="2020-06-11T18:16:00Z"/>
            </w:rPr>
          </w:rPrChange>
        </w:rPr>
        <w:pPrChange w:id="2613" w:author="Arthur Parmentier" w:date="2020-06-11T19:39:00Z">
          <w:pPr>
            <w:pStyle w:val="Titre5"/>
          </w:pPr>
        </w:pPrChange>
      </w:pPr>
      <w:ins w:id="2614" w:author="Arthur Parmentier" w:date="2020-06-11T19:39:00Z">
        <w:r>
          <w:t>Indices are rather difficult to observe in SP (I think they are the less usual type of sign among those that ar</w:t>
        </w:r>
      </w:ins>
      <w:ins w:id="2615" w:author="Arthur Parmentier" w:date="2020-06-11T19:40:00Z">
        <w:r>
          <w:t>e commonly use to describe SP)</w:t>
        </w:r>
      </w:ins>
      <w:ins w:id="2616" w:author="Arthur Parmentier" w:date="2020-06-11T19:47:00Z">
        <w:r w:rsidR="009B469F">
          <w:t xml:space="preserve"> and I can here only point to </w:t>
        </w:r>
      </w:ins>
      <w:ins w:id="2617" w:author="Arthur Parmentier" w:date="2020-06-11T19:40:00Z">
        <w:r>
          <w:t>th</w:t>
        </w:r>
      </w:ins>
      <w:ins w:id="2618" w:author="Arthur Parmentier" w:date="2020-06-11T19:42:00Z">
        <w:r>
          <w:t>eir use in “Shapeline”</w:t>
        </w:r>
      </w:ins>
      <w:ins w:id="2619" w:author="Arthur Parmentier" w:date="2020-06-11T19:47:00Z">
        <w:r w:rsidR="009B469F">
          <w:t xml:space="preserve">, </w:t>
        </w:r>
      </w:ins>
      <w:ins w:id="2620" w:author="Arthur Parmentier" w:date="2020-06-11T19:42:00Z">
        <w:r>
          <w:t xml:space="preserve">a SP mode in </w:t>
        </w:r>
        <w:r>
          <w:lastRenderedPageBreak/>
          <w:t xml:space="preserve">which all signs – not only SP signs – must </w:t>
        </w:r>
      </w:ins>
      <w:ins w:id="2621" w:author="Arthur Parmentier" w:date="2020-06-11T19:43:00Z">
        <w:r>
          <w:t>be interpreted by the performers</w:t>
        </w:r>
      </w:ins>
      <w:ins w:id="2622" w:author="Arthur Parmentier" w:date="2020-06-11T19:47:00Z">
        <w:r w:rsidR="009B469F">
          <w:t>, in which the soundpainter use indices (just like an actor</w:t>
        </w:r>
      </w:ins>
      <w:ins w:id="2623" w:author="Arthur Parmentier" w:date="2020-06-11T19:48:00Z">
        <w:r w:rsidR="009B469F">
          <w:t>).</w:t>
        </w:r>
        <w:r w:rsidR="00F15D4D">
          <w:t xml:space="preserve"> </w:t>
        </w:r>
      </w:ins>
      <w:ins w:id="2624" w:author="Arthur Parmentier" w:date="2020-06-11T19:49:00Z">
        <w:r w:rsidR="00564D5A">
          <w:t>From my knowledge and a</w:t>
        </w:r>
      </w:ins>
      <w:ins w:id="2625" w:author="Arthur Parmentier" w:date="2020-06-11T19:48:00Z">
        <w:r w:rsidR="00F15D4D">
          <w:t xml:space="preserve">s such, there are no indices </w:t>
        </w:r>
      </w:ins>
      <w:ins w:id="2626" w:author="Arthur Parmentier" w:date="2020-06-11T19:49:00Z">
        <w:r w:rsidR="00F15D4D">
          <w:t>in SP signs.</w:t>
        </w:r>
      </w:ins>
    </w:p>
    <w:p w:rsidR="005709A0" w:rsidRDefault="005709A0" w:rsidP="005709A0">
      <w:pPr>
        <w:pStyle w:val="Titre5"/>
        <w:rPr>
          <w:ins w:id="2627" w:author="Arthur Parmentier" w:date="2020-06-11T18:16:00Z"/>
        </w:rPr>
      </w:pPr>
      <w:ins w:id="2628" w:author="Arthur Parmentier" w:date="2020-06-11T18:16:00Z">
        <w:r>
          <w:t xml:space="preserve">Creation of a </w:t>
        </w:r>
        <w:r w:rsidRPr="00801383">
          <w:rPr>
            <w:i/>
            <w:iCs/>
            <w:rPrChange w:id="2629" w:author="Arthur Parmentier" w:date="2020-06-11T18:17:00Z">
              <w:rPr/>
            </w:rPrChange>
          </w:rPr>
          <w:t>metageometry</w:t>
        </w:r>
      </w:ins>
    </w:p>
    <w:p w:rsidR="005709A0" w:rsidRDefault="005709A0" w:rsidP="005709A0">
      <w:pPr>
        <w:rPr>
          <w:ins w:id="2630" w:author="Arthur Parmentier" w:date="2020-06-11T18:16:00Z"/>
        </w:rPr>
      </w:pPr>
      <w:ins w:id="2631" w:author="Arthur Parmentier" w:date="2020-06-11T18:16:00Z">
        <w:r>
          <w:t>In SP, Thompson describes the use of an“imaginary region” which can be interpreted as such cultural representations:</w:t>
        </w:r>
      </w:ins>
    </w:p>
    <w:p w:rsidR="005709A0" w:rsidRDefault="005709A0" w:rsidP="005709A0">
      <w:pPr>
        <w:rPr>
          <w:ins w:id="2632" w:author="Arthur Parmentier" w:date="2020-06-11T18:16:00Z"/>
        </w:rPr>
      </w:pPr>
      <w:ins w:id="2633"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p>
    <w:p w:rsidR="005709A0" w:rsidRDefault="005709A0" w:rsidP="005709A0">
      <w:pPr>
        <w:rPr>
          <w:ins w:id="2634" w:author="Arthur Parmentier" w:date="2020-06-11T18:16:00Z"/>
        </w:rPr>
      </w:pPr>
      <w:ins w:id="2635" w:author="Arthur Parmentier" w:date="2020-06-11T18:16:00Z">
        <w:r>
          <w:t xml:space="preserve">He also proposed an “imaginary stage”, which also has cultural foundations (the idea of a stage, viewing space as 2D): </w:t>
        </w:r>
      </w:ins>
    </w:p>
    <w:p w:rsidR="005709A0" w:rsidRDefault="005709A0" w:rsidP="005709A0">
      <w:pPr>
        <w:rPr>
          <w:ins w:id="2636" w:author="Arthur Parmentier" w:date="2020-06-11T18:16:00Z"/>
        </w:rPr>
      </w:pPr>
      <w:ins w:id="2637" w:author="Arthur Parmentier" w:date="2020-06-11T18:16:00Z">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p>
    <w:p w:rsidR="005709A0" w:rsidRDefault="005709A0" w:rsidP="005709A0">
      <w:pPr>
        <w:rPr>
          <w:ins w:id="2638" w:author="Arthur Parmentier" w:date="2020-06-11T18:16:00Z"/>
        </w:rPr>
      </w:pPr>
      <w:ins w:id="2639" w:author="Arthur Parmentier" w:date="2020-06-11T18:16:00Z">
        <w:r>
          <w:t>These representations share common traits:</w:t>
        </w:r>
      </w:ins>
    </w:p>
    <w:p w:rsidR="005709A0" w:rsidRDefault="005709A0" w:rsidP="005709A0">
      <w:pPr>
        <w:pStyle w:val="Paragraphedeliste"/>
        <w:numPr>
          <w:ilvl w:val="0"/>
          <w:numId w:val="43"/>
        </w:numPr>
        <w:rPr>
          <w:ins w:id="2640" w:author="Arthur Parmentier" w:date="2020-06-11T18:16:00Z"/>
        </w:rPr>
      </w:pPr>
      <w:ins w:id="2641" w:author="Arthur Parmentier" w:date="2020-06-11T18:16:00Z">
        <w:r>
          <w:t xml:space="preserve">They are the result of operations </w:t>
        </w:r>
      </w:ins>
    </w:p>
    <w:p w:rsidR="005709A0" w:rsidRDefault="005709A0" w:rsidP="005709A0">
      <w:pPr>
        <w:pStyle w:val="Paragraphedeliste"/>
        <w:numPr>
          <w:ilvl w:val="1"/>
          <w:numId w:val="43"/>
        </w:numPr>
        <w:rPr>
          <w:ins w:id="2642" w:author="Arthur Parmentier" w:date="2020-06-11T18:16:00Z"/>
        </w:rPr>
      </w:pPr>
      <w:ins w:id="2643"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644" w:author="Arthur Parmentier" w:date="2020-06-11T18:16:00Z"/>
        </w:rPr>
      </w:pPr>
      <w:ins w:id="2645" w:author="Arthur Parmentier" w:date="2020-06-11T18:16:00Z">
        <w:r>
          <w:t>orientation</w:t>
        </w:r>
      </w:ins>
    </w:p>
    <w:p w:rsidR="005709A0" w:rsidRDefault="005709A0" w:rsidP="005709A0">
      <w:pPr>
        <w:pStyle w:val="Paragraphedeliste"/>
        <w:numPr>
          <w:ilvl w:val="1"/>
          <w:numId w:val="43"/>
        </w:numPr>
        <w:rPr>
          <w:ins w:id="2646" w:author="Arthur Parmentier" w:date="2020-06-11T18:16:00Z"/>
        </w:rPr>
      </w:pPr>
      <w:ins w:id="2647" w:author="Arthur Parmentier" w:date="2020-06-11T18:16:00Z">
        <w:r>
          <w:t>evaluation</w:t>
        </w:r>
      </w:ins>
    </w:p>
    <w:p w:rsidR="005709A0" w:rsidRDefault="005709A0" w:rsidP="005709A0">
      <w:pPr>
        <w:pStyle w:val="Paragraphedeliste"/>
        <w:numPr>
          <w:ilvl w:val="0"/>
          <w:numId w:val="43"/>
        </w:numPr>
        <w:rPr>
          <w:ins w:id="2648" w:author="Arthur Parmentier" w:date="2020-06-11T18:16:00Z"/>
        </w:rPr>
      </w:pPr>
      <w:ins w:id="2649"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650" w:author="Arthur Parmentier" w:date="2020-06-11T18:16:00Z"/>
        </w:rPr>
      </w:pPr>
      <w:ins w:id="2651" w:author="Arthur Parmentier" w:date="2020-06-11T18:16:00Z">
        <w:r>
          <w:t>Their function as underlying scheme for several signs in soundpainting</w:t>
        </w:r>
      </w:ins>
    </w:p>
    <w:p w:rsidR="005709A0" w:rsidRDefault="006234F6" w:rsidP="005709A0">
      <w:pPr>
        <w:rPr>
          <w:ins w:id="2652" w:author="Arthur Parmentier" w:date="2020-06-11T19:03:00Z"/>
        </w:rPr>
      </w:pPr>
      <w:ins w:id="2653" w:author="Arthur Parmentier" w:date="2020-06-11T18:25:00Z">
        <w:r>
          <w:t xml:space="preserve">Similarly to the frequency of the sound, </w:t>
        </w:r>
      </w:ins>
      <w:ins w:id="2654" w:author="Arthur Parmentier" w:date="2020-06-11T18:26:00Z">
        <w:r>
          <w:t>Thompson’s faders (height as a spatial evaluation</w:t>
        </w:r>
      </w:ins>
      <w:ins w:id="2655" w:author="Arthur Parmentier" w:date="2020-06-11T18:27:00Z">
        <w:r>
          <w:t>)</w:t>
        </w:r>
      </w:ins>
      <w:ins w:id="2656" w:author="Arthur Parmentier" w:date="2020-06-11T18:26:00Z">
        <w:r>
          <w:t xml:space="preserve"> are</w:t>
        </w:r>
      </w:ins>
      <w:ins w:id="2657" w:author="Arthur Parmentier" w:date="2020-06-11T18:27:00Z">
        <w:r>
          <w:t xml:space="preserve"> used in conjunction with other signs such as tempo, volume, complexity, etc.</w:t>
        </w:r>
      </w:ins>
    </w:p>
    <w:p w:rsidR="003623E9" w:rsidRDefault="003623E9" w:rsidP="003623E9">
      <w:pPr>
        <w:pStyle w:val="Titre5"/>
        <w:rPr>
          <w:ins w:id="2658" w:author="Arthur Parmentier" w:date="2020-06-11T19:03:00Z"/>
        </w:rPr>
      </w:pPr>
      <w:ins w:id="2659" w:author="Arthur Parmentier" w:date="2020-06-11T19:03:00Z">
        <w:r>
          <w:t>A deeper look in the mapping process: the visual codes</w:t>
        </w:r>
      </w:ins>
    </w:p>
    <w:p w:rsidR="003623E9" w:rsidRDefault="003623E9" w:rsidP="003623E9">
      <w:pPr>
        <w:rPr>
          <w:ins w:id="2660" w:author="Arthur Parmentier" w:date="2020-06-11T19:12:00Z"/>
        </w:rPr>
      </w:pPr>
      <w:ins w:id="2661" w:author="Arthur Parmentier" w:date="2020-06-11T19:04:00Z">
        <w:r>
          <w:t>From the typology that I have intro</w:t>
        </w:r>
      </w:ins>
      <w:ins w:id="2662" w:author="Arthur Parmentier" w:date="2020-06-11T19:05:00Z">
        <w:r>
          <w:t xml:space="preserve">duced, one may wonder at a more fundamental level what the mapping process relies on and how exactly the sign is </w:t>
        </w:r>
      </w:ins>
      <w:ins w:id="2663" w:author="Arthur Parmentier" w:date="2020-06-11T19:06:00Z">
        <w:r>
          <w:t xml:space="preserve">constructed </w:t>
        </w:r>
      </w:ins>
      <w:ins w:id="2664" w:author="Arthur Parmentier" w:date="2020-06-11T19:05:00Z">
        <w:r>
          <w:t>visually</w:t>
        </w:r>
      </w:ins>
      <w:ins w:id="2665" w:author="Arthur Parmentier" w:date="2020-06-11T19:06:00Z">
        <w:r>
          <w:t xml:space="preserve"> by its creator and understood by other people.</w:t>
        </w:r>
        <w:r>
          <w:br/>
          <w:t xml:space="preserve">As a first answer to this complex question, I would like </w:t>
        </w:r>
      </w:ins>
      <w:ins w:id="2666" w:author="Arthur Parmentier" w:date="2020-06-11T19:07:00Z">
        <w:r>
          <w:t xml:space="preserve">to point out the analysis of SP visual codes by </w:t>
        </w:r>
      </w:ins>
      <w:ins w:id="2667" w:author="Arthur Parmentier" w:date="2020-06-11T19:08:00Z">
        <w:r>
          <w:t xml:space="preserve">Yerlikaya and Coskuner </w:t>
        </w:r>
      </w:ins>
      <w:customXmlInsRangeStart w:id="2668" w:author="Arthur Parmentier" w:date="2020-06-11T19:09:00Z"/>
      <w:sdt>
        <w:sdtPr>
          <w:id w:val="-2073261776"/>
          <w:citation/>
        </w:sdtPr>
        <w:sdtContent>
          <w:customXmlInsRangeEnd w:id="2668"/>
          <w:ins w:id="2669" w:author="Arthur Parmentier" w:date="2020-06-11T19:09:00Z">
            <w:r>
              <w:fldChar w:fldCharType="begin"/>
            </w:r>
          </w:ins>
          <w:ins w:id="2670" w:author="Arthur Parmentier" w:date="2020-06-11T19:10:00Z">
            <w:r w:rsidR="00294768">
              <w:rPr>
                <w:rPrChange w:id="2671" w:author="Arthur Parmentier" w:date="2020-06-11T19:09:00Z">
                  <w:rPr/>
                </w:rPrChange>
              </w:rPr>
              <w:instrText xml:space="preserve">CITATION Yer \l 1036 </w:instrText>
            </w:r>
          </w:ins>
          <w:r>
            <w:fldChar w:fldCharType="separate"/>
          </w:r>
          <w:ins w:id="2672" w:author="Arthur Parmentier" w:date="2020-06-11T19:10:00Z">
            <w:r w:rsidR="00294768">
              <w:rPr>
                <w:noProof/>
              </w:rPr>
              <w:t>(Yerlikaya &amp; Coskumer, 2016)</w:t>
            </w:r>
          </w:ins>
          <w:ins w:id="2673" w:author="Arthur Parmentier" w:date="2020-06-11T19:09:00Z">
            <w:r>
              <w:fldChar w:fldCharType="end"/>
            </w:r>
          </w:ins>
          <w:customXmlInsRangeStart w:id="2674" w:author="Arthur Parmentier" w:date="2020-06-11T19:09:00Z"/>
        </w:sdtContent>
      </w:sdt>
      <w:customXmlInsRangeEnd w:id="2674"/>
      <w:ins w:id="2675" w:author="Arthur Parmentier" w:date="2020-06-11T19:10:00Z">
        <w:r w:rsidR="00294768">
          <w:t xml:space="preserve">, that brings finer element of interpretation to the signs that explicate </w:t>
        </w:r>
      </w:ins>
      <w:ins w:id="2676" w:author="Arthur Parmentier" w:date="2020-06-11T19:11:00Z">
        <w:r w:rsidR="00294768">
          <w:t>how they may have been formed intentionally or not by their creator.</w:t>
        </w:r>
      </w:ins>
    </w:p>
    <w:p w:rsidR="00D13821" w:rsidRPr="003623E9" w:rsidRDefault="00D13821" w:rsidP="00D13821">
      <w:pPr>
        <w:rPr>
          <w:ins w:id="2677" w:author="Arthur Parmentier" w:date="2020-05-14T13:32:00Z"/>
          <w:rPrChange w:id="2678" w:author="Arthur Parmentier" w:date="2020-06-11T19:03:00Z">
            <w:rPr>
              <w:ins w:id="2679" w:author="Arthur Parmentier" w:date="2020-05-14T13:32:00Z"/>
            </w:rPr>
          </w:rPrChange>
        </w:rPr>
        <w:pPrChange w:id="2680" w:author="Arthur Parmentier" w:date="2020-06-11T19:03:00Z">
          <w:pPr/>
        </w:pPrChange>
      </w:pPr>
      <w:ins w:id="2681" w:author="Arthur Parmentier" w:date="2020-06-11T19:12:00Z">
        <w:r>
          <w:lastRenderedPageBreak/>
          <w:t xml:space="preserve">For instance, they </w:t>
        </w:r>
      </w:ins>
      <w:ins w:id="2682" w:author="Arthur Parmentier" w:date="2020-06-11T19:13:00Z">
        <w:r>
          <w:t>analyze</w:t>
        </w:r>
      </w:ins>
      <w:ins w:id="2683" w:author="Arthur Parmentier" w:date="2020-06-11T19:12:00Z">
        <w:r>
          <w:t xml:space="preserve"> the “knowledge of </w:t>
        </w:r>
      </w:ins>
      <w:ins w:id="2684" w:author="Arthur Parmentier" w:date="2020-06-11T19:13:00Z">
        <w:r>
          <w:t>visual contract” in the sign “Whole group” as “Circle [that] evokes the concepts like a round table or a ring. It incorporates the constructs as whole, being together etc</w:t>
        </w:r>
      </w:ins>
      <w:ins w:id="2685" w:author="Arthur Parmentier" w:date="2020-06-11T19:15:00Z">
        <w:r>
          <w:t>.”</w:t>
        </w:r>
      </w:ins>
      <w:ins w:id="2686" w:author="Arthur Parmentier" w:date="2020-06-11T19:16:00Z">
        <w:r>
          <w:t xml:space="preserve"> among several visual codes that </w:t>
        </w:r>
      </w:ins>
      <w:ins w:id="2687" w:author="Arthur Parmentier" w:date="2020-06-11T19:17:00Z">
        <w:r w:rsidR="00BD4E6E">
          <w:t xml:space="preserve">are sometimes </w:t>
        </w:r>
      </w:ins>
      <w:ins w:id="2688" w:author="Arthur Parmentier" w:date="2020-06-11T19:16:00Z">
        <w:r>
          <w:t xml:space="preserve">relevant to </w:t>
        </w:r>
      </w:ins>
      <w:ins w:id="2689" w:author="Arthur Parmentier" w:date="2020-06-11T19:17:00Z">
        <w:r>
          <w:t>explain the signifier-signified</w:t>
        </w:r>
      </w:ins>
      <w:ins w:id="2690" w:author="Arthur Parmentier" w:date="2020-06-11T19:15:00Z">
        <w:r>
          <w:t xml:space="preserve"> </w:t>
        </w:r>
      </w:ins>
      <w:ins w:id="2691" w:author="Arthur Parmentier" w:date="2020-06-11T19:17:00Z">
        <w:r>
          <w:t>relation.</w:t>
        </w:r>
      </w:ins>
    </w:p>
    <w:p w:rsidR="00D621DF" w:rsidRPr="007C437A" w:rsidDel="00D0639C" w:rsidRDefault="00D621DF">
      <w:pPr>
        <w:pStyle w:val="Titre3"/>
        <w:rPr>
          <w:del w:id="2692" w:author="Arthur Parmentier" w:date="2020-05-14T13:40:00Z"/>
          <w:i/>
          <w:iCs/>
          <w:rPrChange w:id="2693" w:author="Arthur Parmentier" w:date="2020-06-07T15:27:00Z">
            <w:rPr>
              <w:del w:id="2694" w:author="Arthur Parmentier" w:date="2020-05-14T13:40:00Z"/>
            </w:rPr>
          </w:rPrChange>
        </w:rPr>
        <w:pPrChange w:id="2695" w:author="Arthur Parmentier" w:date="2020-06-10T16:26:00Z">
          <w:pPr/>
        </w:pPrChange>
      </w:pPr>
      <w:bookmarkStart w:id="2696" w:name="_Toc40356075"/>
      <w:bookmarkEnd w:id="2696"/>
    </w:p>
    <w:p w:rsidR="007B1805" w:rsidRDefault="007B1805">
      <w:pPr>
        <w:pStyle w:val="Titre3"/>
        <w:rPr>
          <w:ins w:id="2697" w:author="Arthur Parmentier" w:date="2020-06-11T17:00:00Z"/>
        </w:rPr>
      </w:pPr>
      <w:bookmarkStart w:id="2698" w:name="_Toc42698930"/>
      <w:r w:rsidRPr="007C437A">
        <w:t>Sign overloading</w:t>
      </w:r>
      <w:bookmarkEnd w:id="2698"/>
      <w:ins w:id="2699" w:author="Arthur Parmentier" w:date="2020-06-11T23:08:00Z">
        <w:r w:rsidR="00D65F4D">
          <w:t>:</w:t>
        </w:r>
      </w:ins>
      <w:ins w:id="2700" w:author="Arthur Parmentier" w:date="2020-06-11T22:13:00Z">
        <w:r w:rsidR="00A4623F">
          <w:t xml:space="preserve"> </w:t>
        </w:r>
      </w:ins>
      <w:ins w:id="2701" w:author="Arthur Parmentier" w:date="2020-06-11T22:09:00Z">
        <w:r w:rsidR="00A56CDE">
          <w:t xml:space="preserve">polysemes </w:t>
        </w:r>
      </w:ins>
      <w:ins w:id="2702" w:author="Arthur Parmentier" w:date="2020-06-11T23:08:00Z">
        <w:r w:rsidR="00D65F4D">
          <w:t xml:space="preserve">and technical </w:t>
        </w:r>
      </w:ins>
      <w:ins w:id="2703" w:author="Arthur Parmentier" w:date="2020-06-11T23:09:00Z">
        <w:r w:rsidR="00D65F4D">
          <w:t xml:space="preserve">approaches to concepts </w:t>
        </w:r>
      </w:ins>
      <w:ins w:id="2704" w:author="Arthur Parmentier" w:date="2020-06-11T22:09:00Z">
        <w:r w:rsidR="00A56CDE">
          <w:t>in SP</w:t>
        </w:r>
      </w:ins>
    </w:p>
    <w:p w:rsidR="00A519B8" w:rsidRPr="004055D8" w:rsidRDefault="00A47814" w:rsidP="00A519B8">
      <w:pPr>
        <w:rPr>
          <w:ins w:id="2705" w:author="Arthur Parmentier" w:date="2020-06-11T17:00:00Z"/>
        </w:rPr>
      </w:pPr>
      <w:ins w:id="2706" w:author="Arthur Parmentier" w:date="2020-06-11T19:56:00Z">
        <w:r>
          <w:t xml:space="preserve">In </w:t>
        </w:r>
      </w:ins>
      <w:ins w:id="2707" w:author="Arthur Parmentier" w:date="2020-06-11T19:57:00Z">
        <w:r>
          <w:t>Thompson’s</w:t>
        </w:r>
      </w:ins>
      <w:ins w:id="2708" w:author="Arthur Parmentier" w:date="2020-06-11T19:56:00Z">
        <w:r>
          <w:t xml:space="preserve"> interview with Helen Minors</w:t>
        </w:r>
      </w:ins>
      <w:ins w:id="2709" w:author="Arthur Parmentier" w:date="2020-06-11T19:57:00Z">
        <w:r>
          <w:t xml:space="preserve">, she asks: </w:t>
        </w:r>
      </w:ins>
      <w:ins w:id="2710"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711" w:author="Arthur Parmentier" w:date="2020-06-11T19:57:00Z">
        <w:r>
          <w:t xml:space="preserve">”. </w:t>
        </w:r>
        <w:r>
          <w:br/>
          <w:t>Thompson respond</w:t>
        </w:r>
        <w:r w:rsidR="00135586">
          <w:t>s</w:t>
        </w:r>
        <w:r>
          <w:t xml:space="preserve"> that “</w:t>
        </w:r>
      </w:ins>
      <w:ins w:id="2712"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713" w:author="Arthur Parmentier" w:date="2020-06-11T17:00:00Z"/>
      <w:sdt>
        <w:sdtPr>
          <w:id w:val="-1381710217"/>
          <w:citation/>
        </w:sdtPr>
        <w:sdtContent>
          <w:customXmlInsRangeEnd w:id="2713"/>
          <w:ins w:id="2714" w:author="Arthur Parmentier" w:date="2020-06-11T17:00:00Z">
            <w:r w:rsidR="00A519B8">
              <w:fldChar w:fldCharType="begin"/>
            </w:r>
            <w:r w:rsidR="00A519B8" w:rsidRPr="00A519B8">
              <w:rPr>
                <w:rPrChange w:id="2715" w:author="Arthur Parmentier" w:date="2020-06-11T17:00:00Z">
                  <w:rPr>
                    <w:lang w:val="fr-FR"/>
                  </w:rPr>
                </w:rPrChange>
              </w:rPr>
              <w:instrText xml:space="preserve"> CITATION Hel \l 1036 </w:instrText>
            </w:r>
            <w:r w:rsidR="00A519B8">
              <w:fldChar w:fldCharType="separate"/>
            </w:r>
            <w:r w:rsidR="00A519B8" w:rsidRPr="00287E83">
              <w:rPr>
                <w:noProof/>
                <w:rPrChange w:id="2716" w:author="Arthur Parmentier" w:date="2020-06-11T20:01:00Z">
                  <w:rPr>
                    <w:noProof/>
                    <w:lang w:val="fr-FR"/>
                  </w:rPr>
                </w:rPrChange>
              </w:rPr>
              <w:t>(Minors &amp; Thompson, s.d.)</w:t>
            </w:r>
            <w:r w:rsidR="00A519B8">
              <w:fldChar w:fldCharType="end"/>
            </w:r>
          </w:ins>
          <w:customXmlInsRangeStart w:id="2717" w:author="Arthur Parmentier" w:date="2020-06-11T17:00:00Z"/>
        </w:sdtContent>
      </w:sdt>
      <w:customXmlInsRangeEnd w:id="2717"/>
    </w:p>
    <w:p w:rsidR="00A519B8" w:rsidRPr="00A519B8" w:rsidDel="00B96271" w:rsidRDefault="00287E83" w:rsidP="00A519B8">
      <w:pPr>
        <w:rPr>
          <w:del w:id="2718" w:author="Arthur Parmentier" w:date="2020-06-11T20:06:00Z"/>
          <w:rPrChange w:id="2719" w:author="Arthur Parmentier" w:date="2020-06-11T17:00:00Z">
            <w:rPr>
              <w:del w:id="2720" w:author="Arthur Parmentier" w:date="2020-06-11T20:06:00Z"/>
            </w:rPr>
          </w:rPrChange>
        </w:rPr>
        <w:pPrChange w:id="2721" w:author="Arthur Parmentier" w:date="2020-06-11T17:00:00Z">
          <w:pPr>
            <w:pStyle w:val="Titre2"/>
          </w:pPr>
        </w:pPrChange>
      </w:pPr>
      <w:ins w:id="2722" w:author="Arthur Parmentier" w:date="2020-06-11T20:03:00Z">
        <w:r>
          <w:t xml:space="preserve">Despite </w:t>
        </w:r>
        <w:r w:rsidR="00B96271">
          <w:t>his</w:t>
        </w:r>
        <w:r>
          <w:t xml:space="preserve"> </w:t>
        </w:r>
        <w:r w:rsidR="00B96271">
          <w:t xml:space="preserve">questionable </w:t>
        </w:r>
      </w:ins>
      <w:ins w:id="2723" w:author="Arthur Parmentier" w:date="2020-06-11T20:04:00Z">
        <w:r w:rsidR="00B96271">
          <w:t>definition of pitch and movement as governed by tempo, w</w:t>
        </w:r>
      </w:ins>
      <w:ins w:id="2724" w:author="Arthur Parmentier" w:date="2020-06-11T20:01:00Z">
        <w:r>
          <w:t>e can read in his words th</w:t>
        </w:r>
      </w:ins>
      <w:ins w:id="2725" w:author="Arthur Parmentier" w:date="2020-06-11T20:02:00Z">
        <w:r>
          <w:t xml:space="preserve">e analogy </w:t>
        </w:r>
      </w:ins>
      <w:ins w:id="2726" w:author="Arthur Parmentier" w:date="2020-06-11T20:04:00Z">
        <w:r w:rsidR="00B96271">
          <w:t>underlying</w:t>
        </w:r>
      </w:ins>
      <w:ins w:id="2727" w:author="Arthur Parmentier" w:date="2020-06-11T20:05:00Z">
        <w:r w:rsidR="00B96271">
          <w:t xml:space="preserve"> the significance of the notion of pitch in both music and dance.</w:t>
        </w:r>
      </w:ins>
    </w:p>
    <w:p w:rsidR="005A6DBA" w:rsidRPr="007C437A" w:rsidRDefault="005A6DBA" w:rsidP="00B96271">
      <w:pPr>
        <w:rPr>
          <w:ins w:id="2728" w:author="Arthur Parmentier" w:date="2020-05-13T10:10:00Z"/>
          <w:rPrChange w:id="2729" w:author="Arthur Parmentier" w:date="2020-06-07T15:27:00Z">
            <w:rPr>
              <w:ins w:id="2730" w:author="Arthur Parmentier" w:date="2020-05-13T10:10:00Z"/>
            </w:rPr>
          </w:rPrChange>
        </w:rPr>
        <w:pPrChange w:id="2731" w:author="Arthur Parmentier" w:date="2020-06-11T20:06:00Z">
          <w:pPr/>
        </w:pPrChange>
      </w:pPr>
    </w:p>
    <w:p w:rsidR="0053230A" w:rsidRDefault="001B082B">
      <w:pPr>
        <w:rPr>
          <w:ins w:id="2732" w:author="Arthur Parmentier" w:date="2020-06-11T20:22:00Z"/>
        </w:rPr>
      </w:pPr>
      <w:r w:rsidRPr="007C437A">
        <w:t xml:space="preserve">We have seen </w:t>
      </w:r>
      <w:ins w:id="2733" w:author="Arthur Parmentier" w:date="2020-06-11T20:17:00Z">
        <w:r w:rsidR="00C32959">
          <w:t>that SP is a multi-disciplinary s</w:t>
        </w:r>
      </w:ins>
      <w:ins w:id="2734" w:author="Arthur Parmentier" w:date="2020-06-11T20:18:00Z">
        <w:r w:rsidR="00C32959">
          <w:t xml:space="preserve">ign language, i.e. that </w:t>
        </w:r>
      </w:ins>
      <w:del w:id="2735" w:author="Arthur Parmentier" w:date="2020-06-11T20:17:00Z">
        <w:r w:rsidRPr="007C437A" w:rsidDel="00C32959">
          <w:delText xml:space="preserve">from the evolution of SP that </w:delText>
        </w:r>
      </w:del>
      <w:ins w:id="2736" w:author="Arthur Parmentier" w:date="2020-05-13T09:50:00Z">
        <w:r w:rsidR="0053230A" w:rsidRPr="007C437A">
          <w:t xml:space="preserve">a single sign </w:t>
        </w:r>
      </w:ins>
      <w:ins w:id="2737" w:author="Arthur Parmentier" w:date="2020-05-13T09:51:00Z">
        <w:r w:rsidR="0053230A" w:rsidRPr="007C437A">
          <w:t>can be use</w:t>
        </w:r>
      </w:ins>
      <w:ins w:id="2738" w:author="Arthur Parmentier" w:date="2020-06-11T20:16:00Z">
        <w:r w:rsidR="00C32959">
          <w:t>d</w:t>
        </w:r>
      </w:ins>
      <w:ins w:id="2739" w:author="Arthur Parmentier" w:date="2020-05-13T09:51:00Z">
        <w:r w:rsidR="0053230A" w:rsidRPr="007C437A">
          <w:t xml:space="preserve"> to signify a content</w:t>
        </w:r>
      </w:ins>
      <w:ins w:id="2740" w:author="Arthur Parmentier" w:date="2020-05-13T11:16:00Z">
        <w:r w:rsidR="00B45CE3" w:rsidRPr="007C437A">
          <w:rPr>
            <w:rStyle w:val="Appelnotedebasdep"/>
          </w:rPr>
          <w:footnoteReference w:id="13"/>
        </w:r>
      </w:ins>
      <w:ins w:id="2744" w:author="Arthur Parmentier" w:date="2020-05-13T09:52:00Z">
        <w:r w:rsidR="0053230A" w:rsidRPr="007C437A">
          <w:t xml:space="preserve"> not only for different instruments of the same discipline</w:t>
        </w:r>
      </w:ins>
      <w:ins w:id="2745" w:author="Arthur Parmentier" w:date="2020-05-13T10:07:00Z">
        <w:r w:rsidR="00434325" w:rsidRPr="007C437A">
          <w:t xml:space="preserve"> (1)</w:t>
        </w:r>
      </w:ins>
      <w:ins w:id="2746" w:author="Arthur Parmentier" w:date="2020-05-13T09:52:00Z">
        <w:r w:rsidR="0053230A" w:rsidRPr="007C437A">
          <w:t xml:space="preserve"> but also across discipline</w:t>
        </w:r>
      </w:ins>
      <w:ins w:id="2747" w:author="Arthur Parmentier" w:date="2020-05-13T10:07:00Z">
        <w:r w:rsidR="00434325" w:rsidRPr="007C437A">
          <w:t xml:space="preserve"> (2).</w:t>
        </w:r>
      </w:ins>
      <w:ins w:id="2748" w:author="Arthur Parmentier" w:date="2020-05-13T10:35:00Z">
        <w:r w:rsidR="003D29B8" w:rsidRPr="007C437A">
          <w:t xml:space="preserve"> This what I call the “overloading” of a sign.</w:t>
        </w:r>
        <w:r w:rsidR="003D29B8" w:rsidRPr="007C437A">
          <w:rPr>
            <w:rStyle w:val="Appelnotedebasdep"/>
          </w:rPr>
          <w:footnoteReference w:id="14"/>
        </w:r>
      </w:ins>
      <w:ins w:id="2753" w:author="Arthur Parmentier" w:date="2020-06-11T20:15:00Z">
        <w:r w:rsidR="00B96271">
          <w:t xml:space="preserve"> More</w:t>
        </w:r>
      </w:ins>
      <w:ins w:id="2754" w:author="Arthur Parmentier" w:date="2020-06-11T20:16:00Z">
        <w:r w:rsidR="00B96271">
          <w:t xml:space="preserve">over, </w:t>
        </w:r>
      </w:ins>
      <w:ins w:id="2755" w:author="Arthur Parmentier" w:date="2020-06-11T20:18:00Z">
        <w:r w:rsidR="00C32959">
          <w:t xml:space="preserve">it is the result of a historical construction </w:t>
        </w:r>
      </w:ins>
      <w:ins w:id="2756" w:author="Arthur Parmentier" w:date="2020-06-11T20:19:00Z">
        <w:r w:rsidR="00C32959">
          <w:t>of</w:t>
        </w:r>
      </w:ins>
      <w:ins w:id="2757" w:author="Arthur Parmentier" w:date="2020-06-11T20:18:00Z">
        <w:r w:rsidR="00C32959">
          <w:t xml:space="preserve"> SP</w:t>
        </w:r>
      </w:ins>
      <w:ins w:id="2758" w:author="Arthur Parmentier" w:date="2020-06-11T20:19:00Z">
        <w:r w:rsidR="00C32959">
          <w:t xml:space="preserve">: it is only several years after its creation for </w:t>
        </w:r>
      </w:ins>
      <w:ins w:id="2759" w:author="Arthur Parmentier" w:date="2020-06-11T20:22:00Z">
        <w:r w:rsidR="00066DF7">
          <w:t xml:space="preserve">composing </w:t>
        </w:r>
      </w:ins>
      <w:ins w:id="2760" w:author="Arthur Parmentier" w:date="2020-06-11T20:19:00Z">
        <w:r w:rsidR="00C32959">
          <w:t xml:space="preserve">music by </w:t>
        </w:r>
      </w:ins>
      <w:ins w:id="2761" w:author="Arthur Parmentier" w:date="2020-06-11T20:22:00Z">
        <w:r w:rsidR="00EF05DD">
          <w:t xml:space="preserve">Thompson </w:t>
        </w:r>
      </w:ins>
      <w:ins w:id="2762" w:author="Arthur Parmentier" w:date="2020-06-11T20:20:00Z">
        <w:r w:rsidR="00C32959">
          <w:t xml:space="preserve">that </w:t>
        </w:r>
      </w:ins>
      <w:ins w:id="2763" w:author="Arthur Parmentier" w:date="2020-06-11T20:22:00Z">
        <w:r w:rsidR="00C23655">
          <w:t>existing</w:t>
        </w:r>
      </w:ins>
      <w:ins w:id="2764" w:author="Arthur Parmentier" w:date="2020-06-11T20:20:00Z">
        <w:r w:rsidR="00C32959">
          <w:t xml:space="preserve"> and new signs started being overloaded.</w:t>
        </w:r>
      </w:ins>
      <w:del w:id="2765"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766" w:author="Arthur Parmentier" w:date="2020-05-13T09:49:00Z">
        <w:r w:rsidRPr="007C437A" w:rsidDel="0053230A">
          <w:delText xml:space="preserve"> encapsulate several concepts from different disciplines</w:delText>
        </w:r>
      </w:del>
      <w:del w:id="2767" w:author="Arthur Parmentier" w:date="2020-05-13T09:52:00Z">
        <w:r w:rsidRPr="007C437A" w:rsidDel="0053230A">
          <w:delText xml:space="preserve">; </w:delText>
        </w:r>
      </w:del>
    </w:p>
    <w:p w:rsidR="00823A1A" w:rsidRDefault="00823A1A">
      <w:pPr>
        <w:rPr>
          <w:ins w:id="2768" w:author="Arthur Parmentier" w:date="2020-06-11T20:23:00Z"/>
        </w:rPr>
      </w:pPr>
      <w:ins w:id="2769" w:author="Arthur Parmentier" w:date="2020-06-11T20:22:00Z">
        <w:r>
          <w:t xml:space="preserve">In this section, I will try to show that </w:t>
        </w:r>
      </w:ins>
    </w:p>
    <w:p w:rsidR="00DD6103" w:rsidRDefault="00341E56" w:rsidP="00823A1A">
      <w:pPr>
        <w:pStyle w:val="Paragraphedeliste"/>
        <w:numPr>
          <w:ilvl w:val="0"/>
          <w:numId w:val="43"/>
        </w:numPr>
        <w:rPr>
          <w:ins w:id="2770" w:author="Arthur Parmentier" w:date="2020-06-11T20:23:00Z"/>
        </w:rPr>
      </w:pPr>
      <w:ins w:id="2771" w:author="Arthur Parmentier" w:date="2020-06-11T20:26:00Z">
        <w:r>
          <w:t>each sign refers to a different concept in each discipline (at the contrary of Thompson’s statements</w:t>
        </w:r>
      </w:ins>
      <w:ins w:id="2772" w:author="Arthur Parmentier" w:date="2020-06-11T20:27:00Z">
        <w:r w:rsidR="00672712">
          <w:rPr>
            <w:rStyle w:val="Appelnotedebasdep"/>
          </w:rPr>
          <w:footnoteReference w:id="15"/>
        </w:r>
      </w:ins>
      <w:ins w:id="2783" w:author="Arthur Parmentier" w:date="2020-06-11T20:26:00Z">
        <w:r>
          <w:t>)</w:t>
        </w:r>
      </w:ins>
    </w:p>
    <w:p w:rsidR="00B45CE3" w:rsidRDefault="00462C01" w:rsidP="00823A1A">
      <w:pPr>
        <w:pStyle w:val="Paragraphedeliste"/>
        <w:numPr>
          <w:ilvl w:val="0"/>
          <w:numId w:val="43"/>
        </w:numPr>
        <w:rPr>
          <w:ins w:id="2784" w:author="Arthur Parmentier" w:date="2020-06-11T23:10:00Z"/>
        </w:rPr>
      </w:pPr>
      <w:ins w:id="2785" w:author="Arthur Parmentier" w:date="2020-06-11T23:02:00Z">
        <w:r>
          <w:t>multi-disciplinary signs are polysemic signs</w:t>
        </w:r>
      </w:ins>
      <w:ins w:id="2786" w:author="Arthur Parmentier" w:date="2020-06-11T20:23:00Z">
        <w:r w:rsidR="00823A1A">
          <w:t xml:space="preserve"> </w:t>
        </w:r>
      </w:ins>
      <w:ins w:id="2787" w:author="Arthur Parmentier" w:date="2020-06-11T23:02:00Z">
        <w:r>
          <w:t>constructed from</w:t>
        </w:r>
      </w:ins>
      <w:ins w:id="2788" w:author="Arthur Parmentier" w:date="2020-06-11T20:23:00Z">
        <w:r w:rsidR="00823A1A">
          <w:t xml:space="preserve"> analogies </w:t>
        </w:r>
      </w:ins>
      <w:ins w:id="2789" w:author="Arthur Parmentier" w:date="2020-06-11T23:02:00Z">
        <w:r>
          <w:t>between</w:t>
        </w:r>
      </w:ins>
      <w:ins w:id="2790" w:author="Arthur Parmentier" w:date="2020-06-11T23:03:00Z">
        <w:r>
          <w:t xml:space="preserve"> different concepts in</w:t>
        </w:r>
      </w:ins>
      <w:ins w:id="2791" w:author="Arthur Parmentier" w:date="2020-06-11T20:23:00Z">
        <w:r w:rsidR="00823A1A">
          <w:t xml:space="preserve"> each di</w:t>
        </w:r>
      </w:ins>
      <w:ins w:id="2792" w:author="Arthur Parmentier" w:date="2020-06-11T20:24:00Z">
        <w:r w:rsidR="00823A1A">
          <w:t>scipline</w:t>
        </w:r>
      </w:ins>
    </w:p>
    <w:p w:rsidR="00520F6A" w:rsidRDefault="00520F6A" w:rsidP="00823A1A">
      <w:pPr>
        <w:pStyle w:val="Paragraphedeliste"/>
        <w:numPr>
          <w:ilvl w:val="0"/>
          <w:numId w:val="43"/>
        </w:numPr>
        <w:rPr>
          <w:ins w:id="2793" w:author="Arthur Parmentier" w:date="2020-06-11T20:24:00Z"/>
        </w:rPr>
      </w:pPr>
      <w:ins w:id="2794" w:author="Arthur Parmentier" w:date="2020-06-11T23:11:00Z">
        <w:r>
          <w:t>disciplines are conceptually different from instruments</w:t>
        </w:r>
      </w:ins>
    </w:p>
    <w:p w:rsidR="00823A1A" w:rsidRDefault="00823A1A" w:rsidP="00823A1A">
      <w:pPr>
        <w:pStyle w:val="Paragraphedeliste"/>
        <w:numPr>
          <w:ilvl w:val="0"/>
          <w:numId w:val="43"/>
        </w:numPr>
        <w:rPr>
          <w:ins w:id="2795" w:author="Arthur Parmentier" w:date="2020-06-11T20:37:00Z"/>
        </w:rPr>
      </w:pPr>
      <w:ins w:id="2796" w:author="Arthur Parmentier" w:date="2020-06-11T20:24:00Z">
        <w:r>
          <w:t xml:space="preserve">the operability of a sign inside a discipline </w:t>
        </w:r>
      </w:ins>
      <w:ins w:id="2797" w:author="Arthur Parmentier" w:date="2020-06-11T22:40:00Z">
        <w:r w:rsidR="00DD2B6F">
          <w:t xml:space="preserve">– with different instruments – </w:t>
        </w:r>
      </w:ins>
      <w:ins w:id="2798" w:author="Arthur Parmentier" w:date="2020-06-11T22:41:00Z">
        <w:r w:rsidR="00DD2B6F">
          <w:t>is a technical operation of translation</w:t>
        </w:r>
      </w:ins>
      <w:ins w:id="2799" w:author="Arthur Parmentier" w:date="2020-06-11T22:44:00Z">
        <w:r w:rsidR="00FD1843">
          <w:t xml:space="preserve"> of the </w:t>
        </w:r>
      </w:ins>
      <w:ins w:id="2800" w:author="Arthur Parmentier" w:date="2020-06-11T22:45:00Z">
        <w:r w:rsidR="00FD1843">
          <w:t>concept of their discipline to the set of producible material</w:t>
        </w:r>
      </w:ins>
      <w:ins w:id="2801" w:author="Arthur Parmentier" w:date="2020-06-11T22:41:00Z">
        <w:r w:rsidR="00DD2B6F">
          <w:t xml:space="preserve"> realized by the performers</w:t>
        </w:r>
      </w:ins>
    </w:p>
    <w:p w:rsidR="00127F4D" w:rsidRPr="007C437A" w:rsidRDefault="00127F4D" w:rsidP="00127F4D">
      <w:pPr>
        <w:rPr>
          <w:ins w:id="2802" w:author="Arthur Parmentier" w:date="2020-05-13T09:52:00Z"/>
        </w:rPr>
        <w:pPrChange w:id="2803" w:author="Arthur Parmentier" w:date="2020-06-11T20:37:00Z">
          <w:pPr/>
        </w:pPrChange>
      </w:pPr>
      <w:ins w:id="2804" w:author="Arthur Parmentier" w:date="2020-06-11T20:37:00Z">
        <w:r>
          <w:lastRenderedPageBreak/>
          <w:t xml:space="preserve">and </w:t>
        </w:r>
      </w:ins>
      <w:ins w:id="2805" w:author="Arthur Parmentier" w:date="2020-06-11T20:51:00Z">
        <w:r w:rsidR="003C045A">
          <w:t>therefore,</w:t>
        </w:r>
      </w:ins>
      <w:ins w:id="2806" w:author="Arthur Parmentier" w:date="2020-06-11T20:37:00Z">
        <w:r>
          <w:t xml:space="preserve"> that </w:t>
        </w:r>
        <w:r w:rsidRPr="00127F4D">
          <w:t>the o</w:t>
        </w:r>
      </w:ins>
      <w:ins w:id="2807" w:author="Arthur Parmentier" w:date="2020-06-11T22:57:00Z">
        <w:r w:rsidR="006520D6">
          <w:t>verloading</w:t>
        </w:r>
      </w:ins>
      <w:ins w:id="2808" w:author="Arthur Parmentier" w:date="2020-06-11T20:37:00Z">
        <w:r w:rsidRPr="00127F4D">
          <w:t xml:space="preserve"> </w:t>
        </w:r>
      </w:ins>
      <w:ins w:id="2809" w:author="Arthur Parmentier" w:date="2020-06-11T23:08:00Z">
        <w:r w:rsidR="005A1386">
          <w:t>of</w:t>
        </w:r>
      </w:ins>
      <w:ins w:id="2810" w:author="Arthur Parmentier" w:date="2020-06-11T20:37:00Z">
        <w:r w:rsidRPr="00127F4D">
          <w:t xml:space="preserve"> sign</w:t>
        </w:r>
      </w:ins>
      <w:ins w:id="2811" w:author="Arthur Parmentier" w:date="2020-06-11T22:57:00Z">
        <w:r w:rsidR="006520D6">
          <w:t>s</w:t>
        </w:r>
      </w:ins>
      <w:ins w:id="2812" w:author="Arthur Parmentier" w:date="2020-06-11T20:37:00Z">
        <w:r w:rsidRPr="00127F4D">
          <w:t xml:space="preserve"> in (1) and (2) involves mechanisms of different nature</w:t>
        </w:r>
      </w:ins>
      <w:ins w:id="2813" w:author="Arthur Parmentier" w:date="2020-06-11T20:38:00Z">
        <w:r>
          <w:t>.</w:t>
        </w:r>
      </w:ins>
    </w:p>
    <w:p w:rsidR="0053230A" w:rsidRPr="007C437A" w:rsidRDefault="00820964">
      <w:pPr>
        <w:pStyle w:val="Titre4"/>
        <w:rPr>
          <w:ins w:id="2814" w:author="Arthur Parmentier" w:date="2020-05-13T09:52:00Z"/>
          <w:rPrChange w:id="2815" w:author="Arthur Parmentier" w:date="2020-06-07T15:27:00Z">
            <w:rPr>
              <w:ins w:id="2816" w:author="Arthur Parmentier" w:date="2020-05-13T09:52:00Z"/>
            </w:rPr>
          </w:rPrChange>
        </w:rPr>
        <w:pPrChange w:id="2817" w:author="Arthur Parmentier" w:date="2020-06-10T16:26:00Z">
          <w:pPr/>
        </w:pPrChange>
      </w:pPr>
      <w:ins w:id="2818" w:author="Arthur Parmentier" w:date="2020-06-11T22:11:00Z">
        <w:r>
          <w:t>Polysemy of signs across disciplines</w:t>
        </w:r>
      </w:ins>
    </w:p>
    <w:p w:rsidR="00002405" w:rsidRDefault="002F5B0B">
      <w:pPr>
        <w:rPr>
          <w:ins w:id="2819" w:author="Arthur Parmentier" w:date="2020-06-11T20:51:00Z"/>
        </w:rPr>
      </w:pPr>
      <w:ins w:id="2820" w:author="Arthur Parmentier" w:date="2020-05-13T10:12:00Z">
        <w:r w:rsidRPr="007C437A">
          <w:t>We commonly observe signs made of one sign</w:t>
        </w:r>
      </w:ins>
      <w:ins w:id="2821" w:author="Arthur Parmentier" w:date="2020-05-13T10:13:00Z">
        <w:r w:rsidRPr="007C437A">
          <w:t xml:space="preserve">ifier and several signified </w:t>
        </w:r>
        <w:r w:rsidR="00AE58D1" w:rsidRPr="007C437A">
          <w:t>in oral languages and our everyday life.</w:t>
        </w:r>
      </w:ins>
      <w:ins w:id="2822" w:author="Arthur Parmentier" w:date="2020-05-13T10:14:00Z">
        <w:r w:rsidR="00AE58D1" w:rsidRPr="007C437A">
          <w:t xml:space="preserve"> </w:t>
        </w:r>
      </w:ins>
      <w:ins w:id="2823" w:author="Arthur Parmentier" w:date="2020-06-11T20:38:00Z">
        <w:r w:rsidR="00BF7690">
          <w:t>When one sign</w:t>
        </w:r>
      </w:ins>
      <w:ins w:id="2824" w:author="Arthur Parmentier" w:date="2020-06-11T20:39:00Z">
        <w:r w:rsidR="00BF7690">
          <w:t>ifier can stand for several signified, t</w:t>
        </w:r>
      </w:ins>
      <w:ins w:id="2825" w:author="Arthur Parmentier" w:date="2020-05-13T10:14:00Z">
        <w:r w:rsidR="00AE58D1" w:rsidRPr="007C437A">
          <w:t xml:space="preserve">he </w:t>
        </w:r>
      </w:ins>
      <w:ins w:id="2826" w:author="Arthur Parmentier" w:date="2020-06-11T20:39:00Z">
        <w:r w:rsidR="00BF7690">
          <w:t>meaning of the sign</w:t>
        </w:r>
      </w:ins>
      <w:ins w:id="2827" w:author="Arthur Parmentier" w:date="2020-05-13T10:14:00Z">
        <w:r w:rsidR="00AE58D1" w:rsidRPr="007C437A">
          <w:t xml:space="preserve"> is </w:t>
        </w:r>
      </w:ins>
      <w:ins w:id="2828" w:author="Arthur Parmentier" w:date="2020-06-11T20:38:00Z">
        <w:r w:rsidR="005C13B5">
          <w:t>found</w:t>
        </w:r>
      </w:ins>
      <w:ins w:id="2829" w:author="Arthur Parmentier" w:date="2020-05-13T10:14:00Z">
        <w:r w:rsidR="00AE58D1" w:rsidRPr="007C437A">
          <w:t xml:space="preserve"> by an operation of “disambiguation” </w:t>
        </w:r>
      </w:ins>
      <w:ins w:id="2830" w:author="Arthur Parmentier" w:date="2020-05-13T10:15:00Z">
        <w:r w:rsidR="00AE58D1" w:rsidRPr="007C437A">
          <w:t xml:space="preserve">that depends on </w:t>
        </w:r>
      </w:ins>
      <w:ins w:id="2831" w:author="Arthur Parmentier" w:date="2020-06-11T20:39:00Z">
        <w:r w:rsidR="0029782B">
          <w:t>its</w:t>
        </w:r>
      </w:ins>
      <w:ins w:id="2832" w:author="Arthur Parmentier" w:date="2020-05-13T10:15:00Z">
        <w:r w:rsidR="00AE58D1" w:rsidRPr="007C437A">
          <w:t xml:space="preserve"> context.</w:t>
        </w:r>
      </w:ins>
      <w:ins w:id="2833" w:author="Arthur Parmentier" w:date="2020-05-13T10:16:00Z">
        <w:r w:rsidR="00AE58D1" w:rsidRPr="007C437A">
          <w:t xml:space="preserve"> </w:t>
        </w:r>
      </w:ins>
      <w:ins w:id="2834" w:author="Arthur Parmentier" w:date="2020-06-11T22:12:00Z">
        <w:r w:rsidR="00A51B48">
          <w:br/>
          <w:t>We call the fact that a sign can have several meanings “polysemy” and such words “polysemes”.</w:t>
        </w:r>
      </w:ins>
    </w:p>
    <w:p w:rsidR="002F5B0B" w:rsidRPr="007C437A" w:rsidRDefault="00AE58D1">
      <w:pPr>
        <w:rPr>
          <w:ins w:id="2835" w:author="Arthur Parmentier" w:date="2020-05-13T10:30:00Z"/>
        </w:rPr>
      </w:pPr>
      <w:ins w:id="2836" w:author="Arthur Parmentier" w:date="2020-05-13T10:16:00Z">
        <w:r w:rsidRPr="007C437A">
          <w:t xml:space="preserve">In this </w:t>
        </w:r>
      </w:ins>
      <w:ins w:id="2837" w:author="Arthur Parmentier" w:date="2020-06-11T20:39:00Z">
        <w:r w:rsidR="00D06E88">
          <w:t>part</w:t>
        </w:r>
      </w:ins>
      <w:ins w:id="2838" w:author="Arthur Parmentier" w:date="2020-05-13T10:16:00Z">
        <w:r w:rsidRPr="007C437A">
          <w:t xml:space="preserve">, we will see that </w:t>
        </w:r>
      </w:ins>
      <w:ins w:id="2839" w:author="Arthur Parmentier" w:date="2020-05-14T11:09:00Z">
        <w:r w:rsidR="001F6197" w:rsidRPr="007C437A">
          <w:t xml:space="preserve">multi-disciplinary </w:t>
        </w:r>
      </w:ins>
      <w:ins w:id="2840" w:author="Arthur Parmentier" w:date="2020-05-13T10:16:00Z">
        <w:r w:rsidRPr="007C437A">
          <w:t>sign</w:t>
        </w:r>
      </w:ins>
      <w:ins w:id="2841" w:author="Arthur Parmentier" w:date="2020-06-11T22:15:00Z">
        <w:r w:rsidR="006A76C3">
          <w:t>s</w:t>
        </w:r>
      </w:ins>
      <w:ins w:id="2842" w:author="Arthur Parmentier" w:date="2020-05-13T10:16:00Z">
        <w:r w:rsidRPr="007C437A">
          <w:t xml:space="preserve"> </w:t>
        </w:r>
      </w:ins>
      <w:ins w:id="2843" w:author="Arthur Parmentier" w:date="2020-06-11T22:15:00Z">
        <w:r w:rsidR="006A76C3">
          <w:t>are the main polys</w:t>
        </w:r>
      </w:ins>
      <w:ins w:id="2844" w:author="Arthur Parmentier" w:date="2020-06-11T22:16:00Z">
        <w:r w:rsidR="006A76C3">
          <w:t>emes in</w:t>
        </w:r>
      </w:ins>
      <w:ins w:id="2845" w:author="Arthur Parmentier" w:date="2020-05-13T10:16:00Z">
        <w:r w:rsidRPr="007C437A">
          <w:t xml:space="preserve"> SP</w:t>
        </w:r>
      </w:ins>
      <w:ins w:id="2846" w:author="Arthur Parmentier" w:date="2020-06-11T22:16:00Z">
        <w:r w:rsidR="006A76C3">
          <w:t>, having a different meaning to each</w:t>
        </w:r>
      </w:ins>
      <w:ins w:id="2847" w:author="Arthur Parmentier" w:date="2020-05-14T10:59:00Z">
        <w:r w:rsidR="00A46D19" w:rsidRPr="007C437A">
          <w:t xml:space="preserve"> discipline</w:t>
        </w:r>
      </w:ins>
      <w:ins w:id="2848" w:author="Arthur Parmentier" w:date="2020-05-13T10:19:00Z">
        <w:r w:rsidRPr="007C437A">
          <w:rPr>
            <w:rStyle w:val="Appelnotedebasdep"/>
          </w:rPr>
          <w:footnoteReference w:id="16"/>
        </w:r>
      </w:ins>
      <w:ins w:id="2853" w:author="Arthur Parmentier" w:date="2020-05-13T10:18:00Z">
        <w:r w:rsidRPr="007C437A">
          <w:t xml:space="preserve"> </w:t>
        </w:r>
      </w:ins>
      <w:ins w:id="2854" w:author="Arthur Parmentier" w:date="2020-06-11T20:53:00Z">
        <w:r w:rsidR="00943A15">
          <w:t xml:space="preserve">before discussing </w:t>
        </w:r>
      </w:ins>
      <w:ins w:id="2855" w:author="Arthur Parmentier" w:date="2020-05-14T11:13:00Z">
        <w:r w:rsidR="004F6E10" w:rsidRPr="007C437A">
          <w:t>the construction process of these multi-disciplinary sign to show that the</w:t>
        </w:r>
      </w:ins>
      <w:ins w:id="2856" w:author="Arthur Parmentier" w:date="2020-05-14T11:14:00Z">
        <w:r w:rsidR="004F6E10" w:rsidRPr="007C437A">
          <w:t xml:space="preserve">ir signified are </w:t>
        </w:r>
      </w:ins>
      <w:ins w:id="2857" w:author="Arthur Parmentier" w:date="2020-05-14T11:37:00Z">
        <w:r w:rsidR="00BF5AB9" w:rsidRPr="007C437A">
          <w:t xml:space="preserve">linked </w:t>
        </w:r>
      </w:ins>
      <w:ins w:id="2858" w:author="Arthur Parmentier" w:date="2020-06-11T20:41:00Z">
        <w:r w:rsidR="00C5337F">
          <w:t>by</w:t>
        </w:r>
      </w:ins>
      <w:ins w:id="2859" w:author="Arthur Parmentier" w:date="2020-05-14T11:37:00Z">
        <w:r w:rsidR="00BF5AB9" w:rsidRPr="007C437A">
          <w:t xml:space="preserve"> analogies.</w:t>
        </w:r>
      </w:ins>
      <w:ins w:id="2860" w:author="Arthur Parmentier" w:date="2020-05-14T11:12:00Z">
        <w:r w:rsidR="004F6E10" w:rsidRPr="007C437A">
          <w:t xml:space="preserve"> </w:t>
        </w:r>
      </w:ins>
    </w:p>
    <w:p w:rsidR="00F150E6" w:rsidRPr="007C437A" w:rsidRDefault="00A56CDE">
      <w:pPr>
        <w:pStyle w:val="Titre5"/>
        <w:rPr>
          <w:ins w:id="2861" w:author="Arthur Parmentier" w:date="2020-05-13T10:41:00Z"/>
          <w:rPrChange w:id="2862" w:author="Arthur Parmentier" w:date="2020-06-07T15:27:00Z">
            <w:rPr>
              <w:ins w:id="2863" w:author="Arthur Parmentier" w:date="2020-05-13T10:41:00Z"/>
            </w:rPr>
          </w:rPrChange>
        </w:rPr>
        <w:pPrChange w:id="2864" w:author="Arthur Parmentier" w:date="2020-06-10T16:26:00Z">
          <w:pPr/>
        </w:pPrChange>
      </w:pPr>
      <w:ins w:id="2865" w:author="Arthur Parmentier" w:date="2020-06-11T22:08:00Z">
        <w:r>
          <w:t>Multi-disciplinary</w:t>
        </w:r>
      </w:ins>
      <w:ins w:id="2866" w:author="Arthur Parmentier" w:date="2020-06-11T22:10:00Z">
        <w:r w:rsidR="00373F6E">
          <w:t xml:space="preserve"> signs</w:t>
        </w:r>
      </w:ins>
    </w:p>
    <w:p w:rsidR="005868B3" w:rsidRPr="007C437A" w:rsidRDefault="00FD47FA">
      <w:pPr>
        <w:rPr>
          <w:ins w:id="2867" w:author="Arthur Parmentier" w:date="2020-05-13T10:30:00Z"/>
        </w:rPr>
      </w:pPr>
      <w:ins w:id="2868" w:author="Arthur Parmentier" w:date="2020-05-13T10:37:00Z">
        <w:r w:rsidRPr="007C437A">
          <w:t>To demonstrate the existence of several concepts</w:t>
        </w:r>
      </w:ins>
      <w:ins w:id="2869" w:author="Arthur Parmentier" w:date="2020-06-11T22:17:00Z">
        <w:r w:rsidR="00D337E5">
          <w:rPr>
            <w:rStyle w:val="Appelnotedebasdep"/>
          </w:rPr>
          <w:footnoteReference w:id="17"/>
        </w:r>
      </w:ins>
      <w:ins w:id="2872" w:author="Arthur Parmentier" w:date="2020-05-13T10:37:00Z">
        <w:r w:rsidRPr="007C437A">
          <w:t xml:space="preserve"> </w:t>
        </w:r>
      </w:ins>
      <w:ins w:id="2873" w:author="Arthur Parmentier" w:date="2020-05-13T10:38:00Z">
        <w:r w:rsidRPr="007C437A">
          <w:t>under a multi-disciplinary sign in SP, l</w:t>
        </w:r>
      </w:ins>
      <w:ins w:id="2874" w:author="Arthur Parmentier" w:date="2020-05-13T10:30:00Z">
        <w:r w:rsidR="005868B3" w:rsidRPr="007C437A">
          <w:t>et’s take the</w:t>
        </w:r>
      </w:ins>
      <w:ins w:id="2875" w:author="Arthur Parmentier" w:date="2020-05-13T10:38:00Z">
        <w:r w:rsidRPr="007C437A">
          <w:t xml:space="preserve"> common</w:t>
        </w:r>
      </w:ins>
      <w:ins w:id="2876"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877" w:author="Arthur Parmentier" w:date="2020-05-13T10:30:00Z"/>
        </w:rPr>
      </w:pPr>
      <w:ins w:id="2878"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2879" w:author="Arthur Parmentier" w:date="2020-05-13T10:30:00Z"/>
        </w:rPr>
      </w:pPr>
      <w:ins w:id="2880"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2881" w:author="Arthur Parmentier" w:date="2020-05-13T10:30:00Z"/>
        </w:rPr>
      </w:pPr>
      <w:ins w:id="2882" w:author="Arthur Parmentier" w:date="2020-05-13T10:30:00Z">
        <w:r w:rsidRPr="007C437A" w:rsidDel="002C1E78">
          <w:t xml:space="preserve"> </w:t>
        </w:r>
        <w:r w:rsidRPr="007C437A">
          <w:t>“A freeze on the first syllable of a word” for actors</w:t>
        </w:r>
      </w:ins>
    </w:p>
    <w:p w:rsidR="005868B3" w:rsidRPr="007C437A" w:rsidRDefault="005868B3" w:rsidP="009463BB">
      <w:pPr>
        <w:pStyle w:val="Paragraphedeliste"/>
        <w:numPr>
          <w:ilvl w:val="0"/>
          <w:numId w:val="17"/>
        </w:numPr>
        <w:rPr>
          <w:ins w:id="2883" w:author="Arthur Parmentier" w:date="2020-05-13T10:30:00Z"/>
        </w:rPr>
        <w:pPrChange w:id="2884" w:author="Arthur Parmentier" w:date="2020-06-11T20:50:00Z">
          <w:pPr>
            <w:pStyle w:val="Paragraphedeliste"/>
            <w:numPr>
              <w:numId w:val="17"/>
            </w:numPr>
            <w:ind w:hanging="360"/>
          </w:pPr>
        </w:pPrChange>
      </w:pPr>
      <w:ins w:id="2885" w:author="Arthur Parmentier" w:date="2020-05-13T10:30:00Z">
        <w:r w:rsidRPr="007C437A">
          <w:t>“A note with constant volume and constant pitch over time” for most musicians</w:t>
        </w:r>
      </w:ins>
      <w:ins w:id="2886" w:author="Arthur Parmentier" w:date="2020-06-11T20:50:00Z">
        <w:r w:rsidR="009463BB">
          <w:t>…</w:t>
        </w:r>
      </w:ins>
    </w:p>
    <w:p w:rsidR="005868B3" w:rsidRPr="007C437A" w:rsidRDefault="005868B3">
      <w:pPr>
        <w:rPr>
          <w:ins w:id="2887" w:author="Arthur Parmentier" w:date="2020-05-13T10:30:00Z"/>
        </w:rPr>
      </w:pPr>
      <w:ins w:id="2888" w:author="Arthur Parmentier" w:date="2020-05-13T10:30:00Z">
        <w:r w:rsidRPr="007C437A">
          <w:t>They also often illustrate those descriptions with a prototypical example.</w:t>
        </w:r>
      </w:ins>
    </w:p>
    <w:p w:rsidR="005868B3" w:rsidRPr="007C437A" w:rsidRDefault="005868B3">
      <w:pPr>
        <w:rPr>
          <w:ins w:id="2889" w:author="Arthur Parmentier" w:date="2020-05-13T10:30:00Z"/>
        </w:rPr>
      </w:pPr>
      <w:ins w:id="2890" w:author="Arthur Parmentier" w:date="2020-05-13T10:30:00Z">
        <w:r w:rsidRPr="007C437A">
          <w:t>By looking at the description themselves, we can see that they involve different concepts: a “movement”, “roll” or a “syllable”, which cannot be considered e</w:t>
        </w:r>
      </w:ins>
      <w:ins w:id="2891" w:author="Arthur Parmentier" w:date="2020-06-11T20:41:00Z">
        <w:r w:rsidR="009039DC">
          <w:t>qual</w:t>
        </w:r>
      </w:ins>
      <w:ins w:id="2892" w:author="Arthur Parmentier" w:date="2020-05-13T10:30:00Z">
        <w:r w:rsidRPr="007C437A">
          <w:t xml:space="preserve">. Moreover, we know from the history of SP that the concept of a LT was first borrowed from music and “extended” to other disciplines, i.e. that the multiplicity of </w:t>
        </w:r>
      </w:ins>
      <w:ins w:id="2893" w:author="Arthur Parmentier" w:date="2020-05-13T10:39:00Z">
        <w:r w:rsidR="003E3E64" w:rsidRPr="007C437A">
          <w:t>signified of the sign</w:t>
        </w:r>
      </w:ins>
      <w:ins w:id="2894" w:author="Arthur Parmentier" w:date="2020-05-13T10:30:00Z">
        <w:r w:rsidRPr="007C437A">
          <w:t xml:space="preserve"> “LT” is a voluntary construction</w:t>
        </w:r>
        <w:r w:rsidRPr="007C437A">
          <w:rPr>
            <w:rStyle w:val="Appelnotedebasdep"/>
          </w:rPr>
          <w:footnoteReference w:id="18"/>
        </w:r>
        <w:r w:rsidRPr="007C437A">
          <w:t>.</w:t>
        </w:r>
      </w:ins>
    </w:p>
    <w:p w:rsidR="005868B3" w:rsidRDefault="005868B3">
      <w:pPr>
        <w:rPr>
          <w:ins w:id="2900" w:author="Arthur Parmentier" w:date="2020-06-11T20:55:00Z"/>
        </w:rPr>
      </w:pPr>
      <w:ins w:id="2901" w:author="Arthur Parmentier" w:date="2020-05-13T10:30:00Z">
        <w:r w:rsidRPr="007C437A">
          <w:t xml:space="preserve">Although we illustrated the overloading mechanism with the sign “LT”, we can observe the same mechanism for </w:t>
        </w:r>
      </w:ins>
      <w:ins w:id="2902" w:author="Arthur Parmentier" w:date="2020-06-11T20:51:00Z">
        <w:r w:rsidR="00F633FD">
          <w:t>all</w:t>
        </w:r>
      </w:ins>
      <w:ins w:id="2903" w:author="Arthur Parmentier" w:date="2020-05-13T10:30:00Z">
        <w:r w:rsidRPr="007C437A">
          <w:t xml:space="preserve"> multi-disciplinary signs.</w:t>
        </w:r>
      </w:ins>
    </w:p>
    <w:p w:rsidR="00B56EF7" w:rsidRDefault="0074593A" w:rsidP="00B56EF7">
      <w:pPr>
        <w:pStyle w:val="Titre5"/>
        <w:rPr>
          <w:ins w:id="2904" w:author="Arthur Parmentier" w:date="2020-06-11T22:18:00Z"/>
        </w:rPr>
      </w:pPr>
      <w:ins w:id="2905" w:author="Arthur Parmentier" w:date="2020-06-11T20:55:00Z">
        <w:r>
          <w:t xml:space="preserve">Analogies as the </w:t>
        </w:r>
      </w:ins>
      <w:ins w:id="2906" w:author="Arthur Parmentier" w:date="2020-06-11T22:19:00Z">
        <w:r w:rsidR="00247CC1">
          <w:t>core of polysemy</w:t>
        </w:r>
      </w:ins>
    </w:p>
    <w:p w:rsidR="00247CC1" w:rsidRDefault="00247CC1" w:rsidP="00247CC1">
      <w:pPr>
        <w:rPr>
          <w:ins w:id="2907" w:author="Arthur Parmentier" w:date="2020-06-11T22:22:00Z"/>
        </w:rPr>
      </w:pPr>
      <w:ins w:id="2908" w:author="Arthur Parmentier" w:date="2020-06-11T22:19:00Z">
        <w:r>
          <w:t>We have seen previously that the concept</w:t>
        </w:r>
      </w:ins>
      <w:ins w:id="2909" w:author="Arthur Parmentier" w:date="2020-06-11T22:22:00Z">
        <w:r w:rsidR="006948D0">
          <w:t>s</w:t>
        </w:r>
      </w:ins>
      <w:ins w:id="2910" w:author="Arthur Parmentier" w:date="2020-06-11T22:19:00Z">
        <w:r>
          <w:t xml:space="preserve"> we are dealing with when referring to a LT or other artistic concepts are the result of </w:t>
        </w:r>
      </w:ins>
      <w:ins w:id="2911" w:author="Arthur Parmentier" w:date="2020-06-11T22:20:00Z">
        <w:r>
          <w:t xml:space="preserve">a mental classification process. Moreover, we also know from </w:t>
        </w:r>
      </w:ins>
      <w:ins w:id="2912" w:author="Arthur Parmentier" w:date="2020-06-11T22:21:00Z">
        <w:r>
          <w:t xml:space="preserve">Hofstadter </w:t>
        </w:r>
      </w:ins>
      <w:customXmlInsRangeStart w:id="2913" w:author="Arthur Parmentier" w:date="2020-06-11T22:21:00Z"/>
      <w:sdt>
        <w:sdtPr>
          <w:id w:val="-2011368556"/>
          <w:citation/>
        </w:sdtPr>
        <w:sdtContent>
          <w:customXmlInsRangeEnd w:id="2913"/>
          <w:ins w:id="2914" w:author="Arthur Parmentier" w:date="2020-06-11T22:21:00Z">
            <w:r>
              <w:fldChar w:fldCharType="begin"/>
            </w:r>
            <w:r w:rsidRPr="00247CC1">
              <w:rPr>
                <w:rPrChange w:id="2915" w:author="Arthur Parmentier" w:date="2020-06-11T22:21:00Z">
                  <w:rPr>
                    <w:lang w:val="fr-FR"/>
                  </w:rPr>
                </w:rPrChange>
              </w:rPr>
              <w:instrText xml:space="preserve"> CITATION Dou09 \l 1036 </w:instrText>
            </w:r>
          </w:ins>
          <w:r>
            <w:fldChar w:fldCharType="separate"/>
          </w:r>
          <w:ins w:id="2916" w:author="Arthur Parmentier" w:date="2020-06-11T22:21:00Z">
            <w:r w:rsidRPr="00247CC1">
              <w:rPr>
                <w:noProof/>
                <w:rPrChange w:id="2917" w:author="Arthur Parmentier" w:date="2020-06-11T22:21:00Z">
                  <w:rPr/>
                </w:rPrChange>
              </w:rPr>
              <w:t>(Hofstadter, 2009)</w:t>
            </w:r>
            <w:r>
              <w:fldChar w:fldCharType="end"/>
            </w:r>
          </w:ins>
          <w:customXmlInsRangeStart w:id="2918" w:author="Arthur Parmentier" w:date="2020-06-11T22:21:00Z"/>
        </w:sdtContent>
      </w:sdt>
      <w:customXmlInsRangeEnd w:id="2918"/>
      <w:ins w:id="2919" w:author="Arthur Parmentier" w:date="2020-06-11T22:21:00Z">
        <w:r>
          <w:t xml:space="preserve"> that the similarities between concept are expressed with analogies.</w:t>
        </w:r>
      </w:ins>
    </w:p>
    <w:p w:rsidR="00ED4A53" w:rsidRDefault="00ED4A53" w:rsidP="00247CC1">
      <w:pPr>
        <w:rPr>
          <w:ins w:id="2920" w:author="Arthur Parmentier" w:date="2020-06-11T22:32:00Z"/>
        </w:rPr>
      </w:pPr>
      <w:ins w:id="2921" w:author="Arthur Parmentier" w:date="2020-06-11T22:22:00Z">
        <w:r>
          <w:lastRenderedPageBreak/>
          <w:t xml:space="preserve">In Thompson’s description of the LT (see previous quote), we </w:t>
        </w:r>
      </w:ins>
      <w:ins w:id="2922" w:author="Arthur Parmentier" w:date="2020-06-11T22:23:00Z">
        <w:r>
          <w:t>can read his interpretation of “tempo” as a common feature between pitch and movement</w:t>
        </w:r>
      </w:ins>
      <w:ins w:id="2923" w:author="Arthur Parmentier" w:date="2020-06-11T22:25:00Z">
        <w:r>
          <w:rPr>
            <w:rStyle w:val="Appelnotedebasdep"/>
          </w:rPr>
          <w:footnoteReference w:id="19"/>
        </w:r>
      </w:ins>
      <w:ins w:id="2930" w:author="Arthur Parmentier" w:date="2020-06-11T22:24:00Z">
        <w:r>
          <w:t>.</w:t>
        </w:r>
      </w:ins>
      <w:ins w:id="2931" w:author="Arthur Parmentier" w:date="2020-06-11T22:28:00Z">
        <w:r w:rsidR="009816B9">
          <w:t xml:space="preserve"> In</w:t>
        </w:r>
      </w:ins>
      <w:ins w:id="2932" w:author="Arthur Parmentier" w:date="2020-06-11T22:29:00Z">
        <w:r w:rsidR="009816B9">
          <w:t xml:space="preserve"> other descriptions of the LT, on</w:t>
        </w:r>
      </w:ins>
      <w:ins w:id="2933" w:author="Arthur Parmentier" w:date="2020-06-11T22:32:00Z">
        <w:r w:rsidR="00492AEA">
          <w:t>e</w:t>
        </w:r>
      </w:ins>
      <w:ins w:id="2934" w:author="Arthur Parmentier" w:date="2020-06-11T22:29:00Z">
        <w:r w:rsidR="009816B9">
          <w:t xml:space="preserve"> would also find the “</w:t>
        </w:r>
      </w:ins>
      <w:ins w:id="2935" w:author="Arthur Parmentier" w:date="2020-06-11T22:32:00Z">
        <w:r w:rsidR="00492AEA">
          <w:t xml:space="preserve">esthetic </w:t>
        </w:r>
      </w:ins>
      <w:ins w:id="2936" w:author="Arthur Parmentier" w:date="2020-06-11T22:29:00Z">
        <w:r w:rsidR="009816B9">
          <w:t>constanc</w:t>
        </w:r>
      </w:ins>
      <w:ins w:id="2937" w:author="Arthur Parmentier" w:date="2020-06-11T22:32:00Z">
        <w:r w:rsidR="00492AEA">
          <w:t>y</w:t>
        </w:r>
      </w:ins>
      <w:ins w:id="2938" w:author="Arthur Parmentier" w:date="2020-06-11T22:31:00Z">
        <w:r w:rsidR="00EB42F1">
          <w:t xml:space="preserve"> in time</w:t>
        </w:r>
      </w:ins>
      <w:ins w:id="2939" w:author="Arthur Parmentier" w:date="2020-06-11T22:29:00Z">
        <w:r w:rsidR="009816B9">
          <w:t>” as another possible</w:t>
        </w:r>
      </w:ins>
      <w:ins w:id="2940" w:author="Arthur Parmentier" w:date="2020-06-11T22:30:00Z">
        <w:r w:rsidR="009816B9">
          <w:t xml:space="preserve"> common feature between them, among others</w:t>
        </w:r>
        <w:r w:rsidR="00EB42F1">
          <w:t>.</w:t>
        </w:r>
      </w:ins>
      <w:ins w:id="2941" w:author="Arthur Parmentier" w:date="2020-06-11T23:13:00Z">
        <w:r w:rsidR="0007093A">
          <w:t xml:space="preserve"> Some of these features may in particular come from the</w:t>
        </w:r>
      </w:ins>
      <w:ins w:id="2942" w:author="Arthur Parmentier" w:date="2020-06-11T23:14:00Z">
        <w:r w:rsidR="0007093A">
          <w:t xml:space="preserve"> innate</w:t>
        </w:r>
      </w:ins>
      <w:ins w:id="2943" w:author="Arthur Parmentier" w:date="2020-06-11T23:13:00Z">
        <w:r w:rsidR="0007093A">
          <w:t xml:space="preserve"> human perception scheme</w:t>
        </w:r>
      </w:ins>
      <w:ins w:id="2944" w:author="Arthur Parmentier" w:date="2020-06-11T23:14:00Z">
        <w:r w:rsidR="0007093A">
          <w:t xml:space="preserve"> </w:t>
        </w:r>
      </w:ins>
      <w:ins w:id="2945" w:author="Arthur Parmentier" w:date="2020-06-11T23:13:00Z">
        <w:r w:rsidR="0007093A">
          <w:t xml:space="preserve">but analogies in </w:t>
        </w:r>
      </w:ins>
      <w:ins w:id="2946" w:author="Arthur Parmentier" w:date="2020-06-11T23:14:00Z">
        <w:r w:rsidR="0007093A">
          <w:t>general cultural</w:t>
        </w:r>
        <w:r w:rsidR="00FB2B17">
          <w:t>, learned</w:t>
        </w:r>
        <w:r w:rsidR="0007093A">
          <w:t xml:space="preserve"> </w:t>
        </w:r>
        <w:r w:rsidR="00FB2B17">
          <w:t>mechanisms</w:t>
        </w:r>
        <w:r w:rsidR="0007093A">
          <w:t>.</w:t>
        </w:r>
      </w:ins>
    </w:p>
    <w:p w:rsidR="00492AEA" w:rsidRDefault="00492AEA" w:rsidP="00247CC1">
      <w:pPr>
        <w:rPr>
          <w:ins w:id="2947" w:author="Arthur Parmentier" w:date="2020-06-11T22:34:00Z"/>
        </w:rPr>
      </w:pPr>
      <w:ins w:id="2948" w:author="Arthur Parmentier" w:date="2020-06-11T22:33:00Z">
        <w:r>
          <w:t xml:space="preserve">In his words, it is because of these common features that a movement in dance and a pitch in music can be associated: he </w:t>
        </w:r>
      </w:ins>
      <w:ins w:id="2949" w:author="Arthur Parmentier" w:date="2020-06-11T22:34:00Z">
        <w:r>
          <w:t>forms here an analogy.</w:t>
        </w:r>
      </w:ins>
    </w:p>
    <w:p w:rsidR="00492AEA" w:rsidRDefault="00492AEA" w:rsidP="00247CC1">
      <w:pPr>
        <w:rPr>
          <w:ins w:id="2950" w:author="Arthur Parmentier" w:date="2020-06-11T23:27:00Z"/>
        </w:rPr>
      </w:pPr>
      <w:ins w:id="2951" w:author="Arthur Parmentier" w:date="2020-06-11T22:34:00Z">
        <w:r>
          <w:t>The same principles are found with other multi-disciplinary signs, such as “volume”</w:t>
        </w:r>
      </w:ins>
      <w:ins w:id="2952" w:author="Arthur Parmentier" w:date="2020-06-11T22:35:00Z">
        <w:r w:rsidR="00AD13A2">
          <w:t xml:space="preserve"> (analogy between the loudness in music, extension of the body in dance, sizes or dimensions in visual arts)</w:t>
        </w:r>
      </w:ins>
      <w:ins w:id="2953" w:author="Arthur Parmentier" w:date="2020-06-11T22:34:00Z">
        <w:r>
          <w:t>, “minimalism”</w:t>
        </w:r>
      </w:ins>
      <w:ins w:id="2954" w:author="Arthur Parmentier" w:date="2020-06-11T22:35:00Z">
        <w:r w:rsidR="00AD13A2">
          <w:t xml:space="preserve"> (a</w:t>
        </w:r>
      </w:ins>
      <w:ins w:id="2955" w:author="Arthur Parmentier" w:date="2020-06-11T22:36:00Z">
        <w:r w:rsidR="00AD13A2">
          <w:t xml:space="preserve">nalogy between the repetition of forms, colors and traits in visual arts, of notes and </w:t>
        </w:r>
      </w:ins>
      <w:ins w:id="2956" w:author="Arthur Parmentier" w:date="2020-06-11T22:37:00Z">
        <w:r w:rsidR="00AD13A2">
          <w:t>rhythms</w:t>
        </w:r>
      </w:ins>
      <w:ins w:id="2957" w:author="Arthur Parmentier" w:date="2020-06-11T22:36:00Z">
        <w:r w:rsidR="00AD13A2">
          <w:t xml:space="preserve"> in music, of movements in</w:t>
        </w:r>
      </w:ins>
      <w:ins w:id="2958" w:author="Arthur Parmentier" w:date="2020-06-11T22:37:00Z">
        <w:r w:rsidR="00AD13A2">
          <w:t xml:space="preserve"> dance)</w:t>
        </w:r>
      </w:ins>
      <w:ins w:id="2959" w:author="Arthur Parmentier" w:date="2020-06-11T22:34:00Z">
        <w:r>
          <w:t>, “complexity”</w:t>
        </w:r>
      </w:ins>
      <w:ins w:id="2960" w:author="Arthur Parmentier" w:date="2020-06-11T22:35:00Z">
        <w:r>
          <w:t>, etc.</w:t>
        </w:r>
      </w:ins>
    </w:p>
    <w:p w:rsidR="00AA7895" w:rsidRDefault="00D114D5" w:rsidP="00AA7895">
      <w:pPr>
        <w:pStyle w:val="Titre6"/>
        <w:rPr>
          <w:ins w:id="2961" w:author="Arthur Parmentier" w:date="2020-06-11T23:28:00Z"/>
        </w:rPr>
      </w:pPr>
      <w:ins w:id="2962" w:author="Arthur Parmentier" w:date="2020-06-11T23:42:00Z">
        <w:r>
          <w:t>Long tone viewed from psychology</w:t>
        </w:r>
      </w:ins>
    </w:p>
    <w:p w:rsidR="006E61D0" w:rsidRDefault="006E61D0" w:rsidP="00AA7895">
      <w:pPr>
        <w:rPr>
          <w:ins w:id="2963" w:author="Arthur Parmentier" w:date="2020-06-11T23:28:00Z"/>
        </w:rPr>
      </w:pPr>
      <w:ins w:id="2964" w:author="Arthur Parmentier" w:date="2020-06-11T23:28:00Z">
        <w:r>
          <w:t>Now that we have identified</w:t>
        </w:r>
      </w:ins>
      <w:ins w:id="2965" w:author="Arthur Parmentier" w:date="2020-06-11T23:29:00Z">
        <w:r>
          <w:t xml:space="preserve"> analogies as the core of the polysemy of signs across disciplines, I would like to shortly comment the way a </w:t>
        </w:r>
      </w:ins>
      <w:ins w:id="2966" w:author="Arthur Parmentier" w:date="2020-06-11T23:30:00Z">
        <w:r>
          <w:t xml:space="preserve">concept (in SP or elsewhere) is usually presented from a definition </w:t>
        </w:r>
      </w:ins>
      <w:ins w:id="2967" w:author="Arthur Parmentier" w:date="2020-06-11T23:31:00Z">
        <w:r>
          <w:t>from the point of view of psychology.</w:t>
        </w:r>
      </w:ins>
      <w:moveToRangeStart w:id="2968" w:author="Arthur Parmentier" w:date="2020-06-11T23:28:00Z" w:name="move42810501"/>
      <w:moveTo w:id="2969" w:author="Arthur Parmentier" w:date="2020-06-11T23:28:00Z">
        <w:del w:id="2970" w:author="Arthur Parmentier" w:date="2020-06-11T23:28:00Z">
          <w:r w:rsidR="00AA7895" w:rsidRPr="007C437A" w:rsidDel="00AA7895">
            <w:delText xml:space="preserve">What is a long tone? </w:delText>
          </w:r>
          <w:r w:rsidR="00AA7895" w:rsidRPr="007C437A" w:rsidDel="00AA7895">
            <w:br/>
          </w:r>
        </w:del>
      </w:moveTo>
    </w:p>
    <w:p w:rsidR="00AA7895" w:rsidRPr="007C437A" w:rsidRDefault="00AA7895" w:rsidP="00AA7895">
      <w:pPr>
        <w:rPr>
          <w:moveTo w:id="2971" w:author="Arthur Parmentier" w:date="2020-06-11T23:28:00Z"/>
        </w:rPr>
      </w:pPr>
      <w:moveTo w:id="2972" w:author="Arthur Parmentier" w:date="2020-06-11T23:28:00Z">
        <w:r w:rsidRPr="007C437A">
          <w:t>It would be tempting to define the long tone for each discipline by giving a set of characteristics that all long tone must have, for instance:</w:t>
        </w:r>
      </w:moveTo>
    </w:p>
    <w:p w:rsidR="00AA7895" w:rsidRPr="007C437A" w:rsidRDefault="00AA7895" w:rsidP="00AA7895">
      <w:pPr>
        <w:pStyle w:val="Paragraphedeliste"/>
        <w:numPr>
          <w:ilvl w:val="0"/>
          <w:numId w:val="14"/>
        </w:numPr>
        <w:rPr>
          <w:moveTo w:id="2973" w:author="Arthur Parmentier" w:date="2020-06-11T23:28:00Z"/>
        </w:rPr>
      </w:pPr>
      <w:moveTo w:id="2974" w:author="Arthur Parmentier" w:date="2020-06-11T23:28:00Z">
        <w:r w:rsidRPr="007C437A">
          <w:t>In music, a constant pitch and volume over time</w:t>
        </w:r>
      </w:moveTo>
    </w:p>
    <w:p w:rsidR="00AA7895" w:rsidRDefault="00AA7895" w:rsidP="00AA7895">
      <w:pPr>
        <w:pStyle w:val="Paragraphedeliste"/>
        <w:numPr>
          <w:ilvl w:val="0"/>
          <w:numId w:val="14"/>
        </w:numPr>
        <w:rPr>
          <w:ins w:id="2975" w:author="Arthur Parmentier" w:date="2020-06-11T23:31:00Z"/>
        </w:rPr>
      </w:pPr>
      <w:moveTo w:id="2976" w:author="Arthur Parmentier" w:date="2020-06-11T23:28:00Z">
        <w:r w:rsidRPr="007C437A">
          <w:t>In dance, a movement without accent…</w:t>
        </w:r>
      </w:moveTo>
    </w:p>
    <w:p w:rsidR="00D02647" w:rsidRPr="007C437A" w:rsidRDefault="00D02647" w:rsidP="00D02647">
      <w:pPr>
        <w:rPr>
          <w:moveTo w:id="2977" w:author="Arthur Parmentier" w:date="2020-06-11T23:28:00Z"/>
        </w:rPr>
        <w:pPrChange w:id="2978" w:author="Arthur Parmentier" w:date="2020-06-11T23:31:00Z">
          <w:pPr>
            <w:pStyle w:val="Paragraphedeliste"/>
            <w:numPr>
              <w:numId w:val="14"/>
            </w:numPr>
            <w:ind w:hanging="360"/>
          </w:pPr>
        </w:pPrChange>
      </w:pPr>
      <w:ins w:id="2979" w:author="Arthur Parmentier" w:date="2020-06-11T23:32:00Z">
        <w:r>
          <w:t xml:space="preserve">I note that one definition of the LT is </w:t>
        </w:r>
      </w:ins>
      <w:ins w:id="2980" w:author="Arthur Parmentier" w:date="2020-06-11T23:33:00Z">
        <w:r>
          <w:t>usually given for each discipline of the group</w:t>
        </w:r>
      </w:ins>
      <w:ins w:id="2981" w:author="Arthur Parmentier" w:date="2020-06-11T23:34:00Z">
        <w:r>
          <w:t xml:space="preserve">: because the analogies are </w:t>
        </w:r>
      </w:ins>
      <w:ins w:id="2982" w:author="Arthur Parmentier" w:date="2020-06-11T23:35:00Z">
        <w:r>
          <w:t>in general not obvious (they are conventional at some point), they may require an explication.</w:t>
        </w:r>
      </w:ins>
      <w:ins w:id="2983" w:author="Arthur Parmentier" w:date="2020-06-11T23:34:00Z">
        <w:r>
          <w:t xml:space="preserve"> </w:t>
        </w:r>
      </w:ins>
    </w:p>
    <w:p w:rsidR="00C455AA" w:rsidRDefault="005208C9" w:rsidP="00AA7895">
      <w:pPr>
        <w:rPr>
          <w:ins w:id="2984" w:author="Arthur Parmentier" w:date="2020-06-11T23:38:00Z"/>
        </w:rPr>
      </w:pPr>
      <w:ins w:id="2985" w:author="Arthur Parmentier" w:date="2020-06-11T23:36:00Z">
        <w:r>
          <w:t>About the definition</w:t>
        </w:r>
        <w:r w:rsidR="00C455AA">
          <w:t>s</w:t>
        </w:r>
        <w:r>
          <w:t xml:space="preserve"> themselves, we</w:t>
        </w:r>
      </w:ins>
      <w:moveTo w:id="2986" w:author="Arthur Parmentier" w:date="2020-06-11T23:28:00Z">
        <w:del w:id="2987" w:author="Arthur Parmentier" w:date="2020-06-11T23:36:00Z">
          <w:r w:rsidR="00AA7895" w:rsidRPr="007C437A" w:rsidDel="005208C9">
            <w:delText>We</w:delText>
          </w:r>
        </w:del>
        <w:r w:rsidR="00AA7895" w:rsidRPr="007C437A">
          <w:t xml:space="preserve"> know </w:t>
        </w:r>
        <w:del w:id="2988" w:author="Arthur Parmentier" w:date="2020-06-11T23:36:00Z">
          <w:r w:rsidR="00AA7895" w:rsidRPr="007C437A" w:rsidDel="00C455AA">
            <w:delText>however from the research on our perception scheme</w:delText>
          </w:r>
        </w:del>
      </w:moveTo>
      <w:ins w:id="2989" w:author="Arthur Parmentier" w:date="2020-06-11T23:36:00Z">
        <w:r w:rsidR="00C455AA">
          <w:t xml:space="preserve">from psychology </w:t>
        </w:r>
      </w:ins>
      <w:customXmlInsRangeStart w:id="2990" w:author="Arthur Parmentier" w:date="2020-06-11T23:36:00Z"/>
      <w:sdt>
        <w:sdtPr>
          <w:id w:val="-1393038795"/>
          <w:citation/>
        </w:sdtPr>
        <w:sdtContent>
          <w:customXmlInsRangeEnd w:id="2990"/>
          <w:ins w:id="2991" w:author="Arthur Parmentier" w:date="2020-06-11T23:36:00Z">
            <w:r w:rsidR="00C455AA">
              <w:fldChar w:fldCharType="begin"/>
            </w:r>
            <w:r w:rsidR="00C455AA" w:rsidRPr="00C455AA">
              <w:rPr>
                <w:rPrChange w:id="2992" w:author="Arthur Parmentier" w:date="2020-06-11T23:36:00Z">
                  <w:rPr>
                    <w:lang w:val="fr-FR"/>
                  </w:rPr>
                </w:rPrChange>
              </w:rPr>
              <w:instrText xml:space="preserve"> CITATION Ros73 \l 1036 </w:instrText>
            </w:r>
          </w:ins>
          <w:r w:rsidR="00C455AA">
            <w:fldChar w:fldCharType="separate"/>
          </w:r>
          <w:ins w:id="2993" w:author="Arthur Parmentier" w:date="2020-06-11T23:36:00Z">
            <w:r w:rsidR="00C455AA" w:rsidRPr="00C455AA">
              <w:rPr>
                <w:noProof/>
                <w:rPrChange w:id="2994" w:author="Arthur Parmentier" w:date="2020-06-11T23:36:00Z">
                  <w:rPr/>
                </w:rPrChange>
              </w:rPr>
              <w:t>(Rosch, 1973)</w:t>
            </w:r>
            <w:r w:rsidR="00C455AA">
              <w:fldChar w:fldCharType="end"/>
            </w:r>
          </w:ins>
          <w:customXmlInsRangeStart w:id="2995" w:author="Arthur Parmentier" w:date="2020-06-11T23:36:00Z"/>
        </w:sdtContent>
      </w:sdt>
      <w:customXmlInsRangeEnd w:id="2995"/>
      <w:moveTo w:id="2996" w:author="Arthur Parmentier" w:date="2020-06-11T23:28:00Z">
        <w:r w:rsidR="00AA7895" w:rsidRPr="007C437A">
          <w:t xml:space="preserve"> </w:t>
        </w:r>
      </w:moveTo>
      <w:ins w:id="2997" w:author="Arthur Parmentier" w:date="2020-06-11T23:37:00Z">
        <w:r w:rsidR="00C455AA">
          <w:t xml:space="preserve">that they are not representative of the entire concept (and usually, one can find counter-examples to the definition); a </w:t>
        </w:r>
      </w:ins>
      <w:moveTo w:id="2998" w:author="Arthur Parmentier" w:date="2020-06-11T23:28:00Z">
        <w:del w:id="2999" w:author="Arthur Parmentier" w:date="2020-06-11T23:37:00Z">
          <w:r w:rsidR="00AA7895" w:rsidRPr="007C437A" w:rsidDel="00C455AA">
            <w:delText xml:space="preserve">that the </w:delText>
          </w:r>
        </w:del>
        <w:r w:rsidR="00AA7895" w:rsidRPr="007C437A">
          <w:t>LT is n</w:t>
        </w:r>
      </w:moveTo>
      <w:ins w:id="3000" w:author="Arthur Parmentier" w:date="2020-06-11T23:37:00Z">
        <w:r w:rsidR="00C455AA">
          <w:t>ot and cannot</w:t>
        </w:r>
      </w:ins>
      <w:moveTo w:id="3001" w:author="Arthur Parmentier" w:date="2020-06-11T23:28:00Z">
        <w:del w:id="3002" w:author="Arthur Parmentier" w:date="2020-06-11T23:37:00Z">
          <w:r w:rsidR="00AA7895" w:rsidRPr="007C437A" w:rsidDel="00C455AA">
            <w:delText>ot (and perhaps, cannot)</w:delText>
          </w:r>
        </w:del>
        <w:r w:rsidR="00AA7895" w:rsidRPr="007C437A">
          <w:t xml:space="preserve"> be defined with such characteristics or traits</w:t>
        </w:r>
      </w:moveTo>
      <w:ins w:id="3003" w:author="Arthur Parmentier" w:date="2020-06-11T23:38:00Z">
        <w:r w:rsidR="00C455AA">
          <w:t xml:space="preserve">: one has to learn what is a LT through practice and exploration of the concept. The role of the soundpainter here is </w:t>
        </w:r>
      </w:ins>
      <w:ins w:id="3004" w:author="Arthur Parmentier" w:date="2020-06-11T23:39:00Z">
        <w:r w:rsidR="00C455AA">
          <w:t>to introduce the prototype of the concept (the LT) by giving one or several examples of what it can sound or look like, while the concept will expa</w:t>
        </w:r>
      </w:ins>
      <w:ins w:id="3005" w:author="Arthur Parmentier" w:date="2020-06-11T23:40:00Z">
        <w:r w:rsidR="00C455AA">
          <w:t>nd in the performer’s mind by constructi</w:t>
        </w:r>
        <w:r w:rsidR="00FF17D9">
          <w:t>ng materials analogical</w:t>
        </w:r>
      </w:ins>
      <w:ins w:id="3006" w:author="Arthur Parmentier" w:date="2020-06-11T23:41:00Z">
        <w:r w:rsidR="00FF17D9">
          <w:t xml:space="preserve"> to</w:t>
        </w:r>
      </w:ins>
      <w:ins w:id="3007" w:author="Arthur Parmentier" w:date="2020-06-11T23:40:00Z">
        <w:r w:rsidR="00C455AA">
          <w:t xml:space="preserve"> the prototype.</w:t>
        </w:r>
      </w:ins>
      <w:moveTo w:id="3008" w:author="Arthur Parmentier" w:date="2020-06-11T23:28:00Z">
        <w:del w:id="3009" w:author="Arthur Parmentier" w:date="2020-06-11T23:38:00Z">
          <w:r w:rsidR="00AA7895" w:rsidRPr="007C437A" w:rsidDel="00C455AA">
            <w:delText>.</w:delText>
          </w:r>
        </w:del>
      </w:moveTo>
    </w:p>
    <w:p w:rsidR="00AA7895" w:rsidRPr="007C437A" w:rsidRDefault="00AA7895" w:rsidP="00AA7895">
      <w:pPr>
        <w:rPr>
          <w:moveTo w:id="3010" w:author="Arthur Parmentier" w:date="2020-06-11T23:28:00Z"/>
        </w:rPr>
      </w:pPr>
      <w:moveTo w:id="3011" w:author="Arthur Parmentier" w:date="2020-06-11T23:28:00Z">
        <w:del w:id="3012" w:author="Arthur Parmentier" w:date="2020-06-11T23:38:00Z">
          <w:r w:rsidRPr="007C437A" w:rsidDel="00C455AA">
            <w:delText xml:space="preserve"> It shows us that the LT is not a musical element defined by a finite number of properties but is rather a category constructed by the human perception scheme</w:delText>
          </w:r>
          <w:r w:rsidRPr="007C437A" w:rsidDel="00C455AA">
            <w:rPr>
              <w:rStyle w:val="Appelnotedebasdep"/>
            </w:rPr>
            <w:footnoteReference w:id="20"/>
          </w:r>
          <w:r w:rsidRPr="007C437A" w:rsidDel="00C455AA">
            <w:delText xml:space="preserve"> </w:delText>
          </w:r>
        </w:del>
        <w:del w:id="3017" w:author="Arthur Parmentier" w:date="2020-06-11T23:41:00Z">
          <w:r w:rsidRPr="007C437A" w:rsidDel="00717FF2">
            <w:delText>around a “prototypical” element which exhibits the features that are usually said to define the concepts of a LT.</w:delText>
          </w:r>
          <w:r w:rsidRPr="007C437A" w:rsidDel="00717FF2">
            <w:br/>
          </w:r>
        </w:del>
      </w:moveTo>
      <w:ins w:id="3018" w:author="Arthur Parmentier" w:date="2020-06-11T23:41:00Z">
        <w:r w:rsidR="00717FF2">
          <w:t xml:space="preserve">One interesting conclusion is that there is not “wrong” long tone; </w:t>
        </w:r>
      </w:ins>
      <w:moveTo w:id="3019" w:author="Arthur Parmentier" w:date="2020-06-11T23:28:00Z">
        <w:del w:id="3020" w:author="Arthur Parmentier" w:date="2020-06-11T23:41:00Z">
          <w:r w:rsidRPr="007C437A" w:rsidDel="00717FF2">
            <w:delText>I</w:delText>
          </w:r>
        </w:del>
      </w:moveTo>
      <w:ins w:id="3021" w:author="Arthur Parmentier" w:date="2020-06-11T23:41:00Z">
        <w:r w:rsidR="00717FF2">
          <w:t>i</w:t>
        </w:r>
      </w:ins>
      <w:moveTo w:id="3022" w:author="Arthur Parmentier" w:date="2020-06-11T23:28:00Z">
        <w:r w:rsidRPr="007C437A">
          <w:t>n this framework, a content is perceived as “more” or “less” a LT, rather than either a LT or not.</w:t>
        </w:r>
      </w:moveTo>
    </w:p>
    <w:moveToRangeEnd w:id="2968"/>
    <w:p w:rsidR="00AA7895" w:rsidRPr="00AA7895" w:rsidRDefault="00AA7895" w:rsidP="00AA7895">
      <w:pPr>
        <w:rPr>
          <w:ins w:id="3023" w:author="Arthur Parmentier" w:date="2020-06-11T22:22:00Z"/>
          <w:rPrChange w:id="3024" w:author="Arthur Parmentier" w:date="2020-06-11T23:28:00Z">
            <w:rPr>
              <w:ins w:id="3025" w:author="Arthur Parmentier" w:date="2020-06-11T22:22:00Z"/>
            </w:rPr>
          </w:rPrChange>
        </w:rPr>
        <w:pPrChange w:id="3026" w:author="Arthur Parmentier" w:date="2020-06-11T23:28:00Z">
          <w:pPr/>
        </w:pPrChange>
      </w:pPr>
    </w:p>
    <w:p w:rsidR="00EE2DD4" w:rsidRPr="007C437A" w:rsidRDefault="00543457">
      <w:pPr>
        <w:pStyle w:val="Titre4"/>
        <w:rPr>
          <w:ins w:id="3027" w:author="Arthur Parmentier" w:date="2020-05-13T12:05:00Z"/>
        </w:rPr>
      </w:pPr>
      <w:ins w:id="3028" w:author="Arthur Parmentier" w:date="2020-05-13T12:05:00Z">
        <w:r w:rsidRPr="007C437A">
          <w:lastRenderedPageBreak/>
          <w:t xml:space="preserve">The </w:t>
        </w:r>
      </w:ins>
      <w:ins w:id="3029" w:author="Arthur Parmentier" w:date="2020-06-11T23:15:00Z">
        <w:r w:rsidR="001735D1">
          <w:t>operability of signs inside a discipline, across instruments</w:t>
        </w:r>
      </w:ins>
    </w:p>
    <w:p w:rsidR="005868B3" w:rsidRDefault="001735D1">
      <w:pPr>
        <w:rPr>
          <w:ins w:id="3030" w:author="Arthur Parmentier" w:date="2020-06-11T23:43:00Z"/>
        </w:rPr>
      </w:pPr>
      <w:ins w:id="3031" w:author="Arthur Parmentier" w:date="2020-06-11T23:16:00Z">
        <w:r>
          <w:t>In this part, I would like to discuss the operability of signs across instruments of the same discipline</w:t>
        </w:r>
      </w:ins>
      <w:ins w:id="3032" w:author="Arthur Parmentier" w:date="2020-06-11T23:17:00Z">
        <w:r>
          <w:t xml:space="preserve">. </w:t>
        </w:r>
      </w:ins>
      <w:ins w:id="3033" w:author="Arthur Parmentier" w:date="2020-06-11T23:18:00Z">
        <w:r>
          <w:t>Although it is the polysemy of multi-disciplinary signs that allow it to be significant in several signs, I will argue that across instruments</w:t>
        </w:r>
      </w:ins>
      <w:ins w:id="3034" w:author="Arthur Parmentier" w:date="2020-06-11T23:19:00Z">
        <w:r>
          <w:t xml:space="preserve"> of the same discipline</w:t>
        </w:r>
      </w:ins>
      <w:ins w:id="3035" w:author="Arthur Parmentier" w:date="2020-06-11T23:18:00Z">
        <w:r>
          <w:t xml:space="preserve">, </w:t>
        </w:r>
      </w:ins>
      <w:ins w:id="3036" w:author="Arthur Parmentier" w:date="2020-06-11T23:20:00Z">
        <w:r>
          <w:t xml:space="preserve">a </w:t>
        </w:r>
      </w:ins>
      <w:ins w:id="3037" w:author="Arthur Parmentier" w:date="2020-06-11T23:22:00Z">
        <w:r w:rsidR="00A704F1">
          <w:t>unique</w:t>
        </w:r>
      </w:ins>
      <w:ins w:id="3038" w:author="Arthur Parmentier" w:date="2020-06-11T23:20:00Z">
        <w:r>
          <w:t xml:space="preserve"> concept</w:t>
        </w:r>
      </w:ins>
      <w:ins w:id="3039" w:author="Arthur Parmentier" w:date="2020-06-11T23:22:00Z">
        <w:r w:rsidR="00A857E7">
          <w:t>, represented by its prototype</w:t>
        </w:r>
        <w:r w:rsidR="00A704F1">
          <w:rPr>
            <w:rStyle w:val="Appelnotedebasdep"/>
          </w:rPr>
          <w:footnoteReference w:id="21"/>
        </w:r>
        <w:r w:rsidR="00A857E7">
          <w:t>,</w:t>
        </w:r>
      </w:ins>
      <w:ins w:id="3045" w:author="Arthur Parmentier" w:date="2020-06-11T23:20:00Z">
        <w:r>
          <w:t xml:space="preserve"> </w:t>
        </w:r>
      </w:ins>
      <w:ins w:id="3046" w:author="Arthur Parmentier" w:date="2020-06-11T23:21:00Z">
        <w:r>
          <w:t xml:space="preserve">is approached by </w:t>
        </w:r>
      </w:ins>
      <w:ins w:id="3047" w:author="Arthur Parmentier" w:date="2020-06-11T23:19:00Z">
        <w:r>
          <w:t>different technical interpretations</w:t>
        </w:r>
      </w:ins>
      <w:ins w:id="3048" w:author="Arthur Parmentier" w:date="2020-06-11T23:21:00Z">
        <w:r>
          <w:t>, possibly involving the human perception scheme.</w:t>
        </w:r>
      </w:ins>
      <w:ins w:id="3049" w:author="Arthur Parmentier" w:date="2020-06-11T23:26:00Z">
        <w:r w:rsidR="002269F6">
          <w:t xml:space="preserve"> The term “instrument” is used here as an equivalent of “technical apparatus”.</w:t>
        </w:r>
      </w:ins>
    </w:p>
    <w:p w:rsidR="00500C3B" w:rsidRDefault="00500C3B" w:rsidP="00500C3B">
      <w:pPr>
        <w:pStyle w:val="Titre5"/>
        <w:rPr>
          <w:ins w:id="3050" w:author="Arthur Parmentier" w:date="2020-06-11T23:44:00Z"/>
        </w:rPr>
      </w:pPr>
      <w:ins w:id="3051" w:author="Arthur Parmentier" w:date="2020-06-11T23:44:00Z">
        <w:r>
          <w:t>Preliminary remarks about the</w:t>
        </w:r>
      </w:ins>
      <w:ins w:id="3052" w:author="Arthur Parmentier" w:date="2020-06-11T23:45:00Z">
        <w:r>
          <w:t xml:space="preserve"> </w:t>
        </w:r>
      </w:ins>
      <w:ins w:id="3053" w:author="Arthur Parmentier" w:date="2020-06-11T23:46:00Z">
        <w:r>
          <w:t>instrument as</w:t>
        </w:r>
      </w:ins>
      <w:ins w:id="3054" w:author="Arthur Parmentier" w:date="2020-06-11T23:44:00Z">
        <w:r>
          <w:t xml:space="preserve"> technical apparatus</w:t>
        </w:r>
      </w:ins>
    </w:p>
    <w:p w:rsidR="00500C3B" w:rsidRDefault="00500C3B" w:rsidP="00500C3B">
      <w:pPr>
        <w:rPr>
          <w:ins w:id="3055" w:author="Arthur Parmentier" w:date="2020-06-11T23:47:00Z"/>
        </w:rPr>
      </w:pPr>
      <w:ins w:id="3056" w:author="Arthur Parmentier" w:date="2020-06-11T23:44:00Z">
        <w:r>
          <w:t>First, I would like to remark that a techni</w:t>
        </w:r>
      </w:ins>
      <w:ins w:id="3057" w:author="Arthur Parmentier" w:date="2020-06-11T23:45:00Z">
        <w:r>
          <w:t xml:space="preserve">cal apparatus can be characterized by the set/range of artistic material it can provide. </w:t>
        </w:r>
      </w:ins>
      <w:ins w:id="3058" w:author="Arthur Parmentier" w:date="2020-06-11T23:46:00Z">
        <w:r>
          <w:t>It</w:t>
        </w:r>
      </w:ins>
      <w:ins w:id="3059" w:author="Arthur Parmentier" w:date="2020-06-11T23:45:00Z">
        <w:r>
          <w:t xml:space="preserve"> is not obvious that every </w:t>
        </w:r>
      </w:ins>
      <w:ins w:id="3060" w:author="Arthur Parmentier" w:date="2020-06-11T23:46:00Z">
        <w:r>
          <w:t xml:space="preserve">instrument (as technical apparatus) can achieve similar concepts: monophonic instruments are not able to perform a chord, </w:t>
        </w:r>
      </w:ins>
      <w:ins w:id="3061" w:author="Arthur Parmentier" w:date="2020-06-11T23:47:00Z">
        <w:r>
          <w:t>resonating instruments can hardly perform staccatos…</w:t>
        </w:r>
      </w:ins>
    </w:p>
    <w:p w:rsidR="00500C3B" w:rsidRDefault="00500C3B" w:rsidP="00500C3B">
      <w:pPr>
        <w:rPr>
          <w:ins w:id="3062" w:author="Arthur Parmentier" w:date="2020-06-11T23:54:00Z"/>
        </w:rPr>
      </w:pPr>
      <w:ins w:id="3063" w:author="Arthur Parmentier" w:date="2020-06-11T23:47:00Z">
        <w:r>
          <w:t xml:space="preserve">In SP however, </w:t>
        </w:r>
      </w:ins>
      <w:ins w:id="3064" w:author="Arthur Parmentier" w:date="2020-06-11T23:48:00Z">
        <w:r>
          <w:t>similar concepts can be requested to very different instruments and I believe that one of its interest</w:t>
        </w:r>
      </w:ins>
      <w:ins w:id="3065" w:author="Arthur Parmentier" w:date="2020-06-11T23:49:00Z">
        <w:r>
          <w:t>s</w:t>
        </w:r>
      </w:ins>
      <w:ins w:id="3066" w:author="Arthur Parmentier" w:date="2020-06-11T23:48:00Z">
        <w:r>
          <w:t xml:space="preserve"> is also to push the technical </w:t>
        </w:r>
      </w:ins>
      <w:ins w:id="3067" w:author="Arthur Parmentier" w:date="2020-06-11T23:49:00Z">
        <w:r w:rsidR="00A60617">
          <w:t>achievement</w:t>
        </w:r>
      </w:ins>
      <w:ins w:id="3068" w:author="Arthur Parmentier" w:date="2020-06-11T23:48:00Z">
        <w:r>
          <w:t xml:space="preserve"> of the </w:t>
        </w:r>
      </w:ins>
      <w:ins w:id="3069" w:author="Arthur Parmentier" w:date="2020-06-11T23:49:00Z">
        <w:r w:rsidR="00A60617">
          <w:t>performers</w:t>
        </w:r>
      </w:ins>
      <w:ins w:id="3070" w:author="Arthur Parmentier" w:date="2020-06-11T23:48:00Z">
        <w:r>
          <w:t xml:space="preserve"> to the limits of what </w:t>
        </w:r>
      </w:ins>
      <w:ins w:id="3071" w:author="Arthur Parmentier" w:date="2020-06-11T23:49:00Z">
        <w:r w:rsidR="00A60617">
          <w:t>they</w:t>
        </w:r>
      </w:ins>
      <w:ins w:id="3072" w:author="Arthur Parmentier" w:date="2020-06-11T23:48:00Z">
        <w:r>
          <w:t xml:space="preserve"> can produce</w:t>
        </w:r>
      </w:ins>
      <w:ins w:id="3073" w:author="Arthur Parmentier" w:date="2020-06-11T23:49:00Z">
        <w:r w:rsidR="00A60617">
          <w:t xml:space="preserve"> with their instruments.</w:t>
        </w:r>
      </w:ins>
    </w:p>
    <w:p w:rsidR="00014C12" w:rsidRPr="00500C3B" w:rsidRDefault="00014C12" w:rsidP="00500C3B">
      <w:pPr>
        <w:rPr>
          <w:ins w:id="3074" w:author="Arthur Parmentier" w:date="2020-05-14T11:38:00Z"/>
          <w:rPrChange w:id="3075" w:author="Arthur Parmentier" w:date="2020-06-11T23:44:00Z">
            <w:rPr>
              <w:ins w:id="3076" w:author="Arthur Parmentier" w:date="2020-05-14T11:38:00Z"/>
            </w:rPr>
          </w:rPrChange>
        </w:rPr>
        <w:pPrChange w:id="3077" w:author="Arthur Parmentier" w:date="2020-06-11T23:44:00Z">
          <w:pPr/>
        </w:pPrChange>
      </w:pPr>
      <w:ins w:id="3078" w:author="Arthur Parmentier" w:date="2020-06-11T23:54:00Z">
        <w:r>
          <w:t xml:space="preserve">My motivation for this discussion comes from my experience of SP </w:t>
        </w:r>
      </w:ins>
      <w:ins w:id="3079" w:author="Arthur Parmentier" w:date="2020-06-11T23:55:00Z">
        <w:r>
          <w:t xml:space="preserve">as a percussionist and the questions that I often see </w:t>
        </w:r>
      </w:ins>
      <w:ins w:id="3080" w:author="Arthur Parmentier" w:date="2020-06-12T00:01:00Z">
        <w:r w:rsidR="0066221F">
          <w:t>arising</w:t>
        </w:r>
        <w:r w:rsidR="00C44602">
          <w:t xml:space="preserve"> about</w:t>
        </w:r>
      </w:ins>
      <w:bookmarkStart w:id="3081" w:name="_GoBack"/>
      <w:bookmarkEnd w:id="3081"/>
      <w:ins w:id="3082" w:author="Arthur Parmentier" w:date="2020-06-11T23:55:00Z">
        <w:r>
          <w:t xml:space="preserve"> </w:t>
        </w:r>
        <w:r w:rsidRPr="007C437A">
          <w:t>how to perform a sign for a specific instrument</w:t>
        </w:r>
        <w:r>
          <w:t>, even though a definition of its prototype for the discipline as already been shown</w:t>
        </w:r>
      </w:ins>
      <w:ins w:id="3083" w:author="Arthur Parmentier" w:date="2020-06-11T23:56:00Z">
        <w:r>
          <w:t>.</w:t>
        </w:r>
        <w:r w:rsidR="00E26C4F">
          <w:t xml:space="preserve"> From the previous point, one could</w:t>
        </w:r>
      </w:ins>
      <w:ins w:id="3084" w:author="Arthur Parmentier" w:date="2020-06-11T23:57:00Z">
        <w:r w:rsidR="00E26C4F">
          <w:t xml:space="preserve"> think that a different concept is r</w:t>
        </w:r>
      </w:ins>
      <w:ins w:id="3085" w:author="Arthur Parmentier" w:date="2020-06-11T23:58:00Z">
        <w:r w:rsidR="00E26C4F">
          <w:t>equired per instrument, in order to perform a SP sign, just like there are different concepts per discipline.</w:t>
        </w:r>
        <w:r w:rsidR="001612F7">
          <w:t xml:space="preserve"> In following part, I will </w:t>
        </w:r>
      </w:ins>
      <w:ins w:id="3086" w:author="Arthur Parmentier" w:date="2020-06-11T23:59:00Z">
        <w:r w:rsidR="001612F7">
          <w:t>reflect on the mechanisms that I use for achieving a LT on percussions and will argue that in each discipline, there</w:t>
        </w:r>
      </w:ins>
      <w:ins w:id="3087" w:author="Arthur Parmentier" w:date="2020-06-12T00:00:00Z">
        <w:r w:rsidR="001612F7">
          <w:t xml:space="preserve"> is only one concept per SP sign, that does however require non-trivial technical approaches.</w:t>
        </w:r>
      </w:ins>
    </w:p>
    <w:p w:rsidR="001A0623" w:rsidRPr="007C437A" w:rsidDel="005868B3" w:rsidRDefault="001B082B" w:rsidP="00C94012">
      <w:pPr>
        <w:pStyle w:val="Titre5"/>
        <w:rPr>
          <w:del w:id="3088" w:author="Arthur Parmentier" w:date="2020-05-13T10:30:00Z"/>
        </w:rPr>
        <w:pPrChange w:id="3089" w:author="Arthur Parmentier" w:date="2020-06-11T23:50:00Z">
          <w:pPr/>
        </w:pPrChange>
      </w:pPr>
      <w:del w:id="3090"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3091" w:author="Arthur Parmentier" w:date="2020-05-12T18:25:00Z">
        <w:r w:rsidR="001A0623" w:rsidRPr="007C437A" w:rsidDel="009B2D7C">
          <w:delText>at the core</w:delText>
        </w:r>
      </w:del>
      <w:del w:id="3092" w:author="Arthur Parmentier" w:date="2020-05-13T10:30:00Z">
        <w:r w:rsidR="001A0623" w:rsidRPr="007C437A" w:rsidDel="005868B3">
          <w:delText xml:space="preserve"> of the </w:delText>
        </w:r>
      </w:del>
      <w:del w:id="3093" w:author="Arthur Parmentier" w:date="2020-05-12T18:25:00Z">
        <w:r w:rsidR="001A0623" w:rsidRPr="007C437A" w:rsidDel="007D075F">
          <w:delText>set</w:delText>
        </w:r>
      </w:del>
      <w:del w:id="3094" w:author="Arthur Parmentier" w:date="2020-05-13T10:30:00Z">
        <w:r w:rsidR="001A0623" w:rsidRPr="007C437A" w:rsidDel="005868B3">
          <w:delText xml:space="preserve"> of multidisciplinary signs.</w:delText>
        </w:r>
      </w:del>
    </w:p>
    <w:p w:rsidR="001A0623" w:rsidRPr="007C437A" w:rsidDel="005868B3" w:rsidRDefault="001A0623" w:rsidP="00C94012">
      <w:pPr>
        <w:pStyle w:val="Titre5"/>
        <w:rPr>
          <w:del w:id="3095" w:author="Arthur Parmentier" w:date="2020-05-13T10:30:00Z"/>
        </w:rPr>
        <w:pPrChange w:id="3096" w:author="Arthur Parmentier" w:date="2020-06-11T23:50:00Z">
          <w:pPr/>
        </w:pPrChange>
      </w:pPr>
      <w:del w:id="3097"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C94012">
      <w:pPr>
        <w:pStyle w:val="Titre5"/>
        <w:rPr>
          <w:del w:id="3098" w:author="Arthur Parmentier" w:date="2020-05-12T18:13:00Z"/>
        </w:rPr>
        <w:pPrChange w:id="3099" w:author="Arthur Parmentier" w:date="2020-06-11T23:50:00Z">
          <w:pPr/>
        </w:pPrChange>
      </w:pPr>
      <w:del w:id="3100" w:author="Arthur Parmentier" w:date="2020-05-13T10:30:00Z">
        <w:r w:rsidRPr="007C437A" w:rsidDel="005868B3">
          <w:delText xml:space="preserve">For a musician, the LT </w:delText>
        </w:r>
      </w:del>
      <w:del w:id="3101" w:author="Arthur Parmentier" w:date="2020-05-12T18:22:00Z">
        <w:r w:rsidRPr="007C437A" w:rsidDel="00AD0ADB">
          <w:delText xml:space="preserve">has </w:delText>
        </w:r>
      </w:del>
      <w:del w:id="3102" w:author="Arthur Parmentier" w:date="2020-05-13T10:30:00Z">
        <w:r w:rsidRPr="007C437A" w:rsidDel="005868B3">
          <w:delText xml:space="preserve">a specific prototype, whose characteristic traits are “constant volume”, “constant pitch” (among others). But is the </w:delText>
        </w:r>
      </w:del>
      <w:del w:id="3103" w:author="Arthur Parmentier" w:date="2020-05-12T18:23:00Z">
        <w:r w:rsidRPr="007C437A" w:rsidDel="009B2D7C">
          <w:delText>prototype</w:delText>
        </w:r>
      </w:del>
      <w:del w:id="3104"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3105" w:author="Arthur Parmentier" w:date="2020-05-12T18:13:00Z">
        <w:r w:rsidRPr="007C437A" w:rsidDel="00697BA8">
          <w:delText>:</w:delText>
        </w:r>
      </w:del>
    </w:p>
    <w:p w:rsidR="001A0623" w:rsidRPr="007C437A" w:rsidDel="00697BA8" w:rsidRDefault="005C09F0" w:rsidP="00C94012">
      <w:pPr>
        <w:pStyle w:val="Titre5"/>
        <w:rPr>
          <w:del w:id="3106" w:author="Arthur Parmentier" w:date="2020-05-12T18:13:00Z"/>
        </w:rPr>
        <w:pPrChange w:id="3107" w:author="Arthur Parmentier" w:date="2020-06-11T23:50:00Z">
          <w:pPr>
            <w:pStyle w:val="Paragraphedeliste"/>
            <w:numPr>
              <w:numId w:val="17"/>
            </w:numPr>
            <w:ind w:hanging="360"/>
          </w:pPr>
        </w:pPrChange>
      </w:pPr>
      <w:del w:id="3108"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rsidP="00C94012">
      <w:pPr>
        <w:pStyle w:val="Titre5"/>
        <w:rPr>
          <w:del w:id="3109" w:author="Arthur Parmentier" w:date="2020-05-13T10:30:00Z"/>
        </w:rPr>
        <w:pPrChange w:id="3110" w:author="Arthur Parmentier" w:date="2020-06-11T23:50:00Z">
          <w:pPr>
            <w:pStyle w:val="Paragraphedeliste"/>
            <w:numPr>
              <w:numId w:val="17"/>
            </w:numPr>
            <w:ind w:hanging="360"/>
          </w:pPr>
        </w:pPrChange>
      </w:pPr>
      <w:del w:id="3111"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2"/>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C94012">
      <w:pPr>
        <w:pStyle w:val="Titre5"/>
        <w:rPr>
          <w:del w:id="3114" w:author="Arthur Parmentier" w:date="2020-05-12T18:14:00Z"/>
        </w:rPr>
        <w:pPrChange w:id="3115" w:author="Arthur Parmentier" w:date="2020-06-11T23:50:00Z">
          <w:pPr/>
        </w:pPrChange>
      </w:pPr>
      <w:del w:id="3116"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C94012">
      <w:pPr>
        <w:pStyle w:val="Titre5"/>
        <w:rPr>
          <w:del w:id="3117" w:author="Arthur Parmentier" w:date="2020-05-13T10:30:00Z"/>
        </w:rPr>
        <w:pPrChange w:id="3118" w:author="Arthur Parmentier" w:date="2020-06-11T23:50:00Z">
          <w:pPr>
            <w:pStyle w:val="Paragraphedeliste"/>
            <w:numPr>
              <w:numId w:val="17"/>
            </w:numPr>
            <w:ind w:hanging="360"/>
          </w:pPr>
        </w:pPrChange>
      </w:pPr>
      <w:del w:id="3119" w:author="Arthur Parmentier" w:date="2020-05-13T10:30:00Z">
        <w:r w:rsidRPr="007C437A" w:rsidDel="005868B3">
          <w:delText>“A fluid movement, without accent” for dancers</w:delText>
        </w:r>
      </w:del>
    </w:p>
    <w:p w:rsidR="004714EE" w:rsidRPr="007C437A" w:rsidDel="005868B3" w:rsidRDefault="004714EE" w:rsidP="00C94012">
      <w:pPr>
        <w:pStyle w:val="Titre5"/>
        <w:rPr>
          <w:del w:id="3120" w:author="Arthur Parmentier" w:date="2020-05-13T10:30:00Z"/>
          <w:moveFrom w:id="3121" w:author="Arthur Parmentier" w:date="2020-05-12T18:21:00Z"/>
        </w:rPr>
        <w:pPrChange w:id="3122" w:author="Arthur Parmentier" w:date="2020-06-11T23:50:00Z">
          <w:pPr>
            <w:pStyle w:val="Paragraphedeliste"/>
            <w:numPr>
              <w:numId w:val="17"/>
            </w:numPr>
            <w:ind w:hanging="360"/>
          </w:pPr>
        </w:pPrChange>
      </w:pPr>
      <w:moveFromRangeStart w:id="3123" w:author="Arthur Parmentier" w:date="2020-05-12T18:21:00Z" w:name="move40200108"/>
      <w:moveFrom w:id="3124" w:author="Arthur Parmentier" w:date="2020-05-12T18:21:00Z">
        <w:del w:id="3125" w:author="Arthur Parmentier" w:date="2020-05-13T10:30:00Z">
          <w:r w:rsidRPr="007C437A" w:rsidDel="005868B3">
            <w:delText>“A fast roll” for percussions</w:delText>
          </w:r>
        </w:del>
      </w:moveFrom>
    </w:p>
    <w:moveFromRangeEnd w:id="3123"/>
    <w:p w:rsidR="002C1E78" w:rsidRPr="007C437A" w:rsidDel="002C1E78" w:rsidRDefault="004714EE" w:rsidP="00C94012">
      <w:pPr>
        <w:pStyle w:val="Titre5"/>
        <w:rPr>
          <w:del w:id="3126" w:author="Arthur Parmentier" w:date="2020-05-12T18:21:00Z"/>
          <w:moveTo w:id="3127" w:author="Arthur Parmentier" w:date="2020-05-12T18:21:00Z"/>
        </w:rPr>
        <w:pPrChange w:id="3128" w:author="Arthur Parmentier" w:date="2020-06-11T23:50:00Z">
          <w:pPr>
            <w:pStyle w:val="Paragraphedeliste"/>
            <w:numPr>
              <w:numId w:val="17"/>
            </w:numPr>
            <w:ind w:hanging="360"/>
          </w:pPr>
        </w:pPrChange>
      </w:pPr>
      <w:del w:id="3129" w:author="Arthur Parmentier" w:date="2020-05-13T10:30:00Z">
        <w:r w:rsidRPr="007C437A" w:rsidDel="005868B3">
          <w:delText>“A freeze on the first syllable of a word” for actors</w:delText>
        </w:r>
      </w:del>
      <w:moveToRangeStart w:id="3130" w:author="Arthur Parmentier" w:date="2020-05-12T18:21:00Z" w:name="move40200108"/>
      <w:moveTo w:id="3131" w:author="Arthur Parmentier" w:date="2020-05-12T18:21:00Z">
        <w:del w:id="3132" w:author="Arthur Parmentier" w:date="2020-05-13T10:30:00Z">
          <w:r w:rsidR="002C1E78" w:rsidRPr="007C437A" w:rsidDel="005868B3">
            <w:delText>“A fast roll” for percussions</w:delText>
          </w:r>
        </w:del>
      </w:moveTo>
    </w:p>
    <w:moveToRangeEnd w:id="3130"/>
    <w:p w:rsidR="00697BA8" w:rsidRPr="007C437A" w:rsidDel="005868B3" w:rsidRDefault="00697BA8" w:rsidP="00C94012">
      <w:pPr>
        <w:pStyle w:val="Titre5"/>
        <w:rPr>
          <w:del w:id="3133" w:author="Arthur Parmentier" w:date="2020-05-13T10:30:00Z"/>
        </w:rPr>
        <w:pPrChange w:id="3134" w:author="Arthur Parmentier" w:date="2020-06-11T23:50:00Z">
          <w:pPr>
            <w:pStyle w:val="Paragraphedeliste"/>
            <w:numPr>
              <w:numId w:val="17"/>
            </w:numPr>
            <w:ind w:hanging="360"/>
          </w:pPr>
        </w:pPrChange>
      </w:pPr>
    </w:p>
    <w:p w:rsidR="00697BA8" w:rsidRPr="007C437A" w:rsidDel="005868B3" w:rsidRDefault="004714EE" w:rsidP="00C94012">
      <w:pPr>
        <w:pStyle w:val="Titre5"/>
        <w:rPr>
          <w:del w:id="3135" w:author="Arthur Parmentier" w:date="2020-05-13T10:30:00Z"/>
        </w:rPr>
        <w:pPrChange w:id="3136" w:author="Arthur Parmentier" w:date="2020-06-11T23:50:00Z">
          <w:pPr>
            <w:pStyle w:val="Paragraphedeliste"/>
            <w:numPr>
              <w:numId w:val="17"/>
            </w:numPr>
            <w:ind w:hanging="360"/>
          </w:pPr>
        </w:pPrChange>
      </w:pPr>
      <w:del w:id="3137" w:author="Arthur Parmentier" w:date="2020-05-13T10:30:00Z">
        <w:r w:rsidRPr="007C437A" w:rsidDel="005868B3">
          <w:delText>…</w:delText>
        </w:r>
      </w:del>
    </w:p>
    <w:p w:rsidR="004E4397" w:rsidRPr="007C437A" w:rsidDel="005868B3" w:rsidRDefault="00B44442" w:rsidP="00C94012">
      <w:pPr>
        <w:pStyle w:val="Titre5"/>
        <w:rPr>
          <w:del w:id="3138" w:author="Arthur Parmentier" w:date="2020-05-13T10:30:00Z"/>
          <w:moveTo w:id="3139" w:author="Arthur Parmentier" w:date="2020-05-12T18:35:00Z"/>
        </w:rPr>
        <w:pPrChange w:id="3140" w:author="Arthur Parmentier" w:date="2020-06-11T23:50:00Z">
          <w:pPr/>
        </w:pPrChange>
      </w:pPr>
      <w:del w:id="3141"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3142" w:author="Arthur Parmentier" w:date="2020-05-12T18:35:00Z" w:name="move40200963"/>
      <w:moveTo w:id="3143" w:author="Arthur Parmentier" w:date="2020-05-12T18:35:00Z">
        <w:del w:id="3144"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3142"/>
    <w:p w:rsidR="004714EE" w:rsidRPr="007C437A" w:rsidDel="005868B3" w:rsidRDefault="00277A13" w:rsidP="00C94012">
      <w:pPr>
        <w:pStyle w:val="Titre5"/>
        <w:rPr>
          <w:del w:id="3145" w:author="Arthur Parmentier" w:date="2020-05-13T10:30:00Z"/>
        </w:rPr>
        <w:pPrChange w:id="3146" w:author="Arthur Parmentier" w:date="2020-06-11T23:50:00Z">
          <w:pPr/>
        </w:pPrChange>
      </w:pPr>
      <w:del w:id="3147" w:author="Arthur Parmentier" w:date="2020-06-11T23:23:00Z">
        <w:r w:rsidRPr="007C437A" w:rsidDel="002269F6">
          <w:br/>
        </w:r>
      </w:del>
      <w:del w:id="3148" w:author="Arthur Parmentier" w:date="2020-05-12T18:34:00Z">
        <w:r w:rsidRPr="007C437A" w:rsidDel="004E4397">
          <w:delText>My conclusion is</w:delText>
        </w:r>
      </w:del>
      <w:del w:id="3149" w:author="Arthur Parmentier" w:date="2020-05-13T10:30:00Z">
        <w:r w:rsidRPr="007C437A" w:rsidDel="005868B3">
          <w:delText xml:space="preserve"> that:</w:delText>
        </w:r>
      </w:del>
    </w:p>
    <w:p w:rsidR="00277A13" w:rsidRPr="007C437A" w:rsidDel="005868B3" w:rsidRDefault="0051191F" w:rsidP="00C94012">
      <w:pPr>
        <w:pStyle w:val="Titre5"/>
        <w:rPr>
          <w:del w:id="3150" w:author="Arthur Parmentier" w:date="2020-05-13T10:30:00Z"/>
        </w:rPr>
        <w:pPrChange w:id="3151" w:author="Arthur Parmentier" w:date="2020-06-11T23:50:00Z">
          <w:pPr>
            <w:pStyle w:val="Paragraphedeliste"/>
            <w:numPr>
              <w:numId w:val="18"/>
            </w:numPr>
            <w:ind w:hanging="360"/>
          </w:pPr>
        </w:pPrChange>
      </w:pPr>
      <w:del w:id="3152" w:author="Arthur Parmentier" w:date="2020-05-12T18:26:00Z">
        <w:r w:rsidRPr="007C437A" w:rsidDel="009D7F8E">
          <w:delText>T</w:delText>
        </w:r>
      </w:del>
      <w:del w:id="3153" w:author="Arthur Parmentier" w:date="2020-05-12T18:35:00Z">
        <w:r w:rsidRPr="007C437A" w:rsidDel="004E4397">
          <w:delText>he</w:delText>
        </w:r>
      </w:del>
      <w:del w:id="3154" w:author="Arthur Parmentier" w:date="2020-05-13T10:30:00Z">
        <w:r w:rsidRPr="007C437A" w:rsidDel="005868B3">
          <w:delText xml:space="preserve"> sign</w:delText>
        </w:r>
      </w:del>
      <w:del w:id="3155" w:author="Arthur Parmentier" w:date="2020-05-12T18:34:00Z">
        <w:r w:rsidRPr="007C437A" w:rsidDel="004E4397">
          <w:delText xml:space="preserve"> </w:delText>
        </w:r>
        <w:r w:rsidR="00277A13" w:rsidRPr="007C437A" w:rsidDel="004E4397">
          <w:delText>LT</w:delText>
        </w:r>
      </w:del>
      <w:del w:id="3156"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rsidP="00C94012">
      <w:pPr>
        <w:pStyle w:val="Titre5"/>
        <w:rPr>
          <w:del w:id="3157" w:author="Arthur Parmentier" w:date="2020-05-13T10:30:00Z"/>
        </w:rPr>
        <w:pPrChange w:id="3158" w:author="Arthur Parmentier" w:date="2020-06-11T23:50:00Z">
          <w:pPr>
            <w:pStyle w:val="Paragraphedeliste"/>
            <w:numPr>
              <w:numId w:val="18"/>
            </w:numPr>
            <w:ind w:hanging="360"/>
          </w:pPr>
        </w:pPrChange>
      </w:pPr>
      <w:del w:id="3159" w:author="Arthur Parmentier" w:date="2020-05-13T10:30:00Z">
        <w:r w:rsidRPr="007C437A" w:rsidDel="005868B3">
          <w:delText>Each discipline or technical apparatus may have its own concept of a LT</w:delText>
        </w:r>
      </w:del>
    </w:p>
    <w:p w:rsidR="00277A13" w:rsidRPr="007C437A" w:rsidDel="005868B3" w:rsidRDefault="00277A13" w:rsidP="00C94012">
      <w:pPr>
        <w:pStyle w:val="Titre5"/>
        <w:rPr>
          <w:del w:id="3160" w:author="Arthur Parmentier" w:date="2020-05-13T10:30:00Z"/>
        </w:rPr>
        <w:pPrChange w:id="3161" w:author="Arthur Parmentier" w:date="2020-06-11T23:50:00Z">
          <w:pPr>
            <w:pStyle w:val="Paragraphedeliste"/>
            <w:numPr>
              <w:numId w:val="18"/>
            </w:numPr>
            <w:ind w:hanging="360"/>
          </w:pPr>
        </w:pPrChange>
      </w:pPr>
      <w:del w:id="3162"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3163" w:author="Arthur Parmentier" w:date="2020-05-12T18:28:00Z">
        <w:r w:rsidRPr="007C437A" w:rsidDel="00BF3C70">
          <w:delText>must be</w:delText>
        </w:r>
      </w:del>
      <w:del w:id="3164" w:author="Arthur Parmentier" w:date="2020-05-13T10:30:00Z">
        <w:r w:rsidRPr="007C437A" w:rsidDel="005868B3">
          <w:delText xml:space="preserve"> </w:delText>
        </w:r>
      </w:del>
      <w:del w:id="3165" w:author="Arthur Parmentier" w:date="2020-05-12T18:30:00Z">
        <w:r w:rsidRPr="007C437A" w:rsidDel="00042A1D">
          <w:delText xml:space="preserve">constructed </w:delText>
        </w:r>
      </w:del>
      <w:del w:id="3166" w:author="Arthur Parmentier" w:date="2020-05-13T10:30:00Z">
        <w:r w:rsidRPr="007C437A" w:rsidDel="005868B3">
          <w:delText xml:space="preserve">in relation with the concepts </w:delText>
        </w:r>
      </w:del>
      <w:del w:id="3167" w:author="Arthur Parmentier" w:date="2020-05-12T18:28:00Z">
        <w:r w:rsidRPr="007C437A" w:rsidDel="003126BD">
          <w:delText xml:space="preserve">representing a </w:delText>
        </w:r>
      </w:del>
      <w:del w:id="3168"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rsidP="00C94012">
      <w:pPr>
        <w:pStyle w:val="Titre5"/>
        <w:rPr>
          <w:del w:id="3169" w:author="Arthur Parmentier" w:date="2020-05-13T10:30:00Z"/>
        </w:rPr>
        <w:pPrChange w:id="3170" w:author="Arthur Parmentier" w:date="2020-06-11T23:50:00Z">
          <w:pPr/>
        </w:pPrChange>
      </w:pPr>
      <w:del w:id="3171"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3"/>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rsidP="00C94012">
      <w:pPr>
        <w:pStyle w:val="Titre5"/>
        <w:rPr>
          <w:del w:id="3174" w:author="Arthur Parmentier" w:date="2020-05-13T10:30:00Z"/>
          <w:moveFrom w:id="3175" w:author="Arthur Parmentier" w:date="2020-05-12T18:35:00Z"/>
        </w:rPr>
        <w:pPrChange w:id="3176" w:author="Arthur Parmentier" w:date="2020-06-11T23:50:00Z">
          <w:pPr/>
        </w:pPrChange>
      </w:pPr>
      <w:moveFromRangeStart w:id="3177" w:author="Arthur Parmentier" w:date="2020-05-12T18:35:00Z" w:name="move40200963"/>
      <w:moveFrom w:id="3178" w:author="Arthur Parmentier" w:date="2020-05-12T18:35:00Z">
        <w:del w:id="3179"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3177"/>
    <w:p w:rsidR="001B082B" w:rsidRPr="007C437A" w:rsidDel="005868B3" w:rsidRDefault="001B082B" w:rsidP="00C94012">
      <w:pPr>
        <w:pStyle w:val="Titre5"/>
        <w:rPr>
          <w:del w:id="3180" w:author="Arthur Parmentier" w:date="2020-05-13T10:30:00Z"/>
        </w:rPr>
        <w:pPrChange w:id="3181" w:author="Arthur Parmentier" w:date="2020-06-11T23:50:00Z">
          <w:pPr/>
        </w:pPrChange>
      </w:pPr>
    </w:p>
    <w:p w:rsidR="001D7225" w:rsidRPr="007C437A" w:rsidDel="005868B3" w:rsidRDefault="001D7225" w:rsidP="00C94012">
      <w:pPr>
        <w:pStyle w:val="Titre5"/>
        <w:rPr>
          <w:del w:id="3182" w:author="Arthur Parmentier" w:date="2020-05-13T10:30:00Z"/>
        </w:rPr>
        <w:pPrChange w:id="3183" w:author="Arthur Parmentier" w:date="2020-06-11T23:50:00Z">
          <w:pPr/>
        </w:pPrChange>
      </w:pPr>
      <w:del w:id="3184"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Del="002269F6" w:rsidRDefault="00FF4C82" w:rsidP="00C94012">
      <w:pPr>
        <w:pStyle w:val="Titre5"/>
        <w:rPr>
          <w:del w:id="3185" w:author="Arthur Parmentier" w:date="2020-06-11T23:23:00Z"/>
          <w:rPrChange w:id="3186" w:author="Arthur Parmentier" w:date="2020-06-07T15:27:00Z">
            <w:rPr>
              <w:del w:id="3187" w:author="Arthur Parmentier" w:date="2020-06-11T23:23:00Z"/>
            </w:rPr>
          </w:rPrChange>
        </w:rPr>
        <w:pPrChange w:id="3188" w:author="Arthur Parmentier" w:date="2020-06-11T23:50:00Z">
          <w:pPr>
            <w:pStyle w:val="Titre2"/>
          </w:pPr>
        </w:pPrChange>
      </w:pPr>
      <w:del w:id="3189" w:author="Arthur Parmentier" w:date="2020-06-11T23:23:00Z">
        <w:r w:rsidRPr="007C437A" w:rsidDel="002269F6">
          <w:rPr>
            <w:rPrChange w:id="3190" w:author="Arthur Parmentier" w:date="2020-06-07T15:27:00Z">
              <w:rPr/>
            </w:rPrChange>
          </w:rPr>
          <w:delText>Wrap-up: w</w:delText>
        </w:r>
        <w:r w:rsidR="00B53663" w:rsidRPr="007C437A" w:rsidDel="002269F6">
          <w:rPr>
            <w:rPrChange w:id="3191" w:author="Arthur Parmentier" w:date="2020-06-07T15:27:00Z">
              <w:rPr/>
            </w:rPrChange>
          </w:rPr>
          <w:delText>hat is a long tone?</w:delText>
        </w:r>
      </w:del>
    </w:p>
    <w:p w:rsidR="006155A3" w:rsidRPr="007C437A" w:rsidDel="002269F6" w:rsidRDefault="00F163F4" w:rsidP="00C94012">
      <w:pPr>
        <w:pStyle w:val="Titre5"/>
        <w:rPr>
          <w:del w:id="3192" w:author="Arthur Parmentier" w:date="2020-06-11T23:23:00Z"/>
        </w:rPr>
        <w:pPrChange w:id="3193" w:author="Arthur Parmentier" w:date="2020-06-11T23:50:00Z">
          <w:pPr/>
        </w:pPrChange>
      </w:pPr>
      <w:del w:id="3194" w:author="Arthur Parmentier" w:date="2020-06-11T23:23:00Z">
        <w:r w:rsidRPr="007C437A" w:rsidDel="002269F6">
          <w:delText>By taking the simple example of the LT, we will see how the categorical and prototypical perception scheme plays an important role in the mechanisms of SP.</w:delText>
        </w:r>
      </w:del>
    </w:p>
    <w:p w:rsidR="00BC3D06" w:rsidRPr="007C437A" w:rsidDel="00AA7895" w:rsidRDefault="00BC3D06" w:rsidP="00C94012">
      <w:pPr>
        <w:pStyle w:val="Titre5"/>
        <w:rPr>
          <w:moveFrom w:id="3195" w:author="Arthur Parmentier" w:date="2020-06-11T23:28:00Z"/>
        </w:rPr>
        <w:pPrChange w:id="3196" w:author="Arthur Parmentier" w:date="2020-06-11T23:50:00Z">
          <w:pPr/>
        </w:pPrChange>
      </w:pPr>
      <w:moveFromRangeStart w:id="3197" w:author="Arthur Parmentier" w:date="2020-06-11T23:28:00Z" w:name="move42810501"/>
      <w:moveFrom w:id="3198" w:author="Arthur Parmentier" w:date="2020-06-11T23:28:00Z">
        <w:r w:rsidRPr="007C437A" w:rsidDel="00AA7895">
          <w:t xml:space="preserve">What is a long tone? </w:t>
        </w:r>
        <w:r w:rsidRPr="007C437A" w:rsidDel="00AA7895">
          <w:br/>
          <w:t>It would be tempting to define the long tone for each discipline by giving a set of characteristics that all long tone must have, for instance:</w:t>
        </w:r>
      </w:moveFrom>
    </w:p>
    <w:p w:rsidR="00BC3D06" w:rsidRPr="007C437A" w:rsidDel="00AA7895" w:rsidRDefault="00BC3D06" w:rsidP="00C94012">
      <w:pPr>
        <w:pStyle w:val="Titre5"/>
        <w:rPr>
          <w:moveFrom w:id="3199" w:author="Arthur Parmentier" w:date="2020-06-11T23:28:00Z"/>
        </w:rPr>
        <w:pPrChange w:id="3200" w:author="Arthur Parmentier" w:date="2020-06-11T23:50:00Z">
          <w:pPr>
            <w:pStyle w:val="Paragraphedeliste"/>
            <w:numPr>
              <w:numId w:val="14"/>
            </w:numPr>
            <w:ind w:hanging="360"/>
          </w:pPr>
        </w:pPrChange>
      </w:pPr>
      <w:moveFrom w:id="3201" w:author="Arthur Parmentier" w:date="2020-06-11T23:28:00Z">
        <w:r w:rsidRPr="007C437A" w:rsidDel="00AA7895">
          <w:t>In music, a constant pitch and volume over time</w:t>
        </w:r>
      </w:moveFrom>
    </w:p>
    <w:p w:rsidR="00BC3D06" w:rsidRPr="007C437A" w:rsidDel="00AA7895" w:rsidRDefault="00BC3D06" w:rsidP="00C94012">
      <w:pPr>
        <w:pStyle w:val="Titre5"/>
        <w:rPr>
          <w:moveFrom w:id="3202" w:author="Arthur Parmentier" w:date="2020-06-11T23:28:00Z"/>
        </w:rPr>
        <w:pPrChange w:id="3203" w:author="Arthur Parmentier" w:date="2020-06-11T23:50:00Z">
          <w:pPr>
            <w:pStyle w:val="Paragraphedeliste"/>
            <w:numPr>
              <w:numId w:val="14"/>
            </w:numPr>
            <w:ind w:hanging="360"/>
          </w:pPr>
        </w:pPrChange>
      </w:pPr>
      <w:moveFrom w:id="3204" w:author="Arthur Parmentier" w:date="2020-06-11T23:28:00Z">
        <w:r w:rsidRPr="007C437A" w:rsidDel="00AA7895">
          <w:t>In dance, a movement without accent…</w:t>
        </w:r>
      </w:moveFrom>
    </w:p>
    <w:p w:rsidR="00E44A97" w:rsidRPr="007C437A" w:rsidDel="00AA7895" w:rsidRDefault="00BC3D06" w:rsidP="00C94012">
      <w:pPr>
        <w:pStyle w:val="Titre5"/>
        <w:rPr>
          <w:moveFrom w:id="3205" w:author="Arthur Parmentier" w:date="2020-06-11T23:28:00Z"/>
        </w:rPr>
        <w:pPrChange w:id="3206" w:author="Arthur Parmentier" w:date="2020-06-11T23:50:00Z">
          <w:pPr/>
        </w:pPrChange>
      </w:pPr>
      <w:moveFrom w:id="3207" w:author="Arthur Parmentier" w:date="2020-06-11T23:28:00Z">
        <w:r w:rsidRPr="007C437A" w:rsidDel="00AA7895">
          <w:t>We know however from the research on our perception scheme that the LT is not (and perhaps, cannot) be defined with such characteristics or traits.</w:t>
        </w:r>
        <w:r w:rsidR="00F636CA" w:rsidRPr="007C437A" w:rsidDel="00AA7895">
          <w:t xml:space="preserve"> It shows us that the</w:t>
        </w:r>
        <w:r w:rsidR="00061E60" w:rsidRPr="007C437A" w:rsidDel="00AA7895">
          <w:t xml:space="preserve"> LT is not a musical element defined by a finite number of properties</w:t>
        </w:r>
        <w:r w:rsidR="00F636CA" w:rsidRPr="007C437A" w:rsidDel="00AA7895">
          <w:t xml:space="preserve"> </w:t>
        </w:r>
        <w:r w:rsidR="00061E60" w:rsidRPr="007C437A" w:rsidDel="00AA7895">
          <w:t>but is rather a category constructed by the human perception</w:t>
        </w:r>
        <w:r w:rsidR="000F1531" w:rsidRPr="007C437A" w:rsidDel="00AA7895">
          <w:t xml:space="preserve"> scheme</w:t>
        </w:r>
        <w:r w:rsidR="00F636CA" w:rsidRPr="007C437A" w:rsidDel="00AA7895">
          <w:rPr>
            <w:rStyle w:val="Appelnotedebasdep"/>
          </w:rPr>
          <w:footnoteReference w:id="24"/>
        </w:r>
        <w:r w:rsidR="00061E60" w:rsidRPr="007C437A" w:rsidDel="00AA7895">
          <w:t xml:space="preserve"> around a “prototypical” element which exhibits the features that are usually said to define the concept</w:t>
        </w:r>
        <w:r w:rsidR="00001C42" w:rsidRPr="007C437A" w:rsidDel="00AA7895">
          <w:t>s</w:t>
        </w:r>
        <w:r w:rsidR="00061E60" w:rsidRPr="007C437A" w:rsidDel="00AA7895">
          <w:t xml:space="preserve"> of a LT.</w:t>
        </w:r>
        <w:r w:rsidR="00061E60" w:rsidRPr="007C437A" w:rsidDel="00AA7895">
          <w:br/>
        </w:r>
        <w:r w:rsidR="002B4F17" w:rsidRPr="007C437A" w:rsidDel="00AA7895">
          <w:t xml:space="preserve">In </w:t>
        </w:r>
        <w:r w:rsidR="0036091B" w:rsidRPr="007C437A" w:rsidDel="00AA7895">
          <w:t>this framework, a c</w:t>
        </w:r>
        <w:r w:rsidR="008211BE" w:rsidRPr="007C437A" w:rsidDel="00AA7895">
          <w:t>ontent</w:t>
        </w:r>
        <w:r w:rsidR="00061E60" w:rsidRPr="007C437A" w:rsidDel="00AA7895">
          <w:t xml:space="preserve"> is perceived as “more” or “less” a LT, rather than either a LT or not.</w:t>
        </w:r>
      </w:moveFrom>
    </w:p>
    <w:moveFromRangeEnd w:id="3197"/>
    <w:p w:rsidR="00B12EC1" w:rsidRPr="007C437A" w:rsidDel="002269F6" w:rsidRDefault="00B12EC1" w:rsidP="00C94012">
      <w:pPr>
        <w:pStyle w:val="Titre5"/>
        <w:rPr>
          <w:del w:id="3212" w:author="Arthur Parmentier" w:date="2020-06-11T23:24:00Z"/>
        </w:rPr>
        <w:pPrChange w:id="3213" w:author="Arthur Parmentier" w:date="2020-06-11T23:50:00Z">
          <w:pPr>
            <w:pStyle w:val="Titre3"/>
          </w:pPr>
        </w:pPrChange>
      </w:pPr>
      <w:del w:id="3214" w:author="Arthur Parmentier" w:date="2020-06-11T20:54:00Z">
        <w:r w:rsidRPr="007C437A" w:rsidDel="0074593A">
          <w:delText>Sign overloading</w:delText>
        </w:r>
      </w:del>
    </w:p>
    <w:p w:rsidR="00FF5B3F" w:rsidRPr="007C437A" w:rsidDel="002269F6" w:rsidRDefault="004659F5" w:rsidP="00C94012">
      <w:pPr>
        <w:pStyle w:val="Titre5"/>
        <w:rPr>
          <w:del w:id="3215" w:author="Arthur Parmentier" w:date="2020-06-11T23:24:00Z"/>
        </w:rPr>
        <w:pPrChange w:id="3216" w:author="Arthur Parmentier" w:date="2020-06-11T23:50:00Z">
          <w:pPr/>
        </w:pPrChange>
      </w:pPr>
      <w:del w:id="3217" w:author="Arthur Parmentier" w:date="2020-06-11T23:24:00Z">
        <w:r w:rsidRPr="007C437A" w:rsidDel="002269F6">
          <w:delText>I will try to show that</w:delText>
        </w:r>
        <w:r w:rsidR="00B12EC1" w:rsidRPr="007C437A" w:rsidDel="002269F6">
          <w:delText xml:space="preserve"> that in general, the </w:delText>
        </w:r>
        <w:r w:rsidR="003579B0" w:rsidRPr="007C437A" w:rsidDel="002269F6">
          <w:delText xml:space="preserve">grouping </w:delText>
        </w:r>
        <w:r w:rsidRPr="007C437A" w:rsidDel="002269F6">
          <w:delText>relations</w:delText>
        </w:r>
        <w:r w:rsidR="00B12EC1" w:rsidRPr="007C437A" w:rsidDel="002269F6">
          <w:delText xml:space="preserve"> linking those concepts together</w:delText>
        </w:r>
        <w:r w:rsidR="006D58F1" w:rsidRPr="007C437A" w:rsidDel="002269F6">
          <w:delText xml:space="preserve"> under a single sign</w:delText>
        </w:r>
        <w:r w:rsidR="00B12EC1" w:rsidRPr="007C437A" w:rsidDel="002269F6">
          <w:delText xml:space="preserve"> are </w:delText>
        </w:r>
        <w:r w:rsidR="00CE6B94" w:rsidRPr="007C437A" w:rsidDel="002269F6">
          <w:delText>made possible by</w:delText>
        </w:r>
        <w:r w:rsidR="00B12EC1" w:rsidRPr="007C437A" w:rsidDel="002269F6">
          <w:delText xml:space="preserve"> cultural </w:delText>
        </w:r>
        <w:r w:rsidR="00EA4C32" w:rsidRPr="007C437A" w:rsidDel="002269F6">
          <w:delText>schemes (analogies)</w:delText>
        </w:r>
        <w:r w:rsidR="00B12EC1" w:rsidRPr="007C437A" w:rsidDel="002269F6">
          <w:delText xml:space="preserve"> and innate perception schemes of human mind.</w:delText>
        </w:r>
        <w:r w:rsidR="009E7ADA" w:rsidRPr="007C437A" w:rsidDel="002269F6">
          <w:delText xml:space="preserve"> I will use the example of the sign LT to illustrate </w:delText>
        </w:r>
        <w:r w:rsidR="00AE2C19" w:rsidRPr="007C437A" w:rsidDel="002269F6">
          <w:delText>how these schemes allow for translating the sign LT into the concepts that are relevant for each discipline, instrument (or technical apparatus).</w:delText>
        </w:r>
      </w:del>
    </w:p>
    <w:p w:rsidR="00727764" w:rsidRPr="007C437A" w:rsidDel="002269F6" w:rsidRDefault="00727764" w:rsidP="00C94012">
      <w:pPr>
        <w:pStyle w:val="Titre5"/>
        <w:rPr>
          <w:del w:id="3218" w:author="Arthur Parmentier" w:date="2020-06-11T23:24:00Z"/>
        </w:rPr>
        <w:pPrChange w:id="3219" w:author="Arthur Parmentier" w:date="2020-06-11T23:50:00Z">
          <w:pPr>
            <w:pStyle w:val="Titre4"/>
          </w:pPr>
        </w:pPrChange>
      </w:pPr>
      <w:del w:id="3220" w:author="Arthur Parmentier" w:date="2020-06-11T23:24:00Z">
        <w:r w:rsidRPr="007C437A" w:rsidDel="002269F6">
          <w:delText>Innate perception schemes</w:delText>
        </w:r>
      </w:del>
    </w:p>
    <w:p w:rsidR="0036185A" w:rsidRDefault="00C94012" w:rsidP="00C94012">
      <w:pPr>
        <w:pStyle w:val="Titre5"/>
        <w:rPr>
          <w:ins w:id="3221" w:author="Arthur Parmentier" w:date="2020-06-11T23:54:00Z"/>
        </w:rPr>
      </w:pPr>
      <w:ins w:id="3222" w:author="Arthur Parmentier" w:date="2020-06-11T23:50:00Z">
        <w:r>
          <w:t>A</w:t>
        </w:r>
      </w:ins>
      <w:del w:id="3223" w:author="Arthur Parmentier" w:date="2020-06-11T23:50:00Z">
        <w:r w:rsidR="0036185A" w:rsidRPr="007C437A" w:rsidDel="00C94012">
          <w:delText>How to perform a</w:delText>
        </w:r>
      </w:del>
      <w:r w:rsidR="0036185A" w:rsidRPr="007C437A">
        <w:t xml:space="preserve"> LT on percussions</w:t>
      </w:r>
      <w:del w:id="3224" w:author="Arthur Parmentier" w:date="2020-06-11T23:50:00Z">
        <w:r w:rsidR="0036185A" w:rsidRPr="007C437A" w:rsidDel="00C94012">
          <w:delText>?</w:delText>
        </w:r>
      </w:del>
    </w:p>
    <w:p w:rsidR="00014C12" w:rsidDel="00E26C4F" w:rsidRDefault="00014C12">
      <w:pPr>
        <w:rPr>
          <w:del w:id="3225" w:author="Arthur Parmentier" w:date="2020-06-11T23:56:00Z"/>
        </w:rPr>
      </w:pPr>
    </w:p>
    <w:p w:rsidR="00E26C4F" w:rsidRPr="00014C12" w:rsidRDefault="00E26C4F" w:rsidP="00014C12">
      <w:pPr>
        <w:rPr>
          <w:ins w:id="3226" w:author="Arthur Parmentier" w:date="2020-06-11T23:56:00Z"/>
          <w:rPrChange w:id="3227" w:author="Arthur Parmentier" w:date="2020-06-11T23:54:00Z">
            <w:rPr>
              <w:ins w:id="3228" w:author="Arthur Parmentier" w:date="2020-06-11T23:56:00Z"/>
            </w:rPr>
          </w:rPrChange>
        </w:rPr>
        <w:pPrChange w:id="3229" w:author="Arthur Parmentier" w:date="2020-06-11T23:54:00Z">
          <w:pPr>
            <w:pStyle w:val="Titre5"/>
          </w:pPr>
        </w:pPrChange>
      </w:pPr>
    </w:p>
    <w:p w:rsidR="00C362C5" w:rsidRPr="007C437A" w:rsidRDefault="00161FBC">
      <w:del w:id="3230" w:author="Arthur Parmentier" w:date="2020-06-11T23:56:00Z">
        <w:r w:rsidRPr="007C437A" w:rsidDel="00E26C4F">
          <w:delText>I often see questions arising about how to perform a sign for a specific instrument or discipline, for instance a percussionist asking how he should perform a long tone with drums.</w:delText>
        </w:r>
      </w:del>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lastRenderedPageBreak/>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pPr>
        <w:pStyle w:val="Titre6"/>
        <w:pPrChange w:id="3231"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 w:rsidRPr="007C437A">
        <w:t>The important point illustrated here is that SP involves operations of translation from concepts whose prototype</w:t>
      </w:r>
      <w:r w:rsidR="007E7D0A" w:rsidRPr="007C437A">
        <w:rPr>
          <w:rStyle w:val="Appelnotedebasdep"/>
        </w:rPr>
        <w:footnoteReference w:id="25"/>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pPr>
        <w:pStyle w:val="Titre6"/>
        <w:pPrChange w:id="3233" w:author="Arthur Parmentier" w:date="2020-06-10T16:26:00Z">
          <w:pPr>
            <w:pStyle w:val="Titre5"/>
          </w:pPr>
        </w:pPrChange>
      </w:pPr>
      <w:r w:rsidRPr="007C437A">
        <w:t>Learning the translation</w:t>
      </w:r>
    </w:p>
    <w:p w:rsidR="00161FBC" w:rsidRPr="007C437A" w:rsidRDefault="00161FBC">
      <w:pPr>
        <w:rPr>
          <w:ins w:id="3234"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3235" w:author="Arthur Parmentier" w:date="2020-05-14T16:15:00Z">
        <w:r w:rsidR="00FE325D" w:rsidRPr="007C437A">
          <w:br/>
        </w:r>
        <w:r w:rsidR="00FE325D" w:rsidRPr="007C437A">
          <w:br/>
          <w:t>IMITATION</w:t>
        </w:r>
        <w:r w:rsidR="003873DC" w:rsidRPr="007C437A">
          <w:t xml:space="preserve"> et mimetisme</w:t>
        </w:r>
      </w:ins>
    </w:p>
    <w:p w:rsidR="00863F70" w:rsidRPr="007C437A" w:rsidDel="0074593A" w:rsidRDefault="00863F70">
      <w:pPr>
        <w:rPr>
          <w:del w:id="3236" w:author="Arthur Parmentier" w:date="2020-06-11T20:54:00Z"/>
        </w:rPr>
      </w:pPr>
      <w:ins w:id="3237" w:author="Arthur Parmentier" w:date="2020-05-14T16:16:00Z">
        <w:r w:rsidRPr="007C437A">
          <w:t>SEul vs a plusieurs</w:t>
        </w:r>
      </w:ins>
    </w:p>
    <w:p w:rsidR="00161FBC" w:rsidRPr="007C437A" w:rsidDel="0074593A" w:rsidRDefault="00161FBC">
      <w:pPr>
        <w:rPr>
          <w:del w:id="3238" w:author="Arthur Parmentier" w:date="2020-06-11T20:54:00Z"/>
        </w:rPr>
      </w:pPr>
    </w:p>
    <w:p w:rsidR="00727764" w:rsidRPr="007C437A" w:rsidRDefault="00727764" w:rsidP="0074593A">
      <w:pPr>
        <w:pPrChange w:id="3239" w:author="Arthur Parmentier" w:date="2020-06-11T20:54:00Z">
          <w:pPr>
            <w:pStyle w:val="Titre4"/>
          </w:pPr>
        </w:pPrChange>
      </w:pPr>
      <w:del w:id="3240" w:author="Arthur Parmentier" w:date="2020-06-11T20:54:00Z">
        <w:r w:rsidRPr="007C437A" w:rsidDel="0074593A">
          <w:delText>Cultural analogies</w:delText>
        </w:r>
      </w:del>
    </w:p>
    <w:p w:rsidR="00D36F5F" w:rsidRPr="007C437A" w:rsidRDefault="00D36F5F">
      <w:pPr>
        <w:pStyle w:val="Titre3"/>
        <w:pPrChange w:id="3241" w:author="Arthur Parmentier" w:date="2020-06-10T16:26:00Z">
          <w:pPr>
            <w:pStyle w:val="Titre2"/>
          </w:pPr>
        </w:pPrChange>
      </w:pPr>
      <w:bookmarkStart w:id="3242" w:name="_Toc42698931"/>
      <w:r w:rsidRPr="007C437A">
        <w:t>Personal observations during SP practice</w:t>
      </w:r>
      <w:bookmarkEnd w:id="3242"/>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lastRenderedPageBreak/>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6"/>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lastRenderedPageBreak/>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7"/>
      </w:r>
    </w:p>
    <w:p w:rsidR="00446AB2" w:rsidRPr="007C437A" w:rsidRDefault="00446AB2">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p w:rsidR="00B400C3" w:rsidRPr="007C437A" w:rsidRDefault="00B400C3">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pPr>
        <w:pStyle w:val="Titre3"/>
        <w:rPr>
          <w:del w:id="3247" w:author="Arthur Parmentier" w:date="2020-05-14T13:31:00Z"/>
        </w:rPr>
        <w:pPrChange w:id="3248" w:author="Arthur Parmentier" w:date="2020-06-10T16:26:00Z">
          <w:pPr>
            <w:pStyle w:val="Titre2"/>
          </w:pPr>
        </w:pPrChange>
      </w:pPr>
      <w:bookmarkStart w:id="3249" w:name="_Toc40025935"/>
      <w:del w:id="3250"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3249"/>
      </w:del>
    </w:p>
    <w:p w:rsidR="00616215" w:rsidRPr="007C437A" w:rsidDel="007776CB" w:rsidRDefault="00616215">
      <w:pPr>
        <w:rPr>
          <w:del w:id="3251" w:author="Arthur Parmentier" w:date="2020-05-14T13:31:00Z"/>
        </w:rPr>
      </w:pPr>
      <w:del w:id="3252"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pPr>
        <w:rPr>
          <w:del w:id="3253" w:author="Arthur Parmentier" w:date="2020-05-14T13:31:00Z"/>
        </w:rPr>
      </w:pPr>
      <w:del w:id="3254"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pPr>
        <w:pStyle w:val="Titre4"/>
        <w:rPr>
          <w:del w:id="3255" w:author="Arthur Parmentier" w:date="2020-05-14T13:31:00Z"/>
        </w:rPr>
        <w:pPrChange w:id="3256" w:author="Arthur Parmentier" w:date="2020-06-10T16:26:00Z">
          <w:pPr>
            <w:pStyle w:val="Titre3"/>
          </w:pPr>
        </w:pPrChange>
      </w:pPr>
      <w:del w:id="3257" w:author="Arthur Parmentier" w:date="2020-05-14T13:31:00Z">
        <w:r w:rsidRPr="007C437A" w:rsidDel="007776CB">
          <w:delText>Input space</w:delText>
        </w:r>
      </w:del>
    </w:p>
    <w:p w:rsidR="00DE1B67" w:rsidRPr="007C437A" w:rsidDel="007776CB" w:rsidRDefault="00AD2F7B">
      <w:pPr>
        <w:rPr>
          <w:del w:id="3258" w:author="Arthur Parmentier" w:date="2020-05-14T13:31:00Z"/>
        </w:rPr>
      </w:pPr>
      <w:del w:id="3259"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pPr>
        <w:pStyle w:val="Titre5"/>
        <w:rPr>
          <w:del w:id="3260" w:author="Arthur Parmentier" w:date="2020-05-14T13:31:00Z"/>
        </w:rPr>
        <w:pPrChange w:id="3261" w:author="Arthur Parmentier" w:date="2020-06-10T16:26:00Z">
          <w:pPr>
            <w:pStyle w:val="Titre4"/>
          </w:pPr>
        </w:pPrChange>
      </w:pPr>
      <w:del w:id="3262" w:author="Arthur Parmentier" w:date="2020-05-14T13:31:00Z">
        <w:r w:rsidRPr="007C437A" w:rsidDel="007776CB">
          <w:delText>Concepts from artistic disciplines</w:delText>
        </w:r>
      </w:del>
    </w:p>
    <w:p w:rsidR="005A3CBF" w:rsidRPr="007C437A" w:rsidDel="007776CB" w:rsidRDefault="005A3CBF">
      <w:pPr>
        <w:rPr>
          <w:del w:id="3263" w:author="Arthur Parmentier" w:date="2020-05-14T13:31:00Z"/>
        </w:rPr>
      </w:pPr>
      <w:del w:id="3264" w:author="Arthur Parmentier" w:date="2020-05-14T13:31:00Z">
        <w:r w:rsidRPr="007C437A" w:rsidDel="007776CB">
          <w:delText>Long Tone, minimalism…</w:delText>
        </w:r>
      </w:del>
    </w:p>
    <w:p w:rsidR="0049358D" w:rsidRPr="007C437A" w:rsidDel="007776CB" w:rsidRDefault="005A3CBF">
      <w:pPr>
        <w:pStyle w:val="Titre5"/>
        <w:rPr>
          <w:del w:id="3265" w:author="Arthur Parmentier" w:date="2020-05-14T13:31:00Z"/>
        </w:rPr>
        <w:pPrChange w:id="3266" w:author="Arthur Parmentier" w:date="2020-06-10T16:26:00Z">
          <w:pPr>
            <w:pStyle w:val="Titre4"/>
          </w:pPr>
        </w:pPrChange>
      </w:pPr>
      <w:del w:id="3267"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pPr>
        <w:rPr>
          <w:del w:id="3268" w:author="Arthur Parmentier" w:date="2020-05-14T13:31:00Z"/>
        </w:rPr>
      </w:pPr>
      <w:del w:id="3269" w:author="Arthur Parmentier" w:date="2020-05-14T13:31:00Z">
        <w:r w:rsidRPr="007C437A" w:rsidDel="007776CB">
          <w:delText>Logic</w:delText>
        </w:r>
        <w:r w:rsidR="0067424B" w:rsidRPr="007C437A" w:rsidDel="007776CB">
          <w:delText>al elements</w:delText>
        </w:r>
      </w:del>
    </w:p>
    <w:p w:rsidR="008833B3" w:rsidRPr="007C437A" w:rsidDel="007776CB" w:rsidRDefault="0067424B">
      <w:pPr>
        <w:pStyle w:val="Titre5"/>
        <w:rPr>
          <w:del w:id="3270" w:author="Arthur Parmentier" w:date="2020-05-14T13:31:00Z"/>
        </w:rPr>
        <w:pPrChange w:id="3271" w:author="Arthur Parmentier" w:date="2020-06-10T16:26:00Z">
          <w:pPr>
            <w:pStyle w:val="Titre4"/>
          </w:pPr>
        </w:pPrChange>
      </w:pPr>
      <w:del w:id="3272"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pPr>
        <w:rPr>
          <w:del w:id="3273" w:author="Arthur Parmentier" w:date="2020-05-14T13:31:00Z"/>
        </w:rPr>
      </w:pPr>
      <w:del w:id="3274"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pPr>
        <w:pStyle w:val="Titre5"/>
        <w:rPr>
          <w:del w:id="3275" w:author="Arthur Parmentier" w:date="2020-05-14T13:31:00Z"/>
        </w:rPr>
        <w:pPrChange w:id="3276" w:author="Arthur Parmentier" w:date="2020-06-10T16:26:00Z">
          <w:pPr>
            <w:pStyle w:val="Titre4"/>
          </w:pPr>
        </w:pPrChange>
      </w:pPr>
      <w:del w:id="3277" w:author="Arthur Parmentier" w:date="2020-05-14T13:31:00Z">
        <w:r w:rsidRPr="007C437A" w:rsidDel="007776CB">
          <w:delText>…</w:delText>
        </w:r>
      </w:del>
    </w:p>
    <w:p w:rsidR="008833B3" w:rsidRPr="007C437A" w:rsidDel="007776CB" w:rsidRDefault="008833B3">
      <w:pPr>
        <w:pStyle w:val="Titre4"/>
        <w:rPr>
          <w:del w:id="3278" w:author="Arthur Parmentier" w:date="2020-05-14T13:31:00Z"/>
        </w:rPr>
        <w:pPrChange w:id="3279" w:author="Arthur Parmentier" w:date="2020-06-10T16:26:00Z">
          <w:pPr>
            <w:pStyle w:val="Titre3"/>
          </w:pPr>
        </w:pPrChange>
      </w:pPr>
      <w:del w:id="3280"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pPr>
        <w:pStyle w:val="Titre5"/>
        <w:rPr>
          <w:del w:id="3281" w:author="Arthur Parmentier" w:date="2020-05-14T13:31:00Z"/>
        </w:rPr>
        <w:pPrChange w:id="3282" w:author="Arthur Parmentier" w:date="2020-06-10T16:26:00Z">
          <w:pPr>
            <w:pStyle w:val="Titre4"/>
          </w:pPr>
        </w:pPrChange>
      </w:pPr>
      <w:del w:id="3283" w:author="Arthur Parmentier" w:date="2020-05-14T13:31:00Z">
        <w:r w:rsidRPr="007C437A" w:rsidDel="007776CB">
          <w:delText>Creation of a sign</w:delText>
        </w:r>
      </w:del>
    </w:p>
    <w:p w:rsidR="008833B3" w:rsidRPr="007C437A" w:rsidDel="007776CB" w:rsidRDefault="008833B3">
      <w:pPr>
        <w:rPr>
          <w:del w:id="3284" w:author="Arthur Parmentier" w:date="2020-05-14T13:31:00Z"/>
        </w:rPr>
      </w:pPr>
      <w:del w:id="3285" w:author="Arthur Parmentier" w:date="2020-05-14T13:31:00Z">
        <w:r w:rsidRPr="007C437A" w:rsidDel="007776CB">
          <w:delText>… Describe here more about the process of creating a sign (examples, general rules…)</w:delText>
        </w:r>
      </w:del>
    </w:p>
    <w:p w:rsidR="008833B3" w:rsidRPr="007C437A" w:rsidDel="007776CB" w:rsidRDefault="008833B3">
      <w:pPr>
        <w:pStyle w:val="Titre5"/>
        <w:rPr>
          <w:del w:id="3286" w:author="Arthur Parmentier" w:date="2020-05-14T13:31:00Z"/>
        </w:rPr>
        <w:pPrChange w:id="3287" w:author="Arthur Parmentier" w:date="2020-06-10T16:26:00Z">
          <w:pPr>
            <w:pStyle w:val="Titre4"/>
          </w:pPr>
        </w:pPrChange>
      </w:pPr>
      <w:del w:id="3288" w:author="Arthur Parmentier" w:date="2020-05-14T13:31:00Z">
        <w:r w:rsidRPr="007C437A" w:rsidDel="007776CB">
          <w:delText>Creation of a potentiometer</w:delText>
        </w:r>
      </w:del>
    </w:p>
    <w:p w:rsidR="002A0CF5" w:rsidRPr="007C437A" w:rsidDel="007776CB" w:rsidRDefault="002A0CF5">
      <w:pPr>
        <w:rPr>
          <w:del w:id="3289" w:author="Arthur Parmentier" w:date="2020-05-14T13:31:00Z"/>
        </w:rPr>
      </w:pPr>
      <w:del w:id="3290" w:author="Arthur Parmentier" w:date="2020-05-14T13:31:00Z">
        <w:r w:rsidRPr="007C437A" w:rsidDel="007776CB">
          <w:delText>Volume, tempo…</w:delText>
        </w:r>
      </w:del>
    </w:p>
    <w:p w:rsidR="00B5754F" w:rsidRPr="007C437A" w:rsidDel="007776CB" w:rsidRDefault="00B5754F">
      <w:pPr>
        <w:pStyle w:val="Titre5"/>
        <w:rPr>
          <w:del w:id="3291" w:author="Arthur Parmentier" w:date="2020-05-14T13:31:00Z"/>
        </w:rPr>
        <w:pPrChange w:id="3292" w:author="Arthur Parmentier" w:date="2020-06-10T16:26:00Z">
          <w:pPr>
            <w:pStyle w:val="Titre4"/>
          </w:pPr>
        </w:pPrChange>
      </w:pPr>
      <w:del w:id="3293" w:author="Arthur Parmentier" w:date="2020-05-14T13:31:00Z">
        <w:r w:rsidRPr="007C437A" w:rsidDel="007776CB">
          <w:delText>Creation of a “pointer” (as identifier)</w:delText>
        </w:r>
      </w:del>
    </w:p>
    <w:p w:rsidR="007A5BBA" w:rsidRPr="007C437A" w:rsidDel="007776CB" w:rsidRDefault="007A5BBA">
      <w:pPr>
        <w:rPr>
          <w:del w:id="3294" w:author="Arthur Parmentier" w:date="2020-05-14T13:31:00Z"/>
        </w:rPr>
      </w:pPr>
      <w:del w:id="3295" w:author="Arthur Parmentier" w:date="2020-05-14T13:31:00Z">
        <w:r w:rsidRPr="007C437A" w:rsidDel="007776CB">
          <w:delText>PTP, scanning</w:delText>
        </w:r>
      </w:del>
    </w:p>
    <w:p w:rsidR="000E4DCD" w:rsidRPr="007C437A" w:rsidDel="007776CB" w:rsidRDefault="000E4DCD">
      <w:pPr>
        <w:pStyle w:val="Titre5"/>
        <w:rPr>
          <w:del w:id="3296" w:author="Arthur Parmentier" w:date="2020-05-14T13:31:00Z"/>
        </w:rPr>
        <w:pPrChange w:id="3297" w:author="Arthur Parmentier" w:date="2020-06-10T16:26:00Z">
          <w:pPr>
            <w:pStyle w:val="Titre4"/>
          </w:pPr>
        </w:pPrChange>
      </w:pPr>
      <w:del w:id="3298"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del w:id="3299"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300" w:author="Arthur Parmentier" w:date="2020-06-05T16:28:00Z"/>
        </w:rPr>
        <w:pPrChange w:id="3301" w:author="Arthur Parmentier" w:date="2020-06-10T16:26:00Z">
          <w:pPr>
            <w:pStyle w:val="Titre2"/>
          </w:pPr>
        </w:pPrChange>
      </w:pPr>
      <w:bookmarkStart w:id="3302" w:name="_Toc42698932"/>
      <w:bookmarkStart w:id="3303" w:name="_Toc40025938"/>
      <w:ins w:id="3304" w:author="Arthur Parmentier" w:date="2020-06-10T19:44:00Z">
        <w:r>
          <w:t>T</w:t>
        </w:r>
      </w:ins>
      <w:ins w:id="3305" w:author="Arthur Parmentier" w:date="2020-06-06T20:39:00Z">
        <w:r w:rsidR="005E6896" w:rsidRPr="007C437A">
          <w:t>he SP grammar</w:t>
        </w:r>
      </w:ins>
      <w:bookmarkEnd w:id="3302"/>
      <w:del w:id="3306" w:author="Arthur Parmentier" w:date="2020-06-06T20:39:00Z">
        <w:r w:rsidR="00BE04C2" w:rsidRPr="007C437A" w:rsidDel="005E6896">
          <w:delText>Structur</w:delText>
        </w:r>
      </w:del>
      <w:del w:id="3307" w:author="Arthur Parmentier" w:date="2020-06-06T20:38:00Z">
        <w:r w:rsidR="00C16C06" w:rsidRPr="007C437A" w:rsidDel="00397A02">
          <w:delText>al</w:delText>
        </w:r>
      </w:del>
      <w:del w:id="3308" w:author="Arthur Parmentier" w:date="2020-06-06T20:39:00Z">
        <w:r w:rsidR="00C16C06" w:rsidRPr="007C437A" w:rsidDel="005E6896">
          <w:delText xml:space="preserve"> concepts</w:delText>
        </w:r>
      </w:del>
      <w:del w:id="3309" w:author="Arthur Parmentier" w:date="2020-06-06T20:38:00Z">
        <w:r w:rsidR="00C16C06" w:rsidRPr="007C437A" w:rsidDel="00397A02">
          <w:delText xml:space="preserve"> (the grammar</w:delText>
        </w:r>
        <w:r w:rsidR="00915B3A" w:rsidRPr="007C437A" w:rsidDel="00397A02">
          <w:delText xml:space="preserve"> of the language</w:delText>
        </w:r>
      </w:del>
      <w:del w:id="3310" w:author="Arthur Parmentier" w:date="2020-06-05T16:27:00Z">
        <w:r w:rsidR="00FC7B7A" w:rsidRPr="007C437A" w:rsidDel="00E814B3">
          <w:delText>, that results in its language</w:delText>
        </w:r>
        <w:r w:rsidR="00C16C06" w:rsidRPr="007C437A" w:rsidDel="00E814B3">
          <w:delText>)</w:delText>
        </w:r>
      </w:del>
      <w:bookmarkEnd w:id="3303"/>
    </w:p>
    <w:p w:rsidR="00E814B3" w:rsidRPr="007C437A" w:rsidRDefault="00E814B3">
      <w:pPr>
        <w:rPr>
          <w:ins w:id="3311" w:author="Arthur Parmentier" w:date="2020-06-05T16:28:00Z"/>
        </w:rPr>
      </w:pPr>
      <w:ins w:id="3312" w:author="Arthur Parmentier" w:date="2020-06-05T16:28:00Z">
        <w:r w:rsidRPr="007C437A">
          <w:t xml:space="preserve">Like </w:t>
        </w:r>
      </w:ins>
      <w:ins w:id="3313" w:author="Arthur Parmentier" w:date="2020-06-05T16:29:00Z">
        <w:r w:rsidRPr="007C437A">
          <w:t>other languages</w:t>
        </w:r>
      </w:ins>
      <w:ins w:id="3314" w:author="Arthur Parmentier" w:date="2020-06-06T18:49:00Z">
        <w:r w:rsidR="00C76B94" w:rsidRPr="007C437A">
          <w:t xml:space="preserve">, </w:t>
        </w:r>
      </w:ins>
      <w:ins w:id="3315" w:author="Arthur Parmentier" w:date="2020-06-05T16:29:00Z">
        <w:r w:rsidRPr="007C437A">
          <w:t xml:space="preserve">SP has evolved </w:t>
        </w:r>
      </w:ins>
      <w:ins w:id="3316" w:author="Arthur Parmentier" w:date="2020-06-06T18:50:00Z">
        <w:r w:rsidR="00C76B94" w:rsidRPr="007C437A">
          <w:t>with</w:t>
        </w:r>
      </w:ins>
      <w:ins w:id="3317" w:author="Arthur Parmentier" w:date="2020-06-05T16:29:00Z">
        <w:r w:rsidRPr="007C437A">
          <w:t xml:space="preserve"> complex structures</w:t>
        </w:r>
      </w:ins>
      <w:ins w:id="3318" w:author="Arthur Parmentier" w:date="2020-06-05T16:30:00Z">
        <w:r w:rsidRPr="007C437A">
          <w:t xml:space="preserve"> and rules that allow to form sentences, i.e. </w:t>
        </w:r>
      </w:ins>
      <w:ins w:id="3319" w:author="Arthur Parmentier" w:date="2020-06-06T18:50:00Z">
        <w:r w:rsidR="00E30346" w:rsidRPr="007C437A">
          <w:t xml:space="preserve">to form </w:t>
        </w:r>
      </w:ins>
      <w:ins w:id="3320" w:author="Arthur Parmentier" w:date="2020-06-05T16:30:00Z">
        <w:r w:rsidRPr="007C437A">
          <w:t>meaning at a higher level that the signs themselves. Those structures are what define the grammar</w:t>
        </w:r>
      </w:ins>
      <w:ins w:id="3321" w:author="Arthur Parmentier" w:date="2020-06-05T16:31:00Z">
        <w:r w:rsidRPr="007C437A">
          <w:t xml:space="preserve"> of SP</w:t>
        </w:r>
      </w:ins>
      <w:ins w:id="3322" w:author="Arthur Parmentier" w:date="2020-06-06T18:50:00Z">
        <w:r w:rsidR="00C928AB" w:rsidRPr="007C437A">
          <w:t>, which</w:t>
        </w:r>
      </w:ins>
      <w:ins w:id="3323" w:author="Arthur Parmentier" w:date="2020-06-05T16:31:00Z">
        <w:r w:rsidRPr="007C437A">
          <w:t xml:space="preserve"> allow</w:t>
        </w:r>
      </w:ins>
      <w:ins w:id="3324" w:author="Arthur Parmentier" w:date="2020-06-06T18:51:00Z">
        <w:r w:rsidR="0045073A" w:rsidRPr="007C437A">
          <w:t xml:space="preserve"> soundpainters</w:t>
        </w:r>
      </w:ins>
      <w:ins w:id="3325" w:author="Arthur Parmentier" w:date="2020-06-05T16:31:00Z">
        <w:r w:rsidRPr="007C437A">
          <w:t xml:space="preserve"> to communicate by creating temporal sequences of </w:t>
        </w:r>
      </w:ins>
      <w:ins w:id="3326" w:author="Arthur Parmentier" w:date="2020-06-05T16:35:00Z">
        <w:r w:rsidRPr="007C437A">
          <w:t>signs or</w:t>
        </w:r>
      </w:ins>
      <w:ins w:id="3327" w:author="Arthur Parmentier" w:date="2020-06-05T16:34:00Z">
        <w:r w:rsidRPr="007C437A">
          <w:t xml:space="preserve"> combining several signs together.</w:t>
        </w:r>
      </w:ins>
    </w:p>
    <w:p w:rsidR="00E814B3" w:rsidRPr="007C437A" w:rsidRDefault="00E814B3">
      <w:pPr>
        <w:rPr>
          <w:ins w:id="3328" w:author="Arthur Parmentier" w:date="2020-06-05T16:35:00Z"/>
        </w:rPr>
      </w:pPr>
      <w:ins w:id="3329" w:author="Arthur Parmentier" w:date="2020-06-05T16:35:00Z">
        <w:r w:rsidRPr="007C437A">
          <w:t>At the linguistic level, grammar can be split in two parts: morphology and syntax.</w:t>
        </w:r>
      </w:ins>
    </w:p>
    <w:p w:rsidR="00E814B3" w:rsidRPr="007C437A" w:rsidRDefault="00E814B3">
      <w:pPr>
        <w:pStyle w:val="Titre4"/>
        <w:rPr>
          <w:ins w:id="3330" w:author="Arthur Parmentier" w:date="2020-06-05T16:36:00Z"/>
        </w:rPr>
      </w:pPr>
      <w:ins w:id="3331" w:author="Arthur Parmentier" w:date="2020-06-05T16:36:00Z">
        <w:r w:rsidRPr="007C437A">
          <w:t xml:space="preserve">Morphology </w:t>
        </w:r>
      </w:ins>
      <w:ins w:id="3332" w:author="Arthur Parmentier" w:date="2020-06-05T16:39:00Z">
        <w:r w:rsidR="00501832" w:rsidRPr="007C437A">
          <w:t>in</w:t>
        </w:r>
      </w:ins>
      <w:ins w:id="3333" w:author="Arthur Parmentier" w:date="2020-06-05T16:36:00Z">
        <w:r w:rsidRPr="007C437A">
          <w:t xml:space="preserve"> SP</w:t>
        </w:r>
      </w:ins>
    </w:p>
    <w:p w:rsidR="00E814B3" w:rsidRPr="007C437A" w:rsidRDefault="00501832">
      <w:pPr>
        <w:rPr>
          <w:ins w:id="3334" w:author="Arthur Parmentier" w:date="2020-06-05T16:39:00Z"/>
        </w:rPr>
      </w:pPr>
      <w:ins w:id="3335" w:author="Arthur Parmentier" w:date="2020-06-05T16:38:00Z">
        <w:r w:rsidRPr="007C437A">
          <w:t>As defined in written and oral languages, m</w:t>
        </w:r>
      </w:ins>
      <w:ins w:id="3336" w:author="Arthur Parmentier" w:date="2020-06-05T16:37:00Z">
        <w:r w:rsidR="00E814B3" w:rsidRPr="007C437A">
          <w:t xml:space="preserve">orphology has to do with the </w:t>
        </w:r>
        <w:r w:rsidR="00E814B3" w:rsidRPr="007C437A">
          <w:rPr>
            <w:rStyle w:val="lev"/>
            <w:b w:val="0"/>
            <w:bCs w:val="0"/>
            <w:rPrChange w:id="3337" w:author="Arthur Parmentier" w:date="2020-06-07T15:27:00Z">
              <w:rPr>
                <w:rStyle w:val="lev"/>
              </w:rPr>
            </w:rPrChange>
          </w:rPr>
          <w:t>internal</w:t>
        </w:r>
        <w:r w:rsidR="00E814B3" w:rsidRPr="007C437A">
          <w:t xml:space="preserve"> economy of words. </w:t>
        </w:r>
      </w:ins>
      <w:ins w:id="3338" w:author="Arthur Parmentier" w:date="2020-06-05T16:38:00Z">
        <w:r w:rsidRPr="007C437A">
          <w:t>In English, a</w:t>
        </w:r>
      </w:ins>
      <w:ins w:id="3339"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3340" w:author="Arthur Parmentier" w:date="2020-06-05T16:38:00Z">
        <w:r w:rsidRPr="007C437A">
          <w:t>.</w:t>
        </w:r>
      </w:ins>
    </w:p>
    <w:p w:rsidR="00C30769" w:rsidRPr="007C437A" w:rsidRDefault="00501832">
      <w:pPr>
        <w:rPr>
          <w:ins w:id="3341" w:author="Arthur Parmentier" w:date="2020-06-06T18:57:00Z"/>
        </w:rPr>
      </w:pPr>
      <w:ins w:id="3342" w:author="Arthur Parmentier" w:date="2020-06-05T16:39:00Z">
        <w:r w:rsidRPr="007C437A">
          <w:t xml:space="preserve">In </w:t>
        </w:r>
      </w:ins>
      <w:ins w:id="3343" w:author="Arthur Parmentier" w:date="2020-06-05T16:40:00Z">
        <w:r w:rsidRPr="007C437A">
          <w:t>sign languages in general, there are a variety of morphological</w:t>
        </w:r>
      </w:ins>
      <w:ins w:id="3344" w:author="Arthur Parmentier" w:date="2020-06-05T16:42:00Z">
        <w:r w:rsidRPr="007C437A">
          <w:t xml:space="preserve"> systems and rules</w:t>
        </w:r>
      </w:ins>
      <w:ins w:id="3345" w:author="Arthur Parmentier" w:date="2020-06-05T16:54:00Z">
        <w:r w:rsidR="007C61CD" w:rsidRPr="007C437A">
          <w:rPr>
            <w:rStyle w:val="Appelnotedebasdep"/>
          </w:rPr>
          <w:footnoteReference w:id="28"/>
        </w:r>
      </w:ins>
      <w:ins w:id="3350" w:author="Arthur Parmentier" w:date="2020-06-06T18:52:00Z">
        <w:r w:rsidR="00476F68" w:rsidRPr="007C437A">
          <w:t xml:space="preserve"> that </w:t>
        </w:r>
      </w:ins>
      <w:ins w:id="3351" w:author="Arthur Parmentier" w:date="2020-06-06T18:55:00Z">
        <w:r w:rsidR="00F701F6" w:rsidRPr="007C437A">
          <w:t>assemble basic signs (the equivalent or morphemes) in more complex</w:t>
        </w:r>
      </w:ins>
      <w:ins w:id="3352" w:author="Arthur Parmentier" w:date="2020-06-06T18:56:00Z">
        <w:r w:rsidR="00F701F6" w:rsidRPr="007C437A">
          <w:t xml:space="preserve"> ones (the equivalent of the words)</w:t>
        </w:r>
      </w:ins>
      <w:ins w:id="3353" w:author="Arthur Parmentier" w:date="2020-06-05T16:42:00Z">
        <w:r w:rsidRPr="007C437A">
          <w:t xml:space="preserve">. </w:t>
        </w:r>
      </w:ins>
      <w:ins w:id="3354" w:author="Arthur Parmentier" w:date="2020-06-05T16:43:00Z">
        <w:r w:rsidRPr="007C437A">
          <w:t xml:space="preserve">Consider for instance the sign for “falling” in </w:t>
        </w:r>
      </w:ins>
      <w:ins w:id="3355" w:author="Arthur Parmentier" w:date="2020-06-05T16:44:00Z">
        <w:r w:rsidRPr="007C437A">
          <w:t>French sign language</w:t>
        </w:r>
        <w:r w:rsidRPr="007C437A">
          <w:rPr>
            <w:rStyle w:val="Appelnotedebasdep"/>
          </w:rPr>
          <w:footnoteReference w:id="29"/>
        </w:r>
        <w:r w:rsidRPr="007C437A">
          <w:t>:</w:t>
        </w:r>
        <w:r w:rsidR="00585D0B" w:rsidRPr="007C437A">
          <w:t xml:space="preserve"> starting </w:t>
        </w:r>
      </w:ins>
      <w:ins w:id="3358" w:author="Arthur Parmentier" w:date="2020-06-05T16:45:00Z">
        <w:r w:rsidR="00585D0B" w:rsidRPr="007C437A">
          <w:t xml:space="preserve">from the icon of a person </w:t>
        </w:r>
        <w:r w:rsidR="00585D0B" w:rsidRPr="007C437A">
          <w:lastRenderedPageBreak/>
          <w:t xml:space="preserve">with one hand and the icon of the ground with the other hand, the movement of both hands represents the </w:t>
        </w:r>
      </w:ins>
      <w:ins w:id="3359" w:author="Arthur Parmentier" w:date="2020-06-05T16:46:00Z">
        <w:r w:rsidR="00585D0B" w:rsidRPr="007C437A">
          <w:t xml:space="preserve">movement that a person would have when falling on the ground. We can interpret this sign as a morphological construction </w:t>
        </w:r>
      </w:ins>
      <w:ins w:id="3360" w:author="Arthur Parmentier" w:date="2020-06-05T16:50:00Z">
        <w:r w:rsidR="007C61CD" w:rsidRPr="007C437A">
          <w:t>from the morphemes “</w:t>
        </w:r>
      </w:ins>
      <w:ins w:id="3361" w:author="Arthur Parmentier" w:date="2020-06-05T16:51:00Z">
        <w:r w:rsidR="007C61CD" w:rsidRPr="007C437A">
          <w:t>agent</w:t>
        </w:r>
      </w:ins>
      <w:ins w:id="3362" w:author="Arthur Parmentier" w:date="2020-06-05T16:50:00Z">
        <w:r w:rsidR="007C61CD" w:rsidRPr="007C437A">
          <w:t>”</w:t>
        </w:r>
      </w:ins>
      <w:ins w:id="3363" w:author="Arthur Parmentier" w:date="2020-06-05T16:51:00Z">
        <w:r w:rsidR="007C61CD" w:rsidRPr="007C437A">
          <w:t xml:space="preserve"> (person)</w:t>
        </w:r>
      </w:ins>
      <w:ins w:id="3364" w:author="Arthur Parmentier" w:date="2020-06-05T16:50:00Z">
        <w:r w:rsidR="007C61CD" w:rsidRPr="007C437A">
          <w:t xml:space="preserve"> and “ground”.</w:t>
        </w:r>
      </w:ins>
      <w:ins w:id="3365" w:author="Arthur Parmentier" w:date="2020-06-05T16:51:00Z">
        <w:r w:rsidR="007C61CD" w:rsidRPr="007C437A">
          <w:t xml:space="preserve"> Because of the relatively young age of several sign language, there morpho</w:t>
        </w:r>
      </w:ins>
      <w:ins w:id="3366" w:author="Arthur Parmentier" w:date="2020-06-05T16:52:00Z">
        <w:r w:rsidR="007C61CD" w:rsidRPr="007C437A">
          <w:t>logy is not always clear</w:t>
        </w:r>
      </w:ins>
      <w:ins w:id="3367" w:author="Arthur Parmentier" w:date="2020-06-05T16:53:00Z">
        <w:r w:rsidR="007C61CD" w:rsidRPr="007C437A">
          <w:t xml:space="preserve"> and shared among all speakers of the language.</w:t>
        </w:r>
        <w:r w:rsidR="007C61CD" w:rsidRPr="007C437A">
          <w:rPr>
            <w:rStyle w:val="Appelnotedebasdep"/>
          </w:rPr>
          <w:footnoteReference w:id="30"/>
        </w:r>
      </w:ins>
    </w:p>
    <w:p w:rsidR="007D784E" w:rsidRPr="007C437A" w:rsidRDefault="00C30769">
      <w:pPr>
        <w:rPr>
          <w:ins w:id="3373" w:author="Arthur Parmentier" w:date="2020-06-05T17:03:00Z"/>
        </w:rPr>
      </w:pPr>
      <w:ins w:id="3374" w:author="Arthur Parmentier" w:date="2020-06-06T18:57:00Z">
        <w:r w:rsidRPr="007C437A">
          <w:t>I</w:t>
        </w:r>
      </w:ins>
      <w:ins w:id="3375" w:author="Arthur Parmentier" w:date="2020-06-05T16:55:00Z">
        <w:r w:rsidR="007D784E" w:rsidRPr="007C437A">
          <w:t xml:space="preserve">n SP, </w:t>
        </w:r>
      </w:ins>
      <w:ins w:id="3376" w:author="Arthur Parmentier" w:date="2020-06-06T18:57:00Z">
        <w:r w:rsidRPr="007C437A">
          <w:t>we can also observe</w:t>
        </w:r>
      </w:ins>
      <w:ins w:id="3377" w:author="Arthur Parmentier" w:date="2020-06-05T16:55:00Z">
        <w:r w:rsidR="007D784E" w:rsidRPr="007C437A">
          <w:t xml:space="preserve"> several morphological constructions that </w:t>
        </w:r>
      </w:ins>
      <w:ins w:id="3378" w:author="Arthur Parmentier" w:date="2020-06-06T18:58:00Z">
        <w:r w:rsidRPr="007C437A">
          <w:t>historically explain particular formations of new signs</w:t>
        </w:r>
      </w:ins>
      <w:ins w:id="3379" w:author="Arthur Parmentier" w:date="2020-06-05T16:56:00Z">
        <w:r w:rsidR="007D784E" w:rsidRPr="007C437A">
          <w:t xml:space="preserve">. </w:t>
        </w:r>
      </w:ins>
      <w:ins w:id="3380" w:author="Arthur Parmentier" w:date="2020-06-05T17:00:00Z">
        <w:r w:rsidR="00B6139A" w:rsidRPr="007C437A">
          <w:t>A controverted example in the SP community is the “chan</w:t>
        </w:r>
      </w:ins>
      <w:ins w:id="3381" w:author="Arthur Parmentier" w:date="2020-06-05T17:01:00Z">
        <w:r w:rsidR="00B6139A" w:rsidRPr="007C437A">
          <w:t xml:space="preserve">ge now” sign that </w:t>
        </w:r>
      </w:ins>
      <w:ins w:id="3382" w:author="Arthur Parmentier" w:date="2020-06-05T17:02:00Z">
        <w:r w:rsidR="00B6139A" w:rsidRPr="007C437A">
          <w:t>is</w:t>
        </w:r>
      </w:ins>
      <w:ins w:id="3383" w:author="Arthur Parmentier" w:date="2020-06-05T17:01:00Z">
        <w:r w:rsidR="00B6139A" w:rsidRPr="007C437A">
          <w:t xml:space="preserve"> a morphological construction from the </w:t>
        </w:r>
      </w:ins>
      <w:ins w:id="3384" w:author="Arthur Parmentier" w:date="2020-06-06T19:00:00Z">
        <w:r w:rsidR="00B44471" w:rsidRPr="007C437A">
          <w:t>morpheme</w:t>
        </w:r>
      </w:ins>
      <w:ins w:id="3385" w:author="Arthur Parmentier" w:date="2020-06-05T17:01:00Z">
        <w:r w:rsidR="00B6139A" w:rsidRPr="007C437A">
          <w:t xml:space="preserve"> “</w:t>
        </w:r>
      </w:ins>
      <w:ins w:id="3386" w:author="Arthur Parmentier" w:date="2020-06-05T17:02:00Z">
        <w:r w:rsidR="00B6139A" w:rsidRPr="007C437A">
          <w:t>change” and the</w:t>
        </w:r>
      </w:ins>
      <w:ins w:id="3387" w:author="Arthur Parmentier" w:date="2020-06-06T19:00:00Z">
        <w:r w:rsidR="00B44471" w:rsidRPr="007C437A">
          <w:t xml:space="preserve"> morpheme</w:t>
        </w:r>
      </w:ins>
      <w:ins w:id="3388" w:author="Arthur Parmentier" w:date="2020-06-05T17:02:00Z">
        <w:r w:rsidR="00B6139A" w:rsidRPr="007C437A">
          <w:t xml:space="preserve"> “hit”, borrowing the hand pose from the first and the movement of the hand from the latter one, creating a </w:t>
        </w:r>
      </w:ins>
      <w:ins w:id="3389" w:author="Arthur Parmentier" w:date="2020-06-05T17:03:00Z">
        <w:r w:rsidR="00B6139A" w:rsidRPr="007C437A">
          <w:t xml:space="preserve">new sign </w:t>
        </w:r>
      </w:ins>
      <w:ins w:id="3390" w:author="Arthur Parmentier" w:date="2020-06-06T19:00:00Z">
        <w:r w:rsidR="00B44471" w:rsidRPr="007C437A">
          <w:t>that could be named</w:t>
        </w:r>
      </w:ins>
      <w:ins w:id="3391" w:author="Arthur Parmentier" w:date="2020-06-05T17:03:00Z">
        <w:r w:rsidR="00B6139A" w:rsidRPr="007C437A">
          <w:t xml:space="preserve"> “change now” (or “change hit”).</w:t>
        </w:r>
      </w:ins>
      <w:ins w:id="3392" w:author="Arthur Parmentier" w:date="2020-06-06T19:01:00Z">
        <w:r w:rsidR="00A83B49" w:rsidRPr="007C437A">
          <w:t xml:space="preserve"> It is also possible to think of the sign “glissando” as an extension of the morpheme “long tone” to</w:t>
        </w:r>
      </w:ins>
      <w:ins w:id="3393"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394" w:author="Arthur Parmentier" w:date="2020-06-05T16:36:00Z"/>
          <w:rPrChange w:id="3395" w:author="Arthur Parmentier" w:date="2020-06-07T15:27:00Z">
            <w:rPr>
              <w:ins w:id="3396" w:author="Arthur Parmentier" w:date="2020-06-05T16:36:00Z"/>
            </w:rPr>
          </w:rPrChange>
        </w:rPr>
        <w:pPrChange w:id="3397" w:author="Arthur Parmentier" w:date="2020-06-10T16:26:00Z">
          <w:pPr>
            <w:pStyle w:val="Titre4"/>
          </w:pPr>
        </w:pPrChange>
      </w:pPr>
      <w:ins w:id="3398" w:author="Arthur Parmentier" w:date="2020-06-05T17:03:00Z">
        <w:r w:rsidRPr="007C437A">
          <w:rPr>
            <w:rPrChange w:id="3399" w:author="Arthur Parmentier" w:date="2020-06-07T15:27:00Z">
              <w:rPr/>
            </w:rPrChange>
          </w:rPr>
          <w:t>These examples are raised</w:t>
        </w:r>
      </w:ins>
      <w:ins w:id="3400" w:author="Arthur Parmentier" w:date="2020-06-06T19:03:00Z">
        <w:r w:rsidR="00201997" w:rsidRPr="007C437A">
          <w:rPr>
            <w:rPrChange w:id="3401" w:author="Arthur Parmentier" w:date="2020-06-07T15:27:00Z">
              <w:rPr/>
            </w:rPrChange>
          </w:rPr>
          <w:t xml:space="preserve"> in this report</w:t>
        </w:r>
      </w:ins>
      <w:ins w:id="3402" w:author="Arthur Parmentier" w:date="2020-06-05T17:03:00Z">
        <w:r w:rsidRPr="007C437A">
          <w:rPr>
            <w:rPrChange w:id="3403" w:author="Arthur Parmentier" w:date="2020-06-07T15:27:00Z">
              <w:rPr/>
            </w:rPrChange>
          </w:rPr>
          <w:t xml:space="preserve"> </w:t>
        </w:r>
      </w:ins>
      <w:ins w:id="3404" w:author="Arthur Parmentier" w:date="2020-06-05T17:04:00Z">
        <w:r w:rsidRPr="007C437A">
          <w:rPr>
            <w:rPrChange w:id="3405"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406" w:author="Arthur Parmentier" w:date="2020-06-05T18:58:00Z"/>
        </w:rPr>
      </w:pPr>
      <w:ins w:id="3407" w:author="Arthur Parmentier" w:date="2020-06-05T16:36:00Z">
        <w:r w:rsidRPr="007C437A">
          <w:t xml:space="preserve">Syntax </w:t>
        </w:r>
      </w:ins>
      <w:ins w:id="3408" w:author="Arthur Parmentier" w:date="2020-06-05T16:39:00Z">
        <w:r w:rsidR="00501832" w:rsidRPr="007C437A">
          <w:t>in</w:t>
        </w:r>
      </w:ins>
      <w:ins w:id="3409" w:author="Arthur Parmentier" w:date="2020-06-05T16:36:00Z">
        <w:r w:rsidRPr="007C437A">
          <w:t xml:space="preserve"> SP</w:t>
        </w:r>
      </w:ins>
    </w:p>
    <w:p w:rsidR="00EB42AE" w:rsidRPr="007C437A" w:rsidRDefault="00EB42AE">
      <w:pPr>
        <w:pStyle w:val="Titre5"/>
        <w:rPr>
          <w:ins w:id="3410" w:author="Arthur Parmentier" w:date="2020-06-05T16:35:00Z"/>
          <w:rPrChange w:id="3411" w:author="Arthur Parmentier" w:date="2020-06-07T15:27:00Z">
            <w:rPr>
              <w:ins w:id="3412" w:author="Arthur Parmentier" w:date="2020-06-05T16:35:00Z"/>
            </w:rPr>
          </w:rPrChange>
        </w:rPr>
        <w:pPrChange w:id="3413" w:author="Arthur Parmentier" w:date="2020-06-10T16:26:00Z">
          <w:pPr/>
        </w:pPrChange>
      </w:pPr>
      <w:ins w:id="3414" w:author="Arthur Parmentier" w:date="2020-06-05T18:58:00Z">
        <w:r w:rsidRPr="007C437A">
          <w:rPr>
            <w:rPrChange w:id="3415" w:author="Arthur Parmentier" w:date="2020-06-07T15:27:00Z">
              <w:rPr/>
            </w:rPrChange>
          </w:rPr>
          <w:t>The way SP syntax is usually</w:t>
        </w:r>
      </w:ins>
      <w:ins w:id="3416" w:author="Arthur Parmentier" w:date="2020-06-06T19:03:00Z">
        <w:r w:rsidR="007D41A1" w:rsidRPr="007C437A">
          <w:rPr>
            <w:rPrChange w:id="3417" w:author="Arthur Parmentier" w:date="2020-06-07T15:27:00Z">
              <w:rPr/>
            </w:rPrChange>
          </w:rPr>
          <w:t xml:space="preserve"> (historically?)</w:t>
        </w:r>
      </w:ins>
      <w:ins w:id="3418" w:author="Arthur Parmentier" w:date="2020-06-05T18:58:00Z">
        <w:r w:rsidRPr="007C437A">
          <w:rPr>
            <w:rPrChange w:id="3419" w:author="Arthur Parmentier" w:date="2020-06-07T15:27:00Z">
              <w:rPr/>
            </w:rPrChange>
          </w:rPr>
          <w:t xml:space="preserve"> presented</w:t>
        </w:r>
      </w:ins>
    </w:p>
    <w:p w:rsidR="00E814B3" w:rsidRPr="007C437A" w:rsidRDefault="00B40A17">
      <w:pPr>
        <w:rPr>
          <w:ins w:id="3420" w:author="Arthur Parmentier" w:date="2020-06-05T17:09:00Z"/>
        </w:rPr>
      </w:pPr>
      <w:ins w:id="3421" w:author="Arthur Parmentier" w:date="2020-06-06T19:04:00Z">
        <w:r w:rsidRPr="007C437A">
          <w:t>In addition</w:t>
        </w:r>
      </w:ins>
      <w:ins w:id="3422" w:author="Arthur Parmentier" w:date="2020-06-05T17:07:00Z">
        <w:r w:rsidR="00F941D4" w:rsidRPr="007C437A">
          <w:t xml:space="preserve"> to morphology, syntax is </w:t>
        </w:r>
      </w:ins>
      <w:ins w:id="3423" w:author="Arthur Parmentier" w:date="2020-06-06T19:04:00Z">
        <w:r w:rsidR="00F2032B" w:rsidRPr="007C437A">
          <w:t>the second</w:t>
        </w:r>
      </w:ins>
      <w:ins w:id="3424"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425" w:author="Arthur Parmentier" w:date="2020-06-05T16:28:00Z"/>
        </w:rPr>
      </w:pPr>
      <w:ins w:id="3426" w:author="Arthur Parmentier" w:date="2020-06-05T17:09:00Z">
        <w:r w:rsidRPr="007C437A">
          <w:t>Historically, syntax in SP started to be discu</w:t>
        </w:r>
      </w:ins>
      <w:ins w:id="3427" w:author="Arthur Parmentier" w:date="2020-06-05T17:10:00Z">
        <w:r w:rsidRPr="007C437A">
          <w:t>ssed in the 90’s, long after its basic rules were already internalized and used by Walter himself and the other few soundpainters that had learned the langu</w:t>
        </w:r>
      </w:ins>
      <w:ins w:id="3428" w:author="Arthur Parmentier" w:date="2020-06-05T17:11:00Z">
        <w:r w:rsidRPr="007C437A">
          <w:t>age</w:t>
        </w:r>
      </w:ins>
      <w:ins w:id="3429" w:author="Arthur Parmentier" w:date="2020-06-06T17:05:00Z">
        <w:r w:rsidR="003724FD" w:rsidRPr="007C437A">
          <w:t>: “It wasn’t until 1997 during a Soundpainting residence in Woodstock, NY that I and Soundpainter Sarah Weaver formalized the syntax.”</w:t>
        </w:r>
      </w:ins>
      <w:ins w:id="3430" w:author="Arthur Parmentier" w:date="2020-06-10T19:45:00Z">
        <w:r w:rsidR="00EF0904">
          <w:t xml:space="preserve"> </w:t>
        </w:r>
      </w:ins>
      <w:customXmlInsRangeStart w:id="3431" w:author="Arthur Parmentier" w:date="2020-06-10T19:45:00Z"/>
      <w:sdt>
        <w:sdtPr>
          <w:id w:val="941110167"/>
          <w:citation/>
        </w:sdtPr>
        <w:sdtContent>
          <w:customXmlInsRangeEnd w:id="3431"/>
          <w:ins w:id="3432" w:author="Arthur Parmentier" w:date="2020-06-10T19:45:00Z">
            <w:r w:rsidR="00EF0904">
              <w:fldChar w:fldCharType="begin"/>
            </w:r>
            <w:r w:rsidR="00EF0904" w:rsidRPr="008C0EC1">
              <w:rPr>
                <w:rPrChange w:id="3433" w:author="Arthur Parmentier" w:date="2020-06-11T11:42:00Z">
                  <w:rPr>
                    <w:lang w:val="fr-FR"/>
                  </w:rPr>
                </w:rPrChange>
              </w:rPr>
              <w:instrText xml:space="preserve"> CITATION Hel \l 1036 </w:instrText>
            </w:r>
          </w:ins>
          <w:r w:rsidR="00EF0904">
            <w:fldChar w:fldCharType="separate"/>
          </w:r>
          <w:r w:rsidR="00304C55" w:rsidRPr="008C0EC1">
            <w:rPr>
              <w:noProof/>
              <w:rPrChange w:id="3434" w:author="Arthur Parmentier" w:date="2020-06-11T11:42:00Z">
                <w:rPr>
                  <w:noProof/>
                  <w:lang w:val="fr-FR"/>
                </w:rPr>
              </w:rPrChange>
            </w:rPr>
            <w:t>(Minors &amp; Thompson, s.d.)</w:t>
          </w:r>
          <w:ins w:id="3435" w:author="Arthur Parmentier" w:date="2020-06-10T19:45:00Z">
            <w:r w:rsidR="00EF0904">
              <w:fldChar w:fldCharType="end"/>
            </w:r>
          </w:ins>
          <w:customXmlInsRangeStart w:id="3436" w:author="Arthur Parmentier" w:date="2020-06-10T19:45:00Z"/>
        </w:sdtContent>
      </w:sdt>
      <w:customXmlInsRangeEnd w:id="3436"/>
    </w:p>
    <w:p w:rsidR="00FE0C03" w:rsidRPr="007C437A" w:rsidRDefault="00FE0C03">
      <w:pPr>
        <w:rPr>
          <w:ins w:id="3437" w:author="Arthur Parmentier" w:date="2020-06-05T17:15:00Z"/>
        </w:rPr>
      </w:pPr>
      <w:ins w:id="3438" w:author="Arthur Parmentier" w:date="2020-06-05T17:12:00Z">
        <w:r w:rsidRPr="007C437A">
          <w:t>In his SP workbook</w:t>
        </w:r>
      </w:ins>
      <w:ins w:id="3439" w:author="Arthur Parmentier" w:date="2020-06-05T17:13:00Z">
        <w:r w:rsidRPr="007C437A">
          <w:t xml:space="preserve"> 2</w:t>
        </w:r>
      </w:ins>
      <w:ins w:id="3440" w:author="Arthur Parmentier" w:date="2020-06-05T17:14:00Z">
        <w:r w:rsidRPr="007C437A">
          <w:t xml:space="preserve"> as well as on his website</w:t>
        </w:r>
      </w:ins>
      <w:ins w:id="3441" w:author="Arthur Parmentier" w:date="2020-06-05T17:12:00Z">
        <w:r w:rsidRPr="007C437A">
          <w:t xml:space="preserve">, </w:t>
        </w:r>
      </w:ins>
      <w:ins w:id="3442" w:author="Arthur Parmentier" w:date="2020-06-10T19:45:00Z">
        <w:r w:rsidR="00EF0904">
          <w:t>Thompson</w:t>
        </w:r>
      </w:ins>
      <w:ins w:id="3443" w:author="Arthur Parmentier" w:date="2020-06-05T17:13:00Z">
        <w:r w:rsidRPr="007C437A">
          <w:t xml:space="preserve"> presents the “structure of SP” in the following terms:</w:t>
        </w:r>
      </w:ins>
      <w:ins w:id="3444" w:author="Arthur Parmentier" w:date="2020-06-05T17:15:00Z">
        <w:r w:rsidRPr="007C437A">
          <w:t xml:space="preserve"> </w:t>
        </w:r>
      </w:ins>
    </w:p>
    <w:p w:rsidR="00FE0C03" w:rsidRPr="007C437A" w:rsidRDefault="00FE0C03">
      <w:pPr>
        <w:pStyle w:val="Citation"/>
        <w:rPr>
          <w:ins w:id="3445" w:author="Arthur Parmentier" w:date="2020-06-05T17:15:00Z"/>
          <w:rPrChange w:id="3446" w:author="Arthur Parmentier" w:date="2020-06-07T15:27:00Z">
            <w:rPr>
              <w:ins w:id="3447" w:author="Arthur Parmentier" w:date="2020-06-05T17:15:00Z"/>
            </w:rPr>
          </w:rPrChange>
        </w:rPr>
        <w:pPrChange w:id="3448" w:author="Arthur Parmentier" w:date="2020-06-10T16:26:00Z">
          <w:pPr/>
        </w:pPrChange>
      </w:pPr>
      <w:ins w:id="3449" w:author="Arthur Parmentier" w:date="2020-06-05T17:15:00Z">
        <w:r w:rsidRPr="007C437A">
          <w:rPr>
            <w:rPrChange w:id="3450"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3451" w:author="Arthur Parmentier" w:date="2020-06-05T17:15:00Z"/>
          <w:rPrChange w:id="3452" w:author="Arthur Parmentier" w:date="2020-06-07T15:27:00Z">
            <w:rPr>
              <w:ins w:id="3453" w:author="Arthur Parmentier" w:date="2020-06-05T17:15:00Z"/>
            </w:rPr>
          </w:rPrChange>
        </w:rPr>
        <w:pPrChange w:id="3454" w:author="Arthur Parmentier" w:date="2020-06-10T16:26:00Z">
          <w:pPr/>
        </w:pPrChange>
      </w:pPr>
      <w:ins w:id="3455" w:author="Arthur Parmentier" w:date="2020-06-05T17:15:00Z">
        <w:r w:rsidRPr="007C437A">
          <w:rPr>
            <w:rPrChange w:id="3456"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457" w:author="Arthur Parmentier" w:date="2020-06-05T17:15:00Z"/>
          <w:rPrChange w:id="3458" w:author="Arthur Parmentier" w:date="2020-06-07T15:27:00Z">
            <w:rPr>
              <w:ins w:id="3459" w:author="Arthur Parmentier" w:date="2020-06-05T17:15:00Z"/>
            </w:rPr>
          </w:rPrChange>
        </w:rPr>
        <w:pPrChange w:id="3460" w:author="Arthur Parmentier" w:date="2020-06-10T16:26:00Z">
          <w:pPr/>
        </w:pPrChange>
      </w:pPr>
      <w:ins w:id="3461" w:author="Arthur Parmentier" w:date="2020-06-05T17:15:00Z">
        <w:r w:rsidRPr="007C437A">
          <w:rPr>
            <w:rPrChange w:id="3462" w:author="Arthur Parmentier" w:date="2020-06-07T15:27:00Z">
              <w:rPr/>
            </w:rPrChange>
          </w:rPr>
          <w:lastRenderedPageBreak/>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463" w:author="Arthur Parmentier" w:date="2020-06-05T17:15:00Z"/>
          <w:rPrChange w:id="3464" w:author="Arthur Parmentier" w:date="2020-06-07T15:27:00Z">
            <w:rPr>
              <w:ins w:id="3465" w:author="Arthur Parmentier" w:date="2020-06-05T17:15:00Z"/>
            </w:rPr>
          </w:rPrChange>
        </w:rPr>
        <w:pPrChange w:id="3466" w:author="Arthur Parmentier" w:date="2020-06-10T16:26:00Z">
          <w:pPr/>
        </w:pPrChange>
      </w:pPr>
      <w:ins w:id="3467" w:author="Arthur Parmentier" w:date="2020-06-05T17:15:00Z">
        <w:r w:rsidRPr="007C437A">
          <w:rPr>
            <w:rPrChange w:id="3468"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3469" w:author="Arthur Parmentier" w:date="2020-06-05T17:15:00Z"/>
          <w:rPrChange w:id="3470" w:author="Arthur Parmentier" w:date="2020-06-07T15:27:00Z">
            <w:rPr>
              <w:ins w:id="3471" w:author="Arthur Parmentier" w:date="2020-06-05T17:15:00Z"/>
            </w:rPr>
          </w:rPrChange>
        </w:rPr>
        <w:pPrChange w:id="3472" w:author="Arthur Parmentier" w:date="2020-06-10T16:26:00Z">
          <w:pPr/>
        </w:pPrChange>
      </w:pPr>
      <w:ins w:id="3473" w:author="Arthur Parmentier" w:date="2020-06-05T17:15:00Z">
        <w:r w:rsidRPr="007C437A">
          <w:rPr>
            <w:rPrChange w:id="3474"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475" w:author="Arthur Parmentier" w:date="2020-06-05T17:15:00Z"/>
          <w:rPrChange w:id="3476" w:author="Arthur Parmentier" w:date="2020-06-07T15:27:00Z">
            <w:rPr>
              <w:ins w:id="3477" w:author="Arthur Parmentier" w:date="2020-06-05T17:15:00Z"/>
            </w:rPr>
          </w:rPrChange>
        </w:rPr>
        <w:pPrChange w:id="3478" w:author="Arthur Parmentier" w:date="2020-06-10T16:26:00Z">
          <w:pPr/>
        </w:pPrChange>
      </w:pPr>
      <w:ins w:id="3479" w:author="Arthur Parmentier" w:date="2020-06-05T17:15:00Z">
        <w:r w:rsidRPr="007C437A">
          <w:rPr>
            <w:rPrChange w:id="3480" w:author="Arthur Parmentier" w:date="2020-06-07T15:27:00Z">
              <w:rPr/>
            </w:rPrChange>
          </w:rPr>
          <w:t>3 – Modifiers are in the Sculpting category and are How gestures such as Volume Fader and Tempo Fader.</w:t>
        </w:r>
      </w:ins>
    </w:p>
    <w:p w:rsidR="00FE0C03" w:rsidRPr="007C437A" w:rsidRDefault="00FE0C03">
      <w:pPr>
        <w:pStyle w:val="Citation"/>
        <w:rPr>
          <w:ins w:id="3481" w:author="Arthur Parmentier" w:date="2020-06-05T17:15:00Z"/>
          <w:rPrChange w:id="3482" w:author="Arthur Parmentier" w:date="2020-06-07T15:27:00Z">
            <w:rPr>
              <w:ins w:id="3483" w:author="Arthur Parmentier" w:date="2020-06-05T17:15:00Z"/>
            </w:rPr>
          </w:rPrChange>
        </w:rPr>
        <w:pPrChange w:id="3484" w:author="Arthur Parmentier" w:date="2020-06-10T16:26:00Z">
          <w:pPr/>
        </w:pPrChange>
      </w:pPr>
      <w:ins w:id="3485" w:author="Arthur Parmentier" w:date="2020-06-05T17:15:00Z">
        <w:r w:rsidRPr="007C437A">
          <w:rPr>
            <w:rPrChange w:id="3486"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3487" w:author="Arthur Parmentier" w:date="2020-06-05T17:15:00Z"/>
          <w:rPrChange w:id="3488" w:author="Arthur Parmentier" w:date="2020-06-07T15:27:00Z">
            <w:rPr>
              <w:ins w:id="3489" w:author="Arthur Parmentier" w:date="2020-06-05T17:15:00Z"/>
            </w:rPr>
          </w:rPrChange>
        </w:rPr>
        <w:pPrChange w:id="3490" w:author="Arthur Parmentier" w:date="2020-06-10T16:26:00Z">
          <w:pPr/>
        </w:pPrChange>
      </w:pPr>
      <w:ins w:id="3491" w:author="Arthur Parmentier" w:date="2020-06-05T17:15:00Z">
        <w:r w:rsidRPr="007C437A">
          <w:rPr>
            <w:rPrChange w:id="3492" w:author="Arthur Parmentier" w:date="2020-06-07T15:27:00Z">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493" w:author="Arthur Parmentier" w:date="2020-06-05T17:13:00Z"/>
          <w:rPrChange w:id="3494" w:author="Arthur Parmentier" w:date="2020-06-07T15:27:00Z">
            <w:rPr>
              <w:ins w:id="3495" w:author="Arthur Parmentier" w:date="2020-06-05T17:13:00Z"/>
            </w:rPr>
          </w:rPrChange>
        </w:rPr>
        <w:pPrChange w:id="3496" w:author="Arthur Parmentier" w:date="2020-06-10T16:26:00Z">
          <w:pPr/>
        </w:pPrChange>
      </w:pPr>
      <w:ins w:id="3497" w:author="Arthur Parmentier" w:date="2020-06-05T17:15:00Z">
        <w:r w:rsidRPr="007C437A">
          <w:rPr>
            <w:rPrChange w:id="3498" w:author="Arthur Parmentier" w:date="2020-06-07T15:27:00Z">
              <w:rPr/>
            </w:rPrChange>
          </w:rPr>
          <w:t>6 – Palettes are in the Sculpting category and are primarily Content gestures identifying composed and/or rehearsed material”</w:t>
        </w:r>
      </w:ins>
      <w:customXmlInsRangeStart w:id="3499" w:author="Arthur Parmentier" w:date="2020-06-10T19:45:00Z"/>
      <w:sdt>
        <w:sdtPr>
          <w:id w:val="-654607672"/>
          <w:citation/>
        </w:sdtPr>
        <w:sdtContent>
          <w:customXmlInsRangeEnd w:id="3499"/>
          <w:ins w:id="3500" w:author="Arthur Parmentier" w:date="2020-06-10T19:45:00Z">
            <w:r w:rsidR="0029186E">
              <w:fldChar w:fldCharType="begin"/>
            </w:r>
            <w:r w:rsidR="0029186E" w:rsidRPr="0029186E">
              <w:rPr>
                <w:rPrChange w:id="3501" w:author="Arthur Parmentier" w:date="2020-06-10T19:45:00Z">
                  <w:rPr>
                    <w:i/>
                    <w:iCs/>
                    <w:lang w:val="fr-FR"/>
                  </w:rPr>
                </w:rPrChange>
              </w:rPr>
              <w:instrText xml:space="preserve"> CITATION Tho \l 1036 </w:instrText>
            </w:r>
          </w:ins>
          <w:r w:rsidR="0029186E">
            <w:fldChar w:fldCharType="separate"/>
          </w:r>
          <w:r w:rsidR="00304C55">
            <w:rPr>
              <w:noProof/>
            </w:rPr>
            <w:t xml:space="preserve"> (Thompson, s.d.)</w:t>
          </w:r>
          <w:ins w:id="3502" w:author="Arthur Parmentier" w:date="2020-06-10T19:45:00Z">
            <w:r w:rsidR="0029186E">
              <w:fldChar w:fldCharType="end"/>
            </w:r>
          </w:ins>
          <w:customXmlInsRangeStart w:id="3503" w:author="Arthur Parmentier" w:date="2020-06-10T19:45:00Z"/>
        </w:sdtContent>
      </w:sdt>
      <w:customXmlInsRangeEnd w:id="3503"/>
    </w:p>
    <w:p w:rsidR="00EB115B" w:rsidRDefault="00EB115B">
      <w:pPr>
        <w:pStyle w:val="Titre5"/>
        <w:rPr>
          <w:ins w:id="3504" w:author="Arthur Parmentier" w:date="2020-06-07T23:59:00Z"/>
        </w:rPr>
        <w:pPrChange w:id="3505" w:author="Arthur Parmentier" w:date="2020-06-10T16:26:00Z">
          <w:pPr/>
        </w:pPrChange>
      </w:pPr>
      <w:ins w:id="3506" w:author="Arthur Parmentier" w:date="2020-06-07T23:59:00Z">
        <w:r>
          <w:t xml:space="preserve">Initial remarks on </w:t>
        </w:r>
      </w:ins>
      <w:ins w:id="3507" w:author="Arthur Parmentier" w:date="2020-06-08T00:00:00Z">
        <w:r>
          <w:t>the “structure of SP” presented by Thompson</w:t>
        </w:r>
      </w:ins>
    </w:p>
    <w:p w:rsidR="00E814B3" w:rsidRPr="007C437A" w:rsidRDefault="00BF0C35">
      <w:pPr>
        <w:rPr>
          <w:ins w:id="3508" w:author="Arthur Parmentier" w:date="2020-06-05T17:23:00Z"/>
        </w:rPr>
      </w:pPr>
      <w:ins w:id="3509" w:author="Arthur Parmentier" w:date="2020-06-05T17:20:00Z">
        <w:r w:rsidRPr="007C437A">
          <w:t xml:space="preserve">We can see that </w:t>
        </w:r>
      </w:ins>
      <w:ins w:id="3510" w:author="Arthur Parmentier" w:date="2020-06-06T19:05:00Z">
        <w:r w:rsidR="0069782B" w:rsidRPr="007C437A">
          <w:t>by the term “structure”, Thompson refers to</w:t>
        </w:r>
      </w:ins>
      <w:ins w:id="3511" w:author="Arthur Parmentier" w:date="2020-06-08T00:00:00Z">
        <w:r w:rsidR="00CD6D2E">
          <w:t xml:space="preserve"> two elements:</w:t>
        </w:r>
      </w:ins>
      <w:ins w:id="3512" w:author="Arthur Parmentier" w:date="2020-06-05T17:20:00Z">
        <w:r w:rsidRPr="007C437A">
          <w:t xml:space="preserve"> the synta</w:t>
        </w:r>
      </w:ins>
      <w:ins w:id="3513" w:author="Arthur Parmentier" w:date="2020-06-07T22:27:00Z">
        <w:r w:rsidR="00424342">
          <w:t>ctic structure</w:t>
        </w:r>
      </w:ins>
      <w:ins w:id="3514" w:author="Arthur Parmentier" w:date="2020-06-08T00:00:00Z">
        <w:r w:rsidR="00CD6D2E">
          <w:t>s</w:t>
        </w:r>
      </w:ins>
      <w:ins w:id="3515" w:author="Arthur Parmentier" w:date="2020-06-07T22:45:00Z">
        <w:r w:rsidR="004F7994">
          <w:t xml:space="preserve"> and functions</w:t>
        </w:r>
      </w:ins>
      <w:ins w:id="3516" w:author="Arthur Parmentier" w:date="2020-06-05T17:20:00Z">
        <w:r w:rsidRPr="007C437A">
          <w:t xml:space="preserve"> of SP (and perhaps the term “structure” could be refined in that sense; we have seen previously that there</w:t>
        </w:r>
      </w:ins>
      <w:ins w:id="3517" w:author="Arthur Parmentier" w:date="2020-06-05T17:21:00Z">
        <w:r w:rsidRPr="007C437A">
          <w:t xml:space="preserve"> are other important structures in SP</w:t>
        </w:r>
      </w:ins>
      <w:ins w:id="3518" w:author="Arthur Parmentier" w:date="2020-06-07T22:27:00Z">
        <w:r w:rsidR="00424342">
          <w:t xml:space="preserve"> such as morphological structures</w:t>
        </w:r>
      </w:ins>
      <w:ins w:id="3519" w:author="Arthur Parmentier" w:date="2020-06-05T17:21:00Z">
        <w:r w:rsidRPr="007C437A">
          <w:t>). It is also in those terms that SP is presented during the workshops that I have experienced.</w:t>
        </w:r>
      </w:ins>
      <w:ins w:id="3520"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521" w:author="Arthur Parmentier" w:date="2020-06-05T17:27:00Z"/>
        </w:rPr>
      </w:pPr>
      <w:ins w:id="3522" w:author="Arthur Parmentier" w:date="2020-06-05T17:25:00Z">
        <w:r w:rsidRPr="007C437A">
          <w:t xml:space="preserve">Walter describes a hierarchy of categories: the two </w:t>
        </w:r>
      </w:ins>
      <w:ins w:id="3523" w:author="Arthur Parmentier" w:date="2020-06-05T17:26:00Z">
        <w:r w:rsidRPr="007C437A">
          <w:t xml:space="preserve">initial categories “sculpting gestures” and “function signals” are </w:t>
        </w:r>
      </w:ins>
      <w:ins w:id="3524" w:author="Arthur Parmentier" w:date="2020-06-07T22:27:00Z">
        <w:r w:rsidR="005F4770">
          <w:t>“</w:t>
        </w:r>
      </w:ins>
      <w:ins w:id="3525" w:author="Arthur Parmentier" w:date="2020-06-05T17:26:00Z">
        <w:r w:rsidRPr="007C437A">
          <w:t>broken</w:t>
        </w:r>
      </w:ins>
      <w:ins w:id="3526" w:author="Arthur Parmentier" w:date="2020-06-07T22:27:00Z">
        <w:r w:rsidR="005F4770">
          <w:t xml:space="preserve"> down”</w:t>
        </w:r>
      </w:ins>
      <w:ins w:id="3527"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528" w:author="Arthur Parmentier" w:date="2020-06-05T17:34:00Z"/>
        </w:rPr>
      </w:pPr>
      <w:ins w:id="3529" w:author="Arthur Parmentier" w:date="2020-06-05T17:27:00Z">
        <w:r w:rsidRPr="007C437A">
          <w:t>The ordering at which the signs are sequenced in time is at the level of the sub-categories (Who, What, How, When – the ordering when using</w:t>
        </w:r>
      </w:ins>
      <w:ins w:id="3530" w:author="Arthur Parmentier" w:date="2020-06-05T17:28:00Z">
        <w:r w:rsidRPr="007C437A">
          <w:t xml:space="preserve"> Modes or Palettes is not mentioned) but is independent of the meta-categories “Sculpting gestures” and “function signals”. </w:t>
        </w:r>
      </w:ins>
      <w:ins w:id="3531" w:author="Arthur Parmentier" w:date="2020-06-05T17:35:00Z">
        <w:r w:rsidR="00573D3D" w:rsidRPr="007C437A">
          <w:t>Consequently</w:t>
        </w:r>
      </w:ins>
      <w:ins w:id="3532" w:author="Arthur Parmentier" w:date="2020-06-05T17:29:00Z">
        <w:r w:rsidRPr="007C437A">
          <w:t xml:space="preserve">, </w:t>
        </w:r>
      </w:ins>
      <w:ins w:id="3533" w:author="Arthur Parmentier" w:date="2020-06-07T22:28:00Z">
        <w:r w:rsidR="00BC41ED">
          <w:t xml:space="preserve">the “Who, What, How, When” corresponds to the syntactic structure while </w:t>
        </w:r>
      </w:ins>
      <w:ins w:id="3534" w:author="Arthur Parmentier" w:date="2020-06-05T17:29:00Z">
        <w:r w:rsidRPr="007C437A">
          <w:t xml:space="preserve">these meta-categories are not syntax </w:t>
        </w:r>
      </w:ins>
      <w:ins w:id="3535" w:author="Arthur Parmentier" w:date="2020-06-05T17:30:00Z">
        <w:r w:rsidR="00573D3D" w:rsidRPr="007C437A">
          <w:t>categorizes</w:t>
        </w:r>
      </w:ins>
      <w:ins w:id="3536" w:author="Arthur Parmentier" w:date="2020-06-05T17:29:00Z">
        <w:r w:rsidR="00573D3D" w:rsidRPr="007C437A">
          <w:t xml:space="preserve"> but </w:t>
        </w:r>
      </w:ins>
      <w:ins w:id="3537" w:author="Arthur Parmentier" w:date="2020-06-05T17:34:00Z">
        <w:r w:rsidR="00573D3D" w:rsidRPr="007C437A">
          <w:t xml:space="preserve">my interpretation is that they </w:t>
        </w:r>
      </w:ins>
      <w:ins w:id="3538" w:author="Arthur Parmentier" w:date="2020-06-05T17:29:00Z">
        <w:r w:rsidR="00573D3D" w:rsidRPr="007C437A">
          <w:t xml:space="preserve">rather </w:t>
        </w:r>
      </w:ins>
      <w:ins w:id="3539" w:author="Arthur Parmentier" w:date="2020-06-05T17:34:00Z">
        <w:r w:rsidR="00573D3D" w:rsidRPr="007C437A">
          <w:t>represent</w:t>
        </w:r>
      </w:ins>
      <w:ins w:id="3540" w:author="Arthur Parmentier" w:date="2020-06-05T17:30:00Z">
        <w:r w:rsidR="00573D3D" w:rsidRPr="007C437A">
          <w:t xml:space="preserve"> Walter’s interpretation of their </w:t>
        </w:r>
      </w:ins>
      <w:ins w:id="3541" w:author="Arthur Parmentier" w:date="2020-06-06T19:09:00Z">
        <w:r w:rsidR="005D20E2" w:rsidRPr="007C437A">
          <w:t>role</w:t>
        </w:r>
      </w:ins>
      <w:ins w:id="3542" w:author="Arthur Parmentier" w:date="2020-06-05T17:30:00Z">
        <w:r w:rsidR="00573D3D" w:rsidRPr="007C437A">
          <w:t xml:space="preserve"> in the sentence</w:t>
        </w:r>
      </w:ins>
      <w:ins w:id="3543" w:author="Arthur Parmentier" w:date="2020-06-06T19:10:00Z">
        <w:r w:rsidR="005D20E2" w:rsidRPr="007C437A">
          <w:t>, from the point of view of the composer rather than the linguist</w:t>
        </w:r>
      </w:ins>
      <w:ins w:id="3544" w:author="Arthur Parmentier" w:date="2020-06-05T17:30:00Z">
        <w:r w:rsidR="00573D3D" w:rsidRPr="007C437A">
          <w:t>.</w:t>
        </w:r>
      </w:ins>
    </w:p>
    <w:p w:rsidR="005C7C74" w:rsidRDefault="00573D3D">
      <w:pPr>
        <w:pStyle w:val="Paragraphedeliste"/>
        <w:numPr>
          <w:ilvl w:val="0"/>
          <w:numId w:val="11"/>
        </w:numPr>
        <w:rPr>
          <w:ins w:id="3545" w:author="Arthur Parmentier" w:date="2020-06-07T22:47:00Z"/>
        </w:rPr>
      </w:pPr>
      <w:ins w:id="3546" w:author="Arthur Parmentier" w:date="2020-06-05T17:35:00Z">
        <w:r w:rsidRPr="007C437A">
          <w:t>There are some ambiguities with the “Pa</w:t>
        </w:r>
      </w:ins>
      <w:ins w:id="3547" w:author="Arthur Parmentier" w:date="2020-06-05T17:36:00Z">
        <w:r w:rsidRPr="007C437A">
          <w:t>lettes”</w:t>
        </w:r>
      </w:ins>
      <w:ins w:id="3548" w:author="Arthur Parmentier" w:date="2020-06-07T22:48:00Z">
        <w:r w:rsidR="005C7C74">
          <w:t xml:space="preserve"> and “Modes”</w:t>
        </w:r>
      </w:ins>
      <w:ins w:id="3549" w:author="Arthur Parmentier" w:date="2020-06-05T17:36:00Z">
        <w:r w:rsidRPr="007C437A">
          <w:t xml:space="preserve"> categor</w:t>
        </w:r>
      </w:ins>
      <w:ins w:id="3550" w:author="Arthur Parmentier" w:date="2020-06-07T22:48:00Z">
        <w:r w:rsidR="005C7C74">
          <w:t>ies</w:t>
        </w:r>
      </w:ins>
      <w:ins w:id="3551" w:author="Arthur Parmentier" w:date="2020-06-05T17:36:00Z">
        <w:r w:rsidRPr="007C437A">
          <w:t xml:space="preserve">, that </w:t>
        </w:r>
      </w:ins>
      <w:ins w:id="3552" w:author="Arthur Parmentier" w:date="2020-06-07T22:49:00Z">
        <w:r w:rsidR="005C7C74">
          <w:t xml:space="preserve">are </w:t>
        </w:r>
      </w:ins>
      <w:ins w:id="3553" w:author="Arthur Parmentier" w:date="2020-06-05T17:36:00Z">
        <w:r w:rsidRPr="007C437A">
          <w:t>said to also contain signs o</w:t>
        </w:r>
      </w:ins>
      <w:ins w:id="3554" w:author="Arthur Parmentier" w:date="2020-06-05T17:37:00Z">
        <w:r w:rsidRPr="007C437A">
          <w:t xml:space="preserve">f </w:t>
        </w:r>
      </w:ins>
      <w:ins w:id="3555" w:author="Arthur Parmentier" w:date="2020-06-05T17:36:00Z">
        <w:r w:rsidRPr="007C437A">
          <w:t>the category “Content”, although this division is at the same level.</w:t>
        </w:r>
      </w:ins>
      <w:ins w:id="3556" w:author="Arthur Parmentier" w:date="2020-06-05T17:37:00Z">
        <w:r w:rsidRPr="007C437A">
          <w:t xml:space="preserve"> </w:t>
        </w:r>
      </w:ins>
    </w:p>
    <w:p w:rsidR="005C7C74" w:rsidRDefault="00ED0716">
      <w:pPr>
        <w:pStyle w:val="Paragraphedeliste"/>
        <w:numPr>
          <w:ilvl w:val="0"/>
          <w:numId w:val="11"/>
        </w:numPr>
        <w:rPr>
          <w:ins w:id="3557" w:author="Arthur Parmentier" w:date="2020-06-07T22:49:00Z"/>
        </w:rPr>
      </w:pPr>
      <w:ins w:id="3558" w:author="Arthur Parmentier" w:date="2020-06-07T22:49:00Z">
        <w:r>
          <w:lastRenderedPageBreak/>
          <w:t>On one hand, t</w:t>
        </w:r>
      </w:ins>
      <w:ins w:id="3559" w:author="Arthur Parmentier" w:date="2020-06-05T17:46:00Z">
        <w:r w:rsidR="005441BE" w:rsidRPr="007C437A">
          <w:t xml:space="preserve">he “Who, What, How, When” categories can be seen as the </w:t>
        </w:r>
      </w:ins>
      <w:ins w:id="3560" w:author="Arthur Parmentier" w:date="2020-06-05T17:47:00Z">
        <w:r w:rsidR="005441BE" w:rsidRPr="007C437A">
          <w:t>analogies</w:t>
        </w:r>
      </w:ins>
      <w:ins w:id="3561" w:author="Arthur Parmentier" w:date="2020-06-05T17:46:00Z">
        <w:r w:rsidR="005441BE" w:rsidRPr="007C437A">
          <w:t xml:space="preserve"> of </w:t>
        </w:r>
      </w:ins>
      <w:ins w:id="3562" w:author="Arthur Parmentier" w:date="2020-06-07T22:42:00Z">
        <w:r w:rsidR="0080218A">
          <w:t>subject, verb</w:t>
        </w:r>
      </w:ins>
      <w:ins w:id="3563" w:author="Arthur Parmentier" w:date="2020-06-07T22:43:00Z">
        <w:r w:rsidR="00523A85">
          <w:t>, direct object</w:t>
        </w:r>
      </w:ins>
      <w:ins w:id="3564" w:author="Arthur Parmentier" w:date="2020-06-07T22:42:00Z">
        <w:r w:rsidR="0080218A">
          <w:t xml:space="preserve"> </w:t>
        </w:r>
      </w:ins>
      <w:ins w:id="3565" w:author="Arthur Parmentier" w:date="2020-06-05T17:47:00Z">
        <w:r w:rsidR="005441BE" w:rsidRPr="007C437A">
          <w:t xml:space="preserve">and other </w:t>
        </w:r>
      </w:ins>
      <w:ins w:id="3566" w:author="Arthur Parmentier" w:date="2020-06-05T19:22:00Z">
        <w:r w:rsidR="000E299B" w:rsidRPr="007C437A">
          <w:t>syntactic</w:t>
        </w:r>
      </w:ins>
      <w:ins w:id="3567" w:author="Arthur Parmentier" w:date="2020-06-05T17:47:00Z">
        <w:r w:rsidR="005441BE" w:rsidRPr="007C437A">
          <w:t xml:space="preserve"> </w:t>
        </w:r>
      </w:ins>
      <w:ins w:id="3568" w:author="Arthur Parmentier" w:date="2020-06-07T22:42:00Z">
        <w:r w:rsidR="0080218A">
          <w:t>functions</w:t>
        </w:r>
      </w:ins>
      <w:ins w:id="3569" w:author="Arthur Parmentier" w:date="2020-06-05T17:47:00Z">
        <w:r w:rsidR="005441BE" w:rsidRPr="007C437A">
          <w:t xml:space="preserve"> in written or oral languages we are familiar with.</w:t>
        </w:r>
      </w:ins>
      <w:ins w:id="3570"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571" w:author="Arthur Parmentier" w:date="2020-06-07T22:47:00Z"/>
        </w:rPr>
      </w:pPr>
      <w:ins w:id="3572" w:author="Arthur Parmentier" w:date="2020-06-07T22:49:00Z">
        <w:r>
          <w:t xml:space="preserve">On the other hand, </w:t>
        </w:r>
      </w:ins>
      <w:ins w:id="3573" w:author="Arthur Parmentier" w:date="2020-06-07T22:51:00Z">
        <w:r>
          <w:t xml:space="preserve">the “Identifiers, Content, Modifier, Go gestures”, </w:t>
        </w:r>
      </w:ins>
      <w:ins w:id="3574" w:author="Arthur Parmentier" w:date="2020-06-07T22:52:00Z">
        <w:r w:rsidR="005D0DE2">
          <w:t>etc.</w:t>
        </w:r>
      </w:ins>
      <w:ins w:id="3575" w:author="Arthur Parmentier" w:date="2020-06-07T22:51:00Z">
        <w:r>
          <w:t xml:space="preserve"> seem to correspond to </w:t>
        </w:r>
      </w:ins>
      <w:ins w:id="3576" w:author="Arthur Parmentier" w:date="2020-06-07T22:53:00Z">
        <w:r w:rsidR="00D47C89">
          <w:t>syntactic</w:t>
        </w:r>
      </w:ins>
      <w:ins w:id="3577" w:author="Arthur Parmentier" w:date="2020-06-07T22:52:00Z">
        <w:r>
          <w:t xml:space="preserve"> labels</w:t>
        </w:r>
      </w:ins>
      <w:ins w:id="3578" w:author="Arthur Parmentier" w:date="2020-06-07T22:53:00Z">
        <w:r w:rsidR="00D47C89">
          <w:t xml:space="preserve"> (</w:t>
        </w:r>
      </w:ins>
      <w:ins w:id="3579" w:author="Arthur Parmentier" w:date="2020-06-07T22:54:00Z">
        <w:r w:rsidR="00D47C89">
          <w:t>also called syntactic tags)</w:t>
        </w:r>
      </w:ins>
      <w:ins w:id="3580" w:author="Arthur Parmentier" w:date="2020-06-07T22:52:00Z">
        <w:r>
          <w:t xml:space="preserve"> of the signs in SP.</w:t>
        </w:r>
      </w:ins>
    </w:p>
    <w:p w:rsidR="00BF0C35" w:rsidRPr="007C437A" w:rsidRDefault="00CC430C">
      <w:pPr>
        <w:pStyle w:val="Paragraphedeliste"/>
        <w:numPr>
          <w:ilvl w:val="0"/>
          <w:numId w:val="11"/>
        </w:numPr>
        <w:rPr>
          <w:ins w:id="3581" w:author="Arthur Parmentier" w:date="2020-06-05T18:02:00Z"/>
        </w:rPr>
        <w:pPrChange w:id="3582" w:author="Arthur Parmentier" w:date="2020-06-10T16:26:00Z">
          <w:pPr/>
        </w:pPrChange>
      </w:pPr>
      <w:ins w:id="3583" w:author="Arthur Parmentier" w:date="2020-06-05T18:02:00Z">
        <w:r w:rsidRPr="007C437A">
          <w:t xml:space="preserve">It is in these </w:t>
        </w:r>
      </w:ins>
      <w:ins w:id="3584" w:author="Arthur Parmentier" w:date="2020-06-07T22:43:00Z">
        <w:r w:rsidR="00523A85">
          <w:t>functional categories</w:t>
        </w:r>
      </w:ins>
      <w:ins w:id="3585" w:author="Arthur Parmentier" w:date="2020-06-05T18:02:00Z">
        <w:r w:rsidRPr="007C437A">
          <w:t xml:space="preserve"> that </w:t>
        </w:r>
      </w:ins>
      <w:ins w:id="3586" w:author="Arthur Parmentier" w:date="2020-06-07T22:43:00Z">
        <w:r w:rsidR="00523A85">
          <w:t>signs</w:t>
        </w:r>
      </w:ins>
      <w:ins w:id="3587" w:author="Arthur Parmentier" w:date="2020-06-05T18:02:00Z">
        <w:r w:rsidRPr="007C437A">
          <w:t xml:space="preserve"> are also </w:t>
        </w:r>
      </w:ins>
      <w:ins w:id="3588" w:author="Arthur Parmentier" w:date="2020-06-07T22:43:00Z">
        <w:r w:rsidR="00523A85">
          <w:t>descr</w:t>
        </w:r>
      </w:ins>
      <w:ins w:id="3589" w:author="Arthur Parmentier" w:date="2020-06-07T22:44:00Z">
        <w:r w:rsidR="00523A85">
          <w:t>ibed</w:t>
        </w:r>
      </w:ins>
      <w:ins w:id="3590" w:author="Arthur Parmentier" w:date="2020-06-05T18:02:00Z">
        <w:r w:rsidRPr="007C437A">
          <w:t xml:space="preserve"> in Walter’s SP workbooks</w:t>
        </w:r>
      </w:ins>
      <w:ins w:id="3591" w:author="Arthur Parmentier" w:date="2020-06-06T19:11:00Z">
        <w:r w:rsidR="00DD6F1F" w:rsidRPr="007C437A">
          <w:t xml:space="preserve"> 1 and 2</w:t>
        </w:r>
      </w:ins>
      <w:ins w:id="3592" w:author="Arthur Parmentier" w:date="2020-06-05T18:02:00Z">
        <w:r w:rsidRPr="007C437A">
          <w:t>.</w:t>
        </w:r>
      </w:ins>
    </w:p>
    <w:p w:rsidR="00CC430C" w:rsidRPr="007C437A" w:rsidRDefault="00CC430C">
      <w:pPr>
        <w:rPr>
          <w:ins w:id="3593" w:author="Arthur Parmentier" w:date="2020-06-05T17:23:00Z"/>
        </w:rPr>
      </w:pPr>
      <w:ins w:id="3594" w:author="Arthur Parmentier" w:date="2020-06-05T18:04:00Z">
        <w:r w:rsidRPr="007C437A">
          <w:rPr>
            <w:noProof/>
            <w:rPrChange w:id="3595"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596" w:author="Arthur Parmentier" w:date="2020-06-05T17:23:00Z"/>
        </w:rPr>
      </w:pPr>
      <w:ins w:id="3597" w:author="Arthur Parmentier" w:date="2020-06-05T18:07:00Z">
        <w:r w:rsidRPr="007C437A">
          <w:rPr>
            <w:noProof/>
            <w:rPrChange w:id="3598"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599"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600"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601"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602"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603" w:author="Arthur Parmentier" w:date="2020-06-05T18:14:00Z"/>
        </w:rPr>
      </w:pPr>
      <w:ins w:id="3604" w:author="Arthur Parmentier" w:date="2020-06-05T18:12:00Z">
        <w:r w:rsidRPr="007C437A">
          <w:t>Although</w:t>
        </w:r>
      </w:ins>
      <w:ins w:id="3605" w:author="Arthur Parmentier" w:date="2020-06-05T18:09:00Z">
        <w:r w:rsidR="00CC430C" w:rsidRPr="007C437A">
          <w:t xml:space="preserve"> in the WB1, the signs are only classified by “syntax”</w:t>
        </w:r>
      </w:ins>
      <w:ins w:id="3606" w:author="Arthur Parmentier" w:date="2020-06-05T18:10:00Z">
        <w:r w:rsidR="00CC430C" w:rsidRPr="007C437A">
          <w:t xml:space="preserve"> (Who, What, How, When)</w:t>
        </w:r>
      </w:ins>
      <w:ins w:id="3607" w:author="Arthur Parmentier" w:date="2020-06-05T18:09:00Z">
        <w:r w:rsidR="00CC430C" w:rsidRPr="007C437A">
          <w:t xml:space="preserve"> and “category” (function signals </w:t>
        </w:r>
      </w:ins>
      <w:ins w:id="3608" w:author="Arthur Parmentier" w:date="2020-06-05T18:10:00Z">
        <w:r w:rsidR="00CC430C" w:rsidRPr="007C437A">
          <w:t>or sculpting gestures), in WB2</w:t>
        </w:r>
      </w:ins>
      <w:ins w:id="3609" w:author="Arthur Parmentier" w:date="2020-06-05T18:11:00Z">
        <w:r w:rsidR="00CC430C" w:rsidRPr="007C437A">
          <w:t xml:space="preserve"> the “subcategories”</w:t>
        </w:r>
      </w:ins>
      <w:ins w:id="3610" w:author="Arthur Parmentier" w:date="2020-06-07T22:55:00Z">
        <w:r w:rsidR="00C1087F">
          <w:t xml:space="preserve"> (</w:t>
        </w:r>
        <w:r w:rsidR="00C1087F" w:rsidRPr="007C437A">
          <w:t>Identifier, Content, Modifier, Go gesture</w:t>
        </w:r>
        <w:r w:rsidR="00C1087F">
          <w:t>)</w:t>
        </w:r>
      </w:ins>
      <w:ins w:id="3611" w:author="Arthur Parmentier" w:date="2020-06-05T18:11:00Z">
        <w:r w:rsidR="00CC430C" w:rsidRPr="007C437A">
          <w:t xml:space="preserve"> are introduced.</w:t>
        </w:r>
      </w:ins>
      <w:ins w:id="3612" w:author="Arthur Parmentier" w:date="2020-06-05T18:12:00Z">
        <w:r w:rsidRPr="007C437A">
          <w:t xml:space="preserve"> </w:t>
        </w:r>
      </w:ins>
      <w:ins w:id="3613" w:author="Arthur Parmentier" w:date="2020-06-07T22:54:00Z">
        <w:r w:rsidR="00C1087F">
          <w:br/>
        </w:r>
      </w:ins>
      <w:ins w:id="3614" w:author="Arthur Parmentier" w:date="2020-06-05T18:12:00Z">
        <w:r w:rsidRPr="007C437A">
          <w:t xml:space="preserve">From the reading of the “structure of Soundpainting” and our initial remarks, we could conclude that there is an exact </w:t>
        </w:r>
      </w:ins>
      <w:ins w:id="3615" w:author="Arthur Parmentier" w:date="2020-06-05T18:13:00Z">
        <w:r w:rsidRPr="007C437A">
          <w:t>mapping between the synta</w:t>
        </w:r>
      </w:ins>
      <w:ins w:id="3616" w:author="Arthur Parmentier" w:date="2020-06-07T22:54:00Z">
        <w:r w:rsidR="00C1087F">
          <w:t xml:space="preserve">ctic functions </w:t>
        </w:r>
      </w:ins>
      <w:ins w:id="3617" w:author="Arthur Parmentier" w:date="2020-06-05T18:13:00Z">
        <w:r w:rsidRPr="007C437A">
          <w:t xml:space="preserve">Who, What, How, When and the </w:t>
        </w:r>
      </w:ins>
      <w:ins w:id="3618" w:author="Arthur Parmentier" w:date="2020-06-07T22:55:00Z">
        <w:r w:rsidR="00C1087F">
          <w:t xml:space="preserve">syntactic labels </w:t>
        </w:r>
      </w:ins>
      <w:ins w:id="3619" w:author="Arthur Parmentier" w:date="2020-06-05T18:13:00Z">
        <w:r w:rsidRPr="007C437A">
          <w:t xml:space="preserve">“Identifier, Content, Modifier, Go gesture”. However, we observer examples </w:t>
        </w:r>
      </w:ins>
      <w:ins w:id="3620" w:author="Arthur Parmentier" w:date="2020-06-05T18:14:00Z">
        <w:r w:rsidRPr="007C437A">
          <w:t xml:space="preserve">in the WB2 that contradicts this </w:t>
        </w:r>
      </w:ins>
      <w:ins w:id="3621" w:author="Arthur Parmentier" w:date="2020-06-06T19:13:00Z">
        <w:r w:rsidR="00257B38" w:rsidRPr="007C437A">
          <w:t>hypothesis</w:t>
        </w:r>
      </w:ins>
      <w:ins w:id="3622" w:author="Arthur Parmentier" w:date="2020-06-05T18:14:00Z">
        <w:r w:rsidRPr="007C437A">
          <w:t>.</w:t>
        </w:r>
      </w:ins>
    </w:p>
    <w:p w:rsidR="00C04C33" w:rsidRPr="007C437A" w:rsidRDefault="00C04C33">
      <w:pPr>
        <w:rPr>
          <w:ins w:id="3623" w:author="Arthur Parmentier" w:date="2020-06-05T18:08:00Z"/>
        </w:rPr>
      </w:pPr>
      <w:ins w:id="3624" w:author="Arthur Parmentier" w:date="2020-06-05T18:15:00Z">
        <w:r w:rsidRPr="007C437A">
          <w:rPr>
            <w:noProof/>
            <w:rPrChange w:id="3625"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626"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627"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628"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629" w:author="Arthur Parmentier" w:date="2020-06-05T18:19:00Z"/>
        </w:rPr>
      </w:pPr>
      <w:ins w:id="3630" w:author="Arthur Parmentier" w:date="2020-06-05T18:16:00Z">
        <w:r w:rsidRPr="007C437A">
          <w:lastRenderedPageBreak/>
          <w:t xml:space="preserve">In those examples, additional </w:t>
        </w:r>
      </w:ins>
      <w:ins w:id="3631" w:author="Arthur Parmentier" w:date="2020-06-07T22:55:00Z">
        <w:r w:rsidR="00CC2C90">
          <w:t>“</w:t>
        </w:r>
      </w:ins>
      <w:ins w:id="3632" w:author="Arthur Parmentier" w:date="2020-06-05T18:16:00Z">
        <w:r w:rsidRPr="007C437A">
          <w:t>syntax</w:t>
        </w:r>
      </w:ins>
      <w:ins w:id="3633" w:author="Arthur Parmentier" w:date="2020-06-07T22:55:00Z">
        <w:r w:rsidR="00CC2C90">
          <w:t>”</w:t>
        </w:r>
      </w:ins>
      <w:ins w:id="3634" w:author="Arthur Parmentier" w:date="2020-06-05T18:16:00Z">
        <w:r w:rsidRPr="007C437A">
          <w:t xml:space="preserve"> categories are mentioned in parenthesis and we observe signs of the </w:t>
        </w:r>
      </w:ins>
      <w:ins w:id="3635" w:author="Arthur Parmentier" w:date="2020-06-07T22:56:00Z">
        <w:r w:rsidR="00CC2C90">
          <w:t>label</w:t>
        </w:r>
      </w:ins>
      <w:ins w:id="3636" w:author="Arthur Parmentier" w:date="2020-06-05T18:17:00Z">
        <w:r w:rsidRPr="007C437A">
          <w:t xml:space="preserve"> “Content” that are classified as part of the “How” </w:t>
        </w:r>
      </w:ins>
      <w:ins w:id="3637" w:author="Arthur Parmentier" w:date="2020-06-07T22:56:00Z">
        <w:r w:rsidR="00CC2C90">
          <w:t>syntactic function</w:t>
        </w:r>
      </w:ins>
      <w:ins w:id="3638" w:author="Arthur Parmentier" w:date="2020-06-05T18:17:00Z">
        <w:r w:rsidRPr="007C437A">
          <w:t xml:space="preserve">, or “Modifiers” that </w:t>
        </w:r>
      </w:ins>
      <w:ins w:id="3639" w:author="Arthur Parmentier" w:date="2020-06-07T22:56:00Z">
        <w:r w:rsidR="00CC2C90">
          <w:t>classified as</w:t>
        </w:r>
      </w:ins>
      <w:ins w:id="3640" w:author="Arthur Parmentier" w:date="2020-06-05T18:17:00Z">
        <w:r w:rsidRPr="007C437A">
          <w:t xml:space="preserve"> “What” </w:t>
        </w:r>
      </w:ins>
      <w:ins w:id="3641" w:author="Arthur Parmentier" w:date="2020-06-07T22:56:00Z">
        <w:r w:rsidR="00CC2C90">
          <w:t>or</w:t>
        </w:r>
      </w:ins>
      <w:ins w:id="3642" w:author="Arthur Parmentier" w:date="2020-06-05T18:17:00Z">
        <w:r w:rsidRPr="007C437A">
          <w:t xml:space="preserve"> “</w:t>
        </w:r>
      </w:ins>
      <w:ins w:id="3643" w:author="Arthur Parmentier" w:date="2020-06-05T18:18:00Z">
        <w:r w:rsidRPr="007C437A">
          <w:t xml:space="preserve">Who”. Similarly, other signs are indicated as sharing the </w:t>
        </w:r>
      </w:ins>
      <w:ins w:id="3644" w:author="Arthur Parmentier" w:date="2020-06-07T22:57:00Z">
        <w:r w:rsidR="00CC2C90">
          <w:t>functions</w:t>
        </w:r>
      </w:ins>
      <w:ins w:id="3645" w:author="Arthur Parmentier" w:date="2020-06-05T18:18:00Z">
        <w:r w:rsidRPr="007C437A">
          <w:t xml:space="preserve"> What and How, What and Who… and</w:t>
        </w:r>
      </w:ins>
      <w:ins w:id="3646" w:author="Arthur Parmentier" w:date="2020-06-05T18:19:00Z">
        <w:r w:rsidRPr="007C437A">
          <w:t xml:space="preserve"> some Modifiers are </w:t>
        </w:r>
      </w:ins>
      <w:ins w:id="3647" w:author="Arthur Parmentier" w:date="2020-06-07T22:57:00Z">
        <w:r w:rsidR="00CC2C90">
          <w:t>classified as</w:t>
        </w:r>
      </w:ins>
      <w:ins w:id="3648" w:author="Arthur Parmentier" w:date="2020-06-05T18:19:00Z">
        <w:r w:rsidRPr="007C437A">
          <w:t xml:space="preserve"> “When”.</w:t>
        </w:r>
      </w:ins>
      <w:ins w:id="3649" w:author="Arthur Parmentier" w:date="2020-06-08T00:02:00Z">
        <w:r w:rsidR="00CD6D2E">
          <w:t xml:space="preserve"> A pri</w:t>
        </w:r>
      </w:ins>
      <w:ins w:id="3650" w:author="Arthur Parmentier" w:date="2020-06-08T00:03:00Z">
        <w:r w:rsidR="00CD6D2E">
          <w:t>ori, these could be interpreted as inconsistencies in Thompson’s analysis of the SP grammar.</w:t>
        </w:r>
      </w:ins>
    </w:p>
    <w:p w:rsidR="00752860" w:rsidRPr="007C437A" w:rsidRDefault="00CD6D2E">
      <w:pPr>
        <w:rPr>
          <w:ins w:id="3651" w:author="Arthur Parmentier" w:date="2020-06-05T18:22:00Z"/>
        </w:rPr>
      </w:pPr>
      <w:ins w:id="3652" w:author="Arthur Parmentier" w:date="2020-06-08T00:04:00Z">
        <w:r>
          <w:t xml:space="preserve">My interpretation of his analysis of the SP grammar is the </w:t>
        </w:r>
        <w:r w:rsidR="00857472">
          <w:t>following</w:t>
        </w:r>
      </w:ins>
      <w:ins w:id="3653" w:author="Arthur Parmentier" w:date="2020-06-05T18:22:00Z">
        <w:r w:rsidR="00752860" w:rsidRPr="007C437A">
          <w:t>:</w:t>
        </w:r>
      </w:ins>
    </w:p>
    <w:p w:rsidR="00857472" w:rsidRDefault="00752860">
      <w:pPr>
        <w:pStyle w:val="Paragraphedeliste"/>
        <w:numPr>
          <w:ilvl w:val="0"/>
          <w:numId w:val="11"/>
        </w:numPr>
        <w:rPr>
          <w:ins w:id="3654" w:author="Arthur Parmentier" w:date="2020-06-08T00:10:00Z"/>
        </w:rPr>
      </w:pPr>
      <w:ins w:id="3655" w:author="Arthur Parmentier" w:date="2020-06-05T18:22:00Z">
        <w:r w:rsidRPr="007C437A">
          <w:t>First, I think that</w:t>
        </w:r>
      </w:ins>
      <w:ins w:id="3656" w:author="Arthur Parmentier" w:date="2020-06-05T18:19:00Z">
        <w:r w:rsidR="00C04C33" w:rsidRPr="007C437A">
          <w:t xml:space="preserve"> there </w:t>
        </w:r>
      </w:ins>
      <w:ins w:id="3657" w:author="Arthur Parmentier" w:date="2020-06-05T18:20:00Z">
        <w:r w:rsidR="00C04C33" w:rsidRPr="007C437A">
          <w:t xml:space="preserve">is a confusion between the </w:t>
        </w:r>
      </w:ins>
      <w:ins w:id="3658" w:author="Arthur Parmentier" w:date="2020-06-08T00:05:00Z">
        <w:r w:rsidR="00857472">
          <w:t xml:space="preserve">notions of </w:t>
        </w:r>
      </w:ins>
      <w:ins w:id="3659" w:author="Arthur Parmentier" w:date="2020-06-08T00:34:00Z">
        <w:r w:rsidR="006B356D">
          <w:t>lexical categor</w:t>
        </w:r>
      </w:ins>
      <w:ins w:id="3660" w:author="Arthur Parmentier" w:date="2020-06-08T00:35:00Z">
        <w:r w:rsidR="006B356D">
          <w:t>ie</w:t>
        </w:r>
      </w:ins>
      <w:ins w:id="3661" w:author="Arthur Parmentier" w:date="2020-06-08T00:05:00Z">
        <w:r w:rsidR="00857472">
          <w:t xml:space="preserve">s, </w:t>
        </w:r>
      </w:ins>
      <w:ins w:id="3662" w:author="Arthur Parmentier" w:date="2020-06-08T00:35:00Z">
        <w:r w:rsidR="00E71AB6">
          <w:t xml:space="preserve">syntactic </w:t>
        </w:r>
      </w:ins>
      <w:ins w:id="3663" w:author="Arthur Parmentier" w:date="2020-06-07T22:24:00Z">
        <w:r w:rsidR="00EF5C44">
          <w:t>structure</w:t>
        </w:r>
      </w:ins>
      <w:ins w:id="3664" w:author="Arthur Parmentier" w:date="2020-06-08T00:05:00Z">
        <w:r w:rsidR="00857472">
          <w:t>s and functions in his a</w:t>
        </w:r>
      </w:ins>
      <w:ins w:id="3665" w:author="Arthur Parmentier" w:date="2020-06-08T00:06:00Z">
        <w:r w:rsidR="00857472">
          <w:t xml:space="preserve">nalysis. It is suggested in his definition of the SP structure that </w:t>
        </w:r>
      </w:ins>
      <w:ins w:id="3666" w:author="Arthur Parmentier" w:date="2020-06-08T00:07:00Z">
        <w:r w:rsidR="00857472">
          <w:t xml:space="preserve">to each </w:t>
        </w:r>
      </w:ins>
      <w:ins w:id="3667" w:author="Arthur Parmentier" w:date="2020-06-08T00:34:00Z">
        <w:r w:rsidR="006B356D">
          <w:t>lexical category</w:t>
        </w:r>
      </w:ins>
      <w:ins w:id="3668" w:author="Arthur Parmentier" w:date="2020-06-08T00:07:00Z">
        <w:r w:rsidR="00857472">
          <w:t xml:space="preserve"> (Identifier, Content, Modifier, Go gesture…) corresponds a single grammatical </w:t>
        </w:r>
      </w:ins>
      <w:ins w:id="3669" w:author="Arthur Parmentier" w:date="2020-06-08T00:08:00Z">
        <w:r w:rsidR="00857472">
          <w:t>function (Who, What, How, When)</w:t>
        </w:r>
      </w:ins>
      <w:ins w:id="3670" w:author="Arthur Parmentier" w:date="2020-06-08T00:09:00Z">
        <w:r w:rsidR="00857472">
          <w:t xml:space="preserve">, while in his WB 2, he shows </w:t>
        </w:r>
      </w:ins>
      <w:ins w:id="3671" w:author="Arthur Parmentier" w:date="2020-06-08T00:35:00Z">
        <w:r w:rsidR="004D5BD4">
          <w:t>it</w:t>
        </w:r>
      </w:ins>
      <w:ins w:id="3672" w:author="Arthur Parmentier" w:date="2020-06-08T00:09:00Z">
        <w:r w:rsidR="00857472">
          <w:t xml:space="preserve"> can correspond</w:t>
        </w:r>
      </w:ins>
      <w:ins w:id="3673" w:author="Arthur Parmentier" w:date="2020-06-08T00:35:00Z">
        <w:r w:rsidR="009D140B">
          <w:t xml:space="preserve"> to</w:t>
        </w:r>
      </w:ins>
      <w:ins w:id="3674" w:author="Arthur Parmentier" w:date="2020-06-08T00:09:00Z">
        <w:r w:rsidR="00857472">
          <w:t xml:space="preserve"> several functions. He does however not detail how a </w:t>
        </w:r>
      </w:ins>
      <w:ins w:id="3675" w:author="Arthur Parmentier" w:date="2020-06-08T00:36:00Z">
        <w:r w:rsidR="00B41BD3">
          <w:t>lexical category</w:t>
        </w:r>
      </w:ins>
      <w:ins w:id="3676" w:author="Arthur Parmentier" w:date="2020-06-08T00:09:00Z">
        <w:r w:rsidR="00857472">
          <w:t xml:space="preserve"> performs a specific function, or </w:t>
        </w:r>
      </w:ins>
      <w:ins w:id="3677"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678" w:author="Arthur Parmentier" w:date="2020-06-08T00:12:00Z"/>
        </w:rPr>
      </w:pPr>
      <w:ins w:id="3679" w:author="Arthur Parmentier" w:date="2020-06-08T00:11:00Z">
        <w:r>
          <w:t xml:space="preserve">Then, I think that additional confusion is brought by the naming of his categories for the </w:t>
        </w:r>
      </w:ins>
      <w:ins w:id="3680" w:author="Arthur Parmentier" w:date="2020-06-08T00:12:00Z">
        <w:r>
          <w:t xml:space="preserve">signs: </w:t>
        </w:r>
      </w:ins>
      <w:ins w:id="3681" w:author="Arthur Parmentier" w:date="2020-06-08T00:11:00Z">
        <w:r>
          <w:t xml:space="preserve">“category”, “subcategory”, “syntax”. </w:t>
        </w:r>
      </w:ins>
      <w:ins w:id="3682" w:author="Arthur Parmentier" w:date="2020-06-08T00:12:00Z">
        <w:r>
          <w:t>I think he misses two important things:</w:t>
        </w:r>
      </w:ins>
    </w:p>
    <w:p w:rsidR="00857472" w:rsidRDefault="00BE0944">
      <w:pPr>
        <w:pStyle w:val="Paragraphedeliste"/>
        <w:numPr>
          <w:ilvl w:val="1"/>
          <w:numId w:val="11"/>
        </w:numPr>
        <w:rPr>
          <w:ins w:id="3683" w:author="Arthur Parmentier" w:date="2020-06-08T00:13:00Z"/>
        </w:rPr>
      </w:pPr>
      <w:ins w:id="3684" w:author="Arthur Parmentier" w:date="2020-06-08T00:38:00Z">
        <w:r>
          <w:t>What is named “syntax” correspond to the typical syntactic functions that the sign</w:t>
        </w:r>
      </w:ins>
      <w:ins w:id="3685" w:author="Arthur Parmentier" w:date="2020-06-08T00:39:00Z">
        <w:r>
          <w:t xml:space="preserve"> can perform in the clause.</w:t>
        </w:r>
        <w:r w:rsidR="000F22A7">
          <w:t xml:space="preserve"> However, it is different from the syntactic categories themselves</w:t>
        </w:r>
      </w:ins>
      <w:ins w:id="3686" w:author="Arthur Parmentier" w:date="2020-06-08T00:41:00Z">
        <w:r w:rsidR="000F22A7">
          <w:t xml:space="preserve"> (I suggest to name them “Identifier phrase”, “Content phrase”…)</w:t>
        </w:r>
      </w:ins>
      <w:ins w:id="3687" w:author="Arthur Parmentier" w:date="2020-06-08T00:39:00Z">
        <w:r w:rsidR="000F22A7">
          <w:t xml:space="preserve">, among which the lexical category is relevant </w:t>
        </w:r>
      </w:ins>
      <w:ins w:id="3688" w:author="Arthur Parmentier" w:date="2020-06-08T00:40:00Z">
        <w:r w:rsidR="000F22A7">
          <w:t>for a single sign (Identifier, Co</w:t>
        </w:r>
      </w:ins>
      <w:ins w:id="3689" w:author="Arthur Parmentier" w:date="2020-06-08T00:41:00Z">
        <w:r w:rsidR="000F22A7">
          <w:t>ntent…)</w:t>
        </w:r>
        <w:r w:rsidR="0030454A">
          <w:t>.</w:t>
        </w:r>
      </w:ins>
    </w:p>
    <w:p w:rsidR="00C9469B" w:rsidRDefault="00857472">
      <w:pPr>
        <w:pStyle w:val="Paragraphedeliste"/>
        <w:numPr>
          <w:ilvl w:val="1"/>
          <w:numId w:val="11"/>
        </w:numPr>
        <w:rPr>
          <w:ins w:id="3690" w:author="Arthur Parmentier" w:date="2020-06-08T00:17:00Z"/>
        </w:rPr>
      </w:pPr>
      <w:ins w:id="3691" w:author="Arthur Parmentier" w:date="2020-06-08T00:13:00Z">
        <w:r>
          <w:t xml:space="preserve">That </w:t>
        </w:r>
      </w:ins>
      <w:ins w:id="3692" w:author="Arthur Parmentier" w:date="2020-06-08T00:14:00Z">
        <w:r>
          <w:t xml:space="preserve">the “categories” (at the opposite of the “subcategories” and “syntax”) </w:t>
        </w:r>
      </w:ins>
      <w:ins w:id="3693" w:author="Arthur Parmentier" w:date="2020-06-08T00:15:00Z">
        <w:r w:rsidR="00A8465E">
          <w:t xml:space="preserve">may be relevant in artistic terms, in order to think the roles of the signs in the artistic creation (sculpting, function…) but may not be relevant </w:t>
        </w:r>
      </w:ins>
      <w:ins w:id="3694" w:author="Arthur Parmentier" w:date="2020-06-08T00:16:00Z">
        <w:r w:rsidR="00A8465E">
          <w:t>at the syntax level</w:t>
        </w:r>
      </w:ins>
      <w:ins w:id="3695" w:author="Arthur Parmentier" w:date="2020-06-08T00:15:00Z">
        <w:r w:rsidR="00A8465E">
          <w:t>.</w:t>
        </w:r>
      </w:ins>
    </w:p>
    <w:p w:rsidR="00C04C33" w:rsidRPr="007C437A" w:rsidRDefault="00C9469B">
      <w:pPr>
        <w:ind w:left="720"/>
        <w:rPr>
          <w:ins w:id="3696" w:author="Arthur Parmentier" w:date="2020-06-05T18:23:00Z"/>
        </w:rPr>
        <w:pPrChange w:id="3697" w:author="Arthur Parmentier" w:date="2020-06-10T16:26:00Z">
          <w:pPr>
            <w:pStyle w:val="Paragraphedeliste"/>
            <w:numPr>
              <w:numId w:val="11"/>
            </w:numPr>
            <w:ind w:hanging="360"/>
          </w:pPr>
        </w:pPrChange>
      </w:pPr>
      <w:ins w:id="3698" w:author="Arthur Parmentier" w:date="2020-06-08T00:17:00Z">
        <w:r>
          <w:t>If instead, he would rename those categories as “artistic category”, “</w:t>
        </w:r>
      </w:ins>
      <w:ins w:id="3699" w:author="Arthur Parmentier" w:date="2020-06-08T00:34:00Z">
        <w:r w:rsidR="006B356D">
          <w:t>lexical category</w:t>
        </w:r>
      </w:ins>
      <w:ins w:id="3700" w:author="Arthur Parmentier" w:date="2020-06-08T00:17:00Z">
        <w:r>
          <w:t xml:space="preserve">” and “syntactic function”, parts of the </w:t>
        </w:r>
      </w:ins>
      <w:ins w:id="3701" w:author="Arthur Parmentier" w:date="2020-06-08T00:18:00Z">
        <w:r>
          <w:t>ambiguity would be removed.</w:t>
        </w:r>
      </w:ins>
    </w:p>
    <w:p w:rsidR="00DD5382" w:rsidRDefault="00C9469B">
      <w:pPr>
        <w:pStyle w:val="Paragraphedeliste"/>
        <w:numPr>
          <w:ilvl w:val="0"/>
          <w:numId w:val="11"/>
        </w:numPr>
        <w:rPr>
          <w:ins w:id="3702" w:author="Arthur Parmentier" w:date="2020-06-08T00:43:00Z"/>
        </w:rPr>
      </w:pPr>
      <w:ins w:id="3703" w:author="Arthur Parmentier" w:date="2020-06-08T00:21:00Z">
        <w:r>
          <w:t xml:space="preserve">Moreover, </w:t>
        </w:r>
      </w:ins>
      <w:ins w:id="3704" w:author="Arthur Parmentier" w:date="2020-06-05T18:24:00Z">
        <w:r w:rsidR="00752860" w:rsidRPr="007C437A">
          <w:t>I think that this hierarchy of categories has been designed to explain further complexity in the syntax itself, without studying it</w:t>
        </w:r>
      </w:ins>
      <w:ins w:id="3705" w:author="Arthur Parmentier" w:date="2020-06-08T00:42:00Z">
        <w:r w:rsidR="00F82F29">
          <w:t>s</w:t>
        </w:r>
        <w:r w:rsidR="00486495">
          <w:t xml:space="preserve"> deeper</w:t>
        </w:r>
      </w:ins>
      <w:ins w:id="3706" w:author="Arthur Parmentier" w:date="2020-06-05T18:24:00Z">
        <w:r w:rsidR="00752860" w:rsidRPr="007C437A">
          <w:t xml:space="preserve"> mechanisms </w:t>
        </w:r>
      </w:ins>
      <w:ins w:id="3707" w:author="Arthur Parmentier" w:date="2020-06-05T18:25:00Z">
        <w:r w:rsidR="00752860" w:rsidRPr="007C437A">
          <w:t>to derive the relevant synta</w:t>
        </w:r>
      </w:ins>
      <w:ins w:id="3708" w:author="Arthur Parmentier" w:date="2020-06-08T00:43:00Z">
        <w:r w:rsidR="00BB0B55">
          <w:t>ctic</w:t>
        </w:r>
      </w:ins>
      <w:ins w:id="3709" w:author="Arthur Parmentier" w:date="2020-06-05T18:25:00Z">
        <w:r w:rsidR="00752860" w:rsidRPr="007C437A">
          <w:t xml:space="preserve"> categories in SP.</w:t>
        </w:r>
      </w:ins>
      <w:ins w:id="3710" w:author="Arthur Parmentier" w:date="2020-06-05T18:26:00Z">
        <w:r w:rsidR="00C87BEA" w:rsidRPr="007C437A">
          <w:t xml:space="preserve"> In other words, </w:t>
        </w:r>
      </w:ins>
      <w:ins w:id="3711" w:author="Arthur Parmentier" w:date="2020-06-08T00:23:00Z">
        <w:r w:rsidR="00480CA1">
          <w:t>by suggesting the existence of “alternative syntax” categories,</w:t>
        </w:r>
      </w:ins>
      <w:ins w:id="3712" w:author="Arthur Parmentier" w:date="2020-06-08T00:22:00Z">
        <w:r w:rsidR="00480CA1">
          <w:t xml:space="preserve"> Thompson is leaving implicit that</w:t>
        </w:r>
      </w:ins>
      <w:ins w:id="3713" w:author="Arthur Parmentier" w:date="2020-06-08T00:43:00Z">
        <w:r w:rsidR="00DD5382">
          <w:t>:</w:t>
        </w:r>
      </w:ins>
    </w:p>
    <w:p w:rsidR="00DD5382" w:rsidRDefault="00C87BEA">
      <w:pPr>
        <w:pStyle w:val="Paragraphedeliste"/>
        <w:numPr>
          <w:ilvl w:val="1"/>
          <w:numId w:val="11"/>
        </w:numPr>
        <w:rPr>
          <w:ins w:id="3714" w:author="Arthur Parmentier" w:date="2020-06-08T00:43:00Z"/>
        </w:rPr>
      </w:pPr>
      <w:ins w:id="3715" w:author="Arthur Parmentier" w:date="2020-06-05T18:26:00Z">
        <w:r w:rsidRPr="007C437A">
          <w:t xml:space="preserve"> </w:t>
        </w:r>
      </w:ins>
      <w:ins w:id="3716" w:author="Arthur Parmentier" w:date="2020-06-08T00:51:00Z">
        <w:r w:rsidR="00326B6E">
          <w:t>T</w:t>
        </w:r>
      </w:ins>
      <w:ins w:id="3717" w:author="Arthur Parmentier" w:date="2020-06-05T18:26:00Z">
        <w:r w:rsidRPr="007C437A">
          <w:t xml:space="preserve">he syntax of </w:t>
        </w:r>
      </w:ins>
      <w:ins w:id="3718" w:author="Arthur Parmentier" w:date="2020-06-08T00:44:00Z">
        <w:r w:rsidR="00DD5382">
          <w:t>SP has</w:t>
        </w:r>
      </w:ins>
      <w:ins w:id="3719" w:author="Arthur Parmentier" w:date="2020-06-08T00:45:00Z">
        <w:r w:rsidR="00DD5382">
          <w:t xml:space="preserve"> several</w:t>
        </w:r>
      </w:ins>
      <w:ins w:id="3720" w:author="Arthur Parmentier" w:date="2020-06-08T00:44:00Z">
        <w:r w:rsidR="00DD5382">
          <w:t xml:space="preserve"> </w:t>
        </w:r>
      </w:ins>
      <w:ins w:id="3721"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722" w:author="Arthur Parmentier" w:date="2020-06-08T00:47:00Z"/>
        </w:rPr>
      </w:pPr>
      <w:ins w:id="3723" w:author="Arthur Parmentier" w:date="2020-06-08T00:46:00Z">
        <w:r>
          <w:t>There are additional lexical categories such as adpositions that allow to construct phrases from single signs, while changing their funct</w:t>
        </w:r>
      </w:ins>
      <w:ins w:id="3724" w:author="Arthur Parmentier" w:date="2020-06-08T00:47:00Z">
        <w:r>
          <w:t>ion</w:t>
        </w:r>
      </w:ins>
    </w:p>
    <w:p w:rsidR="00DD5382" w:rsidRDefault="00DD5382">
      <w:pPr>
        <w:pStyle w:val="Paragraphedeliste"/>
        <w:rPr>
          <w:ins w:id="3725" w:author="Arthur Parmentier" w:date="2020-06-09T23:50:00Z"/>
        </w:rPr>
      </w:pPr>
      <w:ins w:id="3726" w:author="Arthur Parmentier" w:date="2020-06-08T00:47:00Z">
        <w:r>
          <w:t xml:space="preserve">As a simple example, let’s simply mention at this point that the </w:t>
        </w:r>
      </w:ins>
      <w:ins w:id="3727" w:author="Arthur Parmentier" w:date="2020-06-08T00:50:00Z">
        <w:r w:rsidR="00393C40">
          <w:t xml:space="preserve">common </w:t>
        </w:r>
      </w:ins>
      <w:ins w:id="3728" w:author="Arthur Parmentier" w:date="2020-06-08T00:47:00Z">
        <w:r>
          <w:t>clause “minimalism group</w:t>
        </w:r>
      </w:ins>
      <w:ins w:id="3729" w:author="Arthur Parmentier" w:date="2020-06-08T00:48:00Z">
        <w:r>
          <w:t xml:space="preserve">, off” is not explained in Thompson’s description, nor “Whole group, </w:t>
        </w:r>
      </w:ins>
      <w:ins w:id="3730" w:author="Arthur Parmentier" w:date="2020-06-08T00:49:00Z">
        <w:r>
          <w:t>long tone with movement, play” or “Whole group, movement with long tone, play” (and it</w:t>
        </w:r>
      </w:ins>
      <w:ins w:id="3731" w:author="Arthur Parmentier" w:date="2020-06-08T00:50:00Z">
        <w:r>
          <w:t xml:space="preserve"> is unclear at this stage too which one of the latter is correct).</w:t>
        </w:r>
      </w:ins>
    </w:p>
    <w:p w:rsidR="008D30F8" w:rsidRDefault="008D30F8">
      <w:pPr>
        <w:pStyle w:val="Paragraphedeliste"/>
        <w:rPr>
          <w:ins w:id="3732" w:author="Arthur Parmentier" w:date="2020-06-09T23:50:00Z"/>
        </w:rPr>
      </w:pPr>
    </w:p>
    <w:p w:rsidR="008D30F8" w:rsidRPr="008D30F8" w:rsidRDefault="008D30F8">
      <w:pPr>
        <w:autoSpaceDE w:val="0"/>
        <w:autoSpaceDN w:val="0"/>
        <w:adjustRightInd w:val="0"/>
        <w:spacing w:after="0" w:line="240" w:lineRule="auto"/>
        <w:rPr>
          <w:ins w:id="3733" w:author="Arthur Parmentier" w:date="2020-06-09T23:50:00Z"/>
          <w:rFonts w:ascii="ArialMT" w:hAnsi="ArialMT" w:cs="ArialMT"/>
          <w:color w:val="FFFFFF"/>
          <w:rPrChange w:id="3734" w:author="Arthur Parmentier" w:date="2020-06-09T23:50:00Z">
            <w:rPr>
              <w:ins w:id="3735" w:author="Arthur Parmentier" w:date="2020-06-09T23:50:00Z"/>
              <w:rFonts w:ascii="ArialMT" w:hAnsi="ArialMT" w:cs="ArialMT"/>
              <w:color w:val="FFFFFF"/>
              <w:lang w:val="fr-FR"/>
            </w:rPr>
          </w:rPrChange>
        </w:rPr>
      </w:pPr>
      <w:ins w:id="3736" w:author="Arthur Parmentier" w:date="2020-06-09T23:50:00Z">
        <w:r w:rsidRPr="008D30F8">
          <w:rPr>
            <w:rFonts w:ascii="ArialMT" w:hAnsi="ArialMT" w:cs="ArialMT"/>
            <w:color w:val="FFFFFF"/>
            <w:rPrChange w:id="3737"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738" w:author="Arthur Parmentier" w:date="2020-06-09T23:50:00Z"/>
          <w:rFonts w:ascii="ArialMT" w:hAnsi="ArialMT" w:cs="ArialMT"/>
          <w:color w:val="FFFFFF"/>
          <w:rPrChange w:id="3739" w:author="Arthur Parmentier" w:date="2020-06-09T23:50:00Z">
            <w:rPr>
              <w:ins w:id="3740" w:author="Arthur Parmentier" w:date="2020-06-09T23:50:00Z"/>
              <w:rFonts w:ascii="ArialMT" w:hAnsi="ArialMT" w:cs="ArialMT"/>
              <w:color w:val="FFFFFF"/>
              <w:lang w:val="fr-FR"/>
            </w:rPr>
          </w:rPrChange>
        </w:rPr>
      </w:pPr>
      <w:ins w:id="3741" w:author="Arthur Parmentier" w:date="2020-06-09T23:50:00Z">
        <w:r w:rsidRPr="008D30F8">
          <w:rPr>
            <w:rFonts w:ascii="ArialMT" w:hAnsi="ArialMT" w:cs="ArialMT"/>
            <w:color w:val="FFFFFF"/>
            <w:rPrChange w:id="3742"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743" w:author="Arthur Parmentier" w:date="2020-06-09T23:50:00Z"/>
          <w:rFonts w:ascii="ArialMT" w:hAnsi="ArialMT" w:cs="ArialMT"/>
          <w:color w:val="FFFFFF"/>
          <w:rPrChange w:id="3744" w:author="Arthur Parmentier" w:date="2020-06-09T23:50:00Z">
            <w:rPr>
              <w:ins w:id="3745" w:author="Arthur Parmentier" w:date="2020-06-09T23:50:00Z"/>
              <w:rFonts w:ascii="ArialMT" w:hAnsi="ArialMT" w:cs="ArialMT"/>
              <w:color w:val="FFFFFF"/>
              <w:lang w:val="fr-FR"/>
            </w:rPr>
          </w:rPrChange>
        </w:rPr>
      </w:pPr>
      <w:ins w:id="3746" w:author="Arthur Parmentier" w:date="2020-06-09T23:50:00Z">
        <w:r w:rsidRPr="008D30F8">
          <w:rPr>
            <w:rFonts w:ascii="ArialMT" w:hAnsi="ArialMT" w:cs="ArialMT"/>
            <w:color w:val="FFFFFF"/>
            <w:rPrChange w:id="3747"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748" w:author="Arthur Parmentier" w:date="2020-06-09T23:50:00Z"/>
          <w:rFonts w:ascii="ArialMT" w:hAnsi="ArialMT" w:cs="ArialMT"/>
          <w:color w:val="FFFFFF"/>
          <w:rPrChange w:id="3749" w:author="Arthur Parmentier" w:date="2020-06-09T23:50:00Z">
            <w:rPr>
              <w:ins w:id="3750" w:author="Arthur Parmentier" w:date="2020-06-09T23:50:00Z"/>
              <w:rFonts w:ascii="ArialMT" w:hAnsi="ArialMT" w:cs="ArialMT"/>
              <w:color w:val="FFFFFF"/>
              <w:lang w:val="fr-FR"/>
            </w:rPr>
          </w:rPrChange>
        </w:rPr>
      </w:pPr>
      <w:ins w:id="3751" w:author="Arthur Parmentier" w:date="2020-06-09T23:50:00Z">
        <w:r w:rsidRPr="008D30F8">
          <w:rPr>
            <w:rFonts w:ascii="ArialMT" w:hAnsi="ArialMT" w:cs="ArialMT"/>
            <w:color w:val="FFFFFF"/>
            <w:rPrChange w:id="3752" w:author="Arthur Parmentier" w:date="2020-06-09T23:50:00Z">
              <w:rPr>
                <w:rFonts w:ascii="ArialMT" w:hAnsi="ArialMT" w:cs="ArialMT"/>
                <w:color w:val="FFFFFF"/>
                <w:lang w:val="fr-FR"/>
              </w:rPr>
            </w:rPrChange>
          </w:rPr>
          <w:lastRenderedPageBreak/>
          <w:t>which gets used as an 'off' gesture when removing yourself from</w:t>
        </w:r>
      </w:ins>
    </w:p>
    <w:p w:rsidR="008D30F8" w:rsidRPr="008D30F8" w:rsidRDefault="008D30F8">
      <w:pPr>
        <w:autoSpaceDE w:val="0"/>
        <w:autoSpaceDN w:val="0"/>
        <w:adjustRightInd w:val="0"/>
        <w:spacing w:after="0" w:line="240" w:lineRule="auto"/>
        <w:rPr>
          <w:ins w:id="3753" w:author="Arthur Parmentier" w:date="2020-06-09T23:50:00Z"/>
          <w:rFonts w:ascii="ArialMT" w:hAnsi="ArialMT" w:cs="ArialMT"/>
          <w:color w:val="FFFFFF"/>
          <w:rPrChange w:id="3754" w:author="Arthur Parmentier" w:date="2020-06-09T23:50:00Z">
            <w:rPr>
              <w:ins w:id="3755" w:author="Arthur Parmentier" w:date="2020-06-09T23:50:00Z"/>
              <w:rFonts w:ascii="ArialMT" w:hAnsi="ArialMT" w:cs="ArialMT"/>
              <w:color w:val="FFFFFF"/>
              <w:lang w:val="fr-FR"/>
            </w:rPr>
          </w:rPrChange>
        </w:rPr>
      </w:pPr>
      <w:ins w:id="3756" w:author="Arthur Parmentier" w:date="2020-06-09T23:50:00Z">
        <w:r w:rsidRPr="008D30F8">
          <w:rPr>
            <w:rFonts w:ascii="ArialMT" w:hAnsi="ArialMT" w:cs="ArialMT"/>
            <w:color w:val="FFFFFF"/>
            <w:rPrChange w:id="3757"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pPr>
        <w:autoSpaceDE w:val="0"/>
        <w:autoSpaceDN w:val="0"/>
        <w:adjustRightInd w:val="0"/>
        <w:spacing w:after="0" w:line="240" w:lineRule="auto"/>
        <w:rPr>
          <w:ins w:id="3758" w:author="Arthur Parmentier" w:date="2020-06-09T23:50:00Z"/>
          <w:rFonts w:ascii="ArialMT" w:hAnsi="ArialMT" w:cs="ArialMT"/>
          <w:color w:val="FFFFFF"/>
          <w:rPrChange w:id="3759" w:author="Arthur Parmentier" w:date="2020-06-09T23:50:00Z">
            <w:rPr>
              <w:ins w:id="3760" w:author="Arthur Parmentier" w:date="2020-06-09T23:50:00Z"/>
              <w:rFonts w:ascii="ArialMT" w:hAnsi="ArialMT" w:cs="ArialMT"/>
              <w:color w:val="FFFFFF"/>
              <w:lang w:val="fr-FR"/>
            </w:rPr>
          </w:rPrChange>
        </w:rPr>
      </w:pPr>
      <w:ins w:id="3761" w:author="Arthur Parmentier" w:date="2020-06-09T23:50:00Z">
        <w:r w:rsidRPr="008D30F8">
          <w:rPr>
            <w:rFonts w:ascii="ArialMT" w:hAnsi="ArialMT" w:cs="ArialMT"/>
            <w:color w:val="FFFFFF"/>
            <w:rPrChange w:id="3762"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3763" w:author="Arthur Parmentier" w:date="2020-06-09T23:50:00Z"/>
          <w:rFonts w:ascii="ArialMT" w:hAnsi="ArialMT" w:cs="ArialMT"/>
          <w:color w:val="FFFFFF"/>
          <w:rPrChange w:id="3764" w:author="Arthur Parmentier" w:date="2020-06-09T23:50:00Z">
            <w:rPr>
              <w:ins w:id="3765" w:author="Arthur Parmentier" w:date="2020-06-09T23:50:00Z"/>
              <w:rFonts w:ascii="ArialMT" w:hAnsi="ArialMT" w:cs="ArialMT"/>
              <w:color w:val="FFFFFF"/>
              <w:lang w:val="fr-FR"/>
            </w:rPr>
          </w:rPrChange>
        </w:rPr>
      </w:pPr>
      <w:ins w:id="3766" w:author="Arthur Parmentier" w:date="2020-06-09T23:50:00Z">
        <w:r w:rsidRPr="008D30F8">
          <w:rPr>
            <w:rFonts w:ascii="ArialMT" w:hAnsi="ArialMT" w:cs="ArialMT"/>
            <w:color w:val="FFFFFF"/>
            <w:rPrChange w:id="3767"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3768" w:author="Arthur Parmentier" w:date="2020-06-09T23:50:00Z"/>
          <w:rFonts w:ascii="ArialMT" w:hAnsi="ArialMT" w:cs="ArialMT"/>
          <w:color w:val="FFFFFF"/>
          <w:rPrChange w:id="3769" w:author="Arthur Parmentier" w:date="2020-06-09T23:50:00Z">
            <w:rPr>
              <w:ins w:id="3770" w:author="Arthur Parmentier" w:date="2020-06-09T23:50:00Z"/>
              <w:rFonts w:ascii="ArialMT" w:hAnsi="ArialMT" w:cs="ArialMT"/>
              <w:color w:val="FFFFFF"/>
              <w:lang w:val="fr-FR"/>
            </w:rPr>
          </w:rPrChange>
        </w:rPr>
      </w:pPr>
      <w:ins w:id="3771" w:author="Arthur Parmentier" w:date="2020-06-09T23:50:00Z">
        <w:r w:rsidRPr="008D30F8">
          <w:rPr>
            <w:rFonts w:ascii="ArialMT" w:hAnsi="ArialMT" w:cs="ArialMT"/>
            <w:color w:val="FFFFFF"/>
            <w:rPrChange w:id="3772"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3773" w:author="Arthur Parmentier" w:date="2020-06-09T23:50:00Z"/>
          <w:rFonts w:ascii="ArialMT" w:hAnsi="ArialMT" w:cs="ArialMT"/>
          <w:color w:val="FFFFFF"/>
          <w:rPrChange w:id="3774" w:author="Arthur Parmentier" w:date="2020-06-09T23:50:00Z">
            <w:rPr>
              <w:ins w:id="3775" w:author="Arthur Parmentier" w:date="2020-06-09T23:50:00Z"/>
              <w:rFonts w:ascii="ArialMT" w:hAnsi="ArialMT" w:cs="ArialMT"/>
              <w:color w:val="FFFFFF"/>
              <w:lang w:val="fr-FR"/>
            </w:rPr>
          </w:rPrChange>
        </w:rPr>
      </w:pPr>
      <w:ins w:id="3776" w:author="Arthur Parmentier" w:date="2020-06-09T23:50:00Z">
        <w:r w:rsidRPr="008D30F8">
          <w:rPr>
            <w:rFonts w:ascii="ArialMT" w:hAnsi="ArialMT" w:cs="ArialMT"/>
            <w:color w:val="FFFFFF"/>
            <w:rPrChange w:id="3777"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3778" w:author="Arthur Parmentier" w:date="2020-06-09T23:50:00Z"/>
          <w:rFonts w:ascii="ArialMT" w:hAnsi="ArialMT" w:cs="ArialMT"/>
          <w:color w:val="FFFFFF"/>
          <w:rPrChange w:id="3779" w:author="Arthur Parmentier" w:date="2020-06-09T23:50:00Z">
            <w:rPr>
              <w:ins w:id="3780" w:author="Arthur Parmentier" w:date="2020-06-09T23:50:00Z"/>
              <w:rFonts w:ascii="ArialMT" w:hAnsi="ArialMT" w:cs="ArialMT"/>
              <w:color w:val="FFFFFF"/>
              <w:lang w:val="fr-FR"/>
            </w:rPr>
          </w:rPrChange>
        </w:rPr>
      </w:pPr>
      <w:ins w:id="3781" w:author="Arthur Parmentier" w:date="2020-06-09T23:50:00Z">
        <w:r w:rsidRPr="008D30F8">
          <w:rPr>
            <w:rFonts w:ascii="ArialMT" w:hAnsi="ArialMT" w:cs="ArialMT"/>
            <w:color w:val="FFFFFF"/>
            <w:rPrChange w:id="3782"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3783" w:author="Arthur Parmentier" w:date="2020-06-09T23:50:00Z"/>
          <w:rFonts w:ascii="ArialMT" w:hAnsi="ArialMT" w:cs="ArialMT"/>
          <w:color w:val="FFFFFF"/>
          <w:rPrChange w:id="3784" w:author="Arthur Parmentier" w:date="2020-06-09T23:50:00Z">
            <w:rPr>
              <w:ins w:id="3785" w:author="Arthur Parmentier" w:date="2020-06-09T23:50:00Z"/>
              <w:rFonts w:ascii="ArialMT" w:hAnsi="ArialMT" w:cs="ArialMT"/>
              <w:color w:val="FFFFFF"/>
              <w:lang w:val="fr-FR"/>
            </w:rPr>
          </w:rPrChange>
        </w:rPr>
      </w:pPr>
      <w:ins w:id="3786" w:author="Arthur Parmentier" w:date="2020-06-09T23:50:00Z">
        <w:r w:rsidRPr="008D30F8">
          <w:rPr>
            <w:rFonts w:ascii="ArialMT" w:hAnsi="ArialMT" w:cs="ArialMT"/>
            <w:color w:val="FFFFFF"/>
            <w:rPrChange w:id="3787"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3788" w:author="Arthur Parmentier" w:date="2020-06-08T00:43:00Z"/>
        </w:rPr>
        <w:pPrChange w:id="3789" w:author="Arthur Parmentier" w:date="2020-06-10T16:26:00Z">
          <w:pPr>
            <w:pStyle w:val="Paragraphedeliste"/>
            <w:numPr>
              <w:ilvl w:val="1"/>
              <w:numId w:val="11"/>
            </w:numPr>
            <w:ind w:left="1440" w:hanging="360"/>
          </w:pPr>
        </w:pPrChange>
      </w:pPr>
      <w:ins w:id="3790" w:author="Arthur Parmentier" w:date="2020-06-09T23:50:00Z">
        <w:r w:rsidRPr="008D30F8">
          <w:rPr>
            <w:rFonts w:ascii="ArialMT" w:hAnsi="ArialMT" w:cs="ArialMT"/>
            <w:color w:val="FFFFFF"/>
            <w:rPrChange w:id="3791"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792" w:author="Arthur Parmentier" w:date="2020-06-05T18:25:00Z"/>
        </w:rPr>
        <w:pPrChange w:id="3793" w:author="Arthur Parmentier" w:date="2020-06-10T16:26:00Z">
          <w:pPr>
            <w:pStyle w:val="Paragraphedeliste"/>
            <w:numPr>
              <w:numId w:val="11"/>
            </w:numPr>
            <w:ind w:hanging="360"/>
          </w:pPr>
        </w:pPrChange>
      </w:pPr>
      <w:ins w:id="3794" w:author="Arthur Parmentier" w:date="2020-06-08T00:24:00Z">
        <w:r>
          <w:t>A deeper linguistic analysis</w:t>
        </w:r>
      </w:ins>
      <w:ins w:id="3795" w:author="Arthur Parmentier" w:date="2020-06-05T18:27:00Z">
        <w:r w:rsidR="00C87BEA" w:rsidRPr="007C437A">
          <w:t xml:space="preserve"> would</w:t>
        </w:r>
      </w:ins>
      <w:ins w:id="3796" w:author="Arthur Parmentier" w:date="2020-06-08T00:24:00Z">
        <w:r>
          <w:t xml:space="preserve"> probably</w:t>
        </w:r>
      </w:ins>
      <w:ins w:id="3797" w:author="Arthur Parmentier" w:date="2020-06-05T18:27:00Z">
        <w:r w:rsidR="00C87BEA" w:rsidRPr="007C437A">
          <w:t xml:space="preserve"> lead to</w:t>
        </w:r>
      </w:ins>
      <w:ins w:id="3798" w:author="Arthur Parmentier" w:date="2020-06-08T00:24:00Z">
        <w:r>
          <w:t xml:space="preserve"> more</w:t>
        </w:r>
      </w:ins>
      <w:ins w:id="3799" w:author="Arthur Parmentier" w:date="2020-06-05T18:27:00Z">
        <w:r w:rsidR="00C87BEA" w:rsidRPr="007C437A">
          <w:t xml:space="preserve"> relevant categories to think </w:t>
        </w:r>
      </w:ins>
      <w:ins w:id="3800" w:author="Arthur Parmentier" w:date="2020-06-05T18:28:00Z">
        <w:r w:rsidR="00C87BEA" w:rsidRPr="007C437A">
          <w:t>signs</w:t>
        </w:r>
      </w:ins>
      <w:ins w:id="3801" w:author="Arthur Parmentier" w:date="2020-06-08T00:50:00Z">
        <w:r w:rsidR="00F7044D">
          <w:t xml:space="preserve"> with,</w:t>
        </w:r>
      </w:ins>
      <w:ins w:id="3802" w:author="Arthur Parmentier" w:date="2020-06-05T18:28:00Z">
        <w:r w:rsidR="00C87BEA" w:rsidRPr="007C437A">
          <w:t xml:space="preserve"> in terms of their position in the </w:t>
        </w:r>
      </w:ins>
      <w:ins w:id="3803" w:author="Arthur Parmentier" w:date="2020-06-08T00:51:00Z">
        <w:r w:rsidR="00F7044D">
          <w:t>clause</w:t>
        </w:r>
      </w:ins>
      <w:ins w:id="3804" w:author="Arthur Parmentier" w:date="2020-06-08T00:20:00Z">
        <w:r w:rsidR="00C9469B">
          <w:t xml:space="preserve">, their function, but also their use in more complex </w:t>
        </w:r>
      </w:ins>
      <w:ins w:id="3805" w:author="Arthur Parmentier" w:date="2020-06-08T00:51:00Z">
        <w:r w:rsidR="00944734">
          <w:t xml:space="preserve">syntactic </w:t>
        </w:r>
      </w:ins>
      <w:ins w:id="3806" w:author="Arthur Parmentier" w:date="2020-06-08T00:20:00Z">
        <w:r w:rsidR="00C9469B">
          <w:t>structures</w:t>
        </w:r>
      </w:ins>
      <w:ins w:id="3807" w:author="Arthur Parmentier" w:date="2020-06-08T00:51:00Z">
        <w:r w:rsidR="00944734">
          <w:t>.</w:t>
        </w:r>
      </w:ins>
    </w:p>
    <w:p w:rsidR="00752860" w:rsidRPr="007C437A" w:rsidRDefault="00C87BEA">
      <w:pPr>
        <w:pStyle w:val="Paragraphedeliste"/>
        <w:numPr>
          <w:ilvl w:val="0"/>
          <w:numId w:val="11"/>
        </w:numPr>
        <w:rPr>
          <w:ins w:id="3808" w:author="Arthur Parmentier" w:date="2020-06-06T18:04:00Z"/>
        </w:rPr>
      </w:pPr>
      <w:ins w:id="3809" w:author="Arthur Parmentier" w:date="2020-06-05T18:29:00Z">
        <w:r w:rsidRPr="007C437A">
          <w:t xml:space="preserve">Finally, I think that </w:t>
        </w:r>
      </w:ins>
      <w:ins w:id="3810" w:author="Arthur Parmentier" w:date="2020-06-08T00:25:00Z">
        <w:r w:rsidR="00D15FB4">
          <w:t xml:space="preserve">his </w:t>
        </w:r>
      </w:ins>
      <w:ins w:id="3811" w:author="Arthur Parmentier" w:date="2020-06-05T18:29:00Z">
        <w:r w:rsidRPr="007C437A">
          <w:t xml:space="preserve">description suffers from the </w:t>
        </w:r>
      </w:ins>
      <w:ins w:id="3812" w:author="Arthur Parmentier" w:date="2020-06-08T00:25:00Z">
        <w:r w:rsidR="00D15FB4">
          <w:t>velocity</w:t>
        </w:r>
      </w:ins>
      <w:ins w:id="3813" w:author="Arthur Parmentier" w:date="2020-06-05T18:29:00Z">
        <w:r w:rsidRPr="007C437A">
          <w:t xml:space="preserve"> at which the language has evolved from</w:t>
        </w:r>
      </w:ins>
      <w:ins w:id="3814" w:author="Arthur Parmentier" w:date="2020-06-08T00:25:00Z">
        <w:r w:rsidR="00EE0694">
          <w:t xml:space="preserve"> its most</w:t>
        </w:r>
      </w:ins>
      <w:ins w:id="3815" w:author="Arthur Parmentier" w:date="2020-06-05T18:29:00Z">
        <w:r w:rsidRPr="007C437A">
          <w:t xml:space="preserve"> basic elements to complex uses and rul</w:t>
        </w:r>
      </w:ins>
      <w:ins w:id="3816" w:author="Arthur Parmentier" w:date="2020-06-05T18:30:00Z">
        <w:r w:rsidRPr="007C437A">
          <w:t>es</w:t>
        </w:r>
      </w:ins>
      <w:ins w:id="3817" w:author="Arthur Parmentier" w:date="2020-06-08T00:30:00Z">
        <w:r w:rsidR="00AB5E12">
          <w:t>, leading to describe its structure both in artistic and linguis</w:t>
        </w:r>
      </w:ins>
      <w:ins w:id="3818" w:author="Arthur Parmentier" w:date="2020-06-08T00:31:00Z">
        <w:r w:rsidR="00AB5E12">
          <w:t>tic terms and principles</w:t>
        </w:r>
      </w:ins>
      <w:ins w:id="3819" w:author="Arthur Parmentier" w:date="2020-06-05T18:30:00Z">
        <w:r w:rsidRPr="007C437A">
          <w:t>. This description might have been proposed at a time at which it made sense to think in those</w:t>
        </w:r>
      </w:ins>
      <w:ins w:id="3820" w:author="Arthur Parmentier" w:date="2020-06-08T00:26:00Z">
        <w:r w:rsidR="00EE0694">
          <w:t xml:space="preserve"> simple</w:t>
        </w:r>
      </w:ins>
      <w:ins w:id="3821" w:author="Arthur Parmentier" w:date="2020-06-05T18:30:00Z">
        <w:r w:rsidRPr="007C437A">
          <w:t xml:space="preserve"> terms, while </w:t>
        </w:r>
      </w:ins>
      <w:ins w:id="3822" w:author="Arthur Parmentier" w:date="2020-06-08T00:26:00Z">
        <w:r w:rsidR="00EE0694">
          <w:t xml:space="preserve">it was sufficient to introduce only superficial elements of syntax </w:t>
        </w:r>
      </w:ins>
      <w:ins w:id="3823" w:author="Arthur Parmentier" w:date="2020-06-08T00:27:00Z">
        <w:r w:rsidR="00EE0694">
          <w:t>as the performers would internalize in practice many of the implicit complexity of the language.</w:t>
        </w:r>
      </w:ins>
    </w:p>
    <w:p w:rsidR="00C51F09" w:rsidRPr="007C437A" w:rsidRDefault="00C51F09">
      <w:pPr>
        <w:rPr>
          <w:ins w:id="3824" w:author="Arthur Parmentier" w:date="2020-06-05T18:31:00Z"/>
        </w:rPr>
        <w:pPrChange w:id="3825" w:author="Arthur Parmentier" w:date="2020-06-10T16:26:00Z">
          <w:pPr>
            <w:pStyle w:val="Paragraphedeliste"/>
            <w:numPr>
              <w:numId w:val="11"/>
            </w:numPr>
            <w:ind w:hanging="360"/>
          </w:pPr>
        </w:pPrChange>
      </w:pPr>
      <w:ins w:id="3826" w:author="Arthur Parmentier" w:date="2020-06-06T18:04:00Z">
        <w:r w:rsidRPr="007C437A">
          <w:t xml:space="preserve">The description of </w:t>
        </w:r>
      </w:ins>
      <w:ins w:id="3827" w:author="Arthur Parmentier" w:date="2020-06-06T18:05:00Z">
        <w:r w:rsidRPr="007C437A">
          <w:t>the</w:t>
        </w:r>
      </w:ins>
      <w:ins w:id="3828" w:author="Arthur Parmentier" w:date="2020-06-06T18:04:00Z">
        <w:r w:rsidRPr="007C437A">
          <w:t xml:space="preserve"> whole syntax </w:t>
        </w:r>
      </w:ins>
      <w:ins w:id="3829" w:author="Arthur Parmentier" w:date="2020-06-06T18:05:00Z">
        <w:r w:rsidRPr="007C437A">
          <w:t xml:space="preserve">of SP </w:t>
        </w:r>
      </w:ins>
      <w:ins w:id="3830" w:author="Arthur Parmentier" w:date="2020-06-06T18:04:00Z">
        <w:r w:rsidRPr="007C437A">
          <w:t>would be the subject of a whole book and</w:t>
        </w:r>
      </w:ins>
      <w:ins w:id="3831" w:author="Arthur Parmentier" w:date="2020-06-08T00:51:00Z">
        <w:r w:rsidR="005539BB">
          <w:t xml:space="preserve"> out</w:t>
        </w:r>
      </w:ins>
      <w:ins w:id="3832" w:author="Arthur Parmentier" w:date="2020-06-08T00:52:00Z">
        <w:r w:rsidR="005539BB">
          <w:t xml:space="preserve"> of my field of expertise</w:t>
        </w:r>
      </w:ins>
      <w:ins w:id="3833" w:author="Arthur Parmentier" w:date="2020-06-06T18:04:00Z">
        <w:r w:rsidRPr="007C437A">
          <w:t xml:space="preserve">. </w:t>
        </w:r>
      </w:ins>
      <w:ins w:id="3834" w:author="Arthur Parmentier" w:date="2020-06-08T00:52:00Z">
        <w:r w:rsidR="0083330E">
          <w:br/>
        </w:r>
      </w:ins>
      <w:ins w:id="3835" w:author="Arthur Parmentier" w:date="2020-06-06T18:04:00Z">
        <w:r w:rsidRPr="007C437A">
          <w:t xml:space="preserve">However, I will </w:t>
        </w:r>
      </w:ins>
      <w:ins w:id="3836" w:author="Arthur Parmentier" w:date="2020-06-08T00:53:00Z">
        <w:r w:rsidR="0083330E">
          <w:t>underline</w:t>
        </w:r>
      </w:ins>
      <w:ins w:id="3837" w:author="Arthur Parmentier" w:date="2020-06-06T18:04:00Z">
        <w:r w:rsidRPr="007C437A">
          <w:t xml:space="preserve"> some of its basic elements </w:t>
        </w:r>
      </w:ins>
      <w:ins w:id="3838" w:author="Arthur Parmentier" w:date="2020-06-08T00:52:00Z">
        <w:r w:rsidR="0083330E">
          <w:t xml:space="preserve">that will be relevant to my technical proposition of a recognition tool and </w:t>
        </w:r>
      </w:ins>
      <w:ins w:id="3839" w:author="Arthur Parmentier" w:date="2020-06-08T00:53:00Z">
        <w:r w:rsidR="0083330E">
          <w:t>propose a view on its mechanisms at several levels.</w:t>
        </w:r>
      </w:ins>
    </w:p>
    <w:p w:rsidR="00EB42AE" w:rsidRPr="007C437A" w:rsidRDefault="00EB42AE">
      <w:pPr>
        <w:pStyle w:val="Titre5"/>
        <w:rPr>
          <w:ins w:id="3840" w:author="Arthur Parmentier" w:date="2020-06-05T19:00:00Z"/>
        </w:rPr>
      </w:pPr>
      <w:ins w:id="3841" w:author="Arthur Parmentier" w:date="2020-06-05T19:00:00Z">
        <w:r w:rsidRPr="007C437A">
          <w:t xml:space="preserve">A closer look </w:t>
        </w:r>
      </w:ins>
      <w:ins w:id="3842" w:author="Arthur Parmentier" w:date="2020-06-05T19:20:00Z">
        <w:r w:rsidR="000E299B" w:rsidRPr="007C437A">
          <w:t>at</w:t>
        </w:r>
      </w:ins>
      <w:ins w:id="3843" w:author="Arthur Parmentier" w:date="2020-06-05T19:00:00Z">
        <w:r w:rsidRPr="007C437A">
          <w:t xml:space="preserve"> SP syntax</w:t>
        </w:r>
      </w:ins>
    </w:p>
    <w:p w:rsidR="00DC1017" w:rsidRPr="007C437A" w:rsidRDefault="00EB42AE">
      <w:pPr>
        <w:rPr>
          <w:ins w:id="3844" w:author="Arthur Parmentier" w:date="2020-06-05T19:20:00Z"/>
        </w:rPr>
      </w:pPr>
      <w:ins w:id="3845" w:author="Arthur Parmentier" w:date="2020-06-05T19:01:00Z">
        <w:r w:rsidRPr="007C437A">
          <w:t xml:space="preserve">In this part, I will </w:t>
        </w:r>
      </w:ins>
      <w:ins w:id="3846" w:author="Arthur Parmentier" w:date="2020-06-05T19:02:00Z">
        <w:r w:rsidRPr="007C437A">
          <w:t>step back from the historical description of the SP syntax to cover its structure in its contemporary form</w:t>
        </w:r>
      </w:ins>
      <w:ins w:id="3847" w:author="Arthur Parmentier" w:date="2020-06-05T19:03:00Z">
        <w:r w:rsidRPr="007C437A">
          <w:t>s and</w:t>
        </w:r>
      </w:ins>
      <w:ins w:id="3848" w:author="Arthur Parmentier" w:date="2020-06-05T21:03:00Z">
        <w:r w:rsidR="007E76C0" w:rsidRPr="007C437A">
          <w:t xml:space="preserve"> try</w:t>
        </w:r>
      </w:ins>
      <w:ins w:id="3849" w:author="Arthur Parmentier" w:date="2020-06-06T12:46:00Z">
        <w:r w:rsidR="00551BBF" w:rsidRPr="007C437A">
          <w:t xml:space="preserve"> to</w:t>
        </w:r>
      </w:ins>
      <w:ins w:id="3850" w:author="Arthur Parmentier" w:date="2020-06-05T19:03:00Z">
        <w:r w:rsidRPr="007C437A">
          <w:t xml:space="preserve"> provide a wider view</w:t>
        </w:r>
      </w:ins>
      <w:ins w:id="3851" w:author="Arthur Parmentier" w:date="2020-06-05T19:30:00Z">
        <w:r w:rsidR="00706ADC" w:rsidRPr="007C437A">
          <w:t xml:space="preserve"> of its components</w:t>
        </w:r>
      </w:ins>
      <w:ins w:id="3852" w:author="Arthur Parmentier" w:date="2020-06-06T20:40:00Z">
        <w:r w:rsidR="005E6896" w:rsidRPr="007C437A">
          <w:t xml:space="preserve"> </w:t>
        </w:r>
        <w:r w:rsidR="006A6B19" w:rsidRPr="007C437A">
          <w:t>including my own observations and</w:t>
        </w:r>
      </w:ins>
      <w:ins w:id="3853" w:author="Arthur Parmentier" w:date="2020-06-06T20:41:00Z">
        <w:r w:rsidR="006A6B19" w:rsidRPr="007C437A">
          <w:t xml:space="preserve"> interpretations.</w:t>
        </w:r>
      </w:ins>
    </w:p>
    <w:p w:rsidR="000E299B" w:rsidRPr="007C437A" w:rsidRDefault="000E299B">
      <w:pPr>
        <w:pStyle w:val="Titre6"/>
        <w:rPr>
          <w:ins w:id="3854" w:author="Arthur Parmentier" w:date="2020-06-05T20:54:00Z"/>
        </w:rPr>
      </w:pPr>
      <w:ins w:id="3855" w:author="Arthur Parmentier" w:date="2020-06-05T19:20:00Z">
        <w:r w:rsidRPr="007C437A">
          <w:rPr>
            <w:b w:val="0"/>
          </w:rPr>
          <w:lastRenderedPageBreak/>
          <w:t>The big picture</w:t>
        </w:r>
      </w:ins>
    </w:p>
    <w:p w:rsidR="001C2AA6" w:rsidRPr="007C437A" w:rsidRDefault="007E76C0">
      <w:pPr>
        <w:keepNext/>
        <w:rPr>
          <w:ins w:id="3856" w:author="Arthur Parmentier" w:date="2020-06-05T21:05:00Z"/>
        </w:rPr>
        <w:pPrChange w:id="3857" w:author="Arthur Parmentier" w:date="2020-06-10T16:26:00Z">
          <w:pPr/>
        </w:pPrChange>
      </w:pPr>
      <w:ins w:id="3858" w:author="Arthur Parmentier" w:date="2020-06-05T20:54:00Z">
        <w:r w:rsidRPr="007C437A">
          <w:rPr>
            <w:noProof/>
            <w:rPrChange w:id="3859"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3860" w:author="Arthur Parmentier" w:date="2020-06-05T21:09:00Z"/>
        </w:rPr>
      </w:pPr>
      <w:bookmarkStart w:id="3861" w:name="_Ref42283886"/>
      <w:bookmarkStart w:id="3862" w:name="_Ref42283881"/>
      <w:ins w:id="3863" w:author="Arthur Parmentier" w:date="2020-06-05T21:05:00Z">
        <w:r w:rsidRPr="007C437A">
          <w:t xml:space="preserve">Figure </w:t>
        </w:r>
        <w:r w:rsidRPr="007C437A">
          <w:rPr>
            <w:rPrChange w:id="3864" w:author="Arthur Parmentier" w:date="2020-06-07T15:27:00Z">
              <w:rPr/>
            </w:rPrChange>
          </w:rPr>
          <w:fldChar w:fldCharType="begin"/>
        </w:r>
        <w:r w:rsidRPr="007C437A">
          <w:instrText xml:space="preserve"> SEQ Figure \* ARABIC </w:instrText>
        </w:r>
      </w:ins>
      <w:r w:rsidRPr="007C437A">
        <w:rPr>
          <w:rPrChange w:id="3865" w:author="Arthur Parmentier" w:date="2020-06-07T15:27:00Z">
            <w:rPr/>
          </w:rPrChange>
        </w:rPr>
        <w:fldChar w:fldCharType="separate"/>
      </w:r>
      <w:ins w:id="3866" w:author="Arthur Parmentier" w:date="2020-06-05T21:05:00Z">
        <w:r w:rsidRPr="007C437A">
          <w:rPr>
            <w:rPrChange w:id="3867" w:author="Arthur Parmentier" w:date="2020-06-07T15:27:00Z">
              <w:rPr>
                <w:noProof/>
              </w:rPr>
            </w:rPrChange>
          </w:rPr>
          <w:t>1</w:t>
        </w:r>
        <w:r w:rsidRPr="007C437A">
          <w:rPr>
            <w:rPrChange w:id="3868" w:author="Arthur Parmentier" w:date="2020-06-07T15:27:00Z">
              <w:rPr/>
            </w:rPrChange>
          </w:rPr>
          <w:fldChar w:fldCharType="end"/>
        </w:r>
        <w:bookmarkEnd w:id="3861"/>
        <w:r w:rsidRPr="007C437A">
          <w:t xml:space="preserve"> Representations of the modes, their "enter"-"escape" dynamic with respect to the "Default mode" and the </w:t>
        </w:r>
      </w:ins>
      <w:ins w:id="3869" w:author="Arthur Parmentier" w:date="2020-06-05T21:06:00Z">
        <w:r w:rsidR="00B964BD" w:rsidRPr="007C437A">
          <w:t>correlation of</w:t>
        </w:r>
      </w:ins>
      <w:ins w:id="3870" w:author="Arthur Parmentier" w:date="2020-06-05T21:05:00Z">
        <w:r w:rsidRPr="007C437A">
          <w:t xml:space="preserve"> the ambiguity bet</w:t>
        </w:r>
      </w:ins>
      <w:ins w:id="3871" w:author="Arthur Parmentier" w:date="2020-06-05T21:06:00Z">
        <w:r w:rsidR="003E12E8" w:rsidRPr="007C437A">
          <w:t>ween</w:t>
        </w:r>
      </w:ins>
      <w:ins w:id="3872" w:author="Arthur Parmentier" w:date="2020-06-05T21:05:00Z">
        <w:r w:rsidRPr="007C437A">
          <w:t xml:space="preserve"> two modes and their respective sig</w:t>
        </w:r>
      </w:ins>
      <w:ins w:id="3873" w:author="Arthur Parmentier" w:date="2020-06-06T12:20:00Z">
        <w:r w:rsidR="00A440D0" w:rsidRPr="007C437A">
          <w:t xml:space="preserve">n/gestures </w:t>
        </w:r>
      </w:ins>
      <w:ins w:id="3874" w:author="Arthur Parmentier" w:date="2020-06-05T21:05:00Z">
        <w:r w:rsidRPr="007C437A">
          <w:t>corpus</w:t>
        </w:r>
      </w:ins>
      <w:bookmarkEnd w:id="3862"/>
      <w:ins w:id="3875" w:author="Arthur Parmentier" w:date="2020-06-06T12:20:00Z">
        <w:r w:rsidR="00A440D0" w:rsidRPr="007C437A">
          <w:t xml:space="preserve">: the “enter” and “escape” signs are used to disambiguate the interpretation of </w:t>
        </w:r>
      </w:ins>
      <w:ins w:id="3876" w:author="Arthur Parmentier" w:date="2020-06-06T12:21:00Z">
        <w:r w:rsidR="00A440D0" w:rsidRPr="007C437A">
          <w:t>gestures or sign common to two or more modes for the performer. In the non-ambiguous cases, we see that the “escape” signs disappear (</w:t>
        </w:r>
      </w:ins>
      <w:ins w:id="3877" w:author="Arthur Parmentier" w:date="2020-06-06T12:22:00Z">
        <w:r w:rsidR="00A440D0" w:rsidRPr="007C437A">
          <w:t>or is simply a “step outside the box”).</w:t>
        </w:r>
      </w:ins>
      <w:ins w:id="3878" w:author="Arthur Parmentier" w:date="2020-06-06T19:14:00Z">
        <w:r w:rsidR="00BD746C" w:rsidRPr="007C437A">
          <w:br/>
        </w:r>
        <w:r w:rsidR="00BD746C" w:rsidRPr="007C437A">
          <w:br/>
        </w:r>
      </w:ins>
      <w:ins w:id="3879" w:author="Arthur Parmentier" w:date="2020-06-06T12:22:00Z">
        <w:r w:rsidR="00A440D0" w:rsidRPr="007C437A">
          <w:t xml:space="preserve"> </w:t>
        </w:r>
        <w:r w:rsidR="00A440D0" w:rsidRPr="007C437A">
          <w:rPr>
            <w:vertAlign w:val="superscript"/>
          </w:rPr>
          <w:t>1</w:t>
        </w:r>
        <w:r w:rsidR="00A440D0" w:rsidRPr="007C437A">
          <w:t xml:space="preserve">Launch mode </w:t>
        </w:r>
      </w:ins>
      <w:ins w:id="3880" w:author="Arthur Parmentier" w:date="2020-06-06T12:23:00Z">
        <w:r w:rsidR="00A440D0" w:rsidRPr="007C437A">
          <w:t xml:space="preserve">is ambiguous because some signs must be interpreted as in shapeline (Identifiers for instance). However, </w:t>
        </w:r>
      </w:ins>
      <w:ins w:id="3881" w:author="Arthur Parmentier" w:date="2020-06-06T12:24:00Z">
        <w:r w:rsidR="00A440D0" w:rsidRPr="007C437A">
          <w:t>it is not ambiguous for contents and modifiers, which can simply be performed immediately when the soundpainter “steps into the box”.</w:t>
        </w:r>
      </w:ins>
      <w:ins w:id="3882" w:author="Arthur Parmentier" w:date="2020-06-06T12:25:00Z">
        <w:r w:rsidR="00A440D0" w:rsidRPr="007C437A">
          <w:t xml:space="preserve"> For that reason, </w:t>
        </w:r>
      </w:ins>
      <w:ins w:id="3883" w:author="Arthur Parmentier" w:date="2020-06-06T12:46:00Z">
        <w:r w:rsidR="0071562A" w:rsidRPr="007C437A">
          <w:t>their</w:t>
        </w:r>
      </w:ins>
      <w:ins w:id="3884" w:author="Arthur Parmentier" w:date="2020-06-06T12:25:00Z">
        <w:r w:rsidR="00A440D0" w:rsidRPr="007C437A">
          <w:t xml:space="preserve"> enter and exit signs are not always performed when there is no ambiguity. It is also possible that </w:t>
        </w:r>
      </w:ins>
      <w:ins w:id="3885" w:author="Arthur Parmentier" w:date="2020-06-06T12:26:00Z">
        <w:r w:rsidR="00A440D0" w:rsidRPr="007C437A">
          <w:t>one particular mode is used by convention</w:t>
        </w:r>
      </w:ins>
      <w:ins w:id="3886" w:author="Arthur Parmentier" w:date="2020-06-06T12:46:00Z">
        <w:r w:rsidR="00FB620E" w:rsidRPr="007C437A">
          <w:t xml:space="preserve"> </w:t>
        </w:r>
      </w:ins>
      <w:ins w:id="3887" w:author="Arthur Parmentier" w:date="2020-06-06T12:47:00Z">
        <w:r w:rsidR="004D7731" w:rsidRPr="007C437A">
          <w:t xml:space="preserve">(by default) </w:t>
        </w:r>
      </w:ins>
      <w:ins w:id="3888" w:author="Arthur Parmentier" w:date="2020-06-06T12:46:00Z">
        <w:r w:rsidR="00FB620E" w:rsidRPr="007C437A">
          <w:t xml:space="preserve">instead of the </w:t>
        </w:r>
      </w:ins>
      <w:ins w:id="3889" w:author="Arthur Parmentier" w:date="2020-06-06T12:47:00Z">
        <w:r w:rsidR="005C65F5" w:rsidRPr="007C437A">
          <w:t>“</w:t>
        </w:r>
      </w:ins>
      <w:ins w:id="3890" w:author="Arthur Parmentier" w:date="2020-06-06T12:46:00Z">
        <w:r w:rsidR="00FB620E" w:rsidRPr="007C437A">
          <w:t>default mode</w:t>
        </w:r>
      </w:ins>
      <w:ins w:id="3891" w:author="Arthur Parmentier" w:date="2020-06-06T12:47:00Z">
        <w:r w:rsidR="005C65F5" w:rsidRPr="007C437A">
          <w:t>”</w:t>
        </w:r>
      </w:ins>
      <w:ins w:id="3892" w:author="Arthur Parmentier" w:date="2020-06-06T12:20:00Z">
        <w:r w:rsidR="00A440D0" w:rsidRPr="007C437A">
          <w:t xml:space="preserve"> </w:t>
        </w:r>
      </w:ins>
      <w:ins w:id="3893" w:author="Arthur Parmentier" w:date="2020-06-06T12:26:00Z">
        <w:r w:rsidR="00A440D0" w:rsidRPr="007C437A">
          <w:t xml:space="preserve">(for instance, it is often the case that dancer </w:t>
        </w:r>
      </w:ins>
      <w:ins w:id="3894" w:author="Arthur Parmentier" w:date="2020-06-06T12:46:00Z">
        <w:r w:rsidR="0071562A" w:rsidRPr="007C437A">
          <w:t>interprets</w:t>
        </w:r>
      </w:ins>
      <w:ins w:id="3895" w:author="Arthur Parmentier" w:date="2020-06-06T12:26:00Z">
        <w:r w:rsidR="00A440D0" w:rsidRPr="007C437A">
          <w:t xml:space="preserve"> signs and gestures in launch mode during p</w:t>
        </w:r>
      </w:ins>
      <w:ins w:id="3896" w:author="Arthur Parmentier" w:date="2020-06-06T12:27:00Z">
        <w:r w:rsidR="00A440D0" w:rsidRPr="007C437A">
          <w:t>erformance by default), in which case the enter and escape sign may not be used either.</w:t>
        </w:r>
      </w:ins>
    </w:p>
    <w:p w:rsidR="0077353F" w:rsidRPr="007C437A" w:rsidRDefault="00122D9C">
      <w:pPr>
        <w:rPr>
          <w:ins w:id="3897" w:author="Arthur Parmentier" w:date="2020-06-06T19:24:00Z"/>
        </w:rPr>
      </w:pPr>
      <w:ins w:id="3898" w:author="Arthur Parmentier" w:date="2020-06-05T21:09:00Z">
        <w:r w:rsidRPr="007C437A">
          <w:t>Let’s start with the big picture.</w:t>
        </w:r>
      </w:ins>
      <w:ins w:id="3899" w:author="Arthur Parmentier" w:date="2020-06-05T21:26:00Z">
        <w:r w:rsidR="00274337" w:rsidRPr="007C437A">
          <w:br/>
        </w:r>
      </w:ins>
      <w:ins w:id="3900" w:author="Arthur Parmentier" w:date="2020-06-05T21:16:00Z">
        <w:r w:rsidRPr="007C437A">
          <w:t xml:space="preserve">Imagine a language that has an alphabet (a set of signs) and several </w:t>
        </w:r>
      </w:ins>
      <w:ins w:id="3901" w:author="Arthur Parmentier" w:date="2020-06-05T21:18:00Z">
        <w:r w:rsidRPr="007C437A">
          <w:t>syntaxes</w:t>
        </w:r>
      </w:ins>
      <w:ins w:id="3902" w:author="Arthur Parmentier" w:date="2020-06-05T21:16:00Z">
        <w:r w:rsidRPr="007C437A">
          <w:t xml:space="preserve"> that </w:t>
        </w:r>
      </w:ins>
      <w:ins w:id="3903" w:author="Arthur Parmentier" w:date="2020-06-05T21:17:00Z">
        <w:r w:rsidRPr="007C437A">
          <w:t xml:space="preserve">all speakers know and can use whenever they think that one is more appropriate than </w:t>
        </w:r>
      </w:ins>
      <w:ins w:id="3904" w:author="Arthur Parmentier" w:date="2020-06-05T21:18:00Z">
        <w:r w:rsidRPr="007C437A">
          <w:t xml:space="preserve">the </w:t>
        </w:r>
      </w:ins>
      <w:ins w:id="3905" w:author="Arthur Parmentier" w:date="2020-06-05T21:17:00Z">
        <w:r w:rsidRPr="007C437A">
          <w:t xml:space="preserve">others. Let’s call these </w:t>
        </w:r>
      </w:ins>
      <w:ins w:id="3906" w:author="Arthur Parmentier" w:date="2020-06-05T21:18:00Z">
        <w:r w:rsidRPr="007C437A">
          <w:t>syntaxes</w:t>
        </w:r>
      </w:ins>
      <w:ins w:id="3907" w:author="Arthur Parmentier" w:date="2020-06-05T21:17:00Z">
        <w:r w:rsidRPr="007C437A">
          <w:t xml:space="preserve"> “modes”.</w:t>
        </w:r>
      </w:ins>
      <w:ins w:id="3908" w:author="Arthur Parmentier" w:date="2020-06-05T21:19:00Z">
        <w:r w:rsidRPr="007C437A">
          <w:t xml:space="preserve"> SP is such a language. </w:t>
        </w:r>
        <w:r w:rsidR="004C1058" w:rsidRPr="007C437A">
          <w:t xml:space="preserve">We have seen that SP has an alphabet and how it is created. </w:t>
        </w:r>
      </w:ins>
      <w:ins w:id="3909" w:author="Arthur Parmentier" w:date="2020-06-05T21:20:00Z">
        <w:r w:rsidR="004C1058" w:rsidRPr="007C437A">
          <w:t xml:space="preserve">We have also seen that modes are said by Walter Thompson to “embody </w:t>
        </w:r>
      </w:ins>
      <w:ins w:id="3910" w:author="Arthur Parmentier" w:date="2020-06-05T21:21:00Z">
        <w:r w:rsidR="004C1058" w:rsidRPr="007C437A">
          <w:t xml:space="preserve">specific performance parameters”, even though </w:t>
        </w:r>
      </w:ins>
      <w:ins w:id="3911" w:author="Arthur Parmentier" w:date="2020-06-06T19:15:00Z">
        <w:r w:rsidR="003C4D17" w:rsidRPr="007C437A">
          <w:t>they are at this point</w:t>
        </w:r>
      </w:ins>
      <w:ins w:id="3912" w:author="Arthur Parmentier" w:date="2020-06-05T21:21:00Z">
        <w:r w:rsidR="004C1058" w:rsidRPr="007C437A">
          <w:t xml:space="preserve"> probably not usual Content gestures. </w:t>
        </w:r>
      </w:ins>
      <w:ins w:id="3913" w:author="Arthur Parmentier" w:date="2020-06-06T19:15:00Z">
        <w:r w:rsidR="00163AE7" w:rsidRPr="007C437A">
          <w:br/>
        </w:r>
      </w:ins>
      <w:ins w:id="3914" w:author="Arthur Parmentier" w:date="2020-06-05T21:22:00Z">
        <w:r w:rsidR="004C1058" w:rsidRPr="007C437A">
          <w:t xml:space="preserve">My proposition is to understand modes as several </w:t>
        </w:r>
      </w:ins>
      <w:ins w:id="3915" w:author="Arthur Parmentier" w:date="2020-06-06T13:06:00Z">
        <w:r w:rsidR="00DD01C7" w:rsidRPr="007C437A">
          <w:t>syntactic</w:t>
        </w:r>
      </w:ins>
      <w:ins w:id="3916" w:author="Arthur Parmentier" w:date="2020-06-05T21:23:00Z">
        <w:r w:rsidR="004C1058" w:rsidRPr="007C437A">
          <w:t xml:space="preserve"> and semantic</w:t>
        </w:r>
        <w:r w:rsidR="004C1058" w:rsidRPr="007C437A">
          <w:rPr>
            <w:rStyle w:val="Appelnotedebasdep"/>
          </w:rPr>
          <w:footnoteReference w:id="31"/>
        </w:r>
      </w:ins>
      <w:ins w:id="3924" w:author="Arthur Parmentier" w:date="2020-06-05T21:22:00Z">
        <w:r w:rsidR="004C1058" w:rsidRPr="007C437A">
          <w:t xml:space="preserve"> modules that the </w:t>
        </w:r>
        <w:r w:rsidR="004C1058" w:rsidRPr="007C437A">
          <w:lastRenderedPageBreak/>
          <w:t>soundpainter can use during the performan</w:t>
        </w:r>
      </w:ins>
      <w:ins w:id="3925" w:author="Arthur Parmentier" w:date="2020-06-05T21:23:00Z">
        <w:r w:rsidR="004C1058" w:rsidRPr="007C437A">
          <w:t>ce</w:t>
        </w:r>
      </w:ins>
      <w:ins w:id="3926" w:author="Arthur Parmentier" w:date="2020-06-05T21:25:00Z">
        <w:r w:rsidR="002E7599" w:rsidRPr="007C437A">
          <w:t>, i.</w:t>
        </w:r>
      </w:ins>
      <w:ins w:id="3927" w:author="Arthur Parmentier" w:date="2020-06-05T21:26:00Z">
        <w:r w:rsidR="002E7599" w:rsidRPr="007C437A">
          <w:t xml:space="preserve">e. the specific performance parameters that Walter Thompson speaks about are their </w:t>
        </w:r>
      </w:ins>
      <w:ins w:id="3928" w:author="Arthur Parmentier" w:date="2020-06-06T13:06:00Z">
        <w:r w:rsidR="00DD01C7" w:rsidRPr="007C437A">
          <w:t>syntactic</w:t>
        </w:r>
      </w:ins>
      <w:ins w:id="3929" w:author="Arthur Parmentier" w:date="2020-06-05T21:26:00Z">
        <w:r w:rsidR="002E7599" w:rsidRPr="007C437A">
          <w:t xml:space="preserve"> (and semantic) </w:t>
        </w:r>
        <w:r w:rsidR="00274337" w:rsidRPr="007C437A">
          <w:t>components</w:t>
        </w:r>
        <w:r w:rsidR="002E7599" w:rsidRPr="007C437A">
          <w:t>.</w:t>
        </w:r>
      </w:ins>
      <w:ins w:id="3930" w:author="Arthur Parmentier" w:date="2020-06-05T21:27:00Z">
        <w:r w:rsidR="00274337" w:rsidRPr="007C437A">
          <w:br/>
          <w:t>One may say that such two different modules, because they have different syntaxes,</w:t>
        </w:r>
      </w:ins>
      <w:ins w:id="3931" w:author="Arthur Parmentier" w:date="2020-06-05T21:28:00Z">
        <w:r w:rsidR="00274337" w:rsidRPr="007C437A">
          <w:t xml:space="preserve"> are </w:t>
        </w:r>
      </w:ins>
      <w:ins w:id="3932" w:author="Arthur Parmentier" w:date="2020-06-06T19:16:00Z">
        <w:r w:rsidR="00C66F72" w:rsidRPr="007C437A">
          <w:t xml:space="preserve">therefore </w:t>
        </w:r>
      </w:ins>
      <w:ins w:id="3933" w:author="Arthur Parmentier" w:date="2020-06-05T21:28:00Z">
        <w:r w:rsidR="00274337" w:rsidRPr="007C437A">
          <w:t xml:space="preserve">two different languages </w:t>
        </w:r>
      </w:ins>
      <w:ins w:id="3934" w:author="Arthur Parmentier" w:date="2020-06-06T19:17:00Z">
        <w:r w:rsidR="00BB7AB5" w:rsidRPr="007C437A">
          <w:t>and wonder how they could</w:t>
        </w:r>
        <w:r w:rsidR="00983480" w:rsidRPr="007C437A">
          <w:t xml:space="preserve"> form</w:t>
        </w:r>
      </w:ins>
      <w:ins w:id="3935" w:author="Arthur Parmentier" w:date="2020-06-05T21:28:00Z">
        <w:r w:rsidR="00274337" w:rsidRPr="007C437A">
          <w:t xml:space="preserve"> a single language that we call SP. </w:t>
        </w:r>
      </w:ins>
      <w:ins w:id="3936" w:author="Arthur Parmentier" w:date="2020-06-06T19:17:00Z">
        <w:r w:rsidR="00A70873" w:rsidRPr="007C437A">
          <w:t>T</w:t>
        </w:r>
      </w:ins>
      <w:ins w:id="3937" w:author="Arthur Parmentier" w:date="2020-06-05T21:29:00Z">
        <w:r w:rsidR="00274337" w:rsidRPr="007C437A">
          <w:t xml:space="preserve">o understand how they </w:t>
        </w:r>
      </w:ins>
      <w:ins w:id="3938" w:author="Arthur Parmentier" w:date="2020-06-06T19:18:00Z">
        <w:r w:rsidR="006B144E" w:rsidRPr="007C437A">
          <w:t>relate to</w:t>
        </w:r>
      </w:ins>
      <w:ins w:id="3939" w:author="Arthur Parmentier" w:date="2020-06-05T21:29:00Z">
        <w:r w:rsidR="00274337" w:rsidRPr="007C437A">
          <w:t xml:space="preserve"> each other and labeled under “SP”, let’s take a look at the </w:t>
        </w:r>
      </w:ins>
      <w:ins w:id="3940" w:author="Arthur Parmentier" w:date="2020-06-06T19:17:00Z">
        <w:r w:rsidR="0015677B" w:rsidRPr="007C437A">
          <w:t xml:space="preserve">alphabetical level (their set of possible </w:t>
        </w:r>
      </w:ins>
      <w:ins w:id="3941" w:author="Arthur Parmentier" w:date="2020-06-06T19:18:00Z">
        <w:r w:rsidR="0015677B" w:rsidRPr="007C437A">
          <w:t xml:space="preserve">signs) </w:t>
        </w:r>
      </w:ins>
      <w:ins w:id="3942" w:author="Arthur Parmentier" w:date="2020-06-05T21:29:00Z">
        <w:r w:rsidR="00687A5C" w:rsidRPr="007C437A">
          <w:t>to understand their common features.</w:t>
        </w:r>
      </w:ins>
    </w:p>
    <w:p w:rsidR="00B437A4" w:rsidRPr="007C437A" w:rsidRDefault="00B437A4">
      <w:pPr>
        <w:pStyle w:val="Titre6"/>
        <w:rPr>
          <w:ins w:id="3943" w:author="Arthur Parmentier" w:date="2020-06-06T19:18:00Z"/>
          <w:rPrChange w:id="3944" w:author="Arthur Parmentier" w:date="2020-06-07T15:27:00Z">
            <w:rPr>
              <w:ins w:id="3945" w:author="Arthur Parmentier" w:date="2020-06-06T19:18:00Z"/>
            </w:rPr>
          </w:rPrChange>
        </w:rPr>
        <w:pPrChange w:id="3946" w:author="Arthur Parmentier" w:date="2020-06-10T16:26:00Z">
          <w:pPr/>
        </w:pPrChange>
      </w:pPr>
      <w:ins w:id="3947" w:author="Arthur Parmentier" w:date="2020-06-06T19:24:00Z">
        <w:r w:rsidRPr="007C437A">
          <w:rPr>
            <w:rPrChange w:id="3948" w:author="Arthur Parmentier" w:date="2020-06-07T15:27:00Z">
              <w:rPr>
                <w:b/>
              </w:rPr>
            </w:rPrChange>
          </w:rPr>
          <w:t>A shared alphabet for several syntaxes</w:t>
        </w:r>
      </w:ins>
    </w:p>
    <w:p w:rsidR="00122D9C" w:rsidRPr="007C437A" w:rsidRDefault="00122D9C">
      <w:pPr>
        <w:rPr>
          <w:ins w:id="3949" w:author="Arthur Parmentier" w:date="2020-06-06T19:24:00Z"/>
        </w:rPr>
      </w:pPr>
      <w:ins w:id="3950" w:author="Arthur Parmentier" w:date="2020-06-05T21:09:00Z">
        <w:r w:rsidRPr="007C437A">
          <w:t xml:space="preserve">Imagine </w:t>
        </w:r>
      </w:ins>
      <w:ins w:id="3951" w:author="Arthur Parmentier" w:date="2020-06-05T21:10:00Z">
        <w:r w:rsidRPr="007C437A">
          <w:t>the dictionary of SP and visualize the abstract space of all signs in SP (bottom of</w:t>
        </w:r>
      </w:ins>
      <w:ins w:id="3952" w:author="Arthur Parmentier" w:date="2020-06-05T21:11:00Z">
        <w:r w:rsidRPr="007C437A">
          <w:t xml:space="preserve"> </w:t>
        </w:r>
        <w:r w:rsidRPr="007C437A">
          <w:rPr>
            <w:rPrChange w:id="3953" w:author="Arthur Parmentier" w:date="2020-06-07T15:27:00Z">
              <w:rPr/>
            </w:rPrChange>
          </w:rPr>
          <w:fldChar w:fldCharType="begin"/>
        </w:r>
        <w:r w:rsidRPr="007C437A">
          <w:instrText xml:space="preserve"> REF _Ref42283886 \h </w:instrText>
        </w:r>
      </w:ins>
      <w:r w:rsidRPr="007C437A">
        <w:rPr>
          <w:rPrChange w:id="3954" w:author="Arthur Parmentier" w:date="2020-06-07T15:27:00Z">
            <w:rPr/>
          </w:rPrChange>
        </w:rPr>
      </w:r>
      <w:r w:rsidRPr="007C437A">
        <w:rPr>
          <w:rPrChange w:id="3955" w:author="Arthur Parmentier" w:date="2020-06-07T15:27:00Z">
            <w:rPr/>
          </w:rPrChange>
        </w:rPr>
        <w:fldChar w:fldCharType="separate"/>
      </w:r>
      <w:ins w:id="3956" w:author="Arthur Parmentier" w:date="2020-06-05T21:11:00Z">
        <w:r w:rsidRPr="007C437A">
          <w:t xml:space="preserve">Figure </w:t>
        </w:r>
        <w:r w:rsidRPr="007C437A">
          <w:rPr>
            <w:rPrChange w:id="3957" w:author="Arthur Parmentier" w:date="2020-06-07T15:27:00Z">
              <w:rPr>
                <w:noProof/>
              </w:rPr>
            </w:rPrChange>
          </w:rPr>
          <w:t>1</w:t>
        </w:r>
        <w:r w:rsidRPr="007C437A">
          <w:rPr>
            <w:rPrChange w:id="3958" w:author="Arthur Parmentier" w:date="2020-06-07T15:27:00Z">
              <w:rPr/>
            </w:rPrChange>
          </w:rPr>
          <w:fldChar w:fldCharType="end"/>
        </w:r>
        <w:r w:rsidRPr="007C437A">
          <w:t xml:space="preserve">). </w:t>
        </w:r>
      </w:ins>
      <w:ins w:id="3959" w:author="Arthur Parmentier" w:date="2020-06-05T21:15:00Z">
        <w:r w:rsidRPr="007C437A">
          <w:br/>
        </w:r>
      </w:ins>
      <w:ins w:id="3960" w:author="Arthur Parmentier" w:date="2020-06-05T21:11:00Z">
        <w:r w:rsidRPr="007C437A">
          <w:t xml:space="preserve">Among those signs, some are used in specific modes only. For instance, the sign “scan” </w:t>
        </w:r>
      </w:ins>
      <w:ins w:id="3961" w:author="Arthur Parmentier" w:date="2020-06-05T21:12:00Z">
        <w:r w:rsidRPr="007C437A">
          <w:t xml:space="preserve">is significant only for the mode that </w:t>
        </w:r>
      </w:ins>
      <w:ins w:id="3962" w:author="Arthur Parmentier" w:date="2020-06-06T19:19:00Z">
        <w:r w:rsidR="001D75D5" w:rsidRPr="007C437A">
          <w:t>has</w:t>
        </w:r>
      </w:ins>
      <w:ins w:id="3963" w:author="Arthur Parmentier" w:date="2020-06-05T21:12:00Z">
        <w:r w:rsidRPr="007C437A">
          <w:t xml:space="preserve"> its name, as it allows the soundpainter to enter the scan mode from </w:t>
        </w:r>
      </w:ins>
      <w:ins w:id="3964" w:author="Arthur Parmentier" w:date="2020-06-05T21:13:00Z">
        <w:r w:rsidRPr="007C437A">
          <w:t xml:space="preserve">the “Who, What, How, When”-like </w:t>
        </w:r>
      </w:ins>
      <w:ins w:id="3965" w:author="Arthur Parmentier" w:date="2020-06-05T21:14:00Z">
        <w:r w:rsidRPr="007C437A">
          <w:t xml:space="preserve">syntactic </w:t>
        </w:r>
      </w:ins>
      <w:ins w:id="3966" w:author="Arthur Parmentier" w:date="2020-06-05T21:13:00Z">
        <w:r w:rsidRPr="007C437A">
          <w:t>structure, that we will call the “</w:t>
        </w:r>
      </w:ins>
      <w:ins w:id="3967" w:author="Arthur Parmentier" w:date="2020-06-05T21:14:00Z">
        <w:r w:rsidRPr="007C437A">
          <w:t>d</w:t>
        </w:r>
      </w:ins>
      <w:ins w:id="3968" w:author="Arthur Parmentier" w:date="2020-06-05T21:13:00Z">
        <w:r w:rsidRPr="007C437A">
          <w:t>efault mode” of SP</w:t>
        </w:r>
      </w:ins>
      <w:ins w:id="3969" w:author="Arthur Parmentier" w:date="2020-06-06T19:21:00Z">
        <w:r w:rsidR="00B001BB" w:rsidRPr="007C437A">
          <w:t xml:space="preserve"> (t</w:t>
        </w:r>
      </w:ins>
      <w:ins w:id="3970" w:author="Arthur Parmentier" w:date="2020-06-06T19:19:00Z">
        <w:r w:rsidR="002869D0" w:rsidRPr="007C437A">
          <w:t xml:space="preserve">he main reason for choosing this name (default) is that it </w:t>
        </w:r>
      </w:ins>
      <w:ins w:id="3971" w:author="Arthur Parmentier" w:date="2020-06-06T19:20:00Z">
        <w:r w:rsidR="002869D0" w:rsidRPr="007C437A">
          <w:t>is the syntactic module that soundpainters use by convention and which allows to connect all modes together</w:t>
        </w:r>
      </w:ins>
      <w:ins w:id="3972" w:author="Arthur Parmentier" w:date="2020-06-06T19:21:00Z">
        <w:r w:rsidR="00B001BB" w:rsidRPr="007C437A">
          <w:t>)</w:t>
        </w:r>
      </w:ins>
      <w:ins w:id="3973" w:author="Arthur Parmentier" w:date="2020-06-06T19:20:00Z">
        <w:r w:rsidR="002869D0" w:rsidRPr="007C437A">
          <w:t>.</w:t>
        </w:r>
      </w:ins>
      <w:ins w:id="3974" w:author="Arthur Parmentier" w:date="2020-06-05T21:13:00Z">
        <w:r w:rsidRPr="007C437A">
          <w:t xml:space="preserve"> </w:t>
        </w:r>
      </w:ins>
      <w:ins w:id="3975" w:author="Arthur Parmentier" w:date="2020-06-05T21:14:00Z">
        <w:r w:rsidRPr="007C437A">
          <w:t>Outside the scan mode an</w:t>
        </w:r>
      </w:ins>
      <w:ins w:id="3976" w:author="Arthur Parmentier" w:date="2020-06-05T21:15:00Z">
        <w:r w:rsidRPr="007C437A">
          <w:t xml:space="preserve">d its variations, the </w:t>
        </w:r>
      </w:ins>
      <w:ins w:id="3977" w:author="Arthur Parmentier" w:date="2020-06-06T19:21:00Z">
        <w:r w:rsidR="00AF1433" w:rsidRPr="007C437A">
          <w:t xml:space="preserve">sign </w:t>
        </w:r>
      </w:ins>
      <w:ins w:id="3978" w:author="Arthur Parmentier" w:date="2020-06-05T21:15:00Z">
        <w:r w:rsidRPr="007C437A">
          <w:t xml:space="preserve">“scan” is practically not meaningful </w:t>
        </w:r>
      </w:ins>
      <w:ins w:id="3979" w:author="Arthur Parmentier" w:date="2020-06-06T19:21:00Z">
        <w:r w:rsidR="00AF1433" w:rsidRPr="007C437A">
          <w:t>n</w:t>
        </w:r>
      </w:ins>
      <w:ins w:id="3980" w:author="Arthur Parmentier" w:date="2020-06-05T21:15:00Z">
        <w:r w:rsidRPr="007C437A">
          <w:t>or used.</w:t>
        </w:r>
      </w:ins>
      <w:ins w:id="3981" w:author="Arthur Parmentier" w:date="2020-06-05T21:36:00Z">
        <w:r w:rsidR="006C6E21" w:rsidRPr="007C437A">
          <w:t xml:space="preserve"> Therefore, when the soundpainter uses that sign, it is clear for the performer which mode the soundpainter uses.</w:t>
        </w:r>
      </w:ins>
      <w:ins w:id="3982" w:author="Arthur Parmentier" w:date="2020-06-05T21:15:00Z">
        <w:r w:rsidRPr="007C437A">
          <w:br/>
          <w:t xml:space="preserve">However, some </w:t>
        </w:r>
      </w:ins>
      <w:ins w:id="3983" w:author="Arthur Parmentier" w:date="2020-06-05T21:32:00Z">
        <w:r w:rsidR="00907944" w:rsidRPr="007C437A">
          <w:t xml:space="preserve">signs </w:t>
        </w:r>
      </w:ins>
      <w:ins w:id="3984" w:author="Arthur Parmentier" w:date="2020-06-06T12:19:00Z">
        <w:r w:rsidR="0072567A" w:rsidRPr="007C437A">
          <w:t>are significant and can be interpreted differently</w:t>
        </w:r>
      </w:ins>
      <w:ins w:id="3985" w:author="Arthur Parmentier" w:date="2020-06-05T21:33:00Z">
        <w:r w:rsidR="00907944" w:rsidRPr="007C437A">
          <w:t xml:space="preserve"> </w:t>
        </w:r>
      </w:ins>
      <w:ins w:id="3986" w:author="Arthur Parmentier" w:date="2020-06-05T21:34:00Z">
        <w:r w:rsidR="006C6E21" w:rsidRPr="007C437A">
          <w:t xml:space="preserve">in </w:t>
        </w:r>
      </w:ins>
      <w:ins w:id="3987" w:author="Arthur Parmentier" w:date="2020-06-05T21:35:00Z">
        <w:r w:rsidR="006C6E21" w:rsidRPr="007C437A">
          <w:t xml:space="preserve">several modes, which is represented in </w:t>
        </w:r>
        <w:r w:rsidR="006C6E21" w:rsidRPr="007C437A">
          <w:rPr>
            <w:rPrChange w:id="3988" w:author="Arthur Parmentier" w:date="2020-06-07T15:27:00Z">
              <w:rPr/>
            </w:rPrChange>
          </w:rPr>
          <w:fldChar w:fldCharType="begin"/>
        </w:r>
        <w:r w:rsidR="006C6E21" w:rsidRPr="007C437A">
          <w:instrText xml:space="preserve"> REF _Ref42283886 \h </w:instrText>
        </w:r>
      </w:ins>
      <w:r w:rsidR="006C6E21" w:rsidRPr="007C437A">
        <w:rPr>
          <w:rPrChange w:id="3989" w:author="Arthur Parmentier" w:date="2020-06-07T15:27:00Z">
            <w:rPr/>
          </w:rPrChange>
        </w:rPr>
      </w:r>
      <w:ins w:id="3990" w:author="Arthur Parmentier" w:date="2020-06-05T21:35:00Z">
        <w:r w:rsidR="006C6E21" w:rsidRPr="007C437A">
          <w:rPr>
            <w:rPrChange w:id="3991" w:author="Arthur Parmentier" w:date="2020-06-07T15:27:00Z">
              <w:rPr/>
            </w:rPrChange>
          </w:rPr>
          <w:fldChar w:fldCharType="separate"/>
        </w:r>
        <w:r w:rsidR="006C6E21" w:rsidRPr="007C437A">
          <w:t xml:space="preserve">Figure </w:t>
        </w:r>
        <w:r w:rsidR="006C6E21" w:rsidRPr="007C437A">
          <w:rPr>
            <w:rPrChange w:id="3992" w:author="Arthur Parmentier" w:date="2020-06-07T15:27:00Z">
              <w:rPr>
                <w:noProof/>
              </w:rPr>
            </w:rPrChange>
          </w:rPr>
          <w:t>1</w:t>
        </w:r>
        <w:r w:rsidR="006C6E21" w:rsidRPr="007C437A">
          <w:rPr>
            <w:rPrChange w:id="3993" w:author="Arthur Parmentier" w:date="2020-06-07T15:27:00Z">
              <w:rPr/>
            </w:rPrChange>
          </w:rPr>
          <w:fldChar w:fldCharType="end"/>
        </w:r>
        <w:r w:rsidR="006C6E21" w:rsidRPr="007C437A">
          <w:t xml:space="preserve"> by the overlapping of two </w:t>
        </w:r>
      </w:ins>
      <w:ins w:id="3994" w:author="Arthur Parmentier" w:date="2020-06-06T12:19:00Z">
        <w:r w:rsidR="0072567A" w:rsidRPr="007C437A">
          <w:t>sets (ellipses)</w:t>
        </w:r>
      </w:ins>
      <w:ins w:id="3995" w:author="Arthur Parmentier" w:date="2020-06-05T21:35:00Z">
        <w:r w:rsidR="006C6E21" w:rsidRPr="007C437A">
          <w:t xml:space="preserve"> at the </w:t>
        </w:r>
      </w:ins>
      <w:ins w:id="3996" w:author="Arthur Parmentier" w:date="2020-06-06T19:22:00Z">
        <w:r w:rsidR="00E02161" w:rsidRPr="007C437A">
          <w:t>gestures</w:t>
        </w:r>
      </w:ins>
      <w:ins w:id="3997" w:author="Arthur Parmentier" w:date="2020-06-05T21:35:00Z">
        <w:r w:rsidR="006C6E21" w:rsidRPr="007C437A">
          <w:t xml:space="preserve"> level. </w:t>
        </w:r>
      </w:ins>
      <w:ins w:id="3998" w:author="Arthur Parmentier" w:date="2020-06-06T19:22:00Z">
        <w:r w:rsidR="001C10F6" w:rsidRPr="007C437A">
          <w:t>When using those signs</w:t>
        </w:r>
      </w:ins>
      <w:ins w:id="3999" w:author="Arthur Parmentier" w:date="2020-06-05T21:35:00Z">
        <w:r w:rsidR="006C6E21" w:rsidRPr="007C437A">
          <w:t xml:space="preserve">, </w:t>
        </w:r>
      </w:ins>
      <w:ins w:id="4000" w:author="Arthur Parmentier" w:date="2020-06-05T21:36:00Z">
        <w:r w:rsidR="006C6E21" w:rsidRPr="007C437A">
          <w:t xml:space="preserve">it is no longer </w:t>
        </w:r>
      </w:ins>
      <w:ins w:id="4001" w:author="Arthur Parmentier" w:date="2020-06-06T19:22:00Z">
        <w:r w:rsidR="001C10F6" w:rsidRPr="007C437A">
          <w:t>obvious</w:t>
        </w:r>
      </w:ins>
      <w:ins w:id="4002" w:author="Arthur Parmentier" w:date="2020-06-05T21:36:00Z">
        <w:r w:rsidR="006C6E21" w:rsidRPr="007C437A">
          <w:t xml:space="preserve"> what mode the soundpainter uses</w:t>
        </w:r>
      </w:ins>
      <w:ins w:id="4003" w:author="Arthur Parmentier" w:date="2020-06-06T19:22:00Z">
        <w:r w:rsidR="001C10F6" w:rsidRPr="007C437A">
          <w:t xml:space="preserve"> and how they shou</w:t>
        </w:r>
      </w:ins>
      <w:ins w:id="4004" w:author="Arthur Parmentier" w:date="2020-06-06T19:23:00Z">
        <w:r w:rsidR="001C10F6" w:rsidRPr="007C437A">
          <w:t>ld be interpreted:</w:t>
        </w:r>
      </w:ins>
      <w:ins w:id="4005" w:author="Arthur Parmentier" w:date="2020-06-06T10:34:00Z">
        <w:r w:rsidR="00EE3EF9" w:rsidRPr="007C437A">
          <w:t xml:space="preserve"> the mode is ambiguous</w:t>
        </w:r>
      </w:ins>
      <w:ins w:id="4006" w:author="Arthur Parmentier" w:date="2020-06-05T21:37:00Z">
        <w:r w:rsidR="006C6E21" w:rsidRPr="007C437A">
          <w:t xml:space="preserve">, so there </w:t>
        </w:r>
      </w:ins>
      <w:ins w:id="4007" w:author="Arthur Parmentier" w:date="2020-06-05T21:39:00Z">
        <w:r w:rsidR="00A451DF" w:rsidRPr="007C437A">
          <w:t>must</w:t>
        </w:r>
      </w:ins>
      <w:ins w:id="4008" w:author="Arthur Parmentier" w:date="2020-06-05T21:37:00Z">
        <w:r w:rsidR="006C6E21" w:rsidRPr="007C437A">
          <w:t xml:space="preserve"> be a way for the soundpainter to let the performers know what mode he is using. This is the role of what I call the “enter” and “es</w:t>
        </w:r>
      </w:ins>
      <w:ins w:id="4009" w:author="Arthur Parmentier" w:date="2020-06-05T21:38:00Z">
        <w:r w:rsidR="006C6E21" w:rsidRPr="007C437A">
          <w:t>cape”</w:t>
        </w:r>
        <w:r w:rsidR="006C6E21" w:rsidRPr="007C437A">
          <w:rPr>
            <w:rStyle w:val="Appelnotedebasdep"/>
          </w:rPr>
          <w:footnoteReference w:id="32"/>
        </w:r>
        <w:r w:rsidR="006C6E21" w:rsidRPr="007C437A">
          <w:t xml:space="preserve"> signs</w:t>
        </w:r>
      </w:ins>
      <w:ins w:id="4016" w:author="Arthur Parmentier" w:date="2020-06-06T12:28:00Z">
        <w:r w:rsidR="00595AA3" w:rsidRPr="007C437A">
          <w:t xml:space="preserve"> for each mode</w:t>
        </w:r>
      </w:ins>
      <w:ins w:id="4017" w:author="Arthur Parmentier" w:date="2020-06-06T10:44:00Z">
        <w:r w:rsidR="003A5421" w:rsidRPr="007C437A">
          <w:t>.</w:t>
        </w:r>
      </w:ins>
    </w:p>
    <w:p w:rsidR="00B437A4" w:rsidRPr="007C437A" w:rsidRDefault="00B437A4">
      <w:pPr>
        <w:pStyle w:val="Titre6"/>
        <w:rPr>
          <w:ins w:id="4018" w:author="Arthur Parmentier" w:date="2020-06-05T21:39:00Z"/>
          <w:rPrChange w:id="4019" w:author="Arthur Parmentier" w:date="2020-06-07T15:27:00Z">
            <w:rPr>
              <w:ins w:id="4020" w:author="Arthur Parmentier" w:date="2020-06-05T21:39:00Z"/>
            </w:rPr>
          </w:rPrChange>
        </w:rPr>
        <w:pPrChange w:id="4021" w:author="Arthur Parmentier" w:date="2020-06-10T16:26:00Z">
          <w:pPr/>
        </w:pPrChange>
      </w:pPr>
      <w:ins w:id="4022" w:author="Arthur Parmentier" w:date="2020-06-06T19:24:00Z">
        <w:r w:rsidRPr="007C437A">
          <w:rPr>
            <w:rPrChange w:id="4023" w:author="Arthur Parmentier" w:date="2020-06-07T15:27:00Z">
              <w:rPr>
                <w:b/>
              </w:rPr>
            </w:rPrChange>
          </w:rPr>
          <w:t>The ambiguit</w:t>
        </w:r>
      </w:ins>
      <w:ins w:id="4024" w:author="Arthur Parmentier" w:date="2020-06-06T19:25:00Z">
        <w:r w:rsidRPr="007C437A">
          <w:rPr>
            <w:rPrChange w:id="4025" w:author="Arthur Parmentier" w:date="2020-06-07T15:27:00Z">
              <w:rPr>
                <w:b/>
              </w:rPr>
            </w:rPrChange>
          </w:rPr>
          <w:t>ies</w:t>
        </w:r>
      </w:ins>
      <w:ins w:id="4026" w:author="Arthur Parmentier" w:date="2020-06-06T19:24:00Z">
        <w:r w:rsidRPr="007C437A">
          <w:rPr>
            <w:rPrChange w:id="4027" w:author="Arthur Parmentier" w:date="2020-06-07T15:27:00Z">
              <w:rPr>
                <w:b/>
              </w:rPr>
            </w:rPrChange>
          </w:rPr>
          <w:t xml:space="preserve"> between modes </w:t>
        </w:r>
      </w:ins>
      <w:ins w:id="4028" w:author="Arthur Parmentier" w:date="2020-06-06T19:25:00Z">
        <w:r w:rsidR="001303A0" w:rsidRPr="007C437A">
          <w:rPr>
            <w:rPrChange w:id="4029" w:author="Arthur Parmentier" w:date="2020-06-07T15:27:00Z">
              <w:rPr>
                <w:b/>
              </w:rPr>
            </w:rPrChange>
          </w:rPr>
          <w:t>resolved by the</w:t>
        </w:r>
      </w:ins>
      <w:ins w:id="4030" w:author="Arthur Parmentier" w:date="2020-06-06T19:24:00Z">
        <w:r w:rsidRPr="007C437A">
          <w:rPr>
            <w:rPrChange w:id="4031" w:author="Arthur Parmentier" w:date="2020-06-07T15:27:00Z">
              <w:rPr>
                <w:b/>
              </w:rPr>
            </w:rPrChange>
          </w:rPr>
          <w:t xml:space="preserve"> “enter” and “escape” signs</w:t>
        </w:r>
      </w:ins>
    </w:p>
    <w:p w:rsidR="0079757F" w:rsidRPr="007C437A" w:rsidRDefault="00A451DF">
      <w:pPr>
        <w:rPr>
          <w:ins w:id="4032" w:author="Arthur Parmentier" w:date="2020-06-06T12:51:00Z"/>
        </w:rPr>
      </w:pPr>
      <w:ins w:id="4033" w:author="Arthur Parmentier" w:date="2020-06-05T21:39:00Z">
        <w:r w:rsidRPr="007C437A">
          <w:t>The enter and escape signs allow the soundpainter to “navigate” between the different modes</w:t>
        </w:r>
        <w:r w:rsidR="00106056" w:rsidRPr="007C437A">
          <w:t xml:space="preserve">, by signing the enter sign </w:t>
        </w:r>
      </w:ins>
      <w:ins w:id="4034" w:author="Arthur Parmentier" w:date="2020-06-05T21:40:00Z">
        <w:r w:rsidR="00106056" w:rsidRPr="007C437A">
          <w:t>of</w:t>
        </w:r>
      </w:ins>
      <w:ins w:id="4035" w:author="Arthur Parmentier" w:date="2020-06-05T21:42:00Z">
        <w:r w:rsidR="00106056" w:rsidRPr="007C437A">
          <w:t xml:space="preserve"> one</w:t>
        </w:r>
      </w:ins>
      <w:ins w:id="4036" w:author="Arthur Parmentier" w:date="2020-06-05T21:40:00Z">
        <w:r w:rsidR="00106056" w:rsidRPr="007C437A">
          <w:t xml:space="preserve"> mode </w:t>
        </w:r>
      </w:ins>
      <w:ins w:id="4037" w:author="Arthur Parmentier" w:date="2020-06-05T21:42:00Z">
        <w:r w:rsidR="00106056" w:rsidRPr="007C437A">
          <w:t>to “enter</w:t>
        </w:r>
      </w:ins>
      <w:ins w:id="4038" w:author="Arthur Parmentier" w:date="2020-06-05T21:40:00Z">
        <w:r w:rsidR="00106056" w:rsidRPr="007C437A">
          <w:t xml:space="preserve"> it</w:t>
        </w:r>
      </w:ins>
      <w:ins w:id="4039" w:author="Arthur Parmentier" w:date="2020-06-05T21:42:00Z">
        <w:r w:rsidR="00106056" w:rsidRPr="007C437A">
          <w:t xml:space="preserve">” (i.e. use its </w:t>
        </w:r>
      </w:ins>
      <w:ins w:id="4040" w:author="Arthur Parmentier" w:date="2020-06-06T13:06:00Z">
        <w:r w:rsidR="00DD01C7" w:rsidRPr="007C437A">
          <w:t>syntactic</w:t>
        </w:r>
      </w:ins>
      <w:ins w:id="4041" w:author="Arthur Parmentier" w:date="2020-06-05T21:42:00Z">
        <w:r w:rsidR="00106056" w:rsidRPr="007C437A">
          <w:t xml:space="preserve"> and semantic structure)</w:t>
        </w:r>
      </w:ins>
      <w:ins w:id="4042" w:author="Arthur Parmentier" w:date="2020-06-05T21:40:00Z">
        <w:r w:rsidR="00106056" w:rsidRPr="007C437A">
          <w:t xml:space="preserve"> and signing its escape sign when escaping from that mode.</w:t>
        </w:r>
      </w:ins>
      <w:ins w:id="4043" w:author="Arthur Parmentier" w:date="2020-06-06T10:35:00Z">
        <w:r w:rsidR="00EE3EF9" w:rsidRPr="007C437A">
          <w:t xml:space="preserve"> </w:t>
        </w:r>
      </w:ins>
      <w:ins w:id="4044" w:author="Arthur Parmentier" w:date="2020-06-05T21:41:00Z">
        <w:r w:rsidR="00106056" w:rsidRPr="007C437A">
          <w:t xml:space="preserve"> </w:t>
        </w:r>
      </w:ins>
      <w:ins w:id="4045" w:author="Arthur Parmentier" w:date="2020-06-05T22:27:00Z">
        <w:r w:rsidR="00C514A9" w:rsidRPr="007C437A">
          <w:t>However, not all modes are in</w:t>
        </w:r>
      </w:ins>
      <w:ins w:id="4046" w:author="Arthur Parmentier" w:date="2020-06-05T22:28:00Z">
        <w:r w:rsidR="00C514A9" w:rsidRPr="007C437A">
          <w:t xml:space="preserve"> the graph are connected; in fact, there is a mode from which we can enter all other modes and that we return to by default when escaping a mode</w:t>
        </w:r>
      </w:ins>
      <w:ins w:id="4047" w:author="Arthur Parmentier" w:date="2020-06-05T22:29:00Z">
        <w:r w:rsidR="00C514A9" w:rsidRPr="007C437A">
          <w:t xml:space="preserve">. I call it the “default mode” (or the “core”, “central” mode of SP), from </w:t>
        </w:r>
      </w:ins>
      <w:ins w:id="4048" w:author="Arthur Parmentier" w:date="2020-06-05T22:30:00Z">
        <w:r w:rsidR="00C514A9" w:rsidRPr="007C437A">
          <w:t>which the other modes connect, just like modules in the system.</w:t>
        </w:r>
      </w:ins>
      <w:ins w:id="4049" w:author="Arthur Parmentier" w:date="2020-06-06T10:44:00Z">
        <w:r w:rsidR="003A5421" w:rsidRPr="007C437A">
          <w:t xml:space="preserve"> We can see that the “escape”</w:t>
        </w:r>
      </w:ins>
      <w:ins w:id="4050" w:author="Arthur Parmentier" w:date="2020-06-05T22:30:00Z">
        <w:r w:rsidR="00297C3F" w:rsidRPr="007C437A">
          <w:br/>
          <w:t>It would be interesting to discuss further the</w:t>
        </w:r>
      </w:ins>
      <w:ins w:id="4051" w:author="Arthur Parmentier" w:date="2020-06-06T10:30:00Z">
        <w:r w:rsidR="00CF01B3" w:rsidRPr="007C437A">
          <w:t xml:space="preserve"> motivations and</w:t>
        </w:r>
      </w:ins>
      <w:ins w:id="4052" w:author="Arthur Parmentier" w:date="2020-06-05T22:30:00Z">
        <w:r w:rsidR="00297C3F" w:rsidRPr="007C437A">
          <w:t xml:space="preserve"> consequences of this centrality of the default mode, and why it is not possible to direct</w:t>
        </w:r>
      </w:ins>
      <w:ins w:id="4053" w:author="Arthur Parmentier" w:date="2020-06-05T22:31:00Z">
        <w:r w:rsidR="00297C3F" w:rsidRPr="007C437A">
          <w:t>ly move on from one mode to the others</w:t>
        </w:r>
        <w:r w:rsidR="00DE44D3" w:rsidRPr="007C437A">
          <w:t xml:space="preserve"> by simply signing </w:t>
        </w:r>
      </w:ins>
      <w:ins w:id="4054" w:author="Arthur Parmentier" w:date="2020-06-05T22:32:00Z">
        <w:r w:rsidR="00DE44D3" w:rsidRPr="007C437A">
          <w:t>the dedicated “enter” signs for each mode.</w:t>
        </w:r>
      </w:ins>
      <w:ins w:id="4055" w:author="Arthur Parmentier" w:date="2020-06-06T10:30:00Z">
        <w:r w:rsidR="00CF01B3" w:rsidRPr="007C437A">
          <w:t xml:space="preserve"> If it was the case, I speculate that </w:t>
        </w:r>
      </w:ins>
      <w:ins w:id="4056" w:author="Arthur Parmentier" w:date="2020-06-05T22:32:00Z">
        <w:r w:rsidR="00DE44D3" w:rsidRPr="007C437A">
          <w:t xml:space="preserve">the common “tear up” sign would take the place of the enter sign for the default mode. </w:t>
        </w:r>
      </w:ins>
      <w:ins w:id="4057" w:author="Arthur Parmentier" w:date="2020-06-06T10:31:00Z">
        <w:r w:rsidR="00EE3EF9" w:rsidRPr="007C437A">
          <w:t>I leave that discuss</w:t>
        </w:r>
      </w:ins>
      <w:ins w:id="4058" w:author="Arthur Parmentier" w:date="2020-06-06T12:28:00Z">
        <w:r w:rsidR="0079757F" w:rsidRPr="007C437A">
          <w:t>ion</w:t>
        </w:r>
      </w:ins>
      <w:ins w:id="4059" w:author="Arthur Parmentier" w:date="2020-06-06T10:31:00Z">
        <w:r w:rsidR="00EE3EF9" w:rsidRPr="007C437A">
          <w:t xml:space="preserve"> to further research and debates in the </w:t>
        </w:r>
      </w:ins>
      <w:ins w:id="4060" w:author="Arthur Parmentier" w:date="2020-06-06T10:32:00Z">
        <w:r w:rsidR="00EE3EF9" w:rsidRPr="007C437A">
          <w:t>SP community.</w:t>
        </w:r>
      </w:ins>
    </w:p>
    <w:p w:rsidR="00B427B1" w:rsidRPr="007C437A" w:rsidRDefault="0016056E">
      <w:pPr>
        <w:pStyle w:val="Titre6"/>
        <w:rPr>
          <w:ins w:id="4061" w:author="Arthur Parmentier" w:date="2020-06-06T12:53:00Z"/>
        </w:rPr>
      </w:pPr>
      <w:ins w:id="4062" w:author="Arthur Parmentier" w:date="2020-06-06T19:51:00Z">
        <w:r w:rsidRPr="007C437A">
          <w:rPr>
            <w:b w:val="0"/>
          </w:rPr>
          <w:lastRenderedPageBreak/>
          <w:t>About syntactic</w:t>
        </w:r>
      </w:ins>
      <w:ins w:id="4063" w:author="Arthur Parmentier" w:date="2020-06-06T12:53:00Z">
        <w:r w:rsidR="00B427B1" w:rsidRPr="007C437A">
          <w:rPr>
            <w:b w:val="0"/>
          </w:rPr>
          <w:t xml:space="preserve"> differences</w:t>
        </w:r>
      </w:ins>
      <w:ins w:id="4064" w:author="Arthur Parmentier" w:date="2020-06-06T19:51:00Z">
        <w:r w:rsidRPr="007C437A">
          <w:rPr>
            <w:b w:val="0"/>
          </w:rPr>
          <w:t xml:space="preserve"> and semantic similarities</w:t>
        </w:r>
      </w:ins>
      <w:ins w:id="4065" w:author="Arthur Parmentier" w:date="2020-06-06T12:53:00Z">
        <w:r w:rsidR="00B427B1" w:rsidRPr="007C437A">
          <w:rPr>
            <w:b w:val="0"/>
          </w:rPr>
          <w:t xml:space="preserve"> between modes</w:t>
        </w:r>
      </w:ins>
    </w:p>
    <w:p w:rsidR="00B427B1" w:rsidRPr="007C437A" w:rsidRDefault="00B427B1">
      <w:pPr>
        <w:rPr>
          <w:ins w:id="4066" w:author="Arthur Parmentier" w:date="2020-06-06T19:26:00Z"/>
        </w:rPr>
      </w:pPr>
      <w:ins w:id="4067" w:author="Arthur Parmentier" w:date="2020-06-06T12:53:00Z">
        <w:r w:rsidRPr="007C437A">
          <w:t>Synta</w:t>
        </w:r>
      </w:ins>
      <w:ins w:id="4068" w:author="Arthur Parmentier" w:date="2020-06-06T13:06:00Z">
        <w:r w:rsidR="00DD01C7" w:rsidRPr="007C437A">
          <w:t>ct</w:t>
        </w:r>
      </w:ins>
      <w:ins w:id="4069" w:author="Arthur Parmentier" w:date="2020-06-06T12:53:00Z">
        <w:r w:rsidRPr="007C437A">
          <w:t xml:space="preserve">ic differences are the most obvious ones to observe between modes. </w:t>
        </w:r>
      </w:ins>
      <w:ins w:id="4070" w:author="Arthur Parmentier" w:date="2020-06-06T12:54:00Z">
        <w:r w:rsidRPr="007C437A">
          <w:t>Whereas some modes have a structured syntax that allow to form complex requests (such as the Who, What, How, When s</w:t>
        </w:r>
      </w:ins>
      <w:ins w:id="4071" w:author="Arthur Parmentier" w:date="2020-06-06T12:55:00Z">
        <w:r w:rsidRPr="007C437A">
          <w:t>yntax), some modes suc</w:t>
        </w:r>
      </w:ins>
      <w:ins w:id="4072" w:author="Arthur Parmentier" w:date="2020-06-06T12:56:00Z">
        <w:r w:rsidRPr="007C437A">
          <w:t>h as “shapeline” have no syntax</w:t>
        </w:r>
      </w:ins>
      <w:ins w:id="4073" w:author="Arthur Parmentier" w:date="2020-06-06T12:57:00Z">
        <w:r w:rsidRPr="007C437A">
          <w:t>: the performer must interpret freely</w:t>
        </w:r>
      </w:ins>
      <w:ins w:id="4074" w:author="Arthur Parmentier" w:date="2020-06-06T12:58:00Z">
        <w:r w:rsidR="00FC110A" w:rsidRPr="007C437A">
          <w:t>, or in “abstract ways”</w:t>
        </w:r>
      </w:ins>
      <w:ins w:id="4075" w:author="Arthur Parmentier" w:date="2020-06-06T12:57:00Z">
        <w:r w:rsidRPr="007C437A">
          <w:t xml:space="preserve"> the gestures and signs of the soundpainter</w:t>
        </w:r>
      </w:ins>
      <w:ins w:id="4076" w:author="Arthur Parmentier" w:date="2020-06-06T12:58:00Z">
        <w:r w:rsidR="00FC110A" w:rsidRPr="007C437A">
          <w:t xml:space="preserve">. Everything can be signed in that mode, even signs </w:t>
        </w:r>
      </w:ins>
      <w:ins w:id="4077" w:author="Arthur Parmentier" w:date="2020-06-06T12:59:00Z">
        <w:r w:rsidR="00FC110A" w:rsidRPr="007C437A">
          <w:t xml:space="preserve">that do not exist in the SP language (or dictionary). We also have modes with other </w:t>
        </w:r>
      </w:ins>
      <w:ins w:id="4078" w:author="Arthur Parmentier" w:date="2020-06-06T13:06:00Z">
        <w:r w:rsidR="00DD01C7" w:rsidRPr="007C437A">
          <w:t>syntactic</w:t>
        </w:r>
      </w:ins>
      <w:ins w:id="4079" w:author="Arthur Parmentier" w:date="2020-06-06T12:59:00Z">
        <w:r w:rsidR="00FC110A" w:rsidRPr="007C437A">
          <w:t xml:space="preserve"> structures</w:t>
        </w:r>
      </w:ins>
      <w:ins w:id="4080" w:author="Arthur Parmentier" w:date="2020-06-06T13:00:00Z">
        <w:r w:rsidR="00FC110A" w:rsidRPr="007C437A">
          <w:t xml:space="preserve"> that the default mode, for instance “Play can’t play”.</w:t>
        </w:r>
      </w:ins>
      <w:ins w:id="4081" w:author="Arthur Parmentier" w:date="2020-06-06T18:45:00Z">
        <w:r w:rsidR="00C76B94" w:rsidRPr="007C437A">
          <w:t xml:space="preserve"> In general</w:t>
        </w:r>
      </w:ins>
      <w:ins w:id="4082" w:author="Arthur Parmentier" w:date="2020-06-06T19:25:00Z">
        <w:r w:rsidR="005F3CFB" w:rsidRPr="007C437A">
          <w:t xml:space="preserve">, </w:t>
        </w:r>
      </w:ins>
      <w:ins w:id="4083"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4084" w:author="Arthur Parmentier" w:date="2020-06-06T19:27:00Z"/>
        </w:rPr>
      </w:pPr>
      <w:ins w:id="4085" w:author="Arthur Parmentier" w:date="2020-06-06T19:26:00Z">
        <w:r w:rsidRPr="007C437A">
          <w:t>Those that allow to create structured and delayed requests, in which the signs are not interpreted immediately but only</w:t>
        </w:r>
      </w:ins>
      <w:ins w:id="4086" w:author="Arthur Parmentier" w:date="2020-06-06T19:27:00Z">
        <w:r w:rsidRPr="007C437A">
          <w:t xml:space="preserve"> at the end of a sequence</w:t>
        </w:r>
      </w:ins>
    </w:p>
    <w:p w:rsidR="005F3CFB" w:rsidRPr="007C437A" w:rsidRDefault="005F3CFB">
      <w:pPr>
        <w:pStyle w:val="Paragraphedeliste"/>
        <w:numPr>
          <w:ilvl w:val="0"/>
          <w:numId w:val="11"/>
        </w:numPr>
        <w:rPr>
          <w:ins w:id="4087" w:author="Arthur Parmentier" w:date="2020-06-06T19:27:00Z"/>
        </w:rPr>
      </w:pPr>
      <w:ins w:id="4088" w:author="Arthur Parmentier" w:date="2020-06-06T19:27:00Z">
        <w:r w:rsidRPr="007C437A">
          <w:t>Those that request the performers to respond to the signs in real time</w:t>
        </w:r>
      </w:ins>
    </w:p>
    <w:p w:rsidR="003807C2" w:rsidRPr="007C437A" w:rsidRDefault="003807C2">
      <w:pPr>
        <w:rPr>
          <w:ins w:id="4089" w:author="Arthur Parmentier" w:date="2020-06-06T13:00:00Z"/>
        </w:rPr>
      </w:pPr>
      <w:ins w:id="4090" w:author="Arthur Parmentier" w:date="2020-06-06T19:28:00Z">
        <w:r w:rsidRPr="007C437A">
          <w:t xml:space="preserve">To mark this polarity between “structured request and delayed response” and “immediate response to single signs or gestures”, the </w:t>
        </w:r>
      </w:ins>
      <w:ins w:id="4091" w:author="Arthur Parmentier" w:date="2020-06-06T19:29:00Z">
        <w:r w:rsidRPr="007C437A">
          <w:t>“</w:t>
        </w:r>
      </w:ins>
      <w:ins w:id="4092" w:author="Arthur Parmentier" w:date="2020-06-06T19:28:00Z">
        <w:r w:rsidRPr="007C437A">
          <w:t>imaginary</w:t>
        </w:r>
      </w:ins>
      <w:ins w:id="4093" w:author="Arthur Parmentier" w:date="2020-06-06T19:29:00Z">
        <w:r w:rsidRPr="007C437A">
          <w:t xml:space="preserve"> box” is used. </w:t>
        </w:r>
      </w:ins>
      <w:ins w:id="4094" w:author="Arthur Parmentier" w:date="2020-06-06T19:30:00Z">
        <w:r w:rsidRPr="007C437A">
          <w:t xml:space="preserve">The imaginary box is usually introduced as an imaginary space in front of the soundpainter </w:t>
        </w:r>
      </w:ins>
      <w:ins w:id="4095" w:author="Arthur Parmentier" w:date="2020-06-06T19:31:00Z">
        <w:r w:rsidRPr="007C437A">
          <w:t xml:space="preserve">that the soundpainter enters when he wants his request to be </w:t>
        </w:r>
      </w:ins>
      <w:ins w:id="4096" w:author="Arthur Parmentier" w:date="2020-06-06T19:32:00Z">
        <w:r w:rsidRPr="007C437A">
          <w:t>executed by the performers</w:t>
        </w:r>
      </w:ins>
      <w:ins w:id="4097" w:author="Arthur Parmentier" w:date="2020-06-06T19:33:00Z">
        <w:r w:rsidRPr="007C437A">
          <w:t>, opposed to the neutral position where the soundpainter prepares the request. Howe</w:t>
        </w:r>
      </w:ins>
      <w:ins w:id="4098" w:author="Arthur Parmentier" w:date="2020-06-06T19:34:00Z">
        <w:r w:rsidRPr="007C437A">
          <w:t>ver, this description is only merely valid for the syntax of the default mode (Who, What, How, When -like)</w:t>
        </w:r>
      </w:ins>
      <w:ins w:id="4099" w:author="Arthur Parmentier" w:date="2020-06-06T19:36:00Z">
        <w:r w:rsidRPr="007C437A">
          <w:t>: t</w:t>
        </w:r>
      </w:ins>
      <w:ins w:id="4100" w:author="Arthur Parmentier" w:date="2020-06-06T19:34:00Z">
        <w:r w:rsidRPr="007C437A">
          <w:t>he imagina</w:t>
        </w:r>
      </w:ins>
      <w:ins w:id="4101" w:author="Arthur Parmentier" w:date="2020-06-06T19:35:00Z">
        <w:r w:rsidRPr="007C437A">
          <w:t xml:space="preserve">ry box is also used in other modes, including those in which there are no structured requests. </w:t>
        </w:r>
      </w:ins>
      <w:ins w:id="4102" w:author="Arthur Parmentier" w:date="2020-06-06T19:36:00Z">
        <w:r w:rsidRPr="007C437A">
          <w:t xml:space="preserve">In fact, the box is a </w:t>
        </w:r>
      </w:ins>
      <w:ins w:id="4103" w:author="Arthur Parmentier" w:date="2020-06-06T19:37:00Z">
        <w:r w:rsidRPr="007C437A">
          <w:t xml:space="preserve">sign universal to all SP modes, with a slightly different meaning than what Thompson presents: </w:t>
        </w:r>
      </w:ins>
      <w:ins w:id="4104" w:author="Arthur Parmentier" w:date="2020-06-06T19:38:00Z">
        <w:r w:rsidR="006B493F" w:rsidRPr="007C437A">
          <w:t>entering or not the box is the sign of whether the re</w:t>
        </w:r>
      </w:ins>
      <w:ins w:id="4105" w:author="Arthur Parmentier" w:date="2020-06-06T19:39:00Z">
        <w:r w:rsidR="006B493F" w:rsidRPr="007C437A">
          <w:t>quest is to be answered immediately by the performer or not; it is the indication</w:t>
        </w:r>
      </w:ins>
      <w:ins w:id="4106" w:author="Arthur Parmentier" w:date="2020-06-06T19:40:00Z">
        <w:r w:rsidR="00F35428" w:rsidRPr="007C437A">
          <w:t xml:space="preserve"> to the performers</w:t>
        </w:r>
      </w:ins>
      <w:ins w:id="4107" w:author="Arthur Parmentier" w:date="2020-06-06T19:39:00Z">
        <w:r w:rsidR="006B493F" w:rsidRPr="007C437A">
          <w:t xml:space="preserve"> of whether to expect a structure in the request </w:t>
        </w:r>
      </w:ins>
      <w:ins w:id="4108" w:author="Arthur Parmentier" w:date="2020-06-06T19:40:00Z">
        <w:r w:rsidR="006B493F" w:rsidRPr="007C437A">
          <w:t>or not.</w:t>
        </w:r>
        <w:r w:rsidR="0091268D" w:rsidRPr="007C437A">
          <w:t xml:space="preserve"> Therefore, in all modes that do not allow </w:t>
        </w:r>
      </w:ins>
      <w:ins w:id="4109" w:author="Arthur Parmentier" w:date="2020-06-06T19:41:00Z">
        <w:r w:rsidR="0091268D" w:rsidRPr="007C437A">
          <w:t>for building structured requests, the soundpainter uses his signs inside the box.</w:t>
        </w:r>
        <w:r w:rsidR="0091268D" w:rsidRPr="007C437A">
          <w:br/>
        </w:r>
      </w:ins>
      <w:ins w:id="4110" w:author="Arthur Parmentier" w:date="2020-06-06T19:42:00Z">
        <w:r w:rsidR="0091268D" w:rsidRPr="007C437A">
          <w:t>Stepping in or out this imaginary box can also act as an</w:t>
        </w:r>
      </w:ins>
      <w:ins w:id="4111" w:author="Arthur Parmentier" w:date="2020-06-06T19:43:00Z">
        <w:r w:rsidR="0091268D" w:rsidRPr="007C437A">
          <w:t xml:space="preserve"> enter/</w:t>
        </w:r>
      </w:ins>
      <w:ins w:id="4112" w:author="Arthur Parmentier" w:date="2020-06-06T19:42:00Z">
        <w:r w:rsidR="0091268D" w:rsidRPr="007C437A">
          <w:t>escape sign from</w:t>
        </w:r>
      </w:ins>
      <w:ins w:id="4113" w:author="Arthur Parmentier" w:date="2020-06-06T19:44:00Z">
        <w:r w:rsidR="00AE2B8F" w:rsidRPr="007C437A">
          <w:t xml:space="preserve"> the default mode to</w:t>
        </w:r>
      </w:ins>
      <w:ins w:id="4114" w:author="Arthur Parmentier" w:date="2020-06-06T19:42:00Z">
        <w:r w:rsidR="0091268D" w:rsidRPr="007C437A">
          <w:t xml:space="preserve"> all that only propose</w:t>
        </w:r>
      </w:ins>
      <w:ins w:id="4115" w:author="Arthur Parmentier" w:date="2020-06-06T19:43:00Z">
        <w:r w:rsidR="0091268D" w:rsidRPr="007C437A">
          <w:t xml:space="preserve"> non-structured requests</w:t>
        </w:r>
      </w:ins>
      <w:ins w:id="4116" w:author="Arthur Parmentier" w:date="2020-06-06T19:45:00Z">
        <w:r w:rsidR="00AE2B8F" w:rsidRPr="007C437A">
          <w:t xml:space="preserve"> and are unambiguous</w:t>
        </w:r>
      </w:ins>
      <w:ins w:id="4117" w:author="Arthur Parmentier" w:date="2020-06-06T19:46:00Z">
        <w:r w:rsidR="00AE2B8F" w:rsidRPr="007C437A">
          <w:t xml:space="preserve"> with respect to the default mode</w:t>
        </w:r>
      </w:ins>
      <w:ins w:id="4118" w:author="Arthur Parmentier" w:date="2020-06-06T19:44:00Z">
        <w:r w:rsidR="00AE2B8F" w:rsidRPr="007C437A">
          <w:t xml:space="preserve">. For instance, to exit the scan mode, it is </w:t>
        </w:r>
      </w:ins>
      <w:ins w:id="4119" w:author="Arthur Parmentier" w:date="2020-06-06T19:46:00Z">
        <w:r w:rsidR="00AE2B8F" w:rsidRPr="007C437A">
          <w:t>enough</w:t>
        </w:r>
      </w:ins>
      <w:ins w:id="4120" w:author="Arthur Parmentier" w:date="2020-06-06T19:45:00Z">
        <w:r w:rsidR="00AE2B8F" w:rsidRPr="007C437A">
          <w:t xml:space="preserve"> to step out of the box and use the default mode syntax again, without using an additional escape sign</w:t>
        </w:r>
      </w:ins>
      <w:ins w:id="4121" w:author="Arthur Parmentier" w:date="2020-06-06T19:46:00Z">
        <w:r w:rsidR="00AE2B8F" w:rsidRPr="007C437A">
          <w:t xml:space="preserve"> to signify </w:t>
        </w:r>
        <w:r w:rsidR="00C6459A" w:rsidRPr="007C437A">
          <w:t>the change in mode.</w:t>
        </w:r>
      </w:ins>
    </w:p>
    <w:p w:rsidR="00FC110A" w:rsidRPr="007C437A" w:rsidRDefault="00FC110A">
      <w:pPr>
        <w:rPr>
          <w:ins w:id="4122" w:author="Arthur Parmentier" w:date="2020-06-05T19:20:00Z"/>
          <w:rPrChange w:id="4123" w:author="Arthur Parmentier" w:date="2020-06-07T15:27:00Z">
            <w:rPr>
              <w:ins w:id="4124" w:author="Arthur Parmentier" w:date="2020-06-05T19:20:00Z"/>
            </w:rPr>
          </w:rPrChange>
        </w:rPr>
        <w:pPrChange w:id="4125" w:author="Arthur Parmentier" w:date="2020-06-10T16:26:00Z">
          <w:pPr>
            <w:pStyle w:val="Titre6"/>
          </w:pPr>
        </w:pPrChange>
      </w:pPr>
      <w:ins w:id="4126" w:author="Arthur Parmentier" w:date="2020-06-06T13:00:00Z">
        <w:r w:rsidRPr="007C437A">
          <w:rPr>
            <w:rPrChange w:id="4127" w:author="Arthur Parmentier" w:date="2020-06-07T15:27:00Z">
              <w:rPr/>
            </w:rPrChange>
          </w:rPr>
          <w:t xml:space="preserve">On the </w:t>
        </w:r>
      </w:ins>
      <w:ins w:id="4128" w:author="Arthur Parmentier" w:date="2020-06-06T19:47:00Z">
        <w:r w:rsidR="00F65BD6" w:rsidRPr="007C437A">
          <w:rPr>
            <w:rPrChange w:id="4129" w:author="Arthur Parmentier" w:date="2020-06-07T15:27:00Z">
              <w:rPr/>
            </w:rPrChange>
          </w:rPr>
          <w:t>semantic side</w:t>
        </w:r>
      </w:ins>
      <w:ins w:id="4130" w:author="Arthur Parmentier" w:date="2020-06-06T13:00:00Z">
        <w:r w:rsidRPr="007C437A">
          <w:rPr>
            <w:rPrChange w:id="4131" w:author="Arthur Parmentier" w:date="2020-06-07T15:27:00Z">
              <w:rPr/>
            </w:rPrChange>
          </w:rPr>
          <w:t xml:space="preserve">, </w:t>
        </w:r>
      </w:ins>
      <w:ins w:id="4132" w:author="Arthur Parmentier" w:date="2020-06-06T13:01:00Z">
        <w:r w:rsidRPr="007C437A">
          <w:rPr>
            <w:rPrChange w:id="4133" w:author="Arthur Parmentier" w:date="2020-06-07T15:27:00Z">
              <w:rPr/>
            </w:rPrChange>
          </w:rPr>
          <w:t xml:space="preserve">many signs are shared by several modes and have similar, if not equivalent meanings in all these modes. </w:t>
        </w:r>
      </w:ins>
      <w:ins w:id="4134" w:author="Arthur Parmentier" w:date="2020-06-06T13:02:00Z">
        <w:r w:rsidRPr="007C437A">
          <w:rPr>
            <w:rPrChange w:id="4135" w:author="Arthur Parmentier" w:date="2020-06-07T15:27:00Z">
              <w:rPr/>
            </w:rPrChange>
          </w:rPr>
          <w:t xml:space="preserve">In fact, the common semantic features of the different SP modes are what make them efficient and what allow their </w:t>
        </w:r>
      </w:ins>
      <w:ins w:id="4136" w:author="Arthur Parmentier" w:date="2020-06-06T13:03:00Z">
        <w:r w:rsidRPr="007C437A">
          <w:rPr>
            <w:rPrChange w:id="4137" w:author="Arthur Parmentier" w:date="2020-06-07T15:27:00Z">
              <w:rPr/>
            </w:rPrChange>
          </w:rPr>
          <w:t xml:space="preserve">quick </w:t>
        </w:r>
      </w:ins>
      <w:ins w:id="4138" w:author="Arthur Parmentier" w:date="2020-06-06T13:02:00Z">
        <w:r w:rsidRPr="007C437A">
          <w:rPr>
            <w:rPrChange w:id="4139" w:author="Arthur Parmentier" w:date="2020-06-07T15:27:00Z">
              <w:rPr/>
            </w:rPrChange>
          </w:rPr>
          <w:t xml:space="preserve">learning and memorization </w:t>
        </w:r>
      </w:ins>
      <w:ins w:id="4140" w:author="Arthur Parmentier" w:date="2020-06-06T13:03:00Z">
        <w:r w:rsidRPr="007C437A">
          <w:rPr>
            <w:rPrChange w:id="4141" w:author="Arthur Parmentier" w:date="2020-06-07T15:27:00Z">
              <w:rPr/>
            </w:rPrChange>
          </w:rPr>
          <w:t>by the performers. Indeed, if instead there were only signs proper to each mode and new signs had to be learned for each one, S</w:t>
        </w:r>
      </w:ins>
      <w:ins w:id="4142" w:author="Arthur Parmentier" w:date="2020-06-06T13:04:00Z">
        <w:r w:rsidRPr="007C437A">
          <w:rPr>
            <w:rPrChange w:id="4143" w:author="Arthur Parmentier" w:date="2020-06-07T15:27:00Z">
              <w:rPr/>
            </w:rPrChange>
          </w:rPr>
          <w:t>P would probably loose much of its performativity, which for me lies in its ability to mix several syntaxes with similar semantics.</w:t>
        </w:r>
      </w:ins>
    </w:p>
    <w:p w:rsidR="000E299B" w:rsidRDefault="00DE27EC">
      <w:pPr>
        <w:pStyle w:val="Titre6"/>
        <w:rPr>
          <w:ins w:id="4144" w:author="Arthur Parmentier" w:date="2020-06-07T22:34:00Z"/>
        </w:rPr>
        <w:pPrChange w:id="4145" w:author="Arthur Parmentier" w:date="2020-06-10T16:26:00Z">
          <w:pPr>
            <w:pStyle w:val="Titre5"/>
          </w:pPr>
        </w:pPrChange>
      </w:pPr>
      <w:ins w:id="4146" w:author="Arthur Parmentier" w:date="2020-06-06T13:08:00Z">
        <w:r w:rsidRPr="007C437A">
          <w:t>Remarks on the syntax of the “default” mode</w:t>
        </w:r>
      </w:ins>
    </w:p>
    <w:p w:rsidR="00EC06A7" w:rsidRPr="00EC06A7" w:rsidRDefault="00EC06A7">
      <w:pPr>
        <w:rPr>
          <w:ins w:id="4147" w:author="Arthur Parmentier" w:date="2020-06-06T12:48:00Z"/>
          <w:rPrChange w:id="4148" w:author="Arthur Parmentier" w:date="2020-06-07T22:34:00Z">
            <w:rPr>
              <w:ins w:id="4149" w:author="Arthur Parmentier" w:date="2020-06-06T12:48:00Z"/>
            </w:rPr>
          </w:rPrChange>
        </w:rPr>
        <w:pPrChange w:id="4150" w:author="Arthur Parmentier" w:date="2020-06-07T22:34:00Z">
          <w:pPr>
            <w:pStyle w:val="Titre6"/>
          </w:pPr>
        </w:pPrChange>
      </w:pPr>
      <w:ins w:id="4151" w:author="Arthur Parmentier" w:date="2020-06-07T22:34:00Z">
        <w:r>
          <w:t xml:space="preserve">Structures that performs functions. The structures are the assemblage of </w:t>
        </w:r>
      </w:ins>
      <w:ins w:id="4152" w:author="Arthur Parmentier" w:date="2020-06-07T22:40:00Z">
        <w:r w:rsidR="000431DD">
          <w:t xml:space="preserve">one or several </w:t>
        </w:r>
      </w:ins>
      <w:ins w:id="4153" w:author="Arthur Parmentier" w:date="2020-06-07T22:34:00Z">
        <w:r>
          <w:t>signs (phrases in linguistics), and the functions of SP are called W</w:t>
        </w:r>
      </w:ins>
      <w:ins w:id="4154" w:author="Arthur Parmentier" w:date="2020-06-07T22:35:00Z">
        <w:r>
          <w:t>ho, What, How, When.</w:t>
        </w:r>
      </w:ins>
      <w:ins w:id="4155" w:author="Arthur Parmentier" w:date="2020-06-07T22:41:00Z">
        <w:r w:rsidR="000431DD">
          <w:t xml:space="preserve"> The assemblage of the Who, What, How, When phrases is called a clause.</w:t>
        </w:r>
      </w:ins>
    </w:p>
    <w:p w:rsidR="006E03AC" w:rsidRPr="007C437A" w:rsidRDefault="00E60509" w:rsidP="00B427B1">
      <w:pPr>
        <w:rPr>
          <w:ins w:id="4156" w:author="Arthur Parmentier" w:date="2020-06-06T20:00:00Z"/>
        </w:rPr>
      </w:pPr>
      <w:ins w:id="4157" w:author="Arthur Parmentier" w:date="2020-06-06T14:04:00Z">
        <w:r w:rsidRPr="007C437A">
          <w:lastRenderedPageBreak/>
          <w:t xml:space="preserve">The “default mode” appears as a very </w:t>
        </w:r>
      </w:ins>
      <w:ins w:id="4158" w:author="Arthur Parmentier" w:date="2020-06-06T19:52:00Z">
        <w:r w:rsidR="00DA1511" w:rsidRPr="007C437A">
          <w:t>unique</w:t>
        </w:r>
      </w:ins>
      <w:ins w:id="4159" w:author="Arthur Parmentier" w:date="2020-06-06T14:04:00Z">
        <w:r w:rsidRPr="007C437A">
          <w:t xml:space="preserve"> element of the SP syntax because of its centrality in the </w:t>
        </w:r>
      </w:ins>
      <w:ins w:id="4160" w:author="Arthur Parmentier" w:date="2020-06-06T14:05:00Z">
        <w:r w:rsidRPr="007C437A">
          <w:t xml:space="preserve">network of modes </w:t>
        </w:r>
      </w:ins>
      <w:ins w:id="4161" w:author="Arthur Parmentier" w:date="2020-06-06T19:53:00Z">
        <w:r w:rsidR="006127A3" w:rsidRPr="007C437A">
          <w:t>(</w:t>
        </w:r>
        <w:r w:rsidR="006127A3" w:rsidRPr="007C437A">
          <w:rPr>
            <w:rPrChange w:id="4162" w:author="Arthur Parmentier" w:date="2020-06-07T15:27:00Z">
              <w:rPr/>
            </w:rPrChange>
          </w:rPr>
          <w:fldChar w:fldCharType="begin"/>
        </w:r>
        <w:r w:rsidR="006127A3" w:rsidRPr="007C437A">
          <w:instrText xml:space="preserve"> REF _Ref42283886 \h </w:instrText>
        </w:r>
      </w:ins>
      <w:r w:rsidR="006127A3" w:rsidRPr="007C437A">
        <w:rPr>
          <w:rPrChange w:id="4163" w:author="Arthur Parmentier" w:date="2020-06-07T15:27:00Z">
            <w:rPr/>
          </w:rPrChange>
        </w:rPr>
      </w:r>
      <w:ins w:id="4164" w:author="Arthur Parmentier" w:date="2020-06-06T19:53:00Z">
        <w:r w:rsidR="006127A3" w:rsidRPr="007C437A">
          <w:rPr>
            <w:rPrChange w:id="4165" w:author="Arthur Parmentier" w:date="2020-06-07T15:27:00Z">
              <w:rPr/>
            </w:rPrChange>
          </w:rPr>
          <w:fldChar w:fldCharType="separate"/>
        </w:r>
        <w:r w:rsidR="006127A3" w:rsidRPr="007C437A">
          <w:t xml:space="preserve">Figure </w:t>
        </w:r>
        <w:r w:rsidR="006127A3" w:rsidRPr="007C437A">
          <w:rPr>
            <w:rPrChange w:id="4166" w:author="Arthur Parmentier" w:date="2020-06-07T15:27:00Z">
              <w:rPr>
                <w:noProof/>
              </w:rPr>
            </w:rPrChange>
          </w:rPr>
          <w:t>1</w:t>
        </w:r>
        <w:r w:rsidR="006127A3" w:rsidRPr="007C437A">
          <w:rPr>
            <w:rPrChange w:id="4167" w:author="Arthur Parmentier" w:date="2020-06-07T15:27:00Z">
              <w:rPr/>
            </w:rPrChange>
          </w:rPr>
          <w:fldChar w:fldCharType="end"/>
        </w:r>
        <w:r w:rsidR="006127A3" w:rsidRPr="007C437A">
          <w:t xml:space="preserve">) </w:t>
        </w:r>
      </w:ins>
      <w:ins w:id="4168" w:author="Arthur Parmentier" w:date="2020-06-06T20:00:00Z">
        <w:r w:rsidR="006E03AC" w:rsidRPr="007C437A">
          <w:t xml:space="preserve">and </w:t>
        </w:r>
      </w:ins>
      <w:ins w:id="4169" w:author="Arthur Parmentier" w:date="2020-06-06T20:04:00Z">
        <w:r w:rsidR="006E03AC" w:rsidRPr="007C437A">
          <w:t xml:space="preserve">its use as the conventional syntax of SP, to the point that it is in those syntactic terms that </w:t>
        </w:r>
      </w:ins>
      <w:ins w:id="4170" w:author="Arthur Parmentier" w:date="2020-06-06T20:05:00Z">
        <w:r w:rsidR="006E03AC" w:rsidRPr="007C437A">
          <w:t>SP is presented, despite the number of syntaxes it covers.</w:t>
        </w:r>
      </w:ins>
    </w:p>
    <w:p w:rsidR="00C45B55" w:rsidRPr="007C437A" w:rsidRDefault="00E60509" w:rsidP="00B427B1">
      <w:pPr>
        <w:rPr>
          <w:ins w:id="4171" w:author="Arthur Parmentier" w:date="2020-06-06T20:07:00Z"/>
        </w:rPr>
      </w:pPr>
      <w:ins w:id="4172" w:author="Arthur Parmentier" w:date="2020-06-06T14:11:00Z">
        <w:r w:rsidRPr="007C437A">
          <w:t xml:space="preserve">In my observations, I found </w:t>
        </w:r>
      </w:ins>
      <w:ins w:id="4173" w:author="Arthur Parmentier" w:date="2020-06-06T19:59:00Z">
        <w:r w:rsidR="00314848" w:rsidRPr="007C437A">
          <w:t>that</w:t>
        </w:r>
      </w:ins>
      <w:ins w:id="4174" w:author="Arthur Parmentier" w:date="2020-06-06T14:11:00Z">
        <w:r w:rsidRPr="007C437A">
          <w:t xml:space="preserve"> the syntactic </w:t>
        </w:r>
      </w:ins>
      <w:ins w:id="4175" w:author="Arthur Parmentier" w:date="2020-06-06T19:59:00Z">
        <w:r w:rsidR="00314848" w:rsidRPr="007C437A">
          <w:t xml:space="preserve">and grammatical </w:t>
        </w:r>
      </w:ins>
      <w:ins w:id="4176" w:author="Arthur Parmentier" w:date="2020-06-06T20:06:00Z">
        <w:r w:rsidR="00C45B55" w:rsidRPr="007C437A">
          <w:t>rules</w:t>
        </w:r>
      </w:ins>
      <w:ins w:id="4177" w:author="Arthur Parmentier" w:date="2020-06-06T14:12:00Z">
        <w:r w:rsidRPr="007C437A">
          <w:t xml:space="preserve"> are made explicit by the soundpainter </w:t>
        </w:r>
      </w:ins>
      <w:ins w:id="4178" w:author="Arthur Parmentier" w:date="2020-06-06T20:06:00Z">
        <w:r w:rsidR="00C45B55" w:rsidRPr="007C437A">
          <w:t>(</w:t>
        </w:r>
      </w:ins>
      <w:ins w:id="4179" w:author="Arthur Parmentier" w:date="2020-06-06T14:12:00Z">
        <w:r w:rsidRPr="007C437A">
          <w:t>or teacher</w:t>
        </w:r>
      </w:ins>
      <w:ins w:id="4180" w:author="Arthur Parmentier" w:date="2020-06-06T20:06:00Z">
        <w:r w:rsidR="00C45B55" w:rsidRPr="007C437A">
          <w:t>) for each mode but the default mode</w:t>
        </w:r>
      </w:ins>
      <w:ins w:id="4181" w:author="Arthur Parmentier" w:date="2020-06-06T14:12:00Z">
        <w:r w:rsidRPr="007C437A">
          <w:t>.</w:t>
        </w:r>
      </w:ins>
      <w:ins w:id="4182"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4183" w:author="Arthur Parmentier" w:date="2020-06-06T20:08:00Z"/>
        </w:rPr>
      </w:pPr>
      <w:ins w:id="4184" w:author="Arthur Parmentier" w:date="2020-06-06T20:07:00Z">
        <w:r w:rsidRPr="007C437A">
          <w:t>The default mode syntax is the most compl</w:t>
        </w:r>
      </w:ins>
      <w:ins w:id="4185" w:author="Arthur Parmentier" w:date="2020-06-06T20:08:00Z">
        <w:r w:rsidRPr="007C437A">
          <w:t>ex one of all modes</w:t>
        </w:r>
      </w:ins>
    </w:p>
    <w:p w:rsidR="00C45B55" w:rsidRPr="007C437A" w:rsidRDefault="00C45B55">
      <w:pPr>
        <w:pStyle w:val="Paragraphedeliste"/>
        <w:numPr>
          <w:ilvl w:val="0"/>
          <w:numId w:val="11"/>
        </w:numPr>
        <w:rPr>
          <w:ins w:id="4186" w:author="Arthur Parmentier" w:date="2020-06-06T20:08:00Z"/>
        </w:rPr>
      </w:pPr>
      <w:ins w:id="4187" w:author="Arthur Parmentier" w:date="2020-06-06T20:08:00Z">
        <w:r w:rsidRPr="007C437A">
          <w:t>Part of its syntax is borrowed from languages that the performers are already familiar with</w:t>
        </w:r>
      </w:ins>
    </w:p>
    <w:p w:rsidR="00A5016A" w:rsidRPr="007C437A" w:rsidRDefault="00B46B57" w:rsidP="00A5016A">
      <w:pPr>
        <w:rPr>
          <w:ins w:id="4188" w:author="Arthur Parmentier" w:date="2020-06-06T20:34:00Z"/>
        </w:rPr>
      </w:pPr>
      <w:ins w:id="4189"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4190" w:author="Arthur Parmentier" w:date="2020-06-06T20:10:00Z">
        <w:r w:rsidR="007C5AC4" w:rsidRPr="007C437A">
          <w:t>t structure</w:t>
        </w:r>
      </w:ins>
      <w:ins w:id="4191" w:author="Arthur Parmentier" w:date="2020-06-06T20:09:00Z">
        <w:r w:rsidR="00C45B55" w:rsidRPr="007C437A">
          <w:t xml:space="preserve"> and are usually implicitly learned (i.e. they are not explicated by the teacher or soundpainter). </w:t>
        </w:r>
      </w:ins>
      <w:ins w:id="4192" w:author="Arthur Parmentier" w:date="2020-06-06T20:10:00Z">
        <w:r w:rsidR="00BC4BBB" w:rsidRPr="007C437A">
          <w:t xml:space="preserve">Examples of such elements are </w:t>
        </w:r>
      </w:ins>
      <w:ins w:id="4193" w:author="Arthur Parmentier" w:date="2020-06-06T20:09:00Z">
        <w:r w:rsidR="00C45B55" w:rsidRPr="007C437A">
          <w:t>with, within (and without), through, add, remove, go back to, move on to….</w:t>
        </w:r>
      </w:ins>
      <w:ins w:id="4194" w:author="Arthur Parmentier" w:date="2020-06-06T20:33:00Z">
        <w:r w:rsidR="00A5016A" w:rsidRPr="007C437A">
          <w:br/>
        </w:r>
      </w:ins>
      <w:ins w:id="4195"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196" w:author="Arthur Parmentier" w:date="2020-06-06T17:14:00Z"/>
        </w:rPr>
      </w:pPr>
      <w:ins w:id="4197" w:author="Arthur Parmentier" w:date="2020-06-06T20:34:00Z">
        <w:r w:rsidRPr="007C437A">
          <w:t>In linguistic literature, we have observed several languages that do not possess these concepts.</w:t>
        </w:r>
        <w:r w:rsidRPr="007C437A">
          <w:rPr>
            <w:rStyle w:val="Appelnotedebasdep"/>
          </w:rPr>
          <w:footnoteReference w:id="33"/>
        </w:r>
        <w:r w:rsidRPr="007C437A">
          <w:t xml:space="preserve"> One could wonder how much presenting the syntax of the default SP mode to communities that are not familiar to Western languages would challenge the usual conceptions of the SP syntax. </w:t>
        </w:r>
      </w:ins>
      <w:ins w:id="4204" w:author="Arthur Parmentier" w:date="2020-06-06T17:52:00Z">
        <w:r w:rsidR="00A531CB" w:rsidRPr="007C437A">
          <w:t>The story of the e</w:t>
        </w:r>
      </w:ins>
      <w:ins w:id="4205" w:author="Arthur Parmentier" w:date="2020-06-06T18:06:00Z">
        <w:r w:rsidR="006A1B0D" w:rsidRPr="007C437A">
          <w:t>me</w:t>
        </w:r>
      </w:ins>
      <w:ins w:id="4206" w:author="Arthur Parmentier" w:date="2020-06-06T17:52:00Z">
        <w:r w:rsidR="00A531CB" w:rsidRPr="007C437A">
          <w:t xml:space="preserve">rgence of the Launch Mode is an </w:t>
        </w:r>
      </w:ins>
      <w:ins w:id="4207" w:author="Arthur Parmentier" w:date="2020-06-06T20:35:00Z">
        <w:r w:rsidRPr="007C437A">
          <w:t>answer to that question</w:t>
        </w:r>
      </w:ins>
      <w:ins w:id="4208" w:author="Arthur Parmentier" w:date="2020-06-06T17:53:00Z">
        <w:r w:rsidR="00A531CB" w:rsidRPr="007C437A">
          <w:t>:</w:t>
        </w:r>
      </w:ins>
    </w:p>
    <w:p w:rsidR="00237DE8" w:rsidRPr="007C437A" w:rsidRDefault="00237DE8">
      <w:pPr>
        <w:pStyle w:val="Citation"/>
        <w:rPr>
          <w:ins w:id="4209" w:author="Arthur Parmentier" w:date="2020-06-06T17:14:00Z"/>
          <w:rPrChange w:id="4210" w:author="Arthur Parmentier" w:date="2020-06-07T15:27:00Z">
            <w:rPr>
              <w:ins w:id="4211" w:author="Arthur Parmentier" w:date="2020-06-06T17:14:00Z"/>
            </w:rPr>
          </w:rPrChange>
        </w:rPr>
        <w:pPrChange w:id="4212" w:author="Arthur Parmentier" w:date="2020-06-06T17:53:00Z">
          <w:pPr>
            <w:pStyle w:val="NormalWeb"/>
          </w:pPr>
        </w:pPrChange>
      </w:pPr>
      <w:ins w:id="4213" w:author="Arthur Parmentier" w:date="2020-06-06T17:14:00Z">
        <w:r w:rsidRPr="007C437A">
          <w:rPr>
            <w:rPrChange w:id="4214"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4215" w:author="Arthur Parmentier" w:date="2020-06-06T17:14:00Z"/>
          <w:rPrChange w:id="4216" w:author="Arthur Parmentier" w:date="2020-06-07T15:27:00Z">
            <w:rPr>
              <w:ins w:id="4217" w:author="Arthur Parmentier" w:date="2020-06-06T17:14:00Z"/>
            </w:rPr>
          </w:rPrChange>
        </w:rPr>
        <w:pPrChange w:id="4218" w:author="Arthur Parmentier" w:date="2020-06-06T17:53:00Z">
          <w:pPr>
            <w:pStyle w:val="NormalWeb"/>
          </w:pPr>
        </w:pPrChange>
      </w:pPr>
      <w:ins w:id="4219" w:author="Arthur Parmentier" w:date="2020-06-06T17:14:00Z">
        <w:r w:rsidRPr="007C437A">
          <w:rPr>
            <w:rPrChange w:id="4220" w:author="Arthur Parmentier" w:date="2020-06-07T15:27:00Z">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4221" w:author="Arthur Parmentier" w:date="2020-06-06T17:53:00Z"/>
        </w:rPr>
      </w:pPr>
      <w:ins w:id="4222"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4223" w:author="Arthur Parmentier" w:date="2020-06-06T17:53:00Z">
        <w:r w:rsidR="00D83AC5" w:rsidRPr="007C437A">
          <w:t>necessity. “</w:t>
        </w:r>
      </w:ins>
      <w:customXmlInsRangeStart w:id="4224" w:author="Arthur Parmentier" w:date="2020-06-10T19:46:00Z"/>
      <w:sdt>
        <w:sdtPr>
          <w:id w:val="1081717494"/>
          <w:citation/>
        </w:sdtPr>
        <w:sdtContent>
          <w:customXmlInsRangeEnd w:id="4224"/>
          <w:ins w:id="4225" w:author="Arthur Parmentier" w:date="2020-06-10T19:46:00Z">
            <w:r w:rsidR="005E324E">
              <w:fldChar w:fldCharType="begin"/>
            </w:r>
            <w:r w:rsidR="005E324E" w:rsidRPr="005E324E">
              <w:rPr>
                <w:rPrChange w:id="4226"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4227" w:author="Arthur Parmentier" w:date="2020-06-10T19:46:00Z">
            <w:r w:rsidR="005E324E">
              <w:fldChar w:fldCharType="end"/>
            </w:r>
          </w:ins>
          <w:customXmlInsRangeStart w:id="4228" w:author="Arthur Parmentier" w:date="2020-06-10T19:46:00Z"/>
        </w:sdtContent>
      </w:sdt>
      <w:customXmlInsRangeEnd w:id="4228"/>
    </w:p>
    <w:p w:rsidR="005B7F91" w:rsidRPr="007C437A" w:rsidRDefault="00D83AC5" w:rsidP="00D83AC5">
      <w:pPr>
        <w:rPr>
          <w:ins w:id="4229" w:author="Arthur Parmentier" w:date="2020-06-06T21:59:00Z"/>
        </w:rPr>
      </w:pPr>
      <w:ins w:id="4230" w:author="Arthur Parmentier" w:date="2020-06-06T17:53:00Z">
        <w:r w:rsidRPr="007C437A">
          <w:t>In this example, we can see that t</w:t>
        </w:r>
      </w:ins>
      <w:ins w:id="4231" w:author="Arthur Parmentier" w:date="2020-06-06T17:54:00Z">
        <w:r w:rsidRPr="007C437A">
          <w:t xml:space="preserve">he default mode does have a degree of complexity that involve </w:t>
        </w:r>
      </w:ins>
      <w:ins w:id="4232" w:author="Arthur Parmentier" w:date="2020-06-06T20:35:00Z">
        <w:r w:rsidR="00421D32" w:rsidRPr="007C437A">
          <w:t>prior</w:t>
        </w:r>
      </w:ins>
      <w:ins w:id="4233" w:author="Arthur Parmentier" w:date="2020-06-06T20:36:00Z">
        <w:r w:rsidR="00421D32" w:rsidRPr="007C437A">
          <w:t xml:space="preserve"> </w:t>
        </w:r>
      </w:ins>
      <w:ins w:id="4234" w:author="Arthur Parmentier" w:date="2020-06-06T17:54:00Z">
        <w:r w:rsidRPr="007C437A">
          <w:t xml:space="preserve">knowledge in </w:t>
        </w:r>
      </w:ins>
      <w:ins w:id="4235" w:author="Arthur Parmentier" w:date="2020-06-06T20:36:00Z">
        <w:r w:rsidR="00421D32" w:rsidRPr="007C437A">
          <w:t>grammatical rules</w:t>
        </w:r>
      </w:ins>
      <w:ins w:id="4236" w:author="Arthur Parmentier" w:date="2020-06-06T17:55:00Z">
        <w:r w:rsidRPr="007C437A">
          <w:t xml:space="preserve"> </w:t>
        </w:r>
      </w:ins>
      <w:ins w:id="4237" w:author="Arthur Parmentier" w:date="2020-06-06T20:36:00Z">
        <w:r w:rsidR="00421D32" w:rsidRPr="007C437A">
          <w:t>and</w:t>
        </w:r>
      </w:ins>
      <w:ins w:id="4238" w:author="Arthur Parmentier" w:date="2020-06-06T17:55:00Z">
        <w:r w:rsidRPr="007C437A">
          <w:t xml:space="preserve"> logic. </w:t>
        </w:r>
      </w:ins>
      <w:ins w:id="4239" w:author="Arthur Parmentier" w:date="2020-06-06T21:59:00Z">
        <w:r w:rsidR="007D30A4" w:rsidRPr="007C437A">
          <w:t>Of course, all mechanisms of language are not cultural and learned, but t</w:t>
        </w:r>
      </w:ins>
      <w:ins w:id="4240" w:author="Arthur Parmentier" w:date="2020-06-06T17:57:00Z">
        <w:r w:rsidRPr="007C437A">
          <w:t>h</w:t>
        </w:r>
      </w:ins>
      <w:ins w:id="4241" w:author="Arthur Parmentier" w:date="2020-06-06T20:36:00Z">
        <w:r w:rsidR="009D182D" w:rsidRPr="007C437A">
          <w:t>ese rules</w:t>
        </w:r>
      </w:ins>
      <w:ins w:id="4242" w:author="Arthur Parmentier" w:date="2020-06-06T17:55:00Z">
        <w:r w:rsidRPr="007C437A">
          <w:t xml:space="preserve"> were not </w:t>
        </w:r>
      </w:ins>
      <w:ins w:id="4243" w:author="Arthur Parmentier" w:date="2020-06-06T17:56:00Z">
        <w:r w:rsidRPr="007C437A">
          <w:t xml:space="preserve">internalized by the learning impaired and it might </w:t>
        </w:r>
      </w:ins>
      <w:ins w:id="4244" w:author="Arthur Parmentier" w:date="2020-06-06T20:35:00Z">
        <w:r w:rsidR="00EB6FB5" w:rsidRPr="007C437A">
          <w:t xml:space="preserve">as </w:t>
        </w:r>
      </w:ins>
      <w:ins w:id="4245" w:author="Arthur Parmentier" w:date="2020-06-06T17:56:00Z">
        <w:r w:rsidRPr="007C437A">
          <w:t>well be an issue for working with p</w:t>
        </w:r>
      </w:ins>
      <w:ins w:id="4246" w:author="Arthur Parmentier" w:date="2020-06-06T20:36:00Z">
        <w:r w:rsidR="009D182D" w:rsidRPr="007C437A">
          <w:t>eople</w:t>
        </w:r>
      </w:ins>
      <w:ins w:id="4247" w:author="Arthur Parmentier" w:date="2020-06-06T17:56:00Z">
        <w:r w:rsidRPr="007C437A">
          <w:t xml:space="preserve"> whose language or culture</w:t>
        </w:r>
      </w:ins>
      <w:ins w:id="4248" w:author="Arthur Parmentier" w:date="2020-06-06T17:57:00Z">
        <w:r w:rsidRPr="007C437A">
          <w:t xml:space="preserve"> does not yield them either.</w:t>
        </w:r>
      </w:ins>
    </w:p>
    <w:p w:rsidR="00FC2614" w:rsidRDefault="005A4AA8" w:rsidP="00D83AC5">
      <w:pPr>
        <w:rPr>
          <w:ins w:id="4249" w:author="Arthur Parmentier" w:date="2020-06-09T16:27:00Z"/>
        </w:rPr>
      </w:pPr>
      <w:ins w:id="4250" w:author="Arthur Parmentier" w:date="2020-06-06T21:59:00Z">
        <w:r w:rsidRPr="007C437A">
          <w:t xml:space="preserve">I suggest </w:t>
        </w:r>
      </w:ins>
      <w:ins w:id="4251" w:author="Arthur Parmentier" w:date="2020-06-06T22:00:00Z">
        <w:r w:rsidRPr="007C437A">
          <w:t xml:space="preserve">for future research </w:t>
        </w:r>
      </w:ins>
      <w:ins w:id="4252" w:author="Arthur Parmentier" w:date="2020-06-06T21:59:00Z">
        <w:r w:rsidRPr="007C437A">
          <w:t xml:space="preserve">to push the analysis of the SP syntax </w:t>
        </w:r>
      </w:ins>
      <w:ins w:id="4253" w:author="Arthur Parmentier" w:date="2020-06-06T22:04:00Z">
        <w:r w:rsidRPr="007C437A">
          <w:t xml:space="preserve">and its formalization in linguistic terms. </w:t>
        </w:r>
      </w:ins>
      <w:ins w:id="4254" w:author="Arthur Parmentier" w:date="2020-06-06T22:05:00Z">
        <w:r w:rsidRPr="007C437A">
          <w:t>At the moment</w:t>
        </w:r>
      </w:ins>
      <w:ins w:id="4255" w:author="Arthur Parmentier" w:date="2020-06-06T22:06:00Z">
        <w:r w:rsidRPr="007C437A">
          <w:t xml:space="preserve"> I am writing </w:t>
        </w:r>
      </w:ins>
      <w:ins w:id="4256" w:author="Arthur Parmentier" w:date="2020-06-06T22:05:00Z">
        <w:r w:rsidRPr="007C437A">
          <w:t xml:space="preserve">this report, a dictionary is being built that </w:t>
        </w:r>
      </w:ins>
      <w:ins w:id="4257" w:author="Arthur Parmentier" w:date="2020-06-06T22:09:00Z">
        <w:r w:rsidR="003911EB" w:rsidRPr="007C437A">
          <w:t xml:space="preserve">already </w:t>
        </w:r>
      </w:ins>
      <w:ins w:id="4258" w:author="Arthur Parmentier" w:date="2020-06-06T22:05:00Z">
        <w:r w:rsidRPr="007C437A">
          <w:t>contain</w:t>
        </w:r>
      </w:ins>
      <w:ins w:id="4259" w:author="Arthur Parmentier" w:date="2020-06-06T22:06:00Z">
        <w:r w:rsidRPr="007C437A">
          <w:t>s</w:t>
        </w:r>
      </w:ins>
      <w:ins w:id="4260" w:author="Arthur Parmentier" w:date="2020-06-06T22:09:00Z">
        <w:r w:rsidR="003911EB" w:rsidRPr="007C437A">
          <w:t xml:space="preserve"> some</w:t>
        </w:r>
      </w:ins>
      <w:ins w:id="4261" w:author="Arthur Parmentier" w:date="2020-06-06T22:06:00Z">
        <w:r w:rsidRPr="007C437A">
          <w:t xml:space="preserve"> descriptions of signs in terms of syntax</w:t>
        </w:r>
      </w:ins>
      <w:ins w:id="4262" w:author="Arthur Parmentier" w:date="2020-06-06T22:09:00Z">
        <w:r w:rsidR="003911EB" w:rsidRPr="007C437A">
          <w:t>, such as the ones that have historically been formalized by Thompson</w:t>
        </w:r>
      </w:ins>
      <w:ins w:id="4263" w:author="Arthur Parmentier" w:date="2020-06-06T22:06:00Z">
        <w:r w:rsidRPr="007C437A">
          <w:t>. I believe that a linguistic approach</w:t>
        </w:r>
      </w:ins>
      <w:ins w:id="4264" w:author="Arthur Parmentier" w:date="2020-06-06T22:08:00Z">
        <w:r w:rsidRPr="007C437A">
          <w:t xml:space="preserve"> to SP</w:t>
        </w:r>
      </w:ins>
      <w:ins w:id="4265" w:author="Arthur Parmentier" w:date="2020-06-06T22:06:00Z">
        <w:r w:rsidRPr="007C437A">
          <w:t xml:space="preserve"> would</w:t>
        </w:r>
      </w:ins>
      <w:ins w:id="4266" w:author="Arthur Parmentier" w:date="2020-06-06T22:08:00Z">
        <w:r w:rsidRPr="007C437A">
          <w:t xml:space="preserve"> be very relevant and</w:t>
        </w:r>
      </w:ins>
      <w:ins w:id="4267" w:author="Arthur Parmentier" w:date="2020-06-06T22:06:00Z">
        <w:r w:rsidRPr="007C437A">
          <w:t xml:space="preserve"> add </w:t>
        </w:r>
      </w:ins>
      <w:ins w:id="4268" w:author="Arthur Parmentier" w:date="2020-06-06T22:09:00Z">
        <w:r w:rsidR="00111E92" w:rsidRPr="007C437A">
          <w:t xml:space="preserve">a lot of </w:t>
        </w:r>
      </w:ins>
      <w:ins w:id="4269" w:author="Arthur Parmentier" w:date="2020-06-06T22:06:00Z">
        <w:r w:rsidRPr="007C437A">
          <w:t>value to this collaborative work</w:t>
        </w:r>
      </w:ins>
      <w:ins w:id="4270" w:author="Arthur Parmentier" w:date="2020-06-06T22:09:00Z">
        <w:r w:rsidRPr="007C437A">
          <w:t>.</w:t>
        </w:r>
      </w:ins>
    </w:p>
    <w:p w:rsidR="005A4AA8" w:rsidRPr="007C437A" w:rsidRDefault="00FC2614" w:rsidP="00D83AC5">
      <w:pPr>
        <w:rPr>
          <w:ins w:id="4271" w:author="Arthur Parmentier" w:date="2020-06-06T21:58:00Z"/>
        </w:rPr>
      </w:pPr>
      <w:ins w:id="4272" w:author="Arthur Parmentier" w:date="2020-06-09T16:27:00Z">
        <w:r>
          <w:br w:type="page"/>
        </w:r>
      </w:ins>
    </w:p>
    <w:p w:rsidR="00CC430C" w:rsidRPr="007C437A" w:rsidDel="00CC430C" w:rsidRDefault="00CC430C">
      <w:pPr>
        <w:rPr>
          <w:del w:id="4273" w:author="Arthur Parmentier" w:date="2020-06-05T18:08:00Z"/>
          <w:rPrChange w:id="4274" w:author="Arthur Parmentier" w:date="2020-06-07T15:27:00Z">
            <w:rPr>
              <w:del w:id="4275" w:author="Arthur Parmentier" w:date="2020-06-05T18:08:00Z"/>
            </w:rPr>
          </w:rPrChange>
        </w:rPr>
        <w:pPrChange w:id="4276" w:author="Arthur Parmentier" w:date="2020-06-05T16:28:00Z">
          <w:pPr>
            <w:pStyle w:val="Titre2"/>
          </w:pPr>
        </w:pPrChange>
      </w:pPr>
      <w:bookmarkStart w:id="4277" w:name="_Toc42698854"/>
      <w:bookmarkStart w:id="4278" w:name="_Toc42698933"/>
      <w:bookmarkEnd w:id="4277"/>
      <w:bookmarkEnd w:id="4278"/>
    </w:p>
    <w:p w:rsidR="00B400C3" w:rsidRPr="007C437A" w:rsidDel="00CC430C" w:rsidRDefault="00B400C3" w:rsidP="00E6654A">
      <w:pPr>
        <w:rPr>
          <w:del w:id="4279" w:author="Arthur Parmentier" w:date="2020-06-05T18:08:00Z"/>
        </w:rPr>
      </w:pPr>
      <w:del w:id="4280"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281" w:name="_Toc42698855"/>
        <w:bookmarkStart w:id="4282" w:name="_Toc42698934"/>
        <w:bookmarkEnd w:id="4281"/>
        <w:bookmarkEnd w:id="4282"/>
      </w:del>
    </w:p>
    <w:p w:rsidR="00BA63E4" w:rsidRPr="007C437A" w:rsidDel="00CC430C" w:rsidRDefault="00BA63E4" w:rsidP="00E6654A">
      <w:pPr>
        <w:rPr>
          <w:del w:id="4283" w:author="Arthur Parmentier" w:date="2020-06-05T18:08:00Z"/>
        </w:rPr>
      </w:pPr>
      <w:del w:id="4284"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285" w:name="_Toc42698856"/>
        <w:bookmarkStart w:id="4286" w:name="_Toc42698935"/>
        <w:bookmarkEnd w:id="4285"/>
        <w:bookmarkEnd w:id="4286"/>
      </w:del>
    </w:p>
    <w:p w:rsidR="00245836" w:rsidRPr="007C437A" w:rsidDel="00CC430C" w:rsidRDefault="00245836" w:rsidP="00E6654A">
      <w:pPr>
        <w:rPr>
          <w:del w:id="4287" w:author="Arthur Parmentier" w:date="2020-06-05T18:08:00Z"/>
        </w:rPr>
      </w:pPr>
      <w:del w:id="4288"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289" w:name="_Toc42698857"/>
        <w:bookmarkStart w:id="4290" w:name="_Toc42698936"/>
        <w:bookmarkEnd w:id="4289"/>
        <w:bookmarkEnd w:id="4290"/>
      </w:del>
    </w:p>
    <w:p w:rsidR="00BE04C2" w:rsidRPr="007C437A" w:rsidDel="00486DE0" w:rsidRDefault="00BE04C2">
      <w:pPr>
        <w:pStyle w:val="Titre3"/>
        <w:rPr>
          <w:del w:id="4291" w:author="Arthur Parmentier" w:date="2020-06-06T18:07:00Z"/>
        </w:rPr>
      </w:pPr>
      <w:bookmarkStart w:id="4292" w:name="_Toc40025939"/>
      <w:del w:id="4293" w:author="Arthur Parmentier" w:date="2020-06-06T18:07:00Z">
        <w:r w:rsidRPr="007C437A" w:rsidDel="00486DE0">
          <w:delText>Identifiers</w:delText>
        </w:r>
        <w:bookmarkStart w:id="4294" w:name="_Toc42698858"/>
        <w:bookmarkStart w:id="4295" w:name="_Toc42698937"/>
        <w:bookmarkEnd w:id="4292"/>
        <w:bookmarkEnd w:id="4294"/>
        <w:bookmarkEnd w:id="4295"/>
      </w:del>
    </w:p>
    <w:p w:rsidR="00DE3F01" w:rsidRPr="007C437A" w:rsidDel="00486DE0" w:rsidRDefault="00DE3F01">
      <w:pPr>
        <w:pStyle w:val="Titre3"/>
        <w:rPr>
          <w:del w:id="4296" w:author="Arthur Parmentier" w:date="2020-06-06T18:07:00Z"/>
        </w:rPr>
      </w:pPr>
      <w:bookmarkStart w:id="4297" w:name="_Toc40025940"/>
      <w:del w:id="4298" w:author="Arthur Parmentier" w:date="2020-06-06T18:07:00Z">
        <w:r w:rsidRPr="007C437A" w:rsidDel="00486DE0">
          <w:delText>Content</w:delText>
        </w:r>
        <w:bookmarkStart w:id="4299" w:name="_Toc42698859"/>
        <w:bookmarkStart w:id="4300" w:name="_Toc42698938"/>
        <w:bookmarkEnd w:id="4297"/>
        <w:bookmarkEnd w:id="4299"/>
        <w:bookmarkEnd w:id="4300"/>
      </w:del>
    </w:p>
    <w:p w:rsidR="00BE04C2" w:rsidRPr="007C437A" w:rsidDel="00486DE0" w:rsidRDefault="00BE04C2">
      <w:pPr>
        <w:pStyle w:val="Titre3"/>
        <w:rPr>
          <w:del w:id="4301" w:author="Arthur Parmentier" w:date="2020-06-06T18:07:00Z"/>
        </w:rPr>
      </w:pPr>
      <w:bookmarkStart w:id="4302" w:name="_Toc40025941"/>
      <w:del w:id="4303" w:author="Arthur Parmentier" w:date="2020-06-06T18:07:00Z">
        <w:r w:rsidRPr="007C437A" w:rsidDel="00486DE0">
          <w:delText>Modifiers (content parameters)</w:delText>
        </w:r>
        <w:bookmarkStart w:id="4304" w:name="_Toc42698860"/>
        <w:bookmarkStart w:id="4305" w:name="_Toc42698939"/>
        <w:bookmarkEnd w:id="4302"/>
        <w:bookmarkEnd w:id="4304"/>
        <w:bookmarkEnd w:id="4305"/>
      </w:del>
    </w:p>
    <w:p w:rsidR="00C16C06" w:rsidRPr="007C437A" w:rsidDel="00486DE0" w:rsidRDefault="00C16C06">
      <w:pPr>
        <w:pStyle w:val="Titre3"/>
        <w:rPr>
          <w:del w:id="4306" w:author="Arthur Parmentier" w:date="2020-06-06T18:07:00Z"/>
        </w:rPr>
      </w:pPr>
      <w:bookmarkStart w:id="4307" w:name="_Toc40025942"/>
      <w:del w:id="4308" w:author="Arthur Parmentier" w:date="2020-06-06T18:07:00Z">
        <w:r w:rsidRPr="007C437A" w:rsidDel="00486DE0">
          <w:delText>Mode</w:delText>
        </w:r>
        <w:bookmarkStart w:id="4309" w:name="_Toc42698861"/>
        <w:bookmarkStart w:id="4310" w:name="_Toc42698940"/>
        <w:bookmarkEnd w:id="4307"/>
        <w:bookmarkEnd w:id="4309"/>
        <w:bookmarkEnd w:id="4310"/>
      </w:del>
    </w:p>
    <w:p w:rsidR="00BE04C2" w:rsidRPr="007C437A" w:rsidDel="006E2B59" w:rsidRDefault="00400535" w:rsidP="00E6654A">
      <w:pPr>
        <w:rPr>
          <w:del w:id="4311" w:author="Arthur Parmentier" w:date="2020-06-06T22:10:00Z"/>
        </w:rPr>
      </w:pPr>
      <w:del w:id="4312" w:author="Arthur Parmentier" w:date="2020-06-06T22:10:00Z">
        <w:r w:rsidRPr="007C437A" w:rsidDel="006E2B59">
          <w:delText>All these structural concepts (grammar) are not culturally dependent.</w:delText>
        </w:r>
        <w:bookmarkStart w:id="4313" w:name="_Toc42698862"/>
        <w:bookmarkStart w:id="4314" w:name="_Toc42698941"/>
        <w:bookmarkEnd w:id="4313"/>
        <w:bookmarkEnd w:id="4314"/>
      </w:del>
    </w:p>
    <w:p w:rsidR="00E7027A" w:rsidRPr="007C437A" w:rsidDel="00FC2614" w:rsidRDefault="00E7027A" w:rsidP="00E6654A">
      <w:pPr>
        <w:rPr>
          <w:del w:id="4315" w:author="Arthur Parmentier" w:date="2020-06-09T16:27:00Z"/>
        </w:rPr>
      </w:pPr>
      <w:bookmarkStart w:id="4316" w:name="_Toc42698863"/>
      <w:bookmarkStart w:id="4317" w:name="_Toc42698942"/>
      <w:bookmarkEnd w:id="4316"/>
      <w:bookmarkEnd w:id="4317"/>
    </w:p>
    <w:p w:rsidR="00086E5D" w:rsidRPr="007C437A" w:rsidDel="00FC2614" w:rsidRDefault="00086E5D" w:rsidP="00E6654A">
      <w:pPr>
        <w:rPr>
          <w:del w:id="4318" w:author="Arthur Parmentier" w:date="2020-06-09T16:27:00Z"/>
        </w:rPr>
      </w:pPr>
      <w:bookmarkStart w:id="4319" w:name="_Toc42698864"/>
      <w:bookmarkStart w:id="4320" w:name="_Toc42698943"/>
      <w:bookmarkEnd w:id="4319"/>
      <w:bookmarkEnd w:id="4320"/>
    </w:p>
    <w:p w:rsidR="00086E5D" w:rsidRPr="007C437A" w:rsidDel="00FC2614" w:rsidRDefault="00086E5D" w:rsidP="00E6654A">
      <w:pPr>
        <w:rPr>
          <w:del w:id="4321" w:author="Arthur Parmentier" w:date="2020-06-09T16:27:00Z"/>
        </w:rPr>
      </w:pPr>
      <w:bookmarkStart w:id="4322" w:name="_Toc42698865"/>
      <w:bookmarkStart w:id="4323" w:name="_Toc42698944"/>
      <w:bookmarkEnd w:id="4322"/>
      <w:bookmarkEnd w:id="4323"/>
    </w:p>
    <w:p w:rsidR="00086E5D" w:rsidRPr="007C437A" w:rsidDel="006E2B59" w:rsidRDefault="00587BD5" w:rsidP="00E6654A">
      <w:pPr>
        <w:rPr>
          <w:moveFrom w:id="4324" w:author="Arthur Parmentier" w:date="2020-06-06T22:11:00Z"/>
        </w:rPr>
      </w:pPr>
      <w:moveFromRangeStart w:id="4325" w:author="Arthur Parmentier" w:date="2020-06-06T22:11:00Z" w:name="move42373884"/>
      <w:moveFrom w:id="4326" w:author="Arthur Parmentier" w:date="2020-06-06T22:11:00Z">
        <w:r w:rsidRPr="007C437A" w:rsidDel="006E2B59">
          <w:t>DRAFT</w:t>
        </w:r>
        <w:r w:rsidR="00D72AC0" w:rsidRPr="007C437A" w:rsidDel="006E2B59">
          <w:t xml:space="preserve"> of ideas</w:t>
        </w:r>
        <w:bookmarkStart w:id="4327" w:name="_Toc42698866"/>
        <w:bookmarkStart w:id="4328" w:name="_Toc42698945"/>
        <w:bookmarkEnd w:id="4327"/>
        <w:bookmarkEnd w:id="4328"/>
      </w:moveFrom>
    </w:p>
    <w:p w:rsidR="00103759" w:rsidRPr="007C437A" w:rsidDel="006E2B59" w:rsidRDefault="0031070A" w:rsidP="00E6654A">
      <w:pPr>
        <w:pStyle w:val="Paragraphedeliste"/>
        <w:numPr>
          <w:ilvl w:val="0"/>
          <w:numId w:val="8"/>
        </w:numPr>
        <w:rPr>
          <w:moveFrom w:id="4329" w:author="Arthur Parmentier" w:date="2020-06-06T22:11:00Z"/>
        </w:rPr>
      </w:pPr>
      <w:moveFrom w:id="4330"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331" w:name="_Toc42698867"/>
        <w:bookmarkStart w:id="4332" w:name="_Toc42698946"/>
        <w:bookmarkEnd w:id="4331"/>
        <w:bookmarkEnd w:id="4332"/>
      </w:moveFrom>
    </w:p>
    <w:p w:rsidR="00B70897" w:rsidRPr="007C437A" w:rsidDel="006E2B59" w:rsidRDefault="00B70897" w:rsidP="00E6654A">
      <w:pPr>
        <w:pStyle w:val="Paragraphedeliste"/>
        <w:numPr>
          <w:ilvl w:val="1"/>
          <w:numId w:val="8"/>
        </w:numPr>
        <w:rPr>
          <w:moveFrom w:id="4333" w:author="Arthur Parmentier" w:date="2020-06-06T22:11:00Z"/>
        </w:rPr>
      </w:pPr>
      <w:moveFrom w:id="4334" w:author="Arthur Parmentier" w:date="2020-06-06T22:11:00Z">
        <w:r w:rsidRPr="007C437A" w:rsidDel="006E2B59">
          <w:t>The concepts depend on the configuration. For instance, a “note” in music is very different from the concept (or its absence!) of “note” in visual arts.</w:t>
        </w:r>
        <w:bookmarkStart w:id="4335" w:name="_Toc42698868"/>
        <w:bookmarkStart w:id="4336" w:name="_Toc42698947"/>
        <w:bookmarkEnd w:id="4335"/>
        <w:bookmarkEnd w:id="4336"/>
      </w:moveFrom>
    </w:p>
    <w:p w:rsidR="00B70897" w:rsidRPr="007C437A" w:rsidDel="006E2B59" w:rsidRDefault="00B70897" w:rsidP="00E6654A">
      <w:pPr>
        <w:pStyle w:val="Paragraphedeliste"/>
        <w:numPr>
          <w:ilvl w:val="1"/>
          <w:numId w:val="8"/>
        </w:numPr>
        <w:rPr>
          <w:moveFrom w:id="4337" w:author="Arthur Parmentier" w:date="2020-06-06T22:11:00Z"/>
        </w:rPr>
      </w:pPr>
      <w:moveFrom w:id="4338"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339" w:name="_Toc42698869"/>
        <w:bookmarkStart w:id="4340" w:name="_Toc42698948"/>
        <w:bookmarkEnd w:id="4339"/>
        <w:bookmarkEnd w:id="4340"/>
      </w:moveFrom>
    </w:p>
    <w:p w:rsidR="00A40688" w:rsidRPr="007C437A" w:rsidDel="006E2B59" w:rsidRDefault="00A40688" w:rsidP="00E6654A">
      <w:pPr>
        <w:pStyle w:val="Paragraphedeliste"/>
        <w:numPr>
          <w:ilvl w:val="1"/>
          <w:numId w:val="8"/>
        </w:numPr>
        <w:rPr>
          <w:moveFrom w:id="4341" w:author="Arthur Parmentier" w:date="2020-06-06T22:11:00Z"/>
        </w:rPr>
      </w:pPr>
      <w:moveFrom w:id="4342" w:author="Arthur Parmentier" w:date="2020-06-06T22:11:00Z">
        <w:r w:rsidRPr="007C437A" w:rsidDel="006E2B59">
          <w:t>SP acts as a kind of translation from the concepts of different practices to signs</w:t>
        </w:r>
        <w:bookmarkStart w:id="4343" w:name="_Toc42698870"/>
        <w:bookmarkStart w:id="4344" w:name="_Toc42698949"/>
        <w:bookmarkEnd w:id="4343"/>
        <w:bookmarkEnd w:id="4344"/>
      </w:moveFrom>
    </w:p>
    <w:p w:rsidR="00103759" w:rsidRPr="007C437A" w:rsidDel="006E2B59" w:rsidRDefault="002C276B" w:rsidP="00E6654A">
      <w:pPr>
        <w:pStyle w:val="Paragraphedeliste"/>
        <w:numPr>
          <w:ilvl w:val="1"/>
          <w:numId w:val="8"/>
        </w:numPr>
        <w:rPr>
          <w:moveFrom w:id="4345" w:author="Arthur Parmentier" w:date="2020-06-06T22:11:00Z"/>
        </w:rPr>
      </w:pPr>
      <w:moveFrom w:id="4346"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347" w:name="_Toc42698871"/>
        <w:bookmarkStart w:id="4348" w:name="_Toc42698950"/>
        <w:bookmarkEnd w:id="4347"/>
        <w:bookmarkEnd w:id="4348"/>
      </w:moveFrom>
    </w:p>
    <w:p w:rsidR="0031070A" w:rsidRPr="007C437A" w:rsidDel="00FC2614" w:rsidRDefault="00103759" w:rsidP="00E6654A">
      <w:pPr>
        <w:pStyle w:val="Paragraphedeliste"/>
        <w:numPr>
          <w:ilvl w:val="1"/>
          <w:numId w:val="8"/>
        </w:numPr>
        <w:rPr>
          <w:del w:id="4349" w:author="Arthur Parmentier" w:date="2020-06-09T16:27:00Z"/>
          <w:moveFrom w:id="4350" w:author="Arthur Parmentier" w:date="2020-06-06T22:11:00Z"/>
        </w:rPr>
      </w:pPr>
      <w:moveFrom w:id="4351" w:author="Arthur Parmentier" w:date="2020-06-06T22:11:00Z">
        <w:r w:rsidRPr="007C437A" w:rsidDel="006E2B59">
          <w:t>but rather a fluid, dynamic and varying g</w:t>
        </w:r>
        <w:del w:id="4352" w:author="Arthur Parmentier" w:date="2020-06-09T16:27:00Z">
          <w:r w:rsidRPr="007C437A" w:rsidDel="00FC2614">
            <w:delText>rammar</w:delText>
          </w:r>
          <w:bookmarkStart w:id="4353" w:name="_Toc42698872"/>
          <w:bookmarkStart w:id="4354" w:name="_Toc42698951"/>
          <w:bookmarkEnd w:id="4353"/>
          <w:bookmarkEnd w:id="4354"/>
        </w:del>
      </w:moveFrom>
    </w:p>
    <w:p w:rsidR="00400535" w:rsidRPr="007C437A" w:rsidDel="00FC2614" w:rsidRDefault="00400535" w:rsidP="00E6654A">
      <w:pPr>
        <w:rPr>
          <w:del w:id="4355" w:author="Arthur Parmentier" w:date="2020-06-09T16:27:00Z"/>
        </w:rPr>
      </w:pPr>
      <w:bookmarkStart w:id="4356" w:name="_Toc42698873"/>
      <w:bookmarkStart w:id="4357" w:name="_Toc42698952"/>
      <w:bookmarkEnd w:id="4356"/>
      <w:bookmarkEnd w:id="4357"/>
      <w:moveFromRangeEnd w:id="4325"/>
    </w:p>
    <w:p w:rsidR="0008325B" w:rsidRPr="007C437A" w:rsidDel="00687356" w:rsidRDefault="00400535">
      <w:pPr>
        <w:pStyle w:val="Titre1"/>
        <w:rPr>
          <w:del w:id="4358" w:author="Arthur Parmentier" w:date="2020-05-14T13:28:00Z"/>
        </w:rPr>
      </w:pPr>
      <w:del w:id="4359"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360" w:name="_Toc40355387"/>
        <w:bookmarkStart w:id="4361" w:name="_Toc40355924"/>
        <w:bookmarkStart w:id="4362" w:name="_Toc40356088"/>
        <w:bookmarkStart w:id="4363" w:name="_Toc42698874"/>
        <w:bookmarkStart w:id="4364" w:name="_Toc42698953"/>
        <w:bookmarkEnd w:id="4360"/>
        <w:bookmarkEnd w:id="4361"/>
        <w:bookmarkEnd w:id="4362"/>
        <w:bookmarkEnd w:id="4363"/>
        <w:bookmarkEnd w:id="4364"/>
      </w:del>
    </w:p>
    <w:p w:rsidR="003F27F2" w:rsidRPr="007C437A" w:rsidRDefault="00AC7276">
      <w:pPr>
        <w:pStyle w:val="Titre2"/>
        <w:rPr>
          <w:ins w:id="4365" w:author="Arthur Parmentier" w:date="2020-06-06T23:44:00Z"/>
        </w:rPr>
        <w:pPrChange w:id="4366" w:author="Arthur Parmentier" w:date="2020-06-10T16:26:00Z">
          <w:pPr>
            <w:pStyle w:val="Titre1"/>
          </w:pPr>
        </w:pPrChange>
      </w:pPr>
      <w:bookmarkStart w:id="4367" w:name="_Toc42698954"/>
      <w:ins w:id="4368" w:author="Arthur Parmentier" w:date="2020-06-06T20:41:00Z">
        <w:r w:rsidRPr="007C437A">
          <w:t xml:space="preserve">Meta-structures of SP: </w:t>
        </w:r>
      </w:ins>
      <w:ins w:id="4369" w:author="Arthur Parmentier" w:date="2020-06-08T23:06:00Z">
        <w:r w:rsidR="00F4343F">
          <w:t xml:space="preserve">communication outside sign language, </w:t>
        </w:r>
      </w:ins>
      <w:ins w:id="4370" w:author="Arthur Parmentier" w:date="2020-06-06T20:55:00Z">
        <w:r w:rsidR="00804910" w:rsidRPr="007C437A">
          <w:t>configurations</w:t>
        </w:r>
      </w:ins>
      <w:ins w:id="4371" w:author="Arthur Parmentier" w:date="2020-06-09T16:24:00Z">
        <w:r w:rsidR="00AD58C1">
          <w:t xml:space="preserve">, </w:t>
        </w:r>
      </w:ins>
      <w:ins w:id="4372" w:author="Arthur Parmentier" w:date="2020-06-08T23:00:00Z">
        <w:r w:rsidR="00AA461F">
          <w:t>conventions</w:t>
        </w:r>
      </w:ins>
      <w:ins w:id="4373" w:author="Arthur Parmentier" w:date="2020-06-09T16:24:00Z">
        <w:r w:rsidR="00AD58C1">
          <w:t xml:space="preserve"> and</w:t>
        </w:r>
      </w:ins>
      <w:ins w:id="4374" w:author="Arthur Parmentier" w:date="2020-06-08T23:01:00Z">
        <w:r w:rsidR="00B220F4">
          <w:t xml:space="preserve"> </w:t>
        </w:r>
      </w:ins>
      <w:ins w:id="4375" w:author="Arthur Parmentier" w:date="2020-06-06T20:55:00Z">
        <w:r w:rsidR="00804910" w:rsidRPr="007C437A">
          <w:t>diffusion mechani</w:t>
        </w:r>
      </w:ins>
      <w:ins w:id="4376" w:author="Arthur Parmentier" w:date="2020-06-06T20:56:00Z">
        <w:r w:rsidR="00804910" w:rsidRPr="007C437A">
          <w:t>sms</w:t>
        </w:r>
      </w:ins>
      <w:bookmarkEnd w:id="4367"/>
    </w:p>
    <w:p w:rsidR="0057131A" w:rsidRPr="007C437A" w:rsidRDefault="0057131A">
      <w:pPr>
        <w:rPr>
          <w:ins w:id="4377" w:author="Arthur Parmentier" w:date="2020-06-06T23:44:00Z"/>
        </w:rPr>
      </w:pPr>
      <w:ins w:id="4378" w:author="Arthur Parmentier" w:date="2020-06-06T23:44:00Z">
        <w:r w:rsidRPr="007C437A">
          <w:t>In the previous sections of this report, I have discussed several mechanisms of SP</w:t>
        </w:r>
      </w:ins>
      <w:ins w:id="4379" w:author="Arthur Parmentier" w:date="2020-06-08T23:10:00Z">
        <w:r w:rsidR="00873B84">
          <w:t xml:space="preserve"> such as </w:t>
        </w:r>
      </w:ins>
      <w:ins w:id="4380" w:author="Arthur Parmentier" w:date="2020-06-06T23:44:00Z">
        <w:r w:rsidRPr="007C437A">
          <w:t xml:space="preserve">its linguistic and intrinsic structural features. </w:t>
        </w:r>
      </w:ins>
      <w:ins w:id="4381" w:author="Arthur Parmentier" w:date="2020-06-08T22:57:00Z">
        <w:r w:rsidR="003A6B59">
          <w:br/>
          <w:t xml:space="preserve">In this section, I would like to first </w:t>
        </w:r>
      </w:ins>
      <w:ins w:id="4382" w:author="Arthur Parmentier" w:date="2020-06-06T23:44:00Z">
        <w:r w:rsidRPr="007C437A">
          <w:t>point out that it cannot only be described in those terms and limited to those mechanisms</w:t>
        </w:r>
      </w:ins>
      <w:ins w:id="4383"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384" w:author="Arthur Parmentier" w:date="2020-06-08T22:57:00Z">
        <w:r w:rsidR="003A6B59">
          <w:t xml:space="preserve"> and </w:t>
        </w:r>
      </w:ins>
      <w:ins w:id="4385" w:author="Arthur Parmentier" w:date="2020-06-08T22:59:00Z">
        <w:r w:rsidR="003A6B59">
          <w:t>finally</w:t>
        </w:r>
      </w:ins>
      <w:ins w:id="4386" w:author="Arthur Parmentier" w:date="2020-06-08T22:57:00Z">
        <w:r w:rsidR="003A6B59">
          <w:t xml:space="preserve"> </w:t>
        </w:r>
      </w:ins>
      <w:ins w:id="4387" w:author="Arthur Parmentier" w:date="2020-06-08T22:58:00Z">
        <w:r w:rsidR="003A6B59">
          <w:t>discuss the implications of the linguistic modeling</w:t>
        </w:r>
      </w:ins>
      <w:ins w:id="4388" w:author="Arthur Parmentier" w:date="2020-06-08T22:59:00Z">
        <w:r w:rsidR="003A6B59">
          <w:t xml:space="preserve"> of SP in a critique of some</w:t>
        </w:r>
      </w:ins>
      <w:ins w:id="4389" w:author="Arthur Parmentier" w:date="2020-06-08T23:11:00Z">
        <w:r w:rsidR="00AD6CB9">
          <w:t xml:space="preserve"> of the</w:t>
        </w:r>
      </w:ins>
      <w:ins w:id="4390" w:author="Arthur Parmentier" w:date="2020-06-08T22:59:00Z">
        <w:r w:rsidR="003A6B59">
          <w:t xml:space="preserve"> traditional </w:t>
        </w:r>
      </w:ins>
      <w:ins w:id="4391" w:author="Arthur Parmentier" w:date="2020-06-08T23:07:00Z">
        <w:r w:rsidR="00BC20F5">
          <w:t xml:space="preserve">definitions and </w:t>
        </w:r>
      </w:ins>
      <w:ins w:id="4392" w:author="Arthur Parmentier" w:date="2020-06-08T22:59:00Z">
        <w:r w:rsidR="003A6B59">
          <w:t>presentations of SP.</w:t>
        </w:r>
      </w:ins>
    </w:p>
    <w:p w:rsidR="00983E0A" w:rsidRDefault="00983E0A">
      <w:pPr>
        <w:pStyle w:val="Titre3"/>
        <w:rPr>
          <w:ins w:id="4393" w:author="Arthur Parmentier" w:date="2020-06-08T23:12:00Z"/>
        </w:rPr>
        <w:pPrChange w:id="4394" w:author="Arthur Parmentier" w:date="2020-06-10T16:26:00Z">
          <w:pPr/>
        </w:pPrChange>
      </w:pPr>
      <w:bookmarkStart w:id="4395" w:name="_Toc42698955"/>
      <w:ins w:id="4396" w:author="Arthur Parmentier" w:date="2020-06-08T23:12:00Z">
        <w:r>
          <w:t>Preliminary remark: what we mean when we say “SP”</w:t>
        </w:r>
        <w:bookmarkEnd w:id="4395"/>
      </w:ins>
    </w:p>
    <w:p w:rsidR="00E21AD2" w:rsidRPr="007C437A" w:rsidRDefault="00E21AD2">
      <w:pPr>
        <w:rPr>
          <w:ins w:id="4397" w:author="Arthur Parmentier" w:date="2020-06-06T23:41:00Z"/>
          <w:rPrChange w:id="4398" w:author="Arthur Parmentier" w:date="2020-06-07T15:27:00Z">
            <w:rPr>
              <w:ins w:id="4399" w:author="Arthur Parmentier" w:date="2020-06-06T23:41:00Z"/>
            </w:rPr>
          </w:rPrChange>
        </w:rPr>
        <w:pPrChange w:id="4400" w:author="Arthur Parmentier" w:date="2020-06-10T16:26:00Z">
          <w:pPr>
            <w:pStyle w:val="Titre1"/>
          </w:pPr>
        </w:pPrChange>
      </w:pPr>
      <w:ins w:id="4401" w:author="Arthur Parmentier" w:date="2020-06-07T00:28:00Z">
        <w:r w:rsidRPr="007C437A">
          <w:rPr>
            <w:rPrChange w:id="4402"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403" w:author="Arthur Parmentier" w:date="2020-06-08T23:13:00Z">
        <w:r w:rsidR="00EE49AA">
          <w:t xml:space="preserve">the name </w:t>
        </w:r>
      </w:ins>
      <w:ins w:id="4404" w:author="Arthur Parmentier" w:date="2020-06-07T00:28:00Z">
        <w:r w:rsidRPr="007C437A">
          <w:rPr>
            <w:rPrChange w:id="4405" w:author="Arthur Parmentier" w:date="2020-06-07T15:27:00Z">
              <w:rPr/>
            </w:rPrChange>
          </w:rPr>
          <w:t>SP is</w:t>
        </w:r>
      </w:ins>
      <w:ins w:id="4406" w:author="Arthur Parmentier" w:date="2020-06-08T23:13:00Z">
        <w:r w:rsidR="00EE49AA">
          <w:t xml:space="preserve"> commonly used to si</w:t>
        </w:r>
      </w:ins>
      <w:ins w:id="4407" w:author="Arthur Parmentier" w:date="2020-06-08T23:14:00Z">
        <w:r w:rsidR="00EE49AA">
          <w:t>gnify</w:t>
        </w:r>
      </w:ins>
      <w:ins w:id="4408" w:author="Arthur Parmentier" w:date="2020-06-07T00:28:00Z">
        <w:r w:rsidRPr="007C437A">
          <w:rPr>
            <w:rPrChange w:id="4409" w:author="Arthur Parmentier" w:date="2020-06-07T15:27:00Z">
              <w:rPr/>
            </w:rPrChange>
          </w:rPr>
          <w:t xml:space="preserve"> not only </w:t>
        </w:r>
      </w:ins>
      <w:ins w:id="4410" w:author="Arthur Parmentier" w:date="2020-06-08T23:14:00Z">
        <w:r w:rsidR="00EE49AA">
          <w:t>a</w:t>
        </w:r>
      </w:ins>
      <w:ins w:id="4411" w:author="Arthur Parmentier" w:date="2020-06-07T00:28:00Z">
        <w:r w:rsidRPr="007C437A">
          <w:rPr>
            <w:rPrChange w:id="4412" w:author="Arthur Parmentier" w:date="2020-06-07T15:27:00Z">
              <w:rPr/>
            </w:rPrChange>
          </w:rPr>
          <w:t xml:space="preserve"> sign language but </w:t>
        </w:r>
      </w:ins>
      <w:ins w:id="4413" w:author="Arthur Parmentier" w:date="2020-06-08T23:14:00Z">
        <w:r w:rsidR="00EE49AA">
          <w:t>an</w:t>
        </w:r>
      </w:ins>
      <w:ins w:id="4414" w:author="Arthur Parmentier" w:date="2020-06-07T00:28:00Z">
        <w:r w:rsidRPr="007C437A">
          <w:rPr>
            <w:rPrChange w:id="4415" w:author="Arthur Parmentier" w:date="2020-06-07T15:27:00Z">
              <w:rPr/>
            </w:rPrChange>
          </w:rPr>
          <w:t xml:space="preserve"> artistic practice as a whole: a context, configuration, esthetic, conventions</w:t>
        </w:r>
      </w:ins>
      <w:ins w:id="4416" w:author="Arthur Parmentier" w:date="2020-06-08T23:14:00Z">
        <w:r w:rsidR="00C85902">
          <w:t xml:space="preserve"> and several types of communication</w:t>
        </w:r>
      </w:ins>
      <w:ins w:id="4417" w:author="Arthur Parmentier" w:date="2020-06-07T00:28:00Z">
        <w:r w:rsidRPr="007C437A">
          <w:rPr>
            <w:rPrChange w:id="4418"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419" w:author="Arthur Parmentier" w:date="2020-06-08T23:15:00Z">
        <w:r w:rsidR="009C23CD">
          <w:t xml:space="preserve"> that compose its usual definition.</w:t>
        </w:r>
      </w:ins>
    </w:p>
    <w:p w:rsidR="0057131A" w:rsidRPr="007C437A" w:rsidRDefault="004456BA">
      <w:pPr>
        <w:pStyle w:val="Titre3"/>
        <w:rPr>
          <w:ins w:id="4420" w:author="Arthur Parmentier" w:date="2020-06-06T23:46:00Z"/>
        </w:rPr>
        <w:pPrChange w:id="4421" w:author="Arthur Parmentier" w:date="2020-06-10T16:26:00Z">
          <w:pPr>
            <w:pStyle w:val="Titre2"/>
          </w:pPr>
        </w:pPrChange>
      </w:pPr>
      <w:bookmarkStart w:id="4422" w:name="_Toc42698956"/>
      <w:ins w:id="4423" w:author="Arthur Parmentier" w:date="2020-06-08T12:17:00Z">
        <w:r>
          <w:t>SP as a complex communication form</w:t>
        </w:r>
      </w:ins>
      <w:bookmarkEnd w:id="4422"/>
    </w:p>
    <w:p w:rsidR="00E2520C" w:rsidRDefault="0057131A">
      <w:pPr>
        <w:rPr>
          <w:ins w:id="4424" w:author="Arthur Parmentier" w:date="2020-06-08T12:09:00Z"/>
        </w:rPr>
      </w:pPr>
      <w:ins w:id="4425" w:author="Arthur Parmentier" w:date="2020-06-06T23:47:00Z">
        <w:r w:rsidRPr="007C437A">
          <w:t xml:space="preserve">We have seen that SP allow </w:t>
        </w:r>
      </w:ins>
      <w:ins w:id="4426" w:author="Arthur Parmentier" w:date="2020-06-08T12:07:00Z">
        <w:r w:rsidR="00E2520C">
          <w:t>for a communication</w:t>
        </w:r>
      </w:ins>
      <w:ins w:id="4427" w:author="Arthur Parmentier" w:date="2020-06-08T12:08:00Z">
        <w:r w:rsidR="00E2520C">
          <w:t xml:space="preserve"> from one or several </w:t>
        </w:r>
      </w:ins>
      <w:ins w:id="4428" w:author="Arthur Parmentier" w:date="2020-06-08T12:11:00Z">
        <w:r w:rsidR="009329D2">
          <w:t>senders</w:t>
        </w:r>
      </w:ins>
      <w:ins w:id="4429" w:author="Arthur Parmentier" w:date="2020-06-06T23:52:00Z">
        <w:r w:rsidR="00CC42BC" w:rsidRPr="007C437A">
          <w:t xml:space="preserve"> (the soundpainters) to receivers (the performers)</w:t>
        </w:r>
      </w:ins>
      <w:ins w:id="4430" w:author="Arthur Parmentier" w:date="2020-06-08T12:09:00Z">
        <w:r w:rsidR="00E2520C">
          <w:t>: s</w:t>
        </w:r>
      </w:ins>
      <w:ins w:id="4431" w:author="Arthur Parmentier" w:date="2020-06-08T12:08:00Z">
        <w:r w:rsidR="00E2520C">
          <w:t xml:space="preserve">o far, we have </w:t>
        </w:r>
      </w:ins>
      <w:ins w:id="4432" w:author="Arthur Parmentier" w:date="2020-06-08T23:16:00Z">
        <w:r w:rsidR="00751806">
          <w:t xml:space="preserve">only </w:t>
        </w:r>
      </w:ins>
      <w:ins w:id="4433" w:author="Arthur Parmentier" w:date="2020-06-08T12:08:00Z">
        <w:r w:rsidR="00E2520C">
          <w:t xml:space="preserve">discussed SP as a </w:t>
        </w:r>
      </w:ins>
      <w:ins w:id="4434" w:author="Arthur Parmentier" w:date="2020-06-08T23:16:00Z">
        <w:r w:rsidR="000D14BB">
          <w:t>linear</w:t>
        </w:r>
      </w:ins>
      <w:ins w:id="4435" w:author="Arthur Parmentier" w:date="2020-06-08T12:08:00Z">
        <w:r w:rsidR="00E2520C">
          <w:t xml:space="preserve"> communication</w:t>
        </w:r>
      </w:ins>
      <w:ins w:id="4436" w:author="Arthur Parmentier" w:date="2020-06-08T12:12:00Z">
        <w:r w:rsidR="009329D2">
          <w:t xml:space="preserve"> </w:t>
        </w:r>
      </w:ins>
      <w:ins w:id="4437" w:author="Arthur Parmentier" w:date="2020-06-08T23:17:00Z">
        <w:r w:rsidR="008C4AF3">
          <w:t xml:space="preserve">form </w:t>
        </w:r>
      </w:ins>
      <w:ins w:id="4438" w:author="Arthur Parmentier" w:date="2020-06-08T12:12:00Z">
        <w:r w:rsidR="009329D2">
          <w:t>using sign language.</w:t>
        </w:r>
      </w:ins>
      <w:ins w:id="4439" w:author="Arthur Parmentier" w:date="2020-06-08T12:11:00Z">
        <w:r w:rsidR="009329D2">
          <w:t xml:space="preserve"> </w:t>
        </w:r>
      </w:ins>
    </w:p>
    <w:p w:rsidR="004456BA" w:rsidRDefault="004456BA">
      <w:pPr>
        <w:rPr>
          <w:ins w:id="4440" w:author="Arthur Parmentier" w:date="2020-06-08T12:16:00Z"/>
        </w:rPr>
      </w:pPr>
      <w:ins w:id="4441" w:author="Arthur Parmentier" w:date="2020-06-08T12:14:00Z">
        <w:r>
          <w:t xml:space="preserve">In general, </w:t>
        </w:r>
      </w:ins>
      <w:ins w:id="4442" w:author="Arthur Parmentier" w:date="2020-06-08T23:17:00Z">
        <w:r w:rsidR="00B345C7">
          <w:t>we can identify</w:t>
        </w:r>
      </w:ins>
      <w:ins w:id="4443" w:author="Arthur Parmentier" w:date="2020-06-08T12:14:00Z">
        <w:r>
          <w:t xml:space="preserve"> multiple interaction</w:t>
        </w:r>
      </w:ins>
      <w:ins w:id="4444" w:author="Arthur Parmentier" w:date="2020-06-08T23:17:00Z">
        <w:r w:rsidR="00ED2D39">
          <w:t>s</w:t>
        </w:r>
      </w:ins>
      <w:ins w:id="4445" w:author="Arthur Parmentier" w:date="2020-06-08T12:14:00Z">
        <w:r>
          <w:t xml:space="preserve"> within </w:t>
        </w:r>
      </w:ins>
      <w:ins w:id="4446" w:author="Arthur Parmentier" w:date="2020-06-08T23:17:00Z">
        <w:r w:rsidR="00102CE8">
          <w:t>a</w:t>
        </w:r>
      </w:ins>
      <w:ins w:id="4447" w:author="Arthur Parmentier" w:date="2020-06-08T12:14:00Z">
        <w:r>
          <w:t xml:space="preserve"> </w:t>
        </w:r>
      </w:ins>
      <w:ins w:id="4448" w:author="Arthur Parmentier" w:date="2020-06-08T12:15:00Z">
        <w:r>
          <w:t>S</w:t>
        </w:r>
      </w:ins>
      <w:ins w:id="4449" w:author="Arthur Parmentier" w:date="2020-06-08T23:17:00Z">
        <w:r w:rsidR="00903E37">
          <w:t>P</w:t>
        </w:r>
      </w:ins>
      <w:ins w:id="4450" w:author="Arthur Parmentier" w:date="2020-06-08T12:15:00Z">
        <w:r>
          <w:t xml:space="preserve"> group</w:t>
        </w:r>
      </w:ins>
      <w:ins w:id="4451" w:author="Arthur Parmentier" w:date="2020-06-08T23:17:00Z">
        <w:r w:rsidR="001B667A">
          <w:t>, including feedbacks</w:t>
        </w:r>
      </w:ins>
      <w:ins w:id="4452" w:author="Arthur Parmentier" w:date="2020-06-08T23:18:00Z">
        <w:r w:rsidR="001B667A">
          <w:t xml:space="preserve"> to the soundpainter’s request</w:t>
        </w:r>
      </w:ins>
      <w:ins w:id="4453" w:author="Arthur Parmentier" w:date="2020-06-08T12:15:00Z">
        <w:r>
          <w:t xml:space="preserve">. The soundpainters </w:t>
        </w:r>
      </w:ins>
      <w:ins w:id="4454" w:author="Arthur Parmentier" w:date="2020-06-08T23:18:00Z">
        <w:r w:rsidR="004E36CD">
          <w:t xml:space="preserve">may </w:t>
        </w:r>
      </w:ins>
      <w:ins w:id="4455" w:author="Arthur Parmentier" w:date="2020-06-08T12:15:00Z">
        <w:r>
          <w:t xml:space="preserve">receive </w:t>
        </w:r>
      </w:ins>
      <w:ins w:id="4456" w:author="Arthur Parmentier" w:date="2020-06-08T23:18:00Z">
        <w:r w:rsidR="001C1ACF">
          <w:t>several</w:t>
        </w:r>
      </w:ins>
      <w:ins w:id="4457" w:author="Arthur Parmentier" w:date="2020-06-08T12:15:00Z">
        <w:r>
          <w:t xml:space="preserve"> forms of </w:t>
        </w:r>
      </w:ins>
      <w:ins w:id="4458" w:author="Arthur Parmentier" w:date="2020-06-08T12:17:00Z">
        <w:r>
          <w:t>feedback:</w:t>
        </w:r>
      </w:ins>
    </w:p>
    <w:p w:rsidR="004456BA" w:rsidRDefault="004456BA">
      <w:pPr>
        <w:pStyle w:val="Paragraphedeliste"/>
        <w:numPr>
          <w:ilvl w:val="0"/>
          <w:numId w:val="11"/>
        </w:numPr>
        <w:rPr>
          <w:ins w:id="4459" w:author="Arthur Parmentier" w:date="2020-06-08T12:16:00Z"/>
        </w:rPr>
      </w:pPr>
      <w:ins w:id="4460" w:author="Arthur Parmentier" w:date="2020-06-08T12:16:00Z">
        <w:r>
          <w:t>The artistic productions of the performers</w:t>
        </w:r>
      </w:ins>
    </w:p>
    <w:p w:rsidR="004456BA" w:rsidRDefault="004456BA">
      <w:pPr>
        <w:pStyle w:val="Paragraphedeliste"/>
        <w:numPr>
          <w:ilvl w:val="0"/>
          <w:numId w:val="11"/>
        </w:numPr>
        <w:rPr>
          <w:ins w:id="4461" w:author="Arthur Parmentier" w:date="2020-06-08T12:17:00Z"/>
        </w:rPr>
      </w:pPr>
      <w:ins w:id="4462" w:author="Arthur Parmentier" w:date="2020-06-08T12:17:00Z">
        <w:r>
          <w:t>The unintentional communications of both the performer and the public</w:t>
        </w:r>
      </w:ins>
    </w:p>
    <w:p w:rsidR="004456BA" w:rsidRDefault="004456BA">
      <w:pPr>
        <w:pStyle w:val="Paragraphedeliste"/>
        <w:numPr>
          <w:ilvl w:val="0"/>
          <w:numId w:val="11"/>
        </w:numPr>
        <w:rPr>
          <w:ins w:id="4463" w:author="Arthur Parmentier" w:date="2020-06-08T12:16:00Z"/>
        </w:rPr>
        <w:pPrChange w:id="4464" w:author="Arthur Parmentier" w:date="2020-06-10T16:26:00Z">
          <w:pPr/>
        </w:pPrChange>
      </w:pPr>
      <w:ins w:id="4465" w:author="Arthur Parmentier" w:date="2020-06-08T12:18:00Z">
        <w:r>
          <w:t>The few signs that can be used by performers as such (not as soundpainters)</w:t>
        </w:r>
      </w:ins>
    </w:p>
    <w:p w:rsidR="00373A1E" w:rsidRPr="007C437A" w:rsidRDefault="00CC42BC">
      <w:pPr>
        <w:rPr>
          <w:ins w:id="4466" w:author="Arthur Parmentier" w:date="2020-06-08T13:14:00Z"/>
        </w:rPr>
      </w:pPr>
      <w:ins w:id="4467" w:author="Arthur Parmentier" w:date="2020-06-06T23:50:00Z">
        <w:r w:rsidRPr="007C437A">
          <w:t xml:space="preserve">Although there are some </w:t>
        </w:r>
      </w:ins>
      <w:ins w:id="4468" w:author="Arthur Parmentier" w:date="2020-06-06T23:55:00Z">
        <w:r w:rsidRPr="007C437A">
          <w:t>configurations</w:t>
        </w:r>
      </w:ins>
      <w:ins w:id="4469" w:author="Arthur Parmentier" w:date="2020-06-06T23:50:00Z">
        <w:r w:rsidRPr="007C437A">
          <w:t xml:space="preserve"> in which </w:t>
        </w:r>
      </w:ins>
      <w:ins w:id="4470" w:author="Arthur Parmentier" w:date="2020-06-08T12:18:00Z">
        <w:r w:rsidR="009177A3">
          <w:t xml:space="preserve">some of these elements of communication </w:t>
        </w:r>
      </w:ins>
      <w:ins w:id="4471" w:author="Arthur Parmentier" w:date="2020-06-08T23:19:00Z">
        <w:r w:rsidR="00E321F3">
          <w:t>occur</w:t>
        </w:r>
      </w:ins>
      <w:ins w:id="4472" w:author="Arthur Parmentier" w:date="2020-06-08T12:19:00Z">
        <w:r w:rsidR="009177A3">
          <w:t xml:space="preserve">, soundpainters </w:t>
        </w:r>
      </w:ins>
      <w:ins w:id="4473" w:author="Arthur Parmentier" w:date="2020-06-06T23:50:00Z">
        <w:r w:rsidRPr="007C437A">
          <w:t xml:space="preserve">are usually able to perceive </w:t>
        </w:r>
      </w:ins>
      <w:ins w:id="4474" w:author="Arthur Parmentier" w:date="2020-06-08T12:19:00Z">
        <w:r w:rsidR="009177A3">
          <w:t>a feedback to</w:t>
        </w:r>
      </w:ins>
      <w:ins w:id="4475" w:author="Arthur Parmentier" w:date="2020-06-08T12:20:00Z">
        <w:r w:rsidR="009177A3">
          <w:t xml:space="preserve"> </w:t>
        </w:r>
      </w:ins>
      <w:ins w:id="4476" w:author="Arthur Parmentier" w:date="2020-06-08T23:19:00Z">
        <w:r w:rsidR="00C65CE6">
          <w:t>their resquests</w:t>
        </w:r>
      </w:ins>
      <w:ins w:id="4477" w:author="Arthur Parmentier" w:date="2020-06-08T12:20:00Z">
        <w:r w:rsidR="009177A3">
          <w:t>.</w:t>
        </w:r>
      </w:ins>
      <w:ins w:id="4478" w:author="Arthur Parmentier" w:date="2020-06-06T23:51:00Z">
        <w:r w:rsidRPr="007C437A">
          <w:t xml:space="preserve"> </w:t>
        </w:r>
      </w:ins>
      <w:ins w:id="4479" w:author="Arthur Parmentier" w:date="2020-06-08T13:14:00Z">
        <w:r w:rsidR="00373A1E" w:rsidRPr="007C437A">
          <w:t>One may object that the</w:t>
        </w:r>
      </w:ins>
      <w:ins w:id="4480" w:author="Arthur Parmentier" w:date="2020-06-08T23:19:00Z">
        <w:r w:rsidR="00C65CE6">
          <w:t>y can</w:t>
        </w:r>
      </w:ins>
      <w:ins w:id="4481" w:author="Arthur Parmentier" w:date="2020-06-08T13:14:00Z">
        <w:r w:rsidR="00373A1E" w:rsidRPr="007C437A">
          <w:t xml:space="preserve"> be prepared in advance and written down on some kind of score, s</w:t>
        </w:r>
      </w:ins>
      <w:ins w:id="4482" w:author="Arthur Parmentier" w:date="2020-06-08T23:20:00Z">
        <w:r w:rsidR="00030A90">
          <w:t>uch</w:t>
        </w:r>
      </w:ins>
      <w:ins w:id="4483" w:author="Arthur Parmentier" w:date="2020-06-08T13:14:00Z">
        <w:r w:rsidR="00373A1E" w:rsidRPr="007C437A">
          <w:t xml:space="preserve"> that the feedback from the performers would have no influence </w:t>
        </w:r>
      </w:ins>
      <w:ins w:id="4484" w:author="Arthur Parmentier" w:date="2020-06-08T23:20:00Z">
        <w:r w:rsidR="00CF725B">
          <w:t>on the linear communication from the soundpainter to the performers</w:t>
        </w:r>
      </w:ins>
      <w:ins w:id="4485" w:author="Arthur Parmentier" w:date="2020-06-08T13:14:00Z">
        <w:r w:rsidR="00373A1E" w:rsidRPr="007C437A">
          <w:t xml:space="preserve">. It is however not the case in general and is often reported and discussed how the requests are </w:t>
        </w:r>
      </w:ins>
      <w:ins w:id="4486" w:author="Arthur Parmentier" w:date="2020-06-08T23:20:00Z">
        <w:r w:rsidR="004C3DC9">
          <w:t xml:space="preserve">made </w:t>
        </w:r>
      </w:ins>
      <w:ins w:id="4487" w:author="Arthur Parmentier" w:date="2020-06-08T13:14:00Z">
        <w:r w:rsidR="00373A1E" w:rsidRPr="007C437A">
          <w:t>in reaction to the proposals of the performers</w:t>
        </w:r>
        <w:r w:rsidR="00373A1E">
          <w:t>: this part of what is called “real time composition” a</w:t>
        </w:r>
      </w:ins>
      <w:ins w:id="4488" w:author="Arthur Parmentier" w:date="2020-06-08T13:15:00Z">
        <w:r w:rsidR="00373A1E">
          <w:t>nd the role of the soundpainter as a composer who listens to and shapes the artistic propositions of the group.</w:t>
        </w:r>
      </w:ins>
    </w:p>
    <w:p w:rsidR="009864BB" w:rsidRDefault="009864BB">
      <w:pPr>
        <w:pStyle w:val="Titre3"/>
        <w:rPr>
          <w:ins w:id="4489" w:author="Arthur Parmentier" w:date="2020-06-08T15:31:00Z"/>
        </w:rPr>
        <w:pPrChange w:id="4490" w:author="Arthur Parmentier" w:date="2020-06-10T16:26:00Z">
          <w:pPr>
            <w:pStyle w:val="Titre2"/>
          </w:pPr>
        </w:pPrChange>
      </w:pPr>
      <w:bookmarkStart w:id="4491" w:name="_Toc42698957"/>
      <w:ins w:id="4492" w:author="Arthur Parmentier" w:date="2020-06-08T13:16:00Z">
        <w:r>
          <w:lastRenderedPageBreak/>
          <w:t>Co</w:t>
        </w:r>
      </w:ins>
      <w:ins w:id="4493" w:author="Arthur Parmentier" w:date="2020-06-08T13:17:00Z">
        <w:r>
          <w:t xml:space="preserve">nfigurations </w:t>
        </w:r>
      </w:ins>
      <w:ins w:id="4494" w:author="Arthur Parmentier" w:date="2020-06-08T18:22:00Z">
        <w:r w:rsidR="009E67E3">
          <w:t xml:space="preserve">of </w:t>
        </w:r>
      </w:ins>
      <w:ins w:id="4495" w:author="Arthur Parmentier" w:date="2020-06-08T13:17:00Z">
        <w:r w:rsidR="00850432">
          <w:t>SP</w:t>
        </w:r>
      </w:ins>
      <w:ins w:id="4496" w:author="Arthur Parmentier" w:date="2020-06-08T18:22:00Z">
        <w:r w:rsidR="00FD6204">
          <w:t xml:space="preserve"> practices and performances</w:t>
        </w:r>
      </w:ins>
      <w:bookmarkEnd w:id="4491"/>
    </w:p>
    <w:p w:rsidR="001A5CF4" w:rsidRPr="001A5CF4" w:rsidRDefault="001A5CF4">
      <w:pPr>
        <w:pStyle w:val="Titre4"/>
        <w:rPr>
          <w:ins w:id="4497" w:author="Arthur Parmentier" w:date="2020-06-08T13:17:00Z"/>
          <w:rPrChange w:id="4498" w:author="Arthur Parmentier" w:date="2020-06-08T15:31:00Z">
            <w:rPr>
              <w:ins w:id="4499" w:author="Arthur Parmentier" w:date="2020-06-08T13:17:00Z"/>
            </w:rPr>
          </w:rPrChange>
        </w:rPr>
        <w:pPrChange w:id="4500" w:author="Arthur Parmentier" w:date="2020-06-10T16:26:00Z">
          <w:pPr>
            <w:pStyle w:val="Titre2"/>
          </w:pPr>
        </w:pPrChange>
      </w:pPr>
      <w:ins w:id="4501" w:author="Arthur Parmentier" w:date="2020-06-08T15:31:00Z">
        <w:r>
          <w:t>Introduction to the notion of configuration</w:t>
        </w:r>
      </w:ins>
      <w:ins w:id="4502" w:author="Arthur Parmentier" w:date="2020-06-08T23:21:00Z">
        <w:r w:rsidR="00AB1579">
          <w:t>s</w:t>
        </w:r>
      </w:ins>
      <w:ins w:id="4503" w:author="Arthur Parmentier" w:date="2020-06-08T15:31:00Z">
        <w:r>
          <w:t xml:space="preserve"> and context</w:t>
        </w:r>
      </w:ins>
      <w:ins w:id="4504" w:author="Arthur Parmentier" w:date="2020-06-08T23:21:00Z">
        <w:r w:rsidR="00AB1579">
          <w:t xml:space="preserve">s </w:t>
        </w:r>
      </w:ins>
      <w:ins w:id="4505" w:author="Arthur Parmentier" w:date="2020-06-08T23:25:00Z">
        <w:r w:rsidR="00B11F9D">
          <w:t>of SP</w:t>
        </w:r>
      </w:ins>
      <w:ins w:id="4506" w:author="Arthur Parmentier" w:date="2020-06-08T23:10:00Z">
        <w:r w:rsidR="005169EE">
          <w:t xml:space="preserve"> performances</w:t>
        </w:r>
      </w:ins>
    </w:p>
    <w:p w:rsidR="00850432" w:rsidRDefault="00850432">
      <w:pPr>
        <w:rPr>
          <w:ins w:id="4507" w:author="Arthur Parmentier" w:date="2020-06-08T13:18:00Z"/>
        </w:rPr>
      </w:pPr>
      <w:ins w:id="4508" w:author="Arthur Parmentier" w:date="2020-06-08T13:17:00Z">
        <w:r w:rsidRPr="007C437A">
          <w:t xml:space="preserve">In this part, I would like to show </w:t>
        </w:r>
      </w:ins>
      <w:ins w:id="4509" w:author="Arthur Parmentier" w:date="2020-06-08T23:22:00Z">
        <w:r w:rsidR="008106B0">
          <w:t xml:space="preserve">some </w:t>
        </w:r>
      </w:ins>
      <w:ins w:id="4510" w:author="Arthur Parmentier" w:date="2020-06-08T13:17:00Z">
        <w:r w:rsidRPr="007C437A">
          <w:t>contextual features</w:t>
        </w:r>
      </w:ins>
      <w:ins w:id="4511" w:author="Arthur Parmentier" w:date="2020-06-09T13:36:00Z">
        <w:r w:rsidR="00797885">
          <w:t xml:space="preserve"> that</w:t>
        </w:r>
      </w:ins>
      <w:ins w:id="4512" w:author="Arthur Parmentier" w:date="2020-06-08T13:17:00Z">
        <w:r w:rsidRPr="007C437A">
          <w:t xml:space="preserve"> </w:t>
        </w:r>
      </w:ins>
      <w:ins w:id="4513" w:author="Arthur Parmentier" w:date="2020-06-08T23:22:00Z">
        <w:r w:rsidR="00E10955">
          <w:t>play an important</w:t>
        </w:r>
      </w:ins>
      <w:ins w:id="4514" w:author="Arthur Parmentier" w:date="2020-06-08T23:23:00Z">
        <w:r w:rsidR="00E10955">
          <w:t xml:space="preserve"> role in</w:t>
        </w:r>
      </w:ins>
      <w:ins w:id="4515" w:author="Arthur Parmentier" w:date="2020-06-08T13:17:00Z">
        <w:r w:rsidRPr="007C437A">
          <w:t xml:space="preserve"> SP</w:t>
        </w:r>
      </w:ins>
      <w:ins w:id="4516" w:author="Arthur Parmentier" w:date="2020-06-08T13:18:00Z">
        <w:r>
          <w:t xml:space="preserve"> and</w:t>
        </w:r>
      </w:ins>
      <w:ins w:id="4517" w:author="Arthur Parmentier" w:date="2020-06-08T13:17:00Z">
        <w:r w:rsidRPr="007C437A">
          <w:t xml:space="preserve"> point out the historical emergence of new configurations in which</w:t>
        </w:r>
      </w:ins>
      <w:ins w:id="4518" w:author="Arthur Parmentier" w:date="2020-06-09T13:47:00Z">
        <w:r w:rsidR="00A9180F">
          <w:t xml:space="preserve"> </w:t>
        </w:r>
      </w:ins>
      <w:ins w:id="4519" w:author="Arthur Parmentier" w:date="2020-06-08T13:17:00Z">
        <w:r w:rsidRPr="007C437A">
          <w:t>conventions</w:t>
        </w:r>
      </w:ins>
      <w:ins w:id="4520" w:author="Arthur Parmentier" w:date="2020-06-09T13:47:00Z">
        <w:r w:rsidR="00A9180F">
          <w:t xml:space="preserve"> that are usually presented (by Thompson for instance) as representative of SP</w:t>
        </w:r>
      </w:ins>
      <w:ins w:id="4521" w:author="Arthur Parmentier" w:date="2020-06-08T13:17:00Z">
        <w:r w:rsidRPr="007C437A">
          <w:t xml:space="preserve"> such as the traditional dichotomy between the composer and the performers (or the orchestra) disappear</w:t>
        </w:r>
      </w:ins>
      <w:ins w:id="4522" w:author="Arthur Parmentier" w:date="2020-06-09T13:47:00Z">
        <w:r w:rsidR="00A9180F">
          <w:t>.</w:t>
        </w:r>
      </w:ins>
    </w:p>
    <w:p w:rsidR="00850432" w:rsidRDefault="00850432">
      <w:pPr>
        <w:rPr>
          <w:ins w:id="4523" w:author="Arthur Parmentier" w:date="2020-06-08T13:24:00Z"/>
        </w:rPr>
      </w:pPr>
      <w:ins w:id="4524" w:author="Arthur Parmentier" w:date="2020-06-08T13:18:00Z">
        <w:r>
          <w:t>We have seen that SP is introduced</w:t>
        </w:r>
      </w:ins>
      <w:ins w:id="4525" w:author="Arthur Parmentier" w:date="2020-06-08T13:19:00Z">
        <w:r>
          <w:t xml:space="preserve"> as a sign language between a soundpainter which is the composer and an orchestra that is the set of performers. We also have seen that these roles </w:t>
        </w:r>
      </w:ins>
      <w:ins w:id="4526" w:author="Arthur Parmentier" w:date="2020-06-08T13:20:00Z">
        <w:r>
          <w:t xml:space="preserve">are </w:t>
        </w:r>
      </w:ins>
      <w:ins w:id="4527" w:author="Arthur Parmentier" w:date="2020-06-08T13:22:00Z">
        <w:r>
          <w:t>questioned</w:t>
        </w:r>
      </w:ins>
      <w:ins w:id="4528" w:author="Arthur Parmentier" w:date="2020-06-08T13:20:00Z">
        <w:r>
          <w:t xml:space="preserve"> and that SP is used in different ways </w:t>
        </w:r>
      </w:ins>
      <w:ins w:id="4529" w:author="Arthur Parmentier" w:date="2020-06-08T13:21:00Z">
        <w:r>
          <w:t>by dance duets, jazz bands and other groups</w:t>
        </w:r>
      </w:ins>
      <w:ins w:id="4530" w:author="Arthur Parmentier" w:date="2020-06-08T13:22:00Z">
        <w:r>
          <w:t xml:space="preserve"> in which performers may also sounpaint, or soundpainters are also see</w:t>
        </w:r>
      </w:ins>
      <w:ins w:id="4531" w:author="Arthur Parmentier" w:date="2020-06-08T13:23:00Z">
        <w:r>
          <w:t>n</w:t>
        </w:r>
      </w:ins>
      <w:ins w:id="4532" w:author="Arthur Parmentier" w:date="2020-06-08T13:22:00Z">
        <w:r>
          <w:t xml:space="preserve"> as performers</w:t>
        </w:r>
      </w:ins>
      <w:ins w:id="4533" w:author="Arthur Parmentier" w:date="2020-06-08T23:24:00Z">
        <w:r w:rsidR="00C05158">
          <w:t xml:space="preserve"> themselves</w:t>
        </w:r>
      </w:ins>
      <w:ins w:id="4534" w:author="Arthur Parmentier" w:date="2020-06-08T13:23:00Z">
        <w:r>
          <w:t xml:space="preserve">, while the composition process may not be directed by a composer anymore, but may be a collective process </w:t>
        </w:r>
      </w:ins>
      <w:ins w:id="4535" w:author="Arthur Parmentier" w:date="2020-06-08T13:24:00Z">
        <w:r>
          <w:t xml:space="preserve">in which the notion of composer makes </w:t>
        </w:r>
      </w:ins>
      <w:ins w:id="4536" w:author="Arthur Parmentier" w:date="2020-06-08T23:24:00Z">
        <w:r w:rsidR="000F0A8E">
          <w:t xml:space="preserve">no or </w:t>
        </w:r>
      </w:ins>
      <w:ins w:id="4537" w:author="Arthur Parmentier" w:date="2020-06-08T13:24:00Z">
        <w:r>
          <w:t>little sense.</w:t>
        </w:r>
      </w:ins>
    </w:p>
    <w:p w:rsidR="00850432" w:rsidRDefault="00850432">
      <w:pPr>
        <w:rPr>
          <w:ins w:id="4538" w:author="Arthur Parmentier" w:date="2020-06-08T16:04:00Z"/>
        </w:rPr>
      </w:pPr>
      <w:ins w:id="4539" w:author="Arthur Parmentier" w:date="2020-06-08T13:24:00Z">
        <w:r>
          <w:t>I would like to call these</w:t>
        </w:r>
      </w:ins>
      <w:ins w:id="4540" w:author="Arthur Parmentier" w:date="2020-06-08T18:24:00Z">
        <w:r w:rsidR="00D315D5">
          <w:t xml:space="preserve"> different</w:t>
        </w:r>
      </w:ins>
      <w:ins w:id="4541" w:author="Arthur Parmentier" w:date="2020-06-08T13:24:00Z">
        <w:r>
          <w:t xml:space="preserve"> “ways” </w:t>
        </w:r>
      </w:ins>
      <w:ins w:id="4542" w:author="Arthur Parmentier" w:date="2020-06-08T13:25:00Z">
        <w:r>
          <w:t>using</w:t>
        </w:r>
      </w:ins>
      <w:ins w:id="4543" w:author="Arthur Parmentier" w:date="2020-06-08T13:24:00Z">
        <w:r>
          <w:t xml:space="preserve"> of </w:t>
        </w:r>
      </w:ins>
      <w:ins w:id="4544" w:author="Arthur Parmentier" w:date="2020-06-08T13:25:00Z">
        <w:r>
          <w:t>Soundpainting</w:t>
        </w:r>
        <w:r w:rsidR="00DE6BC9">
          <w:t xml:space="preserve"> and their context</w:t>
        </w:r>
      </w:ins>
      <w:ins w:id="4545" w:author="Arthur Parmentier" w:date="2020-06-08T23:25:00Z">
        <w:r w:rsidR="00B11F9D">
          <w:t>s</w:t>
        </w:r>
      </w:ins>
      <w:ins w:id="4546" w:author="Arthur Parmentier" w:date="2020-06-08T13:25:00Z">
        <w:r>
          <w:t>: configurations.</w:t>
        </w:r>
      </w:ins>
      <w:ins w:id="4547" w:author="Arthur Parmentier" w:date="2020-06-08T18:24:00Z">
        <w:r w:rsidR="00B27715">
          <w:t xml:space="preserve"> A configuration may embody </w:t>
        </w:r>
      </w:ins>
      <w:ins w:id="4548"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549" w:author="Arthur Parmentier" w:date="2020-06-08T18:26:00Z">
        <w:r w:rsidR="00B808B5">
          <w:t xml:space="preserve"> and other elements of context that are not defined using the sign language itself.</w:t>
        </w:r>
      </w:ins>
      <w:ins w:id="4550"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551" w:author="Arthur Parmentier" w:date="2020-06-08T16:04:00Z"/>
        </w:rPr>
        <w:pPrChange w:id="4552" w:author="Arthur Parmentier" w:date="2020-06-10T16:26:00Z">
          <w:pPr>
            <w:pStyle w:val="Titre3"/>
          </w:pPr>
        </w:pPrChange>
      </w:pPr>
      <w:ins w:id="4553" w:author="Arthur Parmentier" w:date="2020-06-08T16:04:00Z">
        <w:r>
          <w:t>A remark on the sign “configuration” of the SP sign language</w:t>
        </w:r>
      </w:ins>
    </w:p>
    <w:p w:rsidR="006714AF" w:rsidRDefault="006714AF">
      <w:pPr>
        <w:rPr>
          <w:ins w:id="4554" w:author="Arthur Parmentier" w:date="2020-06-08T18:06:00Z"/>
        </w:rPr>
      </w:pPr>
      <w:ins w:id="4555" w:author="Arthur Parmentier" w:date="2020-06-08T18:06:00Z">
        <w:r w:rsidRPr="007C437A">
          <w:t>There is a sign in SP called “configuration”</w:t>
        </w:r>
        <w:r>
          <w:t xml:space="preserve">, whose </w:t>
        </w:r>
      </w:ins>
      <w:ins w:id="4556" w:author="Arthur Parmentier" w:date="2020-06-08T18:07:00Z">
        <w:r w:rsidR="00895A24">
          <w:t>description</w:t>
        </w:r>
      </w:ins>
      <w:ins w:id="4557" w:author="Arthur Parmentier" w:date="2020-06-08T18:06:00Z">
        <w:r>
          <w:t xml:space="preserve"> </w:t>
        </w:r>
        <w:r w:rsidR="00224842">
          <w:t>in the WB2</w:t>
        </w:r>
        <w:r>
          <w:t xml:space="preserve"> is the following:</w:t>
        </w:r>
      </w:ins>
    </w:p>
    <w:p w:rsidR="006714AF" w:rsidRDefault="006714AF">
      <w:pPr>
        <w:rPr>
          <w:ins w:id="4558" w:author="Arthur Parmentier" w:date="2020-06-08T18:07:00Z"/>
        </w:rPr>
      </w:pPr>
      <w:ins w:id="4559"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560" w:author="Arthur Parmentier" w:date="2020-06-08T18:06:00Z"/>
        </w:rPr>
      </w:pPr>
      <w:ins w:id="4561" w:author="Arthur Parmentier" w:date="2020-06-08T18:07:00Z">
        <w:r>
          <w:t>Such a definition does relate to notions</w:t>
        </w:r>
      </w:ins>
      <w:ins w:id="4562" w:author="Arthur Parmentier" w:date="2020-06-08T18:08:00Z">
        <w:r>
          <w:t xml:space="preserve"> </w:t>
        </w:r>
      </w:ins>
      <w:ins w:id="4563" w:author="Arthur Parmentier" w:date="2020-06-09T13:50:00Z">
        <w:r w:rsidR="00FF616F">
          <w:t xml:space="preserve">of </w:t>
        </w:r>
      </w:ins>
      <w:ins w:id="4564" w:author="Arthur Parmentier" w:date="2020-06-08T18:08:00Z">
        <w:r>
          <w:t xml:space="preserve">roles and compositional conventions. However, my own use of the word “configuration” is </w:t>
        </w:r>
      </w:ins>
      <w:ins w:id="4565" w:author="Arthur Parmentier" w:date="2020-06-08T18:26:00Z">
        <w:r w:rsidR="00754027">
          <w:t xml:space="preserve">perhaps </w:t>
        </w:r>
      </w:ins>
      <w:ins w:id="4566" w:author="Arthur Parmentier" w:date="2020-06-08T18:08:00Z">
        <w:r>
          <w:t xml:space="preserve">broader than its meaning in the SP </w:t>
        </w:r>
      </w:ins>
      <w:ins w:id="4567" w:author="Arthur Parmentier" w:date="2020-06-08T18:10:00Z">
        <w:r w:rsidR="00B07D80">
          <w:t xml:space="preserve">language </w:t>
        </w:r>
      </w:ins>
      <w:ins w:id="4568" w:author="Arthur Parmentier" w:date="2020-06-08T18:27:00Z">
        <w:r w:rsidR="00754027">
          <w:t>and does not directly refer to its use within the sign language</w:t>
        </w:r>
      </w:ins>
      <w:ins w:id="4569" w:author="Arthur Parmentier" w:date="2020-06-08T18:10:00Z">
        <w:r>
          <w:t>.</w:t>
        </w:r>
      </w:ins>
    </w:p>
    <w:p w:rsidR="001A5CF4" w:rsidRDefault="001A5CF4">
      <w:pPr>
        <w:pStyle w:val="Titre4"/>
        <w:rPr>
          <w:ins w:id="4570" w:author="Arthur Parmentier" w:date="2020-06-08T18:34:00Z"/>
        </w:rPr>
        <w:pPrChange w:id="4571" w:author="Arthur Parmentier" w:date="2020-06-10T16:26:00Z">
          <w:pPr>
            <w:pStyle w:val="Titre3"/>
          </w:pPr>
        </w:pPrChange>
      </w:pPr>
      <w:ins w:id="4572" w:author="Arthur Parmentier" w:date="2020-06-08T15:32:00Z">
        <w:r>
          <w:t xml:space="preserve">A </w:t>
        </w:r>
      </w:ins>
      <w:ins w:id="4573" w:author="Arthur Parmentier" w:date="2020-06-08T15:59:00Z">
        <w:r w:rsidR="001F466C">
          <w:t xml:space="preserve">linguistic </w:t>
        </w:r>
      </w:ins>
      <w:ins w:id="4574" w:author="Arthur Parmentier" w:date="2020-06-08T15:32:00Z">
        <w:r>
          <w:t xml:space="preserve">re-definition of SP </w:t>
        </w:r>
      </w:ins>
      <w:ins w:id="4575" w:author="Arthur Parmentier" w:date="2020-06-08T15:59:00Z">
        <w:r w:rsidR="004934C1">
          <w:t xml:space="preserve">taken away </w:t>
        </w:r>
      </w:ins>
      <w:ins w:id="4576" w:author="Arthur Parmentier" w:date="2020-06-08T18:14:00Z">
        <w:r w:rsidR="0079574E">
          <w:t>from its</w:t>
        </w:r>
      </w:ins>
      <w:ins w:id="4577" w:author="Arthur Parmentier" w:date="2020-06-08T15:59:00Z">
        <w:r w:rsidR="004934C1">
          <w:t xml:space="preserve"> traditional configurations and contexts</w:t>
        </w:r>
      </w:ins>
    </w:p>
    <w:p w:rsidR="00890A89" w:rsidRPr="00890A89" w:rsidRDefault="00890A89">
      <w:pPr>
        <w:rPr>
          <w:ins w:id="4578" w:author="Arthur Parmentier" w:date="2020-06-08T18:33:00Z"/>
          <w:rPrChange w:id="4579" w:author="Arthur Parmentier" w:date="2020-06-08T18:34:00Z">
            <w:rPr>
              <w:ins w:id="4580" w:author="Arthur Parmentier" w:date="2020-06-08T18:33:00Z"/>
            </w:rPr>
          </w:rPrChange>
        </w:rPr>
        <w:pPrChange w:id="4581" w:author="Arthur Parmentier" w:date="2020-06-10T16:26:00Z">
          <w:pPr>
            <w:pStyle w:val="Titre3"/>
          </w:pPr>
        </w:pPrChange>
      </w:pPr>
      <w:ins w:id="4582" w:author="Arthur Parmentier" w:date="2020-06-08T18:34:00Z">
        <w:r>
          <w:t xml:space="preserve">At this point, it is important to motivate the concept of configuration by stepping back from the historical introduction of SP by Walter Thompson and reflect on what </w:t>
        </w:r>
      </w:ins>
      <w:ins w:id="4583" w:author="Arthur Parmentier" w:date="2020-06-08T23:26:00Z">
        <w:r w:rsidR="00D60283">
          <w:t xml:space="preserve">SP </w:t>
        </w:r>
      </w:ins>
      <w:ins w:id="4584" w:author="Arthur Parmentier" w:date="2020-06-08T18:34:00Z">
        <w:r>
          <w:t>represents today and might represent it in the future.</w:t>
        </w:r>
      </w:ins>
    </w:p>
    <w:p w:rsidR="00890A89" w:rsidRPr="00890A89" w:rsidRDefault="00890A89">
      <w:pPr>
        <w:pStyle w:val="Titre5"/>
        <w:rPr>
          <w:ins w:id="4585" w:author="Arthur Parmentier" w:date="2020-06-08T13:25:00Z"/>
          <w:rPrChange w:id="4586" w:author="Arthur Parmentier" w:date="2020-06-08T18:33:00Z">
            <w:rPr>
              <w:ins w:id="4587" w:author="Arthur Parmentier" w:date="2020-06-08T13:25:00Z"/>
            </w:rPr>
          </w:rPrChange>
        </w:rPr>
        <w:pPrChange w:id="4588" w:author="Arthur Parmentier" w:date="2020-06-10T16:26:00Z">
          <w:pPr/>
        </w:pPrChange>
      </w:pPr>
      <w:ins w:id="4589" w:author="Arthur Parmentier" w:date="2020-06-08T18:34:00Z">
        <w:r>
          <w:t>Performativity of a language</w:t>
        </w:r>
      </w:ins>
    </w:p>
    <w:p w:rsidR="00890A89" w:rsidRDefault="003F2132">
      <w:pPr>
        <w:rPr>
          <w:ins w:id="4590" w:author="Arthur Parmentier" w:date="2020-06-08T18:34:00Z"/>
        </w:rPr>
      </w:pPr>
      <w:ins w:id="4591" w:author="Arthur Parmentier" w:date="2020-06-08T13:27:00Z">
        <w:r>
          <w:t xml:space="preserve">Let’s </w:t>
        </w:r>
      </w:ins>
      <w:ins w:id="4592" w:author="Arthur Parmentier" w:date="2020-06-08T13:28:00Z">
        <w:r>
          <w:t xml:space="preserve">forget for a moment the history of SP and assume that </w:t>
        </w:r>
      </w:ins>
      <w:ins w:id="4593" w:author="Arthur Parmentier" w:date="2020-06-08T18:28:00Z">
        <w:r w:rsidR="00060940">
          <w:t>it</w:t>
        </w:r>
      </w:ins>
      <w:ins w:id="4594" w:author="Arthur Parmentier" w:date="2020-06-08T13:28:00Z">
        <w:r>
          <w:t xml:space="preserve"> is a mere sign language, that </w:t>
        </w:r>
      </w:ins>
      <w:ins w:id="4595" w:author="Arthur Parmentier" w:date="2020-06-08T13:29:00Z">
        <w:r>
          <w:t>is only def</w:t>
        </w:r>
      </w:ins>
      <w:ins w:id="4596" w:author="Arthur Parmentier" w:date="2020-06-08T13:30:00Z">
        <w:r>
          <w:t>ined by</w:t>
        </w:r>
      </w:ins>
      <w:ins w:id="4597" w:author="Arthur Parmentier" w:date="2020-06-08T13:28:00Z">
        <w:r>
          <w:t xml:space="preserve"> </w:t>
        </w:r>
      </w:ins>
      <w:ins w:id="4598" w:author="Arthur Parmentier" w:date="2020-06-08T23:27:00Z">
        <w:r w:rsidR="00227BF5">
          <w:t xml:space="preserve">its </w:t>
        </w:r>
        <w:r w:rsidR="004930FA">
          <w:t>g</w:t>
        </w:r>
      </w:ins>
      <w:ins w:id="4599" w:author="Arthur Parmentier" w:date="2020-06-08T13:28:00Z">
        <w:r>
          <w:t>rammatical and semantic features</w:t>
        </w:r>
      </w:ins>
      <w:ins w:id="4600" w:author="Arthur Parmentier" w:date="2020-06-08T13:29:00Z">
        <w:r>
          <w:t>.</w:t>
        </w:r>
      </w:ins>
      <w:ins w:id="4601" w:author="Arthur Parmentier" w:date="2020-06-08T13:30:00Z">
        <w:r>
          <w:t xml:space="preserve"> One may use this language </w:t>
        </w:r>
      </w:ins>
      <w:ins w:id="4602" w:author="Arthur Parmentier" w:date="2020-06-08T13:31:00Z">
        <w:r>
          <w:t xml:space="preserve">for cooking, </w:t>
        </w:r>
      </w:ins>
      <w:ins w:id="4603" w:author="Arthur Parmentier" w:date="2020-06-08T13:32:00Z">
        <w:r>
          <w:t xml:space="preserve">buying </w:t>
        </w:r>
        <w:r>
          <w:lastRenderedPageBreak/>
          <w:t>clothes on the market or playing games. In all of these uses cases, SP may seem</w:t>
        </w:r>
      </w:ins>
      <w:ins w:id="4604" w:author="Arthur Parmentier" w:date="2020-06-08T13:33:00Z">
        <w:r>
          <w:t xml:space="preserve"> very inefficient </w:t>
        </w:r>
      </w:ins>
      <w:ins w:id="4605" w:author="Arthur Parmentier" w:date="2020-06-08T18:28:00Z">
        <w:r w:rsidR="00C353F5">
          <w:t xml:space="preserve">for </w:t>
        </w:r>
      </w:ins>
      <w:ins w:id="4606" w:author="Arthur Parmentier" w:date="2020-06-08T13:33:00Z">
        <w:r>
          <w:t xml:space="preserve">communicating relevant messages and meanings. </w:t>
        </w:r>
      </w:ins>
      <w:ins w:id="4607" w:author="Arthur Parmentier" w:date="2020-06-08T13:34:00Z">
        <w:r>
          <w:t>However, it might be performant in a band, in a group of dancers or between a co</w:t>
        </w:r>
      </w:ins>
      <w:ins w:id="4608" w:author="Arthur Parmentier" w:date="2020-06-09T13:52:00Z">
        <w:r w:rsidR="000D336C">
          <w:t>mposer or a conductor</w:t>
        </w:r>
      </w:ins>
      <w:ins w:id="4609" w:author="Arthur Parmentier" w:date="2020-06-08T13:34:00Z">
        <w:r>
          <w:t xml:space="preserve"> and </w:t>
        </w:r>
      </w:ins>
      <w:ins w:id="4610" w:author="Arthur Parmentier" w:date="2020-06-09T13:52:00Z">
        <w:r w:rsidR="00871E58">
          <w:t>an</w:t>
        </w:r>
      </w:ins>
      <w:ins w:id="4611" w:author="Arthur Parmentier" w:date="2020-06-08T13:34:00Z">
        <w:r>
          <w:t xml:space="preserve"> orchestra. </w:t>
        </w:r>
      </w:ins>
    </w:p>
    <w:p w:rsidR="00890A89" w:rsidRDefault="00890A89">
      <w:pPr>
        <w:pStyle w:val="Titre5"/>
        <w:rPr>
          <w:ins w:id="4612" w:author="Arthur Parmentier" w:date="2020-06-08T18:34:00Z"/>
        </w:rPr>
        <w:pPrChange w:id="4613" w:author="Arthur Parmentier" w:date="2020-06-10T16:26:00Z">
          <w:pPr/>
        </w:pPrChange>
      </w:pPr>
      <w:ins w:id="4614" w:author="Arthur Parmentier" w:date="2020-06-08T18:34:00Z">
        <w:r>
          <w:t>Configurations as external elements to languages</w:t>
        </w:r>
      </w:ins>
    </w:p>
    <w:p w:rsidR="006A47EF" w:rsidRDefault="006D0FEC">
      <w:pPr>
        <w:rPr>
          <w:ins w:id="4615" w:author="Arthur Parmentier" w:date="2020-06-08T23:30:00Z"/>
        </w:rPr>
      </w:pPr>
      <w:ins w:id="4616" w:author="Arthur Parmentier" w:date="2020-06-08T13:41:00Z">
        <w:r>
          <w:t>SP may then simply be</w:t>
        </w:r>
      </w:ins>
      <w:ins w:id="4617" w:author="Arthur Parmentier" w:date="2020-06-08T18:28:00Z">
        <w:r w:rsidR="00B32C65">
          <w:t xml:space="preserve"> understood</w:t>
        </w:r>
      </w:ins>
      <w:ins w:id="4618" w:author="Arthur Parmentier" w:date="2020-06-08T13:41:00Z">
        <w:r>
          <w:t xml:space="preserve"> </w:t>
        </w:r>
      </w:ins>
      <w:ins w:id="4619" w:author="Arthur Parmentier" w:date="2020-06-08T18:28:00Z">
        <w:r w:rsidR="00B32C65">
          <w:t xml:space="preserve">as </w:t>
        </w:r>
      </w:ins>
      <w:ins w:id="4620" w:author="Arthur Parmentier" w:date="2020-06-08T13:41:00Z">
        <w:r>
          <w:t xml:space="preserve">a language </w:t>
        </w:r>
      </w:ins>
      <w:ins w:id="4621" w:author="Arthur Parmentier" w:date="2020-06-08T18:29:00Z">
        <w:r w:rsidR="00657D0E">
          <w:t xml:space="preserve">among </w:t>
        </w:r>
      </w:ins>
      <w:ins w:id="4622" w:author="Arthur Parmentier" w:date="2020-06-08T13:41:00Z">
        <w:r>
          <w:t>other</w:t>
        </w:r>
      </w:ins>
      <w:ins w:id="4623" w:author="Arthur Parmentier" w:date="2020-06-08T18:29:00Z">
        <w:r w:rsidR="00657D0E">
          <w:t>s</w:t>
        </w:r>
      </w:ins>
      <w:ins w:id="4624" w:author="Arthur Parmentier" w:date="2020-06-08T13:41:00Z">
        <w:r>
          <w:t xml:space="preserve">, that is used in specific configurations for which it is more convenient than others, </w:t>
        </w:r>
      </w:ins>
      <w:ins w:id="4625" w:author="Arthur Parmentier" w:date="2020-06-08T13:42:00Z">
        <w:r>
          <w:t xml:space="preserve">but </w:t>
        </w:r>
      </w:ins>
      <w:ins w:id="4626" w:author="Arthur Parmentier" w:date="2020-06-08T18:29:00Z">
        <w:r w:rsidR="005D4B83">
          <w:t>that is not defined by its use in cooking,</w:t>
        </w:r>
      </w:ins>
      <w:ins w:id="4627" w:author="Arthur Parmentier" w:date="2020-06-08T18:30:00Z">
        <w:r w:rsidR="005D4B83">
          <w:t xml:space="preserve"> playing games nor </w:t>
        </w:r>
        <w:r w:rsidR="00297038">
          <w:t>betwee</w:t>
        </w:r>
      </w:ins>
      <w:ins w:id="4628" w:author="Arthur Parmentier" w:date="2020-06-08T18:31:00Z">
        <w:r w:rsidR="00297038">
          <w:t>n</w:t>
        </w:r>
      </w:ins>
      <w:ins w:id="4629" w:author="Arthur Parmentier" w:date="2020-06-08T18:30:00Z">
        <w:r w:rsidR="003150F0">
          <w:t xml:space="preserve"> a composer and an orchestra.</w:t>
        </w:r>
      </w:ins>
      <w:ins w:id="4630" w:author="Arthur Parmentier" w:date="2020-06-08T18:31:00Z">
        <w:r w:rsidR="00937E5A">
          <w:t xml:space="preserve"> The </w:t>
        </w:r>
      </w:ins>
      <w:ins w:id="4631" w:author="Arthur Parmentier" w:date="2020-06-08T23:28:00Z">
        <w:r w:rsidR="005B365D">
          <w:t>observation</w:t>
        </w:r>
        <w:r w:rsidR="00AE6E7C">
          <w:t xml:space="preserve"> that</w:t>
        </w:r>
      </w:ins>
      <w:ins w:id="4632" w:author="Arthur Parmentier" w:date="2020-06-08T18:31:00Z">
        <w:r w:rsidR="00937E5A">
          <w:t xml:space="preserve"> it is </w:t>
        </w:r>
      </w:ins>
      <w:ins w:id="4633" w:author="Arthur Parmentier" w:date="2020-06-08T23:28:00Z">
        <w:r w:rsidR="005B365D">
          <w:t>mostly</w:t>
        </w:r>
      </w:ins>
      <w:ins w:id="4634" w:author="Arthur Parmentier" w:date="2020-06-08T18:31:00Z">
        <w:r w:rsidR="00937E5A">
          <w:t xml:space="preserve"> use</w:t>
        </w:r>
      </w:ins>
      <w:ins w:id="4635" w:author="Arthur Parmentier" w:date="2020-06-08T23:28:00Z">
        <w:r w:rsidR="00E07F18">
          <w:t>d</w:t>
        </w:r>
      </w:ins>
      <w:ins w:id="4636" w:author="Arthur Parmentier" w:date="2020-06-08T18:31:00Z">
        <w:r w:rsidR="00937E5A">
          <w:t xml:space="preserve"> between composers and orchestras may simply be understood as a result of </w:t>
        </w:r>
      </w:ins>
      <w:ins w:id="4637" w:author="Arthur Parmentier" w:date="2020-06-08T23:28:00Z">
        <w:r w:rsidR="00F66855">
          <w:t>its</w:t>
        </w:r>
      </w:ins>
      <w:ins w:id="4638" w:author="Arthur Parmentier" w:date="2020-06-08T18:31:00Z">
        <w:r w:rsidR="00937E5A">
          <w:t xml:space="preserve"> history</w:t>
        </w:r>
      </w:ins>
      <w:ins w:id="4639" w:author="Arthur Parmentier" w:date="2020-06-08T23:29:00Z">
        <w:r w:rsidR="00F66855">
          <w:t xml:space="preserve">, diffusion, adoption processes </w:t>
        </w:r>
      </w:ins>
      <w:ins w:id="4640" w:author="Arthur Parmentier" w:date="2020-06-08T18:31:00Z">
        <w:r w:rsidR="00937E5A">
          <w:t xml:space="preserve">and what it has been designed for and performative </w:t>
        </w:r>
      </w:ins>
      <w:ins w:id="4641" w:author="Arthur Parmentier" w:date="2020-06-08T23:31:00Z">
        <w:r w:rsidR="00BF1915">
          <w:t>at</w:t>
        </w:r>
      </w:ins>
      <w:ins w:id="4642" w:author="Arthur Parmentier" w:date="2020-06-09T13:53:00Z">
        <w:r w:rsidR="006D7C14">
          <w:t>,</w:t>
        </w:r>
      </w:ins>
      <w:ins w:id="4643" w:author="Arthur Parmentier" w:date="2020-06-08T23:31:00Z">
        <w:r w:rsidR="00BF1915">
          <w:t xml:space="preserve"> but</w:t>
        </w:r>
      </w:ins>
      <w:ins w:id="4644" w:author="Arthur Parmentier" w:date="2020-06-08T18:32:00Z">
        <w:r w:rsidR="00937E5A">
          <w:t xml:space="preserve"> is not a </w:t>
        </w:r>
      </w:ins>
      <w:ins w:id="4645" w:author="Arthur Parmentier" w:date="2020-06-08T23:29:00Z">
        <w:r w:rsidR="00F66855">
          <w:t xml:space="preserve">constitutive </w:t>
        </w:r>
      </w:ins>
      <w:ins w:id="4646" w:author="Arthur Parmentier" w:date="2020-06-08T18:32:00Z">
        <w:r w:rsidR="00937E5A">
          <w:t>element of its definition.</w:t>
        </w:r>
      </w:ins>
      <w:ins w:id="4647" w:author="Arthur Parmentier" w:date="2020-06-08T23:50:00Z">
        <w:r w:rsidR="00487362">
          <w:br/>
          <w:t xml:space="preserve">Of course, what we usually mean by </w:t>
        </w:r>
      </w:ins>
      <w:ins w:id="4648" w:author="Arthur Parmentier" w:date="2020-06-09T13:53:00Z">
        <w:r w:rsidR="00C325A3">
          <w:t>“</w:t>
        </w:r>
      </w:ins>
      <w:ins w:id="4649" w:author="Arthur Parmentier" w:date="2020-06-08T23:50:00Z">
        <w:r w:rsidR="00487362">
          <w:t>SP</w:t>
        </w:r>
      </w:ins>
      <w:ins w:id="4650" w:author="Arthur Parmentier" w:date="2020-06-09T13:53:00Z">
        <w:r w:rsidR="00C325A3">
          <w:t>”</w:t>
        </w:r>
      </w:ins>
      <w:ins w:id="4651" w:author="Arthur Parmentier" w:date="2020-06-08T23:50:00Z">
        <w:r w:rsidR="00487362">
          <w:t xml:space="preserve"> does not ref</w:t>
        </w:r>
      </w:ins>
      <w:ins w:id="4652" w:author="Arthur Parmentier" w:date="2020-06-08T23:51:00Z">
        <w:r w:rsidR="00487362">
          <w:t xml:space="preserve">er to it as a mere language and also relates to elements of context such as the configurations it is used in; but my point here </w:t>
        </w:r>
      </w:ins>
      <w:ins w:id="4653" w:author="Arthur Parmentier" w:date="2020-06-09T13:53:00Z">
        <w:r w:rsidR="00E34CE1">
          <w:t>is</w:t>
        </w:r>
      </w:ins>
      <w:ins w:id="4654" w:author="Arthur Parmentier" w:date="2020-06-08T23:51:00Z">
        <w:r w:rsidR="00487362">
          <w:t xml:space="preserve"> to argue that </w:t>
        </w:r>
      </w:ins>
      <w:ins w:id="4655" w:author="Arthur Parmentier" w:date="2020-06-08T23:52:00Z">
        <w:r w:rsidR="00487362">
          <w:t>configurations are not constitutive elements of languages</w:t>
        </w:r>
      </w:ins>
      <w:ins w:id="4656" w:author="Arthur Parmentier" w:date="2020-06-09T13:54:00Z">
        <w:r w:rsidR="00A922A5">
          <w:t>,</w:t>
        </w:r>
      </w:ins>
      <w:ins w:id="4657" w:author="Arthur Parmentier" w:date="2020-06-08T23:52:00Z">
        <w:r w:rsidR="00487362">
          <w:t xml:space="preserve"> </w:t>
        </w:r>
      </w:ins>
      <w:ins w:id="4658" w:author="Arthur Parmentier" w:date="2020-06-09T13:54:00Z">
        <w:r w:rsidR="00A922A5">
          <w:t>while</w:t>
        </w:r>
        <w:r w:rsidR="00084009">
          <w:t xml:space="preserve"> it is true</w:t>
        </w:r>
        <w:r w:rsidR="003F5D0A">
          <w:t xml:space="preserve"> that</w:t>
        </w:r>
      </w:ins>
      <w:ins w:id="4659" w:author="Arthur Parmentier" w:date="2020-06-08T23:52:00Z">
        <w:r w:rsidR="00487362">
          <w:t xml:space="preserve"> languages are used in </w:t>
        </w:r>
      </w:ins>
      <w:ins w:id="4660" w:author="Arthur Parmentier" w:date="2020-06-09T13:54:00Z">
        <w:r w:rsidR="00B1799B">
          <w:t xml:space="preserve">specific </w:t>
        </w:r>
      </w:ins>
      <w:ins w:id="4661" w:author="Arthur Parmentier" w:date="2020-06-08T23:52:00Z">
        <w:r w:rsidR="00487362">
          <w:t>configurations.</w:t>
        </w:r>
      </w:ins>
      <w:ins w:id="4662" w:author="Arthur Parmentier" w:date="2020-06-08T23:50:00Z">
        <w:r w:rsidR="00487362">
          <w:t xml:space="preserve"> </w:t>
        </w:r>
      </w:ins>
    </w:p>
    <w:p w:rsidR="003F2132" w:rsidRDefault="006D0FEC">
      <w:pPr>
        <w:rPr>
          <w:ins w:id="4663" w:author="Arthur Parmentier" w:date="2020-06-08T18:35:00Z"/>
        </w:rPr>
      </w:pPr>
      <w:ins w:id="4664" w:author="Arthur Parmentier" w:date="2020-06-08T13:42:00Z">
        <w:r>
          <w:t>We can m</w:t>
        </w:r>
      </w:ins>
      <w:ins w:id="4665" w:author="Arthur Parmentier" w:date="2020-06-08T13:43:00Z">
        <w:r>
          <w:t xml:space="preserve">ake an analogy here with </w:t>
        </w:r>
      </w:ins>
      <w:ins w:id="4666" w:author="Arthur Parmentier" w:date="2020-06-08T23:38:00Z">
        <w:r w:rsidR="00A35815">
          <w:t>oral or written languages</w:t>
        </w:r>
      </w:ins>
      <w:ins w:id="4667" w:author="Arthur Parmentier" w:date="2020-06-08T13:43:00Z">
        <w:r>
          <w:t xml:space="preserve">, that are </w:t>
        </w:r>
      </w:ins>
      <w:ins w:id="4668" w:author="Arthur Parmentier" w:date="2020-06-08T13:44:00Z">
        <w:r>
          <w:t xml:space="preserve">convenient </w:t>
        </w:r>
      </w:ins>
      <w:ins w:id="4669" w:author="Arthur Parmentier" w:date="2020-06-08T23:39:00Z">
        <w:r w:rsidR="00A35815">
          <w:t>cooking or playing games</w:t>
        </w:r>
      </w:ins>
      <w:ins w:id="4670" w:author="Arthur Parmentier" w:date="2020-06-08T13:45:00Z">
        <w:r>
          <w:t xml:space="preserve"> </w:t>
        </w:r>
      </w:ins>
      <w:ins w:id="4671" w:author="Arthur Parmentier" w:date="2020-06-08T13:44:00Z">
        <w:r>
          <w:t xml:space="preserve">but </w:t>
        </w:r>
      </w:ins>
      <w:ins w:id="4672" w:author="Arthur Parmentier" w:date="2020-06-08T23:39:00Z">
        <w:r w:rsidR="00A35815">
          <w:t xml:space="preserve">perhaps not as good as SP for </w:t>
        </w:r>
      </w:ins>
      <w:ins w:id="4673" w:author="Arthur Parmentier" w:date="2020-06-08T15:02:00Z">
        <w:r w:rsidR="00BB465F">
          <w:t>real-time composition with a multi-disciplinary orchestra.</w:t>
        </w:r>
      </w:ins>
      <w:ins w:id="4674" w:author="Arthur Parmentier" w:date="2020-06-08T15:03:00Z">
        <w:r w:rsidR="00B32327">
          <w:t xml:space="preserve"> Yet these languages</w:t>
        </w:r>
      </w:ins>
      <w:ins w:id="4675" w:author="Arthur Parmentier" w:date="2020-06-08T23:40:00Z">
        <w:r w:rsidR="00A35815">
          <w:t>, such as English,</w:t>
        </w:r>
      </w:ins>
      <w:ins w:id="4676" w:author="Arthur Parmentier" w:date="2020-06-08T15:03:00Z">
        <w:r w:rsidR="00B32327">
          <w:t xml:space="preserve"> are used in a variety of configurations</w:t>
        </w:r>
      </w:ins>
      <w:ins w:id="4677" w:author="Arthur Parmentier" w:date="2020-06-08T23:39:00Z">
        <w:r w:rsidR="00A35815">
          <w:t>: from</w:t>
        </w:r>
      </w:ins>
      <w:ins w:id="4678" w:author="Arthur Parmentier" w:date="2020-06-08T23:40:00Z">
        <w:r w:rsidR="00A35815">
          <w:t xml:space="preserve"> </w:t>
        </w:r>
      </w:ins>
      <w:ins w:id="4679" w:author="Arthur Parmentier" w:date="2020-06-08T23:41:00Z">
        <w:r w:rsidR="00A31DED">
          <w:t xml:space="preserve">a collective </w:t>
        </w:r>
      </w:ins>
      <w:ins w:id="4680" w:author="Arthur Parmentier" w:date="2020-06-08T23:40:00Z">
        <w:r w:rsidR="00A35815">
          <w:t xml:space="preserve">communication between several family members </w:t>
        </w:r>
      </w:ins>
      <w:ins w:id="4681" w:author="Arthur Parmentier" w:date="2020-06-08T23:42:00Z">
        <w:r w:rsidR="00A31DED">
          <w:t xml:space="preserve">in their house </w:t>
        </w:r>
      </w:ins>
      <w:ins w:id="4682" w:author="Arthur Parmentier" w:date="2020-06-08T23:40:00Z">
        <w:r w:rsidR="00A35815">
          <w:t>in England where it is born</w:t>
        </w:r>
        <w:r w:rsidR="00A31DED">
          <w:t xml:space="preserve"> to </w:t>
        </w:r>
      </w:ins>
      <w:ins w:id="4683" w:author="Arthur Parmentier" w:date="2020-06-08T23:41:00Z">
        <w:r w:rsidR="00A31DED">
          <w:t>a monologue</w:t>
        </w:r>
      </w:ins>
      <w:ins w:id="4684" w:author="Arthur Parmentier" w:date="2020-06-09T13:55:00Z">
        <w:r w:rsidR="002E10B4">
          <w:t xml:space="preserve"> </w:t>
        </w:r>
        <w:r w:rsidR="00986B78" w:rsidRPr="00986B78">
          <w:t>of a foreign indigenous tribe representative</w:t>
        </w:r>
      </w:ins>
      <w:ins w:id="4685" w:author="Arthur Parmentier" w:date="2020-06-08T23:41:00Z">
        <w:r w:rsidR="00A31DED">
          <w:t xml:space="preserve"> </w:t>
        </w:r>
      </w:ins>
      <w:ins w:id="4686" w:author="Arthur Parmentier" w:date="2020-06-08T23:42:00Z">
        <w:r w:rsidR="00A31DED">
          <w:t>at ONU. English can no</w:t>
        </w:r>
      </w:ins>
      <w:ins w:id="4687" w:author="Arthur Parmentier" w:date="2020-06-08T23:43:00Z">
        <w:r w:rsidR="00A31DED">
          <w:t xml:space="preserve"> longer be defined as the language of families in England, nor as the international</w:t>
        </w:r>
      </w:ins>
      <w:ins w:id="4688" w:author="Arthur Parmentier" w:date="2020-06-08T23:44:00Z">
        <w:r w:rsidR="00A31DED">
          <w:t xml:space="preserve"> language </w:t>
        </w:r>
      </w:ins>
      <w:ins w:id="4689" w:author="Arthur Parmentier" w:date="2020-06-08T23:45:00Z">
        <w:r w:rsidR="00A31DED">
          <w:t>for ONU speeches in</w:t>
        </w:r>
      </w:ins>
      <w:ins w:id="4690" w:author="Arthur Parmentier" w:date="2020-06-08T23:44:00Z">
        <w:r w:rsidR="00A31DED">
          <w:t xml:space="preserve"> 2020; it is </w:t>
        </w:r>
      </w:ins>
      <w:ins w:id="4691" w:author="Arthur Parmentier" w:date="2020-06-09T13:55:00Z">
        <w:r w:rsidR="00986B78">
          <w:t xml:space="preserve">also </w:t>
        </w:r>
      </w:ins>
      <w:ins w:id="4692" w:author="Arthur Parmentier" w:date="2020-06-08T23:44:00Z">
        <w:r w:rsidR="00A31DED">
          <w:t>used in many</w:t>
        </w:r>
      </w:ins>
      <w:ins w:id="4693" w:author="Arthur Parmentier" w:date="2020-06-09T13:55:00Z">
        <w:r w:rsidR="00986B78">
          <w:t xml:space="preserve"> other </w:t>
        </w:r>
      </w:ins>
      <w:ins w:id="4694" w:author="Arthur Parmentier" w:date="2020-06-08T23:44:00Z">
        <w:r w:rsidR="00A31DED">
          <w:t>contexts and configuration</w:t>
        </w:r>
      </w:ins>
      <w:ins w:id="4695" w:author="Arthur Parmentier" w:date="2020-06-09T13:55:00Z">
        <w:r w:rsidR="00986B78">
          <w:t>s</w:t>
        </w:r>
      </w:ins>
      <w:ins w:id="4696" w:author="Arthur Parmentier" w:date="2020-06-08T23:46:00Z">
        <w:r w:rsidR="00A31DED">
          <w:t>.</w:t>
        </w:r>
        <w:r w:rsidR="00A31DED">
          <w:br/>
          <w:t>In fact, we know from psychology and the st</w:t>
        </w:r>
      </w:ins>
      <w:ins w:id="4697" w:author="Arthur Parmentier" w:date="2020-06-08T23:47:00Z">
        <w:r w:rsidR="00A31DED">
          <w:t xml:space="preserve">udies of concepts </w:t>
        </w:r>
      </w:ins>
      <w:ins w:id="4698" w:author="Arthur Parmentier" w:date="2020-06-08T23:46:00Z">
        <w:r w:rsidR="00A31DED">
          <w:t>that there may not be a definition of En</w:t>
        </w:r>
      </w:ins>
      <w:ins w:id="4699" w:author="Arthur Parmentier" w:date="2020-06-08T23:47:00Z">
        <w:r w:rsidR="00A31DED">
          <w:t>glish at all but only several perspective</w:t>
        </w:r>
      </w:ins>
      <w:ins w:id="4700" w:author="Arthur Parmentier" w:date="2020-06-08T23:48:00Z">
        <w:r w:rsidR="00A31DED">
          <w:t>s</w:t>
        </w:r>
      </w:ins>
      <w:ins w:id="4701" w:author="Arthur Parmentier" w:date="2020-06-08T23:47:00Z">
        <w:r w:rsidR="00A31DED">
          <w:t xml:space="preserve"> that combine into a single complex</w:t>
        </w:r>
      </w:ins>
      <w:ins w:id="4702" w:author="Arthur Parmentier" w:date="2020-06-08T23:48:00Z">
        <w:r w:rsidR="00A31DED">
          <w:t xml:space="preserve"> concept</w:t>
        </w:r>
      </w:ins>
      <w:ins w:id="4703" w:author="Arthur Parmentier" w:date="2020-06-08T23:49:00Z">
        <w:r w:rsidR="00A31DED">
          <w:t>.</w:t>
        </w:r>
      </w:ins>
    </w:p>
    <w:p w:rsidR="000D29DB" w:rsidRDefault="000D29DB">
      <w:pPr>
        <w:pStyle w:val="Titre5"/>
        <w:rPr>
          <w:ins w:id="4704" w:author="Arthur Parmentier" w:date="2020-06-08T15:06:00Z"/>
        </w:rPr>
        <w:pPrChange w:id="4705" w:author="Arthur Parmentier" w:date="2020-06-10T16:26:00Z">
          <w:pPr/>
        </w:pPrChange>
      </w:pPr>
      <w:ins w:id="4706" w:author="Arthur Parmentier" w:date="2020-06-08T18:35:00Z">
        <w:r>
          <w:t>A critique of compositional choices</w:t>
        </w:r>
        <w:r w:rsidR="008C6D3A">
          <w:t xml:space="preserve"> and configurationa</w:t>
        </w:r>
      </w:ins>
      <w:ins w:id="4707" w:author="Arthur Parmentier" w:date="2020-06-08T18:36:00Z">
        <w:r w:rsidR="008C6D3A">
          <w:t>l choices</w:t>
        </w:r>
      </w:ins>
      <w:ins w:id="4708" w:author="Arthur Parmentier" w:date="2020-06-08T18:35:00Z">
        <w:r>
          <w:t xml:space="preserve"> as </w:t>
        </w:r>
      </w:ins>
      <w:ins w:id="4709" w:author="Arthur Parmentier" w:date="2020-06-08T23:57:00Z">
        <w:r w:rsidR="00BB3699">
          <w:t xml:space="preserve">definitions and </w:t>
        </w:r>
      </w:ins>
      <w:ins w:id="4710" w:author="Arthur Parmentier" w:date="2020-06-08T18:35:00Z">
        <w:r>
          <w:t xml:space="preserve">rules </w:t>
        </w:r>
      </w:ins>
      <w:ins w:id="4711" w:author="Arthur Parmentier" w:date="2020-06-08T23:57:00Z">
        <w:r w:rsidR="00BB3699">
          <w:t>of</w:t>
        </w:r>
      </w:ins>
      <w:ins w:id="4712" w:author="Arthur Parmentier" w:date="2020-06-08T18:35:00Z">
        <w:r>
          <w:t xml:space="preserve"> SP</w:t>
        </w:r>
      </w:ins>
    </w:p>
    <w:p w:rsidR="00220B16" w:rsidRDefault="00FE312D">
      <w:pPr>
        <w:rPr>
          <w:ins w:id="4713" w:author="Arthur Parmentier" w:date="2020-06-08T15:09:00Z"/>
        </w:rPr>
      </w:pPr>
      <w:ins w:id="4714" w:author="Arthur Parmentier" w:date="2020-06-08T23:57:00Z">
        <w:r>
          <w:t>Similarly</w:t>
        </w:r>
      </w:ins>
      <w:ins w:id="4715" w:author="Arthur Parmentier" w:date="2020-06-08T23:54:00Z">
        <w:r w:rsidR="005029C5">
          <w:t xml:space="preserve"> to my previous example with the English language, </w:t>
        </w:r>
      </w:ins>
      <w:ins w:id="4716" w:author="Arthur Parmentier" w:date="2020-06-08T15:06:00Z">
        <w:r w:rsidR="00220B16">
          <w:t xml:space="preserve">I would like to push for a similar understanding of SP as </w:t>
        </w:r>
      </w:ins>
      <w:ins w:id="4717" w:author="Arthur Parmentier" w:date="2020-06-08T23:55:00Z">
        <w:r w:rsidR="002C7ED6">
          <w:t xml:space="preserve">complex concept involving </w:t>
        </w:r>
      </w:ins>
      <w:ins w:id="4718" w:author="Arthur Parmentier" w:date="2020-06-08T15:06:00Z">
        <w:r w:rsidR="00220B16">
          <w:t xml:space="preserve">a sign language and set of practices that are not defined by any configuration </w:t>
        </w:r>
      </w:ins>
      <w:ins w:id="4719" w:author="Arthur Parmentier" w:date="2020-06-08T15:07:00Z">
        <w:r w:rsidR="00220B16">
          <w:t xml:space="preserve">or context. </w:t>
        </w:r>
      </w:ins>
      <w:ins w:id="4720" w:author="Arthur Parmentier" w:date="2020-06-08T15:11:00Z">
        <w:r w:rsidR="00220B16">
          <w:t>For instance, let’s consider the following statements, that are found in Thompson’s and other presentations</w:t>
        </w:r>
      </w:ins>
      <w:ins w:id="4721" w:author="Arthur Parmentier" w:date="2020-06-09T13:58:00Z">
        <w:r w:rsidR="004D5133">
          <w:t xml:space="preserve"> and definitions</w:t>
        </w:r>
      </w:ins>
      <w:ins w:id="4722" w:author="Arthur Parmentier" w:date="2020-06-08T15:11:00Z">
        <w:r w:rsidR="00220B16">
          <w:t xml:space="preserve"> of SP:</w:t>
        </w:r>
      </w:ins>
    </w:p>
    <w:p w:rsidR="00220B16" w:rsidRDefault="00220B16">
      <w:pPr>
        <w:pStyle w:val="Paragraphedeliste"/>
        <w:numPr>
          <w:ilvl w:val="0"/>
          <w:numId w:val="11"/>
        </w:numPr>
        <w:rPr>
          <w:ins w:id="4723" w:author="Arthur Parmentier" w:date="2020-06-08T15:09:00Z"/>
        </w:rPr>
      </w:pPr>
      <w:ins w:id="4724" w:author="Arthur Parmentier" w:date="2020-06-08T15:12:00Z">
        <w:r>
          <w:t>The soundpainter is a/the composer</w:t>
        </w:r>
      </w:ins>
    </w:p>
    <w:p w:rsidR="00220B16" w:rsidRDefault="00220B16">
      <w:pPr>
        <w:pStyle w:val="Paragraphedeliste"/>
        <w:numPr>
          <w:ilvl w:val="0"/>
          <w:numId w:val="11"/>
        </w:numPr>
        <w:rPr>
          <w:ins w:id="4725" w:author="Arthur Parmentier" w:date="2020-06-08T15:14:00Z"/>
        </w:rPr>
      </w:pPr>
      <w:ins w:id="4726" w:author="Arthur Parmentier" w:date="2020-06-08T15:13:00Z">
        <w:r>
          <w:t xml:space="preserve">The gestures are signed </w:t>
        </w:r>
      </w:ins>
      <w:ins w:id="4727" w:author="Arthur Parmentier" w:date="2020-06-08T15:14:00Z">
        <w:r>
          <w:t xml:space="preserve">by the soundpainter (here, </w:t>
        </w:r>
      </w:ins>
      <w:ins w:id="4728" w:author="Arthur Parmentier" w:date="2020-06-09T13:58:00Z">
        <w:r w:rsidR="00216F41">
          <w:t xml:space="preserve">I would like to point out </w:t>
        </w:r>
      </w:ins>
      <w:ins w:id="4729" w:author="Arthur Parmentier" w:date="2020-06-08T15:14:00Z">
        <w:r>
          <w:t xml:space="preserve">the unicity </w:t>
        </w:r>
      </w:ins>
      <w:ins w:id="4730" w:author="Arthur Parmentier" w:date="2020-06-09T13:58:00Z">
        <w:r w:rsidR="002E22F0">
          <w:t>implied by</w:t>
        </w:r>
      </w:ins>
      <w:ins w:id="4731" w:author="Arthur Parmentier" w:date="2020-06-08T15:14:00Z">
        <w:r>
          <w:t xml:space="preserve"> “the”)</w:t>
        </w:r>
      </w:ins>
    </w:p>
    <w:p w:rsidR="00220B16" w:rsidRDefault="00FC3006">
      <w:pPr>
        <w:pStyle w:val="Paragraphedeliste"/>
        <w:numPr>
          <w:ilvl w:val="0"/>
          <w:numId w:val="11"/>
        </w:numPr>
        <w:rPr>
          <w:ins w:id="4732" w:author="Arthur Parmentier" w:date="2020-06-08T15:15:00Z"/>
        </w:rPr>
      </w:pPr>
      <w:ins w:id="4733"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4734" w:author="Arthur Parmentier" w:date="2020-06-08T15:16:00Z"/>
        </w:rPr>
      </w:pPr>
      <w:ins w:id="4735"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4736" w:author="Arthur Parmentier" w:date="2020-06-08T15:17:00Z"/>
        </w:rPr>
      </w:pPr>
      <w:ins w:id="4737"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4738" w:author="Arthur Parmentier" w:date="2020-06-08T15:17:00Z"/>
        </w:rPr>
      </w:pPr>
      <w:ins w:id="4739" w:author="Arthur Parmentier" w:date="2020-06-08T15:17:00Z">
        <w:r>
          <w:t>“It is the Soundpainter’s responsibility to realize the piece”</w:t>
        </w:r>
      </w:ins>
    </w:p>
    <w:p w:rsidR="006A3A7E" w:rsidRDefault="006A3A7E">
      <w:pPr>
        <w:pStyle w:val="Paragraphedeliste"/>
        <w:numPr>
          <w:ilvl w:val="0"/>
          <w:numId w:val="11"/>
        </w:numPr>
        <w:rPr>
          <w:ins w:id="4740" w:author="Arthur Parmentier" w:date="2020-06-08T15:18:00Z"/>
        </w:rPr>
      </w:pPr>
      <w:ins w:id="4741" w:author="Arthur Parmentier" w:date="2020-06-08T15:17:00Z">
        <w:r>
          <w:lastRenderedPageBreak/>
          <w:t>“[The soundpainter is] the creator of</w:t>
        </w:r>
      </w:ins>
      <w:ins w:id="4742"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4743" w:author="Arthur Parmentier" w:date="2020-06-08T15:47:00Z"/>
        </w:rPr>
      </w:pPr>
      <w:ins w:id="4744"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4745" w:author="Arthur Parmentier" w:date="2020-06-08T15:23:00Z"/>
        </w:rPr>
      </w:pPr>
      <w:ins w:id="4746"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4747" w:author="Arthur Parmentier" w:date="2020-06-08T15:27:00Z"/>
        </w:rPr>
        <w:pPrChange w:id="4748" w:author="Arthur Parmentier" w:date="2020-06-10T16:26:00Z">
          <w:pPr>
            <w:pStyle w:val="Paragraphedeliste"/>
            <w:numPr>
              <w:numId w:val="45"/>
            </w:numPr>
            <w:ind w:hanging="360"/>
          </w:pPr>
        </w:pPrChange>
      </w:pPr>
      <w:ins w:id="4749" w:author="Arthur Parmentier" w:date="2020-06-08T15:28:00Z">
        <w:r>
          <w:t xml:space="preserve">I would like to </w:t>
        </w:r>
      </w:ins>
      <w:ins w:id="4750" w:author="Arthur Parmentier" w:date="2020-06-08T15:30:00Z">
        <w:r>
          <w:t xml:space="preserve">propose </w:t>
        </w:r>
      </w:ins>
      <w:ins w:id="4751" w:author="Arthur Parmentier" w:date="2020-06-08T15:29:00Z">
        <w:r>
          <w:t>that these statements are not</w:t>
        </w:r>
      </w:ins>
      <w:ins w:id="4752" w:author="Arthur Parmentier" w:date="2020-06-08T15:30:00Z">
        <w:r>
          <w:t xml:space="preserve"> </w:t>
        </w:r>
      </w:ins>
      <w:ins w:id="4753" w:author="Arthur Parmentier" w:date="2020-06-09T13:59:00Z">
        <w:r w:rsidR="0037763E">
          <w:t>cons</w:t>
        </w:r>
      </w:ins>
      <w:ins w:id="4754" w:author="Arthur Parmentier" w:date="2020-06-09T14:00:00Z">
        <w:r w:rsidR="0037763E">
          <w:t>idered</w:t>
        </w:r>
      </w:ins>
      <w:ins w:id="4755" w:author="Arthur Parmentier" w:date="2020-06-08T15:30:00Z">
        <w:r>
          <w:t xml:space="preserve"> as</w:t>
        </w:r>
      </w:ins>
      <w:ins w:id="4756" w:author="Arthur Parmentier" w:date="2020-06-08T15:29:00Z">
        <w:r>
          <w:t xml:space="preserve"> properties of SP nor elements of its definition but</w:t>
        </w:r>
      </w:ins>
      <w:ins w:id="4757" w:author="Arthur Parmentier" w:date="2020-06-08T15:25:00Z">
        <w:r w:rsidR="00DE4DC8">
          <w:t xml:space="preserve"> </w:t>
        </w:r>
      </w:ins>
      <w:ins w:id="4758" w:author="Arthur Parmentier" w:date="2020-06-09T14:00:00Z">
        <w:r w:rsidR="00B41679">
          <w:t xml:space="preserve">as </w:t>
        </w:r>
      </w:ins>
      <w:ins w:id="4759" w:author="Arthur Parmentier" w:date="2020-06-08T15:25:00Z">
        <w:r w:rsidR="00DE4DC8">
          <w:t>either</w:t>
        </w:r>
      </w:ins>
      <w:ins w:id="4760" w:author="Arthur Parmentier" w:date="2020-06-08T23:56:00Z">
        <w:r w:rsidR="00994F61">
          <w:t xml:space="preserve"> configuration or compositional choices </w:t>
        </w:r>
      </w:ins>
      <w:ins w:id="4761" w:author="Arthur Parmentier" w:date="2020-06-09T14:00:00Z">
        <w:r w:rsidR="00A129D2">
          <w:t xml:space="preserve">- </w:t>
        </w:r>
      </w:ins>
      <w:ins w:id="4762" w:author="Arthur Parmentier" w:date="2020-06-08T23:56:00Z">
        <w:r w:rsidR="00994F61">
          <w:t>that of course are important parts of SP but not constitutive of its definition.</w:t>
        </w:r>
      </w:ins>
    </w:p>
    <w:p w:rsidR="001A5CF4" w:rsidRDefault="001A5CF4">
      <w:pPr>
        <w:rPr>
          <w:ins w:id="4763" w:author="Arthur Parmentier" w:date="2020-06-08T15:42:00Z"/>
        </w:rPr>
      </w:pPr>
      <w:ins w:id="4764" w:author="Arthur Parmentier" w:date="2020-06-08T15:28:00Z">
        <w:r>
          <w:t xml:space="preserve">To </w:t>
        </w:r>
      </w:ins>
      <w:ins w:id="4765" w:author="Arthur Parmentier" w:date="2020-06-08T15:29:00Z">
        <w:r>
          <w:t>demonst</w:t>
        </w:r>
      </w:ins>
      <w:ins w:id="4766" w:author="Arthur Parmentier" w:date="2020-06-08T15:30:00Z">
        <w:r>
          <w:t>rate t</w:t>
        </w:r>
      </w:ins>
      <w:ins w:id="4767" w:author="Arthur Parmentier" w:date="2020-06-08T15:31:00Z">
        <w:r>
          <w:t xml:space="preserve">his proposition, I would </w:t>
        </w:r>
      </w:ins>
      <w:ins w:id="4768" w:author="Arthur Parmentier" w:date="2020-06-08T15:39:00Z">
        <w:r w:rsidR="001C65CC">
          <w:t xml:space="preserve">simply </w:t>
        </w:r>
      </w:ins>
      <w:ins w:id="4769" w:author="Arthur Parmentier" w:date="2020-06-08T15:40:00Z">
        <w:r w:rsidR="001C65CC">
          <w:t>draw the attention on examples in which the SP sign language is used that contradict those statements</w:t>
        </w:r>
      </w:ins>
      <w:ins w:id="4770"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771" w:author="Arthur Parmentier" w:date="2020-06-08T15:41:00Z">
        <w:r w:rsidR="001C65CC">
          <w:t>III.B.3</w:t>
        </w:r>
        <w:r w:rsidR="001C65CC">
          <w:fldChar w:fldCharType="end"/>
        </w:r>
        <w:r w:rsidR="001C65CC">
          <w:t>.</w:t>
        </w:r>
      </w:ins>
      <w:ins w:id="4772" w:author="Arthur Parmentier" w:date="2020-06-08T23:58:00Z">
        <w:r w:rsidR="00206549">
          <w:t xml:space="preserve"> In </w:t>
        </w:r>
      </w:ins>
      <w:ins w:id="4773" w:author="Arthur Parmentier" w:date="2020-06-08T15:42:00Z">
        <w:r w:rsidR="00A319B1">
          <w:t>such “revisited” orchestras</w:t>
        </w:r>
      </w:ins>
      <w:ins w:id="4774" w:author="Arthur Parmentier" w:date="2020-06-08T23:58:00Z">
        <w:r w:rsidR="00206549">
          <w:t>, we observe that</w:t>
        </w:r>
      </w:ins>
      <w:ins w:id="4775" w:author="Arthur Parmentier" w:date="2020-06-08T15:42:00Z">
        <w:r w:rsidR="00A319B1">
          <w:t>:</w:t>
        </w:r>
      </w:ins>
    </w:p>
    <w:p w:rsidR="00A319B1" w:rsidRDefault="00A319B1">
      <w:pPr>
        <w:pStyle w:val="Paragraphedeliste"/>
        <w:numPr>
          <w:ilvl w:val="0"/>
          <w:numId w:val="11"/>
        </w:numPr>
        <w:rPr>
          <w:ins w:id="4776" w:author="Arthur Parmentier" w:date="2020-06-08T15:44:00Z"/>
        </w:rPr>
      </w:pPr>
      <w:ins w:id="4777" w:author="Arthur Parmentier" w:date="2020-06-08T15:42:00Z">
        <w:r>
          <w:t>Performers can soundpaint while perform</w:t>
        </w:r>
      </w:ins>
      <w:ins w:id="4778" w:author="Arthur Parmentier" w:date="2020-06-08T15:43:00Z">
        <w:r>
          <w:t xml:space="preserve">ing, hence creating a shared composition and voiding the notion of composer (and unique composer) </w:t>
        </w:r>
      </w:ins>
      <w:ins w:id="4779" w:author="Arthur Parmentier" w:date="2020-06-08T15:44:00Z">
        <w:r>
          <w:t>in the definition or as a property of SP</w:t>
        </w:r>
      </w:ins>
    </w:p>
    <w:p w:rsidR="00A319B1" w:rsidRDefault="00A319B1">
      <w:pPr>
        <w:pStyle w:val="Paragraphedeliste"/>
        <w:numPr>
          <w:ilvl w:val="0"/>
          <w:numId w:val="11"/>
        </w:numPr>
        <w:rPr>
          <w:ins w:id="4780" w:author="Arthur Parmentier" w:date="2020-06-08T15:46:00Z"/>
        </w:rPr>
      </w:pPr>
      <w:ins w:id="4781" w:author="Arthur Parmentier" w:date="2020-06-08T15:44:00Z">
        <w:r>
          <w:t xml:space="preserve">Several compositional rules </w:t>
        </w:r>
      </w:ins>
      <w:ins w:id="4782" w:author="Arthur Parmentier" w:date="2020-06-08T15:50:00Z">
        <w:r w:rsidR="009A2D98">
          <w:t xml:space="preserve">that </w:t>
        </w:r>
      </w:ins>
      <w:ins w:id="4783" w:author="Arthur Parmentier" w:date="2020-06-08T15:45:00Z">
        <w:r>
          <w:t>Thompson defines as SP rules</w:t>
        </w:r>
      </w:ins>
      <w:ins w:id="4784" w:author="Arthur Parmentier" w:date="2020-06-08T15:51:00Z">
        <w:r w:rsidR="009A2D98">
          <w:t xml:space="preserve"> </w:t>
        </w:r>
      </w:ins>
      <w:ins w:id="4785" w:author="Arthur Parmentier" w:date="2020-06-08T15:50:00Z">
        <w:r w:rsidR="009A2D98">
          <w:t xml:space="preserve">are changed </w:t>
        </w:r>
      </w:ins>
      <w:ins w:id="4786" w:author="Arthur Parmentier" w:date="2020-06-08T15:51:00Z">
        <w:r w:rsidR="009A2D98">
          <w:t>or not considered</w:t>
        </w:r>
      </w:ins>
      <w:ins w:id="4787" w:author="Arthur Parmentier" w:date="2020-06-08T23:58:00Z">
        <w:r w:rsidR="00590C07">
          <w:t xml:space="preserve"> at all</w:t>
        </w:r>
      </w:ins>
      <w:ins w:id="4788" w:author="Arthur Parmentier" w:date="2020-06-08T15:46:00Z">
        <w:r>
          <w:t>:</w:t>
        </w:r>
      </w:ins>
    </w:p>
    <w:p w:rsidR="00A319B1" w:rsidRDefault="00A319B1">
      <w:pPr>
        <w:pStyle w:val="Paragraphedeliste"/>
        <w:numPr>
          <w:ilvl w:val="1"/>
          <w:numId w:val="11"/>
        </w:numPr>
        <w:rPr>
          <w:ins w:id="4789" w:author="Arthur Parmentier" w:date="2020-06-08T15:47:00Z"/>
        </w:rPr>
      </w:pPr>
      <w:ins w:id="4790" w:author="Arthur Parmentier" w:date="2020-06-08T15:46:00Z">
        <w:r>
          <w:t>Some soundpainters do not require</w:t>
        </w:r>
      </w:ins>
      <w:ins w:id="4791" w:author="Arthur Parmentier" w:date="2020-06-08T15:45:00Z">
        <w:r>
          <w:t xml:space="preserve"> all performers</w:t>
        </w:r>
      </w:ins>
      <w:ins w:id="4792" w:author="Arthur Parmentier" w:date="2020-06-08T15:47:00Z">
        <w:r>
          <w:t xml:space="preserve"> to always keep</w:t>
        </w:r>
      </w:ins>
      <w:ins w:id="4793" w:author="Arthur Parmentier" w:date="2020-06-08T15:45:00Z">
        <w:r>
          <w:t xml:space="preserve"> </w:t>
        </w:r>
      </w:ins>
      <w:ins w:id="4794" w:author="Arthur Parmentier" w:date="2020-06-08T15:46:00Z">
        <w:r>
          <w:t>them</w:t>
        </w:r>
      </w:ins>
      <w:ins w:id="4795" w:author="Arthur Parmentier" w:date="2020-06-08T15:45:00Z">
        <w:r>
          <w:t xml:space="preserve"> in vision</w:t>
        </w:r>
      </w:ins>
      <w:ins w:id="4796" w:author="Arthur Parmentier" w:date="2020-06-09T23:27:00Z">
        <w:r w:rsidR="003A5127">
          <w:t>.</w:t>
        </w:r>
      </w:ins>
    </w:p>
    <w:p w:rsidR="00A319B1" w:rsidRDefault="00A319B1">
      <w:pPr>
        <w:pStyle w:val="Paragraphedeliste"/>
        <w:numPr>
          <w:ilvl w:val="1"/>
          <w:numId w:val="11"/>
        </w:numPr>
        <w:rPr>
          <w:ins w:id="4797" w:author="Arthur Parmentier" w:date="2020-06-08T15:49:00Z"/>
        </w:rPr>
      </w:pPr>
      <w:ins w:id="4798" w:author="Arthur Parmentier" w:date="2020-06-08T15:48:00Z">
        <w:r>
          <w:t xml:space="preserve">Some soundpainters may as well consider that it is not an error </w:t>
        </w:r>
      </w:ins>
      <w:ins w:id="4799"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4800" w:author="Arthur Parmentier" w:date="2020-06-08T15:55:00Z"/>
        </w:rPr>
      </w:pPr>
      <w:ins w:id="4801" w:author="Arthur Parmentier" w:date="2020-06-08T15:52:00Z">
        <w:r>
          <w:t xml:space="preserve">Some groups </w:t>
        </w:r>
      </w:ins>
      <w:ins w:id="4802" w:author="Arthur Parmentier" w:date="2020-06-08T15:53:00Z">
        <w:r>
          <w:t>do not consider any responsibility of one or several soundpainter to realize the piece</w:t>
        </w:r>
      </w:ins>
      <w:ins w:id="4803" w:author="Arthur Parmentier" w:date="2020-06-08T15:54:00Z">
        <w:r>
          <w:t xml:space="preserve">, promoting more </w:t>
        </w:r>
      </w:ins>
      <w:ins w:id="4804" w:author="Arthur Parmentier" w:date="2020-06-08T15:55:00Z">
        <w:r>
          <w:t>democrati</w:t>
        </w:r>
      </w:ins>
      <w:ins w:id="4805" w:author="Arthur Parmentier" w:date="2020-06-08T23:59:00Z">
        <w:r w:rsidR="00E13592">
          <w:t>c</w:t>
        </w:r>
      </w:ins>
      <w:ins w:id="4806" w:author="Arthur Parmentier" w:date="2020-06-08T15:54:00Z">
        <w:r>
          <w:t xml:space="preserve"> structures where each has an equal authori</w:t>
        </w:r>
      </w:ins>
      <w:ins w:id="4807" w:author="Arthur Parmentier" w:date="2020-06-08T15:55:00Z">
        <w:r>
          <w:t>ty and responsibility in making compositional choices, performing and realizing the piece.</w:t>
        </w:r>
      </w:ins>
      <w:ins w:id="4808" w:author="Arthur Parmentier" w:date="2020-06-09T23:25:00Z">
        <w:r w:rsidR="003A5127">
          <w:t xml:space="preserve"> </w:t>
        </w:r>
      </w:ins>
      <w:ins w:id="4809" w:author="Arthur Parmentier" w:date="2020-06-09T23:27:00Z">
        <w:r w:rsidR="003A5127">
          <w:br/>
        </w:r>
        <w:r w:rsidR="003A5127">
          <w:br/>
        </w:r>
      </w:ins>
      <w:ins w:id="4810" w:author="Arthur Parmentier" w:date="2020-06-09T23:28:00Z">
        <w:r w:rsidR="00472D1B">
          <w:t>All</w:t>
        </w:r>
      </w:ins>
      <w:ins w:id="4811" w:author="Arthur Parmentier" w:date="2020-06-09T23:27:00Z">
        <w:r w:rsidR="003A5127">
          <w:t xml:space="preserve"> these points are also relations of power and hie</w:t>
        </w:r>
      </w:ins>
      <w:ins w:id="4812" w:author="Arthur Parmentier" w:date="2020-06-09T23:28:00Z">
        <w:r w:rsidR="003A5127">
          <w:t>rarchy between the soundpainter and the performers</w:t>
        </w:r>
        <w:r w:rsidR="00472D1B">
          <w:t>. It is important to note that</w:t>
        </w:r>
      </w:ins>
      <w:ins w:id="4813" w:author="Arthur Parmentier" w:date="2020-06-09T23:25:00Z">
        <w:r w:rsidR="003A5127">
          <w:t xml:space="preserve"> configurations also embody power and hierarchical relations, that may appear </w:t>
        </w:r>
      </w:ins>
      <w:ins w:id="4814" w:author="Arthur Parmentier" w:date="2020-06-09T23:26:00Z">
        <w:r w:rsidR="003A5127">
          <w:t xml:space="preserve">also in the form of spatial configurations (the soundpainter sountpainting in front of the orchestra). </w:t>
        </w:r>
      </w:ins>
    </w:p>
    <w:p w:rsidR="00B412DE" w:rsidRDefault="00B412DE">
      <w:pPr>
        <w:pStyle w:val="Paragraphedeliste"/>
        <w:numPr>
          <w:ilvl w:val="0"/>
          <w:numId w:val="11"/>
        </w:numPr>
        <w:rPr>
          <w:ins w:id="4815" w:author="Arthur Parmentier" w:date="2020-06-08T15:57:00Z"/>
        </w:rPr>
      </w:pPr>
      <w:ins w:id="4816" w:author="Arthur Parmentier" w:date="2020-06-08T15:55:00Z">
        <w:r>
          <w:t>SP can be used in</w:t>
        </w:r>
      </w:ins>
      <w:ins w:id="4817" w:author="Arthur Parmentier" w:date="2020-06-08T15:56:00Z">
        <w:r>
          <w:t xml:space="preserve"> configurations where it is not the only nor most important language, hence not having a great influence or an influence at all on the philosophy of the composi</w:t>
        </w:r>
      </w:ins>
      <w:ins w:id="4818" w:author="Arthur Parmentier" w:date="2020-06-08T15:57:00Z">
        <w:r>
          <w:t>tion or artistic production.</w:t>
        </w:r>
      </w:ins>
    </w:p>
    <w:p w:rsidR="009C3CB4" w:rsidRDefault="009C3CB4">
      <w:pPr>
        <w:pStyle w:val="Paragraphedeliste"/>
        <w:numPr>
          <w:ilvl w:val="0"/>
          <w:numId w:val="11"/>
        </w:numPr>
        <w:rPr>
          <w:ins w:id="4819" w:author="Arthur Parmentier" w:date="2020-06-08T15:58:00Z"/>
        </w:rPr>
      </w:pPr>
      <w:ins w:id="4820" w:author="Arthur Parmentier" w:date="2020-06-08T15:57:00Z">
        <w:r>
          <w:t>SP is used outside the artistic field, hence making notions of co</w:t>
        </w:r>
      </w:ins>
      <w:ins w:id="4821" w:author="Arthur Parmentier" w:date="2020-06-08T15:58:00Z">
        <w:r>
          <w:t>mposition, orchestra, composer, discipline, etc. void.</w:t>
        </w:r>
      </w:ins>
    </w:p>
    <w:p w:rsidR="00850432" w:rsidRDefault="00CD69D9">
      <w:pPr>
        <w:rPr>
          <w:ins w:id="4822" w:author="Arthur Parmentier" w:date="2020-06-08T18:17:00Z"/>
        </w:rPr>
      </w:pPr>
      <w:ins w:id="4823" w:author="Arthur Parmentier" w:date="2020-06-08T15:59:00Z">
        <w:r>
          <w:t>At the opposit</w:t>
        </w:r>
      </w:ins>
      <w:ins w:id="4824" w:author="Arthur Parmentier" w:date="2020-06-08T16:00:00Z">
        <w:r>
          <w:t xml:space="preserve">e of these new configurations, we can </w:t>
        </w:r>
        <w:r w:rsidR="003E6512">
          <w:t xml:space="preserve">read the vision of Thompson on SP </w:t>
        </w:r>
      </w:ins>
      <w:ins w:id="4825" w:author="Arthur Parmentier" w:date="2020-06-08T23:59:00Z">
        <w:r w:rsidR="00BE00F1">
          <w:t>in</w:t>
        </w:r>
      </w:ins>
      <w:ins w:id="4826" w:author="Arthur Parmentier" w:date="2020-06-08T18:15:00Z">
        <w:r w:rsidR="00224A9B">
          <w:t xml:space="preserve"> the </w:t>
        </w:r>
      </w:ins>
      <w:ins w:id="4827" w:author="Arthur Parmentier" w:date="2020-06-08T16:01:00Z">
        <w:r w:rsidR="003E6512">
          <w:t xml:space="preserve">compositional rules, configurations and contexts </w:t>
        </w:r>
      </w:ins>
      <w:ins w:id="4828" w:author="Arthur Parmentier" w:date="2020-06-09T00:01:00Z">
        <w:r w:rsidR="00B71D33">
          <w:t xml:space="preserve">that he defines SP with and </w:t>
        </w:r>
      </w:ins>
      <w:ins w:id="4829" w:author="Arthur Parmentier" w:date="2020-06-08T16:01:00Z">
        <w:r w:rsidR="003E6512">
          <w:t xml:space="preserve">in which </w:t>
        </w:r>
      </w:ins>
      <w:ins w:id="4830" w:author="Arthur Parmentier" w:date="2020-06-09T00:01:00Z">
        <w:r w:rsidR="00B71D33">
          <w:t>it</w:t>
        </w:r>
      </w:ins>
      <w:ins w:id="4831" w:author="Arthur Parmentier" w:date="2020-06-08T16:01:00Z">
        <w:r w:rsidR="003E6512">
          <w:t xml:space="preserve"> has </w:t>
        </w:r>
      </w:ins>
      <w:ins w:id="4832" w:author="Arthur Parmentier" w:date="2020-06-09T14:02:00Z">
        <w:r w:rsidR="00793367">
          <w:t>grown</w:t>
        </w:r>
      </w:ins>
      <w:ins w:id="4833" w:author="Arthur Parmentier" w:date="2020-06-09T00:01:00Z">
        <w:r w:rsidR="00B71D33">
          <w:t>.</w:t>
        </w:r>
      </w:ins>
      <w:ins w:id="4834" w:author="Arthur Parmentier" w:date="2020-06-08T16:01:00Z">
        <w:r w:rsidR="003E6512">
          <w:t xml:space="preserve"> </w:t>
        </w:r>
      </w:ins>
      <w:ins w:id="4835" w:author="Arthur Parmentier" w:date="2020-06-09T00:02:00Z">
        <w:r w:rsidR="00B71D33">
          <w:t>However, they</w:t>
        </w:r>
      </w:ins>
      <w:ins w:id="4836" w:author="Arthur Parmentier" w:date="2020-06-08T16:01:00Z">
        <w:r w:rsidR="003E6512">
          <w:t xml:space="preserve"> may now not </w:t>
        </w:r>
      </w:ins>
      <w:ins w:id="4837" w:author="Arthur Parmentier" w:date="2020-06-08T16:02:00Z">
        <w:r w:rsidR="003E6512">
          <w:t xml:space="preserve">be </w:t>
        </w:r>
      </w:ins>
      <w:ins w:id="4838" w:author="Arthur Parmentier" w:date="2020-06-09T00:00:00Z">
        <w:r w:rsidR="00731A7B">
          <w:t>used</w:t>
        </w:r>
      </w:ins>
      <w:ins w:id="4839" w:author="Arthur Parmentier" w:date="2020-06-08T16:02:00Z">
        <w:r w:rsidR="003E6512">
          <w:t xml:space="preserve"> anymore to describe</w:t>
        </w:r>
      </w:ins>
      <w:ins w:id="4840" w:author="Arthur Parmentier" w:date="2020-06-09T00:00:00Z">
        <w:r w:rsidR="00362366">
          <w:t xml:space="preserve"> and define</w:t>
        </w:r>
      </w:ins>
      <w:ins w:id="4841" w:author="Arthur Parmentier" w:date="2020-06-08T16:02:00Z">
        <w:r w:rsidR="003E6512">
          <w:t xml:space="preserve"> all the varieties of contexts, </w:t>
        </w:r>
        <w:r w:rsidR="003E6512">
          <w:lastRenderedPageBreak/>
          <w:t xml:space="preserve">configurations, compositional choices and </w:t>
        </w:r>
      </w:ins>
      <w:ins w:id="4842" w:author="Arthur Parmentier" w:date="2020-06-09T14:01:00Z">
        <w:r w:rsidR="0050707D">
          <w:t>“</w:t>
        </w:r>
      </w:ins>
      <w:ins w:id="4843" w:author="Arthur Parmentier" w:date="2020-06-08T16:02:00Z">
        <w:r w:rsidR="003E6512">
          <w:t>philosophies</w:t>
        </w:r>
      </w:ins>
      <w:ins w:id="4844" w:author="Arthur Parmentier" w:date="2020-06-09T14:01:00Z">
        <w:r w:rsidR="0050707D">
          <w:t>”</w:t>
        </w:r>
      </w:ins>
      <w:ins w:id="4845" w:author="Arthur Parmentier" w:date="2020-06-08T16:02:00Z">
        <w:r w:rsidR="003E6512">
          <w:t xml:space="preserve"> that surrounds </w:t>
        </w:r>
      </w:ins>
      <w:ins w:id="4846" w:author="Arthur Parmentier" w:date="2020-06-09T00:02:00Z">
        <w:r w:rsidR="00E435E0">
          <w:t>its</w:t>
        </w:r>
      </w:ins>
      <w:ins w:id="4847" w:author="Arthur Parmentier" w:date="2020-06-08T16:02:00Z">
        <w:r w:rsidR="003E6512">
          <w:t xml:space="preserve"> use as </w:t>
        </w:r>
      </w:ins>
      <w:ins w:id="4848" w:author="Arthur Parmentier" w:date="2020-06-09T00:02:00Z">
        <w:r w:rsidR="00D92D3E">
          <w:t xml:space="preserve">a mere </w:t>
        </w:r>
      </w:ins>
      <w:ins w:id="4849" w:author="Arthur Parmentier" w:date="2020-06-08T16:02:00Z">
        <w:r w:rsidR="003E6512">
          <w:t>sign language that can be described in linguistic terms</w:t>
        </w:r>
      </w:ins>
      <w:ins w:id="4850" w:author="Arthur Parmentier" w:date="2020-06-08T16:03:00Z">
        <w:r w:rsidR="003E6512">
          <w:t>, hence the common core to all these different uses of the language.</w:t>
        </w:r>
      </w:ins>
    </w:p>
    <w:p w:rsidR="00224A9B" w:rsidRDefault="00E02143">
      <w:pPr>
        <w:pStyle w:val="Titre4"/>
        <w:rPr>
          <w:ins w:id="4851" w:author="Arthur Parmentier" w:date="2020-06-08T18:37:00Z"/>
        </w:rPr>
        <w:pPrChange w:id="4852" w:author="Arthur Parmentier" w:date="2020-06-10T16:26:00Z">
          <w:pPr>
            <w:pStyle w:val="Titre3"/>
          </w:pPr>
        </w:pPrChange>
      </w:pPr>
      <w:ins w:id="4853" w:author="Arthur Parmentier" w:date="2020-06-08T18:18:00Z">
        <w:r>
          <w:t>D</w:t>
        </w:r>
      </w:ins>
      <w:ins w:id="4854" w:author="Arthur Parmentier" w:date="2020-06-08T18:17:00Z">
        <w:r w:rsidR="00224A9B" w:rsidRPr="00DC7F98">
          <w:t xml:space="preserve">efault parameters as </w:t>
        </w:r>
      </w:ins>
      <w:ins w:id="4855" w:author="Arthur Parmentier" w:date="2020-06-08T18:18:00Z">
        <w:r>
          <w:t xml:space="preserve">conventions and </w:t>
        </w:r>
      </w:ins>
      <w:ins w:id="4856" w:author="Arthur Parmentier" w:date="2020-06-08T18:17:00Z">
        <w:r w:rsidR="00224A9B">
          <w:t>configurational</w:t>
        </w:r>
        <w:r w:rsidR="00224A9B" w:rsidRPr="00DC7F98">
          <w:t xml:space="preserve"> elements of SP</w:t>
        </w:r>
      </w:ins>
    </w:p>
    <w:p w:rsidR="002A31F6" w:rsidRPr="002A31F6" w:rsidRDefault="00D25C4A">
      <w:pPr>
        <w:pStyle w:val="Titre5"/>
        <w:rPr>
          <w:ins w:id="4857" w:author="Arthur Parmentier" w:date="2020-06-08T18:17:00Z"/>
          <w:rPrChange w:id="4858" w:author="Arthur Parmentier" w:date="2020-06-08T18:37:00Z">
            <w:rPr>
              <w:ins w:id="4859" w:author="Arthur Parmentier" w:date="2020-06-08T18:17:00Z"/>
            </w:rPr>
          </w:rPrChange>
        </w:rPr>
        <w:pPrChange w:id="4860" w:author="Arthur Parmentier" w:date="2020-06-10T16:26:00Z">
          <w:pPr>
            <w:pStyle w:val="Titre3"/>
          </w:pPr>
        </w:pPrChange>
      </w:pPr>
      <w:ins w:id="4861" w:author="Arthur Parmentier" w:date="2020-06-09T14:04:00Z">
        <w:r>
          <w:t xml:space="preserve">A </w:t>
        </w:r>
      </w:ins>
      <w:ins w:id="4862" w:author="Arthur Parmentier" w:date="2020-06-09T14:05:00Z">
        <w:r>
          <w:t>confusion between default parameters, conventions about the interpretation of s</w:t>
        </w:r>
      </w:ins>
      <w:ins w:id="4863" w:author="Arthur Parmentier" w:date="2020-06-09T14:44:00Z">
        <w:r w:rsidR="007A375A">
          <w:t>entences</w:t>
        </w:r>
      </w:ins>
      <w:ins w:id="4864" w:author="Arthur Parmentier" w:date="2020-06-09T14:05:00Z">
        <w:r>
          <w:t xml:space="preserve"> and grammatical rules in Thompson’s descriptions of SP</w:t>
        </w:r>
      </w:ins>
    </w:p>
    <w:p w:rsidR="00224A9B" w:rsidRPr="00DC7F98" w:rsidRDefault="00224A9B">
      <w:pPr>
        <w:rPr>
          <w:ins w:id="4865" w:author="Arthur Parmentier" w:date="2020-06-08T18:17:00Z"/>
        </w:rPr>
      </w:pPr>
      <w:ins w:id="4866" w:author="Arthur Parmentier" w:date="2020-06-08T18:17:00Z">
        <w:r w:rsidRPr="00DC7F98">
          <w:t xml:space="preserve">In the WB2 of SP, Thompson introduces the complex concept of layer in SP with the following sentence: </w:t>
        </w:r>
      </w:ins>
    </w:p>
    <w:p w:rsidR="00224A9B" w:rsidRPr="007C437A" w:rsidRDefault="00224A9B">
      <w:pPr>
        <w:rPr>
          <w:ins w:id="4867" w:author="Arthur Parmentier" w:date="2020-06-08T18:17:00Z"/>
        </w:rPr>
      </w:pPr>
      <w:ins w:id="4868"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4869" w:author="Arthur Parmentier" w:date="2020-06-08T18:17:00Z"/>
        </w:rPr>
      </w:pPr>
      <w:ins w:id="4870"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871" w:author="Arthur Parmentier" w:date="2020-06-08T18:42:00Z"/>
        </w:rPr>
        <w:pPrChange w:id="4872" w:author="Arthur Parmentier" w:date="2020-06-10T16:26:00Z">
          <w:pPr>
            <w:pStyle w:val="Paragraphedeliste"/>
            <w:numPr>
              <w:numId w:val="11"/>
            </w:numPr>
            <w:ind w:hanging="360"/>
          </w:pPr>
        </w:pPrChange>
      </w:pPr>
      <w:ins w:id="4873" w:author="Arthur Parmentier" w:date="2020-06-08T18:17:00Z">
        <w:r w:rsidRPr="007C437A">
          <w:t>I would like to disc</w:t>
        </w:r>
      </w:ins>
      <w:ins w:id="4874" w:author="Arthur Parmentier" w:date="2020-06-08T18:42:00Z">
        <w:r w:rsidR="00763035">
          <w:t>uss Thompson’s statement</w:t>
        </w:r>
      </w:ins>
      <w:ins w:id="4875" w:author="Arthur Parmentier" w:date="2020-06-08T18:17:00Z">
        <w:r w:rsidRPr="007C437A">
          <w:t>:</w:t>
        </w:r>
      </w:ins>
    </w:p>
    <w:p w:rsidR="00923281" w:rsidRDefault="00923281">
      <w:pPr>
        <w:pStyle w:val="Paragraphedeliste"/>
        <w:numPr>
          <w:ilvl w:val="0"/>
          <w:numId w:val="11"/>
        </w:numPr>
        <w:rPr>
          <w:ins w:id="4876" w:author="Arthur Parmentier" w:date="2020-06-09T14:40:00Z"/>
        </w:rPr>
      </w:pPr>
      <w:ins w:id="4877" w:author="Arthur Parmentier" w:date="2020-06-09T14:40:00Z">
        <w:r>
          <w:t>First</w:t>
        </w:r>
      </w:ins>
      <w:ins w:id="4878" w:author="Arthur Parmentier" w:date="2020-06-09T14:42:00Z">
        <w:r>
          <w:t>, I would like to remark that in his description, the error is a grammatical error (the sentence is wrong</w:t>
        </w:r>
      </w:ins>
      <w:ins w:id="4879" w:author="Arthur Parmentier" w:date="2020-06-09T14:43:00Z">
        <w:r>
          <w:t>), hence the “general rule” is in his words a grammatical rule of SP.</w:t>
        </w:r>
      </w:ins>
    </w:p>
    <w:p w:rsidR="0052121B" w:rsidRDefault="009C730D">
      <w:pPr>
        <w:pStyle w:val="Paragraphedeliste"/>
        <w:numPr>
          <w:ilvl w:val="0"/>
          <w:numId w:val="11"/>
        </w:numPr>
        <w:rPr>
          <w:ins w:id="4880" w:author="Arthur Parmentier" w:date="2020-06-08T18:44:00Z"/>
        </w:rPr>
      </w:pPr>
      <w:ins w:id="4881" w:author="Arthur Parmentier" w:date="2020-06-09T14:43:00Z">
        <w:r>
          <w:t xml:space="preserve">Then, </w:t>
        </w:r>
      </w:ins>
      <w:ins w:id="4882" w:author="Arthur Parmentier" w:date="2020-06-08T18:43:00Z">
        <w:r w:rsidR="0046150A">
          <w:t xml:space="preserve">I would like to </w:t>
        </w:r>
      </w:ins>
      <w:ins w:id="4883" w:author="Arthur Parmentier" w:date="2020-06-09T14:18:00Z">
        <w:r w:rsidR="00E1724C">
          <w:t>point out</w:t>
        </w:r>
      </w:ins>
      <w:ins w:id="4884" w:author="Arthur Parmentier" w:date="2020-06-08T18:43:00Z">
        <w:r w:rsidR="0046150A">
          <w:t xml:space="preserve"> that </w:t>
        </w:r>
      </w:ins>
      <w:ins w:id="4885" w:author="Arthur Parmentier" w:date="2020-06-09T14:20:00Z">
        <w:r w:rsidR="00E1724C">
          <w:t xml:space="preserve">part of Thompson’s statement is inconsistent with </w:t>
        </w:r>
      </w:ins>
      <w:ins w:id="4886" w:author="Arthur Parmentier" w:date="2020-06-09T14:22:00Z">
        <w:r w:rsidR="00E1724C">
          <w:t xml:space="preserve">very common </w:t>
        </w:r>
      </w:ins>
      <w:ins w:id="4887" w:author="Arthur Parmentier" w:date="2020-06-09T14:23:00Z">
        <w:r w:rsidR="00F93BBF">
          <w:t xml:space="preserve">similar </w:t>
        </w:r>
      </w:ins>
      <w:ins w:id="4888" w:author="Arthur Parmentier" w:date="2020-06-09T14:22:00Z">
        <w:r w:rsidR="00E1724C">
          <w:t xml:space="preserve">situations in SP </w:t>
        </w:r>
      </w:ins>
      <w:ins w:id="4889" w:author="Arthur Parmentier" w:date="2020-06-09T14:23:00Z">
        <w:r w:rsidR="00E1724C">
          <w:t xml:space="preserve">that are not </w:t>
        </w:r>
      </w:ins>
      <w:ins w:id="4890" w:author="Arthur Parmentier" w:date="2020-06-09T14:46:00Z">
        <w:r w:rsidR="00BA4A28">
          <w:t xml:space="preserve">considered </w:t>
        </w:r>
      </w:ins>
      <w:ins w:id="4891" w:author="Arthur Parmentier" w:date="2020-06-09T14:23:00Z">
        <w:r w:rsidR="00E1724C">
          <w:t>as errors.</w:t>
        </w:r>
      </w:ins>
      <w:ins w:id="4892" w:author="Arthur Parmentier" w:date="2020-06-08T18:44:00Z">
        <w:r w:rsidR="0052121B">
          <w:br/>
        </w:r>
        <w:r w:rsidR="0052121B" w:rsidRPr="007C437A">
          <w:t xml:space="preserve">In his statement, Thompson </w:t>
        </w:r>
      </w:ins>
      <w:ins w:id="4893" w:author="Arthur Parmentier" w:date="2020-06-09T14:23:00Z">
        <w:r w:rsidR="00FB06DB">
          <w:t>describ</w:t>
        </w:r>
        <w:r w:rsidR="0058409F">
          <w:t>es</w:t>
        </w:r>
      </w:ins>
      <w:ins w:id="4894" w:author="Arthur Parmentier" w:date="2020-06-08T18:44:00Z">
        <w:r w:rsidR="0052121B" w:rsidRPr="007C437A">
          <w:t xml:space="preserve"> the ambiguity </w:t>
        </w:r>
      </w:ins>
      <w:ins w:id="4895" w:author="Arthur Parmentier" w:date="2020-06-09T14:46:00Z">
        <w:r w:rsidR="00FA2ADF">
          <w:t xml:space="preserve">on the side of the performer </w:t>
        </w:r>
      </w:ins>
      <w:ins w:id="4896" w:author="Arthur Parmentier" w:date="2020-06-08T18:44:00Z">
        <w:r w:rsidR="0052121B" w:rsidRPr="007C437A">
          <w:t>of being request</w:t>
        </w:r>
      </w:ins>
      <w:ins w:id="4897" w:author="Arthur Parmentier" w:date="2020-06-09T14:24:00Z">
        <w:r w:rsidR="000C7823">
          <w:t>ed</w:t>
        </w:r>
      </w:ins>
      <w:ins w:id="4898" w:author="Arthur Parmentier" w:date="2020-06-08T18:44:00Z">
        <w:r w:rsidR="0052121B" w:rsidRPr="007C437A">
          <w:t xml:space="preserve"> a new content, for instance with Content gestures without first indicating what to do with the material being performed. </w:t>
        </w:r>
      </w:ins>
      <w:ins w:id="4899" w:author="Arthur Parmentier" w:date="2020-06-08T18:45:00Z">
        <w:r w:rsidR="0052121B">
          <w:br/>
        </w:r>
      </w:ins>
      <w:ins w:id="4900" w:author="Arthur Parmentier" w:date="2020-06-08T18:44:00Z">
        <w:r w:rsidR="0052121B" w:rsidRPr="007C437A">
          <w:t>However, in practice, this situation is observed</w:t>
        </w:r>
      </w:ins>
      <w:ins w:id="4901" w:author="Arthur Parmentier" w:date="2020-06-09T14:46:00Z">
        <w:r w:rsidR="00D45F62">
          <w:t xml:space="preserve"> very commonly and even</w:t>
        </w:r>
      </w:ins>
      <w:ins w:id="4902" w:author="Arthur Parmentier" w:date="2020-06-08T18:44:00Z">
        <w:r w:rsidR="0052121B" w:rsidRPr="007C437A">
          <w:t xml:space="preserve"> in the compositions</w:t>
        </w:r>
      </w:ins>
      <w:ins w:id="4903" w:author="Arthur Parmentier" w:date="2020-06-09T14:24:00Z">
        <w:r w:rsidR="004B4449">
          <w:t xml:space="preserve"> and teachings</w:t>
        </w:r>
      </w:ins>
      <w:ins w:id="4904"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905" w:author="Arthur Parmentier" w:date="2020-06-08T18:45:00Z">
        <w:r w:rsidR="0052121B">
          <w:t>In fact</w:t>
        </w:r>
      </w:ins>
      <w:ins w:id="4906" w:author="Arthur Parmentier" w:date="2020-06-08T18:44:00Z">
        <w:r w:rsidR="0052121B" w:rsidRPr="007C437A">
          <w:t>, we learn by convention in SP that the long tone must be stopped</w:t>
        </w:r>
      </w:ins>
      <w:ins w:id="4907" w:author="Arthur Parmentier" w:date="2020-06-09T14:47:00Z">
        <w:r w:rsidR="00B62A72">
          <w:t xml:space="preserve"> by the performers</w:t>
        </w:r>
      </w:ins>
      <w:ins w:id="4908" w:author="Arthur Parmentier" w:date="2020-06-08T18:44:00Z">
        <w:r w:rsidR="0052121B" w:rsidRPr="007C437A">
          <w:t xml:space="preserve"> at the moment that the minimalism is requested by the soundpainter</w:t>
        </w:r>
      </w:ins>
      <w:ins w:id="4909" w:author="Arthur Parmentier" w:date="2020-06-09T14:48:00Z">
        <w:r w:rsidR="00172A35">
          <w:t xml:space="preserve">; I have never seen a soundpainter signing “[step out the </w:t>
        </w:r>
      </w:ins>
      <w:ins w:id="4910" w:author="Arthur Parmentier" w:date="2020-06-09T14:49:00Z">
        <w:r w:rsidR="00172A35">
          <w:t xml:space="preserve">box] </w:t>
        </w:r>
      </w:ins>
      <w:ins w:id="4911" w:author="Arthur Parmentier" w:date="2020-06-09T14:48:00Z">
        <w:r w:rsidR="00172A35">
          <w:t>whole group, off, minimalism, play [step in the box]”</w:t>
        </w:r>
      </w:ins>
      <w:ins w:id="4912" w:author="Arthur Parmentier" w:date="2020-06-09T14:49:00Z">
        <w:r w:rsidR="00172A35">
          <w:t xml:space="preserve"> to tell the performers to stop prior content before performing the minimalism.</w:t>
        </w:r>
      </w:ins>
      <w:ins w:id="4913" w:author="Arthur Parmentier" w:date="2020-06-08T18:44:00Z">
        <w:r w:rsidR="0052121B" w:rsidRPr="007C437A">
          <w:t xml:space="preserve"> </w:t>
        </w:r>
      </w:ins>
      <w:ins w:id="4914" w:author="Arthur Parmentier" w:date="2020-06-09T14:49:00Z">
        <w:r w:rsidR="00915A1A">
          <w:br/>
        </w:r>
      </w:ins>
      <w:ins w:id="4915" w:author="Arthur Parmentier" w:date="2020-06-08T18:44:00Z">
        <w:r w:rsidR="0052121B" w:rsidRPr="007C437A">
          <w:t xml:space="preserve">The fact that </w:t>
        </w:r>
      </w:ins>
      <w:ins w:id="4916" w:author="Arthur Parmentier" w:date="2020-06-08T18:46:00Z">
        <w:r w:rsidR="00F332F2">
          <w:t xml:space="preserve">a prior content </w:t>
        </w:r>
      </w:ins>
      <w:ins w:id="4917" w:author="Arthur Parmentier" w:date="2020-06-08T18:44:00Z">
        <w:r w:rsidR="0052121B" w:rsidRPr="007C437A">
          <w:t xml:space="preserve">must be stopped </w:t>
        </w:r>
      </w:ins>
      <w:ins w:id="4918" w:author="Arthur Parmentier" w:date="2020-06-08T18:46:00Z">
        <w:r w:rsidR="00F332F2">
          <w:t xml:space="preserve">when a new one is requested </w:t>
        </w:r>
      </w:ins>
      <w:ins w:id="4919" w:author="Arthur Parmentier" w:date="2020-06-08T18:44:00Z">
        <w:r w:rsidR="0052121B" w:rsidRPr="007C437A">
          <w:t xml:space="preserve">is a convention that has been formalized in SP as “default parameters”. If one decides to ask the performers to behave differently, the new parameters </w:t>
        </w:r>
      </w:ins>
      <w:ins w:id="4920" w:author="Arthur Parmentier" w:date="2020-06-09T14:25:00Z">
        <w:r w:rsidR="00640E93">
          <w:t>can</w:t>
        </w:r>
      </w:ins>
      <w:ins w:id="4921"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34"/>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926" w:author="Arthur Parmentier" w:date="2020-06-08T18:17:00Z"/>
        </w:rPr>
      </w:pPr>
      <w:ins w:id="4927" w:author="Arthur Parmentier" w:date="2020-06-09T14:43:00Z">
        <w:r>
          <w:t>At this point, o</w:t>
        </w:r>
      </w:ins>
      <w:ins w:id="4928" w:author="Arthur Parmentier" w:date="2020-06-08T18:47:00Z">
        <w:r w:rsidR="00F332F2">
          <w:t xml:space="preserve">ne could still argue that </w:t>
        </w:r>
      </w:ins>
      <w:ins w:id="4929" w:author="Arthur Parmentier" w:date="2020-06-08T18:48:00Z">
        <w:r w:rsidR="00F332F2">
          <w:t xml:space="preserve">even though </w:t>
        </w:r>
      </w:ins>
      <w:ins w:id="4930" w:author="Arthur Parmentier" w:date="2020-06-08T18:47:00Z">
        <w:r w:rsidR="00F332F2">
          <w:t>the error is conventional</w:t>
        </w:r>
      </w:ins>
      <w:ins w:id="4931" w:author="Arthur Parmentier" w:date="2020-06-08T18:48:00Z">
        <w:r w:rsidR="00F332F2">
          <w:t xml:space="preserve"> and not </w:t>
        </w:r>
      </w:ins>
      <w:ins w:id="4932" w:author="Arthur Parmentier" w:date="2020-06-09T14:43:00Z">
        <w:r>
          <w:t>grammatical</w:t>
        </w:r>
      </w:ins>
      <w:ins w:id="4933" w:author="Arthur Parmentier" w:date="2020-06-08T18:48:00Z">
        <w:r w:rsidR="00F332F2">
          <w:t>, it is</w:t>
        </w:r>
      </w:ins>
      <w:ins w:id="4934" w:author="Arthur Parmentier" w:date="2020-06-08T18:47:00Z">
        <w:r w:rsidR="00F332F2">
          <w:t xml:space="preserve"> still</w:t>
        </w:r>
      </w:ins>
      <w:ins w:id="4935" w:author="Arthur Parmentier" w:date="2020-06-08T18:48:00Z">
        <w:r w:rsidR="00F332F2">
          <w:t xml:space="preserve"> a rule of SP.</w:t>
        </w:r>
      </w:ins>
      <w:ins w:id="4936" w:author="Arthur Parmentier" w:date="2020-06-08T18:43:00Z">
        <w:r w:rsidR="0046150A">
          <w:br/>
        </w:r>
      </w:ins>
      <w:ins w:id="4937"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938" w:author="Arthur Parmentier" w:date="2020-06-08T18:49:00Z">
        <w:r w:rsidR="00164176">
          <w:t xml:space="preserve">. </w:t>
        </w:r>
      </w:ins>
      <w:ins w:id="4939" w:author="Arthur Parmentier" w:date="2020-06-08T18:50:00Z">
        <w:r w:rsidR="00164176">
          <w:t>At the exception of grammatical errors</w:t>
        </w:r>
      </w:ins>
      <w:ins w:id="4940" w:author="Arthur Parmentier" w:date="2020-06-09T14:50:00Z">
        <w:r w:rsidR="00CC52F4">
          <w:t xml:space="preserve"> (which in this case it is not)</w:t>
        </w:r>
      </w:ins>
      <w:ins w:id="4941" w:author="Arthur Parmentier" w:date="2020-06-08T18:50:00Z">
        <w:r w:rsidR="00164176">
          <w:t xml:space="preserve">, </w:t>
        </w:r>
      </w:ins>
      <w:ins w:id="4942" w:author="Arthur Parmentier" w:date="2020-06-08T18:49:00Z">
        <w:r w:rsidR="00164176">
          <w:t>I</w:t>
        </w:r>
      </w:ins>
      <w:ins w:id="4943" w:author="Arthur Parmentier" w:date="2020-06-08T18:17:00Z">
        <w:r w:rsidR="00224A9B" w:rsidRPr="007C437A">
          <w:t xml:space="preserve"> </w:t>
        </w:r>
      </w:ins>
      <w:ins w:id="4944" w:author="Arthur Parmentier" w:date="2020-06-08T18:50:00Z">
        <w:r w:rsidR="00164176">
          <w:t xml:space="preserve">then </w:t>
        </w:r>
      </w:ins>
      <w:ins w:id="4945" w:author="Arthur Parmentier" w:date="2020-06-08T18:17:00Z">
        <w:r w:rsidR="00224A9B" w:rsidRPr="007C437A">
          <w:t>wonder why would mistakes exist on the side of the soundpainter</w:t>
        </w:r>
      </w:ins>
      <w:ins w:id="4946" w:author="Arthur Parmentier" w:date="2020-06-08T18:49:00Z">
        <w:r w:rsidR="00164176">
          <w:t xml:space="preserve">. </w:t>
        </w:r>
      </w:ins>
      <w:ins w:id="4947" w:author="Arthur Parmentier" w:date="2020-06-08T18:50:00Z">
        <w:r w:rsidR="00164176">
          <w:t xml:space="preserve">Indeed, </w:t>
        </w:r>
      </w:ins>
      <w:ins w:id="4948"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949" w:author="Arthur Parmentier" w:date="2020-06-09T14:50:00Z">
        <w:r w:rsidR="0056155E">
          <w:t xml:space="preserve"> in general,</w:t>
        </w:r>
      </w:ins>
      <w:ins w:id="4950"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951" w:author="Arthur Parmentier" w:date="2020-06-09T14:50:00Z">
        <w:r w:rsidR="00102D2B">
          <w:t>they</w:t>
        </w:r>
      </w:ins>
      <w:ins w:id="4952" w:author="Arthur Parmentier" w:date="2020-06-08T18:17:00Z">
        <w:r w:rsidR="00224A9B" w:rsidRPr="007C437A">
          <w:t xml:space="preserve"> are most of the time the result of unconscious analogies</w:t>
        </w:r>
      </w:ins>
      <w:ins w:id="4953" w:author="Arthur Parmentier" w:date="2020-06-10T19:50:00Z">
        <w:r w:rsidR="00BB4EE1">
          <w:t xml:space="preserve"> </w:t>
        </w:r>
      </w:ins>
      <w:customXmlInsRangeStart w:id="4954" w:author="Arthur Parmentier" w:date="2020-06-10T19:51:00Z"/>
      <w:sdt>
        <w:sdtPr>
          <w:id w:val="-1963263489"/>
          <w:citation/>
        </w:sdtPr>
        <w:sdtContent>
          <w:customXmlInsRangeEnd w:id="4954"/>
          <w:ins w:id="4955" w:author="Arthur Parmentier" w:date="2020-06-10T19:51:00Z">
            <w:r w:rsidR="00BB4EE1">
              <w:fldChar w:fldCharType="begin"/>
            </w:r>
            <w:r w:rsidR="00BB4EE1" w:rsidRPr="00BB4EE1">
              <w:rPr>
                <w:rPrChange w:id="4956" w:author="Arthur Parmentier" w:date="2020-06-10T19:51:00Z">
                  <w:rPr>
                    <w:lang w:val="fr-FR"/>
                  </w:rPr>
                </w:rPrChange>
              </w:rPr>
              <w:instrText xml:space="preserve"> CITATION Dou09 \l 1036 </w:instrText>
            </w:r>
          </w:ins>
          <w:r w:rsidR="00BB4EE1">
            <w:fldChar w:fldCharType="separate"/>
          </w:r>
          <w:r w:rsidR="00304C55">
            <w:rPr>
              <w:noProof/>
            </w:rPr>
            <w:t>(Hofstadter, 2009)</w:t>
          </w:r>
          <w:ins w:id="4957" w:author="Arthur Parmentier" w:date="2020-06-10T19:51:00Z">
            <w:r w:rsidR="00BB4EE1">
              <w:fldChar w:fldCharType="end"/>
            </w:r>
          </w:ins>
          <w:customXmlInsRangeStart w:id="4958" w:author="Arthur Parmentier" w:date="2020-06-10T19:51:00Z"/>
        </w:sdtContent>
      </w:sdt>
      <w:customXmlInsRangeEnd w:id="4958"/>
      <w:ins w:id="4959" w:author="Arthur Parmentier" w:date="2020-06-10T19:50:00Z">
        <w:r w:rsidR="00BB4EE1" w:rsidRPr="007C437A">
          <w:t xml:space="preserve"> </w:t>
        </w:r>
      </w:ins>
      <w:ins w:id="4960" w:author="Arthur Parmentier" w:date="2020-06-08T18:17:00Z">
        <w:r w:rsidR="00224A9B" w:rsidRPr="007C437A">
          <w:t xml:space="preserve">(and </w:t>
        </w:r>
      </w:ins>
      <w:ins w:id="4961" w:author="Arthur Parmentier" w:date="2020-06-10T19:50:00Z">
        <w:r w:rsidR="00BB4EE1">
          <w:t xml:space="preserve">possibly </w:t>
        </w:r>
      </w:ins>
      <w:ins w:id="4962" w:author="Arthur Parmentier" w:date="2020-06-08T18:17:00Z">
        <w:r w:rsidR="00224A9B" w:rsidRPr="007C437A">
          <w:t>other mechanisms) that reveal the role</w:t>
        </w:r>
      </w:ins>
      <w:ins w:id="4963" w:author="Arthur Parmentier" w:date="2020-06-09T14:51:00Z">
        <w:r w:rsidR="006B4535">
          <w:t xml:space="preserve"> of hidden structures</w:t>
        </w:r>
      </w:ins>
      <w:ins w:id="4964" w:author="Arthur Parmentier" w:date="2020-06-08T18:17:00Z">
        <w:r w:rsidR="00224A9B" w:rsidRPr="007C437A">
          <w:t xml:space="preserve"> in the</w:t>
        </w:r>
      </w:ins>
      <w:ins w:id="4965" w:author="Arthur Parmentier" w:date="2020-06-09T14:51:00Z">
        <w:r w:rsidR="00F20247">
          <w:t xml:space="preserve"> understanding and</w:t>
        </w:r>
      </w:ins>
      <w:ins w:id="4966"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4967" w:author="Arthur Parmentier" w:date="2020-06-08T19:00:00Z"/>
        </w:rPr>
        <w:pPrChange w:id="4968" w:author="Arthur Parmentier" w:date="2020-06-10T16:26:00Z">
          <w:pPr>
            <w:pStyle w:val="Paragraphedeliste"/>
            <w:numPr>
              <w:numId w:val="11"/>
            </w:numPr>
            <w:ind w:left="360" w:hanging="360"/>
          </w:pPr>
        </w:pPrChange>
      </w:pPr>
      <w:ins w:id="4969"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970" w:author="Arthur Parmentier" w:date="2020-06-09T14:52:00Z">
        <w:r w:rsidR="003906EB">
          <w:t>configurations</w:t>
        </w:r>
      </w:ins>
      <w:ins w:id="4971"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972" w:author="Arthur Parmentier" w:date="2020-06-08T18:53:00Z">
        <w:r w:rsidR="00267F35">
          <w:t>does</w:t>
        </w:r>
      </w:ins>
      <w:ins w:id="4973" w:author="Arthur Parmentier" w:date="2020-06-08T18:17:00Z">
        <w:r w:rsidRPr="007C437A">
          <w:t xml:space="preserve"> expect from the performers</w:t>
        </w:r>
      </w:ins>
      <w:ins w:id="4974" w:author="Arthur Parmentier" w:date="2020-06-08T18:52:00Z">
        <w:r w:rsidR="006A2FCD">
          <w:t xml:space="preserve"> hims</w:t>
        </w:r>
      </w:ins>
      <w:ins w:id="4975" w:author="Arthur Parmentier" w:date="2020-06-08T18:53:00Z">
        <w:r w:rsidR="006A2FCD">
          <w:t>elf</w:t>
        </w:r>
      </w:ins>
      <w:ins w:id="4976" w:author="Arthur Parmentier" w:date="2020-06-08T18:17:00Z">
        <w:r w:rsidRPr="007C437A">
          <w:t xml:space="preserve">. What he calls a “general rule” </w:t>
        </w:r>
      </w:ins>
      <w:ins w:id="4977" w:author="Arthur Parmentier" w:date="2020-06-08T18:53:00Z">
        <w:r w:rsidR="006C4D16">
          <w:t>in his statement is to my point of view</w:t>
        </w:r>
      </w:ins>
      <w:ins w:id="4978" w:author="Arthur Parmentier" w:date="2020-06-08T18:17:00Z">
        <w:r w:rsidRPr="007C437A">
          <w:t xml:space="preserve"> his own convention. </w:t>
        </w:r>
      </w:ins>
      <w:ins w:id="4979" w:author="Arthur Parmentier" w:date="2020-06-08T18:54:00Z">
        <w:r w:rsidR="006C4D16">
          <w:br/>
        </w:r>
      </w:ins>
      <w:ins w:id="4980" w:author="Arthur Parmentier" w:date="2020-06-08T18:17:00Z">
        <w:r w:rsidRPr="007C437A">
          <w:t xml:space="preserve">Indeed, a different composer could as well </w:t>
        </w:r>
      </w:ins>
      <w:ins w:id="4981" w:author="Arthur Parmentier" w:date="2020-06-08T18:54:00Z">
        <w:r w:rsidR="006C4D16">
          <w:t>propose by convention that</w:t>
        </w:r>
      </w:ins>
      <w:ins w:id="4982" w:author="Arthur Parmentier" w:date="2020-06-08T18:17:00Z">
        <w:r w:rsidRPr="007C437A">
          <w:t xml:space="preserve"> scan, point to point and all content gestures are meant as </w:t>
        </w:r>
      </w:ins>
      <w:ins w:id="4983" w:author="Arthur Parmentier" w:date="2020-06-08T18:54:00Z">
        <w:r w:rsidR="009D3389">
          <w:t xml:space="preserve">additional </w:t>
        </w:r>
      </w:ins>
      <w:ins w:id="4984" w:author="Arthur Parmentier" w:date="2020-06-08T18:17:00Z">
        <w:r w:rsidRPr="007C437A">
          <w:t>layers</w:t>
        </w:r>
      </w:ins>
      <w:ins w:id="4985" w:author="Arthur Parmentier" w:date="2020-06-08T18:54:00Z">
        <w:r w:rsidR="006626B3">
          <w:t xml:space="preserve"> on</w:t>
        </w:r>
      </w:ins>
      <w:ins w:id="4986" w:author="Arthur Parmentier" w:date="2020-06-08T18:17:00Z">
        <w:r w:rsidRPr="007C437A">
          <w:t xml:space="preserve"> the ongoing material. </w:t>
        </w:r>
      </w:ins>
      <w:ins w:id="4987" w:author="Arthur Parmentier" w:date="2020-06-08T18:55:00Z">
        <w:r w:rsidR="006626B3">
          <w:t>S</w:t>
        </w:r>
      </w:ins>
      <w:ins w:id="4988" w:author="Arthur Parmentier" w:date="2020-06-08T18:17:00Z">
        <w:r w:rsidRPr="007C437A">
          <w:t xml:space="preserve">uch conventions </w:t>
        </w:r>
      </w:ins>
      <w:ins w:id="4989" w:author="Arthur Parmentier" w:date="2020-06-08T18:55:00Z">
        <w:r w:rsidR="006626B3">
          <w:t>are what allow performers to</w:t>
        </w:r>
      </w:ins>
      <w:ins w:id="4990" w:author="Arthur Parmentier" w:date="2020-06-08T18:17:00Z">
        <w:r w:rsidRPr="007C437A">
          <w:t xml:space="preserve"> interpret ambiguous requests</w:t>
        </w:r>
      </w:ins>
      <w:ins w:id="4991" w:author="Arthur Parmentier" w:date="2020-06-08T18:56:00Z">
        <w:r w:rsidR="006626B3">
          <w:t xml:space="preserve"> in other situations</w:t>
        </w:r>
      </w:ins>
      <w:ins w:id="4992" w:author="Arthur Parmentier" w:date="2020-06-08T18:55:00Z">
        <w:r w:rsidR="006626B3">
          <w:t xml:space="preserve"> (</w:t>
        </w:r>
      </w:ins>
      <w:ins w:id="4993" w:author="Arthur Parmentier" w:date="2020-06-08T18:56:00Z">
        <w:r w:rsidR="006626B3">
          <w:t>cf. the example in the first point)</w:t>
        </w:r>
      </w:ins>
      <w:ins w:id="4994" w:author="Arthur Parmentier" w:date="2020-06-08T18:17:00Z">
        <w:r w:rsidRPr="007C437A">
          <w:t>; but it may be the case that Thompson or other soundpainters disagree on th</w:t>
        </w:r>
      </w:ins>
      <w:ins w:id="4995" w:author="Arthur Parmentier" w:date="2020-06-08T18:57:00Z">
        <w:r w:rsidR="006626B3">
          <w:t>e conventions to use when the soundpainter indicates new modes.</w:t>
        </w:r>
        <w:r w:rsidR="006626B3">
          <w:br/>
        </w:r>
      </w:ins>
      <w:ins w:id="4996" w:author="Arthur Parmentier" w:date="2020-06-08T18:59:00Z">
        <w:r w:rsidR="006626B3">
          <w:t>As a composer</w:t>
        </w:r>
      </w:ins>
      <w:ins w:id="4997" w:author="Arthur Parmentier" w:date="2020-06-08T18:17:00Z">
        <w:r w:rsidRPr="007C437A">
          <w:t xml:space="preserve"> Thompson developed and formalize</w:t>
        </w:r>
      </w:ins>
      <w:ins w:id="4998" w:author="Arthur Parmentier" w:date="2020-06-08T18:58:00Z">
        <w:r w:rsidR="006626B3">
          <w:t>d</w:t>
        </w:r>
      </w:ins>
      <w:ins w:id="4999"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5000" w:author="Arthur Parmentier" w:date="2020-06-08T18:59:00Z">
        <w:r w:rsidR="006626B3">
          <w:t xml:space="preserve"> that he diffuses as a main figure and teacher of SP.</w:t>
        </w:r>
      </w:ins>
    </w:p>
    <w:p w:rsidR="00224A9B" w:rsidRDefault="00224A9B">
      <w:pPr>
        <w:rPr>
          <w:ins w:id="5001" w:author="Arthur Parmentier" w:date="2020-06-08T19:02:00Z"/>
        </w:rPr>
      </w:pPr>
      <w:ins w:id="5002" w:author="Arthur Parmentier" w:date="2020-06-08T18:17:00Z">
        <w:r w:rsidRPr="007C437A">
          <w:t xml:space="preserve">This example </w:t>
        </w:r>
      </w:ins>
      <w:ins w:id="5003" w:author="Arthur Parmentier" w:date="2020-06-09T15:56:00Z">
        <w:r w:rsidR="0015509F">
          <w:t xml:space="preserve">also </w:t>
        </w:r>
      </w:ins>
      <w:ins w:id="5004" w:author="Arthur Parmentier" w:date="2020-06-08T18:17:00Z">
        <w:r w:rsidRPr="007C437A">
          <w:t xml:space="preserve">points out </w:t>
        </w:r>
      </w:ins>
      <w:ins w:id="5005" w:author="Arthur Parmentier" w:date="2020-06-09T15:56:00Z">
        <w:r w:rsidR="0015509F">
          <w:t xml:space="preserve">the </w:t>
        </w:r>
      </w:ins>
      <w:ins w:id="5006" w:author="Arthur Parmentier" w:date="2020-06-08T18:17:00Z">
        <w:r w:rsidRPr="007C437A">
          <w:t xml:space="preserve">important role </w:t>
        </w:r>
      </w:ins>
      <w:ins w:id="5007" w:author="Arthur Parmentier" w:date="2020-06-09T15:56:00Z">
        <w:r w:rsidR="0015509F">
          <w:t>of</w:t>
        </w:r>
      </w:ins>
      <w:ins w:id="5008" w:author="Arthur Parmentier" w:date="2020-06-08T18:17:00Z">
        <w:r w:rsidRPr="007C437A">
          <w:t xml:space="preserve"> conventions and other sets of rules that are not explained from within the grammar of SP but </w:t>
        </w:r>
      </w:ins>
      <w:ins w:id="5009" w:author="Arthur Parmentier" w:date="2020-06-09T15:58:00Z">
        <w:r w:rsidR="0015509F">
          <w:t>are determined by</w:t>
        </w:r>
      </w:ins>
      <w:ins w:id="5010" w:author="Arthur Parmentier" w:date="2020-06-08T19:00:00Z">
        <w:r w:rsidR="006626B3">
          <w:t xml:space="preserve"> the configuration of the group</w:t>
        </w:r>
      </w:ins>
      <w:ins w:id="5011" w:author="Arthur Parmentier" w:date="2020-06-09T15:57:00Z">
        <w:r w:rsidR="0015509F">
          <w:t xml:space="preserve">, for instance by </w:t>
        </w:r>
      </w:ins>
      <w:ins w:id="5012" w:author="Arthur Parmentier" w:date="2020-06-09T15:58:00Z">
        <w:r w:rsidR="0015509F">
          <w:t>a</w:t>
        </w:r>
      </w:ins>
      <w:ins w:id="5013" w:author="Arthur Parmentier" w:date="2020-06-09T15:57:00Z">
        <w:r w:rsidR="0015509F">
          <w:t xml:space="preserve"> </w:t>
        </w:r>
      </w:ins>
      <w:ins w:id="5014" w:author="Arthur Parmentier" w:date="2020-06-09T15:58:00Z">
        <w:r w:rsidR="0015509F">
          <w:t>composer.</w:t>
        </w:r>
      </w:ins>
    </w:p>
    <w:p w:rsidR="00475506" w:rsidRDefault="00475506">
      <w:pPr>
        <w:pStyle w:val="Titre5"/>
        <w:rPr>
          <w:ins w:id="5015" w:author="Arthur Parmentier" w:date="2020-06-08T19:01:00Z"/>
        </w:rPr>
        <w:pPrChange w:id="5016" w:author="Arthur Parmentier" w:date="2020-06-10T16:26:00Z">
          <w:pPr/>
        </w:pPrChange>
      </w:pPr>
      <w:ins w:id="5017" w:author="Arthur Parmentier" w:date="2020-06-08T19:03:00Z">
        <w:r>
          <w:lastRenderedPageBreak/>
          <w:t>A remark on the diffusion of conventions in SP</w:t>
        </w:r>
      </w:ins>
    </w:p>
    <w:p w:rsidR="00E02592" w:rsidRDefault="00BE5C4A">
      <w:pPr>
        <w:rPr>
          <w:ins w:id="5018" w:author="Arthur Parmentier" w:date="2020-06-08T19:03:00Z"/>
        </w:rPr>
      </w:pPr>
      <w:ins w:id="5019" w:author="Arthur Parmentier" w:date="2020-06-08T19:19:00Z">
        <w:r>
          <w:t>The pr</w:t>
        </w:r>
      </w:ins>
      <w:ins w:id="5020" w:author="Arthur Parmentier" w:date="2020-06-08T19:20:00Z">
        <w:r>
          <w:t xml:space="preserve">evious example </w:t>
        </w:r>
      </w:ins>
      <w:ins w:id="5021" w:author="Arthur Parmentier" w:date="2020-06-08T19:01:00Z">
        <w:r w:rsidR="00E02592">
          <w:t xml:space="preserve">underlines the </w:t>
        </w:r>
      </w:ins>
      <w:ins w:id="5022" w:author="Arthur Parmentier" w:date="2020-06-09T15:59:00Z">
        <w:r w:rsidR="00413D55">
          <w:t xml:space="preserve">conjunction of two </w:t>
        </w:r>
      </w:ins>
      <w:ins w:id="5023" w:author="Arthur Parmentier" w:date="2020-06-08T19:01:00Z">
        <w:r w:rsidR="00E02592">
          <w:t>role</w:t>
        </w:r>
      </w:ins>
      <w:ins w:id="5024" w:author="Arthur Parmentier" w:date="2020-06-09T15:59:00Z">
        <w:r w:rsidR="00413D55">
          <w:t>s</w:t>
        </w:r>
      </w:ins>
      <w:ins w:id="5025" w:author="Arthur Parmentier" w:date="2020-06-08T19:01:00Z">
        <w:r w:rsidR="00E02592">
          <w:t xml:space="preserve"> of Thompson</w:t>
        </w:r>
      </w:ins>
      <w:ins w:id="5026" w:author="Arthur Parmentier" w:date="2020-06-09T15:59:00Z">
        <w:r w:rsidR="00413D55">
          <w:t>, first as a composer and second as</w:t>
        </w:r>
      </w:ins>
      <w:ins w:id="5027" w:author="Arthur Parmentier" w:date="2020-06-08T19:01:00Z">
        <w:r w:rsidR="00E02592">
          <w:t xml:space="preserve"> the main diffusor and authority of SP, who defined SP rules not only in terms of grammar and semantics but also in term</w:t>
        </w:r>
      </w:ins>
      <w:ins w:id="5028" w:author="Arthur Parmentier" w:date="2020-06-08T19:02:00Z">
        <w:r w:rsidR="00E02592">
          <w:t>s of conventions such as default parameters and configuration choices.</w:t>
        </w:r>
      </w:ins>
    </w:p>
    <w:p w:rsidR="00694125" w:rsidRDefault="007F1431">
      <w:pPr>
        <w:rPr>
          <w:ins w:id="5029" w:author="Arthur Parmentier" w:date="2020-06-08T19:22:00Z"/>
        </w:rPr>
      </w:pPr>
      <w:ins w:id="5030" w:author="Arthur Parmentier" w:date="2020-06-08T19:20:00Z">
        <w:r>
          <w:t xml:space="preserve">In the previous parts, </w:t>
        </w:r>
      </w:ins>
      <w:ins w:id="5031"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5032" w:author="Arthur Parmentier" w:date="2020-06-08T19:21:00Z">
        <w:r>
          <w:t>T</w:t>
        </w:r>
      </w:ins>
      <w:ins w:id="5033"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5034" w:author="Arthur Parmentier" w:date="2020-06-08T19:21:00Z">
        <w:r>
          <w:t xml:space="preserve">in Thompson’s descriptions </w:t>
        </w:r>
      </w:ins>
      <w:ins w:id="5035" w:author="Arthur Parmentier" w:date="2020-06-08T19:03:00Z">
        <w:r w:rsidR="009C2211" w:rsidRPr="007C437A">
          <w:t xml:space="preserve">between the </w:t>
        </w:r>
      </w:ins>
      <w:ins w:id="5036" w:author="Arthur Parmentier" w:date="2020-06-09T16:01:00Z">
        <w:r w:rsidR="00AC5A44">
          <w:t xml:space="preserve">compositional </w:t>
        </w:r>
      </w:ins>
      <w:ins w:id="5037" w:author="Arthur Parmentier" w:date="2020-06-09T16:02:00Z">
        <w:r w:rsidR="00AC5A44">
          <w:t>conventions in</w:t>
        </w:r>
      </w:ins>
      <w:ins w:id="5038" w:author="Arthur Parmentier" w:date="2020-06-08T19:03:00Z">
        <w:r w:rsidR="009C2211" w:rsidRPr="007C437A">
          <w:t xml:space="preserve"> SP and </w:t>
        </w:r>
      </w:ins>
      <w:ins w:id="5039" w:author="Arthur Parmentier" w:date="2020-06-09T16:02:00Z">
        <w:r w:rsidR="00AC5A44">
          <w:t>its</w:t>
        </w:r>
      </w:ins>
      <w:ins w:id="5040" w:author="Arthur Parmentier" w:date="2020-06-08T19:03:00Z">
        <w:r w:rsidR="009C2211" w:rsidRPr="007C437A">
          <w:t xml:space="preserve"> definition of SP as a sign language.</w:t>
        </w:r>
      </w:ins>
      <w:ins w:id="5041" w:author="Arthur Parmentier" w:date="2020-06-08T19:22:00Z">
        <w:r w:rsidR="00694125">
          <w:t xml:space="preserve"> I </w:t>
        </w:r>
      </w:ins>
      <w:ins w:id="5042" w:author="Arthur Parmentier" w:date="2020-06-08T21:33:00Z">
        <w:r w:rsidR="00AE15ED">
          <w:t xml:space="preserve">explain this confusion by </w:t>
        </w:r>
      </w:ins>
      <w:ins w:id="5043" w:author="Arthur Parmentier" w:date="2020-06-08T21:34:00Z">
        <w:r w:rsidR="00AE15ED">
          <w:t>the following</w:t>
        </w:r>
      </w:ins>
      <w:ins w:id="5044" w:author="Arthur Parmentier" w:date="2020-06-08T19:22:00Z">
        <w:r w:rsidR="00694125">
          <w:t>:</w:t>
        </w:r>
      </w:ins>
    </w:p>
    <w:p w:rsidR="00694125" w:rsidRDefault="00694125">
      <w:pPr>
        <w:pStyle w:val="Paragraphedeliste"/>
        <w:numPr>
          <w:ilvl w:val="0"/>
          <w:numId w:val="11"/>
        </w:numPr>
        <w:rPr>
          <w:ins w:id="5045" w:author="Arthur Parmentier" w:date="2020-06-08T21:29:00Z"/>
        </w:rPr>
      </w:pPr>
      <w:ins w:id="5046" w:author="Arthur Parmentier" w:date="2020-06-08T19:22:00Z">
        <w:r>
          <w:t>The most obvious</w:t>
        </w:r>
      </w:ins>
      <w:ins w:id="5047" w:author="Arthur Parmentier" w:date="2020-06-08T21:34:00Z">
        <w:r w:rsidR="00AE15ED">
          <w:t xml:space="preserve"> point</w:t>
        </w:r>
      </w:ins>
      <w:ins w:id="5048" w:author="Arthur Parmentier" w:date="2020-06-08T19:22:00Z">
        <w:r>
          <w:t xml:space="preserve"> is that Thompson </w:t>
        </w:r>
      </w:ins>
      <w:ins w:id="5049" w:author="Arthur Parmentier" w:date="2020-06-08T19:23:00Z">
        <w:r>
          <w:t xml:space="preserve">is not a linguist himself and started to think about SP in linguistic terms </w:t>
        </w:r>
      </w:ins>
      <w:ins w:id="5050" w:author="Arthur Parmentier" w:date="2020-06-08T21:29:00Z">
        <w:r w:rsidR="00AE15ED">
          <w:t>dozens</w:t>
        </w:r>
      </w:ins>
      <w:ins w:id="5051" w:author="Arthur Parmentier" w:date="2020-06-08T21:28:00Z">
        <w:r w:rsidR="00AE15ED">
          <w:t xml:space="preserve"> of years after internalizing his own</w:t>
        </w:r>
      </w:ins>
      <w:ins w:id="5052" w:author="Arthur Parmentier" w:date="2020-06-08T21:29:00Z">
        <w:r w:rsidR="00AE15ED">
          <w:t xml:space="preserve"> representations of SP in artistic and compositional terms</w:t>
        </w:r>
      </w:ins>
      <w:ins w:id="5053" w:author="Arthur Parmentier" w:date="2020-06-08T21:34:00Z">
        <w:r w:rsidR="00AE15ED">
          <w:t>.</w:t>
        </w:r>
      </w:ins>
    </w:p>
    <w:p w:rsidR="00AE15ED" w:rsidRDefault="00AE15ED">
      <w:pPr>
        <w:pStyle w:val="Paragraphedeliste"/>
        <w:numPr>
          <w:ilvl w:val="0"/>
          <w:numId w:val="11"/>
        </w:numPr>
        <w:rPr>
          <w:ins w:id="5054" w:author="Arthur Parmentier" w:date="2020-06-08T21:35:00Z"/>
        </w:rPr>
      </w:pPr>
      <w:ins w:id="5055" w:author="Arthur Parmentier" w:date="2020-06-08T21:36:00Z">
        <w:r>
          <w:t>He</w:t>
        </w:r>
      </w:ins>
      <w:ins w:id="5056" w:author="Arthur Parmentier" w:date="2020-06-08T21:34:00Z">
        <w:r>
          <w:t xml:space="preserve"> is</w:t>
        </w:r>
      </w:ins>
      <w:ins w:id="5057" w:author="Arthur Parmentier" w:date="2020-06-08T21:36:00Z">
        <w:r>
          <w:t xml:space="preserve"> historically</w:t>
        </w:r>
      </w:ins>
      <w:ins w:id="5058" w:author="Arthur Parmentier" w:date="2020-06-08T21:34:00Z">
        <w:r>
          <w:t xml:space="preserve"> the </w:t>
        </w:r>
      </w:ins>
      <w:ins w:id="5059" w:author="Arthur Parmentier" w:date="2020-06-08T21:51:00Z">
        <w:r w:rsidR="00BC0976">
          <w:t xml:space="preserve">creator and </w:t>
        </w:r>
      </w:ins>
      <w:ins w:id="5060" w:author="Arthur Parmentier" w:date="2020-06-08T21:34:00Z">
        <w:r>
          <w:t>main diffuser of SP</w:t>
        </w:r>
      </w:ins>
      <w:ins w:id="5061" w:author="Arthur Parmentier" w:date="2020-06-08T21:35:00Z">
        <w:r>
          <w:t xml:space="preserve"> and</w:t>
        </w:r>
      </w:ins>
      <w:ins w:id="5062" w:author="Arthur Parmentier" w:date="2020-06-08T21:34:00Z">
        <w:r>
          <w:t xml:space="preserve"> </w:t>
        </w:r>
      </w:ins>
      <w:ins w:id="5063" w:author="Arthur Parmentier" w:date="2020-06-08T21:51:00Z">
        <w:r w:rsidR="00F703B9">
          <w:t>teach</w:t>
        </w:r>
      </w:ins>
      <w:ins w:id="5064" w:author="Arthur Parmentier" w:date="2020-06-08T21:34:00Z">
        <w:r>
          <w:t xml:space="preserve"> his compositional </w:t>
        </w:r>
      </w:ins>
      <w:ins w:id="5065" w:author="Arthur Parmentier" w:date="2020-06-08T21:35:00Z">
        <w:r>
          <w:t xml:space="preserve">conventions and propositions </w:t>
        </w:r>
      </w:ins>
      <w:ins w:id="5066" w:author="Arthur Parmentier" w:date="2020-06-08T21:52:00Z">
        <w:r w:rsidR="00E46618">
          <w:t>as part of</w:t>
        </w:r>
      </w:ins>
      <w:ins w:id="5067" w:author="Arthur Parmentier" w:date="2020-06-08T21:35:00Z">
        <w:r>
          <w:t xml:space="preserve"> the language itself; he </w:t>
        </w:r>
      </w:ins>
      <w:ins w:id="5068" w:author="Arthur Parmentier" w:date="2020-06-08T21:52:00Z">
        <w:r w:rsidR="00F26C82">
          <w:t>presents</w:t>
        </w:r>
      </w:ins>
      <w:ins w:id="5069" w:author="Arthur Parmentier" w:date="2020-06-08T21:35:00Z">
        <w:r>
          <w:t xml:space="preserve"> SP as a composition tool</w:t>
        </w:r>
      </w:ins>
      <w:ins w:id="5070" w:author="Arthur Parmentier" w:date="2020-06-08T21:50:00Z">
        <w:r w:rsidR="00AD578D">
          <w:t xml:space="preserve"> and what he designed and developed it for</w:t>
        </w:r>
      </w:ins>
      <w:ins w:id="5071" w:author="Arthur Parmentier" w:date="2020-06-08T21:35:00Z">
        <w:r>
          <w:t>, not only as a mere language.</w:t>
        </w:r>
      </w:ins>
    </w:p>
    <w:p w:rsidR="00C5218C" w:rsidRDefault="00AA3711">
      <w:pPr>
        <w:pStyle w:val="Paragraphedeliste"/>
        <w:numPr>
          <w:ilvl w:val="0"/>
          <w:numId w:val="11"/>
        </w:numPr>
        <w:rPr>
          <w:ins w:id="5072" w:author="Arthur Parmentier" w:date="2020-06-08T22:04:00Z"/>
        </w:rPr>
      </w:pPr>
      <w:ins w:id="5073" w:author="Arthur Parmentier" w:date="2020-06-08T21:36:00Z">
        <w:r>
          <w:t>SP may be</w:t>
        </w:r>
      </w:ins>
      <w:ins w:id="5074" w:author="Arthur Parmentier" w:date="2020-06-08T21:54:00Z">
        <w:r w:rsidR="00C60A78">
          <w:t xml:space="preserve"> most</w:t>
        </w:r>
      </w:ins>
      <w:ins w:id="5075" w:author="Arthur Parmentier" w:date="2020-06-08T21:36:00Z">
        <w:r>
          <w:t xml:space="preserve"> appreciated</w:t>
        </w:r>
      </w:ins>
      <w:ins w:id="5076" w:author="Arthur Parmentier" w:date="2020-06-08T21:50:00Z">
        <w:r w:rsidR="00AD578D">
          <w:t xml:space="preserve"> </w:t>
        </w:r>
      </w:ins>
      <w:ins w:id="5077" w:author="Arthur Parmentier" w:date="2020-06-08T21:57:00Z">
        <w:r w:rsidR="00520B77">
          <w:t xml:space="preserve">and adopted </w:t>
        </w:r>
      </w:ins>
      <w:ins w:id="5078" w:author="Arthur Parmentier" w:date="2020-06-08T21:55:00Z">
        <w:r w:rsidR="00C60A78">
          <w:t>for the</w:t>
        </w:r>
      </w:ins>
      <w:ins w:id="5079" w:author="Arthur Parmentier" w:date="2020-06-08T21:37:00Z">
        <w:r>
          <w:t xml:space="preserve"> set of compositional propositions and concepts from several disciplines</w:t>
        </w:r>
      </w:ins>
      <w:ins w:id="5080" w:author="Arthur Parmentier" w:date="2020-06-08T21:55:00Z">
        <w:r w:rsidR="00C60A78">
          <w:t xml:space="preserve"> that it encapsulate</w:t>
        </w:r>
      </w:ins>
      <w:ins w:id="5081" w:author="Arthur Parmentier" w:date="2020-06-08T21:56:00Z">
        <w:r w:rsidR="00C60A78">
          <w:t>s</w:t>
        </w:r>
      </w:ins>
      <w:ins w:id="5082" w:author="Arthur Parmentier" w:date="2020-06-08T21:57:00Z">
        <w:r w:rsidR="00520B77">
          <w:t xml:space="preserve"> rather than its internal mechanisms as a langue such as the creation of new signs, modes and syntactic </w:t>
        </w:r>
      </w:ins>
      <w:ins w:id="5083" w:author="Arthur Parmentier" w:date="2020-06-08T21:58:00Z">
        <w:r w:rsidR="00520B77">
          <w:t>structures</w:t>
        </w:r>
      </w:ins>
      <w:ins w:id="5084" w:author="Arthur Parmentier" w:date="2020-06-08T21:37:00Z">
        <w:r>
          <w:t>.</w:t>
        </w:r>
      </w:ins>
      <w:ins w:id="5085" w:author="Arthur Parmentier" w:date="2020-06-08T21:58:00Z">
        <w:r w:rsidR="00520B77">
          <w:t xml:space="preserve"> In other words, </w:t>
        </w:r>
      </w:ins>
      <w:ins w:id="5086" w:author="Arthur Parmentier" w:date="2020-06-08T21:59:00Z">
        <w:r w:rsidR="00520B77">
          <w:t xml:space="preserve">the adopting of SP may rely more on the exploration of </w:t>
        </w:r>
      </w:ins>
      <w:ins w:id="5087" w:author="Arthur Parmentier" w:date="2020-06-08T21:58:00Z">
        <w:r w:rsidR="00520B77">
          <w:t xml:space="preserve">its different modes, contents and “built-in” categories than </w:t>
        </w:r>
      </w:ins>
      <w:ins w:id="5088" w:author="Arthur Parmentier" w:date="2020-06-08T22:00:00Z">
        <w:r w:rsidR="00520B77">
          <w:t>the creation of new modes, contents, signs and structures.</w:t>
        </w:r>
      </w:ins>
      <w:ins w:id="5089" w:author="Arthur Parmentier" w:date="2020-06-08T21:58:00Z">
        <w:r w:rsidR="00520B77">
          <w:br/>
        </w:r>
      </w:ins>
      <w:ins w:id="5090" w:author="Arthur Parmentier" w:date="2020-06-08T21:37:00Z">
        <w:r>
          <w:t>We have seen that it</w:t>
        </w:r>
      </w:ins>
      <w:ins w:id="5091" w:author="Arthur Parmentier" w:date="2020-06-08T22:00:00Z">
        <w:r w:rsidR="00520B77">
          <w:t xml:space="preserve"> indeed</w:t>
        </w:r>
      </w:ins>
      <w:ins w:id="5092" w:author="Arthur Parmentier" w:date="2020-06-08T21:37:00Z">
        <w:r>
          <w:t xml:space="preserve"> borrows </w:t>
        </w:r>
      </w:ins>
      <w:ins w:id="5093" w:author="Arthur Parmentier" w:date="2020-06-08T22:02:00Z">
        <w:r w:rsidR="00520B77">
          <w:t xml:space="preserve">ideas and artistic concepts </w:t>
        </w:r>
      </w:ins>
      <w:ins w:id="5094" w:author="Arthur Parmentier" w:date="2020-06-08T21:37:00Z">
        <w:r>
          <w:t>from elsewhere</w:t>
        </w:r>
      </w:ins>
      <w:ins w:id="5095" w:author="Arthur Parmentier" w:date="2020-06-08T22:01:00Z">
        <w:r w:rsidR="00520B77">
          <w:t xml:space="preserve"> and provide a convenient context </w:t>
        </w:r>
      </w:ins>
      <w:ins w:id="5096" w:author="Arthur Parmentier" w:date="2020-06-08T22:02:00Z">
        <w:r w:rsidR="00520B77">
          <w:t xml:space="preserve">to explore them, which </w:t>
        </w:r>
      </w:ins>
      <w:ins w:id="5097" w:author="Arthur Parmentier" w:date="2020-06-08T22:04:00Z">
        <w:r w:rsidR="00AE26D5">
          <w:t xml:space="preserve">assembled, </w:t>
        </w:r>
      </w:ins>
      <w:ins w:id="5098" w:author="Arthur Parmentier" w:date="2020-06-08T22:02:00Z">
        <w:r w:rsidR="00520B77">
          <w:t>make</w:t>
        </w:r>
      </w:ins>
      <w:ins w:id="5099" w:author="Arthur Parmentier" w:date="2020-06-08T22:04:00Z">
        <w:r w:rsidR="00AE26D5">
          <w:t>s</w:t>
        </w:r>
      </w:ins>
      <w:ins w:id="5100" w:author="Arthur Parmentier" w:date="2020-06-08T22:02:00Z">
        <w:r w:rsidR="00520B77">
          <w:t xml:space="preserve"> it a very powerful tool to </w:t>
        </w:r>
      </w:ins>
      <w:ins w:id="5101" w:author="Arthur Parmentier" w:date="2020-06-08T22:03:00Z">
        <w:r w:rsidR="00520B77">
          <w:t>move</w:t>
        </w:r>
      </w:ins>
      <w:ins w:id="5102" w:author="Arthur Parmentier" w:date="2020-06-08T22:04:00Z">
        <w:r w:rsidR="00520B77">
          <w:t xml:space="preserve"> on</w:t>
        </w:r>
      </w:ins>
      <w:ins w:id="5103" w:author="Arthur Parmentier" w:date="2020-06-08T22:03:00Z">
        <w:r w:rsidR="00520B77">
          <w:t xml:space="preserve"> from</w:t>
        </w:r>
      </w:ins>
      <w:ins w:id="5104" w:author="Arthur Parmentier" w:date="2020-06-08T22:02:00Z">
        <w:r w:rsidR="00520B77">
          <w:t xml:space="preserve"> other </w:t>
        </w:r>
      </w:ins>
      <w:ins w:id="5105" w:author="Arthur Parmentier" w:date="2020-06-08T22:03:00Z">
        <w:r w:rsidR="00520B77">
          <w:t>configurat</w:t>
        </w:r>
      </w:ins>
      <w:ins w:id="5106" w:author="Arthur Parmentier" w:date="2020-06-08T22:04:00Z">
        <w:r w:rsidR="00520B77">
          <w:t>ions of improvisation, real-time composition or experimental music.</w:t>
        </w:r>
      </w:ins>
    </w:p>
    <w:p w:rsidR="00AE15ED" w:rsidRDefault="00C5218C">
      <w:pPr>
        <w:pStyle w:val="Paragraphedeliste"/>
        <w:numPr>
          <w:ilvl w:val="0"/>
          <w:numId w:val="11"/>
        </w:numPr>
        <w:rPr>
          <w:ins w:id="5107" w:author="Arthur Parmentier" w:date="2020-06-08T19:22:00Z"/>
        </w:rPr>
        <w:pPrChange w:id="5108" w:author="Arthur Parmentier" w:date="2020-06-10T16:26:00Z">
          <w:pPr/>
        </w:pPrChange>
      </w:pPr>
      <w:ins w:id="5109" w:author="Arthur Parmentier" w:date="2020-06-08T22:05:00Z">
        <w:r>
          <w:t>Finally, the “traditional</w:t>
        </w:r>
      </w:ins>
      <w:ins w:id="5110" w:author="Arthur Parmentier" w:date="2020-06-08T23:01:00Z">
        <w:r w:rsidR="00685FE2">
          <w:t>”</w:t>
        </w:r>
      </w:ins>
      <w:ins w:id="5111" w:author="Arthur Parmentier" w:date="2020-06-08T22:05:00Z">
        <w:r>
          <w:t xml:space="preserve"> visions</w:t>
        </w:r>
      </w:ins>
      <w:ins w:id="5112" w:author="Arthur Parmentier" w:date="2020-06-08T22:06:00Z">
        <w:r>
          <w:t xml:space="preserve"> on and conventions in</w:t>
        </w:r>
      </w:ins>
      <w:ins w:id="5113" w:author="Arthur Parmentier" w:date="2020-06-08T22:05:00Z">
        <w:r>
          <w:t xml:space="preserve"> SP might be related to </w:t>
        </w:r>
      </w:ins>
      <w:ins w:id="5114" w:author="Arthur Parmentier" w:date="2020-06-08T22:08:00Z">
        <w:r w:rsidR="00B908FA">
          <w:t>a</w:t>
        </w:r>
      </w:ins>
      <w:ins w:id="5115" w:author="Arthur Parmentier" w:date="2020-06-08T22:05:00Z">
        <w:r>
          <w:t xml:space="preserve"> </w:t>
        </w:r>
      </w:ins>
      <w:ins w:id="5116" w:author="Arthur Parmentier" w:date="2020-06-08T21:38:00Z">
        <w:r w:rsidR="00AA3711">
          <w:t>Western</w:t>
        </w:r>
      </w:ins>
      <w:ins w:id="5117" w:author="Arthur Parmentier" w:date="2020-06-08T22:08:00Z">
        <w:r w:rsidR="00B908FA">
          <w:t xml:space="preserve"> </w:t>
        </w:r>
      </w:ins>
      <w:ins w:id="5118" w:author="Arthur Parmentier" w:date="2020-06-08T21:38:00Z">
        <w:r w:rsidR="00AA3711">
          <w:t>vision on arts</w:t>
        </w:r>
      </w:ins>
      <w:ins w:id="5119" w:author="Arthur Parmentier" w:date="2020-06-08T22:08:00Z">
        <w:r w:rsidR="00B908FA">
          <w:t>, performance and their cultural conventions</w:t>
        </w:r>
      </w:ins>
      <w:ins w:id="5120" w:author="Arthur Parmentier" w:date="2020-06-08T22:06:00Z">
        <w:r>
          <w:t xml:space="preserve">. The fact that SP </w:t>
        </w:r>
      </w:ins>
      <w:ins w:id="5121" w:author="Arthur Parmentier" w:date="2020-06-08T22:07:00Z">
        <w:r>
          <w:t>developed</w:t>
        </w:r>
      </w:ins>
      <w:ins w:id="5122" w:author="Arthur Parmentier" w:date="2020-06-08T22:06:00Z">
        <w:r>
          <w:t xml:space="preserve"> a lot in Europe </w:t>
        </w:r>
      </w:ins>
      <w:ins w:id="5123" w:author="Arthur Parmentier" w:date="2020-06-08T22:07:00Z">
        <w:r>
          <w:t xml:space="preserve">may have had an </w:t>
        </w:r>
      </w:ins>
      <w:ins w:id="5124" w:author="Arthur Parmentier" w:date="2020-06-08T22:08:00Z">
        <w:r>
          <w:t xml:space="preserve">important </w:t>
        </w:r>
      </w:ins>
      <w:ins w:id="5125" w:author="Arthur Parmentier" w:date="2020-06-08T22:07:00Z">
        <w:r>
          <w:t xml:space="preserve">influence on the </w:t>
        </w:r>
      </w:ins>
      <w:ins w:id="5126" w:author="Arthur Parmentier" w:date="2020-06-08T22:08:00Z">
        <w:r>
          <w:t xml:space="preserve">culturally determined </w:t>
        </w:r>
      </w:ins>
      <w:ins w:id="5127" w:author="Arthur Parmentier" w:date="2020-06-08T22:07:00Z">
        <w:r>
          <w:t>configurations it was used in and the people who diffused it</w:t>
        </w:r>
      </w:ins>
      <w:ins w:id="5128" w:author="Arthur Parmentier" w:date="2020-06-08T22:08:00Z">
        <w:r>
          <w:t>.</w:t>
        </w:r>
      </w:ins>
    </w:p>
    <w:p w:rsidR="009C2211" w:rsidRPr="00850432" w:rsidRDefault="003F4DEE">
      <w:pPr>
        <w:rPr>
          <w:ins w:id="5129" w:author="Arthur Parmentier" w:date="2020-06-08T13:16:00Z"/>
          <w:rPrChange w:id="5130" w:author="Arthur Parmentier" w:date="2020-06-08T13:17:00Z">
            <w:rPr>
              <w:ins w:id="5131" w:author="Arthur Parmentier" w:date="2020-06-08T13:16:00Z"/>
            </w:rPr>
          </w:rPrChange>
        </w:rPr>
        <w:pPrChange w:id="5132" w:author="Arthur Parmentier" w:date="2020-06-10T16:26:00Z">
          <w:pPr>
            <w:pStyle w:val="Titre2"/>
          </w:pPr>
        </w:pPrChange>
      </w:pPr>
      <w:ins w:id="5133" w:author="Arthur Parmentier" w:date="2020-06-08T23:03:00Z">
        <w:r>
          <w:t xml:space="preserve">I interpreted those </w:t>
        </w:r>
      </w:ins>
      <w:ins w:id="5134" w:author="Arthur Parmentier" w:date="2020-06-08T23:02:00Z">
        <w:r>
          <w:t xml:space="preserve">specificities </w:t>
        </w:r>
      </w:ins>
      <w:ins w:id="5135" w:author="Arthur Parmentier" w:date="2020-06-08T23:03:00Z">
        <w:r>
          <w:t xml:space="preserve">in </w:t>
        </w:r>
      </w:ins>
      <w:ins w:id="5136" w:author="Arthur Parmentier" w:date="2020-06-08T23:02:00Z">
        <w:r>
          <w:t xml:space="preserve">the </w:t>
        </w:r>
      </w:ins>
      <w:ins w:id="5137" w:author="Arthur Parmentier" w:date="2020-06-08T23:03:00Z">
        <w:r>
          <w:t xml:space="preserve">mechanisms and contexts of </w:t>
        </w:r>
      </w:ins>
      <w:ins w:id="5138" w:author="Arthur Parmentier" w:date="2020-06-08T23:02:00Z">
        <w:r>
          <w:t xml:space="preserve">diffusion of SP </w:t>
        </w:r>
      </w:ins>
      <w:ins w:id="5139" w:author="Arthur Parmentier" w:date="2020-06-08T23:03:00Z">
        <w:r>
          <w:t xml:space="preserve">as explanations of what I would call rather </w:t>
        </w:r>
      </w:ins>
      <w:ins w:id="5140" w:author="Arthur Parmentier" w:date="2020-06-08T23:04:00Z">
        <w:r>
          <w:t>mainstream or traditional configurations of SP in contrast to marginal, recent configuration</w:t>
        </w:r>
      </w:ins>
      <w:ins w:id="5141" w:author="Arthur Parmentier" w:date="2020-06-08T23:05:00Z">
        <w:r>
          <w:t>s.</w:t>
        </w:r>
      </w:ins>
    </w:p>
    <w:p w:rsidR="00B51C3F" w:rsidRPr="007C437A" w:rsidRDefault="00980410">
      <w:pPr>
        <w:pStyle w:val="Titre4"/>
        <w:rPr>
          <w:ins w:id="5142" w:author="Arthur Parmentier" w:date="2020-06-07T14:40:00Z"/>
        </w:rPr>
        <w:pPrChange w:id="5143" w:author="Arthur Parmentier" w:date="2020-06-10T16:26:00Z">
          <w:pPr>
            <w:pStyle w:val="Titre3"/>
          </w:pPr>
        </w:pPrChange>
      </w:pPr>
      <w:ins w:id="5144" w:author="Arthur Parmentier" w:date="2020-06-08T18:19:00Z">
        <w:r>
          <w:t>A remark on</w:t>
        </w:r>
      </w:ins>
      <w:ins w:id="5145" w:author="Arthur Parmentier" w:date="2020-06-08T22:15:00Z">
        <w:r w:rsidR="003E0426">
          <w:t xml:space="preserve"> the performativity of SP,</w:t>
        </w:r>
      </w:ins>
      <w:ins w:id="5146" w:author="Arthur Parmentier" w:date="2020-06-08T18:19:00Z">
        <w:r>
          <w:t xml:space="preserve"> s</w:t>
        </w:r>
      </w:ins>
      <w:ins w:id="5147" w:author="Arthur Parmentier" w:date="2020-06-08T18:16:00Z">
        <w:r w:rsidR="00224A9B">
          <w:t>tyle</w:t>
        </w:r>
      </w:ins>
      <w:ins w:id="5148" w:author="Arthur Parmentier" w:date="2020-06-08T22:15:00Z">
        <w:r w:rsidR="00675373">
          <w:t xml:space="preserve"> </w:t>
        </w:r>
        <w:r w:rsidR="009673EB">
          <w:t>and</w:t>
        </w:r>
      </w:ins>
      <w:ins w:id="5149" w:author="Arthur Parmentier" w:date="2020-06-08T18:20:00Z">
        <w:r w:rsidR="00965F40">
          <w:t xml:space="preserve"> </w:t>
        </w:r>
      </w:ins>
      <w:ins w:id="5150" w:author="Arthur Parmentier" w:date="2020-06-07T14:59:00Z">
        <w:r w:rsidR="00770F9D" w:rsidRPr="007C437A">
          <w:t>esthetics</w:t>
        </w:r>
      </w:ins>
    </w:p>
    <w:p w:rsidR="00C738C5" w:rsidRDefault="00B51C3F">
      <w:pPr>
        <w:rPr>
          <w:ins w:id="5151" w:author="Arthur Parmentier" w:date="2020-06-08T22:15:00Z"/>
        </w:rPr>
      </w:pPr>
      <w:ins w:id="5152" w:author="Arthur Parmentier" w:date="2020-06-07T14:40:00Z">
        <w:r w:rsidRPr="007C437A">
          <w:t>Walter Thompson writes in his</w:t>
        </w:r>
      </w:ins>
      <w:ins w:id="5153" w:author="Arthur Parmentier" w:date="2020-06-07T14:41:00Z">
        <w:r w:rsidRPr="007C437A">
          <w:t xml:space="preserve"> WB2: “At this point in your studies you understand Soundpainting is not a style of music such as Classical, Jazz, Rock, Rap, Folk, etc. It i</w:t>
        </w:r>
      </w:ins>
      <w:ins w:id="5154" w:author="Arthur Parmentier" w:date="2020-06-07T14:42:00Z">
        <w:r w:rsidRPr="007C437A">
          <w:t>s</w:t>
        </w:r>
      </w:ins>
      <w:ins w:id="5155" w:author="Arthur Parmentier" w:date="2020-06-07T14:41:00Z">
        <w:r w:rsidRPr="007C437A">
          <w:t xml:space="preserve"> a sign language for composing in real time</w:t>
        </w:r>
      </w:ins>
      <w:ins w:id="5156" w:author="Arthur Parmentier" w:date="2020-06-07T14:42:00Z">
        <w:r w:rsidRPr="007C437A">
          <w:t>”.</w:t>
        </w:r>
        <w:r w:rsidR="0080662F" w:rsidRPr="007C437A">
          <w:t xml:space="preserve"> What is raised here is the fact that one can use Soundpainting for very different esthetic and stylistic results.</w:t>
        </w:r>
      </w:ins>
      <w:ins w:id="5157" w:author="Arthur Parmentier" w:date="2020-06-08T22:16:00Z">
        <w:r w:rsidR="00985095">
          <w:t xml:space="preserve"> However, I will try </w:t>
        </w:r>
      </w:ins>
      <w:ins w:id="5158"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5159" w:author="Arthur Parmentier" w:date="2020-06-08T22:12:00Z"/>
        </w:rPr>
      </w:pPr>
      <w:ins w:id="5160" w:author="Arthur Parmentier" w:date="2020-06-07T15:18:00Z">
        <w:r w:rsidRPr="007C437A">
          <w:lastRenderedPageBreak/>
          <w:t>On one side,</w:t>
        </w:r>
      </w:ins>
      <w:ins w:id="5161" w:author="Arthur Parmentier" w:date="2020-06-07T14:44:00Z">
        <w:r w:rsidR="002B27F4" w:rsidRPr="007C437A">
          <w:t xml:space="preserve"> SP is not equally used to produce all styles and esthetic</w:t>
        </w:r>
      </w:ins>
      <w:ins w:id="5162" w:author="Arthur Parmentier" w:date="2020-06-07T14:45:00Z">
        <w:r w:rsidR="002B27F4" w:rsidRPr="007C437A">
          <w:t>s. SP is more efficient and performative at composing in certain styles that other</w:t>
        </w:r>
      </w:ins>
      <w:ins w:id="5163" w:author="Arthur Parmentier" w:date="2020-06-07T14:46:00Z">
        <w:r w:rsidR="002B27F4" w:rsidRPr="007C437A">
          <w:t>s</w:t>
        </w:r>
      </w:ins>
      <w:ins w:id="5164"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5165" w:author="Arthur Parmentier" w:date="2020-06-08T18:19:00Z">
        <w:r w:rsidR="00834C4D">
          <w:t xml:space="preserve"> This also explains why </w:t>
        </w:r>
      </w:ins>
      <w:ins w:id="5166" w:author="Arthur Parmentier" w:date="2020-06-08T18:20:00Z">
        <w:r w:rsidR="00834C4D">
          <w:t>some people say that something “sounds” or “looks” like SP</w:t>
        </w:r>
      </w:ins>
      <w:ins w:id="5167" w:author="Arthur Parmentier" w:date="2020-06-08T22:12:00Z">
        <w:r w:rsidR="0022488D">
          <w:t>, as they do construct of prototypical view of the style of SP from their experience.</w:t>
        </w:r>
      </w:ins>
    </w:p>
    <w:p w:rsidR="00224457" w:rsidRDefault="0047451C">
      <w:pPr>
        <w:rPr>
          <w:ins w:id="5168" w:author="Arthur Parmentier" w:date="2020-06-08T22:18:00Z"/>
        </w:rPr>
      </w:pPr>
      <w:ins w:id="5169" w:author="Arthur Parmentier" w:date="2020-06-07T15:05:00Z">
        <w:r w:rsidRPr="007C437A">
          <w:t xml:space="preserve">On the other side, </w:t>
        </w:r>
      </w:ins>
      <w:ins w:id="5170" w:author="Arthur Parmentier" w:date="2020-06-07T15:06:00Z">
        <w:r w:rsidRPr="007C437A">
          <w:t>the production of a certain style or esthetic, the</w:t>
        </w:r>
      </w:ins>
      <w:ins w:id="5171" w:author="Arthur Parmentier" w:date="2020-06-08T18:19:00Z">
        <w:r w:rsidR="00980410">
          <w:t xml:space="preserve"> choices of</w:t>
        </w:r>
      </w:ins>
      <w:ins w:id="5172" w:author="Arthur Parmentier" w:date="2020-06-07T15:06:00Z">
        <w:r w:rsidRPr="007C437A">
          <w:t xml:space="preserve"> conventions and configurations in SP are </w:t>
        </w:r>
      </w:ins>
      <w:ins w:id="5173" w:author="Arthur Parmentier" w:date="2020-06-08T22:13:00Z">
        <w:r w:rsidR="005D3530">
          <w:t>conditioned by</w:t>
        </w:r>
      </w:ins>
      <w:ins w:id="5174" w:author="Arthur Parmentier" w:date="2020-06-07T15:06:00Z">
        <w:r w:rsidRPr="007C437A">
          <w:t xml:space="preserve"> both particular (individual) and cultural </w:t>
        </w:r>
      </w:ins>
      <w:ins w:id="5175" w:author="Arthur Parmentier" w:date="2020-06-08T22:13:00Z">
        <w:r w:rsidR="005D3530">
          <w:t>contexts, which may also have influenced its development towards a greater performativity for certain styles and esthetics</w:t>
        </w:r>
      </w:ins>
      <w:ins w:id="5176" w:author="Arthur Parmentier" w:date="2020-06-08T22:14:00Z">
        <w:r w:rsidR="005D3530">
          <w:t>, for instance linked to the Western contemporary artistic practices.</w:t>
        </w:r>
      </w:ins>
    </w:p>
    <w:p w:rsidR="00E00D1B" w:rsidRDefault="00E00D1B">
      <w:pPr>
        <w:rPr>
          <w:ins w:id="5177" w:author="Arthur Parmentier" w:date="2020-06-09T23:08:00Z"/>
        </w:rPr>
      </w:pPr>
      <w:ins w:id="5178" w:author="Arthur Parmentier" w:date="2020-06-08T22:18:00Z">
        <w:r>
          <w:t xml:space="preserve">Because SP is now developing in many countries, cultures and is being used by an increasing number of artists, I am sure that the diversity of its use will keep increasing, from </w:t>
        </w:r>
      </w:ins>
      <w:ins w:id="5179" w:author="Arthur Parmentier" w:date="2020-06-08T22:19:00Z">
        <w:r>
          <w:t>experimental contemporary performances to baila baila parties.</w:t>
        </w:r>
        <w:r w:rsidR="006D51E1">
          <w:rPr>
            <w:rStyle w:val="Appelnotedebasdep"/>
          </w:rPr>
          <w:footnoteReference w:id="35"/>
        </w:r>
      </w:ins>
      <w:ins w:id="5183" w:author="Arthur Parmentier" w:date="2020-06-08T22:18:00Z">
        <w:r>
          <w:t xml:space="preserve"> </w:t>
        </w:r>
      </w:ins>
    </w:p>
    <w:p w:rsidR="00E03EAB" w:rsidRDefault="00E03EAB">
      <w:pPr>
        <w:pStyle w:val="Titre3"/>
        <w:rPr>
          <w:ins w:id="5184" w:author="Arthur Parmentier" w:date="2020-06-09T23:08:00Z"/>
        </w:rPr>
        <w:pPrChange w:id="5185" w:author="Arthur Parmentier" w:date="2020-06-10T16:26:00Z">
          <w:pPr>
            <w:pStyle w:val="Titre2"/>
          </w:pPr>
        </w:pPrChange>
      </w:pPr>
      <w:bookmarkStart w:id="5186" w:name="_Toc42698958"/>
      <w:ins w:id="5187" w:author="Arthur Parmentier" w:date="2020-06-09T23:08:00Z">
        <w:r>
          <w:t>Concluding remark: the meaning of SP as its use</w:t>
        </w:r>
        <w:bookmarkEnd w:id="5186"/>
      </w:ins>
    </w:p>
    <w:p w:rsidR="00E03EAB" w:rsidRDefault="00E03EAB" w:rsidP="00E03EAB">
      <w:pPr>
        <w:rPr>
          <w:ins w:id="5188" w:author="Arthur Parmentier" w:date="2020-06-09T23:12:00Z"/>
        </w:rPr>
      </w:pPr>
      <w:ins w:id="5189" w:author="Arthur Parmentier" w:date="2020-06-09T23:09:00Z">
        <w:r>
          <w:t>In the previous parts, I have been critical about the deploying of many elements of contexts inside the common defin</w:t>
        </w:r>
      </w:ins>
      <w:ins w:id="5190" w:author="Arthur Parmentier" w:date="2020-06-09T23:10:00Z">
        <w:r>
          <w:t xml:space="preserve">itions and descriptions of SP. However, in this part, I would like to step back from this critique and reflect </w:t>
        </w:r>
      </w:ins>
      <w:ins w:id="5191" w:author="Arthur Parmentier" w:date="2020-06-09T23:11:00Z">
        <w:r>
          <w:t xml:space="preserve">on SP from </w:t>
        </w:r>
      </w:ins>
      <w:ins w:id="5192" w:author="Arthur Parmentier" w:date="2020-06-10T18:26:00Z">
        <w:r w:rsidR="00572563">
          <w:t xml:space="preserve">the </w:t>
        </w:r>
      </w:ins>
      <w:ins w:id="5193" w:author="Arthur Parmentier" w:date="2020-06-09T23:11:00Z">
        <w:r>
          <w:t>point of Wittgenstein for whom the meaning can only b</w:t>
        </w:r>
      </w:ins>
      <w:ins w:id="5194" w:author="Arthur Parmentier" w:date="2020-06-09T23:12:00Z">
        <w:r>
          <w:t>e a function and definition of how the language is used in very practical situations.</w:t>
        </w:r>
      </w:ins>
    </w:p>
    <w:p w:rsidR="003D2A80" w:rsidRDefault="00E03EAB">
      <w:pPr>
        <w:rPr>
          <w:ins w:id="5195" w:author="Arthur Parmentier" w:date="2020-06-10T18:24:00Z"/>
        </w:rPr>
      </w:pPr>
      <w:ins w:id="5196" w:author="Arthur Parmentier" w:date="2020-06-09T23:13:00Z">
        <w:r>
          <w:t>In accordance with what we have seen of the concept theories, Wittgenstein reminds us that definitions are constr</w:t>
        </w:r>
      </w:ins>
      <w:ins w:id="5197" w:author="Arthur Parmentier" w:date="2020-06-09T23:14:00Z">
        <w:r>
          <w:t xml:space="preserve">ucted from the common use of words and language, rather than linguistic analysis and theoretical models. </w:t>
        </w:r>
      </w:ins>
      <w:ins w:id="5198" w:author="Arthur Parmentier" w:date="2020-06-09T23:15:00Z">
        <w:r>
          <w:t xml:space="preserve">In particular, the elements of context that I have discussed previously are commonly recognized as part of SP </w:t>
        </w:r>
      </w:ins>
      <w:ins w:id="5199" w:author="Arthur Parmentier" w:date="2020-06-09T23:16:00Z">
        <w:r>
          <w:t>and although my attempts at identifying the divergent orig</w:t>
        </w:r>
      </w:ins>
      <w:ins w:id="5200" w:author="Arthur Parmentier" w:date="2020-06-09T23:17:00Z">
        <w:r>
          <w:t xml:space="preserve">ins of the elements constitutive of its definition (linguistic elements, configurational elements, convention…) it is nevertheless true </w:t>
        </w:r>
      </w:ins>
      <w:ins w:id="5201" w:author="Arthur Parmentier" w:date="2020-06-09T23:18:00Z">
        <w:r w:rsidR="00AB0F11">
          <w:t>that SP cannot be understood without them, and that they constitute the meaning of SP.</w:t>
        </w:r>
      </w:ins>
      <w:ins w:id="5202" w:author="Arthur Parmentier" w:date="2020-06-10T18:24:00Z">
        <w:r w:rsidR="003D2A80">
          <w:br w:type="page"/>
        </w:r>
      </w:ins>
    </w:p>
    <w:p w:rsidR="00B22614" w:rsidRPr="007C437A" w:rsidDel="00A84632" w:rsidRDefault="00B22614" w:rsidP="00E6654A">
      <w:pPr>
        <w:rPr>
          <w:del w:id="5203" w:author="Arthur Parmentier" w:date="2020-05-14T13:28:00Z"/>
        </w:rPr>
      </w:pPr>
      <w:bookmarkStart w:id="5204" w:name="_Toc40355388"/>
      <w:bookmarkStart w:id="5205" w:name="_Toc40355925"/>
      <w:bookmarkStart w:id="5206" w:name="_Toc40356089"/>
      <w:bookmarkStart w:id="5207" w:name="_Toc40363697"/>
      <w:bookmarkStart w:id="5208" w:name="_Toc40363760"/>
      <w:bookmarkStart w:id="5209" w:name="_Toc40431469"/>
      <w:bookmarkStart w:id="5210" w:name="_Toc41067197"/>
      <w:bookmarkStart w:id="5211" w:name="_Toc42259012"/>
      <w:bookmarkStart w:id="5212" w:name="_Toc42259089"/>
      <w:bookmarkStart w:id="5213" w:name="_Toc42449768"/>
      <w:bookmarkStart w:id="5214" w:name="_Toc42449850"/>
      <w:bookmarkStart w:id="5215" w:name="_Toc42550036"/>
      <w:bookmarkStart w:id="5216" w:name="_Toc42550129"/>
      <w:bookmarkStart w:id="5217" w:name="_Toc42698880"/>
      <w:bookmarkStart w:id="5218" w:name="_Toc42698959"/>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p>
    <w:p w:rsidR="00F25194" w:rsidRPr="007C437A" w:rsidRDefault="00295FEB" w:rsidP="00E6654A">
      <w:pPr>
        <w:pStyle w:val="Titre1"/>
        <w:rPr>
          <w:ins w:id="5219" w:author="Arthur Parmentier" w:date="2020-05-15T10:44:00Z"/>
        </w:rPr>
      </w:pPr>
      <w:bookmarkStart w:id="5220" w:name="_Toc42698960"/>
      <w:ins w:id="5221" w:author="Arthur Parmentier" w:date="2020-06-10T16:27:00Z">
        <w:r>
          <w:t xml:space="preserve">Practical part: </w:t>
        </w:r>
      </w:ins>
      <w:del w:id="5222" w:author="Arthur Parmentier" w:date="2020-06-10T16:27:00Z">
        <w:r w:rsidR="00F25194" w:rsidRPr="007C437A" w:rsidDel="00295FEB">
          <w:delText>S</w:delText>
        </w:r>
      </w:del>
      <w:ins w:id="5223" w:author="Arthur Parmentier" w:date="2020-06-10T18:25:00Z">
        <w:r w:rsidR="006340F0">
          <w:t>SP</w:t>
        </w:r>
      </w:ins>
      <w:del w:id="5224" w:author="Arthur Parmentier" w:date="2020-06-10T18:25:00Z">
        <w:r w:rsidR="00F25194" w:rsidRPr="007C437A" w:rsidDel="006340F0">
          <w:delText>oundpainting</w:delText>
        </w:r>
      </w:del>
      <w:r w:rsidR="00F25194" w:rsidRPr="007C437A">
        <w:t xml:space="preserve"> recognition with Max/MSP</w:t>
      </w:r>
      <w:bookmarkEnd w:id="5220"/>
    </w:p>
    <w:p w:rsidR="00D32387" w:rsidRPr="007C437A" w:rsidRDefault="00B01D9E">
      <w:pPr>
        <w:rPr>
          <w:ins w:id="5225" w:author="Arthur Parmentier" w:date="2020-05-18T17:13:00Z"/>
        </w:rPr>
      </w:pPr>
      <w:ins w:id="5226" w:author="Arthur Parmentier" w:date="2020-05-15T10:44:00Z">
        <w:r w:rsidRPr="007C437A">
          <w:t xml:space="preserve">In this section, </w:t>
        </w:r>
      </w:ins>
      <w:ins w:id="5227" w:author="Arthur Parmentier" w:date="2020-05-15T10:45:00Z">
        <w:r w:rsidRPr="007C437A">
          <w:t xml:space="preserve">I will introduce my Max/MSP </w:t>
        </w:r>
      </w:ins>
      <w:ins w:id="5228" w:author="Arthur Parmentier" w:date="2020-06-10T18:25:00Z">
        <w:r w:rsidR="005C702E">
          <w:t>S</w:t>
        </w:r>
      </w:ins>
      <w:ins w:id="5229" w:author="Arthur Parmentier" w:date="2020-05-15T10:45:00Z">
        <w:r w:rsidRPr="007C437A">
          <w:t xml:space="preserve">oundpainting recognition tool. </w:t>
        </w:r>
      </w:ins>
    </w:p>
    <w:p w:rsidR="00D32387" w:rsidRPr="007C437A" w:rsidRDefault="00D32387">
      <w:pPr>
        <w:rPr>
          <w:ins w:id="5230" w:author="Arthur Parmentier" w:date="2020-05-18T17:13:00Z"/>
        </w:rPr>
      </w:pPr>
      <w:ins w:id="5231" w:author="Arthur Parmentier" w:date="2020-05-18T17:13:00Z">
        <w:r w:rsidRPr="007C437A">
          <w:t>First, w</w:t>
        </w:r>
      </w:ins>
      <w:ins w:id="5232" w:author="Arthur Parmentier" w:date="2020-05-15T10:46:00Z">
        <w:r w:rsidR="00B01D9E" w:rsidRPr="007C437A">
          <w:t>e will motivate the creation of such a tool, capable of recognizing several SP signs but also of creating new ones, as a composer would do</w:t>
        </w:r>
      </w:ins>
      <w:ins w:id="5233" w:author="Arthur Parmentier" w:date="2020-06-11T18:58:00Z">
        <w:r w:rsidR="00651C23">
          <w:t xml:space="preserve"> and provide a sho</w:t>
        </w:r>
      </w:ins>
      <w:ins w:id="5234" w:author="Arthur Parmentier" w:date="2020-06-11T18:59:00Z">
        <w:r w:rsidR="00651C23">
          <w:t>rt overview on the previous literature on the subject.</w:t>
        </w:r>
      </w:ins>
    </w:p>
    <w:p w:rsidR="00B01D9E" w:rsidRPr="007C437A" w:rsidRDefault="00C261F8">
      <w:pPr>
        <w:rPr>
          <w:ins w:id="5235" w:author="Arthur Parmentier" w:date="2020-05-18T17:10:00Z"/>
        </w:rPr>
      </w:pPr>
      <w:ins w:id="5236" w:author="Arthur Parmentier" w:date="2020-05-15T10:46:00Z">
        <w:r w:rsidRPr="007C437A">
          <w:t>Then, we will explore</w:t>
        </w:r>
      </w:ins>
      <w:ins w:id="5237" w:author="Arthur Parmentier" w:date="2020-05-15T10:47:00Z">
        <w:r w:rsidRPr="007C437A">
          <w:t xml:space="preserve"> the structure of this tool in a top-bottom approach, in contrast with constructivist model of SP that I presented in previous s</w:t>
        </w:r>
      </w:ins>
      <w:ins w:id="5238" w:author="Arthur Parmentier" w:date="2020-05-15T10:48:00Z">
        <w:r w:rsidRPr="007C437A">
          <w:t>ections</w:t>
        </w:r>
      </w:ins>
      <w:ins w:id="5239"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5240" w:author="Arthur Parmentier" w:date="2020-05-18T17:16:00Z"/>
        </w:rPr>
      </w:pPr>
      <w:ins w:id="5241" w:author="Arthur Parmentier" w:date="2020-05-18T17:14:00Z">
        <w:r w:rsidRPr="007C437A">
          <w:t>Moreover,</w:t>
        </w:r>
      </w:ins>
      <w:ins w:id="5242" w:author="Arthur Parmentier" w:date="2020-05-18T17:10:00Z">
        <w:r w:rsidR="00CE7ED8" w:rsidRPr="007C437A">
          <w:t xml:space="preserve"> we will</w:t>
        </w:r>
      </w:ins>
      <w:ins w:id="5243" w:author="Arthur Parmentier" w:date="2020-05-18T17:15:00Z">
        <w:r w:rsidRPr="007C437A">
          <w:t xml:space="preserve"> </w:t>
        </w:r>
      </w:ins>
      <w:ins w:id="5244" w:author="Arthur Parmentier" w:date="2020-05-18T17:16:00Z">
        <w:r w:rsidRPr="007C437A">
          <w:t>investigate</w:t>
        </w:r>
      </w:ins>
      <w:ins w:id="5245" w:author="Arthur Parmentier" w:date="2020-05-18T17:15:00Z">
        <w:r w:rsidRPr="007C437A">
          <w:t xml:space="preserve"> basic performance </w:t>
        </w:r>
      </w:ins>
      <w:ins w:id="5246" w:author="Arthur Parmentier" w:date="2020-05-18T17:16:00Z">
        <w:r w:rsidRPr="007C437A">
          <w:t>mechanisms to optimize the speed and accuracy of the system.</w:t>
        </w:r>
      </w:ins>
    </w:p>
    <w:p w:rsidR="00D32387" w:rsidRPr="007C437A" w:rsidRDefault="00D32387">
      <w:pPr>
        <w:rPr>
          <w:rPrChange w:id="5247" w:author="Arthur Parmentier" w:date="2020-06-07T15:27:00Z">
            <w:rPr/>
          </w:rPrChange>
        </w:rPr>
        <w:pPrChange w:id="5248" w:author="Arthur Parmentier" w:date="2020-05-15T10:44:00Z">
          <w:pPr>
            <w:pStyle w:val="Titre1"/>
          </w:pPr>
        </w:pPrChange>
      </w:pPr>
      <w:ins w:id="5249" w:author="Arthur Parmentier" w:date="2020-05-18T17:16:00Z">
        <w:r w:rsidRPr="007C437A">
          <w:rPr>
            <w:rPrChange w:id="5250" w:author="Arthur Parmentier" w:date="2020-06-07T15:27:00Z">
              <w:rPr/>
            </w:rPrChange>
          </w:rPr>
          <w:t xml:space="preserve">Finally, we will discuss </w:t>
        </w:r>
      </w:ins>
      <w:ins w:id="5251" w:author="Arthur Parmentier" w:date="2020-05-18T17:17:00Z">
        <w:r w:rsidRPr="007C437A">
          <w:rPr>
            <w:rPrChange w:id="5252" w:author="Arthur Parmentier" w:date="2020-06-07T15:27:00Z">
              <w:rPr/>
            </w:rPrChange>
          </w:rPr>
          <w:t>the use of this tool for learning SP in connection with the theoretical aspects discussed in the previous parts. We will look at some implications of the tool for the</w:t>
        </w:r>
      </w:ins>
      <w:ins w:id="5253" w:author="Arthur Parmentier" w:date="2020-05-18T17:18:00Z">
        <w:r w:rsidRPr="007C437A">
          <w:rPr>
            <w:rPrChange w:id="5254" w:author="Arthur Parmentier" w:date="2020-06-07T15:27:00Z">
              <w:rPr/>
            </w:rPrChange>
          </w:rPr>
          <w:t xml:space="preserve"> formalization of SP and hopefully, the future of the language.</w:t>
        </w:r>
      </w:ins>
    </w:p>
    <w:p w:rsidR="00F25194" w:rsidRPr="007C437A" w:rsidRDefault="00F25194">
      <w:pPr>
        <w:pStyle w:val="Titre2"/>
        <w:rPr>
          <w:ins w:id="5255" w:author="Arthur Parmentier" w:date="2020-05-15T10:37:00Z"/>
        </w:rPr>
      </w:pPr>
      <w:bookmarkStart w:id="5256" w:name="_Toc42698961"/>
      <w:r w:rsidRPr="007C437A">
        <w:t>A new configuration: motivations, goals, workflow &amp; challenges</w:t>
      </w:r>
      <w:bookmarkEnd w:id="5256"/>
    </w:p>
    <w:p w:rsidR="006E7D32" w:rsidRDefault="006E7D32">
      <w:pPr>
        <w:pStyle w:val="Titre3"/>
        <w:rPr>
          <w:ins w:id="5257" w:author="Arthur Parmentier" w:date="2020-06-10T18:36:00Z"/>
        </w:rPr>
      </w:pPr>
      <w:bookmarkStart w:id="5258" w:name="_Toc42698962"/>
      <w:ins w:id="5259" w:author="Arthur Parmentier" w:date="2020-05-15T15:41:00Z">
        <w:r w:rsidRPr="007C437A">
          <w:t>Motivations</w:t>
        </w:r>
      </w:ins>
      <w:bookmarkEnd w:id="5258"/>
    </w:p>
    <w:p w:rsidR="00402BCD" w:rsidRDefault="00402BCD" w:rsidP="00402BCD">
      <w:pPr>
        <w:pStyle w:val="Titre4"/>
        <w:rPr>
          <w:ins w:id="5260" w:author="Arthur Parmentier" w:date="2020-06-10T18:37:00Z"/>
        </w:rPr>
      </w:pPr>
      <w:ins w:id="5261" w:author="Arthur Parmentier" w:date="2020-06-10T18:36:00Z">
        <w:r>
          <w:t>Computer music with SP</w:t>
        </w:r>
      </w:ins>
    </w:p>
    <w:p w:rsidR="00402BCD" w:rsidRPr="00402BCD" w:rsidRDefault="00402BCD">
      <w:pPr>
        <w:rPr>
          <w:ins w:id="5262" w:author="Arthur Parmentier" w:date="2020-06-10T18:37:00Z"/>
          <w:rPrChange w:id="5263" w:author="Arthur Parmentier" w:date="2020-06-10T18:37:00Z">
            <w:rPr>
              <w:ins w:id="5264" w:author="Arthur Parmentier" w:date="2020-06-10T18:37:00Z"/>
            </w:rPr>
          </w:rPrChange>
        </w:rPr>
        <w:pPrChange w:id="5265" w:author="Arthur Parmentier" w:date="2020-06-10T18:37:00Z">
          <w:pPr>
            <w:pStyle w:val="Titre4"/>
          </w:pPr>
        </w:pPrChange>
      </w:pPr>
      <w:ins w:id="5266" w:author="Arthur Parmentier" w:date="2020-06-10T18:37:00Z">
        <w:r>
          <w:t>Thompson rep</w:t>
        </w:r>
      </w:ins>
      <w:ins w:id="5267" w:author="Arthur Parmentier" w:date="2020-06-10T18:38:00Z">
        <w:r>
          <w:t xml:space="preserve">orts the specificities of using and controlling electronic instruments with </w:t>
        </w:r>
      </w:ins>
      <w:ins w:id="5268" w:author="Arthur Parmentier" w:date="2020-06-10T18:39:00Z">
        <w:r>
          <w:t>SP:</w:t>
        </w:r>
      </w:ins>
    </w:p>
    <w:p w:rsidR="00402BCD" w:rsidRDefault="00402BCD">
      <w:pPr>
        <w:pStyle w:val="Citation"/>
        <w:rPr>
          <w:ins w:id="5269" w:author="Arthur Parmentier" w:date="2020-06-10T18:37:00Z"/>
        </w:rPr>
        <w:pPrChange w:id="5270" w:author="Arthur Parmentier" w:date="2020-06-10T18:39:00Z">
          <w:pPr/>
        </w:pPrChange>
      </w:pPr>
      <w:ins w:id="5271" w:author="Arthur Parmentier" w:date="2020-06-10T18:37:00Z">
        <w:r>
          <w:t>“Electronic” are incorporated into your work and gestural language. What software have your laptop performers worked with in the past?</w:t>
        </w:r>
      </w:ins>
    </w:p>
    <w:p w:rsidR="00402BCD" w:rsidRDefault="00402BCD">
      <w:pPr>
        <w:pStyle w:val="Citation"/>
        <w:rPr>
          <w:ins w:id="5272" w:author="Arthur Parmentier" w:date="2020-06-10T18:37:00Z"/>
        </w:rPr>
        <w:pPrChange w:id="5273" w:author="Arthur Parmentier" w:date="2020-06-10T18:39:00Z">
          <w:pPr/>
        </w:pPrChange>
      </w:pPr>
      <w:ins w:id="5274" w:author="Arthur Parmentier" w:date="2020-06-10T18:37:00Z">
        <w:r>
          <w:t>Each laptop performer usually designs or modifies their own software in order to be able to respond to the gestures quickly.</w:t>
        </w:r>
      </w:ins>
    </w:p>
    <w:p w:rsidR="00402BCD" w:rsidRDefault="00402BCD">
      <w:pPr>
        <w:pStyle w:val="Citation"/>
        <w:rPr>
          <w:ins w:id="5275" w:author="Arthur Parmentier" w:date="2020-06-10T18:37:00Z"/>
        </w:rPr>
        <w:pPrChange w:id="5276" w:author="Arthur Parmentier" w:date="2020-06-10T18:39:00Z">
          <w:pPr/>
        </w:pPrChange>
      </w:pPr>
      <w:ins w:id="5277" w:author="Arthur Parmentier" w:date="2020-06-10T18:37:00Z">
        <w:r>
          <w:t>Have you found any limitation in the real-time nature of the response from these electronic ensemble members?</w:t>
        </w:r>
      </w:ins>
    </w:p>
    <w:p w:rsidR="00402BCD" w:rsidRDefault="00402BCD" w:rsidP="00402BCD">
      <w:pPr>
        <w:pStyle w:val="Citation"/>
        <w:rPr>
          <w:ins w:id="5278" w:author="Arthur Parmentier" w:date="2020-06-10T18:39:00Z"/>
        </w:rPr>
      </w:pPr>
      <w:ins w:id="5279"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5280" w:author="Arthur Parmentier" w:date="2020-06-10T18:36:00Z"/>
          <w:rPrChange w:id="5281" w:author="Arthur Parmentier" w:date="2020-06-10T18:39:00Z">
            <w:rPr>
              <w:ins w:id="5282" w:author="Arthur Parmentier" w:date="2020-06-10T18:36:00Z"/>
            </w:rPr>
          </w:rPrChange>
        </w:rPr>
        <w:pPrChange w:id="5283" w:author="Arthur Parmentier" w:date="2020-06-10T18:39:00Z">
          <w:pPr>
            <w:pStyle w:val="Titre4"/>
          </w:pPr>
        </w:pPrChange>
      </w:pPr>
    </w:p>
    <w:p w:rsidR="00402BCD" w:rsidRPr="00402BCD" w:rsidRDefault="00402BCD">
      <w:pPr>
        <w:pStyle w:val="Titre4"/>
        <w:rPr>
          <w:ins w:id="5284" w:author="Arthur Parmentier" w:date="2020-05-15T15:41:00Z"/>
          <w:rPrChange w:id="5285" w:author="Arthur Parmentier" w:date="2020-06-10T18:36:00Z">
            <w:rPr>
              <w:ins w:id="5286" w:author="Arthur Parmentier" w:date="2020-05-15T15:41:00Z"/>
            </w:rPr>
          </w:rPrChange>
        </w:rPr>
        <w:pPrChange w:id="5287" w:author="Arthur Parmentier" w:date="2020-06-10T18:36:00Z">
          <w:pPr/>
        </w:pPrChange>
      </w:pPr>
      <w:ins w:id="5288" w:author="Arthur Parmentier" w:date="2020-06-10T18:36:00Z">
        <w:r>
          <w:t>A new configuration</w:t>
        </w:r>
      </w:ins>
    </w:p>
    <w:p w:rsidR="00124705" w:rsidRPr="007C437A" w:rsidRDefault="00C261F8" w:rsidP="00B01D9E">
      <w:pPr>
        <w:rPr>
          <w:ins w:id="5289" w:author="Arthur Parmentier" w:date="2020-06-02T18:11:00Z"/>
        </w:rPr>
      </w:pPr>
      <w:ins w:id="5290" w:author="Arthur Parmentier" w:date="2020-05-15T10:51:00Z">
        <w:r w:rsidRPr="007C437A">
          <w:t xml:space="preserve">We have seen </w:t>
        </w:r>
      </w:ins>
      <w:ins w:id="5291" w:author="Arthur Parmentier" w:date="2020-05-15T11:07:00Z">
        <w:r w:rsidR="00573005" w:rsidRPr="007C437A">
          <w:t>previously</w:t>
        </w:r>
      </w:ins>
      <w:ins w:id="5292" w:author="Arthur Parmentier" w:date="2020-05-15T10:52:00Z">
        <w:r w:rsidRPr="007C437A">
          <w:t xml:space="preserve"> that SP is used in d</w:t>
        </w:r>
      </w:ins>
      <w:ins w:id="5293" w:author="Arthur Parmentier" w:date="2020-05-15T10:53:00Z">
        <w:r w:rsidRPr="007C437A">
          <w:t>ifferent configurations</w:t>
        </w:r>
      </w:ins>
      <w:ins w:id="5294" w:author="Arthur Parmentier" w:date="2020-05-15T10:54:00Z">
        <w:r w:rsidRPr="007C437A">
          <w:t xml:space="preserve"> and their </w:t>
        </w:r>
      </w:ins>
      <w:ins w:id="5295" w:author="Arthur Parmentier" w:date="2020-05-15T10:57:00Z">
        <w:r w:rsidR="00124705" w:rsidRPr="007C437A">
          <w:t>role as a super-</w:t>
        </w:r>
      </w:ins>
      <w:ins w:id="5296" w:author="Arthur Parmentier" w:date="2020-05-15T10:55:00Z">
        <w:r w:rsidRPr="007C437A">
          <w:t>structure</w:t>
        </w:r>
      </w:ins>
      <w:ins w:id="5297" w:author="Arthur Parmentier" w:date="2020-06-02T18:05:00Z">
        <w:r w:rsidR="00783AA3" w:rsidRPr="007C437A">
          <w:t>,</w:t>
        </w:r>
      </w:ins>
      <w:ins w:id="5298" w:author="Arthur Parmentier" w:date="2020-05-15T10:55:00Z">
        <w:r w:rsidRPr="007C437A">
          <w:t xml:space="preserve"> </w:t>
        </w:r>
      </w:ins>
      <w:ins w:id="5299" w:author="Arthur Parmentier" w:date="2020-06-02T18:04:00Z">
        <w:r w:rsidR="00783AA3" w:rsidRPr="007C437A">
          <w:t>defining its set of internal</w:t>
        </w:r>
      </w:ins>
      <w:ins w:id="5300" w:author="Arthur Parmentier" w:date="2020-05-15T10:58:00Z">
        <w:r w:rsidR="00124705" w:rsidRPr="007C437A">
          <w:t xml:space="preserve"> grammars </w:t>
        </w:r>
      </w:ins>
      <w:ins w:id="5301" w:author="Arthur Parmentier" w:date="2020-06-06T17:19:00Z">
        <w:r w:rsidR="00B95361" w:rsidRPr="007C437A">
          <w:t>(for instance, the modes</w:t>
        </w:r>
      </w:ins>
      <w:ins w:id="5302" w:author="Arthur Parmentier" w:date="2020-05-15T10:58:00Z">
        <w:r w:rsidR="00124705" w:rsidRPr="007C437A">
          <w:t>),</w:t>
        </w:r>
      </w:ins>
      <w:ins w:id="5303" w:author="Arthur Parmentier" w:date="2020-05-15T10:59:00Z">
        <w:r w:rsidR="00124705" w:rsidRPr="007C437A">
          <w:t xml:space="preserve"> the roles of emitter/receiver (soundpainter/performer) </w:t>
        </w:r>
      </w:ins>
      <w:ins w:id="5304" w:author="Arthur Parmentier" w:date="2020-06-02T18:06:00Z">
        <w:r w:rsidR="00E176C0" w:rsidRPr="007C437A">
          <w:t>and</w:t>
        </w:r>
      </w:ins>
      <w:ins w:id="5305" w:author="Arthur Parmentier" w:date="2020-05-15T10:59:00Z">
        <w:r w:rsidR="00124705" w:rsidRPr="007C437A">
          <w:t xml:space="preserve"> the “default parameters”</w:t>
        </w:r>
      </w:ins>
      <w:ins w:id="5306" w:author="Arthur Parmentier" w:date="2020-06-02T18:05:00Z">
        <w:r w:rsidR="00783AA3" w:rsidRPr="007C437A">
          <w:t xml:space="preserve"> as</w:t>
        </w:r>
      </w:ins>
      <w:ins w:id="5307" w:author="Arthur Parmentier" w:date="2020-05-15T11:00:00Z">
        <w:r w:rsidR="00124705" w:rsidRPr="007C437A">
          <w:t xml:space="preserve"> context-depend rules </w:t>
        </w:r>
      </w:ins>
      <w:ins w:id="5308" w:author="Arthur Parmentier" w:date="2020-06-02T18:06:00Z">
        <w:r w:rsidR="00783AA3" w:rsidRPr="007C437A">
          <w:t>for</w:t>
        </w:r>
      </w:ins>
      <w:ins w:id="5309" w:author="Arthur Parmentier" w:date="2020-05-15T11:00:00Z">
        <w:r w:rsidR="00124705" w:rsidRPr="007C437A">
          <w:t xml:space="preserve"> the performance.</w:t>
        </w:r>
      </w:ins>
    </w:p>
    <w:p w:rsidR="00E176C0" w:rsidRPr="007C437A" w:rsidRDefault="00E176C0" w:rsidP="00B01D9E">
      <w:pPr>
        <w:rPr>
          <w:ins w:id="5310" w:author="Arthur Parmentier" w:date="2020-06-02T18:34:00Z"/>
        </w:rPr>
      </w:pPr>
      <w:ins w:id="5311" w:author="Arthur Parmentier" w:date="2020-06-02T18:11:00Z">
        <w:r w:rsidRPr="007C437A">
          <w:t>By creating a SP recognition tool, I am proposing new configuration</w:t>
        </w:r>
      </w:ins>
      <w:ins w:id="5312" w:author="Arthur Parmentier" w:date="2020-06-02T18:26:00Z">
        <w:r w:rsidR="003D3E7E" w:rsidRPr="007C437A">
          <w:t>s for</w:t>
        </w:r>
      </w:ins>
      <w:ins w:id="5313" w:author="Arthur Parmentier" w:date="2020-06-02T18:12:00Z">
        <w:r w:rsidRPr="007C437A">
          <w:t xml:space="preserve"> SP</w:t>
        </w:r>
      </w:ins>
      <w:ins w:id="5314" w:author="Arthur Parmentier" w:date="2020-06-02T18:26:00Z">
        <w:r w:rsidR="003D3E7E" w:rsidRPr="007C437A">
          <w:t xml:space="preserve">, in which </w:t>
        </w:r>
      </w:ins>
      <w:ins w:id="5315" w:author="Arthur Parmentier" w:date="2020-06-02T18:27:00Z">
        <w:r w:rsidR="003D3E7E" w:rsidRPr="007C437A">
          <w:t>a computer</w:t>
        </w:r>
      </w:ins>
      <w:ins w:id="5316" w:author="Arthur Parmentier" w:date="2020-06-02T18:26:00Z">
        <w:r w:rsidR="003D3E7E" w:rsidRPr="007C437A">
          <w:t xml:space="preserve"> </w:t>
        </w:r>
      </w:ins>
      <w:ins w:id="5317" w:author="Arthur Parmentier" w:date="2020-06-02T18:27:00Z">
        <w:r w:rsidR="003D3E7E" w:rsidRPr="007C437A">
          <w:t>can</w:t>
        </w:r>
      </w:ins>
      <w:ins w:id="5318" w:author="Arthur Parmentier" w:date="2020-06-02T18:26:00Z">
        <w:r w:rsidR="003D3E7E" w:rsidRPr="007C437A">
          <w:t xml:space="preserve"> process SP signs</w:t>
        </w:r>
      </w:ins>
      <w:ins w:id="5319" w:author="Arthur Parmentier" w:date="2020-06-02T18:28:00Z">
        <w:r w:rsidR="003D3E7E" w:rsidRPr="007C437A">
          <w:t xml:space="preserve"> and </w:t>
        </w:r>
      </w:ins>
      <w:ins w:id="5320" w:author="Arthur Parmentier" w:date="2020-06-02T18:29:00Z">
        <w:r w:rsidR="003D3E7E" w:rsidRPr="007C437A">
          <w:t>take the role of one or several performers at the same time, aside other human performers or not</w:t>
        </w:r>
      </w:ins>
      <w:ins w:id="5321" w:author="Arthur Parmentier" w:date="2020-06-02T18:12:00Z">
        <w:r w:rsidRPr="007C437A">
          <w:t>.</w:t>
        </w:r>
      </w:ins>
      <w:ins w:id="5322" w:author="Arthur Parmentier" w:date="2020-06-02T18:30:00Z">
        <w:r w:rsidR="003D3E7E" w:rsidRPr="007C437A">
          <w:t xml:space="preserve"> At the difference of what is possible with human performers, the program itself can only </w:t>
        </w:r>
      </w:ins>
      <w:ins w:id="5323" w:author="Arthur Parmentier" w:date="2020-06-02T18:31:00Z">
        <w:r w:rsidR="003D3E7E" w:rsidRPr="007C437A">
          <w:t>recognize sign</w:t>
        </w:r>
      </w:ins>
      <w:ins w:id="5324" w:author="Arthur Parmentier" w:date="2020-06-02T18:37:00Z">
        <w:r w:rsidR="008A1107" w:rsidRPr="007C437A">
          <w:t>s</w:t>
        </w:r>
      </w:ins>
      <w:ins w:id="5325" w:author="Arthur Parmentier" w:date="2020-06-02T18:31:00Z">
        <w:r w:rsidR="003D3E7E" w:rsidRPr="007C437A">
          <w:t xml:space="preserve"> from one </w:t>
        </w:r>
      </w:ins>
      <w:ins w:id="5326" w:author="Arthur Parmentier" w:date="2020-06-10T18:27:00Z">
        <w:r w:rsidR="00D6045A">
          <w:t>sender</w:t>
        </w:r>
      </w:ins>
      <w:ins w:id="5327" w:author="Arthur Parmentier" w:date="2020-06-02T18:31:00Z">
        <w:r w:rsidR="003D3E7E" w:rsidRPr="007C437A">
          <w:t xml:space="preserve"> at the time</w:t>
        </w:r>
      </w:ins>
      <w:ins w:id="5328" w:author="Arthur Parmentier" w:date="2020-06-02T18:33:00Z">
        <w:r w:rsidR="008A1107" w:rsidRPr="007C437A">
          <w:t xml:space="preserve"> </w:t>
        </w:r>
      </w:ins>
      <w:ins w:id="5329" w:author="Arthur Parmentier" w:date="2020-06-02T18:36:00Z">
        <w:r w:rsidR="008A1107" w:rsidRPr="007C437A">
          <w:t xml:space="preserve">(the soundpainter) </w:t>
        </w:r>
      </w:ins>
      <w:ins w:id="5330" w:author="Arthur Parmentier" w:date="2020-06-02T18:33:00Z">
        <w:r w:rsidR="008A1107" w:rsidRPr="007C437A">
          <w:t xml:space="preserve">and cannot </w:t>
        </w:r>
      </w:ins>
      <w:ins w:id="5331" w:author="Arthur Parmentier" w:date="2020-06-10T18:27:00Z">
        <w:r w:rsidR="004641DB">
          <w:t>send</w:t>
        </w:r>
      </w:ins>
      <w:ins w:id="5332" w:author="Arthur Parmentier" w:date="2020-06-02T18:33:00Z">
        <w:r w:rsidR="008A1107" w:rsidRPr="007C437A">
          <w:t xml:space="preserve"> </w:t>
        </w:r>
      </w:ins>
      <w:ins w:id="5333" w:author="Arthur Parmentier" w:date="2020-06-10T18:27:00Z">
        <w:r w:rsidR="004641DB">
          <w:t xml:space="preserve">SP </w:t>
        </w:r>
      </w:ins>
      <w:ins w:id="5334" w:author="Arthur Parmentier" w:date="2020-06-02T18:33:00Z">
        <w:r w:rsidR="008A1107" w:rsidRPr="007C437A">
          <w:t>signs itself</w:t>
        </w:r>
      </w:ins>
      <w:ins w:id="5335" w:author="Arthur Parmentier" w:date="2020-06-10T18:27:00Z">
        <w:r w:rsidR="008054B0">
          <w:t xml:space="preserve"> (but it </w:t>
        </w:r>
      </w:ins>
      <w:ins w:id="5336" w:author="Arthur Parmentier" w:date="2020-06-10T18:28:00Z">
        <w:r w:rsidR="008054B0">
          <w:t xml:space="preserve">can of course provide other </w:t>
        </w:r>
        <w:r w:rsidR="006D40A3">
          <w:t>types</w:t>
        </w:r>
        <w:r w:rsidR="008054B0">
          <w:t xml:space="preserve"> of feedback)</w:t>
        </w:r>
      </w:ins>
      <w:ins w:id="5337" w:author="Arthur Parmentier" w:date="2020-06-02T18:33:00Z">
        <w:r w:rsidR="008A1107" w:rsidRPr="007C437A">
          <w:t xml:space="preserve">. Among </w:t>
        </w:r>
      </w:ins>
      <w:ins w:id="5338"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339" w:author="Arthur Parmentier" w:date="2020-06-02T18:39:00Z"/>
        </w:rPr>
      </w:pPr>
      <w:ins w:id="5340" w:author="Arthur Parmentier" w:date="2020-06-02T18:34:00Z">
        <w:r w:rsidRPr="007C437A">
          <w:t>In the first configuration</w:t>
        </w:r>
      </w:ins>
      <w:ins w:id="5341" w:author="Arthur Parmentier" w:date="2020-06-02T18:35:00Z">
        <w:r w:rsidRPr="007C437A">
          <w:t xml:space="preserve">, </w:t>
        </w:r>
      </w:ins>
      <w:ins w:id="5342" w:author="Arthur Parmentier" w:date="2020-06-02T18:38:00Z">
        <w:r w:rsidRPr="007C437A">
          <w:t xml:space="preserve">the orchestra is </w:t>
        </w:r>
      </w:ins>
      <w:ins w:id="5343" w:author="Arthur Parmentier" w:date="2020-06-02T18:40:00Z">
        <w:r w:rsidRPr="007C437A">
          <w:t>simulated by</w:t>
        </w:r>
      </w:ins>
      <w:ins w:id="5344" w:author="Arthur Parmentier" w:date="2020-06-02T18:38:00Z">
        <w:r w:rsidRPr="007C437A">
          <w:t xml:space="preserve"> the computer runni</w:t>
        </w:r>
      </w:ins>
      <w:ins w:id="5345" w:author="Arthur Parmentier" w:date="2020-06-02T18:39:00Z">
        <w:r w:rsidRPr="007C437A">
          <w:t xml:space="preserve">ng the SP recognition tool </w:t>
        </w:r>
      </w:ins>
      <w:ins w:id="5346" w:author="Arthur Parmentier" w:date="2020-06-02T18:40:00Z">
        <w:r w:rsidRPr="007C437A">
          <w:t>(</w:t>
        </w:r>
      </w:ins>
      <w:ins w:id="5347" w:author="Arthur Parmentier" w:date="2020-06-02T18:39:00Z">
        <w:r w:rsidRPr="007C437A">
          <w:t>and possibly other digital gear</w:t>
        </w:r>
      </w:ins>
      <w:ins w:id="5348" w:author="Arthur Parmentier" w:date="2020-06-02T18:40:00Z">
        <w:r w:rsidRPr="007C437A">
          <w:t>)</w:t>
        </w:r>
      </w:ins>
      <w:ins w:id="5349" w:author="Arthur Parmentier" w:date="2020-06-02T18:39:00Z">
        <w:r w:rsidRPr="007C437A">
          <w:t>, without other human performers.</w:t>
        </w:r>
      </w:ins>
    </w:p>
    <w:p w:rsidR="008A1107" w:rsidRPr="007C437A" w:rsidRDefault="008A1107">
      <w:pPr>
        <w:pStyle w:val="Paragraphedeliste"/>
        <w:numPr>
          <w:ilvl w:val="0"/>
          <w:numId w:val="14"/>
        </w:numPr>
        <w:rPr>
          <w:ins w:id="5350" w:author="Arthur Parmentier" w:date="2020-05-15T11:00:00Z"/>
        </w:rPr>
        <w:pPrChange w:id="5351" w:author="Arthur Parmentier" w:date="2020-06-02T18:34:00Z">
          <w:pPr/>
        </w:pPrChange>
      </w:pPr>
      <w:ins w:id="5352" w:author="Arthur Parmentier" w:date="2020-06-02T18:39:00Z">
        <w:r w:rsidRPr="007C437A">
          <w:t xml:space="preserve">In the second configuration, the computer </w:t>
        </w:r>
      </w:ins>
      <w:ins w:id="5353" w:author="Arthur Parmentier" w:date="2020-06-02T18:40:00Z">
        <w:r w:rsidRPr="007C437A">
          <w:t>takes the role of single performer inside an orchestra with other human performers.</w:t>
        </w:r>
      </w:ins>
    </w:p>
    <w:p w:rsidR="00B01D9E" w:rsidRPr="007C437A" w:rsidRDefault="00E176C0" w:rsidP="00B01D9E">
      <w:pPr>
        <w:rPr>
          <w:ins w:id="5354" w:author="Arthur Parmentier" w:date="2020-05-15T11:21:00Z"/>
        </w:rPr>
      </w:pPr>
      <w:ins w:id="5355" w:author="Arthur Parmentier" w:date="2020-06-02T18:10:00Z">
        <w:r w:rsidRPr="007C437A">
          <w:t>In general, t</w:t>
        </w:r>
      </w:ins>
      <w:ins w:id="5356" w:author="Arthur Parmentier" w:date="2020-05-15T11:17:00Z">
        <w:r w:rsidR="005E56A8" w:rsidRPr="007C437A">
          <w:t xml:space="preserve">he </w:t>
        </w:r>
      </w:ins>
      <w:ins w:id="5357" w:author="Arthur Parmentier" w:date="2020-06-02T18:11:00Z">
        <w:r w:rsidRPr="007C437A">
          <w:t>choice and use</w:t>
        </w:r>
      </w:ins>
      <w:ins w:id="5358" w:author="Arthur Parmentier" w:date="2020-05-15T11:17:00Z">
        <w:r w:rsidR="005E56A8" w:rsidRPr="007C437A">
          <w:t xml:space="preserve"> of a specific configuration is motivated by </w:t>
        </w:r>
      </w:ins>
      <w:ins w:id="5359" w:author="Arthur Parmentier" w:date="2020-06-02T18:08:00Z">
        <w:r w:rsidRPr="007C437A">
          <w:t>the</w:t>
        </w:r>
      </w:ins>
      <w:ins w:id="5360" w:author="Arthur Parmentier" w:date="2020-06-02T18:07:00Z">
        <w:r w:rsidRPr="007C437A">
          <w:t xml:space="preserve"> qualities (in term</w:t>
        </w:r>
      </w:ins>
      <w:ins w:id="5361" w:author="Arthur Parmentier" w:date="2020-06-02T18:08:00Z">
        <w:r w:rsidRPr="007C437A">
          <w:t>s</w:t>
        </w:r>
      </w:ins>
      <w:ins w:id="5362" w:author="Arthur Parmentier" w:date="2020-06-02T18:07:00Z">
        <w:r w:rsidRPr="007C437A">
          <w:t xml:space="preserve"> of creative processes, special layout, communication rules</w:t>
        </w:r>
      </w:ins>
      <w:ins w:id="5363" w:author="Arthur Parmentier" w:date="2020-06-02T18:08:00Z">
        <w:r w:rsidRPr="007C437A">
          <w:t>…) it has for achieving a certain result in the performance</w:t>
        </w:r>
      </w:ins>
      <w:ins w:id="5364" w:author="Arthur Parmentier" w:date="2020-06-02T18:11:00Z">
        <w:r w:rsidRPr="007C437A">
          <w:t>.</w:t>
        </w:r>
      </w:ins>
      <w:ins w:id="5365" w:author="Arthur Parmentier" w:date="2020-06-02T18:41:00Z">
        <w:r w:rsidR="008A1107" w:rsidRPr="007C437A">
          <w:t xml:space="preserve"> Let’s discuss the qualities </w:t>
        </w:r>
      </w:ins>
      <w:ins w:id="5366" w:author="Arthur Parmentier" w:date="2020-06-02T18:46:00Z">
        <w:r w:rsidR="00724CD5" w:rsidRPr="007C437A">
          <w:t>of these</w:t>
        </w:r>
      </w:ins>
      <w:ins w:id="5367"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368" w:author="Arthur Parmentier" w:date="2020-05-15T11:30:00Z"/>
        </w:rPr>
      </w:pPr>
      <w:ins w:id="5369" w:author="Arthur Parmentier" w:date="2020-06-02T18:41:00Z">
        <w:r w:rsidRPr="007C437A">
          <w:t xml:space="preserve">In the configuration one, </w:t>
        </w:r>
      </w:ins>
      <w:ins w:id="5370" w:author="Arthur Parmentier" w:date="2020-05-15T11:24:00Z">
        <w:r w:rsidR="0080158F" w:rsidRPr="007C437A">
          <w:t>such a tool can be used</w:t>
        </w:r>
      </w:ins>
      <w:ins w:id="5371" w:author="Arthur Parmentier" w:date="2020-05-15T11:39:00Z">
        <w:r w:rsidR="000C2232" w:rsidRPr="007C437A">
          <w:t xml:space="preserve"> </w:t>
        </w:r>
      </w:ins>
      <w:ins w:id="5372" w:author="Arthur Parmentier" w:date="2020-05-15T11:24:00Z">
        <w:r w:rsidR="0080158F" w:rsidRPr="007C437A">
          <w:t xml:space="preserve">as a learning tool for individuals </w:t>
        </w:r>
      </w:ins>
      <w:ins w:id="5373" w:author="Arthur Parmentier" w:date="2020-05-15T11:25:00Z">
        <w:r w:rsidR="0080158F" w:rsidRPr="007C437A">
          <w:t>aside the collective approaches to learning SP</w:t>
        </w:r>
      </w:ins>
      <w:ins w:id="5374" w:author="Arthur Parmentier" w:date="2020-05-15T11:26:00Z">
        <w:r w:rsidR="0080158F" w:rsidRPr="007C437A">
          <w:t xml:space="preserve">. </w:t>
        </w:r>
      </w:ins>
      <w:ins w:id="5375" w:author="Arthur Parmentier" w:date="2020-05-15T11:27:00Z">
        <w:r w:rsidR="0080158F" w:rsidRPr="007C437A">
          <w:t>As for now, the tool only covers the basic structures of SP</w:t>
        </w:r>
        <w:r w:rsidR="002C0BFC" w:rsidRPr="007C437A">
          <w:t xml:space="preserve"> and would only be interesting for beginners </w:t>
        </w:r>
      </w:ins>
      <w:ins w:id="5376" w:author="Arthur Parmentier" w:date="2020-05-15T11:28:00Z">
        <w:r w:rsidR="002C0BFC" w:rsidRPr="007C437A">
          <w:t>in SP</w:t>
        </w:r>
      </w:ins>
      <w:ins w:id="5377" w:author="Arthur Parmentier" w:date="2020-06-02T18:42:00Z">
        <w:r w:rsidRPr="007C437A">
          <w:t xml:space="preserve"> or soundpainters</w:t>
        </w:r>
      </w:ins>
      <w:ins w:id="5378"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379" w:author="Arthur Parmentier" w:date="2020-05-15T11:40:00Z"/>
        </w:rPr>
      </w:pPr>
      <w:ins w:id="5380" w:author="Arthur Parmentier" w:date="2020-06-02T18:43:00Z">
        <w:r w:rsidRPr="007C437A">
          <w:t>In both configurations</w:t>
        </w:r>
      </w:ins>
      <w:ins w:id="5381" w:author="Arthur Parmentier" w:date="2020-05-15T11:31:00Z">
        <w:r w:rsidR="002C0BFC" w:rsidRPr="007C437A">
          <w:t xml:space="preserve">, </w:t>
        </w:r>
      </w:ins>
      <w:ins w:id="5382" w:author="Arthur Parmentier" w:date="2020-05-15T11:32:00Z">
        <w:r w:rsidR="002C0BFC" w:rsidRPr="007C437A">
          <w:t xml:space="preserve">such a tool is </w:t>
        </w:r>
      </w:ins>
      <w:ins w:id="5383" w:author="Arthur Parmentier" w:date="2020-06-02T18:43:00Z">
        <w:r w:rsidRPr="007C437A">
          <w:t>also</w:t>
        </w:r>
      </w:ins>
      <w:ins w:id="5384" w:author="Arthur Parmentier" w:date="2020-05-15T11:32:00Z">
        <w:r w:rsidR="002C0BFC" w:rsidRPr="007C437A">
          <w:t xml:space="preserve"> interesting</w:t>
        </w:r>
      </w:ins>
      <w:ins w:id="5385" w:author="Arthur Parmentier" w:date="2020-06-02T18:43:00Z">
        <w:r w:rsidRPr="007C437A">
          <w:t xml:space="preserve"> even for more advanced soundpainters</w:t>
        </w:r>
      </w:ins>
      <w:ins w:id="5386" w:author="Arthur Parmentier" w:date="2020-05-15T11:39:00Z">
        <w:r w:rsidR="000C2232" w:rsidRPr="007C437A">
          <w:t xml:space="preserve"> </w:t>
        </w:r>
      </w:ins>
      <w:ins w:id="5387" w:author="Arthur Parmentier" w:date="2020-05-15T11:32:00Z">
        <w:r w:rsidR="002C0BFC" w:rsidRPr="007C437A">
          <w:t xml:space="preserve">for exploring new areas </w:t>
        </w:r>
      </w:ins>
      <w:ins w:id="5388" w:author="Arthur Parmentier" w:date="2020-05-15T11:34:00Z">
        <w:r w:rsidR="002C0BFC" w:rsidRPr="007C437A">
          <w:t>of composition</w:t>
        </w:r>
      </w:ins>
      <w:ins w:id="5389" w:author="Arthur Parmentier" w:date="2020-06-02T18:45:00Z">
        <w:r w:rsidR="00724CD5" w:rsidRPr="007C437A">
          <w:t xml:space="preserve"> with</w:t>
        </w:r>
      </w:ins>
      <w:ins w:id="5390" w:author="Arthur Parmentier" w:date="2020-05-15T11:35:00Z">
        <w:r w:rsidR="002C0BFC" w:rsidRPr="007C437A">
          <w:t xml:space="preserve"> artificial intelligence, </w:t>
        </w:r>
      </w:ins>
      <w:ins w:id="5391" w:author="Arthur Parmentier" w:date="2020-05-15T11:36:00Z">
        <w:r w:rsidR="002C0BFC" w:rsidRPr="007C437A">
          <w:t>machine learning and</w:t>
        </w:r>
      </w:ins>
      <w:ins w:id="5392"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393" w:author="Arthur Parmentier" w:date="2020-06-02T18:48:00Z"/>
        </w:rPr>
      </w:pPr>
      <w:ins w:id="5394" w:author="Arthur Parmentier" w:date="2020-06-02T18:43:00Z">
        <w:r w:rsidRPr="007C437A">
          <w:t xml:space="preserve">In </w:t>
        </w:r>
      </w:ins>
      <w:ins w:id="5395" w:author="Arthur Parmentier" w:date="2020-06-02T18:46:00Z">
        <w:r w:rsidRPr="007C437A">
          <w:t xml:space="preserve">the second </w:t>
        </w:r>
      </w:ins>
      <w:ins w:id="5396" w:author="Arthur Parmentier" w:date="2020-06-02T18:43:00Z">
        <w:r w:rsidRPr="007C437A">
          <w:t>configuration,</w:t>
        </w:r>
      </w:ins>
      <w:ins w:id="5397" w:author="Arthur Parmentier" w:date="2020-06-02T18:44:00Z">
        <w:r w:rsidRPr="007C437A">
          <w:t xml:space="preserve"> </w:t>
        </w:r>
      </w:ins>
      <w:ins w:id="5398" w:author="Arthur Parmentier" w:date="2020-05-15T11:42:00Z">
        <w:r w:rsidR="007D0D3B" w:rsidRPr="007C437A">
          <w:t xml:space="preserve">the tool </w:t>
        </w:r>
      </w:ins>
      <w:ins w:id="5399" w:author="Arthur Parmentier" w:date="2020-06-02T18:47:00Z">
        <w:r w:rsidRPr="007C437A">
          <w:t>can</w:t>
        </w:r>
      </w:ins>
      <w:ins w:id="5400" w:author="Arthur Parmentier" w:date="2020-05-15T11:42:00Z">
        <w:r w:rsidR="007D0D3B" w:rsidRPr="007C437A">
          <w:t xml:space="preserve"> be used as a controller with other digital elements that are already part of the performance</w:t>
        </w:r>
      </w:ins>
      <w:ins w:id="5401" w:author="Arthur Parmentier" w:date="2020-06-02T18:47:00Z">
        <w:r w:rsidRPr="007C437A">
          <w:t xml:space="preserve"> and sometimes used by the human performers </w:t>
        </w:r>
      </w:ins>
      <w:ins w:id="5402" w:author="Arthur Parmentier" w:date="2020-06-02T18:48:00Z">
        <w:r w:rsidRPr="007C437A">
          <w:t>themselves:</w:t>
        </w:r>
      </w:ins>
      <w:ins w:id="5403" w:author="Arthur Parmentier" w:date="2020-05-15T11:42:00Z">
        <w:r w:rsidR="007D0D3B" w:rsidRPr="007C437A">
          <w:t xml:space="preserve"> effect processors, amplification mechanisms</w:t>
        </w:r>
      </w:ins>
      <w:ins w:id="5404" w:author="Arthur Parmentier" w:date="2020-05-15T11:43:00Z">
        <w:r w:rsidR="007D0D3B" w:rsidRPr="007C437A">
          <w:t>, mixing devices, recording devices and m</w:t>
        </w:r>
      </w:ins>
      <w:ins w:id="5405" w:author="Arthur Parmentier" w:date="2020-06-02T18:48:00Z">
        <w:r w:rsidRPr="007C437A">
          <w:t>uch more</w:t>
        </w:r>
      </w:ins>
      <w:ins w:id="5406" w:author="Arthur Parmentier" w:date="2020-05-15T11:43:00Z">
        <w:r w:rsidR="007D0D3B" w:rsidRPr="007C437A">
          <w:t xml:space="preserve">. It is </w:t>
        </w:r>
      </w:ins>
      <w:ins w:id="5407" w:author="Arthur Parmentier" w:date="2020-05-15T11:44:00Z">
        <w:r w:rsidR="007D0D3B" w:rsidRPr="007C437A">
          <w:t>sometimes</w:t>
        </w:r>
      </w:ins>
      <w:ins w:id="5408" w:author="Arthur Parmentier" w:date="2020-05-15T11:43:00Z">
        <w:r w:rsidR="007D0D3B" w:rsidRPr="007C437A">
          <w:t xml:space="preserve"> the case that such elements </w:t>
        </w:r>
      </w:ins>
      <w:ins w:id="5409" w:author="Arthur Parmentier" w:date="2020-05-15T12:15:00Z">
        <w:r w:rsidR="00736DF0" w:rsidRPr="007C437A">
          <w:t>cannot be controlled</w:t>
        </w:r>
      </w:ins>
      <w:ins w:id="5410" w:author="Arthur Parmentier" w:date="2020-05-15T11:43:00Z">
        <w:r w:rsidR="007D0D3B" w:rsidRPr="007C437A">
          <w:t xml:space="preserve"> real-time performance because of the complexi</w:t>
        </w:r>
      </w:ins>
      <w:ins w:id="5411" w:author="Arthur Parmentier" w:date="2020-05-15T11:44:00Z">
        <w:r w:rsidR="007D0D3B" w:rsidRPr="007C437A">
          <w:t xml:space="preserve">ty of their interface or controls, or that it requires </w:t>
        </w:r>
      </w:ins>
      <w:ins w:id="5412" w:author="Arthur Parmentier" w:date="2020-05-15T11:45:00Z">
        <w:r w:rsidR="007D0D3B" w:rsidRPr="007C437A">
          <w:t>performers to manipulate them. The interfacing possibilities offered by Max/MSP makes it an ideal choice for contro</w:t>
        </w:r>
      </w:ins>
      <w:ins w:id="5413" w:author="Arthur Parmentier" w:date="2020-05-15T11:46:00Z">
        <w:r w:rsidR="007D0D3B" w:rsidRPr="007C437A">
          <w:t>lling these devices within the SP language directly</w:t>
        </w:r>
      </w:ins>
      <w:ins w:id="5414" w:author="Arthur Parmentier" w:date="2020-05-15T12:16:00Z">
        <w:r w:rsidR="00736DF0" w:rsidRPr="007C437A">
          <w:t>.</w:t>
        </w:r>
      </w:ins>
    </w:p>
    <w:p w:rsidR="00705639" w:rsidRPr="007C437A" w:rsidRDefault="00705639" w:rsidP="00705639">
      <w:pPr>
        <w:rPr>
          <w:ins w:id="5415" w:author="Arthur Parmentier" w:date="2020-06-06T17:20:00Z"/>
        </w:rPr>
      </w:pPr>
      <w:ins w:id="5416" w:author="Arthur Parmentier" w:date="2020-06-02T18:48:00Z">
        <w:r w:rsidRPr="007C437A">
          <w:t>Of course, there are other possible config</w:t>
        </w:r>
      </w:ins>
      <w:ins w:id="5417" w:author="Arthur Parmentier" w:date="2020-06-02T18:49:00Z">
        <w:r w:rsidRPr="007C437A">
          <w:t>urations in which people would want to use the tool</w:t>
        </w:r>
      </w:ins>
      <w:ins w:id="5418" w:author="Arthur Parmentier" w:date="2020-06-02T18:51:00Z">
        <w:r w:rsidRPr="007C437A">
          <w:t xml:space="preserve">, such as remote performances over internet, where the tool </w:t>
        </w:r>
      </w:ins>
      <w:ins w:id="5419" w:author="Arthur Parmentier" w:date="2020-06-02T18:52:00Z">
        <w:r w:rsidRPr="007C437A">
          <w:t>could act as a</w:t>
        </w:r>
      </w:ins>
      <w:ins w:id="5420" w:author="Arthur Parmentier" w:date="2020-06-02T18:53:00Z">
        <w:r w:rsidRPr="007C437A">
          <w:t xml:space="preserve">n interpreter </w:t>
        </w:r>
      </w:ins>
      <w:ins w:id="5421" w:author="Arthur Parmentier" w:date="2020-06-02T18:54:00Z">
        <w:r w:rsidR="004E0B5A" w:rsidRPr="007C437A">
          <w:t xml:space="preserve">from video to words and simple parameters </w:t>
        </w:r>
      </w:ins>
      <w:ins w:id="5422" w:author="Arthur Parmentier" w:date="2020-06-02T18:53:00Z">
        <w:r w:rsidRPr="007C437A">
          <w:t>for reducing the bandwidth of the information to pass over internet</w:t>
        </w:r>
      </w:ins>
      <w:ins w:id="5423" w:author="Arthur Parmentier" w:date="2020-06-02T18:54:00Z">
        <w:r w:rsidR="004E0B5A" w:rsidRPr="007C437A">
          <w:t>.</w:t>
        </w:r>
      </w:ins>
    </w:p>
    <w:p w:rsidR="00A12510" w:rsidRPr="007C437A" w:rsidRDefault="00A12510" w:rsidP="00705639">
      <w:pPr>
        <w:rPr>
          <w:ins w:id="5424" w:author="Arthur Parmentier" w:date="2020-06-02T18:55:00Z"/>
        </w:rPr>
      </w:pPr>
    </w:p>
    <w:p w:rsidR="006D10E9" w:rsidRPr="007C437A" w:rsidRDefault="006D10E9" w:rsidP="006D10E9">
      <w:pPr>
        <w:pStyle w:val="Titre3"/>
        <w:rPr>
          <w:ins w:id="5425" w:author="Arthur Parmentier" w:date="2020-05-15T15:41:00Z"/>
        </w:rPr>
      </w:pPr>
      <w:bookmarkStart w:id="5426" w:name="_Toc42698963"/>
      <w:ins w:id="5427" w:author="Arthur Parmentier" w:date="2020-05-15T15:41:00Z">
        <w:r w:rsidRPr="007C437A">
          <w:lastRenderedPageBreak/>
          <w:t>Goals</w:t>
        </w:r>
        <w:bookmarkEnd w:id="5426"/>
      </w:ins>
    </w:p>
    <w:p w:rsidR="006054A3" w:rsidRPr="007C437A" w:rsidRDefault="006054A3" w:rsidP="006054A3">
      <w:pPr>
        <w:rPr>
          <w:ins w:id="5428" w:author="Arthur Parmentier" w:date="2020-05-15T15:43:00Z"/>
        </w:rPr>
      </w:pPr>
      <w:ins w:id="5429" w:author="Arthur Parmentier" w:date="2020-05-15T15:42:00Z">
        <w:r w:rsidRPr="007C437A">
          <w:t xml:space="preserve">In the frame of </w:t>
        </w:r>
      </w:ins>
      <w:ins w:id="5430" w:author="Arthur Parmentier" w:date="2020-06-02T19:02:00Z">
        <w:r w:rsidR="00B64BAF" w:rsidRPr="007C437A">
          <w:t>my</w:t>
        </w:r>
      </w:ins>
      <w:ins w:id="5431" w:author="Arthur Parmentier" w:date="2020-05-15T15:42:00Z">
        <w:r w:rsidRPr="007C437A">
          <w:t xml:space="preserve"> master thesis, I have chosen</w:t>
        </w:r>
      </w:ins>
      <w:ins w:id="5432" w:author="Arthur Parmentier" w:date="2020-05-15T22:16:00Z">
        <w:r w:rsidR="00D57E4A" w:rsidRPr="007C437A">
          <w:t xml:space="preserve"> to </w:t>
        </w:r>
      </w:ins>
      <w:ins w:id="5433" w:author="Arthur Parmentier" w:date="2020-05-15T22:25:00Z">
        <w:r w:rsidR="00E85217" w:rsidRPr="007C437A">
          <w:t>focus on the use case of my tool as a learning tool</w:t>
        </w:r>
      </w:ins>
      <w:ins w:id="5434" w:author="Arthur Parmentier" w:date="2020-06-02T18:58:00Z">
        <w:r w:rsidR="001C55EF" w:rsidRPr="007C437A">
          <w:t xml:space="preserve"> in the first configuration (simulation of the whole SP orchestra)</w:t>
        </w:r>
      </w:ins>
      <w:ins w:id="5435" w:author="Arthur Parmentier" w:date="2020-05-15T22:25:00Z">
        <w:r w:rsidR="00E85217" w:rsidRPr="007C437A">
          <w:t>.</w:t>
        </w:r>
      </w:ins>
    </w:p>
    <w:p w:rsidR="006054A3" w:rsidRPr="007C437A" w:rsidRDefault="00A43C46" w:rsidP="006054A3">
      <w:pPr>
        <w:rPr>
          <w:ins w:id="5436" w:author="Arthur Parmentier" w:date="2020-05-15T15:44:00Z"/>
        </w:rPr>
      </w:pPr>
      <w:ins w:id="5437" w:author="Arthur Parmentier" w:date="2020-05-15T22:02:00Z">
        <w:r w:rsidRPr="007C437A">
          <w:t xml:space="preserve">In analogy with the </w:t>
        </w:r>
      </w:ins>
      <w:ins w:id="5438" w:author="Arthur Parmentier" w:date="2020-05-15T22:03:00Z">
        <w:r w:rsidRPr="007C437A">
          <w:t>constructivist</w:t>
        </w:r>
      </w:ins>
      <w:ins w:id="5439" w:author="Arthur Parmentier" w:date="2020-05-15T22:02:00Z">
        <w:r w:rsidRPr="007C437A">
          <w:t xml:space="preserve"> mode</w:t>
        </w:r>
      </w:ins>
      <w:ins w:id="5440" w:author="Arthur Parmentier" w:date="2020-05-15T22:03:00Z">
        <w:r w:rsidRPr="007C437A">
          <w:t>l we discussed previously, we know that the</w:t>
        </w:r>
      </w:ins>
      <w:ins w:id="5441" w:author="Arthur Parmentier" w:date="2020-05-15T15:44:00Z">
        <w:r w:rsidR="006054A3" w:rsidRPr="007C437A">
          <w:t xml:space="preserve"> learning tool must have </w:t>
        </w:r>
      </w:ins>
      <w:ins w:id="5442" w:author="Arthur Parmentier" w:date="2020-05-15T22:12:00Z">
        <w:r w:rsidR="002A46D5" w:rsidRPr="007C437A">
          <w:t xml:space="preserve">at least </w:t>
        </w:r>
      </w:ins>
      <w:ins w:id="5443" w:author="Arthur Parmentier" w:date="2020-05-15T15:44:00Z">
        <w:r w:rsidR="006054A3" w:rsidRPr="007C437A">
          <w:t>the following features:</w:t>
        </w:r>
      </w:ins>
    </w:p>
    <w:p w:rsidR="002408AA" w:rsidRPr="007C437A" w:rsidRDefault="002408AA">
      <w:pPr>
        <w:pStyle w:val="Paragraphedeliste"/>
        <w:numPr>
          <w:ilvl w:val="0"/>
          <w:numId w:val="23"/>
        </w:numPr>
        <w:rPr>
          <w:ins w:id="5444" w:author="Arthur Parmentier" w:date="2020-05-15T22:02:00Z"/>
        </w:rPr>
      </w:pPr>
      <w:ins w:id="5445" w:author="Arthur Parmentier" w:date="2020-05-15T21:59:00Z">
        <w:r w:rsidRPr="007C437A">
          <w:t>A</w:t>
        </w:r>
      </w:ins>
      <w:ins w:id="5446" w:author="Arthur Parmentier" w:date="2020-05-15T22:00:00Z">
        <w:r w:rsidRPr="007C437A">
          <w:t xml:space="preserve"> mechanism of sign </w:t>
        </w:r>
      </w:ins>
      <w:ins w:id="5447" w:author="Arthur Parmentier" w:date="2020-06-02T18:59:00Z">
        <w:r w:rsidR="00964E49" w:rsidRPr="007C437A">
          <w:t xml:space="preserve">&amp; dictionary </w:t>
        </w:r>
      </w:ins>
      <w:ins w:id="5448" w:author="Arthur Parmentier" w:date="2020-05-15T22:00:00Z">
        <w:r w:rsidRPr="007C437A">
          <w:t>creation</w:t>
        </w:r>
      </w:ins>
    </w:p>
    <w:p w:rsidR="00A43C46" w:rsidRPr="007C437A" w:rsidRDefault="004C63B5" w:rsidP="006054A3">
      <w:pPr>
        <w:pStyle w:val="Paragraphedeliste"/>
        <w:numPr>
          <w:ilvl w:val="0"/>
          <w:numId w:val="23"/>
        </w:numPr>
        <w:rPr>
          <w:ins w:id="5449" w:author="Arthur Parmentier" w:date="2020-05-15T22:04:00Z"/>
        </w:rPr>
      </w:pPr>
      <w:ins w:id="5450" w:author="Arthur Parmentier" w:date="2020-05-15T22:04:00Z">
        <w:r w:rsidRPr="007C437A">
          <w:t xml:space="preserve">A </w:t>
        </w:r>
      </w:ins>
      <w:ins w:id="5451" w:author="Arthur Parmentier" w:date="2020-06-02T18:59:00Z">
        <w:r w:rsidR="00964E49" w:rsidRPr="007C437A">
          <w:t>mechanism of classification between different signs and parametrization of different positions in</w:t>
        </w:r>
      </w:ins>
      <w:ins w:id="5452"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453" w:author="Arthur Parmentier" w:date="2020-05-15T22:10:00Z"/>
        </w:rPr>
      </w:pPr>
      <w:ins w:id="5454" w:author="Arthur Parmentier" w:date="2020-05-15T22:08:00Z">
        <w:r w:rsidRPr="007C437A">
          <w:t>One or several grammatical systems</w:t>
        </w:r>
      </w:ins>
      <w:ins w:id="5455" w:author="Arthur Parmentier" w:date="2020-05-15T22:09:00Z">
        <w:r w:rsidRPr="007C437A">
          <w:t xml:space="preserve"> </w:t>
        </w:r>
      </w:ins>
      <w:ins w:id="5456"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457" w:author="Arthur Parmentier" w:date="2020-05-15T22:12:00Z"/>
        </w:rPr>
      </w:pPr>
      <w:ins w:id="5458" w:author="Arthur Parmentier" w:date="2020-05-15T22:11:00Z">
        <w:r w:rsidRPr="007C437A">
          <w:t>Audio/visual feedback in response to the soundpainter’s requests</w:t>
        </w:r>
      </w:ins>
    </w:p>
    <w:p w:rsidR="00D57E4A" w:rsidRPr="007C437A" w:rsidRDefault="003D5D5B">
      <w:pPr>
        <w:rPr>
          <w:rPrChange w:id="5459" w:author="Arthur Parmentier" w:date="2020-06-07T15:27:00Z">
            <w:rPr/>
          </w:rPrChange>
        </w:rPr>
        <w:pPrChange w:id="5460" w:author="Arthur Parmentier" w:date="2020-05-15T22:12:00Z">
          <w:pPr>
            <w:pStyle w:val="Titre2"/>
          </w:pPr>
        </w:pPrChange>
      </w:pPr>
      <w:ins w:id="5461" w:author="Arthur Parmentier" w:date="2020-05-16T10:46:00Z">
        <w:r w:rsidRPr="007C437A">
          <w:rPr>
            <w:rPrChange w:id="5462" w:author="Arthur Parmentier" w:date="2020-06-07T15:27:00Z">
              <w:rPr/>
            </w:rPrChange>
          </w:rPr>
          <w:t xml:space="preserve">The goal of my </w:t>
        </w:r>
      </w:ins>
      <w:ins w:id="5463" w:author="Arthur Parmentier" w:date="2020-06-02T19:03:00Z">
        <w:r w:rsidR="004C2F74" w:rsidRPr="007C437A">
          <w:rPr>
            <w:rPrChange w:id="5464" w:author="Arthur Parmentier" w:date="2020-06-07T15:27:00Z">
              <w:rPr/>
            </w:rPrChange>
          </w:rPr>
          <w:t>project</w:t>
        </w:r>
      </w:ins>
      <w:ins w:id="5465" w:author="Arthur Parmentier" w:date="2020-05-16T10:46:00Z">
        <w:r w:rsidRPr="007C437A">
          <w:rPr>
            <w:rPrChange w:id="5466" w:author="Arthur Parmentier" w:date="2020-06-07T15:27:00Z">
              <w:rPr/>
            </w:rPrChange>
          </w:rPr>
          <w:t xml:space="preserve"> </w:t>
        </w:r>
      </w:ins>
      <w:ins w:id="5467" w:author="Arthur Parmentier" w:date="2020-06-02T19:03:00Z">
        <w:r w:rsidR="004C2F74" w:rsidRPr="007C437A">
          <w:rPr>
            <w:rPrChange w:id="5468" w:author="Arthur Parmentier" w:date="2020-06-07T15:27:00Z">
              <w:rPr/>
            </w:rPrChange>
          </w:rPr>
          <w:t>is</w:t>
        </w:r>
      </w:ins>
      <w:ins w:id="5469" w:author="Arthur Parmentier" w:date="2020-05-16T10:47:00Z">
        <w:r w:rsidRPr="007C437A">
          <w:rPr>
            <w:rPrChange w:id="5470" w:author="Arthur Parmentier" w:date="2020-06-07T15:27:00Z">
              <w:rPr/>
            </w:rPrChange>
          </w:rPr>
          <w:t xml:space="preserve"> to implement these features</w:t>
        </w:r>
      </w:ins>
      <w:ins w:id="5471" w:author="Arthur Parmentier" w:date="2020-05-16T10:50:00Z">
        <w:r w:rsidRPr="007C437A">
          <w:rPr>
            <w:rPrChange w:id="5472"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473" w:author="Arthur Parmentier" w:date="2020-06-11T19:00:00Z"/>
        </w:rPr>
      </w:pPr>
      <w:bookmarkStart w:id="5474" w:name="_Toc42698964"/>
      <w:ins w:id="5475" w:author="Arthur Parmentier" w:date="2020-06-11T18:59:00Z">
        <w:r>
          <w:t>Workflow and challenges</w:t>
        </w:r>
      </w:ins>
      <w:ins w:id="5476" w:author="Arthur Parmentier" w:date="2020-06-11T19:00:00Z">
        <w:r>
          <w:t>: a review of literature</w:t>
        </w:r>
      </w:ins>
    </w:p>
    <w:p w:rsidR="00BC5383" w:rsidRPr="00BC5383" w:rsidRDefault="00BC5383" w:rsidP="00BC5383">
      <w:pPr>
        <w:rPr>
          <w:ins w:id="5477" w:author="Arthur Parmentier" w:date="2020-06-11T18:59:00Z"/>
          <w:rPrChange w:id="5478" w:author="Arthur Parmentier" w:date="2020-06-11T19:00:00Z">
            <w:rPr>
              <w:ins w:id="5479" w:author="Arthur Parmentier" w:date="2020-06-11T18:59:00Z"/>
            </w:rPr>
          </w:rPrChange>
        </w:rPr>
        <w:pPrChange w:id="5480" w:author="Arthur Parmentier" w:date="2020-06-11T19:00:00Z">
          <w:pPr>
            <w:pStyle w:val="Titre2"/>
          </w:pPr>
        </w:pPrChange>
      </w:pPr>
      <w:ins w:id="5481" w:author="Arthur Parmentier" w:date="2020-06-11T19:00:00Z">
        <w:r>
          <w:t>Nadine couture</w:t>
        </w:r>
      </w:ins>
    </w:p>
    <w:p w:rsidR="00F25194" w:rsidRPr="007C437A" w:rsidRDefault="00F25194">
      <w:pPr>
        <w:pStyle w:val="Titre2"/>
        <w:rPr>
          <w:ins w:id="5482" w:author="Arthur Parmentier" w:date="2020-05-22T19:13:00Z"/>
        </w:rPr>
      </w:pPr>
      <w:r w:rsidRPr="007C437A">
        <w:t>The big picture</w:t>
      </w:r>
      <w:bookmarkEnd w:id="5474"/>
      <w:del w:id="5483" w:author="Arthur Parmentier" w:date="2020-05-22T19:13:00Z">
        <w:r w:rsidRPr="007C437A" w:rsidDel="00195BC6">
          <w:delText>: general description of the system</w:delText>
        </w:r>
      </w:del>
    </w:p>
    <w:p w:rsidR="00195BC6" w:rsidRPr="007C437A" w:rsidRDefault="00195BC6">
      <w:pPr>
        <w:pStyle w:val="Titre3"/>
        <w:rPr>
          <w:ins w:id="5484" w:author="Arthur Parmentier" w:date="2020-05-16T10:55:00Z"/>
          <w:rPrChange w:id="5485" w:author="Arthur Parmentier" w:date="2020-06-07T15:27:00Z">
            <w:rPr>
              <w:ins w:id="5486" w:author="Arthur Parmentier" w:date="2020-05-16T10:55:00Z"/>
            </w:rPr>
          </w:rPrChange>
        </w:rPr>
        <w:pPrChange w:id="5487" w:author="Arthur Parmentier" w:date="2020-05-22T19:13:00Z">
          <w:pPr>
            <w:pStyle w:val="Titre2"/>
          </w:pPr>
        </w:pPrChange>
      </w:pPr>
      <w:bookmarkStart w:id="5488" w:name="_Toc42698965"/>
      <w:ins w:id="5489" w:author="Arthur Parmentier" w:date="2020-05-22T19:13:00Z">
        <w:r w:rsidRPr="007C437A">
          <w:rPr>
            <w:rPrChange w:id="5490" w:author="Arthur Parmentier" w:date="2020-06-07T15:27:00Z">
              <w:rPr/>
            </w:rPrChange>
          </w:rPr>
          <w:t>General overview of the system</w:t>
        </w:r>
      </w:ins>
      <w:bookmarkEnd w:id="5488"/>
    </w:p>
    <w:p w:rsidR="00672C10" w:rsidRPr="007C437A" w:rsidRDefault="00FD4109" w:rsidP="00672C10">
      <w:pPr>
        <w:rPr>
          <w:ins w:id="5491" w:author="Arthur Parmentier" w:date="2020-05-18T14:35:00Z"/>
        </w:rPr>
      </w:pPr>
      <w:ins w:id="5492" w:author="Arthur Parmentier" w:date="2020-06-02T19:04:00Z">
        <w:r w:rsidRPr="007C437A">
          <w:t>These goals and</w:t>
        </w:r>
      </w:ins>
      <w:ins w:id="5493" w:author="Arthur Parmentier" w:date="2020-05-16T11:00:00Z">
        <w:r w:rsidR="00672C10" w:rsidRPr="007C437A">
          <w:t xml:space="preserve"> the construc</w:t>
        </w:r>
      </w:ins>
      <w:ins w:id="5494" w:author="Arthur Parmentier" w:date="2020-05-16T11:01:00Z">
        <w:r w:rsidR="00672C10" w:rsidRPr="007C437A">
          <w:t>tivist approach to SP</w:t>
        </w:r>
      </w:ins>
      <w:ins w:id="5495" w:author="Arthur Parmentier" w:date="2020-05-22T19:07:00Z">
        <w:r w:rsidR="00BD79EF" w:rsidRPr="007C437A">
          <w:t xml:space="preserve"> that was </w:t>
        </w:r>
      </w:ins>
      <w:ins w:id="5496" w:author="Arthur Parmentier" w:date="2020-05-22T19:08:00Z">
        <w:r w:rsidR="00BD79EF" w:rsidRPr="007C437A">
          <w:t>presented in the previous parts</w:t>
        </w:r>
      </w:ins>
      <w:ins w:id="5497" w:author="Arthur Parmentier" w:date="2020-05-16T11:01:00Z">
        <w:r w:rsidR="00672C10" w:rsidRPr="007C437A">
          <w:t xml:space="preserve"> </w:t>
        </w:r>
      </w:ins>
      <w:ins w:id="5498" w:author="Arthur Parmentier" w:date="2020-06-02T19:04:00Z">
        <w:r w:rsidRPr="007C437A">
          <w:t>are</w:t>
        </w:r>
      </w:ins>
      <w:ins w:id="5499" w:author="Arthur Parmentier" w:date="2020-05-16T11:01:00Z">
        <w:r w:rsidR="00672C10" w:rsidRPr="007C437A">
          <w:t xml:space="preserve"> direct inspiration</w:t>
        </w:r>
      </w:ins>
      <w:ins w:id="5500" w:author="Arthur Parmentier" w:date="2020-06-02T19:04:00Z">
        <w:r w:rsidRPr="007C437A">
          <w:t>s</w:t>
        </w:r>
      </w:ins>
      <w:ins w:id="5501" w:author="Arthur Parmentier" w:date="2020-05-16T11:01:00Z">
        <w:r w:rsidR="00672C10" w:rsidRPr="007C437A">
          <w:t xml:space="preserve"> for </w:t>
        </w:r>
      </w:ins>
      <w:ins w:id="5502" w:author="Arthur Parmentier" w:date="2020-06-02T19:04:00Z">
        <w:r w:rsidRPr="007C437A">
          <w:t>building the recognition</w:t>
        </w:r>
      </w:ins>
      <w:ins w:id="5503" w:author="Arthur Parmentier" w:date="2020-05-16T11:01:00Z">
        <w:r w:rsidR="00672C10" w:rsidRPr="007C437A">
          <w:t xml:space="preserve"> </w:t>
        </w:r>
      </w:ins>
      <w:ins w:id="5504" w:author="Arthur Parmentier" w:date="2020-06-02T19:04:00Z">
        <w:r w:rsidRPr="007C437A">
          <w:t>with</w:t>
        </w:r>
      </w:ins>
      <w:ins w:id="5505" w:author="Arthur Parmentier" w:date="2020-05-16T11:01:00Z">
        <w:r w:rsidR="00672C10" w:rsidRPr="007C437A">
          <w:t xml:space="preserve"> several independent layers</w:t>
        </w:r>
      </w:ins>
      <w:ins w:id="5506" w:author="Arthur Parmentier" w:date="2020-05-18T14:33:00Z">
        <w:r w:rsidR="007A0B34" w:rsidRPr="007C437A">
          <w:t xml:space="preserve">, that are represented in </w:t>
        </w:r>
      </w:ins>
      <w:ins w:id="5507" w:author="Arthur Parmentier" w:date="2020-05-18T14:34:00Z">
        <w:r w:rsidR="007A0B34" w:rsidRPr="007C437A">
          <w:rPr>
            <w:rPrChange w:id="5508" w:author="Arthur Parmentier" w:date="2020-06-07T15:27:00Z">
              <w:rPr/>
            </w:rPrChange>
          </w:rPr>
          <w:fldChar w:fldCharType="begin"/>
        </w:r>
        <w:r w:rsidR="007A0B34" w:rsidRPr="007C437A">
          <w:instrText xml:space="preserve"> REF _Ref40704902 \h </w:instrText>
        </w:r>
      </w:ins>
      <w:r w:rsidR="007A0B34" w:rsidRPr="007C437A">
        <w:rPr>
          <w:rPrChange w:id="5509" w:author="Arthur Parmentier" w:date="2020-06-07T15:27:00Z">
            <w:rPr/>
          </w:rPrChange>
        </w:rPr>
      </w:r>
      <w:r w:rsidR="007A0B34" w:rsidRPr="007C437A">
        <w:rPr>
          <w:rPrChange w:id="5510" w:author="Arthur Parmentier" w:date="2020-06-07T15:27:00Z">
            <w:rPr/>
          </w:rPrChange>
        </w:rPr>
        <w:fldChar w:fldCharType="separate"/>
      </w:r>
      <w:ins w:id="5511" w:author="Arthur Parmentier" w:date="2020-05-18T14:34:00Z">
        <w:r w:rsidR="007A0B34" w:rsidRPr="007C437A">
          <w:t xml:space="preserve">Figure </w:t>
        </w:r>
        <w:r w:rsidR="007A0B34" w:rsidRPr="007C437A">
          <w:rPr>
            <w:rPrChange w:id="5512" w:author="Arthur Parmentier" w:date="2020-06-07T15:27:00Z">
              <w:rPr>
                <w:noProof/>
              </w:rPr>
            </w:rPrChange>
          </w:rPr>
          <w:t>1</w:t>
        </w:r>
        <w:r w:rsidR="007A0B34" w:rsidRPr="007C437A">
          <w:rPr>
            <w:rPrChange w:id="5513" w:author="Arthur Parmentier" w:date="2020-06-07T15:27:00Z">
              <w:rPr/>
            </w:rPrChange>
          </w:rPr>
          <w:fldChar w:fldCharType="end"/>
        </w:r>
      </w:ins>
      <w:ins w:id="5514" w:author="Arthur Parmentier" w:date="2020-05-18T14:35:00Z">
        <w:r w:rsidR="007A0B34" w:rsidRPr="007C437A">
          <w:t>.</w:t>
        </w:r>
      </w:ins>
    </w:p>
    <w:p w:rsidR="00040E14" w:rsidRPr="007C437A" w:rsidRDefault="00E43538" w:rsidP="00672C10">
      <w:pPr>
        <w:rPr>
          <w:ins w:id="5515" w:author="Arthur Parmentier" w:date="2020-06-02T19:15:00Z"/>
        </w:rPr>
      </w:pPr>
      <w:ins w:id="5516" w:author="Arthur Parmentier" w:date="2020-05-18T14:36:00Z">
        <w:r w:rsidRPr="007C437A">
          <w:t xml:space="preserve">Each layer </w:t>
        </w:r>
      </w:ins>
      <w:ins w:id="5517" w:author="Arthur Parmentier" w:date="2020-06-02T19:05:00Z">
        <w:r w:rsidR="00040E14" w:rsidRPr="007C437A">
          <w:t xml:space="preserve">has a </w:t>
        </w:r>
      </w:ins>
      <w:ins w:id="5518" w:author="Arthur Parmentier" w:date="2020-06-02T19:06:00Z">
        <w:r w:rsidR="00040E14" w:rsidRPr="007C437A">
          <w:t>particular function</w:t>
        </w:r>
      </w:ins>
      <w:ins w:id="5519" w:author="Arthur Parmentier" w:date="2020-06-02T19:05:00Z">
        <w:r w:rsidR="00040E14" w:rsidRPr="007C437A">
          <w:t xml:space="preserve"> that </w:t>
        </w:r>
      </w:ins>
      <w:ins w:id="5520" w:author="Arthur Parmentier" w:date="2020-06-02T19:06:00Z">
        <w:r w:rsidR="00040E14" w:rsidRPr="007C437A">
          <w:t>the user should easily be able to interpret.</w:t>
        </w:r>
      </w:ins>
      <w:ins w:id="5521" w:author="Arthur Parmentier" w:date="2020-06-02T19:07:00Z">
        <w:r w:rsidR="00040E14" w:rsidRPr="007C437A">
          <w:t xml:space="preserve"> Inside each layer are different processes and objects that the user interacts </w:t>
        </w:r>
      </w:ins>
      <w:ins w:id="5522" w:author="Arthur Parmentier" w:date="2020-06-02T19:09:00Z">
        <w:r w:rsidR="00040E14" w:rsidRPr="007C437A">
          <w:t>superficially with from</w:t>
        </w:r>
      </w:ins>
      <w:ins w:id="5523" w:author="Arthur Parmentier" w:date="2020-06-02T19:08:00Z">
        <w:r w:rsidR="00040E14" w:rsidRPr="007C437A">
          <w:t xml:space="preserve"> the interface of the pro</w:t>
        </w:r>
      </w:ins>
      <w:ins w:id="5524" w:author="Arthur Parmentier" w:date="2020-06-02T19:09:00Z">
        <w:r w:rsidR="00040E14" w:rsidRPr="007C437A">
          <w:t>gram.</w:t>
        </w:r>
      </w:ins>
      <w:ins w:id="5525" w:author="Arthur Parmentier" w:date="2020-06-02T19:10:00Z">
        <w:r w:rsidR="00040E14" w:rsidRPr="007C437A">
          <w:t xml:space="preserve"> For transparency, I have put in </w:t>
        </w:r>
      </w:ins>
      <w:ins w:id="5526" w:author="Arthur Parmentier" w:date="2020-06-03T17:22:00Z">
        <w:r w:rsidR="003A23BB" w:rsidRPr="007C437A">
          <w:t>white</w:t>
        </w:r>
      </w:ins>
      <w:ins w:id="5527" w:author="Arthur Parmentier" w:date="2020-06-02T19:10:00Z">
        <w:r w:rsidR="00040E14" w:rsidRPr="007C437A">
          <w:t xml:space="preserve"> the parts that I built myself and in </w:t>
        </w:r>
      </w:ins>
      <w:ins w:id="5528" w:author="Arthur Parmentier" w:date="2020-06-03T17:22:00Z">
        <w:r w:rsidR="003A23BB" w:rsidRPr="007C437A">
          <w:t>blue</w:t>
        </w:r>
      </w:ins>
      <w:ins w:id="5529" w:author="Arthur Parmentier" w:date="2020-06-02T19:10:00Z">
        <w:r w:rsidR="00040E14" w:rsidRPr="007C437A">
          <w:t xml:space="preserve"> the parts that are either taken </w:t>
        </w:r>
      </w:ins>
      <w:ins w:id="5530" w:author="Arthur Parmentier" w:date="2020-06-02T19:11:00Z">
        <w:r w:rsidR="00040E14" w:rsidRPr="007C437A">
          <w:t>from other works</w:t>
        </w:r>
      </w:ins>
      <w:ins w:id="5531" w:author="Arthur Parmentier" w:date="2020-06-02T19:33:00Z">
        <w:r w:rsidR="00351FEC" w:rsidRPr="007C437A">
          <w:rPr>
            <w:rStyle w:val="Appelnotedebasdep"/>
          </w:rPr>
          <w:footnoteReference w:id="36"/>
        </w:r>
      </w:ins>
      <w:ins w:id="5534" w:author="Arthur Parmentier" w:date="2020-06-02T19:11:00Z">
        <w:r w:rsidR="00040E14" w:rsidRPr="007C437A">
          <w:t xml:space="preserve"> </w:t>
        </w:r>
      </w:ins>
      <w:ins w:id="5535" w:author="Arthur Parmentier" w:date="2020-06-03T17:22:00Z">
        <w:r w:rsidR="003A23BB" w:rsidRPr="007C437A">
          <w:t>or</w:t>
        </w:r>
      </w:ins>
      <w:ins w:id="5536" w:author="Arthur Parmentier" w:date="2020-06-02T19:11:00Z">
        <w:r w:rsidR="00040E14" w:rsidRPr="007C437A">
          <w:t xml:space="preserve"> only slightly modified for my project.</w:t>
        </w:r>
      </w:ins>
    </w:p>
    <w:p w:rsidR="007D7578" w:rsidRPr="007C437A" w:rsidRDefault="007D7578" w:rsidP="00672C10">
      <w:pPr>
        <w:rPr>
          <w:ins w:id="5537" w:author="Arthur Parmentier" w:date="2020-06-02T19:26:00Z"/>
        </w:rPr>
      </w:pPr>
      <w:ins w:id="5538" w:author="Arthur Parmentier" w:date="2020-06-02T19:26:00Z">
        <w:r w:rsidRPr="007C437A">
          <w:t>At the interface l</w:t>
        </w:r>
      </w:ins>
      <w:ins w:id="5539" w:author="Arthur Parmentier" w:date="2020-06-02T19:32:00Z">
        <w:r w:rsidR="00B61700" w:rsidRPr="007C437A">
          <w:t>evel</w:t>
        </w:r>
      </w:ins>
      <w:ins w:id="5540" w:author="Arthur Parmentier" w:date="2020-06-02T19:26:00Z">
        <w:r w:rsidRPr="007C437A">
          <w:t>, all</w:t>
        </w:r>
      </w:ins>
      <w:ins w:id="5541" w:author="Arthur Parmentier" w:date="2020-06-02T19:16:00Z">
        <w:r w:rsidR="00FF3359" w:rsidRPr="007C437A">
          <w:t xml:space="preserve"> layers are implemented inside </w:t>
        </w:r>
      </w:ins>
      <w:ins w:id="5542" w:author="Arthur Parmentier" w:date="2020-06-02T19:17:00Z">
        <w:r w:rsidR="00FF3359" w:rsidRPr="007C437A">
          <w:t>Max/MSP, a graphical programming environment designed by IRCAM and optimized for real-time applications.</w:t>
        </w:r>
      </w:ins>
      <w:ins w:id="5543" w:author="Arthur Parmentier" w:date="2020-06-02T19:18:00Z">
        <w:r w:rsidR="00FF3359" w:rsidRPr="007C437A">
          <w:t xml:space="preserve"> </w:t>
        </w:r>
      </w:ins>
      <w:ins w:id="5544" w:author="Arthur Parmentier" w:date="2020-06-02T22:57:00Z">
        <w:r w:rsidR="004B04FD" w:rsidRPr="007C437A">
          <w:t>T</w:t>
        </w:r>
      </w:ins>
      <w:ins w:id="5545" w:author="Arthur Parmentier" w:date="2020-06-02T22:55:00Z">
        <w:r w:rsidR="004B04FD" w:rsidRPr="007C437A">
          <w:t>he user interface has a ver</w:t>
        </w:r>
      </w:ins>
      <w:ins w:id="5546" w:author="Arthur Parmentier" w:date="2020-06-02T22:56:00Z">
        <w:r w:rsidR="004B04FD" w:rsidRPr="007C437A">
          <w:t xml:space="preserve">y basic look and design. The user can see the whole patcher in the main window and </w:t>
        </w:r>
      </w:ins>
      <w:ins w:id="5547" w:author="Arthur Parmentier" w:date="2020-06-02T22:57:00Z">
        <w:r w:rsidR="005C333E" w:rsidRPr="007C437A">
          <w:t xml:space="preserve">is </w:t>
        </w:r>
      </w:ins>
      <w:ins w:id="5548" w:author="Arthur Parmentier" w:date="2020-06-02T22:56:00Z">
        <w:r w:rsidR="004B04FD" w:rsidRPr="007C437A">
          <w:t xml:space="preserve">also </w:t>
        </w:r>
      </w:ins>
      <w:ins w:id="5549" w:author="Arthur Parmentier" w:date="2020-06-02T22:57:00Z">
        <w:r w:rsidR="005C333E" w:rsidRPr="007C437A">
          <w:t xml:space="preserve">able to </w:t>
        </w:r>
      </w:ins>
      <w:ins w:id="5550" w:author="Arthur Parmentier" w:date="2020-06-02T22:56:00Z">
        <w:r w:rsidR="004B04FD" w:rsidRPr="007C437A">
          <w:t>access</w:t>
        </w:r>
      </w:ins>
      <w:ins w:id="5551" w:author="Arthur Parmentier" w:date="2020-06-02T22:57:00Z">
        <w:r w:rsidR="004B04FD" w:rsidRPr="007C437A">
          <w:t xml:space="preserve"> specific </w:t>
        </w:r>
      </w:ins>
      <w:ins w:id="5552" w:author="Arthur Parmentier" w:date="2020-06-02T22:58:00Z">
        <w:r w:rsidR="005C333E" w:rsidRPr="007C437A">
          <w:t>functionalities</w:t>
        </w:r>
      </w:ins>
      <w:ins w:id="5553" w:author="Arthur Parmentier" w:date="2020-06-02T22:57:00Z">
        <w:r w:rsidR="004B04FD" w:rsidRPr="007C437A">
          <w:t xml:space="preserve"> of each layer by using tabs.</w:t>
        </w:r>
      </w:ins>
    </w:p>
    <w:p w:rsidR="00FF3359" w:rsidRPr="007C437A" w:rsidRDefault="007D7578" w:rsidP="00672C10">
      <w:pPr>
        <w:rPr>
          <w:ins w:id="5554" w:author="Arthur Parmentier" w:date="2020-06-02T19:09:00Z"/>
        </w:rPr>
      </w:pPr>
      <w:ins w:id="5555" w:author="Arthur Parmentier" w:date="2020-06-02T19:26:00Z">
        <w:r w:rsidRPr="007C437A">
          <w:t xml:space="preserve">At the processing level, </w:t>
        </w:r>
      </w:ins>
      <w:ins w:id="5556" w:author="Arthur Parmentier" w:date="2020-06-02T19:20:00Z">
        <w:r w:rsidR="00FF3359" w:rsidRPr="007C437A">
          <w:t>Max/MSP itself h</w:t>
        </w:r>
      </w:ins>
      <w:ins w:id="5557" w:author="Arthur Parmentier" w:date="2020-06-02T19:21:00Z">
        <w:r w:rsidR="00FF3359" w:rsidRPr="007C437A">
          <w:t>as three different threads that it uses for processing the data passing through its compiled objects.</w:t>
        </w:r>
      </w:ins>
      <w:ins w:id="5558" w:author="Arthur Parmentier" w:date="2020-06-02T19:23:00Z">
        <w:r w:rsidR="00FF3359" w:rsidRPr="007C437A">
          <w:t xml:space="preserve"> For these threads, Max </w:t>
        </w:r>
      </w:ins>
      <w:ins w:id="5559" w:author="Arthur Parmentier" w:date="2020-06-02T19:24:00Z">
        <w:r w:rsidR="00FF3359" w:rsidRPr="007C437A">
          <w:t>guarantees</w:t>
        </w:r>
      </w:ins>
      <w:ins w:id="5560" w:author="Arthur Parmentier" w:date="2020-06-02T19:23:00Z">
        <w:r w:rsidR="00FF3359" w:rsidRPr="007C437A">
          <w:t xml:space="preserve"> the synchroni</w:t>
        </w:r>
      </w:ins>
      <w:ins w:id="5561" w:author="Arthur Parmentier" w:date="2020-06-02T19:24:00Z">
        <w:r w:rsidR="00FF3359" w:rsidRPr="007C437A">
          <w:t>city</w:t>
        </w:r>
        <w:r w:rsidRPr="007C437A">
          <w:t xml:space="preserve">/ordering of events. </w:t>
        </w:r>
      </w:ins>
      <w:ins w:id="5562" w:author="Arthur Parmentier" w:date="2020-06-02T19:22:00Z">
        <w:r w:rsidR="00FF3359" w:rsidRPr="007C437A">
          <w:t xml:space="preserve">However, Max also interprets node.js code </w:t>
        </w:r>
      </w:ins>
      <w:ins w:id="5563" w:author="Arthur Parmentier" w:date="2020-06-02T19:24:00Z">
        <w:r w:rsidRPr="007C437A">
          <w:t>that</w:t>
        </w:r>
      </w:ins>
      <w:ins w:id="5564" w:author="Arthur Parmentier" w:date="2020-06-02T19:23:00Z">
        <w:r w:rsidR="00FF3359" w:rsidRPr="007C437A">
          <w:t xml:space="preserve"> is </w:t>
        </w:r>
      </w:ins>
      <w:ins w:id="5565" w:author="Arthur Parmentier" w:date="2020-06-02T19:24:00Z">
        <w:r w:rsidRPr="007C437A">
          <w:t>processed in external thread</w:t>
        </w:r>
      </w:ins>
      <w:ins w:id="5566" w:author="Arthur Parmentier" w:date="2020-06-02T19:25:00Z">
        <w:r w:rsidRPr="007C437A">
          <w:t xml:space="preserve">s </w:t>
        </w:r>
        <w:r w:rsidRPr="007C437A">
          <w:lastRenderedPageBreak/>
          <w:t>asynchronously to Max internal threads.</w:t>
        </w:r>
      </w:ins>
      <w:ins w:id="5567" w:author="Arthur Parmentier" w:date="2020-06-02T19:26:00Z">
        <w:r w:rsidRPr="007C437A">
          <w:t xml:space="preserve"> We wil</w:t>
        </w:r>
      </w:ins>
      <w:ins w:id="5568" w:author="Arthur Parmentier" w:date="2020-06-02T19:27:00Z">
        <w:r w:rsidRPr="007C437A">
          <w:t>l discuss the consequences and implementation choices of this remark in future sections of the report.</w:t>
        </w:r>
      </w:ins>
    </w:p>
    <w:p w:rsidR="00436197" w:rsidRPr="007C437A" w:rsidRDefault="00324E8C" w:rsidP="00672C10">
      <w:pPr>
        <w:rPr>
          <w:ins w:id="5569" w:author="Arthur Parmentier" w:date="2020-05-16T11:02:00Z"/>
        </w:rPr>
      </w:pPr>
      <w:ins w:id="5570" w:author="Arthur Parmentier" w:date="2020-05-18T14:40:00Z">
        <w:r w:rsidRPr="007C437A">
          <w:rPr>
            <w:noProof/>
            <w:rPrChange w:id="5571"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572" w:author="Arthur Parmentier" w:date="2020-05-18T14:33:00Z">
        <w:r w:rsidR="007A0B34" w:rsidRPr="007C437A">
          <w:rPr>
            <w:noProof/>
            <w:rPrChange w:id="5573"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54290C" w:rsidRPr="002C3653" w:rsidRDefault="0054290C">
                              <w:pPr>
                                <w:pStyle w:val="Lgende"/>
                                <w:rPr>
                                  <w:noProof/>
                                </w:rPr>
                                <w:pPrChange w:id="5574" w:author="Arthur Parmentier" w:date="2020-05-18T14:33:00Z">
                                  <w:pPr/>
                                </w:pPrChange>
                              </w:pPr>
                              <w:bookmarkStart w:id="5575" w:name="_Ref40704902"/>
                              <w:bookmarkStart w:id="5576" w:name="_Ref40704896"/>
                              <w:ins w:id="5577" w:author="Arthur Parmentier" w:date="2020-05-18T14:33:00Z">
                                <w:r>
                                  <w:t xml:space="preserve">Figure </w:t>
                                </w:r>
                                <w:r>
                                  <w:fldChar w:fldCharType="begin"/>
                                </w:r>
                                <w:r>
                                  <w:instrText xml:space="preserve"> SEQ Figure \* ARABIC </w:instrText>
                                </w:r>
                              </w:ins>
                              <w:r>
                                <w:fldChar w:fldCharType="separate"/>
                              </w:r>
                              <w:ins w:id="5578" w:author="Arthur Parmentier" w:date="2020-06-05T21:05:00Z">
                                <w:r>
                                  <w:rPr>
                                    <w:noProof/>
                                  </w:rPr>
                                  <w:t>2</w:t>
                                </w:r>
                              </w:ins>
                              <w:ins w:id="5579" w:author="Arthur Parmentier" w:date="2020-05-18T14:33:00Z">
                                <w:r>
                                  <w:fldChar w:fldCharType="end"/>
                                </w:r>
                                <w:bookmarkEnd w:id="5575"/>
                                <w:r>
                                  <w:t xml:space="preserve"> Summary of the recognition program structure</w:t>
                                </w:r>
                              </w:ins>
                              <w:bookmarkEnd w:id="55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54290C" w:rsidRPr="002C3653" w:rsidRDefault="0054290C">
                        <w:pPr>
                          <w:pStyle w:val="Lgende"/>
                          <w:rPr>
                            <w:noProof/>
                          </w:rPr>
                          <w:pPrChange w:id="5580" w:author="Arthur Parmentier" w:date="2020-05-18T14:33:00Z">
                            <w:pPr/>
                          </w:pPrChange>
                        </w:pPr>
                        <w:bookmarkStart w:id="5581" w:name="_Ref40704902"/>
                        <w:bookmarkStart w:id="5582" w:name="_Ref40704896"/>
                        <w:ins w:id="5583" w:author="Arthur Parmentier" w:date="2020-05-18T14:33:00Z">
                          <w:r>
                            <w:t xml:space="preserve">Figure </w:t>
                          </w:r>
                          <w:r>
                            <w:fldChar w:fldCharType="begin"/>
                          </w:r>
                          <w:r>
                            <w:instrText xml:space="preserve"> SEQ Figure \* ARABIC </w:instrText>
                          </w:r>
                        </w:ins>
                        <w:r>
                          <w:fldChar w:fldCharType="separate"/>
                        </w:r>
                        <w:ins w:id="5584" w:author="Arthur Parmentier" w:date="2020-06-05T21:05:00Z">
                          <w:r>
                            <w:rPr>
                              <w:noProof/>
                            </w:rPr>
                            <w:t>2</w:t>
                          </w:r>
                        </w:ins>
                        <w:ins w:id="5585" w:author="Arthur Parmentier" w:date="2020-05-18T14:33:00Z">
                          <w:r>
                            <w:fldChar w:fldCharType="end"/>
                          </w:r>
                          <w:bookmarkEnd w:id="5581"/>
                          <w:r>
                            <w:t xml:space="preserve"> Summary of the recognition program structure</w:t>
                          </w:r>
                        </w:ins>
                        <w:bookmarkEnd w:id="5582"/>
                      </w:p>
                    </w:txbxContent>
                  </v:textbox>
                  <w10:wrap type="topAndBottom"/>
                </v:shape>
              </w:pict>
            </mc:Fallback>
          </mc:AlternateContent>
        </w:r>
      </w:ins>
    </w:p>
    <w:p w:rsidR="00705B17" w:rsidRPr="007C437A" w:rsidRDefault="00705B17">
      <w:pPr>
        <w:pStyle w:val="Titre3"/>
        <w:rPr>
          <w:ins w:id="5586" w:author="Arthur Parmentier" w:date="2020-05-22T17:09:00Z"/>
          <w:rPrChange w:id="5587" w:author="Arthur Parmentier" w:date="2020-06-07T15:27:00Z">
            <w:rPr>
              <w:ins w:id="5588" w:author="Arthur Parmentier" w:date="2020-05-22T17:09:00Z"/>
            </w:rPr>
          </w:rPrChange>
        </w:rPr>
        <w:pPrChange w:id="5589" w:author="Arthur Parmentier" w:date="2020-05-22T19:10:00Z">
          <w:pPr>
            <w:pStyle w:val="Titre2"/>
          </w:pPr>
        </w:pPrChange>
      </w:pPr>
      <w:bookmarkStart w:id="5590" w:name="_Toc42698966"/>
      <w:ins w:id="5591" w:author="Arthur Parmentier" w:date="2020-05-22T17:08:00Z">
        <w:r w:rsidRPr="007C437A">
          <w:rPr>
            <w:rPrChange w:id="5592" w:author="Arthur Parmentier" w:date="2020-06-07T15:27:00Z">
              <w:rPr/>
            </w:rPrChange>
          </w:rPr>
          <w:lastRenderedPageBreak/>
          <w:t>The choice of Max/MSP</w:t>
        </w:r>
      </w:ins>
      <w:bookmarkEnd w:id="5590"/>
    </w:p>
    <w:p w:rsidR="0085122F" w:rsidRPr="007C437A" w:rsidRDefault="0085122F" w:rsidP="0085122F">
      <w:pPr>
        <w:rPr>
          <w:ins w:id="5593" w:author="Arthur Parmentier" w:date="2020-05-22T17:14:00Z"/>
        </w:rPr>
      </w:pPr>
      <w:ins w:id="5594" w:author="Arthur Parmentier" w:date="2020-05-22T17:09:00Z">
        <w:r w:rsidRPr="007C437A">
          <w:t xml:space="preserve">Before starting a finer description of the mechanisms of the program, I would like to </w:t>
        </w:r>
      </w:ins>
      <w:ins w:id="5595" w:author="Arthur Parmentier" w:date="2020-05-22T17:13:00Z">
        <w:r w:rsidRPr="007C437A">
          <w:t>motivate the choice of Max/MSP as the main programming environment</w:t>
        </w:r>
      </w:ins>
      <w:ins w:id="5596" w:author="Arthur Parmentier" w:date="2020-05-22T19:11:00Z">
        <w:r w:rsidR="00417CFA" w:rsidRPr="007C437A">
          <w:t xml:space="preserve"> hosting the different layers and functionalities.</w:t>
        </w:r>
      </w:ins>
    </w:p>
    <w:p w:rsidR="0034163D" w:rsidRPr="007C437A" w:rsidRDefault="0085122F" w:rsidP="0085122F">
      <w:pPr>
        <w:rPr>
          <w:ins w:id="5597" w:author="Arthur Parmentier" w:date="2020-05-22T17:21:00Z"/>
        </w:rPr>
      </w:pPr>
      <w:ins w:id="5598" w:author="Arthur Parmentier" w:date="2020-05-22T17:14:00Z">
        <w:r w:rsidRPr="007C437A">
          <w:t>There are several options for building such a t</w:t>
        </w:r>
      </w:ins>
      <w:ins w:id="5599" w:author="Arthur Parmentier" w:date="2020-05-22T17:15:00Z">
        <w:r w:rsidRPr="007C437A">
          <w:t>ool</w:t>
        </w:r>
      </w:ins>
      <w:ins w:id="5600" w:author="Arthur Parmentier" w:date="2020-05-22T17:20:00Z">
        <w:r w:rsidR="0034163D" w:rsidRPr="007C437A">
          <w:t xml:space="preserve">, each with their own pros and cons. </w:t>
        </w:r>
      </w:ins>
      <w:ins w:id="5601" w:author="Arthur Parmentier" w:date="2020-05-22T17:21:00Z">
        <w:r w:rsidR="0034163D" w:rsidRPr="007C437A">
          <w:t>In my case, I have considered Unity3D and PureData as the main alternatives to Max/MSP.</w:t>
        </w:r>
      </w:ins>
    </w:p>
    <w:p w:rsidR="0034163D" w:rsidRPr="007C437A" w:rsidRDefault="0034163D" w:rsidP="0085122F">
      <w:pPr>
        <w:rPr>
          <w:ins w:id="5602" w:author="Arthur Parmentier" w:date="2020-05-22T17:23:00Z"/>
        </w:rPr>
      </w:pPr>
      <w:ins w:id="5603" w:author="Arthur Parmentier" w:date="2020-05-22T17:21:00Z">
        <w:r w:rsidRPr="007C437A">
          <w:t>The advantage of Unity3D over Max/MSP</w:t>
        </w:r>
      </w:ins>
      <w:ins w:id="5604" w:author="Arthur Parmentier" w:date="2020-05-22T17:22:00Z">
        <w:r w:rsidRPr="007C437A">
          <w:t>(/Jitter) is that it is endorsed by a much larger community, it is free and has a better potential in terms</w:t>
        </w:r>
      </w:ins>
      <w:ins w:id="5605" w:author="Arthur Parmentier" w:date="2020-05-22T17:23:00Z">
        <w:r w:rsidRPr="007C437A">
          <w:t xml:space="preserve"> of graphics.</w:t>
        </w:r>
      </w:ins>
    </w:p>
    <w:p w:rsidR="0034163D" w:rsidRPr="007C437A" w:rsidRDefault="0034163D" w:rsidP="0085122F">
      <w:pPr>
        <w:rPr>
          <w:ins w:id="5606" w:author="Arthur Parmentier" w:date="2020-05-22T17:23:00Z"/>
        </w:rPr>
      </w:pPr>
      <w:ins w:id="5607" w:author="Arthur Parmentier" w:date="2020-05-22T17:23:00Z">
        <w:r w:rsidRPr="007C437A">
          <w:t>The advantage of PureData over Max/MSP is essentially that is it free and open source.</w:t>
        </w:r>
      </w:ins>
    </w:p>
    <w:p w:rsidR="0034163D" w:rsidRPr="007C437A" w:rsidRDefault="0034163D" w:rsidP="0085122F">
      <w:pPr>
        <w:rPr>
          <w:ins w:id="5608" w:author="Arthur Parmentier" w:date="2020-05-22T17:24:00Z"/>
        </w:rPr>
      </w:pPr>
      <w:ins w:id="5609" w:author="Arthur Parmentier" w:date="2020-05-22T17:23:00Z">
        <w:r w:rsidRPr="007C437A">
          <w:t xml:space="preserve">However, I think that Max/MSP is a better </w:t>
        </w:r>
      </w:ins>
      <w:ins w:id="5610"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611" w:author="Arthur Parmentier" w:date="2020-05-22T17:29:00Z"/>
        </w:rPr>
      </w:pPr>
      <w:ins w:id="5612" w:author="Arthur Parmentier" w:date="2020-05-22T17:24:00Z">
        <w:r w:rsidRPr="007C437A">
          <w:t>Max/MSP is a high-level object-based programming language</w:t>
        </w:r>
      </w:ins>
      <w:ins w:id="5613" w:author="Arthur Parmentier" w:date="2020-05-22T17:25:00Z">
        <w:r w:rsidRPr="007C437A">
          <w:t xml:space="preserve"> with already</w:t>
        </w:r>
      </w:ins>
      <w:ins w:id="5614" w:author="Arthur Parmentier" w:date="2020-05-22T17:26:00Z">
        <w:r w:rsidRPr="007C437A">
          <w:t xml:space="preserve"> optimized pieces for music and real-time applications that are easy to use</w:t>
        </w:r>
      </w:ins>
      <w:ins w:id="5615" w:author="Arthur Parmentier" w:date="2020-05-22T17:30:00Z">
        <w:r w:rsidR="001E09DA" w:rsidRPr="007C437A">
          <w:t xml:space="preserve"> and assemble</w:t>
        </w:r>
      </w:ins>
      <w:ins w:id="5616" w:author="Arthur Parmentier" w:date="2020-05-22T17:26:00Z">
        <w:r w:rsidRPr="007C437A">
          <w:t xml:space="preserve">. It allows for </w:t>
        </w:r>
      </w:ins>
      <w:ins w:id="5617" w:author="Arthur Parmentier" w:date="2020-05-22T17:27:00Z">
        <w:r w:rsidRPr="007C437A">
          <w:t>scripting in JS and Node.js, which makes it a powerful host for a</w:t>
        </w:r>
      </w:ins>
      <w:ins w:id="5618" w:author="Arthur Parmentier" w:date="2020-05-22T17:28:00Z">
        <w:r w:rsidRPr="007C437A">
          <w:t xml:space="preserve"> huge number of scripts and tools developed by the web community</w:t>
        </w:r>
      </w:ins>
      <w:ins w:id="5619" w:author="Arthur Parmentier" w:date="2020-05-22T17:29:00Z">
        <w:r w:rsidR="001E09DA" w:rsidRPr="007C437A">
          <w:t xml:space="preserve"> and its graphical interface al</w:t>
        </w:r>
      </w:ins>
      <w:ins w:id="5620"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621" w:author="Arthur Parmentier" w:date="2020-05-22T17:33:00Z"/>
        </w:rPr>
      </w:pPr>
      <w:ins w:id="5622" w:author="Arthur Parmentier" w:date="2020-05-22T17:31:00Z">
        <w:r w:rsidRPr="007C437A">
          <w:t>Max/MSP comes from IRCAM and is used by a community of artists and musicians</w:t>
        </w:r>
      </w:ins>
      <w:ins w:id="5623" w:author="Arthur Parmentier" w:date="2020-05-22T17:32:00Z">
        <w:r w:rsidRPr="007C437A">
          <w:t xml:space="preserve"> with </w:t>
        </w:r>
      </w:ins>
      <w:ins w:id="5624"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625" w:author="Arthur Parmentier" w:date="2020-05-22T17:36:00Z"/>
        </w:rPr>
      </w:pPr>
      <w:ins w:id="5626" w:author="Arthur Parmentier" w:date="2020-05-22T17:34:00Z">
        <w:r w:rsidRPr="007C437A">
          <w:t>Max/MSP has a nicer visual interface than PD, is maintained by a commercial company</w:t>
        </w:r>
      </w:ins>
      <w:ins w:id="5627" w:author="Arthur Parmentier" w:date="2020-05-22T17:35:00Z">
        <w:r w:rsidRPr="007C437A">
          <w:t xml:space="preserve"> whereas PD has not been updated for years</w:t>
        </w:r>
      </w:ins>
      <w:ins w:id="5628" w:author="Arthur Parmentier" w:date="2020-05-22T17:36:00Z">
        <w:r w:rsidRPr="007C437A">
          <w:t>.</w:t>
        </w:r>
      </w:ins>
    </w:p>
    <w:p w:rsidR="001E09DA" w:rsidRPr="007C437A" w:rsidRDefault="00EE1399" w:rsidP="0034163D">
      <w:pPr>
        <w:pStyle w:val="Paragraphedeliste"/>
        <w:numPr>
          <w:ilvl w:val="0"/>
          <w:numId w:val="40"/>
        </w:numPr>
        <w:rPr>
          <w:ins w:id="5629" w:author="Arthur Parmentier" w:date="2020-05-22T17:37:00Z"/>
        </w:rPr>
      </w:pPr>
      <w:ins w:id="5630"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631" w:author="Arthur Parmentier" w:date="2020-05-22T17:42:00Z"/>
        </w:rPr>
      </w:pPr>
      <w:ins w:id="5632" w:author="Arthur Parmentier" w:date="2020-05-22T17:40:00Z">
        <w:r w:rsidRPr="007C437A">
          <w:t xml:space="preserve">The graphical programming interface of Max/MSP can be transformed into a user </w:t>
        </w:r>
      </w:ins>
      <w:ins w:id="5633" w:author="Arthur Parmentier" w:date="2020-05-22T17:41:00Z">
        <w:r w:rsidRPr="007C437A">
          <w:t xml:space="preserve">interface easily (for simple demos such as </w:t>
        </w:r>
      </w:ins>
      <w:ins w:id="5634" w:author="Arthur Parmentier" w:date="2020-05-22T17:42:00Z">
        <w:r w:rsidRPr="007C437A">
          <w:t>mine) …</w:t>
        </w:r>
      </w:ins>
      <w:ins w:id="5635"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636" w:author="Arthur Parmentier" w:date="2020-05-22T17:43:00Z"/>
        </w:rPr>
      </w:pPr>
      <w:ins w:id="5637" w:author="Arthur Parmentier" w:date="2020-05-22T17:42:00Z">
        <w:r w:rsidRPr="007C437A">
          <w:t>Given my programming skills and the time constraints of the project, Max/MSP was a much faster approa</w:t>
        </w:r>
      </w:ins>
      <w:ins w:id="5638" w:author="Arthur Parmentier" w:date="2020-05-22T17:43:00Z">
        <w:r w:rsidRPr="007C437A">
          <w:t>ch than Unity3D.</w:t>
        </w:r>
      </w:ins>
    </w:p>
    <w:p w:rsidR="00FF3359" w:rsidRPr="007C437A" w:rsidRDefault="00EE1399">
      <w:pPr>
        <w:rPr>
          <w:ins w:id="5639" w:author="Arthur Parmentier" w:date="2020-05-22T17:43:00Z"/>
        </w:rPr>
        <w:pPrChange w:id="5640" w:author="Arthur Parmentier" w:date="2020-05-22T17:43:00Z">
          <w:pPr>
            <w:pStyle w:val="Paragraphedeliste"/>
            <w:numPr>
              <w:numId w:val="40"/>
            </w:numPr>
            <w:ind w:hanging="360"/>
          </w:pPr>
        </w:pPrChange>
      </w:pPr>
      <w:ins w:id="5641" w:author="Arthur Parmentier" w:date="2020-05-22T17:43:00Z">
        <w:r w:rsidRPr="007C437A">
          <w:t xml:space="preserve">Although being a commercial software, </w:t>
        </w:r>
      </w:ins>
      <w:ins w:id="5642" w:author="Arthur Parmentier" w:date="2020-05-22T18:37:00Z">
        <w:r w:rsidR="00C24A48" w:rsidRPr="007C437A">
          <w:t>Max/MSP</w:t>
        </w:r>
      </w:ins>
      <w:ins w:id="5643" w:author="Arthur Parmentier" w:date="2020-05-22T17:43:00Z">
        <w:r w:rsidRPr="007C437A">
          <w:t xml:space="preserve"> patch</w:t>
        </w:r>
      </w:ins>
      <w:ins w:id="5644" w:author="Arthur Parmentier" w:date="2020-05-22T18:37:00Z">
        <w:r w:rsidR="00C24A48" w:rsidRPr="007C437A">
          <w:t>ers</w:t>
        </w:r>
      </w:ins>
      <w:ins w:id="5645" w:author="Arthur Parmentier" w:date="2020-05-22T17:43:00Z">
        <w:r w:rsidRPr="007C437A">
          <w:t xml:space="preserve"> can be compi</w:t>
        </w:r>
      </w:ins>
      <w:ins w:id="5646" w:author="Arthur Parmentier" w:date="2020-05-22T17:44:00Z">
        <w:r w:rsidRPr="007C437A">
          <w:t>led to a standalone program for Windows and Mac OS, allowing to s</w:t>
        </w:r>
      </w:ins>
      <w:ins w:id="5647" w:author="Arthur Parmentier" w:date="2020-05-22T17:45:00Z">
        <w:r w:rsidRPr="007C437A">
          <w:t>hare the program for free.</w:t>
        </w:r>
      </w:ins>
    </w:p>
    <w:p w:rsidR="00DE1036" w:rsidRPr="007C437A" w:rsidDel="00CE7ED8" w:rsidRDefault="00AD721A">
      <w:pPr>
        <w:pStyle w:val="Titre2"/>
        <w:rPr>
          <w:del w:id="5648" w:author="Arthur Parmentier" w:date="2020-05-18T13:37:00Z"/>
        </w:rPr>
      </w:pPr>
      <w:bookmarkStart w:id="5649" w:name="_Toc42698967"/>
      <w:ins w:id="5650" w:author="Arthur Parmentier" w:date="2020-06-03T22:06:00Z">
        <w:r w:rsidRPr="007C437A">
          <w:t>Description of each layer</w:t>
        </w:r>
      </w:ins>
      <w:bookmarkEnd w:id="5649"/>
    </w:p>
    <w:p w:rsidR="00CE7ED8" w:rsidRPr="007C437A" w:rsidRDefault="00CE7ED8">
      <w:pPr>
        <w:pStyle w:val="Titre2"/>
        <w:rPr>
          <w:ins w:id="5651" w:author="Arthur Parmentier" w:date="2020-05-18T17:11:00Z"/>
        </w:rPr>
      </w:pPr>
      <w:bookmarkStart w:id="5652" w:name="_Toc42698968"/>
      <w:bookmarkEnd w:id="5652"/>
    </w:p>
    <w:p w:rsidR="00F25194" w:rsidRPr="007C437A" w:rsidRDefault="00F25194">
      <w:pPr>
        <w:pStyle w:val="Titre3"/>
        <w:rPr>
          <w:ins w:id="5653" w:author="Arthur Parmentier" w:date="2020-05-18T15:01:00Z"/>
          <w:rPrChange w:id="5654" w:author="Arthur Parmentier" w:date="2020-06-07T15:27:00Z">
            <w:rPr>
              <w:ins w:id="5655" w:author="Arthur Parmentier" w:date="2020-05-18T15:01:00Z"/>
            </w:rPr>
          </w:rPrChange>
        </w:rPr>
        <w:pPrChange w:id="5656" w:author="Arthur Parmentier" w:date="2020-05-18T17:12:00Z">
          <w:pPr>
            <w:pStyle w:val="Titre2"/>
          </w:pPr>
        </w:pPrChange>
      </w:pPr>
      <w:bookmarkStart w:id="5657" w:name="_Toc42698969"/>
      <w:r w:rsidRPr="007C437A">
        <w:rPr>
          <w:rPrChange w:id="5658" w:author="Arthur Parmentier" w:date="2020-06-07T15:27:00Z">
            <w:rPr/>
          </w:rPrChange>
        </w:rPr>
        <w:t xml:space="preserve">Part 1: </w:t>
      </w:r>
      <w:del w:id="5659" w:author="Arthur Parmentier" w:date="2020-05-18T15:01:00Z">
        <w:r w:rsidRPr="007C437A" w:rsidDel="00237B5C">
          <w:rPr>
            <w:rPrChange w:id="5660" w:author="Arthur Parmentier" w:date="2020-06-07T15:27:00Z">
              <w:rPr/>
            </w:rPrChange>
          </w:rPr>
          <w:delText>Posenet &amp; gloves feature building</w:delText>
        </w:r>
      </w:del>
      <w:ins w:id="5661" w:author="Arthur Parmentier" w:date="2020-05-18T15:01:00Z">
        <w:r w:rsidR="00237B5C" w:rsidRPr="007C437A">
          <w:rPr>
            <w:rPrChange w:id="5662" w:author="Arthur Parmentier" w:date="2020-06-07T15:27:00Z">
              <w:rPr/>
            </w:rPrChange>
          </w:rPr>
          <w:t>Motion tracking inputs</w:t>
        </w:r>
        <w:bookmarkEnd w:id="5657"/>
      </w:ins>
    </w:p>
    <w:p w:rsidR="00F11A13" w:rsidRPr="007C437A" w:rsidRDefault="00F11A13" w:rsidP="0060525E">
      <w:pPr>
        <w:rPr>
          <w:ins w:id="5663" w:author="Arthur Parmentier" w:date="2020-05-22T19:19:00Z"/>
        </w:rPr>
      </w:pPr>
      <w:ins w:id="5664" w:author="Arthur Parmentier" w:date="2020-05-22T19:13:00Z">
        <w:r w:rsidRPr="007C437A">
          <w:t>As</w:t>
        </w:r>
      </w:ins>
      <w:ins w:id="5665" w:author="Arthur Parmentier" w:date="2020-05-22T19:14:00Z">
        <w:r w:rsidRPr="007C437A">
          <w:t xml:space="preserve"> humans, we are equipped with </w:t>
        </w:r>
      </w:ins>
      <w:ins w:id="5666" w:author="Arthur Parmentier" w:date="2020-05-22T19:15:00Z">
        <w:r w:rsidRPr="007C437A">
          <w:t>cognition and recognition systems that allow us</w:t>
        </w:r>
      </w:ins>
      <w:ins w:id="5667" w:author="Arthur Parmentier" w:date="2020-05-22T19:16:00Z">
        <w:r w:rsidRPr="007C437A">
          <w:t xml:space="preserve"> to discern </w:t>
        </w:r>
      </w:ins>
      <w:ins w:id="5668" w:author="Arthur Parmentier" w:date="2020-06-03T17:24:00Z">
        <w:r w:rsidR="00EF1B4B" w:rsidRPr="007C437A">
          <w:t xml:space="preserve">a wide variety of </w:t>
        </w:r>
      </w:ins>
      <w:ins w:id="5669" w:author="Arthur Parmentier" w:date="2020-05-22T19:16:00Z">
        <w:r w:rsidRPr="007C437A">
          <w:t>objects</w:t>
        </w:r>
      </w:ins>
      <w:ins w:id="5670" w:author="Arthur Parmentier" w:date="2020-06-03T17:24:00Z">
        <w:r w:rsidR="00EF1B4B" w:rsidRPr="007C437A">
          <w:t xml:space="preserve"> such as</w:t>
        </w:r>
      </w:ins>
      <w:ins w:id="5671" w:author="Arthur Parmentier" w:date="2020-05-22T19:16:00Z">
        <w:r w:rsidRPr="007C437A">
          <w:t xml:space="preserve"> bodies in space and to build features </w:t>
        </w:r>
      </w:ins>
      <w:ins w:id="5672" w:author="Arthur Parmentier" w:date="2020-05-22T19:17:00Z">
        <w:r w:rsidRPr="007C437A">
          <w:t>to identify</w:t>
        </w:r>
      </w:ins>
      <w:ins w:id="5673" w:author="Arthur Parmentier" w:date="2020-06-03T17:25:00Z">
        <w:r w:rsidR="00EF1B4B" w:rsidRPr="007C437A">
          <w:t xml:space="preserve"> (</w:t>
        </w:r>
      </w:ins>
      <w:ins w:id="5674" w:author="Arthur Parmentier" w:date="2020-05-22T19:17:00Z">
        <w:r w:rsidRPr="007C437A">
          <w:t>classify</w:t>
        </w:r>
      </w:ins>
      <w:ins w:id="5675" w:author="Arthur Parmentier" w:date="2020-06-03T17:25:00Z">
        <w:r w:rsidR="00EF1B4B" w:rsidRPr="007C437A">
          <w:t>)</w:t>
        </w:r>
      </w:ins>
      <w:ins w:id="5676" w:author="Arthur Parmentier" w:date="2020-05-22T19:17:00Z">
        <w:r w:rsidRPr="007C437A">
          <w:t xml:space="preserve"> movements and </w:t>
        </w:r>
      </w:ins>
      <w:ins w:id="5677" w:author="Arthur Parmentier" w:date="2020-06-03T17:25:00Z">
        <w:r w:rsidR="00EF1B4B" w:rsidRPr="007C437A">
          <w:t xml:space="preserve">gestural </w:t>
        </w:r>
      </w:ins>
      <w:ins w:id="5678" w:author="Arthur Parmentier" w:date="2020-05-22T19:17:00Z">
        <w:r w:rsidRPr="007C437A">
          <w:t>signs</w:t>
        </w:r>
      </w:ins>
      <w:ins w:id="5679" w:author="Arthur Parmentier" w:date="2020-06-03T17:25:00Z">
        <w:r w:rsidR="00EF1B4B" w:rsidRPr="007C437A">
          <w:t xml:space="preserve"> from those bodies</w:t>
        </w:r>
      </w:ins>
      <w:ins w:id="5680" w:author="Arthur Parmentier" w:date="2020-05-22T19:17:00Z">
        <w:r w:rsidRPr="007C437A">
          <w:t>.</w:t>
        </w:r>
      </w:ins>
      <w:ins w:id="5681" w:author="Arthur Parmentier" w:date="2020-06-03T17:25:00Z">
        <w:r w:rsidR="00EF1B4B" w:rsidRPr="007C437A">
          <w:br/>
        </w:r>
      </w:ins>
      <w:ins w:id="5682" w:author="Arthur Parmentier" w:date="2020-05-22T19:18:00Z">
        <w:r w:rsidRPr="007C437A">
          <w:t>Computers, however, are not natively equipped with such systems</w:t>
        </w:r>
      </w:ins>
      <w:ins w:id="5683" w:author="Arthur Parmentier" w:date="2020-05-22T19:19:00Z">
        <w:r w:rsidRPr="007C437A">
          <w:t>, so that it is necessary to build them in this project, according to the goals a</w:t>
        </w:r>
      </w:ins>
      <w:ins w:id="5684" w:author="Arthur Parmentier" w:date="2020-05-22T19:20:00Z">
        <w:r w:rsidRPr="007C437A">
          <w:t>nd objectives we defined previously.</w:t>
        </w:r>
      </w:ins>
    </w:p>
    <w:p w:rsidR="0060525E" w:rsidRPr="007C437A" w:rsidRDefault="0060525E" w:rsidP="0060525E">
      <w:pPr>
        <w:rPr>
          <w:ins w:id="5685" w:author="Arthur Parmentier" w:date="2020-05-18T15:06:00Z"/>
        </w:rPr>
      </w:pPr>
      <w:ins w:id="5686" w:author="Arthur Parmentier" w:date="2020-05-18T15:02:00Z">
        <w:r w:rsidRPr="007C437A">
          <w:t>The role of the motion tracking layer is to compute a set of motion features</w:t>
        </w:r>
      </w:ins>
      <w:ins w:id="5687" w:author="Arthur Parmentier" w:date="2020-05-18T15:03:00Z">
        <w:r w:rsidRPr="007C437A">
          <w:t xml:space="preserve"> from the movement of the user. There </w:t>
        </w:r>
      </w:ins>
      <w:ins w:id="5688" w:author="Arthur Parmentier" w:date="2020-06-03T17:26:00Z">
        <w:r w:rsidR="00EF1B4B" w:rsidRPr="007C437A">
          <w:t xml:space="preserve">exist several </w:t>
        </w:r>
      </w:ins>
      <w:ins w:id="5689" w:author="Arthur Parmentier" w:date="2020-05-18T15:03:00Z">
        <w:r w:rsidRPr="007C437A">
          <w:t>motion tracking systems</w:t>
        </w:r>
      </w:ins>
      <w:ins w:id="5690" w:author="Arthur Parmentier" w:date="2020-05-18T15:04:00Z">
        <w:r w:rsidRPr="007C437A">
          <w:t xml:space="preserve"> with different technologies</w:t>
        </w:r>
      </w:ins>
      <w:ins w:id="5691" w:author="Arthur Parmentier" w:date="2020-06-03T17:26:00Z">
        <w:r w:rsidR="00EF1B4B" w:rsidRPr="007C437A">
          <w:t xml:space="preserve"> that allow computers to recognize bodies and compute</w:t>
        </w:r>
      </w:ins>
      <w:ins w:id="5692" w:author="Arthur Parmentier" w:date="2020-06-03T17:27:00Z">
        <w:r w:rsidR="00EF1B4B" w:rsidRPr="007C437A">
          <w:t xml:space="preserve"> several features that can be used to identify gestural signs</w:t>
        </w:r>
      </w:ins>
      <w:ins w:id="5693" w:author="Arthur Parmentier" w:date="2020-05-18T15:04:00Z">
        <w:r w:rsidRPr="007C437A">
          <w:t>.</w:t>
        </w:r>
      </w:ins>
      <w:ins w:id="5694" w:author="Arthur Parmentier" w:date="2020-06-03T17:27:00Z">
        <w:r w:rsidR="00EF1B4B" w:rsidRPr="007C437A">
          <w:br/>
        </w:r>
      </w:ins>
      <w:ins w:id="5695" w:author="Arthur Parmentier" w:date="2020-05-18T15:04:00Z">
        <w:r w:rsidRPr="007C437A">
          <w:lastRenderedPageBreak/>
          <w:t xml:space="preserve">In SP, </w:t>
        </w:r>
      </w:ins>
      <w:ins w:id="5696" w:author="Arthur Parmentier" w:date="2020-05-18T15:05:00Z">
        <w:r w:rsidRPr="007C437A">
          <w:t>there are</w:t>
        </w:r>
      </w:ins>
      <w:ins w:id="5697" w:author="Arthur Parmentier" w:date="2020-05-18T15:07:00Z">
        <w:r w:rsidRPr="007C437A">
          <w:t xml:space="preserve"> some</w:t>
        </w:r>
      </w:ins>
      <w:ins w:id="5698" w:author="Arthur Parmentier" w:date="2020-05-18T15:05:00Z">
        <w:r w:rsidRPr="007C437A">
          <w:t xml:space="preserve"> body parts </w:t>
        </w:r>
      </w:ins>
      <w:ins w:id="5699" w:author="Arthur Parmentier" w:date="2020-05-18T15:07:00Z">
        <w:r w:rsidRPr="007C437A">
          <w:t xml:space="preserve">such as the hands </w:t>
        </w:r>
      </w:ins>
      <w:ins w:id="5700" w:author="Arthur Parmentier" w:date="2020-05-18T15:05:00Z">
        <w:r w:rsidRPr="007C437A">
          <w:t>that are much more frequently to sign than others</w:t>
        </w:r>
      </w:ins>
      <w:ins w:id="5701" w:author="Arthur Parmentier" w:date="2020-05-18T15:06:00Z">
        <w:r w:rsidRPr="007C437A">
          <w:t>, therefore they require more precise tracking than the latter to classify amongst the signs.</w:t>
        </w:r>
      </w:ins>
      <w:ins w:id="5702" w:author="Arthur Parmentier" w:date="2020-05-22T19:21:00Z">
        <w:r w:rsidR="0049456C" w:rsidRPr="007C437A">
          <w:t xml:space="preserve"> However, all </w:t>
        </w:r>
      </w:ins>
      <w:ins w:id="5703" w:author="Arthur Parmentier" w:date="2020-05-22T19:22:00Z">
        <w:r w:rsidR="0049456C" w:rsidRPr="007C437A">
          <w:t xml:space="preserve">motion tracking systems available </w:t>
        </w:r>
      </w:ins>
      <w:ins w:id="5704" w:author="Arthur Parmentier" w:date="2020-05-22T19:23:00Z">
        <w:r w:rsidR="0049456C" w:rsidRPr="007C437A">
          <w:t>have a finite range of operation, i.e. they can only track motion at a certain scale.</w:t>
        </w:r>
      </w:ins>
      <w:ins w:id="5705" w:author="Arthur Parmentier" w:date="2020-06-03T17:27:00Z">
        <w:r w:rsidR="00E84F73" w:rsidRPr="007C437A">
          <w:t xml:space="preserve"> (just l</w:t>
        </w:r>
      </w:ins>
      <w:ins w:id="5706" w:author="Arthur Parmentier" w:date="2020-06-03T17:28:00Z">
        <w:r w:rsidR="00E84F73" w:rsidRPr="007C437A">
          <w:t>ike the human cognition system).</w:t>
        </w:r>
      </w:ins>
      <w:ins w:id="5707" w:author="Arthur Parmentier" w:date="2020-05-22T19:29:00Z">
        <w:r w:rsidR="0049456C" w:rsidRPr="007C437A">
          <w:br/>
        </w:r>
      </w:ins>
      <w:ins w:id="5708" w:author="Arthur Parmentier" w:date="2020-06-03T17:27:00Z">
        <w:r w:rsidR="00EF1B4B" w:rsidRPr="007C437A">
          <w:t>W</w:t>
        </w:r>
      </w:ins>
      <w:ins w:id="5709" w:author="Arthur Parmentier" w:date="2020-05-22T19:24:00Z">
        <w:r w:rsidR="0049456C" w:rsidRPr="007C437A">
          <w:t xml:space="preserve">e can </w:t>
        </w:r>
      </w:ins>
      <w:ins w:id="5710" w:author="Arthur Parmentier" w:date="2020-05-22T19:28:00Z">
        <w:r w:rsidR="0049456C" w:rsidRPr="007C437A">
          <w:t>observe</w:t>
        </w:r>
      </w:ins>
      <w:ins w:id="5711" w:author="Arthur Parmentier" w:date="2020-05-22T19:24:00Z">
        <w:r w:rsidR="0049456C" w:rsidRPr="007C437A">
          <w:t xml:space="preserve"> two </w:t>
        </w:r>
      </w:ins>
      <w:ins w:id="5712" w:author="Arthur Parmentier" w:date="2020-05-22T19:25:00Z">
        <w:r w:rsidR="0049456C" w:rsidRPr="007C437A">
          <w:t>main scales at which signs are performed: full body and hands.</w:t>
        </w:r>
      </w:ins>
      <w:ins w:id="5713" w:author="Arthur Parmentier" w:date="2020-05-22T19:29:00Z">
        <w:r w:rsidR="0049456C" w:rsidRPr="007C437A">
          <w:t xml:space="preserve"> </w:t>
        </w:r>
      </w:ins>
      <w:ins w:id="5714" w:author="Arthur Parmentier" w:date="2020-05-22T19:31:00Z">
        <w:r w:rsidR="00640FA9" w:rsidRPr="007C437A">
          <w:t>Although the</w:t>
        </w:r>
      </w:ins>
      <w:ins w:id="5715" w:author="Arthur Parmentier" w:date="2020-05-22T19:32:00Z">
        <w:r w:rsidR="00640FA9" w:rsidRPr="007C437A">
          <w:t>re are certain costly technologies that would allow us to deal with both scale in one model, I propose</w:t>
        </w:r>
      </w:ins>
      <w:ins w:id="5716" w:author="Arthur Parmentier" w:date="2020-05-22T19:33:00Z">
        <w:r w:rsidR="00640FA9" w:rsidRPr="007C437A">
          <w:t xml:space="preserve"> and discuss</w:t>
        </w:r>
      </w:ins>
      <w:ins w:id="5717" w:author="Arthur Parmentier" w:date="2020-05-22T19:32:00Z">
        <w:r w:rsidR="00640FA9" w:rsidRPr="007C437A">
          <w:t xml:space="preserve"> two different</w:t>
        </w:r>
      </w:ins>
      <w:ins w:id="5718" w:author="Arthur Parmentier" w:date="2020-05-22T19:33:00Z">
        <w:r w:rsidR="00640FA9" w:rsidRPr="007C437A">
          <w:t xml:space="preserve"> technologies that are each adapted and efficient </w:t>
        </w:r>
      </w:ins>
      <w:ins w:id="5719" w:author="Arthur Parmentier" w:date="2020-05-22T19:44:00Z">
        <w:r w:rsidR="00D16ED0" w:rsidRPr="007C437A">
          <w:t>for each one.</w:t>
        </w:r>
      </w:ins>
    </w:p>
    <w:p w:rsidR="00240203" w:rsidRPr="007C437A" w:rsidRDefault="00240203">
      <w:pPr>
        <w:pStyle w:val="Titre4"/>
        <w:rPr>
          <w:ins w:id="5720" w:author="Arthur Parmentier" w:date="2020-05-22T19:45:00Z"/>
        </w:rPr>
      </w:pPr>
      <w:ins w:id="5721" w:author="Arthur Parmentier" w:date="2020-05-18T15:10:00Z">
        <w:r w:rsidRPr="007C437A">
          <w:t xml:space="preserve">Full body </w:t>
        </w:r>
      </w:ins>
      <w:ins w:id="5722" w:author="Arthur Parmentier" w:date="2020-05-22T19:44:00Z">
        <w:r w:rsidR="00BE6686" w:rsidRPr="007C437A">
          <w:t>scale: “skeleton” tracking</w:t>
        </w:r>
      </w:ins>
    </w:p>
    <w:p w:rsidR="00F6380F" w:rsidRPr="007C437A" w:rsidRDefault="003D69EC" w:rsidP="00F6380F">
      <w:pPr>
        <w:rPr>
          <w:ins w:id="5723" w:author="Arthur Parmentier" w:date="2020-05-22T19:51:00Z"/>
        </w:rPr>
      </w:pPr>
      <w:ins w:id="5724" w:author="Arthur Parmentier" w:date="2020-06-03T17:38:00Z">
        <w:r w:rsidRPr="007C437A">
          <w:t>To construct our features for the identification of the signs, we must drop a lot of in</w:t>
        </w:r>
      </w:ins>
      <w:ins w:id="5725" w:author="Arthur Parmentier" w:date="2020-06-03T17:39:00Z">
        <w:r w:rsidRPr="007C437A">
          <w:t>formation from the input of the system, such as the webcam or motion tracki</w:t>
        </w:r>
      </w:ins>
      <w:ins w:id="5726" w:author="Arthur Parmentier" w:date="2020-06-03T17:40:00Z">
        <w:r w:rsidRPr="007C437A">
          <w:t xml:space="preserve">ng system we are using. For instance, information such as colors, </w:t>
        </w:r>
      </w:ins>
      <w:ins w:id="5727" w:author="Arthur Parmentier" w:date="2020-06-03T17:41:00Z">
        <w:r w:rsidRPr="007C437A">
          <w:t>certain body parts such as the belly or torso</w:t>
        </w:r>
      </w:ins>
      <w:ins w:id="5728" w:author="Arthur Parmentier" w:date="2020-06-03T17:42:00Z">
        <w:r w:rsidRPr="007C437A">
          <w:t xml:space="preserve">, sound, etc, are not crucial for the identification of SP signs. There may be cases in which there are, but they will not be covered </w:t>
        </w:r>
      </w:ins>
      <w:ins w:id="5729" w:author="Arthur Parmentier" w:date="2020-06-03T17:43:00Z">
        <w:r w:rsidRPr="007C437A">
          <w:t xml:space="preserve">by this project. </w:t>
        </w:r>
      </w:ins>
      <w:ins w:id="5730" w:author="Arthur Parmentier" w:date="2020-06-03T17:44:00Z">
        <w:r w:rsidRPr="007C437A">
          <w:br/>
        </w:r>
      </w:ins>
      <w:ins w:id="5731" w:author="Arthur Parmentier" w:date="2020-06-03T17:43:00Z">
        <w:r w:rsidRPr="007C437A">
          <w:t>Typically, the “skeleton” representation of the position of each broad body part of the soundpainter (hands, shoulders, head, hips, knees,</w:t>
        </w:r>
      </w:ins>
      <w:ins w:id="5732" w:author="Arthur Parmentier" w:date="2020-06-03T17:44:00Z">
        <w:r w:rsidRPr="007C437A">
          <w:t xml:space="preserve"> feet…) </w:t>
        </w:r>
      </w:ins>
      <w:ins w:id="5733" w:author="Arthur Parmentier" w:date="2020-06-03T17:45:00Z">
        <w:r w:rsidRPr="007C437A">
          <w:t xml:space="preserve">would allow the computer to recognized most basic signs at the full body scale. Because of the structure of the body (articulations, </w:t>
        </w:r>
      </w:ins>
      <w:ins w:id="5734" w:author="Arthur Parmentier" w:date="2020-06-03T17:46:00Z">
        <w:r w:rsidRPr="007C437A">
          <w:t>rigid body parts…), only several key points are needed to model its skeleton. Then, t</w:t>
        </w:r>
      </w:ins>
      <w:ins w:id="5735" w:author="Arthur Parmentier" w:date="2020-05-22T19:45:00Z">
        <w:r w:rsidR="00F6380F" w:rsidRPr="007C437A">
          <w:t xml:space="preserve">he </w:t>
        </w:r>
      </w:ins>
      <w:ins w:id="5736" w:author="Arthur Parmentier" w:date="2020-05-22T19:46:00Z">
        <w:r w:rsidR="00F6380F" w:rsidRPr="007C437A">
          <w:t>features that would allow us to classify different signs must typically</w:t>
        </w:r>
      </w:ins>
      <w:ins w:id="5737" w:author="Arthur Parmentier" w:date="2020-05-22T19:47:00Z">
        <w:r w:rsidR="00F6380F" w:rsidRPr="007C437A">
          <w:t xml:space="preserve"> reach a precision of the order of magnitude below the</w:t>
        </w:r>
      </w:ins>
      <w:ins w:id="5738" w:author="Arthur Parmentier" w:date="2020-06-03T17:28:00Z">
        <w:r w:rsidR="00E84F73" w:rsidRPr="007C437A">
          <w:t xml:space="preserve"> </w:t>
        </w:r>
      </w:ins>
      <w:ins w:id="5739" w:author="Arthur Parmentier" w:date="2020-06-03T17:46:00Z">
        <w:r w:rsidRPr="007C437A">
          <w:t>distance between t</w:t>
        </w:r>
      </w:ins>
      <w:ins w:id="5740" w:author="Arthur Parmentier" w:date="2020-06-03T17:47:00Z">
        <w:r w:rsidRPr="007C437A">
          <w:t>wo keypoints.</w:t>
        </w:r>
      </w:ins>
      <w:ins w:id="5741" w:author="Arthur Parmentier" w:date="2020-06-03T17:31:00Z">
        <w:r w:rsidR="00E84F73" w:rsidRPr="007C437A">
          <w:t xml:space="preserve"> </w:t>
        </w:r>
      </w:ins>
      <w:ins w:id="5742" w:author="Arthur Parmentier" w:date="2020-06-03T17:47:00Z">
        <w:r w:rsidRPr="007C437A">
          <w:t>Assuming</w:t>
        </w:r>
      </w:ins>
      <w:ins w:id="5743" w:author="Arthur Parmentier" w:date="2020-05-22T19:47:00Z">
        <w:r w:rsidR="00F6380F" w:rsidRPr="007C437A">
          <w:t xml:space="preserve"> </w:t>
        </w:r>
      </w:ins>
      <w:ins w:id="5744" w:author="Arthur Parmentier" w:date="2020-05-22T19:48:00Z">
        <w:r w:rsidR="00F6380F" w:rsidRPr="007C437A">
          <w:t xml:space="preserve">that most body parts are separated by a distance of </w:t>
        </w:r>
      </w:ins>
      <w:ins w:id="5745" w:author="Arthur Parmentier" w:date="2020-05-22T19:49:00Z">
        <w:r w:rsidR="00F6380F" w:rsidRPr="007C437A">
          <w:t xml:space="preserve">the </w:t>
        </w:r>
      </w:ins>
      <w:ins w:id="5746" w:author="Arthur Parmentier" w:date="2020-05-22T19:48:00Z">
        <w:r w:rsidR="00F6380F" w:rsidRPr="007C437A">
          <w:t xml:space="preserve">order of 10cm, </w:t>
        </w:r>
      </w:ins>
      <w:ins w:id="5747"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748" w:author="Arthur Parmentier" w:date="2020-05-22T19:50:00Z">
        <w:r w:rsidR="00F6380F" w:rsidRPr="007C437A">
          <w:t>a precision of the order of the centimeter.</w:t>
        </w:r>
      </w:ins>
    </w:p>
    <w:p w:rsidR="0004080C" w:rsidRPr="007C437A" w:rsidRDefault="0004080C">
      <w:pPr>
        <w:rPr>
          <w:ins w:id="5749" w:author="Arthur Parmentier" w:date="2020-05-18T15:10:00Z"/>
          <w:rPrChange w:id="5750" w:author="Arthur Parmentier" w:date="2020-06-07T15:27:00Z">
            <w:rPr>
              <w:ins w:id="5751" w:author="Arthur Parmentier" w:date="2020-05-18T15:10:00Z"/>
            </w:rPr>
          </w:rPrChange>
        </w:rPr>
        <w:pPrChange w:id="5752" w:author="Arthur Parmentier" w:date="2020-05-22T19:45:00Z">
          <w:pPr>
            <w:pStyle w:val="Titre3"/>
          </w:pPr>
        </w:pPrChange>
      </w:pPr>
      <w:ins w:id="5753" w:author="Arthur Parmentier" w:date="2020-05-22T19:51:00Z">
        <w:r w:rsidRPr="007C437A">
          <w:rPr>
            <w:rPrChange w:id="5754" w:author="Arthur Parmentier" w:date="2020-06-07T15:27:00Z">
              <w:rPr/>
            </w:rPrChange>
          </w:rPr>
          <w:t xml:space="preserve">In the following part, I will </w:t>
        </w:r>
      </w:ins>
      <w:ins w:id="5755" w:author="Arthur Parmentier" w:date="2020-05-22T19:52:00Z">
        <w:r w:rsidRPr="007C437A">
          <w:rPr>
            <w:rPrChange w:id="5756"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757" w:author="Arthur Parmentier" w:date="2020-05-19T15:54:00Z"/>
          <w:rPrChange w:id="5758" w:author="Arthur Parmentier" w:date="2020-06-07T15:27:00Z">
            <w:rPr>
              <w:ins w:id="5759" w:author="Arthur Parmentier" w:date="2020-05-19T15:54:00Z"/>
            </w:rPr>
          </w:rPrChange>
        </w:rPr>
        <w:pPrChange w:id="5760" w:author="Arthur Parmentier" w:date="2020-05-19T15:54:00Z">
          <w:pPr/>
        </w:pPrChange>
      </w:pPr>
      <w:ins w:id="5761" w:author="Arthur Parmentier" w:date="2020-05-19T15:54:00Z">
        <w:r w:rsidRPr="007C437A">
          <w:rPr>
            <w:rPrChange w:id="5762" w:author="Arthur Parmentier" w:date="2020-06-07T15:27:00Z">
              <w:rPr/>
            </w:rPrChange>
          </w:rPr>
          <w:t>Introduction to PoseNet</w:t>
        </w:r>
      </w:ins>
    </w:p>
    <w:p w:rsidR="00240203" w:rsidRPr="007C437A" w:rsidRDefault="00116732" w:rsidP="00240203">
      <w:pPr>
        <w:rPr>
          <w:ins w:id="5763" w:author="Arthur Parmentier" w:date="2020-05-22T19:57:00Z"/>
        </w:rPr>
      </w:pPr>
      <w:ins w:id="5764" w:author="Arthur Parmentier" w:date="2020-05-18T15:17:00Z">
        <w:r w:rsidRPr="007C437A">
          <w:rPr>
            <w:rStyle w:val="Accentuation"/>
            <w:i w:val="0"/>
            <w:iCs w:val="0"/>
            <w:rPrChange w:id="5765" w:author="Arthur Parmentier" w:date="2020-06-07T15:27:00Z">
              <w:rPr>
                <w:rStyle w:val="Accentuation"/>
              </w:rPr>
            </w:rPrChange>
          </w:rPr>
          <w:t>PoseNet</w:t>
        </w:r>
      </w:ins>
      <w:ins w:id="5766" w:author="Arthur Parmentier" w:date="2020-05-18T15:19:00Z">
        <w:r w:rsidRPr="007C437A">
          <w:rPr>
            <w:rStyle w:val="Appelnotedebasdep"/>
          </w:rPr>
          <w:footnoteReference w:id="37"/>
        </w:r>
      </w:ins>
      <w:ins w:id="5772" w:author="Arthur Parmentier" w:date="2020-05-22T19:54:00Z">
        <w:r w:rsidR="00BA66EC" w:rsidRPr="007C437A">
          <w:t xml:space="preserve"> is</w:t>
        </w:r>
      </w:ins>
      <w:ins w:id="5773" w:author="Arthur Parmentier" w:date="2020-05-18T15:17:00Z">
        <w:r w:rsidRPr="007C437A">
          <w:t xml:space="preserve"> a </w:t>
        </w:r>
      </w:ins>
      <w:ins w:id="5774" w:author="Arthur Parmentier" w:date="2020-05-22T19:20:00Z">
        <w:r w:rsidR="00BD73B3" w:rsidRPr="007C437A">
          <w:t>computer-</w:t>
        </w:r>
      </w:ins>
      <w:ins w:id="5775" w:author="Arthur Parmentier" w:date="2020-05-18T15:17:00Z">
        <w:r w:rsidRPr="007C437A">
          <w:t>vision model that can be used to estimate the pose of a person in an image or video by estimating where key body joints are</w:t>
        </w:r>
      </w:ins>
      <w:ins w:id="5776" w:author="Arthur Parmentier" w:date="2020-05-19T15:27:00Z">
        <w:r w:rsidR="00DC1119" w:rsidRPr="007C437A">
          <w:t xml:space="preserve"> in 2D space</w:t>
        </w:r>
      </w:ins>
      <w:ins w:id="5777" w:author="Arthur Parmentier" w:date="2020-05-18T15:17:00Z">
        <w:r w:rsidRPr="007C437A">
          <w:t>.</w:t>
        </w:r>
      </w:ins>
      <w:ins w:id="5778" w:author="Arthur Parmentier" w:date="2020-05-18T15:24:00Z">
        <w:r w:rsidR="00CE53C0" w:rsidRPr="007C437A">
          <w:t xml:space="preserve"> </w:t>
        </w:r>
      </w:ins>
      <w:ins w:id="5779" w:author="Arthur Parmentier" w:date="2020-05-22T19:55:00Z">
        <w:r w:rsidR="005E0A3C" w:rsidRPr="007C437A">
          <w:t>Its performances on modern CPUs and GPUs allow it to run in real-time using a webcam or alternative low-latency vide</w:t>
        </w:r>
      </w:ins>
      <w:ins w:id="5780" w:author="Arthur Parmentier" w:date="2020-05-22T19:56:00Z">
        <w:r w:rsidR="005E0A3C" w:rsidRPr="007C437A">
          <w:t>o input devices.</w:t>
        </w:r>
      </w:ins>
    </w:p>
    <w:p w:rsidR="00D86CC2" w:rsidRPr="007C437A" w:rsidRDefault="00D86CC2" w:rsidP="00240203">
      <w:pPr>
        <w:rPr>
          <w:ins w:id="5781" w:author="Arthur Parmentier" w:date="2020-05-22T20:07:00Z"/>
        </w:rPr>
      </w:pPr>
      <w:ins w:id="5782" w:author="Arthur Parmentier" w:date="2020-05-22T19:57:00Z">
        <w:r w:rsidRPr="007C437A">
          <w:t>In Max/MSP</w:t>
        </w:r>
      </w:ins>
      <w:ins w:id="5783" w:author="Arthur Parmentier" w:date="2020-05-22T19:58:00Z">
        <w:r w:rsidRPr="007C437A">
          <w:t>, I could adapt</w:t>
        </w:r>
      </w:ins>
      <w:ins w:id="5784" w:author="Arthur Parmentier" w:date="2020-05-22T19:59:00Z">
        <w:r w:rsidRPr="007C437A">
          <w:t xml:space="preserve"> and upgrade</w:t>
        </w:r>
      </w:ins>
      <w:ins w:id="5785" w:author="Arthur Parmentier" w:date="2020-05-22T19:58:00Z">
        <w:r w:rsidRPr="007C437A">
          <w:t xml:space="preserve"> two demonstration projects </w:t>
        </w:r>
      </w:ins>
      <w:ins w:id="5786" w:author="Arthur Parmentier" w:date="2020-05-22T19:59:00Z">
        <w:r w:rsidRPr="007C437A">
          <w:t>showing</w:t>
        </w:r>
      </w:ins>
      <w:ins w:id="5787" w:author="Arthur Parmentier" w:date="2020-05-22T19:58:00Z">
        <w:r w:rsidRPr="007C437A">
          <w:t xml:space="preserve"> how </w:t>
        </w:r>
      </w:ins>
      <w:ins w:id="5788" w:author="Arthur Parmentier" w:date="2020-05-22T19:59:00Z">
        <w:r w:rsidRPr="007C437A">
          <w:t>to port PoseNet into Max with Node.js</w:t>
        </w:r>
      </w:ins>
      <w:ins w:id="5789" w:author="Arthur Parmentier" w:date="2020-05-22T19:58:00Z">
        <w:r w:rsidRPr="007C437A">
          <w:rPr>
            <w:rStyle w:val="Appelnotedebasdep"/>
          </w:rPr>
          <w:footnoteReference w:id="38"/>
        </w:r>
      </w:ins>
      <w:ins w:id="5796" w:author="Arthur Parmentier" w:date="2020-05-22T19:59:00Z">
        <w:r w:rsidRPr="007C437A">
          <w:t xml:space="preserve"> to build </w:t>
        </w:r>
      </w:ins>
      <w:ins w:id="5797" w:author="Arthur Parmentier" w:date="2020-05-22T20:00:00Z">
        <w:r w:rsidR="00B44867" w:rsidRPr="007C437A">
          <w:t xml:space="preserve">a simple user interface </w:t>
        </w:r>
      </w:ins>
      <w:ins w:id="5798" w:author="Arthur Parmentier" w:date="2020-05-22T20:06:00Z">
        <w:r w:rsidR="00D0268F" w:rsidRPr="007C437A">
          <w:t xml:space="preserve">(1.2.) </w:t>
        </w:r>
      </w:ins>
      <w:ins w:id="5799" w:author="Arthur Parmentier" w:date="2020-05-22T20:00:00Z">
        <w:r w:rsidR="00B44867" w:rsidRPr="007C437A">
          <w:t xml:space="preserve">allowing the user to start PoseNet either in a separate window, within an Electron process or directly </w:t>
        </w:r>
      </w:ins>
      <w:ins w:id="5800" w:author="Arthur Parmentier" w:date="2020-05-22T20:01:00Z">
        <w:r w:rsidR="00B44867" w:rsidRPr="007C437A">
          <w:t xml:space="preserve">inside a Jweb object on the patcher. </w:t>
        </w:r>
      </w:ins>
      <w:ins w:id="5801" w:author="Arthur Parmentier" w:date="2020-06-03T21:42:00Z">
        <w:r w:rsidR="0083784D" w:rsidRPr="007C437A">
          <w:t xml:space="preserve">A demo of the process can be found in my </w:t>
        </w:r>
      </w:ins>
      <w:ins w:id="5802" w:author="Arthur Parmentier" w:date="2020-06-03T21:44:00Z">
        <w:r w:rsidR="0083784D" w:rsidRPr="007C437A">
          <w:rPr>
            <w:rPrChange w:id="5803" w:author="Arthur Parmentier" w:date="2020-06-07T15:27:00Z">
              <w:rPr/>
            </w:rPrChange>
          </w:rPr>
          <w:fldChar w:fldCharType="begin"/>
        </w:r>
        <w:r w:rsidR="0083784D" w:rsidRPr="007C437A">
          <w:instrText xml:space="preserve"> HYPERLINK "https://www.youtube.com/watch?v=jW6bo6XkhFo" </w:instrText>
        </w:r>
        <w:r w:rsidR="0083784D" w:rsidRPr="007C437A">
          <w:rPr>
            <w:rPrChange w:id="5804" w:author="Arthur Parmentier" w:date="2020-06-07T15:27:00Z">
              <w:rPr/>
            </w:rPrChange>
          </w:rPr>
          <w:fldChar w:fldCharType="separate"/>
        </w:r>
        <w:r w:rsidR="0083784D" w:rsidRPr="007C437A">
          <w:rPr>
            <w:rStyle w:val="Lienhypertexte"/>
          </w:rPr>
          <w:t>second</w:t>
        </w:r>
        <w:r w:rsidR="0083784D" w:rsidRPr="007C437A">
          <w:rPr>
            <w:rPrChange w:id="5805" w:author="Arthur Parmentier" w:date="2020-06-07T15:27:00Z">
              <w:rPr/>
            </w:rPrChange>
          </w:rPr>
          <w:fldChar w:fldCharType="end"/>
        </w:r>
      </w:ins>
      <w:ins w:id="5806" w:author="Arthur Parmentier" w:date="2020-06-03T21:43:00Z">
        <w:r w:rsidR="0083784D" w:rsidRPr="007C437A">
          <w:t xml:space="preserve"> and </w:t>
        </w:r>
      </w:ins>
      <w:ins w:id="5807" w:author="Arthur Parmentier" w:date="2020-06-03T21:44:00Z">
        <w:r w:rsidR="0083784D" w:rsidRPr="007C437A">
          <w:rPr>
            <w:rPrChange w:id="5808" w:author="Arthur Parmentier" w:date="2020-06-07T15:27:00Z">
              <w:rPr/>
            </w:rPrChange>
          </w:rPr>
          <w:fldChar w:fldCharType="begin"/>
        </w:r>
        <w:r w:rsidR="0083784D" w:rsidRPr="007C437A">
          <w:instrText xml:space="preserve"> HYPERLINK "https://www.youtube.com/watch?v=OmPFMT9mgOs" </w:instrText>
        </w:r>
        <w:r w:rsidR="0083784D" w:rsidRPr="007C437A">
          <w:rPr>
            <w:rPrChange w:id="5809" w:author="Arthur Parmentier" w:date="2020-06-07T15:27:00Z">
              <w:rPr/>
            </w:rPrChange>
          </w:rPr>
          <w:fldChar w:fldCharType="separate"/>
        </w:r>
        <w:r w:rsidR="0083784D" w:rsidRPr="007C437A">
          <w:rPr>
            <w:rStyle w:val="Lienhypertexte"/>
          </w:rPr>
          <w:t>third</w:t>
        </w:r>
        <w:r w:rsidR="0083784D" w:rsidRPr="007C437A">
          <w:rPr>
            <w:rPrChange w:id="5810" w:author="Arthur Parmentier" w:date="2020-06-07T15:27:00Z">
              <w:rPr/>
            </w:rPrChange>
          </w:rPr>
          <w:fldChar w:fldCharType="end"/>
        </w:r>
      </w:ins>
      <w:ins w:id="5811" w:author="Arthur Parmentier" w:date="2020-06-03T21:43:00Z">
        <w:r w:rsidR="0083784D" w:rsidRPr="007C437A">
          <w:t xml:space="preserve"> demo video of the tool. </w:t>
        </w:r>
      </w:ins>
      <w:ins w:id="5812" w:author="Arthur Parmentier" w:date="2020-05-22T20:01:00Z">
        <w:r w:rsidR="00B44867" w:rsidRPr="007C437A">
          <w:t xml:space="preserve">I have observed </w:t>
        </w:r>
      </w:ins>
      <w:ins w:id="5813" w:author="Arthur Parmentier" w:date="2020-05-22T20:02:00Z">
        <w:r w:rsidR="00B44867" w:rsidRPr="007C437A">
          <w:t>a</w:t>
        </w:r>
      </w:ins>
      <w:ins w:id="5814" w:author="Arthur Parmentier" w:date="2020-05-22T20:01:00Z">
        <w:r w:rsidR="00B44867" w:rsidRPr="007C437A">
          <w:t xml:space="preserve"> </w:t>
        </w:r>
      </w:ins>
      <w:ins w:id="5815" w:author="Arthur Parmentier" w:date="2020-06-03T17:49:00Z">
        <w:r w:rsidR="00EB3650" w:rsidRPr="007C437A">
          <w:t xml:space="preserve">slightly </w:t>
        </w:r>
      </w:ins>
      <w:ins w:id="5816" w:author="Arthur Parmentier" w:date="2020-06-03T17:48:00Z">
        <w:r w:rsidR="00DD75CE" w:rsidRPr="007C437A">
          <w:t xml:space="preserve">lower </w:t>
        </w:r>
      </w:ins>
      <w:ins w:id="5817" w:author="Arthur Parmentier" w:date="2020-05-22T20:01:00Z">
        <w:r w:rsidR="00B44867" w:rsidRPr="007C437A">
          <w:t>performance</w:t>
        </w:r>
      </w:ins>
      <w:ins w:id="5818" w:author="Arthur Parmentier" w:date="2020-05-22T20:02:00Z">
        <w:r w:rsidR="00B44867" w:rsidRPr="007C437A">
          <w:t xml:space="preserve"> with the Jweb object than the Electron process on my computer</w:t>
        </w:r>
      </w:ins>
      <w:ins w:id="5819" w:author="Arthur Parmentier" w:date="2020-05-22T20:03:00Z">
        <w:r w:rsidR="00B44867" w:rsidRPr="007C437A">
          <w:t xml:space="preserve"> </w:t>
        </w:r>
      </w:ins>
      <w:ins w:id="5820" w:author="Arthur Parmentier" w:date="2020-05-23T19:47:00Z">
        <w:r w:rsidR="00BF1ECB" w:rsidRPr="007C437A">
          <w:t>and</w:t>
        </w:r>
      </w:ins>
      <w:ins w:id="5821" w:author="Arthur Parmentier" w:date="2020-05-22T20:03:00Z">
        <w:r w:rsidR="00B44867" w:rsidRPr="007C437A">
          <w:t xml:space="preserve"> the Electron process has the advantage of having its dedicated window, allowing the user to move it</w:t>
        </w:r>
      </w:ins>
      <w:ins w:id="5822" w:author="Arthur Parmentier" w:date="2020-05-22T20:05:00Z">
        <w:r w:rsidR="00DB3548" w:rsidRPr="007C437A">
          <w:t>, resize it</w:t>
        </w:r>
      </w:ins>
      <w:ins w:id="5823" w:author="Arthur Parmentier" w:date="2020-05-22T20:03:00Z">
        <w:r w:rsidR="00B44867" w:rsidRPr="007C437A">
          <w:t xml:space="preserve"> and </w:t>
        </w:r>
        <w:r w:rsidR="00B44867" w:rsidRPr="007C437A">
          <w:lastRenderedPageBreak/>
          <w:t xml:space="preserve">most important, to keep it visible while the model is running, otherwise </w:t>
        </w:r>
      </w:ins>
      <w:ins w:id="5824" w:author="Arthur Parmentier" w:date="2020-05-22T20:04:00Z">
        <w:r w:rsidR="00DB3548" w:rsidRPr="007C437A">
          <w:t xml:space="preserve">PoseNet performance drops critically. Both </w:t>
        </w:r>
      </w:ins>
      <w:ins w:id="5825" w:author="Arthur Parmentier" w:date="2020-05-23T19:47:00Z">
        <w:r w:rsidR="00E336D0" w:rsidRPr="007C437A">
          <w:t xml:space="preserve">hosts (Jweb and Electron) </w:t>
        </w:r>
      </w:ins>
      <w:ins w:id="5826" w:author="Arthur Parmentier" w:date="2020-05-22T20:04:00Z">
        <w:r w:rsidR="00DB3548" w:rsidRPr="007C437A">
          <w:t>are perfectly in</w:t>
        </w:r>
      </w:ins>
      <w:ins w:id="5827" w:author="Arthur Parmentier" w:date="2020-05-22T20:05:00Z">
        <w:r w:rsidR="00DB3548" w:rsidRPr="007C437A">
          <w:t>ter-</w:t>
        </w:r>
      </w:ins>
      <w:ins w:id="5828" w:author="Arthur Parmentier" w:date="2020-05-22T20:07:00Z">
        <w:r w:rsidR="005B6936" w:rsidRPr="007C437A">
          <w:t>changeable</w:t>
        </w:r>
      </w:ins>
      <w:ins w:id="5829" w:author="Arthur Parmentier" w:date="2020-05-22T20:06:00Z">
        <w:r w:rsidR="00DB3548" w:rsidRPr="007C437A">
          <w:t xml:space="preserve"> in less than a minute (for loading the model).</w:t>
        </w:r>
      </w:ins>
    </w:p>
    <w:p w:rsidR="005B6936" w:rsidRPr="007C437A" w:rsidRDefault="005B6936">
      <w:pPr>
        <w:keepNext/>
        <w:rPr>
          <w:ins w:id="5830" w:author="Arthur Parmentier" w:date="2020-05-22T20:11:00Z"/>
        </w:rPr>
        <w:pPrChange w:id="5831" w:author="Arthur Parmentier" w:date="2020-05-22T20:11:00Z">
          <w:pPr/>
        </w:pPrChange>
      </w:pPr>
      <w:ins w:id="5832" w:author="Arthur Parmentier" w:date="2020-05-22T20:11:00Z">
        <w:r w:rsidRPr="007C437A">
          <w:rPr>
            <w:noProof/>
            <w:rPrChange w:id="5833"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834" w:author="Arthur Parmentier" w:date="2020-05-19T15:04:00Z"/>
          <w:rPrChange w:id="5835" w:author="Arthur Parmentier" w:date="2020-06-07T15:27:00Z">
            <w:rPr>
              <w:ins w:id="5836" w:author="Arthur Parmentier" w:date="2020-05-19T15:04:00Z"/>
            </w:rPr>
          </w:rPrChange>
        </w:rPr>
        <w:pPrChange w:id="5837" w:author="Arthur Parmentier" w:date="2020-05-22T20:11:00Z">
          <w:pPr/>
        </w:pPrChange>
      </w:pPr>
      <w:ins w:id="5838" w:author="Arthur Parmentier" w:date="2020-05-22T20:11:00Z">
        <w:r w:rsidRPr="007C437A">
          <w:rPr>
            <w:rPrChange w:id="5839" w:author="Arthur Parmentier" w:date="2020-06-07T15:27:00Z">
              <w:rPr/>
            </w:rPrChange>
          </w:rPr>
          <w:t xml:space="preserve">Figure </w:t>
        </w:r>
        <w:r w:rsidRPr="007C437A">
          <w:rPr>
            <w:rPrChange w:id="5840" w:author="Arthur Parmentier" w:date="2020-06-07T15:27:00Z">
              <w:rPr/>
            </w:rPrChange>
          </w:rPr>
          <w:fldChar w:fldCharType="begin"/>
        </w:r>
        <w:r w:rsidRPr="007C437A">
          <w:rPr>
            <w:rPrChange w:id="5841" w:author="Arthur Parmentier" w:date="2020-06-07T15:27:00Z">
              <w:rPr/>
            </w:rPrChange>
          </w:rPr>
          <w:instrText xml:space="preserve"> SEQ Figure \* ARABIC </w:instrText>
        </w:r>
      </w:ins>
      <w:r w:rsidRPr="007C437A">
        <w:rPr>
          <w:rPrChange w:id="5842" w:author="Arthur Parmentier" w:date="2020-06-07T15:27:00Z">
            <w:rPr/>
          </w:rPrChange>
        </w:rPr>
        <w:fldChar w:fldCharType="separate"/>
      </w:r>
      <w:ins w:id="5843" w:author="Arthur Parmentier" w:date="2020-06-05T21:05:00Z">
        <w:r w:rsidR="001C2AA6" w:rsidRPr="007C437A">
          <w:rPr>
            <w:rPrChange w:id="5844" w:author="Arthur Parmentier" w:date="2020-06-07T15:27:00Z">
              <w:rPr>
                <w:noProof/>
              </w:rPr>
            </w:rPrChange>
          </w:rPr>
          <w:t>3</w:t>
        </w:r>
      </w:ins>
      <w:ins w:id="5845" w:author="Arthur Parmentier" w:date="2020-05-22T20:11:00Z">
        <w:r w:rsidRPr="007C437A">
          <w:rPr>
            <w:rPrChange w:id="5846" w:author="Arthur Parmentier" w:date="2020-06-07T15:27:00Z">
              <w:rPr/>
            </w:rPrChange>
          </w:rPr>
          <w:fldChar w:fldCharType="end"/>
        </w:r>
        <w:r w:rsidRPr="007C437A">
          <w:rPr>
            <w:rPrChange w:id="5847" w:author="Arthur Parmentier" w:date="2020-06-07T15:27:00Z">
              <w:rPr/>
            </w:rPrChange>
          </w:rPr>
          <w:t xml:space="preserve"> View of PoseNet inside Max/MSP</w:t>
        </w:r>
      </w:ins>
    </w:p>
    <w:p w:rsidR="00863218" w:rsidRPr="007C437A" w:rsidRDefault="009F79AA" w:rsidP="00240203">
      <w:pPr>
        <w:rPr>
          <w:ins w:id="5848" w:author="Arthur Parmentier" w:date="2020-05-18T15:21:00Z"/>
        </w:rPr>
      </w:pPr>
      <w:ins w:id="5849" w:author="Arthur Parmentier" w:date="2020-05-19T15:15:00Z">
        <w:r w:rsidRPr="007C437A">
          <w:rPr>
            <w:noProof/>
            <w:rPrChange w:id="5850"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54290C" w:rsidRPr="00821FC2" w:rsidRDefault="0054290C">
                              <w:pPr>
                                <w:pStyle w:val="Lgende"/>
                                <w:rPr>
                                  <w:noProof/>
                                </w:rPr>
                                <w:pPrChange w:id="5851" w:author="Arthur Parmentier" w:date="2020-05-19T15:15:00Z">
                                  <w:pPr/>
                                </w:pPrChange>
                              </w:pPr>
                              <w:ins w:id="5852" w:author="Arthur Parmentier" w:date="2020-05-19T15:15:00Z">
                                <w:r>
                                  <w:t xml:space="preserve">Figure </w:t>
                                </w:r>
                                <w:r>
                                  <w:fldChar w:fldCharType="begin"/>
                                </w:r>
                                <w:r>
                                  <w:instrText xml:space="preserve"> SEQ Figure \* ARABIC </w:instrText>
                                </w:r>
                              </w:ins>
                              <w:r>
                                <w:fldChar w:fldCharType="separate"/>
                              </w:r>
                              <w:ins w:id="5853" w:author="Arthur Parmentier" w:date="2020-06-05T21:05:00Z">
                                <w:r>
                                  <w:rPr>
                                    <w:noProof/>
                                  </w:rPr>
                                  <w:t>4</w:t>
                                </w:r>
                              </w:ins>
                              <w:ins w:id="5854" w:author="Arthur Parmentier" w:date="2020-05-19T15:15:00Z">
                                <w:r>
                                  <w:fldChar w:fldCharType="end"/>
                                </w:r>
                                <w:r>
                                  <w:t xml:space="preserve"> Posenet skeleton tracking for "rest of the group"</w:t>
                                </w:r>
                              </w:ins>
                              <w:ins w:id="5855"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54290C" w:rsidRPr="00821FC2" w:rsidRDefault="0054290C">
                        <w:pPr>
                          <w:pStyle w:val="Lgende"/>
                          <w:rPr>
                            <w:noProof/>
                          </w:rPr>
                          <w:pPrChange w:id="5856" w:author="Arthur Parmentier" w:date="2020-05-19T15:15:00Z">
                            <w:pPr/>
                          </w:pPrChange>
                        </w:pPr>
                        <w:ins w:id="5857" w:author="Arthur Parmentier" w:date="2020-05-19T15:15:00Z">
                          <w:r>
                            <w:t xml:space="preserve">Figure </w:t>
                          </w:r>
                          <w:r>
                            <w:fldChar w:fldCharType="begin"/>
                          </w:r>
                          <w:r>
                            <w:instrText xml:space="preserve"> SEQ Figure \* ARABIC </w:instrText>
                          </w:r>
                        </w:ins>
                        <w:r>
                          <w:fldChar w:fldCharType="separate"/>
                        </w:r>
                        <w:ins w:id="5858" w:author="Arthur Parmentier" w:date="2020-06-05T21:05:00Z">
                          <w:r>
                            <w:rPr>
                              <w:noProof/>
                            </w:rPr>
                            <w:t>4</w:t>
                          </w:r>
                        </w:ins>
                        <w:ins w:id="5859" w:author="Arthur Parmentier" w:date="2020-05-19T15:15:00Z">
                          <w:r>
                            <w:fldChar w:fldCharType="end"/>
                          </w:r>
                          <w:r>
                            <w:t xml:space="preserve"> Posenet skeleton tracking for "rest of the group"</w:t>
                          </w:r>
                        </w:ins>
                        <w:ins w:id="5860" w:author="Arthur Parmentier" w:date="2020-05-22T20:12:00Z">
                          <w:r>
                            <w:t>, from the Electron external window</w:t>
                          </w:r>
                        </w:ins>
                      </w:p>
                    </w:txbxContent>
                  </v:textbox>
                  <w10:wrap type="topAndBottom"/>
                </v:shape>
              </w:pict>
            </mc:Fallback>
          </mc:AlternateContent>
        </w:r>
      </w:ins>
      <w:ins w:id="5861" w:author="Arthur Parmentier" w:date="2020-05-19T15:14:00Z">
        <w:r w:rsidR="00863218" w:rsidRPr="007C437A">
          <w:rPr>
            <w:noProof/>
            <w:rPrChange w:id="5862"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863" w:author="Arthur Parmentier" w:date="2020-05-18T15:23:00Z"/>
        </w:rPr>
      </w:pPr>
      <w:ins w:id="5864" w:author="Arthur Parmentier" w:date="2020-05-18T15:21:00Z">
        <w:r w:rsidRPr="007C437A">
          <w:t>PoseNet allows the user</w:t>
        </w:r>
      </w:ins>
      <w:ins w:id="5865" w:author="Arthur Parmentier" w:date="2020-05-18T15:22:00Z">
        <w:r w:rsidR="006F7BD1" w:rsidRPr="007C437A">
          <w:t xml:space="preserve"> to choose different models and </w:t>
        </w:r>
      </w:ins>
      <w:ins w:id="5866"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867" w:author="Arthur Parmentier" w:date="2020-05-18T15:24:00Z"/>
        </w:rPr>
      </w:pPr>
      <w:ins w:id="5868" w:author="Arthur Parmentier" w:date="2020-05-18T15:23:00Z">
        <w:r w:rsidRPr="007C437A">
          <w:t>The architecture of the mo</w:t>
        </w:r>
      </w:ins>
      <w:ins w:id="5869" w:author="Arthur Parmentier" w:date="2020-05-18T15:24:00Z">
        <w:r w:rsidRPr="007C437A">
          <w:t>del (MobileNet or ResNet)</w:t>
        </w:r>
      </w:ins>
    </w:p>
    <w:p w:rsidR="00CE53C0" w:rsidRPr="007C437A" w:rsidRDefault="00CE53C0" w:rsidP="00CE53C0">
      <w:pPr>
        <w:pStyle w:val="Paragraphedeliste"/>
        <w:numPr>
          <w:ilvl w:val="0"/>
          <w:numId w:val="24"/>
        </w:numPr>
        <w:rPr>
          <w:ins w:id="5870" w:author="Arthur Parmentier" w:date="2020-05-18T15:27:00Z"/>
        </w:rPr>
      </w:pPr>
      <w:ins w:id="5871" w:author="Arthur Parmentier" w:date="2020-05-18T15:24:00Z">
        <w:r w:rsidRPr="007C437A">
          <w:t xml:space="preserve">The input resolution of the </w:t>
        </w:r>
      </w:ins>
      <w:ins w:id="5872" w:author="Arthur Parmentier" w:date="2020-05-18T15:25:00Z">
        <w:r w:rsidR="00266B08" w:rsidRPr="007C437A">
          <w:t>video input</w:t>
        </w:r>
      </w:ins>
    </w:p>
    <w:p w:rsidR="00266B08" w:rsidRPr="007C437A" w:rsidRDefault="00266B08" w:rsidP="00CE53C0">
      <w:pPr>
        <w:pStyle w:val="Paragraphedeliste"/>
        <w:numPr>
          <w:ilvl w:val="0"/>
          <w:numId w:val="24"/>
        </w:numPr>
        <w:rPr>
          <w:ins w:id="5873" w:author="Arthur Parmentier" w:date="2020-05-18T15:27:00Z"/>
        </w:rPr>
      </w:pPr>
      <w:ins w:id="5874" w:author="Arthur Parmentier" w:date="2020-05-18T15:27:00Z">
        <w:r w:rsidRPr="007C437A">
          <w:t>The output stride of the model</w:t>
        </w:r>
      </w:ins>
    </w:p>
    <w:p w:rsidR="00266B08" w:rsidRPr="007C437A" w:rsidRDefault="00266B08" w:rsidP="00CE53C0">
      <w:pPr>
        <w:pStyle w:val="Paragraphedeliste"/>
        <w:numPr>
          <w:ilvl w:val="0"/>
          <w:numId w:val="24"/>
        </w:numPr>
        <w:rPr>
          <w:ins w:id="5875" w:author="Arthur Parmentier" w:date="2020-05-18T15:28:00Z"/>
        </w:rPr>
      </w:pPr>
      <w:ins w:id="5876"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877" w:author="Arthur Parmentier" w:date="2020-05-18T15:29:00Z"/>
        </w:rPr>
      </w:pPr>
      <w:ins w:id="5878"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879" w:author="Arthur Parmentier" w:date="2020-05-22T20:13:00Z"/>
        </w:rPr>
      </w:pPr>
      <w:ins w:id="5880" w:author="Arthur Parmentier" w:date="2020-05-18T17:10:00Z">
        <w:r w:rsidRPr="007C437A">
          <w:t xml:space="preserve">With these settings, the user can adapt the model to its </w:t>
        </w:r>
      </w:ins>
      <w:ins w:id="5881" w:author="Arthur Parmentier" w:date="2020-05-18T17:13:00Z">
        <w:r w:rsidR="000C5075" w:rsidRPr="007C437A">
          <w:t>hardware</w:t>
        </w:r>
      </w:ins>
      <w:ins w:id="5882" w:author="Arthur Parmentier" w:date="2020-05-18T17:10:00Z">
        <w:r w:rsidRPr="007C437A">
          <w:t xml:space="preserve"> </w:t>
        </w:r>
      </w:ins>
      <w:ins w:id="5883" w:author="Arthur Parmentier" w:date="2020-05-19T10:00:00Z">
        <w:r w:rsidR="00674C10" w:rsidRPr="007C437A">
          <w:t>to get the best performance.</w:t>
        </w:r>
      </w:ins>
    </w:p>
    <w:p w:rsidR="00FF0413" w:rsidRPr="007C437A" w:rsidRDefault="00F66CEC">
      <w:pPr>
        <w:rPr>
          <w:ins w:id="5884" w:author="Arthur Parmentier" w:date="2020-05-19T10:00:00Z"/>
        </w:rPr>
      </w:pPr>
      <w:ins w:id="5885" w:author="Arthur Parmentier" w:date="2020-05-23T09:45:00Z">
        <w:r w:rsidRPr="007C437A">
          <w:t>We will discuss the optimal performance settings in a next section.</w:t>
        </w:r>
      </w:ins>
    </w:p>
    <w:p w:rsidR="005B0B86" w:rsidRPr="007C437A" w:rsidRDefault="005B0B86">
      <w:pPr>
        <w:pStyle w:val="Titre5"/>
        <w:rPr>
          <w:ins w:id="5886" w:author="Arthur Parmentier" w:date="2020-05-19T15:54:00Z"/>
          <w:rPrChange w:id="5887" w:author="Arthur Parmentier" w:date="2020-06-07T15:27:00Z">
            <w:rPr>
              <w:ins w:id="5888" w:author="Arthur Parmentier" w:date="2020-05-19T15:54:00Z"/>
            </w:rPr>
          </w:rPrChange>
        </w:rPr>
        <w:pPrChange w:id="5889" w:author="Arthur Parmentier" w:date="2020-05-19T15:54:00Z">
          <w:pPr/>
        </w:pPrChange>
      </w:pPr>
      <w:ins w:id="5890" w:author="Arthur Parmentier" w:date="2020-05-19T15:54:00Z">
        <w:r w:rsidRPr="007C437A">
          <w:rPr>
            <w:rPrChange w:id="5891" w:author="Arthur Parmentier" w:date="2020-06-07T15:27:00Z">
              <w:rPr/>
            </w:rPrChange>
          </w:rPr>
          <w:t>PoseNet advantages</w:t>
        </w:r>
      </w:ins>
    </w:p>
    <w:p w:rsidR="00674C10" w:rsidRPr="007C437A" w:rsidRDefault="00674C10">
      <w:pPr>
        <w:rPr>
          <w:ins w:id="5892" w:author="Arthur Parmentier" w:date="2020-05-19T10:01:00Z"/>
        </w:rPr>
      </w:pPr>
      <w:ins w:id="5893" w:author="Arthur Parmentier" w:date="2020-05-19T10:01:00Z">
        <w:r w:rsidRPr="007C437A">
          <w:t xml:space="preserve">PoseNet has several advantages to its concurrent </w:t>
        </w:r>
      </w:ins>
      <w:ins w:id="5894" w:author="Arthur Parmentier" w:date="2020-05-23T09:50:00Z">
        <w:r w:rsidR="00C52DE9" w:rsidRPr="007C437A">
          <w:t>technologies:</w:t>
        </w:r>
      </w:ins>
    </w:p>
    <w:p w:rsidR="00674C10" w:rsidRPr="007C437A" w:rsidRDefault="00674C10" w:rsidP="00674C10">
      <w:pPr>
        <w:pStyle w:val="Paragraphedeliste"/>
        <w:numPr>
          <w:ilvl w:val="0"/>
          <w:numId w:val="25"/>
        </w:numPr>
        <w:rPr>
          <w:ins w:id="5895" w:author="Arthur Parmentier" w:date="2020-05-19T10:08:00Z"/>
        </w:rPr>
      </w:pPr>
      <w:ins w:id="5896" w:author="Arthur Parmentier" w:date="2020-05-19T10:01:00Z">
        <w:r w:rsidRPr="007C437A">
          <w:t>It takes it input from a webcam or any video input that can be recognize</w:t>
        </w:r>
      </w:ins>
      <w:ins w:id="5897" w:author="Arthur Parmentier" w:date="2020-05-19T10:02:00Z">
        <w:r w:rsidRPr="007C437A">
          <w:t>d by the computer,</w:t>
        </w:r>
      </w:ins>
      <w:ins w:id="5898" w:author="Arthur Parmentier" w:date="2020-05-19T10:08:00Z">
        <w:r w:rsidRPr="007C437A">
          <w:t xml:space="preserve"> so that</w:t>
        </w:r>
      </w:ins>
    </w:p>
    <w:p w:rsidR="00674C10" w:rsidRPr="007C437A" w:rsidRDefault="00674C10" w:rsidP="00674C10">
      <w:pPr>
        <w:pStyle w:val="Paragraphedeliste"/>
        <w:numPr>
          <w:ilvl w:val="1"/>
          <w:numId w:val="25"/>
        </w:numPr>
        <w:rPr>
          <w:ins w:id="5899" w:author="Arthur Parmentier" w:date="2020-05-19T10:09:00Z"/>
        </w:rPr>
      </w:pPr>
      <w:ins w:id="5900"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901" w:author="Arthur Parmentier" w:date="2020-05-19T10:03:00Z"/>
        </w:rPr>
        <w:pPrChange w:id="5902" w:author="Arthur Parmentier" w:date="2020-05-19T10:08:00Z">
          <w:pPr>
            <w:pStyle w:val="Paragraphedeliste"/>
            <w:numPr>
              <w:numId w:val="25"/>
            </w:numPr>
            <w:ind w:hanging="360"/>
          </w:pPr>
        </w:pPrChange>
      </w:pPr>
      <w:ins w:id="5903" w:author="Arthur Parmentier" w:date="2020-05-19T10:09:00Z">
        <w:r w:rsidRPr="007C437A">
          <w:t>It can be used with very common</w:t>
        </w:r>
      </w:ins>
      <w:ins w:id="5904" w:author="Arthur Parmentier" w:date="2020-05-19T10:10:00Z">
        <w:r w:rsidRPr="007C437A">
          <w:t xml:space="preserve"> and cheap</w:t>
        </w:r>
      </w:ins>
      <w:ins w:id="5905" w:author="Arthur Parmentier" w:date="2020-05-19T10:09:00Z">
        <w:r w:rsidRPr="007C437A">
          <w:t xml:space="preserve"> ha</w:t>
        </w:r>
      </w:ins>
      <w:ins w:id="5906"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907" w:author="Arthur Parmentier" w:date="2020-05-19T10:06:00Z"/>
        </w:rPr>
      </w:pPr>
      <w:ins w:id="5908" w:author="Arthur Parmentier" w:date="2020-05-19T10:05:00Z">
        <w:r w:rsidRPr="007C437A">
          <w:lastRenderedPageBreak/>
          <w:t xml:space="preserve">It provides a direct feedback of its accuracy to the user by overlapping the skeleton joints with the video, allowing users to change </w:t>
        </w:r>
      </w:ins>
      <w:ins w:id="5909"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910" w:author="Arthur Parmentier" w:date="2020-05-19T10:19:00Z"/>
        </w:rPr>
      </w:pPr>
      <w:ins w:id="5911" w:author="Arthur Parmentier" w:date="2020-05-19T10:11:00Z">
        <w:r w:rsidRPr="007C437A">
          <w:t>It</w:t>
        </w:r>
      </w:ins>
      <w:ins w:id="5912" w:author="Arthur Parmentier" w:date="2020-05-19T10:13:00Z">
        <w:r w:rsidRPr="007C437A">
          <w:t xml:space="preserve"> is </w:t>
        </w:r>
      </w:ins>
      <w:ins w:id="5913" w:author="Arthur Parmentier" w:date="2020-05-19T10:15:00Z">
        <w:r w:rsidRPr="007C437A">
          <w:t xml:space="preserve">an </w:t>
        </w:r>
      </w:ins>
      <w:ins w:id="5914" w:author="Arthur Parmentier" w:date="2020-05-19T10:13:00Z">
        <w:r w:rsidRPr="007C437A">
          <w:t>open</w:t>
        </w:r>
      </w:ins>
      <w:ins w:id="5915" w:author="Arthur Parmentier" w:date="2020-05-19T10:15:00Z">
        <w:r w:rsidRPr="007C437A">
          <w:t>-</w:t>
        </w:r>
      </w:ins>
      <w:ins w:id="5916" w:author="Arthur Parmentier" w:date="2020-05-19T10:13:00Z">
        <w:r w:rsidRPr="007C437A">
          <w:t>source</w:t>
        </w:r>
      </w:ins>
      <w:ins w:id="5917" w:author="Arthur Parmentier" w:date="2020-05-19T10:15:00Z">
        <w:r w:rsidRPr="007C437A">
          <w:t xml:space="preserve"> project</w:t>
        </w:r>
      </w:ins>
      <w:ins w:id="5918" w:author="Arthur Parmentier" w:date="2020-05-19T10:17:00Z">
        <w:r w:rsidRPr="007C437A">
          <w:t>, led by giants (Google…)</w:t>
        </w:r>
      </w:ins>
      <w:ins w:id="5919" w:author="Arthur Parmentier" w:date="2020-05-19T10:19:00Z">
        <w:r w:rsidRPr="007C437A">
          <w:t xml:space="preserve"> and</w:t>
        </w:r>
      </w:ins>
      <w:ins w:id="5920" w:author="Arthur Parmentier" w:date="2020-05-19T10:17:00Z">
        <w:r w:rsidRPr="007C437A">
          <w:t xml:space="preserve"> supported by a </w:t>
        </w:r>
      </w:ins>
      <w:ins w:id="5921" w:author="Arthur Parmentier" w:date="2020-05-19T10:18:00Z">
        <w:r w:rsidRPr="007C437A">
          <w:t xml:space="preserve">vast </w:t>
        </w:r>
      </w:ins>
      <w:ins w:id="5922" w:author="Arthur Parmentier" w:date="2020-05-19T10:17:00Z">
        <w:r w:rsidRPr="007C437A">
          <w:t>community</w:t>
        </w:r>
      </w:ins>
    </w:p>
    <w:p w:rsidR="000D15D8" w:rsidRPr="007C437A" w:rsidRDefault="008E45E0" w:rsidP="00674C10">
      <w:pPr>
        <w:pStyle w:val="Paragraphedeliste"/>
        <w:numPr>
          <w:ilvl w:val="0"/>
          <w:numId w:val="25"/>
        </w:numPr>
        <w:rPr>
          <w:ins w:id="5923" w:author="Arthur Parmentier" w:date="2020-05-19T10:23:00Z"/>
        </w:rPr>
      </w:pPr>
      <w:ins w:id="5924" w:author="Arthur Parmentier" w:date="2020-05-19T10:20:00Z">
        <w:r w:rsidRPr="007C437A">
          <w:t>It is still un</w:t>
        </w:r>
      </w:ins>
      <w:ins w:id="5925" w:author="Arthur Parmentier" w:date="2020-05-19T10:21:00Z">
        <w:r w:rsidRPr="007C437A">
          <w:t xml:space="preserve">der development and will probably continue to be improved over the years, </w:t>
        </w:r>
      </w:ins>
      <w:ins w:id="5926"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927" w:author="Arthur Parmentier" w:date="2020-05-19T11:12:00Z"/>
        </w:rPr>
      </w:pPr>
      <w:ins w:id="5928" w:author="Arthur Parmentier" w:date="2020-05-19T10:24:00Z">
        <w:r w:rsidRPr="007C437A">
          <w:t xml:space="preserve">It </w:t>
        </w:r>
      </w:ins>
      <w:ins w:id="5929" w:author="Arthur Parmentier" w:date="2020-05-19T11:12:00Z">
        <w:r w:rsidR="00A43D2B" w:rsidRPr="007C437A">
          <w:t>integrates</w:t>
        </w:r>
      </w:ins>
      <w:ins w:id="5930" w:author="Arthur Parmentier" w:date="2020-05-19T11:11:00Z">
        <w:r w:rsidR="00A43D2B" w:rsidRPr="007C437A">
          <w:t xml:space="preserve"> with Max (and other systems) </w:t>
        </w:r>
      </w:ins>
      <w:ins w:id="5931" w:author="Arthur Parmentier" w:date="2020-05-19T11:12:00Z">
        <w:r w:rsidR="00A43D2B" w:rsidRPr="007C437A">
          <w:t>very easily</w:t>
        </w:r>
        <w:r w:rsidR="001E1856" w:rsidRPr="007C437A">
          <w:t xml:space="preserve"> as it can be run in a little</w:t>
        </w:r>
      </w:ins>
      <w:ins w:id="5932" w:author="Arthur Parmentier" w:date="2020-05-23T09:49:00Z">
        <w:r w:rsidR="009D2FFA" w:rsidRPr="007C437A">
          <w:t xml:space="preserve"> node.js</w:t>
        </w:r>
      </w:ins>
      <w:ins w:id="5933" w:author="Arthur Parmentier" w:date="2020-05-19T11:12:00Z">
        <w:r w:rsidR="001E1856" w:rsidRPr="007C437A">
          <w:t xml:space="preserve"> server</w:t>
        </w:r>
      </w:ins>
    </w:p>
    <w:p w:rsidR="00091253" w:rsidRPr="007C437A" w:rsidRDefault="00091253">
      <w:pPr>
        <w:pStyle w:val="Titre5"/>
        <w:rPr>
          <w:ins w:id="5934" w:author="Arthur Parmentier" w:date="2020-05-19T15:54:00Z"/>
          <w:rPrChange w:id="5935" w:author="Arthur Parmentier" w:date="2020-06-07T15:27:00Z">
            <w:rPr>
              <w:ins w:id="5936" w:author="Arthur Parmentier" w:date="2020-05-19T15:54:00Z"/>
            </w:rPr>
          </w:rPrChange>
        </w:rPr>
        <w:pPrChange w:id="5937" w:author="Arthur Parmentier" w:date="2020-05-19T15:54:00Z">
          <w:pPr/>
        </w:pPrChange>
      </w:pPr>
      <w:ins w:id="5938" w:author="Arthur Parmentier" w:date="2020-05-19T15:55:00Z">
        <w:r w:rsidRPr="007C437A">
          <w:rPr>
            <w:rPrChange w:id="5939" w:author="Arthur Parmentier" w:date="2020-06-07T15:27:00Z">
              <w:rPr/>
            </w:rPrChange>
          </w:rPr>
          <w:t>The main shortcoming of PoseNet: depth</w:t>
        </w:r>
      </w:ins>
    </w:p>
    <w:p w:rsidR="008F3623" w:rsidRPr="007C437A" w:rsidRDefault="00792D87" w:rsidP="008F3623">
      <w:pPr>
        <w:rPr>
          <w:ins w:id="5940" w:author="Arthur Parmentier" w:date="2020-05-19T15:29:00Z"/>
        </w:rPr>
      </w:pPr>
      <w:ins w:id="5941" w:author="Arthur Parmentier" w:date="2020-05-19T15:27:00Z">
        <w:r w:rsidRPr="007C437A">
          <w:t>The only ma</w:t>
        </w:r>
      </w:ins>
      <w:ins w:id="5942" w:author="Arthur Parmentier" w:date="2020-05-19T15:28:00Z">
        <w:r w:rsidRPr="007C437A">
          <w:t>j</w:t>
        </w:r>
      </w:ins>
      <w:ins w:id="5943" w:author="Arthur Parmentier" w:date="2020-05-19T15:27:00Z">
        <w:r w:rsidRPr="007C437A">
          <w:t xml:space="preserve">or shortcoming of PoseNet </w:t>
        </w:r>
      </w:ins>
      <w:ins w:id="5944" w:author="Arthur Parmentier" w:date="2020-05-19T15:28:00Z">
        <w:r w:rsidRPr="007C437A">
          <w:t>with respect to other motion tracki</w:t>
        </w:r>
      </w:ins>
      <w:ins w:id="5945" w:author="Arthur Parmentier" w:date="2020-05-19T15:29:00Z">
        <w:r w:rsidRPr="007C437A">
          <w:t>ng systems is that it only operates in 2D and does not</w:t>
        </w:r>
      </w:ins>
      <w:ins w:id="5946" w:author="Arthur Parmentier" w:date="2020-06-03T17:49:00Z">
        <w:r w:rsidR="001F5AEC" w:rsidRPr="007C437A">
          <w:t xml:space="preserve"> </w:t>
        </w:r>
      </w:ins>
      <w:ins w:id="5947" w:author="Arthur Parmentier" w:date="2020-06-03T17:50:00Z">
        <w:r w:rsidR="001F5AEC" w:rsidRPr="007C437A">
          <w:t>model</w:t>
        </w:r>
      </w:ins>
      <w:ins w:id="5948" w:author="Arthur Parmentier" w:date="2020-05-19T15:29:00Z">
        <w:r w:rsidRPr="007C437A">
          <w:t xml:space="preserve"> the depth of each</w:t>
        </w:r>
      </w:ins>
      <w:ins w:id="5949" w:author="Arthur Parmentier" w:date="2020-06-03T17:50:00Z">
        <w:r w:rsidR="001F5AEC" w:rsidRPr="007C437A">
          <w:t xml:space="preserve"> body</w:t>
        </w:r>
      </w:ins>
      <w:ins w:id="5950" w:author="Arthur Parmentier" w:date="2020-05-19T15:29:00Z">
        <w:r w:rsidRPr="007C437A">
          <w:t xml:space="preserve"> joint.</w:t>
        </w:r>
      </w:ins>
    </w:p>
    <w:p w:rsidR="00792D87" w:rsidRPr="007C437A" w:rsidRDefault="00792D87" w:rsidP="008F3623">
      <w:pPr>
        <w:rPr>
          <w:ins w:id="5951" w:author="Arthur Parmentier" w:date="2020-05-19T15:55:00Z"/>
        </w:rPr>
      </w:pPr>
      <w:ins w:id="5952" w:author="Arthur Parmentier" w:date="2020-05-19T15:29:00Z">
        <w:r w:rsidRPr="007C437A">
          <w:t>As a workaround</w:t>
        </w:r>
      </w:ins>
      <w:ins w:id="5953" w:author="Arthur Parmentier" w:date="2020-05-19T15:30:00Z">
        <w:r w:rsidRPr="007C437A">
          <w:t xml:space="preserve">, I first built a simple calibration process </w:t>
        </w:r>
      </w:ins>
      <w:ins w:id="5954" w:author="Arthur Parmentier" w:date="2020-06-03T17:50:00Z">
        <w:r w:rsidR="00AF2EC4" w:rsidRPr="007C437A">
          <w:t>that</w:t>
        </w:r>
      </w:ins>
      <w:ins w:id="5955" w:author="Arthur Parmentier" w:date="2020-05-19T15:30:00Z">
        <w:r w:rsidRPr="007C437A">
          <w:t xml:space="preserve"> allow</w:t>
        </w:r>
      </w:ins>
      <w:ins w:id="5956" w:author="Arthur Parmentier" w:date="2020-06-03T17:50:00Z">
        <w:r w:rsidR="00AF2EC4" w:rsidRPr="007C437A">
          <w:t>ed</w:t>
        </w:r>
      </w:ins>
      <w:ins w:id="5957" w:author="Arthur Parmentier" w:date="2020-05-19T15:30:00Z">
        <w:r w:rsidRPr="007C437A">
          <w:t xml:space="preserve"> to compute the depth of the </w:t>
        </w:r>
      </w:ins>
      <w:ins w:id="5958" w:author="Arthur Parmentier" w:date="2020-05-19T15:31:00Z">
        <w:r w:rsidRPr="007C437A">
          <w:t>torso of the user as well as its angle to the camera</w:t>
        </w:r>
      </w:ins>
      <w:ins w:id="5959" w:author="Arthur Parmentier" w:date="2020-06-03T17:50:00Z">
        <w:r w:rsidR="00904AF3" w:rsidRPr="007C437A">
          <w:t>.</w:t>
        </w:r>
      </w:ins>
      <w:ins w:id="5960" w:author="Arthur Parmentier" w:date="2020-05-19T15:31:00Z">
        <w:r w:rsidRPr="007C437A">
          <w:t xml:space="preserve"> </w:t>
        </w:r>
      </w:ins>
      <w:ins w:id="5961" w:author="Arthur Parmentier" w:date="2020-06-03T17:50:00Z">
        <w:r w:rsidR="00904AF3" w:rsidRPr="007C437A">
          <w:t>After some testing,</w:t>
        </w:r>
      </w:ins>
      <w:ins w:id="5962" w:author="Arthur Parmentier" w:date="2020-05-19T15:31:00Z">
        <w:r w:rsidRPr="007C437A">
          <w:t xml:space="preserve"> I realized that it was useless </w:t>
        </w:r>
      </w:ins>
      <w:ins w:id="5963" w:author="Arthur Parmentier" w:date="2020-05-19T15:32:00Z">
        <w:r w:rsidRPr="007C437A">
          <w:t>in my use case</w:t>
        </w:r>
      </w:ins>
      <w:ins w:id="5964" w:author="Arthur Parmentier" w:date="2020-06-03T17:50:00Z">
        <w:r w:rsidR="00904AF3" w:rsidRPr="007C437A">
          <w:t xml:space="preserve">, did not allow any better classification </w:t>
        </w:r>
      </w:ins>
      <w:ins w:id="5965" w:author="Arthur Parmentier" w:date="2020-05-19T15:32:00Z">
        <w:r w:rsidRPr="007C437A">
          <w:t>and would only bring noise in the data.</w:t>
        </w:r>
      </w:ins>
    </w:p>
    <w:p w:rsidR="00F35BC0" w:rsidRPr="007C437A" w:rsidRDefault="00F35BC0">
      <w:pPr>
        <w:pStyle w:val="Titre6"/>
        <w:rPr>
          <w:ins w:id="5966" w:author="Arthur Parmentier" w:date="2020-06-03T17:51:00Z"/>
        </w:rPr>
      </w:pPr>
      <w:ins w:id="5967" w:author="Arthur Parmentier" w:date="2020-05-19T15:55:00Z">
        <w:r w:rsidRPr="007C437A">
          <w:t>Depth in SP</w:t>
        </w:r>
      </w:ins>
    </w:p>
    <w:p w:rsidR="00704B21" w:rsidRPr="007C437A" w:rsidRDefault="00704B21">
      <w:pPr>
        <w:rPr>
          <w:ins w:id="5968" w:author="Arthur Parmentier" w:date="2020-05-19T15:32:00Z"/>
        </w:rPr>
      </w:pPr>
      <w:ins w:id="5969" w:author="Arthur Parmentier" w:date="2020-06-03T17:51:00Z">
        <w:r w:rsidRPr="007C437A">
          <w:t xml:space="preserve">In fact, there are also some </w:t>
        </w:r>
      </w:ins>
      <w:ins w:id="5970" w:author="Arthur Parmentier" w:date="2020-06-03T17:52:00Z">
        <w:r w:rsidRPr="007C437A">
          <w:t>specificities that allow us to recognize SP signs without any depth information in PoseNet.</w:t>
        </w:r>
      </w:ins>
    </w:p>
    <w:p w:rsidR="009D75C8" w:rsidRPr="007C437A" w:rsidRDefault="00E715BE" w:rsidP="008F3623">
      <w:pPr>
        <w:rPr>
          <w:ins w:id="5971" w:author="Arthur Parmentier" w:date="2020-05-19T15:42:00Z"/>
        </w:rPr>
      </w:pPr>
      <w:ins w:id="5972" w:author="Arthur Parmentier" w:date="2020-05-19T15:35:00Z">
        <w:r w:rsidRPr="007C437A">
          <w:t xml:space="preserve">My observation </w:t>
        </w:r>
      </w:ins>
      <w:ins w:id="5973" w:author="Arthur Parmentier" w:date="2020-05-19T15:38:00Z">
        <w:r w:rsidR="00FE10BB" w:rsidRPr="007C437A">
          <w:t>is that depth</w:t>
        </w:r>
      </w:ins>
      <w:ins w:id="5974" w:author="Arthur Parmentier" w:date="2020-05-19T15:40:00Z">
        <w:r w:rsidR="009D75C8" w:rsidRPr="007C437A">
          <w:t xml:space="preserve"> (z axis)</w:t>
        </w:r>
      </w:ins>
      <w:ins w:id="5975" w:author="Arthur Parmentier" w:date="2020-05-19T15:38:00Z">
        <w:r w:rsidR="00FE10BB" w:rsidRPr="007C437A">
          <w:t xml:space="preserve"> </w:t>
        </w:r>
      </w:ins>
      <w:ins w:id="5976" w:author="Arthur Parmentier" w:date="2020-05-19T15:35:00Z">
        <w:r w:rsidRPr="007C437A">
          <w:t>is often not the most informative axi</w:t>
        </w:r>
      </w:ins>
      <w:ins w:id="5977" w:author="Arthur Parmentier" w:date="2020-05-19T15:36:00Z">
        <w:r w:rsidRPr="007C437A">
          <w:t>s for recognizing SP gestures and even signs like “play” which</w:t>
        </w:r>
      </w:ins>
      <w:ins w:id="5978" w:author="Arthur Parmentier" w:date="2020-05-19T15:37:00Z">
        <w:r w:rsidR="00FE10BB" w:rsidRPr="007C437A">
          <w:t xml:space="preserve"> uses the </w:t>
        </w:r>
      </w:ins>
      <w:ins w:id="5979" w:author="Arthur Parmentier" w:date="2020-05-19T15:40:00Z">
        <w:r w:rsidR="009D75C8" w:rsidRPr="007C437A">
          <w:t>z</w:t>
        </w:r>
      </w:ins>
      <w:ins w:id="5980" w:author="Arthur Parmentier" w:date="2020-05-19T15:41:00Z">
        <w:r w:rsidR="009D75C8" w:rsidRPr="007C437A">
          <w:t xml:space="preserve"> </w:t>
        </w:r>
      </w:ins>
      <w:ins w:id="5981" w:author="Arthur Parmentier" w:date="2020-05-19T15:37:00Z">
        <w:r w:rsidR="00FE10BB" w:rsidRPr="007C437A">
          <w:t>dimension extensively can be recognized only by the movement of the body in 2D, from the p</w:t>
        </w:r>
      </w:ins>
      <w:ins w:id="5982" w:author="Arthur Parmentier" w:date="2020-05-19T15:38:00Z">
        <w:r w:rsidR="00FE10BB" w:rsidRPr="007C437A">
          <w:t>oint of view of the camera in front of the soundpainter</w:t>
        </w:r>
      </w:ins>
      <w:ins w:id="5983" w:author="Arthur Parmentier" w:date="2020-06-03T17:52:00Z">
        <w:r w:rsidR="00B11BF7" w:rsidRPr="007C437A">
          <w:t>, because t</w:t>
        </w:r>
      </w:ins>
      <w:ins w:id="5984" w:author="Arthur Parmentier" w:date="2020-06-03T17:53:00Z">
        <w:r w:rsidR="00B11BF7" w:rsidRPr="007C437A">
          <w:t>here is little ambiguity with other signs.</w:t>
        </w:r>
        <w:r w:rsidR="00DA4920" w:rsidRPr="007C437A">
          <w:t xml:space="preserve"> Depth would only be impor</w:t>
        </w:r>
      </w:ins>
      <w:ins w:id="5985"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986" w:author="Arthur Parmentier" w:date="2020-06-03T17:56:00Z"/>
        </w:rPr>
      </w:pPr>
      <w:ins w:id="5987" w:author="Arthur Parmentier" w:date="2020-05-19T15:42:00Z">
        <w:r w:rsidRPr="007C437A">
          <w:t>However, capturing dept</w:t>
        </w:r>
      </w:ins>
      <w:ins w:id="5988" w:author="Arthur Parmentier" w:date="2020-05-19T15:43:00Z">
        <w:r w:rsidRPr="007C437A">
          <w:t>h is important for one special sign in SP, which is often called “entering the box”</w:t>
        </w:r>
      </w:ins>
      <w:ins w:id="5989" w:author="Arthur Parmentier" w:date="2020-06-03T17:55:00Z">
        <w:r w:rsidR="007145B0" w:rsidRPr="007C437A">
          <w:t xml:space="preserve"> and </w:t>
        </w:r>
      </w:ins>
      <w:ins w:id="5990" w:author="Arthur Parmentier" w:date="2020-06-03T17:56:00Z">
        <w:r w:rsidR="007145B0" w:rsidRPr="007C437A">
          <w:t xml:space="preserve">almost </w:t>
        </w:r>
      </w:ins>
      <w:ins w:id="5991" w:author="Arthur Parmentier" w:date="2020-06-03T17:55:00Z">
        <w:r w:rsidR="007145B0" w:rsidRPr="007C437A">
          <w:t xml:space="preserve">only takes place in the depth </w:t>
        </w:r>
      </w:ins>
      <w:ins w:id="5992" w:author="Arthur Parmentier" w:date="2020-06-03T17:56:00Z">
        <w:r w:rsidR="007145B0" w:rsidRPr="007C437A">
          <w:t>dimension</w:t>
        </w:r>
      </w:ins>
      <w:ins w:id="5993" w:author="Arthur Parmentier" w:date="2020-05-19T15:43:00Z">
        <w:r w:rsidRPr="007C437A">
          <w:t xml:space="preserve">. Its specialty is that </w:t>
        </w:r>
      </w:ins>
      <w:ins w:id="5994" w:author="Arthur Parmentier" w:date="2020-05-19T15:44:00Z">
        <w:r w:rsidRPr="007C437A">
          <w:t>this sign</w:t>
        </w:r>
      </w:ins>
      <w:ins w:id="5995" w:author="Arthur Parmentier" w:date="2020-05-19T15:45:00Z">
        <w:r w:rsidRPr="007C437A">
          <w:t xml:space="preserve">, consisting in putting one foot in an abstract </w:t>
        </w:r>
      </w:ins>
      <w:ins w:id="5996" w:author="Arthur Parmentier" w:date="2020-05-19T15:46:00Z">
        <w:r w:rsidRPr="007C437A">
          <w:t>“</w:t>
        </w:r>
      </w:ins>
      <w:ins w:id="5997" w:author="Arthur Parmentier" w:date="2020-05-19T15:45:00Z">
        <w:r w:rsidRPr="007C437A">
          <w:t>box</w:t>
        </w:r>
      </w:ins>
      <w:ins w:id="5998" w:author="Arthur Parmentier" w:date="2020-05-19T15:46:00Z">
        <w:r w:rsidRPr="007C437A">
          <w:t>”</w:t>
        </w:r>
      </w:ins>
      <w:ins w:id="5999" w:author="Arthur Parmentier" w:date="2020-05-19T15:45:00Z">
        <w:r w:rsidRPr="007C437A">
          <w:t xml:space="preserve"> in front of the soundpainter,</w:t>
        </w:r>
      </w:ins>
      <w:ins w:id="6000" w:author="Arthur Parmentier" w:date="2020-05-19T15:44:00Z">
        <w:r w:rsidRPr="007C437A">
          <w:t xml:space="preserve"> is used </w:t>
        </w:r>
      </w:ins>
      <w:ins w:id="6001" w:author="Arthur Parmentier" w:date="2020-05-19T15:47:00Z">
        <w:r w:rsidR="00395172" w:rsidRPr="007C437A">
          <w:t xml:space="preserve">in many SP modes </w:t>
        </w:r>
      </w:ins>
      <w:ins w:id="6002" w:author="Arthur Parmentier" w:date="2020-05-19T15:44:00Z">
        <w:r w:rsidRPr="007C437A">
          <w:t>to significate “execute the request now”</w:t>
        </w:r>
      </w:ins>
      <w:ins w:id="6003" w:author="Arthur Parmentier" w:date="2020-05-19T15:47:00Z">
        <w:r w:rsidR="00395172" w:rsidRPr="007C437A">
          <w:t>; whether the request has been defined previously (default mode) or is being signed while the soundpainter has “ent</w:t>
        </w:r>
      </w:ins>
      <w:ins w:id="6004" w:author="Arthur Parmentier" w:date="2020-05-19T15:48:00Z">
        <w:r w:rsidR="00395172" w:rsidRPr="007C437A">
          <w:t>ered the box”.</w:t>
        </w:r>
      </w:ins>
      <w:ins w:id="6005" w:author="Arthur Parmentier" w:date="2020-05-19T15:49:00Z">
        <w:r w:rsidR="007D4E17" w:rsidRPr="007C437A">
          <w:t xml:space="preserve"> </w:t>
        </w:r>
      </w:ins>
      <w:ins w:id="6006" w:author="Arthur Parmentier" w:date="2020-05-19T21:41:00Z">
        <w:r w:rsidR="009D3597" w:rsidRPr="007C437A">
          <w:t xml:space="preserve">It is </w:t>
        </w:r>
      </w:ins>
      <w:ins w:id="6007" w:author="Arthur Parmentier" w:date="2020-05-19T21:47:00Z">
        <w:r w:rsidR="00214331" w:rsidRPr="007C437A">
          <w:t>only meaningful when</w:t>
        </w:r>
      </w:ins>
      <w:ins w:id="6008" w:author="Arthur Parmentier" w:date="2020-05-19T21:41:00Z">
        <w:r w:rsidR="009D3597" w:rsidRPr="007C437A">
          <w:t xml:space="preserve"> executed simultaneously to other signs, </w:t>
        </w:r>
      </w:ins>
      <w:ins w:id="6009" w:author="Arthur Parmentier" w:date="2020-05-19T21:42:00Z">
        <w:r w:rsidR="009D3597" w:rsidRPr="007C437A">
          <w:t>for instance</w:t>
        </w:r>
      </w:ins>
      <w:ins w:id="6010" w:author="Arthur Parmentier" w:date="2020-05-19T21:41:00Z">
        <w:r w:rsidR="009D3597" w:rsidRPr="007C437A">
          <w:t xml:space="preserve"> “go gestures” in default mode</w:t>
        </w:r>
      </w:ins>
      <w:ins w:id="6011" w:author="Arthur Parmentier" w:date="2020-05-19T21:42:00Z">
        <w:r w:rsidR="009D3597" w:rsidRPr="007C437A">
          <w:t xml:space="preserve"> or </w:t>
        </w:r>
      </w:ins>
      <w:ins w:id="6012" w:author="Arthur Parmentier" w:date="2020-05-19T21:41:00Z">
        <w:r w:rsidR="009D3597" w:rsidRPr="007C437A">
          <w:t>contents</w:t>
        </w:r>
      </w:ins>
      <w:ins w:id="6013" w:author="Arthur Parmentier" w:date="2020-05-19T21:42:00Z">
        <w:r w:rsidR="009D3597" w:rsidRPr="007C437A">
          <w:t xml:space="preserve"> in launch mode.</w:t>
        </w:r>
      </w:ins>
      <w:ins w:id="6014" w:author="Arthur Parmentier" w:date="2020-05-19T21:46:00Z">
        <w:r w:rsidR="00393470" w:rsidRPr="007C437A">
          <w:t xml:space="preserve"> </w:t>
        </w:r>
      </w:ins>
      <w:ins w:id="6015" w:author="Arthur Parmentier" w:date="2020-05-19T15:49:00Z">
        <w:r w:rsidR="007D4E17" w:rsidRPr="007C437A">
          <w:t xml:space="preserve">The </w:t>
        </w:r>
      </w:ins>
      <w:ins w:id="6016" w:author="Arthur Parmentier" w:date="2020-05-19T15:50:00Z">
        <w:r w:rsidR="005A7B09" w:rsidRPr="007C437A">
          <w:t>opposite</w:t>
        </w:r>
      </w:ins>
      <w:ins w:id="6017" w:author="Arthur Parmentier" w:date="2020-05-19T15:49:00Z">
        <w:r w:rsidR="007D4E17" w:rsidRPr="007C437A">
          <w:t xml:space="preserve"> sign “exiting the box” also has the very specific meaning of “g</w:t>
        </w:r>
      </w:ins>
      <w:ins w:id="6018" w:author="Arthur Parmentier" w:date="2020-05-19T15:50:00Z">
        <w:r w:rsidR="007D4E17" w:rsidRPr="007C437A">
          <w:t>etting back to default mode”.</w:t>
        </w:r>
      </w:ins>
    </w:p>
    <w:p w:rsidR="007145B0" w:rsidRPr="007C437A" w:rsidRDefault="007145B0" w:rsidP="008F3623">
      <w:pPr>
        <w:rPr>
          <w:ins w:id="6019" w:author="Arthur Parmentier" w:date="2020-05-19T16:00:00Z"/>
        </w:rPr>
      </w:pPr>
      <w:ins w:id="6020" w:author="Arthur Parmentier" w:date="2020-06-03T17:56:00Z">
        <w:r w:rsidRPr="007C437A">
          <w:t>How can we manage to</w:t>
        </w:r>
      </w:ins>
      <w:ins w:id="6021" w:author="Arthur Parmentier" w:date="2020-06-03T17:57:00Z">
        <w:r w:rsidRPr="007C437A">
          <w:t xml:space="preserve"> get past that specific issue?</w:t>
        </w:r>
      </w:ins>
    </w:p>
    <w:p w:rsidR="009C261B" w:rsidRPr="007C437A" w:rsidRDefault="009C261B" w:rsidP="009C261B">
      <w:pPr>
        <w:pStyle w:val="Titre6"/>
        <w:rPr>
          <w:ins w:id="6022" w:author="Arthur Parmentier" w:date="2020-05-19T16:01:00Z"/>
        </w:rPr>
      </w:pPr>
      <w:ins w:id="6023" w:author="Arthur Parmentier" w:date="2020-05-19T16:00:00Z">
        <w:r w:rsidRPr="007C437A">
          <w:t>Reco</w:t>
        </w:r>
      </w:ins>
      <w:ins w:id="6024" w:author="Arthur Parmentier" w:date="2020-05-19T16:01:00Z">
        <w:r w:rsidRPr="007C437A">
          <w:t xml:space="preserve">gnition without depth: compromises </w:t>
        </w:r>
      </w:ins>
      <w:ins w:id="6025" w:author="Arthur Parmentier" w:date="2020-05-20T11:39:00Z">
        <w:r w:rsidR="000506E4" w:rsidRPr="007C437A">
          <w:t>and simplifications of SP grammar</w:t>
        </w:r>
      </w:ins>
    </w:p>
    <w:p w:rsidR="009C261B" w:rsidRPr="007C437A" w:rsidRDefault="00A00963" w:rsidP="009C261B">
      <w:pPr>
        <w:rPr>
          <w:ins w:id="6026" w:author="Arthur Parmentier" w:date="2020-05-19T16:04:00Z"/>
        </w:rPr>
      </w:pPr>
      <w:ins w:id="6027" w:author="Arthur Parmentier" w:date="2020-05-19T16:03:00Z">
        <w:r w:rsidRPr="007C437A">
          <w:t>Ideally, one would want to capture depth and abandon PoseNet for a better tracking method</w:t>
        </w:r>
      </w:ins>
      <w:ins w:id="6028" w:author="Arthur Parmentier" w:date="2020-05-19T20:01:00Z">
        <w:r w:rsidR="00D6200D" w:rsidRPr="007C437A">
          <w:t>:</w:t>
        </w:r>
      </w:ins>
    </w:p>
    <w:p w:rsidR="00A00963" w:rsidRPr="007C437A" w:rsidRDefault="00A00963" w:rsidP="00A00963">
      <w:pPr>
        <w:pStyle w:val="Paragraphedeliste"/>
        <w:numPr>
          <w:ilvl w:val="0"/>
          <w:numId w:val="26"/>
        </w:numPr>
        <w:rPr>
          <w:ins w:id="6029" w:author="Arthur Parmentier" w:date="2020-05-19T16:06:00Z"/>
        </w:rPr>
      </w:pPr>
      <w:ins w:id="6030" w:author="Arthur Parmentier" w:date="2020-05-19T16:04:00Z">
        <w:r w:rsidRPr="007C437A">
          <w:t>Kinect</w:t>
        </w:r>
      </w:ins>
      <w:ins w:id="6031" w:author="Arthur Parmentier" w:date="2020-05-19T16:05:00Z">
        <w:r w:rsidR="005E2970" w:rsidRPr="007C437A">
          <w:t xml:space="preserve"> systems</w:t>
        </w:r>
      </w:ins>
      <w:ins w:id="6032" w:author="Arthur Parmentier" w:date="2020-05-19T16:04:00Z">
        <w:r w:rsidRPr="007C437A">
          <w:t xml:space="preserve"> can capture depth</w:t>
        </w:r>
        <w:r w:rsidR="005E2970" w:rsidRPr="007C437A">
          <w:t xml:space="preserve"> </w:t>
        </w:r>
      </w:ins>
      <w:ins w:id="6033"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6034" w:author="Arthur Parmentier" w:date="2020-05-19T16:09:00Z"/>
        </w:rPr>
      </w:pPr>
      <w:ins w:id="6035" w:author="Arthur Parmentier" w:date="2020-05-19T16:07:00Z">
        <w:r w:rsidRPr="007C437A">
          <w:lastRenderedPageBreak/>
          <w:t xml:space="preserve">Motion capture suits </w:t>
        </w:r>
      </w:ins>
      <w:ins w:id="6036" w:author="Arthur Parmentier" w:date="2020-05-23T09:50:00Z">
        <w:r w:rsidR="00C52DE9" w:rsidRPr="007C437A">
          <w:t xml:space="preserve">(for instance, IR </w:t>
        </w:r>
      </w:ins>
      <w:ins w:id="6037" w:author="Arthur Parmentier" w:date="2020-06-03T17:57:00Z">
        <w:r w:rsidR="004020A1" w:rsidRPr="007C437A">
          <w:t>marker-based</w:t>
        </w:r>
      </w:ins>
      <w:ins w:id="6038" w:author="Arthur Parmentier" w:date="2020-05-23T09:50:00Z">
        <w:r w:rsidR="00C52DE9" w:rsidRPr="007C437A">
          <w:t xml:space="preserve"> suits) </w:t>
        </w:r>
      </w:ins>
      <w:ins w:id="6039" w:author="Arthur Parmentier" w:date="2020-05-19T16:07:00Z">
        <w:r w:rsidRPr="007C437A">
          <w:t xml:space="preserve">are usually the most accurate and performant devices but their costs and </w:t>
        </w:r>
      </w:ins>
      <w:ins w:id="6040"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6041" w:author="Arthur Parmentier" w:date="2020-05-19T19:58:00Z"/>
        </w:rPr>
      </w:pPr>
      <w:ins w:id="6042" w:author="Arthur Parmentier" w:date="2020-05-19T16:10:00Z">
        <w:r w:rsidRPr="007C437A">
          <w:t>OpenPose</w:t>
        </w:r>
        <w:r w:rsidRPr="007C437A">
          <w:rPr>
            <w:rStyle w:val="Appelnotedebasdep"/>
          </w:rPr>
          <w:footnoteReference w:id="39"/>
        </w:r>
      </w:ins>
      <w:ins w:id="6044" w:author="Arthur Parmentier" w:date="2020-05-19T16:14:00Z">
        <w:r w:rsidR="00A516F0" w:rsidRPr="007C437A">
          <w:t xml:space="preserve"> </w:t>
        </w:r>
      </w:ins>
      <w:ins w:id="6045" w:author="Arthur Parmentier" w:date="2020-05-19T16:15:00Z">
        <w:r w:rsidR="00A516F0" w:rsidRPr="007C437A">
          <w:t>is the main realistic alternative to Po</w:t>
        </w:r>
      </w:ins>
      <w:ins w:id="6046" w:author="Arthur Parmentier" w:date="2020-05-19T16:16:00Z">
        <w:r w:rsidR="00A516F0" w:rsidRPr="007C437A">
          <w:t>seNet at this moment</w:t>
        </w:r>
      </w:ins>
      <w:ins w:id="6047" w:author="Arthur Parmentier" w:date="2020-05-19T19:48:00Z">
        <w:r w:rsidR="009A7725" w:rsidRPr="007C437A">
          <w:t xml:space="preserve">; it supports 3D triangulation from multiple view (like two cameras orthogonal to the soundpainter) </w:t>
        </w:r>
      </w:ins>
      <w:ins w:id="6048" w:author="Arthur Parmentier" w:date="2020-05-19T16:16:00Z">
        <w:r w:rsidR="00A516F0" w:rsidRPr="007C437A">
          <w:t>but could not be ported to Max without much hassle</w:t>
        </w:r>
        <w:r w:rsidR="00A516F0" w:rsidRPr="007C437A">
          <w:rPr>
            <w:rStyle w:val="Appelnotedebasdep"/>
          </w:rPr>
          <w:footnoteReference w:id="40"/>
        </w:r>
      </w:ins>
    </w:p>
    <w:p w:rsidR="009A7725" w:rsidRPr="007C437A" w:rsidRDefault="009A7725">
      <w:pPr>
        <w:pStyle w:val="Paragraphedeliste"/>
        <w:numPr>
          <w:ilvl w:val="0"/>
          <w:numId w:val="26"/>
        </w:numPr>
        <w:rPr>
          <w:ins w:id="6074" w:author="Arthur Parmentier" w:date="2020-05-19T15:50:00Z"/>
        </w:rPr>
        <w:pPrChange w:id="6075" w:author="Arthur Parmentier" w:date="2020-05-19T16:04:00Z">
          <w:pPr/>
        </w:pPrChange>
      </w:pPr>
      <w:ins w:id="6076" w:author="Arthur Parmentier" w:date="2020-05-19T19:58:00Z">
        <w:r w:rsidRPr="007C437A">
          <w:t xml:space="preserve">Some </w:t>
        </w:r>
      </w:ins>
      <w:ins w:id="6077"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1"/>
        </w:r>
        <w:r w:rsidR="00F707EB" w:rsidRPr="007C437A">
          <w:t xml:space="preserve"> </w:t>
        </w:r>
      </w:ins>
      <w:ins w:id="6081" w:author="Arthur Parmentier" w:date="2020-05-19T20:02:00Z">
        <w:r w:rsidR="00D6200D" w:rsidRPr="007C437A">
          <w:t>yet</w:t>
        </w:r>
      </w:ins>
      <w:ins w:id="6082" w:author="Arthur Parmentier" w:date="2020-05-19T19:59:00Z">
        <w:r w:rsidR="00F707EB" w:rsidRPr="007C437A">
          <w:t xml:space="preserve"> far from portable to my project</w:t>
        </w:r>
      </w:ins>
    </w:p>
    <w:p w:rsidR="00D6200D" w:rsidRPr="007C437A" w:rsidRDefault="00D6200D" w:rsidP="00D6200D">
      <w:pPr>
        <w:rPr>
          <w:ins w:id="6083" w:author="Arthur Parmentier" w:date="2020-05-19T22:45:00Z"/>
        </w:rPr>
      </w:pPr>
      <w:ins w:id="6084" w:author="Arthur Parmentier" w:date="2020-05-19T20:01:00Z">
        <w:r w:rsidRPr="007C437A">
          <w:t>PoseNet appears like the best compromise</w:t>
        </w:r>
      </w:ins>
      <w:ins w:id="6085" w:author="Arthur Parmentier" w:date="2020-05-19T20:03:00Z">
        <w:r w:rsidRPr="007C437A">
          <w:t xml:space="preserve"> for th</w:t>
        </w:r>
      </w:ins>
      <w:ins w:id="6086" w:author="Arthur Parmentier" w:date="2020-05-19T22:49:00Z">
        <w:r w:rsidR="008706E0" w:rsidRPr="007C437A">
          <w:t>is particular</w:t>
        </w:r>
      </w:ins>
      <w:ins w:id="6087" w:author="Arthur Parmentier" w:date="2020-05-19T20:03:00Z">
        <w:r w:rsidRPr="007C437A">
          <w:t xml:space="preserve"> use case</w:t>
        </w:r>
      </w:ins>
      <w:ins w:id="6088" w:author="Arthur Parmentier" w:date="2020-05-19T22:50:00Z">
        <w:r w:rsidR="008706E0" w:rsidRPr="007C437A">
          <w:t>, its goals and under the constraints</w:t>
        </w:r>
      </w:ins>
      <w:ins w:id="6089" w:author="Arthur Parmentier" w:date="2020-05-19T20:03:00Z">
        <w:r w:rsidRPr="007C437A">
          <w:t xml:space="preserve"> of this project.</w:t>
        </w:r>
      </w:ins>
      <w:ins w:id="6090" w:author="Arthur Parmentier" w:date="2020-05-19T21:52:00Z">
        <w:r w:rsidR="00F45509" w:rsidRPr="007C437A">
          <w:br/>
        </w:r>
      </w:ins>
      <w:ins w:id="6091" w:author="Arthur Parmentier" w:date="2020-05-19T20:04:00Z">
        <w:r w:rsidRPr="007C437A">
          <w:t xml:space="preserve">In </w:t>
        </w:r>
      </w:ins>
      <w:ins w:id="6092" w:author="Arthur Parmentier" w:date="2020-05-19T21:53:00Z">
        <w:r w:rsidR="00F45509" w:rsidRPr="007C437A">
          <w:t>theory</w:t>
        </w:r>
      </w:ins>
      <w:ins w:id="6093" w:author="Arthur Parmentier" w:date="2020-05-19T20:04:00Z">
        <w:r w:rsidRPr="007C437A">
          <w:t>, it would be sufficient to add a simple external hardware of software mechanism to know whether the soundpainter has “</w:t>
        </w:r>
      </w:ins>
      <w:ins w:id="6094" w:author="Arthur Parmentier" w:date="2020-05-19T20:05:00Z">
        <w:r w:rsidRPr="007C437A">
          <w:t>entered the box” or not to remove the greatest part of the problem</w:t>
        </w:r>
      </w:ins>
      <w:ins w:id="6095" w:author="Arthur Parmentier" w:date="2020-05-19T22:47:00Z">
        <w:r w:rsidR="00B832E8" w:rsidRPr="007C437A">
          <w:t>. One could for instance t</w:t>
        </w:r>
      </w:ins>
      <w:ins w:id="6096" w:author="Arthur Parmentier" w:date="2020-05-19T22:48:00Z">
        <w:r w:rsidR="00B832E8" w:rsidRPr="007C437A">
          <w:t xml:space="preserve">hink of using a numeric carpet of a simple tracker of relative feet </w:t>
        </w:r>
        <w:r w:rsidR="007B3735" w:rsidRPr="007C437A">
          <w:t>d</w:t>
        </w:r>
      </w:ins>
      <w:ins w:id="6097" w:author="Arthur Parmentier" w:date="2020-05-19T22:49:00Z">
        <w:r w:rsidR="007B3735" w:rsidRPr="007C437A">
          <w:t>istance on the z axis</w:t>
        </w:r>
      </w:ins>
      <w:ins w:id="6098" w:author="Arthur Parmentier" w:date="2020-05-19T22:48:00Z">
        <w:r w:rsidR="00B832E8" w:rsidRPr="007C437A">
          <w:t xml:space="preserve"> to achieve this.</w:t>
        </w:r>
      </w:ins>
      <w:ins w:id="6099" w:author="Arthur Parmentier" w:date="2020-05-19T21:52:00Z">
        <w:r w:rsidR="00F45509" w:rsidRPr="007C437A">
          <w:br/>
        </w:r>
      </w:ins>
      <w:ins w:id="6100" w:author="Arthur Parmentier" w:date="2020-05-19T21:53:00Z">
        <w:r w:rsidR="00F45509" w:rsidRPr="007C437A">
          <w:t xml:space="preserve">In fact, </w:t>
        </w:r>
      </w:ins>
      <w:ins w:id="6101" w:author="Arthur Parmentier" w:date="2020-05-19T21:54:00Z">
        <w:r w:rsidR="00F45509" w:rsidRPr="007C437A">
          <w:t xml:space="preserve">I chose to work primarily on the default mode as my use case. In this mode, </w:t>
        </w:r>
      </w:ins>
      <w:ins w:id="6102" w:author="Arthur Parmentier" w:date="2020-05-19T21:56:00Z">
        <w:r w:rsidR="00F45509" w:rsidRPr="007C437A">
          <w:t>the</w:t>
        </w:r>
      </w:ins>
      <w:ins w:id="6103" w:author="Arthur Parmentier" w:date="2020-05-19T21:57:00Z">
        <w:r w:rsidR="00F45509" w:rsidRPr="007C437A">
          <w:t xml:space="preserve"> practical</w:t>
        </w:r>
      </w:ins>
      <w:ins w:id="6104" w:author="Arthur Parmentier" w:date="2020-05-19T21:56:00Z">
        <w:r w:rsidR="00F45509" w:rsidRPr="007C437A">
          <w:t xml:space="preserve"> use of the “go gesture</w:t>
        </w:r>
      </w:ins>
      <w:ins w:id="6105" w:author="Arthur Parmentier" w:date="2020-05-19T21:57:00Z">
        <w:r w:rsidR="00F45509" w:rsidRPr="007C437A">
          <w:t>”</w:t>
        </w:r>
      </w:ins>
      <w:ins w:id="6106" w:author="Arthur Parmentier" w:date="2020-05-19T22:20:00Z">
        <w:r w:rsidR="000B345C" w:rsidRPr="007C437A">
          <w:t xml:space="preserve"> “play”</w:t>
        </w:r>
      </w:ins>
      <w:ins w:id="6107" w:author="Arthur Parmentier" w:date="2020-05-19T21:57:00Z">
        <w:r w:rsidR="00F45509" w:rsidRPr="007C437A">
          <w:t xml:space="preserve"> is always associated with “entering the box”</w:t>
        </w:r>
      </w:ins>
      <w:ins w:id="6108" w:author="Arthur Parmentier" w:date="2020-06-10T19:54:00Z">
        <w:r w:rsidR="00BE235B" w:rsidRPr="007C437A">
          <w:t xml:space="preserve"> </w:t>
        </w:r>
      </w:ins>
      <w:ins w:id="6109" w:author="Arthur Parmentier" w:date="2020-05-19T22:20:00Z">
        <w:r w:rsidR="00FE27EB" w:rsidRPr="007C437A">
          <w:t>while even if the use of other “go gestures” such as “</w:t>
        </w:r>
      </w:ins>
      <w:ins w:id="6110" w:author="Arthur Parmentier" w:date="2020-05-19T22:22:00Z">
        <w:r w:rsidR="00FE27EB" w:rsidRPr="007C437A">
          <w:t>S</w:t>
        </w:r>
      </w:ins>
      <w:ins w:id="6111" w:author="Arthur Parmentier" w:date="2020-05-19T22:20:00Z">
        <w:r w:rsidR="00FE27EB" w:rsidRPr="007C437A">
          <w:t>lowly enter” is not</w:t>
        </w:r>
      </w:ins>
      <w:ins w:id="6112" w:author="Arthur Parmentier" w:date="2020-05-19T22:21:00Z">
        <w:r w:rsidR="00FE27EB" w:rsidRPr="007C437A">
          <w:t xml:space="preserve"> always </w:t>
        </w:r>
      </w:ins>
      <w:ins w:id="6113" w:author="Arthur Parmentier" w:date="2020-05-19T22:20:00Z">
        <w:r w:rsidR="00FE27EB" w:rsidRPr="007C437A">
          <w:t>with “entering the box”</w:t>
        </w:r>
      </w:ins>
      <w:ins w:id="6114" w:author="Arthur Parmentier" w:date="2020-05-19T22:21:00Z">
        <w:r w:rsidR="00FE27EB" w:rsidRPr="007C437A">
          <w:t xml:space="preserve">, a simplified version of the grammar can </w:t>
        </w:r>
      </w:ins>
      <w:ins w:id="6115" w:author="Arthur Parmentier" w:date="2020-05-19T22:22:00Z">
        <w:r w:rsidR="00FE27EB" w:rsidRPr="007C437A">
          <w:t>easily assume that “entering the box” is always performed with “go gestures”</w:t>
        </w:r>
        <w:r w:rsidR="000459FB" w:rsidRPr="007C437A">
          <w:t xml:space="preserve">, without </w:t>
        </w:r>
      </w:ins>
      <w:ins w:id="6116"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6117" w:author="Arthur Parmentier" w:date="2020-05-20T11:27:00Z"/>
        </w:rPr>
      </w:pPr>
      <w:ins w:id="6118" w:author="Arthur Parmentier" w:date="2020-05-19T22:45:00Z">
        <w:r w:rsidRPr="007C437A">
          <w:t>With this</w:t>
        </w:r>
      </w:ins>
      <w:ins w:id="6119" w:author="Arthur Parmentier" w:date="2020-05-19T22:46:00Z">
        <w:r w:rsidRPr="007C437A">
          <w:t xml:space="preserve"> </w:t>
        </w:r>
      </w:ins>
      <w:ins w:id="6120" w:author="Arthur Parmentier" w:date="2020-05-19T22:45:00Z">
        <w:r w:rsidRPr="007C437A">
          <w:t>simplification in m</w:t>
        </w:r>
      </w:ins>
      <w:ins w:id="6121" w:author="Arthur Parmentier" w:date="2020-05-19T22:46:00Z">
        <w:r w:rsidRPr="007C437A">
          <w:t xml:space="preserve">ind, a 2D tracking </w:t>
        </w:r>
      </w:ins>
      <w:ins w:id="6122" w:author="Arthur Parmentier" w:date="2020-05-19T22:47:00Z">
        <w:r w:rsidRPr="007C437A">
          <w:t xml:space="preserve">of the full body </w:t>
        </w:r>
      </w:ins>
      <w:ins w:id="6123" w:author="Arthur Parmentier" w:date="2020-05-19T22:46:00Z">
        <w:r w:rsidRPr="007C437A">
          <w:t xml:space="preserve">is </w:t>
        </w:r>
      </w:ins>
      <w:ins w:id="6124" w:author="Arthur Parmentier" w:date="2020-05-19T22:53:00Z">
        <w:r w:rsidR="00BF2076" w:rsidRPr="007C437A">
          <w:t>enough</w:t>
        </w:r>
      </w:ins>
      <w:ins w:id="6125" w:author="Arthur Parmentier" w:date="2020-05-19T22:47:00Z">
        <w:r w:rsidRPr="007C437A">
          <w:t xml:space="preserve"> </w:t>
        </w:r>
      </w:ins>
      <w:ins w:id="6126" w:author="Arthur Parmentier" w:date="2020-05-19T22:53:00Z">
        <w:r w:rsidR="00BF2076" w:rsidRPr="007C437A">
          <w:t xml:space="preserve">to cover the </w:t>
        </w:r>
      </w:ins>
      <w:ins w:id="6127" w:author="Arthur Parmentier" w:date="2020-05-19T22:54:00Z">
        <w:r w:rsidR="00BF2076" w:rsidRPr="007C437A">
          <w:t>default mode.</w:t>
        </w:r>
      </w:ins>
      <w:ins w:id="6128" w:author="Arthur Parmentier" w:date="2020-05-19T22:57:00Z">
        <w:r w:rsidR="00BF2076" w:rsidRPr="007C437A">
          <w:t xml:space="preserve"> But what about</w:t>
        </w:r>
      </w:ins>
      <w:ins w:id="6129" w:author="Arthur Parmentier" w:date="2020-05-19T22:58:00Z">
        <w:r w:rsidR="00BF2076" w:rsidRPr="007C437A">
          <w:t xml:space="preserve"> over modes, that also make use of the “box” in a different way?</w:t>
        </w:r>
        <w:r w:rsidR="00BF2076" w:rsidRPr="007C437A">
          <w:br/>
        </w:r>
      </w:ins>
      <w:ins w:id="6130" w:author="Arthur Parmentier" w:date="2020-05-19T22:59:00Z">
        <w:r w:rsidR="00BF2076" w:rsidRPr="007C437A">
          <w:t>Interestingly, most other SP modes that I am aware of</w:t>
        </w:r>
      </w:ins>
      <w:ins w:id="6131" w:author="Arthur Parmentier" w:date="2020-05-19T23:01:00Z">
        <w:r w:rsidR="00BF2076" w:rsidRPr="007C437A">
          <w:t xml:space="preserve"> are using immediate requests rather than structured requests</w:t>
        </w:r>
      </w:ins>
      <w:ins w:id="6132" w:author="Arthur Parmentier" w:date="2020-05-20T11:19:00Z">
        <w:r w:rsidR="00C907A8" w:rsidRPr="007C437A">
          <w:t>, and the soundpainter is always standing in the “box”</w:t>
        </w:r>
      </w:ins>
      <w:ins w:id="6133" w:author="Arthur Parmentier" w:date="2020-05-20T11:20:00Z">
        <w:r w:rsidR="00C907A8" w:rsidRPr="007C437A">
          <w:t xml:space="preserve"> when using these modes</w:t>
        </w:r>
      </w:ins>
      <w:ins w:id="6134" w:author="Arthur Parmentier" w:date="2020-05-19T23:02:00Z">
        <w:r w:rsidR="00BF2076" w:rsidRPr="007C437A">
          <w:t>.</w:t>
        </w:r>
        <w:r w:rsidR="00F24850" w:rsidRPr="007C437A">
          <w:t xml:space="preserve"> In other words, </w:t>
        </w:r>
      </w:ins>
      <w:ins w:id="6135" w:author="Arthur Parmentier" w:date="2020-05-19T23:03:00Z">
        <w:r w:rsidR="00F24850" w:rsidRPr="007C437A">
          <w:t>signing “outside the box”</w:t>
        </w:r>
      </w:ins>
      <w:ins w:id="6136" w:author="Arthur Parmentier" w:date="2020-05-20T11:21:00Z">
        <w:r w:rsidR="00C907A8" w:rsidRPr="007C437A">
          <w:t>, not in real-time</w:t>
        </w:r>
      </w:ins>
      <w:ins w:id="6137" w:author="Arthur Parmentier" w:date="2020-05-20T11:22:00Z">
        <w:r w:rsidR="00C907A8" w:rsidRPr="007C437A">
          <w:t>, to make</w:t>
        </w:r>
      </w:ins>
      <w:ins w:id="6138" w:author="Arthur Parmentier" w:date="2020-05-19T23:03:00Z">
        <w:r w:rsidR="00F24850" w:rsidRPr="007C437A">
          <w:t xml:space="preserve"> </w:t>
        </w:r>
      </w:ins>
      <w:ins w:id="6139" w:author="Arthur Parmentier" w:date="2020-05-20T11:22:00Z">
        <w:r w:rsidR="00C907A8" w:rsidRPr="007C437A">
          <w:t xml:space="preserve">structured requests </w:t>
        </w:r>
      </w:ins>
      <w:ins w:id="6140" w:author="Arthur Parmentier" w:date="2020-05-20T11:23:00Z">
        <w:r w:rsidR="00C907A8" w:rsidRPr="007C437A">
          <w:t>is particular to the default mode</w:t>
        </w:r>
      </w:ins>
      <w:ins w:id="6141" w:author="Arthur Parmentier" w:date="2020-05-19T23:03:00Z">
        <w:r w:rsidR="00F24850" w:rsidRPr="007C437A">
          <w:t>.</w:t>
        </w:r>
      </w:ins>
      <w:ins w:id="6142" w:author="Arthur Parmentier" w:date="2020-05-19T23:04:00Z">
        <w:r w:rsidR="00F24850" w:rsidRPr="007C437A">
          <w:rPr>
            <w:rStyle w:val="Appelnotedebasdep"/>
          </w:rPr>
          <w:footnoteReference w:id="42"/>
        </w:r>
      </w:ins>
      <w:ins w:id="6157" w:author="Arthur Parmentier" w:date="2020-05-19T23:08:00Z">
        <w:r w:rsidR="00833F14" w:rsidRPr="007C437A">
          <w:t xml:space="preserve"> By entering</w:t>
        </w:r>
      </w:ins>
      <w:ins w:id="6158" w:author="Arthur Parmentier" w:date="2020-05-19T23:09:00Z">
        <w:r w:rsidR="00833F14" w:rsidRPr="007C437A">
          <w:t xml:space="preserve"> or exiting</w:t>
        </w:r>
      </w:ins>
      <w:ins w:id="6159" w:author="Arthur Parmentier" w:date="2020-05-19T23:08:00Z">
        <w:r w:rsidR="00833F14" w:rsidRPr="007C437A">
          <w:t xml:space="preserve"> </w:t>
        </w:r>
      </w:ins>
      <w:ins w:id="6160" w:author="Arthur Parmentier" w:date="2020-05-19T23:09:00Z">
        <w:r w:rsidR="00833F14" w:rsidRPr="007C437A">
          <w:t>other</w:t>
        </w:r>
      </w:ins>
      <w:ins w:id="6161" w:author="Arthur Parmentier" w:date="2020-05-19T23:08:00Z">
        <w:r w:rsidR="00833F14" w:rsidRPr="007C437A">
          <w:t xml:space="preserve"> mode</w:t>
        </w:r>
      </w:ins>
      <w:ins w:id="6162" w:author="Arthur Parmentier" w:date="2020-05-19T23:09:00Z">
        <w:r w:rsidR="00833F14" w:rsidRPr="007C437A">
          <w:t>s</w:t>
        </w:r>
      </w:ins>
      <w:ins w:id="6163" w:author="Arthur Parmentier" w:date="2020-05-19T23:08:00Z">
        <w:r w:rsidR="00833F14" w:rsidRPr="007C437A">
          <w:t xml:space="preserve"> (marked with </w:t>
        </w:r>
      </w:ins>
      <w:ins w:id="6164" w:author="Arthur Parmentier" w:date="2020-05-19T23:09:00Z">
        <w:r w:rsidR="00833F14" w:rsidRPr="007C437A">
          <w:t>their</w:t>
        </w:r>
      </w:ins>
      <w:ins w:id="6165" w:author="Arthur Parmentier" w:date="2020-05-19T23:08:00Z">
        <w:r w:rsidR="00833F14" w:rsidRPr="007C437A">
          <w:t xml:space="preserve"> “enter</w:t>
        </w:r>
      </w:ins>
      <w:ins w:id="6166" w:author="Arthur Parmentier" w:date="2020-05-19T23:09:00Z">
        <w:r w:rsidR="00833F14" w:rsidRPr="007C437A">
          <w:t xml:space="preserve">” and “exit” signs), the program should be able </w:t>
        </w:r>
      </w:ins>
      <w:ins w:id="6167" w:author="Arthur Parmentier" w:date="2020-05-19T23:10:00Z">
        <w:r w:rsidR="00833F14" w:rsidRPr="007C437A">
          <w:t>to know whether requests must be considered immediate requests</w:t>
        </w:r>
      </w:ins>
      <w:ins w:id="6168" w:author="Arthur Parmentier" w:date="2020-05-19T23:11:00Z">
        <w:r w:rsidR="00833F14" w:rsidRPr="007C437A">
          <w:t xml:space="preserve"> </w:t>
        </w:r>
      </w:ins>
      <w:ins w:id="6169" w:author="Arthur Parmentier" w:date="2020-05-19T23:10:00Z">
        <w:r w:rsidR="00833F14" w:rsidRPr="007C437A">
          <w:t>or structured, delayed ones</w:t>
        </w:r>
      </w:ins>
      <w:ins w:id="6170" w:author="Arthur Parmentier" w:date="2020-05-19T23:11:00Z">
        <w:r w:rsidR="00833F14" w:rsidRPr="007C437A">
          <w:rPr>
            <w:rStyle w:val="Appelnotedebasdep"/>
          </w:rPr>
          <w:footnoteReference w:id="43"/>
        </w:r>
      </w:ins>
      <w:ins w:id="6185" w:author="Arthur Parmentier" w:date="2020-05-20T11:25:00Z">
        <w:r w:rsidR="00337510" w:rsidRPr="007C437A">
          <w:t>.</w:t>
        </w:r>
      </w:ins>
    </w:p>
    <w:p w:rsidR="00337510" w:rsidRPr="007C437A" w:rsidRDefault="00337510">
      <w:pPr>
        <w:rPr>
          <w:ins w:id="6186" w:author="Arthur Parmentier" w:date="2020-05-20T11:39:00Z"/>
        </w:rPr>
      </w:pPr>
      <w:ins w:id="6187" w:author="Arthur Parmentier" w:date="2020-05-20T11:27:00Z">
        <w:r w:rsidRPr="007C437A">
          <w:lastRenderedPageBreak/>
          <w:t xml:space="preserve">In conclusion, </w:t>
        </w:r>
      </w:ins>
      <w:ins w:id="6188" w:author="Arthur Parmentier" w:date="2020-05-20T11:40:00Z">
        <w:r w:rsidR="00B307BE" w:rsidRPr="007C437A">
          <w:t xml:space="preserve">although more expensive or complex systems would allow for full 3D tracking of the body, </w:t>
        </w:r>
      </w:ins>
      <w:ins w:id="6189" w:author="Arthur Parmentier" w:date="2020-05-20T11:27:00Z">
        <w:r w:rsidRPr="007C437A">
          <w:t>PoseNet</w:t>
        </w:r>
      </w:ins>
      <w:ins w:id="6190" w:author="Arthur Parmentier" w:date="2020-05-20T11:29:00Z">
        <w:r w:rsidR="000506E4" w:rsidRPr="007C437A">
          <w:t xml:space="preserve"> </w:t>
        </w:r>
      </w:ins>
      <w:ins w:id="6191" w:author="Arthur Parmentier" w:date="2020-05-20T11:30:00Z">
        <w:r w:rsidR="000506E4" w:rsidRPr="007C437A">
          <w:t xml:space="preserve">is suitable for </w:t>
        </w:r>
      </w:ins>
      <w:ins w:id="6192" w:author="Arthur Parmentier" w:date="2020-05-20T11:31:00Z">
        <w:r w:rsidR="000506E4" w:rsidRPr="007C437A">
          <w:t xml:space="preserve">building most features at the </w:t>
        </w:r>
      </w:ins>
      <w:ins w:id="6193" w:author="Arthur Parmentier" w:date="2020-05-23T09:56:00Z">
        <w:r w:rsidR="00AB2243" w:rsidRPr="007C437A">
          <w:t xml:space="preserve">full </w:t>
        </w:r>
      </w:ins>
      <w:ins w:id="6194" w:author="Arthur Parmentier" w:date="2020-05-20T11:31:00Z">
        <w:r w:rsidR="000506E4" w:rsidRPr="007C437A">
          <w:t>body scale relevant to SP</w:t>
        </w:r>
      </w:ins>
      <w:ins w:id="6195" w:author="Arthur Parmentier" w:date="2020-05-20T11:40:00Z">
        <w:r w:rsidR="00B21279" w:rsidRPr="007C437A">
          <w:t xml:space="preserve"> and is the most adapted technology in the frame of this project</w:t>
        </w:r>
      </w:ins>
      <w:ins w:id="6196" w:author="Arthur Parmentier" w:date="2020-05-20T11:31:00Z">
        <w:r w:rsidR="000506E4" w:rsidRPr="007C437A">
          <w:t>.</w:t>
        </w:r>
      </w:ins>
      <w:ins w:id="6197" w:author="Arthur Parmentier" w:date="2020-05-20T11:41:00Z">
        <w:r w:rsidR="00B21279" w:rsidRPr="007C437A">
          <w:br/>
        </w:r>
      </w:ins>
      <w:ins w:id="6198" w:author="Arthur Parmentier" w:date="2020-05-20T11:33:00Z">
        <w:r w:rsidR="000506E4" w:rsidRPr="007C437A">
          <w:t>From the observation of correlations between missing depth features and known signs/features, we are able</w:t>
        </w:r>
      </w:ins>
      <w:ins w:id="6199" w:author="Arthur Parmentier" w:date="2020-05-20T11:34:00Z">
        <w:r w:rsidR="000506E4" w:rsidRPr="007C437A">
          <w:t xml:space="preserve"> to make a small simplification of the SP grammar by assuming that </w:t>
        </w:r>
      </w:ins>
      <w:ins w:id="6200" w:author="Arthur Parmentier" w:date="2020-05-20T11:35:00Z">
        <w:r w:rsidR="000506E4" w:rsidRPr="007C437A">
          <w:t xml:space="preserve">the requests must </w:t>
        </w:r>
      </w:ins>
      <w:ins w:id="6201" w:author="Arthur Parmentier" w:date="2020-05-20T11:36:00Z">
        <w:r w:rsidR="000506E4" w:rsidRPr="007C437A">
          <w:t>be executed immediately when “go gestures” are used, and that in every mode but the default one, the requests are immediate.</w:t>
        </w:r>
      </w:ins>
      <w:ins w:id="6202" w:author="Arthur Parmentier" w:date="2020-05-20T11:37:00Z">
        <w:r w:rsidR="000506E4" w:rsidRPr="007C437A">
          <w:t xml:space="preserve"> Under these assumptions, PoseNet is sufficient to build all necessary features to </w:t>
        </w:r>
      </w:ins>
      <w:ins w:id="6203" w:author="Arthur Parmentier" w:date="2020-05-20T11:38:00Z">
        <w:r w:rsidR="000506E4" w:rsidRPr="007C437A">
          <w:t>recognize</w:t>
        </w:r>
      </w:ins>
      <w:ins w:id="6204" w:author="Arthur Parmentier" w:date="2020-05-20T11:37:00Z">
        <w:r w:rsidR="000506E4" w:rsidRPr="007C437A">
          <w:t xml:space="preserve"> SP signs at the body scale.</w:t>
        </w:r>
      </w:ins>
    </w:p>
    <w:p w:rsidR="00774F33" w:rsidRPr="007C437A" w:rsidRDefault="000340B7" w:rsidP="000340B7">
      <w:pPr>
        <w:pStyle w:val="Titre5"/>
        <w:rPr>
          <w:ins w:id="6205" w:author="Arthur Parmentier" w:date="2020-05-20T11:41:00Z"/>
        </w:rPr>
      </w:pPr>
      <w:ins w:id="6206" w:author="Arthur Parmentier" w:date="2020-05-20T11:41:00Z">
        <w:r w:rsidRPr="007C437A">
          <w:t>Building features</w:t>
        </w:r>
      </w:ins>
    </w:p>
    <w:p w:rsidR="003D367C" w:rsidRPr="007C437A" w:rsidRDefault="00F71238" w:rsidP="003D367C">
      <w:pPr>
        <w:rPr>
          <w:ins w:id="6207" w:author="Arthur Parmentier" w:date="2020-05-20T15:19:00Z"/>
        </w:rPr>
      </w:pPr>
      <w:ins w:id="6208"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209" w:author="Arthur Parmentier" w:date="2020-05-20T15:24:00Z"/>
        </w:rPr>
      </w:pPr>
      <w:ins w:id="6210" w:author="Arthur Parmentier" w:date="2020-05-20T15:30:00Z">
        <w:r w:rsidRPr="007C437A">
          <w:t>The set of features shou</w:t>
        </w:r>
      </w:ins>
      <w:ins w:id="6211" w:author="Arthur Parmentier" w:date="2020-05-20T15:31:00Z">
        <w:r w:rsidRPr="007C437A">
          <w:t xml:space="preserve">ld </w:t>
        </w:r>
      </w:ins>
      <w:ins w:id="6212" w:author="Arthur Parmentier" w:date="2020-05-20T19:02:00Z">
        <w:r w:rsidR="00830C1A" w:rsidRPr="007C437A">
          <w:t>reduce to the</w:t>
        </w:r>
      </w:ins>
      <w:ins w:id="6213" w:author="Arthur Parmentier" w:date="2020-05-20T15:31:00Z">
        <w:r w:rsidRPr="007C437A">
          <w:t xml:space="preserve"> lowest number of dimensions, while still being meaningful, </w:t>
        </w:r>
      </w:ins>
      <w:ins w:id="6214" w:author="Arthur Parmentier" w:date="2020-05-20T19:02:00Z">
        <w:r w:rsidR="00830C1A" w:rsidRPr="007C437A">
          <w:t xml:space="preserve">in order </w:t>
        </w:r>
      </w:ins>
      <w:ins w:id="6215" w:author="Arthur Parmentier" w:date="2020-05-20T15:31:00Z">
        <w:r w:rsidRPr="007C437A">
          <w:t xml:space="preserve">to avoid the </w:t>
        </w:r>
      </w:ins>
      <w:ins w:id="6216" w:author="Arthur Parmentier" w:date="2020-05-20T19:03:00Z">
        <w:r w:rsidR="00FE52CB" w:rsidRPr="007C437A">
          <w:t>so-called “</w:t>
        </w:r>
      </w:ins>
      <w:ins w:id="6217" w:author="Arthur Parmentier" w:date="2020-05-20T15:31:00Z">
        <w:r w:rsidRPr="007C437A">
          <w:t>curse of dimensionality</w:t>
        </w:r>
      </w:ins>
      <w:ins w:id="6218" w:author="Arthur Parmentier" w:date="2020-05-20T19:03:00Z">
        <w:r w:rsidR="00FE52CB" w:rsidRPr="007C437A">
          <w:t>” problem</w:t>
        </w:r>
      </w:ins>
      <w:ins w:id="6219" w:author="Arthur Parmentier" w:date="2020-05-20T15:31:00Z">
        <w:r w:rsidRPr="007C437A">
          <w:t xml:space="preserve">. </w:t>
        </w:r>
      </w:ins>
      <w:ins w:id="6220" w:author="Arthur Parmentier" w:date="2020-05-20T19:03:00Z">
        <w:r w:rsidR="003D04EE" w:rsidRPr="007C437A">
          <w:t>It</w:t>
        </w:r>
      </w:ins>
      <w:ins w:id="6221" w:author="Arthur Parmentier" w:date="2020-05-20T15:31:00Z">
        <w:r w:rsidRPr="007C437A">
          <w:t xml:space="preserve"> can for instance be solved with a principal</w:t>
        </w:r>
      </w:ins>
      <w:ins w:id="6222" w:author="Arthur Parmentier" w:date="2020-05-20T15:32:00Z">
        <w:r w:rsidRPr="007C437A">
          <w:t xml:space="preserve"> component </w:t>
        </w:r>
      </w:ins>
      <w:ins w:id="6223" w:author="Arthur Parmentier" w:date="2020-05-20T19:03:00Z">
        <w:r w:rsidR="0080466C" w:rsidRPr="007C437A">
          <w:t>analysis which in general provides the best set of features</w:t>
        </w:r>
      </w:ins>
      <w:ins w:id="6224" w:author="Arthur Parmentier" w:date="2020-05-20T19:04:00Z">
        <w:r w:rsidR="0080466C" w:rsidRPr="007C437A">
          <w:t xml:space="preserve"> to a given classification problem</w:t>
        </w:r>
      </w:ins>
      <w:ins w:id="6225" w:author="Arthur Parmentier" w:date="2020-05-20T19:03:00Z">
        <w:r w:rsidR="0080466C" w:rsidRPr="007C437A">
          <w:t>; h</w:t>
        </w:r>
      </w:ins>
      <w:ins w:id="6226" w:author="Arthur Parmentier" w:date="2020-05-20T15:33:00Z">
        <w:r w:rsidRPr="007C437A">
          <w:t>owever, in our case, we want the features to always remain interpretable to the user, so that we cannot afford such a transformation.</w:t>
        </w:r>
      </w:ins>
      <w:ins w:id="6227" w:author="Arthur Parmentier" w:date="2020-05-20T15:34:00Z">
        <w:r w:rsidRPr="007C437A">
          <w:t xml:space="preserve"> Instead, we should only keep the most significant joints in PoseNet outpu</w:t>
        </w:r>
      </w:ins>
      <w:ins w:id="6228" w:author="Arthur Parmentier" w:date="2020-05-20T15:35:00Z">
        <w:r w:rsidRPr="007C437A">
          <w:t xml:space="preserve">t such as the wrists or elbows positions, discarding less significant ones </w:t>
        </w:r>
      </w:ins>
      <w:ins w:id="6229" w:author="Arthur Parmentier" w:date="2020-05-20T15:36:00Z">
        <w:r w:rsidRPr="007C437A">
          <w:t xml:space="preserve">(for SP) </w:t>
        </w:r>
      </w:ins>
      <w:ins w:id="6230" w:author="Arthur Parmentier" w:date="2020-05-20T15:35:00Z">
        <w:r w:rsidRPr="007C437A">
          <w:t xml:space="preserve">such as the nose or hips. However, if the user wants to build its own set of signs that </w:t>
        </w:r>
      </w:ins>
      <w:ins w:id="6231"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232" w:author="Arthur Parmentier" w:date="2020-05-20T19:10:00Z"/>
        </w:rPr>
      </w:pPr>
      <w:ins w:id="6233" w:author="Arthur Parmentier" w:date="2020-05-20T15:27:00Z">
        <w:r w:rsidRPr="007C437A">
          <w:t xml:space="preserve">The </w:t>
        </w:r>
      </w:ins>
      <w:ins w:id="6234" w:author="Arthur Parmentier" w:date="2020-05-20T15:38:00Z">
        <w:r w:rsidR="00D2561F" w:rsidRPr="007C437A">
          <w:t xml:space="preserve">features must be invariant to transformations that are not meaningful and do not correspond </w:t>
        </w:r>
      </w:ins>
      <w:ins w:id="6235" w:author="Arthur Parmentier" w:date="2020-05-20T15:39:00Z">
        <w:r w:rsidR="00D2561F" w:rsidRPr="007C437A">
          <w:t>to any sign. In particular, the features must be translation</w:t>
        </w:r>
        <w:r w:rsidR="001014E8" w:rsidRPr="007C437A">
          <w:t>-</w:t>
        </w:r>
      </w:ins>
      <w:ins w:id="6236" w:author="Arthur Parmentier" w:date="2020-05-20T15:40:00Z">
        <w:r w:rsidR="001014E8" w:rsidRPr="007C437A">
          <w:t xml:space="preserve"> &amp;</w:t>
        </w:r>
      </w:ins>
      <w:ins w:id="6237" w:author="Arthur Parmentier" w:date="2020-05-20T15:39:00Z">
        <w:r w:rsidR="00D2561F" w:rsidRPr="007C437A">
          <w:t xml:space="preserve"> rotation</w:t>
        </w:r>
      </w:ins>
      <w:ins w:id="6238" w:author="Arthur Parmentier" w:date="2020-05-20T15:40:00Z">
        <w:r w:rsidR="001014E8" w:rsidRPr="007C437A">
          <w:t>-invariants</w:t>
        </w:r>
      </w:ins>
      <w:ins w:id="6239" w:author="Arthur Parmentier" w:date="2020-05-20T19:07:00Z">
        <w:r w:rsidR="007012CB" w:rsidRPr="007C437A">
          <w:t xml:space="preserve"> and</w:t>
        </w:r>
      </w:ins>
      <w:ins w:id="6240"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6241" w:author="Arthur Parmentier" w:date="2020-05-20T15:41:00Z">
        <w:r w:rsidR="001014E8" w:rsidRPr="007C437A">
          <w:t xml:space="preserve">PoseNet by taking the </w:t>
        </w:r>
      </w:ins>
      <w:ins w:id="6242" w:author="Arthur Parmentier" w:date="2020-05-20T15:42:00Z">
        <w:r w:rsidR="001014E8" w:rsidRPr="007C437A">
          <w:t xml:space="preserve">X &amp; Y </w:t>
        </w:r>
      </w:ins>
      <w:ins w:id="6243" w:author="Arthur Parmentier" w:date="2020-05-20T15:41:00Z">
        <w:r w:rsidR="001014E8" w:rsidRPr="007C437A">
          <w:t xml:space="preserve">distance between </w:t>
        </w:r>
      </w:ins>
      <w:ins w:id="6244" w:author="Arthur Parmentier" w:date="2020-05-20T15:42:00Z">
        <w:r w:rsidR="001014E8" w:rsidRPr="007C437A">
          <w:t>each joint and the nose, which is considered a fixed point and then normalizing the X dimension with respect to the inter-shoulders dis</w:t>
        </w:r>
      </w:ins>
      <w:ins w:id="6245" w:author="Arthur Parmentier" w:date="2020-05-20T15:43:00Z">
        <w:r w:rsidR="001014E8" w:rsidRPr="007C437A">
          <w:t>tance and the Y dimension with respect to the distance between the middle of the hips and the nose.</w:t>
        </w:r>
      </w:ins>
      <w:ins w:id="6246" w:author="Arthur Parmentier" w:date="2020-05-20T18:55:00Z">
        <w:r w:rsidR="009A5E99" w:rsidRPr="007C437A">
          <w:br/>
        </w:r>
      </w:ins>
      <w:ins w:id="6247" w:author="Arthur Parmentier" w:date="2020-05-20T19:08:00Z">
        <w:r w:rsidR="00264F0D" w:rsidRPr="007C437A">
          <w:t>The feature invariance will allow a sign to be</w:t>
        </w:r>
      </w:ins>
      <w:ins w:id="6248" w:author="Arthur Parmentier" w:date="2020-05-20T19:09:00Z">
        <w:r w:rsidR="00264F0D" w:rsidRPr="007C437A">
          <w:t xml:space="preserve"> recognized</w:t>
        </w:r>
      </w:ins>
      <w:ins w:id="6249" w:author="Arthur Parmentier" w:date="2020-05-20T19:08:00Z">
        <w:r w:rsidR="00264F0D" w:rsidRPr="007C437A">
          <w:t xml:space="preserve"> </w:t>
        </w:r>
      </w:ins>
      <w:ins w:id="6250"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6251" w:author="Arthur Parmentier" w:date="2020-05-20T19:10:00Z"/>
        </w:rPr>
      </w:pPr>
      <w:ins w:id="6252" w:author="Arthur Parmentier" w:date="2020-05-20T19:09:00Z">
        <w:r w:rsidRPr="007C437A">
          <w:t>location and orientation</w:t>
        </w:r>
      </w:ins>
      <w:ins w:id="6253" w:author="Arthur Parmentier" w:date="2020-05-20T18:56:00Z">
        <w:r w:rsidR="009A5E99" w:rsidRPr="007C437A">
          <w:t xml:space="preserve"> </w:t>
        </w:r>
      </w:ins>
      <w:ins w:id="6254" w:author="Arthur Parmentier" w:date="2020-05-20T19:10:00Z">
        <w:r w:rsidRPr="007C437A">
          <w:t>(</w:t>
        </w:r>
      </w:ins>
      <w:ins w:id="6255" w:author="Arthur Parmentier" w:date="2020-05-20T18:56:00Z">
        <w:r w:rsidR="009A5E99" w:rsidRPr="007C437A">
          <w:t xml:space="preserve">as long as the soundpainter </w:t>
        </w:r>
      </w:ins>
      <w:ins w:id="6256" w:author="Arthur Parmentier" w:date="2020-05-20T19:00:00Z">
        <w:r w:rsidR="001D766B" w:rsidRPr="007C437A">
          <w:t xml:space="preserve">faces the camera </w:t>
        </w:r>
      </w:ins>
      <w:ins w:id="6257" w:author="Arthur Parmentier" w:date="2020-05-20T19:01:00Z">
        <w:r w:rsidR="001D766B" w:rsidRPr="007C437A">
          <w:t xml:space="preserve">with a relatively small angle </w:t>
        </w:r>
      </w:ins>
      <w:ins w:id="6258" w:author="Arthur Parmentier" w:date="2020-05-20T19:00:00Z">
        <w:r w:rsidR="001D766B" w:rsidRPr="007C437A">
          <w:t>and does</w:t>
        </w:r>
      </w:ins>
      <w:ins w:id="6259" w:author="Arthur Parmentier" w:date="2020-05-20T18:57:00Z">
        <w:r w:rsidR="009A5E99" w:rsidRPr="007C437A">
          <w:t xml:space="preserve"> not</w:t>
        </w:r>
      </w:ins>
      <w:ins w:id="6260" w:author="Arthur Parmentier" w:date="2020-05-20T19:00:00Z">
        <w:r w:rsidR="001D766B" w:rsidRPr="007C437A">
          <w:t xml:space="preserve"> </w:t>
        </w:r>
      </w:ins>
      <w:ins w:id="6261" w:author="Arthur Parmentier" w:date="2020-05-20T18:57:00Z">
        <w:r w:rsidR="009A5E99" w:rsidRPr="007C437A">
          <w:t>get outside</w:t>
        </w:r>
      </w:ins>
      <w:ins w:id="6262" w:author="Arthur Parmentier" w:date="2020-05-20T19:00:00Z">
        <w:r w:rsidR="001D766B" w:rsidRPr="007C437A">
          <w:t xml:space="preserve"> its</w:t>
        </w:r>
      </w:ins>
      <w:ins w:id="6263" w:author="Arthur Parmentier" w:date="2020-05-20T18:57:00Z">
        <w:r w:rsidR="009A5E99" w:rsidRPr="007C437A">
          <w:t xml:space="preserve"> field of view</w:t>
        </w:r>
      </w:ins>
      <w:ins w:id="6264" w:author="Arthur Parmentier" w:date="2020-05-20T19:10:00Z">
        <w:r w:rsidRPr="007C437A">
          <w:t>)</w:t>
        </w:r>
      </w:ins>
    </w:p>
    <w:p w:rsidR="00264F0D" w:rsidRPr="007C437A" w:rsidRDefault="00264F0D" w:rsidP="00264F0D">
      <w:pPr>
        <w:pStyle w:val="Paragraphedeliste"/>
        <w:numPr>
          <w:ilvl w:val="1"/>
          <w:numId w:val="30"/>
        </w:numPr>
        <w:rPr>
          <w:ins w:id="6265" w:author="Arthur Parmentier" w:date="2020-05-20T19:35:00Z"/>
        </w:rPr>
      </w:pPr>
      <w:ins w:id="6266" w:author="Arthur Parmentier" w:date="2020-05-20T19:10:00Z">
        <w:r w:rsidRPr="007C437A">
          <w:t>body dimensions (assuming that the general proportions of the human b</w:t>
        </w:r>
      </w:ins>
      <w:ins w:id="6267" w:author="Arthur Parmentier" w:date="2020-05-20T19:11:00Z">
        <w:r w:rsidRPr="007C437A">
          <w:t xml:space="preserve">ody </w:t>
        </w:r>
      </w:ins>
      <w:ins w:id="6268" w:author="Arthur Parmentier" w:date="2020-05-20T19:34:00Z">
        <w:r w:rsidR="0005532E" w:rsidRPr="007C437A">
          <w:t>remain</w:t>
        </w:r>
      </w:ins>
      <w:ins w:id="6269" w:author="Arthur Parmentier" w:date="2020-05-20T19:11:00Z">
        <w:r w:rsidRPr="007C437A">
          <w:t xml:space="preserve"> constant)</w:t>
        </w:r>
      </w:ins>
    </w:p>
    <w:p w:rsidR="0005532E" w:rsidRPr="007C437A" w:rsidRDefault="0005532E" w:rsidP="0005532E">
      <w:pPr>
        <w:rPr>
          <w:ins w:id="6270" w:author="Arthur Parmentier" w:date="2020-05-20T19:37:00Z"/>
        </w:rPr>
      </w:pPr>
      <w:ins w:id="6271" w:author="Arthur Parmentier" w:date="2020-05-20T19:35:00Z">
        <w:r w:rsidRPr="007C437A">
          <w:t>With these constraints in mind</w:t>
        </w:r>
      </w:ins>
      <w:ins w:id="6272" w:author="Arthur Parmentier" w:date="2020-05-20T19:40:00Z">
        <w:r w:rsidRPr="007C437A">
          <w:t xml:space="preserve"> and </w:t>
        </w:r>
      </w:ins>
      <w:ins w:id="6273" w:author="Arthur Parmentier" w:date="2020-05-20T19:42:00Z">
        <w:r w:rsidR="00C2080C" w:rsidRPr="007C437A">
          <w:t xml:space="preserve">from </w:t>
        </w:r>
      </w:ins>
      <w:ins w:id="6274" w:author="Arthur Parmentier" w:date="2020-05-20T19:40:00Z">
        <w:r w:rsidRPr="007C437A">
          <w:t>my previous knowledge of SP signs</w:t>
        </w:r>
      </w:ins>
      <w:ins w:id="6275" w:author="Arthur Parmentier" w:date="2020-05-20T19:36:00Z">
        <w:r w:rsidRPr="007C437A">
          <w:t xml:space="preserve">, </w:t>
        </w:r>
      </w:ins>
      <w:ins w:id="6276" w:author="Arthur Parmentier" w:date="2020-05-20T19:40:00Z">
        <w:r w:rsidR="00C2080C" w:rsidRPr="007C437A">
          <w:t>I</w:t>
        </w:r>
      </w:ins>
      <w:ins w:id="6277" w:author="Arthur Parmentier" w:date="2020-05-20T19:36:00Z">
        <w:r w:rsidRPr="007C437A">
          <w:t xml:space="preserve"> c</w:t>
        </w:r>
      </w:ins>
      <w:ins w:id="6278" w:author="Arthur Parmentier" w:date="2020-05-20T19:42:00Z">
        <w:r w:rsidR="00C2080C" w:rsidRPr="007C437A">
          <w:t>ould first</w:t>
        </w:r>
      </w:ins>
      <w:ins w:id="6279" w:author="Arthur Parmentier" w:date="2020-05-20T19:36:00Z">
        <w:r w:rsidRPr="007C437A">
          <w:t xml:space="preserve"> order the body joints in PoseNet by their importance for SP signs recognition for </w:t>
        </w:r>
      </w:ins>
      <w:ins w:id="6280" w:author="Arthur Parmentier" w:date="2020-05-20T19:37:00Z">
        <w:r w:rsidRPr="007C437A">
          <w:t>basic signs in default mode:</w:t>
        </w:r>
      </w:ins>
    </w:p>
    <w:p w:rsidR="0005532E" w:rsidRPr="007C437A" w:rsidRDefault="0005532E" w:rsidP="0005532E">
      <w:pPr>
        <w:pStyle w:val="Paragraphedeliste"/>
        <w:numPr>
          <w:ilvl w:val="0"/>
          <w:numId w:val="31"/>
        </w:numPr>
        <w:rPr>
          <w:ins w:id="6281" w:author="Arthur Parmentier" w:date="2020-05-20T19:40:00Z"/>
        </w:rPr>
      </w:pPr>
      <w:ins w:id="6282" w:author="Arthur Parmentier" w:date="2020-05-20T19:37:00Z">
        <w:r w:rsidRPr="007C437A">
          <w:t>wrists</w:t>
        </w:r>
      </w:ins>
    </w:p>
    <w:p w:rsidR="0005532E" w:rsidRPr="007C437A" w:rsidRDefault="0005532E">
      <w:pPr>
        <w:pStyle w:val="Paragraphedeliste"/>
        <w:numPr>
          <w:ilvl w:val="0"/>
          <w:numId w:val="31"/>
        </w:numPr>
        <w:rPr>
          <w:ins w:id="6283" w:author="Arthur Parmentier" w:date="2020-05-20T19:37:00Z"/>
        </w:rPr>
      </w:pPr>
      <w:ins w:id="6284" w:author="Arthur Parmentier" w:date="2020-05-20T19:40:00Z">
        <w:r w:rsidRPr="007C437A">
          <w:t>elbows</w:t>
        </w:r>
      </w:ins>
    </w:p>
    <w:p w:rsidR="00C2080C" w:rsidRPr="007C437A" w:rsidRDefault="00C2080C" w:rsidP="00C2080C">
      <w:pPr>
        <w:pStyle w:val="Paragraphedeliste"/>
        <w:numPr>
          <w:ilvl w:val="0"/>
          <w:numId w:val="31"/>
        </w:numPr>
        <w:rPr>
          <w:ins w:id="6285" w:author="Arthur Parmentier" w:date="2020-05-20T19:41:00Z"/>
        </w:rPr>
      </w:pPr>
      <w:ins w:id="6286" w:author="Arthur Parmentier" w:date="2020-05-20T19:41:00Z">
        <w:r w:rsidRPr="007C437A">
          <w:t>shoulders</w:t>
        </w:r>
      </w:ins>
    </w:p>
    <w:p w:rsidR="00C2080C" w:rsidRPr="007C437A" w:rsidRDefault="00C2080C" w:rsidP="00C2080C">
      <w:pPr>
        <w:pStyle w:val="Paragraphedeliste"/>
        <w:numPr>
          <w:ilvl w:val="0"/>
          <w:numId w:val="31"/>
        </w:numPr>
        <w:rPr>
          <w:ins w:id="6287" w:author="Arthur Parmentier" w:date="2020-05-20T19:41:00Z"/>
        </w:rPr>
      </w:pPr>
      <w:ins w:id="6288" w:author="Arthur Parmentier" w:date="2020-05-20T19:41:00Z">
        <w:r w:rsidRPr="007C437A">
          <w:t>all other joints</w:t>
        </w:r>
      </w:ins>
    </w:p>
    <w:p w:rsidR="00ED2134" w:rsidRPr="007C437A" w:rsidRDefault="00C2080C">
      <w:pPr>
        <w:rPr>
          <w:ins w:id="6289" w:author="Arthur Parmentier" w:date="2020-05-20T20:02:00Z"/>
        </w:rPr>
      </w:pPr>
      <w:ins w:id="6290" w:author="Arthur Parmentier" w:date="2020-05-20T19:41:00Z">
        <w:r w:rsidRPr="007C437A">
          <w:lastRenderedPageBreak/>
          <w:t>I</w:t>
        </w:r>
      </w:ins>
      <w:ins w:id="6291" w:author="Arthur Parmentier" w:date="2020-05-20T19:42:00Z">
        <w:r w:rsidRPr="007C437A">
          <w:t xml:space="preserve">n fact, </w:t>
        </w:r>
      </w:ins>
      <w:ins w:id="6292" w:author="Arthur Parmentier" w:date="2020-05-20T19:43:00Z">
        <w:r w:rsidRPr="007C437A">
          <w:t>I decided to only use wrists and elbows positions</w:t>
        </w:r>
      </w:ins>
      <w:ins w:id="6293" w:author="Arthur Parmentier" w:date="2020-05-20T19:44:00Z">
        <w:r w:rsidRPr="007C437A">
          <w:t>, which gave the best performance in my initial tests</w:t>
        </w:r>
      </w:ins>
      <w:ins w:id="6294"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295" w:author="Arthur Parmentier" w:date="2020-05-20T19:43:00Z">
        <w:r w:rsidRPr="007C437A">
          <w:rPr>
            <w:rStyle w:val="Appelnotedebasdep"/>
          </w:rPr>
          <w:footnoteReference w:id="44"/>
        </w:r>
      </w:ins>
    </w:p>
    <w:p w:rsidR="00C46A73" w:rsidRPr="007C437A" w:rsidRDefault="00F304EE">
      <w:pPr>
        <w:pStyle w:val="Titre4"/>
        <w:rPr>
          <w:ins w:id="6314" w:author="Arthur Parmentier" w:date="2020-05-21T15:08:00Z"/>
          <w:rPrChange w:id="6315" w:author="Arthur Parmentier" w:date="2020-06-07T15:27:00Z">
            <w:rPr>
              <w:ins w:id="6316" w:author="Arthur Parmentier" w:date="2020-05-21T15:08:00Z"/>
            </w:rPr>
          </w:rPrChange>
        </w:rPr>
        <w:pPrChange w:id="6317" w:author="Arthur Parmentier" w:date="2020-05-21T15:08:00Z">
          <w:pPr/>
        </w:pPrChange>
      </w:pPr>
      <w:ins w:id="6318" w:author="Arthur Parmentier" w:date="2020-05-20T20:02:00Z">
        <w:r w:rsidRPr="007C437A">
          <w:rPr>
            <w:rPrChange w:id="6319" w:author="Arthur Parmentier" w:date="2020-06-07T15:27:00Z">
              <w:rPr/>
            </w:rPrChange>
          </w:rPr>
          <w:t>Hands tracking</w:t>
        </w:r>
      </w:ins>
    </w:p>
    <w:p w:rsidR="00C46A73" w:rsidRPr="007C437A" w:rsidRDefault="004020A1" w:rsidP="00F304EE">
      <w:pPr>
        <w:rPr>
          <w:ins w:id="6320" w:author="Arthur Parmentier" w:date="2020-06-03T17:58:00Z"/>
        </w:rPr>
      </w:pPr>
      <w:ins w:id="6321" w:author="Arthur Parmentier" w:date="2020-06-03T18:00:00Z">
        <w:r w:rsidRPr="007C437A">
          <w:t>Similarly</w:t>
        </w:r>
      </w:ins>
      <w:ins w:id="6322" w:author="Arthur Parmentier" w:date="2020-06-03T17:58:00Z">
        <w:r w:rsidRPr="007C437A">
          <w:t xml:space="preserve"> </w:t>
        </w:r>
      </w:ins>
      <w:ins w:id="6323" w:author="Arthur Parmentier" w:date="2020-06-03T17:57:00Z">
        <w:r w:rsidRPr="007C437A">
          <w:t>to the ful</w:t>
        </w:r>
      </w:ins>
      <w:ins w:id="6324" w:author="Arthur Parmentier" w:date="2020-06-03T17:58:00Z">
        <w:r w:rsidRPr="007C437A">
          <w:t>l body model, hands can be represented as a skeleton in which our features are built from the position of the han</w:t>
        </w:r>
      </w:ins>
      <w:ins w:id="6325" w:author="Arthur Parmentier" w:date="2020-06-03T17:59:00Z">
        <w:r w:rsidRPr="007C437A">
          <w:t>ds in space.</w:t>
        </w:r>
      </w:ins>
      <w:ins w:id="6326" w:author="Arthur Parmentier" w:date="2020-06-03T18:00:00Z">
        <w:r w:rsidRPr="007C437A">
          <w:t xml:space="preserve"> This time, a 3D model is necessary as several signs are ambiguous in 2D space and can only be classified by looking</w:t>
        </w:r>
      </w:ins>
      <w:ins w:id="6327"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328" w:author="Arthur Parmentier" w:date="2020-06-03T18:06:00Z"/>
        </w:rPr>
      </w:pPr>
      <w:ins w:id="6329" w:author="Arthur Parmentier" w:date="2020-06-03T18:06:00Z">
        <w:r w:rsidRPr="007C437A">
          <w:t>Hi5 Gloves</w:t>
        </w:r>
      </w:ins>
    </w:p>
    <w:p w:rsidR="00890740" w:rsidRPr="007C437A" w:rsidRDefault="00890740">
      <w:pPr>
        <w:rPr>
          <w:ins w:id="6330" w:author="Arthur Parmentier" w:date="2020-06-03T17:58:00Z"/>
        </w:rPr>
      </w:pPr>
      <w:ins w:id="6331" w:author="Arthur Parmentier" w:date="2020-06-03T18:06:00Z">
        <w:r w:rsidRPr="007C437A">
          <w:t>Just like for the full body model, I initi</w:t>
        </w:r>
      </w:ins>
      <w:ins w:id="6332" w:author="Arthur Parmentier" w:date="2020-06-03T18:07:00Z">
        <w:r w:rsidRPr="007C437A">
          <w:t xml:space="preserve">ally looked at several existing technologies to model 3D positions of the hands. At the time of </w:t>
        </w:r>
      </w:ins>
      <w:ins w:id="6333" w:author="Arthur Parmentier" w:date="2020-06-03T18:08:00Z">
        <w:r w:rsidRPr="007C437A">
          <w:t xml:space="preserve">my research (before early March 2020), there was no equivalent </w:t>
        </w:r>
      </w:ins>
      <w:ins w:id="6334" w:author="Arthur Parmentier" w:date="2020-06-03T18:57:00Z">
        <w:r w:rsidR="00221FBD" w:rsidRPr="007C437A">
          <w:t xml:space="preserve">computer-vision </w:t>
        </w:r>
      </w:ins>
      <w:ins w:id="6335" w:author="Arthur Parmentier" w:date="2020-06-03T18:08:00Z">
        <w:r w:rsidRPr="007C437A">
          <w:t xml:space="preserve">model </w:t>
        </w:r>
      </w:ins>
      <w:ins w:id="6336" w:author="Arthur Parmentier" w:date="2020-06-03T18:57:00Z">
        <w:r w:rsidR="00221FBD" w:rsidRPr="007C437A">
          <w:t>similar to</w:t>
        </w:r>
      </w:ins>
      <w:ins w:id="6337" w:author="Arthur Parmentier" w:date="2020-06-03T18:08:00Z">
        <w:r w:rsidRPr="007C437A">
          <w:t xml:space="preserve"> PoseNet </w:t>
        </w:r>
      </w:ins>
      <w:ins w:id="6338" w:author="Arthur Parmentier" w:date="2020-06-03T18:57:00Z">
        <w:r w:rsidR="00221FBD" w:rsidRPr="007C437A">
          <w:t>for the hands</w:t>
        </w:r>
      </w:ins>
      <w:ins w:id="6339" w:author="Arthur Parmentier" w:date="2020-06-03T18:58:00Z">
        <w:r w:rsidR="00221FBD" w:rsidRPr="007C437A">
          <w:t xml:space="preserve"> </w:t>
        </w:r>
      </w:ins>
      <w:ins w:id="6340" w:author="Arthur Parmentier" w:date="2020-06-03T18:08:00Z">
        <w:r w:rsidRPr="007C437A">
          <w:t>that I could integrate into Ma</w:t>
        </w:r>
      </w:ins>
      <w:ins w:id="6341" w:author="Arthur Parmentier" w:date="2020-06-03T18:57:00Z">
        <w:r w:rsidR="00221FBD" w:rsidRPr="007C437A">
          <w:t>x</w:t>
        </w:r>
      </w:ins>
      <w:ins w:id="6342" w:author="Arthur Parmentier" w:date="2020-06-03T19:00:00Z">
        <w:r w:rsidR="00221FBD" w:rsidRPr="007C437A">
          <w:t>.</w:t>
        </w:r>
        <w:r w:rsidR="00221FBD" w:rsidRPr="007C437A">
          <w:rPr>
            <w:rStyle w:val="Appelnotedebasdep"/>
          </w:rPr>
          <w:footnoteReference w:id="45"/>
        </w:r>
      </w:ins>
    </w:p>
    <w:p w:rsidR="004020A1" w:rsidRPr="007C437A" w:rsidRDefault="00221FBD" w:rsidP="00F304EE">
      <w:pPr>
        <w:rPr>
          <w:ins w:id="6352" w:author="Arthur Parmentier" w:date="2020-06-03T19:04:00Z"/>
        </w:rPr>
      </w:pPr>
      <w:ins w:id="6353" w:author="Arthur Parmentier" w:date="2020-06-03T19:02:00Z">
        <w:r w:rsidRPr="007C437A">
          <w:t>Instead, a variety of dedicated hardware wa</w:t>
        </w:r>
      </w:ins>
      <w:ins w:id="6354" w:author="Arthur Parmentier" w:date="2020-06-03T19:03:00Z">
        <w:r w:rsidRPr="007C437A">
          <w:t xml:space="preserve">s already available on the market with three major </w:t>
        </w:r>
      </w:ins>
      <w:ins w:id="6355" w:author="Arthur Parmentier" w:date="2020-06-03T19:04:00Z">
        <w:r w:rsidRPr="007C437A">
          <w:t>technologies:</w:t>
        </w:r>
      </w:ins>
    </w:p>
    <w:p w:rsidR="00221FBD" w:rsidRPr="007C437A" w:rsidRDefault="00221FBD" w:rsidP="00221FBD">
      <w:pPr>
        <w:pStyle w:val="Paragraphedeliste"/>
        <w:numPr>
          <w:ilvl w:val="0"/>
          <w:numId w:val="40"/>
        </w:numPr>
        <w:rPr>
          <w:ins w:id="6356" w:author="Arthur Parmentier" w:date="2020-06-03T19:04:00Z"/>
        </w:rPr>
      </w:pPr>
      <w:ins w:id="6357" w:author="Arthur Parmentier" w:date="2020-06-03T19:04:00Z">
        <w:r w:rsidRPr="007C437A">
          <w:t>Marker based gloves</w:t>
        </w:r>
      </w:ins>
    </w:p>
    <w:p w:rsidR="00221FBD" w:rsidRPr="007C437A" w:rsidRDefault="00221FBD" w:rsidP="00221FBD">
      <w:pPr>
        <w:pStyle w:val="Paragraphedeliste"/>
        <w:numPr>
          <w:ilvl w:val="0"/>
          <w:numId w:val="40"/>
        </w:numPr>
        <w:rPr>
          <w:ins w:id="6358" w:author="Arthur Parmentier" w:date="2020-06-03T19:04:00Z"/>
        </w:rPr>
      </w:pPr>
      <w:ins w:id="6359" w:author="Arthur Parmentier" w:date="2020-06-03T19:04:00Z">
        <w:r w:rsidRPr="007C437A">
          <w:t>Flex sensors</w:t>
        </w:r>
      </w:ins>
    </w:p>
    <w:p w:rsidR="00221FBD" w:rsidRPr="007C437A" w:rsidRDefault="00221FBD" w:rsidP="00221FBD">
      <w:pPr>
        <w:pStyle w:val="Paragraphedeliste"/>
        <w:numPr>
          <w:ilvl w:val="0"/>
          <w:numId w:val="40"/>
        </w:numPr>
        <w:rPr>
          <w:ins w:id="6360" w:author="Arthur Parmentier" w:date="2020-06-03T19:05:00Z"/>
        </w:rPr>
      </w:pPr>
      <w:ins w:id="6361" w:author="Arthur Parmentier" w:date="2020-06-03T19:04:00Z">
        <w:r w:rsidRPr="007C437A">
          <w:t>Inertial measurement units</w:t>
        </w:r>
      </w:ins>
      <w:ins w:id="6362" w:author="Arthur Parmentier" w:date="2020-06-03T19:05:00Z">
        <w:r w:rsidRPr="007C437A">
          <w:t>, typically using small magnetometers</w:t>
        </w:r>
      </w:ins>
    </w:p>
    <w:p w:rsidR="00E20C85" w:rsidRPr="007C437A" w:rsidRDefault="00221FBD" w:rsidP="00221FBD">
      <w:pPr>
        <w:rPr>
          <w:ins w:id="6363" w:author="Arthur Parmentier" w:date="2020-06-03T19:08:00Z"/>
        </w:rPr>
      </w:pPr>
      <w:ins w:id="6364" w:author="Arthur Parmentier" w:date="2020-06-03T19:05:00Z">
        <w:r w:rsidRPr="007C437A">
          <w:t>The prices of this equipment is quite expensive on the market, from 1000 chf to 5000+ chf</w:t>
        </w:r>
      </w:ins>
      <w:ins w:id="6365" w:author="Arthur Parmentier" w:date="2020-06-03T19:06:00Z">
        <w:r w:rsidRPr="007C437A">
          <w:t xml:space="preserve"> for most expensive models. </w:t>
        </w:r>
      </w:ins>
      <w:ins w:id="6366" w:author="Arthur Parmentier" w:date="2020-06-03T19:08:00Z">
        <w:r w:rsidR="00E20C85" w:rsidRPr="007C437A">
          <w:t xml:space="preserve">The cheapest models suffer from important </w:t>
        </w:r>
      </w:ins>
      <w:ins w:id="6367" w:author="Arthur Parmentier" w:date="2020-06-03T19:32:00Z">
        <w:r w:rsidR="00B34D15" w:rsidRPr="007C437A">
          <w:t>shortcomings</w:t>
        </w:r>
      </w:ins>
      <w:ins w:id="6368" w:author="Arthur Parmentier" w:date="2020-06-03T19:08:00Z">
        <w:r w:rsidR="00E20C85" w:rsidRPr="007C437A">
          <w:t>:</w:t>
        </w:r>
      </w:ins>
    </w:p>
    <w:p w:rsidR="00221FBD" w:rsidRPr="007C437A" w:rsidRDefault="00221FBD" w:rsidP="00E20C85">
      <w:pPr>
        <w:pStyle w:val="Paragraphedeliste"/>
        <w:numPr>
          <w:ilvl w:val="0"/>
          <w:numId w:val="40"/>
        </w:numPr>
        <w:rPr>
          <w:ins w:id="6369" w:author="Arthur Parmentier" w:date="2020-06-03T19:08:00Z"/>
        </w:rPr>
      </w:pPr>
      <w:ins w:id="6370" w:author="Arthur Parmentier" w:date="2020-06-03T19:06:00Z">
        <w:r w:rsidRPr="007C437A">
          <w:t xml:space="preserve">IMUs are reported to drift when magnetic fields are present </w:t>
        </w:r>
      </w:ins>
      <w:ins w:id="6371"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372" w:author="Arthur Parmentier" w:date="2020-06-03T19:33:00Z"/>
        </w:rPr>
      </w:pPr>
      <w:ins w:id="6373" w:author="Arthur Parmentier" w:date="2020-06-03T19:08:00Z">
        <w:r w:rsidRPr="007C437A">
          <w:t>Flex sensors are only one dimensional</w:t>
        </w:r>
      </w:ins>
      <w:ins w:id="6374" w:author="Arthur Parmentier" w:date="2020-06-03T19:09:00Z">
        <w:r w:rsidRPr="007C437A">
          <w:t>. In the cheap</w:t>
        </w:r>
      </w:ins>
      <w:ins w:id="6375" w:author="Arthur Parmentier" w:date="2020-06-03T19:10:00Z">
        <w:r w:rsidRPr="007C437A">
          <w:t xml:space="preserve">est gloves, many important dimensions of the </w:t>
        </w:r>
      </w:ins>
      <w:ins w:id="6376" w:author="Arthur Parmentier" w:date="2020-06-03T19:33:00Z">
        <w:r w:rsidR="00277174" w:rsidRPr="007C437A">
          <w:t>fingers’</w:t>
        </w:r>
      </w:ins>
      <w:ins w:id="6377" w:author="Arthur Parmentier" w:date="2020-06-03T19:10:00Z">
        <w:r w:rsidRPr="007C437A">
          <w:t xml:space="preserve"> movements such as the </w:t>
        </w:r>
      </w:ins>
      <w:ins w:id="6378" w:author="Arthur Parmentier" w:date="2020-06-03T19:11:00Z">
        <w:r w:rsidRPr="007C437A">
          <w:t>phalangeal joint angles</w:t>
        </w:r>
      </w:ins>
      <w:ins w:id="6379" w:author="Arthur Parmentier" w:date="2020-06-03T19:12:00Z">
        <w:r w:rsidRPr="007C437A">
          <w:t xml:space="preserve"> or angles between two fingers are therefore not captured, whereas they are</w:t>
        </w:r>
      </w:ins>
      <w:ins w:id="6380"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381" w:author="Arthur Parmentier" w:date="2020-06-03T19:32:00Z"/>
        </w:rPr>
      </w:pPr>
      <w:ins w:id="6382" w:author="Arthur Parmentier" w:date="2020-06-03T19:33:00Z">
        <w:r w:rsidRPr="007C437A">
          <w:t xml:space="preserve">Some gloves are designed for specific </w:t>
        </w:r>
      </w:ins>
      <w:ins w:id="6383" w:author="Arthur Parmentier" w:date="2020-06-03T19:34:00Z">
        <w:r w:rsidRPr="007C437A">
          <w:t>software</w:t>
        </w:r>
      </w:ins>
      <w:ins w:id="6384" w:author="Arthur Parmentier" w:date="2020-06-03T19:33:00Z">
        <w:r w:rsidRPr="007C437A">
          <w:t xml:space="preserve"> such as U</w:t>
        </w:r>
      </w:ins>
      <w:ins w:id="6385" w:author="Arthur Parmentier" w:date="2020-06-03T19:34:00Z">
        <w:r w:rsidRPr="007C437A">
          <w:t>nity and may not integrate with Max easily.</w:t>
        </w:r>
      </w:ins>
    </w:p>
    <w:p w:rsidR="00277174" w:rsidRPr="007C437A" w:rsidRDefault="00277174" w:rsidP="00277174">
      <w:pPr>
        <w:rPr>
          <w:ins w:id="6386" w:author="Arthur Parmentier" w:date="2020-06-03T19:37:00Z"/>
        </w:rPr>
      </w:pPr>
      <w:ins w:id="6387" w:author="Arthur Parmentier" w:date="2020-06-03T19:34:00Z">
        <w:r w:rsidRPr="007C437A">
          <w:t xml:space="preserve">While most expensive gloves </w:t>
        </w:r>
      </w:ins>
      <w:ins w:id="6388" w:author="Arthur Parmentier" w:date="2020-06-03T19:35:00Z">
        <w:r w:rsidRPr="007C437A">
          <w:t xml:space="preserve">often provide solutions to these problems, I decided to start with the IMU based Hi5 gloves from Noitom, which is one of the cheapest one available on the market </w:t>
        </w:r>
      </w:ins>
      <w:ins w:id="6389" w:author="Arthur Parmentier" w:date="2020-06-03T19:36:00Z">
        <w:r w:rsidRPr="007C437A">
          <w:t xml:space="preserve">(1000 chf approx.) </w:t>
        </w:r>
      </w:ins>
      <w:ins w:id="6390" w:author="Arthur Parmentier" w:date="2020-06-03T19:35:00Z">
        <w:r w:rsidRPr="007C437A">
          <w:t>which</w:t>
        </w:r>
      </w:ins>
      <w:ins w:id="6391" w:author="Arthur Parmentier" w:date="2020-06-03T19:36:00Z">
        <w:r w:rsidRPr="007C437A">
          <w:t xml:space="preserve"> provides a Unity and C++ SDK. </w:t>
        </w:r>
      </w:ins>
    </w:p>
    <w:p w:rsidR="00277174" w:rsidRPr="007C437A" w:rsidRDefault="00277174" w:rsidP="00277174">
      <w:pPr>
        <w:rPr>
          <w:ins w:id="6392" w:author="Arthur Parmentier" w:date="2020-06-03T19:39:00Z"/>
        </w:rPr>
      </w:pPr>
      <w:ins w:id="6393" w:author="Arthur Parmentier" w:date="2020-06-03T19:38:00Z">
        <w:r w:rsidRPr="007C437A">
          <w:lastRenderedPageBreak/>
          <w:t xml:space="preserve">However, at the time of this report (early June), I have still been unable to test the gloves with Max. </w:t>
        </w:r>
      </w:ins>
      <w:ins w:id="6394" w:author="Arthur Parmentier" w:date="2020-06-03T19:39:00Z">
        <w:r w:rsidRPr="007C437A">
          <w:t xml:space="preserve">I have made </w:t>
        </w:r>
      </w:ins>
      <w:ins w:id="6395" w:author="Arthur Parmentier" w:date="2020-06-03T19:58:00Z">
        <w:r w:rsidR="004B4499" w:rsidRPr="007C437A">
          <w:t>two</w:t>
        </w:r>
      </w:ins>
      <w:ins w:id="6396"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397" w:author="Arthur Parmentier" w:date="2020-06-03T19:52:00Z"/>
        </w:rPr>
      </w:pPr>
      <w:ins w:id="6398" w:author="Arthur Parmentier" w:date="2020-06-03T19:56:00Z">
        <w:r w:rsidRPr="007C437A">
          <w:t>Before buying the gloves, I</w:t>
        </w:r>
      </w:ins>
      <w:ins w:id="6399" w:author="Arthur Parmentier" w:date="2020-06-03T19:43:00Z">
        <w:r w:rsidR="00882698" w:rsidRPr="007C437A">
          <w:t xml:space="preserve"> had not realized that the gloves</w:t>
        </w:r>
      </w:ins>
      <w:ins w:id="6400" w:author="Arthur Parmentier" w:date="2020-06-03T19:45:00Z">
        <w:r w:rsidR="00882698" w:rsidRPr="007C437A">
          <w:t xml:space="preserve"> connection with the Vive trackers was</w:t>
        </w:r>
      </w:ins>
      <w:ins w:id="6401"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6402" w:author="Arthur Parmentier" w:date="2020-06-03T19:48:00Z">
        <w:r w:rsidR="00882698" w:rsidRPr="007C437A">
          <w:t xml:space="preserve"> In fact, the connection </w:t>
        </w:r>
      </w:ins>
      <w:ins w:id="6403" w:author="Arthur Parmentier" w:date="2020-06-03T19:49:00Z">
        <w:r w:rsidR="00882698" w:rsidRPr="007C437A">
          <w:t xml:space="preserve">with </w:t>
        </w:r>
      </w:ins>
      <w:ins w:id="6404" w:author="Arthur Parmentier" w:date="2020-06-03T19:48:00Z">
        <w:r w:rsidR="00882698" w:rsidRPr="007C437A">
          <w:t xml:space="preserve">positional tracking </w:t>
        </w:r>
      </w:ins>
      <w:ins w:id="6405" w:author="Arthur Parmentier" w:date="2020-06-03T19:49:00Z">
        <w:r w:rsidR="00882698" w:rsidRPr="007C437A">
          <w:t xml:space="preserve">devices </w:t>
        </w:r>
      </w:ins>
      <w:ins w:id="6406" w:author="Arthur Parmentier" w:date="2020-06-03T19:48:00Z">
        <w:r w:rsidR="00882698" w:rsidRPr="007C437A">
          <w:t xml:space="preserve">was not </w:t>
        </w:r>
      </w:ins>
      <w:ins w:id="6407" w:author="Arthur Parmentier" w:date="2020-06-03T19:49:00Z">
        <w:r w:rsidR="00882698" w:rsidRPr="007C437A">
          <w:t>explicitly documented as a requirement for the Unity Plugin in their documentation</w:t>
        </w:r>
      </w:ins>
      <w:ins w:id="6408" w:author="Arthur Parmentier" w:date="2020-06-03T19:50:00Z">
        <w:r w:rsidR="00882698" w:rsidRPr="007C437A">
          <w:t xml:space="preserve">. We </w:t>
        </w:r>
      </w:ins>
      <w:ins w:id="6409" w:author="Arthur Parmentier" w:date="2020-06-03T19:51:00Z">
        <w:r w:rsidR="00882698" w:rsidRPr="007C437A">
          <w:t xml:space="preserve">could therefore not use the gloves on the fly with the provided scene and </w:t>
        </w:r>
      </w:ins>
      <w:ins w:id="6410" w:author="Arthur Parmentier" w:date="2020-06-03T19:52:00Z">
        <w:r w:rsidR="00882698" w:rsidRPr="007C437A">
          <w:t>needed</w:t>
        </w:r>
      </w:ins>
      <w:ins w:id="6411" w:author="Arthur Parmentier" w:date="2020-06-03T19:51:00Z">
        <w:r w:rsidR="00882698" w:rsidRPr="007C437A">
          <w:t xml:space="preserve"> additional scripting using the SDK.</w:t>
        </w:r>
      </w:ins>
      <w:ins w:id="6412" w:author="Arthur Parmentier" w:date="2020-06-03T19:44:00Z">
        <w:r w:rsidR="00882698" w:rsidRPr="007C437A">
          <w:t xml:space="preserve"> </w:t>
        </w:r>
      </w:ins>
    </w:p>
    <w:p w:rsidR="003F7478" w:rsidRPr="007C437A" w:rsidRDefault="004B4499" w:rsidP="00277174">
      <w:pPr>
        <w:pStyle w:val="Paragraphedeliste"/>
        <w:numPr>
          <w:ilvl w:val="0"/>
          <w:numId w:val="40"/>
        </w:numPr>
        <w:rPr>
          <w:ins w:id="6413" w:author="Arthur Parmentier" w:date="2020-06-03T19:58:00Z"/>
        </w:rPr>
      </w:pPr>
      <w:ins w:id="6414" w:author="Arthur Parmentier" w:date="2020-06-03T19:56:00Z">
        <w:r w:rsidRPr="007C437A">
          <w:t xml:space="preserve">I had been late on testing the gloves and identifying that issue. Although it made sense to me </w:t>
        </w:r>
      </w:ins>
      <w:ins w:id="6415" w:author="Arthur Parmentier" w:date="2020-06-03T19:57:00Z">
        <w:r w:rsidRPr="007C437A">
          <w:t>to start by building all the core mechanisms of the tool and pipeline before integrating the gloves, it was a mistake not to test them ea</w:t>
        </w:r>
      </w:ins>
      <w:ins w:id="6416" w:author="Arthur Parmentier" w:date="2020-06-03T19:58:00Z">
        <w:r w:rsidRPr="007C437A">
          <w:t>rlier, so that I could have figured out this issue at early stages.</w:t>
        </w:r>
      </w:ins>
    </w:p>
    <w:p w:rsidR="004B4499" w:rsidRPr="007C437A" w:rsidRDefault="004B4499" w:rsidP="004B4499">
      <w:pPr>
        <w:rPr>
          <w:ins w:id="6417" w:author="Arthur Parmentier" w:date="2020-06-03T20:03:00Z"/>
        </w:rPr>
      </w:pPr>
      <w:ins w:id="6418" w:author="Arthur Parmentier" w:date="2020-06-03T19:59:00Z">
        <w:r w:rsidRPr="007C437A">
          <w:t>The EM+ lab offer</w:t>
        </w:r>
      </w:ins>
      <w:ins w:id="6419" w:author="Arthur Parmentier" w:date="2020-06-03T20:00:00Z">
        <w:r w:rsidRPr="007C437A">
          <w:t xml:space="preserve">ed me support to </w:t>
        </w:r>
      </w:ins>
      <w:ins w:id="6420" w:author="Arthur Parmentier" w:date="2020-06-03T20:03:00Z">
        <w:r w:rsidRPr="007C437A">
          <w:t>build</w:t>
        </w:r>
      </w:ins>
      <w:ins w:id="6421" w:author="Arthur Parmentier" w:date="2020-06-03T20:00:00Z">
        <w:r w:rsidRPr="007C437A">
          <w:t xml:space="preserve"> a dedicated object in Max </w:t>
        </w:r>
      </w:ins>
      <w:ins w:id="6422" w:author="Arthur Parmentier" w:date="2020-06-03T20:03:00Z">
        <w:r w:rsidRPr="007C437A">
          <w:t xml:space="preserve">for </w:t>
        </w:r>
      </w:ins>
      <w:ins w:id="6423" w:author="Arthur Parmentier" w:date="2020-06-03T20:00:00Z">
        <w:r w:rsidRPr="007C437A">
          <w:t>receiv</w:t>
        </w:r>
      </w:ins>
      <w:ins w:id="6424" w:author="Arthur Parmentier" w:date="2020-06-03T20:03:00Z">
        <w:r w:rsidRPr="007C437A">
          <w:t>ing</w:t>
        </w:r>
      </w:ins>
      <w:ins w:id="6425" w:author="Arthur Parmentier" w:date="2020-06-03T20:00:00Z">
        <w:r w:rsidRPr="007C437A">
          <w:t xml:space="preserve"> the gloves data. The first experiments with the C++ SDK were good but unfortunately</w:t>
        </w:r>
      </w:ins>
      <w:ins w:id="6426" w:author="Arthur Parmentier" w:date="2020-06-03T20:01:00Z">
        <w:r w:rsidRPr="007C437A">
          <w:t xml:space="preserve">, </w:t>
        </w:r>
      </w:ins>
      <w:ins w:id="6427" w:author="Arthur Parmentier" w:date="2020-06-03T20:02:00Z">
        <w:r w:rsidRPr="007C437A">
          <w:t>the difficult schedule of that semester did not yet allow us to go further.</w:t>
        </w:r>
      </w:ins>
    </w:p>
    <w:p w:rsidR="004B4499" w:rsidRPr="007C437A" w:rsidRDefault="004B4499">
      <w:pPr>
        <w:pStyle w:val="Titre5"/>
        <w:rPr>
          <w:ins w:id="6428" w:author="Arthur Parmentier" w:date="2020-05-21T15:08:00Z"/>
          <w:rPrChange w:id="6429" w:author="Arthur Parmentier" w:date="2020-06-07T15:27:00Z">
            <w:rPr>
              <w:ins w:id="6430" w:author="Arthur Parmentier" w:date="2020-05-21T15:08:00Z"/>
            </w:rPr>
          </w:rPrChange>
        </w:rPr>
        <w:pPrChange w:id="6431" w:author="Arthur Parmentier" w:date="2020-06-03T20:03:00Z">
          <w:pPr/>
        </w:pPrChange>
      </w:pPr>
      <w:ins w:id="6432" w:author="Arthur Parmentier" w:date="2020-06-03T20:03:00Z">
        <w:r w:rsidRPr="007C437A">
          <w:rPr>
            <w:rPrChange w:id="6433" w:author="Arthur Parmentier" w:date="2020-06-07T15:27:00Z">
              <w:rPr/>
            </w:rPrChange>
          </w:rPr>
          <w:t>HandPose</w:t>
        </w:r>
      </w:ins>
    </w:p>
    <w:p w:rsidR="00C46A73" w:rsidRPr="007C437A" w:rsidRDefault="00F64405" w:rsidP="00F304EE">
      <w:pPr>
        <w:rPr>
          <w:ins w:id="6434" w:author="Arthur Parmentier" w:date="2020-06-03T20:17:00Z"/>
        </w:rPr>
      </w:pPr>
      <w:ins w:id="6435" w:author="Arthur Parmentier" w:date="2020-06-03T20:19:00Z">
        <w:r w:rsidRPr="007C437A">
          <w:t>A</w:t>
        </w:r>
      </w:ins>
      <w:ins w:id="6436" w:author="Arthur Parmentier" w:date="2020-06-03T20:05:00Z">
        <w:r w:rsidR="002E54F7" w:rsidRPr="007C437A">
          <w:t>round</w:t>
        </w:r>
      </w:ins>
      <w:ins w:id="6437" w:author="Arthur Parmentier" w:date="2020-06-03T20:03:00Z">
        <w:r w:rsidR="004B4499" w:rsidRPr="007C437A">
          <w:t xml:space="preserve"> mid-</w:t>
        </w:r>
      </w:ins>
      <w:ins w:id="6438" w:author="Arthur Parmentier" w:date="2020-06-03T20:07:00Z">
        <w:r w:rsidR="009C5B97" w:rsidRPr="007C437A">
          <w:t>M</w:t>
        </w:r>
      </w:ins>
      <w:ins w:id="6439" w:author="Arthur Parmentier" w:date="2020-06-03T20:03:00Z">
        <w:r w:rsidR="004B4499" w:rsidRPr="007C437A">
          <w:t>arch, Tensorflow released the new HandPose model</w:t>
        </w:r>
      </w:ins>
      <w:ins w:id="6440" w:author="Arthur Parmentier" w:date="2020-06-03T20:04:00Z">
        <w:r w:rsidR="004B4499" w:rsidRPr="007C437A">
          <w:rPr>
            <w:rStyle w:val="Appelnotedebasdep"/>
          </w:rPr>
          <w:footnoteReference w:id="46"/>
        </w:r>
      </w:ins>
      <w:ins w:id="6443" w:author="Arthur Parmentier" w:date="2020-06-03T20:03:00Z">
        <w:r w:rsidR="004B4499" w:rsidRPr="007C437A">
          <w:t>.</w:t>
        </w:r>
      </w:ins>
      <w:ins w:id="6444" w:author="Arthur Parmentier" w:date="2020-06-03T20:05:00Z">
        <w:r w:rsidR="009C5B97" w:rsidRPr="007C437A">
          <w:t xml:space="preserve"> I first heard about it from within the Max community</w:t>
        </w:r>
      </w:ins>
      <w:ins w:id="6445" w:author="Arthur Parmentier" w:date="2020-06-03T20:06:00Z">
        <w:r w:rsidR="009C5B97" w:rsidRPr="007C437A">
          <w:t>, when a first wrap of HandPose into an Electron se</w:t>
        </w:r>
      </w:ins>
      <w:ins w:id="6446" w:author="Arthur Parmentier" w:date="2020-06-03T20:08:00Z">
        <w:r w:rsidR="003D6C76" w:rsidRPr="007C437A">
          <w:t>r</w:t>
        </w:r>
      </w:ins>
      <w:ins w:id="6447" w:author="Arthur Parmentier" w:date="2020-06-03T20:06:00Z">
        <w:r w:rsidR="009C5B97" w:rsidRPr="007C437A">
          <w:t xml:space="preserve">ver (just like PoseNet) was shared on </w:t>
        </w:r>
      </w:ins>
      <w:ins w:id="6448" w:author="Arthur Parmentier" w:date="2020-06-03T20:07:00Z">
        <w:r w:rsidR="009C5B97" w:rsidRPr="007C437A">
          <w:t xml:space="preserve">github </w:t>
        </w:r>
      </w:ins>
      <w:ins w:id="6449" w:author="Arthur Parmentier" w:date="2020-06-03T20:09:00Z">
        <w:r w:rsidR="003D6C76" w:rsidRPr="007C437A">
          <w:t xml:space="preserve">late </w:t>
        </w:r>
      </w:ins>
      <w:ins w:id="6450" w:author="Arthur Parmentier" w:date="2020-06-03T20:07:00Z">
        <w:r w:rsidR="009C5B97" w:rsidRPr="007C437A">
          <w:t>May</w:t>
        </w:r>
      </w:ins>
      <w:ins w:id="6451" w:author="Arthur Parmentier" w:date="2020-06-03T20:08:00Z">
        <w:r w:rsidR="003D6C76" w:rsidRPr="007C437A">
          <w:rPr>
            <w:rStyle w:val="Appelnotedebasdep"/>
          </w:rPr>
          <w:footnoteReference w:id="47"/>
        </w:r>
      </w:ins>
      <w:ins w:id="6454" w:author="Arthur Parmentier" w:date="2020-06-03T20:07:00Z">
        <w:r w:rsidR="009C5B97" w:rsidRPr="007C437A">
          <w:t>.</w:t>
        </w:r>
        <w:r w:rsidR="003D6C76" w:rsidRPr="007C437A">
          <w:t xml:space="preserve"> In the following days, I contributed to designing an interface within Max that made the out</w:t>
        </w:r>
      </w:ins>
      <w:ins w:id="6455" w:author="Arthur Parmentier" w:date="2020-06-03T20:08:00Z">
        <w:r w:rsidR="003D6C76" w:rsidRPr="007C437A">
          <w:t>put of the model accessible to the user</w:t>
        </w:r>
      </w:ins>
      <w:ins w:id="6456" w:author="Arthur Parmentier" w:date="2020-06-03T20:14:00Z">
        <w:r w:rsidR="00373B55" w:rsidRPr="007C437A">
          <w:t xml:space="preserve"> (</w:t>
        </w:r>
        <w:r w:rsidR="00373B55" w:rsidRPr="007C437A">
          <w:rPr>
            <w:rPrChange w:id="6457" w:author="Arthur Parmentier" w:date="2020-06-07T15:27:00Z">
              <w:rPr/>
            </w:rPrChange>
          </w:rPr>
          <w:fldChar w:fldCharType="begin"/>
        </w:r>
        <w:r w:rsidR="00373B55" w:rsidRPr="007C437A">
          <w:instrText xml:space="preserve"> REF _Ref42107678 \h </w:instrText>
        </w:r>
      </w:ins>
      <w:r w:rsidR="00373B55" w:rsidRPr="007C437A">
        <w:rPr>
          <w:rPrChange w:id="6458" w:author="Arthur Parmentier" w:date="2020-06-07T15:27:00Z">
            <w:rPr/>
          </w:rPrChange>
        </w:rPr>
      </w:r>
      <w:r w:rsidR="00373B55" w:rsidRPr="007C437A">
        <w:rPr>
          <w:rPrChange w:id="6459" w:author="Arthur Parmentier" w:date="2020-06-07T15:27:00Z">
            <w:rPr/>
          </w:rPrChange>
        </w:rPr>
        <w:fldChar w:fldCharType="separate"/>
      </w:r>
      <w:ins w:id="6460" w:author="Arthur Parmentier" w:date="2020-06-03T20:14:00Z">
        <w:r w:rsidR="00373B55" w:rsidRPr="007C437A">
          <w:t xml:space="preserve">Figure </w:t>
        </w:r>
        <w:r w:rsidR="00373B55" w:rsidRPr="007C437A">
          <w:rPr>
            <w:rPrChange w:id="6461" w:author="Arthur Parmentier" w:date="2020-06-07T15:27:00Z">
              <w:rPr>
                <w:noProof/>
              </w:rPr>
            </w:rPrChange>
          </w:rPr>
          <w:t>4</w:t>
        </w:r>
        <w:r w:rsidR="00373B55" w:rsidRPr="007C437A">
          <w:rPr>
            <w:rPrChange w:id="6462" w:author="Arthur Parmentier" w:date="2020-06-07T15:27:00Z">
              <w:rPr/>
            </w:rPrChange>
          </w:rPr>
          <w:fldChar w:fldCharType="end"/>
        </w:r>
        <w:r w:rsidR="00373B55" w:rsidRPr="007C437A">
          <w:t>).</w:t>
        </w:r>
      </w:ins>
    </w:p>
    <w:p w:rsidR="00254700" w:rsidRPr="007C437A" w:rsidRDefault="00F64405" w:rsidP="00F304EE">
      <w:pPr>
        <w:rPr>
          <w:ins w:id="6463" w:author="Arthur Parmentier" w:date="2020-06-03T20:18:00Z"/>
        </w:rPr>
      </w:pPr>
      <w:ins w:id="6464" w:author="Arthur Parmentier" w:date="2020-06-03T20:19:00Z">
        <w:r w:rsidRPr="007C437A">
          <w:t>While</w:t>
        </w:r>
      </w:ins>
      <w:ins w:id="6465" w:author="Arthur Parmentier" w:date="2020-06-03T20:17:00Z">
        <w:r w:rsidRPr="007C437A">
          <w:t xml:space="preserve"> I was stuck with the Hi5 gloves, HandPose provided me an easy and light way to </w:t>
        </w:r>
      </w:ins>
      <w:ins w:id="6466" w:author="Arthur Parmentier" w:date="2020-06-03T20:18:00Z">
        <w:r w:rsidRPr="007C437A">
          <w:t>test the multi-input pipeline and the combination of the two scales or recognition inside Max.</w:t>
        </w:r>
      </w:ins>
      <w:ins w:id="6467" w:author="Arthur Parmentier" w:date="2020-06-03T21:35:00Z">
        <w:r w:rsidR="00F91D42" w:rsidRPr="007C437A">
          <w:t xml:space="preserve"> An introduction to HandPose inside my recognition tool is shown in my </w:t>
        </w:r>
      </w:ins>
      <w:ins w:id="6468" w:author="Arthur Parmentier" w:date="2020-06-03T21:36:00Z">
        <w:r w:rsidR="00F91D42" w:rsidRPr="007C437A">
          <w:rPr>
            <w:rPrChange w:id="6469" w:author="Arthur Parmentier" w:date="2020-06-07T15:27:00Z">
              <w:rPr/>
            </w:rPrChange>
          </w:rPr>
          <w:fldChar w:fldCharType="begin"/>
        </w:r>
        <w:r w:rsidR="00F91D42" w:rsidRPr="007C437A">
          <w:instrText xml:space="preserve"> HYPERLINK "https://www.youtube.com/watch?v=rKD5BMaHmI8" </w:instrText>
        </w:r>
        <w:r w:rsidR="00F91D42" w:rsidRPr="007C437A">
          <w:rPr>
            <w:rPrChange w:id="6470" w:author="Arthur Parmentier" w:date="2020-06-07T15:27:00Z">
              <w:rPr/>
            </w:rPrChange>
          </w:rPr>
          <w:fldChar w:fldCharType="separate"/>
        </w:r>
        <w:r w:rsidR="00F91D42" w:rsidRPr="007C437A">
          <w:rPr>
            <w:rStyle w:val="Lienhypertexte"/>
          </w:rPr>
          <w:t>fourth demo video</w:t>
        </w:r>
        <w:r w:rsidR="00F91D42" w:rsidRPr="007C437A">
          <w:rPr>
            <w:rPrChange w:id="6471" w:author="Arthur Parmentier" w:date="2020-06-07T15:27:00Z">
              <w:rPr/>
            </w:rPrChange>
          </w:rPr>
          <w:fldChar w:fldCharType="end"/>
        </w:r>
      </w:ins>
      <w:ins w:id="6472" w:author="Arthur Parmentier" w:date="2020-06-03T21:35:00Z">
        <w:r w:rsidR="00F91D42" w:rsidRPr="007C437A">
          <w:t>.</w:t>
        </w:r>
      </w:ins>
    </w:p>
    <w:p w:rsidR="00F64405" w:rsidRPr="007C437A" w:rsidRDefault="00DB2BB8" w:rsidP="00F304EE">
      <w:pPr>
        <w:rPr>
          <w:ins w:id="6473" w:author="Arthur Parmentier" w:date="2020-06-03T20:20:00Z"/>
        </w:rPr>
      </w:pPr>
      <w:ins w:id="6474" w:author="Arthur Parmentier" w:date="2020-06-03T20:19:00Z">
        <w:r w:rsidRPr="007C437A">
          <w:t xml:space="preserve">HandPose properties are very similar to PoseNet, hence it runs in a similar </w:t>
        </w:r>
      </w:ins>
      <w:ins w:id="6475"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476" w:author="Arthur Parmentier" w:date="2020-06-03T20:09:00Z"/>
        </w:rPr>
      </w:pPr>
      <w:ins w:id="6477" w:author="Arthur Parmentier" w:date="2020-06-03T20:20:00Z">
        <w:r w:rsidRPr="007C437A">
          <w:t xml:space="preserve">Contrary </w:t>
        </w:r>
      </w:ins>
      <w:ins w:id="6478"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6479" w:author="Arthur Parmentier" w:date="2020-06-03T20:23:00Z">
        <w:r w:rsidR="005634B9" w:rsidRPr="007C437A">
          <w:t>soon</w:t>
        </w:r>
      </w:ins>
      <w:ins w:id="6480" w:author="Arthur Parmentier" w:date="2020-06-03T20:21:00Z">
        <w:r w:rsidRPr="007C437A">
          <w:t>.</w:t>
        </w:r>
      </w:ins>
      <w:ins w:id="6481" w:author="Arthur Parmentier" w:date="2020-06-03T20:22:00Z">
        <w:r w:rsidRPr="007C437A">
          <w:rPr>
            <w:rStyle w:val="Appelnotedebasdep"/>
          </w:rPr>
          <w:footnoteReference w:id="48"/>
        </w:r>
      </w:ins>
    </w:p>
    <w:p w:rsidR="00373B55" w:rsidRPr="007C437A" w:rsidRDefault="00373B55">
      <w:pPr>
        <w:keepNext/>
        <w:rPr>
          <w:ins w:id="6484" w:author="Arthur Parmentier" w:date="2020-06-03T20:13:00Z"/>
        </w:rPr>
        <w:pPrChange w:id="6485" w:author="Arthur Parmentier" w:date="2020-06-03T20:13:00Z">
          <w:pPr/>
        </w:pPrChange>
      </w:pPr>
      <w:ins w:id="6486" w:author="Arthur Parmentier" w:date="2020-06-03T20:12:00Z">
        <w:r w:rsidRPr="007C437A">
          <w:rPr>
            <w:noProof/>
            <w:rPrChange w:id="6487"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488" w:author="Arthur Parmentier" w:date="2020-05-20T20:03:00Z"/>
          <w:rPrChange w:id="6489" w:author="Arthur Parmentier" w:date="2020-06-07T15:27:00Z">
            <w:rPr>
              <w:ins w:id="6490" w:author="Arthur Parmentier" w:date="2020-05-20T20:03:00Z"/>
            </w:rPr>
          </w:rPrChange>
        </w:rPr>
        <w:pPrChange w:id="6491" w:author="Arthur Parmentier" w:date="2020-06-03T20:13:00Z">
          <w:pPr/>
        </w:pPrChange>
      </w:pPr>
      <w:bookmarkStart w:id="6492" w:name="_Ref42107678"/>
      <w:bookmarkStart w:id="6493" w:name="_Ref42107663"/>
      <w:ins w:id="6494" w:author="Arthur Parmentier" w:date="2020-06-03T20:13:00Z">
        <w:r w:rsidRPr="007C437A">
          <w:rPr>
            <w:rPrChange w:id="6495" w:author="Arthur Parmentier" w:date="2020-06-07T15:27:00Z">
              <w:rPr/>
            </w:rPrChange>
          </w:rPr>
          <w:t xml:space="preserve">Figure </w:t>
        </w:r>
        <w:r w:rsidRPr="007C437A">
          <w:rPr>
            <w:rPrChange w:id="6496" w:author="Arthur Parmentier" w:date="2020-06-07T15:27:00Z">
              <w:rPr/>
            </w:rPrChange>
          </w:rPr>
          <w:fldChar w:fldCharType="begin"/>
        </w:r>
        <w:r w:rsidRPr="007C437A">
          <w:rPr>
            <w:rPrChange w:id="6497" w:author="Arthur Parmentier" w:date="2020-06-07T15:27:00Z">
              <w:rPr/>
            </w:rPrChange>
          </w:rPr>
          <w:instrText xml:space="preserve"> SEQ Figure \* ARABIC </w:instrText>
        </w:r>
      </w:ins>
      <w:r w:rsidRPr="007C437A">
        <w:rPr>
          <w:rPrChange w:id="6498" w:author="Arthur Parmentier" w:date="2020-06-07T15:27:00Z">
            <w:rPr/>
          </w:rPrChange>
        </w:rPr>
        <w:fldChar w:fldCharType="separate"/>
      </w:r>
      <w:ins w:id="6499" w:author="Arthur Parmentier" w:date="2020-06-05T21:05:00Z">
        <w:r w:rsidR="001C2AA6" w:rsidRPr="007C437A">
          <w:rPr>
            <w:rPrChange w:id="6500" w:author="Arthur Parmentier" w:date="2020-06-07T15:27:00Z">
              <w:rPr>
                <w:noProof/>
              </w:rPr>
            </w:rPrChange>
          </w:rPr>
          <w:t>5</w:t>
        </w:r>
      </w:ins>
      <w:ins w:id="6501" w:author="Arthur Parmentier" w:date="2020-06-03T20:13:00Z">
        <w:r w:rsidRPr="007C437A">
          <w:rPr>
            <w:rPrChange w:id="6502" w:author="Arthur Parmentier" w:date="2020-06-07T15:27:00Z">
              <w:rPr/>
            </w:rPrChange>
          </w:rPr>
          <w:fldChar w:fldCharType="end"/>
        </w:r>
        <w:bookmarkEnd w:id="6492"/>
        <w:r w:rsidRPr="007C437A">
          <w:rPr>
            <w:rPrChange w:id="6503" w:author="Arthur Parmentier" w:date="2020-06-07T15:27:00Z">
              <w:rPr/>
            </w:rPrChange>
          </w:rPr>
          <w:t xml:space="preserve"> My re-worked HandPose port to max</w:t>
        </w:r>
      </w:ins>
      <w:bookmarkEnd w:id="6493"/>
    </w:p>
    <w:p w:rsidR="008362F0" w:rsidRPr="007C437A" w:rsidRDefault="008362F0" w:rsidP="008362F0">
      <w:pPr>
        <w:rPr>
          <w:ins w:id="6504" w:author="Arthur Parmentier" w:date="2020-06-03T21:25:00Z"/>
        </w:rPr>
      </w:pPr>
      <w:ins w:id="6505" w:author="Arthur Parmentier" w:date="2020-06-03T20:51:00Z">
        <w:r w:rsidRPr="007C437A">
          <w:t>In SP, signs that</w:t>
        </w:r>
      </w:ins>
      <w:ins w:id="6506" w:author="Arthur Parmentier" w:date="2020-06-03T20:52:00Z">
        <w:r w:rsidRPr="007C437A">
          <w:t xml:space="preserve"> are made of hand poses in can have two versions</w:t>
        </w:r>
      </w:ins>
      <w:ins w:id="6507" w:author="Arthur Parmentier" w:date="2020-06-03T20:53:00Z">
        <w:r w:rsidRPr="007C437A">
          <w:t xml:space="preserve">: two-handed and one-handed versions. </w:t>
        </w:r>
      </w:ins>
      <w:ins w:id="6508" w:author="Arthur Parmentier" w:date="2020-06-03T21:11:00Z">
        <w:r w:rsidR="005B413B" w:rsidRPr="007C437A">
          <w:t>While HandPose only allows for using one hand at the same time, the soundpainter can therefore use o</w:t>
        </w:r>
      </w:ins>
      <w:ins w:id="6509" w:author="Arthur Parmentier" w:date="2020-06-03T21:12:00Z">
        <w:r w:rsidR="005B413B" w:rsidRPr="007C437A">
          <w:t xml:space="preserve">nly one-handed signs with the recognition tool. Another possibility would be to the split the video input from the camera for the left and right side </w:t>
        </w:r>
      </w:ins>
      <w:ins w:id="6510"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511" w:author="Arthur Parmentier" w:date="2020-06-03T21:14:00Z">
        <w:r w:rsidR="005B413B" w:rsidRPr="007C437A">
          <w:t xml:space="preserve"> if the user is able to do so.</w:t>
        </w:r>
      </w:ins>
    </w:p>
    <w:p w:rsidR="00EE5351" w:rsidRPr="007C437A" w:rsidRDefault="00F91D42">
      <w:pPr>
        <w:rPr>
          <w:ins w:id="6512" w:author="Arthur Parmentier" w:date="2020-06-03T20:49:00Z"/>
          <w:rPrChange w:id="6513" w:author="Arthur Parmentier" w:date="2020-06-07T15:27:00Z">
            <w:rPr>
              <w:ins w:id="6514" w:author="Arthur Parmentier" w:date="2020-06-03T20:49:00Z"/>
            </w:rPr>
          </w:rPrChange>
        </w:rPr>
        <w:pPrChange w:id="6515" w:author="Arthur Parmentier" w:date="2020-06-03T20:50:00Z">
          <w:pPr>
            <w:pStyle w:val="Titre4"/>
          </w:pPr>
        </w:pPrChange>
      </w:pPr>
      <w:ins w:id="6516" w:author="Arthur Parmentier" w:date="2020-06-03T21:34:00Z">
        <w:r w:rsidRPr="007C437A">
          <w:rPr>
            <w:rPrChange w:id="6517" w:author="Arthur Parmentier" w:date="2020-06-07T15:27:00Z">
              <w:rPr/>
            </w:rPrChange>
          </w:rPr>
          <w:t>Another</w:t>
        </w:r>
      </w:ins>
      <w:ins w:id="6518" w:author="Arthur Parmentier" w:date="2020-06-03T21:25:00Z">
        <w:r w:rsidR="00EE5351" w:rsidRPr="007C437A">
          <w:rPr>
            <w:rPrChange w:id="6519" w:author="Arthur Parmentier" w:date="2020-06-07T15:27:00Z">
              <w:rPr/>
            </w:rPrChange>
          </w:rPr>
          <w:t xml:space="preserve"> important constraint when using HandPose is that the model only </w:t>
        </w:r>
      </w:ins>
      <w:ins w:id="6520" w:author="Arthur Parmentier" w:date="2020-06-03T21:26:00Z">
        <w:r w:rsidR="00EE5351" w:rsidRPr="007C437A">
          <w:rPr>
            <w:rPrChange w:id="6521" w:author="Arthur Parmentier" w:date="2020-06-07T15:27:00Z">
              <w:rPr/>
            </w:rPrChange>
          </w:rPr>
          <w:t>works as long as the hand is sufficiently close to the camera</w:t>
        </w:r>
      </w:ins>
      <w:ins w:id="6522" w:author="Arthur Parmentier" w:date="2020-06-03T21:27:00Z">
        <w:r w:rsidR="00EE5351" w:rsidRPr="007C437A">
          <w:rPr>
            <w:rPrChange w:id="6523" w:author="Arthur Parmentier" w:date="2020-06-07T15:27:00Z">
              <w:rPr/>
            </w:rPrChange>
          </w:rPr>
          <w:t>, typically within 2 meters from the camera. This greatly limits the ability of the soundpainter to use PoseNet and HandPos</w:t>
        </w:r>
      </w:ins>
      <w:ins w:id="6524" w:author="Arthur Parmentier" w:date="2020-06-03T21:28:00Z">
        <w:r w:rsidR="00EE5351" w:rsidRPr="007C437A">
          <w:rPr>
            <w:rPrChange w:id="6525"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526" w:author="Arthur Parmentier" w:date="2020-06-03T21:29:00Z">
        <w:r w:rsidR="00EE5351" w:rsidRPr="007C437A">
          <w:rPr>
            <w:rPrChange w:id="6527" w:author="Arthur Parmentier" w:date="2020-06-07T15:27:00Z">
              <w:rPr/>
            </w:rPrChange>
          </w:rPr>
          <w:t xml:space="preserve">whole body fits inside the camera’s view. I suggest </w:t>
        </w:r>
      </w:ins>
      <w:ins w:id="6528" w:author="Arthur Parmentier" w:date="2020-06-03T21:30:00Z">
        <w:r w:rsidR="00EE5351" w:rsidRPr="007C437A">
          <w:rPr>
            <w:rPrChange w:id="6529" w:author="Arthur Parmentier" w:date="2020-06-07T15:27:00Z">
              <w:rPr/>
            </w:rPrChange>
          </w:rPr>
          <w:t>using</w:t>
        </w:r>
      </w:ins>
      <w:ins w:id="6530" w:author="Arthur Parmentier" w:date="2020-06-03T21:29:00Z">
        <w:r w:rsidR="00EE5351" w:rsidRPr="007C437A">
          <w:rPr>
            <w:rPrChange w:id="6531" w:author="Arthur Parmentier" w:date="2020-06-07T15:27:00Z">
              <w:rPr/>
            </w:rPrChange>
          </w:rPr>
          <w:t xml:space="preserve"> separate camera for each model, one that would be close to the soundpaint</w:t>
        </w:r>
      </w:ins>
      <w:ins w:id="6532" w:author="Arthur Parmentier" w:date="2020-06-03T21:30:00Z">
        <w:r w:rsidR="00EE5351" w:rsidRPr="007C437A">
          <w:rPr>
            <w:rPrChange w:id="6533" w:author="Arthur Parmentier" w:date="2020-06-07T15:27:00Z">
              <w:rPr/>
            </w:rPrChange>
          </w:rPr>
          <w:t>er for HandPose and one further for PoseNet.</w:t>
        </w:r>
      </w:ins>
      <w:ins w:id="6534" w:author="Arthur Parmentier" w:date="2020-06-03T21:25:00Z">
        <w:r w:rsidR="00EE5351" w:rsidRPr="007C437A">
          <w:rPr>
            <w:rPrChange w:id="6535" w:author="Arthur Parmentier" w:date="2020-06-07T15:27:00Z">
              <w:rPr/>
            </w:rPrChange>
          </w:rPr>
          <w:t xml:space="preserve"> </w:t>
        </w:r>
      </w:ins>
      <w:ins w:id="6536" w:author="Arthur Parmentier" w:date="2020-06-03T21:31:00Z">
        <w:r w:rsidR="00EE5351" w:rsidRPr="007C437A">
          <w:rPr>
            <w:rPrChange w:id="6537" w:author="Arthur Parmentier" w:date="2020-06-07T15:27:00Z">
              <w:rPr/>
            </w:rPrChange>
          </w:rPr>
          <w:t>I have not been however to test this configuration yet. If it is not possible, then I suggest making sure that the arms</w:t>
        </w:r>
      </w:ins>
      <w:ins w:id="6538" w:author="Arthur Parmentier" w:date="2020-06-03T21:32:00Z">
        <w:r w:rsidR="00EE5351" w:rsidRPr="007C437A">
          <w:rPr>
            <w:rPrChange w:id="6539" w:author="Arthur Parmentier" w:date="2020-06-07T15:27:00Z">
              <w:rPr/>
            </w:rPrChange>
          </w:rPr>
          <w:t>, torso and head are well visible for PoseNet, while leaving hips, knees and feet under the field of view of the camera</w:t>
        </w:r>
      </w:ins>
      <w:ins w:id="6540" w:author="Arthur Parmentier" w:date="2020-06-03T21:33:00Z">
        <w:r w:rsidR="00EE5351" w:rsidRPr="007C437A">
          <w:rPr>
            <w:rPrChange w:id="6541"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542" w:author="Arthur Parmentier" w:date="2020-05-23T10:02:00Z"/>
        </w:rPr>
      </w:pPr>
      <w:ins w:id="6543" w:author="Arthur Parmentier" w:date="2020-05-20T20:03:00Z">
        <w:r w:rsidRPr="007C437A">
          <w:t>Input manager</w:t>
        </w:r>
      </w:ins>
    </w:p>
    <w:p w:rsidR="00F304EE" w:rsidRPr="007C437A" w:rsidRDefault="00AF3FE7" w:rsidP="00F304EE">
      <w:pPr>
        <w:rPr>
          <w:ins w:id="6544" w:author="Arthur Parmentier" w:date="2020-06-03T22:07:00Z"/>
        </w:rPr>
      </w:pPr>
      <w:ins w:id="6545" w:author="Arthur Parmentier" w:date="2020-05-20T20:22:00Z">
        <w:r w:rsidRPr="007C437A">
          <w:t xml:space="preserve">I initially created the ‘input manager’ </w:t>
        </w:r>
      </w:ins>
      <w:ins w:id="6546" w:author="Arthur Parmentier" w:date="2020-05-20T20:23:00Z">
        <w:r w:rsidRPr="007C437A">
          <w:t xml:space="preserve">to allow the user to select in the list of all possible inputs (PoseNet, Kinect, gloves…) those </w:t>
        </w:r>
      </w:ins>
      <w:ins w:id="6547" w:author="Arthur Parmentier" w:date="2020-06-03T22:07:00Z">
        <w:r w:rsidR="005C26EA" w:rsidRPr="007C437A">
          <w:t>that he wanted to use and that the program should listen to</w:t>
        </w:r>
      </w:ins>
      <w:ins w:id="6548" w:author="Arthur Parmentier" w:date="2020-05-20T20:23:00Z">
        <w:r w:rsidRPr="007C437A">
          <w:t>.</w:t>
        </w:r>
      </w:ins>
      <w:ins w:id="6549" w:author="Arthur Parmentier" w:date="2020-05-20T20:24:00Z">
        <w:r w:rsidRPr="007C437A">
          <w:t xml:space="preserve"> This way, </w:t>
        </w:r>
      </w:ins>
      <w:ins w:id="6550" w:author="Arthur Parmentier" w:date="2020-05-23T10:29:00Z">
        <w:r w:rsidR="001A4444" w:rsidRPr="007C437A">
          <w:t>each part of the</w:t>
        </w:r>
      </w:ins>
      <w:ins w:id="6551" w:author="Arthur Parmentier" w:date="2020-05-20T20:24:00Z">
        <w:r w:rsidRPr="007C437A">
          <w:t xml:space="preserve"> system would know how many features to expect and how to route the data flow correctly.</w:t>
        </w:r>
      </w:ins>
    </w:p>
    <w:p w:rsidR="005C26EA" w:rsidRPr="007C437A" w:rsidRDefault="005C26EA" w:rsidP="00F304EE">
      <w:pPr>
        <w:rPr>
          <w:ins w:id="6552" w:author="Arthur Parmentier" w:date="2020-05-20T20:24:00Z"/>
        </w:rPr>
      </w:pPr>
      <w:ins w:id="6553" w:author="Arthur Parmentier" w:date="2020-06-03T22:08:00Z">
        <w:r w:rsidRPr="007C437A">
          <w:t xml:space="preserve">Until late stages of the project, when I started working with both PoseNet and HandPose, it was unclear for me whether a single DTW </w:t>
        </w:r>
      </w:ins>
      <w:ins w:id="6554" w:author="Arthur Parmentier" w:date="2020-06-03T22:09:00Z">
        <w:r w:rsidRPr="007C437A">
          <w:t>model would be able to classify all signs from a sign input combining all the selected features from both HandPose and Posenet, or if I should instead use several models</w:t>
        </w:r>
      </w:ins>
      <w:ins w:id="6555" w:author="Arthur Parmentier" w:date="2020-06-03T22:10:00Z">
        <w:r w:rsidRPr="007C437A">
          <w:t xml:space="preserve"> depending of the type of signs that the program should recognize (movement with the full body, hand poses, faders…).</w:t>
        </w:r>
      </w:ins>
      <w:ins w:id="6556" w:author="Arthur Parmentier" w:date="2020-06-03T22:12:00Z">
        <w:r w:rsidR="00C26758" w:rsidRPr="007C437A">
          <w:t xml:space="preserve"> There was also no built-in way to make a generic input to model routing in Max</w:t>
        </w:r>
      </w:ins>
      <w:ins w:id="6557" w:author="Arthur Parmentier" w:date="2020-06-03T22:13:00Z">
        <w:r w:rsidR="00C26758" w:rsidRPr="007C437A">
          <w:t>, so that I was hesitating between building a fixed routing that would work for my use case but would not allow any flexibility to change the inputs to each model</w:t>
        </w:r>
      </w:ins>
      <w:ins w:id="6558" w:author="Arthur Parmentier" w:date="2020-06-03T22:14:00Z">
        <w:r w:rsidR="00C26758" w:rsidRPr="007C437A">
          <w:t>, or building the desired input manager routing matrix myself. I chose the second option which allowed me to build a very modu</w:t>
        </w:r>
      </w:ins>
      <w:ins w:id="6559"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560" w:author="Arthur Parmentier" w:date="2020-05-20T22:45:00Z"/>
        </w:rPr>
        <w:pPrChange w:id="6561" w:author="Arthur Parmentier" w:date="2020-06-03T22:25:00Z">
          <w:pPr>
            <w:pStyle w:val="Paragraphedeliste"/>
            <w:numPr>
              <w:numId w:val="34"/>
            </w:numPr>
            <w:ind w:hanging="360"/>
          </w:pPr>
        </w:pPrChange>
      </w:pPr>
      <w:ins w:id="6562" w:author="Arthur Parmentier" w:date="2020-06-03T22:16:00Z">
        <w:r w:rsidRPr="007C437A">
          <w:t>The present input manager allows</w:t>
        </w:r>
      </w:ins>
      <w:ins w:id="6563" w:author="Arthur Parmentier" w:date="2020-05-23T10:30:00Z">
        <w:r w:rsidR="00EA3401" w:rsidRPr="007C437A">
          <w:t xml:space="preserve"> the user</w:t>
        </w:r>
      </w:ins>
      <w:ins w:id="6564" w:author="Arthur Parmentier" w:date="2020-05-20T20:25:00Z">
        <w:r w:rsidR="00AF3FE7" w:rsidRPr="007C437A">
          <w:t xml:space="preserve"> to add his own input to the system automatically, without manually creating additional routings all over the program</w:t>
        </w:r>
      </w:ins>
      <w:ins w:id="6565" w:author="Arthur Parmentier" w:date="2020-06-03T22:17:00Z">
        <w:r w:rsidR="00E3655F" w:rsidRPr="007C437A">
          <w:t xml:space="preserve">, by following </w:t>
        </w:r>
      </w:ins>
      <w:ins w:id="6566" w:author="Arthur Parmentier" w:date="2020-06-03T22:24:00Z">
        <w:r w:rsidR="00E3655F" w:rsidRPr="007C437A">
          <w:t>only a few conventions</w:t>
        </w:r>
      </w:ins>
      <w:ins w:id="6567" w:author="Arthur Parmentier" w:date="2020-05-20T20:26:00Z">
        <w:r w:rsidR="00AF3FE7" w:rsidRPr="007C437A">
          <w:t xml:space="preserve"> </w:t>
        </w:r>
      </w:ins>
    </w:p>
    <w:p w:rsidR="00937092" w:rsidRPr="007C437A" w:rsidRDefault="00E3655F" w:rsidP="00937092">
      <w:pPr>
        <w:pStyle w:val="Paragraphedeliste"/>
        <w:numPr>
          <w:ilvl w:val="0"/>
          <w:numId w:val="34"/>
        </w:numPr>
        <w:rPr>
          <w:ins w:id="6568" w:author="Arthur Parmentier" w:date="2020-05-20T22:45:00Z"/>
        </w:rPr>
      </w:pPr>
      <w:ins w:id="6569" w:author="Arthur Parmentier" w:date="2020-06-03T22:24:00Z">
        <w:r w:rsidRPr="007C437A">
          <w:t xml:space="preserve">each input must send its data </w:t>
        </w:r>
      </w:ins>
      <w:ins w:id="6570" w:author="Arthur Parmentier" w:date="2020-05-20T22:56:00Z">
        <w:r w:rsidR="00985386" w:rsidRPr="007C437A">
          <w:t>through</w:t>
        </w:r>
      </w:ins>
      <w:ins w:id="6571"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572" w:author="Arthur Parmentier" w:date="2020-06-03T22:26:00Z"/>
        </w:rPr>
      </w:pPr>
      <w:ins w:id="6573" w:author="Arthur Parmentier" w:date="2020-06-03T22:25:00Z">
        <w:r w:rsidRPr="007C437A">
          <w:t>each input must also forward its “</w:t>
        </w:r>
      </w:ins>
      <w:ins w:id="6574" w:author="Arthur Parmentier" w:date="2020-05-20T22:48:00Z">
        <w:r w:rsidR="00937092" w:rsidRPr="007C437A">
          <w:t>size” (</w:t>
        </w:r>
      </w:ins>
      <w:ins w:id="6575" w:author="Arthur Parmentier" w:date="2020-05-20T22:46:00Z">
        <w:r w:rsidR="00937092" w:rsidRPr="007C437A">
          <w:t>number of dimensions of the input</w:t>
        </w:r>
      </w:ins>
      <w:ins w:id="6576" w:author="Arthur Parmentier" w:date="2020-05-20T22:48:00Z">
        <w:r w:rsidR="00937092" w:rsidRPr="007C437A">
          <w:t>)</w:t>
        </w:r>
      </w:ins>
      <w:ins w:id="6577" w:author="Arthur Parmentier" w:date="2020-05-20T22:47:00Z">
        <w:r w:rsidR="00937092" w:rsidRPr="007C437A">
          <w:t xml:space="preserve"> </w:t>
        </w:r>
      </w:ins>
      <w:ins w:id="6578" w:author="Arthur Parmentier" w:date="2020-05-20T22:52:00Z">
        <w:r w:rsidR="008D00B2" w:rsidRPr="007C437A">
          <w:t>before the recording is launched</w:t>
        </w:r>
      </w:ins>
      <w:ins w:id="6579" w:author="Arthur Parmentier" w:date="2020-05-20T22:47:00Z">
        <w:r w:rsidR="00937092" w:rsidRPr="007C437A">
          <w:rPr>
            <w:rStyle w:val="Appelnotedebasdep"/>
          </w:rPr>
          <w:footnoteReference w:id="49"/>
        </w:r>
      </w:ins>
      <w:ins w:id="6605" w:author="Arthur Parmentier" w:date="2020-05-20T22:54:00Z">
        <w:r w:rsidR="00ED06F1" w:rsidRPr="007C437A">
          <w:t xml:space="preserve"> through a “sen</w:t>
        </w:r>
      </w:ins>
      <w:ins w:id="6606" w:author="Arthur Parmentier" w:date="2020-05-20T22:57:00Z">
        <w:r w:rsidR="00985386" w:rsidRPr="007C437A">
          <w:t>d</w:t>
        </w:r>
      </w:ins>
      <w:ins w:id="6607" w:author="Arthur Parmentier" w:date="2020-05-20T22:54:00Z">
        <w:r w:rsidR="00ED06F1" w:rsidRPr="007C437A">
          <w:t xml:space="preserve"> </w:t>
        </w:r>
      </w:ins>
      <w:ins w:id="6608" w:author="Arthur Parmentier" w:date="2020-05-20T22:55:00Z">
        <w:r w:rsidR="00A62CFE" w:rsidRPr="007C437A">
          <w:t>&lt;input_name&gt;_size” object</w:t>
        </w:r>
      </w:ins>
    </w:p>
    <w:p w:rsidR="00E3655F" w:rsidRPr="007C437A" w:rsidRDefault="00E3655F" w:rsidP="00E3655F">
      <w:pPr>
        <w:rPr>
          <w:ins w:id="6609" w:author="Arthur Parmentier" w:date="2020-06-03T22:31:00Z"/>
        </w:rPr>
      </w:pPr>
      <w:ins w:id="6610" w:author="Arthur Parmentier" w:date="2020-06-03T22:26:00Z">
        <w:r w:rsidRPr="007C437A">
          <w:t xml:space="preserve">Then, on the input manager panel, the user can select what input should be used by each model. </w:t>
        </w:r>
      </w:ins>
      <w:ins w:id="6611" w:author="Arthur Parmentier" w:date="2020-06-03T22:27:00Z">
        <w:r w:rsidRPr="007C437A">
          <w:t>Because inputs have different data rates and dimensions, it is</w:t>
        </w:r>
      </w:ins>
      <w:ins w:id="6612" w:author="Arthur Parmentier" w:date="2020-06-03T22:30:00Z">
        <w:r w:rsidR="009304A6" w:rsidRPr="007C437A">
          <w:t xml:space="preserve"> in general</w:t>
        </w:r>
      </w:ins>
      <w:ins w:id="6613"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614" w:author="Arthur Parmentier" w:date="2020-06-03T22:29:00Z">
        <w:r w:rsidR="009304A6" w:rsidRPr="007C437A">
          <w:t>are compatible (typically with similar data rates)</w:t>
        </w:r>
      </w:ins>
      <w:ins w:id="6615" w:author="Arthur Parmentier" w:date="2020-06-03T22:27:00Z">
        <w:r w:rsidR="009304A6" w:rsidRPr="007C437A">
          <w:t xml:space="preserve"> the user simply can create a new input </w:t>
        </w:r>
      </w:ins>
      <w:ins w:id="6616" w:author="Arthur Parmentier" w:date="2020-06-03T22:28:00Z">
        <w:r w:rsidR="009304A6" w:rsidRPr="007C437A">
          <w:t>and merge the two original ones in a single one</w:t>
        </w:r>
      </w:ins>
      <w:ins w:id="6617" w:author="Arthur Parmentier" w:date="2020-06-03T22:29:00Z">
        <w:r w:rsidR="009304A6" w:rsidRPr="007C437A">
          <w:t xml:space="preserve"> the way he wants to</w:t>
        </w:r>
      </w:ins>
      <w:ins w:id="6618" w:author="Arthur Parmentier" w:date="2020-06-03T22:30:00Z">
        <w:r w:rsidR="009304A6" w:rsidRPr="007C437A">
          <w:t xml:space="preserve"> if he would like to route this new combination to a single model.</w:t>
        </w:r>
      </w:ins>
    </w:p>
    <w:p w:rsidR="004C7B1A" w:rsidRPr="007C437A" w:rsidRDefault="004C7B1A">
      <w:pPr>
        <w:keepNext/>
        <w:rPr>
          <w:ins w:id="6619" w:author="Arthur Parmentier" w:date="2020-06-03T22:41:00Z"/>
        </w:rPr>
        <w:pPrChange w:id="6620" w:author="Arthur Parmentier" w:date="2020-06-03T22:41:00Z">
          <w:pPr/>
        </w:pPrChange>
      </w:pPr>
      <w:ins w:id="6621" w:author="Arthur Parmentier" w:date="2020-06-03T22:40:00Z">
        <w:r w:rsidRPr="007C437A">
          <w:rPr>
            <w:noProof/>
            <w:rPrChange w:id="6622"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623" w:author="Arthur Parmentier" w:date="2020-05-20T19:38:00Z"/>
          <w:rPrChange w:id="6624" w:author="Arthur Parmentier" w:date="2020-06-07T15:27:00Z">
            <w:rPr>
              <w:ins w:id="6625" w:author="Arthur Parmentier" w:date="2020-05-20T19:38:00Z"/>
            </w:rPr>
          </w:rPrChange>
        </w:rPr>
        <w:pPrChange w:id="6626" w:author="Arthur Parmentier" w:date="2020-06-03T22:41:00Z">
          <w:pPr>
            <w:pStyle w:val="Paragraphedeliste"/>
            <w:numPr>
              <w:numId w:val="31"/>
            </w:numPr>
            <w:ind w:hanging="360"/>
          </w:pPr>
        </w:pPrChange>
      </w:pPr>
      <w:ins w:id="6627" w:author="Arthur Parmentier" w:date="2020-06-03T22:41:00Z">
        <w:r w:rsidRPr="007C437A">
          <w:rPr>
            <w:rPrChange w:id="6628" w:author="Arthur Parmentier" w:date="2020-06-07T15:27:00Z">
              <w:rPr/>
            </w:rPrChange>
          </w:rPr>
          <w:t xml:space="preserve">Figure </w:t>
        </w:r>
        <w:r w:rsidRPr="007C437A">
          <w:rPr>
            <w:rPrChange w:id="6629" w:author="Arthur Parmentier" w:date="2020-06-07T15:27:00Z">
              <w:rPr/>
            </w:rPrChange>
          </w:rPr>
          <w:fldChar w:fldCharType="begin"/>
        </w:r>
        <w:r w:rsidRPr="007C437A">
          <w:rPr>
            <w:rPrChange w:id="6630" w:author="Arthur Parmentier" w:date="2020-06-07T15:27:00Z">
              <w:rPr/>
            </w:rPrChange>
          </w:rPr>
          <w:instrText xml:space="preserve"> SEQ Figure \* ARABIC </w:instrText>
        </w:r>
      </w:ins>
      <w:r w:rsidRPr="007C437A">
        <w:rPr>
          <w:rPrChange w:id="6631" w:author="Arthur Parmentier" w:date="2020-06-07T15:27:00Z">
            <w:rPr/>
          </w:rPrChange>
        </w:rPr>
        <w:fldChar w:fldCharType="separate"/>
      </w:r>
      <w:ins w:id="6632" w:author="Arthur Parmentier" w:date="2020-06-05T21:05:00Z">
        <w:r w:rsidR="001C2AA6" w:rsidRPr="007C437A">
          <w:rPr>
            <w:rPrChange w:id="6633" w:author="Arthur Parmentier" w:date="2020-06-07T15:27:00Z">
              <w:rPr>
                <w:noProof/>
              </w:rPr>
            </w:rPrChange>
          </w:rPr>
          <w:t>6</w:t>
        </w:r>
      </w:ins>
      <w:ins w:id="6634" w:author="Arthur Parmentier" w:date="2020-06-03T22:41:00Z">
        <w:r w:rsidRPr="007C437A">
          <w:rPr>
            <w:rPrChange w:id="6635" w:author="Arthur Parmentier" w:date="2020-06-07T15:27:00Z">
              <w:rPr/>
            </w:rPrChange>
          </w:rPr>
          <w:fldChar w:fldCharType="end"/>
        </w:r>
        <w:r w:rsidRPr="007C437A">
          <w:rPr>
            <w:rPrChange w:id="6636" w:author="Arthur Parmentier" w:date="2020-06-07T15:27:00Z">
              <w:rPr/>
            </w:rPrChange>
          </w:rPr>
          <w:t xml:space="preserve"> Input to model routing interface</w:t>
        </w:r>
        <w:r w:rsidR="00835835" w:rsidRPr="007C437A">
          <w:rPr>
            <w:rPrChange w:id="6637" w:author="Arthur Parmentier" w:date="2020-06-07T15:27:00Z">
              <w:rPr/>
            </w:rPrChange>
          </w:rPr>
          <w:t>. The routing matrix is automatically updated from the list of inputs and models that the user defines</w:t>
        </w:r>
      </w:ins>
      <w:ins w:id="6638" w:author="Arthur Parmentier" w:date="2020-06-03T22:42:00Z">
        <w:r w:rsidR="00835835" w:rsidRPr="007C437A">
          <w:rPr>
            <w:rPrChange w:id="6639" w:author="Arthur Parmentier" w:date="2020-06-07T15:27:00Z">
              <w:rPr/>
            </w:rPrChange>
          </w:rPr>
          <w:t>, allowing the user to add his own inputs or models in little time.</w:t>
        </w:r>
      </w:ins>
    </w:p>
    <w:p w:rsidR="002E315F" w:rsidRPr="007C437A" w:rsidDel="00F02080" w:rsidRDefault="002E315F">
      <w:pPr>
        <w:rPr>
          <w:del w:id="6640" w:author="Arthur Parmentier" w:date="2020-05-20T19:53:00Z"/>
          <w:rPrChange w:id="6641" w:author="Arthur Parmentier" w:date="2020-06-07T15:27:00Z">
            <w:rPr>
              <w:del w:id="6642" w:author="Arthur Parmentier" w:date="2020-05-20T19:53:00Z"/>
            </w:rPr>
          </w:rPrChange>
        </w:rPr>
        <w:pPrChange w:id="6643" w:author="Arthur Parmentier" w:date="2020-05-20T19:38:00Z">
          <w:pPr>
            <w:pStyle w:val="Titre2"/>
          </w:pPr>
        </w:pPrChange>
      </w:pPr>
      <w:bookmarkStart w:id="6644" w:name="_Toc41067207"/>
      <w:bookmarkStart w:id="6645" w:name="_Toc42259023"/>
      <w:bookmarkStart w:id="6646" w:name="_Toc42259100"/>
      <w:bookmarkStart w:id="6647" w:name="_Toc42449779"/>
      <w:bookmarkStart w:id="6648" w:name="_Toc42449861"/>
      <w:bookmarkStart w:id="6649" w:name="_Toc42550047"/>
      <w:bookmarkStart w:id="6650" w:name="_Toc42550140"/>
      <w:bookmarkStart w:id="6651" w:name="_Toc42698891"/>
      <w:bookmarkStart w:id="6652" w:name="_Toc42698970"/>
      <w:bookmarkEnd w:id="6644"/>
      <w:bookmarkEnd w:id="6645"/>
      <w:bookmarkEnd w:id="6646"/>
      <w:bookmarkEnd w:id="6647"/>
      <w:bookmarkEnd w:id="6648"/>
      <w:bookmarkEnd w:id="6649"/>
      <w:bookmarkEnd w:id="6650"/>
      <w:bookmarkEnd w:id="6651"/>
      <w:bookmarkEnd w:id="6652"/>
    </w:p>
    <w:p w:rsidR="00F25194" w:rsidRPr="007C437A" w:rsidRDefault="00F25194">
      <w:pPr>
        <w:pStyle w:val="Titre3"/>
        <w:rPr>
          <w:ins w:id="6653" w:author="Arthur Parmentier" w:date="2020-05-20T19:53:00Z"/>
        </w:rPr>
      </w:pPr>
      <w:bookmarkStart w:id="6654" w:name="_Toc42698971"/>
      <w:r w:rsidRPr="007C437A">
        <w:t xml:space="preserve">Part 2: </w:t>
      </w:r>
      <w:del w:id="6655" w:author="Arthur Parmentier" w:date="2020-05-20T19:57:00Z">
        <w:r w:rsidRPr="007C437A" w:rsidDel="000C6A61">
          <w:delText>Training &amp; data management</w:delText>
        </w:r>
      </w:del>
      <w:ins w:id="6656" w:author="Arthur Parmentier" w:date="2020-05-20T19:57:00Z">
        <w:r w:rsidR="000C6A61" w:rsidRPr="007C437A">
          <w:t>Signs &amp; dictionary management</w:t>
        </w:r>
      </w:ins>
      <w:bookmarkEnd w:id="6654"/>
    </w:p>
    <w:p w:rsidR="00635850" w:rsidRPr="007C437A" w:rsidRDefault="00635850" w:rsidP="00070661">
      <w:pPr>
        <w:rPr>
          <w:ins w:id="6657" w:author="Arthur Parmentier" w:date="2020-06-03T22:46:00Z"/>
        </w:rPr>
      </w:pPr>
      <w:ins w:id="6658"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659" w:author="Arthur Parmentier" w:date="2020-06-03T23:38:00Z"/>
          <w:rPrChange w:id="6660" w:author="Arthur Parmentier" w:date="2020-06-07T15:27:00Z">
            <w:rPr>
              <w:ins w:id="6661" w:author="Arthur Parmentier" w:date="2020-06-03T23:38:00Z"/>
            </w:rPr>
          </w:rPrChange>
        </w:rPr>
        <w:pPrChange w:id="6662" w:author="Arthur Parmentier" w:date="2020-06-03T23:38:00Z">
          <w:pPr/>
        </w:pPrChange>
      </w:pPr>
      <w:ins w:id="6663" w:author="Arthur Parmentier" w:date="2020-06-03T23:38:00Z">
        <w:r w:rsidRPr="007C437A">
          <w:rPr>
            <w:rPrChange w:id="6664" w:author="Arthur Parmentier" w:date="2020-06-07T15:27:00Z">
              <w:rPr/>
            </w:rPrChange>
          </w:rPr>
          <w:t>Sign creation</w:t>
        </w:r>
      </w:ins>
    </w:p>
    <w:p w:rsidR="00635850" w:rsidRPr="007C437A" w:rsidRDefault="000C6A61" w:rsidP="00070661">
      <w:pPr>
        <w:rPr>
          <w:ins w:id="6665" w:author="Arthur Parmentier" w:date="2020-06-03T22:47:00Z"/>
        </w:rPr>
      </w:pPr>
      <w:ins w:id="6666" w:author="Arthur Parmentier" w:date="2020-05-20T19:57:00Z">
        <w:r w:rsidRPr="007C437A">
          <w:t xml:space="preserve">We have seen that creating new signs is </w:t>
        </w:r>
      </w:ins>
      <w:ins w:id="6667" w:author="Arthur Parmentier" w:date="2020-06-03T22:47:00Z">
        <w:r w:rsidR="00635850" w:rsidRPr="007C437A">
          <w:t>one of the</w:t>
        </w:r>
      </w:ins>
      <w:ins w:id="6668" w:author="Arthur Parmentier" w:date="2020-05-20T19:58:00Z">
        <w:r w:rsidRPr="007C437A">
          <w:t xml:space="preserve"> core mechanism</w:t>
        </w:r>
      </w:ins>
      <w:ins w:id="6669" w:author="Arthur Parmentier" w:date="2020-06-03T22:47:00Z">
        <w:r w:rsidR="00635850" w:rsidRPr="007C437A">
          <w:t>s</w:t>
        </w:r>
      </w:ins>
      <w:ins w:id="6670" w:author="Arthur Parmentier" w:date="2020-05-20T19:58:00Z">
        <w:r w:rsidRPr="007C437A">
          <w:t xml:space="preserve"> of SP. </w:t>
        </w:r>
      </w:ins>
      <w:ins w:id="6671" w:author="Arthur Parmentier" w:date="2020-06-03T22:47:00Z">
        <w:r w:rsidR="00635850" w:rsidRPr="007C437A">
          <w:t xml:space="preserve">It is also </w:t>
        </w:r>
      </w:ins>
      <w:ins w:id="6672" w:author="Arthur Parmentier" w:date="2020-06-03T22:48:00Z">
        <w:r w:rsidR="00635850" w:rsidRPr="007C437A">
          <w:t>one important feature of</w:t>
        </w:r>
      </w:ins>
      <w:ins w:id="6673" w:author="Arthur Parmentier" w:date="2020-06-03T22:47:00Z">
        <w:r w:rsidR="00635850" w:rsidRPr="007C437A">
          <w:t xml:space="preserve"> my program</w:t>
        </w:r>
      </w:ins>
      <w:ins w:id="6674" w:author="Arthur Parmentier" w:date="2020-06-03T22:48:00Z">
        <w:r w:rsidR="00635850" w:rsidRPr="007C437A">
          <w:t xml:space="preserve"> in which</w:t>
        </w:r>
      </w:ins>
      <w:ins w:id="6675" w:author="Arthur Parmentier" w:date="2020-06-03T22:47:00Z">
        <w:r w:rsidR="00635850" w:rsidRPr="007C437A">
          <w:t xml:space="preserve"> the user can either create his own signs or use pre-recorded </w:t>
        </w:r>
      </w:ins>
      <w:ins w:id="6676" w:author="Arthur Parmentier" w:date="2020-06-03T22:48:00Z">
        <w:r w:rsidR="00635850" w:rsidRPr="007C437A">
          <w:t>signs, for instance that would have been created or recorded by other users.</w:t>
        </w:r>
      </w:ins>
    </w:p>
    <w:p w:rsidR="00F304EE" w:rsidRPr="007C437A" w:rsidRDefault="00070661" w:rsidP="00070661">
      <w:pPr>
        <w:rPr>
          <w:ins w:id="6677" w:author="Arthur Parmentier" w:date="2020-05-20T21:38:00Z"/>
        </w:rPr>
      </w:pPr>
      <w:ins w:id="6678" w:author="Arthur Parmentier" w:date="2020-05-20T21:38:00Z">
        <w:r w:rsidRPr="007C437A">
          <w:t xml:space="preserve">In my program, a sign is defined </w:t>
        </w:r>
      </w:ins>
      <w:ins w:id="6679" w:author="Arthur Parmentier" w:date="2020-05-20T21:45:00Z">
        <w:r w:rsidR="002D466E" w:rsidRPr="007C437A">
          <w:t>t</w:t>
        </w:r>
      </w:ins>
      <w:ins w:id="6680" w:author="Arthur Parmentier" w:date="2020-06-03T22:52:00Z">
        <w:r w:rsidR="00BD52CD" w:rsidRPr="007C437A">
          <w:t>wo</w:t>
        </w:r>
      </w:ins>
      <w:ins w:id="6681" w:author="Arthur Parmentier" w:date="2020-05-20T21:38:00Z">
        <w:r w:rsidRPr="007C437A">
          <w:t xml:space="preserve"> properties:</w:t>
        </w:r>
      </w:ins>
    </w:p>
    <w:p w:rsidR="00070661" w:rsidRPr="007C437A" w:rsidRDefault="00070661">
      <w:pPr>
        <w:pStyle w:val="Paragraphedeliste"/>
        <w:numPr>
          <w:ilvl w:val="0"/>
          <w:numId w:val="33"/>
        </w:numPr>
        <w:rPr>
          <w:ins w:id="6682" w:author="Arthur Parmentier" w:date="2020-05-20T20:02:00Z"/>
        </w:rPr>
        <w:pPrChange w:id="6683" w:author="Arthur Parmentier" w:date="2020-05-20T21:38:00Z">
          <w:pPr>
            <w:pStyle w:val="Paragraphedeliste"/>
            <w:numPr>
              <w:numId w:val="32"/>
            </w:numPr>
            <w:ind w:hanging="360"/>
          </w:pPr>
        </w:pPrChange>
      </w:pPr>
      <w:ins w:id="6684" w:author="Arthur Parmentier" w:date="2020-05-20T21:38:00Z">
        <w:r w:rsidRPr="007C437A">
          <w:t>Its name</w:t>
        </w:r>
      </w:ins>
    </w:p>
    <w:p w:rsidR="00F304EE" w:rsidRPr="007C437A" w:rsidRDefault="00070661" w:rsidP="00F304EE">
      <w:pPr>
        <w:pStyle w:val="Paragraphedeliste"/>
        <w:numPr>
          <w:ilvl w:val="0"/>
          <w:numId w:val="32"/>
        </w:numPr>
        <w:rPr>
          <w:ins w:id="6685" w:author="Arthur Parmentier" w:date="2020-06-03T22:50:00Z"/>
        </w:rPr>
      </w:pPr>
      <w:ins w:id="6686" w:author="Arthur Parmentier" w:date="2020-05-20T21:39:00Z">
        <w:r w:rsidRPr="007C437A">
          <w:lastRenderedPageBreak/>
          <w:t>Its category</w:t>
        </w:r>
      </w:ins>
      <w:ins w:id="6687" w:author="Arthur Parmentier" w:date="2020-05-20T21:28:00Z">
        <w:r w:rsidR="007D4B4B" w:rsidRPr="007C437A">
          <w:t>, in ana</w:t>
        </w:r>
      </w:ins>
      <w:ins w:id="6688" w:author="Arthur Parmentier" w:date="2020-05-20T21:29:00Z">
        <w:r w:rsidR="007D4B4B" w:rsidRPr="007C437A">
          <w:t xml:space="preserve">logy with the </w:t>
        </w:r>
      </w:ins>
      <w:ins w:id="6689" w:author="Arthur Parmentier" w:date="2020-06-05T19:22:00Z">
        <w:r w:rsidR="000E299B" w:rsidRPr="007C437A">
          <w:t>syntactic</w:t>
        </w:r>
      </w:ins>
      <w:ins w:id="6690" w:author="Arthur Parmentier" w:date="2020-05-20T21:29:00Z">
        <w:r w:rsidR="007D4B4B" w:rsidRPr="007C437A">
          <w:t xml:space="preserve"> model </w:t>
        </w:r>
      </w:ins>
      <w:ins w:id="6691" w:author="Arthur Parmentier" w:date="2020-06-03T22:49:00Z">
        <w:r w:rsidR="00D20FA9" w:rsidRPr="007C437A">
          <w:t>of</w:t>
        </w:r>
      </w:ins>
      <w:ins w:id="6692" w:author="Arthur Parmentier" w:date="2020-05-20T21:30:00Z">
        <w:r w:rsidR="007D4B4B" w:rsidRPr="007C437A">
          <w:t xml:space="preserve"> SP</w:t>
        </w:r>
      </w:ins>
      <w:ins w:id="6693" w:author="Arthur Parmentier" w:date="2020-06-03T22:49:00Z">
        <w:r w:rsidR="00D20FA9" w:rsidRPr="007C437A">
          <w:t xml:space="preserve"> </w:t>
        </w:r>
      </w:ins>
      <w:ins w:id="6694" w:author="Arthur Parmentier" w:date="2020-05-20T21:30:00Z">
        <w:r w:rsidR="007D4B4B" w:rsidRPr="007C437A">
          <w:t>: WHO, WHAT, HOW, WHEN, OFF,</w:t>
        </w:r>
      </w:ins>
      <w:ins w:id="6695" w:author="Arthur Parmentier" w:date="2020-05-20T21:31:00Z">
        <w:r w:rsidR="007D4B4B" w:rsidRPr="007C437A">
          <w:t xml:space="preserve"> NEUTRAL</w:t>
        </w:r>
      </w:ins>
      <w:ins w:id="6696" w:author="Arthur Parmentier" w:date="2020-06-03T22:49:00Z">
        <w:r w:rsidR="00D20FA9" w:rsidRPr="007C437A">
          <w:t xml:space="preserve"> &amp;</w:t>
        </w:r>
      </w:ins>
      <w:ins w:id="6697" w:author="Arthur Parmentier" w:date="2020-05-20T21:32:00Z">
        <w:r w:rsidR="007D4B4B" w:rsidRPr="007C437A">
          <w:t xml:space="preserve"> LOGIC</w:t>
        </w:r>
      </w:ins>
      <w:ins w:id="6698" w:author="Arthur Parmentier" w:date="2020-06-03T22:50:00Z">
        <w:r w:rsidR="00D20FA9" w:rsidRPr="007C437A">
          <w:t xml:space="preserve"> </w:t>
        </w:r>
        <w:r w:rsidR="00D20FA9" w:rsidRPr="007C437A">
          <w:rPr>
            <w:rStyle w:val="Appelnotedebasdep"/>
          </w:rPr>
          <w:footnoteReference w:id="50"/>
        </w:r>
      </w:ins>
    </w:p>
    <w:p w:rsidR="0012023C" w:rsidRPr="007C437A" w:rsidRDefault="001653F3" w:rsidP="001653F3">
      <w:pPr>
        <w:rPr>
          <w:ins w:id="6700" w:author="Arthur Parmentier" w:date="2020-05-22T09:21:00Z"/>
        </w:rPr>
      </w:pPr>
      <w:ins w:id="6701" w:author="Arthur Parmentier" w:date="2020-05-20T21:50:00Z">
        <w:r w:rsidRPr="007C437A">
          <w:t>The</w:t>
        </w:r>
      </w:ins>
      <w:ins w:id="6702" w:author="Arthur Parmentier" w:date="2020-06-03T22:52:00Z">
        <w:r w:rsidR="00BD52CD" w:rsidRPr="007C437A">
          <w:t xml:space="preserve">se </w:t>
        </w:r>
      </w:ins>
      <w:ins w:id="6703" w:author="Arthur Parmentier" w:date="2020-05-20T21:50:00Z">
        <w:r w:rsidRPr="007C437A">
          <w:t>properties are sufficient to allow t</w:t>
        </w:r>
      </w:ins>
      <w:ins w:id="6704" w:author="Arthur Parmentier" w:date="2020-05-20T21:51:00Z">
        <w:r w:rsidRPr="007C437A">
          <w:t>he program to parse the sign</w:t>
        </w:r>
      </w:ins>
      <w:ins w:id="6705" w:author="Arthur Parmentier" w:date="2020-05-20T22:05:00Z">
        <w:r w:rsidR="0012023C" w:rsidRPr="007C437A">
          <w:t>, i.e. to construct a meaningful request from the temporal flow of signs</w:t>
        </w:r>
      </w:ins>
      <w:ins w:id="6706" w:author="Arthur Parmentier" w:date="2020-06-03T22:52:00Z">
        <w:r w:rsidR="00BD52CD" w:rsidRPr="007C437A">
          <w:t>.</w:t>
        </w:r>
      </w:ins>
      <w:ins w:id="6707" w:author="Arthur Parmentier" w:date="2020-06-03T22:51:00Z">
        <w:r w:rsidR="00BD52CD" w:rsidRPr="007C437A">
          <w:t xml:space="preserve"> </w:t>
        </w:r>
      </w:ins>
    </w:p>
    <w:p w:rsidR="00A87845" w:rsidRPr="007C437A" w:rsidRDefault="00BD52CD" w:rsidP="001653F3">
      <w:pPr>
        <w:rPr>
          <w:ins w:id="6708" w:author="Arthur Parmentier" w:date="2020-05-20T22:05:00Z"/>
        </w:rPr>
      </w:pPr>
      <w:ins w:id="6709" w:author="Arthur Parmentier" w:date="2020-05-20T22:08:00Z">
        <w:r w:rsidRPr="007C437A">
          <w:rPr>
            <w:noProof/>
            <w:rPrChange w:id="6710"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54290C" w:rsidRPr="00311097" w:rsidRDefault="0054290C">
                              <w:pPr>
                                <w:pStyle w:val="Lgende"/>
                                <w:rPr>
                                  <w:noProof/>
                                </w:rPr>
                                <w:pPrChange w:id="6711" w:author="Arthur Parmentier" w:date="2020-05-20T22:08:00Z">
                                  <w:pPr/>
                                </w:pPrChange>
                              </w:pPr>
                              <w:bookmarkStart w:id="6712" w:name="_Ref41031792"/>
                              <w:bookmarkStart w:id="6713" w:name="_Ref41031785"/>
                              <w:ins w:id="6714" w:author="Arthur Parmentier" w:date="2020-05-20T22:08:00Z">
                                <w:r>
                                  <w:t xml:space="preserve">Figure </w:t>
                                </w:r>
                                <w:r>
                                  <w:fldChar w:fldCharType="begin"/>
                                </w:r>
                                <w:r>
                                  <w:instrText xml:space="preserve"> SEQ Figure \* ARABIC </w:instrText>
                                </w:r>
                              </w:ins>
                              <w:r>
                                <w:fldChar w:fldCharType="separate"/>
                              </w:r>
                              <w:ins w:id="6715" w:author="Arthur Parmentier" w:date="2020-06-05T21:05:00Z">
                                <w:r>
                                  <w:rPr>
                                    <w:noProof/>
                                  </w:rPr>
                                  <w:t>7</w:t>
                                </w:r>
                              </w:ins>
                              <w:ins w:id="6716" w:author="Arthur Parmentier" w:date="2020-05-20T22:08:00Z">
                                <w:r>
                                  <w:fldChar w:fldCharType="end"/>
                                </w:r>
                                <w:bookmarkEnd w:id="6712"/>
                                <w:r>
                                  <w:t xml:space="preserve"> User interface for defining new signs</w:t>
                                </w:r>
                              </w:ins>
                              <w:bookmarkEnd w:id="6713"/>
                              <w:ins w:id="6717" w:author="Arthur Parmentier" w:date="2020-06-03T22:56:00Z">
                                <w:r>
                                  <w:t xml:space="preserve"> and recording them to the buffers of a model. </w:t>
                                </w:r>
                              </w:ins>
                              <w:ins w:id="6718" w:author="Arthur Parmentier" w:date="2020-06-03T22:57:00Z">
                                <w:r>
                                  <w:t>First, the user can select which model he wants to use to recognize the sign</w:t>
                                </w:r>
                              </w:ins>
                              <w:ins w:id="6719" w:author="Arthur Parmentier" w:date="2020-06-03T22:58:00Z">
                                <w:r>
                                  <w:t xml:space="preserve">s he wants to add. </w:t>
                                </w:r>
                              </w:ins>
                              <w:ins w:id="6720" w:author="Arthur Parmentier" w:date="2020-06-03T22:57:00Z">
                                <w:r>
                                  <w:t>Then</w:t>
                                </w:r>
                              </w:ins>
                              <w:ins w:id="6721" w:author="Arthur Parmentier" w:date="2020-06-03T22:56:00Z">
                                <w:r>
                                  <w:t xml:space="preserve">, </w:t>
                                </w:r>
                              </w:ins>
                              <w:ins w:id="6722" w:author="Arthur Parmentier" w:date="2020-06-03T22:57:00Z">
                                <w:r>
                                  <w:t>he</w:t>
                                </w:r>
                              </w:ins>
                              <w:ins w:id="6723" w:author="Arthur Parmentier" w:date="2020-06-03T22:56:00Z">
                                <w:r>
                                  <w:t xml:space="preserve"> must enter the signs and their corresponding category</w:t>
                                </w:r>
                              </w:ins>
                              <w:ins w:id="6724" w:author="Arthur Parmentier" w:date="2020-06-03T22:57:00Z">
                                <w:r>
                                  <w:t xml:space="preserve"> that he would like to record. </w:t>
                                </w:r>
                              </w:ins>
                              <w:ins w:id="6725"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54290C" w:rsidRPr="00311097" w:rsidRDefault="0054290C">
                        <w:pPr>
                          <w:pStyle w:val="Lgende"/>
                          <w:rPr>
                            <w:noProof/>
                          </w:rPr>
                          <w:pPrChange w:id="6726" w:author="Arthur Parmentier" w:date="2020-05-20T22:08:00Z">
                            <w:pPr/>
                          </w:pPrChange>
                        </w:pPr>
                        <w:bookmarkStart w:id="6727" w:name="_Ref41031792"/>
                        <w:bookmarkStart w:id="6728" w:name="_Ref41031785"/>
                        <w:ins w:id="6729" w:author="Arthur Parmentier" w:date="2020-05-20T22:08:00Z">
                          <w:r>
                            <w:t xml:space="preserve">Figure </w:t>
                          </w:r>
                          <w:r>
                            <w:fldChar w:fldCharType="begin"/>
                          </w:r>
                          <w:r>
                            <w:instrText xml:space="preserve"> SEQ Figure \* ARABIC </w:instrText>
                          </w:r>
                        </w:ins>
                        <w:r>
                          <w:fldChar w:fldCharType="separate"/>
                        </w:r>
                        <w:ins w:id="6730" w:author="Arthur Parmentier" w:date="2020-06-05T21:05:00Z">
                          <w:r>
                            <w:rPr>
                              <w:noProof/>
                            </w:rPr>
                            <w:t>7</w:t>
                          </w:r>
                        </w:ins>
                        <w:ins w:id="6731" w:author="Arthur Parmentier" w:date="2020-05-20T22:08:00Z">
                          <w:r>
                            <w:fldChar w:fldCharType="end"/>
                          </w:r>
                          <w:bookmarkEnd w:id="6727"/>
                          <w:r>
                            <w:t xml:space="preserve"> User interface for defining new signs</w:t>
                          </w:r>
                        </w:ins>
                        <w:bookmarkEnd w:id="6728"/>
                        <w:ins w:id="6732" w:author="Arthur Parmentier" w:date="2020-06-03T22:56:00Z">
                          <w:r>
                            <w:t xml:space="preserve"> and recording them to the buffers of a model. </w:t>
                          </w:r>
                        </w:ins>
                        <w:ins w:id="6733" w:author="Arthur Parmentier" w:date="2020-06-03T22:57:00Z">
                          <w:r>
                            <w:t>First, the user can select which model he wants to use to recognize the sign</w:t>
                          </w:r>
                        </w:ins>
                        <w:ins w:id="6734" w:author="Arthur Parmentier" w:date="2020-06-03T22:58:00Z">
                          <w:r>
                            <w:t xml:space="preserve">s he wants to add. </w:t>
                          </w:r>
                        </w:ins>
                        <w:ins w:id="6735" w:author="Arthur Parmentier" w:date="2020-06-03T22:57:00Z">
                          <w:r>
                            <w:t>Then</w:t>
                          </w:r>
                        </w:ins>
                        <w:ins w:id="6736" w:author="Arthur Parmentier" w:date="2020-06-03T22:56:00Z">
                          <w:r>
                            <w:t xml:space="preserve">, </w:t>
                          </w:r>
                        </w:ins>
                        <w:ins w:id="6737" w:author="Arthur Parmentier" w:date="2020-06-03T22:57:00Z">
                          <w:r>
                            <w:t>he</w:t>
                          </w:r>
                        </w:ins>
                        <w:ins w:id="6738" w:author="Arthur Parmentier" w:date="2020-06-03T22:56:00Z">
                          <w:r>
                            <w:t xml:space="preserve"> must enter the signs and their corresponding category</w:t>
                          </w:r>
                        </w:ins>
                        <w:ins w:id="6739" w:author="Arthur Parmentier" w:date="2020-06-03T22:57:00Z">
                          <w:r>
                            <w:t xml:space="preserve"> that he would like to record. </w:t>
                          </w:r>
                        </w:ins>
                        <w:ins w:id="6740" w:author="Arthur Parmentier" w:date="2020-06-03T22:58:00Z">
                          <w:r>
                            <w:t>Finally, he can set a few parameters before launching the automated recording session.</w:t>
                          </w:r>
                        </w:ins>
                      </w:p>
                    </w:txbxContent>
                  </v:textbox>
                  <w10:wrap type="topAndBottom" anchorx="margin"/>
                </v:shape>
              </w:pict>
            </mc:Fallback>
          </mc:AlternateContent>
        </w:r>
      </w:ins>
      <w:ins w:id="6741" w:author="Arthur Parmentier" w:date="2020-05-20T22:06:00Z">
        <w:r w:rsidRPr="007C437A">
          <w:rPr>
            <w:noProof/>
            <w:rPrChange w:id="6742"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743" w:author="Arthur Parmentier" w:date="2020-06-03T23:07:00Z">
        <w:r w:rsidR="00FB2824" w:rsidRPr="007C437A">
          <w:t>The procedure for defining a new sign is shown</w:t>
        </w:r>
      </w:ins>
      <w:ins w:id="6744" w:author="Arthur Parmentier" w:date="2020-05-22T09:22:00Z">
        <w:r w:rsidR="00A87845" w:rsidRPr="007C437A">
          <w:t xml:space="preserve"> in 2.1. (</w:t>
        </w:r>
      </w:ins>
      <w:ins w:id="6745" w:author="Arthur Parmentier" w:date="2020-06-03T22:56:00Z">
        <w:r w:rsidRPr="007C437A">
          <w:rPr>
            <w:rPrChange w:id="6746" w:author="Arthur Parmentier" w:date="2020-06-07T15:27:00Z">
              <w:rPr/>
            </w:rPrChange>
          </w:rPr>
          <w:fldChar w:fldCharType="begin"/>
        </w:r>
        <w:r w:rsidRPr="007C437A">
          <w:instrText xml:space="preserve"> REF _Ref41031792 \h </w:instrText>
        </w:r>
      </w:ins>
      <w:r w:rsidRPr="007C437A">
        <w:rPr>
          <w:rPrChange w:id="6747" w:author="Arthur Parmentier" w:date="2020-06-07T15:27:00Z">
            <w:rPr/>
          </w:rPrChange>
        </w:rPr>
      </w:r>
      <w:r w:rsidRPr="007C437A">
        <w:rPr>
          <w:rPrChange w:id="6748" w:author="Arthur Parmentier" w:date="2020-06-07T15:27:00Z">
            <w:rPr/>
          </w:rPrChange>
        </w:rPr>
        <w:fldChar w:fldCharType="separate"/>
      </w:r>
      <w:ins w:id="6749" w:author="Arthur Parmentier" w:date="2020-06-03T22:56:00Z">
        <w:r w:rsidRPr="007C437A">
          <w:t xml:space="preserve">Figure </w:t>
        </w:r>
        <w:r w:rsidRPr="007C437A">
          <w:rPr>
            <w:rPrChange w:id="6750" w:author="Arthur Parmentier" w:date="2020-06-07T15:27:00Z">
              <w:rPr>
                <w:noProof/>
              </w:rPr>
            </w:rPrChange>
          </w:rPr>
          <w:t>6</w:t>
        </w:r>
        <w:r w:rsidRPr="007C437A">
          <w:rPr>
            <w:rPrChange w:id="6751" w:author="Arthur Parmentier" w:date="2020-06-07T15:27:00Z">
              <w:rPr/>
            </w:rPrChange>
          </w:rPr>
          <w:fldChar w:fldCharType="end"/>
        </w:r>
      </w:ins>
      <w:ins w:id="6752" w:author="Arthur Parmentier" w:date="2020-05-22T09:23:00Z">
        <w:r w:rsidR="00A87845" w:rsidRPr="007C437A">
          <w:t>).</w:t>
        </w:r>
      </w:ins>
    </w:p>
    <w:p w:rsidR="001653F3" w:rsidRPr="007C437A" w:rsidRDefault="00991C57" w:rsidP="001653F3">
      <w:pPr>
        <w:rPr>
          <w:ins w:id="6753" w:author="Arthur Parmentier" w:date="2020-05-20T21:52:00Z"/>
        </w:rPr>
      </w:pPr>
      <w:ins w:id="6754" w:author="Arthur Parmentier" w:date="2020-06-03T23:08:00Z">
        <w:r w:rsidRPr="007C437A">
          <w:t>For the sign to effectively by identify,</w:t>
        </w:r>
      </w:ins>
      <w:ins w:id="6755" w:author="Arthur Parmentier" w:date="2020-05-20T21:52:00Z">
        <w:r w:rsidR="001653F3" w:rsidRPr="007C437A">
          <w:t xml:space="preserve"> two steps</w:t>
        </w:r>
      </w:ins>
      <w:ins w:id="6756" w:author="Arthur Parmentier" w:date="2020-06-03T23:08:00Z">
        <w:r w:rsidRPr="007C437A">
          <w:t xml:space="preserve"> are required after the sign has been defined</w:t>
        </w:r>
      </w:ins>
      <w:ins w:id="6757" w:author="Arthur Parmentier" w:date="2020-05-20T21:54:00Z">
        <w:r w:rsidR="00D17256" w:rsidRPr="007C437A">
          <w:t>:</w:t>
        </w:r>
      </w:ins>
    </w:p>
    <w:p w:rsidR="002D466E" w:rsidRPr="007C437A" w:rsidRDefault="00A0616F" w:rsidP="001653F3">
      <w:pPr>
        <w:pStyle w:val="Paragraphedeliste"/>
        <w:numPr>
          <w:ilvl w:val="0"/>
          <w:numId w:val="32"/>
        </w:numPr>
        <w:rPr>
          <w:ins w:id="6758" w:author="Arthur Parmentier" w:date="2020-05-20T21:52:00Z"/>
        </w:rPr>
      </w:pPr>
      <w:ins w:id="6759" w:author="Arthur Parmentier" w:date="2020-05-20T21:53:00Z">
        <w:r w:rsidRPr="007C437A">
          <w:t>Record</w:t>
        </w:r>
      </w:ins>
      <w:ins w:id="6760" w:author="Arthur Parmentier" w:date="2020-05-20T21:52:00Z">
        <w:r w:rsidR="001653F3" w:rsidRPr="007C437A">
          <w:t xml:space="preserve"> </w:t>
        </w:r>
      </w:ins>
      <w:ins w:id="6761" w:author="Arthur Parmentier" w:date="2020-05-20T21:45:00Z">
        <w:r w:rsidR="002D466E" w:rsidRPr="007C437A">
          <w:t>training examples</w:t>
        </w:r>
      </w:ins>
    </w:p>
    <w:p w:rsidR="001653F3" w:rsidRPr="007C437A" w:rsidRDefault="001653F3" w:rsidP="001653F3">
      <w:pPr>
        <w:pStyle w:val="Paragraphedeliste"/>
        <w:numPr>
          <w:ilvl w:val="0"/>
          <w:numId w:val="32"/>
        </w:numPr>
        <w:rPr>
          <w:ins w:id="6762" w:author="Arthur Parmentier" w:date="2020-06-03T23:09:00Z"/>
        </w:rPr>
      </w:pPr>
      <w:ins w:id="6763" w:author="Arthur Parmentier" w:date="2020-05-20T21:53:00Z">
        <w:r w:rsidRPr="007C437A">
          <w:t>Program the virtual instrument itself</w:t>
        </w:r>
      </w:ins>
      <w:ins w:id="6764" w:author="Arthur Parmentier" w:date="2020-06-03T23:09:00Z">
        <w:r w:rsidR="00991C57" w:rsidRPr="007C437A">
          <w:t xml:space="preserve"> to interpret the sign</w:t>
        </w:r>
      </w:ins>
    </w:p>
    <w:p w:rsidR="00991C57" w:rsidRPr="007C437A" w:rsidRDefault="00991C57">
      <w:pPr>
        <w:rPr>
          <w:ins w:id="6765" w:author="Arthur Parmentier" w:date="2020-05-20T21:54:00Z"/>
        </w:rPr>
        <w:pPrChange w:id="6766" w:author="Arthur Parmentier" w:date="2020-06-03T23:09:00Z">
          <w:pPr>
            <w:pStyle w:val="Paragraphedeliste"/>
            <w:numPr>
              <w:numId w:val="32"/>
            </w:numPr>
            <w:ind w:hanging="360"/>
          </w:pPr>
        </w:pPrChange>
      </w:pPr>
      <w:ins w:id="6767" w:author="Arthur Parmentier" w:date="2020-06-03T23:09:00Z">
        <w:r w:rsidRPr="007C437A">
          <w:t>While the recording of training examples is an auto</w:t>
        </w:r>
      </w:ins>
      <w:ins w:id="6768" w:author="Arthur Parmentier" w:date="2020-06-03T23:10:00Z">
        <w:r w:rsidRPr="007C437A">
          <w:t xml:space="preserve">mated process that simply involves pushing one button, the programming of the virtual instrument or device that the sign should control is outside the scope of the program. </w:t>
        </w:r>
      </w:ins>
      <w:ins w:id="6769" w:author="Arthur Parmentier" w:date="2020-06-03T23:11:00Z">
        <w:r w:rsidRPr="007C437A">
          <w:t xml:space="preserve">For demo purposes, I have implemented myself the interpretation of some signs by Ableton Live and a simulation of an orchestra with the Bach Project, but </w:t>
        </w:r>
      </w:ins>
      <w:ins w:id="6770" w:author="Arthur Parmentier" w:date="2020-06-03T23:25:00Z">
        <w:r w:rsidR="006C424F" w:rsidRPr="007C437A">
          <w:t>the connection with other devices must be implemen</w:t>
        </w:r>
      </w:ins>
      <w:ins w:id="6771" w:author="Arthur Parmentier" w:date="2020-06-03T23:26:00Z">
        <w:r w:rsidR="006C424F" w:rsidRPr="007C437A">
          <w:t>ted later by the user himself.</w:t>
        </w:r>
      </w:ins>
      <w:ins w:id="6772" w:author="Arthur Parmentier" w:date="2020-06-03T23:11:00Z">
        <w:r w:rsidRPr="007C437A">
          <w:t xml:space="preserve"> </w:t>
        </w:r>
      </w:ins>
    </w:p>
    <w:p w:rsidR="0051412E" w:rsidRPr="007C437A" w:rsidRDefault="0051412E">
      <w:pPr>
        <w:pStyle w:val="Titre4"/>
        <w:rPr>
          <w:ins w:id="6773" w:author="Arthur Parmentier" w:date="2020-06-03T23:39:00Z"/>
          <w:rPrChange w:id="6774" w:author="Arthur Parmentier" w:date="2020-06-07T15:27:00Z">
            <w:rPr>
              <w:ins w:id="6775" w:author="Arthur Parmentier" w:date="2020-06-03T23:39:00Z"/>
            </w:rPr>
          </w:rPrChange>
        </w:rPr>
        <w:pPrChange w:id="6776" w:author="Arthur Parmentier" w:date="2020-06-03T23:39:00Z">
          <w:pPr/>
        </w:pPrChange>
      </w:pPr>
      <w:ins w:id="6777" w:author="Arthur Parmentier" w:date="2020-06-03T23:39:00Z">
        <w:r w:rsidRPr="007C437A">
          <w:rPr>
            <w:rPrChange w:id="6778" w:author="Arthur Parmentier" w:date="2020-06-07T15:27:00Z">
              <w:rPr/>
            </w:rPrChange>
          </w:rPr>
          <w:t>Sign recording</w:t>
        </w:r>
      </w:ins>
    </w:p>
    <w:p w:rsidR="001222FB" w:rsidRPr="007C437A" w:rsidRDefault="00145F52" w:rsidP="00D17256">
      <w:pPr>
        <w:rPr>
          <w:ins w:id="6779" w:author="Arthur Parmentier" w:date="2020-05-20T22:23:00Z"/>
        </w:rPr>
      </w:pPr>
      <w:ins w:id="6780" w:author="Arthur Parmentier" w:date="2020-05-20T22:14:00Z">
        <w:r w:rsidRPr="007C437A">
          <w:t xml:space="preserve">The user can choose to either define one sign at the time and </w:t>
        </w:r>
      </w:ins>
      <w:ins w:id="6781" w:author="Arthur Parmentier" w:date="2020-05-20T22:15:00Z">
        <w:r w:rsidRPr="007C437A">
          <w:t>record one or several training examples for</w:t>
        </w:r>
      </w:ins>
      <w:ins w:id="6782" w:author="Arthur Parmentier" w:date="2020-05-20T22:14:00Z">
        <w:r w:rsidRPr="007C437A">
          <w:t xml:space="preserve"> it, then saving the training </w:t>
        </w:r>
      </w:ins>
      <w:ins w:id="6783" w:author="Arthur Parmentier" w:date="2020-05-20T22:15:00Z">
        <w:r w:rsidRPr="007C437A">
          <w:t xml:space="preserve">data and adding another sign… or directly define a list </w:t>
        </w:r>
      </w:ins>
      <w:ins w:id="6784" w:author="Arthur Parmentier" w:date="2020-05-20T22:16:00Z">
        <w:r w:rsidRPr="007C437A">
          <w:t>of signs and recording all of them in the same session.</w:t>
        </w:r>
      </w:ins>
    </w:p>
    <w:p w:rsidR="00A83578" w:rsidRPr="007C437A" w:rsidRDefault="00A83578" w:rsidP="00D17256">
      <w:pPr>
        <w:rPr>
          <w:ins w:id="6785" w:author="Arthur Parmentier" w:date="2020-05-20T22:26:00Z"/>
        </w:rPr>
      </w:pPr>
      <w:ins w:id="6786" w:author="Arthur Parmentier" w:date="2020-05-20T22:23:00Z">
        <w:r w:rsidRPr="007C437A">
          <w:lastRenderedPageBreak/>
          <w:t xml:space="preserve">The </w:t>
        </w:r>
      </w:ins>
      <w:ins w:id="6787"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788" w:author="Arthur Parmentier" w:date="2020-05-20T22:26:00Z"/>
        </w:rPr>
      </w:pPr>
      <w:ins w:id="6789" w:author="Arthur Parmentier" w:date="2020-05-20T22:26:00Z">
        <w:r w:rsidRPr="007C437A">
          <w:t>Initial preparation time</w:t>
        </w:r>
      </w:ins>
      <w:ins w:id="6790" w:author="Arthur Parmentier" w:date="2020-05-20T22:30:00Z">
        <w:r w:rsidRPr="007C437A">
          <w:t xml:space="preserve"> of </w:t>
        </w:r>
      </w:ins>
      <w:ins w:id="6791" w:author="Arthur Parmentier" w:date="2020-05-20T22:31:00Z">
        <w:r w:rsidRPr="007C437A">
          <w:rPr>
            <w:i/>
            <w:iCs/>
          </w:rPr>
          <w:t>I</w:t>
        </w:r>
      </w:ins>
      <w:ins w:id="6792" w:author="Arthur Parmentier" w:date="2020-05-20T22:30:00Z">
        <w:r w:rsidRPr="007C437A">
          <w:t xml:space="preserve"> seconds</w:t>
        </w:r>
      </w:ins>
    </w:p>
    <w:p w:rsidR="00A83578" w:rsidRPr="007C437A" w:rsidRDefault="00A83578" w:rsidP="00A83578">
      <w:pPr>
        <w:pStyle w:val="Paragraphedeliste"/>
        <w:numPr>
          <w:ilvl w:val="1"/>
          <w:numId w:val="11"/>
        </w:numPr>
        <w:rPr>
          <w:ins w:id="6793" w:author="Arthur Parmentier" w:date="2020-05-20T22:28:00Z"/>
        </w:rPr>
      </w:pPr>
      <w:ins w:id="6794" w:author="Arthur Parmentier" w:date="2020-05-20T22:27:00Z">
        <w:r w:rsidRPr="007C437A">
          <w:t xml:space="preserve">Each sign is recorded </w:t>
        </w:r>
        <w:r w:rsidRPr="007C437A">
          <w:rPr>
            <w:i/>
            <w:iCs/>
            <w:rPrChange w:id="6795" w:author="Arthur Parmentier" w:date="2020-06-07T15:27:00Z">
              <w:rPr/>
            </w:rPrChange>
          </w:rPr>
          <w:t>N</w:t>
        </w:r>
        <w:r w:rsidRPr="007C437A">
          <w:t xml:space="preserve"> </w:t>
        </w:r>
      </w:ins>
      <w:ins w:id="6796" w:author="Arthur Parmentier" w:date="2020-05-20T22:28:00Z">
        <w:r w:rsidRPr="007C437A">
          <w:t>times</w:t>
        </w:r>
      </w:ins>
      <w:ins w:id="6797" w:author="Arthur Parmentier" w:date="2020-05-20T22:29:00Z">
        <w:r w:rsidRPr="007C437A">
          <w:t>, in the following loop:</w:t>
        </w:r>
      </w:ins>
    </w:p>
    <w:p w:rsidR="00A83578" w:rsidRPr="007C437A" w:rsidRDefault="00A83578" w:rsidP="00A83578">
      <w:pPr>
        <w:pStyle w:val="Paragraphedeliste"/>
        <w:numPr>
          <w:ilvl w:val="2"/>
          <w:numId w:val="11"/>
        </w:numPr>
        <w:rPr>
          <w:ins w:id="6798" w:author="Arthur Parmentier" w:date="2020-05-20T22:28:00Z"/>
        </w:rPr>
      </w:pPr>
      <w:ins w:id="6799" w:author="Arthur Parmentier" w:date="2020-05-20T22:29:00Z">
        <w:r w:rsidRPr="007C437A">
          <w:t>The</w:t>
        </w:r>
      </w:ins>
      <w:ins w:id="6800" w:author="Arthur Parmentier" w:date="2020-05-20T22:28:00Z">
        <w:r w:rsidRPr="007C437A">
          <w:t xml:space="preserve"> recording is launch</w:t>
        </w:r>
      </w:ins>
      <w:ins w:id="6801" w:author="Arthur Parmentier" w:date="2020-05-20T22:32:00Z">
        <w:r w:rsidRPr="007C437A">
          <w:t>ed</w:t>
        </w:r>
      </w:ins>
      <w:ins w:id="6802" w:author="Arthur Parmentier" w:date="2020-05-20T22:28:00Z">
        <w:r w:rsidRPr="007C437A">
          <w:t xml:space="preserve"> for </w:t>
        </w:r>
      </w:ins>
      <w:ins w:id="6803" w:author="Arthur Parmentier" w:date="2020-05-20T22:29:00Z">
        <w:r w:rsidRPr="007C437A">
          <w:rPr>
            <w:i/>
            <w:iCs/>
            <w:rPrChange w:id="6804" w:author="Arthur Parmentier" w:date="2020-06-07T15:27:00Z">
              <w:rPr/>
            </w:rPrChange>
          </w:rPr>
          <w:t>R</w:t>
        </w:r>
      </w:ins>
      <w:ins w:id="6805" w:author="Arthur Parmentier" w:date="2020-05-20T22:28:00Z">
        <w:r w:rsidRPr="007C437A">
          <w:t xml:space="preserve"> seconds</w:t>
        </w:r>
      </w:ins>
    </w:p>
    <w:p w:rsidR="00A83578" w:rsidRPr="007C437A" w:rsidRDefault="0088440D" w:rsidP="00A83578">
      <w:pPr>
        <w:pStyle w:val="Paragraphedeliste"/>
        <w:numPr>
          <w:ilvl w:val="2"/>
          <w:numId w:val="11"/>
        </w:numPr>
        <w:rPr>
          <w:ins w:id="6806" w:author="Arthur Parmentier" w:date="2020-05-20T22:30:00Z"/>
        </w:rPr>
      </w:pPr>
      <w:ins w:id="6807" w:author="Arthur Parmentier" w:date="2020-05-21T09:49:00Z">
        <w:r w:rsidRPr="007C437A">
          <w:t>Break (preparation time for next recording) of</w:t>
        </w:r>
      </w:ins>
      <w:ins w:id="6808" w:author="Arthur Parmentier" w:date="2020-05-20T22:29:00Z">
        <w:r w:rsidR="00A83578" w:rsidRPr="007C437A">
          <w:t xml:space="preserve"> </w:t>
        </w:r>
        <w:r w:rsidR="00A83578" w:rsidRPr="007C437A">
          <w:rPr>
            <w:i/>
            <w:iCs/>
            <w:rPrChange w:id="6809" w:author="Arthur Parmentier" w:date="2020-06-07T15:27:00Z">
              <w:rPr/>
            </w:rPrChange>
          </w:rPr>
          <w:t>P</w:t>
        </w:r>
        <w:r w:rsidR="00A83578" w:rsidRPr="007C437A">
          <w:t xml:space="preserve"> seconds</w:t>
        </w:r>
      </w:ins>
    </w:p>
    <w:p w:rsidR="00A83578" w:rsidRPr="007C437A" w:rsidRDefault="00A83578" w:rsidP="00A83578">
      <w:pPr>
        <w:rPr>
          <w:ins w:id="6810" w:author="Arthur Parmentier" w:date="2020-05-20T22:43:00Z"/>
        </w:rPr>
      </w:pPr>
      <w:ins w:id="6811" w:author="Arthur Parmentier" w:date="2020-05-20T22:31:00Z">
        <w:r w:rsidRPr="007C437A">
          <w:t xml:space="preserve">The user can change the values of </w:t>
        </w:r>
      </w:ins>
      <w:ins w:id="6812" w:author="Arthur Parmentier" w:date="2020-05-20T22:32:00Z">
        <w:r w:rsidRPr="007C437A">
          <w:rPr>
            <w:i/>
            <w:iCs/>
          </w:rPr>
          <w:t>0&lt;</w:t>
        </w:r>
      </w:ins>
      <w:ins w:id="6813" w:author="Arthur Parmentier" w:date="2020-05-20T22:31:00Z">
        <w:r w:rsidRPr="007C437A">
          <w:rPr>
            <w:i/>
            <w:iCs/>
          </w:rPr>
          <w:t xml:space="preserve">I, </w:t>
        </w:r>
      </w:ins>
      <w:ins w:id="6814" w:author="Arthur Parmentier" w:date="2020-05-20T22:32:00Z">
        <w:r w:rsidRPr="007C437A">
          <w:rPr>
            <w:i/>
            <w:iCs/>
          </w:rPr>
          <w:t>0&lt;</w:t>
        </w:r>
      </w:ins>
      <w:ins w:id="6815" w:author="Arthur Parmentier" w:date="2020-05-20T22:31:00Z">
        <w:r w:rsidRPr="007C437A">
          <w:rPr>
            <w:i/>
            <w:iCs/>
          </w:rPr>
          <w:t xml:space="preserve">N, </w:t>
        </w:r>
      </w:ins>
      <w:ins w:id="6816" w:author="Arthur Parmentier" w:date="2020-05-20T22:32:00Z">
        <w:r w:rsidRPr="007C437A">
          <w:rPr>
            <w:i/>
            <w:iCs/>
          </w:rPr>
          <w:t>0&lt;</w:t>
        </w:r>
      </w:ins>
      <w:ins w:id="6817" w:author="Arthur Parmentier" w:date="2020-05-20T22:31:00Z">
        <w:r w:rsidRPr="007C437A">
          <w:rPr>
            <w:i/>
            <w:iCs/>
          </w:rPr>
          <w:t>R</w:t>
        </w:r>
      </w:ins>
      <w:ins w:id="6818" w:author="Arthur Parmentier" w:date="2020-05-20T22:32:00Z">
        <w:r w:rsidRPr="007C437A">
          <w:rPr>
            <w:i/>
            <w:iCs/>
          </w:rPr>
          <w:t>&lt;5</w:t>
        </w:r>
      </w:ins>
      <w:ins w:id="6819" w:author="Arthur Parmentier" w:date="2020-05-20T22:33:00Z">
        <w:r w:rsidR="005325E0" w:rsidRPr="007C437A">
          <w:rPr>
            <w:rStyle w:val="Appelnotedebasdep"/>
            <w:i/>
            <w:iCs/>
          </w:rPr>
          <w:footnoteReference w:id="51"/>
        </w:r>
      </w:ins>
      <w:ins w:id="6836" w:author="Arthur Parmentier" w:date="2020-05-20T22:31:00Z">
        <w:r w:rsidRPr="007C437A">
          <w:rPr>
            <w:i/>
            <w:iCs/>
          </w:rPr>
          <w:t xml:space="preserve"> </w:t>
        </w:r>
        <w:r w:rsidRPr="007C437A">
          <w:t xml:space="preserve">and </w:t>
        </w:r>
      </w:ins>
      <w:ins w:id="6837" w:author="Arthur Parmentier" w:date="2020-05-20T22:32:00Z">
        <w:r w:rsidRPr="007C437A">
          <w:t>0&lt;</w:t>
        </w:r>
      </w:ins>
      <w:ins w:id="6838" w:author="Arthur Parmentier" w:date="2020-05-20T22:31:00Z">
        <w:r w:rsidRPr="007C437A">
          <w:rPr>
            <w:i/>
            <w:iCs/>
          </w:rPr>
          <w:t>P</w:t>
        </w:r>
        <w:r w:rsidRPr="007C437A">
          <w:t xml:space="preserve"> according to his needs.</w:t>
        </w:r>
      </w:ins>
    </w:p>
    <w:p w:rsidR="00937092" w:rsidRPr="007C437A" w:rsidRDefault="004256FE">
      <w:pPr>
        <w:rPr>
          <w:ins w:id="6839" w:author="Arthur Parmentier" w:date="2020-05-21T09:56:00Z"/>
        </w:rPr>
      </w:pPr>
      <w:ins w:id="6840" w:author="Arthur Parmentier" w:date="2020-05-21T09:53:00Z">
        <w:r w:rsidRPr="007C437A">
          <w:t>Each record</w:t>
        </w:r>
      </w:ins>
      <w:ins w:id="6841" w:author="Arthur Parmentier" w:date="2020-05-22T09:23:00Z">
        <w:r w:rsidR="00A87845" w:rsidRPr="007C437A">
          <w:t>ing</w:t>
        </w:r>
      </w:ins>
      <w:ins w:id="6842" w:author="Arthur Parmentier" w:date="2020-05-21T09:53:00Z">
        <w:r w:rsidRPr="007C437A">
          <w:t xml:space="preserve"> </w:t>
        </w:r>
      </w:ins>
      <w:ins w:id="6843" w:author="Arthur Parmentier" w:date="2020-05-22T09:24:00Z">
        <w:r w:rsidR="00A728E6" w:rsidRPr="007C437A">
          <w:t>takes place in</w:t>
        </w:r>
      </w:ins>
      <w:ins w:id="6844" w:author="Arthur Parmentier" w:date="2020-05-21T09:54:00Z">
        <w:r w:rsidRPr="007C437A">
          <w:t xml:space="preserve"> a different buffer of the Multiple Buffer (MuBu) object</w:t>
        </w:r>
      </w:ins>
      <w:ins w:id="6845" w:author="Arthur Parmentier" w:date="2020-06-03T23:27:00Z">
        <w:r w:rsidR="001B372B" w:rsidRPr="007C437A">
          <w:t>s (one Mubu object per model</w:t>
        </w:r>
        <w:r w:rsidR="001B372B" w:rsidRPr="007C437A">
          <w:rPr>
            <w:rStyle w:val="Appelnotedebasdep"/>
          </w:rPr>
          <w:footnoteReference w:id="52"/>
        </w:r>
        <w:r w:rsidR="001B372B" w:rsidRPr="007C437A">
          <w:t>)</w:t>
        </w:r>
      </w:ins>
      <w:ins w:id="6854" w:author="Arthur Parmentier" w:date="2020-05-21T09:54:00Z">
        <w:r w:rsidRPr="007C437A">
          <w:t xml:space="preserve"> and </w:t>
        </w:r>
      </w:ins>
      <w:ins w:id="6855" w:author="Arthur Parmentier" w:date="2020-05-21T09:51:00Z">
        <w:r w:rsidRPr="007C437A">
          <w:t>ea</w:t>
        </w:r>
      </w:ins>
      <w:ins w:id="6856" w:author="Arthur Parmentier" w:date="2020-05-21T09:52:00Z">
        <w:r w:rsidRPr="007C437A">
          <w:t>ch active input data</w:t>
        </w:r>
      </w:ins>
      <w:ins w:id="6857" w:author="Arthur Parmentier" w:date="2020-05-21T09:51:00Z">
        <w:r w:rsidRPr="007C437A">
          <w:t xml:space="preserve"> </w:t>
        </w:r>
      </w:ins>
      <w:ins w:id="6858" w:author="Arthur Parmentier" w:date="2020-05-21T09:52:00Z">
        <w:r w:rsidRPr="007C437A">
          <w:t>is</w:t>
        </w:r>
      </w:ins>
      <w:ins w:id="6859" w:author="Arthur Parmentier" w:date="2020-05-21T09:51:00Z">
        <w:r w:rsidRPr="007C437A">
          <w:t xml:space="preserve"> saved into</w:t>
        </w:r>
      </w:ins>
      <w:ins w:id="6860" w:author="Arthur Parmentier" w:date="2020-05-21T09:52:00Z">
        <w:r w:rsidRPr="007C437A">
          <w:t xml:space="preserve"> a different </w:t>
        </w:r>
      </w:ins>
      <w:ins w:id="6861" w:author="Arthur Parmentier" w:date="2020-05-21T09:54:00Z">
        <w:r w:rsidRPr="007C437A">
          <w:t xml:space="preserve">track. The user can </w:t>
        </w:r>
      </w:ins>
      <w:ins w:id="6862" w:author="Arthur Parmentier" w:date="2020-05-21T09:55:00Z">
        <w:r w:rsidRPr="007C437A">
          <w:t>na</w:t>
        </w:r>
      </w:ins>
      <w:ins w:id="6863" w:author="Arthur Parmentier" w:date="2020-05-21T09:56:00Z">
        <w:r w:rsidRPr="007C437A">
          <w:t>vigate</w:t>
        </w:r>
      </w:ins>
      <w:ins w:id="6864" w:author="Arthur Parmentier" w:date="2020-05-21T09:55:00Z">
        <w:r w:rsidRPr="007C437A">
          <w:t xml:space="preserve"> the recorded data in each buffer and track using the Multiple Buffer Interface (Imubu object)</w:t>
        </w:r>
      </w:ins>
      <w:ins w:id="6865" w:author="Arthur Parmentier" w:date="2020-05-21T09:56:00Z">
        <w:r w:rsidRPr="007C437A">
          <w:t>.</w:t>
        </w:r>
      </w:ins>
    </w:p>
    <w:p w:rsidR="0051412E" w:rsidRPr="007C437A" w:rsidRDefault="00EA7F1C">
      <w:pPr>
        <w:keepNext/>
        <w:rPr>
          <w:ins w:id="6866" w:author="Arthur Parmentier" w:date="2020-06-03T23:37:00Z"/>
        </w:rPr>
        <w:pPrChange w:id="6867" w:author="Arthur Parmentier" w:date="2020-06-03T23:37:00Z">
          <w:pPr/>
        </w:pPrChange>
      </w:pPr>
      <w:ins w:id="6868" w:author="Arthur Parmentier" w:date="2020-06-03T23:36:00Z">
        <w:r w:rsidRPr="007C437A">
          <w:rPr>
            <w:noProof/>
            <w:rPrChange w:id="6869"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870" w:author="Arthur Parmentier" w:date="2020-06-03T23:36:00Z"/>
          <w:rPrChange w:id="6871" w:author="Arthur Parmentier" w:date="2020-06-07T15:27:00Z">
            <w:rPr>
              <w:ins w:id="6872" w:author="Arthur Parmentier" w:date="2020-06-03T23:36:00Z"/>
            </w:rPr>
          </w:rPrChange>
        </w:rPr>
        <w:pPrChange w:id="6873" w:author="Arthur Parmentier" w:date="2020-06-03T23:37:00Z">
          <w:pPr/>
        </w:pPrChange>
      </w:pPr>
      <w:ins w:id="6874" w:author="Arthur Parmentier" w:date="2020-06-03T23:37:00Z">
        <w:r w:rsidRPr="007C437A">
          <w:rPr>
            <w:rPrChange w:id="6875" w:author="Arthur Parmentier" w:date="2020-06-07T15:27:00Z">
              <w:rPr/>
            </w:rPrChange>
          </w:rPr>
          <w:t xml:space="preserve">Figure </w:t>
        </w:r>
        <w:r w:rsidRPr="007C437A">
          <w:rPr>
            <w:rPrChange w:id="6876" w:author="Arthur Parmentier" w:date="2020-06-07T15:27:00Z">
              <w:rPr/>
            </w:rPrChange>
          </w:rPr>
          <w:fldChar w:fldCharType="begin"/>
        </w:r>
        <w:r w:rsidRPr="007C437A">
          <w:rPr>
            <w:rPrChange w:id="6877" w:author="Arthur Parmentier" w:date="2020-06-07T15:27:00Z">
              <w:rPr/>
            </w:rPrChange>
          </w:rPr>
          <w:instrText xml:space="preserve"> SEQ Figure \* ARABIC </w:instrText>
        </w:r>
      </w:ins>
      <w:r w:rsidRPr="007C437A">
        <w:rPr>
          <w:rPrChange w:id="6878" w:author="Arthur Parmentier" w:date="2020-06-07T15:27:00Z">
            <w:rPr/>
          </w:rPrChange>
        </w:rPr>
        <w:fldChar w:fldCharType="separate"/>
      </w:r>
      <w:ins w:id="6879" w:author="Arthur Parmentier" w:date="2020-06-05T21:05:00Z">
        <w:r w:rsidR="001C2AA6" w:rsidRPr="007C437A">
          <w:rPr>
            <w:rPrChange w:id="6880" w:author="Arthur Parmentier" w:date="2020-06-07T15:27:00Z">
              <w:rPr>
                <w:noProof/>
              </w:rPr>
            </w:rPrChange>
          </w:rPr>
          <w:t>8</w:t>
        </w:r>
      </w:ins>
      <w:ins w:id="6881" w:author="Arthur Parmentier" w:date="2020-06-03T23:37:00Z">
        <w:r w:rsidRPr="007C437A">
          <w:rPr>
            <w:rPrChange w:id="6882" w:author="Arthur Parmentier" w:date="2020-06-07T15:27:00Z">
              <w:rPr/>
            </w:rPrChange>
          </w:rPr>
          <w:fldChar w:fldCharType="end"/>
        </w:r>
        <w:r w:rsidRPr="007C437A">
          <w:rPr>
            <w:rPrChange w:id="6883" w:author="Arthur Parmentier" w:date="2020-06-07T15:27:00Z">
              <w:rPr/>
            </w:rPrChange>
          </w:rPr>
          <w:t xml:space="preserve"> Imubu controls and interface.</w:t>
        </w:r>
      </w:ins>
    </w:p>
    <w:p w:rsidR="00D17256" w:rsidRPr="007C437A" w:rsidRDefault="004256FE">
      <w:pPr>
        <w:rPr>
          <w:ins w:id="6884" w:author="Arthur Parmentier" w:date="2020-05-21T10:01:00Z"/>
        </w:rPr>
      </w:pPr>
      <w:ins w:id="6885" w:author="Arthur Parmentier" w:date="2020-05-21T09:57:00Z">
        <w:r w:rsidRPr="007C437A">
          <w:t>After the recording session, the data contained in a given track of a gi</w:t>
        </w:r>
      </w:ins>
      <w:ins w:id="6886" w:author="Arthur Parmentier" w:date="2020-05-21T09:58:00Z">
        <w:r w:rsidRPr="007C437A">
          <w:t xml:space="preserve">ven buffer corresponds to </w:t>
        </w:r>
      </w:ins>
      <w:ins w:id="6887" w:author="Arthur Parmentier" w:date="2020-05-20T21:54:00Z">
        <w:r w:rsidR="00D17256" w:rsidRPr="007C437A">
          <w:t xml:space="preserve">a </w:t>
        </w:r>
      </w:ins>
      <w:ins w:id="6888" w:author="Arthur Parmentier" w:date="2020-05-21T09:58:00Z">
        <w:r w:rsidRPr="007C437A">
          <w:t>(</w:t>
        </w:r>
      </w:ins>
      <w:ins w:id="6889" w:author="Arthur Parmentier" w:date="2020-05-20T21:54:00Z">
        <w:r w:rsidR="00D17256" w:rsidRPr="007C437A">
          <w:t>N</w:t>
        </w:r>
      </w:ins>
      <w:ins w:id="6890" w:author="Arthur Parmentier" w:date="2020-05-21T09:58:00Z">
        <w:r w:rsidRPr="007C437A">
          <w:t>+1)</w:t>
        </w:r>
      </w:ins>
      <w:ins w:id="6891" w:author="Arthur Parmentier" w:date="2020-05-21T10:13:00Z">
        <w:r w:rsidR="0008549C" w:rsidRPr="007C437A">
          <w:t xml:space="preserve"> </w:t>
        </w:r>
      </w:ins>
      <w:ins w:id="6892" w:author="Arthur Parmentier" w:date="2020-05-20T21:54:00Z">
        <w:r w:rsidR="00D17256" w:rsidRPr="007C437A">
          <w:t>x</w:t>
        </w:r>
      </w:ins>
      <w:ins w:id="6893" w:author="Arthur Parmentier" w:date="2020-05-21T10:13:00Z">
        <w:r w:rsidR="0008549C" w:rsidRPr="007C437A">
          <w:t xml:space="preserve"> </w:t>
        </w:r>
      </w:ins>
      <w:ins w:id="6894" w:author="Arthur Parmentier" w:date="2020-05-20T21:54:00Z">
        <w:r w:rsidR="00D17256" w:rsidRPr="007C437A">
          <w:t xml:space="preserve">L matrix with N being the number of dimensions of </w:t>
        </w:r>
      </w:ins>
      <w:ins w:id="6895" w:author="Arthur Parmentier" w:date="2020-05-21T09:58:00Z">
        <w:r w:rsidRPr="007C437A">
          <w:t>the corresponding</w:t>
        </w:r>
      </w:ins>
      <w:ins w:id="6896" w:author="Arthur Parmentier" w:date="2020-05-20T21:54:00Z">
        <w:r w:rsidR="00D17256" w:rsidRPr="007C437A">
          <w:t xml:space="preserve"> input and L being the number of steps in the recording sequence (sampling rate x duration of the sequence)</w:t>
        </w:r>
      </w:ins>
      <w:ins w:id="6897" w:author="Arthur Parmentier" w:date="2020-05-21T09:58:00Z">
        <w:r w:rsidRPr="007C437A">
          <w:t>. T</w:t>
        </w:r>
      </w:ins>
      <w:ins w:id="6898" w:author="Arthur Parmentier" w:date="2020-05-21T09:59:00Z">
        <w:r w:rsidRPr="007C437A">
          <w:t xml:space="preserve">he additional dimension corresponds to the time-tagging of the data. </w:t>
        </w:r>
      </w:ins>
      <w:ins w:id="6899"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900" w:author="Arthur Parmentier" w:date="2020-05-21T10:02:00Z"/>
        </w:rPr>
      </w:pPr>
      <w:ins w:id="6901" w:author="Arthur Parmentier" w:date="2020-05-21T10:01:00Z">
        <w:r w:rsidRPr="007C437A">
          <w:t xml:space="preserve">When several inputs are recorded at the same time, each has its own </w:t>
        </w:r>
      </w:ins>
      <w:ins w:id="6902" w:author="Arthur Parmentier" w:date="2020-05-21T10:02:00Z">
        <w:r w:rsidRPr="007C437A">
          <w:t>output rate</w:t>
        </w:r>
      </w:ins>
      <w:ins w:id="6903" w:author="Arthur Parmentier" w:date="2020-05-21T10:03:00Z">
        <w:r w:rsidRPr="007C437A">
          <w:t xml:space="preserve">; </w:t>
        </w:r>
      </w:ins>
      <w:ins w:id="6904"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905" w:author="Arthur Parmentier" w:date="2020-05-21T10:11:00Z"/>
        </w:rPr>
      </w:pPr>
      <w:ins w:id="6906" w:author="Arthur Parmentier" w:date="2020-05-21T10:02:00Z">
        <w:r w:rsidRPr="007C437A">
          <w:lastRenderedPageBreak/>
          <w:t>Individual inputs can have varying output rates over time, for instance Pose</w:t>
        </w:r>
      </w:ins>
      <w:ins w:id="6907" w:author="Arthur Parmentier" w:date="2020-06-03T23:37:00Z">
        <w:r w:rsidR="0051412E" w:rsidRPr="007C437A">
          <w:t>N</w:t>
        </w:r>
      </w:ins>
      <w:ins w:id="6908" w:author="Arthur Parmentier" w:date="2020-05-21T10:02:00Z">
        <w:r w:rsidRPr="007C437A">
          <w:t>et</w:t>
        </w:r>
      </w:ins>
      <w:ins w:id="6909" w:author="Arthur Parmentier" w:date="2020-06-03T23:37:00Z">
        <w:r w:rsidR="0051412E" w:rsidRPr="007C437A">
          <w:t xml:space="preserve"> and HandPose that run on GPU</w:t>
        </w:r>
      </w:ins>
      <w:ins w:id="6910" w:author="Arthur Parmentier" w:date="2020-05-21T10:08:00Z">
        <w:r w:rsidRPr="007C437A">
          <w:t>. Although we will see that the Dynamic Time Warping classification does “warp” the seq</w:t>
        </w:r>
      </w:ins>
      <w:ins w:id="6911" w:author="Arthur Parmentier" w:date="2020-05-21T10:09:00Z">
        <w:r w:rsidRPr="007C437A">
          <w:t xml:space="preserve">uence in time and is therefore not sensitive to </w:t>
        </w:r>
        <w:r w:rsidR="00D9796F" w:rsidRPr="007C437A">
          <w:t xml:space="preserve">small variations of data rate, it </w:t>
        </w:r>
      </w:ins>
      <w:ins w:id="6912" w:author="Arthur Parmentier" w:date="2020-05-21T10:10:00Z">
        <w:r w:rsidR="00D9796F" w:rsidRPr="007C437A">
          <w:t xml:space="preserve">is safe to assume that keeping the data timing in place </w:t>
        </w:r>
      </w:ins>
      <w:ins w:id="6913" w:author="Arthur Parmentier" w:date="2020-05-21T10:11:00Z">
        <w:r w:rsidR="00D9796F" w:rsidRPr="007C437A">
          <w:t>always would better represent the original movements of the soundpainter</w:t>
        </w:r>
      </w:ins>
    </w:p>
    <w:p w:rsidR="00B92220" w:rsidRPr="007C437A" w:rsidRDefault="00995831" w:rsidP="00B92220">
      <w:pPr>
        <w:rPr>
          <w:ins w:id="6914" w:author="Arthur Parmentier" w:date="2020-05-21T14:39:00Z"/>
        </w:rPr>
      </w:pPr>
      <w:ins w:id="6915" w:author="Arthur Parmentier" w:date="2020-05-21T10:16:00Z">
        <w:r w:rsidRPr="007C437A">
          <w:t>Wrapping up, i</w:t>
        </w:r>
      </w:ins>
      <w:ins w:id="6916" w:author="Arthur Parmentier" w:date="2020-05-21T10:15:00Z">
        <w:r w:rsidRPr="007C437A">
          <w:t xml:space="preserve">nside the MuBu object, </w:t>
        </w:r>
      </w:ins>
      <w:ins w:id="6917" w:author="Arthur Parmentier" w:date="2020-05-21T10:16:00Z">
        <w:r w:rsidRPr="007C437A">
          <w:t>a sign is represented by</w:t>
        </w:r>
      </w:ins>
      <w:ins w:id="6918" w:author="Arthur Parmentier" w:date="2020-05-21T14:37:00Z">
        <w:r w:rsidR="00B92220" w:rsidRPr="007C437A">
          <w:t xml:space="preserve"> labeled</w:t>
        </w:r>
      </w:ins>
      <w:ins w:id="6919" w:author="Arthur Parmentier" w:date="2020-05-21T14:34:00Z">
        <w:r w:rsidR="00B92220" w:rsidRPr="007C437A">
          <w:t xml:space="preserve"> multi-dimensional buffers</w:t>
        </w:r>
      </w:ins>
      <w:ins w:id="6920" w:author="Arthur Parmentier" w:date="2020-05-21T14:38:00Z">
        <w:r w:rsidR="00B92220" w:rsidRPr="007C437A">
          <w:t xml:space="preserve"> that contain the motion tracking data corresponding to each </w:t>
        </w:r>
      </w:ins>
      <w:ins w:id="6921" w:author="Arthur Parmentier" w:date="2020-05-21T14:39:00Z">
        <w:r w:rsidR="00B92220" w:rsidRPr="007C437A">
          <w:t>recorded example of the sign.</w:t>
        </w:r>
      </w:ins>
    </w:p>
    <w:p w:rsidR="00B92220" w:rsidRPr="007C437A" w:rsidRDefault="00B92220">
      <w:pPr>
        <w:rPr>
          <w:ins w:id="6922" w:author="Arthur Parmentier" w:date="2020-05-22T09:05:00Z"/>
        </w:rPr>
      </w:pPr>
      <w:ins w:id="6923" w:author="Arthur Parmentier" w:date="2020-05-21T14:39:00Z">
        <w:r w:rsidRPr="007C437A">
          <w:t xml:space="preserve">Once the data has been recorded, the user is able to save the </w:t>
        </w:r>
      </w:ins>
      <w:ins w:id="6924" w:author="Arthur Parmentier" w:date="2020-05-21T14:40:00Z">
        <w:r w:rsidRPr="007C437A">
          <w:t>recorded buffers to files in the ./data folder</w:t>
        </w:r>
      </w:ins>
      <w:ins w:id="6925" w:author="Arthur Parmentier" w:date="2020-05-22T09:24:00Z">
        <w:r w:rsidR="00AE73D8" w:rsidRPr="007C437A">
          <w:t xml:space="preserve">, by using the dedicated button </w:t>
        </w:r>
      </w:ins>
      <w:ins w:id="6926" w:author="Arthur Parmentier" w:date="2020-06-03T23:38:00Z">
        <w:r w:rsidR="0051412E" w:rsidRPr="007C437A">
          <w:t>“Save buffers to file”</w:t>
        </w:r>
      </w:ins>
      <w:ins w:id="6927" w:author="Arthur Parmentier" w:date="2020-05-22T09:24:00Z">
        <w:r w:rsidR="00AE73D8" w:rsidRPr="007C437A">
          <w:t>.</w:t>
        </w:r>
      </w:ins>
    </w:p>
    <w:p w:rsidR="0051412E" w:rsidRPr="007C437A" w:rsidRDefault="0051412E">
      <w:pPr>
        <w:pStyle w:val="Titre4"/>
        <w:rPr>
          <w:ins w:id="6928" w:author="Arthur Parmentier" w:date="2020-06-03T23:38:00Z"/>
          <w:rPrChange w:id="6929" w:author="Arthur Parmentier" w:date="2020-06-07T15:27:00Z">
            <w:rPr>
              <w:ins w:id="6930" w:author="Arthur Parmentier" w:date="2020-06-03T23:38:00Z"/>
            </w:rPr>
          </w:rPrChange>
        </w:rPr>
        <w:pPrChange w:id="6931" w:author="Arthur Parmentier" w:date="2020-06-03T23:38:00Z">
          <w:pPr/>
        </w:pPrChange>
      </w:pPr>
      <w:ins w:id="6932" w:author="Arthur Parmentier" w:date="2020-06-03T23:39:00Z">
        <w:r w:rsidRPr="007C437A">
          <w:rPr>
            <w:rPrChange w:id="6933" w:author="Arthur Parmentier" w:date="2020-06-07T15:27:00Z">
              <w:rPr/>
            </w:rPrChange>
          </w:rPr>
          <w:t>Saving recordings to file: building a dictionary</w:t>
        </w:r>
      </w:ins>
    </w:p>
    <w:p w:rsidR="00023308" w:rsidRPr="007C437A" w:rsidRDefault="00023308" w:rsidP="00023308">
      <w:pPr>
        <w:rPr>
          <w:ins w:id="6934" w:author="Arthur Parmentier" w:date="2020-05-22T08:10:00Z"/>
        </w:rPr>
      </w:pPr>
      <w:ins w:id="6935" w:author="Arthur Parmentier" w:date="2020-05-22T08:10:00Z">
        <w:r w:rsidRPr="007C437A">
          <w:t>What would be ideal would be to store the data in the following fashion:</w:t>
        </w:r>
      </w:ins>
    </w:p>
    <w:p w:rsidR="00023308" w:rsidRPr="007C437A" w:rsidRDefault="00023308" w:rsidP="00023308">
      <w:pPr>
        <w:rPr>
          <w:ins w:id="6936" w:author="Arthur Parmentier" w:date="2020-05-22T08:27:00Z"/>
        </w:rPr>
      </w:pPr>
      <w:ins w:id="6937"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6938" w:author="Arthur Parmentier" w:date="2020-05-22T08:11:00Z">
        <w:r w:rsidRPr="007C437A">
          <w:t>sign_label</w:t>
        </w:r>
      </w:ins>
      <w:ins w:id="6939" w:author="Arthur Parmentier" w:date="2020-05-22T08:10:00Z">
        <w:r w:rsidRPr="007C437A">
          <w:t xml:space="preserve"> + unique_id (.mubu or .txt)</w:t>
        </w:r>
      </w:ins>
    </w:p>
    <w:p w:rsidR="003943E3" w:rsidRPr="007C437A" w:rsidRDefault="003943E3" w:rsidP="00023308">
      <w:pPr>
        <w:rPr>
          <w:ins w:id="6940" w:author="Arthur Parmentier" w:date="2020-05-22T08:10:00Z"/>
        </w:rPr>
      </w:pPr>
      <w:ins w:id="6941" w:author="Arthur Parmentier" w:date="2020-05-22T08:27:00Z">
        <w:r w:rsidRPr="007C437A">
          <w:t>The motivation for using this file and folder structure is that it best represents the data structure of the MuBu object itself</w:t>
        </w:r>
      </w:ins>
      <w:ins w:id="6942" w:author="Arthur Parmentier" w:date="2020-05-22T08:28:00Z">
        <w:r w:rsidRPr="007C437A">
          <w:t xml:space="preserve"> and </w:t>
        </w:r>
      </w:ins>
      <w:ins w:id="6943" w:author="Arthur Parmentier" w:date="2020-05-22T08:29:00Z">
        <w:r w:rsidRPr="007C437A">
          <w:t xml:space="preserve">allows the user to clearly identify what the file corresponds to without looking at its metadata. The user would then be allowed to mix data from </w:t>
        </w:r>
      </w:ins>
      <w:ins w:id="6944" w:author="Arthur Parmentier" w:date="2020-05-22T08:30:00Z">
        <w:r w:rsidRPr="007C437A">
          <w:t xml:space="preserve">recording sessions that are inhomogeneous, i.e. with a different number of </w:t>
        </w:r>
        <w:r w:rsidR="00CA7DF5" w:rsidRPr="007C437A">
          <w:t>recorded inputs</w:t>
        </w:r>
      </w:ins>
      <w:ins w:id="6945"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946" w:author="Arthur Parmentier" w:date="2020-05-22T08:21:00Z"/>
        </w:rPr>
      </w:pPr>
      <w:ins w:id="6947" w:author="Arthur Parmentier" w:date="2020-05-22T08:11:00Z">
        <w:r w:rsidRPr="007C437A">
          <w:t xml:space="preserve">However, the MuBu object write and read mechanisms suffers </w:t>
        </w:r>
      </w:ins>
      <w:ins w:id="6948" w:author="Arthur Parmentier" w:date="2020-05-22T08:13:00Z">
        <w:r w:rsidRPr="007C437A">
          <w:t>from bugs</w:t>
        </w:r>
        <w:r w:rsidRPr="007C437A">
          <w:rPr>
            <w:rStyle w:val="Appelnotedebasdep"/>
          </w:rPr>
          <w:footnoteReference w:id="53"/>
        </w:r>
      </w:ins>
      <w:ins w:id="6950" w:author="Arthur Parmentier" w:date="2020-05-22T08:21:00Z">
        <w:r w:rsidR="008A6401" w:rsidRPr="007C437A">
          <w:t xml:space="preserve"> that should be fixed by the </w:t>
        </w:r>
      </w:ins>
      <w:ins w:id="6951" w:author="Arthur Parmentier" w:date="2020-05-22T08:22:00Z">
        <w:r w:rsidR="008A6401" w:rsidRPr="007C437A">
          <w:t>developers</w:t>
        </w:r>
      </w:ins>
      <w:ins w:id="6952" w:author="Arthur Parmentier" w:date="2020-05-22T08:21:00Z">
        <w:r w:rsidR="008A6401" w:rsidRPr="007C437A">
          <w:t xml:space="preserve"> in the </w:t>
        </w:r>
      </w:ins>
      <w:ins w:id="6953" w:author="Arthur Parmentier" w:date="2020-05-22T08:22:00Z">
        <w:r w:rsidR="008A6401" w:rsidRPr="007C437A">
          <w:t>near future (as of May 2020)</w:t>
        </w:r>
      </w:ins>
      <w:ins w:id="6954" w:author="Arthur Parmentier" w:date="2020-05-22T08:12:00Z">
        <w:r w:rsidRPr="007C437A">
          <w:t xml:space="preserve"> </w:t>
        </w:r>
      </w:ins>
      <w:ins w:id="6955" w:author="Arthur Parmentier" w:date="2020-05-22T08:13:00Z">
        <w:r w:rsidRPr="007C437A">
          <w:t>and I had to implement a workaround before it gets fixed</w:t>
        </w:r>
      </w:ins>
      <w:ins w:id="6956" w:author="Arthur Parmentier" w:date="2020-05-22T08:20:00Z">
        <w:r w:rsidR="008A6401" w:rsidRPr="007C437A">
          <w:t xml:space="preserve">, by saving </w:t>
        </w:r>
      </w:ins>
      <w:ins w:id="6957" w:author="Arthur Parmentier" w:date="2020-05-22T08:21:00Z">
        <w:r w:rsidR="008A6401" w:rsidRPr="007C437A">
          <w:t>each</w:t>
        </w:r>
      </w:ins>
      <w:ins w:id="6958" w:author="Arthur Parmentier" w:date="2020-05-22T08:20:00Z">
        <w:r w:rsidR="008A6401" w:rsidRPr="007C437A">
          <w:t xml:space="preserve"> buffer with all </w:t>
        </w:r>
      </w:ins>
      <w:ins w:id="6959" w:author="Arthur Parmentier" w:date="2020-05-22T08:21:00Z">
        <w:r w:rsidR="008A6401" w:rsidRPr="007C437A">
          <w:t>its</w:t>
        </w:r>
      </w:ins>
      <w:ins w:id="6960" w:author="Arthur Parmentier" w:date="2020-05-22T08:20:00Z">
        <w:r w:rsidR="008A6401" w:rsidRPr="007C437A">
          <w:t xml:space="preserve"> tracks in</w:t>
        </w:r>
      </w:ins>
      <w:ins w:id="6961" w:author="Arthur Parmentier" w:date="2020-05-22T08:21:00Z">
        <w:r w:rsidR="008A6401" w:rsidRPr="007C437A">
          <w:t xml:space="preserve"> a single file:</w:t>
        </w:r>
      </w:ins>
    </w:p>
    <w:p w:rsidR="008A6401" w:rsidRPr="007C437A" w:rsidRDefault="008A6401" w:rsidP="008A6401">
      <w:pPr>
        <w:rPr>
          <w:ins w:id="6962" w:author="Arthur Parmentier" w:date="2020-05-22T08:21:00Z"/>
        </w:rPr>
      </w:pPr>
      <w:ins w:id="6963"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6964" w:author="Arthur Parmentier" w:date="2020-06-03T23:40:00Z"/>
        </w:rPr>
      </w:pPr>
      <w:ins w:id="6965" w:author="Arthur Parmentier" w:date="2020-05-22T08:22:00Z">
        <w:r w:rsidRPr="007C437A">
          <w:t>This way, the buffer names are saved correctly</w:t>
        </w:r>
      </w:ins>
      <w:ins w:id="6966" w:author="Arthur Parmentier" w:date="2020-05-22T08:31:00Z">
        <w:r w:rsidR="00DD65AA" w:rsidRPr="007C437A">
          <w:t>, but the user is no longer able to mix data</w:t>
        </w:r>
      </w:ins>
      <w:ins w:id="6967" w:author="Arthur Parmentier" w:date="2020-05-22T08:32:00Z">
        <w:r w:rsidR="00DD65AA" w:rsidRPr="007C437A">
          <w:t xml:space="preserve"> from different sets of inputs.</w:t>
        </w:r>
      </w:ins>
    </w:p>
    <w:p w:rsidR="00F05472" w:rsidRPr="007C437A" w:rsidRDefault="00F05472">
      <w:pPr>
        <w:pStyle w:val="Titre4"/>
        <w:rPr>
          <w:ins w:id="6968" w:author="Arthur Parmentier" w:date="2020-05-22T08:23:00Z"/>
          <w:rPrChange w:id="6969" w:author="Arthur Parmentier" w:date="2020-06-07T15:27:00Z">
            <w:rPr>
              <w:ins w:id="6970" w:author="Arthur Parmentier" w:date="2020-05-22T08:23:00Z"/>
            </w:rPr>
          </w:rPrChange>
        </w:rPr>
        <w:pPrChange w:id="6971" w:author="Arthur Parmentier" w:date="2020-06-03T23:40:00Z">
          <w:pPr/>
        </w:pPrChange>
      </w:pPr>
      <w:ins w:id="6972" w:author="Arthur Parmentier" w:date="2020-06-03T23:40:00Z">
        <w:r w:rsidRPr="007C437A">
          <w:rPr>
            <w:rPrChange w:id="6973" w:author="Arthur Parmentier" w:date="2020-06-07T15:27:00Z">
              <w:rPr/>
            </w:rPrChange>
          </w:rPr>
          <w:t>Loading pre-recorded signs</w:t>
        </w:r>
      </w:ins>
    </w:p>
    <w:p w:rsidR="008A6401" w:rsidRPr="007C437A" w:rsidRDefault="008A6401">
      <w:pPr>
        <w:rPr>
          <w:ins w:id="6974" w:author="Arthur Parmentier" w:date="2020-06-03T23:42:00Z"/>
        </w:rPr>
      </w:pPr>
      <w:ins w:id="6975" w:author="Arthur Parmentier" w:date="2020-05-22T08:24:00Z">
        <w:r w:rsidRPr="007C437A">
          <w:t xml:space="preserve">Loading </w:t>
        </w:r>
      </w:ins>
      <w:ins w:id="6976" w:author="Arthur Parmentier" w:date="2020-05-22T09:14:00Z">
        <w:r w:rsidR="00A87845" w:rsidRPr="007C437A">
          <w:t xml:space="preserve">buffer data from files </w:t>
        </w:r>
      </w:ins>
      <w:ins w:id="6977" w:author="Arthur Parmentier" w:date="2020-05-22T08:24:00Z">
        <w:r w:rsidRPr="007C437A">
          <w:t>is much simpler and can be achieved</w:t>
        </w:r>
      </w:ins>
      <w:ins w:id="6978" w:author="Arthur Parmentier" w:date="2020-05-22T09:25:00Z">
        <w:r w:rsidR="00C83F83" w:rsidRPr="007C437A">
          <w:t xml:space="preserve"> in 2.3.</w:t>
        </w:r>
      </w:ins>
      <w:ins w:id="6979" w:author="Arthur Parmentier" w:date="2020-05-22T08:24:00Z">
        <w:r w:rsidRPr="007C437A">
          <w:t xml:space="preserve"> by a simple drag and drop of one or several data files </w:t>
        </w:r>
      </w:ins>
      <w:ins w:id="6980" w:author="Arthur Parmentier" w:date="2020-05-22T08:25:00Z">
        <w:r w:rsidRPr="007C437A">
          <w:t xml:space="preserve">in the dedicated zone </w:t>
        </w:r>
      </w:ins>
      <w:ins w:id="6981" w:author="Arthur Parmentier" w:date="2020-06-03T23:40:00Z">
        <w:r w:rsidR="00F05472" w:rsidRPr="007C437A">
          <w:t xml:space="preserve">(see </w:t>
        </w:r>
        <w:r w:rsidR="00F05472" w:rsidRPr="007C437A">
          <w:rPr>
            <w:rPrChange w:id="6982" w:author="Arthur Parmentier" w:date="2020-06-07T15:27:00Z">
              <w:rPr/>
            </w:rPrChange>
          </w:rPr>
          <w:fldChar w:fldCharType="begin"/>
        </w:r>
        <w:r w:rsidR="00F05472" w:rsidRPr="007C437A">
          <w:instrText xml:space="preserve"> REF _Ref41031792 \h </w:instrText>
        </w:r>
      </w:ins>
      <w:r w:rsidR="00F05472" w:rsidRPr="007C437A">
        <w:rPr>
          <w:rPrChange w:id="6983" w:author="Arthur Parmentier" w:date="2020-06-07T15:27:00Z">
            <w:rPr/>
          </w:rPrChange>
        </w:rPr>
      </w:r>
      <w:r w:rsidR="00F05472" w:rsidRPr="007C437A">
        <w:rPr>
          <w:rPrChange w:id="6984" w:author="Arthur Parmentier" w:date="2020-06-07T15:27:00Z">
            <w:rPr/>
          </w:rPrChange>
        </w:rPr>
        <w:fldChar w:fldCharType="separate"/>
      </w:r>
      <w:ins w:id="6985" w:author="Arthur Parmentier" w:date="2020-06-03T23:40:00Z">
        <w:r w:rsidR="00F05472" w:rsidRPr="007C437A">
          <w:t xml:space="preserve">Figure </w:t>
        </w:r>
        <w:r w:rsidR="00F05472" w:rsidRPr="007C437A">
          <w:rPr>
            <w:rPrChange w:id="6986" w:author="Arthur Parmentier" w:date="2020-06-07T15:27:00Z">
              <w:rPr>
                <w:noProof/>
              </w:rPr>
            </w:rPrChange>
          </w:rPr>
          <w:t>6</w:t>
        </w:r>
        <w:r w:rsidR="00F05472" w:rsidRPr="007C437A">
          <w:rPr>
            <w:rPrChange w:id="6987" w:author="Arthur Parmentier" w:date="2020-06-07T15:27:00Z">
              <w:rPr/>
            </w:rPrChange>
          </w:rPr>
          <w:fldChar w:fldCharType="end"/>
        </w:r>
        <w:r w:rsidR="00F05472" w:rsidRPr="007C437A">
          <w:t>)</w:t>
        </w:r>
      </w:ins>
      <w:ins w:id="6988" w:author="Arthur Parmentier" w:date="2020-05-22T08:25:00Z">
        <w:r w:rsidRPr="007C437A">
          <w:t>.</w:t>
        </w:r>
      </w:ins>
    </w:p>
    <w:p w:rsidR="00F05472" w:rsidRPr="007C437A" w:rsidRDefault="00F05472">
      <w:pPr>
        <w:pStyle w:val="Titre4"/>
        <w:rPr>
          <w:ins w:id="6989" w:author="Arthur Parmentier" w:date="2020-05-22T09:04:00Z"/>
          <w:rPrChange w:id="6990" w:author="Arthur Parmentier" w:date="2020-06-07T15:27:00Z">
            <w:rPr>
              <w:ins w:id="6991" w:author="Arthur Parmentier" w:date="2020-05-22T09:04:00Z"/>
            </w:rPr>
          </w:rPrChange>
        </w:rPr>
        <w:pPrChange w:id="6992" w:author="Arthur Parmentier" w:date="2020-06-03T23:42:00Z">
          <w:pPr/>
        </w:pPrChange>
      </w:pPr>
      <w:ins w:id="6993" w:author="Arthur Parmentier" w:date="2020-06-03T23:42:00Z">
        <w:r w:rsidRPr="007C437A">
          <w:rPr>
            <w:rPrChange w:id="6994" w:author="Arthur Parmentier" w:date="2020-06-07T15:27:00Z">
              <w:rPr/>
            </w:rPrChange>
          </w:rPr>
          <w:t>Summary</w:t>
        </w:r>
      </w:ins>
    </w:p>
    <w:p w:rsidR="00A87845" w:rsidRPr="007C437A" w:rsidRDefault="00A87845">
      <w:pPr>
        <w:rPr>
          <w:ins w:id="6995" w:author="Arthur Parmentier" w:date="2020-05-22T09:16:00Z"/>
        </w:rPr>
      </w:pPr>
      <w:ins w:id="6996" w:author="Arthur Parmentier" w:date="2020-05-22T09:15:00Z">
        <w:r w:rsidRPr="007C437A">
          <w:t>Wrapping up, the user flow of the sign &amp; dictionary management layer is the fol</w:t>
        </w:r>
      </w:ins>
      <w:ins w:id="6997" w:author="Arthur Parmentier" w:date="2020-05-22T09:16:00Z">
        <w:r w:rsidRPr="007C437A">
          <w:t>lowing:</w:t>
        </w:r>
      </w:ins>
    </w:p>
    <w:p w:rsidR="00A87845" w:rsidRPr="007C437A" w:rsidRDefault="00A87845" w:rsidP="00A87845">
      <w:pPr>
        <w:pStyle w:val="Paragraphedeliste"/>
        <w:numPr>
          <w:ilvl w:val="0"/>
          <w:numId w:val="38"/>
        </w:numPr>
        <w:rPr>
          <w:ins w:id="6998" w:author="Arthur Parmentier" w:date="2020-05-22T09:25:00Z"/>
        </w:rPr>
      </w:pPr>
      <w:ins w:id="6999" w:author="Arthur Parmentier" w:date="2020-05-22T09:16:00Z">
        <w:r w:rsidRPr="007C437A">
          <w:lastRenderedPageBreak/>
          <w:t xml:space="preserve">If the user wants to record new signs, i.e. either record examples of a </w:t>
        </w:r>
      </w:ins>
      <w:ins w:id="7000" w:author="Arthur Parmentier" w:date="2020-05-22T09:17:00Z">
        <w:r w:rsidRPr="007C437A">
          <w:t>sign that was not recorded and saved previously or record more examples of a sign that was already saved into files, he</w:t>
        </w:r>
      </w:ins>
      <w:ins w:id="7001" w:author="Arthur Parmentier" w:date="2020-05-22T09:18:00Z">
        <w:r w:rsidRPr="007C437A">
          <w:t xml:space="preserve"> must first define which signs he wants to record  and then launch the recording session</w:t>
        </w:r>
      </w:ins>
      <w:ins w:id="7002" w:author="Arthur Parmentier" w:date="2020-06-03T23:41:00Z">
        <w:r w:rsidR="00F05472" w:rsidRPr="007C437A">
          <w:t>.</w:t>
        </w:r>
      </w:ins>
      <w:ins w:id="7003" w:author="Arthur Parmentier" w:date="2020-05-22T09:18:00Z">
        <w:r w:rsidRPr="007C437A">
          <w:br/>
          <w:t>Once the si</w:t>
        </w:r>
      </w:ins>
      <w:ins w:id="7004" w:author="Arthur Parmentier" w:date="2020-05-22T09:19:00Z">
        <w:r w:rsidRPr="007C437A">
          <w:t xml:space="preserve">gns are recorded in the buffer, he </w:t>
        </w:r>
      </w:ins>
      <w:ins w:id="7005" w:author="Arthur Parmentier" w:date="2020-06-03T23:41:00Z">
        <w:r w:rsidR="00F05472" w:rsidRPr="007C437A">
          <w:t xml:space="preserve">can </w:t>
        </w:r>
      </w:ins>
      <w:ins w:id="7006" w:author="Arthur Parmentier" w:date="2020-05-22T09:19:00Z">
        <w:r w:rsidRPr="007C437A">
          <w:t>save them</w:t>
        </w:r>
      </w:ins>
      <w:ins w:id="7007" w:author="Arthur Parmentier" w:date="2020-06-03T23:41:00Z">
        <w:r w:rsidR="00F05472" w:rsidRPr="007C437A">
          <w:t xml:space="preserve"> to files</w:t>
        </w:r>
      </w:ins>
      <w:ins w:id="7008" w:author="Arthur Parmentier" w:date="2020-05-22T09:19:00Z">
        <w:r w:rsidRPr="007C437A">
          <w:t xml:space="preserve"> by hitting the </w:t>
        </w:r>
      </w:ins>
      <w:ins w:id="7009" w:author="Arthur Parmentier" w:date="2020-06-03T23:41:00Z">
        <w:r w:rsidR="00F05472" w:rsidRPr="007C437A">
          <w:t>corresponding</w:t>
        </w:r>
      </w:ins>
      <w:ins w:id="7010" w:author="Arthur Parmentier" w:date="2020-05-22T09:19:00Z">
        <w:r w:rsidRPr="007C437A">
          <w:t xml:space="preserve"> button if he is satisfied by the recordings.</w:t>
        </w:r>
        <w:r w:rsidRPr="007C437A">
          <w:br/>
        </w:r>
      </w:ins>
      <w:ins w:id="7011" w:author="Arthur Parmentier" w:date="2020-05-22T09:20:00Z">
        <w:r w:rsidRPr="007C437A">
          <w:t xml:space="preserve">If the user adds new signs </w:t>
        </w:r>
      </w:ins>
      <w:ins w:id="7012" w:author="Arthur Parmentier" w:date="2020-06-03T23:42:00Z">
        <w:r w:rsidR="00F05472" w:rsidRPr="007C437A">
          <w:t xml:space="preserve">again </w:t>
        </w:r>
      </w:ins>
      <w:ins w:id="7013" w:author="Arthur Parmentier" w:date="2020-05-22T09:20:00Z">
        <w:r w:rsidRPr="007C437A">
          <w:t xml:space="preserve">without saving the buffers </w:t>
        </w:r>
      </w:ins>
      <w:ins w:id="7014" w:author="Arthur Parmentier" w:date="2020-06-03T23:42:00Z">
        <w:r w:rsidR="00F05472" w:rsidRPr="007C437A">
          <w:t>first</w:t>
        </w:r>
      </w:ins>
      <w:ins w:id="7015" w:author="Arthur Parmentier" w:date="2020-05-22T09:20:00Z">
        <w:r w:rsidRPr="007C437A">
          <w:t>, the data that was contained in the Mu</w:t>
        </w:r>
      </w:ins>
      <w:ins w:id="7016" w:author="Arthur Parmentier" w:date="2020-05-22T09:21:00Z">
        <w:r w:rsidRPr="007C437A">
          <w:t>Bu object is lost.</w:t>
        </w:r>
      </w:ins>
    </w:p>
    <w:p w:rsidR="006D0BF0" w:rsidRPr="007C437A" w:rsidRDefault="006D0BF0">
      <w:pPr>
        <w:pStyle w:val="Paragraphedeliste"/>
        <w:numPr>
          <w:ilvl w:val="0"/>
          <w:numId w:val="38"/>
        </w:numPr>
        <w:rPr>
          <w:ins w:id="7017" w:author="Arthur Parmentier" w:date="2020-05-22T08:19:00Z"/>
        </w:rPr>
        <w:pPrChange w:id="7018" w:author="Arthur Parmentier" w:date="2020-05-22T09:30:00Z">
          <w:pPr/>
        </w:pPrChange>
      </w:pPr>
      <w:ins w:id="7019" w:author="Arthur Parmentier" w:date="2020-05-22T09:26:00Z">
        <w:r w:rsidRPr="007C437A">
          <w:t>Once the recording</w:t>
        </w:r>
      </w:ins>
      <w:ins w:id="7020" w:author="Arthur Parmentier" w:date="2020-05-22T09:27:00Z">
        <w:r w:rsidRPr="007C437A">
          <w:t xml:space="preserve">s of new signs </w:t>
        </w:r>
      </w:ins>
      <w:ins w:id="7021" w:author="Arthur Parmentier" w:date="2020-05-22T09:29:00Z">
        <w:r w:rsidRPr="007C437A">
          <w:t>are</w:t>
        </w:r>
      </w:ins>
      <w:ins w:id="7022" w:author="Arthur Parmentier" w:date="2020-05-22T09:27:00Z">
        <w:r w:rsidRPr="007C437A">
          <w:t xml:space="preserve"> finished, the user should load </w:t>
        </w:r>
      </w:ins>
      <w:ins w:id="7023" w:author="Arthur Parmentier" w:date="2020-05-22T09:28:00Z">
        <w:r w:rsidRPr="007C437A">
          <w:t xml:space="preserve">into the MuBu object </w:t>
        </w:r>
      </w:ins>
      <w:ins w:id="7024" w:author="Arthur Parmentier" w:date="2020-05-22T09:27:00Z">
        <w:r w:rsidRPr="007C437A">
          <w:t>the data files of all signs that he wants to recognize and classify</w:t>
        </w:r>
      </w:ins>
      <w:ins w:id="7025" w:author="Arthur Parmentier" w:date="2020-05-22T09:28:00Z">
        <w:r w:rsidRPr="007C437A">
          <w:t>, for all inputs that he would be using. This is done in by dragging and dropping the corresponding files from the data f</w:t>
        </w:r>
      </w:ins>
      <w:ins w:id="7026" w:author="Arthur Parmentier" w:date="2020-05-22T09:29:00Z">
        <w:r w:rsidRPr="007C437A">
          <w:t>older</w:t>
        </w:r>
      </w:ins>
      <w:ins w:id="7027" w:author="Arthur Parmentier" w:date="2020-06-03T23:42:00Z">
        <w:r w:rsidR="00F05472" w:rsidRPr="007C437A">
          <w:t xml:space="preserve"> into the dedicated zone.</w:t>
        </w:r>
      </w:ins>
    </w:p>
    <w:p w:rsidR="00023308" w:rsidRPr="007C437A" w:rsidDel="008A6401" w:rsidRDefault="00023308">
      <w:pPr>
        <w:rPr>
          <w:del w:id="7028" w:author="Arthur Parmentier" w:date="2020-05-22T08:20:00Z"/>
          <w:rPrChange w:id="7029" w:author="Arthur Parmentier" w:date="2020-06-07T15:27:00Z">
            <w:rPr>
              <w:del w:id="7030" w:author="Arthur Parmentier" w:date="2020-05-22T08:20:00Z"/>
            </w:rPr>
          </w:rPrChange>
        </w:rPr>
        <w:pPrChange w:id="7031" w:author="Arthur Parmentier" w:date="2020-05-21T14:34:00Z">
          <w:pPr>
            <w:pStyle w:val="Titre2"/>
          </w:pPr>
        </w:pPrChange>
      </w:pPr>
      <w:bookmarkStart w:id="7032" w:name="_Toc41067209"/>
      <w:bookmarkStart w:id="7033" w:name="_Toc42259025"/>
      <w:bookmarkStart w:id="7034" w:name="_Toc42259102"/>
      <w:bookmarkStart w:id="7035" w:name="_Toc42449781"/>
      <w:bookmarkStart w:id="7036" w:name="_Toc42449863"/>
      <w:bookmarkStart w:id="7037" w:name="_Toc42550049"/>
      <w:bookmarkStart w:id="7038" w:name="_Toc42550142"/>
      <w:bookmarkStart w:id="7039" w:name="_Toc42698893"/>
      <w:bookmarkStart w:id="7040" w:name="_Toc42698972"/>
      <w:bookmarkEnd w:id="7032"/>
      <w:bookmarkEnd w:id="7033"/>
      <w:bookmarkEnd w:id="7034"/>
      <w:bookmarkEnd w:id="7035"/>
      <w:bookmarkEnd w:id="7036"/>
      <w:bookmarkEnd w:id="7037"/>
      <w:bookmarkEnd w:id="7038"/>
      <w:bookmarkEnd w:id="7039"/>
      <w:bookmarkEnd w:id="7040"/>
    </w:p>
    <w:p w:rsidR="00F25194" w:rsidRPr="007C437A" w:rsidRDefault="00F25194">
      <w:pPr>
        <w:pStyle w:val="Titre3"/>
        <w:rPr>
          <w:ins w:id="7041" w:author="Arthur Parmentier" w:date="2020-06-04T10:50:00Z"/>
        </w:rPr>
      </w:pPr>
      <w:bookmarkStart w:id="7042" w:name="_Toc42698973"/>
      <w:r w:rsidRPr="007C437A">
        <w:t xml:space="preserve">Part 3: </w:t>
      </w:r>
      <w:del w:id="7043" w:author="Arthur Parmentier" w:date="2020-05-22T09:59:00Z">
        <w:r w:rsidRPr="007C437A" w:rsidDel="009B5ADF">
          <w:delText>Classification</w:delText>
        </w:r>
      </w:del>
      <w:ins w:id="7044" w:author="Arthur Parmentier" w:date="2020-05-22T09:59:00Z">
        <w:r w:rsidR="009B5ADF" w:rsidRPr="007C437A">
          <w:t>Real-time classifier</w:t>
        </w:r>
      </w:ins>
      <w:ins w:id="7045" w:author="Arthur Parmentier" w:date="2020-06-03T23:51:00Z">
        <w:r w:rsidR="00284E1B" w:rsidRPr="007C437A">
          <w:t>s</w:t>
        </w:r>
      </w:ins>
      <w:ins w:id="7046" w:author="Arthur Parmentier" w:date="2020-06-03T23:52:00Z">
        <w:r w:rsidR="00284E1B" w:rsidRPr="007C437A">
          <w:t>, regression or DTW models</w:t>
        </w:r>
      </w:ins>
      <w:bookmarkEnd w:id="7042"/>
    </w:p>
    <w:p w:rsidR="007111F3" w:rsidRPr="007C437A" w:rsidRDefault="007111F3" w:rsidP="007111F3">
      <w:pPr>
        <w:rPr>
          <w:ins w:id="7047" w:author="Arthur Parmentier" w:date="2020-06-04T10:52:00Z"/>
        </w:rPr>
      </w:pPr>
      <w:ins w:id="7048" w:author="Arthur Parmentier" w:date="2020-06-04T10:50:00Z">
        <w:r w:rsidRPr="007C437A">
          <w:t xml:space="preserve">Now that </w:t>
        </w:r>
      </w:ins>
      <w:ins w:id="7049" w:author="Arthur Parmentier" w:date="2020-06-04T10:51:00Z">
        <w:r w:rsidRPr="007C437A">
          <w:t xml:space="preserve">the user has been able to connect his motion tracking inputs and record a few signs, we will see how the </w:t>
        </w:r>
      </w:ins>
      <w:ins w:id="7050" w:author="Arthur Parmentier" w:date="2020-06-04T10:52:00Z">
        <w:r w:rsidRPr="007C437A">
          <w:t>system is able to “recognize” the signs in real time with one or several machine learning model.</w:t>
        </w:r>
      </w:ins>
    </w:p>
    <w:p w:rsidR="007111F3" w:rsidRPr="007C437A" w:rsidRDefault="007111F3">
      <w:pPr>
        <w:pStyle w:val="Titre4"/>
        <w:rPr>
          <w:ins w:id="7051" w:author="Arthur Parmentier" w:date="2020-05-22T09:43:00Z"/>
          <w:rPrChange w:id="7052" w:author="Arthur Parmentier" w:date="2020-06-07T15:27:00Z">
            <w:rPr>
              <w:ins w:id="7053" w:author="Arthur Parmentier" w:date="2020-05-22T09:43:00Z"/>
            </w:rPr>
          </w:rPrChange>
        </w:rPr>
        <w:pPrChange w:id="7054" w:author="Arthur Parmentier" w:date="2020-06-04T10:53:00Z">
          <w:pPr>
            <w:pStyle w:val="Titre3"/>
          </w:pPr>
        </w:pPrChange>
      </w:pPr>
      <w:ins w:id="7055" w:author="Arthur Parmentier" w:date="2020-06-04T10:53:00Z">
        <w:r w:rsidRPr="007C437A">
          <w:rPr>
            <w:rPrChange w:id="7056" w:author="Arthur Parmentier" w:date="2020-06-07T15:27:00Z">
              <w:rPr/>
            </w:rPrChange>
          </w:rPr>
          <w:t>A short introduction to cognition and machine learning models</w:t>
        </w:r>
      </w:ins>
    </w:p>
    <w:p w:rsidR="00834EA5" w:rsidRPr="007C437A" w:rsidRDefault="00834EA5" w:rsidP="00834EA5">
      <w:pPr>
        <w:rPr>
          <w:ins w:id="7057" w:author="Arthur Parmentier" w:date="2020-05-22T09:58:00Z"/>
        </w:rPr>
      </w:pPr>
      <w:ins w:id="7058" w:author="Arthur Parmentier" w:date="2020-05-22T09:46:00Z">
        <w:r w:rsidRPr="007C437A">
          <w:t xml:space="preserve">The word “cognition” </w:t>
        </w:r>
      </w:ins>
      <w:ins w:id="7059" w:author="Arthur Parmentier" w:date="2020-05-22T09:47:00Z">
        <w:r w:rsidRPr="007C437A">
          <w:t>dates back to the 15th century, where it meant "thinking and awareness."</w:t>
        </w:r>
      </w:ins>
      <w:ins w:id="7060" w:author="Arthur Parmentier" w:date="2020-06-10T20:00:00Z">
        <w:r w:rsidR="00652A8E">
          <w:t xml:space="preserve"> </w:t>
        </w:r>
      </w:ins>
      <w:customXmlInsRangeStart w:id="7061" w:author="Arthur Parmentier" w:date="2020-06-10T20:00:00Z"/>
      <w:sdt>
        <w:sdtPr>
          <w:id w:val="1548497108"/>
          <w:citation/>
        </w:sdtPr>
        <w:sdtContent>
          <w:customXmlInsRangeEnd w:id="7061"/>
          <w:ins w:id="7062" w:author="Arthur Parmentier" w:date="2020-06-10T20:00:00Z">
            <w:r w:rsidR="00652A8E">
              <w:fldChar w:fldCharType="begin"/>
            </w:r>
            <w:r w:rsidR="00652A8E" w:rsidRPr="008C0EC1">
              <w:rPr>
                <w:rPrChange w:id="7063" w:author="Arthur Parmentier" w:date="2020-06-11T11:42:00Z">
                  <w:rPr>
                    <w:lang w:val="fr-FR"/>
                  </w:rPr>
                </w:rPrChange>
              </w:rPr>
              <w:instrText xml:space="preserve"> CITATION Rev \l 1036 </w:instrText>
            </w:r>
          </w:ins>
          <w:r w:rsidR="00652A8E">
            <w:fldChar w:fldCharType="separate"/>
          </w:r>
          <w:r w:rsidR="00304C55" w:rsidRPr="008C0EC1">
            <w:rPr>
              <w:noProof/>
              <w:rPrChange w:id="7064" w:author="Arthur Parmentier" w:date="2020-06-11T11:42:00Z">
                <w:rPr>
                  <w:noProof/>
                  <w:lang w:val="fr-FR"/>
                </w:rPr>
              </w:rPrChange>
            </w:rPr>
            <w:t>(Revlin)</w:t>
          </w:r>
          <w:ins w:id="7065" w:author="Arthur Parmentier" w:date="2020-06-10T20:00:00Z">
            <w:r w:rsidR="00652A8E">
              <w:fldChar w:fldCharType="end"/>
            </w:r>
          </w:ins>
          <w:customXmlInsRangeStart w:id="7066" w:author="Arthur Parmentier" w:date="2020-06-10T20:00:00Z"/>
        </w:sdtContent>
      </w:sdt>
      <w:customXmlInsRangeEnd w:id="7066"/>
      <w:ins w:id="7067" w:author="Arthur Parmentier" w:date="2020-06-10T20:00:00Z">
        <w:r w:rsidR="00652A8E">
          <w:t>.</w:t>
        </w:r>
      </w:ins>
      <w:ins w:id="7068" w:author="Arthur Parmentier" w:date="2020-05-22T09:47:00Z">
        <w:r w:rsidRPr="007C437A">
          <w:t xml:space="preserve"> The term comes from the Latin noun </w:t>
        </w:r>
        <w:r w:rsidRPr="007C437A">
          <w:rPr>
            <w:i/>
            <w:iCs/>
            <w:rPrChange w:id="7069" w:author="Arthur Parmentier" w:date="2020-06-07T15:27:00Z">
              <w:rPr/>
            </w:rPrChange>
          </w:rPr>
          <w:t>cognitio</w:t>
        </w:r>
        <w:r w:rsidRPr="007C437A">
          <w:t xml:space="preserve"> ('examination,' 'learning,' or 'knowledge'), derived from the verb </w:t>
        </w:r>
        <w:r w:rsidRPr="007C437A">
          <w:rPr>
            <w:i/>
            <w:iCs/>
            <w:rPrChange w:id="7070"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7071" w:author="Arthur Parmentier" w:date="2020-06-10T20:00:00Z">
        <w:r w:rsidR="00652A8E">
          <w:t xml:space="preserve"> </w:t>
        </w:r>
      </w:ins>
      <w:customXmlInsRangeStart w:id="7072" w:author="Arthur Parmentier" w:date="2020-06-10T20:02:00Z"/>
      <w:sdt>
        <w:sdtPr>
          <w:id w:val="-437443446"/>
          <w:citation/>
        </w:sdtPr>
        <w:sdtContent>
          <w:customXmlInsRangeEnd w:id="7072"/>
          <w:ins w:id="7073" w:author="Arthur Parmentier" w:date="2020-06-10T20:02:00Z">
            <w:r w:rsidR="00652A8E">
              <w:fldChar w:fldCharType="begin"/>
            </w:r>
            <w:r w:rsidR="00652A8E" w:rsidRPr="00652A8E">
              <w:rPr>
                <w:rPrChange w:id="7074" w:author="Arthur Parmentier" w:date="2020-06-10T20:02:00Z">
                  <w:rPr>
                    <w:lang w:val="fr-FR"/>
                  </w:rPr>
                </w:rPrChange>
              </w:rPr>
              <w:instrText xml:space="preserve"> CITATION Lid \l 1036 </w:instrText>
            </w:r>
          </w:ins>
          <w:r w:rsidR="00652A8E">
            <w:fldChar w:fldCharType="separate"/>
          </w:r>
          <w:r w:rsidR="00304C55">
            <w:rPr>
              <w:noProof/>
            </w:rPr>
            <w:t>(Liddell, Henry, &amp; R.)</w:t>
          </w:r>
          <w:ins w:id="7075" w:author="Arthur Parmentier" w:date="2020-06-10T20:02:00Z">
            <w:r w:rsidR="00652A8E">
              <w:fldChar w:fldCharType="end"/>
            </w:r>
          </w:ins>
          <w:customXmlInsRangeStart w:id="7076" w:author="Arthur Parmentier" w:date="2020-06-10T20:02:00Z"/>
        </w:sdtContent>
      </w:sdt>
      <w:customXmlInsRangeEnd w:id="7076"/>
      <w:ins w:id="7077" w:author="Arthur Parmentier" w:date="2020-06-10T20:02:00Z">
        <w:r w:rsidR="00652A8E">
          <w:t>.</w:t>
        </w:r>
      </w:ins>
      <w:ins w:id="7078" w:author="Arthur Parmentier" w:date="2020-06-10T20:00:00Z">
        <w:r w:rsidR="00652A8E" w:rsidRPr="007C437A">
          <w:t xml:space="preserve"> </w:t>
        </w:r>
      </w:ins>
      <w:ins w:id="7079" w:author="Arthur Parmentier" w:date="2020-05-22T09:53:00Z">
        <w:r w:rsidRPr="007C437A">
          <w:br/>
        </w:r>
      </w:ins>
      <w:ins w:id="7080" w:author="Arthur Parmentier" w:date="2020-05-22T09:54:00Z">
        <w:r w:rsidR="009B5ADF" w:rsidRPr="007C437A">
          <w:t xml:space="preserve">Re-cognition </w:t>
        </w:r>
      </w:ins>
      <w:ins w:id="7081" w:author="Arthur Parmentier" w:date="2020-05-22T09:55:00Z">
        <w:r w:rsidR="009B5ADF" w:rsidRPr="007C437A">
          <w:t xml:space="preserve">can therefore be understood as </w:t>
        </w:r>
      </w:ins>
      <w:ins w:id="7082" w:author="Arthur Parmentier" w:date="2020-05-22T09:54:00Z">
        <w:r w:rsidR="009B5ADF" w:rsidRPr="007C437A">
          <w:t>the process</w:t>
        </w:r>
      </w:ins>
      <w:ins w:id="7083" w:author="Arthur Parmentier" w:date="2020-05-22T09:55:00Z">
        <w:r w:rsidR="009B5ADF" w:rsidRPr="007C437A">
          <w:t xml:space="preserve"> of “another” cognition, that allows</w:t>
        </w:r>
      </w:ins>
      <w:ins w:id="7084" w:author="Arthur Parmentier" w:date="2020-05-22T09:56:00Z">
        <w:r w:rsidR="009B5ADF" w:rsidRPr="007C437A">
          <w:t xml:space="preserve"> the identification of something already knew</w:t>
        </w:r>
      </w:ins>
      <w:ins w:id="7085" w:author="Arthur Parmentier" w:date="2020-05-22T09:57:00Z">
        <w:r w:rsidR="009B5ADF" w:rsidRPr="007C437A">
          <w:t xml:space="preserve"> or already perceived.</w:t>
        </w:r>
      </w:ins>
    </w:p>
    <w:p w:rsidR="009B5ADF" w:rsidRPr="007C437A" w:rsidRDefault="009B5ADF" w:rsidP="00834EA5">
      <w:pPr>
        <w:rPr>
          <w:ins w:id="7086" w:author="Arthur Parmentier" w:date="2020-05-22T10:12:00Z"/>
        </w:rPr>
      </w:pPr>
      <w:ins w:id="7087" w:author="Arthur Parmentier" w:date="2020-05-22T09:58:00Z">
        <w:r w:rsidRPr="007C437A">
          <w:t xml:space="preserve">One can wonder what </w:t>
        </w:r>
      </w:ins>
      <w:ins w:id="7088" w:author="Arthur Parmentier" w:date="2020-05-22T09:59:00Z">
        <w:r w:rsidRPr="007C437A">
          <w:t>the core processes of recognition are</w:t>
        </w:r>
      </w:ins>
      <w:ins w:id="7089" w:author="Arthur Parmentier" w:date="2020-05-22T10:00:00Z">
        <w:r w:rsidRPr="007C437A">
          <w:t xml:space="preserve"> and try to reproduce them on a computer.</w:t>
        </w:r>
      </w:ins>
      <w:ins w:id="7090" w:author="Arthur Parmentier" w:date="2020-05-22T10:04:00Z">
        <w:r w:rsidR="00E908AB" w:rsidRPr="007C437A">
          <w:t xml:space="preserve"> Very common examples</w:t>
        </w:r>
      </w:ins>
      <w:ins w:id="7091" w:author="Arthur Parmentier" w:date="2020-05-22T10:05:00Z">
        <w:r w:rsidR="00E908AB" w:rsidRPr="007C437A">
          <w:t xml:space="preserve"> of computer-recognition come from the so-called computer vision field</w:t>
        </w:r>
      </w:ins>
      <w:ins w:id="7092" w:author="Arthur Parmentier" w:date="2020-05-22T10:08:00Z">
        <w:r w:rsidR="00E908AB" w:rsidRPr="007C437A">
          <w:t xml:space="preserve"> such as</w:t>
        </w:r>
      </w:ins>
      <w:ins w:id="7093" w:author="Arthur Parmentier" w:date="2020-05-22T10:07:00Z">
        <w:r w:rsidR="00E908AB" w:rsidRPr="007C437A">
          <w:t xml:space="preserve"> object recognition</w:t>
        </w:r>
      </w:ins>
      <w:ins w:id="7094" w:author="Arthur Parmentier" w:date="2020-05-22T10:18:00Z">
        <w:r w:rsidR="00BB3B34" w:rsidRPr="007C437A">
          <w:t xml:space="preserve"> (classification</w:t>
        </w:r>
      </w:ins>
      <w:ins w:id="7095" w:author="Arthur Parmentier" w:date="2020-05-22T10:19:00Z">
        <w:r w:rsidR="00BB3B34" w:rsidRPr="007C437A">
          <w:t>)</w:t>
        </w:r>
      </w:ins>
      <w:ins w:id="7096" w:author="Arthur Parmentier" w:date="2020-05-22T10:08:00Z">
        <w:r w:rsidR="00E908AB" w:rsidRPr="007C437A">
          <w:t xml:space="preserve"> or</w:t>
        </w:r>
      </w:ins>
      <w:ins w:id="7097" w:author="Arthur Parmentier" w:date="2020-05-22T10:07:00Z">
        <w:r w:rsidR="00E908AB" w:rsidRPr="007C437A">
          <w:t xml:space="preserve"> detection</w:t>
        </w:r>
      </w:ins>
      <w:ins w:id="7098" w:author="Arthur Parmentier" w:date="2020-05-22T10:08:00Z">
        <w:r w:rsidR="00E908AB" w:rsidRPr="007C437A">
          <w:t xml:space="preserve"> </w:t>
        </w:r>
      </w:ins>
      <w:ins w:id="7099" w:author="Arthur Parmentier" w:date="2020-05-22T10:09:00Z">
        <w:r w:rsidR="00E908AB" w:rsidRPr="007C437A">
          <w:t xml:space="preserve">convolutional neural networks </w:t>
        </w:r>
      </w:ins>
      <w:ins w:id="7100" w:author="Arthur Parmentier" w:date="2020-05-22T10:10:00Z">
        <w:r w:rsidR="00E908AB" w:rsidRPr="007C437A">
          <w:t xml:space="preserve">(CNNs) </w:t>
        </w:r>
      </w:ins>
      <w:ins w:id="7101" w:author="Arthur Parmentier" w:date="2020-05-22T10:09:00Z">
        <w:r w:rsidR="00E908AB" w:rsidRPr="007C437A">
          <w:t xml:space="preserve">whose performances are now close </w:t>
        </w:r>
      </w:ins>
      <w:ins w:id="7102" w:author="Arthur Parmentier" w:date="2020-05-22T10:10:00Z">
        <w:r w:rsidR="00E908AB" w:rsidRPr="007C437A">
          <w:t>to that of humans. However, CNNs are trained on huge amount of data</w:t>
        </w:r>
      </w:ins>
      <w:ins w:id="7103" w:author="Arthur Parmentier" w:date="2020-05-22T10:11:00Z">
        <w:r w:rsidR="00E908AB" w:rsidRPr="007C437A">
          <w:t xml:space="preserve"> and are (in general) not models that can be interpreted by humans.</w:t>
        </w:r>
      </w:ins>
    </w:p>
    <w:p w:rsidR="00D60A1F" w:rsidRPr="007C437A" w:rsidRDefault="00E908AB" w:rsidP="00834EA5">
      <w:pPr>
        <w:rPr>
          <w:ins w:id="7104" w:author="Arthur Parmentier" w:date="2020-06-04T11:50:00Z"/>
        </w:rPr>
      </w:pPr>
      <w:ins w:id="7105" w:author="Arthur Parmentier" w:date="2020-05-22T10:12:00Z">
        <w:r w:rsidRPr="007C437A">
          <w:t>In the context of this master project</w:t>
        </w:r>
      </w:ins>
      <w:ins w:id="7106" w:author="Arthur Parmentier" w:date="2020-05-22T10:15:00Z">
        <w:r w:rsidR="00BB3B34" w:rsidRPr="007C437A">
          <w:t xml:space="preserve"> and to offer the ability of creating new signs </w:t>
        </w:r>
      </w:ins>
      <w:ins w:id="7107" w:author="Arthur Parmentier" w:date="2020-05-22T10:16:00Z">
        <w:r w:rsidR="00BB3B34" w:rsidRPr="007C437A">
          <w:t xml:space="preserve">to the user, we </w:t>
        </w:r>
      </w:ins>
      <w:ins w:id="7108" w:author="Arthur Parmentier" w:date="2020-05-22T10:24:00Z">
        <w:r w:rsidR="00D60A1F" w:rsidRPr="007C437A">
          <w:t>must</w:t>
        </w:r>
      </w:ins>
      <w:ins w:id="7109" w:author="Arthur Parmentier" w:date="2020-05-22T10:16:00Z">
        <w:r w:rsidR="00BB3B34" w:rsidRPr="007C437A">
          <w:t xml:space="preserve"> work with </w:t>
        </w:r>
      </w:ins>
      <w:ins w:id="7110" w:author="Arthur Parmentier" w:date="2020-05-22T10:17:00Z">
        <w:r w:rsidR="00BB3B34" w:rsidRPr="007C437A">
          <w:t>lightweight</w:t>
        </w:r>
      </w:ins>
      <w:ins w:id="7111" w:author="Arthur Parmentier" w:date="2020-05-22T10:16:00Z">
        <w:r w:rsidR="00BB3B34" w:rsidRPr="007C437A">
          <w:t>, interpretable models that can</w:t>
        </w:r>
      </w:ins>
      <w:ins w:id="7112" w:author="Arthur Parmentier" w:date="2020-05-22T10:17:00Z">
        <w:r w:rsidR="00BB3B34" w:rsidRPr="007C437A">
          <w:t xml:space="preserve"> be trained fast and</w:t>
        </w:r>
      </w:ins>
      <w:ins w:id="7113" w:author="Arthur Parmentier" w:date="2020-05-22T10:16:00Z">
        <w:r w:rsidR="00BB3B34" w:rsidRPr="007C437A">
          <w:t xml:space="preserve"> </w:t>
        </w:r>
      </w:ins>
      <w:ins w:id="7114" w:author="Arthur Parmentier" w:date="2020-05-22T10:17:00Z">
        <w:r w:rsidR="00BB3B34" w:rsidRPr="007C437A">
          <w:t>identify the signs that are performed in real time</w:t>
        </w:r>
      </w:ins>
      <w:ins w:id="7115" w:author="Arthur Parmentier" w:date="2020-05-22T10:19:00Z">
        <w:r w:rsidR="00BB3B34" w:rsidRPr="007C437A">
          <w:t>. In our case, the identification process is a simple classification process, in which we ask the classifier to predict the</w:t>
        </w:r>
      </w:ins>
      <w:ins w:id="7116" w:author="Arthur Parmentier" w:date="2020-05-22T10:20:00Z">
        <w:r w:rsidR="00BB3B34" w:rsidRPr="007C437A">
          <w:t xml:space="preserve"> “class” of the motion sequence performed by the performer among a set of classes that </w:t>
        </w:r>
      </w:ins>
      <w:ins w:id="7117" w:author="Arthur Parmentier" w:date="2020-05-22T10:21:00Z">
        <w:r w:rsidR="00BB3B34" w:rsidRPr="007C437A">
          <w:t>have been previously learned by the model: SP signs.</w:t>
        </w:r>
      </w:ins>
    </w:p>
    <w:p w:rsidR="00983F9B" w:rsidRPr="007C437A" w:rsidRDefault="00983F9B" w:rsidP="00834EA5">
      <w:pPr>
        <w:rPr>
          <w:ins w:id="7118" w:author="Arthur Parmentier" w:date="2020-05-22T10:36:00Z"/>
        </w:rPr>
      </w:pPr>
      <w:ins w:id="7119" w:author="Arthur Parmentier" w:date="2020-06-04T11:51:00Z">
        <w:r w:rsidRPr="007C437A">
          <w:t>We have seen that in SP, there are very different types of signs (movements, poses</w:t>
        </w:r>
      </w:ins>
      <w:ins w:id="7120" w:author="Arthur Parmentier" w:date="2020-06-04T11:52:00Z">
        <w:r w:rsidRPr="007C437A">
          <w:t xml:space="preserve"> – at several scales). </w:t>
        </w:r>
      </w:ins>
      <w:ins w:id="7121" w:author="Arthur Parmentier" w:date="2020-06-04T11:56:00Z">
        <w:r w:rsidRPr="007C437A">
          <w:t>At</w:t>
        </w:r>
        <w:r w:rsidR="005A331F" w:rsidRPr="007C437A">
          <w:t xml:space="preserve"> the beginning of my project, I thought about recognizing all signs with </w:t>
        </w:r>
      </w:ins>
      <w:ins w:id="7122" w:author="Arthur Parmentier" w:date="2020-06-04T11:57:00Z">
        <w:r w:rsidR="005A331F" w:rsidRPr="007C437A">
          <w:t>a single Dynamic Time Warping model.</w:t>
        </w:r>
      </w:ins>
    </w:p>
    <w:p w:rsidR="00DF645F" w:rsidRPr="007C437A" w:rsidRDefault="005A331F">
      <w:pPr>
        <w:rPr>
          <w:ins w:id="7123" w:author="Arthur Parmentier" w:date="2020-06-04T11:57:00Z"/>
        </w:rPr>
      </w:pPr>
      <w:ins w:id="7124" w:author="Arthur Parmentier" w:date="2020-06-04T11:57:00Z">
        <w:r w:rsidRPr="007C437A">
          <w:t>Indeed,</w:t>
        </w:r>
      </w:ins>
      <w:ins w:id="7125" w:author="Arthur Parmentier" w:date="2020-05-22T10:39:00Z">
        <w:r w:rsidR="00DF645F" w:rsidRPr="007C437A">
          <w:t xml:space="preserve"> two light-weight models are generally presented in the literature to classify time-sequences:</w:t>
        </w:r>
      </w:ins>
      <w:ins w:id="7126" w:author="Arthur Parmentier" w:date="2020-05-22T10:40:00Z">
        <w:r w:rsidR="00DF645F" w:rsidRPr="007C437A">
          <w:t xml:space="preserve"> Dynamic Time Warping </w:t>
        </w:r>
      </w:ins>
      <w:ins w:id="7127" w:author="Arthur Parmentier" w:date="2020-05-22T10:41:00Z">
        <w:r w:rsidR="00D50F7A" w:rsidRPr="007C437A">
          <w:t xml:space="preserve">(DTW) </w:t>
        </w:r>
      </w:ins>
      <w:ins w:id="7128" w:author="Arthur Parmentier" w:date="2020-05-22T10:40:00Z">
        <w:r w:rsidR="00DF645F" w:rsidRPr="007C437A">
          <w:t>and Hidden Markov Models</w:t>
        </w:r>
      </w:ins>
      <w:ins w:id="7129" w:author="Arthur Parmentier" w:date="2020-05-22T10:41:00Z">
        <w:r w:rsidR="00D50F7A" w:rsidRPr="007C437A">
          <w:t xml:space="preserve"> (HMM</w:t>
        </w:r>
      </w:ins>
      <w:ins w:id="7130" w:author="Arthur Parmentier" w:date="2020-05-22T10:42:00Z">
        <w:r w:rsidR="00D50F7A" w:rsidRPr="007C437A">
          <w:t>)</w:t>
        </w:r>
      </w:ins>
      <w:ins w:id="7131" w:author="Arthur Parmentier" w:date="2020-05-22T12:58:00Z">
        <w:r w:rsidR="00B734D3" w:rsidRPr="007C437A">
          <w:t>.</w:t>
        </w:r>
      </w:ins>
      <w:ins w:id="7132" w:author="Arthur Parmentier" w:date="2020-05-22T10:40:00Z">
        <w:r w:rsidR="00DF645F" w:rsidRPr="007C437A">
          <w:t xml:space="preserve"> In general</w:t>
        </w:r>
      </w:ins>
      <w:ins w:id="7133" w:author="Arthur Parmentier" w:date="2020-05-22T10:41:00Z">
        <w:r w:rsidR="00D50F7A" w:rsidRPr="007C437A">
          <w:t xml:space="preserve">, DTW is observed to be </w:t>
        </w:r>
        <w:r w:rsidR="00D50F7A" w:rsidRPr="007C437A">
          <w:lastRenderedPageBreak/>
          <w:t xml:space="preserve">faster and more accurate </w:t>
        </w:r>
      </w:ins>
      <w:ins w:id="7134" w:author="Arthur Parmentier" w:date="2020-06-10T20:04:00Z">
        <w:r w:rsidR="003E46DE" w:rsidRPr="007C437A">
          <w:t>than</w:t>
        </w:r>
      </w:ins>
      <w:ins w:id="7135" w:author="Arthur Parmentier" w:date="2020-05-22T10:41:00Z">
        <w:r w:rsidR="00D50F7A" w:rsidRPr="007C437A">
          <w:t xml:space="preserve"> </w:t>
        </w:r>
      </w:ins>
      <w:ins w:id="7136" w:author="Arthur Parmentier" w:date="2020-05-22T10:42:00Z">
        <w:r w:rsidR="00D50F7A" w:rsidRPr="007C437A">
          <w:t>HMMs</w:t>
        </w:r>
      </w:ins>
      <w:ins w:id="7137" w:author="Arthur Parmentier" w:date="2020-06-10T20:04:00Z">
        <w:r w:rsidR="003E46DE">
          <w:t xml:space="preserve"> </w:t>
        </w:r>
      </w:ins>
      <w:customXmlInsRangeStart w:id="7138" w:author="Arthur Parmentier" w:date="2020-06-10T20:04:00Z"/>
      <w:sdt>
        <w:sdtPr>
          <w:id w:val="-1933508910"/>
          <w:citation/>
        </w:sdtPr>
        <w:sdtContent>
          <w:customXmlInsRangeEnd w:id="7138"/>
          <w:ins w:id="7139" w:author="Arthur Parmentier" w:date="2020-06-10T20:04:00Z">
            <w:r w:rsidR="003E46DE">
              <w:fldChar w:fldCharType="begin"/>
            </w:r>
            <w:r w:rsidR="003E46DE" w:rsidRPr="003E46DE">
              <w:rPr>
                <w:rPrChange w:id="7140" w:author="Arthur Parmentier" w:date="2020-06-10T20:04:00Z">
                  <w:rPr>
                    <w:lang w:val="fr-FR"/>
                  </w:rPr>
                </w:rPrChange>
              </w:rPr>
              <w:instrText xml:space="preserve"> CITATION Rah15 \l 1036 </w:instrText>
            </w:r>
          </w:ins>
          <w:r w:rsidR="003E46DE">
            <w:fldChar w:fldCharType="separate"/>
          </w:r>
          <w:r w:rsidR="00304C55">
            <w:rPr>
              <w:noProof/>
            </w:rPr>
            <w:t>(Raheja, 2015)</w:t>
          </w:r>
          <w:ins w:id="7141" w:author="Arthur Parmentier" w:date="2020-06-10T20:04:00Z">
            <w:r w:rsidR="003E46DE">
              <w:fldChar w:fldCharType="end"/>
            </w:r>
          </w:ins>
          <w:customXmlInsRangeStart w:id="7142" w:author="Arthur Parmentier" w:date="2020-06-10T20:04:00Z"/>
        </w:sdtContent>
      </w:sdt>
      <w:customXmlInsRangeEnd w:id="7142"/>
      <w:ins w:id="7143" w:author="Arthur Parmentier" w:date="2020-06-10T20:05:00Z">
        <w:r w:rsidR="003E46DE">
          <w:t xml:space="preserve"> </w:t>
        </w:r>
      </w:ins>
      <w:customXmlInsRangeStart w:id="7144" w:author="Arthur Parmentier" w:date="2020-06-10T20:06:00Z"/>
      <w:sdt>
        <w:sdtPr>
          <w:id w:val="-1880317308"/>
          <w:citation/>
        </w:sdtPr>
        <w:sdtContent>
          <w:customXmlInsRangeEnd w:id="7144"/>
          <w:ins w:id="7145" w:author="Arthur Parmentier" w:date="2020-06-10T20:06:00Z">
            <w:r w:rsidR="003E46DE">
              <w:fldChar w:fldCharType="begin"/>
            </w:r>
            <w:r w:rsidR="003E46DE" w:rsidRPr="003E46DE">
              <w:rPr>
                <w:rPrChange w:id="7146" w:author="Arthur Parmentier" w:date="2020-06-10T20:06:00Z">
                  <w:rPr>
                    <w:lang w:val="fr-FR"/>
                  </w:rPr>
                </w:rPrChange>
              </w:rPr>
              <w:instrText xml:space="preserve"> CITATION Car12 \l 1036 </w:instrText>
            </w:r>
          </w:ins>
          <w:r w:rsidR="003E46DE">
            <w:fldChar w:fldCharType="separate"/>
          </w:r>
          <w:r w:rsidR="00304C55">
            <w:rPr>
              <w:noProof/>
            </w:rPr>
            <w:t>(Carmona J.M., 2012)</w:t>
          </w:r>
          <w:ins w:id="7147" w:author="Arthur Parmentier" w:date="2020-06-10T20:06:00Z">
            <w:r w:rsidR="003E46DE">
              <w:fldChar w:fldCharType="end"/>
            </w:r>
          </w:ins>
          <w:customXmlInsRangeStart w:id="7148" w:author="Arthur Parmentier" w:date="2020-06-10T20:06:00Z"/>
        </w:sdtContent>
      </w:sdt>
      <w:customXmlInsRangeEnd w:id="7148"/>
      <w:ins w:id="7149" w:author="Arthur Parmentier" w:date="2020-05-22T10:42:00Z">
        <w:r w:rsidR="00D50F7A" w:rsidRPr="007C437A">
          <w:t>.</w:t>
        </w:r>
      </w:ins>
      <w:ins w:id="7150" w:author="Arthur Parmentier" w:date="2020-05-22T12:58:00Z">
        <w:r w:rsidR="00B734D3" w:rsidRPr="007C437A">
          <w:t xml:space="preserve"> </w:t>
        </w:r>
      </w:ins>
      <w:ins w:id="7151" w:author="Arthur Parmentier" w:date="2020-06-04T11:12:00Z">
        <w:r w:rsidR="00C4278F" w:rsidRPr="007C437A">
          <w:t>Some works also propose combinations of HMM and DTW or modified DTW algorithms for gesture recognition</w:t>
        </w:r>
      </w:ins>
      <w:ins w:id="7152" w:author="Arthur Parmentier" w:date="2020-06-10T20:49:00Z">
        <w:r w:rsidR="00304C55">
          <w:t xml:space="preserve"> </w:t>
        </w:r>
      </w:ins>
      <w:customXmlInsRangeStart w:id="7153" w:author="Arthur Parmentier" w:date="2020-06-10T20:49:00Z"/>
      <w:sdt>
        <w:sdtPr>
          <w:id w:val="1881120738"/>
          <w:citation/>
        </w:sdtPr>
        <w:sdtContent>
          <w:customXmlInsRangeEnd w:id="7153"/>
          <w:ins w:id="7154" w:author="Arthur Parmentier" w:date="2020-06-10T20:49:00Z">
            <w:r w:rsidR="00304C55">
              <w:fldChar w:fldCharType="begin"/>
            </w:r>
            <w:r w:rsidR="00304C55" w:rsidRPr="00304C55">
              <w:rPr>
                <w:rPrChange w:id="7155" w:author="Arthur Parmentier" w:date="2020-06-10T20:49:00Z">
                  <w:rPr>
                    <w:lang w:val="fr-FR"/>
                  </w:rPr>
                </w:rPrChange>
              </w:rPr>
              <w:instrText xml:space="preserve"> CITATION Hiy16 \l 1036 </w:instrText>
            </w:r>
          </w:ins>
          <w:r w:rsidR="00304C55">
            <w:fldChar w:fldCharType="separate"/>
          </w:r>
          <w:r w:rsidR="00304C55">
            <w:rPr>
              <w:noProof/>
            </w:rPr>
            <w:t>(Hiyadi, 2016)</w:t>
          </w:r>
          <w:ins w:id="7156" w:author="Arthur Parmentier" w:date="2020-06-10T20:49:00Z">
            <w:r w:rsidR="00304C55">
              <w:fldChar w:fldCharType="end"/>
            </w:r>
          </w:ins>
          <w:customXmlInsRangeStart w:id="7157" w:author="Arthur Parmentier" w:date="2020-06-10T20:49:00Z"/>
        </w:sdtContent>
      </w:sdt>
      <w:customXmlInsRangeEnd w:id="7157"/>
      <w:ins w:id="7158" w:author="Arthur Parmentier" w:date="2020-06-10T20:49:00Z">
        <w:r w:rsidR="00304C55">
          <w:t xml:space="preserve"> </w:t>
        </w:r>
      </w:ins>
      <w:customXmlInsRangeStart w:id="7159" w:author="Arthur Parmentier" w:date="2020-06-10T20:50:00Z"/>
      <w:sdt>
        <w:sdtPr>
          <w:id w:val="-1475052818"/>
          <w:citation/>
        </w:sdtPr>
        <w:sdtContent>
          <w:customXmlInsRangeEnd w:id="7159"/>
          <w:ins w:id="7160" w:author="Arthur Parmentier" w:date="2020-06-10T20:50:00Z">
            <w:r w:rsidR="00304C55">
              <w:fldChar w:fldCharType="begin"/>
            </w:r>
            <w:r w:rsidR="00304C55" w:rsidRPr="00304C55">
              <w:rPr>
                <w:rPrChange w:id="7161" w:author="Arthur Parmentier" w:date="2020-06-10T20:50:00Z">
                  <w:rPr>
                    <w:lang w:val="fr-FR"/>
                  </w:rPr>
                </w:rPrChange>
              </w:rPr>
              <w:instrText xml:space="preserve"> CITATION Cho17 \l 1036 </w:instrText>
            </w:r>
          </w:ins>
          <w:r w:rsidR="00304C55">
            <w:fldChar w:fldCharType="separate"/>
          </w:r>
          <w:r w:rsidR="00304C55">
            <w:rPr>
              <w:noProof/>
            </w:rPr>
            <w:t>(Choi, 2017)</w:t>
          </w:r>
          <w:ins w:id="7162" w:author="Arthur Parmentier" w:date="2020-06-10T20:50:00Z">
            <w:r w:rsidR="00304C55">
              <w:fldChar w:fldCharType="end"/>
            </w:r>
          </w:ins>
          <w:customXmlInsRangeStart w:id="7163" w:author="Arthur Parmentier" w:date="2020-06-10T20:50:00Z"/>
        </w:sdtContent>
      </w:sdt>
      <w:customXmlInsRangeEnd w:id="7163"/>
      <w:ins w:id="7164" w:author="Arthur Parmentier" w:date="2020-06-04T11:12:00Z">
        <w:r w:rsidR="00C4278F" w:rsidRPr="007C437A">
          <w:t>.</w:t>
        </w:r>
      </w:ins>
    </w:p>
    <w:p w:rsidR="005A331F" w:rsidRPr="007C437A" w:rsidRDefault="005A331F">
      <w:pPr>
        <w:rPr>
          <w:ins w:id="7165" w:author="Arthur Parmentier" w:date="2020-06-04T12:07:00Z"/>
        </w:rPr>
      </w:pPr>
      <w:ins w:id="7166" w:author="Arthur Parmentier" w:date="2020-06-04T11:57:00Z">
        <w:r w:rsidRPr="007C437A">
          <w:t xml:space="preserve">My initial design was to </w:t>
        </w:r>
      </w:ins>
      <w:ins w:id="7167" w:author="Arthur Parmentier" w:date="2020-06-04T11:58:00Z">
        <w:r w:rsidRPr="007C437A">
          <w:t>sum up all the features that I would use (full body skeleton, hands skeleton…) into a single feature vector that I could feed to DTW.</w:t>
        </w:r>
      </w:ins>
      <w:ins w:id="7168" w:author="Arthur Parmentier" w:date="2020-06-04T11:59:00Z">
        <w:r w:rsidRPr="007C437A">
          <w:t xml:space="preserve"> </w:t>
        </w:r>
      </w:ins>
      <w:ins w:id="7169" w:author="Arthur Parmentier" w:date="2020-06-04T12:05:00Z">
        <w:r w:rsidRPr="007C437A">
          <w:br/>
        </w:r>
      </w:ins>
      <w:ins w:id="7170" w:author="Arthur Parmentier" w:date="2020-06-04T11:59:00Z">
        <w:r w:rsidRPr="007C437A">
          <w:t xml:space="preserve">The first obstacle to this initial design was that all inputs would not have similar data rates, so that </w:t>
        </w:r>
      </w:ins>
      <w:ins w:id="7171" w:author="Arthur Parmentier" w:date="2020-06-04T12:00:00Z">
        <w:r w:rsidRPr="007C437A">
          <w:t>the combination of inputs would either result in a data rate</w:t>
        </w:r>
      </w:ins>
      <w:ins w:id="7172" w:author="Arthur Parmentier" w:date="2020-06-04T12:01:00Z">
        <w:r w:rsidRPr="007C437A">
          <w:t xml:space="preserve"> equal to the slowest input or </w:t>
        </w:r>
      </w:ins>
      <w:ins w:id="7173" w:author="Arthur Parmentier" w:date="2020-06-04T12:03:00Z">
        <w:r w:rsidRPr="007C437A">
          <w:t xml:space="preserve">a very high data rate, equal to the sum of each input data rate, but with common values between two consecutive feature </w:t>
        </w:r>
      </w:ins>
      <w:ins w:id="7174" w:author="Arthur Parmentier" w:date="2020-06-04T12:04:00Z">
        <w:r w:rsidRPr="007C437A">
          <w:t>vectors. This situation would not be ideal as it would require more processing and would not repre</w:t>
        </w:r>
      </w:ins>
      <w:ins w:id="7175" w:author="Arthur Parmentier" w:date="2020-06-04T12:05:00Z">
        <w:r w:rsidRPr="007C437A">
          <w:t>sent accurately the movement.</w:t>
        </w:r>
        <w:r w:rsidRPr="007C437A">
          <w:br/>
          <w:t xml:space="preserve">The second obstacle was that although DTW can recognize poses, it performs much slower than </w:t>
        </w:r>
      </w:ins>
      <w:ins w:id="7176"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177" w:author="Arthur Parmentier" w:date="2020-06-04T12:07:00Z">
        <w:r w:rsidR="00175441" w:rsidRPr="007C437A">
          <w:t>Ideally, one would want to construct one model per type of sign to be recognize.</w:t>
        </w:r>
      </w:ins>
    </w:p>
    <w:p w:rsidR="00175441" w:rsidRPr="007C437A" w:rsidRDefault="00175441">
      <w:pPr>
        <w:rPr>
          <w:ins w:id="7178" w:author="Arthur Parmentier" w:date="2020-05-22T09:32:00Z"/>
          <w:rPrChange w:id="7179" w:author="Arthur Parmentier" w:date="2020-06-07T15:27:00Z">
            <w:rPr>
              <w:ins w:id="7180" w:author="Arthur Parmentier" w:date="2020-05-22T09:32:00Z"/>
            </w:rPr>
          </w:rPrChange>
        </w:rPr>
        <w:pPrChange w:id="7181" w:author="Arthur Parmentier" w:date="2020-05-22T09:43:00Z">
          <w:pPr>
            <w:pStyle w:val="Titre3"/>
          </w:pPr>
        </w:pPrChange>
      </w:pPr>
      <w:ins w:id="7182" w:author="Arthur Parmentier" w:date="2020-06-04T12:09:00Z">
        <w:r w:rsidRPr="007C437A">
          <w:rPr>
            <w:rPrChange w:id="7183" w:author="Arthur Parmentier" w:date="2020-06-07T15:27:00Z">
              <w:rPr/>
            </w:rPrChange>
          </w:rPr>
          <w:t xml:space="preserve">I have chosen to implement two models for my final prototype: one for the full body with DTW and one </w:t>
        </w:r>
      </w:ins>
      <w:ins w:id="7184" w:author="Arthur Parmentier" w:date="2020-06-04T12:10:00Z">
        <w:r w:rsidRPr="007C437A">
          <w:rPr>
            <w:rPrChange w:id="7185" w:author="Arthur Parmentier" w:date="2020-06-07T15:27:00Z">
              <w:rPr/>
            </w:rPrChange>
          </w:rPr>
          <w:t>for the hands with Adaboost decision trees.</w:t>
        </w:r>
      </w:ins>
    </w:p>
    <w:p w:rsidR="006D0BF0" w:rsidRPr="007C437A" w:rsidRDefault="00175441" w:rsidP="006D0BF0">
      <w:pPr>
        <w:pStyle w:val="Titre4"/>
        <w:rPr>
          <w:ins w:id="7186" w:author="Arthur Parmentier" w:date="2020-05-22T09:32:00Z"/>
        </w:rPr>
      </w:pPr>
      <w:ins w:id="7187" w:author="Arthur Parmentier" w:date="2020-06-04T12:10:00Z">
        <w:r w:rsidRPr="007C437A">
          <w:t>Full</w:t>
        </w:r>
      </w:ins>
      <w:ins w:id="7188" w:author="Arthur Parmentier" w:date="2020-06-04T12:12:00Z">
        <w:r w:rsidR="00F73660" w:rsidRPr="007C437A">
          <w:t xml:space="preserve"> </w:t>
        </w:r>
      </w:ins>
      <w:ins w:id="7189" w:author="Arthur Parmentier" w:date="2020-06-04T12:10:00Z">
        <w:r w:rsidRPr="007C437A">
          <w:t xml:space="preserve">body </w:t>
        </w:r>
      </w:ins>
      <w:ins w:id="7190" w:author="Arthur Parmentier" w:date="2020-05-22T12:18:00Z">
        <w:r w:rsidR="00E9747D" w:rsidRPr="007C437A">
          <w:t>Wekinator</w:t>
        </w:r>
      </w:ins>
      <w:ins w:id="7191" w:author="Arthur Parmentier" w:date="2020-05-22T09:32:00Z">
        <w:r w:rsidR="006D0BF0" w:rsidRPr="007C437A">
          <w:t xml:space="preserve"> DTW</w:t>
        </w:r>
      </w:ins>
    </w:p>
    <w:p w:rsidR="004116C1" w:rsidRPr="007C437A" w:rsidRDefault="00D50F7A" w:rsidP="006D0BF0">
      <w:pPr>
        <w:rPr>
          <w:ins w:id="7192" w:author="Arthur Parmentier" w:date="2020-05-22T11:38:00Z"/>
        </w:rPr>
      </w:pPr>
      <w:ins w:id="7193" w:author="Arthur Parmentier" w:date="2020-05-22T10:43:00Z">
        <w:r w:rsidRPr="007C437A">
          <w:t xml:space="preserve">Unfortunately, at the time of the project, I could not </w:t>
        </w:r>
      </w:ins>
      <w:ins w:id="7194" w:author="Arthur Parmentier" w:date="2020-05-22T10:44:00Z">
        <w:r w:rsidRPr="007C437A">
          <w:t>find any real-time implementation of DTW in Max/MSP.</w:t>
        </w:r>
        <w:r w:rsidRPr="007C437A">
          <w:rPr>
            <w:rStyle w:val="Appelnotedebasdep"/>
          </w:rPr>
          <w:footnoteReference w:id="54"/>
        </w:r>
      </w:ins>
    </w:p>
    <w:p w:rsidR="00983F9B" w:rsidRPr="007C437A" w:rsidRDefault="00BA3283" w:rsidP="006D0BF0">
      <w:pPr>
        <w:rPr>
          <w:ins w:id="7236" w:author="Arthur Parmentier" w:date="2020-06-04T11:45:00Z"/>
        </w:rPr>
      </w:pPr>
      <w:ins w:id="7237" w:author="Arthur Parmentier" w:date="2020-05-22T11:38:00Z">
        <w:r w:rsidRPr="007C437A">
          <w:t xml:space="preserve">However, </w:t>
        </w:r>
      </w:ins>
      <w:ins w:id="7238" w:author="Arthur Parmentier" w:date="2020-05-22T11:52:00Z">
        <w:r w:rsidR="000430B4" w:rsidRPr="007C437A">
          <w:t xml:space="preserve">the external software </w:t>
        </w:r>
      </w:ins>
      <w:ins w:id="7239" w:author="Arthur Parmentier" w:date="2020-05-22T12:18:00Z">
        <w:r w:rsidR="00E9747D" w:rsidRPr="007C437A">
          <w:t>Wekinator</w:t>
        </w:r>
      </w:ins>
      <w:ins w:id="7240" w:author="Arthur Parmentier" w:date="2020-05-22T11:38:00Z">
        <w:r w:rsidRPr="007C437A">
          <w:rPr>
            <w:rStyle w:val="Appelnotedebasdep"/>
          </w:rPr>
          <w:footnoteReference w:id="55"/>
        </w:r>
      </w:ins>
      <w:ins w:id="7245" w:author="Arthur Parmentier" w:date="2020-05-22T11:39:00Z">
        <w:r w:rsidR="00965FAA" w:rsidRPr="007C437A">
          <w:t xml:space="preserve"> offers a very efficient DTW implementation based on the FastDTW library</w:t>
        </w:r>
      </w:ins>
      <w:ins w:id="7246" w:author="Arthur Parmentier" w:date="2020-06-10T20:50:00Z">
        <w:r w:rsidR="00304C55">
          <w:t xml:space="preserve"> </w:t>
        </w:r>
      </w:ins>
      <w:customXmlInsRangeStart w:id="7247" w:author="Arthur Parmentier" w:date="2020-06-10T20:51:00Z"/>
      <w:sdt>
        <w:sdtPr>
          <w:id w:val="188883977"/>
          <w:citation/>
        </w:sdtPr>
        <w:sdtContent>
          <w:customXmlInsRangeEnd w:id="7247"/>
          <w:ins w:id="7248" w:author="Arthur Parmentier" w:date="2020-06-10T20:51:00Z">
            <w:r w:rsidR="00304C55">
              <w:fldChar w:fldCharType="begin"/>
            </w:r>
            <w:r w:rsidR="00304C55" w:rsidRPr="00304C55">
              <w:rPr>
                <w:rPrChange w:id="7249" w:author="Arthur Parmentier" w:date="2020-06-10T20:51:00Z">
                  <w:rPr>
                    <w:lang w:val="fr-FR"/>
                  </w:rPr>
                </w:rPrChange>
              </w:rPr>
              <w:instrText xml:space="preserve"> CITATION Sta04 \l 1036 </w:instrText>
            </w:r>
          </w:ins>
          <w:r w:rsidR="00304C55">
            <w:fldChar w:fldCharType="separate"/>
          </w:r>
          <w:r w:rsidR="00304C55">
            <w:rPr>
              <w:noProof/>
            </w:rPr>
            <w:t>(Salvador, 2004)</w:t>
          </w:r>
          <w:ins w:id="7250" w:author="Arthur Parmentier" w:date="2020-06-10T20:51:00Z">
            <w:r w:rsidR="00304C55">
              <w:fldChar w:fldCharType="end"/>
            </w:r>
          </w:ins>
          <w:customXmlInsRangeStart w:id="7251" w:author="Arthur Parmentier" w:date="2020-06-10T20:51:00Z"/>
        </w:sdtContent>
      </w:sdt>
      <w:customXmlInsRangeEnd w:id="7251"/>
      <w:ins w:id="7252" w:author="Arthur Parmentier" w:date="2020-05-22T11:43:00Z">
        <w:r w:rsidR="00B827FE" w:rsidRPr="007C437A">
          <w:t xml:space="preserve"> with additional improvements for real-time performance</w:t>
        </w:r>
      </w:ins>
      <w:ins w:id="7253" w:author="Arthur Parmentier" w:date="2020-06-04T11:45:00Z">
        <w:r w:rsidR="00983F9B" w:rsidRPr="007C437A">
          <w:t xml:space="preserve"> and several internal parameters for its DTW model.</w:t>
        </w:r>
      </w:ins>
    </w:p>
    <w:p w:rsidR="00B827FE" w:rsidRPr="007C437A" w:rsidRDefault="00B827FE" w:rsidP="006D0BF0">
      <w:pPr>
        <w:rPr>
          <w:ins w:id="7254" w:author="Arthur Parmentier" w:date="2020-05-22T11:37:00Z"/>
        </w:rPr>
      </w:pPr>
      <w:ins w:id="7255" w:author="Arthur Parmentier" w:date="2020-05-22T11:45:00Z">
        <w:r w:rsidRPr="007C437A">
          <w:t xml:space="preserve">Max </w:t>
        </w:r>
      </w:ins>
      <w:ins w:id="7256" w:author="Arthur Parmentier" w:date="2020-06-04T11:46:00Z">
        <w:r w:rsidR="00983F9B" w:rsidRPr="007C437A">
          <w:t xml:space="preserve">and Wekinator communicate </w:t>
        </w:r>
      </w:ins>
      <w:ins w:id="7257" w:author="Arthur Parmentier" w:date="2020-06-04T11:44:00Z">
        <w:r w:rsidR="00983F9B" w:rsidRPr="007C437A">
          <w:t>in</w:t>
        </w:r>
      </w:ins>
      <w:ins w:id="7258" w:author="Arthur Parmentier" w:date="2020-05-22T11:45:00Z">
        <w:r w:rsidRPr="007C437A">
          <w:t xml:space="preserve"> </w:t>
        </w:r>
      </w:ins>
      <w:ins w:id="7259" w:author="Arthur Parmentier" w:date="2020-05-22T11:44:00Z">
        <w:r w:rsidRPr="007C437A">
          <w:t>O</w:t>
        </w:r>
      </w:ins>
      <w:ins w:id="7260" w:author="Arthur Parmentier" w:date="2020-05-22T11:45:00Z">
        <w:r w:rsidRPr="007C437A">
          <w:t>pen Sound Control (OSC</w:t>
        </w:r>
      </w:ins>
      <w:ins w:id="7261" w:author="Arthur Parmentier" w:date="2020-06-04T11:49:00Z">
        <w:r w:rsidR="00983F9B" w:rsidRPr="007C437A">
          <w:t>)</w:t>
        </w:r>
      </w:ins>
      <w:ins w:id="7262" w:author="Arthur Parmentier" w:date="2020-06-04T11:46:00Z">
        <w:r w:rsidR="00983F9B" w:rsidRPr="007C437A">
          <w:t>. A</w:t>
        </w:r>
      </w:ins>
      <w:ins w:id="7263" w:author="Arthur Parmentier" w:date="2020-05-22T11:46:00Z">
        <w:r w:rsidRPr="007C437A">
          <w:t xml:space="preserve">lthough the user must launch </w:t>
        </w:r>
      </w:ins>
      <w:ins w:id="7264" w:author="Arthur Parmentier" w:date="2020-05-22T12:18:00Z">
        <w:r w:rsidR="00E9747D" w:rsidRPr="007C437A">
          <w:t>Wekinator</w:t>
        </w:r>
      </w:ins>
      <w:ins w:id="7265" w:author="Arthur Parmentier" w:date="2020-05-22T11:46:00Z">
        <w:r w:rsidRPr="007C437A">
          <w:t xml:space="preserve"> separately and perform basic op</w:t>
        </w:r>
      </w:ins>
      <w:ins w:id="7266" w:author="Arthur Parmentier" w:date="2020-05-22T11:47:00Z">
        <w:r w:rsidRPr="007C437A">
          <w:t xml:space="preserve">erations </w:t>
        </w:r>
      </w:ins>
      <w:ins w:id="7267" w:author="Arthur Parmentier" w:date="2020-06-04T11:49:00Z">
        <w:r w:rsidR="00983F9B" w:rsidRPr="007C437A">
          <w:t>on</w:t>
        </w:r>
      </w:ins>
      <w:ins w:id="7268" w:author="Arthur Parmentier" w:date="2020-05-22T11:47:00Z">
        <w:r w:rsidRPr="007C437A">
          <w:t xml:space="preserve"> its </w:t>
        </w:r>
      </w:ins>
      <w:ins w:id="7269" w:author="Arthur Parmentier" w:date="2020-06-04T11:49:00Z">
        <w:r w:rsidR="00983F9B" w:rsidRPr="007C437A">
          <w:t>GUI</w:t>
        </w:r>
      </w:ins>
      <w:ins w:id="7270" w:author="Arthur Parmentier" w:date="2020-05-22T11:47:00Z">
        <w:r w:rsidRPr="007C437A">
          <w:t xml:space="preserve">, </w:t>
        </w:r>
      </w:ins>
      <w:ins w:id="7271" w:author="Arthur Parmentier" w:date="2020-06-04T11:49:00Z">
        <w:r w:rsidR="00983F9B" w:rsidRPr="007C437A">
          <w:t>most important parts</w:t>
        </w:r>
      </w:ins>
      <w:ins w:id="7272" w:author="Arthur Parmentier" w:date="2020-05-22T11:47:00Z">
        <w:r w:rsidRPr="007C437A">
          <w:t xml:space="preserve"> of </w:t>
        </w:r>
      </w:ins>
      <w:ins w:id="7273" w:author="Arthur Parmentier" w:date="2020-05-22T12:18:00Z">
        <w:r w:rsidR="00E9747D" w:rsidRPr="007C437A">
          <w:t>Wekinator</w:t>
        </w:r>
      </w:ins>
      <w:ins w:id="7274" w:author="Arthur Parmentier" w:date="2020-05-22T11:47:00Z">
        <w:r w:rsidRPr="007C437A">
          <w:t xml:space="preserve"> can be controlled remotely via OSC, allowing Max </w:t>
        </w:r>
      </w:ins>
      <w:ins w:id="7275" w:author="Arthur Parmentier" w:date="2020-05-22T11:50:00Z">
        <w:r w:rsidR="000430B4" w:rsidRPr="007C437A">
          <w:t xml:space="preserve">to automatize certain operations, such </w:t>
        </w:r>
      </w:ins>
      <w:ins w:id="7276" w:author="Arthur Parmentier" w:date="2020-06-04T11:49:00Z">
        <w:r w:rsidR="00983F9B" w:rsidRPr="007C437A">
          <w:t>its</w:t>
        </w:r>
      </w:ins>
      <w:ins w:id="7277" w:author="Arthur Parmentier" w:date="2020-05-22T11:50:00Z">
        <w:r w:rsidR="000430B4" w:rsidRPr="007C437A">
          <w:t xml:space="preserve"> training process.</w:t>
        </w:r>
      </w:ins>
    </w:p>
    <w:p w:rsidR="004116C1" w:rsidRPr="007C437A" w:rsidRDefault="00D454BF" w:rsidP="006D0BF0">
      <w:pPr>
        <w:rPr>
          <w:ins w:id="7278" w:author="Arthur Parmentier" w:date="2020-05-22T11:53:00Z"/>
        </w:rPr>
      </w:pPr>
      <w:ins w:id="7279" w:author="Arthur Parmentier" w:date="2020-05-22T11:53:00Z">
        <w:r w:rsidRPr="007C437A">
          <w:t xml:space="preserve">The “user guide” for using </w:t>
        </w:r>
      </w:ins>
      <w:ins w:id="7280" w:author="Arthur Parmentier" w:date="2020-05-22T12:18:00Z">
        <w:r w:rsidR="00E9747D" w:rsidRPr="007C437A">
          <w:t>Wekinator</w:t>
        </w:r>
      </w:ins>
      <w:ins w:id="7281" w:author="Arthur Parmentier" w:date="2020-05-22T11:53:00Z">
        <w:r w:rsidRPr="007C437A">
          <w:t xml:space="preserve"> with the project is the following:</w:t>
        </w:r>
      </w:ins>
    </w:p>
    <w:p w:rsidR="00D454BF" w:rsidRPr="007C437A" w:rsidRDefault="00D454BF">
      <w:pPr>
        <w:ind w:left="720"/>
        <w:rPr>
          <w:ins w:id="7282" w:author="Arthur Parmentier" w:date="2020-05-22T11:53:00Z"/>
        </w:rPr>
        <w:pPrChange w:id="7283" w:author="Arthur Parmentier" w:date="2020-05-22T11:53:00Z">
          <w:pPr/>
        </w:pPrChange>
      </w:pPr>
      <w:ins w:id="7284" w:author="Arthur Parmentier" w:date="2020-05-22T11:53:00Z">
        <w:r w:rsidRPr="007C437A">
          <w:lastRenderedPageBreak/>
          <w:t xml:space="preserve">1) Start </w:t>
        </w:r>
      </w:ins>
      <w:ins w:id="7285" w:author="Arthur Parmentier" w:date="2020-05-22T12:18:00Z">
        <w:r w:rsidR="00E9747D" w:rsidRPr="007C437A">
          <w:t>Wekinator</w:t>
        </w:r>
      </w:ins>
      <w:ins w:id="7286" w:author="Arthur Parmentier" w:date="2020-05-22T11:53:00Z">
        <w:r w:rsidRPr="007C437A">
          <w:t>.</w:t>
        </w:r>
      </w:ins>
    </w:p>
    <w:p w:rsidR="00D454BF" w:rsidRPr="007C437A" w:rsidRDefault="00D454BF">
      <w:pPr>
        <w:ind w:left="720"/>
        <w:rPr>
          <w:ins w:id="7287" w:author="Arthur Parmentier" w:date="2020-05-22T11:53:00Z"/>
        </w:rPr>
        <w:pPrChange w:id="7288" w:author="Arthur Parmentier" w:date="2020-05-22T11:53:00Z">
          <w:pPr/>
        </w:pPrChange>
      </w:pPr>
      <w:ins w:id="7289" w:author="Arthur Parmentier" w:date="2020-05-22T11:53:00Z">
        <w:r w:rsidRPr="007C437A">
          <w:t xml:space="preserve">2) Set the listening port to </w:t>
        </w:r>
      </w:ins>
      <w:ins w:id="7290" w:author="Arthur Parmentier" w:date="2020-06-04T11:49:00Z">
        <w:r w:rsidR="00983F9B" w:rsidRPr="007C437A">
          <w:t xml:space="preserve">match </w:t>
        </w:r>
      </w:ins>
      <w:ins w:id="7291" w:author="Arthur Parmentier" w:date="2020-06-04T11:50:00Z">
        <w:r w:rsidR="00983F9B" w:rsidRPr="007C437A">
          <w:t xml:space="preserve">Max settings </w:t>
        </w:r>
      </w:ins>
      <w:ins w:id="7292" w:author="Arthur Parmentier" w:date="2020-05-22T11:53:00Z">
        <w:r w:rsidRPr="007C437A">
          <w:t>and click "start listening"</w:t>
        </w:r>
      </w:ins>
    </w:p>
    <w:p w:rsidR="00D454BF" w:rsidRPr="007C437A" w:rsidRDefault="00D454BF">
      <w:pPr>
        <w:ind w:left="720"/>
        <w:rPr>
          <w:ins w:id="7293" w:author="Arthur Parmentier" w:date="2020-05-22T11:53:00Z"/>
        </w:rPr>
        <w:pPrChange w:id="7294" w:author="Arthur Parmentier" w:date="2020-05-22T11:53:00Z">
          <w:pPr/>
        </w:pPrChange>
      </w:pPr>
      <w:ins w:id="7295" w:author="Arthur Parmentier" w:date="2020-05-22T11:53:00Z">
        <w:r w:rsidRPr="007C437A">
          <w:t>3) Set the OSC input address to /wek/inputs (default)</w:t>
        </w:r>
      </w:ins>
    </w:p>
    <w:p w:rsidR="00D454BF" w:rsidRPr="007C437A" w:rsidRDefault="00D454BF">
      <w:pPr>
        <w:ind w:left="720"/>
        <w:rPr>
          <w:ins w:id="7296" w:author="Arthur Parmentier" w:date="2020-05-22T11:53:00Z"/>
        </w:rPr>
        <w:pPrChange w:id="7297" w:author="Arthur Parmentier" w:date="2020-05-22T11:53:00Z">
          <w:pPr/>
        </w:pPrChange>
      </w:pPr>
      <w:ins w:id="7298" w:author="Arthur Parmentier" w:date="2020-05-22T11:53:00Z">
        <w:r w:rsidRPr="007C437A">
          <w:t>4) Change the number of inputs (#inputs) to match the size of your input in this patch</w:t>
        </w:r>
      </w:ins>
      <w:ins w:id="7299" w:author="Arthur Parmentier" w:date="2020-05-22T18:38:00Z">
        <w:r w:rsidR="00C24A48" w:rsidRPr="007C437A">
          <w:t>er</w:t>
        </w:r>
      </w:ins>
      <w:ins w:id="7300" w:author="Arthur Parmentier" w:date="2020-05-22T11:53:00Z">
        <w:r w:rsidRPr="007C437A">
          <w:t xml:space="preserve">, as defined in the first layer. For instance, with </w:t>
        </w:r>
      </w:ins>
      <w:ins w:id="7301" w:author="Arthur Parmentier" w:date="2020-05-22T11:54:00Z">
        <w:r w:rsidRPr="007C437A">
          <w:t>P</w:t>
        </w:r>
      </w:ins>
      <w:ins w:id="7302" w:author="Arthur Parmentier" w:date="2020-05-22T11:53:00Z">
        <w:r w:rsidRPr="007C437A">
          <w:t>ose</w:t>
        </w:r>
      </w:ins>
      <w:ins w:id="7303" w:author="Arthur Parmentier" w:date="2020-05-22T11:54:00Z">
        <w:r w:rsidRPr="007C437A">
          <w:t>N</w:t>
        </w:r>
      </w:ins>
      <w:ins w:id="7304" w:author="Arthur Parmentier" w:date="2020-05-22T11:53:00Z">
        <w:r w:rsidRPr="007C437A">
          <w:t>et, there are two features per joint (X and Y coordinates) so #inputs = #joints*2</w:t>
        </w:r>
      </w:ins>
    </w:p>
    <w:p w:rsidR="00D454BF" w:rsidRPr="007C437A" w:rsidRDefault="00D454BF">
      <w:pPr>
        <w:ind w:left="720"/>
        <w:rPr>
          <w:ins w:id="7305" w:author="Arthur Parmentier" w:date="2020-05-22T11:53:00Z"/>
        </w:rPr>
        <w:pPrChange w:id="7306" w:author="Arthur Parmentier" w:date="2020-05-22T11:53:00Z">
          <w:pPr/>
        </w:pPrChange>
      </w:pPr>
      <w:ins w:id="7307" w:author="Arthur Parmentier" w:date="2020-05-22T11:53:00Z">
        <w:r w:rsidRPr="007C437A">
          <w:t xml:space="preserve">5) Change the </w:t>
        </w:r>
      </w:ins>
      <w:ins w:id="7308" w:author="Arthur Parmentier" w:date="2020-05-22T12:18:00Z">
        <w:r w:rsidR="00E9747D" w:rsidRPr="007C437A">
          <w:t>Wekinator</w:t>
        </w:r>
      </w:ins>
      <w:ins w:id="7309" w:author="Arthur Parmentier" w:date="2020-05-22T11:53:00Z">
        <w:r w:rsidRPr="007C437A">
          <w:t xml:space="preserve"> output type to "All Dynamic Time Warping" with N</w:t>
        </w:r>
      </w:ins>
      <w:ins w:id="7310" w:author="Arthur Parmentier" w:date="2020-06-04T12:14:00Z">
        <w:r w:rsidR="006217E4" w:rsidRPr="007C437A">
          <w:t xml:space="preserve"> gestures types, N</w:t>
        </w:r>
      </w:ins>
      <w:ins w:id="7311" w:author="Arthur Parmentier" w:date="2020-05-22T11:56:00Z">
        <w:r w:rsidR="00FD00B9" w:rsidRPr="007C437A">
          <w:t xml:space="preserve"> </w:t>
        </w:r>
      </w:ins>
      <w:ins w:id="7312" w:author="Arthur Parmentier" w:date="2020-06-04T12:13:00Z">
        <w:r w:rsidR="006217E4" w:rsidRPr="007C437A">
          <w:t>equal o</w:t>
        </w:r>
      </w:ins>
      <w:ins w:id="7313" w:author="Arthur Parmentier" w:date="2020-06-04T12:14:00Z">
        <w:r w:rsidR="006217E4" w:rsidRPr="007C437A">
          <w:t xml:space="preserve">r </w:t>
        </w:r>
      </w:ins>
      <w:ins w:id="7314" w:author="Arthur Parmentier" w:date="2020-06-04T12:13:00Z">
        <w:r w:rsidR="006217E4" w:rsidRPr="007C437A">
          <w:t>greater than</w:t>
        </w:r>
      </w:ins>
      <w:ins w:id="7315" w:author="Arthur Parmentier" w:date="2020-05-22T11:56:00Z">
        <w:r w:rsidR="00FD00B9" w:rsidRPr="007C437A">
          <w:t xml:space="preserve"> </w:t>
        </w:r>
      </w:ins>
      <w:ins w:id="7316" w:author="Arthur Parmentier" w:date="2020-05-22T11:53:00Z">
        <w:r w:rsidRPr="007C437A">
          <w:t xml:space="preserve">the size of your dictionary of signs. It probably does not matter if you </w:t>
        </w:r>
      </w:ins>
      <w:ins w:id="7317" w:author="Arthur Parmentier" w:date="2020-05-22T11:56:00Z">
        <w:r w:rsidR="00FD00B9" w:rsidRPr="007C437A">
          <w:t>specify</w:t>
        </w:r>
      </w:ins>
      <w:ins w:id="7318" w:author="Arthur Parmentier" w:date="2020-05-22T11:53:00Z">
        <w:r w:rsidRPr="007C437A">
          <w:t xml:space="preserve"> a greater amount of types, so you can also use any sufficiently large N if you do not know how many signs it should recognize</w:t>
        </w:r>
      </w:ins>
      <w:ins w:id="7319" w:author="Arthur Parmentier" w:date="2020-05-22T11:56:00Z">
        <w:r w:rsidR="00936A60" w:rsidRPr="007C437A">
          <w:t xml:space="preserve">; </w:t>
        </w:r>
      </w:ins>
      <w:ins w:id="7320" w:author="Arthur Parmentier" w:date="2020-05-22T11:57:00Z">
        <w:r w:rsidR="00936A60" w:rsidRPr="007C437A">
          <w:t xml:space="preserve">ultimately, </w:t>
        </w:r>
      </w:ins>
      <w:ins w:id="7321" w:author="Arthur Parmentier" w:date="2020-05-22T12:18:00Z">
        <w:r w:rsidR="00E9747D" w:rsidRPr="007C437A">
          <w:t>Wekinator</w:t>
        </w:r>
      </w:ins>
      <w:ins w:id="7322" w:author="Arthur Parmentier" w:date="2020-05-22T11:57:00Z">
        <w:r w:rsidR="00936A60" w:rsidRPr="007C437A">
          <w:t xml:space="preserve"> will simply never match the signs to those classes.</w:t>
        </w:r>
      </w:ins>
    </w:p>
    <w:p w:rsidR="00D454BF" w:rsidRPr="007C437A" w:rsidRDefault="00D454BF">
      <w:pPr>
        <w:ind w:left="720"/>
        <w:rPr>
          <w:ins w:id="7323" w:author="Arthur Parmentier" w:date="2020-05-22T11:53:00Z"/>
        </w:rPr>
        <w:pPrChange w:id="7324" w:author="Arthur Parmentier" w:date="2020-05-22T11:53:00Z">
          <w:pPr/>
        </w:pPrChange>
      </w:pPr>
      <w:ins w:id="7325" w:author="Arthur Parmentier" w:date="2020-05-22T11:53:00Z">
        <w:r w:rsidRPr="007C437A">
          <w:t xml:space="preserve">6) Set the ouput port to </w:t>
        </w:r>
      </w:ins>
      <w:ins w:id="7326" w:author="Arthur Parmentier" w:date="2020-06-04T12:14:00Z">
        <w:r w:rsidR="00AA2510" w:rsidRPr="007C437A">
          <w:t>match Max/MSP settings</w:t>
        </w:r>
      </w:ins>
      <w:ins w:id="7327" w:author="Arthur Parmentier" w:date="2020-05-22T11:53:00Z">
        <w:r w:rsidRPr="007C437A">
          <w:t xml:space="preserve"> and click next.</w:t>
        </w:r>
      </w:ins>
    </w:p>
    <w:p w:rsidR="00D454BF" w:rsidRPr="007C437A" w:rsidRDefault="00D454BF">
      <w:pPr>
        <w:ind w:left="720"/>
        <w:rPr>
          <w:ins w:id="7328" w:author="Arthur Parmentier" w:date="2020-05-22T11:53:00Z"/>
        </w:rPr>
        <w:pPrChange w:id="7329" w:author="Arthur Parmentier" w:date="2020-05-22T11:53:00Z">
          <w:pPr/>
        </w:pPrChange>
      </w:pPr>
      <w:ins w:id="7330" w:author="Arthur Parmentier" w:date="2020-05-22T11:53:00Z">
        <w:r w:rsidRPr="007C437A">
          <w:t xml:space="preserve">7) If any input is running, make sure that the </w:t>
        </w:r>
      </w:ins>
      <w:ins w:id="7331" w:author="Arthur Parmentier" w:date="2020-05-22T11:54:00Z">
        <w:r w:rsidR="008E3834" w:rsidRPr="007C437A">
          <w:t>“</w:t>
        </w:r>
      </w:ins>
      <w:ins w:id="7332" w:author="Arthur Parmentier" w:date="2020-05-22T11:53:00Z">
        <w:r w:rsidRPr="007C437A">
          <w:t>OSC In</w:t>
        </w:r>
      </w:ins>
      <w:ins w:id="7333" w:author="Arthur Parmentier" w:date="2020-05-22T11:54:00Z">
        <w:r w:rsidR="008E3834" w:rsidRPr="007C437A">
          <w:t>”</w:t>
        </w:r>
      </w:ins>
      <w:ins w:id="7334" w:author="Arthur Parmentier" w:date="2020-05-22T11:53:00Z">
        <w:r w:rsidRPr="007C437A">
          <w:t xml:space="preserve"> indicator of </w:t>
        </w:r>
      </w:ins>
      <w:ins w:id="7335" w:author="Arthur Parmentier" w:date="2020-05-22T12:18:00Z">
        <w:r w:rsidR="00E9747D" w:rsidRPr="007C437A">
          <w:t>Wekinator</w:t>
        </w:r>
      </w:ins>
      <w:ins w:id="7336" w:author="Arthur Parmentier" w:date="2020-05-22T11:53:00Z">
        <w:r w:rsidRPr="007C437A">
          <w:t xml:space="preserve"> is green. If it is yellow</w:t>
        </w:r>
      </w:ins>
      <w:ins w:id="7337" w:author="Arthur Parmentier" w:date="2020-05-22T11:54:00Z">
        <w:r w:rsidR="008E3834" w:rsidRPr="007C437A">
          <w:t xml:space="preserve"> instead</w:t>
        </w:r>
      </w:ins>
      <w:ins w:id="7338" w:author="Arthur Parmentier" w:date="2020-05-22T11:53:00Z">
        <w:r w:rsidRPr="007C437A">
          <w:t xml:space="preserve">, </w:t>
        </w:r>
      </w:ins>
      <w:ins w:id="7339" w:author="Arthur Parmentier" w:date="2020-06-04T12:14:00Z">
        <w:r w:rsidR="00D02205" w:rsidRPr="007C437A">
          <w:t>make sure you have some inpu</w:t>
        </w:r>
      </w:ins>
      <w:ins w:id="7340" w:author="Arthur Parmentier" w:date="2020-06-04T12:15:00Z">
        <w:r w:rsidR="00D02205" w:rsidRPr="007C437A">
          <w:t xml:space="preserve">t running and try </w:t>
        </w:r>
      </w:ins>
      <w:ins w:id="7341" w:author="Arthur Parmentier" w:date="2020-05-22T11:53:00Z">
        <w:r w:rsidRPr="007C437A">
          <w:t xml:space="preserve">to open the view/OSC input status window and restart listening to the OSC. If it is red, check that the size of your input in Max matches the #input parameter of </w:t>
        </w:r>
      </w:ins>
      <w:ins w:id="7342" w:author="Arthur Parmentier" w:date="2020-05-22T12:18:00Z">
        <w:r w:rsidR="00E9747D" w:rsidRPr="007C437A">
          <w:t>Wekinator</w:t>
        </w:r>
      </w:ins>
      <w:ins w:id="7343" w:author="Arthur Parmentier" w:date="2020-05-22T11:53:00Z">
        <w:r w:rsidRPr="007C437A">
          <w:t>.</w:t>
        </w:r>
      </w:ins>
    </w:p>
    <w:p w:rsidR="00D454BF" w:rsidRPr="007C437A" w:rsidRDefault="00D454BF">
      <w:pPr>
        <w:ind w:left="720"/>
        <w:rPr>
          <w:ins w:id="7344" w:author="Arthur Parmentier" w:date="2020-05-22T11:53:00Z"/>
        </w:rPr>
        <w:pPrChange w:id="7345" w:author="Arthur Parmentier" w:date="2020-05-22T11:53:00Z">
          <w:pPr/>
        </w:pPrChange>
      </w:pPr>
      <w:ins w:id="7346" w:author="Arthur Parmentier" w:date="2020-05-22T11:53:00Z">
        <w:r w:rsidRPr="007C437A">
          <w:t xml:space="preserve">8) You can now push the </w:t>
        </w:r>
      </w:ins>
      <w:ins w:id="7347" w:author="Arthur Parmentier" w:date="2020-06-04T12:15:00Z">
        <w:r w:rsidR="00B35E64" w:rsidRPr="007C437A">
          <w:t>train</w:t>
        </w:r>
      </w:ins>
      <w:ins w:id="7348" w:author="Arthur Parmentier" w:date="2020-05-22T11:53:00Z">
        <w:r w:rsidRPr="007C437A">
          <w:t xml:space="preserve"> button</w:t>
        </w:r>
      </w:ins>
      <w:ins w:id="7349" w:author="Arthur Parmentier" w:date="2020-06-04T12:15:00Z">
        <w:r w:rsidR="00B35E64" w:rsidRPr="007C437A">
          <w:t xml:space="preserve"> aside the Mubu object for the full body DTW model</w:t>
        </w:r>
      </w:ins>
      <w:ins w:id="7350" w:author="Arthur Parmentier" w:date="2020-05-22T11:53:00Z">
        <w:r w:rsidRPr="007C437A">
          <w:t xml:space="preserve">. The number of examples for each sign should </w:t>
        </w:r>
      </w:ins>
      <w:ins w:id="7351" w:author="Arthur Parmentier" w:date="2020-06-04T12:15:00Z">
        <w:r w:rsidR="009A73CA" w:rsidRPr="007C437A">
          <w:t>show up</w:t>
        </w:r>
      </w:ins>
      <w:ins w:id="7352" w:author="Arthur Parmentier" w:date="2020-05-22T11:53:00Z">
        <w:r w:rsidRPr="007C437A">
          <w:t xml:space="preserve"> in </w:t>
        </w:r>
      </w:ins>
      <w:ins w:id="7353" w:author="Arthur Parmentier" w:date="2020-05-22T12:18:00Z">
        <w:r w:rsidR="00E9747D" w:rsidRPr="007C437A">
          <w:t>Wekinator</w:t>
        </w:r>
      </w:ins>
      <w:ins w:id="7354" w:author="Arthur Parmentier" w:date="2020-05-22T11:53:00Z">
        <w:r w:rsidRPr="007C437A">
          <w:t>.</w:t>
        </w:r>
      </w:ins>
    </w:p>
    <w:p w:rsidR="00D454BF" w:rsidRPr="007C437A" w:rsidRDefault="00D454BF">
      <w:pPr>
        <w:ind w:left="720"/>
        <w:rPr>
          <w:ins w:id="7355" w:author="Arthur Parmentier" w:date="2020-05-22T11:37:00Z"/>
        </w:rPr>
        <w:pPrChange w:id="7356" w:author="Arthur Parmentier" w:date="2020-05-22T11:53:00Z">
          <w:pPr/>
        </w:pPrChange>
      </w:pPr>
      <w:ins w:id="7357" w:author="Arthur Parmentier" w:date="2020-05-22T11:53:00Z">
        <w:r w:rsidRPr="007C437A">
          <w:t xml:space="preserve">9) Once the training is done after a few seconds, you can press the "run" button in </w:t>
        </w:r>
      </w:ins>
      <w:ins w:id="7358" w:author="Arthur Parmentier" w:date="2020-05-22T12:18:00Z">
        <w:r w:rsidR="00E9747D" w:rsidRPr="007C437A">
          <w:t>Wekinator</w:t>
        </w:r>
      </w:ins>
      <w:ins w:id="7359" w:author="Arthur Parmentier" w:date="2020-05-22T11:53:00Z">
        <w:r w:rsidRPr="007C437A">
          <w:t xml:space="preserve"> to start classifying your live input.</w:t>
        </w:r>
      </w:ins>
    </w:p>
    <w:p w:rsidR="004116C1" w:rsidRPr="007C437A" w:rsidRDefault="00CD5F56" w:rsidP="006D0BF0">
      <w:pPr>
        <w:rPr>
          <w:ins w:id="7360" w:author="Arthur Parmentier" w:date="2020-06-04T12:28:00Z"/>
        </w:rPr>
      </w:pPr>
      <w:ins w:id="7361" w:author="Arthur Parmentier" w:date="2020-05-22T11:57:00Z">
        <w:r w:rsidRPr="007C437A">
          <w:t>These operations ma</w:t>
        </w:r>
      </w:ins>
      <w:ins w:id="7362" w:author="Arthur Parmentier" w:date="2020-05-22T12:20:00Z">
        <w:r w:rsidR="00E9747D" w:rsidRPr="007C437A">
          <w:t>y</w:t>
        </w:r>
      </w:ins>
      <w:ins w:id="7363" w:author="Arthur Parmentier" w:date="2020-05-22T11:57:00Z">
        <w:r w:rsidRPr="007C437A">
          <w:t xml:space="preserve"> take 3 minutes at the fi</w:t>
        </w:r>
      </w:ins>
      <w:ins w:id="7364" w:author="Arthur Parmentier" w:date="2020-05-22T11:58:00Z">
        <w:r w:rsidRPr="007C437A">
          <w:t>rst time use and less than 1 minute once the user would get acquainted to the process. Automatizing these steps</w:t>
        </w:r>
      </w:ins>
      <w:ins w:id="7365" w:author="Arthur Parmentier" w:date="2020-05-22T11:59:00Z">
        <w:r w:rsidRPr="007C437A">
          <w:t xml:space="preserve"> would be very difficult from Max directly, as </w:t>
        </w:r>
      </w:ins>
      <w:ins w:id="7366" w:author="Arthur Parmentier" w:date="2020-05-22T12:18:00Z">
        <w:r w:rsidR="00E9747D" w:rsidRPr="007C437A">
          <w:t>Wekinator</w:t>
        </w:r>
      </w:ins>
      <w:ins w:id="7367" w:author="Arthur Parmentier" w:date="2020-05-22T11:59:00Z">
        <w:r w:rsidRPr="007C437A">
          <w:t xml:space="preserve"> builds its own file structures </w:t>
        </w:r>
      </w:ins>
      <w:ins w:id="7368" w:author="Arthur Parmentier" w:date="2020-05-22T12:00:00Z">
        <w:r w:rsidRPr="007C437A">
          <w:t xml:space="preserve">and </w:t>
        </w:r>
      </w:ins>
      <w:ins w:id="7369" w:author="Arthur Parmentier" w:date="2020-06-04T12:16:00Z">
        <w:r w:rsidR="00AF7CAA" w:rsidRPr="007C437A">
          <w:t>I could not find a way</w:t>
        </w:r>
      </w:ins>
      <w:ins w:id="7370" w:author="Arthur Parmentier" w:date="2020-05-22T12:01:00Z">
        <w:r w:rsidRPr="007C437A">
          <w:t xml:space="preserve"> to load a project in </w:t>
        </w:r>
      </w:ins>
      <w:ins w:id="7371" w:author="Arthur Parmentier" w:date="2020-05-22T12:18:00Z">
        <w:r w:rsidR="00E9747D" w:rsidRPr="007C437A">
          <w:t>Wekinator</w:t>
        </w:r>
      </w:ins>
      <w:ins w:id="7372" w:author="Arthur Parmentier" w:date="2020-05-22T12:01:00Z">
        <w:r w:rsidRPr="007C437A">
          <w:t xml:space="preserve"> from</w:t>
        </w:r>
      </w:ins>
      <w:ins w:id="7373" w:author="Arthur Parmentier" w:date="2020-05-22T11:58:00Z">
        <w:r w:rsidRPr="007C437A">
          <w:t xml:space="preserve"> </w:t>
        </w:r>
      </w:ins>
      <w:ins w:id="7374" w:author="Arthur Parmentier" w:date="2020-05-22T12:02:00Z">
        <w:r w:rsidRPr="007C437A">
          <w:t>a command line</w:t>
        </w:r>
      </w:ins>
      <w:ins w:id="7375" w:author="Arthur Parmentier" w:date="2020-05-22T12:18:00Z">
        <w:r w:rsidR="00E9747D" w:rsidRPr="007C437A">
          <w:t xml:space="preserve"> directly.</w:t>
        </w:r>
      </w:ins>
      <w:ins w:id="7376" w:author="Arthur Parmentier" w:date="2020-06-04T12:16:00Z">
        <w:r w:rsidR="00805C6B" w:rsidRPr="007C437A">
          <w:t xml:space="preserve"> In the future, it is possible that the InteractML or Ra</w:t>
        </w:r>
      </w:ins>
      <w:ins w:id="7377" w:author="Arthur Parmentier" w:date="2020-06-04T12:17:00Z">
        <w:r w:rsidR="00805C6B" w:rsidRPr="007C437A">
          <w:t>pidMax project will make th</w:t>
        </w:r>
      </w:ins>
      <w:ins w:id="7378" w:author="Arthur Parmentier" w:date="2020-06-04T12:28:00Z">
        <w:r w:rsidR="008F7240" w:rsidRPr="007C437A">
          <w:t>e process</w:t>
        </w:r>
      </w:ins>
      <w:ins w:id="7379" w:author="Arthur Parmentier" w:date="2020-06-04T12:17:00Z">
        <w:r w:rsidR="00805C6B" w:rsidRPr="007C437A">
          <w:t xml:space="preserve"> fully automated.</w:t>
        </w:r>
      </w:ins>
    </w:p>
    <w:p w:rsidR="00620051" w:rsidRPr="007C437A" w:rsidRDefault="00620051" w:rsidP="006D0BF0">
      <w:pPr>
        <w:rPr>
          <w:ins w:id="7380" w:author="Arthur Parmentier" w:date="2020-06-04T12:45:00Z"/>
        </w:rPr>
      </w:pPr>
      <w:ins w:id="7381" w:author="Arthur Parmentier" w:date="2020-06-04T12:28:00Z">
        <w:r w:rsidRPr="007C437A">
          <w:t xml:space="preserve">Once the model is running, Max receives in real time the set of DTW distances </w:t>
        </w:r>
      </w:ins>
      <w:ins w:id="7382" w:author="Arthur Parmentier" w:date="2020-06-04T12:29:00Z">
        <w:r w:rsidRPr="007C437A">
          <w:t>from the real time sequence to</w:t>
        </w:r>
      </w:ins>
      <w:ins w:id="7383" w:author="Arthur Parmentier" w:date="2020-06-04T12:28:00Z">
        <w:r w:rsidRPr="007C437A">
          <w:t xml:space="preserve"> each</w:t>
        </w:r>
      </w:ins>
      <w:ins w:id="7384" w:author="Arthur Parmentier" w:date="2020-06-04T12:29:00Z">
        <w:r w:rsidRPr="007C437A">
          <w:t xml:space="preserve"> recorded</w:t>
        </w:r>
      </w:ins>
      <w:ins w:id="7385" w:author="Arthur Parmentier" w:date="2020-06-04T12:28:00Z">
        <w:r w:rsidRPr="007C437A">
          <w:t xml:space="preserve"> </w:t>
        </w:r>
      </w:ins>
      <w:ins w:id="7386" w:author="Arthur Parmentier" w:date="2020-06-04T12:29:00Z">
        <w:r w:rsidRPr="007C437A">
          <w:t xml:space="preserve">sign sequence. By finding the minimal value in that set and </w:t>
        </w:r>
      </w:ins>
      <w:ins w:id="7387" w:author="Arthur Parmentier" w:date="2020-06-04T12:30:00Z">
        <w:r w:rsidRPr="007C437A">
          <w:t xml:space="preserve">comparing this value to a confidence threshold, we </w:t>
        </w:r>
      </w:ins>
      <w:ins w:id="7388" w:author="Arthur Parmentier" w:date="2020-06-04T12:31:00Z">
        <w:r w:rsidRPr="007C437A">
          <w:t>can find when a sign is being performed in real time.</w:t>
        </w:r>
      </w:ins>
    </w:p>
    <w:p w:rsidR="00DD39AE" w:rsidRPr="007C437A" w:rsidRDefault="00DD39AE">
      <w:pPr>
        <w:keepNext/>
        <w:rPr>
          <w:ins w:id="7389" w:author="Arthur Parmentier" w:date="2020-06-04T12:46:00Z"/>
        </w:rPr>
        <w:pPrChange w:id="7390" w:author="Arthur Parmentier" w:date="2020-06-04T12:46:00Z">
          <w:pPr/>
        </w:pPrChange>
      </w:pPr>
      <w:ins w:id="7391" w:author="Arthur Parmentier" w:date="2020-06-04T12:45:00Z">
        <w:r w:rsidRPr="007C437A">
          <w:rPr>
            <w:noProof/>
            <w:rPrChange w:id="7392"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393" w:author="Arthur Parmentier" w:date="2020-06-04T12:31:00Z"/>
          <w:rPrChange w:id="7394" w:author="Arthur Parmentier" w:date="2020-06-07T15:27:00Z">
            <w:rPr>
              <w:ins w:id="7395" w:author="Arthur Parmentier" w:date="2020-06-04T12:31:00Z"/>
            </w:rPr>
          </w:rPrChange>
        </w:rPr>
        <w:pPrChange w:id="7396" w:author="Arthur Parmentier" w:date="2020-06-04T12:46:00Z">
          <w:pPr/>
        </w:pPrChange>
      </w:pPr>
      <w:ins w:id="7397" w:author="Arthur Parmentier" w:date="2020-06-04T12:46:00Z">
        <w:r w:rsidRPr="007C437A">
          <w:rPr>
            <w:rPrChange w:id="7398" w:author="Arthur Parmentier" w:date="2020-06-07T15:27:00Z">
              <w:rPr/>
            </w:rPrChange>
          </w:rPr>
          <w:t xml:space="preserve">Figure </w:t>
        </w:r>
        <w:r w:rsidRPr="007C437A">
          <w:rPr>
            <w:rPrChange w:id="7399" w:author="Arthur Parmentier" w:date="2020-06-07T15:27:00Z">
              <w:rPr/>
            </w:rPrChange>
          </w:rPr>
          <w:fldChar w:fldCharType="begin"/>
        </w:r>
        <w:r w:rsidRPr="007C437A">
          <w:rPr>
            <w:rPrChange w:id="7400" w:author="Arthur Parmentier" w:date="2020-06-07T15:27:00Z">
              <w:rPr/>
            </w:rPrChange>
          </w:rPr>
          <w:instrText xml:space="preserve"> SEQ Figure \* ARABIC </w:instrText>
        </w:r>
      </w:ins>
      <w:r w:rsidRPr="007C437A">
        <w:rPr>
          <w:rPrChange w:id="7401" w:author="Arthur Parmentier" w:date="2020-06-07T15:27:00Z">
            <w:rPr/>
          </w:rPrChange>
        </w:rPr>
        <w:fldChar w:fldCharType="separate"/>
      </w:r>
      <w:ins w:id="7402" w:author="Arthur Parmentier" w:date="2020-06-05T21:05:00Z">
        <w:r w:rsidR="001C2AA6" w:rsidRPr="007C437A">
          <w:rPr>
            <w:rPrChange w:id="7403" w:author="Arthur Parmentier" w:date="2020-06-07T15:27:00Z">
              <w:rPr>
                <w:noProof/>
              </w:rPr>
            </w:rPrChange>
          </w:rPr>
          <w:t>9</w:t>
        </w:r>
      </w:ins>
      <w:ins w:id="7404" w:author="Arthur Parmentier" w:date="2020-06-04T12:46:00Z">
        <w:r w:rsidRPr="007C437A">
          <w:rPr>
            <w:rPrChange w:id="7405" w:author="Arthur Parmentier" w:date="2020-06-07T15:27:00Z">
              <w:rPr/>
            </w:rPrChange>
          </w:rPr>
          <w:fldChar w:fldCharType="end"/>
        </w:r>
        <w:r w:rsidRPr="007C437A">
          <w:rPr>
            <w:rPrChange w:id="7406"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407" w:author="Arthur Parmentier" w:date="2020-05-22T11:37:00Z"/>
        </w:rPr>
      </w:pPr>
      <w:ins w:id="7408" w:author="Arthur Parmentier" w:date="2020-06-04T12:34:00Z">
        <w:r w:rsidRPr="007C437A">
          <w:t>We will address performance</w:t>
        </w:r>
      </w:ins>
      <w:ins w:id="7409" w:author="Arthur Parmentier" w:date="2020-06-04T12:35:00Z">
        <w:r w:rsidRPr="007C437A">
          <w:t xml:space="preserve"> and accuracy aspects in a further section.</w:t>
        </w:r>
      </w:ins>
    </w:p>
    <w:p w:rsidR="004116C1" w:rsidRPr="007C437A" w:rsidRDefault="00620051" w:rsidP="00620051">
      <w:pPr>
        <w:pStyle w:val="Titre4"/>
        <w:rPr>
          <w:ins w:id="7410" w:author="Arthur Parmentier" w:date="2020-06-04T12:35:00Z"/>
        </w:rPr>
      </w:pPr>
      <w:ins w:id="7411" w:author="Arthur Parmentier" w:date="2020-06-04T12:35:00Z">
        <w:r w:rsidRPr="007C437A">
          <w:t xml:space="preserve">Hands Adaboost </w:t>
        </w:r>
      </w:ins>
      <w:ins w:id="7412" w:author="Arthur Parmentier" w:date="2020-06-04T12:42:00Z">
        <w:r w:rsidR="00BD61A6" w:rsidRPr="007C437A">
          <w:t xml:space="preserve">for </w:t>
        </w:r>
      </w:ins>
      <w:ins w:id="7413" w:author="Arthur Parmentier" w:date="2020-06-04T12:35:00Z">
        <w:r w:rsidRPr="007C437A">
          <w:t>decision tree</w:t>
        </w:r>
      </w:ins>
    </w:p>
    <w:p w:rsidR="00620051" w:rsidRPr="007C437A" w:rsidRDefault="00620051" w:rsidP="00620051">
      <w:pPr>
        <w:rPr>
          <w:ins w:id="7414" w:author="Arthur Parmentier" w:date="2020-06-04T12:39:00Z"/>
        </w:rPr>
      </w:pPr>
      <w:ins w:id="7415" w:author="Arthur Parmentier" w:date="2020-06-04T12:35:00Z">
        <w:r w:rsidRPr="007C437A">
          <w:t>To recognize hand poses that are used in s</w:t>
        </w:r>
      </w:ins>
      <w:ins w:id="7416" w:author="Arthur Parmentier" w:date="2020-06-04T12:36:00Z">
        <w:r w:rsidRPr="007C437A">
          <w:t xml:space="preserve">igns like “tempo” or “volume”, I chose to work with </w:t>
        </w:r>
      </w:ins>
      <w:ins w:id="7417" w:author="Arthur Parmentier" w:date="2020-06-04T12:37:00Z">
        <w:r w:rsidRPr="007C437A">
          <w:t xml:space="preserve">an Adaboost </w:t>
        </w:r>
      </w:ins>
      <w:ins w:id="7418" w:author="Arthur Parmentier" w:date="2020-06-04T12:42:00Z">
        <w:r w:rsidR="00BD61A6" w:rsidRPr="007C437A">
          <w:t xml:space="preserve">for </w:t>
        </w:r>
      </w:ins>
      <w:ins w:id="7419" w:author="Arthur Parmentier" w:date="2020-06-04T12:37:00Z">
        <w:r w:rsidRPr="007C437A">
          <w:t xml:space="preserve">decision tree classifier model in Wekinator. The configuration process in Wekinator is </w:t>
        </w:r>
      </w:ins>
      <w:ins w:id="7420" w:author="Arthur Parmentier" w:date="2020-06-04T12:38:00Z">
        <w:r w:rsidRPr="007C437A">
          <w:t xml:space="preserve">only </w:t>
        </w:r>
      </w:ins>
      <w:ins w:id="7421" w:author="Arthur Parmentier" w:date="2020-06-04T12:37:00Z">
        <w:r w:rsidRPr="007C437A">
          <w:t>slight</w:t>
        </w:r>
      </w:ins>
      <w:ins w:id="7422" w:author="Arthur Parmentier" w:date="2020-06-04T12:38:00Z">
        <w:r w:rsidRPr="007C437A">
          <w:t xml:space="preserve">ly different </w:t>
        </w:r>
      </w:ins>
      <w:ins w:id="7423" w:author="Arthur Parmentier" w:date="2020-06-04T12:39:00Z">
        <w:r w:rsidR="00103255" w:rsidRPr="007C437A">
          <w:t xml:space="preserve">and is fully detailed in my </w:t>
        </w:r>
        <w:r w:rsidR="00103255" w:rsidRPr="007C437A">
          <w:rPr>
            <w:rPrChange w:id="7424" w:author="Arthur Parmentier" w:date="2020-06-07T15:27:00Z">
              <w:rPr/>
            </w:rPrChange>
          </w:rPr>
          <w:fldChar w:fldCharType="begin"/>
        </w:r>
        <w:r w:rsidR="00103255" w:rsidRPr="007C437A">
          <w:instrText xml:space="preserve"> HYPERLINK "https://www.youtube.com/watch?v=rKD5BMaHmI8" </w:instrText>
        </w:r>
        <w:r w:rsidR="00103255" w:rsidRPr="007C437A">
          <w:rPr>
            <w:rPrChange w:id="7425" w:author="Arthur Parmentier" w:date="2020-06-07T15:27:00Z">
              <w:rPr/>
            </w:rPrChange>
          </w:rPr>
          <w:fldChar w:fldCharType="separate"/>
        </w:r>
        <w:r w:rsidR="00103255" w:rsidRPr="007C437A">
          <w:rPr>
            <w:rStyle w:val="Lienhypertexte"/>
          </w:rPr>
          <w:t>fourth demo video</w:t>
        </w:r>
        <w:r w:rsidR="00103255" w:rsidRPr="007C437A">
          <w:rPr>
            <w:rPrChange w:id="7426" w:author="Arthur Parmentier" w:date="2020-06-07T15:27:00Z">
              <w:rPr/>
            </w:rPrChange>
          </w:rPr>
          <w:fldChar w:fldCharType="end"/>
        </w:r>
        <w:r w:rsidR="00103255" w:rsidRPr="007C437A">
          <w:t>.</w:t>
        </w:r>
      </w:ins>
    </w:p>
    <w:p w:rsidR="00054963" w:rsidRPr="007C437A" w:rsidRDefault="00054963">
      <w:pPr>
        <w:rPr>
          <w:ins w:id="7427" w:author="Arthur Parmentier" w:date="2020-05-22T09:13:00Z"/>
          <w:rPrChange w:id="7428" w:author="Arthur Parmentier" w:date="2020-06-07T15:27:00Z">
            <w:rPr>
              <w:ins w:id="7429" w:author="Arthur Parmentier" w:date="2020-05-22T09:13:00Z"/>
            </w:rPr>
          </w:rPrChange>
        </w:rPr>
        <w:pPrChange w:id="7430" w:author="Arthur Parmentier" w:date="2020-06-04T12:35:00Z">
          <w:pPr>
            <w:pStyle w:val="Titre3"/>
          </w:pPr>
        </w:pPrChange>
      </w:pPr>
      <w:ins w:id="7431" w:author="Arthur Parmentier" w:date="2020-06-04T12:40:00Z">
        <w:r w:rsidRPr="007C437A">
          <w:rPr>
            <w:rPrChange w:id="7432" w:author="Arthur Parmentier" w:date="2020-06-07T15:27:00Z">
              <w:rPr/>
            </w:rPrChange>
          </w:rPr>
          <w:t>At the output of the model, Max receives the index of the most likely sign</w:t>
        </w:r>
      </w:ins>
      <w:ins w:id="7433" w:author="Arthur Parmentier" w:date="2020-06-04T12:41:00Z">
        <w:r w:rsidRPr="007C437A">
          <w:rPr>
            <w:rPrChange w:id="7434" w:author="Arthur Parmentier" w:date="2020-06-07T15:27:00Z">
              <w:rPr/>
            </w:rPrChange>
          </w:rPr>
          <w:t xml:space="preserve"> and can eventually threshold on the confidence of the classification to avoid </w:t>
        </w:r>
      </w:ins>
      <w:ins w:id="7435" w:author="Arthur Parmentier" w:date="2020-06-04T12:42:00Z">
        <w:r w:rsidR="00D26A17" w:rsidRPr="007C437A">
          <w:rPr>
            <w:rPrChange w:id="7436" w:author="Arthur Parmentier" w:date="2020-06-07T15:27:00Z">
              <w:rPr/>
            </w:rPrChange>
          </w:rPr>
          <w:t>false positives</w:t>
        </w:r>
      </w:ins>
      <w:ins w:id="7437" w:author="Arthur Parmentier" w:date="2020-06-04T12:41:00Z">
        <w:r w:rsidRPr="007C437A">
          <w:rPr>
            <w:rPrChange w:id="7438" w:author="Arthur Parmentier" w:date="2020-06-07T15:27:00Z">
              <w:rPr/>
            </w:rPrChange>
          </w:rPr>
          <w:t>.</w:t>
        </w:r>
      </w:ins>
    </w:p>
    <w:p w:rsidR="006D0BF0" w:rsidRPr="007C437A" w:rsidDel="004D7C82" w:rsidRDefault="006D0BF0">
      <w:pPr>
        <w:rPr>
          <w:del w:id="7439" w:author="Arthur Parmentier" w:date="2020-06-04T12:17:00Z"/>
          <w:rPrChange w:id="7440" w:author="Arthur Parmentier" w:date="2020-06-07T15:27:00Z">
            <w:rPr>
              <w:del w:id="7441" w:author="Arthur Parmentier" w:date="2020-06-04T12:17:00Z"/>
            </w:rPr>
          </w:rPrChange>
        </w:rPr>
        <w:pPrChange w:id="7442" w:author="Arthur Parmentier" w:date="2020-05-22T09:13:00Z">
          <w:pPr>
            <w:pStyle w:val="Titre2"/>
          </w:pPr>
        </w:pPrChange>
      </w:pPr>
      <w:bookmarkStart w:id="7443" w:name="_Toc42259027"/>
      <w:bookmarkStart w:id="7444" w:name="_Toc42259104"/>
      <w:bookmarkStart w:id="7445" w:name="_Toc42449783"/>
      <w:bookmarkStart w:id="7446" w:name="_Toc42449865"/>
      <w:bookmarkStart w:id="7447" w:name="_Toc42550051"/>
      <w:bookmarkStart w:id="7448" w:name="_Toc42550144"/>
      <w:bookmarkStart w:id="7449" w:name="_Toc42698895"/>
      <w:bookmarkStart w:id="7450" w:name="_Toc42698974"/>
      <w:bookmarkEnd w:id="7443"/>
      <w:bookmarkEnd w:id="7444"/>
      <w:bookmarkEnd w:id="7445"/>
      <w:bookmarkEnd w:id="7446"/>
      <w:bookmarkEnd w:id="7447"/>
      <w:bookmarkEnd w:id="7448"/>
      <w:bookmarkEnd w:id="7449"/>
      <w:bookmarkEnd w:id="7450"/>
    </w:p>
    <w:p w:rsidR="00F25194" w:rsidRPr="007C437A" w:rsidRDefault="00F25194">
      <w:pPr>
        <w:pStyle w:val="Titre3"/>
        <w:rPr>
          <w:ins w:id="7451" w:author="Arthur Parmentier" w:date="2020-06-04T14:56:00Z"/>
        </w:rPr>
      </w:pPr>
      <w:bookmarkStart w:id="7452" w:name="_Toc42698975"/>
      <w:r w:rsidRPr="007C437A">
        <w:t>Part 4: Grammar parsing</w:t>
      </w:r>
      <w:bookmarkEnd w:id="7452"/>
    </w:p>
    <w:p w:rsidR="00947BFF" w:rsidRPr="007C437A" w:rsidRDefault="00947BFF">
      <w:pPr>
        <w:pStyle w:val="Titre4"/>
        <w:rPr>
          <w:ins w:id="7453" w:author="Arthur Parmentier" w:date="2020-06-04T13:57:00Z"/>
          <w:rPrChange w:id="7454" w:author="Arthur Parmentier" w:date="2020-06-07T15:27:00Z">
            <w:rPr>
              <w:ins w:id="7455" w:author="Arthur Parmentier" w:date="2020-06-04T13:57:00Z"/>
            </w:rPr>
          </w:rPrChange>
        </w:rPr>
        <w:pPrChange w:id="7456" w:author="Arthur Parmentier" w:date="2020-06-04T14:56:00Z">
          <w:pPr>
            <w:pStyle w:val="Titre3"/>
          </w:pPr>
        </w:pPrChange>
      </w:pPr>
      <w:ins w:id="7457" w:author="Arthur Parmentier" w:date="2020-06-04T14:56:00Z">
        <w:r w:rsidRPr="007C437A">
          <w:rPr>
            <w:rPrChange w:id="7458" w:author="Arthur Parmentier" w:date="2020-06-07T15:27:00Z">
              <w:rPr/>
            </w:rPrChange>
          </w:rPr>
          <w:t xml:space="preserve">A finite state machine (FSM) </w:t>
        </w:r>
      </w:ins>
      <w:ins w:id="7459" w:author="Arthur Parmentier" w:date="2020-06-08T01:39:00Z">
        <w:r w:rsidR="00DE0C52">
          <w:t>automaton</w:t>
        </w:r>
      </w:ins>
    </w:p>
    <w:p w:rsidR="00043B6E" w:rsidRPr="007C437A" w:rsidRDefault="00043B6E" w:rsidP="00043B6E">
      <w:pPr>
        <w:rPr>
          <w:ins w:id="7460" w:author="Arthur Parmentier" w:date="2020-06-04T13:59:00Z"/>
        </w:rPr>
      </w:pPr>
      <w:ins w:id="7461" w:author="Arthur Parmentier" w:date="2020-06-04T13:57:00Z">
        <w:r w:rsidRPr="007C437A">
          <w:t xml:space="preserve">From the models introduced in the previous section, </w:t>
        </w:r>
      </w:ins>
      <w:ins w:id="7462" w:author="Arthur Parmentier" w:date="2020-06-04T13:58:00Z">
        <w:r w:rsidRPr="007C437A">
          <w:t xml:space="preserve">we </w:t>
        </w:r>
      </w:ins>
      <w:ins w:id="7463" w:author="Arthur Parmentier" w:date="2020-06-04T13:59:00Z">
        <w:r w:rsidRPr="007C437A">
          <w:t>can</w:t>
        </w:r>
      </w:ins>
      <w:ins w:id="7464"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465" w:author="Arthur Parmentier" w:date="2020-06-04T14:02:00Z"/>
        </w:rPr>
      </w:pPr>
      <w:ins w:id="7466" w:author="Arthur Parmentier" w:date="2020-06-04T14:00:00Z">
        <w:r w:rsidRPr="007C437A">
          <w:t xml:space="preserve">The next step is therefore to implement the grammar of SP </w:t>
        </w:r>
      </w:ins>
      <w:ins w:id="7467" w:author="Arthur Parmentier" w:date="2020-06-04T14:01:00Z">
        <w:r w:rsidRPr="007C437A">
          <w:t>with a parsing mechanism that would then allow us to create requests or commands to each device that acts a</w:t>
        </w:r>
      </w:ins>
      <w:ins w:id="7468" w:author="Arthur Parmentier" w:date="2020-06-04T14:02:00Z">
        <w:r w:rsidRPr="007C437A">
          <w:t>s an individual performer in the system.</w:t>
        </w:r>
      </w:ins>
    </w:p>
    <w:p w:rsidR="00043B6E" w:rsidRPr="007C437A" w:rsidRDefault="00043B6E" w:rsidP="00043B6E">
      <w:pPr>
        <w:rPr>
          <w:ins w:id="7469" w:author="Arthur Parmentier" w:date="2020-06-04T14:05:00Z"/>
        </w:rPr>
      </w:pPr>
      <w:ins w:id="7470" w:author="Arthur Parmentier" w:date="2020-06-04T14:02:00Z">
        <w:r w:rsidRPr="007C437A">
          <w:t>We have seen previously that</w:t>
        </w:r>
      </w:ins>
      <w:ins w:id="7471" w:author="Arthur Parmentier" w:date="2020-06-04T14:03:00Z">
        <w:r w:rsidRPr="007C437A">
          <w:t xml:space="preserve"> the default SP mode can be modeled as a regular lan</w:t>
        </w:r>
      </w:ins>
      <w:ins w:id="7472" w:author="Arthur Parmentier" w:date="2020-06-04T14:04:00Z">
        <w:r w:rsidRPr="007C437A">
          <w:t xml:space="preserve">guage. This allow us to build a deterministic finite state machine </w:t>
        </w:r>
      </w:ins>
      <w:ins w:id="7473" w:author="Arthur Parmentier" w:date="2020-06-04T14:06:00Z">
        <w:r w:rsidRPr="007C437A">
          <w:t xml:space="preserve">(FSM) </w:t>
        </w:r>
      </w:ins>
      <w:ins w:id="7474" w:author="Arthur Parmentier" w:date="2020-06-04T14:04:00Z">
        <w:r w:rsidRPr="007C437A">
          <w:t xml:space="preserve">that can create </w:t>
        </w:r>
      </w:ins>
      <w:ins w:id="7475" w:author="Arthur Parmentier" w:date="2020-06-04T14:05:00Z">
        <w:r w:rsidRPr="007C437A">
          <w:t>meaningful requests from the time sequence of signs.</w:t>
        </w:r>
      </w:ins>
    </w:p>
    <w:p w:rsidR="00541D7C" w:rsidRPr="007C437A" w:rsidRDefault="00043B6E">
      <w:pPr>
        <w:rPr>
          <w:ins w:id="7476" w:author="Arthur Parmentier" w:date="2020-06-04T14:46:00Z"/>
        </w:rPr>
        <w:pPrChange w:id="7477" w:author="Arthur Parmentier" w:date="2020-06-04T14:46:00Z">
          <w:pPr>
            <w:keepNext/>
          </w:pPr>
        </w:pPrChange>
      </w:pPr>
      <w:ins w:id="7478" w:author="Arthur Parmentier" w:date="2020-06-04T14:06:00Z">
        <w:r w:rsidRPr="007C437A">
          <w:lastRenderedPageBreak/>
          <w:t>There are several ways to implement a FSM inside Max</w:t>
        </w:r>
      </w:ins>
      <w:ins w:id="7479" w:author="Arthur Parmentier" w:date="2020-06-04T14:07:00Z">
        <w:r w:rsidRPr="007C437A">
          <w:t xml:space="preserve"> but the most convenient </w:t>
        </w:r>
        <w:r w:rsidR="003341C4" w:rsidRPr="007C437A">
          <w:t xml:space="preserve">way that I found was using a </w:t>
        </w:r>
      </w:ins>
      <w:ins w:id="7480" w:author="Arthur Parmentier" w:date="2020-06-04T14:08:00Z">
        <w:r w:rsidR="003341C4" w:rsidRPr="007C437A">
          <w:t>node.js package called “Javascript state machine”</w:t>
        </w:r>
        <w:r w:rsidR="003341C4" w:rsidRPr="007C437A">
          <w:rPr>
            <w:rStyle w:val="Appelnotedebasdep"/>
          </w:rPr>
          <w:footnoteReference w:id="56"/>
        </w:r>
      </w:ins>
      <w:ins w:id="7483" w:author="Arthur Parmentier" w:date="2020-06-04T14:09:00Z">
        <w:r w:rsidR="00443149" w:rsidRPr="007C437A">
          <w:t xml:space="preserve">. </w:t>
        </w:r>
      </w:ins>
      <w:ins w:id="7484" w:author="Arthur Parmentier" w:date="2020-06-04T14:10:00Z">
        <w:r w:rsidR="00443149" w:rsidRPr="007C437A">
          <w:t>By also using the Viz.js lib</w:t>
        </w:r>
      </w:ins>
      <w:ins w:id="7485" w:author="Arthur Parmentier" w:date="2020-06-04T14:11:00Z">
        <w:r w:rsidR="00443149" w:rsidRPr="007C437A">
          <w:t>rary</w:t>
        </w:r>
        <w:r w:rsidR="00443149" w:rsidRPr="007C437A">
          <w:rPr>
            <w:rStyle w:val="Appelnotedebasdep"/>
          </w:rPr>
          <w:footnoteReference w:id="57"/>
        </w:r>
        <w:r w:rsidR="00443149" w:rsidRPr="007C437A">
          <w:t xml:space="preserve">, I was able </w:t>
        </w:r>
      </w:ins>
      <w:ins w:id="7487" w:author="Arthur Parmentier" w:date="2020-06-04T14:12:00Z">
        <w:r w:rsidR="00443149" w:rsidRPr="007C437A">
          <w:t>to display the</w:t>
        </w:r>
      </w:ins>
      <w:ins w:id="7488" w:author="Arthur Parmentier" w:date="2020-06-04T14:13:00Z">
        <w:r w:rsidR="00443149" w:rsidRPr="007C437A">
          <w:t xml:space="preserve"> FSM inside a Jweb object in Max as a connected graph that represents all the states and transitions of the FSM. This is a very nice v</w:t>
        </w:r>
      </w:ins>
      <w:ins w:id="7489" w:author="Arthur Parmentier" w:date="2020-06-04T14:14:00Z">
        <w:r w:rsidR="00443149" w:rsidRPr="007C437A">
          <w:t>isualization for learning the grammar of SP and also for programmers to have a di</w:t>
        </w:r>
      </w:ins>
      <w:ins w:id="7490" w:author="Arthur Parmentier" w:date="2020-06-04T14:15:00Z">
        <w:r w:rsidR="00443149" w:rsidRPr="007C437A">
          <w:t>rect feedback on their grammatical implementation, for instance when adding new modes to the tool in the future</w:t>
        </w:r>
      </w:ins>
      <w:ins w:id="7491" w:author="Arthur Parmentier" w:date="2020-06-04T14:44:00Z">
        <w:r w:rsidR="00327836" w:rsidRPr="007C437A">
          <w:t xml:space="preserve"> (see </w:t>
        </w:r>
        <w:r w:rsidR="00327836" w:rsidRPr="007C437A">
          <w:rPr>
            <w:rPrChange w:id="7492" w:author="Arthur Parmentier" w:date="2020-06-07T15:27:00Z">
              <w:rPr/>
            </w:rPrChange>
          </w:rPr>
          <w:fldChar w:fldCharType="begin"/>
        </w:r>
        <w:r w:rsidR="00327836" w:rsidRPr="007C437A">
          <w:instrText xml:space="preserve"> REF _Ref42174288 \h </w:instrText>
        </w:r>
      </w:ins>
      <w:r w:rsidR="00327836" w:rsidRPr="007C437A">
        <w:rPr>
          <w:rPrChange w:id="7493" w:author="Arthur Parmentier" w:date="2020-06-07T15:27:00Z">
            <w:rPr/>
          </w:rPrChange>
        </w:rPr>
      </w:r>
      <w:r w:rsidR="00327836" w:rsidRPr="007C437A">
        <w:rPr>
          <w:rPrChange w:id="7494" w:author="Arthur Parmentier" w:date="2020-06-07T15:27:00Z">
            <w:rPr/>
          </w:rPrChange>
        </w:rPr>
        <w:fldChar w:fldCharType="separate"/>
      </w:r>
      <w:ins w:id="7495" w:author="Arthur Parmentier" w:date="2020-06-04T14:44:00Z">
        <w:r w:rsidR="00327836" w:rsidRPr="007C437A">
          <w:t xml:space="preserve">Figure </w:t>
        </w:r>
        <w:r w:rsidR="00327836" w:rsidRPr="007C437A">
          <w:rPr>
            <w:rPrChange w:id="7496" w:author="Arthur Parmentier" w:date="2020-06-07T15:27:00Z">
              <w:rPr>
                <w:noProof/>
              </w:rPr>
            </w:rPrChange>
          </w:rPr>
          <w:t>9</w:t>
        </w:r>
        <w:r w:rsidR="00327836" w:rsidRPr="007C437A">
          <w:rPr>
            <w:rPrChange w:id="7497" w:author="Arthur Parmentier" w:date="2020-06-07T15:27:00Z">
              <w:rPr/>
            </w:rPrChange>
          </w:rPr>
          <w:fldChar w:fldCharType="end"/>
        </w:r>
        <w:r w:rsidR="00327836" w:rsidRPr="007C437A">
          <w:t>).</w:t>
        </w:r>
      </w:ins>
    </w:p>
    <w:p w:rsidR="00833029" w:rsidRPr="007C437A" w:rsidRDefault="00833029">
      <w:pPr>
        <w:keepNext/>
        <w:rPr>
          <w:ins w:id="7498" w:author="Arthur Parmentier" w:date="2020-06-04T14:44:00Z"/>
        </w:rPr>
        <w:pPrChange w:id="7499" w:author="Arthur Parmentier" w:date="2020-06-04T14:44:00Z">
          <w:pPr/>
        </w:pPrChange>
      </w:pPr>
      <w:ins w:id="7500" w:author="Arthur Parmentier" w:date="2020-06-04T14:43:00Z">
        <w:r w:rsidRPr="007C437A">
          <w:rPr>
            <w:noProof/>
            <w:rPrChange w:id="7501"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502" w:author="Arthur Parmentier" w:date="2020-06-04T14:46:00Z"/>
        </w:rPr>
      </w:pPr>
      <w:bookmarkStart w:id="7503" w:name="_Ref42174288"/>
      <w:bookmarkStart w:id="7504" w:name="_Ref42174282"/>
      <w:ins w:id="7505" w:author="Arthur Parmentier" w:date="2020-06-04T14:44:00Z">
        <w:r w:rsidRPr="007C437A">
          <w:t xml:space="preserve">Figure </w:t>
        </w:r>
        <w:r w:rsidRPr="007C437A">
          <w:rPr>
            <w:rPrChange w:id="7506" w:author="Arthur Parmentier" w:date="2020-06-07T15:27:00Z">
              <w:rPr/>
            </w:rPrChange>
          </w:rPr>
          <w:fldChar w:fldCharType="begin"/>
        </w:r>
        <w:r w:rsidRPr="007C437A">
          <w:instrText xml:space="preserve"> SEQ Figure \* ARABIC </w:instrText>
        </w:r>
      </w:ins>
      <w:r w:rsidRPr="007C437A">
        <w:rPr>
          <w:rPrChange w:id="7507" w:author="Arthur Parmentier" w:date="2020-06-07T15:27:00Z">
            <w:rPr/>
          </w:rPrChange>
        </w:rPr>
        <w:fldChar w:fldCharType="separate"/>
      </w:r>
      <w:ins w:id="7508" w:author="Arthur Parmentier" w:date="2020-06-05T21:05:00Z">
        <w:r w:rsidR="001C2AA6" w:rsidRPr="007C437A">
          <w:rPr>
            <w:rPrChange w:id="7509" w:author="Arthur Parmentier" w:date="2020-06-07T15:27:00Z">
              <w:rPr>
                <w:noProof/>
              </w:rPr>
            </w:rPrChange>
          </w:rPr>
          <w:t>10</w:t>
        </w:r>
      </w:ins>
      <w:ins w:id="7510" w:author="Arthur Parmentier" w:date="2020-06-04T14:44:00Z">
        <w:r w:rsidRPr="007C437A">
          <w:rPr>
            <w:rPrChange w:id="7511" w:author="Arthur Parmentier" w:date="2020-06-07T15:27:00Z">
              <w:rPr/>
            </w:rPrChange>
          </w:rPr>
          <w:fldChar w:fldCharType="end"/>
        </w:r>
        <w:bookmarkEnd w:id="7503"/>
        <w:r w:rsidRPr="007C437A">
          <w:t xml:space="preserve"> Max</w:t>
        </w:r>
      </w:ins>
      <w:ins w:id="7512" w:author="Arthur Parmentier" w:date="2020-06-04T15:54:00Z">
        <w:r w:rsidR="009972CC" w:rsidRPr="007C437A">
          <w:t xml:space="preserve"> SP</w:t>
        </w:r>
      </w:ins>
      <w:ins w:id="7513" w:author="Arthur Parmentier" w:date="2020-06-04T14:44:00Z">
        <w:r w:rsidRPr="007C437A">
          <w:t xml:space="preserve"> automat</w:t>
        </w:r>
      </w:ins>
      <w:ins w:id="7514" w:author="Arthur Parmentier" w:date="2020-06-08T01:39:00Z">
        <w:r w:rsidR="00DE0C52">
          <w:t>on</w:t>
        </w:r>
      </w:ins>
      <w:ins w:id="7515" w:author="Arthur Parmentier" w:date="2020-06-04T14:44:00Z">
        <w:r w:rsidRPr="007C437A">
          <w:t xml:space="preserve"> (FSM) GUI</w:t>
        </w:r>
      </w:ins>
      <w:bookmarkEnd w:id="7504"/>
    </w:p>
    <w:p w:rsidR="00541D7C" w:rsidRPr="007C437A" w:rsidRDefault="00541D7C" w:rsidP="00541D7C">
      <w:pPr>
        <w:rPr>
          <w:ins w:id="7516" w:author="Arthur Parmentier" w:date="2020-06-04T14:56:00Z"/>
        </w:rPr>
      </w:pPr>
      <w:ins w:id="7517" w:author="Arthur Parmentier" w:date="2020-06-04T14:47:00Z">
        <w:r w:rsidRPr="007C437A">
          <w:t xml:space="preserve">Yet, the FSM only implements the default SP mode and </w:t>
        </w:r>
      </w:ins>
      <w:ins w:id="7518" w:author="Arthur Parmentier" w:date="2020-06-04T14:48:00Z">
        <w:r w:rsidRPr="007C437A">
          <w:t>although they have a dedicated state, all logic elements are not implemented either</w:t>
        </w:r>
      </w:ins>
      <w:ins w:id="7519" w:author="Arthur Parmentier" w:date="2020-06-04T14:49:00Z">
        <w:r w:rsidRPr="007C437A">
          <w:t xml:space="preserve">, as they introduce a </w:t>
        </w:r>
      </w:ins>
      <w:ins w:id="7520" w:author="Arthur Parmentier" w:date="2020-06-04T14:50:00Z">
        <w:r w:rsidRPr="007C437A">
          <w:t>great level of complexity both in the automata and the interpretation by the device itself.</w:t>
        </w:r>
      </w:ins>
    </w:p>
    <w:p w:rsidR="00947BFF" w:rsidRPr="007C437A" w:rsidRDefault="00947BFF">
      <w:pPr>
        <w:pStyle w:val="Titre4"/>
        <w:rPr>
          <w:ins w:id="7521" w:author="Arthur Parmentier" w:date="2020-06-04T14:50:00Z"/>
          <w:rPrChange w:id="7522" w:author="Arthur Parmentier" w:date="2020-06-07T15:27:00Z">
            <w:rPr>
              <w:ins w:id="7523" w:author="Arthur Parmentier" w:date="2020-06-04T14:50:00Z"/>
            </w:rPr>
          </w:rPrChange>
        </w:rPr>
        <w:pPrChange w:id="7524" w:author="Arthur Parmentier" w:date="2020-06-04T14:56:00Z">
          <w:pPr/>
        </w:pPrChange>
      </w:pPr>
      <w:ins w:id="7525" w:author="Arthur Parmentier" w:date="2020-06-04T14:56:00Z">
        <w:r w:rsidRPr="007C437A">
          <w:rPr>
            <w:rPrChange w:id="7526" w:author="Arthur Parmentier" w:date="2020-06-07T15:27:00Z">
              <w:rPr/>
            </w:rPrChange>
          </w:rPr>
          <w:t>Forming a request to de</w:t>
        </w:r>
      </w:ins>
      <w:ins w:id="7527" w:author="Arthur Parmentier" w:date="2020-06-04T14:57:00Z">
        <w:r w:rsidRPr="007C437A">
          <w:rPr>
            <w:rPrChange w:id="7528" w:author="Arthur Parmentier" w:date="2020-06-07T15:27:00Z">
              <w:rPr/>
            </w:rPrChange>
          </w:rPr>
          <w:t xml:space="preserve">vices </w:t>
        </w:r>
      </w:ins>
      <w:ins w:id="7529" w:author="Arthur Parmentier" w:date="2020-06-04T14:56:00Z">
        <w:r w:rsidRPr="007C437A">
          <w:rPr>
            <w:rPrChange w:id="7530" w:author="Arthur Parmentier" w:date="2020-06-07T15:27:00Z">
              <w:rPr/>
            </w:rPrChange>
          </w:rPr>
          <w:t>from a sequence</w:t>
        </w:r>
      </w:ins>
      <w:ins w:id="7531" w:author="Arthur Parmentier" w:date="2020-06-04T14:57:00Z">
        <w:r w:rsidRPr="007C437A">
          <w:rPr>
            <w:rPrChange w:id="7532" w:author="Arthur Parmentier" w:date="2020-06-07T15:27:00Z">
              <w:rPr/>
            </w:rPrChange>
          </w:rPr>
          <w:t xml:space="preserve"> of signs</w:t>
        </w:r>
      </w:ins>
    </w:p>
    <w:p w:rsidR="00947BFF" w:rsidRPr="007C437A" w:rsidRDefault="00C47018" w:rsidP="00947BFF">
      <w:pPr>
        <w:rPr>
          <w:ins w:id="7533" w:author="Arthur Parmentier" w:date="2020-06-04T15:00:00Z"/>
        </w:rPr>
      </w:pPr>
      <w:ins w:id="7534" w:author="Arthur Parmentier" w:date="2020-06-04T14:58:00Z">
        <w:r w:rsidRPr="007C437A">
          <w:t>For constructing the request messages, I took inspiration from the OSC protocol: at the</w:t>
        </w:r>
      </w:ins>
      <w:ins w:id="7535" w:author="Arthur Parmentier" w:date="2020-06-04T14:59:00Z">
        <w:r w:rsidRPr="007C437A">
          <w:t xml:space="preserve"> output of the automata, requests are sent to the devices with the following rec</w:t>
        </w:r>
      </w:ins>
      <w:ins w:id="7536" w:author="Arthur Parmentier" w:date="2020-06-04T15:00:00Z">
        <w:r w:rsidRPr="007C437A">
          <w:t>ursive forms:</w:t>
        </w:r>
      </w:ins>
    </w:p>
    <w:p w:rsidR="00C47018" w:rsidRPr="007C437A" w:rsidRDefault="00C47018" w:rsidP="00947BFF">
      <w:pPr>
        <w:rPr>
          <w:ins w:id="7537" w:author="Arthur Parmentier" w:date="2020-06-04T15:04:00Z"/>
        </w:rPr>
      </w:pPr>
      <w:ins w:id="7538" w:author="Arthur Parmentier" w:date="2020-06-04T15:00:00Z">
        <w:r w:rsidRPr="007C437A">
          <w:t>/device_name/content/parameter value</w:t>
        </w:r>
      </w:ins>
      <w:ins w:id="7539" w:author="Arthur Parmentier" w:date="2020-06-04T15:01:00Z">
        <w:r w:rsidRPr="007C437A">
          <w:br/>
          <w:t>/device_name/content/parameter/</w:t>
        </w:r>
      </w:ins>
      <w:ins w:id="7540" w:author="Arthur Parmentier" w:date="2020-06-04T15:03:00Z">
        <w:r w:rsidRPr="007C437A">
          <w:t>parameter_of_the</w:t>
        </w:r>
      </w:ins>
      <w:ins w:id="7541" w:author="Arthur Parmentier" w:date="2020-06-04T15:04:00Z">
        <w:r w:rsidRPr="007C437A">
          <w:t>_parameter/…/… value</w:t>
        </w:r>
        <w:r w:rsidR="00CC0516" w:rsidRPr="007C437A">
          <w:t>1 value2 …</w:t>
        </w:r>
      </w:ins>
    </w:p>
    <w:p w:rsidR="00CC0516" w:rsidRPr="007C437A" w:rsidRDefault="009972CC" w:rsidP="00947BFF">
      <w:pPr>
        <w:rPr>
          <w:ins w:id="7542" w:author="Arthur Parmentier" w:date="2020-06-04T15:56:00Z"/>
        </w:rPr>
      </w:pPr>
      <w:ins w:id="7543" w:author="Arthur Parmentier" w:date="2020-06-04T15:51:00Z">
        <w:r w:rsidRPr="007C437A">
          <w:t xml:space="preserve">The way </w:t>
        </w:r>
      </w:ins>
      <w:ins w:id="7544" w:author="Arthur Parmentier" w:date="2020-06-04T15:54:00Z">
        <w:r w:rsidR="00342F3F" w:rsidRPr="007C437A">
          <w:t xml:space="preserve">the request is formed inside the </w:t>
        </w:r>
      </w:ins>
      <w:ins w:id="7545" w:author="Arthur Parmentier" w:date="2020-06-08T01:39:00Z">
        <w:r w:rsidR="00DE0C52">
          <w:t>automaton</w:t>
        </w:r>
      </w:ins>
      <w:ins w:id="7546" w:author="Arthur Parmentier" w:date="2020-06-04T15:54:00Z">
        <w:r w:rsidR="00342F3F" w:rsidRPr="007C437A">
          <w:t xml:space="preserve"> is by collecting each sign</w:t>
        </w:r>
      </w:ins>
      <w:ins w:id="7547" w:author="Arthur Parmentier" w:date="2020-06-04T15:55:00Z">
        <w:r w:rsidR="00342F3F" w:rsidRPr="007C437A">
          <w:t xml:space="preserve"> during the state transitions and assembling them into </w:t>
        </w:r>
      </w:ins>
      <w:ins w:id="7548"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549" w:author="Arthur Parmentier" w:date="2020-06-04T15:56:00Z"/>
        </w:rPr>
      </w:pPr>
      <w:ins w:id="7550"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551" w:author="Arthur Parmentier" w:date="2020-06-04T15:57:00Z"/>
        </w:rPr>
      </w:pPr>
      <w:ins w:id="7552" w:author="Arthur Parmentier" w:date="2020-06-04T15:56:00Z">
        <w:r w:rsidRPr="007C437A">
          <w:t>At the first level</w:t>
        </w:r>
      </w:ins>
      <w:ins w:id="7553" w:author="Arthur Parmentier" w:date="2020-06-04T15:57:00Z">
        <w:r w:rsidRPr="007C437A">
          <w:t>, the index of the request</w:t>
        </w:r>
      </w:ins>
    </w:p>
    <w:p w:rsidR="00342F3F" w:rsidRPr="007C437A" w:rsidRDefault="00342F3F" w:rsidP="00342F3F">
      <w:pPr>
        <w:pStyle w:val="Paragraphedeliste"/>
        <w:numPr>
          <w:ilvl w:val="2"/>
          <w:numId w:val="41"/>
        </w:numPr>
        <w:rPr>
          <w:ins w:id="7554" w:author="Arthur Parmentier" w:date="2020-06-04T15:57:00Z"/>
        </w:rPr>
      </w:pPr>
      <w:ins w:id="7555"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556" w:author="Arthur Parmentier" w:date="2020-06-04T15:57:00Z"/>
        </w:rPr>
      </w:pPr>
      <w:ins w:id="7557"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558" w:author="Arthur Parmentier" w:date="2020-06-04T15:57:00Z"/>
        </w:rPr>
      </w:pPr>
      <w:ins w:id="7559"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560" w:author="Arthur Parmentier" w:date="2020-06-04T15:58:00Z"/>
        </w:rPr>
      </w:pPr>
      <w:ins w:id="7561" w:author="Arthur Parmentier" w:date="2020-06-04T16:00:00Z">
        <w:r w:rsidRPr="007C437A">
          <w:rPr>
            <w:noProof/>
            <w:rPrChange w:id="7562"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54290C" w:rsidRPr="00910A67" w:rsidRDefault="0054290C">
                              <w:pPr>
                                <w:pStyle w:val="Lgende"/>
                                <w:rPr>
                                  <w:noProof/>
                                </w:rPr>
                                <w:pPrChange w:id="7563" w:author="Arthur Parmentier" w:date="2020-06-04T16:00:00Z">
                                  <w:pPr>
                                    <w:pStyle w:val="Paragraphedeliste"/>
                                    <w:numPr>
                                      <w:ilvl w:val="5"/>
                                      <w:numId w:val="41"/>
                                    </w:numPr>
                                    <w:ind w:left="4320" w:hanging="360"/>
                                  </w:pPr>
                                </w:pPrChange>
                              </w:pPr>
                              <w:ins w:id="7564" w:author="Arthur Parmentier" w:date="2020-06-04T16:00:00Z">
                                <w:r>
                                  <w:t xml:space="preserve">Figure </w:t>
                                </w:r>
                                <w:r>
                                  <w:fldChar w:fldCharType="begin"/>
                                </w:r>
                                <w:r>
                                  <w:instrText xml:space="preserve"> SEQ Figure \* ARABIC </w:instrText>
                                </w:r>
                              </w:ins>
                              <w:r>
                                <w:fldChar w:fldCharType="separate"/>
                              </w:r>
                              <w:ins w:id="7565" w:author="Arthur Parmentier" w:date="2020-06-05T21:05:00Z">
                                <w:r>
                                  <w:rPr>
                                    <w:noProof/>
                                  </w:rPr>
                                  <w:t>11</w:t>
                                </w:r>
                              </w:ins>
                              <w:ins w:id="7566"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54290C" w:rsidRPr="00910A67" w:rsidRDefault="0054290C">
                        <w:pPr>
                          <w:pStyle w:val="Lgende"/>
                          <w:rPr>
                            <w:noProof/>
                          </w:rPr>
                          <w:pPrChange w:id="7567" w:author="Arthur Parmentier" w:date="2020-06-04T16:00:00Z">
                            <w:pPr>
                              <w:pStyle w:val="Paragraphedeliste"/>
                              <w:numPr>
                                <w:ilvl w:val="5"/>
                                <w:numId w:val="41"/>
                              </w:numPr>
                              <w:ind w:left="4320" w:hanging="360"/>
                            </w:pPr>
                          </w:pPrChange>
                        </w:pPr>
                        <w:ins w:id="7568" w:author="Arthur Parmentier" w:date="2020-06-04T16:00:00Z">
                          <w:r>
                            <w:t xml:space="preserve">Figure </w:t>
                          </w:r>
                          <w:r>
                            <w:fldChar w:fldCharType="begin"/>
                          </w:r>
                          <w:r>
                            <w:instrText xml:space="preserve"> SEQ Figure \* ARABIC </w:instrText>
                          </w:r>
                        </w:ins>
                        <w:r>
                          <w:fldChar w:fldCharType="separate"/>
                        </w:r>
                        <w:ins w:id="7569" w:author="Arthur Parmentier" w:date="2020-06-05T21:05:00Z">
                          <w:r>
                            <w:rPr>
                              <w:noProof/>
                            </w:rPr>
                            <w:t>11</w:t>
                          </w:r>
                        </w:ins>
                        <w:ins w:id="7570" w:author="Arthur Parmentier" w:date="2020-06-04T16:00:00Z">
                          <w:r>
                            <w:fldChar w:fldCharType="end"/>
                          </w:r>
                          <w:r>
                            <w:t xml:space="preserve"> Representation of the request object inside Max</w:t>
                          </w:r>
                        </w:ins>
                      </w:p>
                    </w:txbxContent>
                  </v:textbox>
                  <w10:wrap type="topAndBottom"/>
                </v:shape>
              </w:pict>
            </mc:Fallback>
          </mc:AlternateContent>
        </w:r>
      </w:ins>
      <w:ins w:id="7571" w:author="Arthur Parmentier" w:date="2020-06-04T15:59:00Z">
        <w:r w:rsidRPr="007C437A">
          <w:rPr>
            <w:noProof/>
            <w:rPrChange w:id="7572"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573"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574" w:author="Arthur Parmentier" w:date="2020-06-04T16:01:00Z"/>
        </w:rPr>
      </w:pPr>
      <w:ins w:id="7575"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576" w:author="Arthur Parmentier" w:date="2020-06-04T16:02:00Z"/>
        </w:rPr>
      </w:pPr>
      <w:ins w:id="7577" w:author="Arthur Parmentier" w:date="2020-06-04T16:01:00Z">
        <w:r w:rsidRPr="007C437A">
          <w:t xml:space="preserve">The “reverse distribution” object </w:t>
        </w:r>
      </w:ins>
      <w:ins w:id="7578" w:author="Arthur Parmentier" w:date="2020-06-04T16:02:00Z">
        <w:r w:rsidRPr="007C437A">
          <w:t>that stores for each content, what device is playing it with what parameters.</w:t>
        </w:r>
      </w:ins>
    </w:p>
    <w:p w:rsidR="00342F3F" w:rsidRPr="007C437A" w:rsidRDefault="00342F3F" w:rsidP="00342F3F">
      <w:pPr>
        <w:rPr>
          <w:ins w:id="7579" w:author="Arthur Parmentier" w:date="2020-06-04T16:04:00Z"/>
        </w:rPr>
      </w:pPr>
      <w:ins w:id="7580" w:author="Arthur Parmentier" w:date="2020-06-04T16:02:00Z">
        <w:r w:rsidRPr="007C437A">
          <w:t>For convenience, I also use inter</w:t>
        </w:r>
      </w:ins>
      <w:ins w:id="7581" w:author="Arthur Parmentier" w:date="2020-06-04T16:03:00Z">
        <w:r w:rsidRPr="007C437A">
          <w:t>mediate objects that store specific types of signs (the “who”, “what” arrays) in the parsing proc</w:t>
        </w:r>
      </w:ins>
      <w:ins w:id="7582" w:author="Arthur Parmentier" w:date="2020-06-04T16:04:00Z">
        <w:r w:rsidRPr="007C437A">
          <w:t>ess</w:t>
        </w:r>
      </w:ins>
      <w:ins w:id="7583" w:author="Arthur Parmentier" w:date="2020-06-04T16:03:00Z">
        <w:r w:rsidRPr="007C437A">
          <w:t>.</w:t>
        </w:r>
      </w:ins>
    </w:p>
    <w:p w:rsidR="00342F3F" w:rsidRPr="007C437A" w:rsidRDefault="00342F3F" w:rsidP="00342F3F">
      <w:pPr>
        <w:rPr>
          <w:ins w:id="7584" w:author="Arthur Parmentier" w:date="2020-06-04T16:06:00Z"/>
        </w:rPr>
      </w:pPr>
      <w:ins w:id="7585" w:author="Arthur Parmentier" w:date="2020-06-04T16:04:00Z">
        <w:r w:rsidRPr="007C437A">
          <w:t xml:space="preserve">Finally, the “group” object </w:t>
        </w:r>
        <w:r w:rsidR="00071EE1" w:rsidRPr="007C437A">
          <w:t xml:space="preserve">defines and store all the groups of the performance and the </w:t>
        </w:r>
      </w:ins>
      <w:ins w:id="7586" w:author="Arthur Parmentier" w:date="2020-06-04T16:05:00Z">
        <w:r w:rsidR="00071EE1" w:rsidRPr="007C437A">
          <w:t xml:space="preserve">“defaults” object stores default values for certain parameters. Both can be used to adapt the parsing to </w:t>
        </w:r>
      </w:ins>
      <w:ins w:id="7587" w:author="Arthur Parmentier" w:date="2020-06-04T16:06:00Z">
        <w:r w:rsidR="00E24837" w:rsidRPr="007C437A">
          <w:t xml:space="preserve">specific </w:t>
        </w:r>
      </w:ins>
      <w:ins w:id="7588" w:author="Arthur Parmentier" w:date="2020-06-04T16:05:00Z">
        <w:r w:rsidR="00071EE1" w:rsidRPr="007C437A">
          <w:t>p</w:t>
        </w:r>
      </w:ins>
      <w:ins w:id="7589" w:author="Arthur Parmentier" w:date="2020-06-04T16:06:00Z">
        <w:r w:rsidR="00071EE1" w:rsidRPr="007C437A">
          <w:t>erformance situation, in analogy with the default parameters and the conventional groups in SP.</w:t>
        </w:r>
      </w:ins>
    </w:p>
    <w:p w:rsidR="00117172" w:rsidRPr="007C437A" w:rsidRDefault="00117172">
      <w:pPr>
        <w:keepNext/>
        <w:rPr>
          <w:ins w:id="7590" w:author="Arthur Parmentier" w:date="2020-06-04T16:08:00Z"/>
        </w:rPr>
        <w:pPrChange w:id="7591" w:author="Arthur Parmentier" w:date="2020-06-04T16:08:00Z">
          <w:pPr/>
        </w:pPrChange>
      </w:pPr>
      <w:ins w:id="7592" w:author="Arthur Parmentier" w:date="2020-06-04T16:07:00Z">
        <w:r w:rsidRPr="007C437A">
          <w:rPr>
            <w:noProof/>
            <w:rPrChange w:id="7593"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594" w:author="Arthur Parmentier" w:date="2020-06-04T16:08:00Z"/>
        </w:rPr>
      </w:pPr>
      <w:ins w:id="7595" w:author="Arthur Parmentier" w:date="2020-06-04T16:08:00Z">
        <w:r w:rsidRPr="007C437A">
          <w:t xml:space="preserve">Figure </w:t>
        </w:r>
        <w:r w:rsidRPr="007C437A">
          <w:rPr>
            <w:rPrChange w:id="7596" w:author="Arthur Parmentier" w:date="2020-06-07T15:27:00Z">
              <w:rPr/>
            </w:rPrChange>
          </w:rPr>
          <w:fldChar w:fldCharType="begin"/>
        </w:r>
        <w:r w:rsidRPr="007C437A">
          <w:instrText xml:space="preserve"> SEQ Figure \* ARABIC </w:instrText>
        </w:r>
      </w:ins>
      <w:r w:rsidRPr="007C437A">
        <w:rPr>
          <w:rPrChange w:id="7597" w:author="Arthur Parmentier" w:date="2020-06-07T15:27:00Z">
            <w:rPr/>
          </w:rPrChange>
        </w:rPr>
        <w:fldChar w:fldCharType="separate"/>
      </w:r>
      <w:ins w:id="7598" w:author="Arthur Parmentier" w:date="2020-06-05T21:05:00Z">
        <w:r w:rsidR="001C2AA6" w:rsidRPr="007C437A">
          <w:rPr>
            <w:rPrChange w:id="7599" w:author="Arthur Parmentier" w:date="2020-06-07T15:27:00Z">
              <w:rPr>
                <w:noProof/>
              </w:rPr>
            </w:rPrChange>
          </w:rPr>
          <w:t>12</w:t>
        </w:r>
      </w:ins>
      <w:ins w:id="7600" w:author="Arthur Parmentier" w:date="2020-06-04T16:08:00Z">
        <w:r w:rsidRPr="007C437A">
          <w:rPr>
            <w:rPrChange w:id="7601" w:author="Arthur Parmentier" w:date="2020-06-07T15:27:00Z">
              <w:rPr/>
            </w:rPrChange>
          </w:rPr>
          <w:fldChar w:fldCharType="end"/>
        </w:r>
        <w:r w:rsidRPr="007C437A">
          <w:t xml:space="preserve"> Capture of the </w:t>
        </w:r>
      </w:ins>
      <w:ins w:id="7602" w:author="Arthur Parmentier" w:date="2020-06-08T01:39:00Z">
        <w:r w:rsidR="00DE0C52">
          <w:t>automaton</w:t>
        </w:r>
      </w:ins>
      <w:ins w:id="7603" w:author="Arthur Parmentier" w:date="2020-06-04T16:08:00Z">
        <w:r w:rsidRPr="007C437A">
          <w:t xml:space="preserve"> debug and convenience panels, where the user can take a look in each object internally use by the </w:t>
        </w:r>
      </w:ins>
      <w:ins w:id="7604" w:author="Arthur Parmentier" w:date="2020-06-08T01:39:00Z">
        <w:r w:rsidR="00DE0C52">
          <w:t>automaton</w:t>
        </w:r>
      </w:ins>
      <w:ins w:id="7605" w:author="Arthur Parmentier" w:date="2020-06-04T16:08:00Z">
        <w:r w:rsidRPr="007C437A">
          <w:t xml:space="preserve"> and send messages for testing or debug.</w:t>
        </w:r>
      </w:ins>
    </w:p>
    <w:p w:rsidR="00117172" w:rsidRPr="007C437A" w:rsidRDefault="00117172" w:rsidP="00117172">
      <w:pPr>
        <w:rPr>
          <w:ins w:id="7606" w:author="Arthur Parmentier" w:date="2020-06-04T16:12:00Z"/>
        </w:rPr>
      </w:pPr>
      <w:ins w:id="7607" w:author="Arthur Parmentier" w:date="2020-06-04T16:08:00Z">
        <w:r w:rsidRPr="007C437A">
          <w:lastRenderedPageBreak/>
          <w:t xml:space="preserve">The </w:t>
        </w:r>
      </w:ins>
      <w:ins w:id="7608" w:author="Arthur Parmentier" w:date="2020-06-04T16:11:00Z">
        <w:r w:rsidRPr="007C437A">
          <w:t xml:space="preserve">details of the </w:t>
        </w:r>
      </w:ins>
      <w:ins w:id="7609" w:author="Arthur Parmentier" w:date="2020-06-04T16:08:00Z">
        <w:r w:rsidRPr="007C437A">
          <w:t xml:space="preserve">internal mechanisms of the </w:t>
        </w:r>
      </w:ins>
      <w:ins w:id="7610" w:author="Arthur Parmentier" w:date="2020-06-08T01:39:00Z">
        <w:r w:rsidR="00DE0C52">
          <w:t>automaton</w:t>
        </w:r>
      </w:ins>
      <w:ins w:id="7611" w:author="Arthur Parmentier" w:date="2020-06-04T16:09:00Z">
        <w:r w:rsidRPr="007C437A">
          <w:t xml:space="preserve"> and the operations it makes on those objects are not described in this report because of the</w:t>
        </w:r>
      </w:ins>
      <w:ins w:id="7612" w:author="Arthur Parmentier" w:date="2020-06-04T16:10:00Z">
        <w:r w:rsidRPr="007C437A">
          <w:t xml:space="preserve"> complexity of their description in written English; they are available to the programmer by look</w:t>
        </w:r>
      </w:ins>
      <w:ins w:id="7613" w:author="Arthur Parmentier" w:date="2020-06-04T16:11:00Z">
        <w:r w:rsidRPr="007C437A">
          <w:t xml:space="preserve">ing at the </w:t>
        </w:r>
      </w:ins>
      <w:ins w:id="7614" w:author="Arthur Parmentier" w:date="2020-06-08T01:39:00Z">
        <w:r w:rsidR="00DE0C52">
          <w:t>automaton</w:t>
        </w:r>
      </w:ins>
      <w:ins w:id="7615" w:author="Arthur Parmentier" w:date="2020-06-04T16:11:00Z">
        <w:r w:rsidRPr="007C437A">
          <w:t>.js file that implements those mechanisms.</w:t>
        </w:r>
      </w:ins>
    </w:p>
    <w:p w:rsidR="00D92437" w:rsidRPr="007C437A" w:rsidRDefault="00D92437" w:rsidP="00117172">
      <w:pPr>
        <w:rPr>
          <w:ins w:id="7616" w:author="Arthur Parmentier" w:date="2020-06-04T16:13:00Z"/>
        </w:rPr>
      </w:pPr>
      <w:ins w:id="7617" w:author="Arthur Parmentier" w:date="2020-06-04T16:12:00Z">
        <w:r w:rsidRPr="007C437A">
          <w:t>However, there are specific</w:t>
        </w:r>
      </w:ins>
      <w:ins w:id="7618"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619" w:author="Arthur Parmentier" w:date="2020-06-04T16:25:00Z"/>
        </w:rPr>
      </w:pPr>
      <w:ins w:id="7620"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621" w:author="Arthur Parmentier" w:date="2020-06-04T21:46:00Z"/>
        </w:rPr>
      </w:pPr>
      <w:ins w:id="7622" w:author="Arthur Parmentier" w:date="2020-06-04T21:43:00Z">
        <w:r w:rsidRPr="007C437A">
          <w:t>“</w:t>
        </w:r>
      </w:ins>
      <w:ins w:id="7623" w:author="Arthur Parmentier" w:date="2020-06-04T16:26:00Z">
        <w:r w:rsidR="00A94972" w:rsidRPr="007C437A">
          <w:t>Play</w:t>
        </w:r>
      </w:ins>
      <w:ins w:id="7624" w:author="Arthur Parmentier" w:date="2020-06-04T21:43:00Z">
        <w:r w:rsidRPr="007C437A">
          <w:t>”,</w:t>
        </w:r>
      </w:ins>
      <w:ins w:id="7625" w:author="Arthur Parmentier" w:date="2020-06-04T16:26:00Z">
        <w:r w:rsidR="00A94972" w:rsidRPr="007C437A">
          <w:t xml:space="preserve"> </w:t>
        </w:r>
      </w:ins>
      <w:ins w:id="7626" w:author="Arthur Parmentier" w:date="2020-06-04T21:43:00Z">
        <w:r w:rsidRPr="007C437A">
          <w:t>“s</w:t>
        </w:r>
      </w:ins>
      <w:ins w:id="7627" w:author="Arthur Parmentier" w:date="2020-06-04T16:26:00Z">
        <w:r w:rsidR="00A94972" w:rsidRPr="007C437A">
          <w:t>lowly enter</w:t>
        </w:r>
      </w:ins>
      <w:ins w:id="7628" w:author="Arthur Parmentier" w:date="2020-06-04T21:43:00Z">
        <w:r w:rsidRPr="007C437A">
          <w:t>”:</w:t>
        </w:r>
      </w:ins>
      <w:ins w:id="7629" w:author="Arthur Parmentier" w:date="2020-06-04T16:26:00Z">
        <w:r w:rsidR="00A94972" w:rsidRPr="007C437A">
          <w:t xml:space="preserve"> </w:t>
        </w:r>
      </w:ins>
      <w:ins w:id="7630" w:author="Arthur Parmentier" w:date="2020-06-04T21:45:00Z">
        <w:r w:rsidRPr="007C437A">
          <w:t>from the conceptual opposition between immediateness and delay</w:t>
        </w:r>
      </w:ins>
      <w:ins w:id="7631" w:author="Arthur Parmentier" w:date="2020-06-04T21:46:00Z">
        <w:r w:rsidRPr="007C437A">
          <w:t xml:space="preserve"> to a continuous parametrization of time</w:t>
        </w:r>
      </w:ins>
    </w:p>
    <w:p w:rsidR="004F69F6" w:rsidRPr="007C437A" w:rsidRDefault="004F69F6" w:rsidP="004F69F6">
      <w:pPr>
        <w:rPr>
          <w:ins w:id="7632" w:author="Arthur Parmentier" w:date="2020-06-04T21:53:00Z"/>
        </w:rPr>
      </w:pPr>
      <w:ins w:id="7633" w:author="Arthur Parmentier" w:date="2020-06-04T21:47:00Z">
        <w:r w:rsidRPr="007C437A">
          <w:t>To def</w:t>
        </w:r>
      </w:ins>
      <w:ins w:id="7634" w:author="Arthur Parmentier" w:date="2020-06-04T21:48:00Z">
        <w:r w:rsidRPr="007C437A">
          <w:t>ine “when” the events must happen in SP, it is very frequent to either use Play for immediate requests and Slowly for anything that needs to be delay</w:t>
        </w:r>
      </w:ins>
      <w:ins w:id="7635" w:author="Arthur Parmentier" w:date="2020-06-04T21:49:00Z">
        <w:r w:rsidRPr="007C437A">
          <w:t>ed (and eventually precise the delay time using “within X seconds”).</w:t>
        </w:r>
      </w:ins>
      <w:ins w:id="7636" w:author="Arthur Parmentier" w:date="2020-06-04T21:50:00Z">
        <w:r w:rsidRPr="007C437A">
          <w:t xml:space="preserve"> This way, there is a clear opposition between im</w:t>
        </w:r>
      </w:ins>
      <w:ins w:id="7637" w:author="Arthur Parmentier" w:date="2020-06-04T21:51:00Z">
        <w:r w:rsidRPr="007C437A">
          <w:t>mediateness and delay, whereas for a computer, there are no such categories but rather a continuous parametrization of time</w:t>
        </w:r>
      </w:ins>
      <w:ins w:id="7638" w:author="Arthur Parmentier" w:date="2020-06-04T21:52:00Z">
        <w:r w:rsidRPr="007C437A">
          <w:t>, such that it is possible to synchronize events very precisely and define timing in ways much more complex than the immediate versus delayed dichotomy that is relevan</w:t>
        </w:r>
      </w:ins>
      <w:ins w:id="7639" w:author="Arthur Parmentier" w:date="2020-06-04T21:53:00Z">
        <w:r w:rsidRPr="007C437A">
          <w:t>t for human performers.</w:t>
        </w:r>
      </w:ins>
    </w:p>
    <w:p w:rsidR="00046C87" w:rsidRPr="007C437A" w:rsidRDefault="001E11AE" w:rsidP="004F69F6">
      <w:pPr>
        <w:rPr>
          <w:ins w:id="7640" w:author="Arthur Parmentier" w:date="2020-06-04T22:13:00Z"/>
        </w:rPr>
      </w:pPr>
      <w:ins w:id="7641" w:author="Arthur Parmentier" w:date="2020-06-04T21:53:00Z">
        <w:r w:rsidRPr="007C437A">
          <w:t>I think that conceptually, using machines in SP bring</w:t>
        </w:r>
      </w:ins>
      <w:ins w:id="7642" w:author="Arthur Parmentier" w:date="2020-06-04T21:54:00Z">
        <w:r w:rsidRPr="007C437A">
          <w:t>s</w:t>
        </w:r>
      </w:ins>
      <w:ins w:id="7643" w:author="Arthur Parmentier" w:date="2020-06-04T21:53:00Z">
        <w:r w:rsidRPr="007C437A">
          <w:t xml:space="preserve"> new ways of thinking </w:t>
        </w:r>
      </w:ins>
      <w:ins w:id="7644" w:author="Arthur Parmentier" w:date="2020-06-04T21:54:00Z">
        <w:r w:rsidRPr="007C437A">
          <w:t xml:space="preserve">and working with </w:t>
        </w:r>
      </w:ins>
      <w:ins w:id="7645" w:author="Arthur Parmentier" w:date="2020-06-04T21:53:00Z">
        <w:r w:rsidRPr="007C437A">
          <w:t>time in SP</w:t>
        </w:r>
      </w:ins>
      <w:ins w:id="7646" w:author="Arthur Parmentier" w:date="2020-06-04T21:54:00Z">
        <w:r w:rsidRPr="007C437A">
          <w:t xml:space="preserve">. Because I am not an expert </w:t>
        </w:r>
      </w:ins>
      <w:ins w:id="7647" w:author="Arthur Parmentier" w:date="2020-06-04T22:00:00Z">
        <w:r w:rsidR="00046C87" w:rsidRPr="007C437A">
          <w:t xml:space="preserve">on </w:t>
        </w:r>
      </w:ins>
      <w:ins w:id="7648" w:author="Arthur Parmentier" w:date="2020-06-04T21:54:00Z">
        <w:r w:rsidRPr="007C437A">
          <w:t xml:space="preserve">that </w:t>
        </w:r>
      </w:ins>
      <w:ins w:id="7649" w:author="Arthur Parmentier" w:date="2020-06-04T22:00:00Z">
        <w:r w:rsidR="00046C87" w:rsidRPr="007C437A">
          <w:t>side</w:t>
        </w:r>
      </w:ins>
      <w:ins w:id="7650" w:author="Arthur Parmentier" w:date="2020-06-04T21:54:00Z">
        <w:r w:rsidRPr="007C437A">
          <w:t xml:space="preserve"> of SP, I am not sure whether </w:t>
        </w:r>
      </w:ins>
      <w:ins w:id="7651" w:author="Arthur Parmentier" w:date="2020-06-04T21:55:00Z">
        <w:r w:rsidRPr="007C437A">
          <w:t xml:space="preserve">there are already signs </w:t>
        </w:r>
      </w:ins>
      <w:ins w:id="7652" w:author="Arthur Parmentier" w:date="2020-06-04T21:56:00Z">
        <w:r w:rsidRPr="007C437A">
          <w:t xml:space="preserve">for working with time </w:t>
        </w:r>
      </w:ins>
      <w:ins w:id="7653" w:author="Arthur Parmentier" w:date="2020-06-04T21:57:00Z">
        <w:r w:rsidRPr="007C437A">
          <w:t xml:space="preserve">at the precision and parametrization of </w:t>
        </w:r>
      </w:ins>
      <w:ins w:id="7654" w:author="Arthur Parmentier" w:date="2020-06-04T21:56:00Z">
        <w:r w:rsidRPr="007C437A">
          <w:t>machines</w:t>
        </w:r>
      </w:ins>
      <w:ins w:id="7655" w:author="Arthur Parmentier" w:date="2020-06-04T22:02:00Z">
        <w:r w:rsidR="00A15169" w:rsidRPr="007C437A">
          <w:t xml:space="preserve"> (absolute timing, relative timing, continuous parame</w:t>
        </w:r>
      </w:ins>
      <w:ins w:id="7656" w:author="Arthur Parmentier" w:date="2020-06-04T22:03:00Z">
        <w:r w:rsidR="00A15169" w:rsidRPr="007C437A">
          <w:t>trization of time</w:t>
        </w:r>
        <w:r w:rsidR="000223A2" w:rsidRPr="007C437A">
          <w:t xml:space="preserve"> at the very low or very large scale…)</w:t>
        </w:r>
      </w:ins>
      <w:ins w:id="7657" w:author="Arthur Parmentier" w:date="2020-06-04T21:56:00Z">
        <w:r w:rsidRPr="007C437A">
          <w:t xml:space="preserve"> but </w:t>
        </w:r>
      </w:ins>
      <w:ins w:id="7658" w:author="Arthur Parmentier" w:date="2020-06-04T21:57:00Z">
        <w:r w:rsidRPr="007C437A">
          <w:t xml:space="preserve">I have never </w:t>
        </w:r>
        <w:r w:rsidR="00046C87" w:rsidRPr="007C437A">
          <w:t>experienced</w:t>
        </w:r>
        <w:r w:rsidRPr="007C437A">
          <w:t xml:space="preserve"> such signs</w:t>
        </w:r>
      </w:ins>
      <w:ins w:id="7659" w:author="Arthur Parmentier" w:date="2020-06-04T22:02:00Z">
        <w:r w:rsidR="00A15169" w:rsidRPr="007C437A">
          <w:t>.</w:t>
        </w:r>
      </w:ins>
      <w:ins w:id="7660" w:author="Arthur Parmentier" w:date="2020-06-04T22:09:00Z">
        <w:r w:rsidR="00326669" w:rsidRPr="007C437A">
          <w:t xml:space="preserve"> Of course, precision or parametrization is often not wanted in SP where the interest lies in the </w:t>
        </w:r>
      </w:ins>
      <w:ins w:id="7661" w:author="Arthur Parmentier" w:date="2020-06-04T22:10:00Z">
        <w:r w:rsidR="00326669" w:rsidRPr="007C437A">
          <w:t>liberty that a performer has in his propositions. However, with machines, fine descriptions of time are often relevant and allow for a wide variety of results (</w:t>
        </w:r>
      </w:ins>
      <w:ins w:id="7662" w:author="Arthur Parmentier" w:date="2020-06-04T22:11:00Z">
        <w:r w:rsidR="00326669" w:rsidRPr="007C437A">
          <w:t xml:space="preserve">think about signal processing, effects…). I find the idea of requesting a computer to delay </w:t>
        </w:r>
      </w:ins>
      <w:ins w:id="7663"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664" w:author="Arthur Parmentier" w:date="2020-06-04T22:13:00Z">
        <w:r w:rsidR="00326669" w:rsidRPr="007C437A">
          <w:t xml:space="preserve"> the use of such technologies.</w:t>
        </w:r>
      </w:ins>
    </w:p>
    <w:p w:rsidR="00A94972" w:rsidRPr="007C437A" w:rsidRDefault="000F7B62" w:rsidP="003B0646">
      <w:pPr>
        <w:pStyle w:val="Titre5"/>
        <w:rPr>
          <w:ins w:id="7665" w:author="Arthur Parmentier" w:date="2020-06-04T23:32:00Z"/>
        </w:rPr>
      </w:pPr>
      <w:ins w:id="7666" w:author="Arthur Parmentier" w:date="2020-06-04T23:54:00Z">
        <w:r w:rsidRPr="007C437A">
          <w:t xml:space="preserve">Content and modifier sharing the same state in the </w:t>
        </w:r>
      </w:ins>
      <w:ins w:id="7667" w:author="Arthur Parmentier" w:date="2020-06-08T01:39:00Z">
        <w:r w:rsidR="00DE0C52">
          <w:t>automaton</w:t>
        </w:r>
      </w:ins>
    </w:p>
    <w:p w:rsidR="003B0646" w:rsidRPr="007C437A" w:rsidRDefault="003B0646" w:rsidP="003B0646">
      <w:pPr>
        <w:rPr>
          <w:ins w:id="7668" w:author="Arthur Parmentier" w:date="2020-06-04T23:46:00Z"/>
        </w:rPr>
      </w:pPr>
      <w:ins w:id="7669" w:author="Arthur Parmentier" w:date="2020-06-04T23:32:00Z">
        <w:r w:rsidRPr="007C437A">
          <w:t xml:space="preserve">Originally, I had separated the state “content” and “content modifier” in my </w:t>
        </w:r>
      </w:ins>
      <w:ins w:id="7670" w:author="Arthur Parmentier" w:date="2020-06-08T01:39:00Z">
        <w:r w:rsidR="00DE0C52">
          <w:t>automaton</w:t>
        </w:r>
      </w:ins>
      <w:ins w:id="7671" w:author="Arthur Parmentier" w:date="2020-06-04T23:32:00Z">
        <w:r w:rsidRPr="007C437A">
          <w:t xml:space="preserve">, before observing that </w:t>
        </w:r>
      </w:ins>
      <w:ins w:id="7672" w:author="Arthur Parmentier" w:date="2020-06-04T23:33:00Z">
        <w:r w:rsidR="003B4A46" w:rsidRPr="007C437A">
          <w:t>after the first request, they shared the same transitions</w:t>
        </w:r>
      </w:ins>
      <w:ins w:id="7673" w:author="Arthur Parmentier" w:date="2020-06-04T23:42:00Z">
        <w:r w:rsidR="003B4A46" w:rsidRPr="007C437A">
          <w:t xml:space="preserve"> </w:t>
        </w:r>
      </w:ins>
      <w:ins w:id="7674"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675"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676" w:author="Arthur Parmentier" w:date="2020-06-04T23:53:00Z"/>
        </w:rPr>
      </w:pPr>
      <w:ins w:id="7677" w:author="Arthur Parmentier" w:date="2020-06-04T23:46:00Z">
        <w:r w:rsidRPr="007C437A">
          <w:t>In fact, it is possible to remark that the idea of a content always come with default parameters, such that signing a content is always eq</w:t>
        </w:r>
      </w:ins>
      <w:ins w:id="7678" w:author="Arthur Parmentier" w:date="2020-06-04T23:47:00Z">
        <w:r w:rsidRPr="007C437A">
          <w:t xml:space="preserve">uivalent to signing content + default or open parameters. On the other side, one could push the limits of the “content </w:t>
        </w:r>
      </w:ins>
      <w:ins w:id="7679" w:author="Arthur Parmentier" w:date="2020-06-04T23:48:00Z">
        <w:r w:rsidRPr="007C437A">
          <w:t>modifier” very far, such that one would observe that at the end, the content has totally changed.</w:t>
        </w:r>
      </w:ins>
      <w:ins w:id="7680" w:author="Arthur Parmentier" w:date="2020-06-04T23:49:00Z">
        <w:r w:rsidRPr="007C437A">
          <w:t xml:space="preserve"> It shows that the frontiers or the concept of content and modifiers are very porous, just like we have seen in the theory of concepts previously.</w:t>
        </w:r>
      </w:ins>
      <w:ins w:id="7681" w:author="Arthur Parmentier" w:date="2020-06-04T23:50:00Z">
        <w:r w:rsidRPr="007C437A">
          <w:t xml:space="preserve"> The fact that the content and modifier state</w:t>
        </w:r>
      </w:ins>
      <w:ins w:id="7682" w:author="Arthur Parmentier" w:date="2020-06-04T23:51:00Z">
        <w:r w:rsidRPr="007C437A">
          <w:t xml:space="preserve"> coincide is to me a direct consequence from the porosity of these two concepts that can regroup </w:t>
        </w:r>
      </w:ins>
      <w:ins w:id="7683" w:author="Arthur Parmentier" w:date="2020-06-04T23:52:00Z">
        <w:r w:rsidRPr="007C437A">
          <w:t xml:space="preserve">under the single idea of “content modifier”, whether it is at a fine level </w:t>
        </w:r>
        <w:r w:rsidRPr="007C437A">
          <w:lastRenderedPageBreak/>
          <w:t xml:space="preserve">(subtle changes in volume </w:t>
        </w:r>
      </w:ins>
      <w:ins w:id="7684" w:author="Arthur Parmentier" w:date="2020-06-04T23:53:00Z">
        <w:r w:rsidR="000F7B62" w:rsidRPr="007C437A">
          <w:t>that are close for the human perception</w:t>
        </w:r>
      </w:ins>
      <w:ins w:id="7685" w:author="Arthur Parmentier" w:date="2020-06-04T23:52:00Z">
        <w:r w:rsidRPr="007C437A">
          <w:t xml:space="preserve">) or </w:t>
        </w:r>
      </w:ins>
      <w:ins w:id="7686"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687" w:author="Arthur Parmentier" w:date="2020-06-05T15:30:00Z"/>
        </w:rPr>
      </w:pPr>
      <w:ins w:id="7688" w:author="Arthur Parmentier" w:date="2020-06-04T23:54:00Z">
        <w:r w:rsidRPr="007C437A">
          <w:t xml:space="preserve">The challenge of </w:t>
        </w:r>
      </w:ins>
      <w:ins w:id="7689" w:author="Arthur Parmentier" w:date="2020-06-05T14:52:00Z">
        <w:r w:rsidR="005557DC" w:rsidRPr="007C437A">
          <w:t>prepositional</w:t>
        </w:r>
      </w:ins>
      <w:ins w:id="7690" w:author="Arthur Parmentier" w:date="2020-06-04T23:55:00Z">
        <w:r w:rsidRPr="007C437A">
          <w:t xml:space="preserve"> elements </w:t>
        </w:r>
      </w:ins>
      <w:ins w:id="7691" w:author="Arthur Parmentier" w:date="2020-06-05T00:19:00Z">
        <w:r w:rsidR="007137A0" w:rsidRPr="007C437A">
          <w:t>unveiling the contextual components of SP</w:t>
        </w:r>
      </w:ins>
    </w:p>
    <w:p w:rsidR="002D025D" w:rsidRPr="007C437A" w:rsidRDefault="002D025D">
      <w:pPr>
        <w:pStyle w:val="Titre6"/>
        <w:rPr>
          <w:ins w:id="7692" w:author="Arthur Parmentier" w:date="2020-06-04T23:55:00Z"/>
          <w:rPrChange w:id="7693" w:author="Arthur Parmentier" w:date="2020-06-07T15:27:00Z">
            <w:rPr>
              <w:ins w:id="7694" w:author="Arthur Parmentier" w:date="2020-06-04T23:55:00Z"/>
            </w:rPr>
          </w:rPrChange>
        </w:rPr>
        <w:pPrChange w:id="7695" w:author="Arthur Parmentier" w:date="2020-06-05T15:30:00Z">
          <w:pPr>
            <w:pStyle w:val="Titre5"/>
          </w:pPr>
        </w:pPrChange>
      </w:pPr>
      <w:ins w:id="7696" w:author="Arthur Parmentier" w:date="2020-06-05T15:31:00Z">
        <w:r w:rsidRPr="007C437A">
          <w:rPr>
            <w:rPrChange w:id="7697" w:author="Arthur Parmentier" w:date="2020-06-07T15:27:00Z">
              <w:rPr/>
            </w:rPrChange>
          </w:rPr>
          <w:t>“</w:t>
        </w:r>
      </w:ins>
      <w:ins w:id="7698" w:author="Arthur Parmentier" w:date="2020-06-05T15:30:00Z">
        <w:r w:rsidRPr="007C437A">
          <w:rPr>
            <w:rPrChange w:id="7699" w:author="Arthur Parmentier" w:date="2020-06-07T15:27:00Z">
              <w:rPr/>
            </w:rPrChange>
          </w:rPr>
          <w:t>With</w:t>
        </w:r>
      </w:ins>
      <w:ins w:id="7700" w:author="Arthur Parmentier" w:date="2020-06-05T15:31:00Z">
        <w:r w:rsidRPr="007C437A">
          <w:rPr>
            <w:rPrChange w:id="7701" w:author="Arthur Parmentier" w:date="2020-06-07T15:27:00Z">
              <w:rPr/>
            </w:rPrChange>
          </w:rPr>
          <w:t>”</w:t>
        </w:r>
      </w:ins>
      <w:ins w:id="7702" w:author="Arthur Parmentier" w:date="2020-06-05T15:30:00Z">
        <w:r w:rsidRPr="007C437A">
          <w:rPr>
            <w:rPrChange w:id="7703" w:author="Arthur Parmentier" w:date="2020-06-07T15:27:00Z">
              <w:rPr/>
            </w:rPrChange>
          </w:rPr>
          <w:t xml:space="preserve"> + content -&gt; modifier</w:t>
        </w:r>
      </w:ins>
    </w:p>
    <w:p w:rsidR="000F7B62" w:rsidRPr="007C437A" w:rsidRDefault="000F7B62" w:rsidP="000F7B62">
      <w:pPr>
        <w:rPr>
          <w:ins w:id="7704" w:author="Arthur Parmentier" w:date="2020-06-05T15:30:00Z"/>
        </w:rPr>
      </w:pPr>
      <w:ins w:id="7705" w:author="Arthur Parmentier" w:date="2020-06-04T23:55:00Z">
        <w:r w:rsidRPr="007C437A">
          <w:t xml:space="preserve">Adding to the previous remark, we can see that using </w:t>
        </w:r>
      </w:ins>
      <w:ins w:id="7706" w:author="Arthur Parmentier" w:date="2020-06-05T15:11:00Z">
        <w:r w:rsidR="006676C8" w:rsidRPr="007C437A">
          <w:t>prepositional</w:t>
        </w:r>
      </w:ins>
      <w:ins w:id="7707" w:author="Arthur Parmentier" w:date="2020-06-04T23:55:00Z">
        <w:r w:rsidRPr="007C437A">
          <w:t xml:space="preserve"> elements can change </w:t>
        </w:r>
      </w:ins>
      <w:ins w:id="7708" w:author="Arthur Parmentier" w:date="2020-06-05T15:12:00Z">
        <w:r w:rsidR="006676C8" w:rsidRPr="007C437A">
          <w:t>the syntax of the signs. F</w:t>
        </w:r>
      </w:ins>
      <w:ins w:id="7709" w:author="Arthur Parmentier" w:date="2020-06-04T23:56:00Z">
        <w:r w:rsidRPr="007C437A">
          <w:t xml:space="preserve">or </w:t>
        </w:r>
      </w:ins>
      <w:ins w:id="7710" w:author="Arthur Parmentier" w:date="2020-06-05T15:15:00Z">
        <w:r w:rsidR="00AC069B" w:rsidRPr="007C437A">
          <w:t>instance,</w:t>
        </w:r>
      </w:ins>
      <w:ins w:id="7711" w:author="Arthur Parmentier" w:date="2020-06-04T23:56:00Z">
        <w:r w:rsidRPr="007C437A">
          <w:t xml:space="preserve"> in the sentence “whole group, movement with pointillism, slowly enter”</w:t>
        </w:r>
      </w:ins>
      <w:ins w:id="7712" w:author="Arthur Parmentier" w:date="2020-06-05T15:12:00Z">
        <w:r w:rsidR="006676C8" w:rsidRPr="007C437A">
          <w:t xml:space="preserve">, pointillism </w:t>
        </w:r>
      </w:ins>
      <w:ins w:id="7713" w:author="Arthur Parmentier" w:date="2020-06-05T15:13:00Z">
        <w:r w:rsidR="006676C8" w:rsidRPr="007C437A">
          <w:t xml:space="preserve">is a modifier, </w:t>
        </w:r>
      </w:ins>
      <w:ins w:id="7714" w:author="Arthur Parmentier" w:date="2020-06-05T15:15:00Z">
        <w:r w:rsidR="00AC069B" w:rsidRPr="007C437A">
          <w:t>whereas</w:t>
        </w:r>
      </w:ins>
      <w:ins w:id="7715" w:author="Arthur Parmentier" w:date="2020-06-05T15:13:00Z">
        <w:r w:rsidR="006676C8" w:rsidRPr="007C437A">
          <w:t xml:space="preserve"> in the sentence “whole group, pointil</w:t>
        </w:r>
      </w:ins>
      <w:ins w:id="7716" w:author="Arthur Parmentier" w:date="2020-06-05T15:14:00Z">
        <w:r w:rsidR="006676C8" w:rsidRPr="007C437A">
          <w:t>lism, play” it is a content and is often explained as such</w:t>
        </w:r>
      </w:ins>
      <w:ins w:id="7717" w:author="Arthur Parmentier" w:date="2020-06-04T23:57:00Z">
        <w:r w:rsidRPr="007C437A">
          <w:t>.</w:t>
        </w:r>
      </w:ins>
    </w:p>
    <w:p w:rsidR="002D025D" w:rsidRPr="007C437A" w:rsidRDefault="002D025D">
      <w:pPr>
        <w:pStyle w:val="Titre6"/>
        <w:rPr>
          <w:ins w:id="7718" w:author="Arthur Parmentier" w:date="2020-06-05T00:04:00Z"/>
          <w:rPrChange w:id="7719" w:author="Arthur Parmentier" w:date="2020-06-07T15:27:00Z">
            <w:rPr>
              <w:ins w:id="7720" w:author="Arthur Parmentier" w:date="2020-06-05T00:04:00Z"/>
            </w:rPr>
          </w:rPrChange>
        </w:rPr>
        <w:pPrChange w:id="7721" w:author="Arthur Parmentier" w:date="2020-06-05T15:31:00Z">
          <w:pPr/>
        </w:pPrChange>
      </w:pPr>
      <w:ins w:id="7722" w:author="Arthur Parmentier" w:date="2020-06-05T15:31:00Z">
        <w:r w:rsidRPr="007C437A">
          <w:rPr>
            <w:rPrChange w:id="7723" w:author="Arthur Parmentier" w:date="2020-06-07T15:27:00Z">
              <w:rPr/>
            </w:rPrChange>
          </w:rPr>
          <w:t>Content + “group” -&gt; identifier</w:t>
        </w:r>
      </w:ins>
    </w:p>
    <w:p w:rsidR="00747B7B" w:rsidRPr="007C437A" w:rsidRDefault="002D025D" w:rsidP="000F7B62">
      <w:pPr>
        <w:rPr>
          <w:ins w:id="7724" w:author="Arthur Parmentier" w:date="2020-06-05T00:05:00Z"/>
        </w:rPr>
      </w:pPr>
      <w:ins w:id="7725" w:author="Arthur Parmentier" w:date="2020-06-05T15:30:00Z">
        <w:r w:rsidRPr="007C437A">
          <w:t>Consider</w:t>
        </w:r>
      </w:ins>
      <w:ins w:id="7726"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727" w:author="Arthur Parmentier" w:date="2020-06-05T00:05:00Z"/>
        </w:rPr>
      </w:pPr>
      <w:ins w:id="7728"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729" w:author="Arthur Parmentier" w:date="2020-06-05T00:06:00Z"/>
        </w:rPr>
      </w:pPr>
      <w:ins w:id="7730" w:author="Arthur Parmentier" w:date="2020-06-05T00:05:00Z">
        <w:r w:rsidRPr="007C437A">
          <w:t>Second request: “</w:t>
        </w:r>
      </w:ins>
      <w:ins w:id="7731" w:author="Arthur Parmentier" w:date="2020-06-05T00:06:00Z">
        <w:r w:rsidRPr="007C437A">
          <w:t>numerics, long tone, play”</w:t>
        </w:r>
      </w:ins>
    </w:p>
    <w:p w:rsidR="00747B7B" w:rsidRPr="007C437A" w:rsidRDefault="00747B7B" w:rsidP="00747B7B">
      <w:pPr>
        <w:pStyle w:val="Paragraphedeliste"/>
        <w:numPr>
          <w:ilvl w:val="0"/>
          <w:numId w:val="41"/>
        </w:numPr>
        <w:rPr>
          <w:ins w:id="7732" w:author="Arthur Parmentier" w:date="2020-06-05T00:06:00Z"/>
        </w:rPr>
      </w:pPr>
      <w:ins w:id="7733" w:author="Arthur Parmentier" w:date="2020-06-05T00:06:00Z">
        <w:r w:rsidRPr="007C437A">
          <w:t>Third request: “minimalism…”</w:t>
        </w:r>
      </w:ins>
    </w:p>
    <w:p w:rsidR="00376090" w:rsidRPr="007C437A" w:rsidRDefault="00747B7B" w:rsidP="00747B7B">
      <w:pPr>
        <w:rPr>
          <w:ins w:id="7734" w:author="Arthur Parmentier" w:date="2020-06-05T00:15:00Z"/>
        </w:rPr>
      </w:pPr>
      <w:ins w:id="7735" w:author="Arthur Parmentier" w:date="2020-06-05T00:06:00Z">
        <w:r w:rsidRPr="007C437A">
          <w:t xml:space="preserve">At this point, the finite state machine </w:t>
        </w:r>
      </w:ins>
      <w:ins w:id="7736" w:author="Arthur Parmentier" w:date="2020-06-05T15:17:00Z">
        <w:r w:rsidR="00AC069B" w:rsidRPr="007C437A">
          <w:t>cannot</w:t>
        </w:r>
      </w:ins>
      <w:ins w:id="7737" w:author="Arthur Parmentier" w:date="2020-06-05T00:06:00Z">
        <w:r w:rsidRPr="007C437A">
          <w:t xml:space="preserve"> determine whether m</w:t>
        </w:r>
      </w:ins>
      <w:ins w:id="7738" w:author="Arthur Parmentier" w:date="2020-06-05T00:07:00Z">
        <w:r w:rsidRPr="007C437A">
          <w:t>inimalism is part of the broad identifier “minimalism group” or if it is a content for the identifier “numerics”.</w:t>
        </w:r>
      </w:ins>
      <w:ins w:id="7739" w:author="Arthur Parmentier" w:date="2020-06-05T00:08:00Z">
        <w:r w:rsidR="007D1E32" w:rsidRPr="007C437A">
          <w:t xml:space="preserve"> </w:t>
        </w:r>
      </w:ins>
      <w:ins w:id="7740" w:author="Arthur Parmentier" w:date="2020-06-05T15:16:00Z">
        <w:r w:rsidR="00AC069B" w:rsidRPr="007C437A">
          <w:t xml:space="preserve">To parse the </w:t>
        </w:r>
      </w:ins>
      <w:ins w:id="7741" w:author="Arthur Parmentier" w:date="2020-06-05T19:22:00Z">
        <w:r w:rsidR="000E299B" w:rsidRPr="007C437A">
          <w:t>syntactic</w:t>
        </w:r>
      </w:ins>
      <w:ins w:id="7742" w:author="Arthur Parmentier" w:date="2020-06-05T15:16:00Z">
        <w:r w:rsidR="00AC069B" w:rsidRPr="007C437A">
          <w:t xml:space="preserve"> role of “minimalism”, we therefore </w:t>
        </w:r>
      </w:ins>
      <w:ins w:id="7743" w:author="Arthur Parmentier" w:date="2020-06-05T15:17:00Z">
        <w:r w:rsidR="00AC069B" w:rsidRPr="007C437A">
          <w:t>must</w:t>
        </w:r>
      </w:ins>
      <w:ins w:id="7744" w:author="Arthur Parmentier" w:date="2020-06-05T15:16:00Z">
        <w:r w:rsidR="00AC069B" w:rsidRPr="007C437A">
          <w:t xml:space="preserve"> know more about its context</w:t>
        </w:r>
      </w:ins>
      <w:ins w:id="7745" w:author="Arthur Parmentier" w:date="2020-06-05T15:17:00Z">
        <w:r w:rsidR="00AC069B" w:rsidRPr="007C437A">
          <w:t xml:space="preserve">, i.e. what precedes it and what follows it. </w:t>
        </w:r>
      </w:ins>
    </w:p>
    <w:p w:rsidR="00376090" w:rsidRPr="007C437A" w:rsidRDefault="00376090" w:rsidP="00747B7B">
      <w:pPr>
        <w:rPr>
          <w:ins w:id="7746" w:author="Arthur Parmentier" w:date="2020-06-05T00:15:00Z"/>
        </w:rPr>
      </w:pPr>
      <w:ins w:id="7747" w:author="Arthur Parmentier" w:date="2020-06-05T00:15:00Z">
        <w:r w:rsidRPr="007C437A">
          <w:t xml:space="preserve">The </w:t>
        </w:r>
      </w:ins>
      <w:ins w:id="7748" w:author="Arthur Parmentier" w:date="2020-06-05T15:18:00Z">
        <w:r w:rsidR="00AC069B" w:rsidRPr="007C437A">
          <w:t xml:space="preserve">action of “group” after a content </w:t>
        </w:r>
      </w:ins>
      <w:ins w:id="7749" w:author="Arthur Parmentier" w:date="2020-06-05T15:19:00Z">
        <w:r w:rsidR="00AC069B" w:rsidRPr="007C437A">
          <w:t>can be summarize in the following grammar rule:</w:t>
        </w:r>
      </w:ins>
    </w:p>
    <w:p w:rsidR="00376090" w:rsidRPr="007C437A" w:rsidRDefault="00376090" w:rsidP="00747B7B">
      <w:pPr>
        <w:rPr>
          <w:ins w:id="7750" w:author="Arthur Parmentier" w:date="2020-06-05T15:31:00Z"/>
        </w:rPr>
      </w:pPr>
      <w:ins w:id="7751" w:author="Arthur Parmentier" w:date="2020-06-05T00:16:00Z">
        <w:r w:rsidRPr="007C437A">
          <w:t xml:space="preserve">Content </w:t>
        </w:r>
      </w:ins>
      <w:ins w:id="7752" w:author="Arthur Parmentier" w:date="2020-06-05T00:15:00Z">
        <w:r w:rsidRPr="007C437A">
          <w:t xml:space="preserve">+ “group” -&gt; </w:t>
        </w:r>
      </w:ins>
      <w:ins w:id="7753" w:author="Arthur Parmentier" w:date="2020-06-05T00:16:00Z">
        <w:r w:rsidRPr="007C437A">
          <w:t>Identifier</w:t>
        </w:r>
      </w:ins>
    </w:p>
    <w:p w:rsidR="002D025D" w:rsidRPr="007C437A" w:rsidRDefault="00576B55">
      <w:pPr>
        <w:pStyle w:val="Titre6"/>
        <w:rPr>
          <w:ins w:id="7754" w:author="Arthur Parmentier" w:date="2020-06-05T15:19:00Z"/>
          <w:rPrChange w:id="7755" w:author="Arthur Parmentier" w:date="2020-06-07T15:27:00Z">
            <w:rPr>
              <w:ins w:id="7756" w:author="Arthur Parmentier" w:date="2020-06-05T15:19:00Z"/>
            </w:rPr>
          </w:rPrChange>
        </w:rPr>
        <w:pPrChange w:id="7757" w:author="Arthur Parmentier" w:date="2020-06-05T15:31:00Z">
          <w:pPr/>
        </w:pPrChange>
      </w:pPr>
      <w:ins w:id="7758" w:author="Arthur Parmentier" w:date="2020-06-05T15:32:00Z">
        <w:r w:rsidRPr="007C437A">
          <w:rPr>
            <w:rPrChange w:id="7759" w:author="Arthur Parmentier" w:date="2020-06-07T15:27:00Z">
              <w:rPr/>
            </w:rPrChange>
          </w:rPr>
          <w:t>Prepositions a</w:t>
        </w:r>
      </w:ins>
      <w:ins w:id="7760" w:author="Arthur Parmentier" w:date="2020-06-05T15:40:00Z">
        <w:r w:rsidR="00D966BC" w:rsidRPr="007C437A">
          <w:rPr>
            <w:rPrChange w:id="7761" w:author="Arthur Parmentier" w:date="2020-06-07T15:27:00Z">
              <w:rPr/>
            </w:rPrChange>
          </w:rPr>
          <w:t xml:space="preserve">s </w:t>
        </w:r>
      </w:ins>
      <w:ins w:id="7762" w:author="Arthur Parmentier" w:date="2020-06-05T19:22:00Z">
        <w:r w:rsidR="000E299B" w:rsidRPr="007C437A">
          <w:rPr>
            <w:rPrChange w:id="7763" w:author="Arthur Parmentier" w:date="2020-06-07T15:27:00Z">
              <w:rPr/>
            </w:rPrChange>
          </w:rPr>
          <w:t>syntactic</w:t>
        </w:r>
      </w:ins>
      <w:ins w:id="7764" w:author="Arthur Parmentier" w:date="2020-06-05T15:32:00Z">
        <w:r w:rsidRPr="007C437A">
          <w:rPr>
            <w:rPrChange w:id="7765" w:author="Arthur Parmentier" w:date="2020-06-07T15:27:00Z">
              <w:rPr/>
            </w:rPrChange>
          </w:rPr>
          <w:t xml:space="preserve"> operators</w:t>
        </w:r>
      </w:ins>
    </w:p>
    <w:p w:rsidR="002D025D" w:rsidRPr="007C437A" w:rsidRDefault="00AC069B" w:rsidP="00747B7B">
      <w:pPr>
        <w:rPr>
          <w:ins w:id="7766" w:author="Arthur Parmentier" w:date="2020-06-05T15:26:00Z"/>
        </w:rPr>
      </w:pPr>
      <w:ins w:id="7767" w:author="Arthur Parmentier" w:date="2020-06-05T15:19:00Z">
        <w:r w:rsidRPr="007C437A">
          <w:t xml:space="preserve">There are examples that </w:t>
        </w:r>
      </w:ins>
      <w:ins w:id="7768" w:author="Arthur Parmentier" w:date="2020-06-05T15:41:00Z">
        <w:r w:rsidR="00D966BC" w:rsidRPr="007C437A">
          <w:t>show</w:t>
        </w:r>
      </w:ins>
      <w:ins w:id="7769" w:author="Arthur Parmentier" w:date="2020-06-05T15:20:00Z">
        <w:r w:rsidRPr="007C437A">
          <w:t xml:space="preserve"> the </w:t>
        </w:r>
      </w:ins>
      <w:ins w:id="7770" w:author="Arthur Parmentier" w:date="2020-06-05T15:31:00Z">
        <w:r w:rsidR="002D025D" w:rsidRPr="007C437A">
          <w:t xml:space="preserve">influence of </w:t>
        </w:r>
      </w:ins>
      <w:ins w:id="7771" w:author="Arthur Parmentier" w:date="2020-06-05T15:20:00Z">
        <w:r w:rsidRPr="007C437A">
          <w:t>context in SP grammar. Think of recursive requests such as</w:t>
        </w:r>
      </w:ins>
      <w:ins w:id="7772" w:author="Arthur Parmentier" w:date="2020-06-05T15:33:00Z">
        <w:r w:rsidR="004B5F28" w:rsidRPr="007C437A">
          <w:t xml:space="preserve">: </w:t>
        </w:r>
      </w:ins>
      <w:ins w:id="7773" w:author="Arthur Parmentier" w:date="2020-06-05T15:20:00Z">
        <w:r w:rsidRPr="007C437A">
          <w:t xml:space="preserve">“Whole group, </w:t>
        </w:r>
      </w:ins>
      <w:ins w:id="7774" w:author="Arthur Parmentier" w:date="2020-06-05T15:21:00Z">
        <w:r w:rsidRPr="007C437A">
          <w:t>pointillism</w:t>
        </w:r>
      </w:ins>
      <w:ins w:id="7775" w:author="Arthur Parmentier" w:date="2020-06-05T15:22:00Z">
        <w:r w:rsidRPr="007C437A">
          <w:t xml:space="preserve"> with head</w:t>
        </w:r>
      </w:ins>
      <w:ins w:id="7776" w:author="Arthur Parmentier" w:date="2020-06-05T15:23:00Z">
        <w:r w:rsidRPr="007C437A">
          <w:t xml:space="preserve"> </w:t>
        </w:r>
      </w:ins>
      <w:ins w:id="7777" w:author="Arthur Parmentier" w:date="2020-06-05T15:22:00Z">
        <w:r w:rsidRPr="007C437A">
          <w:t>add hands low</w:t>
        </w:r>
      </w:ins>
      <w:ins w:id="7778" w:author="Arthur Parmentier" w:date="2020-06-05T15:23:00Z">
        <w:r w:rsidRPr="007C437A">
          <w:t xml:space="preserve"> volume, play”</w:t>
        </w:r>
      </w:ins>
      <w:ins w:id="7779" w:author="Arthur Parmentier" w:date="2020-06-05T15:33:00Z">
        <w:r w:rsidR="004B5F28" w:rsidRPr="007C437A">
          <w:t>.</w:t>
        </w:r>
        <w:r w:rsidR="004B5F28" w:rsidRPr="007C437A">
          <w:br/>
        </w:r>
      </w:ins>
      <w:ins w:id="7780" w:author="Arthur Parmentier" w:date="2020-06-05T15:25:00Z">
        <w:r w:rsidR="002D025D" w:rsidRPr="007C437A">
          <w:t>One could interpret the “low volume</w:t>
        </w:r>
      </w:ins>
      <w:ins w:id="7781" w:author="Arthur Parmentier" w:date="2020-06-05T15:26:00Z">
        <w:r w:rsidR="002D025D" w:rsidRPr="007C437A">
          <w:t>” in two ways:</w:t>
        </w:r>
      </w:ins>
    </w:p>
    <w:p w:rsidR="002D025D" w:rsidRPr="007C437A" w:rsidRDefault="002D025D" w:rsidP="00747B7B">
      <w:pPr>
        <w:rPr>
          <w:ins w:id="7782" w:author="Arthur Parmentier" w:date="2020-06-05T15:26:00Z"/>
        </w:rPr>
      </w:pPr>
      <w:ins w:id="7783" w:author="Arthur Parmentier" w:date="2020-06-05T15:26:00Z">
        <w:r w:rsidRPr="007C437A">
          <w:t>1° referring to the pointillism in general</w:t>
        </w:r>
        <w:r w:rsidRPr="007C437A">
          <w:br/>
          <w:t>2° referring t</w:t>
        </w:r>
      </w:ins>
      <w:ins w:id="7784" w:author="Arthur Parmentier" w:date="2020-06-05T15:34:00Z">
        <w:r w:rsidR="004B5F28" w:rsidRPr="007C437A">
          <w:t>o the</w:t>
        </w:r>
      </w:ins>
      <w:ins w:id="7785" w:author="Arthur Parmentier" w:date="2020-06-05T15:26:00Z">
        <w:r w:rsidRPr="007C437A">
          <w:t xml:space="preserve"> movements </w:t>
        </w:r>
      </w:ins>
      <w:ins w:id="7786" w:author="Arthur Parmentier" w:date="2020-06-05T15:34:00Z">
        <w:r w:rsidR="0018560A" w:rsidRPr="007C437A">
          <w:t xml:space="preserve">of the hands </w:t>
        </w:r>
      </w:ins>
      <w:ins w:id="7787" w:author="Arthur Parmentier" w:date="2020-06-05T15:26:00Z">
        <w:r w:rsidRPr="007C437A">
          <w:t>only</w:t>
        </w:r>
      </w:ins>
    </w:p>
    <w:p w:rsidR="002D025D" w:rsidRPr="007C437A" w:rsidRDefault="002D025D" w:rsidP="00747B7B">
      <w:pPr>
        <w:rPr>
          <w:ins w:id="7788" w:author="Arthur Parmentier" w:date="2020-06-05T15:28:00Z"/>
        </w:rPr>
      </w:pPr>
      <w:ins w:id="7789" w:author="Arthur Parmentier" w:date="2020-06-05T15:26:00Z">
        <w:r w:rsidRPr="007C437A">
          <w:t xml:space="preserve">I would personally </w:t>
        </w:r>
      </w:ins>
      <w:ins w:id="7790" w:author="Arthur Parmentier" w:date="2020-06-05T15:27:00Z">
        <w:r w:rsidRPr="007C437A">
          <w:t xml:space="preserve">interpret the request the first way. </w:t>
        </w:r>
      </w:ins>
      <w:ins w:id="7791" w:author="Arthur Parmentier" w:date="2020-06-05T15:28:00Z">
        <w:r w:rsidRPr="007C437A">
          <w:t>However,</w:t>
        </w:r>
      </w:ins>
      <w:ins w:id="7792" w:author="Arthur Parmentier" w:date="2020-06-05T15:27:00Z">
        <w:r w:rsidRPr="007C437A">
          <w:t xml:space="preserve"> in the following request:</w:t>
        </w:r>
      </w:ins>
      <w:ins w:id="7793" w:author="Arthur Parmentier" w:date="2020-06-05T15:34:00Z">
        <w:r w:rsidR="004B5F28" w:rsidRPr="007C437A">
          <w:t xml:space="preserve"> </w:t>
        </w:r>
      </w:ins>
      <w:ins w:id="7794" w:author="Arthur Parmentier" w:date="2020-06-05T15:27:00Z">
        <w:r w:rsidRPr="007C437A">
          <w:t>“Whole group, pointillism with head</w:t>
        </w:r>
      </w:ins>
      <w:ins w:id="7795" w:author="Arthur Parmentier" w:date="2020-06-05T15:28:00Z">
        <w:r w:rsidRPr="007C437A">
          <w:t xml:space="preserve"> high volume</w:t>
        </w:r>
      </w:ins>
      <w:ins w:id="7796" w:author="Arthur Parmentier" w:date="2020-06-05T15:27:00Z">
        <w:r w:rsidRPr="007C437A">
          <w:t xml:space="preserve"> add hands low volume, play”</w:t>
        </w:r>
      </w:ins>
      <w:ins w:id="7797" w:author="Arthur Parmentier" w:date="2020-06-05T15:34:00Z">
        <w:r w:rsidR="004B5F28" w:rsidRPr="007C437A">
          <w:t xml:space="preserve">, </w:t>
        </w:r>
      </w:ins>
      <w:ins w:id="7798" w:author="Arthur Parmentier" w:date="2020-06-05T15:28:00Z">
        <w:r w:rsidRPr="007C437A">
          <w:t>I would interpret it the second way, i.e. that the low volume refers to the hands only.</w:t>
        </w:r>
      </w:ins>
    </w:p>
    <w:p w:rsidR="009C1A6D" w:rsidRPr="007C437A" w:rsidRDefault="007D69D8" w:rsidP="00747B7B">
      <w:pPr>
        <w:rPr>
          <w:ins w:id="7799" w:author="Arthur Parmentier" w:date="2020-06-05T16:15:00Z"/>
        </w:rPr>
      </w:pPr>
      <w:ins w:id="7800" w:author="Arthur Parmentier" w:date="2020-06-05T15:34:00Z">
        <w:r w:rsidRPr="007C437A">
          <w:t>In general, my observation is th</w:t>
        </w:r>
      </w:ins>
      <w:ins w:id="7801" w:author="Arthur Parmentier" w:date="2020-06-05T16:02:00Z">
        <w:r w:rsidR="0010023A" w:rsidRPr="007C437A">
          <w:t xml:space="preserve">at there is a class of SP signs that I would call “prepositions”: </w:t>
        </w:r>
      </w:ins>
      <w:ins w:id="7802" w:author="Arthur Parmentier" w:date="2020-06-05T15:34:00Z">
        <w:r w:rsidRPr="007C437A">
          <w:t xml:space="preserve">with, without, add, group, </w:t>
        </w:r>
      </w:ins>
      <w:ins w:id="7803" w:author="Arthur Parmentier" w:date="2020-06-05T15:35:00Z">
        <w:r w:rsidRPr="007C437A">
          <w:t>remove</w:t>
        </w:r>
      </w:ins>
      <w:ins w:id="7804" w:author="Arthur Parmentier" w:date="2020-06-05T16:15:00Z">
        <w:r w:rsidR="00A97496" w:rsidRPr="007C437A">
          <w:t>, go on to, go back to, morph</w:t>
        </w:r>
      </w:ins>
      <w:ins w:id="7805" w:author="Arthur Parmentier" w:date="2020-06-05T15:35:00Z">
        <w:r w:rsidRPr="007C437A">
          <w:t>…</w:t>
        </w:r>
      </w:ins>
      <w:ins w:id="7806" w:author="Arthur Parmentier" w:date="2020-06-05T16:02:00Z">
        <w:r w:rsidR="0010023A" w:rsidRPr="007C437A">
          <w:t xml:space="preserve"> that</w:t>
        </w:r>
      </w:ins>
      <w:ins w:id="7807" w:author="Arthur Parmentier" w:date="2020-06-05T15:35:00Z">
        <w:r w:rsidRPr="007C437A">
          <w:t xml:space="preserve"> </w:t>
        </w:r>
      </w:ins>
      <w:ins w:id="7808" w:author="Arthur Parmentier" w:date="2020-06-05T15:45:00Z">
        <w:r w:rsidR="00D966BC" w:rsidRPr="007C437A">
          <w:t>a</w:t>
        </w:r>
        <w:r w:rsidR="00F4578C" w:rsidRPr="007C437A">
          <w:t>ct as operators</w:t>
        </w:r>
      </w:ins>
      <w:ins w:id="7809" w:author="Arthur Parmentier" w:date="2020-06-05T15:46:00Z">
        <w:r w:rsidR="00F4578C" w:rsidRPr="007C437A">
          <w:rPr>
            <w:rStyle w:val="Appelnotedebasdep"/>
          </w:rPr>
          <w:footnoteReference w:id="58"/>
        </w:r>
        <w:r w:rsidR="00F4578C" w:rsidRPr="007C437A">
          <w:t xml:space="preserve"> that changes the </w:t>
        </w:r>
        <w:r w:rsidR="00F4578C" w:rsidRPr="007C437A">
          <w:lastRenderedPageBreak/>
          <w:t>syntax of elements around them.</w:t>
        </w:r>
      </w:ins>
      <w:ins w:id="7813" w:author="Arthur Parmentier" w:date="2020-06-05T16:03:00Z">
        <w:r w:rsidR="007E64ED" w:rsidRPr="007C437A">
          <w:t xml:space="preserve"> In the second SP workbook</w:t>
        </w:r>
      </w:ins>
      <w:ins w:id="7814" w:author="Arthur Parmentier" w:date="2020-06-05T16:05:00Z">
        <w:r w:rsidR="00B25170" w:rsidRPr="007C437A">
          <w:t xml:space="preserve"> by Walter Thompson</w:t>
        </w:r>
      </w:ins>
      <w:ins w:id="7815" w:author="Arthur Parmentier" w:date="2020-06-05T16:12:00Z">
        <w:r w:rsidR="00B25170" w:rsidRPr="007C437A">
          <w:t>,</w:t>
        </w:r>
      </w:ins>
      <w:ins w:id="7816" w:author="Arthur Parmentier" w:date="2020-06-05T16:05:00Z">
        <w:r w:rsidR="00B25170" w:rsidRPr="007C437A">
          <w:t xml:space="preserve"> the</w:t>
        </w:r>
      </w:ins>
      <w:ins w:id="7817" w:author="Arthur Parmentier" w:date="2020-06-05T16:12:00Z">
        <w:r w:rsidR="00B25170" w:rsidRPr="007C437A">
          <w:t>s</w:t>
        </w:r>
      </w:ins>
      <w:ins w:id="7818" w:author="Arthur Parmentier" w:date="2020-06-05T16:05:00Z">
        <w:r w:rsidR="00B25170" w:rsidRPr="007C437A">
          <w:t>e</w:t>
        </w:r>
      </w:ins>
      <w:ins w:id="7819" w:author="Arthur Parmentier" w:date="2020-06-05T16:03:00Z">
        <w:r w:rsidR="007E64ED" w:rsidRPr="007C437A">
          <w:t xml:space="preserve"> signs ar</w:t>
        </w:r>
      </w:ins>
      <w:ins w:id="7820" w:author="Arthur Parmentier" w:date="2020-06-05T16:05:00Z">
        <w:r w:rsidR="00B25170" w:rsidRPr="007C437A">
          <w:t>e described as belonging to</w:t>
        </w:r>
      </w:ins>
      <w:ins w:id="7821" w:author="Arthur Parmentier" w:date="2020-06-05T16:03:00Z">
        <w:r w:rsidR="007E64ED" w:rsidRPr="007C437A">
          <w:t xml:space="preserve"> the syntax categories “what”</w:t>
        </w:r>
      </w:ins>
      <w:ins w:id="7822" w:author="Arthur Parmentier" w:date="2020-06-05T16:07:00Z">
        <w:r w:rsidR="00B25170" w:rsidRPr="007C437A">
          <w:t xml:space="preserve"> or “who”</w:t>
        </w:r>
      </w:ins>
      <w:ins w:id="7823" w:author="Arthur Parmentier" w:date="2020-06-05T16:08:00Z">
        <w:r w:rsidR="00B25170" w:rsidRPr="007C437A">
          <w:t xml:space="preserve"> and part of the </w:t>
        </w:r>
      </w:ins>
      <w:ins w:id="7824" w:author="Arthur Parmentier" w:date="2020-06-05T16:09:00Z">
        <w:r w:rsidR="00B25170" w:rsidRPr="007C437A">
          <w:t xml:space="preserve">“function signal” class. </w:t>
        </w:r>
      </w:ins>
    </w:p>
    <w:p w:rsidR="009C1A6D" w:rsidRPr="007C437A" w:rsidRDefault="009C1A6D" w:rsidP="00747B7B">
      <w:pPr>
        <w:rPr>
          <w:ins w:id="7825" w:author="Arthur Parmentier" w:date="2020-06-05T16:16:00Z"/>
        </w:rPr>
      </w:pPr>
      <w:ins w:id="7826" w:author="Arthur Parmentier" w:date="2020-06-05T16:16:00Z">
        <w:r w:rsidRPr="007C437A">
          <w:rPr>
            <w:noProof/>
            <w:rPrChange w:id="7827"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828"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829"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830"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831" w:author="Arthur Parmentier" w:date="2020-06-05T16:16:00Z"/>
        </w:rPr>
      </w:pPr>
      <w:ins w:id="7832" w:author="Arthur Parmentier" w:date="2020-06-05T16:20:00Z">
        <w:r w:rsidRPr="007C437A">
          <w:t>DECORRELATION what – content how -modifier…??</w:t>
        </w:r>
      </w:ins>
    </w:p>
    <w:p w:rsidR="002D025D" w:rsidRPr="007C437A" w:rsidRDefault="00B25170" w:rsidP="00747B7B">
      <w:pPr>
        <w:rPr>
          <w:ins w:id="7833" w:author="Arthur Parmentier" w:date="2020-06-05T00:15:00Z"/>
        </w:rPr>
      </w:pPr>
      <w:ins w:id="7834" w:author="Arthur Parmentier" w:date="2020-06-05T16:09:00Z">
        <w:r w:rsidRPr="007C437A">
          <w:t>From my model of SP as a re</w:t>
        </w:r>
      </w:ins>
      <w:ins w:id="7835" w:author="Arthur Parmentier" w:date="2020-06-05T16:10:00Z">
        <w:r w:rsidRPr="007C437A">
          <w:t xml:space="preserve">gular language and the previous observations, it is clear that at the syntax level, these signs are very different from other </w:t>
        </w:r>
      </w:ins>
      <w:ins w:id="7836" w:author="Arthur Parmentier" w:date="2020-06-05T16:11:00Z">
        <w:r w:rsidRPr="007C437A">
          <w:t>contents</w:t>
        </w:r>
      </w:ins>
      <w:ins w:id="7837" w:author="Arthur Parmentier" w:date="2020-06-05T16:10:00Z">
        <w:r w:rsidRPr="007C437A">
          <w:t xml:space="preserve"> or </w:t>
        </w:r>
      </w:ins>
      <w:ins w:id="7838" w:author="Arthur Parmentier" w:date="2020-06-05T16:11:00Z">
        <w:r w:rsidRPr="007C437A">
          <w:t>modifie</w:t>
        </w:r>
      </w:ins>
      <w:ins w:id="7839" w:author="Arthur Parmentier" w:date="2020-06-05T16:12:00Z">
        <w:r w:rsidRPr="007C437A">
          <w:t xml:space="preserve">rs </w:t>
        </w:r>
      </w:ins>
      <w:ins w:id="7840" w:author="Arthur Parmentier" w:date="2020-06-05T16:10:00Z">
        <w:r w:rsidRPr="007C437A">
          <w:t>signs.</w:t>
        </w:r>
      </w:ins>
    </w:p>
    <w:p w:rsidR="00747B7B" w:rsidRPr="007C437A" w:rsidRDefault="007D1E32" w:rsidP="00747B7B">
      <w:pPr>
        <w:rPr>
          <w:ins w:id="7841" w:author="Arthur Parmentier" w:date="2020-06-05T00:13:00Z"/>
        </w:rPr>
      </w:pPr>
      <w:ins w:id="7842" w:author="Arthur Parmentier" w:date="2020-06-05T00:08:00Z">
        <w:r w:rsidRPr="007C437A">
          <w:t xml:space="preserve">It is a very important limitation of the modeling of SP as a regular language, that I have not solved in my tool yet. Several options </w:t>
        </w:r>
      </w:ins>
      <w:ins w:id="7843" w:author="Arthur Parmentier" w:date="2020-06-05T00:09:00Z">
        <w:r w:rsidRPr="007C437A">
          <w:t>for</w:t>
        </w:r>
      </w:ins>
      <w:ins w:id="7844" w:author="Arthur Parmentier" w:date="2020-06-05T00:10:00Z">
        <w:r w:rsidR="00974865" w:rsidRPr="007C437A">
          <w:t xml:space="preserve"> solving this problem</w:t>
        </w:r>
      </w:ins>
      <w:ins w:id="7845" w:author="Arthur Parmentier" w:date="2020-06-05T00:11:00Z">
        <w:r w:rsidR="00974865" w:rsidRPr="007C437A">
          <w:t xml:space="preserve"> in</w:t>
        </w:r>
      </w:ins>
      <w:ins w:id="7846" w:author="Arthur Parmentier" w:date="2020-06-05T00:09:00Z">
        <w:r w:rsidRPr="007C437A">
          <w:t xml:space="preserve"> </w:t>
        </w:r>
      </w:ins>
      <w:ins w:id="7847" w:author="Arthur Parmentier" w:date="2020-06-05T00:10:00Z">
        <w:r w:rsidRPr="007C437A">
          <w:t xml:space="preserve">a </w:t>
        </w:r>
      </w:ins>
      <w:ins w:id="7848" w:author="Arthur Parmentier" w:date="2020-06-05T00:09:00Z">
        <w:r w:rsidRPr="007C437A">
          <w:t>future implementation are discussed in a further section.</w:t>
        </w:r>
      </w:ins>
    </w:p>
    <w:p w:rsidR="009854FD" w:rsidRPr="007C437A" w:rsidRDefault="00376090">
      <w:pPr>
        <w:rPr>
          <w:ins w:id="7849" w:author="Arthur Parmentier" w:date="2020-06-04T16:33:00Z"/>
        </w:rPr>
        <w:pPrChange w:id="7850" w:author="Arthur Parmentier" w:date="2020-06-05T00:06:00Z">
          <w:pPr>
            <w:pStyle w:val="Paragraphedeliste"/>
            <w:numPr>
              <w:numId w:val="38"/>
            </w:numPr>
            <w:ind w:hanging="360"/>
          </w:pPr>
        </w:pPrChange>
      </w:pPr>
      <w:ins w:id="7851" w:author="Arthur Parmentier" w:date="2020-06-05T00:13:00Z">
        <w:r w:rsidRPr="007C437A">
          <w:t>In all cases that I have identified, it is the logical element that are able to change the category of a sign and therefore</w:t>
        </w:r>
      </w:ins>
      <w:ins w:id="7852" w:author="Arthur Parmentier" w:date="2020-06-05T00:14:00Z">
        <w:r w:rsidRPr="007C437A">
          <w:t xml:space="preserve"> “break” the FSM representation validity</w:t>
        </w:r>
      </w:ins>
      <w:ins w:id="7853" w:author="Arthur Parmentier" w:date="2020-06-05T00:16:00Z">
        <w:r w:rsidRPr="007C437A">
          <w:t xml:space="preserve">. I hope that my work and these observations will </w:t>
        </w:r>
      </w:ins>
      <w:ins w:id="7854" w:author="Arthur Parmentier" w:date="2020-06-05T00:17:00Z">
        <w:r w:rsidRPr="007C437A">
          <w:t>serve as a bas</w:t>
        </w:r>
      </w:ins>
      <w:ins w:id="7855" w:author="Arthur Parmentier" w:date="2020-06-05T00:18:00Z">
        <w:r w:rsidRPr="007C437A">
          <w:t>e</w:t>
        </w:r>
      </w:ins>
      <w:ins w:id="7856" w:author="Arthur Parmentier" w:date="2020-06-05T00:17:00Z">
        <w:r w:rsidRPr="007C437A">
          <w:t xml:space="preserve"> for </w:t>
        </w:r>
      </w:ins>
      <w:ins w:id="7857" w:author="Arthur Parmentier" w:date="2020-06-05T00:18:00Z">
        <w:r w:rsidRPr="007C437A">
          <w:t>deeper</w:t>
        </w:r>
      </w:ins>
      <w:ins w:id="7858" w:author="Arthur Parmentier" w:date="2020-06-05T00:17:00Z">
        <w:r w:rsidRPr="007C437A">
          <w:t xml:space="preserve"> stud</w:t>
        </w:r>
      </w:ins>
      <w:ins w:id="7859" w:author="Arthur Parmentier" w:date="2020-06-05T00:18:00Z">
        <w:r w:rsidRPr="007C437A">
          <w:t>ies</w:t>
        </w:r>
      </w:ins>
      <w:ins w:id="7860" w:author="Arthur Parmentier" w:date="2020-06-05T00:17:00Z">
        <w:r w:rsidRPr="007C437A">
          <w:t xml:space="preserve"> and</w:t>
        </w:r>
      </w:ins>
      <w:ins w:id="7861" w:author="Arthur Parmentier" w:date="2020-06-05T00:18:00Z">
        <w:r w:rsidRPr="007C437A">
          <w:t xml:space="preserve"> linguistic</w:t>
        </w:r>
      </w:ins>
      <w:ins w:id="7862" w:author="Arthur Parmentier" w:date="2020-06-05T00:17:00Z">
        <w:r w:rsidRPr="007C437A">
          <w:t xml:space="preserve"> modeling of SP grammar in its “regular” and “contextual” components</w:t>
        </w:r>
      </w:ins>
      <w:ins w:id="7863"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864" w:author="Arthur Parmentier" w:date="2020-06-05T00:01:00Z"/>
          <w:rPrChange w:id="7865" w:author="Arthur Parmentier" w:date="2020-06-07T15:27:00Z">
            <w:rPr>
              <w:del w:id="7866" w:author="Arthur Parmentier" w:date="2020-06-05T00:01:00Z"/>
            </w:rPr>
          </w:rPrChange>
        </w:rPr>
        <w:pPrChange w:id="7867" w:author="Arthur Parmentier" w:date="2020-06-04T16:59:00Z">
          <w:pPr>
            <w:pStyle w:val="Titre2"/>
          </w:pPr>
        </w:pPrChange>
      </w:pPr>
      <w:bookmarkStart w:id="7868" w:name="_Toc42259029"/>
      <w:bookmarkStart w:id="7869" w:name="_Toc42259106"/>
      <w:bookmarkStart w:id="7870" w:name="_Toc42449785"/>
      <w:bookmarkStart w:id="7871" w:name="_Toc42449867"/>
      <w:bookmarkStart w:id="7872" w:name="_Toc42550053"/>
      <w:bookmarkStart w:id="7873" w:name="_Toc42550146"/>
      <w:bookmarkStart w:id="7874" w:name="_Toc42698897"/>
      <w:bookmarkStart w:id="7875" w:name="_Toc42698976"/>
      <w:bookmarkEnd w:id="7868"/>
      <w:bookmarkEnd w:id="7869"/>
      <w:bookmarkEnd w:id="7870"/>
      <w:bookmarkEnd w:id="7871"/>
      <w:bookmarkEnd w:id="7872"/>
      <w:bookmarkEnd w:id="7873"/>
      <w:bookmarkEnd w:id="7874"/>
      <w:bookmarkEnd w:id="7875"/>
    </w:p>
    <w:p w:rsidR="00F25194" w:rsidRPr="007C437A" w:rsidRDefault="00F25194">
      <w:pPr>
        <w:pStyle w:val="Titre3"/>
        <w:rPr>
          <w:ins w:id="7876" w:author="Arthur Parmentier" w:date="2020-06-05T00:33:00Z"/>
        </w:rPr>
      </w:pPr>
      <w:bookmarkStart w:id="7877" w:name="_Toc42698977"/>
      <w:r w:rsidRPr="007C437A">
        <w:t>Part 5: Orchestra simulation</w:t>
      </w:r>
      <w:bookmarkEnd w:id="7877"/>
    </w:p>
    <w:p w:rsidR="002453FD" w:rsidRPr="007C437A" w:rsidRDefault="002453FD" w:rsidP="002453FD">
      <w:pPr>
        <w:rPr>
          <w:ins w:id="7878" w:author="Arthur Parmentier" w:date="2020-06-05T00:37:00Z"/>
        </w:rPr>
      </w:pPr>
      <w:ins w:id="7879" w:author="Arthur Parmentier" w:date="2020-06-05T00:35:00Z">
        <w:r w:rsidRPr="007C437A">
          <w:t xml:space="preserve">From the OSC commands created by the </w:t>
        </w:r>
      </w:ins>
      <w:ins w:id="7880" w:author="Arthur Parmentier" w:date="2020-06-08T01:39:00Z">
        <w:r w:rsidR="00DE0C52">
          <w:t>automaton</w:t>
        </w:r>
      </w:ins>
      <w:ins w:id="7881" w:author="Arthur Parmentier" w:date="2020-06-05T00:35:00Z">
        <w:r w:rsidRPr="007C437A">
          <w:t xml:space="preserve">, there is an unlimited panel of </w:t>
        </w:r>
      </w:ins>
      <w:ins w:id="7882" w:author="Arthur Parmentier" w:date="2020-06-05T00:36:00Z">
        <w:r w:rsidRPr="007C437A">
          <w:t xml:space="preserve">tools and ways to create an orchestra. </w:t>
        </w:r>
      </w:ins>
    </w:p>
    <w:p w:rsidR="002453FD" w:rsidRPr="007C437A" w:rsidRDefault="00AC4940" w:rsidP="002453FD">
      <w:pPr>
        <w:pStyle w:val="Titre4"/>
        <w:rPr>
          <w:ins w:id="7883" w:author="Arthur Parmentier" w:date="2020-06-05T00:37:00Z"/>
        </w:rPr>
      </w:pPr>
      <w:ins w:id="7884" w:author="Arthur Parmentier" w:date="2020-06-05T12:55:00Z">
        <w:r w:rsidRPr="007C437A">
          <w:t xml:space="preserve">First try with </w:t>
        </w:r>
      </w:ins>
      <w:ins w:id="7885" w:author="Arthur Parmentier" w:date="2020-06-05T00:37:00Z">
        <w:r w:rsidR="002453FD" w:rsidRPr="007C437A">
          <w:t>Ableton Live</w:t>
        </w:r>
      </w:ins>
    </w:p>
    <w:p w:rsidR="002453FD" w:rsidRPr="007C437A" w:rsidRDefault="002453FD" w:rsidP="002453FD">
      <w:pPr>
        <w:rPr>
          <w:ins w:id="7886" w:author="Arthur Parmentier" w:date="2020-06-05T00:43:00Z"/>
        </w:rPr>
      </w:pPr>
      <w:ins w:id="7887" w:author="Arthur Parmentier" w:date="2020-06-05T00:36:00Z">
        <w:r w:rsidRPr="007C437A">
          <w:t xml:space="preserve">I originally started by building a connection with </w:t>
        </w:r>
      </w:ins>
      <w:ins w:id="7888" w:author="Arthur Parmentier" w:date="2020-06-05T00:40:00Z">
        <w:r w:rsidR="00233897" w:rsidRPr="007C437A">
          <w:t xml:space="preserve">the performance software </w:t>
        </w:r>
      </w:ins>
      <w:ins w:id="7889" w:author="Arthur Parmentier" w:date="2020-06-05T00:36:00Z">
        <w:r w:rsidRPr="007C437A">
          <w:t>Ableton Live</w:t>
        </w:r>
      </w:ins>
      <w:ins w:id="7890" w:author="Arthur Parmentier" w:date="2020-06-05T00:40:00Z">
        <w:r w:rsidR="00233897" w:rsidRPr="007C437A">
          <w:t xml:space="preserve"> because of its wide spread use in the community of live performing artists</w:t>
        </w:r>
      </w:ins>
      <w:ins w:id="7891" w:author="Arthur Parmentier" w:date="2020-06-05T00:41:00Z">
        <w:r w:rsidR="00233897" w:rsidRPr="007C437A">
          <w:t xml:space="preserve"> (DJs, live performers) and its useful features for li</w:t>
        </w:r>
      </w:ins>
      <w:ins w:id="7892" w:author="Arthur Parmentier" w:date="2020-06-05T00:42:00Z">
        <w:r w:rsidR="00233897" w:rsidRPr="007C437A">
          <w:t>ve music such as the use of scenes and or the launch of clips synchron</w:t>
        </w:r>
      </w:ins>
      <w:ins w:id="7893" w:author="Arthur Parmentier" w:date="2020-06-05T00:43:00Z">
        <w:r w:rsidR="00233897" w:rsidRPr="007C437A">
          <w:t>ized with a particular metric and tempo.</w:t>
        </w:r>
      </w:ins>
    </w:p>
    <w:p w:rsidR="00E93BAC" w:rsidRPr="007C437A" w:rsidRDefault="00E93BAC" w:rsidP="002453FD">
      <w:pPr>
        <w:rPr>
          <w:ins w:id="7894" w:author="Arthur Parmentier" w:date="2020-06-05T00:56:00Z"/>
        </w:rPr>
      </w:pPr>
      <w:ins w:id="7895" w:author="Arthur Parmentier" w:date="2020-06-05T00:44:00Z">
        <w:r w:rsidRPr="007C437A">
          <w:t>Just like many DAWs, Live can be hard to control externally and only offer a limi</w:t>
        </w:r>
      </w:ins>
      <w:ins w:id="7896" w:author="Arthur Parmentier" w:date="2020-06-05T00:45:00Z">
        <w:r w:rsidRPr="007C437A">
          <w:t>ted API to its internal mechanisms. Controlling Live externally typically requires scripting a se</w:t>
        </w:r>
      </w:ins>
      <w:ins w:id="7897" w:author="Arthur Parmentier" w:date="2020-06-05T00:46:00Z">
        <w:r w:rsidRPr="007C437A">
          <w:t>rver in python that must be installed manually. However, LiveOSC</w:t>
        </w:r>
      </w:ins>
      <w:ins w:id="7898" w:author="Arthur Parmentier" w:date="2020-06-05T00:48:00Z">
        <w:r w:rsidRPr="007C437A">
          <w:rPr>
            <w:rStyle w:val="Appelnotedebasdep"/>
          </w:rPr>
          <w:footnoteReference w:id="59"/>
        </w:r>
      </w:ins>
      <w:ins w:id="7903" w:author="Arthur Parmentier" w:date="2020-06-05T00:46:00Z">
        <w:r w:rsidRPr="007C437A">
          <w:t xml:space="preserve"> has been shared by the community to </w:t>
        </w:r>
      </w:ins>
      <w:ins w:id="7904" w:author="Arthur Parmentier" w:date="2020-06-05T00:47:00Z">
        <w:r w:rsidRPr="007C437A">
          <w:t>help in this process by creating</w:t>
        </w:r>
      </w:ins>
      <w:ins w:id="7905" w:author="Arthur Parmentier" w:date="2020-06-05T00:56:00Z">
        <w:r w:rsidR="00AD4CD1" w:rsidRPr="007C437A">
          <w:t xml:space="preserve"> server that listens to</w:t>
        </w:r>
      </w:ins>
      <w:ins w:id="7906" w:author="Arthur Parmentier" w:date="2020-06-05T00:47:00Z">
        <w:r w:rsidRPr="007C437A">
          <w:t xml:space="preserve"> OSC map</w:t>
        </w:r>
      </w:ins>
      <w:ins w:id="7907" w:author="Arthur Parmentier" w:date="2020-06-05T00:56:00Z">
        <w:r w:rsidR="00AD4CD1" w:rsidRPr="007C437A">
          <w:t xml:space="preserve"> it to</w:t>
        </w:r>
      </w:ins>
      <w:ins w:id="7908" w:author="Arthur Parmentier" w:date="2020-06-05T00:47:00Z">
        <w:r w:rsidRPr="007C437A">
          <w:t xml:space="preserve"> Live parameters</w:t>
        </w:r>
      </w:ins>
      <w:ins w:id="7909" w:author="Arthur Parmentier" w:date="2020-06-05T00:48:00Z">
        <w:r w:rsidRPr="007C437A">
          <w:t>.</w:t>
        </w:r>
      </w:ins>
    </w:p>
    <w:p w:rsidR="00AD4CD1" w:rsidRPr="007C437A" w:rsidRDefault="00AD4CD1" w:rsidP="002453FD">
      <w:pPr>
        <w:rPr>
          <w:ins w:id="7910" w:author="Arthur Parmentier" w:date="2020-06-05T01:07:00Z"/>
        </w:rPr>
      </w:pPr>
      <w:ins w:id="7911" w:author="Arthur Parmentier" w:date="2020-06-05T00:57:00Z">
        <w:r w:rsidRPr="007C437A">
          <w:t xml:space="preserve">In my </w:t>
        </w:r>
      </w:ins>
      <w:ins w:id="7912" w:author="Arthur Parmentier" w:date="2020-06-05T00:58:00Z">
        <w:r w:rsidRPr="007C437A">
          <w:rPr>
            <w:rPrChange w:id="7913" w:author="Arthur Parmentier" w:date="2020-06-07T15:27:00Z">
              <w:rPr/>
            </w:rPrChange>
          </w:rPr>
          <w:fldChar w:fldCharType="begin"/>
        </w:r>
        <w:r w:rsidRPr="007C437A">
          <w:instrText xml:space="preserve"> HYPERLINK "https://www.youtube.com/watch?v=OmPFMT9mgOs" </w:instrText>
        </w:r>
        <w:r w:rsidRPr="007C437A">
          <w:rPr>
            <w:rPrChange w:id="7914" w:author="Arthur Parmentier" w:date="2020-06-07T15:27:00Z">
              <w:rPr/>
            </w:rPrChange>
          </w:rPr>
          <w:fldChar w:fldCharType="separate"/>
        </w:r>
        <w:r w:rsidRPr="007C437A">
          <w:rPr>
            <w:rStyle w:val="Lienhypertexte"/>
          </w:rPr>
          <w:t>third demo video</w:t>
        </w:r>
        <w:r w:rsidRPr="007C437A">
          <w:rPr>
            <w:rPrChange w:id="7915" w:author="Arthur Parmentier" w:date="2020-06-07T15:27:00Z">
              <w:rPr/>
            </w:rPrChange>
          </w:rPr>
          <w:fldChar w:fldCharType="end"/>
        </w:r>
      </w:ins>
      <w:ins w:id="7916" w:author="Arthur Parmentier" w:date="2020-06-05T00:57:00Z">
        <w:r w:rsidRPr="007C437A">
          <w:t>, I showed how I could use custom gestures to launch and stop clips in Live</w:t>
        </w:r>
      </w:ins>
      <w:ins w:id="7917" w:author="Arthur Parmentier" w:date="2020-06-05T00:58:00Z">
        <w:r w:rsidRPr="007C437A">
          <w:t>, just like a simple DJ controller would.</w:t>
        </w:r>
      </w:ins>
      <w:ins w:id="7918" w:author="Arthur Parmentier" w:date="2020-06-05T01:00:00Z">
        <w:r w:rsidRPr="007C437A">
          <w:t xml:space="preserve"> It required only a little effort to convert the conventions I use in my </w:t>
        </w:r>
        <w:r w:rsidRPr="007C437A">
          <w:lastRenderedPageBreak/>
          <w:t>OSC</w:t>
        </w:r>
      </w:ins>
      <w:ins w:id="7919" w:author="Arthur Parmentier" w:date="2020-06-05T01:01:00Z">
        <w:r w:rsidRPr="007C437A">
          <w:t xml:space="preserve"> commands to match the LiveOSC format. </w:t>
        </w:r>
      </w:ins>
      <w:ins w:id="7920" w:author="Arthur Parmentier" w:date="2020-06-05T01:03:00Z">
        <w:r w:rsidRPr="007C437A">
          <w:t xml:space="preserve">By synchronizing </w:t>
        </w:r>
      </w:ins>
      <w:ins w:id="7921" w:author="Arthur Parmentier" w:date="2020-06-05T01:01:00Z">
        <w:r w:rsidRPr="007C437A">
          <w:t xml:space="preserve">all the clips </w:t>
        </w:r>
      </w:ins>
      <w:ins w:id="7922" w:author="Arthur Parmentier" w:date="2020-06-05T01:02:00Z">
        <w:r w:rsidRPr="007C437A">
          <w:t>at the same tempo and metric</w:t>
        </w:r>
      </w:ins>
      <w:ins w:id="7923" w:author="Arthur Parmentier" w:date="2020-06-05T01:01:00Z">
        <w:r w:rsidRPr="007C437A">
          <w:t xml:space="preserve">, </w:t>
        </w:r>
      </w:ins>
      <w:ins w:id="7924" w:author="Arthur Parmentier" w:date="2020-06-05T01:03:00Z">
        <w:r w:rsidRPr="007C437A">
          <w:t>Live allowed me to c</w:t>
        </w:r>
      </w:ins>
      <w:ins w:id="7925" w:author="Arthur Parmentier" w:date="2020-06-05T01:04:00Z">
        <w:r w:rsidRPr="007C437A">
          <w:t xml:space="preserve">reate a fun demo with very simple controls that </w:t>
        </w:r>
      </w:ins>
      <w:ins w:id="7926" w:author="Arthur Parmentier" w:date="2020-06-05T01:05:00Z">
        <w:r w:rsidRPr="007C437A">
          <w:t>“sounds good” and can easily be modified and customized by the users.</w:t>
        </w:r>
      </w:ins>
    </w:p>
    <w:p w:rsidR="00E13FD2" w:rsidRPr="007C437A" w:rsidRDefault="00A911BE" w:rsidP="002453FD">
      <w:pPr>
        <w:rPr>
          <w:ins w:id="7927" w:author="Arthur Parmentier" w:date="2020-06-05T12:54:00Z"/>
        </w:rPr>
      </w:pPr>
      <w:ins w:id="7928" w:author="Arthur Parmentier" w:date="2020-06-05T12:38:00Z">
        <w:r w:rsidRPr="007C437A">
          <w:t>However, t</w:t>
        </w:r>
      </w:ins>
      <w:ins w:id="7929" w:author="Arthur Parmentier" w:date="2020-06-05T01:07:00Z">
        <w:r w:rsidR="00E13FD2" w:rsidRPr="007C437A">
          <w:t>he integration of SP commands could not be pushed very far into Live without more complex scripting</w:t>
        </w:r>
      </w:ins>
      <w:ins w:id="7930" w:author="Arthur Parmentier" w:date="2020-06-05T01:08:00Z">
        <w:r w:rsidR="00E13FD2" w:rsidRPr="007C437A">
          <w:t xml:space="preserve"> by extending the LiveOSC API, or perhaps by using additional custom Max for Live scripts.</w:t>
        </w:r>
      </w:ins>
      <w:ins w:id="7931"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932" w:author="Arthur Parmentier" w:date="2020-06-05T12:42:00Z">
        <w:r w:rsidRPr="007C437A">
          <w:t>clips.</w:t>
        </w:r>
      </w:ins>
      <w:ins w:id="7933" w:author="Arthur Parmentier" w:date="2020-06-05T01:11:00Z">
        <w:r w:rsidR="00E13FD2" w:rsidRPr="007C437A">
          <w:br/>
        </w:r>
      </w:ins>
      <w:ins w:id="7934" w:author="Arthur Parmentier" w:date="2020-06-05T01:10:00Z">
        <w:r w:rsidR="00E13FD2" w:rsidRPr="007C437A">
          <w:t xml:space="preserve">This is </w:t>
        </w:r>
      </w:ins>
      <w:ins w:id="7935" w:author="Arthur Parmentier" w:date="2020-06-05T12:42:00Z">
        <w:r w:rsidRPr="007C437A">
          <w:t xml:space="preserve">a very useful and ergonomic design choice for many use case but clearly is a limit to one of the most basic </w:t>
        </w:r>
      </w:ins>
      <w:ins w:id="7936" w:author="Arthur Parmentier" w:date="2020-06-05T12:43:00Z">
        <w:r w:rsidRPr="007C437A">
          <w:t>element of composition in SP</w:t>
        </w:r>
      </w:ins>
      <w:ins w:id="7937" w:author="Arthur Parmentier" w:date="2020-06-05T01:11:00Z">
        <w:r w:rsidR="00E13FD2" w:rsidRPr="007C437A">
          <w:t xml:space="preserve">. Some extended research showed me that </w:t>
        </w:r>
      </w:ins>
      <w:ins w:id="7938" w:author="Arthur Parmentier" w:date="2020-06-05T01:12:00Z">
        <w:r w:rsidR="00E13FD2" w:rsidRPr="007C437A">
          <w:t xml:space="preserve">there would be some workarounds change the tempo of a single clip of scene from within their </w:t>
        </w:r>
      </w:ins>
      <w:ins w:id="7939" w:author="Arthur Parmentier" w:date="2020-06-05T01:13:00Z">
        <w:r w:rsidR="00E13FD2" w:rsidRPr="007C437A">
          <w:t>naming</w:t>
        </w:r>
      </w:ins>
      <w:ins w:id="7940" w:author="Arthur Parmentier" w:date="2020-06-05T01:12:00Z">
        <w:r w:rsidR="00E13FD2" w:rsidRPr="007C437A">
          <w:t>, which would make it a better tool than other DAWs in which multiple tempos are</w:t>
        </w:r>
      </w:ins>
      <w:ins w:id="7941" w:author="Arthur Parmentier" w:date="2020-06-05T01:13:00Z">
        <w:r w:rsidR="00E13FD2" w:rsidRPr="007C437A">
          <w:t xml:space="preserve"> almost never found. But getting into those modifications in real time would </w:t>
        </w:r>
      </w:ins>
      <w:ins w:id="7942" w:author="Arthur Parmentier" w:date="2020-06-05T12:43:00Z">
        <w:r w:rsidRPr="007C437A">
          <w:t xml:space="preserve">require a very deep “hack” into Live that I could not afford </w:t>
        </w:r>
      </w:ins>
      <w:ins w:id="7943" w:author="Arthur Parmentier" w:date="2020-06-05T12:44:00Z">
        <w:r w:rsidRPr="007C437A">
          <w:t>spending time on in the frame of this project; also given that Live is a proprietary software that would maybe not be the most popular c</w:t>
        </w:r>
      </w:ins>
      <w:ins w:id="7944" w:author="Arthur Parmentier" w:date="2020-06-05T12:45:00Z">
        <w:r w:rsidRPr="007C437A">
          <w:t>hoice among the community of performers and Soundpainting that I target with my tool.</w:t>
        </w:r>
      </w:ins>
    </w:p>
    <w:p w:rsidR="00AC4940" w:rsidRPr="007C437A" w:rsidRDefault="00AC4940" w:rsidP="00AC4940">
      <w:pPr>
        <w:pStyle w:val="Titre4"/>
        <w:rPr>
          <w:ins w:id="7945" w:author="Arthur Parmentier" w:date="2020-06-05T12:54:00Z"/>
        </w:rPr>
      </w:pPr>
      <w:ins w:id="7946" w:author="Arthur Parmentier" w:date="2020-06-05T12:58:00Z">
        <w:r w:rsidRPr="007C437A">
          <w:t>The advantages of DAWs over Max</w:t>
        </w:r>
      </w:ins>
    </w:p>
    <w:p w:rsidR="00AC4940" w:rsidRPr="007C437A" w:rsidRDefault="00AC4940" w:rsidP="00AC4940">
      <w:pPr>
        <w:rPr>
          <w:ins w:id="7947" w:author="Arthur Parmentier" w:date="2020-06-05T13:41:00Z"/>
        </w:rPr>
      </w:pPr>
      <w:ins w:id="7948" w:author="Arthur Parmentier" w:date="2020-06-05T12:54:00Z">
        <w:r w:rsidRPr="007C437A">
          <w:t>While searching for altern</w:t>
        </w:r>
      </w:ins>
      <w:ins w:id="7949" w:author="Arthur Parmentier" w:date="2020-06-05T12:55:00Z">
        <w:r w:rsidRPr="007C437A">
          <w:t>atives to Ableton to implemen</w:t>
        </w:r>
      </w:ins>
      <w:ins w:id="7950" w:author="Arthur Parmentier" w:date="2020-06-05T12:57:00Z">
        <w:r w:rsidRPr="007C437A">
          <w:t>t the virtual orchestra</w:t>
        </w:r>
      </w:ins>
      <w:ins w:id="7951" w:author="Arthur Parmentier" w:date="2020-06-05T12:58:00Z">
        <w:r w:rsidRPr="007C437A">
          <w:t xml:space="preserve">, I realized that </w:t>
        </w:r>
      </w:ins>
      <w:ins w:id="7952" w:author="Arthur Parmentier" w:date="2020-06-05T12:59:00Z">
        <w:r w:rsidRPr="007C437A">
          <w:t>most DAWs d</w:t>
        </w:r>
      </w:ins>
      <w:ins w:id="7953" w:author="Arthur Parmentier" w:date="2020-06-05T13:40:00Z">
        <w:r w:rsidR="00B9593F" w:rsidRPr="007C437A">
          <w:t>o not have</w:t>
        </w:r>
      </w:ins>
      <w:ins w:id="7954" w:author="Arthur Parmentier" w:date="2020-06-05T12:59:00Z">
        <w:r w:rsidRPr="007C437A">
          <w:t xml:space="preserve"> the flexibility that would </w:t>
        </w:r>
      </w:ins>
      <w:ins w:id="7955" w:author="Arthur Parmentier" w:date="2020-06-05T13:40:00Z">
        <w:r w:rsidR="00943D75" w:rsidRPr="007C437A">
          <w:t>is</w:t>
        </w:r>
      </w:ins>
      <w:ins w:id="7956" w:author="Arthur Parmentier" w:date="2020-06-05T12:59:00Z">
        <w:r w:rsidRPr="007C437A">
          <w:t xml:space="preserve"> required for composing in real-time with SP gestures</w:t>
        </w:r>
      </w:ins>
      <w:ins w:id="7957" w:author="Arthur Parmentier" w:date="2020-06-05T13:41:00Z">
        <w:r w:rsidR="00943D75" w:rsidRPr="007C437A">
          <w:t>:</w:t>
        </w:r>
      </w:ins>
    </w:p>
    <w:p w:rsidR="00943D75" w:rsidRPr="007C437A" w:rsidRDefault="00943D75" w:rsidP="00943D75">
      <w:pPr>
        <w:pStyle w:val="Paragraphedeliste"/>
        <w:numPr>
          <w:ilvl w:val="0"/>
          <w:numId w:val="41"/>
        </w:numPr>
        <w:rPr>
          <w:ins w:id="7958" w:author="Arthur Parmentier" w:date="2020-06-05T13:41:00Z"/>
        </w:rPr>
      </w:pPr>
      <w:ins w:id="7959" w:author="Arthur Parmentier" w:date="2020-06-05T13:41:00Z">
        <w:r w:rsidRPr="007C437A">
          <w:t>Working at several tempos</w:t>
        </w:r>
      </w:ins>
    </w:p>
    <w:p w:rsidR="00943D75" w:rsidRPr="007C437A" w:rsidRDefault="00943D75" w:rsidP="00943D75">
      <w:pPr>
        <w:pStyle w:val="Paragraphedeliste"/>
        <w:numPr>
          <w:ilvl w:val="0"/>
          <w:numId w:val="41"/>
        </w:numPr>
        <w:rPr>
          <w:ins w:id="7960" w:author="Arthur Parmentier" w:date="2020-06-05T13:42:00Z"/>
        </w:rPr>
      </w:pPr>
      <w:ins w:id="7961" w:author="Arthur Parmentier" w:date="2020-06-05T13:42:00Z">
        <w:r w:rsidRPr="007C437A">
          <w:t>Looping things on the fly</w:t>
        </w:r>
      </w:ins>
    </w:p>
    <w:p w:rsidR="00943D75" w:rsidRPr="007C437A" w:rsidRDefault="00943D75" w:rsidP="00943D75">
      <w:pPr>
        <w:pStyle w:val="Paragraphedeliste"/>
        <w:numPr>
          <w:ilvl w:val="0"/>
          <w:numId w:val="41"/>
        </w:numPr>
        <w:rPr>
          <w:ins w:id="7962" w:author="Arthur Parmentier" w:date="2020-06-05T13:45:00Z"/>
        </w:rPr>
      </w:pPr>
      <w:ins w:id="7963" w:author="Arthur Parmentier" w:date="2020-06-05T13:44:00Z">
        <w:r w:rsidRPr="007C437A">
          <w:t>Working with continuous frequencies (in contrast with quantized pitches in the frequency domain) for glissandos</w:t>
        </w:r>
      </w:ins>
      <w:ins w:id="7964"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965" w:author="Arthur Parmentier" w:date="2020-06-05T13:45:00Z"/>
        </w:rPr>
      </w:pPr>
      <w:ins w:id="7966"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967" w:author="Arthur Parmentier" w:date="2020-06-05T13:45:00Z"/>
        </w:rPr>
      </w:pPr>
      <w:ins w:id="7968" w:author="Arthur Parmentier" w:date="2020-06-05T13:45:00Z">
        <w:r w:rsidRPr="007C437A">
          <w:t>…</w:t>
        </w:r>
      </w:ins>
    </w:p>
    <w:p w:rsidR="00943D75" w:rsidRPr="007C437A" w:rsidRDefault="00943D75" w:rsidP="00943D75">
      <w:pPr>
        <w:rPr>
          <w:ins w:id="7969" w:author="Arthur Parmentier" w:date="2020-06-05T13:47:00Z"/>
        </w:rPr>
      </w:pPr>
      <w:ins w:id="7970" w:author="Arthur Parmentier" w:date="2020-06-05T13:46:00Z">
        <w:r w:rsidRPr="007C437A">
          <w:t>For many of these elements, Max/MSP looks like a better choice than DAWs</w:t>
        </w:r>
      </w:ins>
      <w:ins w:id="7971" w:author="Arthur Parmentier" w:date="2020-06-05T13:47:00Z">
        <w:r w:rsidRPr="007C437A">
          <w:t xml:space="preserve"> because of its packages and objects dedicated to these features.</w:t>
        </w:r>
      </w:ins>
    </w:p>
    <w:p w:rsidR="00943D75" w:rsidRPr="007C437A" w:rsidRDefault="00943D75" w:rsidP="00943D75">
      <w:pPr>
        <w:rPr>
          <w:ins w:id="7972" w:author="Arthur Parmentier" w:date="2020-06-05T13:50:00Z"/>
        </w:rPr>
      </w:pPr>
      <w:ins w:id="7973" w:author="Arthur Parmentier" w:date="2020-06-05T13:47:00Z">
        <w:r w:rsidRPr="007C437A">
          <w:t xml:space="preserve">However, </w:t>
        </w:r>
      </w:ins>
      <w:ins w:id="7974"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975" w:author="Arthur Parmentier" w:date="2020-06-05T01:14:00Z"/>
        </w:rPr>
        <w:pPrChange w:id="7976" w:author="Arthur Parmentier" w:date="2020-06-05T13:51:00Z">
          <w:pPr/>
        </w:pPrChange>
      </w:pPr>
      <w:ins w:id="7977" w:author="Arthur Parmentier" w:date="2020-06-05T13:51:00Z">
        <w:r w:rsidRPr="007C437A">
          <w:t>Midi roll editor</w:t>
        </w:r>
      </w:ins>
    </w:p>
    <w:p w:rsidR="00E13FD2" w:rsidRPr="007C437A" w:rsidRDefault="00E13FD2">
      <w:pPr>
        <w:rPr>
          <w:ins w:id="7978" w:author="Arthur Parmentier" w:date="2020-05-18T17:06:00Z"/>
          <w:rPrChange w:id="7979" w:author="Arthur Parmentier" w:date="2020-06-07T15:27:00Z">
            <w:rPr>
              <w:ins w:id="7980" w:author="Arthur Parmentier" w:date="2020-05-18T17:06:00Z"/>
            </w:rPr>
          </w:rPrChange>
        </w:rPr>
        <w:pPrChange w:id="7981" w:author="Arthur Parmentier" w:date="2020-06-05T00:37:00Z">
          <w:pPr>
            <w:pStyle w:val="Titre2"/>
          </w:pPr>
        </w:pPrChange>
      </w:pPr>
    </w:p>
    <w:p w:rsidR="005522F0" w:rsidRPr="007C437A" w:rsidRDefault="005522F0">
      <w:pPr>
        <w:pStyle w:val="Titre2"/>
        <w:rPr>
          <w:ins w:id="7982" w:author="Arthur Parmentier" w:date="2020-05-18T17:06:00Z"/>
        </w:rPr>
      </w:pPr>
      <w:bookmarkStart w:id="7983" w:name="_Toc42698978"/>
      <w:ins w:id="7984" w:author="Arthur Parmentier" w:date="2020-05-18T17:06:00Z">
        <w:r w:rsidRPr="007C437A">
          <w:t>Performance</w:t>
        </w:r>
      </w:ins>
      <w:ins w:id="7985" w:author="Arthur Parmentier" w:date="2020-05-22T20:36:00Z">
        <w:r w:rsidR="001F0E95" w:rsidRPr="007C437A">
          <w:t xml:space="preserve"> aspects</w:t>
        </w:r>
      </w:ins>
      <w:bookmarkEnd w:id="7983"/>
    </w:p>
    <w:p w:rsidR="005522F0" w:rsidRPr="007C437A" w:rsidRDefault="005522F0" w:rsidP="005522F0">
      <w:pPr>
        <w:pStyle w:val="Titre3"/>
        <w:rPr>
          <w:ins w:id="7986" w:author="Arthur Parmentier" w:date="2020-05-18T17:07:00Z"/>
        </w:rPr>
      </w:pPr>
      <w:bookmarkStart w:id="7987" w:name="_Toc42698979"/>
      <w:ins w:id="7988" w:author="Arthur Parmentier" w:date="2020-05-18T17:06:00Z">
        <w:r w:rsidRPr="007C437A">
          <w:t xml:space="preserve">PoseNet and </w:t>
        </w:r>
      </w:ins>
      <w:ins w:id="7989" w:author="Arthur Parmentier" w:date="2020-05-22T12:18:00Z">
        <w:r w:rsidR="00E9747D" w:rsidRPr="007C437A">
          <w:t>Wekinator</w:t>
        </w:r>
      </w:ins>
      <w:ins w:id="7990" w:author="Arthur Parmentier" w:date="2020-05-18T17:06:00Z">
        <w:r w:rsidRPr="007C437A">
          <w:t xml:space="preserve"> settings</w:t>
        </w:r>
      </w:ins>
      <w:bookmarkEnd w:id="7987"/>
    </w:p>
    <w:p w:rsidR="002A1FE9" w:rsidRPr="007C437A" w:rsidRDefault="002A1FE9" w:rsidP="005522F0">
      <w:pPr>
        <w:rPr>
          <w:ins w:id="7991" w:author="Arthur Parmentier" w:date="2020-05-22T20:36:00Z"/>
        </w:rPr>
      </w:pPr>
      <w:ins w:id="7992" w:author="Arthur Parmentier" w:date="2020-05-22T20:36:00Z">
        <w:r w:rsidRPr="007C437A">
          <w:t>As mentioned previously</w:t>
        </w:r>
      </w:ins>
      <w:ins w:id="7993" w:author="Arthur Parmentier" w:date="2020-05-22T23:32:00Z">
        <w:r w:rsidR="00A37563" w:rsidRPr="007C437A">
          <w:t>, PoseNet as different parameters that influence its performances.</w:t>
        </w:r>
      </w:ins>
      <w:ins w:id="7994" w:author="Arthur Parmentier" w:date="2020-05-22T23:33:00Z">
        <w:r w:rsidR="00A37563" w:rsidRPr="007C437A">
          <w:t xml:space="preserve"> It is however not obvious where lies the best compromise between accuracy and the</w:t>
        </w:r>
      </w:ins>
      <w:ins w:id="7995" w:author="Arthur Parmentier" w:date="2020-05-22T23:34:00Z">
        <w:r w:rsidR="00A37563" w:rsidRPr="007C437A">
          <w:t xml:space="preserve"> number of poses processed by seconds (FPS).</w:t>
        </w:r>
      </w:ins>
      <w:ins w:id="7996" w:author="Arthur Parmentier" w:date="2020-05-22T23:40:00Z">
        <w:r w:rsidR="009940BE" w:rsidRPr="007C437A">
          <w:t xml:space="preserve"> Let’s take a look </w:t>
        </w:r>
      </w:ins>
      <w:ins w:id="7997" w:author="Arthur Parmentier" w:date="2020-05-22T23:41:00Z">
        <w:r w:rsidR="009940BE" w:rsidRPr="007C437A">
          <w:t xml:space="preserve">at how Wekinator processes its input to </w:t>
        </w:r>
      </w:ins>
      <w:ins w:id="7998"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7999" w:author="Arthur Parmentier" w:date="2020-05-20T19:53:00Z"/>
        </w:rPr>
      </w:pPr>
      <w:ins w:id="8000" w:author="Arthur Parmentier" w:date="2020-05-18T17:07:00Z">
        <w:r w:rsidRPr="007C437A">
          <w:lastRenderedPageBreak/>
          <w:t>We know that</w:t>
        </w:r>
      </w:ins>
      <w:ins w:id="8001" w:author="Arthur Parmentier" w:date="2020-05-22T20:15:00Z">
        <w:r w:rsidR="00FF217B" w:rsidRPr="007C437A">
          <w:t xml:space="preserve"> by default,</w:t>
        </w:r>
      </w:ins>
      <w:ins w:id="8002" w:author="Arthur Parmentier" w:date="2020-05-18T17:07:00Z">
        <w:r w:rsidRPr="007C437A">
          <w:t xml:space="preserve"> </w:t>
        </w:r>
      </w:ins>
      <w:ins w:id="8003" w:author="Arthur Parmentier" w:date="2020-05-22T12:18:00Z">
        <w:r w:rsidR="00E9747D" w:rsidRPr="007C437A">
          <w:t>Wekinator</w:t>
        </w:r>
      </w:ins>
      <w:ins w:id="8004" w:author="Arthur Parmentier" w:date="2020-05-22T20:15:00Z">
        <w:r w:rsidR="00FF217B" w:rsidRPr="007C437A">
          <w:t>’s DTW</w:t>
        </w:r>
      </w:ins>
      <w:ins w:id="8005" w:author="Arthur Parmentier" w:date="2020-05-18T17:07:00Z">
        <w:r w:rsidRPr="007C437A">
          <w:t xml:space="preserve"> is downsampling </w:t>
        </w:r>
      </w:ins>
      <w:ins w:id="8006" w:author="Arthur Parmentier" w:date="2020-05-22T20:15:00Z">
        <w:r w:rsidR="00FF217B" w:rsidRPr="007C437A">
          <w:t>the data rate</w:t>
        </w:r>
      </w:ins>
      <w:ins w:id="8007" w:author="Arthur Parmentier" w:date="2020-05-18T17:07:00Z">
        <w:r w:rsidRPr="007C437A">
          <w:t xml:space="preserve"> to improve the DTW speed, such that the best compromise in performance and accuracy is to keep the number of FPS just below what </w:t>
        </w:r>
      </w:ins>
      <w:ins w:id="8008" w:author="Arthur Parmentier" w:date="2020-05-22T12:18:00Z">
        <w:r w:rsidR="00E9747D" w:rsidRPr="007C437A">
          <w:t>Wekinator</w:t>
        </w:r>
      </w:ins>
      <w:ins w:id="8009" w:author="Arthur Parmentier" w:date="2020-05-18T17:07:00Z">
        <w:r w:rsidRPr="007C437A">
          <w:t xml:space="preserve"> can handle without downsampling for a sequence of 2 seconds</w:t>
        </w:r>
        <w:r w:rsidRPr="007C437A">
          <w:rPr>
            <w:rStyle w:val="Appelnotedebasdep"/>
          </w:rPr>
          <w:footnoteReference w:id="60"/>
        </w:r>
        <w:r w:rsidRPr="007C437A">
          <w:t xml:space="preserve">. With </w:t>
        </w:r>
      </w:ins>
      <w:ins w:id="8015" w:author="Arthur Parmentier" w:date="2020-05-22T12:18:00Z">
        <w:r w:rsidR="00E9747D" w:rsidRPr="007C437A">
          <w:t>Wekinator</w:t>
        </w:r>
      </w:ins>
      <w:ins w:id="8016" w:author="Arthur Parmentier" w:date="2020-05-18T17:07:00Z">
        <w:r w:rsidRPr="007C437A">
          <w:t>’s default settings (max sequence size = 10), the ideal number of FPS is 5</w:t>
        </w:r>
        <w:r w:rsidRPr="007C437A">
          <w:rPr>
            <w:rStyle w:val="Appelnotedebasdep"/>
          </w:rPr>
          <w:footnoteReference w:id="61"/>
        </w:r>
        <w:r w:rsidRPr="007C437A">
          <w:t xml:space="preserve">. On a fast computer, it would be worth to change </w:t>
        </w:r>
      </w:ins>
      <w:ins w:id="8019" w:author="Arthur Parmentier" w:date="2020-05-22T12:18:00Z">
        <w:r w:rsidR="00E9747D" w:rsidRPr="007C437A">
          <w:t>Wekinator</w:t>
        </w:r>
      </w:ins>
      <w:ins w:id="8020" w:author="Arthur Parmentier" w:date="2020-05-18T17:07:00Z">
        <w:r w:rsidRPr="007C437A">
          <w:t>’s default max sequence length to 20-</w:t>
        </w:r>
      </w:ins>
      <w:ins w:id="8021" w:author="Arthur Parmentier" w:date="2020-05-22T23:42:00Z">
        <w:r w:rsidR="009940BE" w:rsidRPr="007C437A">
          <w:t>4</w:t>
        </w:r>
      </w:ins>
      <w:ins w:id="8022" w:author="Arthur Parmentier" w:date="2020-05-18T17:07:00Z">
        <w:r w:rsidRPr="007C437A">
          <w:t>0 and run with around 10-</w:t>
        </w:r>
      </w:ins>
      <w:ins w:id="8023" w:author="Arthur Parmentier" w:date="2020-05-22T23:42:00Z">
        <w:r w:rsidR="009940BE" w:rsidRPr="007C437A">
          <w:t>20</w:t>
        </w:r>
      </w:ins>
      <w:ins w:id="8024" w:author="Arthur Parmentier" w:date="2020-05-18T17:07:00Z">
        <w:r w:rsidRPr="007C437A">
          <w:t xml:space="preserve"> FPS, which have proven to be more than enough for SP recognition or disable downsampling.</w:t>
        </w:r>
      </w:ins>
    </w:p>
    <w:p w:rsidR="00F02080" w:rsidRPr="007C437A" w:rsidRDefault="00DF2E6B" w:rsidP="005522F0">
      <w:pPr>
        <w:rPr>
          <w:ins w:id="8025" w:author="Arthur Parmentier" w:date="2020-05-22T23:50:00Z"/>
        </w:rPr>
      </w:pPr>
      <w:ins w:id="8026" w:author="Arthur Parmentier" w:date="2020-05-22T23:43:00Z">
        <w:r w:rsidRPr="007C437A">
          <w:t>An</w:t>
        </w:r>
      </w:ins>
      <w:ins w:id="8027" w:author="Arthur Parmentier" w:date="2020-05-22T23:44:00Z">
        <w:r w:rsidRPr="007C437A">
          <w:t xml:space="preserve">other question that would yet still need to be addressed is whether using very different rates for PoseNet among the </w:t>
        </w:r>
      </w:ins>
      <w:ins w:id="8028" w:author="Arthur Parmentier" w:date="2020-05-22T23:45:00Z">
        <w:r w:rsidRPr="007C437A">
          <w:t xml:space="preserve">training </w:t>
        </w:r>
      </w:ins>
      <w:ins w:id="8029" w:author="Arthur Parmentier" w:date="2020-05-22T23:44:00Z">
        <w:r w:rsidRPr="007C437A">
          <w:t>dataset or between the training data</w:t>
        </w:r>
      </w:ins>
      <w:ins w:id="8030" w:author="Arthur Parmentier" w:date="2020-05-22T23:45:00Z">
        <w:r w:rsidRPr="007C437A">
          <w:t>set</w:t>
        </w:r>
      </w:ins>
      <w:ins w:id="8031" w:author="Arthur Parmentier" w:date="2020-05-22T23:44:00Z">
        <w:r w:rsidRPr="007C437A">
          <w:t xml:space="preserve"> and rea</w:t>
        </w:r>
      </w:ins>
      <w:ins w:id="8032" w:author="Arthur Parmentier" w:date="2020-05-22T23:45:00Z">
        <w:r w:rsidRPr="007C437A">
          <w:t>l-time data would badly affect the performances of Wekinator DTW or not. Al</w:t>
        </w:r>
      </w:ins>
      <w:ins w:id="8033" w:author="Arthur Parmentier" w:date="2020-05-22T23:46:00Z">
        <w:r w:rsidRPr="007C437A">
          <w:t>though DTW warps the sequence and should be able to match two sequences with a different data rate, they are still constraints on how</w:t>
        </w:r>
      </w:ins>
      <w:ins w:id="8034" w:author="Arthur Parmentier" w:date="2020-05-22T23:47:00Z">
        <w:r w:rsidRPr="007C437A">
          <w:t xml:space="preserve"> far the algorithm looks forward in time to find a point that may match a s</w:t>
        </w:r>
      </w:ins>
      <w:ins w:id="8035" w:author="Arthur Parmentier" w:date="2020-05-22T23:48:00Z">
        <w:r w:rsidRPr="007C437A">
          <w:t>equence in the training set and possibly on how much the sequence can be warped. These remarks are only speculative at the moment</w:t>
        </w:r>
      </w:ins>
      <w:ins w:id="8036"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8037" w:author="Arthur Parmentier" w:date="2020-05-22T23:50:00Z">
        <w:r w:rsidRPr="007C437A">
          <w:t>applications.</w:t>
        </w:r>
      </w:ins>
    </w:p>
    <w:p w:rsidR="00DF2E6B" w:rsidRPr="007C437A" w:rsidRDefault="00DF2E6B" w:rsidP="005522F0">
      <w:pPr>
        <w:rPr>
          <w:ins w:id="8038" w:author="Arthur Parmentier" w:date="2020-05-20T19:53:00Z"/>
        </w:rPr>
      </w:pPr>
      <w:ins w:id="8039" w:author="Arthur Parmentier" w:date="2020-05-22T23:50:00Z">
        <w:r w:rsidRPr="007C437A">
          <w:t xml:space="preserve">It is also to be tested how does the performance of Wekinator changes with the </w:t>
        </w:r>
      </w:ins>
      <w:ins w:id="8040" w:author="Arthur Parmentier" w:date="2020-05-22T23:51:00Z">
        <w:r w:rsidRPr="007C437A">
          <w:t>number</w:t>
        </w:r>
      </w:ins>
      <w:ins w:id="8041" w:author="Arthur Parmentier" w:date="2020-05-22T23:50:00Z">
        <w:r w:rsidRPr="007C437A">
          <w:t xml:space="preserve"> of signs to be recognized. In the scope of this project, no more than </w:t>
        </w:r>
      </w:ins>
      <w:ins w:id="8042" w:author="Arthur Parmentier" w:date="2020-05-22T23:51:00Z">
        <w:r w:rsidRPr="007C437A">
          <w:t xml:space="preserve">dozens of signs were tested but it is possible and likely that its performance (accuracy but </w:t>
        </w:r>
      </w:ins>
      <w:ins w:id="8043" w:author="Arthur Parmentier" w:date="2020-05-22T23:52:00Z">
        <w:r w:rsidRPr="007C437A">
          <w:t>also speed)</w:t>
        </w:r>
      </w:ins>
      <w:ins w:id="8044" w:author="Arthur Parmentier" w:date="2020-05-22T23:51:00Z">
        <w:r w:rsidRPr="007C437A">
          <w:t xml:space="preserve"> drops with the increas</w:t>
        </w:r>
      </w:ins>
      <w:ins w:id="8045" w:author="Arthur Parmentier" w:date="2020-05-22T23:52:00Z">
        <w:r w:rsidRPr="007C437A">
          <w:t xml:space="preserve">e of the number of signs. These points should be investigated for future improvements of the tools, especially for working </w:t>
        </w:r>
      </w:ins>
      <w:ins w:id="8046" w:author="Arthur Parmentier" w:date="2020-05-22T23:53:00Z">
        <w:r w:rsidRPr="007C437A">
          <w:t>with bigger sets of signs.</w:t>
        </w:r>
      </w:ins>
    </w:p>
    <w:p w:rsidR="00F02080" w:rsidRPr="007C437A" w:rsidRDefault="00F02080" w:rsidP="005522F0">
      <w:pPr>
        <w:rPr>
          <w:ins w:id="8047" w:author="Arthur Parmentier" w:date="2020-05-20T19:53:00Z"/>
        </w:rPr>
      </w:pPr>
    </w:p>
    <w:p w:rsidR="00F02080" w:rsidRPr="007C437A" w:rsidRDefault="00F02080" w:rsidP="005522F0">
      <w:pPr>
        <w:rPr>
          <w:ins w:id="8048" w:author="Arthur Parmentier" w:date="2020-05-20T19:53:00Z"/>
        </w:rPr>
      </w:pPr>
    </w:p>
    <w:p w:rsidR="00F02080" w:rsidRPr="007C437A" w:rsidRDefault="00F02080" w:rsidP="005522F0">
      <w:pPr>
        <w:rPr>
          <w:ins w:id="8049" w:author="Arthur Parmentier" w:date="2020-05-20T19:53:00Z"/>
        </w:rPr>
      </w:pPr>
    </w:p>
    <w:p w:rsidR="00F02080" w:rsidRPr="007C437A" w:rsidRDefault="00F02080" w:rsidP="00F02080">
      <w:pPr>
        <w:rPr>
          <w:ins w:id="8050" w:author="Arthur Parmentier" w:date="2020-05-20T19:53:00Z"/>
        </w:rPr>
      </w:pPr>
      <w:ins w:id="8051"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8052" w:author="Arthur Parmentier" w:date="2020-05-18T17:07:00Z"/>
          <w:rPrChange w:id="8053" w:author="Arthur Parmentier" w:date="2020-06-07T15:27:00Z">
            <w:rPr>
              <w:ins w:id="8054" w:author="Arthur Parmentier" w:date="2020-05-18T17:07:00Z"/>
            </w:rPr>
          </w:rPrChange>
        </w:rPr>
        <w:pPrChange w:id="8055" w:author="Arthur Parmentier" w:date="2020-05-22T08:25:00Z">
          <w:pPr/>
        </w:pPrChange>
      </w:pPr>
      <w:bookmarkStart w:id="8056" w:name="_Toc42698980"/>
      <w:ins w:id="8057" w:author="Arthur Parmentier" w:date="2020-05-22T08:25:00Z">
        <w:r w:rsidRPr="007C437A">
          <w:rPr>
            <w:rPrChange w:id="8058" w:author="Arthur Parmentier" w:date="2020-06-07T15:27:00Z">
              <w:rPr/>
            </w:rPrChange>
          </w:rPr>
          <w:t>Threading</w:t>
        </w:r>
      </w:ins>
      <w:bookmarkEnd w:id="8056"/>
    </w:p>
    <w:p w:rsidR="005522F0" w:rsidRPr="007C437A" w:rsidRDefault="005522F0">
      <w:pPr>
        <w:rPr>
          <w:rPrChange w:id="8059" w:author="Arthur Parmentier" w:date="2020-06-07T15:27:00Z">
            <w:rPr/>
          </w:rPrChange>
        </w:rPr>
        <w:pPrChange w:id="8060" w:author="Arthur Parmentier" w:date="2020-05-18T17:07:00Z">
          <w:pPr>
            <w:pStyle w:val="Titre2"/>
          </w:pPr>
        </w:pPrChange>
      </w:pPr>
    </w:p>
    <w:p w:rsidR="00F25194" w:rsidRPr="007C437A" w:rsidRDefault="00F25194">
      <w:pPr>
        <w:pStyle w:val="Titre2"/>
      </w:pPr>
      <w:del w:id="8061" w:author="Arthur Parmentier" w:date="2020-05-14T15:55:00Z">
        <w:r w:rsidRPr="007C437A" w:rsidDel="008E4BF0">
          <w:lastRenderedPageBreak/>
          <w:delText xml:space="preserve">Part 6: </w:delText>
        </w:r>
      </w:del>
      <w:bookmarkStart w:id="8062" w:name="_Toc42698981"/>
      <w:r w:rsidRPr="007C437A">
        <w:t>Learning</w:t>
      </w:r>
      <w:ins w:id="8063" w:author="Arthur Parmentier" w:date="2020-05-14T15:55:00Z">
        <w:r w:rsidR="008E4BF0" w:rsidRPr="007C437A">
          <w:t xml:space="preserve"> in SP and numerical tool</w:t>
        </w:r>
      </w:ins>
      <w:bookmarkEnd w:id="8062"/>
      <w:del w:id="8064" w:author="Arthur Parmentier" w:date="2020-05-14T15:55:00Z">
        <w:r w:rsidRPr="007C437A" w:rsidDel="008E4BF0">
          <w:delText xml:space="preserve"> mechanism (?)</w:delText>
        </w:r>
      </w:del>
    </w:p>
    <w:p w:rsidR="00604767" w:rsidRPr="007C437A" w:rsidRDefault="00604767">
      <w:pPr>
        <w:pStyle w:val="Titre2"/>
        <w:rPr>
          <w:rPrChange w:id="8065" w:author="Arthur Parmentier" w:date="2020-06-07T15:27:00Z">
            <w:rPr/>
          </w:rPrChange>
        </w:rPr>
        <w:pPrChange w:id="8066" w:author="Arthur Parmentier" w:date="2020-06-07T21:11:00Z">
          <w:pPr>
            <w:pStyle w:val="Titre1"/>
          </w:pPr>
        </w:pPrChange>
      </w:pPr>
      <w:bookmarkStart w:id="8067" w:name="_Toc42698982"/>
      <w:r w:rsidRPr="007C437A">
        <w:rPr>
          <w:rPrChange w:id="8068" w:author="Arthur Parmentier" w:date="2020-06-07T15:27:00Z">
            <w:rPr/>
          </w:rPrChange>
        </w:rPr>
        <w:t>Potential &amp; future of the tool</w:t>
      </w:r>
      <w:bookmarkEnd w:id="8067"/>
    </w:p>
    <w:p w:rsidR="00F7581A" w:rsidRPr="007C437A" w:rsidRDefault="007938BA" w:rsidP="00F7581A">
      <w:pPr>
        <w:pStyle w:val="Titre3"/>
        <w:rPr>
          <w:ins w:id="8069" w:author="Arthur Parmentier" w:date="2020-05-21T17:03:00Z"/>
        </w:rPr>
      </w:pPr>
      <w:bookmarkStart w:id="8070" w:name="_Toc42698983"/>
      <w:ins w:id="8071" w:author="Arthur Parmentier" w:date="2020-05-21T17:03:00Z">
        <w:r w:rsidRPr="007C437A">
          <w:t>Emotion recognition</w:t>
        </w:r>
        <w:bookmarkEnd w:id="8070"/>
      </w:ins>
    </w:p>
    <w:p w:rsidR="007938BA" w:rsidRPr="007C437A" w:rsidRDefault="007938BA">
      <w:pPr>
        <w:pStyle w:val="Titre4"/>
        <w:rPr>
          <w:ins w:id="8072" w:author="Arthur Parmentier" w:date="2020-05-21T17:01:00Z"/>
          <w:rPrChange w:id="8073" w:author="Arthur Parmentier" w:date="2020-06-07T15:27:00Z">
            <w:rPr>
              <w:ins w:id="8074" w:author="Arthur Parmentier" w:date="2020-05-21T17:01:00Z"/>
            </w:rPr>
          </w:rPrChange>
        </w:rPr>
        <w:pPrChange w:id="8075" w:author="Arthur Parmentier" w:date="2020-05-21T17:03:00Z">
          <w:pPr>
            <w:pStyle w:val="Titre6"/>
          </w:pPr>
        </w:pPrChange>
      </w:pPr>
      <w:ins w:id="8076" w:author="Arthur Parmentier" w:date="2020-05-21T17:03:00Z">
        <w:r w:rsidRPr="007C437A">
          <w:rPr>
            <w:rPrChange w:id="8077" w:author="Arthur Parmentier" w:date="2020-06-07T15:27:00Z">
              <w:rPr/>
            </w:rPrChange>
          </w:rPr>
          <w:t xml:space="preserve">From PoseNet to building features for </w:t>
        </w:r>
      </w:ins>
      <w:ins w:id="8078" w:author="Arthur Parmentier" w:date="2020-05-21T17:04:00Z">
        <w:r w:rsidRPr="007C437A">
          <w:rPr>
            <w:rPrChange w:id="8079" w:author="Arthur Parmentier" w:date="2020-06-07T15:27:00Z">
              <w:rPr/>
            </w:rPrChange>
          </w:rPr>
          <w:t>recognizing emotions</w:t>
        </w:r>
      </w:ins>
      <w:ins w:id="8080" w:author="Arthur Parmentier" w:date="2020-05-21T17:17:00Z">
        <w:r w:rsidR="00E61559" w:rsidRPr="007C437A">
          <w:rPr>
            <w:rPrChange w:id="8081" w:author="Arthur Parmentier" w:date="2020-06-07T15:27:00Z">
              <w:rPr/>
            </w:rPrChange>
          </w:rPr>
          <w:t xml:space="preserve"> in body gestures</w:t>
        </w:r>
      </w:ins>
    </w:p>
    <w:p w:rsidR="00F7581A" w:rsidRPr="007C437A" w:rsidRDefault="00F7581A" w:rsidP="00F7581A">
      <w:pPr>
        <w:rPr>
          <w:ins w:id="8082" w:author="Arthur Parmentier" w:date="2020-05-21T17:01:00Z"/>
        </w:rPr>
      </w:pPr>
      <w:ins w:id="8083"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62"/>
        </w:r>
        <w:r w:rsidRPr="007C437A">
          <w:t xml:space="preserve"> and its potential use in other SP modes.</w:t>
        </w:r>
      </w:ins>
    </w:p>
    <w:p w:rsidR="00F7581A" w:rsidRPr="007C437A" w:rsidRDefault="00F7581A" w:rsidP="00F7581A">
      <w:pPr>
        <w:rPr>
          <w:ins w:id="8092" w:author="Arthur Parmentier" w:date="2020-05-21T17:01:00Z"/>
        </w:rPr>
      </w:pPr>
      <w:ins w:id="8093"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8094" w:author="Arthur Parmentier" w:date="2020-05-21T17:01:00Z"/>
        </w:rPr>
      </w:pPr>
      <w:ins w:id="8095" w:author="Arthur Parmentier" w:date="2020-05-21T17:01:00Z">
        <w:r w:rsidRPr="007C437A">
          <w:t>The EyesWeb project</w:t>
        </w:r>
      </w:ins>
      <w:ins w:id="8096" w:author="Arthur Parmentier" w:date="2020-06-10T20:54:00Z">
        <w:r w:rsidR="00304C55">
          <w:t xml:space="preserve"> </w:t>
        </w:r>
      </w:ins>
      <w:customXmlInsRangeStart w:id="8097" w:author="Arthur Parmentier" w:date="2020-06-10T20:57:00Z"/>
      <w:sdt>
        <w:sdtPr>
          <w:id w:val="-2134081648"/>
          <w:citation/>
        </w:sdtPr>
        <w:sdtContent>
          <w:customXmlInsRangeEnd w:id="8097"/>
          <w:ins w:id="8098" w:author="Arthur Parmentier" w:date="2020-06-10T20:57:00Z">
            <w:r w:rsidR="00304C55">
              <w:fldChar w:fldCharType="begin"/>
            </w:r>
            <w:r w:rsidR="00304C55" w:rsidRPr="00304C55">
              <w:rPr>
                <w:rPrChange w:id="8099"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8100" w:author="Arthur Parmentier" w:date="2020-06-10T20:57:00Z">
            <w:r w:rsidR="00304C55">
              <w:fldChar w:fldCharType="end"/>
            </w:r>
          </w:ins>
          <w:customXmlInsRangeStart w:id="8101" w:author="Arthur Parmentier" w:date="2020-06-10T20:57:00Z"/>
        </w:sdtContent>
      </w:sdt>
      <w:customXmlInsRangeEnd w:id="8101"/>
      <w:ins w:id="8102"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8103" w:author="Arthur Parmentier" w:date="2020-06-10T20:52:00Z">
        <w:r w:rsidR="00304C55">
          <w:t xml:space="preserve"> </w:t>
        </w:r>
      </w:ins>
      <w:customXmlInsRangeStart w:id="8104" w:author="Arthur Parmentier" w:date="2020-06-10T20:53:00Z"/>
      <w:sdt>
        <w:sdtPr>
          <w:id w:val="-831676982"/>
          <w:citation/>
        </w:sdtPr>
        <w:sdtContent>
          <w:customXmlInsRangeEnd w:id="8104"/>
          <w:ins w:id="8105" w:author="Arthur Parmentier" w:date="2020-06-10T20:53:00Z">
            <w:r w:rsidR="00304C55">
              <w:fldChar w:fldCharType="begin"/>
            </w:r>
            <w:r w:rsidR="00304C55" w:rsidRPr="00304C55">
              <w:rPr>
                <w:rPrChange w:id="8106"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107" w:author="Arthur Parmentier" w:date="2020-06-10T20:53:00Z">
            <w:r w:rsidR="00304C55">
              <w:fldChar w:fldCharType="end"/>
            </w:r>
          </w:ins>
          <w:customXmlInsRangeStart w:id="8108" w:author="Arthur Parmentier" w:date="2020-06-10T20:53:00Z"/>
        </w:sdtContent>
      </w:sdt>
      <w:customXmlInsRangeEnd w:id="8108"/>
      <w:ins w:id="8109"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110" w:author="Arthur Parmentier" w:date="2020-05-21T17:04:00Z"/>
        </w:rPr>
      </w:pPr>
      <w:ins w:id="8111"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8112" w:author="Arthur Parmentier" w:date="2020-05-21T17:09:00Z"/>
        </w:rPr>
      </w:pPr>
      <w:ins w:id="8113" w:author="Arthur Parmentier" w:date="2020-05-21T17:05:00Z">
        <w:r w:rsidRPr="007C437A">
          <w:lastRenderedPageBreak/>
          <w:t>Face</w:t>
        </w:r>
      </w:ins>
      <w:ins w:id="8114" w:author="Arthur Parmentier" w:date="2020-05-21T17:06:00Z">
        <w:r w:rsidRPr="007C437A">
          <w:t>Mesh</w:t>
        </w:r>
      </w:ins>
      <w:ins w:id="8115" w:author="Arthur Parmentier" w:date="2020-05-21T17:17:00Z">
        <w:r w:rsidR="00150C0E" w:rsidRPr="007C437A">
          <w:t xml:space="preserve"> and face emotions recognition</w:t>
        </w:r>
      </w:ins>
    </w:p>
    <w:p w:rsidR="007938BA" w:rsidRPr="007C437A" w:rsidRDefault="007938BA" w:rsidP="007938BA">
      <w:pPr>
        <w:rPr>
          <w:ins w:id="8116" w:author="Arthur Parmentier" w:date="2020-05-21T17:14:00Z"/>
        </w:rPr>
      </w:pPr>
      <w:ins w:id="8117" w:author="Arthur Parmentier" w:date="2020-05-21T17:09:00Z">
        <w:r w:rsidRPr="007C437A">
          <w:t xml:space="preserve">Tensorflow </w:t>
        </w:r>
      </w:ins>
      <w:ins w:id="8118" w:author="Arthur Parmentier" w:date="2020-05-21T17:10:00Z">
        <w:r w:rsidRPr="007C437A">
          <w:t xml:space="preserve">has just released in </w:t>
        </w:r>
      </w:ins>
      <w:ins w:id="8119" w:author="Arthur Parmentier" w:date="2020-05-21T17:13:00Z">
        <w:r w:rsidRPr="007C437A">
          <w:t>March</w:t>
        </w:r>
      </w:ins>
      <w:ins w:id="8120" w:author="Arthur Parmentier" w:date="2020-05-21T17:10:00Z">
        <w:r w:rsidRPr="007C437A">
          <w:t xml:space="preserve"> 2020 the </w:t>
        </w:r>
      </w:ins>
      <w:ins w:id="8121" w:author="Arthur Parmentier" w:date="2020-05-21T17:14:00Z">
        <w:r w:rsidR="00E61559" w:rsidRPr="007C437A">
          <w:t>F</w:t>
        </w:r>
      </w:ins>
      <w:ins w:id="8122" w:author="Arthur Parmentier" w:date="2020-05-21T17:10:00Z">
        <w:r w:rsidRPr="007C437A">
          <w:t>acemesh package</w:t>
        </w:r>
      </w:ins>
      <w:ins w:id="8123" w:author="Arthur Parmentier" w:date="2020-05-21T17:31:00Z">
        <w:r w:rsidR="005F3B6B" w:rsidRPr="007C437A">
          <w:rPr>
            <w:rStyle w:val="Appelnotedebasdep"/>
          </w:rPr>
          <w:footnoteReference w:id="63"/>
        </w:r>
      </w:ins>
      <w:ins w:id="8125" w:author="Arthur Parmentier" w:date="2020-05-21T17:11:00Z">
        <w:r w:rsidRPr="007C437A">
          <w:t xml:space="preserve"> that infers approximate 3D facial surface geometry from an image or video stream</w:t>
        </w:r>
      </w:ins>
      <w:ins w:id="8126" w:author="Arthur Parmentier" w:date="2020-05-21T17:13:00Z">
        <w:r w:rsidR="00E61559" w:rsidRPr="007C437A">
          <w:t xml:space="preserve"> and that can be ported to Max just as easily as PoseNet or </w:t>
        </w:r>
      </w:ins>
      <w:ins w:id="8127" w:author="Arthur Parmentier" w:date="2020-05-21T17:14:00Z">
        <w:r w:rsidR="00E61559" w:rsidRPr="007C437A">
          <w:t>Handpose models.</w:t>
        </w:r>
      </w:ins>
    </w:p>
    <w:p w:rsidR="00E61559" w:rsidRPr="007C437A" w:rsidRDefault="00E61559" w:rsidP="007938BA">
      <w:pPr>
        <w:rPr>
          <w:ins w:id="8128" w:author="Arthur Parmentier" w:date="2020-05-21T17:22:00Z"/>
        </w:rPr>
      </w:pPr>
      <w:ins w:id="8129" w:author="Arthur Parmentier" w:date="2020-05-21T17:15:00Z">
        <w:r w:rsidRPr="007C437A">
          <w:t>One use of this package for SP could be</w:t>
        </w:r>
      </w:ins>
      <w:ins w:id="8130" w:author="Arthur Parmentier" w:date="2020-05-21T17:22:00Z">
        <w:r w:rsidR="00150C0E" w:rsidRPr="007C437A">
          <w:t xml:space="preserve"> building a lightweight</w:t>
        </w:r>
      </w:ins>
      <w:ins w:id="8131" w:author="Arthur Parmentier" w:date="2020-05-21T17:15:00Z">
        <w:r w:rsidRPr="007C437A">
          <w:t xml:space="preserve"> expression and emotion classifi</w:t>
        </w:r>
      </w:ins>
      <w:ins w:id="8132" w:author="Arthur Parmentier" w:date="2020-05-21T17:22:00Z">
        <w:r w:rsidR="00150C0E" w:rsidRPr="007C437A">
          <w:t>er that could also be used in SP modes such as the shapeline</w:t>
        </w:r>
      </w:ins>
      <w:ins w:id="8133" w:author="Arthur Parmentier" w:date="2020-05-21T17:15:00Z">
        <w:r w:rsidRPr="007C437A">
          <w:t>.</w:t>
        </w:r>
      </w:ins>
    </w:p>
    <w:p w:rsidR="00150C0E" w:rsidRPr="007C437A" w:rsidRDefault="00150C0E">
      <w:pPr>
        <w:rPr>
          <w:ins w:id="8134" w:author="Arthur Parmentier" w:date="2020-05-21T17:01:00Z"/>
        </w:rPr>
      </w:pPr>
      <w:ins w:id="8135" w:author="Arthur Parmentier" w:date="2020-05-21T17:22:00Z">
        <w:r w:rsidRPr="007C437A">
          <w:t>There are already several convincing attemp</w:t>
        </w:r>
      </w:ins>
      <w:ins w:id="8136" w:author="Arthur Parmentier" w:date="2020-05-21T17:23:00Z">
        <w:r w:rsidRPr="007C437A">
          <w:t>ts at recognizing facial emotions but</w:t>
        </w:r>
      </w:ins>
      <w:ins w:id="8137" w:author="Arthur Parmentier" w:date="2020-05-21T17:24:00Z">
        <w:r w:rsidR="00C43BD9" w:rsidRPr="007C437A">
          <w:t xml:space="preserve"> Face</w:t>
        </w:r>
      </w:ins>
      <w:ins w:id="8138" w:author="Arthur Parmentier" w:date="2020-05-21T17:31:00Z">
        <w:r w:rsidR="00717498" w:rsidRPr="007C437A">
          <w:t>m</w:t>
        </w:r>
      </w:ins>
      <w:ins w:id="8139" w:author="Arthur Parmentier" w:date="2020-05-21T17:24:00Z">
        <w:r w:rsidR="00C43BD9" w:rsidRPr="007C437A">
          <w:t>esh advantage is that it opens the way for fast, real-time emo</w:t>
        </w:r>
      </w:ins>
      <w:ins w:id="8140" w:author="Arthur Parmentier" w:date="2020-05-21T17:25:00Z">
        <w:r w:rsidR="00C43BD9" w:rsidRPr="007C437A">
          <w:t>tion recognition from 3D me</w:t>
        </w:r>
      </w:ins>
      <w:ins w:id="8141" w:author="Arthur Parmentier" w:date="2020-05-21T17:26:00Z">
        <w:r w:rsidR="00C43BD9" w:rsidRPr="007C437A">
          <w:t xml:space="preserve">sh, hence independent of the user’s face color, dimensions, </w:t>
        </w:r>
      </w:ins>
      <w:ins w:id="8142" w:author="Arthur Parmentier" w:date="2020-05-21T17:27:00Z">
        <w:r w:rsidR="00C43BD9" w:rsidRPr="007C437A">
          <w:t xml:space="preserve">eyebrow shape, etc. </w:t>
        </w:r>
      </w:ins>
      <w:ins w:id="8143" w:author="Arthur Parmentier" w:date="2020-05-21T17:28:00Z">
        <w:r w:rsidR="00C43BD9" w:rsidRPr="007C437A">
          <w:t xml:space="preserve">Just like a </w:t>
        </w:r>
      </w:ins>
      <w:ins w:id="8144" w:author="Arthur Parmentier" w:date="2020-05-21T17:29:00Z">
        <w:r w:rsidR="00C43BD9" w:rsidRPr="007C437A">
          <w:t xml:space="preserve">normalized </w:t>
        </w:r>
      </w:ins>
      <w:ins w:id="8145" w:author="Arthur Parmentier" w:date="2020-05-21T17:28:00Z">
        <w:r w:rsidR="00C43BD9" w:rsidRPr="007C437A">
          <w:t xml:space="preserve">skeleton from PoseNet </w:t>
        </w:r>
      </w:ins>
      <w:ins w:id="8146" w:author="Arthur Parmentier" w:date="2020-05-21T17:29:00Z">
        <w:r w:rsidR="00C43BD9" w:rsidRPr="007C437A">
          <w:t>allows us to build a simple yet efficient model for recognizing SP signs without heavy training sets and models, the Face</w:t>
        </w:r>
      </w:ins>
      <w:ins w:id="8147" w:author="Arthur Parmentier" w:date="2020-05-21T17:30:00Z">
        <w:r w:rsidR="00C43BD9" w:rsidRPr="007C437A">
          <w:t xml:space="preserve">mesh could allow </w:t>
        </w:r>
      </w:ins>
      <w:ins w:id="8148" w:author="Arthur Parmentier" w:date="2020-05-21T17:53:00Z">
        <w:r w:rsidR="00C67C3E" w:rsidRPr="007C437A">
          <w:t>us to</w:t>
        </w:r>
      </w:ins>
      <w:ins w:id="8149" w:author="Arthur Parmentier" w:date="2020-05-21T17:30:00Z">
        <w:r w:rsidR="00C43BD9" w:rsidRPr="007C437A">
          <w:t xml:space="preserve"> recogniz</w:t>
        </w:r>
      </w:ins>
      <w:ins w:id="8150" w:author="Arthur Parmentier" w:date="2020-05-21T17:53:00Z">
        <w:r w:rsidR="00C67C3E" w:rsidRPr="007C437A">
          <w:t>e</w:t>
        </w:r>
      </w:ins>
      <w:ins w:id="8151" w:author="Arthur Parmentier" w:date="2020-05-21T17:30:00Z">
        <w:r w:rsidR="00C43BD9" w:rsidRPr="007C437A">
          <w:t xml:space="preserve"> emotions as facial signs… but also creating </w:t>
        </w:r>
      </w:ins>
      <w:ins w:id="8152" w:author="Arthur Parmentier" w:date="2020-05-21T17:53:00Z">
        <w:r w:rsidR="00C67C3E" w:rsidRPr="007C437A">
          <w:t>our</w:t>
        </w:r>
      </w:ins>
      <w:ins w:id="8153" w:author="Arthur Parmentier" w:date="2020-05-21T17:30:00Z">
        <w:r w:rsidR="00C43BD9" w:rsidRPr="007C437A">
          <w:t xml:space="preserve"> own, new sign</w:t>
        </w:r>
      </w:ins>
      <w:ins w:id="8154" w:author="Arthur Parmentier" w:date="2020-05-21T17:53:00Z">
        <w:r w:rsidR="00C67C3E" w:rsidRPr="007C437A">
          <w:t>s</w:t>
        </w:r>
      </w:ins>
      <w:ins w:id="8155" w:author="Arthur Parmentier" w:date="2020-05-21T17:30:00Z">
        <w:r w:rsidR="00C43BD9" w:rsidRPr="007C437A">
          <w:t xml:space="preserve"> with the face</w:t>
        </w:r>
      </w:ins>
      <w:ins w:id="8156" w:author="Arthur Parmentier" w:date="2020-05-21T17:31:00Z">
        <w:r w:rsidR="00C43BD9" w:rsidRPr="007C437A">
          <w:t>.</w:t>
        </w:r>
      </w:ins>
    </w:p>
    <w:p w:rsidR="00604767" w:rsidRPr="007C437A" w:rsidDel="00F7581A" w:rsidRDefault="00186BEF">
      <w:pPr>
        <w:pStyle w:val="Titre3"/>
        <w:rPr>
          <w:del w:id="8157" w:author="Arthur Parmentier" w:date="2020-05-21T17:01:00Z"/>
          <w:rPrChange w:id="8158" w:author="Arthur Parmentier" w:date="2020-06-07T15:27:00Z">
            <w:rPr>
              <w:del w:id="8159" w:author="Arthur Parmentier" w:date="2020-05-21T17:01:00Z"/>
            </w:rPr>
          </w:rPrChange>
        </w:rPr>
        <w:pPrChange w:id="8160" w:author="Arthur Parmentier" w:date="2020-05-18T17:11:00Z">
          <w:pPr>
            <w:pStyle w:val="Titre2"/>
          </w:pPr>
        </w:pPrChange>
      </w:pPr>
      <w:del w:id="8161" w:author="Arthur Parmentier" w:date="2020-05-21T17:01:00Z">
        <w:r w:rsidRPr="007C437A" w:rsidDel="00F7581A">
          <w:rPr>
            <w:rPrChange w:id="8162" w:author="Arthur Parmentier" w:date="2020-06-07T15:27:00Z">
              <w:rPr/>
            </w:rPrChange>
          </w:rPr>
          <w:delText>Topic A: what could be improved and how</w:delText>
        </w:r>
        <w:bookmarkStart w:id="8163" w:name="_Toc41067219"/>
        <w:bookmarkStart w:id="8164" w:name="_Toc42259037"/>
        <w:bookmarkStart w:id="8165" w:name="_Toc42259114"/>
        <w:bookmarkStart w:id="8166" w:name="_Toc42449793"/>
        <w:bookmarkStart w:id="8167" w:name="_Toc42449875"/>
        <w:bookmarkStart w:id="8168" w:name="_Toc42550061"/>
        <w:bookmarkStart w:id="8169" w:name="_Toc42550154"/>
        <w:bookmarkStart w:id="8170" w:name="_Toc42698905"/>
        <w:bookmarkStart w:id="8171" w:name="_Toc42698984"/>
        <w:bookmarkEnd w:id="8163"/>
        <w:bookmarkEnd w:id="8164"/>
        <w:bookmarkEnd w:id="8165"/>
        <w:bookmarkEnd w:id="8166"/>
        <w:bookmarkEnd w:id="8167"/>
        <w:bookmarkEnd w:id="8168"/>
        <w:bookmarkEnd w:id="8169"/>
        <w:bookmarkEnd w:id="8170"/>
        <w:bookmarkEnd w:id="8171"/>
      </w:del>
    </w:p>
    <w:p w:rsidR="003C19D8" w:rsidRPr="007C437A" w:rsidRDefault="003C19D8" w:rsidP="003C19D8">
      <w:pPr>
        <w:pStyle w:val="Titre3"/>
        <w:rPr>
          <w:ins w:id="8172" w:author="Arthur Parmentier" w:date="2020-05-22T10:25:00Z"/>
        </w:rPr>
      </w:pPr>
      <w:bookmarkStart w:id="8173" w:name="_Toc42698985"/>
      <w:ins w:id="8174" w:author="Arthur Parmentier" w:date="2020-05-22T10:24:00Z">
        <w:r w:rsidRPr="007C437A">
          <w:t xml:space="preserve">Classification problem with </w:t>
        </w:r>
      </w:ins>
      <w:ins w:id="8175" w:author="Arthur Parmentier" w:date="2020-05-22T10:25:00Z">
        <w:r w:rsidRPr="007C437A">
          <w:t>CRF</w:t>
        </w:r>
      </w:ins>
      <w:bookmarkEnd w:id="8173"/>
      <w:del w:id="8176"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177" w:author="Arthur Parmentier" w:date="2020-06-07T18:32:00Z">
            <w:rPr/>
          </w:rPrChange>
        </w:rPr>
        <w:pPrChange w:id="8178" w:author="Arthur Parmentier" w:date="2020-05-22T10:25:00Z">
          <w:pPr>
            <w:pStyle w:val="Titre2"/>
          </w:pPr>
        </w:pPrChange>
      </w:pPr>
      <w:ins w:id="8179" w:author="Arthur Parmentier" w:date="2020-05-22T10:25:00Z">
        <w:r w:rsidRPr="008C7E78">
          <w:rPr>
            <w:lang w:val="fr-FR"/>
            <w:rPrChange w:id="8180" w:author="Arthur Parmentier" w:date="2020-06-07T18:32:00Z">
              <w:rPr/>
            </w:rPrChange>
          </w:rPr>
          <w:t xml:space="preserve">Le CRF tient compte de la proba de chaque signe plus de la position dans la requête pour </w:t>
        </w:r>
      </w:ins>
      <w:ins w:id="8181" w:author="Arthur Parmentier" w:date="2020-05-22T10:26:00Z">
        <w:r w:rsidRPr="008C7E78">
          <w:rPr>
            <w:lang w:val="fr-FR"/>
            <w:rPrChange w:id="8182" w:author="Arthur Parmentier" w:date="2020-06-07T18:32:00Z">
              <w:rPr/>
            </w:rPrChange>
          </w:rPr>
          <w:t>classifier le signe</w:t>
        </w:r>
      </w:ins>
    </w:p>
    <w:p w:rsidR="00186BEF" w:rsidRDefault="00186BEF">
      <w:pPr>
        <w:pStyle w:val="Titre3"/>
        <w:rPr>
          <w:ins w:id="8183" w:author="Arthur Parmentier" w:date="2020-06-11T12:03:00Z"/>
        </w:rPr>
      </w:pPr>
      <w:bookmarkStart w:id="8184" w:name="_Toc42698986"/>
      <w:r w:rsidRPr="007C437A">
        <w:rPr>
          <w:rPrChange w:id="8185" w:author="Arthur Parmentier" w:date="2020-06-07T15:27:00Z">
            <w:rPr/>
          </w:rPrChange>
        </w:rPr>
        <w:t>The future</w:t>
      </w:r>
      <w:bookmarkEnd w:id="8184"/>
    </w:p>
    <w:p w:rsidR="00FB1829" w:rsidRPr="00FB1829" w:rsidRDefault="00FB1829" w:rsidP="00FB1829">
      <w:pPr>
        <w:pStyle w:val="Titre3"/>
        <w:rPr>
          <w:rPrChange w:id="8186" w:author="Arthur Parmentier" w:date="2020-06-11T12:03:00Z">
            <w:rPr/>
          </w:rPrChange>
        </w:rPr>
        <w:pPrChange w:id="8187" w:author="Arthur Parmentier" w:date="2020-06-11T12:03:00Z">
          <w:pPr>
            <w:pStyle w:val="Titre2"/>
          </w:pPr>
        </w:pPrChange>
      </w:pPr>
      <w:ins w:id="8188" w:author="Arthur Parmentier" w:date="2020-06-11T12:03:00Z">
        <w:r>
          <w:t>"I have not failed. I've just found 10,000 ways that won't work."</w:t>
        </w:r>
      </w:ins>
    </w:p>
    <w:p w:rsidR="00E75199" w:rsidRPr="007C437A" w:rsidRDefault="00E75199" w:rsidP="00E6654A">
      <w:pPr>
        <w:pStyle w:val="Titre1"/>
      </w:pPr>
      <w:bookmarkStart w:id="8189" w:name="_Toc42698987"/>
      <w:r w:rsidRPr="007C437A">
        <w:t>Conclusion</w:t>
      </w:r>
      <w:bookmarkEnd w:id="8189"/>
    </w:p>
    <w:p w:rsidR="00F25194" w:rsidRPr="007C437A" w:rsidRDefault="00F25194" w:rsidP="00E6654A"/>
    <w:customXmlInsRangeStart w:id="8190" w:author="Arthur Parmentier" w:date="2020-06-10T18:46:00Z"/>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8190"/>
        <w:p w:rsidR="00310EB8" w:rsidRDefault="00310EB8">
          <w:pPr>
            <w:pStyle w:val="Titre1"/>
            <w:rPr>
              <w:ins w:id="8191" w:author="Arthur Parmentier" w:date="2020-06-10T18:46:00Z"/>
            </w:rPr>
          </w:pPr>
          <w:ins w:id="8192" w:author="Arthur Parmentier" w:date="2020-06-10T18:46:00Z">
            <w:r>
              <w:rPr>
                <w:lang w:val="fr-FR"/>
              </w:rPr>
              <w:t>Bibliographie</w:t>
            </w:r>
          </w:ins>
        </w:p>
        <w:customXmlInsRangeStart w:id="8193" w:author="Arthur Parmentier" w:date="2020-06-10T18:46:00Z"/>
        <w:sdt>
          <w:sdtPr>
            <w:id w:val="111145805"/>
            <w:bibliography/>
          </w:sdtPr>
          <w:sdtContent>
            <w:customXmlInsRangeEnd w:id="8193"/>
            <w:p w:rsidR="00304C55" w:rsidRPr="008C0EC1" w:rsidRDefault="00310EB8" w:rsidP="00304C55">
              <w:pPr>
                <w:pStyle w:val="Bibliographie"/>
                <w:ind w:left="720" w:hanging="720"/>
                <w:rPr>
                  <w:noProof/>
                  <w:sz w:val="24"/>
                  <w:szCs w:val="24"/>
                  <w:lang w:val="fr-FR"/>
                  <w:rPrChange w:id="8194" w:author="Arthur Parmentier" w:date="2020-06-11T11:42:00Z">
                    <w:rPr>
                      <w:noProof/>
                      <w:sz w:val="24"/>
                      <w:szCs w:val="24"/>
                    </w:rPr>
                  </w:rPrChange>
                </w:rPr>
              </w:pPr>
              <w:ins w:id="8195" w:author="Arthur Parmentier" w:date="2020-06-10T18:46:00Z">
                <w:r>
                  <w:fldChar w:fldCharType="begin"/>
                </w:r>
                <w:r w:rsidRPr="005272A8">
                  <w:rPr>
                    <w:lang w:val="fr-FR"/>
                    <w:rPrChange w:id="8196" w:author="Arthur Parmentier" w:date="2020-06-10T19:40:00Z">
                      <w:rPr/>
                    </w:rPrChange>
                  </w:rPr>
                  <w:instrText>BIBLIOGRAPHY</w:instrText>
                </w:r>
                <w:r>
                  <w:fldChar w:fldCharType="separate"/>
                </w:r>
              </w:ins>
              <w:r w:rsidR="00304C55" w:rsidRPr="008C0EC1">
                <w:rPr>
                  <w:noProof/>
                  <w:lang w:val="fr-FR"/>
                  <w:rPrChange w:id="8197" w:author="Arthur Parmentier" w:date="2020-06-11T11:42:00Z">
                    <w:rPr>
                      <w:noProof/>
                    </w:rPr>
                  </w:rPrChange>
                </w:rPr>
                <w:t xml:space="preserve">La Percumotora. (s.d.). </w:t>
              </w:r>
              <w:r w:rsidR="00304C55" w:rsidRPr="008C0EC1">
                <w:rPr>
                  <w:i/>
                  <w:iCs/>
                  <w:noProof/>
                  <w:lang w:val="fr-FR"/>
                  <w:rPrChange w:id="8198" w:author="Arthur Parmentier" w:date="2020-06-11T11:42:00Z">
                    <w:rPr>
                      <w:i/>
                      <w:iCs/>
                      <w:noProof/>
                    </w:rPr>
                  </w:rPrChange>
                </w:rPr>
                <w:t>Ritmo y Percusión con Señas.</w:t>
              </w:r>
              <w:r w:rsidR="00304C55" w:rsidRPr="008C0EC1">
                <w:rPr>
                  <w:noProof/>
                  <w:lang w:val="fr-FR"/>
                  <w:rPrChange w:id="8199"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8200"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8201"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8202"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8203"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8204"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8205"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8206"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8207"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8208"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8209"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8210" w:author="Arthur Parmentier" w:date="2020-06-11T11:42:00Z">
                    <w:rPr>
                      <w:noProof/>
                    </w:rPr>
                  </w:rPrChange>
                </w:rPr>
              </w:pPr>
              <w:r>
                <w:rPr>
                  <w:noProof/>
                </w:rPr>
                <w:t xml:space="preserve">Huglo, M. (1963). </w:t>
              </w:r>
              <w:r w:rsidRPr="008C0EC1">
                <w:rPr>
                  <w:noProof/>
                  <w:lang w:val="fr-FR"/>
                  <w:rPrChange w:id="8211" w:author="Arthur Parmentier" w:date="2020-06-11T11:42:00Z">
                    <w:rPr>
                      <w:noProof/>
                    </w:rPr>
                  </w:rPrChange>
                </w:rPr>
                <w:t xml:space="preserve">La chironomie médiévale. </w:t>
              </w:r>
              <w:r w:rsidRPr="008C0EC1">
                <w:rPr>
                  <w:i/>
                  <w:iCs/>
                  <w:noProof/>
                  <w:lang w:val="fr-FR"/>
                  <w:rPrChange w:id="8212" w:author="Arthur Parmentier" w:date="2020-06-11T11:42:00Z">
                    <w:rPr>
                      <w:i/>
                      <w:iCs/>
                      <w:noProof/>
                    </w:rPr>
                  </w:rPrChange>
                </w:rPr>
                <w:t>Revue de musicologie</w:t>
              </w:r>
              <w:r w:rsidRPr="008C0EC1">
                <w:rPr>
                  <w:noProof/>
                  <w:lang w:val="fr-FR"/>
                  <w:rPrChange w:id="8213"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8214" w:author="Arthur Parmentier" w:date="2020-06-11T11:42:00Z">
                    <w:rPr>
                      <w:noProof/>
                    </w:rPr>
                  </w:rPrChange>
                </w:rPr>
              </w:pPr>
              <w:r>
                <w:rPr>
                  <w:noProof/>
                </w:rPr>
                <w:t xml:space="preserve">Pâris, A. (s.d.). </w:t>
              </w:r>
              <w:r w:rsidRPr="008C0EC1">
                <w:rPr>
                  <w:i/>
                  <w:iCs/>
                  <w:noProof/>
                  <w:lang w:val="fr-FR"/>
                  <w:rPrChange w:id="8215" w:author="Arthur Parmentier" w:date="2020-06-11T11:42:00Z">
                    <w:rPr>
                      <w:i/>
                      <w:iCs/>
                      <w:noProof/>
                    </w:rPr>
                  </w:rPrChange>
                </w:rPr>
                <w:t>Direction d'orchestre.</w:t>
              </w:r>
              <w:r w:rsidRPr="008C0EC1">
                <w:rPr>
                  <w:noProof/>
                  <w:lang w:val="fr-FR"/>
                  <w:rPrChange w:id="8216"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8217" w:author="Arthur Parmentier" w:date="2020-06-10T18:46:00Z"/>
                </w:rPr>
              </w:pPr>
              <w:ins w:id="8218" w:author="Arthur Parmentier" w:date="2020-06-10T18:46:00Z">
                <w:r>
                  <w:rPr>
                    <w:b/>
                    <w:bCs/>
                  </w:rPr>
                  <w:fldChar w:fldCharType="end"/>
                </w:r>
              </w:ins>
            </w:p>
            <w:customXmlInsRangeStart w:id="8219" w:author="Arthur Parmentier" w:date="2020-06-10T18:46:00Z"/>
          </w:sdtContent>
        </w:sdt>
        <w:customXmlInsRangeEnd w:id="8219"/>
        <w:customXmlInsRangeStart w:id="8220" w:author="Arthur Parmentier" w:date="2020-06-10T18:46:00Z"/>
      </w:sdtContent>
    </w:sdt>
    <w:customXmlInsRangeEnd w:id="8220"/>
    <w:p w:rsidR="00F25194" w:rsidRPr="007C437A" w:rsidRDefault="00F25194" w:rsidP="00E6654A"/>
    <w:p w:rsidR="00F25194" w:rsidRPr="007C437A" w:rsidRDefault="00F25194" w:rsidP="00E6654A"/>
    <w:p w:rsidR="00A34795" w:rsidRPr="007C437A" w:rsidRDefault="00A34795" w:rsidP="00E6654A">
      <w:pPr>
        <w:rPr>
          <w:ins w:id="8221" w:author="Arthur Parmentier" w:date="2020-05-12T19:23:00Z"/>
        </w:rPr>
      </w:pPr>
      <w:ins w:id="8222" w:author="Arthur Parmentier" w:date="2020-05-12T19:23:00Z">
        <w:r w:rsidRPr="007C437A">
          <w:t>No synonyms in SP</w:t>
        </w:r>
      </w:ins>
    </w:p>
    <w:p w:rsidR="00A34795" w:rsidRPr="007C437A" w:rsidRDefault="00A34795" w:rsidP="00E6654A">
      <w:ins w:id="8223" w:author="Arthur Parmentier" w:date="2020-05-12T19:23:00Z">
        <w:r w:rsidRPr="007C437A">
          <w:t>Are there homonyms?</w:t>
        </w:r>
        <w:r w:rsidR="0011688F" w:rsidRPr="007C437A">
          <w:t xml:space="preserve"> YESS</w:t>
        </w:r>
      </w:ins>
    </w:p>
    <w:bookmarkEnd w:id="521"/>
    <w:p w:rsidR="00F25194" w:rsidRPr="007C437A" w:rsidRDefault="00F25194" w:rsidP="00E6654A">
      <w:pPr>
        <w:rPr>
          <w:ins w:id="8224" w:author="Arthur Parmentier" w:date="2020-05-12T19:27:00Z"/>
        </w:rPr>
      </w:pPr>
    </w:p>
    <w:p w:rsidR="008A6488" w:rsidRPr="007C437A" w:rsidRDefault="008A6488" w:rsidP="00E6654A">
      <w:pPr>
        <w:rPr>
          <w:ins w:id="8225" w:author="Arthur Parmentier" w:date="2020-05-12T19:32:00Z"/>
        </w:rPr>
      </w:pPr>
      <w:ins w:id="8226" w:author="Arthur Parmentier" w:date="2020-05-12T19:27:00Z">
        <w:r w:rsidRPr="007C437A">
          <w:t>Meronymes… to check/discuss</w:t>
        </w:r>
        <w:r w:rsidR="00481EE1" w:rsidRPr="007C437A">
          <w:t xml:space="preserve"> : sense relations</w:t>
        </w:r>
      </w:ins>
    </w:p>
    <w:p w:rsidR="000717DB" w:rsidRPr="007C437A" w:rsidRDefault="000717DB" w:rsidP="00E6654A">
      <w:pPr>
        <w:rPr>
          <w:ins w:id="8227" w:author="Arthur Parmentier" w:date="2020-05-12T19:32:00Z"/>
        </w:rPr>
      </w:pPr>
    </w:p>
    <w:p w:rsidR="000717DB" w:rsidRPr="007C437A" w:rsidRDefault="000717DB" w:rsidP="00E6654A">
      <w:pPr>
        <w:rPr>
          <w:ins w:id="8228" w:author="Arthur Parmentier" w:date="2020-05-13T09:41:00Z"/>
        </w:rPr>
      </w:pPr>
      <w:ins w:id="8229" w:author="Arthur Parmentier" w:date="2020-05-12T19:32:00Z">
        <w:r w:rsidRPr="007C437A">
          <w:t xml:space="preserve">Sign overloading: </w:t>
        </w:r>
      </w:ins>
      <w:ins w:id="8230" w:author="Arthur Parmentier" w:date="2020-05-12T19:34:00Z">
        <w:r w:rsidR="00C07A15" w:rsidRPr="007C437A">
          <w:t>what is an analogy?</w:t>
        </w:r>
      </w:ins>
    </w:p>
    <w:p w:rsidR="003C3E32" w:rsidRPr="007C437A" w:rsidRDefault="003C3E32" w:rsidP="00E6654A">
      <w:pPr>
        <w:rPr>
          <w:ins w:id="8231" w:author="Arthur Parmentier" w:date="2020-05-13T09:41:00Z"/>
        </w:rPr>
      </w:pPr>
    </w:p>
    <w:p w:rsidR="003C3E32" w:rsidRPr="007C437A" w:rsidRDefault="003C3E32" w:rsidP="00E6654A">
      <w:pPr>
        <w:rPr>
          <w:ins w:id="8232" w:author="Arthur Parmentier" w:date="2020-05-14T13:28:00Z"/>
          <w:rStyle w:val="reference-text"/>
        </w:rPr>
      </w:pPr>
      <w:ins w:id="8233" w:author="Arthur Parmentier" w:date="2020-05-13T09:41:00Z">
        <w:r w:rsidRPr="007C437A">
          <w:t>Quantum-like theory of concepts to model human interaction (interference) in resp</w:t>
        </w:r>
      </w:ins>
      <w:ins w:id="8234" w:author="Arthur Parmentier" w:date="2020-05-13T09:42:00Z">
        <w:r w:rsidRPr="007C437A">
          <w:t xml:space="preserve">onding to SP signs? </w:t>
        </w:r>
      </w:ins>
      <w:ins w:id="8235" w:author="Arthur Parmentier" w:date="2020-05-14T13:28:00Z">
        <w:r w:rsidR="00A84632" w:rsidRPr="007C437A">
          <w:rPr>
            <w:rStyle w:val="reference-text"/>
            <w:rPrChange w:id="8236" w:author="Arthur Parmentier" w:date="2020-06-07T15:27:00Z">
              <w:rPr>
                <w:rStyle w:val="reference-text"/>
              </w:rPr>
            </w:rPrChange>
          </w:rPr>
          <w:fldChar w:fldCharType="begin"/>
        </w:r>
        <w:r w:rsidR="00A84632" w:rsidRPr="007C437A">
          <w:rPr>
            <w:rStyle w:val="reference-text"/>
          </w:rPr>
          <w:instrText xml:space="preserve"> HYPERLINK "</w:instrText>
        </w:r>
      </w:ins>
      <w:ins w:id="8237" w:author="Arthur Parmentier" w:date="2020-05-13T09:42:00Z">
        <w:r w:rsidR="00A84632" w:rsidRPr="007C437A">
          <w:rPr>
            <w:rStyle w:val="reference-text"/>
          </w:rPr>
          <w:instrText>https://www.frontiersin.org/articles/10.3389/fpsyg.2016.00418/full</w:instrText>
        </w:r>
      </w:ins>
      <w:ins w:id="8238" w:author="Arthur Parmentier" w:date="2020-05-14T13:28:00Z">
        <w:r w:rsidR="00A84632" w:rsidRPr="007C437A">
          <w:rPr>
            <w:rStyle w:val="reference-text"/>
          </w:rPr>
          <w:instrText xml:space="preserve">" </w:instrText>
        </w:r>
        <w:r w:rsidR="00A84632" w:rsidRPr="007C437A">
          <w:rPr>
            <w:rStyle w:val="reference-text"/>
            <w:rPrChange w:id="8239" w:author="Arthur Parmentier" w:date="2020-06-07T15:27:00Z">
              <w:rPr>
                <w:rStyle w:val="reference-text"/>
              </w:rPr>
            </w:rPrChange>
          </w:rPr>
          <w:fldChar w:fldCharType="separate"/>
        </w:r>
      </w:ins>
      <w:ins w:id="8240" w:author="Arthur Parmentier" w:date="2020-05-13T09:42:00Z">
        <w:r w:rsidR="00A84632" w:rsidRPr="007C437A">
          <w:rPr>
            <w:rStyle w:val="Lienhypertexte"/>
          </w:rPr>
          <w:t>https://www.frontiersin.org/articles/10.3389/fpsyg.2016.00418/full</w:t>
        </w:r>
      </w:ins>
      <w:ins w:id="8241" w:author="Arthur Parmentier" w:date="2020-05-14T13:28:00Z">
        <w:r w:rsidR="00A84632" w:rsidRPr="007C437A">
          <w:rPr>
            <w:rStyle w:val="reference-text"/>
            <w:rPrChange w:id="8242" w:author="Arthur Parmentier" w:date="2020-06-07T15:27:00Z">
              <w:rPr>
                <w:rStyle w:val="reference-text"/>
              </w:rPr>
            </w:rPrChange>
          </w:rPr>
          <w:fldChar w:fldCharType="end"/>
        </w:r>
      </w:ins>
    </w:p>
    <w:p w:rsidR="00A84632" w:rsidRPr="007C437A" w:rsidRDefault="00A84632" w:rsidP="00E6654A">
      <w:pPr>
        <w:rPr>
          <w:ins w:id="8243" w:author="Arthur Parmentier" w:date="2020-05-14T13:28:00Z"/>
          <w:rStyle w:val="reference-text"/>
        </w:rPr>
      </w:pPr>
    </w:p>
    <w:p w:rsidR="00A84632" w:rsidRPr="007C437A" w:rsidRDefault="00A84632" w:rsidP="00A84632">
      <w:pPr>
        <w:rPr>
          <w:ins w:id="8244" w:author="Arthur Parmentier" w:date="2020-05-14T13:28:00Z"/>
        </w:rPr>
      </w:pPr>
      <w:ins w:id="8245" w:author="Arthur Parmentier" w:date="2020-05-14T13:28:00Z">
        <w:r w:rsidRPr="007C437A">
          <w:t>Modes and defaults: attempt to define particular grammars inside a “universal” one?</w:t>
        </w:r>
      </w:ins>
    </w:p>
    <w:p w:rsidR="00A84632" w:rsidRPr="008C7E78" w:rsidRDefault="006A7F9F" w:rsidP="00A84632">
      <w:pPr>
        <w:rPr>
          <w:ins w:id="8246" w:author="Arthur Parmentier" w:date="2020-05-14T13:28:00Z"/>
          <w:lang w:val="fr-FR"/>
          <w:rPrChange w:id="8247" w:author="Arthur Parmentier" w:date="2020-06-07T18:32:00Z">
            <w:rPr>
              <w:ins w:id="8248" w:author="Arthur Parmentier" w:date="2020-05-14T13:28:00Z"/>
            </w:rPr>
          </w:rPrChange>
        </w:rPr>
      </w:pPr>
      <w:ins w:id="8249" w:author="Arthur Parmentier" w:date="2020-05-14T15:15:00Z">
        <w:r w:rsidRPr="008C7E78">
          <w:rPr>
            <w:lang w:val="fr-FR"/>
            <w:rPrChange w:id="8250" w:author="Arthur Parmentier" w:date="2020-06-07T18:32:00Z">
              <w:rPr/>
            </w:rPrChange>
          </w:rPr>
          <w:t>Enquete statistique sur poid</w:t>
        </w:r>
        <w:r w:rsidR="00FC6CCC" w:rsidRPr="008C7E78">
          <w:rPr>
            <w:lang w:val="fr-FR"/>
            <w:rPrChange w:id="8251" w:author="Arthur Parmentier" w:date="2020-06-07T18:32:00Z">
              <w:rPr/>
            </w:rPrChange>
          </w:rPr>
          <w:t>s</w:t>
        </w:r>
        <w:r w:rsidRPr="008C7E78">
          <w:rPr>
            <w:lang w:val="fr-FR"/>
            <w:rPrChange w:id="8252" w:author="Arthur Parmentier" w:date="2020-06-07T18:32:00Z">
              <w:rPr/>
            </w:rPrChange>
          </w:rPr>
          <w:t xml:space="preserve"> cogniti</w:t>
        </w:r>
      </w:ins>
      <w:ins w:id="8253" w:author="Arthur Parmentier" w:date="2020-05-14T15:16:00Z">
        <w:r w:rsidR="00711575" w:rsidRPr="008C7E78">
          <w:rPr>
            <w:lang w:val="fr-FR"/>
            <w:rPrChange w:id="8254" w:author="Arthur Parmentier" w:date="2020-06-07T18:32:00Z">
              <w:rPr/>
            </w:rPrChange>
          </w:rPr>
          <w:t>f</w:t>
        </w:r>
      </w:ins>
      <w:ins w:id="8255" w:author="Arthur Parmentier" w:date="2020-05-14T15:15:00Z">
        <w:r w:rsidRPr="008C7E78">
          <w:rPr>
            <w:lang w:val="fr-FR"/>
            <w:rPrChange w:id="8256" w:author="Arthur Parmentier" w:date="2020-06-07T18:32:00Z">
              <w:rPr/>
            </w:rPrChange>
          </w:rPr>
          <w:t>/temps de réponse/complexité de la réponse/débutant/experts</w:t>
        </w:r>
      </w:ins>
    </w:p>
    <w:p w:rsidR="00A84632" w:rsidRPr="008C7E78" w:rsidRDefault="00A84632" w:rsidP="00A84632">
      <w:pPr>
        <w:rPr>
          <w:ins w:id="8257" w:author="Arthur Parmentier" w:date="2020-05-14T13:28:00Z"/>
          <w:lang w:val="fr-FR"/>
          <w:rPrChange w:id="8258" w:author="Arthur Parmentier" w:date="2020-06-07T18:32:00Z">
            <w:rPr>
              <w:ins w:id="8259" w:author="Arthur Parmentier" w:date="2020-05-14T13:28:00Z"/>
            </w:rPr>
          </w:rPrChange>
        </w:rPr>
      </w:pPr>
    </w:p>
    <w:p w:rsidR="00A84632" w:rsidRPr="008C7E78" w:rsidRDefault="00A84632" w:rsidP="00A84632">
      <w:pPr>
        <w:rPr>
          <w:ins w:id="8260" w:author="Arthur Parmentier" w:date="2020-05-14T13:28:00Z"/>
          <w:lang w:val="fr-FR"/>
          <w:rPrChange w:id="8261" w:author="Arthur Parmentier" w:date="2020-06-07T18:32:00Z">
            <w:rPr>
              <w:ins w:id="8262" w:author="Arthur Parmentier" w:date="2020-05-14T13:28:00Z"/>
            </w:rPr>
          </w:rPrChange>
        </w:rPr>
      </w:pPr>
    </w:p>
    <w:p w:rsidR="00A84632" w:rsidRPr="008C7E78" w:rsidRDefault="00A84632" w:rsidP="00A84632">
      <w:pPr>
        <w:rPr>
          <w:ins w:id="8263" w:author="Arthur Parmentier" w:date="2020-05-14T13:28:00Z"/>
          <w:lang w:val="fr-FR"/>
          <w:rPrChange w:id="8264" w:author="Arthur Parmentier" w:date="2020-06-07T18:32:00Z">
            <w:rPr>
              <w:ins w:id="8265" w:author="Arthur Parmentier" w:date="2020-05-14T13:28:00Z"/>
            </w:rPr>
          </w:rPrChange>
        </w:rPr>
      </w:pPr>
    </w:p>
    <w:p w:rsidR="00A84632" w:rsidRPr="008C7E78" w:rsidRDefault="00A84632" w:rsidP="00A84632">
      <w:pPr>
        <w:rPr>
          <w:ins w:id="8266" w:author="Arthur Parmentier" w:date="2020-05-14T13:28:00Z"/>
          <w:lang w:val="fr-FR"/>
          <w:rPrChange w:id="8267" w:author="Arthur Parmentier" w:date="2020-06-07T18:32:00Z">
            <w:rPr>
              <w:ins w:id="8268" w:author="Arthur Parmentier" w:date="2020-05-14T13:28:00Z"/>
            </w:rPr>
          </w:rPrChange>
        </w:rPr>
      </w:pPr>
    </w:p>
    <w:p w:rsidR="00A84632" w:rsidRPr="008C7E78" w:rsidRDefault="00A84632" w:rsidP="00A84632">
      <w:pPr>
        <w:rPr>
          <w:ins w:id="8269" w:author="Arthur Parmentier" w:date="2020-05-14T13:28:00Z"/>
          <w:lang w:val="fr-FR"/>
          <w:rPrChange w:id="8270" w:author="Arthur Parmentier" w:date="2020-06-07T18:32:00Z">
            <w:rPr>
              <w:ins w:id="8271" w:author="Arthur Parmentier" w:date="2020-05-14T13:28:00Z"/>
            </w:rPr>
          </w:rPrChange>
        </w:rPr>
      </w:pPr>
    </w:p>
    <w:p w:rsidR="00A84632" w:rsidRPr="008C7E78" w:rsidRDefault="00A84632" w:rsidP="00A84632">
      <w:pPr>
        <w:rPr>
          <w:ins w:id="8272" w:author="Arthur Parmentier" w:date="2020-05-14T13:28:00Z"/>
          <w:lang w:val="fr-FR"/>
          <w:rPrChange w:id="8273" w:author="Arthur Parmentier" w:date="2020-06-07T18:32:00Z">
            <w:rPr>
              <w:ins w:id="8274" w:author="Arthur Parmentier" w:date="2020-05-14T13:28:00Z"/>
            </w:rPr>
          </w:rPrChange>
        </w:rPr>
      </w:pPr>
    </w:p>
    <w:p w:rsidR="00A84632" w:rsidRPr="008C7E78" w:rsidRDefault="00A84632" w:rsidP="00E6654A">
      <w:pPr>
        <w:rPr>
          <w:ins w:id="8275" w:author="Arthur Parmentier" w:date="2020-05-14T13:28:00Z"/>
          <w:lang w:val="fr-FR"/>
          <w:rPrChange w:id="8276" w:author="Arthur Parmentier" w:date="2020-06-07T18:32:00Z">
            <w:rPr>
              <w:ins w:id="8277" w:author="Arthur Parmentier" w:date="2020-05-14T13:28:00Z"/>
            </w:rPr>
          </w:rPrChange>
        </w:rPr>
      </w:pPr>
    </w:p>
    <w:p w:rsidR="00A84632" w:rsidRPr="008C7E78" w:rsidRDefault="000B405B" w:rsidP="00E6654A">
      <w:pPr>
        <w:rPr>
          <w:ins w:id="8278" w:author="Arthur Parmentier" w:date="2020-05-14T14:50:00Z"/>
          <w:lang w:val="fr-FR"/>
          <w:rPrChange w:id="8279" w:author="Arthur Parmentier" w:date="2020-06-07T18:32:00Z">
            <w:rPr>
              <w:ins w:id="8280" w:author="Arthur Parmentier" w:date="2020-05-14T14:50:00Z"/>
            </w:rPr>
          </w:rPrChange>
        </w:rPr>
      </w:pPr>
      <w:ins w:id="8281" w:author="Arthur Parmentier" w:date="2020-05-14T14:49:00Z">
        <w:r w:rsidRPr="008C7E78">
          <w:rPr>
            <w:lang w:val="fr-FR"/>
            <w:rPrChange w:id="8282" w:author="Arthur Parmentier" w:date="2020-06-07T18:32:00Z">
              <w:rPr/>
            </w:rPrChange>
          </w:rPr>
          <w:t>Utilization des signes motivée par la representation a priori du concept/résultat du soundpainter</w:t>
        </w:r>
      </w:ins>
    </w:p>
    <w:p w:rsidR="006331DF" w:rsidRPr="008C7E78" w:rsidRDefault="006331DF" w:rsidP="00E6654A">
      <w:pPr>
        <w:rPr>
          <w:ins w:id="8283" w:author="Arthur Parmentier" w:date="2020-05-14T14:51:00Z"/>
          <w:lang w:val="fr-FR"/>
          <w:rPrChange w:id="8284" w:author="Arthur Parmentier" w:date="2020-06-07T18:32:00Z">
            <w:rPr>
              <w:ins w:id="8285" w:author="Arthur Parmentier" w:date="2020-05-14T14:51:00Z"/>
            </w:rPr>
          </w:rPrChange>
        </w:rPr>
      </w:pPr>
      <w:ins w:id="8286" w:author="Arthur Parmentier" w:date="2020-05-14T14:50:00Z">
        <w:r w:rsidRPr="008C7E78">
          <w:rPr>
            <w:lang w:val="fr-FR"/>
            <w:rPrChange w:id="8287" w:author="Arthur Parmentier" w:date="2020-06-07T18:32:00Z">
              <w:rPr/>
            </w:rPrChange>
          </w:rPr>
          <w:t xml:space="preserve">Représentation mentale qui precede la réponse du performer; intéressant pour W (tout le monde?) si </w:t>
        </w:r>
      </w:ins>
      <w:ins w:id="8288" w:author="Arthur Parmentier" w:date="2020-05-14T14:51:00Z">
        <w:r w:rsidRPr="008C7E78">
          <w:rPr>
            <w:lang w:val="fr-FR"/>
            <w:rPrChange w:id="8289" w:author="Arthur Parmentier" w:date="2020-06-07T18:32:00Z">
              <w:rPr/>
            </w:rPrChange>
          </w:rPr>
          <w:t>la réponse n’est pas telle qu’attendue</w:t>
        </w:r>
      </w:ins>
    </w:p>
    <w:p w:rsidR="00C63733" w:rsidRPr="008C7E78" w:rsidRDefault="00C63733" w:rsidP="00E6654A">
      <w:pPr>
        <w:rPr>
          <w:ins w:id="8290" w:author="Arthur Parmentier" w:date="2020-05-14T14:57:00Z"/>
          <w:lang w:val="fr-FR"/>
          <w:rPrChange w:id="8291" w:author="Arthur Parmentier" w:date="2020-06-07T18:32:00Z">
            <w:rPr>
              <w:ins w:id="8292" w:author="Arthur Parmentier" w:date="2020-05-14T14:57:00Z"/>
            </w:rPr>
          </w:rPrChange>
        </w:rPr>
      </w:pPr>
      <w:ins w:id="8293" w:author="Arthur Parmentier" w:date="2020-05-14T14:51:00Z">
        <w:r w:rsidRPr="008C7E78">
          <w:rPr>
            <w:lang w:val="fr-FR"/>
            <w:rPrChange w:id="8294" w:author="Arthur Parmentier" w:date="2020-06-07T18:32:00Z">
              <w:rPr/>
            </w:rPrChange>
          </w:rPr>
          <w:t>On ne peut s’adresser qu’à une discipline qu’on connait un peu</w:t>
        </w:r>
      </w:ins>
    </w:p>
    <w:p w:rsidR="00CD4FE1" w:rsidRPr="008C7E78" w:rsidRDefault="00CD4FE1" w:rsidP="00E6654A">
      <w:pPr>
        <w:rPr>
          <w:ins w:id="8295" w:author="Arthur Parmentier" w:date="2020-05-14T14:57:00Z"/>
          <w:lang w:val="fr-FR"/>
          <w:rPrChange w:id="8296" w:author="Arthur Parmentier" w:date="2020-06-07T18:32:00Z">
            <w:rPr>
              <w:ins w:id="8297" w:author="Arthur Parmentier" w:date="2020-05-14T14:57:00Z"/>
            </w:rPr>
          </w:rPrChange>
        </w:rPr>
      </w:pPr>
    </w:p>
    <w:p w:rsidR="00CD4FE1" w:rsidRPr="008C7E78" w:rsidRDefault="00CD4FE1" w:rsidP="00E6654A">
      <w:pPr>
        <w:rPr>
          <w:ins w:id="8298" w:author="Arthur Parmentier" w:date="2020-05-14T14:59:00Z"/>
          <w:lang w:val="fr-FR"/>
          <w:rPrChange w:id="8299" w:author="Arthur Parmentier" w:date="2020-06-07T18:32:00Z">
            <w:rPr>
              <w:ins w:id="8300" w:author="Arthur Parmentier" w:date="2020-05-14T14:59:00Z"/>
            </w:rPr>
          </w:rPrChange>
        </w:rPr>
      </w:pPr>
      <w:ins w:id="8301" w:author="Arthur Parmentier" w:date="2020-05-14T14:57:00Z">
        <w:r w:rsidRPr="008C7E78">
          <w:rPr>
            <w:lang w:val="fr-FR"/>
            <w:rPrChange w:id="8302" w:author="Arthur Parmentier" w:date="2020-06-07T18:32:00Z">
              <w:rPr/>
            </w:rPrChange>
          </w:rPr>
          <w:t>Immobilté du soundpainter dans la config ordi et config traditionnelle walter</w:t>
        </w:r>
      </w:ins>
      <w:ins w:id="8303" w:author="Arthur Parmentier" w:date="2020-05-14T14:58:00Z">
        <w:r w:rsidR="00B47E57" w:rsidRPr="008C7E78">
          <w:rPr>
            <w:lang w:val="fr-FR"/>
            <w:rPrChange w:id="8304" w:author="Arthur Parmentier" w:date="2020-06-07T18:32:00Z">
              <w:rPr/>
            </w:rPrChange>
          </w:rPr>
          <w:t xml:space="preserve"> =&gt; aucune “deformation” du contexte de la performance artistique</w:t>
        </w:r>
        <w:r w:rsidR="004732DA" w:rsidRPr="008C7E78">
          <w:rPr>
            <w:lang w:val="fr-FR"/>
            <w:rPrChange w:id="8305" w:author="Arthur Parmentier" w:date="2020-06-07T18:32:00Z">
              <w:rPr/>
            </w:rPrChange>
          </w:rPr>
          <w:br/>
          <w:t>Notion d’espace</w:t>
        </w:r>
      </w:ins>
    </w:p>
    <w:p w:rsidR="00474CFF" w:rsidRPr="008C7E78" w:rsidRDefault="00474CFF" w:rsidP="00E6654A">
      <w:pPr>
        <w:rPr>
          <w:ins w:id="8306" w:author="Arthur Parmentier" w:date="2020-05-14T14:59:00Z"/>
          <w:lang w:val="fr-FR"/>
          <w:rPrChange w:id="8307" w:author="Arthur Parmentier" w:date="2020-06-07T18:32:00Z">
            <w:rPr>
              <w:ins w:id="8308" w:author="Arthur Parmentier" w:date="2020-05-14T14:59:00Z"/>
            </w:rPr>
          </w:rPrChange>
        </w:rPr>
      </w:pPr>
      <w:ins w:id="8309" w:author="Arthur Parmentier" w:date="2020-05-14T14:59:00Z">
        <w:r w:rsidRPr="008C7E78">
          <w:rPr>
            <w:lang w:val="fr-FR"/>
            <w:rPrChange w:id="8310" w:author="Arthur Parmentier" w:date="2020-06-07T18:32:00Z">
              <w:rPr/>
            </w:rPrChange>
          </w:rPr>
          <w:t>Distinction SP et performer: discussion de l’év</w:t>
        </w:r>
      </w:ins>
      <w:ins w:id="8311" w:author="Arthur Parmentier" w:date="2020-05-14T15:00:00Z">
        <w:r w:rsidRPr="008C7E78">
          <w:rPr>
            <w:lang w:val="fr-FR"/>
            <w:rPrChange w:id="8312" w:author="Arthur Parmentier" w:date="2020-06-07T18:32:00Z">
              <w:rPr/>
            </w:rPrChange>
          </w:rPr>
          <w:t>o</w:t>
        </w:r>
      </w:ins>
      <w:ins w:id="8313" w:author="Arthur Parmentier" w:date="2020-05-14T14:59:00Z">
        <w:r w:rsidRPr="008C7E78">
          <w:rPr>
            <w:lang w:val="fr-FR"/>
            <w:rPrChange w:id="8314" w:author="Arthur Parmentier" w:date="2020-06-07T18:32:00Z">
              <w:rPr/>
            </w:rPrChange>
          </w:rPr>
          <w:t>l</w:t>
        </w:r>
      </w:ins>
      <w:ins w:id="8315" w:author="Arthur Parmentier" w:date="2020-05-14T15:00:00Z">
        <w:r w:rsidRPr="008C7E78">
          <w:rPr>
            <w:lang w:val="fr-FR"/>
            <w:rPrChange w:id="8316" w:author="Arthur Parmentier" w:date="2020-06-07T18:32:00Z">
              <w:rPr/>
            </w:rPrChange>
          </w:rPr>
          <w:t>u</w:t>
        </w:r>
      </w:ins>
      <w:ins w:id="8317" w:author="Arthur Parmentier" w:date="2020-05-14T14:59:00Z">
        <w:r w:rsidRPr="008C7E78">
          <w:rPr>
            <w:lang w:val="fr-FR"/>
            <w:rPrChange w:id="8318" w:author="Arthur Parmentier" w:date="2020-06-07T18:32:00Z">
              <w:rPr/>
            </w:rPrChange>
          </w:rPr>
          <w:t>tion</w:t>
        </w:r>
      </w:ins>
      <w:ins w:id="8319" w:author="Arthur Parmentier" w:date="2020-05-14T15:01:00Z">
        <w:r w:rsidRPr="008C7E78">
          <w:rPr>
            <w:lang w:val="fr-FR"/>
            <w:rPrChange w:id="8320" w:author="Arthur Parmentier" w:date="2020-06-07T18:32:00Z">
              <w:rPr/>
            </w:rPrChange>
          </w:rPr>
          <w:t>, prospections de configuration possible?</w:t>
        </w:r>
      </w:ins>
      <w:ins w:id="8321" w:author="Arthur Parmentier" w:date="2020-05-14T14:59:00Z">
        <w:r w:rsidRPr="008C7E78">
          <w:rPr>
            <w:lang w:val="fr-FR"/>
            <w:rPrChange w:id="8322" w:author="Arthur Parmentier" w:date="2020-06-07T18:32:00Z">
              <w:rPr/>
            </w:rPrChange>
          </w:rPr>
          <w:t xml:space="preserve"> </w:t>
        </w:r>
      </w:ins>
    </w:p>
    <w:p w:rsidR="00474CFF" w:rsidRPr="008C7E78" w:rsidRDefault="00474CFF" w:rsidP="00E6654A">
      <w:pPr>
        <w:rPr>
          <w:ins w:id="8323" w:author="Arthur Parmentier" w:date="2020-05-14T15:29:00Z"/>
          <w:lang w:val="fr-FR"/>
          <w:rPrChange w:id="8324" w:author="Arthur Parmentier" w:date="2020-06-07T18:32:00Z">
            <w:rPr>
              <w:ins w:id="8325" w:author="Arthur Parmentier" w:date="2020-05-14T15:29:00Z"/>
            </w:rPr>
          </w:rPrChange>
        </w:rPr>
      </w:pPr>
      <w:ins w:id="8326" w:author="Arthur Parmentier" w:date="2020-05-14T14:59:00Z">
        <w:r w:rsidRPr="008C7E78">
          <w:rPr>
            <w:lang w:val="fr-FR"/>
            <w:rPrChange w:id="8327" w:author="Arthur Parmentier" w:date="2020-06-07T18:32:00Z">
              <w:rPr/>
            </w:rPrChange>
          </w:rPr>
          <w:t>Nouvelles configurations: le so</w:t>
        </w:r>
      </w:ins>
    </w:p>
    <w:p w:rsidR="0017374C" w:rsidRPr="008C7E78" w:rsidRDefault="0017374C" w:rsidP="00E6654A">
      <w:pPr>
        <w:rPr>
          <w:ins w:id="8328" w:author="Arthur Parmentier" w:date="2020-05-14T15:29:00Z"/>
          <w:lang w:val="fr-FR"/>
          <w:rPrChange w:id="8329" w:author="Arthur Parmentier" w:date="2020-06-07T18:32:00Z">
            <w:rPr>
              <w:ins w:id="8330" w:author="Arthur Parmentier" w:date="2020-05-14T15:29:00Z"/>
            </w:rPr>
          </w:rPrChange>
        </w:rPr>
      </w:pPr>
    </w:p>
    <w:p w:rsidR="0017374C" w:rsidRPr="008C7E78" w:rsidRDefault="0017374C" w:rsidP="00E6654A">
      <w:pPr>
        <w:rPr>
          <w:ins w:id="8331" w:author="Arthur Parmentier" w:date="2020-05-14T15:37:00Z"/>
          <w:lang w:val="fr-FR"/>
          <w:rPrChange w:id="8332" w:author="Arthur Parmentier" w:date="2020-06-07T18:32:00Z">
            <w:rPr>
              <w:ins w:id="8333" w:author="Arthur Parmentier" w:date="2020-05-14T15:37:00Z"/>
            </w:rPr>
          </w:rPrChange>
        </w:rPr>
      </w:pPr>
      <w:ins w:id="8334" w:author="Arthur Parmentier" w:date="2020-05-14T15:29:00Z">
        <w:r w:rsidRPr="008C7E78">
          <w:rPr>
            <w:lang w:val="fr-FR"/>
            <w:rPrChange w:id="8335" w:author="Arthur Parmentier" w:date="2020-06-07T18:32:00Z">
              <w:rPr/>
            </w:rPrChange>
          </w:rPr>
          <w:t xml:space="preserve">W a </w:t>
        </w:r>
        <w:r w:rsidR="009814BB" w:rsidRPr="008C7E78">
          <w:rPr>
            <w:lang w:val="fr-FR"/>
            <w:rPrChange w:id="8336" w:author="Arthur Parmentier" w:date="2020-06-07T18:32:00Z">
              <w:rPr/>
            </w:rPrChange>
          </w:rPr>
          <w:t>d</w:t>
        </w:r>
        <w:r w:rsidRPr="008C7E78">
          <w:rPr>
            <w:lang w:val="fr-FR"/>
            <w:rPrChange w:id="8337" w:author="Arthur Parmentier" w:date="2020-06-07T18:32:00Z">
              <w:rPr/>
            </w:rPrChange>
          </w:rPr>
          <w:t>eja supprimé signe?</w:t>
        </w:r>
        <w:r w:rsidR="009814BB" w:rsidRPr="008C7E78">
          <w:rPr>
            <w:lang w:val="fr-FR"/>
            <w:rPrChange w:id="8338" w:author="Arthur Parmentier" w:date="2020-06-07T18:32:00Z">
              <w:rPr/>
            </w:rPrChange>
          </w:rPr>
          <w:t xml:space="preserve"> Pk?</w:t>
        </w:r>
        <w:r w:rsidRPr="008C7E78">
          <w:rPr>
            <w:lang w:val="fr-FR"/>
            <w:rPrChange w:id="8339" w:author="Arthur Parmentier" w:date="2020-06-07T18:32:00Z">
              <w:rPr/>
            </w:rPrChange>
          </w:rPr>
          <w:t xml:space="preserve"> Ex “race” supprimée du dict de l’académie</w:t>
        </w:r>
      </w:ins>
      <w:ins w:id="8340" w:author="Arthur Parmentier" w:date="2020-05-14T15:30:00Z">
        <w:r w:rsidR="008B1BC4" w:rsidRPr="008C7E78">
          <w:rPr>
            <w:lang w:val="fr-FR"/>
            <w:rPrChange w:id="8341" w:author="Arthur Parmentier" w:date="2020-06-07T18:32:00Z">
              <w:rPr/>
            </w:rPrChange>
          </w:rPr>
          <w:br/>
          <w:t>Pas de synonyme en SP?</w:t>
        </w:r>
        <w:r w:rsidR="009C4444" w:rsidRPr="008C7E78">
          <w:rPr>
            <w:lang w:val="fr-FR"/>
            <w:rPrChange w:id="8342" w:author="Arthur Parmentier" w:date="2020-06-07T18:32:00Z">
              <w:rPr/>
            </w:rPrChange>
          </w:rPr>
          <w:t xml:space="preserve"> </w:t>
        </w:r>
      </w:ins>
      <w:ins w:id="8343" w:author="Arthur Parmentier" w:date="2020-05-14T15:31:00Z">
        <w:r w:rsidR="009C4444" w:rsidRPr="008C7E78">
          <w:rPr>
            <w:lang w:val="fr-FR"/>
            <w:rPrChange w:id="8344" w:author="Arthur Parmentier" w:date="2020-06-07T18:32:00Z">
              <w:rPr/>
            </w:rPrChange>
          </w:rPr>
          <w:t>Interpretation du synonyme d</w:t>
        </w:r>
      </w:ins>
      <w:ins w:id="8345" w:author="Arthur Parmentier" w:date="2020-05-14T15:32:00Z">
        <w:r w:rsidR="009C4444" w:rsidRPr="008C7E78">
          <w:rPr>
            <w:lang w:val="fr-FR"/>
            <w:rPrChange w:id="8346" w:author="Arthur Parmentier" w:date="2020-06-07T18:32:00Z">
              <w:rPr/>
            </w:rPrChange>
          </w:rPr>
          <w:t>ans les langues avec contexts: ???</w:t>
        </w:r>
        <w:r w:rsidR="00A67223" w:rsidRPr="008C7E78">
          <w:rPr>
            <w:lang w:val="fr-FR"/>
            <w:rPrChange w:id="8347" w:author="Arthur Parmentier" w:date="2020-06-07T18:32:00Z">
              <w:rPr/>
            </w:rPrChange>
          </w:rPr>
          <w:t xml:space="preserve"> nuance contextuelle (cf video )</w:t>
        </w:r>
      </w:ins>
    </w:p>
    <w:p w:rsidR="00A06D4C" w:rsidRPr="008C7E78" w:rsidRDefault="00A06D4C" w:rsidP="00E6654A">
      <w:pPr>
        <w:rPr>
          <w:ins w:id="8348" w:author="Arthur Parmentier" w:date="2020-05-14T15:37:00Z"/>
          <w:lang w:val="fr-FR"/>
          <w:rPrChange w:id="8349" w:author="Arthur Parmentier" w:date="2020-06-07T18:32:00Z">
            <w:rPr>
              <w:ins w:id="8350" w:author="Arthur Parmentier" w:date="2020-05-14T15:37:00Z"/>
            </w:rPr>
          </w:rPrChange>
        </w:rPr>
      </w:pPr>
    </w:p>
    <w:p w:rsidR="00A06D4C" w:rsidRPr="008C7E78" w:rsidRDefault="00A06D4C" w:rsidP="00E6654A">
      <w:pPr>
        <w:rPr>
          <w:ins w:id="8351" w:author="Arthur Parmentier" w:date="2020-05-14T15:38:00Z"/>
          <w:lang w:val="fr-FR"/>
          <w:rPrChange w:id="8352" w:author="Arthur Parmentier" w:date="2020-06-07T18:32:00Z">
            <w:rPr>
              <w:ins w:id="8353" w:author="Arthur Parmentier" w:date="2020-05-14T15:38:00Z"/>
            </w:rPr>
          </w:rPrChange>
        </w:rPr>
      </w:pPr>
      <w:ins w:id="8354" w:author="Arthur Parmentier" w:date="2020-05-14T15:37:00Z">
        <w:r w:rsidRPr="008C7E78">
          <w:rPr>
            <w:lang w:val="fr-FR"/>
            <w:rPrChange w:id="8355" w:author="Arthur Parmentier" w:date="2020-06-07T18:32:00Z">
              <w:rPr/>
            </w:rPrChange>
          </w:rPr>
          <w:t xml:space="preserve">Language SP manipulé </w:t>
        </w:r>
      </w:ins>
      <w:ins w:id="8356" w:author="Arthur Parmentier" w:date="2020-05-14T15:38:00Z">
        <w:r w:rsidRPr="008C7E78">
          <w:rPr>
            <w:lang w:val="fr-FR"/>
            <w:rPrChange w:id="8357" w:author="Arthur Parmentier" w:date="2020-06-07T18:32:00Z">
              <w:rPr/>
            </w:rPrChange>
          </w:rPr>
          <w:t>par le sp (context free grammar) VS musical language (context sensitive)</w:t>
        </w:r>
        <w:r w:rsidR="00F732CE" w:rsidRPr="008C7E78">
          <w:rPr>
            <w:lang w:val="fr-FR"/>
            <w:rPrChange w:id="8358" w:author="Arthur Parmentier" w:date="2020-06-07T18:32:00Z">
              <w:rPr/>
            </w:rPrChange>
          </w:rPr>
          <w:t xml:space="preserve"> by performer</w:t>
        </w:r>
      </w:ins>
    </w:p>
    <w:p w:rsidR="00475458" w:rsidRPr="008C7E78" w:rsidRDefault="00475458" w:rsidP="00E6654A">
      <w:pPr>
        <w:rPr>
          <w:ins w:id="8359" w:author="Arthur Parmentier" w:date="2020-05-14T15:38:00Z"/>
          <w:lang w:val="fr-FR"/>
          <w:rPrChange w:id="8360" w:author="Arthur Parmentier" w:date="2020-06-07T18:32:00Z">
            <w:rPr>
              <w:ins w:id="8361" w:author="Arthur Parmentier" w:date="2020-05-14T15:38:00Z"/>
            </w:rPr>
          </w:rPrChange>
        </w:rPr>
      </w:pPr>
    </w:p>
    <w:p w:rsidR="00475458" w:rsidRPr="008C7E78" w:rsidRDefault="00475458" w:rsidP="00E6654A">
      <w:pPr>
        <w:rPr>
          <w:ins w:id="8362" w:author="Arthur Parmentier" w:date="2020-05-14T15:44:00Z"/>
          <w:lang w:val="fr-FR"/>
          <w:rPrChange w:id="8363" w:author="Arthur Parmentier" w:date="2020-06-07T18:32:00Z">
            <w:rPr>
              <w:ins w:id="8364" w:author="Arthur Parmentier" w:date="2020-05-14T15:44:00Z"/>
            </w:rPr>
          </w:rPrChange>
        </w:rPr>
      </w:pPr>
      <w:ins w:id="8365" w:author="Arthur Parmentier" w:date="2020-05-14T15:38:00Z">
        <w:r w:rsidRPr="008C7E78">
          <w:rPr>
            <w:lang w:val="fr-FR"/>
            <w:rPrChange w:id="8366" w:author="Arthur Parmentier" w:date="2020-06-07T18:32:00Z">
              <w:rPr/>
            </w:rPrChange>
          </w:rPr>
          <w:t>Context</w:t>
        </w:r>
      </w:ins>
      <w:ins w:id="8367" w:author="Arthur Parmentier" w:date="2020-05-14T15:39:00Z">
        <w:r w:rsidRPr="008C7E78">
          <w:rPr>
            <w:lang w:val="fr-FR"/>
            <w:rPrChange w:id="8368" w:author="Arthur Parmentier" w:date="2020-06-07T18:32:00Z">
              <w:rPr/>
            </w:rPrChange>
          </w:rPr>
          <w:t>: importance au dela de la (context</w:t>
        </w:r>
      </w:ins>
      <w:ins w:id="8369" w:author="Arthur Parmentier" w:date="2020-05-14T15:41:00Z">
        <w:r w:rsidR="005A0160" w:rsidRPr="008C7E78">
          <w:rPr>
            <w:lang w:val="fr-FR"/>
            <w:rPrChange w:id="8370" w:author="Arthur Parmentier" w:date="2020-06-07T18:32:00Z">
              <w:rPr/>
            </w:rPrChange>
          </w:rPr>
          <w:t>-</w:t>
        </w:r>
      </w:ins>
      <w:ins w:id="8371" w:author="Arthur Parmentier" w:date="2020-05-14T15:39:00Z">
        <w:r w:rsidRPr="008C7E78">
          <w:rPr>
            <w:lang w:val="fr-FR"/>
            <w:rPrChange w:id="8372" w:author="Arthur Parmentier" w:date="2020-06-07T18:32:00Z">
              <w:rPr/>
            </w:rPrChange>
          </w:rPr>
          <w:t>free grammar)</w:t>
        </w:r>
        <w:r w:rsidR="00384716" w:rsidRPr="008C7E78">
          <w:rPr>
            <w:lang w:val="fr-FR"/>
            <w:rPrChange w:id="8373" w:author="Arthur Parmentier" w:date="2020-06-07T18:32:00Z">
              <w:rPr/>
            </w:rPrChange>
          </w:rPr>
          <w:t>: attentes du compositeur, configuration</w:t>
        </w:r>
      </w:ins>
      <w:ins w:id="8374" w:author="Arthur Parmentier" w:date="2020-05-14T15:41:00Z">
        <w:r w:rsidR="00CF3BC0" w:rsidRPr="008C7E78">
          <w:rPr>
            <w:lang w:val="fr-FR"/>
            <w:rPrChange w:id="8375" w:author="Arthur Parmentier" w:date="2020-06-07T18:32:00Z">
              <w:rPr/>
            </w:rPrChange>
          </w:rPr>
          <w:t>, par défaut…</w:t>
        </w:r>
      </w:ins>
    </w:p>
    <w:p w:rsidR="005D5A11" w:rsidRPr="008C7E78" w:rsidRDefault="005D5A11" w:rsidP="00E6654A">
      <w:pPr>
        <w:rPr>
          <w:ins w:id="8376" w:author="Arthur Parmentier" w:date="2020-05-14T15:44:00Z"/>
          <w:lang w:val="fr-FR"/>
          <w:rPrChange w:id="8377" w:author="Arthur Parmentier" w:date="2020-06-07T18:32:00Z">
            <w:rPr>
              <w:ins w:id="8378" w:author="Arthur Parmentier" w:date="2020-05-14T15:44:00Z"/>
            </w:rPr>
          </w:rPrChange>
        </w:rPr>
      </w:pPr>
    </w:p>
    <w:p w:rsidR="005D5A11" w:rsidRPr="008C7E78" w:rsidRDefault="005D5A11" w:rsidP="00E6654A">
      <w:pPr>
        <w:rPr>
          <w:ins w:id="8379" w:author="Arthur Parmentier" w:date="2020-05-14T15:44:00Z"/>
          <w:lang w:val="fr-FR"/>
          <w:rPrChange w:id="8380" w:author="Arthur Parmentier" w:date="2020-06-07T18:32:00Z">
            <w:rPr>
              <w:ins w:id="8381" w:author="Arthur Parmentier" w:date="2020-05-14T15:44:00Z"/>
            </w:rPr>
          </w:rPrChange>
        </w:rPr>
      </w:pPr>
      <w:ins w:id="8382" w:author="Arthur Parmentier" w:date="2020-05-14T15:44:00Z">
        <w:r w:rsidRPr="008C7E78">
          <w:rPr>
            <w:lang w:val="fr-FR"/>
            <w:rPrChange w:id="8383" w:author="Arthur Parmentier" w:date="2020-06-07T18:32:00Z">
              <w:rPr/>
            </w:rPrChange>
          </w:rPr>
          <w:t>Mode: préciser le sens</w:t>
        </w:r>
        <w:r w:rsidR="0074035C" w:rsidRPr="008C7E78">
          <w:rPr>
            <w:lang w:val="fr-FR"/>
            <w:rPrChange w:id="8384" w:author="Arthur Parmentier" w:date="2020-06-07T18:32:00Z">
              <w:rPr/>
            </w:rPrChange>
          </w:rPr>
          <w:t xml:space="preserve"> </w:t>
        </w:r>
        <w:r w:rsidRPr="008C7E78">
          <w:rPr>
            <w:lang w:val="fr-FR"/>
            <w:rPrChange w:id="8385" w:author="Arthur Parmentier" w:date="2020-06-07T18:32:00Z">
              <w:rPr/>
            </w:rPrChange>
          </w:rPr>
          <w:t>en SP</w:t>
        </w:r>
      </w:ins>
    </w:p>
    <w:p w:rsidR="0074035C" w:rsidRPr="008C7E78" w:rsidRDefault="0074035C" w:rsidP="00E6654A">
      <w:pPr>
        <w:rPr>
          <w:ins w:id="8386" w:author="Arthur Parmentier" w:date="2020-05-14T15:58:00Z"/>
          <w:lang w:val="fr-FR"/>
          <w:rPrChange w:id="8387" w:author="Arthur Parmentier" w:date="2020-06-07T18:32:00Z">
            <w:rPr>
              <w:ins w:id="8388" w:author="Arthur Parmentier" w:date="2020-05-14T15:58:00Z"/>
            </w:rPr>
          </w:rPrChange>
        </w:rPr>
      </w:pPr>
      <w:ins w:id="8389" w:author="Arthur Parmentier" w:date="2020-05-14T15:44:00Z">
        <w:r w:rsidRPr="008C7E78">
          <w:rPr>
            <w:lang w:val="fr-FR"/>
            <w:rPrChange w:id="8390" w:author="Arthur Parmentier" w:date="2020-06-07T18:32:00Z">
              <w:rPr/>
            </w:rPrChange>
          </w:rPr>
          <w:t>“mode”, “for</w:t>
        </w:r>
      </w:ins>
      <w:ins w:id="8391" w:author="Arthur Parmentier" w:date="2020-05-14T15:45:00Z">
        <w:r w:rsidRPr="008C7E78">
          <w:rPr>
            <w:lang w:val="fr-FR"/>
            <w:rPrChange w:id="8392" w:author="Arthur Parmentier" w:date="2020-06-07T18:32:00Z">
              <w:rPr/>
            </w:rPrChange>
          </w:rPr>
          <w:t>me”</w:t>
        </w:r>
      </w:ins>
    </w:p>
    <w:p w:rsidR="00FB6B81" w:rsidRPr="008C7E78" w:rsidRDefault="00FB6B81" w:rsidP="00E6654A">
      <w:pPr>
        <w:rPr>
          <w:ins w:id="8393" w:author="Arthur Parmentier" w:date="2020-05-14T15:59:00Z"/>
          <w:lang w:val="fr-FR"/>
          <w:rPrChange w:id="8394" w:author="Arthur Parmentier" w:date="2020-06-07T18:32:00Z">
            <w:rPr>
              <w:ins w:id="8395" w:author="Arthur Parmentier" w:date="2020-05-14T15:59:00Z"/>
            </w:rPr>
          </w:rPrChange>
        </w:rPr>
      </w:pPr>
    </w:p>
    <w:p w:rsidR="00FB6B81" w:rsidRPr="008C7E78" w:rsidRDefault="00FB6B81" w:rsidP="00E6654A">
      <w:pPr>
        <w:rPr>
          <w:ins w:id="8396" w:author="Arthur Parmentier" w:date="2020-05-14T15:58:00Z"/>
          <w:lang w:val="fr-FR"/>
          <w:rPrChange w:id="8397" w:author="Arthur Parmentier" w:date="2020-06-07T18:32:00Z">
            <w:rPr>
              <w:ins w:id="8398" w:author="Arthur Parmentier" w:date="2020-05-14T15:58:00Z"/>
            </w:rPr>
          </w:rPrChange>
        </w:rPr>
      </w:pPr>
      <w:ins w:id="8399" w:author="Arthur Parmentier" w:date="2020-05-14T15:59:00Z">
        <w:r w:rsidRPr="008C7E78">
          <w:rPr>
            <w:lang w:val="fr-FR"/>
            <w:rPrChange w:id="8400" w:author="Arthur Parmentier" w:date="2020-06-07T18:32:00Z">
              <w:rPr/>
            </w:rPrChange>
          </w:rPr>
          <w:t>Glossaire (definition des mots/concepts utilizes)</w:t>
        </w:r>
      </w:ins>
    </w:p>
    <w:p w:rsidR="00FB6B81" w:rsidRPr="008C7E78" w:rsidRDefault="00FB6B81" w:rsidP="00E6654A">
      <w:pPr>
        <w:rPr>
          <w:ins w:id="8401" w:author="Arthur Parmentier" w:date="2020-05-14T16:26:00Z"/>
          <w:lang w:val="fr-FR"/>
          <w:rPrChange w:id="8402" w:author="Arthur Parmentier" w:date="2020-06-07T18:32:00Z">
            <w:rPr>
              <w:ins w:id="8403" w:author="Arthur Parmentier" w:date="2020-05-14T16:26:00Z"/>
            </w:rPr>
          </w:rPrChange>
        </w:rPr>
      </w:pPr>
      <w:ins w:id="8404" w:author="Arthur Parmentier" w:date="2020-05-14T15:58:00Z">
        <w:r w:rsidRPr="008C7E78">
          <w:rPr>
            <w:lang w:val="fr-FR"/>
            <w:rPrChange w:id="8405" w:author="Arthur Parmentier" w:date="2020-06-07T18:32:00Z">
              <w:rPr/>
            </w:rPrChange>
          </w:rPr>
          <w:t>Biblio, table des illust</w:t>
        </w:r>
      </w:ins>
      <w:ins w:id="8406" w:author="Arthur Parmentier" w:date="2020-05-14T15:59:00Z">
        <w:r w:rsidRPr="008C7E78">
          <w:rPr>
            <w:lang w:val="fr-FR"/>
            <w:rPrChange w:id="8407" w:author="Arthur Parmentier" w:date="2020-06-07T18:32:00Z">
              <w:rPr/>
            </w:rPrChange>
          </w:rPr>
          <w:t>rations.</w:t>
        </w:r>
      </w:ins>
    </w:p>
    <w:p w:rsidR="009946FB" w:rsidRPr="008C7E78" w:rsidRDefault="009946FB" w:rsidP="00E6654A">
      <w:pPr>
        <w:rPr>
          <w:ins w:id="8408" w:author="Arthur Parmentier" w:date="2020-05-14T16:26:00Z"/>
          <w:lang w:val="fr-FR"/>
          <w:rPrChange w:id="8409" w:author="Arthur Parmentier" w:date="2020-06-07T18:32:00Z">
            <w:rPr>
              <w:ins w:id="8410" w:author="Arthur Parmentier" w:date="2020-05-14T16:26:00Z"/>
            </w:rPr>
          </w:rPrChange>
        </w:rPr>
      </w:pPr>
    </w:p>
    <w:p w:rsidR="009946FB" w:rsidRPr="008C7E78" w:rsidRDefault="009946FB" w:rsidP="00E6654A">
      <w:pPr>
        <w:rPr>
          <w:ins w:id="8411" w:author="Arthur Parmentier" w:date="2020-05-14T16:26:00Z"/>
          <w:lang w:val="fr-FR"/>
          <w:rPrChange w:id="8412" w:author="Arthur Parmentier" w:date="2020-06-07T18:32:00Z">
            <w:rPr>
              <w:ins w:id="8413" w:author="Arthur Parmentier" w:date="2020-05-14T16:26:00Z"/>
            </w:rPr>
          </w:rPrChange>
        </w:rPr>
      </w:pPr>
      <w:ins w:id="8414" w:author="Arthur Parmentier" w:date="2020-05-14T16:26:00Z">
        <w:r w:rsidRPr="008C7E78">
          <w:rPr>
            <w:lang w:val="fr-FR"/>
            <w:rPrChange w:id="8415" w:author="Arthur Parmentier" w:date="2020-06-07T18:32:00Z">
              <w:rPr/>
            </w:rPrChange>
          </w:rPr>
          <w:t>4 semaines:</w:t>
        </w:r>
      </w:ins>
    </w:p>
    <w:p w:rsidR="009946FB" w:rsidRPr="008C0EC1" w:rsidRDefault="009946FB" w:rsidP="00E6654A">
      <w:pPr>
        <w:rPr>
          <w:ins w:id="8416" w:author="Arthur Parmentier" w:date="2020-05-14T16:28:00Z"/>
          <w:lang w:val="fr-FR"/>
          <w:rPrChange w:id="8417" w:author="Arthur Parmentier" w:date="2020-06-11T11:42:00Z">
            <w:rPr>
              <w:ins w:id="8418" w:author="Arthur Parmentier" w:date="2020-05-14T16:28:00Z"/>
            </w:rPr>
          </w:rPrChange>
        </w:rPr>
      </w:pPr>
      <w:ins w:id="8419" w:author="Arthur Parmentier" w:date="2020-05-14T16:28:00Z">
        <w:r w:rsidRPr="008C0EC1">
          <w:rPr>
            <w:lang w:val="fr-FR"/>
            <w:rPrChange w:id="8420" w:author="Arthur Parmentier" w:date="2020-06-11T11:42:00Z">
              <w:rPr/>
            </w:rPrChange>
          </w:rPr>
          <w:t xml:space="preserve">Facilité: </w:t>
        </w:r>
      </w:ins>
    </w:p>
    <w:p w:rsidR="009946FB" w:rsidRPr="007C437A" w:rsidRDefault="009946FB">
      <w:pPr>
        <w:ind w:firstLine="360"/>
        <w:rPr>
          <w:ins w:id="8421" w:author="Arthur Parmentier" w:date="2020-05-14T16:28:00Z"/>
        </w:rPr>
        <w:pPrChange w:id="8422" w:author="Arthur Parmentier" w:date="2020-05-14T16:28:00Z">
          <w:pPr/>
        </w:pPrChange>
      </w:pPr>
      <w:ins w:id="8423" w:author="Arthur Parmentier" w:date="2020-05-14T16:28:00Z">
        <w:r w:rsidRPr="007C437A">
          <w:t>- partie technologique</w:t>
        </w:r>
      </w:ins>
    </w:p>
    <w:p w:rsidR="009946FB" w:rsidRPr="007C437A" w:rsidRDefault="009946FB" w:rsidP="009946FB">
      <w:pPr>
        <w:pStyle w:val="Paragraphedeliste"/>
        <w:numPr>
          <w:ilvl w:val="0"/>
          <w:numId w:val="14"/>
        </w:numPr>
        <w:rPr>
          <w:ins w:id="8424" w:author="Arthur Parmentier" w:date="2020-05-14T16:28:00Z"/>
        </w:rPr>
      </w:pPr>
      <w:ins w:id="8425" w:author="Arthur Parmentier" w:date="2020-05-14T16:28:00Z">
        <w:r w:rsidRPr="007C437A">
          <w:t>Brief history of SP</w:t>
        </w:r>
      </w:ins>
    </w:p>
    <w:p w:rsidR="009946FB" w:rsidRPr="007C437A" w:rsidRDefault="009946FB" w:rsidP="00B827FE">
      <w:pPr>
        <w:rPr>
          <w:ins w:id="8426" w:author="Arthur Parmentier" w:date="2020-05-22T11:49:00Z"/>
        </w:rPr>
      </w:pPr>
    </w:p>
    <w:p w:rsidR="00B827FE" w:rsidRPr="007C437A" w:rsidRDefault="00B827FE">
      <w:pPr>
        <w:rPr>
          <w:ins w:id="8427" w:author="Arthur Parmentier" w:date="2020-05-23T19:48:00Z"/>
        </w:rPr>
      </w:pPr>
      <w:ins w:id="8428" w:author="Arthur Parmentier" w:date="2020-05-22T11:49:00Z">
        <w:r w:rsidRPr="007C437A">
          <w:t>INTERACTML and why I dropped Unity</w:t>
        </w:r>
      </w:ins>
    </w:p>
    <w:p w:rsidR="0019026D" w:rsidRPr="007C437A" w:rsidRDefault="0019026D">
      <w:pPr>
        <w:rPr>
          <w:ins w:id="8429" w:author="Arthur Parmentier" w:date="2020-06-05T16:32:00Z"/>
        </w:rPr>
      </w:pPr>
      <w:ins w:id="8430" w:author="Arthur Parmentier" w:date="2020-05-23T19:48:00Z">
        <w:r w:rsidRPr="007C437A">
          <w:t>Splitcam</w:t>
        </w:r>
      </w:ins>
    </w:p>
    <w:p w:rsidR="00E814B3" w:rsidRPr="007C437A" w:rsidRDefault="00E814B3">
      <w:pPr>
        <w:rPr>
          <w:ins w:id="8431" w:author="Arthur Parmentier" w:date="2020-06-05T16:32:00Z"/>
        </w:rPr>
      </w:pPr>
    </w:p>
    <w:p w:rsidR="006E2B59" w:rsidRPr="007C437A" w:rsidRDefault="006E2B59" w:rsidP="006E2B59">
      <w:pPr>
        <w:rPr>
          <w:moveTo w:id="8432" w:author="Arthur Parmentier" w:date="2020-06-06T22:11:00Z"/>
        </w:rPr>
      </w:pPr>
      <w:moveToRangeStart w:id="8433" w:author="Arthur Parmentier" w:date="2020-06-06T22:11:00Z" w:name="move42373884"/>
      <w:moveTo w:id="8434" w:author="Arthur Parmentier" w:date="2020-06-06T22:11:00Z">
        <w:r w:rsidRPr="007C437A">
          <w:t>DRAFT of ideas</w:t>
        </w:r>
      </w:moveTo>
    </w:p>
    <w:p w:rsidR="006E2B59" w:rsidRPr="007C437A" w:rsidRDefault="006E2B59" w:rsidP="006E2B59">
      <w:pPr>
        <w:pStyle w:val="Paragraphedeliste"/>
        <w:numPr>
          <w:ilvl w:val="0"/>
          <w:numId w:val="8"/>
        </w:numPr>
        <w:rPr>
          <w:moveTo w:id="8435" w:author="Arthur Parmentier" w:date="2020-06-06T22:11:00Z"/>
        </w:rPr>
      </w:pPr>
      <w:moveTo w:id="8436" w:author="Arthur Parmentier" w:date="2020-06-06T22:11:00Z">
        <w:r w:rsidRPr="007C437A">
          <w:t>“Traditional”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8437" w:author="Arthur Parmentier" w:date="2020-06-06T22:11:00Z"/>
        </w:rPr>
      </w:pPr>
      <w:moveTo w:id="8438"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439" w:author="Arthur Parmentier" w:date="2020-06-06T22:11:00Z"/>
        </w:rPr>
      </w:pPr>
      <w:moveTo w:id="8440"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441" w:author="Arthur Parmentier" w:date="2020-06-06T22:11:00Z"/>
        </w:rPr>
      </w:pPr>
      <w:moveTo w:id="8442"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443" w:author="Arthur Parmentier" w:date="2020-06-06T22:11:00Z"/>
        </w:rPr>
      </w:pPr>
      <w:moveTo w:id="8444"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445" w:author="Arthur Parmentier" w:date="2020-06-06T22:11:00Z"/>
        </w:rPr>
      </w:pPr>
      <w:moveTo w:id="8446" w:author="Arthur Parmentier" w:date="2020-06-06T22:11:00Z">
        <w:r w:rsidRPr="007C437A">
          <w:t>but rather a fluid, dynamic and varying grammar</w:t>
        </w:r>
      </w:moveTo>
    </w:p>
    <w:moveToRangeEnd w:id="8433"/>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447"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3F2D" w:rsidRDefault="006D3F2D" w:rsidP="00E6654A">
      <w:r>
        <w:separator/>
      </w:r>
    </w:p>
  </w:endnote>
  <w:endnote w:type="continuationSeparator" w:id="0">
    <w:p w:rsidR="006D3F2D" w:rsidRDefault="006D3F2D"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end"/>
    </w:r>
  </w:p>
  <w:p w:rsidR="0054290C" w:rsidRDefault="0054290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separate"/>
    </w:r>
    <w:r>
      <w:rPr>
        <w:noProof/>
      </w:rPr>
      <w:t>1</w:t>
    </w:r>
    <w:r>
      <w:fldChar w:fldCharType="end"/>
    </w:r>
  </w:p>
  <w:p w:rsidR="0054290C" w:rsidRDefault="0054290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3F2D" w:rsidRDefault="006D3F2D" w:rsidP="00E6654A">
      <w:r>
        <w:separator/>
      </w:r>
    </w:p>
  </w:footnote>
  <w:footnote w:type="continuationSeparator" w:id="0">
    <w:p w:rsidR="006D3F2D" w:rsidRDefault="006D3F2D" w:rsidP="00E6654A">
      <w:r>
        <w:continuationSeparator/>
      </w:r>
    </w:p>
  </w:footnote>
  <w:footnote w:id="1">
    <w:p w:rsidR="0054290C" w:rsidRPr="008C7E78" w:rsidRDefault="0054290C">
      <w:pPr>
        <w:pStyle w:val="Notedebasdepage"/>
      </w:pPr>
      <w:ins w:id="756" w:author="Arthur Parmentier" w:date="2020-06-06T15:59:00Z">
        <w:r>
          <w:rPr>
            <w:rStyle w:val="Appelnotedebasdep"/>
          </w:rPr>
          <w:footnoteRef/>
        </w:r>
        <w:r>
          <w:t xml:space="preserve"> </w:t>
        </w:r>
        <w:r w:rsidRPr="008C7E78">
          <w:rPr>
            <w:rPrChange w:id="757" w:author="Arthur Parmentier" w:date="2020-06-07T18:32:00Z">
              <w:rPr>
                <w:lang w:val="fr-FR"/>
              </w:rPr>
            </w:rPrChange>
          </w:rPr>
          <w:t xml:space="preserve">I have no </w:t>
        </w:r>
      </w:ins>
      <w:ins w:id="758" w:author="Arthur Parmentier" w:date="2020-06-06T16:00:00Z">
        <w:r w:rsidRPr="008C7E78">
          <w:rPr>
            <w:rPrChange w:id="759" w:author="Arthur Parmentier" w:date="2020-06-07T18:32:00Z">
              <w:rPr>
                <w:lang w:val="fr-FR"/>
              </w:rPr>
            </w:rPrChange>
          </w:rPr>
          <w:t>example of SP used by artists outside modern societies</w:t>
        </w:r>
      </w:ins>
      <w:ins w:id="760" w:author="Arthur Parmentier" w:date="2020-06-06T16:01:00Z">
        <w:r w:rsidRPr="008C7E78">
          <w:rPr>
            <w:rPrChange w:id="761" w:author="Arthur Parmentier" w:date="2020-06-07T18:32:00Z">
              <w:rPr>
                <w:lang w:val="fr-FR"/>
              </w:rPr>
            </w:rPrChange>
          </w:rPr>
          <w:t xml:space="preserve"> </w:t>
        </w:r>
      </w:ins>
      <w:ins w:id="762" w:author="Arthur Parmentier" w:date="2020-06-06T16:00:00Z">
        <w:r w:rsidRPr="008C7E78">
          <w:rPr>
            <w:rPrChange w:id="763" w:author="Arthur Parmentier" w:date="2020-06-07T18:32:00Z">
              <w:rPr>
                <w:lang w:val="fr-FR"/>
              </w:rPr>
            </w:rPrChange>
          </w:rPr>
          <w:t>but experience</w:t>
        </w:r>
      </w:ins>
      <w:ins w:id="764" w:author="Arthur Parmentier" w:date="2020-06-06T16:01:00Z">
        <w:r w:rsidRPr="008C7E78">
          <w:rPr>
            <w:rPrChange w:id="765" w:author="Arthur Parmentier" w:date="2020-06-07T18:32:00Z">
              <w:rPr>
                <w:lang w:val="fr-FR"/>
              </w:rPr>
            </w:rPrChange>
          </w:rPr>
          <w:t>s</w:t>
        </w:r>
      </w:ins>
      <w:ins w:id="766" w:author="Arthur Parmentier" w:date="2020-06-06T16:00:00Z">
        <w:r w:rsidRPr="008C7E78">
          <w:rPr>
            <w:rPrChange w:id="767" w:author="Arthur Parmentier" w:date="2020-06-07T18:32:00Z">
              <w:rPr>
                <w:lang w:val="fr-FR"/>
              </w:rPr>
            </w:rPrChange>
          </w:rPr>
          <w:t xml:space="preserve"> with people from cultures that do not share the same linguistic</w:t>
        </w:r>
      </w:ins>
      <w:ins w:id="768" w:author="Arthur Parmentier" w:date="2020-06-06T16:01:00Z">
        <w:r w:rsidRPr="008C7E78">
          <w:rPr>
            <w:rPrChange w:id="769" w:author="Arthur Parmentier" w:date="2020-06-07T18:32:00Z">
              <w:rPr>
                <w:lang w:val="fr-FR"/>
              </w:rPr>
            </w:rPrChange>
          </w:rPr>
          <w:t xml:space="preserve"> structures and views on the artistic practices and roles would be very interesting for further studies.</w:t>
        </w:r>
      </w:ins>
    </w:p>
  </w:footnote>
  <w:footnote w:id="2">
    <w:p w:rsidR="0054290C" w:rsidRPr="00B16E7C" w:rsidRDefault="0054290C">
      <w:pPr>
        <w:pStyle w:val="Notedebasdepage"/>
        <w:rPr>
          <w:lang w:val="fr-FR"/>
          <w:rPrChange w:id="873" w:author="Arthur Parmentier" w:date="2020-06-06T16:32:00Z">
            <w:rPr/>
          </w:rPrChange>
        </w:rPr>
      </w:pPr>
      <w:ins w:id="874" w:author="Arthur Parmentier" w:date="2020-06-06T16:32:00Z">
        <w:r>
          <w:rPr>
            <w:rStyle w:val="Appelnotedebasdep"/>
          </w:rPr>
          <w:footnoteRef/>
        </w:r>
        <w:r>
          <w:t xml:space="preserve"> </w:t>
        </w:r>
      </w:ins>
      <w:ins w:id="875" w:author="Arthur Parmentier" w:date="2020-06-06T16:39:00Z">
        <w:r w:rsidRPr="008C7E78">
          <w:rPr>
            <w:rPrChange w:id="876" w:author="Arthur Parmentier" w:date="2020-06-07T18:32:00Z">
              <w:rPr>
                <w:lang w:val="fr-FR"/>
              </w:rPr>
            </w:rPrChange>
          </w:rPr>
          <w:t xml:space="preserve">For reference, see </w:t>
        </w:r>
      </w:ins>
      <w:ins w:id="877" w:author="Arthur Parmentier" w:date="2020-06-06T16:40:00Z">
        <w:r w:rsidRPr="008C7E78">
          <w:rPr>
            <w:rPrChange w:id="878"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79" w:author="Arthur Parmentier" w:date="2020-06-06T16:41:00Z">
        <w:r w:rsidRPr="00057697">
          <w:rPr>
            <w:lang w:val="fr-FR"/>
          </w:rPr>
          <w:t>J'avancerai vers toi avec les yeux d'un sourd</w:t>
        </w:r>
        <w:r>
          <w:rPr>
            <w:lang w:val="fr-FR"/>
          </w:rPr>
          <w:t> » (Laetitia Carton, 2015)</w:t>
        </w:r>
      </w:ins>
    </w:p>
  </w:footnote>
  <w:footnote w:id="3">
    <w:p w:rsidR="0054290C" w:rsidRPr="0098222C" w:rsidRDefault="0054290C" w:rsidP="007150A7">
      <w:pPr>
        <w:pBdr>
          <w:top w:val="nil"/>
          <w:left w:val="nil"/>
          <w:bottom w:val="nil"/>
          <w:right w:val="nil"/>
          <w:between w:val="nil"/>
        </w:pBdr>
        <w:spacing w:after="0" w:line="240" w:lineRule="auto"/>
        <w:rPr>
          <w:ins w:id="932" w:author="Arthur Parmentier" w:date="2020-06-07T18:06:00Z"/>
          <w:color w:val="000000"/>
          <w:sz w:val="20"/>
          <w:szCs w:val="20"/>
        </w:rPr>
      </w:pPr>
      <w:ins w:id="933" w:author="Arthur Parmentier" w:date="2020-06-07T18:06:00Z">
        <w:r w:rsidRPr="0098222C">
          <w:rPr>
            <w:vertAlign w:val="superscript"/>
          </w:rPr>
          <w:footnoteRef/>
        </w:r>
        <w:r w:rsidRPr="0098222C">
          <w:rPr>
            <w:color w:val="000000"/>
            <w:sz w:val="20"/>
            <w:szCs w:val="20"/>
            <w:rPrChange w:id="934" w:author="Arthur Parmentier" w:date="2020-06-07T18:12:00Z">
              <w:rPr>
                <w:rFonts w:ascii="Nunito ExtraLight" w:hAnsi="Nunito ExtraLight"/>
                <w:color w:val="000000"/>
                <w:sz w:val="20"/>
                <w:szCs w:val="20"/>
              </w:rPr>
            </w:rPrChange>
          </w:rPr>
          <w:t xml:space="preserve"> For instance, take a look at </w:t>
        </w:r>
        <w:r w:rsidRPr="0098222C">
          <w:rPr>
            <w:rPrChange w:id="935" w:author="Arthur Parmentier" w:date="2020-06-07T18:12:00Z">
              <w:rPr/>
            </w:rPrChange>
          </w:rPr>
          <w:fldChar w:fldCharType="begin"/>
        </w:r>
        <w:r w:rsidRPr="0098222C">
          <w:instrText xml:space="preserve"> HYPERLINK "https://www.facebook.com/ConductingWithTheBody/" \h </w:instrText>
        </w:r>
        <w:r w:rsidRPr="0098222C">
          <w:rPr>
            <w:rPrChange w:id="936" w:author="Arthur Parmentier" w:date="2020-06-07T18:12:00Z">
              <w:rPr>
                <w:color w:val="0000FF"/>
                <w:sz w:val="20"/>
                <w:szCs w:val="20"/>
                <w:u w:val="single"/>
              </w:rPr>
            </w:rPrChange>
          </w:rPr>
          <w:fldChar w:fldCharType="separate"/>
        </w:r>
        <w:r w:rsidRPr="0098222C">
          <w:rPr>
            <w:color w:val="0000FF"/>
            <w:sz w:val="20"/>
            <w:szCs w:val="20"/>
            <w:u w:val="single"/>
            <w:rPrChange w:id="937"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38" w:author="Arthur Parmentier" w:date="2020-06-07T18:12:00Z">
              <w:rPr>
                <w:color w:val="0000FF"/>
                <w:sz w:val="20"/>
                <w:szCs w:val="20"/>
                <w:u w:val="single"/>
              </w:rPr>
            </w:rPrChange>
          </w:rPr>
          <w:fldChar w:fldCharType="end"/>
        </w:r>
      </w:ins>
      <w:ins w:id="939"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0" w:author="Arthur Parmentier" w:date="2020-06-07T18:12:00Z">
        <w:r w:rsidRPr="0098222C">
          <w:rPr>
            <w:color w:val="000000"/>
            <w:rPrChange w:id="941" w:author="Arthur Parmentier" w:date="2020-06-07T18:13:00Z">
              <w:rPr>
                <w:rStyle w:val="Lienhypertexte"/>
                <w:rFonts w:ascii="Nunito ExtraLight" w:hAnsi="Nunito ExtraLight"/>
                <w:sz w:val="20"/>
                <w:szCs w:val="20"/>
              </w:rPr>
            </w:rPrChange>
          </w:rPr>
          <w:instrText>https://vimeo.com/331394981</w:instrText>
        </w:r>
      </w:ins>
      <w:ins w:id="942" w:author="Arthur Parmentier" w:date="2020-06-07T18:13:00Z">
        <w:r>
          <w:rPr>
            <w:color w:val="000000"/>
            <w:sz w:val="20"/>
            <w:szCs w:val="20"/>
          </w:rPr>
          <w:instrText xml:space="preserve">" </w:instrText>
        </w:r>
        <w:r>
          <w:rPr>
            <w:color w:val="000000"/>
            <w:sz w:val="20"/>
            <w:szCs w:val="20"/>
          </w:rPr>
          <w:fldChar w:fldCharType="separate"/>
        </w:r>
      </w:ins>
      <w:ins w:id="943" w:author="Arthur Parmentier" w:date="2020-06-07T18:12:00Z">
        <w:r w:rsidRPr="00E30721">
          <w:rPr>
            <w:rStyle w:val="Lienhypertexte"/>
            <w:sz w:val="20"/>
            <w:szCs w:val="20"/>
            <w:rPrChange w:id="944" w:author="Arthur Parmentier" w:date="2020-06-07T18:13:00Z">
              <w:rPr>
                <w:rStyle w:val="Lienhypertexte"/>
                <w:rFonts w:ascii="Nunito ExtraLight" w:hAnsi="Nunito ExtraLight"/>
                <w:sz w:val="20"/>
                <w:szCs w:val="20"/>
              </w:rPr>
            </w:rPrChange>
          </w:rPr>
          <w:t>https://vimeo.com/331394981</w:t>
        </w:r>
      </w:ins>
      <w:ins w:id="945" w:author="Arthur Parmentier" w:date="2020-06-07T18:13:00Z">
        <w:r>
          <w:rPr>
            <w:color w:val="000000"/>
            <w:sz w:val="20"/>
            <w:szCs w:val="20"/>
          </w:rPr>
          <w:fldChar w:fldCharType="end"/>
        </w:r>
        <w:r>
          <w:rPr>
            <w:color w:val="000000"/>
            <w:sz w:val="20"/>
            <w:szCs w:val="20"/>
          </w:rPr>
          <w:t>)</w:t>
        </w:r>
      </w:ins>
      <w:ins w:id="946" w:author="Arthur Parmentier" w:date="2020-06-07T18:12:00Z">
        <w:r w:rsidRPr="0098222C">
          <w:rPr>
            <w:color w:val="000000"/>
            <w:sz w:val="20"/>
            <w:szCs w:val="20"/>
            <w:rPrChange w:id="947" w:author="Arthur Parmentier" w:date="2020-06-07T18:12:00Z">
              <w:rPr>
                <w:rFonts w:ascii="Nunito ExtraLight" w:hAnsi="Nunito ExtraLight"/>
                <w:color w:val="000000"/>
                <w:sz w:val="20"/>
                <w:szCs w:val="20"/>
              </w:rPr>
            </w:rPrChange>
          </w:rPr>
          <w:t xml:space="preserve"> </w:t>
        </w:r>
      </w:ins>
      <w:ins w:id="948" w:author="Arthur Parmentier" w:date="2020-06-07T18:06:00Z">
        <w:r w:rsidRPr="0098222C">
          <w:rPr>
            <w:color w:val="000000"/>
            <w:sz w:val="20"/>
            <w:szCs w:val="20"/>
            <w:rPrChange w:id="949" w:author="Arthur Parmentier" w:date="2020-06-07T18:12:00Z">
              <w:rPr>
                <w:rFonts w:ascii="Nunito ExtraLight" w:hAnsi="Nunito ExtraLight"/>
                <w:color w:val="000000"/>
                <w:sz w:val="20"/>
                <w:szCs w:val="20"/>
              </w:rPr>
            </w:rPrChange>
          </w:rPr>
          <w:t xml:space="preserve">or </w:t>
        </w:r>
        <w:r w:rsidRPr="0098222C">
          <w:rPr>
            <w:rPrChange w:id="950" w:author="Arthur Parmentier" w:date="2020-06-07T18:12:00Z">
              <w:rPr/>
            </w:rPrChange>
          </w:rPr>
          <w:fldChar w:fldCharType="begin"/>
        </w:r>
        <w:r w:rsidRPr="0098222C">
          <w:instrText xml:space="preserve"> HYPERLINK "https://www.facebook.com/groups/4383252451/permalink/10156376454242452/" \h </w:instrText>
        </w:r>
        <w:r w:rsidRPr="0098222C">
          <w:rPr>
            <w:rPrChange w:id="951" w:author="Arthur Parmentier" w:date="2020-06-07T18:12:00Z">
              <w:rPr>
                <w:color w:val="0000FF"/>
                <w:sz w:val="20"/>
                <w:szCs w:val="20"/>
                <w:u w:val="single"/>
              </w:rPr>
            </w:rPrChange>
          </w:rPr>
          <w:fldChar w:fldCharType="separate"/>
        </w:r>
        <w:r w:rsidRPr="0098222C">
          <w:rPr>
            <w:color w:val="0000FF"/>
            <w:sz w:val="20"/>
            <w:szCs w:val="20"/>
            <w:u w:val="single"/>
            <w:rPrChange w:id="952"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3" w:author="Arthur Parmentier" w:date="2020-06-07T18:12:00Z">
              <w:rPr>
                <w:color w:val="0000FF"/>
                <w:sz w:val="20"/>
                <w:szCs w:val="20"/>
                <w:u w:val="single"/>
              </w:rPr>
            </w:rPrChange>
          </w:rPr>
          <w:fldChar w:fldCharType="end"/>
        </w:r>
        <w:r w:rsidRPr="0098222C">
          <w:rPr>
            <w:color w:val="000000"/>
            <w:sz w:val="20"/>
            <w:szCs w:val="20"/>
            <w:rPrChange w:id="954" w:author="Arthur Parmentier" w:date="2020-06-07T18:12:00Z">
              <w:rPr>
                <w:rFonts w:ascii="Nunito ExtraLight" w:hAnsi="Nunito ExtraLight"/>
                <w:color w:val="000000"/>
                <w:sz w:val="20"/>
                <w:szCs w:val="20"/>
              </w:rPr>
            </w:rPrChange>
          </w:rPr>
          <w:t xml:space="preserve">, </w:t>
        </w:r>
        <w:r w:rsidRPr="0098222C">
          <w:rPr>
            <w:rPrChange w:id="955"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6" w:author="Arthur Parmentier" w:date="2020-06-07T18:12:00Z">
              <w:rPr>
                <w:color w:val="0000FF"/>
                <w:sz w:val="20"/>
                <w:szCs w:val="20"/>
                <w:u w:val="single"/>
              </w:rPr>
            </w:rPrChange>
          </w:rPr>
          <w:fldChar w:fldCharType="separate"/>
        </w:r>
        <w:r w:rsidRPr="0098222C">
          <w:rPr>
            <w:color w:val="0000FF"/>
            <w:sz w:val="20"/>
            <w:szCs w:val="20"/>
            <w:u w:val="single"/>
            <w:rPrChange w:id="957"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58" w:author="Arthur Parmentier" w:date="2020-06-07T18:12:00Z">
              <w:rPr>
                <w:color w:val="0000FF"/>
                <w:sz w:val="20"/>
                <w:szCs w:val="20"/>
                <w:u w:val="single"/>
              </w:rPr>
            </w:rPrChange>
          </w:rPr>
          <w:fldChar w:fldCharType="end"/>
        </w:r>
        <w:r w:rsidRPr="0098222C">
          <w:rPr>
            <w:color w:val="000000"/>
            <w:sz w:val="20"/>
            <w:szCs w:val="20"/>
            <w:rPrChange w:id="959" w:author="Arthur Parmentier" w:date="2020-06-07T18:12:00Z">
              <w:rPr>
                <w:rFonts w:ascii="Nunito ExtraLight" w:hAnsi="Nunito ExtraLight"/>
                <w:color w:val="000000"/>
                <w:sz w:val="20"/>
                <w:szCs w:val="20"/>
              </w:rPr>
            </w:rPrChange>
          </w:rPr>
          <w:t xml:space="preserve">, </w:t>
        </w:r>
        <w:r w:rsidRPr="0098222C">
          <w:rPr>
            <w:rPrChange w:id="960"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1" w:author="Arthur Parmentier" w:date="2020-06-07T18:12:00Z">
              <w:rPr>
                <w:color w:val="0000FF"/>
                <w:sz w:val="20"/>
                <w:szCs w:val="20"/>
                <w:u w:val="single"/>
              </w:rPr>
            </w:rPrChange>
          </w:rPr>
          <w:fldChar w:fldCharType="separate"/>
        </w:r>
        <w:r w:rsidRPr="0098222C">
          <w:rPr>
            <w:color w:val="0000FF"/>
            <w:sz w:val="20"/>
            <w:szCs w:val="20"/>
            <w:u w:val="single"/>
            <w:rPrChange w:id="962"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3" w:author="Arthur Parmentier" w:date="2020-06-07T18:12:00Z">
              <w:rPr>
                <w:color w:val="0000FF"/>
                <w:sz w:val="20"/>
                <w:szCs w:val="20"/>
                <w:u w:val="single"/>
              </w:rPr>
            </w:rPrChange>
          </w:rPr>
          <w:fldChar w:fldCharType="end"/>
        </w:r>
      </w:ins>
    </w:p>
  </w:footnote>
  <w:footnote w:id="4">
    <w:p w:rsidR="0054290C" w:rsidRPr="00347D33" w:rsidRDefault="0054290C">
      <w:pPr>
        <w:pStyle w:val="Notedebasdepage"/>
      </w:pPr>
      <w:ins w:id="1215" w:author="Arthur Parmentier" w:date="2020-06-08T00:57:00Z">
        <w:r>
          <w:rPr>
            <w:rStyle w:val="Appelnotedebasdep"/>
          </w:rPr>
          <w:footnoteRef/>
        </w:r>
        <w:r>
          <w:t xml:space="preserve"> </w:t>
        </w:r>
        <w:r w:rsidRPr="00347D33">
          <w:rPr>
            <w:rPrChange w:id="1216"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5">
    <w:p w:rsidR="0054290C" w:rsidRPr="00370364" w:rsidRDefault="0054290C">
      <w:pPr>
        <w:pStyle w:val="Notedebasdepage"/>
      </w:pPr>
      <w:ins w:id="1256" w:author="Arthur Parmentier" w:date="2020-06-08T01:18:00Z">
        <w:r>
          <w:rPr>
            <w:rStyle w:val="Appelnotedebasdep"/>
          </w:rPr>
          <w:footnoteRef/>
        </w:r>
        <w:r>
          <w:t xml:space="preserve"> </w:t>
        </w:r>
        <w:r w:rsidRPr="00370364">
          <w:rPr>
            <w:rPrChange w:id="1257" w:author="Arthur Parmentier" w:date="2020-06-08T01:18:00Z">
              <w:rPr>
                <w:lang w:val="fr-FR"/>
              </w:rPr>
            </w:rPrChange>
          </w:rPr>
          <w:t xml:space="preserve">If </w:t>
        </w:r>
        <w:r>
          <w:t>I had to separate</w:t>
        </w:r>
      </w:ins>
      <w:ins w:id="125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59" w:author="Arthur Parmentier" w:date="2020-06-08T01:20:00Z">
        <w:r>
          <w:t>cal structures.</w:t>
        </w:r>
      </w:ins>
    </w:p>
  </w:footnote>
  <w:footnote w:id="6">
    <w:p w:rsidR="0054290C" w:rsidRPr="0098315D" w:rsidRDefault="0054290C">
      <w:pPr>
        <w:pStyle w:val="Notedebasdepage"/>
      </w:pPr>
      <w:ins w:id="1441" w:author="Arthur Parmentier" w:date="2020-06-08T02:12:00Z">
        <w:r>
          <w:rPr>
            <w:rStyle w:val="Appelnotedebasdep"/>
          </w:rPr>
          <w:footnoteRef/>
        </w:r>
        <w:r>
          <w:t xml:space="preserve"> </w:t>
        </w:r>
        <w:r w:rsidRPr="0098315D">
          <w:rPr>
            <w:rPrChange w:id="1442" w:author="Arthur Parmentier" w:date="2020-06-08T02:12:00Z">
              <w:rPr>
                <w:lang w:val="fr-FR"/>
              </w:rPr>
            </w:rPrChange>
          </w:rPr>
          <w:t>Although I</w:t>
        </w:r>
        <w:r>
          <w:t xml:space="preserve"> have taken </w:t>
        </w:r>
      </w:ins>
      <w:ins w:id="1443" w:author="Arthur Parmentier" w:date="2020-06-08T02:13:00Z">
        <w:r>
          <w:t>an example that is a simplification of the SP grammar</w:t>
        </w:r>
      </w:ins>
      <w:ins w:id="1444" w:author="Arthur Parmentier" w:date="2020-06-08T02:14:00Z">
        <w:r>
          <w:t xml:space="preserve"> for commodity and illustration on our topic</w:t>
        </w:r>
      </w:ins>
      <w:ins w:id="1445" w:author="Arthur Parmentier" w:date="2020-06-08T02:13:00Z">
        <w:r>
          <w:t>, it is not the SP grammar, which we will see is not a context-free grammar.</w:t>
        </w:r>
      </w:ins>
    </w:p>
  </w:footnote>
  <w:footnote w:id="7">
    <w:p w:rsidR="0054290C" w:rsidRPr="00F87FD9" w:rsidRDefault="0054290C">
      <w:pPr>
        <w:rPr>
          <w:rPrChange w:id="1667" w:author="Arthur Parmentier" w:date="2020-06-09T19:31:00Z">
            <w:rPr/>
          </w:rPrChange>
        </w:rPr>
        <w:pPrChange w:id="1668" w:author="Arthur Parmentier" w:date="2020-06-10T19:23:00Z">
          <w:pPr>
            <w:pStyle w:val="Notedebasdepage"/>
          </w:pPr>
        </w:pPrChange>
      </w:pPr>
      <w:ins w:id="1669" w:author="Arthur Parmentier" w:date="2020-06-09T19:30:00Z">
        <w:r>
          <w:rPr>
            <w:rStyle w:val="Appelnotedebasdep"/>
          </w:rPr>
          <w:footnoteRef/>
        </w:r>
        <w:r>
          <w:t xml:space="preserve"> </w:t>
        </w:r>
      </w:ins>
      <w:ins w:id="1670" w:author="Arthur Parmentier" w:date="2020-06-10T19:23:00Z">
        <w:r>
          <w:t xml:space="preserve">For a striking example of the emergence of sign languages, see </w:t>
        </w:r>
      </w:ins>
      <w:ins w:id="1671" w:author="Arthur Parmentier" w:date="2020-06-09T19:30:00Z">
        <w:r w:rsidRPr="00F87FD9">
          <w:rPr>
            <w:i/>
            <w:iCs/>
            <w:rPrChange w:id="1672" w:author="Arthur Parmentier" w:date="2020-06-09T19:31:00Z">
              <w:rPr/>
            </w:rPrChange>
          </w:rPr>
          <w:t>Children Creating Core Properties of Language: Evidence from an Emerging Sign Language in Nicaragua</w:t>
        </w:r>
      </w:ins>
      <w:ins w:id="1673" w:author="Arthur Parmentier" w:date="2020-06-09T19:31:00Z">
        <w:r>
          <w:t xml:space="preserve"> </w:t>
        </w:r>
      </w:ins>
      <w:ins w:id="1674" w:author="Arthur Parmentier" w:date="2020-06-09T19:30:00Z">
        <w:r>
          <w:t>By Ann Senghas, Sotaro Kita, Asli Özyürek</w:t>
        </w:r>
      </w:ins>
      <w:ins w:id="1675" w:author="Arthur Parmentier" w:date="2020-06-09T19:31:00Z">
        <w:r>
          <w:t xml:space="preserve">, </w:t>
        </w:r>
      </w:ins>
      <w:ins w:id="1676" w:author="Arthur Parmentier" w:date="2020-06-09T19:30:00Z">
        <w:r>
          <w:t>Science</w:t>
        </w:r>
      </w:ins>
      <w:ins w:id="1677" w:author="Arthur Parmentier" w:date="2020-06-09T19:31:00Z">
        <w:r>
          <w:t xml:space="preserve"> (</w:t>
        </w:r>
      </w:ins>
      <w:ins w:id="1678" w:author="Arthur Parmentier" w:date="2020-06-09T19:30:00Z">
        <w:r>
          <w:t>2004</w:t>
        </w:r>
      </w:ins>
      <w:ins w:id="1679" w:author="Arthur Parmentier" w:date="2020-06-09T19:31:00Z">
        <w:r>
          <w:t>)</w:t>
        </w:r>
      </w:ins>
    </w:p>
  </w:footnote>
  <w:footnote w:id="8">
    <w:p w:rsidR="0054290C" w:rsidRPr="00670D07" w:rsidRDefault="0054290C">
      <w:pPr>
        <w:pStyle w:val="Notedebasdepage"/>
      </w:pPr>
      <w:ins w:id="1715" w:author="Arthur Parmentier" w:date="2020-06-09T19:46:00Z">
        <w:r>
          <w:rPr>
            <w:rStyle w:val="Appelnotedebasdep"/>
          </w:rPr>
          <w:footnoteRef/>
        </w:r>
      </w:ins>
      <w:ins w:id="1716" w:author="Arthur Parmentier" w:date="2020-06-10T19:25:00Z">
        <w:r>
          <w:t>See the</w:t>
        </w:r>
      </w:ins>
      <w:ins w:id="1717" w:author="Arthur Parmentier" w:date="2020-06-10T19:24:00Z">
        <w:r>
          <w:t xml:space="preserve"> IVT</w:t>
        </w:r>
      </w:ins>
      <w:ins w:id="1718" w:author="Arthur Parmentier" w:date="2020-06-10T19:25:00Z">
        <w:r>
          <w:t xml:space="preserve">’s website </w:t>
        </w:r>
        <w:r>
          <w:fldChar w:fldCharType="begin"/>
        </w:r>
        <w:r>
          <w:instrText xml:space="preserve"> HYPERLINK "</w:instrText>
        </w:r>
      </w:ins>
      <w:ins w:id="1719" w:author="Arthur Parmentier" w:date="2020-06-09T19:46:00Z">
        <w:r w:rsidRPr="00670D07">
          <w:instrText>http://ivt.fr/</w:instrText>
        </w:r>
      </w:ins>
      <w:ins w:id="1720" w:author="Arthur Parmentier" w:date="2020-06-10T19:25:00Z">
        <w:r>
          <w:instrText xml:space="preserve">" </w:instrText>
        </w:r>
        <w:r>
          <w:fldChar w:fldCharType="separate"/>
        </w:r>
      </w:ins>
      <w:ins w:id="1721" w:author="Arthur Parmentier" w:date="2020-06-09T19:46:00Z">
        <w:r w:rsidRPr="009A1191">
          <w:rPr>
            <w:rStyle w:val="Lienhypertexte"/>
          </w:rPr>
          <w:t>http://ivt.fr/</w:t>
        </w:r>
      </w:ins>
      <w:ins w:id="1722" w:author="Arthur Parmentier" w:date="2020-06-10T19:25:00Z">
        <w:r>
          <w:fldChar w:fldCharType="end"/>
        </w:r>
      </w:ins>
      <w:ins w:id="1723" w:author="Arthur Parmentier" w:date="2020-06-10T19:26:00Z">
        <w:r>
          <w:t xml:space="preserve"> for further documentation about its history and resources on artistic practices with sign language. </w:t>
        </w:r>
      </w:ins>
    </w:p>
  </w:footnote>
  <w:footnote w:id="9">
    <w:p w:rsidR="002F0DFF" w:rsidRPr="002F0DFF" w:rsidRDefault="002F0DFF">
      <w:pPr>
        <w:pStyle w:val="Notedebasdepage"/>
        <w:rPr>
          <w:rPrChange w:id="2084" w:author="Arthur Parmentier" w:date="2020-06-11T21:49:00Z">
            <w:rPr/>
          </w:rPrChange>
        </w:rPr>
      </w:pPr>
      <w:ins w:id="2085" w:author="Arthur Parmentier" w:date="2020-06-11T21:48:00Z">
        <w:r>
          <w:rPr>
            <w:rStyle w:val="Appelnotedebasdep"/>
          </w:rPr>
          <w:footnoteRef/>
        </w:r>
      </w:ins>
      <w:ins w:id="2086" w:author="Arthur Parmentier" w:date="2020-06-11T21:50:00Z">
        <w:r w:rsidR="00BD7222">
          <w:t>Indeed, t</w:t>
        </w:r>
      </w:ins>
      <w:ins w:id="2087" w:author="Arthur Parmentier" w:date="2020-06-11T21:49:00Z">
        <w:r>
          <w:t xml:space="preserve">he mapping from </w:t>
        </w:r>
        <w:r>
          <w:t>concepts</w:t>
        </w:r>
        <w:r>
          <w:t xml:space="preserve"> to vectors in the Hilbert space is not derived from first principles, but rather inferred a posteriori by fitting the predictions of the model to the experimental data</w:t>
        </w:r>
      </w:ins>
      <w:ins w:id="2088" w:author="Arthur Parmentier" w:date="2020-06-11T21:50:00Z">
        <w:r w:rsidR="00E43DE1">
          <w:t>, thus removing any explanatory power.</w:t>
        </w:r>
      </w:ins>
    </w:p>
  </w:footnote>
  <w:footnote w:id="10">
    <w:p w:rsidR="0054290C" w:rsidRPr="00670002" w:rsidDel="005272A8" w:rsidRDefault="0054290C">
      <w:pPr>
        <w:pStyle w:val="Notedebasdepage"/>
        <w:rPr>
          <w:del w:id="2246" w:author="Arthur Parmentier" w:date="2020-06-10T19:41:00Z"/>
          <w:rPrChange w:id="2247" w:author="Arthur Parmentier" w:date="2020-05-18T14:23:00Z">
            <w:rPr>
              <w:del w:id="2248" w:author="Arthur Parmentier" w:date="2020-06-10T19:41:00Z"/>
              <w:lang w:val="fr-FR"/>
            </w:rPr>
          </w:rPrChange>
        </w:rPr>
      </w:pPr>
      <w:del w:id="2249" w:author="Arthur Parmentier" w:date="2020-06-10T19:41:00Z">
        <w:r w:rsidDel="005272A8">
          <w:rPr>
            <w:rStyle w:val="Appelnotedebasdep"/>
          </w:rPr>
          <w:footnoteRef/>
        </w:r>
        <w:r w:rsidRPr="00F87FD9" w:rsidDel="005272A8">
          <w:delText xml:space="preserve"> </w:delText>
        </w:r>
      </w:del>
      <w:ins w:id="2250" w:author="Arthur Parmentier" w:date="2020-05-13T09:32:00Z">
        <w:del w:id="2251" w:author="Arthur Parmentier" w:date="2020-06-10T19:41:00Z">
          <w:r w:rsidRPr="00F87FD9" w:rsidDel="005272A8">
            <w:delText xml:space="preserve">Eleanor H. Rosch. </w:delText>
          </w:r>
          <w:r w:rsidRPr="009A67DE" w:rsidDel="005272A8">
            <w:delText>Natural Categories. Cognitive Psychology 4, 328-350 (1973)</w:delText>
          </w:r>
        </w:del>
      </w:ins>
      <w:ins w:id="2252" w:author="Arthur Parmentier" w:date="2020-05-13T09:33:00Z">
        <w:del w:id="2253" w:author="Arthur Parmentier" w:date="2020-06-10T19:41:00Z">
          <w:r w:rsidDel="005272A8">
            <w:delText>, introducing the “prototype theory”</w:delText>
          </w:r>
        </w:del>
      </w:ins>
      <w:del w:id="2254" w:author="Arthur Parmentier" w:date="2020-06-10T19:41:00Z">
        <w:r w:rsidRPr="00670002" w:rsidDel="005272A8">
          <w:rPr>
            <w:rPrChange w:id="2255" w:author="Arthur Parmentier" w:date="2020-05-18T14:23:00Z">
              <w:rPr>
                <w:lang w:val="fr-FR"/>
              </w:rPr>
            </w:rPrChange>
          </w:rPr>
          <w:delText>Ref. Eleanor Rosch (prototype theory)</w:delText>
        </w:r>
      </w:del>
    </w:p>
  </w:footnote>
  <w:footnote w:id="11">
    <w:p w:rsidR="0054290C" w:rsidRPr="00670002" w:rsidDel="00CD098E" w:rsidRDefault="0054290C">
      <w:pPr>
        <w:pStyle w:val="Notedebasdepage"/>
        <w:rPr>
          <w:del w:id="2296" w:author="Arthur Parmentier" w:date="2020-06-10T19:43:00Z"/>
          <w:rPrChange w:id="2297" w:author="Arthur Parmentier" w:date="2020-05-18T14:23:00Z">
            <w:rPr>
              <w:del w:id="2298" w:author="Arthur Parmentier" w:date="2020-06-10T19:43:00Z"/>
              <w:lang w:val="fr-FR"/>
            </w:rPr>
          </w:rPrChange>
        </w:rPr>
      </w:pPr>
      <w:del w:id="2299" w:author="Arthur Parmentier" w:date="2020-06-10T19:43:00Z">
        <w:r w:rsidDel="00CD098E">
          <w:rPr>
            <w:rStyle w:val="Appelnotedebasdep"/>
          </w:rPr>
          <w:footnoteRef/>
        </w:r>
        <w:r w:rsidDel="00CD098E">
          <w:delText xml:space="preserve"> </w:delText>
        </w:r>
        <w:r w:rsidRPr="00670002" w:rsidDel="00CD098E">
          <w:rPr>
            <w:rPrChange w:id="2300" w:author="Arthur Parmentier" w:date="2020-05-18T14:23:00Z">
              <w:rPr>
                <w:lang w:val="fr-FR"/>
              </w:rPr>
            </w:rPrChange>
          </w:rPr>
          <w:delText>Ref M.R. class on pitch categorisation. Emphasis on the complexity of the categorisation process (non linear wrt similarity)</w:delText>
        </w:r>
      </w:del>
    </w:p>
  </w:footnote>
  <w:footnote w:id="12">
    <w:p w:rsidR="0054290C" w:rsidRPr="008B4FF2" w:rsidRDefault="0054290C">
      <w:pPr>
        <w:pStyle w:val="Notedebasdepage"/>
        <w:rPr>
          <w:rPrChange w:id="2339" w:author="Arthur Parmentier" w:date="2020-06-11T16:30:00Z">
            <w:rPr/>
          </w:rPrChange>
        </w:rPr>
      </w:pPr>
      <w:ins w:id="2340" w:author="Arthur Parmentier" w:date="2020-06-11T16:30:00Z">
        <w:r>
          <w:rPr>
            <w:rStyle w:val="Appelnotedebasdep"/>
          </w:rPr>
          <w:footnoteRef/>
        </w:r>
        <w:r>
          <w:t xml:space="preserve"> Here, I use the term mapping</w:t>
        </w:r>
      </w:ins>
      <w:ins w:id="2341" w:author="Arthur Parmentier" w:date="2020-06-11T16:31:00Z">
        <w:r>
          <w:t xml:space="preserve"> as a general term, without figuring out whether it can more precisely be called a transformation or projection in mathematical terms. </w:t>
        </w:r>
      </w:ins>
      <w:ins w:id="2342" w:author="Arthur Parmentier" w:date="2020-06-11T16:32:00Z">
        <w:r>
          <w:t>However, i</w:t>
        </w:r>
      </w:ins>
      <w:ins w:id="2343" w:author="Arthur Parmentier" w:date="2020-06-11T16:31:00Z">
        <w:r>
          <w:t xml:space="preserve">n the common </w:t>
        </w:r>
      </w:ins>
      <w:ins w:id="2344" w:author="Arthur Parmentier" w:date="2020-06-11T16:32:00Z">
        <w:r>
          <w:t>sense, one can understand it as a transformation or a projection.</w:t>
        </w:r>
      </w:ins>
    </w:p>
  </w:footnote>
  <w:footnote w:id="13">
    <w:p w:rsidR="0054290C" w:rsidRPr="00670002" w:rsidRDefault="0054290C">
      <w:pPr>
        <w:pStyle w:val="Notedebasdepage"/>
      </w:pPr>
      <w:ins w:id="2741" w:author="Arthur Parmentier" w:date="2020-05-13T11:16:00Z">
        <w:r>
          <w:rPr>
            <w:rStyle w:val="Appelnotedebasdep"/>
          </w:rPr>
          <w:footnoteRef/>
        </w:r>
        <w:r>
          <w:t xml:space="preserve"> </w:t>
        </w:r>
      </w:ins>
      <w:ins w:id="2742" w:author="Arthur Parmentier" w:date="2020-05-13T11:17:00Z">
        <w:r w:rsidRPr="00670002">
          <w:rPr>
            <w:rPrChange w:id="2743" w:author="Arthur Parmentier" w:date="2020-05-18T14:23:00Z">
              <w:rPr>
                <w:lang w:val="fr-FR"/>
              </w:rPr>
            </w:rPrChange>
          </w:rPr>
          <w:t>Note that the whole discussion of this section is only relevant to the signs used to signify contents.</w:t>
        </w:r>
      </w:ins>
    </w:p>
  </w:footnote>
  <w:footnote w:id="14">
    <w:p w:rsidR="0054290C" w:rsidRPr="00670002" w:rsidRDefault="0054290C">
      <w:pPr>
        <w:pStyle w:val="Notedebasdepage"/>
      </w:pPr>
      <w:ins w:id="2749" w:author="Arthur Parmentier" w:date="2020-05-13T10:35:00Z">
        <w:r>
          <w:rPr>
            <w:rStyle w:val="Appelnotedebasdep"/>
          </w:rPr>
          <w:footnoteRef/>
        </w:r>
        <w:r>
          <w:t xml:space="preserve"> </w:t>
        </w:r>
        <w:r w:rsidRPr="00670002">
          <w:rPr>
            <w:rPrChange w:id="2750" w:author="Arthur Parmentier" w:date="2020-05-18T14:23:00Z">
              <w:rPr>
                <w:lang w:val="fr-FR"/>
              </w:rPr>
            </w:rPrChange>
          </w:rPr>
          <w:t xml:space="preserve">In reference to </w:t>
        </w:r>
      </w:ins>
      <w:ins w:id="2751" w:author="Arthur Parmentier" w:date="2020-05-13T10:36:00Z">
        <w:r w:rsidRPr="00670002">
          <w:rPr>
            <w:rPrChange w:id="2752" w:author="Arthur Parmentier" w:date="2020-05-18T14:23:00Z">
              <w:rPr>
                <w:lang w:val="fr-FR"/>
              </w:rPr>
            </w:rPrChange>
          </w:rPr>
          <w:t>the concept of overloading in programming languages.</w:t>
        </w:r>
      </w:ins>
    </w:p>
  </w:footnote>
  <w:footnote w:id="15">
    <w:p w:rsidR="00672712" w:rsidRPr="00672712" w:rsidRDefault="00672712">
      <w:pPr>
        <w:pStyle w:val="Notedebasdepage"/>
        <w:rPr>
          <w:rPrChange w:id="2773" w:author="Arthur Parmentier" w:date="2020-06-11T20:27:00Z">
            <w:rPr/>
          </w:rPrChange>
        </w:rPr>
      </w:pPr>
      <w:ins w:id="2774" w:author="Arthur Parmentier" w:date="2020-06-11T20:27:00Z">
        <w:r>
          <w:rPr>
            <w:rStyle w:val="Appelnotedebasdep"/>
          </w:rPr>
          <w:footnoteRef/>
        </w:r>
        <w:r>
          <w:t xml:space="preserve"> “</w:t>
        </w:r>
        <w:r>
          <w:t>When first teaching Soundpainting to a group of musicians and dancers I explain that almost all the gestures, except for a few discipline-specific ones, mean exactly the same concept or something similar (equivalent) for each of the disciplines.</w:t>
        </w:r>
        <w:r>
          <w:t xml:space="preserve">” </w:t>
        </w:r>
      </w:ins>
      <w:customXmlInsRangeStart w:id="2775" w:author="Arthur Parmentier" w:date="2020-06-11T20:27:00Z"/>
      <w:sdt>
        <w:sdtPr>
          <w:id w:val="1440255625"/>
          <w:citation/>
        </w:sdtPr>
        <w:sdtContent>
          <w:customXmlInsRangeEnd w:id="2775"/>
          <w:ins w:id="2776" w:author="Arthur Parmentier" w:date="2020-06-11T20:27:00Z">
            <w:r>
              <w:fldChar w:fldCharType="begin"/>
            </w:r>
            <w:r w:rsidRPr="004F5786">
              <w:rPr>
                <w:rPrChange w:id="2777" w:author="Arthur Parmentier" w:date="2020-06-11T20:28:00Z">
                  <w:rPr>
                    <w:lang w:val="fr-FR"/>
                  </w:rPr>
                </w:rPrChange>
              </w:rPr>
              <w:instrText xml:space="preserve"> CITATION Hel \l 1036 </w:instrText>
            </w:r>
          </w:ins>
          <w:r>
            <w:fldChar w:fldCharType="separate"/>
          </w:r>
          <w:ins w:id="2778" w:author="Arthur Parmentier" w:date="2020-06-11T20:27:00Z">
            <w:r w:rsidRPr="00672712">
              <w:rPr>
                <w:noProof/>
                <w:rPrChange w:id="2779" w:author="Arthur Parmentier" w:date="2020-06-11T20:28:00Z">
                  <w:rPr/>
                </w:rPrChange>
              </w:rPr>
              <w:t>(Minors &amp; Thompson, s.d.)</w:t>
            </w:r>
            <w:r>
              <w:fldChar w:fldCharType="end"/>
            </w:r>
          </w:ins>
          <w:customXmlInsRangeStart w:id="2780" w:author="Arthur Parmentier" w:date="2020-06-11T20:27:00Z"/>
        </w:sdtContent>
      </w:sdt>
      <w:customXmlInsRangeEnd w:id="2780"/>
      <w:ins w:id="2781" w:author="Arthur Parmentier" w:date="2020-06-11T20:27:00Z">
        <w:r>
          <w:t xml:space="preserve">. Here, I would agree that </w:t>
        </w:r>
      </w:ins>
      <w:ins w:id="2782" w:author="Arthur Parmentier" w:date="2020-06-11T20:28:00Z">
        <w:r>
          <w:t>they mean something similar (by analogy) but not exactly the same concept.</w:t>
        </w:r>
      </w:ins>
    </w:p>
  </w:footnote>
  <w:footnote w:id="16">
    <w:p w:rsidR="0054290C" w:rsidRPr="00670002" w:rsidRDefault="0054290C">
      <w:pPr>
        <w:pStyle w:val="Notedebasdepage"/>
      </w:pPr>
      <w:ins w:id="2849" w:author="Arthur Parmentier" w:date="2020-05-13T10:19:00Z">
        <w:r>
          <w:rPr>
            <w:rStyle w:val="Appelnotedebasdep"/>
          </w:rPr>
          <w:footnoteRef/>
        </w:r>
        <w:r>
          <w:t xml:space="preserve"> </w:t>
        </w:r>
        <w:r w:rsidRPr="00670002">
          <w:rPr>
            <w:rPrChange w:id="2850" w:author="Arthur Parmentier" w:date="2020-05-18T14:23:00Z">
              <w:rPr>
                <w:lang w:val="fr-FR"/>
              </w:rPr>
            </w:rPrChange>
          </w:rPr>
          <w:t>There may be other cases in which a sign has several signified, even inside one discipline, but we won’t d</w:t>
        </w:r>
      </w:ins>
      <w:ins w:id="2851" w:author="Arthur Parmentier" w:date="2020-05-13T10:20:00Z">
        <w:r w:rsidRPr="00670002">
          <w:rPr>
            <w:rPrChange w:id="2852" w:author="Arthur Parmentier" w:date="2020-05-18T14:23:00Z">
              <w:rPr>
                <w:lang w:val="fr-FR"/>
              </w:rPr>
            </w:rPrChange>
          </w:rPr>
          <w:t>iscuss this possibility.</w:t>
        </w:r>
      </w:ins>
    </w:p>
  </w:footnote>
  <w:footnote w:id="17">
    <w:p w:rsidR="00D337E5" w:rsidRPr="00D337E5" w:rsidRDefault="00D337E5">
      <w:pPr>
        <w:pStyle w:val="Notedebasdepage"/>
        <w:rPr>
          <w:rPrChange w:id="2870" w:author="Arthur Parmentier" w:date="2020-06-11T22:17:00Z">
            <w:rPr/>
          </w:rPrChange>
        </w:rPr>
      </w:pPr>
      <w:ins w:id="2871" w:author="Arthur Parmentier" w:date="2020-06-11T22:17:00Z">
        <w:r>
          <w:rPr>
            <w:rStyle w:val="Appelnotedebasdep"/>
          </w:rPr>
          <w:footnoteRef/>
        </w:r>
        <w:r>
          <w:t xml:space="preserve"> Here, I use “concept” as an equivalent of “signified” or “meaning”</w:t>
        </w:r>
      </w:ins>
    </w:p>
  </w:footnote>
  <w:footnote w:id="18">
    <w:p w:rsidR="0054290C" w:rsidRPr="00670002" w:rsidRDefault="0054290C" w:rsidP="005868B3">
      <w:pPr>
        <w:pStyle w:val="Notedebasdepage"/>
        <w:rPr>
          <w:ins w:id="2895" w:author="Arthur Parmentier" w:date="2020-05-13T10:30:00Z"/>
          <w:rPrChange w:id="2896" w:author="Arthur Parmentier" w:date="2020-05-18T14:23:00Z">
            <w:rPr>
              <w:ins w:id="2897" w:author="Arthur Parmentier" w:date="2020-05-13T10:30:00Z"/>
              <w:lang w:val="fr-FR"/>
            </w:rPr>
          </w:rPrChange>
        </w:rPr>
      </w:pPr>
      <w:ins w:id="2898" w:author="Arthur Parmentier" w:date="2020-05-13T10:30:00Z">
        <w:r>
          <w:rPr>
            <w:rStyle w:val="Appelnotedebasdep"/>
          </w:rPr>
          <w:footnoteRef/>
        </w:r>
        <w:r>
          <w:t xml:space="preserve"> </w:t>
        </w:r>
        <w:r w:rsidRPr="00670002">
          <w:rPr>
            <w:rPrChange w:id="2899" w:author="Arthur Parmentier" w:date="2020-05-18T14:23:00Z">
              <w:rPr>
                <w:lang w:val="fr-FR"/>
              </w:rPr>
            </w:rPrChange>
          </w:rPr>
          <w:t>We will discuss the motivations of this construction later.</w:t>
        </w:r>
      </w:ins>
    </w:p>
  </w:footnote>
  <w:footnote w:id="19">
    <w:p w:rsidR="00ED4A53" w:rsidRPr="00ED4A53" w:rsidRDefault="00ED4A53">
      <w:pPr>
        <w:pStyle w:val="Notedebasdepage"/>
        <w:rPr>
          <w:rPrChange w:id="2924" w:author="Arthur Parmentier" w:date="2020-06-11T22:25:00Z">
            <w:rPr/>
          </w:rPrChange>
        </w:rPr>
      </w:pPr>
      <w:ins w:id="2925" w:author="Arthur Parmentier" w:date="2020-06-11T22:25:00Z">
        <w:r>
          <w:rPr>
            <w:rStyle w:val="Appelnotedebasdep"/>
          </w:rPr>
          <w:footnoteRef/>
        </w:r>
        <w:r>
          <w:t xml:space="preserve"> </w:t>
        </w:r>
        <w:r w:rsidRPr="00ED4A53">
          <w:rPr>
            <w:rPrChange w:id="2926" w:author="Arthur Parmentier" w:date="2020-06-11T22:25:00Z">
              <w:rPr>
                <w:lang w:val="fr-FR"/>
              </w:rPr>
            </w:rPrChange>
          </w:rPr>
          <w:t>By « tempo » he his i</w:t>
        </w:r>
        <w:r>
          <w:t>mplicitly referring to the frequency of a pitch and the speed</w:t>
        </w:r>
      </w:ins>
      <w:ins w:id="2927" w:author="Arthur Parmentier" w:date="2020-06-11T22:26:00Z">
        <w:r>
          <w:t xml:space="preserve"> of a movement; one could easily argue that frequency and speed </w:t>
        </w:r>
      </w:ins>
      <w:ins w:id="2928" w:author="Arthur Parmentier" w:date="2020-06-11T22:27:00Z">
        <w:r>
          <w:t xml:space="preserve">can only be compared in the context of a cyclic movement, still the power of analogy relies in its ability to </w:t>
        </w:r>
      </w:ins>
      <w:ins w:id="2929" w:author="Arthur Parmentier" w:date="2020-06-11T22:28:00Z">
        <w:r>
          <w:t>associate elements that are not directly linked.</w:t>
        </w:r>
      </w:ins>
    </w:p>
  </w:footnote>
  <w:footnote w:id="20">
    <w:p w:rsidR="00AA7895" w:rsidRPr="004055D8" w:rsidDel="00C455AA" w:rsidRDefault="00AA7895" w:rsidP="00AA7895">
      <w:pPr>
        <w:pStyle w:val="Notedebasdepage"/>
        <w:rPr>
          <w:ins w:id="3013" w:author="Arthur Parmentier" w:date="2020-06-11T23:28:00Z"/>
          <w:del w:id="3014" w:author="Arthur Parmentier" w:date="2020-06-11T23:38:00Z"/>
        </w:rPr>
      </w:pPr>
      <w:ins w:id="3015" w:author="Arthur Parmentier" w:date="2020-06-11T23:28:00Z">
        <w:del w:id="3016" w:author="Arthur Parmentier" w:date="2020-06-11T23:38:00Z">
          <w:r w:rsidDel="00C455AA">
            <w:rPr>
              <w:rStyle w:val="Appelnotedebasdep"/>
            </w:rPr>
            <w:footnoteRef/>
          </w:r>
          <w:r w:rsidDel="00C455AA">
            <w:delText xml:space="preserve"> it can also be manipulated by cultural schemes, but that is not the point here.</w:delText>
          </w:r>
        </w:del>
      </w:ins>
    </w:p>
  </w:footnote>
  <w:footnote w:id="21">
    <w:p w:rsidR="00A704F1" w:rsidRPr="00A704F1" w:rsidRDefault="00A704F1">
      <w:pPr>
        <w:pStyle w:val="Notedebasdepage"/>
        <w:rPr>
          <w:rPrChange w:id="3040" w:author="Arthur Parmentier" w:date="2020-06-11T23:23:00Z">
            <w:rPr/>
          </w:rPrChange>
        </w:rPr>
      </w:pPr>
      <w:ins w:id="3041" w:author="Arthur Parmentier" w:date="2020-06-11T23:22:00Z">
        <w:r>
          <w:rPr>
            <w:rStyle w:val="Appelnotedebasdep"/>
          </w:rPr>
          <w:footnoteRef/>
        </w:r>
        <w:r>
          <w:t xml:space="preserve"> </w:t>
        </w:r>
        <w:r w:rsidRPr="00A704F1">
          <w:rPr>
            <w:rPrChange w:id="3042" w:author="Arthur Parmentier" w:date="2020-06-11T23:23:00Z">
              <w:rPr>
                <w:lang w:val="fr-FR"/>
              </w:rPr>
            </w:rPrChange>
          </w:rPr>
          <w:t>In th</w:t>
        </w:r>
      </w:ins>
      <w:ins w:id="3043" w:author="Arthur Parmentier" w:date="2020-06-11T23:23:00Z">
        <w:r w:rsidRPr="00A704F1">
          <w:rPr>
            <w:rPrChange w:id="3044" w:author="Arthur Parmentier" w:date="2020-06-11T23:23:00Z">
              <w:rPr>
                <w:lang w:val="fr-FR"/>
              </w:rPr>
            </w:rPrChange>
          </w:rPr>
          <w:t>is part, we w</w:t>
        </w:r>
        <w:r>
          <w:t>on’t discuss the possibility that a concept has several prototypes, but the reasoning would be similar in that case.</w:t>
        </w:r>
      </w:ins>
    </w:p>
  </w:footnote>
  <w:footnote w:id="22">
    <w:p w:rsidR="0054290C" w:rsidRPr="0054442D" w:rsidDel="00697BA8" w:rsidRDefault="0054290C" w:rsidP="001C0B0E">
      <w:pPr>
        <w:pStyle w:val="Notedebasdepage"/>
        <w:rPr>
          <w:del w:id="3112" w:author="Arthur Parmentier" w:date="2020-05-12T18:13:00Z"/>
          <w:lang w:val="fr-FR"/>
        </w:rPr>
      </w:pPr>
      <w:del w:id="3113"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3">
    <w:p w:rsidR="0054290C" w:rsidRPr="008B7AAC" w:rsidDel="005868B3" w:rsidRDefault="0054290C">
      <w:pPr>
        <w:pStyle w:val="Notedebasdepage"/>
        <w:rPr>
          <w:del w:id="3172" w:author="Arthur Parmentier" w:date="2020-05-13T10:30:00Z"/>
          <w:lang w:val="fr-FR"/>
        </w:rPr>
      </w:pPr>
      <w:del w:id="317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4">
    <w:p w:rsidR="0054290C" w:rsidRPr="00670002" w:rsidDel="00AA7895" w:rsidRDefault="0054290C">
      <w:pPr>
        <w:pStyle w:val="Notedebasdepage"/>
        <w:rPr>
          <w:del w:id="3208" w:author="Arthur Parmentier" w:date="2020-06-11T23:28:00Z"/>
          <w:rPrChange w:id="3209" w:author="Arthur Parmentier" w:date="2020-05-18T14:23:00Z">
            <w:rPr>
              <w:del w:id="3210" w:author="Arthur Parmentier" w:date="2020-06-11T23:28:00Z"/>
              <w:lang w:val="fr-FR"/>
            </w:rPr>
          </w:rPrChange>
        </w:rPr>
      </w:pPr>
      <w:del w:id="3211" w:author="Arthur Parmentier" w:date="2020-06-11T23:28:00Z">
        <w:r w:rsidDel="00AA7895">
          <w:rPr>
            <w:rStyle w:val="Appelnotedebasdep"/>
          </w:rPr>
          <w:footnoteRef/>
        </w:r>
        <w:r w:rsidDel="00AA7895">
          <w:delText xml:space="preserve"> it can also be manipulated by cultural schemes, but that is not the point here.</w:delText>
        </w:r>
      </w:del>
    </w:p>
  </w:footnote>
  <w:footnote w:id="25">
    <w:p w:rsidR="0054290C" w:rsidRPr="00670002" w:rsidRDefault="0054290C">
      <w:pPr>
        <w:pStyle w:val="Notedebasdepage"/>
        <w:rPr>
          <w:rPrChange w:id="3232"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6">
    <w:p w:rsidR="0054290C" w:rsidRPr="00670002" w:rsidRDefault="0054290C">
      <w:pPr>
        <w:pStyle w:val="Notedebasdepage"/>
        <w:rPr>
          <w:rPrChange w:id="3243" w:author="Arthur Parmentier" w:date="2020-05-18T14:23:00Z">
            <w:rPr>
              <w:lang w:val="fr-FR"/>
            </w:rPr>
          </w:rPrChange>
        </w:rPr>
      </w:pPr>
      <w:r>
        <w:rPr>
          <w:rStyle w:val="Appelnotedebasdep"/>
        </w:rPr>
        <w:footnoteRef/>
      </w:r>
      <w:r>
        <w:t xml:space="preserve"> </w:t>
      </w:r>
      <w:r w:rsidRPr="00670002">
        <w:rPr>
          <w:rPrChange w:id="3244"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7">
    <w:p w:rsidR="0054290C" w:rsidRPr="00670002" w:rsidRDefault="0054290C">
      <w:pPr>
        <w:pStyle w:val="Notedebasdepage"/>
        <w:rPr>
          <w:rPrChange w:id="3245" w:author="Arthur Parmentier" w:date="2020-05-18T14:23:00Z">
            <w:rPr>
              <w:lang w:val="fr-FR"/>
            </w:rPr>
          </w:rPrChange>
        </w:rPr>
      </w:pPr>
      <w:r>
        <w:rPr>
          <w:rStyle w:val="Appelnotedebasdep"/>
        </w:rPr>
        <w:footnoteRef/>
      </w:r>
      <w:r>
        <w:t xml:space="preserve"> </w:t>
      </w:r>
      <w:r w:rsidRPr="00670002">
        <w:rPr>
          <w:rPrChange w:id="3246"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28">
    <w:p w:rsidR="0054290C" w:rsidRPr="008C7E78" w:rsidRDefault="0054290C">
      <w:pPr>
        <w:pStyle w:val="Notedebasdepage"/>
      </w:pPr>
      <w:ins w:id="3346" w:author="Arthur Parmentier" w:date="2020-06-05T16:54:00Z">
        <w:r>
          <w:rPr>
            <w:rStyle w:val="Appelnotedebasdep"/>
          </w:rPr>
          <w:footnoteRef/>
        </w:r>
        <w:r>
          <w:t xml:space="preserve"> </w:t>
        </w:r>
        <w:r w:rsidRPr="008C7E78">
          <w:rPr>
            <w:rPrChange w:id="3347" w:author="Arthur Parmentier" w:date="2020-06-07T18:32:00Z">
              <w:rPr>
                <w:lang w:val="fr-FR"/>
              </w:rPr>
            </w:rPrChange>
          </w:rPr>
          <w:t xml:space="preserve">Some basic </w:t>
        </w:r>
      </w:ins>
      <w:ins w:id="3348" w:author="Arthur Parmentier" w:date="2020-06-05T16:55:00Z">
        <w:r w:rsidRPr="008C7E78">
          <w:rPr>
            <w:rPrChange w:id="3349" w:author="Arthur Parmentier" w:date="2020-06-07T18:32:00Z">
              <w:rPr>
                <w:lang w:val="fr-FR"/>
              </w:rPr>
            </w:rPrChange>
          </w:rPr>
          <w:t>examples can be found here : https://www.handspeak.com/learn/index.php?id=41</w:t>
        </w:r>
      </w:ins>
    </w:p>
  </w:footnote>
  <w:footnote w:id="29">
    <w:p w:rsidR="0054290C" w:rsidRPr="008C7E78" w:rsidRDefault="0054290C">
      <w:pPr>
        <w:pStyle w:val="Notedebasdepage"/>
      </w:pPr>
      <w:ins w:id="3356" w:author="Arthur Parmentier" w:date="2020-06-05T16:44:00Z">
        <w:r>
          <w:rPr>
            <w:rStyle w:val="Appelnotedebasdep"/>
          </w:rPr>
          <w:footnoteRef/>
        </w:r>
        <w:r>
          <w:t xml:space="preserve"> </w:t>
        </w:r>
        <w:r w:rsidRPr="008C7E78">
          <w:rPr>
            <w:rPrChange w:id="3357" w:author="Arthur Parmentier" w:date="2020-06-07T18:32:00Z">
              <w:rPr>
                <w:lang w:val="fr-FR"/>
              </w:rPr>
            </w:rPrChange>
          </w:rPr>
          <w:t>See http://www.sematos.eu/lsf-p-tomber-5958.html</w:t>
        </w:r>
      </w:ins>
    </w:p>
  </w:footnote>
  <w:footnote w:id="30">
    <w:p w:rsidR="0054290C" w:rsidRPr="008C7E78" w:rsidRDefault="0054290C">
      <w:pPr>
        <w:pStyle w:val="Notedebasdepage"/>
      </w:pPr>
      <w:ins w:id="3368" w:author="Arthur Parmentier" w:date="2020-06-05T16:53:00Z">
        <w:r>
          <w:rPr>
            <w:rStyle w:val="Appelnotedebasdep"/>
          </w:rPr>
          <w:footnoteRef/>
        </w:r>
        <w:r>
          <w:t xml:space="preserve"> </w:t>
        </w:r>
        <w:r w:rsidRPr="008C7E78">
          <w:rPr>
            <w:rPrChange w:id="3369" w:author="Arthur Parmentier" w:date="2020-06-07T18:32:00Z">
              <w:rPr>
                <w:lang w:val="fr-FR"/>
              </w:rPr>
            </w:rPrChange>
          </w:rPr>
          <w:t xml:space="preserve">For a discussion on this topic, see </w:t>
        </w:r>
      </w:ins>
      <w:ins w:id="3370" w:author="Arthur Parmentier" w:date="2020-06-05T16:54:00Z">
        <w:r>
          <w:t xml:space="preserve">Aronoff, Mark et al. “THE PARADOX OF SIGN LANGUAGE MORPHOLOGY.” </w:t>
        </w:r>
        <w:r>
          <w:rPr>
            <w:i/>
            <w:iCs/>
          </w:rPr>
          <w:t>Language</w:t>
        </w:r>
        <w:r>
          <w:t xml:space="preserve"> vol. 81,2 (2005): 301-344.</w:t>
        </w:r>
      </w:ins>
      <w:ins w:id="3371" w:author="Arthur Parmentier" w:date="2020-06-06T18:56:00Z">
        <w:r>
          <w:t xml:space="preserve"> This argument is sometimes used to motivate the need of normalization of</w:t>
        </w:r>
      </w:ins>
      <w:ins w:id="3372" w:author="Arthur Parmentier" w:date="2020-06-06T18:57:00Z">
        <w:r>
          <w:t xml:space="preserve"> sign language.</w:t>
        </w:r>
      </w:ins>
    </w:p>
  </w:footnote>
  <w:footnote w:id="31">
    <w:p w:rsidR="0054290C" w:rsidRPr="008C7E78" w:rsidRDefault="0054290C">
      <w:pPr>
        <w:pStyle w:val="Notedebasdepage"/>
      </w:pPr>
      <w:ins w:id="3917" w:author="Arthur Parmentier" w:date="2020-06-05T21:23:00Z">
        <w:r>
          <w:rPr>
            <w:rStyle w:val="Appelnotedebasdep"/>
          </w:rPr>
          <w:footnoteRef/>
        </w:r>
        <w:r>
          <w:t xml:space="preserve"> </w:t>
        </w:r>
      </w:ins>
      <w:ins w:id="3918" w:author="Arthur Parmentier" w:date="2020-06-05T21:33:00Z">
        <w:r w:rsidRPr="008C7E78">
          <w:rPr>
            <w:rPrChange w:id="3919" w:author="Arthur Parmentier" w:date="2020-06-07T18:32:00Z">
              <w:rPr>
                <w:lang w:val="fr-FR"/>
              </w:rPr>
            </w:rPrChange>
          </w:rPr>
          <w:t>They</w:t>
        </w:r>
      </w:ins>
      <w:ins w:id="3920" w:author="Arthur Parmentier" w:date="2020-06-05T21:24:00Z">
        <w:r w:rsidRPr="008C7E78">
          <w:rPr>
            <w:rPrChange w:id="3921" w:author="Arthur Parmentier" w:date="2020-06-07T18:32:00Z">
              <w:rPr>
                <w:lang w:val="fr-FR"/>
              </w:rPr>
            </w:rPrChange>
          </w:rPr>
          <w:t xml:space="preserve"> embody several semantic components that can change the meaning of one or several signs</w:t>
        </w:r>
      </w:ins>
      <w:ins w:id="3922" w:author="Arthur Parmentier" w:date="2020-06-05T21:34:00Z">
        <w:r w:rsidRPr="008C7E78">
          <w:rPr>
            <w:rPrChange w:id="3923" w:author="Arthur Parmentier" w:date="2020-06-07T18:32:00Z">
              <w:rPr>
                <w:lang w:val="fr-FR"/>
              </w:rPr>
            </w:rPrChange>
          </w:rPr>
          <w:t xml:space="preserve"> and make some signs from the SP alphabet significant and some other insignificant.</w:t>
        </w:r>
      </w:ins>
    </w:p>
  </w:footnote>
  <w:footnote w:id="32">
    <w:p w:rsidR="0054290C" w:rsidRPr="008C7E78" w:rsidRDefault="0054290C">
      <w:pPr>
        <w:pStyle w:val="Notedebasdepage"/>
      </w:pPr>
      <w:ins w:id="4010" w:author="Arthur Parmentier" w:date="2020-06-05T21:38:00Z">
        <w:r>
          <w:rPr>
            <w:rStyle w:val="Appelnotedebasdep"/>
          </w:rPr>
          <w:footnoteRef/>
        </w:r>
        <w:r>
          <w:t xml:space="preserve"> </w:t>
        </w:r>
        <w:r w:rsidRPr="008C7E78">
          <w:rPr>
            <w:rPrChange w:id="4011" w:author="Arthur Parmentier" w:date="2020-06-07T18:32:00Z">
              <w:rPr>
                <w:lang w:val="fr-FR"/>
              </w:rPr>
            </w:rPrChange>
          </w:rPr>
          <w:t xml:space="preserve">Walter uses the term « escape » in </w:t>
        </w:r>
      </w:ins>
      <w:ins w:id="4012" w:author="Arthur Parmentier" w:date="2020-06-05T21:39:00Z">
        <w:r w:rsidRPr="008C7E78">
          <w:rPr>
            <w:rPrChange w:id="4013" w:author="Arthur Parmentier" w:date="2020-06-07T18:32:00Z">
              <w:rPr>
                <w:lang w:val="fr-FR"/>
              </w:rPr>
            </w:rPrChange>
          </w:rPr>
          <w:t>his</w:t>
        </w:r>
      </w:ins>
      <w:ins w:id="4014" w:author="Arthur Parmentier" w:date="2020-06-05T21:38:00Z">
        <w:r w:rsidRPr="008C7E78">
          <w:rPr>
            <w:rPrChange w:id="4015" w:author="Arthur Parmentier" w:date="2020-06-07T18:32:00Z">
              <w:rPr>
                <w:lang w:val="fr-FR"/>
              </w:rPr>
            </w:rPrChange>
          </w:rPr>
          <w:t xml:space="preserve"> description of the « tear up » sign which is very commonly used as an escape sign.</w:t>
        </w:r>
      </w:ins>
    </w:p>
  </w:footnote>
  <w:footnote w:id="33">
    <w:p w:rsidR="0054290C" w:rsidRPr="008C7E78" w:rsidRDefault="0054290C" w:rsidP="00A5016A">
      <w:pPr>
        <w:pStyle w:val="Notedebasdepage"/>
        <w:rPr>
          <w:ins w:id="4198" w:author="Arthur Parmentier" w:date="2020-06-06T20:34:00Z"/>
          <w:rPrChange w:id="4199" w:author="Arthur Parmentier" w:date="2020-06-07T18:32:00Z">
            <w:rPr>
              <w:ins w:id="4200" w:author="Arthur Parmentier" w:date="2020-06-06T20:34:00Z"/>
              <w:lang w:val="fr-FR"/>
            </w:rPr>
          </w:rPrChange>
        </w:rPr>
      </w:pPr>
      <w:ins w:id="4201" w:author="Arthur Parmentier" w:date="2020-06-06T20:34:00Z">
        <w:r>
          <w:rPr>
            <w:rStyle w:val="Appelnotedebasdep"/>
          </w:rPr>
          <w:footnoteRef/>
        </w:r>
        <w:r>
          <w:t xml:space="preserve"> </w:t>
        </w:r>
        <w:r w:rsidRPr="008C7E78">
          <w:rPr>
            <w:rPrChange w:id="4202" w:author="Arthur Parmentier" w:date="2020-06-07T18:32:00Z">
              <w:rPr>
                <w:lang w:val="fr-FR"/>
              </w:rPr>
            </w:rPrChange>
          </w:rPr>
          <w:t>The most interesting example to my mind is that of the Pirahã people studied by Daniel Everett, which contradicts the universality of recursivity in human cognition</w:t>
        </w:r>
      </w:ins>
      <w:ins w:id="4203" w:author="Arthur Parmentier" w:date="2020-06-10T19:46:00Z">
        <w:r>
          <w:t>.</w:t>
        </w:r>
      </w:ins>
    </w:p>
  </w:footnote>
  <w:footnote w:id="34">
    <w:p w:rsidR="0054290C" w:rsidRPr="008C7E78" w:rsidRDefault="0054290C" w:rsidP="0052121B">
      <w:pPr>
        <w:pStyle w:val="Notedebasdepage"/>
        <w:rPr>
          <w:ins w:id="4922" w:author="Arthur Parmentier" w:date="2020-06-08T18:44:00Z"/>
        </w:rPr>
      </w:pPr>
      <w:ins w:id="4923" w:author="Arthur Parmentier" w:date="2020-06-08T18:44:00Z">
        <w:r>
          <w:rPr>
            <w:rStyle w:val="Appelnotedebasdep"/>
          </w:rPr>
          <w:footnoteRef/>
        </w:r>
        <w:r>
          <w:t xml:space="preserve"> </w:t>
        </w:r>
        <w:r w:rsidRPr="00DC7F98">
          <w:t xml:space="preserve">Without going </w:t>
        </w:r>
      </w:ins>
      <w:ins w:id="4924" w:author="Arthur Parmentier" w:date="2020-06-09T15:50:00Z">
        <w:r w:rsidRPr="00DC7F98">
          <w:t>into</w:t>
        </w:r>
      </w:ins>
      <w:ins w:id="4925" w:author="Arthur Parmentier" w:date="2020-06-08T18:44:00Z">
        <w:r w:rsidRPr="00DC7F98">
          <w:t xml:space="preserve"> many details, the concept here is simple to assign each set of parameters to a number (an index) to be able to change them during the performance.</w:t>
        </w:r>
      </w:ins>
    </w:p>
  </w:footnote>
  <w:footnote w:id="35">
    <w:p w:rsidR="0054290C" w:rsidRPr="006D51E1" w:rsidRDefault="0054290C">
      <w:pPr>
        <w:pStyle w:val="Notedebasdepage"/>
      </w:pPr>
      <w:ins w:id="5180" w:author="Arthur Parmentier" w:date="2020-06-08T22:19:00Z">
        <w:r>
          <w:rPr>
            <w:rStyle w:val="Appelnotedebasdep"/>
          </w:rPr>
          <w:footnoteRef/>
        </w:r>
        <w:r>
          <w:t xml:space="preserve"> I am ref</w:t>
        </w:r>
      </w:ins>
      <w:ins w:id="5181" w:author="Arthur Parmentier" w:date="2020-06-08T22:20:00Z">
        <w:r>
          <w:t>erring here to the concerts/parties that are hold by the Soundpainting group of Rio that I had the honor to meet and play with; to m</w:t>
        </w:r>
      </w:ins>
      <w:ins w:id="5182" w:author="Arthur Parmentier" w:date="2020-06-08T22:21:00Z">
        <w:r>
          <w:t>e at the opposite of my SP experience in Europe.</w:t>
        </w:r>
      </w:ins>
    </w:p>
  </w:footnote>
  <w:footnote w:id="36">
    <w:p w:rsidR="0054290C" w:rsidRPr="006D51B6" w:rsidRDefault="0054290C" w:rsidP="00351FEC">
      <w:pPr>
        <w:pStyle w:val="Notedebasdepage"/>
        <w:rPr>
          <w:ins w:id="5532" w:author="Arthur Parmentier" w:date="2020-06-02T19:33:00Z"/>
        </w:rPr>
      </w:pPr>
      <w:ins w:id="5533" w:author="Arthur Parmentier" w:date="2020-06-02T19:33:00Z">
        <w:r>
          <w:rPr>
            <w:rStyle w:val="Appelnotedebasdep"/>
          </w:rPr>
          <w:footnoteRef/>
        </w:r>
        <w:r>
          <w:t xml:space="preserve"> External parts that are “shipped in” with the program are distributed under GPLv3 license (or less restrictive).</w:t>
        </w:r>
      </w:ins>
    </w:p>
  </w:footnote>
  <w:footnote w:id="37">
    <w:p w:rsidR="0054290C" w:rsidRPr="00116732" w:rsidRDefault="0054290C">
      <w:pPr>
        <w:pStyle w:val="Notedebasdepage"/>
      </w:pPr>
      <w:ins w:id="5767" w:author="Arthur Parmentier" w:date="2020-05-18T15:19:00Z">
        <w:r>
          <w:rPr>
            <w:rStyle w:val="Appelnotedebasdep"/>
          </w:rPr>
          <w:footnoteRef/>
        </w:r>
        <w:r>
          <w:t xml:space="preserve"> </w:t>
        </w:r>
      </w:ins>
      <w:ins w:id="5768" w:author="Arthur Parmentier" w:date="2020-05-18T15:20:00Z">
        <w:r>
          <w:t xml:space="preserve">With </w:t>
        </w:r>
      </w:ins>
      <w:ins w:id="5769" w:author="Arthur Parmentier" w:date="2020-05-19T10:40:00Z">
        <w:r>
          <w:t>TensorFlow</w:t>
        </w:r>
      </w:ins>
      <w:ins w:id="5770" w:author="Arthur Parmentier" w:date="2020-05-18T15:20:00Z">
        <w:r>
          <w:t xml:space="preserve">: </w:t>
        </w:r>
      </w:ins>
      <w:ins w:id="5771" w:author="Arthur Parmentier" w:date="2020-05-18T15:19:00Z">
        <w:r w:rsidRPr="006A443F">
          <w:t>https://github.com/tensorflow/tfjs-models/tree/master/posenet</w:t>
        </w:r>
      </w:ins>
    </w:p>
  </w:footnote>
  <w:footnote w:id="38">
    <w:p w:rsidR="0054290C" w:rsidRPr="00967F09" w:rsidRDefault="0054290C">
      <w:pPr>
        <w:rPr>
          <w:rFonts w:ascii="Times New Roman" w:hAnsi="Times New Roman"/>
          <w:rPrChange w:id="5790" w:author="Arthur Parmentier" w:date="2020-06-10T19:52:00Z">
            <w:rPr/>
          </w:rPrChange>
        </w:rPr>
        <w:pPrChange w:id="5791" w:author="Arthur Parmentier" w:date="2020-06-10T19:52:00Z">
          <w:pPr>
            <w:pStyle w:val="Notedebasdepage"/>
          </w:pPr>
        </w:pPrChange>
      </w:pPr>
      <w:ins w:id="5792" w:author="Arthur Parmentier" w:date="2020-05-22T19:58:00Z">
        <w:r>
          <w:rPr>
            <w:rStyle w:val="Appelnotedebasdep"/>
          </w:rPr>
          <w:footnoteRef/>
        </w:r>
        <w:r>
          <w:t xml:space="preserve"> </w:t>
        </w:r>
      </w:ins>
      <w:ins w:id="5793" w:author="Arthur Parmentier" w:date="2020-06-03T17:48:00Z">
        <w:r>
          <w:t xml:space="preserve">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794" w:author="Arthur Parmentier" w:date="2020-06-10T19:52:00Z">
        <w:r>
          <w:t xml:space="preserve">, </w:t>
        </w:r>
      </w:ins>
      <w:ins w:id="5795" w:author="Arthur Parmentier" w:date="2020-06-03T17:48:00Z">
        <w:r>
          <w:t xml:space="preserve">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9">
    <w:p w:rsidR="0054290C" w:rsidRPr="00BF1ECB" w:rsidRDefault="0054290C">
      <w:pPr>
        <w:pStyle w:val="Notedebasdepage"/>
      </w:pPr>
      <w:ins w:id="6043" w:author="Arthur Parmentier" w:date="2020-05-19T16:10:00Z">
        <w:r>
          <w:rPr>
            <w:rStyle w:val="Appelnotedebasdep"/>
          </w:rPr>
          <w:footnoteRef/>
        </w:r>
        <w:r>
          <w:t xml:space="preserve"> </w:t>
        </w:r>
        <w:r w:rsidRPr="005E2970">
          <w:t>https://github.com/CMU-Perceptual-Computing-Lab/openpose</w:t>
        </w:r>
      </w:ins>
    </w:p>
  </w:footnote>
  <w:footnote w:id="40">
    <w:p w:rsidR="0054290C" w:rsidRPr="00BF1ECB" w:rsidRDefault="0054290C">
      <w:pPr>
        <w:pStyle w:val="Notedebasdepage"/>
      </w:pPr>
      <w:ins w:id="6049" w:author="Arthur Parmentier" w:date="2020-05-19T16:16:00Z">
        <w:r>
          <w:rPr>
            <w:rStyle w:val="Appelnotedebasdep"/>
          </w:rPr>
          <w:footnoteRef/>
        </w:r>
        <w:r>
          <w:t xml:space="preserve"> </w:t>
        </w:r>
      </w:ins>
      <w:ins w:id="6050" w:author="Arthur Parmentier" w:date="2020-05-19T16:17:00Z">
        <w:r w:rsidRPr="00BF1ECB">
          <w:rPr>
            <w:rPrChange w:id="6051"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6052"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6053" w:author="Arthur Parmentier" w:date="2020-05-23T19:46:00Z">
              <w:rPr>
                <w:rStyle w:val="Lienhypertexte"/>
                <w:lang w:val="fr-FR"/>
              </w:rPr>
            </w:rPrChange>
          </w:rPr>
          <w:t>https://github.com/Hzzone/pytorch-openpose</w:t>
        </w:r>
        <w:r>
          <w:rPr>
            <w:lang w:val="fr-FR"/>
          </w:rPr>
          <w:fldChar w:fldCharType="end"/>
        </w:r>
        <w:r w:rsidRPr="00BF1ECB">
          <w:rPr>
            <w:rPrChange w:id="6054" w:author="Arthur Parmentier" w:date="2020-05-23T19:46:00Z">
              <w:rPr>
                <w:lang w:val="fr-FR"/>
              </w:rPr>
            </w:rPrChange>
          </w:rPr>
          <w:t xml:space="preserve">) and then try to run the python scripts in Max </w:t>
        </w:r>
      </w:ins>
      <w:ins w:id="6055" w:author="Arthur Parmentier" w:date="2020-05-19T16:19:00Z">
        <w:r w:rsidRPr="00BF1ECB">
          <w:rPr>
            <w:rPrChange w:id="6056" w:author="Arthur Parmentier" w:date="2020-05-23T19:46:00Z">
              <w:rPr>
                <w:lang w:val="fr-FR"/>
              </w:rPr>
            </w:rPrChange>
          </w:rPr>
          <w:t xml:space="preserve">(Max does </w:t>
        </w:r>
      </w:ins>
      <w:ins w:id="6057" w:author="Arthur Parmentier" w:date="2020-05-19T16:20:00Z">
        <w:r w:rsidRPr="00BF1ECB">
          <w:rPr>
            <w:rPrChange w:id="6058" w:author="Arthur Parmentier" w:date="2020-05-23T19:46:00Z">
              <w:rPr>
                <w:lang w:val="fr-FR"/>
              </w:rPr>
            </w:rPrChange>
          </w:rPr>
          <w:t xml:space="preserve">not interpret Python natively) </w:t>
        </w:r>
      </w:ins>
      <w:ins w:id="6059" w:author="Arthur Parmentier" w:date="2020-05-19T16:17:00Z">
        <w:r w:rsidRPr="00BF1ECB">
          <w:rPr>
            <w:rPrChange w:id="6060" w:author="Arthur Parmentier" w:date="2020-05-23T19:46:00Z">
              <w:rPr>
                <w:lang w:val="fr-FR"/>
              </w:rPr>
            </w:rPrChange>
          </w:rPr>
          <w:t xml:space="preserve">with </w:t>
        </w:r>
      </w:ins>
      <w:ins w:id="6061" w:author="Arthur Parmentier" w:date="2020-05-19T16:19:00Z">
        <w:r>
          <w:rPr>
            <w:lang w:val="fr-FR"/>
          </w:rPr>
          <w:fldChar w:fldCharType="begin"/>
        </w:r>
        <w:r w:rsidRPr="00BF1ECB">
          <w:rPr>
            <w:rPrChange w:id="6062" w:author="Arthur Parmentier" w:date="2020-05-23T19:46:00Z">
              <w:rPr>
                <w:lang w:val="fr-FR"/>
              </w:rPr>
            </w:rPrChange>
          </w:rPr>
          <w:instrText xml:space="preserve"> HYPERLINK "</w:instrText>
        </w:r>
      </w:ins>
      <w:ins w:id="6063" w:author="Arthur Parmentier" w:date="2020-05-19T16:18:00Z">
        <w:r w:rsidRPr="00BF1ECB">
          <w:rPr>
            <w:rPrChange w:id="6064" w:author="Arthur Parmentier" w:date="2020-05-23T19:46:00Z">
              <w:rPr>
                <w:lang w:val="fr-FR"/>
              </w:rPr>
            </w:rPrChange>
          </w:rPr>
          <w:instrText>https://github.com/grrrr/py</w:instrText>
        </w:r>
      </w:ins>
      <w:ins w:id="6065" w:author="Arthur Parmentier" w:date="2020-05-19T16:19:00Z">
        <w:r w:rsidRPr="00BF1ECB">
          <w:rPr>
            <w:rPrChange w:id="6066" w:author="Arthur Parmentier" w:date="2020-05-23T19:46:00Z">
              <w:rPr>
                <w:lang w:val="fr-FR"/>
              </w:rPr>
            </w:rPrChange>
          </w:rPr>
          <w:instrText xml:space="preserve">" </w:instrText>
        </w:r>
        <w:r>
          <w:rPr>
            <w:lang w:val="fr-FR"/>
          </w:rPr>
          <w:fldChar w:fldCharType="separate"/>
        </w:r>
      </w:ins>
      <w:ins w:id="6067" w:author="Arthur Parmentier" w:date="2020-05-19T16:18:00Z">
        <w:r w:rsidRPr="00BF1ECB">
          <w:rPr>
            <w:rStyle w:val="Lienhypertexte"/>
            <w:rPrChange w:id="6068" w:author="Arthur Parmentier" w:date="2020-05-23T19:46:00Z">
              <w:rPr>
                <w:rStyle w:val="Lienhypertexte"/>
                <w:lang w:val="fr-FR"/>
              </w:rPr>
            </w:rPrChange>
          </w:rPr>
          <w:t>https://github.com/grrrr/py</w:t>
        </w:r>
      </w:ins>
      <w:ins w:id="6069" w:author="Arthur Parmentier" w:date="2020-05-19T16:19:00Z">
        <w:r>
          <w:rPr>
            <w:lang w:val="fr-FR"/>
          </w:rPr>
          <w:fldChar w:fldCharType="end"/>
        </w:r>
      </w:ins>
      <w:ins w:id="6070" w:author="Arthur Parmentier" w:date="2020-05-19T16:20:00Z">
        <w:r w:rsidRPr="00BF1ECB">
          <w:rPr>
            <w:rPrChange w:id="6071" w:author="Arthur Parmentier" w:date="2020-05-23T19:46:00Z">
              <w:rPr>
                <w:lang w:val="fr-FR"/>
              </w:rPr>
            </w:rPrChange>
          </w:rPr>
          <w:t>. It is very unlikely to work</w:t>
        </w:r>
      </w:ins>
      <w:ins w:id="6072" w:author="Arthur Parmentier" w:date="2020-05-19T16:21:00Z">
        <w:r w:rsidRPr="00BF1ECB">
          <w:rPr>
            <w:rPrChange w:id="6073" w:author="Arthur Parmentier" w:date="2020-05-23T19:46:00Z">
              <w:rPr>
                <w:lang w:val="fr-FR"/>
              </w:rPr>
            </w:rPrChange>
          </w:rPr>
          <w:t xml:space="preserve"> and could not be tested in the frame of my master thesis.</w:t>
        </w:r>
      </w:ins>
    </w:p>
  </w:footnote>
  <w:footnote w:id="41">
    <w:p w:rsidR="0054290C" w:rsidRPr="00BF1ECB" w:rsidRDefault="0054290C">
      <w:pPr>
        <w:pStyle w:val="Notedebasdepage"/>
      </w:pPr>
      <w:ins w:id="6078" w:author="Arthur Parmentier" w:date="2020-05-19T19:59:00Z">
        <w:r>
          <w:rPr>
            <w:rStyle w:val="Appelnotedebasdep"/>
          </w:rPr>
          <w:footnoteRef/>
        </w:r>
        <w:r>
          <w:t xml:space="preserve"> </w:t>
        </w:r>
      </w:ins>
      <w:ins w:id="6079" w:author="Arthur Parmentier" w:date="2020-05-19T20:00:00Z">
        <w:r>
          <w:t xml:space="preserve">The most convincing project is </w:t>
        </w:r>
      </w:ins>
      <w:ins w:id="6080" w:author="Arthur Parmentier" w:date="2020-05-19T19:59:00Z">
        <w:r w:rsidRPr="00F707EB">
          <w:t>https://saic-violet.github.io/learnable-triangulation/</w:t>
        </w:r>
      </w:ins>
    </w:p>
  </w:footnote>
  <w:footnote w:id="42">
    <w:p w:rsidR="0054290C" w:rsidRPr="00BF1ECB" w:rsidRDefault="0054290C">
      <w:pPr>
        <w:pStyle w:val="Notedebasdepage"/>
      </w:pPr>
      <w:ins w:id="6143" w:author="Arthur Parmentier" w:date="2020-05-19T23:04:00Z">
        <w:r>
          <w:rPr>
            <w:rStyle w:val="Appelnotedebasdep"/>
          </w:rPr>
          <w:footnoteRef/>
        </w:r>
        <w:r>
          <w:t xml:space="preserve"> </w:t>
        </w:r>
        <w:r w:rsidRPr="00BF1ECB">
          <w:rPr>
            <w:rPrChange w:id="6144" w:author="Arthur Parmentier" w:date="2020-05-23T19:46:00Z">
              <w:rPr>
                <w:lang w:val="fr-FR"/>
              </w:rPr>
            </w:rPrChange>
          </w:rPr>
          <w:t>One could ask</w:t>
        </w:r>
      </w:ins>
      <w:ins w:id="6145" w:author="Arthur Parmentier" w:date="2020-05-19T23:05:00Z">
        <w:r w:rsidRPr="00BF1ECB">
          <w:rPr>
            <w:rPrChange w:id="6146" w:author="Arthur Parmentier" w:date="2020-05-23T19:46:00Z">
              <w:rPr>
                <w:lang w:val="fr-FR"/>
              </w:rPr>
            </w:rPrChange>
          </w:rPr>
          <w:t xml:space="preserve"> : « why then is it the case that the soundpainter always consider </w:t>
        </w:r>
      </w:ins>
      <w:ins w:id="6147" w:author="Arthur Parmentier" w:date="2020-05-19T23:08:00Z">
        <w:r w:rsidRPr="00BF1ECB">
          <w:rPr>
            <w:rPrChange w:id="6148" w:author="Arthur Parmentier" w:date="2020-05-23T19:46:00Z">
              <w:rPr>
                <w:lang w:val="fr-FR"/>
              </w:rPr>
            </w:rPrChange>
          </w:rPr>
          <w:t>the virtual</w:t>
        </w:r>
      </w:ins>
      <w:ins w:id="6149" w:author="Arthur Parmentier" w:date="2020-05-19T23:05:00Z">
        <w:r w:rsidRPr="00BF1ECB">
          <w:rPr>
            <w:rPrChange w:id="6150" w:author="Arthur Parmentier" w:date="2020-05-23T19:46:00Z">
              <w:rPr>
                <w:lang w:val="fr-FR"/>
              </w:rPr>
            </w:rPrChange>
          </w:rPr>
          <w:t xml:space="preserve"> « box », even when the grammar of the mode implies that the request is always immediate ? I believe that it has to do with how SP has developed from the </w:t>
        </w:r>
      </w:ins>
      <w:ins w:id="6151" w:author="Arthur Parmentier" w:date="2020-05-19T23:06:00Z">
        <w:r w:rsidRPr="00BF1ECB">
          <w:rPr>
            <w:rPrChange w:id="6152" w:author="Arthur Parmentier" w:date="2020-05-23T19:46:00Z">
              <w:rPr>
                <w:lang w:val="fr-FR"/>
              </w:rPr>
            </w:rPrChange>
          </w:rPr>
          <w:t xml:space="preserve">default mode to others and the pratical </w:t>
        </w:r>
      </w:ins>
      <w:ins w:id="6153" w:author="Arthur Parmentier" w:date="2020-05-19T23:07:00Z">
        <w:r w:rsidRPr="00BF1ECB">
          <w:rPr>
            <w:rPrChange w:id="6154" w:author="Arthur Parmentier" w:date="2020-05-23T19:46:00Z">
              <w:rPr>
                <w:lang w:val="fr-FR"/>
              </w:rPr>
            </w:rPrChange>
          </w:rPr>
          <w:t>point of reference</w:t>
        </w:r>
      </w:ins>
      <w:ins w:id="6155" w:author="Arthur Parmentier" w:date="2020-05-19T23:06:00Z">
        <w:r w:rsidRPr="00BF1ECB">
          <w:rPr>
            <w:rPrChange w:id="6156" w:author="Arthur Parmentier" w:date="2020-05-23T19:46:00Z">
              <w:rPr>
                <w:lang w:val="fr-FR"/>
              </w:rPr>
            </w:rPrChange>
          </w:rPr>
          <w:t xml:space="preserve"> that the « box » is a common symbol for immediateness in all modes.</w:t>
        </w:r>
      </w:ins>
    </w:p>
  </w:footnote>
  <w:footnote w:id="43">
    <w:p w:rsidR="0054290C" w:rsidRPr="00BF1ECB" w:rsidRDefault="0054290C">
      <w:pPr>
        <w:pStyle w:val="Notedebasdepage"/>
      </w:pPr>
      <w:ins w:id="6171" w:author="Arthur Parmentier" w:date="2020-05-19T23:11:00Z">
        <w:r>
          <w:rPr>
            <w:rStyle w:val="Appelnotedebasdep"/>
          </w:rPr>
          <w:footnoteRef/>
        </w:r>
        <w:r>
          <w:t xml:space="preserve"> </w:t>
        </w:r>
        <w:r w:rsidRPr="00BF1ECB">
          <w:rPr>
            <w:rPrChange w:id="6172" w:author="Arthur Parmentier" w:date="2020-05-23T19:46:00Z">
              <w:rPr>
                <w:lang w:val="fr-FR"/>
              </w:rPr>
            </w:rPrChange>
          </w:rPr>
          <w:t>In practice, soundpainters tend to omit the « enter » and « exit »</w:t>
        </w:r>
      </w:ins>
      <w:ins w:id="6173" w:author="Arthur Parmentier" w:date="2020-05-19T23:12:00Z">
        <w:r w:rsidRPr="00BF1ECB">
          <w:rPr>
            <w:rPrChange w:id="6174" w:author="Arthur Parmentier" w:date="2020-05-23T19:46:00Z">
              <w:rPr>
                <w:lang w:val="fr-FR"/>
              </w:rPr>
            </w:rPrChange>
          </w:rPr>
          <w:t xml:space="preserve"> signs of mode</w:t>
        </w:r>
      </w:ins>
      <w:ins w:id="6175" w:author="Arthur Parmentier" w:date="2020-05-19T23:15:00Z">
        <w:r w:rsidRPr="00BF1ECB">
          <w:rPr>
            <w:rPrChange w:id="6176" w:author="Arthur Parmentier" w:date="2020-05-23T19:46:00Z">
              <w:rPr>
                <w:lang w:val="fr-FR"/>
              </w:rPr>
            </w:rPrChange>
          </w:rPr>
          <w:t xml:space="preserve">s that are </w:t>
        </w:r>
      </w:ins>
      <w:ins w:id="6177" w:author="Arthur Parmentier" w:date="2020-05-19T23:16:00Z">
        <w:r w:rsidRPr="00BF1ECB">
          <w:rPr>
            <w:rPrChange w:id="6178" w:author="Arthur Parmentier" w:date="2020-05-23T19:46:00Z">
              <w:rPr>
                <w:lang w:val="fr-FR"/>
              </w:rPr>
            </w:rPrChange>
          </w:rPr>
          <w:t>not ambiguous</w:t>
        </w:r>
      </w:ins>
      <w:ins w:id="6179" w:author="Arthur Parmentier" w:date="2020-05-19T23:12:00Z">
        <w:r w:rsidRPr="00BF1ECB">
          <w:rPr>
            <w:rPrChange w:id="6180" w:author="Arthur Parmentier" w:date="2020-05-23T19:46:00Z">
              <w:rPr>
                <w:lang w:val="fr-FR"/>
              </w:rPr>
            </w:rPrChange>
          </w:rPr>
          <w:t>, making things more difficult without depth tracking</w:t>
        </w:r>
      </w:ins>
      <w:ins w:id="6181" w:author="Arthur Parmentier" w:date="2020-05-19T23:16:00Z">
        <w:r w:rsidRPr="00BF1ECB">
          <w:rPr>
            <w:rPrChange w:id="6182" w:author="Arthur Parmentier" w:date="2020-05-23T19:46:00Z">
              <w:rPr>
                <w:lang w:val="fr-FR"/>
              </w:rPr>
            </w:rPrChange>
          </w:rPr>
          <w:t xml:space="preserve"> in case that « entering the box » is the only mark of the change of mode </w:t>
        </w:r>
      </w:ins>
      <w:ins w:id="6183" w:author="Arthur Parmentier" w:date="2020-05-19T23:17:00Z">
        <w:r w:rsidRPr="00BF1ECB">
          <w:rPr>
            <w:rPrChange w:id="6184" w:author="Arthur Parmentier" w:date="2020-05-23T19:46:00Z">
              <w:rPr>
                <w:lang w:val="fr-FR"/>
              </w:rPr>
            </w:rPrChange>
          </w:rPr>
          <w:t>(for instance by using the launch mode directly with « entering/exiting the box » instead of signing Launch Mode and Tear).</w:t>
        </w:r>
      </w:ins>
    </w:p>
  </w:footnote>
  <w:footnote w:id="44">
    <w:p w:rsidR="0054290C" w:rsidRPr="00BF1ECB" w:rsidRDefault="0054290C">
      <w:pPr>
        <w:pStyle w:val="Notedebasdepage"/>
      </w:pPr>
      <w:ins w:id="6296" w:author="Arthur Parmentier" w:date="2020-05-20T19:43:00Z">
        <w:r>
          <w:rPr>
            <w:rStyle w:val="Appelnotedebasdep"/>
          </w:rPr>
          <w:footnoteRef/>
        </w:r>
        <w:r>
          <w:t xml:space="preserve"> </w:t>
        </w:r>
        <w:r w:rsidRPr="00BF1ECB">
          <w:rPr>
            <w:rPrChange w:id="6297" w:author="Arthur Parmentier" w:date="2020-05-23T19:46:00Z">
              <w:rPr>
                <w:lang w:val="fr-FR"/>
              </w:rPr>
            </w:rPrChange>
          </w:rPr>
          <w:t>I did not test the performance of this choice quantitatively, but only qualitatively</w:t>
        </w:r>
      </w:ins>
      <w:ins w:id="6298" w:author="Arthur Parmentier" w:date="2020-05-20T21:37:00Z">
        <w:r w:rsidRPr="00BF1ECB">
          <w:rPr>
            <w:rPrChange w:id="6299" w:author="Arthur Parmentier" w:date="2020-05-23T19:46:00Z">
              <w:rPr>
                <w:lang w:val="fr-FR"/>
              </w:rPr>
            </w:rPrChange>
          </w:rPr>
          <w:t xml:space="preserve"> </w:t>
        </w:r>
      </w:ins>
      <w:ins w:id="6300" w:author="Arthur Parmentier" w:date="2020-05-20T19:43:00Z">
        <w:r w:rsidRPr="00BF1ECB">
          <w:rPr>
            <w:rPrChange w:id="6301" w:author="Arthur Parmentier" w:date="2020-05-23T19:46:00Z">
              <w:rPr>
                <w:lang w:val="fr-FR"/>
              </w:rPr>
            </w:rPrChange>
          </w:rPr>
          <w:t>by testing</w:t>
        </w:r>
      </w:ins>
      <w:ins w:id="6302" w:author="Arthur Parmentier" w:date="2020-05-20T21:37:00Z">
        <w:r w:rsidRPr="00BF1ECB">
          <w:rPr>
            <w:rPrChange w:id="6303" w:author="Arthur Parmentier" w:date="2020-05-23T19:46:00Z">
              <w:rPr>
                <w:lang w:val="fr-FR"/>
              </w:rPr>
            </w:rPrChange>
          </w:rPr>
          <w:t xml:space="preserve"> the change in performance that I could perceive</w:t>
        </w:r>
      </w:ins>
      <w:ins w:id="6304" w:author="Arthur Parmentier" w:date="2020-05-20T19:44:00Z">
        <w:r w:rsidRPr="00BF1ECB">
          <w:rPr>
            <w:rPrChange w:id="6305" w:author="Arthur Parmentier" w:date="2020-05-23T19:46:00Z">
              <w:rPr>
                <w:lang w:val="fr-FR"/>
              </w:rPr>
            </w:rPrChange>
          </w:rPr>
          <w:t xml:space="preserve"> with and without shoulders. </w:t>
        </w:r>
      </w:ins>
      <w:ins w:id="6306" w:author="Arthur Parmentier" w:date="2020-05-20T19:45:00Z">
        <w:r w:rsidRPr="00BF1ECB">
          <w:rPr>
            <w:rPrChange w:id="6307" w:author="Arthur Parmentier" w:date="2020-05-23T19:46:00Z">
              <w:rPr>
                <w:lang w:val="fr-FR"/>
              </w:rPr>
            </w:rPrChange>
          </w:rPr>
          <w:t>It is obvious from the SP signs</w:t>
        </w:r>
      </w:ins>
      <w:ins w:id="6308" w:author="Arthur Parmentier" w:date="2020-05-20T19:46:00Z">
        <w:r w:rsidRPr="00BF1ECB">
          <w:rPr>
            <w:rPrChange w:id="6309" w:author="Arthur Parmentier" w:date="2020-05-23T19:46:00Z">
              <w:rPr>
                <w:lang w:val="fr-FR"/>
              </w:rPr>
            </w:rPrChange>
          </w:rPr>
          <w:t xml:space="preserve"> that I consider</w:t>
        </w:r>
      </w:ins>
      <w:ins w:id="6310" w:author="Arthur Parmentier" w:date="2020-05-20T19:45:00Z">
        <w:r w:rsidRPr="00BF1ECB">
          <w:rPr>
            <w:rPrChange w:id="6311" w:author="Arthur Parmentier" w:date="2020-05-23T19:46:00Z">
              <w:rPr>
                <w:lang w:val="fr-FR"/>
              </w:rPr>
            </w:rPrChange>
          </w:rPr>
          <w:t xml:space="preserve"> that aside shoulders, no other </w:t>
        </w:r>
      </w:ins>
      <w:ins w:id="6312" w:author="Arthur Parmentier" w:date="2020-05-20T19:46:00Z">
        <w:r w:rsidRPr="00BF1ECB">
          <w:rPr>
            <w:rPrChange w:id="6313" w:author="Arthur Parmentier" w:date="2020-05-23T19:46:00Z">
              <w:rPr>
                <w:lang w:val="fr-FR"/>
              </w:rPr>
            </w:rPrChange>
          </w:rPr>
          <w:t>body joints could increase the performance of the recognition in real-time (curse of dimentionality problem).</w:t>
        </w:r>
      </w:ins>
    </w:p>
  </w:footnote>
  <w:footnote w:id="45">
    <w:p w:rsidR="0054290C" w:rsidRPr="008C7E78" w:rsidRDefault="0054290C">
      <w:pPr>
        <w:pStyle w:val="Notedebasdepage"/>
      </w:pPr>
      <w:ins w:id="6343" w:author="Arthur Parmentier" w:date="2020-06-03T19:00:00Z">
        <w:r>
          <w:rPr>
            <w:rStyle w:val="Appelnotedebasdep"/>
          </w:rPr>
          <w:footnoteRef/>
        </w:r>
        <w:r>
          <w:t xml:space="preserve"> </w:t>
        </w:r>
        <w:r w:rsidRPr="008C7E78">
          <w:rPr>
            <w:rPrChange w:id="6344" w:author="Arthur Parmentier" w:date="2020-06-07T18:32:00Z">
              <w:rPr>
                <w:lang w:val="fr-FR"/>
              </w:rPr>
            </w:rPrChange>
          </w:rPr>
          <w:t xml:space="preserve">Several hand pose estimations models are presented here : </w:t>
        </w:r>
        <w:r>
          <w:rPr>
            <w:lang w:val="fr-FR"/>
          </w:rPr>
          <w:fldChar w:fldCharType="begin"/>
        </w:r>
        <w:r w:rsidRPr="008C7E78">
          <w:rPr>
            <w:rPrChange w:id="6345"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346" w:author="Arthur Parmentier" w:date="2020-06-07T18:32:00Z">
              <w:rPr>
                <w:rStyle w:val="Lienhypertexte"/>
                <w:lang w:val="fr-FR"/>
              </w:rPr>
            </w:rPrChange>
          </w:rPr>
          <w:t>https://xinghaochen.github.io/awesome-hand-pose-estimation/</w:t>
        </w:r>
        <w:r>
          <w:rPr>
            <w:lang w:val="fr-FR"/>
          </w:rPr>
          <w:fldChar w:fldCharType="end"/>
        </w:r>
        <w:r w:rsidRPr="008C7E78">
          <w:rPr>
            <w:rPrChange w:id="6347" w:author="Arthur Parmentier" w:date="2020-06-07T18:32:00Z">
              <w:rPr>
                <w:lang w:val="fr-FR"/>
              </w:rPr>
            </w:rPrChange>
          </w:rPr>
          <w:t xml:space="preserve">. </w:t>
        </w:r>
      </w:ins>
      <w:ins w:id="6348" w:author="Arthur Parmentier" w:date="2020-06-03T19:01:00Z">
        <w:r w:rsidRPr="008C7E78">
          <w:rPr>
            <w:rPrChange w:id="6349" w:author="Arthur Parmentier" w:date="2020-06-07T18:32:00Z">
              <w:rPr>
                <w:lang w:val="fr-FR"/>
              </w:rPr>
            </w:rPrChange>
          </w:rPr>
          <w:t>The open pose model also has 2D hand pose recognition but in each case, the models c</w:t>
        </w:r>
      </w:ins>
      <w:ins w:id="6350" w:author="Arthur Parmentier" w:date="2020-06-03T19:02:00Z">
        <w:r w:rsidRPr="008C7E78">
          <w:rPr>
            <w:rPrChange w:id="6351" w:author="Arthur Parmentier" w:date="2020-06-07T18:32:00Z">
              <w:rPr>
                <w:lang w:val="fr-FR"/>
              </w:rPr>
            </w:rPrChange>
          </w:rPr>
          <w:t>ould not easily be ported to Max.</w:t>
        </w:r>
      </w:ins>
    </w:p>
  </w:footnote>
  <w:footnote w:id="46">
    <w:p w:rsidR="0054290C" w:rsidRPr="008C7E78" w:rsidRDefault="0054290C">
      <w:pPr>
        <w:pStyle w:val="Notedebasdepage"/>
      </w:pPr>
      <w:ins w:id="6441" w:author="Arthur Parmentier" w:date="2020-06-03T20:04:00Z">
        <w:r>
          <w:rPr>
            <w:rStyle w:val="Appelnotedebasdep"/>
          </w:rPr>
          <w:footnoteRef/>
        </w:r>
        <w:r>
          <w:t xml:space="preserve"> </w:t>
        </w:r>
        <w:r w:rsidRPr="008C7E78">
          <w:rPr>
            <w:rPrChange w:id="6442" w:author="Arthur Parmentier" w:date="2020-06-07T18:32:00Z">
              <w:rPr>
                <w:lang w:val="fr-FR"/>
              </w:rPr>
            </w:rPrChange>
          </w:rPr>
          <w:t>See Tensorflow blog, March 09, 2020 : https://blog.tensorflow.org/2020/03/face-and-hand-tracking-in-browser-with-mediapipe-and-tensorflowjs.html</w:t>
        </w:r>
      </w:ins>
    </w:p>
  </w:footnote>
  <w:footnote w:id="47">
    <w:p w:rsidR="0054290C" w:rsidRPr="008C7E78" w:rsidRDefault="0054290C">
      <w:pPr>
        <w:pStyle w:val="Notedebasdepage"/>
      </w:pPr>
      <w:ins w:id="6452" w:author="Arthur Parmentier" w:date="2020-06-03T20:08:00Z">
        <w:r>
          <w:rPr>
            <w:rStyle w:val="Appelnotedebasdep"/>
          </w:rPr>
          <w:footnoteRef/>
        </w:r>
        <w:r>
          <w:t xml:space="preserve"> </w:t>
        </w:r>
      </w:ins>
      <w:ins w:id="6453" w:author="Arthur Parmentier" w:date="2020-06-03T20:09:00Z">
        <w:r w:rsidRPr="003D6C76">
          <w:t>https://github.com/lysdexic-audio/n4m-handpose</w:t>
        </w:r>
      </w:ins>
    </w:p>
  </w:footnote>
  <w:footnote w:id="48">
    <w:p w:rsidR="0054290C" w:rsidRPr="008C7E78" w:rsidRDefault="0054290C">
      <w:pPr>
        <w:pStyle w:val="Notedebasdepage"/>
      </w:pPr>
      <w:ins w:id="6482" w:author="Arthur Parmentier" w:date="2020-06-03T20:22:00Z">
        <w:r>
          <w:rPr>
            <w:rStyle w:val="Appelnotedebasdep"/>
          </w:rPr>
          <w:footnoteRef/>
        </w:r>
        <w:r>
          <w:t xml:space="preserve"> </w:t>
        </w:r>
        <w:r w:rsidRPr="008C7E78">
          <w:rPr>
            <w:rPrChange w:id="6483" w:author="Arthur Parmentier" w:date="2020-06-07T18:32:00Z">
              <w:rPr>
                <w:lang w:val="fr-FR"/>
              </w:rPr>
            </w:rPrChange>
          </w:rPr>
          <w:t>See the MediaPipe repository : https://github.com/google/mediapipe/blob/master/mediapipe/docs/multi_hand_tracking_mobile_gpu.md</w:t>
        </w:r>
      </w:ins>
    </w:p>
  </w:footnote>
  <w:footnote w:id="49">
    <w:p w:rsidR="0054290C" w:rsidRPr="00BF1ECB" w:rsidRDefault="0054290C">
      <w:pPr>
        <w:pStyle w:val="Notedebasdepage"/>
      </w:pPr>
      <w:ins w:id="6580" w:author="Arthur Parmentier" w:date="2020-05-20T22:47:00Z">
        <w:r>
          <w:rPr>
            <w:rStyle w:val="Appelnotedebasdep"/>
          </w:rPr>
          <w:footnoteRef/>
        </w:r>
        <w:r>
          <w:t xml:space="preserve"> </w:t>
        </w:r>
        <w:r w:rsidRPr="00BF1ECB">
          <w:rPr>
            <w:rPrChange w:id="6581" w:author="Arthur Parmentier" w:date="2020-05-23T19:46:00Z">
              <w:rPr>
                <w:lang w:val="fr-FR"/>
              </w:rPr>
            </w:rPrChange>
          </w:rPr>
          <w:t xml:space="preserve">The </w:t>
        </w:r>
      </w:ins>
      <w:ins w:id="6582" w:author="Arthur Parmentier" w:date="2020-05-20T22:50:00Z">
        <w:r w:rsidRPr="00BF1ECB">
          <w:rPr>
            <w:rPrChange w:id="6583" w:author="Arthur Parmentier" w:date="2020-05-23T19:46:00Z">
              <w:rPr>
                <w:lang w:val="fr-FR"/>
              </w:rPr>
            </w:rPrChange>
          </w:rPr>
          <w:t>information flow</w:t>
        </w:r>
      </w:ins>
      <w:ins w:id="6584" w:author="Arthur Parmentier" w:date="2020-05-20T22:47:00Z">
        <w:r w:rsidRPr="00BF1ECB">
          <w:rPr>
            <w:rPrChange w:id="6585" w:author="Arthur Parmentier" w:date="2020-05-23T19:46:00Z">
              <w:rPr>
                <w:lang w:val="fr-FR"/>
              </w:rPr>
            </w:rPrChange>
          </w:rPr>
          <w:t xml:space="preserve"> at the opening of the patch</w:t>
        </w:r>
      </w:ins>
      <w:ins w:id="6586" w:author="Arthur Parmentier" w:date="2020-05-22T18:38:00Z">
        <w:r w:rsidRPr="00BF1ECB">
          <w:rPr>
            <w:rPrChange w:id="6587" w:author="Arthur Parmentier" w:date="2020-05-23T19:46:00Z">
              <w:rPr>
                <w:lang w:val="fr-FR"/>
              </w:rPr>
            </w:rPrChange>
          </w:rPr>
          <w:t>er</w:t>
        </w:r>
      </w:ins>
      <w:ins w:id="6588" w:author="Arthur Parmentier" w:date="2020-05-20T22:47:00Z">
        <w:r w:rsidRPr="00BF1ECB">
          <w:rPr>
            <w:rPrChange w:id="6589" w:author="Arthur Parmentier" w:date="2020-05-23T19:46:00Z">
              <w:rPr>
                <w:lang w:val="fr-FR"/>
              </w:rPr>
            </w:rPrChange>
          </w:rPr>
          <w:t xml:space="preserve"> follows a specific order. </w:t>
        </w:r>
      </w:ins>
      <w:ins w:id="6590" w:author="Arthur Parmentier" w:date="2020-05-20T22:53:00Z">
        <w:r w:rsidRPr="00BF1ECB">
          <w:rPr>
            <w:rPrChange w:id="6591" w:author="Arthur Parmentier" w:date="2020-05-23T19:46:00Z">
              <w:rPr>
                <w:lang w:val="fr-FR"/>
              </w:rPr>
            </w:rPrChange>
          </w:rPr>
          <w:t>If implemented at startup, t</w:t>
        </w:r>
      </w:ins>
      <w:ins w:id="6592" w:author="Arthur Parmentier" w:date="2020-05-20T22:48:00Z">
        <w:r w:rsidRPr="00BF1ECB">
          <w:rPr>
            <w:rPrChange w:id="6593" w:author="Arthur Parmentier" w:date="2020-05-23T19:46:00Z">
              <w:rPr>
                <w:lang w:val="fr-FR"/>
              </w:rPr>
            </w:rPrChange>
          </w:rPr>
          <w:t>he triggering of the input size</w:t>
        </w:r>
      </w:ins>
      <w:ins w:id="6594" w:author="Arthur Parmentier" w:date="2020-05-20T22:50:00Z">
        <w:r w:rsidRPr="00BF1ECB">
          <w:rPr>
            <w:rPrChange w:id="6595" w:author="Arthur Parmentier" w:date="2020-05-23T19:46:00Z">
              <w:rPr>
                <w:lang w:val="fr-FR"/>
              </w:rPr>
            </w:rPrChange>
          </w:rPr>
          <w:t xml:space="preserve"> </w:t>
        </w:r>
      </w:ins>
      <w:ins w:id="6596" w:author="Arthur Parmentier" w:date="2020-05-20T22:48:00Z">
        <w:r w:rsidRPr="00BF1ECB">
          <w:rPr>
            <w:rPrChange w:id="6597" w:author="Arthur Parmentier" w:date="2020-05-23T19:46:00Z">
              <w:rPr>
                <w:lang w:val="fr-FR"/>
              </w:rPr>
            </w:rPrChange>
          </w:rPr>
          <w:t xml:space="preserve">should be launched with a « loadpercent 91 » object to </w:t>
        </w:r>
      </w:ins>
      <w:ins w:id="6598" w:author="Arthur Parmentier" w:date="2020-06-10T19:54:00Z">
        <w:r w:rsidRPr="00BF1ECB">
          <w:t>guarantee</w:t>
        </w:r>
      </w:ins>
      <w:ins w:id="6599" w:author="Arthur Parmentier" w:date="2020-05-20T22:49:00Z">
        <w:r w:rsidRPr="00BF1ECB">
          <w:rPr>
            <w:rPrChange w:id="6600" w:author="Arthur Parmentier" w:date="2020-05-23T19:46:00Z">
              <w:rPr>
                <w:lang w:val="fr-FR"/>
              </w:rPr>
            </w:rPrChange>
          </w:rPr>
          <w:t xml:space="preserve"> that it is caught by the input manager</w:t>
        </w:r>
      </w:ins>
      <w:ins w:id="6601" w:author="Arthur Parmentier" w:date="2020-05-20T22:53:00Z">
        <w:r w:rsidRPr="00BF1ECB">
          <w:rPr>
            <w:rPrChange w:id="6602" w:author="Arthur Parmentier" w:date="2020-05-23T19:46:00Z">
              <w:rPr>
                <w:lang w:val="fr-FR"/>
              </w:rPr>
            </w:rPrChange>
          </w:rPr>
          <w:t>. Otherwise, the number can be sent anytime</w:t>
        </w:r>
      </w:ins>
      <w:ins w:id="6603" w:author="Arthur Parmentier" w:date="2020-05-20T22:54:00Z">
        <w:r w:rsidRPr="00BF1ECB">
          <w:rPr>
            <w:rPrChange w:id="6604" w:author="Arthur Parmentier" w:date="2020-05-23T19:46:00Z">
              <w:rPr>
                <w:lang w:val="fr-FR"/>
              </w:rPr>
            </w:rPrChange>
          </w:rPr>
          <w:t xml:space="preserve"> before the recording is launched.</w:t>
        </w:r>
      </w:ins>
    </w:p>
  </w:footnote>
  <w:footnote w:id="50">
    <w:p w:rsidR="0054290C" w:rsidRPr="008C7E78" w:rsidRDefault="0054290C">
      <w:pPr>
        <w:pStyle w:val="Notedebasdepage"/>
      </w:pPr>
      <w:ins w:id="6699"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1">
    <w:p w:rsidR="0054290C" w:rsidRPr="00BF1ECB" w:rsidRDefault="0054290C">
      <w:pPr>
        <w:pStyle w:val="Notedebasdepage"/>
      </w:pPr>
      <w:ins w:id="6820" w:author="Arthur Parmentier" w:date="2020-05-20T22:33:00Z">
        <w:r>
          <w:rPr>
            <w:rStyle w:val="Appelnotedebasdep"/>
          </w:rPr>
          <w:footnoteRef/>
        </w:r>
        <w:r>
          <w:t xml:space="preserve"> </w:t>
        </w:r>
        <w:r w:rsidRPr="00BF1ECB">
          <w:rPr>
            <w:rPrChange w:id="6821" w:author="Arthur Parmentier" w:date="2020-05-23T19:46:00Z">
              <w:rPr>
                <w:lang w:val="fr-FR"/>
              </w:rPr>
            </w:rPrChange>
          </w:rPr>
          <w:t xml:space="preserve">5 seconds is the maximum sequence length </w:t>
        </w:r>
      </w:ins>
      <w:ins w:id="6822" w:author="Arthur Parmentier" w:date="2020-05-20T22:35:00Z">
        <w:r w:rsidRPr="00BF1ECB">
          <w:rPr>
            <w:rPrChange w:id="6823" w:author="Arthur Parmentier" w:date="2020-05-23T19:46:00Z">
              <w:rPr>
                <w:lang w:val="fr-FR"/>
              </w:rPr>
            </w:rPrChange>
          </w:rPr>
          <w:t>that I allowed the recording buffer to store</w:t>
        </w:r>
      </w:ins>
      <w:ins w:id="6824" w:author="Arthur Parmentier" w:date="2020-05-20T22:36:00Z">
        <w:r w:rsidRPr="00BF1ECB">
          <w:rPr>
            <w:rPrChange w:id="6825" w:author="Arthur Parmentier" w:date="2020-05-23T19:46:00Z">
              <w:rPr>
                <w:lang w:val="fr-FR"/>
              </w:rPr>
            </w:rPrChange>
          </w:rPr>
          <w:t xml:space="preserve">. Internally, </w:t>
        </w:r>
      </w:ins>
      <w:ins w:id="6826" w:author="Arthur Parmentier" w:date="2020-05-20T22:37:00Z">
        <w:r w:rsidRPr="00BF1ECB">
          <w:rPr>
            <w:rPrChange w:id="6827" w:author="Arthur Parmentier" w:date="2020-05-23T19:46:00Z">
              <w:rPr>
                <w:lang w:val="fr-FR"/>
              </w:rPr>
            </w:rPrChange>
          </w:rPr>
          <w:t>it is a constraint from the M</w:t>
        </w:r>
      </w:ins>
      <w:ins w:id="6828" w:author="Arthur Parmentier" w:date="2020-05-20T22:38:00Z">
        <w:r w:rsidRPr="00BF1ECB">
          <w:rPr>
            <w:rPrChange w:id="6829" w:author="Arthur Parmentier" w:date="2020-05-23T19:46:00Z">
              <w:rPr>
                <w:lang w:val="fr-FR"/>
              </w:rPr>
            </w:rPrChange>
          </w:rPr>
          <w:t>uBu object that stores the buffers and require a « maximum capacity » for each track, possibly for memory allocation issues.</w:t>
        </w:r>
      </w:ins>
      <w:ins w:id="6830" w:author="Arthur Parmentier" w:date="2020-05-20T22:36:00Z">
        <w:r w:rsidRPr="00BF1ECB">
          <w:rPr>
            <w:rPrChange w:id="6831" w:author="Arthur Parmentier" w:date="2020-05-23T19:46:00Z">
              <w:rPr>
                <w:lang w:val="fr-FR"/>
              </w:rPr>
            </w:rPrChange>
          </w:rPr>
          <w:t xml:space="preserve"> </w:t>
        </w:r>
      </w:ins>
      <w:ins w:id="6832" w:author="Arthur Parmentier" w:date="2020-05-20T22:39:00Z">
        <w:r w:rsidRPr="00BF1ECB">
          <w:rPr>
            <w:rPrChange w:id="6833" w:author="Arthur Parmentier" w:date="2020-05-23T19:46:00Z">
              <w:rPr>
                <w:lang w:val="fr-FR"/>
              </w:rPr>
            </w:rPrChange>
          </w:rPr>
          <w:t xml:space="preserve">However, it is unrealistic that a sign does take more than 2 seconds to </w:t>
        </w:r>
      </w:ins>
      <w:ins w:id="6834" w:author="Arthur Parmentier" w:date="2020-05-20T22:40:00Z">
        <w:r w:rsidRPr="00BF1ECB">
          <w:rPr>
            <w:rPrChange w:id="6835" w:author="Arthur Parmentier" w:date="2020-05-23T19:46:00Z">
              <w:rPr>
                <w:lang w:val="fr-FR"/>
              </w:rPr>
            </w:rPrChange>
          </w:rPr>
          <w:t>be executed.</w:t>
        </w:r>
      </w:ins>
    </w:p>
  </w:footnote>
  <w:footnote w:id="52">
    <w:p w:rsidR="0054290C" w:rsidRPr="008C7E78" w:rsidRDefault="0054290C">
      <w:pPr>
        <w:pStyle w:val="Notedebasdepage"/>
      </w:pPr>
      <w:ins w:id="6846" w:author="Arthur Parmentier" w:date="2020-06-03T23:27:00Z">
        <w:r>
          <w:rPr>
            <w:rStyle w:val="Appelnotedebasdep"/>
          </w:rPr>
          <w:footnoteRef/>
        </w:r>
        <w:r>
          <w:t xml:space="preserve"> </w:t>
        </w:r>
        <w:r w:rsidRPr="008C7E78">
          <w:rPr>
            <w:rPrChange w:id="6847" w:author="Arthur Parmentier" w:date="2020-06-07T18:32:00Z">
              <w:rPr>
                <w:lang w:val="fr-FR"/>
              </w:rPr>
            </w:rPrChange>
          </w:rPr>
          <w:t xml:space="preserve">In further releases of the tool, </w:t>
        </w:r>
      </w:ins>
      <w:ins w:id="6848" w:author="Arthur Parmentier" w:date="2020-06-03T23:28:00Z">
        <w:r w:rsidRPr="008C7E78">
          <w:rPr>
            <w:rPrChange w:id="6849" w:author="Arthur Parmentier" w:date="2020-06-07T18:32:00Z">
              <w:rPr>
                <w:lang w:val="fr-FR"/>
              </w:rPr>
            </w:rPrChange>
          </w:rPr>
          <w:t>i twill be possible</w:t>
        </w:r>
      </w:ins>
      <w:ins w:id="6850" w:author="Arthur Parmentier" w:date="2020-06-03T23:27:00Z">
        <w:r w:rsidRPr="008C7E78">
          <w:rPr>
            <w:rPrChange w:id="6851" w:author="Arthur Parmentier" w:date="2020-06-07T18:32:00Z">
              <w:rPr>
                <w:lang w:val="fr-FR"/>
              </w:rPr>
            </w:rPrChange>
          </w:rPr>
          <w:t xml:space="preserve"> to only use one Mubu object for all models, but I could not reach this level of gener</w:t>
        </w:r>
      </w:ins>
      <w:ins w:id="6852" w:author="Arthur Parmentier" w:date="2020-06-03T23:28:00Z">
        <w:r w:rsidRPr="008C7E78">
          <w:rPr>
            <w:rPrChange w:id="6853" w:author="Arthur Parmentier" w:date="2020-06-07T18:32:00Z">
              <w:rPr>
                <w:lang w:val="fr-FR"/>
              </w:rPr>
            </w:rPrChange>
          </w:rPr>
          <w:t>icity and complexity inside the frame of my project.</w:t>
        </w:r>
      </w:ins>
    </w:p>
  </w:footnote>
  <w:footnote w:id="53">
    <w:p w:rsidR="0054290C" w:rsidRPr="00BF1ECB" w:rsidRDefault="0054290C">
      <w:pPr>
        <w:pStyle w:val="Notedebasdepage"/>
      </w:pPr>
      <w:ins w:id="6949" w:author="Arthur Parmentier" w:date="2020-05-22T08:13:00Z">
        <w:r>
          <w:rPr>
            <w:rStyle w:val="Appelnotedebasdep"/>
          </w:rPr>
          <w:footnoteRef/>
        </w:r>
        <w:r>
          <w:t xml:space="preserve"> </w:t>
        </w:r>
        <w:r w:rsidRPr="00023308">
          <w:t>https://discussion.forum.ircam.fr/t/mubu-write-to-file-bugs-suggested-improvement/21714/2</w:t>
        </w:r>
      </w:ins>
    </w:p>
  </w:footnote>
  <w:footnote w:id="54">
    <w:p w:rsidR="0054290C" w:rsidRDefault="0054290C" w:rsidP="00D64278">
      <w:pPr>
        <w:pStyle w:val="Notedebasdepage"/>
        <w:rPr>
          <w:ins w:id="7195" w:author="Arthur Parmentier" w:date="2020-05-22T11:26:00Z"/>
        </w:rPr>
      </w:pPr>
      <w:ins w:id="7196" w:author="Arthur Parmentier" w:date="2020-05-22T10:44:00Z">
        <w:r>
          <w:rPr>
            <w:rStyle w:val="Appelnotedebasdep"/>
          </w:rPr>
          <w:footnoteRef/>
        </w:r>
      </w:ins>
    </w:p>
    <w:p w:rsidR="0054290C" w:rsidRPr="00BF1ECB" w:rsidRDefault="0054290C">
      <w:pPr>
        <w:pStyle w:val="Notedebasdepage"/>
        <w:numPr>
          <w:ilvl w:val="0"/>
          <w:numId w:val="39"/>
        </w:numPr>
        <w:rPr>
          <w:ins w:id="7197" w:author="Arthur Parmentier" w:date="2020-05-22T11:01:00Z"/>
          <w:rPrChange w:id="7198" w:author="Arthur Parmentier" w:date="2020-05-23T19:46:00Z">
            <w:rPr>
              <w:ins w:id="7199" w:author="Arthur Parmentier" w:date="2020-05-22T11:01:00Z"/>
              <w:lang w:val="fr-FR"/>
            </w:rPr>
          </w:rPrChange>
        </w:rPr>
      </w:pPr>
      <w:ins w:id="7200" w:author="Arthur Parmentier" w:date="2020-05-22T10:44:00Z">
        <w:r w:rsidRPr="00BF1ECB">
          <w:rPr>
            <w:rPrChange w:id="7201" w:author="Arthur Parmentier" w:date="2020-05-23T19:46:00Z">
              <w:rPr>
                <w:lang w:val="fr-FR"/>
              </w:rPr>
            </w:rPrChange>
          </w:rPr>
          <w:t xml:space="preserve">The MuBu library has a </w:t>
        </w:r>
      </w:ins>
      <w:ins w:id="7202" w:author="Arthur Parmentier" w:date="2020-05-22T10:45:00Z">
        <w:r w:rsidRPr="00BF1ECB">
          <w:rPr>
            <w:rPrChange w:id="7203" w:author="Arthur Parmentier" w:date="2020-05-23T19:46:00Z">
              <w:rPr>
                <w:lang w:val="fr-FR"/>
              </w:rPr>
            </w:rPrChange>
          </w:rPr>
          <w:t xml:space="preserve">DTW object that can be directly used on the buffers but I could not find </w:t>
        </w:r>
      </w:ins>
      <w:ins w:id="7204" w:author="Arthur Parmentier" w:date="2020-05-22T10:46:00Z">
        <w:r w:rsidRPr="00BF1ECB">
          <w:rPr>
            <w:rPrChange w:id="7205" w:author="Arthur Parmentier" w:date="2020-05-23T19:46:00Z">
              <w:rPr>
                <w:lang w:val="fr-FR"/>
              </w:rPr>
            </w:rPrChange>
          </w:rPr>
          <w:t xml:space="preserve">whether it could or </w:t>
        </w:r>
      </w:ins>
      <w:ins w:id="7206" w:author="Arthur Parmentier" w:date="2020-05-22T10:45:00Z">
        <w:r w:rsidRPr="00BF1ECB">
          <w:rPr>
            <w:rPrChange w:id="7207" w:author="Arthur Parmentier" w:date="2020-05-23T19:46:00Z">
              <w:rPr>
                <w:lang w:val="fr-FR"/>
              </w:rPr>
            </w:rPrChange>
          </w:rPr>
          <w:t xml:space="preserve">how to make it work </w:t>
        </w:r>
      </w:ins>
      <w:ins w:id="7208" w:author="Arthur Parmentier" w:date="2020-05-22T10:46:00Z">
        <w:r w:rsidRPr="00BF1ECB">
          <w:rPr>
            <w:rPrChange w:id="7209" w:author="Arthur Parmentier" w:date="2020-05-23T19:46:00Z">
              <w:rPr>
                <w:lang w:val="fr-FR"/>
              </w:rPr>
            </w:rPrChange>
          </w:rPr>
          <w:t xml:space="preserve">with </w:t>
        </w:r>
      </w:ins>
      <w:ins w:id="7210" w:author="Arthur Parmentier" w:date="2020-05-22T10:45:00Z">
        <w:r w:rsidRPr="00BF1ECB">
          <w:rPr>
            <w:rPrChange w:id="7211" w:author="Arthur Parmentier" w:date="2020-05-23T19:46:00Z">
              <w:rPr>
                <w:lang w:val="fr-FR"/>
              </w:rPr>
            </w:rPrChange>
          </w:rPr>
          <w:t>real-time</w:t>
        </w:r>
      </w:ins>
      <w:ins w:id="7212" w:author="Arthur Parmentier" w:date="2020-05-22T10:46:00Z">
        <w:r w:rsidRPr="00BF1ECB">
          <w:rPr>
            <w:rPrChange w:id="7213" w:author="Arthur Parmentier" w:date="2020-05-23T19:46:00Z">
              <w:rPr>
                <w:lang w:val="fr-FR"/>
              </w:rPr>
            </w:rPrChange>
          </w:rPr>
          <w:t xml:space="preserve"> data.</w:t>
        </w:r>
      </w:ins>
      <w:ins w:id="7214" w:author="Arthur Parmentier" w:date="2020-05-22T11:00:00Z">
        <w:r w:rsidRPr="00BF1ECB">
          <w:rPr>
            <w:rPrChange w:id="7215" w:author="Arthur Parmentier" w:date="2020-05-23T19:46:00Z">
              <w:rPr>
                <w:lang w:val="fr-FR"/>
              </w:rPr>
            </w:rPrChange>
          </w:rPr>
          <w:t xml:space="preserve"> </w:t>
        </w:r>
      </w:ins>
    </w:p>
    <w:p w:rsidR="0054290C" w:rsidRPr="0058758C" w:rsidRDefault="0054290C" w:rsidP="00AD7B79">
      <w:pPr>
        <w:pStyle w:val="Notedebasdepage"/>
        <w:numPr>
          <w:ilvl w:val="0"/>
          <w:numId w:val="39"/>
        </w:numPr>
        <w:rPr>
          <w:ins w:id="7216" w:author="Arthur Parmentier" w:date="2020-05-22T11:27:00Z"/>
          <w:lang w:val="fr-FR"/>
          <w:rPrChange w:id="7217" w:author="Arthur Parmentier" w:date="2020-05-22T11:27:00Z">
            <w:rPr>
              <w:ins w:id="7218" w:author="Arthur Parmentier" w:date="2020-05-22T11:27:00Z"/>
            </w:rPr>
          </w:rPrChange>
        </w:rPr>
      </w:pPr>
      <w:ins w:id="7219" w:author="Arthur Parmentier" w:date="2020-05-22T11:01:00Z">
        <w:r w:rsidRPr="00BF1ECB">
          <w:rPr>
            <w:rPrChange w:id="7220" w:author="Arthur Parmentier" w:date="2020-05-23T19:46:00Z">
              <w:rPr>
                <w:lang w:val="fr-FR"/>
              </w:rPr>
            </w:rPrChange>
          </w:rPr>
          <w:t xml:space="preserve">Frédéric Bettens from UMons presented in 2009 the num.dtw object for Max and PD, but it can not longer be found over the </w:t>
        </w:r>
      </w:ins>
      <w:ins w:id="7221" w:author="Arthur Parmentier" w:date="2020-05-22T11:02:00Z">
        <w:r w:rsidRPr="00BF1ECB">
          <w:rPr>
            <w:rPrChange w:id="7222" w:author="Arthur Parmentier" w:date="2020-05-23T19:46:00Z">
              <w:rPr>
                <w:lang w:val="fr-FR"/>
              </w:rPr>
            </w:rPrChange>
          </w:rPr>
          <w:t xml:space="preserve">web as annonced in its introductory paper </w:t>
        </w:r>
      </w:ins>
      <w:ins w:id="7223" w:author="Arthur Parmentier" w:date="2020-05-22T11:22:00Z">
        <w:r w:rsidRPr="00BF1ECB">
          <w:rPr>
            <w:i/>
            <w:iCs/>
            <w:rPrChange w:id="7224" w:author="Arthur Parmentier" w:date="2020-05-23T19:46:00Z">
              <w:rPr>
                <w:lang w:val="fr-FR"/>
              </w:rPr>
            </w:rPrChange>
          </w:rPr>
          <w:t>Real-time dtw-based gesture recognition external object for max/msp and puredata</w:t>
        </w:r>
        <w:r w:rsidRPr="00BF1ECB">
          <w:rPr>
            <w:rPrChange w:id="7225" w:author="Arthur Parmentier" w:date="2020-05-23T19:46:00Z">
              <w:rPr>
                <w:lang w:val="fr-FR"/>
              </w:rPr>
            </w:rPrChange>
          </w:rPr>
          <w:t xml:space="preserve"> in </w:t>
        </w:r>
      </w:ins>
      <w:ins w:id="7226" w:author="Arthur Parmentier" w:date="2020-05-22T11:23:00Z">
        <w:r>
          <w:t>Proc. SMC ’09, 2009 30-35</w:t>
        </w:r>
      </w:ins>
    </w:p>
    <w:p w:rsidR="0054290C" w:rsidRDefault="0054290C">
      <w:pPr>
        <w:pStyle w:val="Notedebasdepage"/>
        <w:numPr>
          <w:ilvl w:val="0"/>
          <w:numId w:val="39"/>
        </w:numPr>
        <w:rPr>
          <w:ins w:id="7227" w:author="Arthur Parmentier" w:date="2020-06-04T10:54:00Z"/>
        </w:rPr>
      </w:pPr>
      <w:ins w:id="7228" w:author="Arthur Parmentier" w:date="2020-05-22T11:27:00Z">
        <w:r>
          <w:t>A</w:t>
        </w:r>
      </w:ins>
      <w:ins w:id="7229" w:author="Arthur Parmentier" w:date="2020-05-22T11:29:00Z">
        <w:r>
          <w:t>nother DTW object for Max has been built on t</w:t>
        </w:r>
      </w:ins>
      <w:ins w:id="7230" w:author="Arthur Parmentier" w:date="2020-05-22T11:30:00Z">
        <w:r>
          <w:t xml:space="preserve">he online-DTW library: </w:t>
        </w:r>
        <w:r w:rsidRPr="0058758C">
          <w:rPr>
            <w:i/>
            <w:iCs/>
            <w:rPrChange w:id="7231" w:author="Arthur Parmentier" w:date="2020-05-22T11:30:00Z">
              <w:rPr/>
            </w:rPrChange>
          </w:rPr>
          <w:t>An Online Tempo Tracker for Automatic Accompaniment based on Audio-to-audio Alignment and Beat Tracking</w:t>
        </w:r>
        <w:r>
          <w:t xml:space="preserve">, G. Burloiu. In Sound and Music Computing (SMC), 2016, but </w:t>
        </w:r>
      </w:ins>
      <w:ins w:id="7232" w:author="Arthur Parmentier" w:date="2020-05-22T11:31:00Z">
        <w:r>
          <w:t>i</w:t>
        </w:r>
      </w:ins>
      <w:ins w:id="7233" w:author="Arthur Parmentier" w:date="2020-05-22T11:32:00Z">
        <w:r>
          <w:t>t is not designed to be used as a classifier.</w:t>
        </w:r>
      </w:ins>
    </w:p>
    <w:p w:rsidR="0054290C" w:rsidRPr="00BF1ECB" w:rsidRDefault="0054290C">
      <w:pPr>
        <w:pStyle w:val="Notedebasdepage"/>
        <w:numPr>
          <w:ilvl w:val="0"/>
          <w:numId w:val="39"/>
        </w:numPr>
        <w:pPrChange w:id="7234" w:author="Arthur Parmentier" w:date="2020-05-22T11:01:00Z">
          <w:pPr>
            <w:pStyle w:val="Notedebasdepage"/>
          </w:pPr>
        </w:pPrChange>
      </w:pPr>
      <w:ins w:id="7235"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55">
    <w:p w:rsidR="0054290C" w:rsidRPr="00BF1ECB" w:rsidRDefault="0054290C">
      <w:pPr>
        <w:pStyle w:val="Notedebasdepage"/>
      </w:pPr>
      <w:ins w:id="7241" w:author="Arthur Parmentier" w:date="2020-05-22T11:38:00Z">
        <w:r>
          <w:rPr>
            <w:rStyle w:val="Appelnotedebasdep"/>
          </w:rPr>
          <w:footnoteRef/>
        </w:r>
        <w:r>
          <w:t xml:space="preserve"> </w:t>
        </w:r>
      </w:ins>
      <w:ins w:id="7242" w:author="Arthur Parmentier" w:date="2020-05-22T11:39:00Z">
        <w:r w:rsidRPr="00BA3283">
          <w:t>http://www.</w:t>
        </w:r>
      </w:ins>
      <w:ins w:id="7243" w:author="Arthur Parmentier" w:date="2020-05-22T12:18:00Z">
        <w:r>
          <w:t>Wekinator</w:t>
        </w:r>
      </w:ins>
      <w:ins w:id="7244" w:author="Arthur Parmentier" w:date="2020-05-22T11:39:00Z">
        <w:r w:rsidRPr="00BA3283">
          <w:t>.org/</w:t>
        </w:r>
      </w:ins>
    </w:p>
  </w:footnote>
  <w:footnote w:id="56">
    <w:p w:rsidR="0054290C" w:rsidRPr="008C7E78" w:rsidRDefault="0054290C">
      <w:pPr>
        <w:pStyle w:val="Notedebasdepage"/>
      </w:pPr>
      <w:ins w:id="7481" w:author="Arthur Parmentier" w:date="2020-06-04T14:08:00Z">
        <w:r>
          <w:rPr>
            <w:rStyle w:val="Appelnotedebasdep"/>
          </w:rPr>
          <w:footnoteRef/>
        </w:r>
        <w:r>
          <w:t xml:space="preserve"> </w:t>
        </w:r>
        <w:r w:rsidRPr="008C7E78">
          <w:rPr>
            <w:rPrChange w:id="7482" w:author="Arthur Parmentier" w:date="2020-06-07T18:32:00Z">
              <w:rPr>
                <w:lang w:val="fr-FR"/>
              </w:rPr>
            </w:rPrChange>
          </w:rPr>
          <w:t>See https://github.com/jakesgordon/javascript-state-machine/</w:t>
        </w:r>
      </w:ins>
    </w:p>
  </w:footnote>
  <w:footnote w:id="57">
    <w:p w:rsidR="0054290C" w:rsidRPr="008C7E78" w:rsidRDefault="0054290C">
      <w:pPr>
        <w:pStyle w:val="Notedebasdepage"/>
      </w:pPr>
      <w:ins w:id="7486" w:author="Arthur Parmentier" w:date="2020-06-04T14:11:00Z">
        <w:r>
          <w:rPr>
            <w:rStyle w:val="Appelnotedebasdep"/>
          </w:rPr>
          <w:footnoteRef/>
        </w:r>
        <w:r>
          <w:t xml:space="preserve"> </w:t>
        </w:r>
        <w:r w:rsidRPr="00443149">
          <w:t>https://github.com/mdaines/viz.js</w:t>
        </w:r>
      </w:ins>
    </w:p>
  </w:footnote>
  <w:footnote w:id="58">
    <w:p w:rsidR="0054290C" w:rsidRPr="008C7E78" w:rsidRDefault="0054290C">
      <w:pPr>
        <w:pStyle w:val="Notedebasdepage"/>
      </w:pPr>
      <w:ins w:id="7810" w:author="Arthur Parmentier" w:date="2020-06-05T15:46:00Z">
        <w:r>
          <w:rPr>
            <w:rStyle w:val="Appelnotedebasdep"/>
          </w:rPr>
          <w:footnoteRef/>
        </w:r>
        <w:r>
          <w:t xml:space="preserve"> </w:t>
        </w:r>
      </w:ins>
      <w:ins w:id="7811" w:author="Arthur Parmentier" w:date="2020-06-05T15:47:00Z">
        <w:r w:rsidRPr="008C7E78">
          <w:rPr>
            <w:rPrChange w:id="7812"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9">
    <w:p w:rsidR="0054290C" w:rsidRPr="008C7E78" w:rsidRDefault="0054290C">
      <w:pPr>
        <w:pStyle w:val="Notedebasdepage"/>
      </w:pPr>
      <w:ins w:id="7899" w:author="Arthur Parmentier" w:date="2020-06-05T00:48:00Z">
        <w:r>
          <w:rPr>
            <w:rStyle w:val="Appelnotedebasdep"/>
          </w:rPr>
          <w:footnoteRef/>
        </w:r>
        <w:r>
          <w:t xml:space="preserve"> </w:t>
        </w:r>
        <w:r w:rsidRPr="008C7E78">
          <w:rPr>
            <w:rPrChange w:id="7900" w:author="Arthur Parmentier" w:date="2020-06-07T18:32:00Z">
              <w:rPr>
                <w:lang w:val="fr-FR"/>
              </w:rPr>
            </w:rPrChange>
          </w:rPr>
          <w:t>The vers</w:t>
        </w:r>
      </w:ins>
      <w:ins w:id="7901" w:author="Arthur Parmentier" w:date="2020-06-05T00:49:00Z">
        <w:r w:rsidRPr="008C7E78">
          <w:rPr>
            <w:rPrChange w:id="7902" w:author="Arthur Parmentier" w:date="2020-06-07T18:32:00Z">
              <w:rPr>
                <w:lang w:val="fr-FR"/>
              </w:rPr>
            </w:rPrChange>
          </w:rPr>
          <w:t>ion that I am using is the following : https://github.com/ideoforms/LiveOSC</w:t>
        </w:r>
      </w:ins>
    </w:p>
  </w:footnote>
  <w:footnote w:id="60">
    <w:p w:rsidR="0054290C" w:rsidRPr="00FF217B" w:rsidRDefault="0054290C" w:rsidP="005522F0">
      <w:pPr>
        <w:pStyle w:val="Notedebasdepage"/>
        <w:rPr>
          <w:ins w:id="8010" w:author="Arthur Parmentier" w:date="2020-05-18T17:07:00Z"/>
        </w:rPr>
      </w:pPr>
      <w:ins w:id="8011" w:author="Arthur Parmentier" w:date="2020-05-18T17:07:00Z">
        <w:r>
          <w:rPr>
            <w:rStyle w:val="Appelnotedebasdep"/>
          </w:rPr>
          <w:footnoteRef/>
        </w:r>
        <w:r>
          <w:t xml:space="preserve"> </w:t>
        </w:r>
        <w:r w:rsidRPr="00CC0B22">
          <w:t xml:space="preserve">2 seconds is the default value </w:t>
        </w:r>
        <w:r>
          <w:t>of the recording sequence for each sign.</w:t>
        </w:r>
      </w:ins>
      <w:ins w:id="8012" w:author="Arthur Parmentier" w:date="2020-05-22T20:16:00Z">
        <w:r>
          <w:t xml:space="preserve"> The implementation details of Wekinator are discussed in </w:t>
        </w:r>
      </w:ins>
      <w:ins w:id="8013" w:author="Arthur Parmentier" w:date="2020-05-22T20:17:00Z">
        <w:r>
          <w:t xml:space="preserve">the course </w:t>
        </w:r>
        <w:r>
          <w:rPr>
            <w:i/>
            <w:iCs/>
          </w:rPr>
          <w:t>Machine learning for musicians and artists, Working with time</w:t>
        </w:r>
        <w:r>
          <w:t xml:space="preserve"> on Kadenze.com</w:t>
        </w:r>
      </w:ins>
      <w:ins w:id="8014"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1">
    <w:p w:rsidR="0054290C" w:rsidRPr="00CC0B22" w:rsidRDefault="0054290C" w:rsidP="005522F0">
      <w:pPr>
        <w:pStyle w:val="Notedebasdepage"/>
        <w:rPr>
          <w:ins w:id="8017" w:author="Arthur Parmentier" w:date="2020-05-18T17:07:00Z"/>
        </w:rPr>
      </w:pPr>
      <w:ins w:id="8018" w:author="Arthur Parmentier" w:date="2020-05-18T17:07:00Z">
        <w:r>
          <w:rPr>
            <w:rStyle w:val="Appelnotedebasdep"/>
          </w:rPr>
          <w:footnoteRef/>
        </w:r>
        <w:r>
          <w:t xml:space="preserve"> </w:t>
        </w:r>
        <w:r w:rsidRPr="00CC0B22">
          <w:t>We indeed have FPS*sequence_</w:t>
        </w:r>
        <w:r>
          <w:t>length = sequence size.</w:t>
        </w:r>
      </w:ins>
    </w:p>
  </w:footnote>
  <w:footnote w:id="62">
    <w:p w:rsidR="0054290C" w:rsidRPr="00BF1ECB" w:rsidRDefault="0054290C" w:rsidP="00F7581A">
      <w:pPr>
        <w:pStyle w:val="Notedebasdepage"/>
        <w:rPr>
          <w:ins w:id="8084" w:author="Arthur Parmentier" w:date="2020-05-21T17:01:00Z"/>
          <w:rPrChange w:id="8085" w:author="Arthur Parmentier" w:date="2020-05-23T19:46:00Z">
            <w:rPr>
              <w:ins w:id="8086" w:author="Arthur Parmentier" w:date="2020-05-21T17:01:00Z"/>
              <w:lang w:val="fr-FR"/>
            </w:rPr>
          </w:rPrChange>
        </w:rPr>
      </w:pPr>
      <w:ins w:id="8087" w:author="Arthur Parmentier" w:date="2020-05-21T17:01:00Z">
        <w:r>
          <w:rPr>
            <w:rStyle w:val="Appelnotedebasdep"/>
          </w:rPr>
          <w:footnoteRef/>
        </w:r>
        <w:r>
          <w:t xml:space="preserve"> </w:t>
        </w:r>
        <w:r w:rsidRPr="00BF1ECB">
          <w:rPr>
            <w:rPrChange w:id="8088" w:author="Arthur Parmentier" w:date="2020-05-23T19:46:00Z">
              <w:rPr>
                <w:lang w:val="fr-FR"/>
              </w:rPr>
            </w:rPrChange>
          </w:rPr>
          <w:t xml:space="preserve">Modosc can be found at </w:t>
        </w:r>
        <w:r>
          <w:rPr>
            <w:lang w:val="fr-FR"/>
          </w:rPr>
          <w:fldChar w:fldCharType="begin"/>
        </w:r>
        <w:r w:rsidRPr="00BF1ECB">
          <w:rPr>
            <w:rPrChange w:id="8089"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8090" w:author="Arthur Parmentier" w:date="2020-05-23T19:46:00Z">
              <w:rPr>
                <w:rStyle w:val="Lienhypertexte"/>
                <w:lang w:val="fr-FR"/>
              </w:rPr>
            </w:rPrChange>
          </w:rPr>
          <w:t>https://github.com/motiondescriptors/modosc</w:t>
        </w:r>
        <w:r>
          <w:rPr>
            <w:lang w:val="fr-FR"/>
          </w:rPr>
          <w:fldChar w:fldCharType="end"/>
        </w:r>
        <w:r w:rsidRPr="00BF1ECB">
          <w:rPr>
            <w:rPrChange w:id="8091" w:author="Arthur Parmentier" w:date="2020-05-23T19:46:00Z">
              <w:rPr>
                <w:lang w:val="fr-FR"/>
              </w:rPr>
            </w:rPrChange>
          </w:rPr>
          <w:t>, which relevant papers.</w:t>
        </w:r>
      </w:ins>
    </w:p>
  </w:footnote>
  <w:footnote w:id="63">
    <w:p w:rsidR="0054290C" w:rsidRPr="00BF1ECB" w:rsidRDefault="0054290C">
      <w:pPr>
        <w:pStyle w:val="Notedebasdepage"/>
      </w:pPr>
      <w:ins w:id="8124"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405"/>
    <w:rsid w:val="000027F3"/>
    <w:rsid w:val="000028D4"/>
    <w:rsid w:val="000039FD"/>
    <w:rsid w:val="000046FB"/>
    <w:rsid w:val="000050C6"/>
    <w:rsid w:val="00010943"/>
    <w:rsid w:val="00010FF3"/>
    <w:rsid w:val="0001470B"/>
    <w:rsid w:val="00014C12"/>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6DF7"/>
    <w:rsid w:val="00067022"/>
    <w:rsid w:val="00067BF8"/>
    <w:rsid w:val="00070661"/>
    <w:rsid w:val="0007093A"/>
    <w:rsid w:val="000717DB"/>
    <w:rsid w:val="00071EE1"/>
    <w:rsid w:val="000725F4"/>
    <w:rsid w:val="00073176"/>
    <w:rsid w:val="00074FB8"/>
    <w:rsid w:val="00076BC8"/>
    <w:rsid w:val="00080779"/>
    <w:rsid w:val="0008325B"/>
    <w:rsid w:val="00084009"/>
    <w:rsid w:val="00084B44"/>
    <w:rsid w:val="0008549C"/>
    <w:rsid w:val="000854CE"/>
    <w:rsid w:val="00086E5D"/>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2DFE"/>
    <w:rsid w:val="000D336C"/>
    <w:rsid w:val="000D48F1"/>
    <w:rsid w:val="000E299B"/>
    <w:rsid w:val="000E327A"/>
    <w:rsid w:val="000E48D1"/>
    <w:rsid w:val="000E4DCD"/>
    <w:rsid w:val="000F0464"/>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27F4D"/>
    <w:rsid w:val="001303A0"/>
    <w:rsid w:val="00134758"/>
    <w:rsid w:val="00135586"/>
    <w:rsid w:val="00137F09"/>
    <w:rsid w:val="00144695"/>
    <w:rsid w:val="001450A0"/>
    <w:rsid w:val="001450CB"/>
    <w:rsid w:val="00145F52"/>
    <w:rsid w:val="00146277"/>
    <w:rsid w:val="001475FB"/>
    <w:rsid w:val="0015034E"/>
    <w:rsid w:val="00150C0E"/>
    <w:rsid w:val="00151508"/>
    <w:rsid w:val="00152654"/>
    <w:rsid w:val="001536DF"/>
    <w:rsid w:val="00153701"/>
    <w:rsid w:val="0015509F"/>
    <w:rsid w:val="0015677B"/>
    <w:rsid w:val="00156CB8"/>
    <w:rsid w:val="00156FC6"/>
    <w:rsid w:val="00157755"/>
    <w:rsid w:val="00157F8B"/>
    <w:rsid w:val="0016056E"/>
    <w:rsid w:val="001612F7"/>
    <w:rsid w:val="00161FBC"/>
    <w:rsid w:val="001620C8"/>
    <w:rsid w:val="001626E2"/>
    <w:rsid w:val="00163523"/>
    <w:rsid w:val="00163AE1"/>
    <w:rsid w:val="00163AE7"/>
    <w:rsid w:val="001640E1"/>
    <w:rsid w:val="00164176"/>
    <w:rsid w:val="001642FC"/>
    <w:rsid w:val="001653F3"/>
    <w:rsid w:val="00165777"/>
    <w:rsid w:val="00165D3B"/>
    <w:rsid w:val="00167374"/>
    <w:rsid w:val="00167DAB"/>
    <w:rsid w:val="00171B6C"/>
    <w:rsid w:val="001721C0"/>
    <w:rsid w:val="001723D6"/>
    <w:rsid w:val="00172A35"/>
    <w:rsid w:val="001735D1"/>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AEC"/>
    <w:rsid w:val="001F6197"/>
    <w:rsid w:val="00201997"/>
    <w:rsid w:val="00203555"/>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69F6"/>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47CC1"/>
    <w:rsid w:val="002523A7"/>
    <w:rsid w:val="00252940"/>
    <w:rsid w:val="00252D92"/>
    <w:rsid w:val="00254700"/>
    <w:rsid w:val="00256775"/>
    <w:rsid w:val="002574B4"/>
    <w:rsid w:val="00257B38"/>
    <w:rsid w:val="00262EE8"/>
    <w:rsid w:val="002649BB"/>
    <w:rsid w:val="00264F0D"/>
    <w:rsid w:val="00266B08"/>
    <w:rsid w:val="002676CA"/>
    <w:rsid w:val="00267F35"/>
    <w:rsid w:val="002731D3"/>
    <w:rsid w:val="00273CAA"/>
    <w:rsid w:val="00273CB4"/>
    <w:rsid w:val="00274337"/>
    <w:rsid w:val="00276041"/>
    <w:rsid w:val="00276936"/>
    <w:rsid w:val="00276A39"/>
    <w:rsid w:val="00276CA1"/>
    <w:rsid w:val="00277174"/>
    <w:rsid w:val="002778E1"/>
    <w:rsid w:val="00277A13"/>
    <w:rsid w:val="002827FA"/>
    <w:rsid w:val="00282DEE"/>
    <w:rsid w:val="00284E1B"/>
    <w:rsid w:val="00285E11"/>
    <w:rsid w:val="002869D0"/>
    <w:rsid w:val="002876C7"/>
    <w:rsid w:val="00287E83"/>
    <w:rsid w:val="0029186E"/>
    <w:rsid w:val="00292AD2"/>
    <w:rsid w:val="00294768"/>
    <w:rsid w:val="00295FEB"/>
    <w:rsid w:val="00297038"/>
    <w:rsid w:val="0029782B"/>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54F7"/>
    <w:rsid w:val="002E7599"/>
    <w:rsid w:val="002E75B2"/>
    <w:rsid w:val="002F0D6B"/>
    <w:rsid w:val="002F0DFF"/>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E56"/>
    <w:rsid w:val="00341F58"/>
    <w:rsid w:val="0034219C"/>
    <w:rsid w:val="00342F3F"/>
    <w:rsid w:val="00343FE0"/>
    <w:rsid w:val="003450CE"/>
    <w:rsid w:val="00345FC6"/>
    <w:rsid w:val="00347CC0"/>
    <w:rsid w:val="00347D33"/>
    <w:rsid w:val="00351FEC"/>
    <w:rsid w:val="00352C06"/>
    <w:rsid w:val="00352D4C"/>
    <w:rsid w:val="00352DF5"/>
    <w:rsid w:val="003579B0"/>
    <w:rsid w:val="00357E87"/>
    <w:rsid w:val="0036091B"/>
    <w:rsid w:val="00360E78"/>
    <w:rsid w:val="003612B5"/>
    <w:rsid w:val="0036185A"/>
    <w:rsid w:val="00362366"/>
    <w:rsid w:val="003623E9"/>
    <w:rsid w:val="00362B2A"/>
    <w:rsid w:val="00363126"/>
    <w:rsid w:val="00363997"/>
    <w:rsid w:val="00365C58"/>
    <w:rsid w:val="00370364"/>
    <w:rsid w:val="003706BA"/>
    <w:rsid w:val="003724FD"/>
    <w:rsid w:val="003735D4"/>
    <w:rsid w:val="003739E8"/>
    <w:rsid w:val="00373A1E"/>
    <w:rsid w:val="00373B55"/>
    <w:rsid w:val="00373F6E"/>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07D"/>
    <w:rsid w:val="003943E3"/>
    <w:rsid w:val="00394EC2"/>
    <w:rsid w:val="00395172"/>
    <w:rsid w:val="00397262"/>
    <w:rsid w:val="00397A02"/>
    <w:rsid w:val="003A0F7B"/>
    <w:rsid w:val="003A23BB"/>
    <w:rsid w:val="003A28BD"/>
    <w:rsid w:val="003A5127"/>
    <w:rsid w:val="003A5421"/>
    <w:rsid w:val="003A546E"/>
    <w:rsid w:val="003A6B59"/>
    <w:rsid w:val="003B0646"/>
    <w:rsid w:val="003B3C11"/>
    <w:rsid w:val="003B4A46"/>
    <w:rsid w:val="003B7712"/>
    <w:rsid w:val="003C045A"/>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C01"/>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0DE6"/>
    <w:rsid w:val="004810C9"/>
    <w:rsid w:val="00481EE1"/>
    <w:rsid w:val="004844B0"/>
    <w:rsid w:val="00484B3D"/>
    <w:rsid w:val="00486495"/>
    <w:rsid w:val="00486DE0"/>
    <w:rsid w:val="00486FDC"/>
    <w:rsid w:val="00487362"/>
    <w:rsid w:val="00492A1F"/>
    <w:rsid w:val="00492AEA"/>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5786"/>
    <w:rsid w:val="004F69F6"/>
    <w:rsid w:val="004F6D06"/>
    <w:rsid w:val="004F6E10"/>
    <w:rsid w:val="004F7994"/>
    <w:rsid w:val="00500C3B"/>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8C9"/>
    <w:rsid w:val="00520B77"/>
    <w:rsid w:val="00520F6A"/>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38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3B5"/>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31DF"/>
    <w:rsid w:val="006340F0"/>
    <w:rsid w:val="00635850"/>
    <w:rsid w:val="00635F2F"/>
    <w:rsid w:val="00640E93"/>
    <w:rsid w:val="00640FA9"/>
    <w:rsid w:val="00642D4B"/>
    <w:rsid w:val="00643933"/>
    <w:rsid w:val="00651061"/>
    <w:rsid w:val="0065106E"/>
    <w:rsid w:val="00651357"/>
    <w:rsid w:val="00651C23"/>
    <w:rsid w:val="00651E2D"/>
    <w:rsid w:val="006520D6"/>
    <w:rsid w:val="00652A8E"/>
    <w:rsid w:val="00654D43"/>
    <w:rsid w:val="006553DF"/>
    <w:rsid w:val="00655B8B"/>
    <w:rsid w:val="0065654F"/>
    <w:rsid w:val="00657D0E"/>
    <w:rsid w:val="00657DAC"/>
    <w:rsid w:val="0066003C"/>
    <w:rsid w:val="00660D67"/>
    <w:rsid w:val="0066221F"/>
    <w:rsid w:val="006626B3"/>
    <w:rsid w:val="0066352B"/>
    <w:rsid w:val="00665749"/>
    <w:rsid w:val="00665CB4"/>
    <w:rsid w:val="006676C8"/>
    <w:rsid w:val="00667A8E"/>
    <w:rsid w:val="00667E73"/>
    <w:rsid w:val="00670002"/>
    <w:rsid w:val="00670D07"/>
    <w:rsid w:val="006714AF"/>
    <w:rsid w:val="00672712"/>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48D0"/>
    <w:rsid w:val="006955B4"/>
    <w:rsid w:val="0069767F"/>
    <w:rsid w:val="0069782B"/>
    <w:rsid w:val="00697BA8"/>
    <w:rsid w:val="006A04CF"/>
    <w:rsid w:val="006A17B3"/>
    <w:rsid w:val="006A1B0D"/>
    <w:rsid w:val="006A2FCD"/>
    <w:rsid w:val="006A3A7E"/>
    <w:rsid w:val="006A443F"/>
    <w:rsid w:val="006A47EF"/>
    <w:rsid w:val="006A50CD"/>
    <w:rsid w:val="006A5A11"/>
    <w:rsid w:val="006A5B8C"/>
    <w:rsid w:val="006A5C81"/>
    <w:rsid w:val="006A67AC"/>
    <w:rsid w:val="006A68DA"/>
    <w:rsid w:val="006A6B19"/>
    <w:rsid w:val="006A76C3"/>
    <w:rsid w:val="006A7F9F"/>
    <w:rsid w:val="006B144E"/>
    <w:rsid w:val="006B356D"/>
    <w:rsid w:val="006B3B0D"/>
    <w:rsid w:val="006B4535"/>
    <w:rsid w:val="006B493F"/>
    <w:rsid w:val="006B6ED0"/>
    <w:rsid w:val="006B6EE2"/>
    <w:rsid w:val="006C424F"/>
    <w:rsid w:val="006C4B1C"/>
    <w:rsid w:val="006C4CC2"/>
    <w:rsid w:val="006C4D16"/>
    <w:rsid w:val="006C5C52"/>
    <w:rsid w:val="006C6E21"/>
    <w:rsid w:val="006D0BF0"/>
    <w:rsid w:val="006D0FEC"/>
    <w:rsid w:val="006D10E9"/>
    <w:rsid w:val="006D3F2D"/>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1D0"/>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17FF2"/>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93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0964"/>
    <w:rsid w:val="008211BE"/>
    <w:rsid w:val="0082337B"/>
    <w:rsid w:val="00823A1A"/>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4639F"/>
    <w:rsid w:val="00846792"/>
    <w:rsid w:val="00850432"/>
    <w:rsid w:val="0085122F"/>
    <w:rsid w:val="008518BC"/>
    <w:rsid w:val="00851ABE"/>
    <w:rsid w:val="00852F45"/>
    <w:rsid w:val="008538C8"/>
    <w:rsid w:val="00853F39"/>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9DC"/>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A15"/>
    <w:rsid w:val="00943D75"/>
    <w:rsid w:val="00943F21"/>
    <w:rsid w:val="00944734"/>
    <w:rsid w:val="00944CDF"/>
    <w:rsid w:val="009463BB"/>
    <w:rsid w:val="00947BFF"/>
    <w:rsid w:val="0095140D"/>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16B9"/>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03C"/>
    <w:rsid w:val="009A73CA"/>
    <w:rsid w:val="009A7725"/>
    <w:rsid w:val="009B2B77"/>
    <w:rsid w:val="009B2D7C"/>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23F"/>
    <w:rsid w:val="00A46D19"/>
    <w:rsid w:val="00A47814"/>
    <w:rsid w:val="00A5016A"/>
    <w:rsid w:val="00A516F0"/>
    <w:rsid w:val="00A519B8"/>
    <w:rsid w:val="00A51AA2"/>
    <w:rsid w:val="00A51B48"/>
    <w:rsid w:val="00A52400"/>
    <w:rsid w:val="00A531CB"/>
    <w:rsid w:val="00A55948"/>
    <w:rsid w:val="00A5602F"/>
    <w:rsid w:val="00A56CDE"/>
    <w:rsid w:val="00A60617"/>
    <w:rsid w:val="00A62779"/>
    <w:rsid w:val="00A62CFE"/>
    <w:rsid w:val="00A6462E"/>
    <w:rsid w:val="00A66806"/>
    <w:rsid w:val="00A67223"/>
    <w:rsid w:val="00A7011E"/>
    <w:rsid w:val="00A704F1"/>
    <w:rsid w:val="00A70873"/>
    <w:rsid w:val="00A708EC"/>
    <w:rsid w:val="00A71935"/>
    <w:rsid w:val="00A728E6"/>
    <w:rsid w:val="00A74C42"/>
    <w:rsid w:val="00A768EF"/>
    <w:rsid w:val="00A76EAE"/>
    <w:rsid w:val="00A7720C"/>
    <w:rsid w:val="00A83578"/>
    <w:rsid w:val="00A83B49"/>
    <w:rsid w:val="00A84632"/>
    <w:rsid w:val="00A8465E"/>
    <w:rsid w:val="00A857E7"/>
    <w:rsid w:val="00A867C0"/>
    <w:rsid w:val="00A87845"/>
    <w:rsid w:val="00A87C2C"/>
    <w:rsid w:val="00A911BE"/>
    <w:rsid w:val="00A9180F"/>
    <w:rsid w:val="00A922A5"/>
    <w:rsid w:val="00A938B2"/>
    <w:rsid w:val="00A94972"/>
    <w:rsid w:val="00A97496"/>
    <w:rsid w:val="00A976B3"/>
    <w:rsid w:val="00AA09A4"/>
    <w:rsid w:val="00AA2510"/>
    <w:rsid w:val="00AA3711"/>
    <w:rsid w:val="00AA461F"/>
    <w:rsid w:val="00AA60AB"/>
    <w:rsid w:val="00AA760B"/>
    <w:rsid w:val="00AA7895"/>
    <w:rsid w:val="00AB02F6"/>
    <w:rsid w:val="00AB0F11"/>
    <w:rsid w:val="00AB1579"/>
    <w:rsid w:val="00AB1C05"/>
    <w:rsid w:val="00AB1E26"/>
    <w:rsid w:val="00AB2243"/>
    <w:rsid w:val="00AB55B3"/>
    <w:rsid w:val="00AB5E12"/>
    <w:rsid w:val="00AB64C7"/>
    <w:rsid w:val="00AC069B"/>
    <w:rsid w:val="00AC08DF"/>
    <w:rsid w:val="00AC2E6D"/>
    <w:rsid w:val="00AC4940"/>
    <w:rsid w:val="00AC50C0"/>
    <w:rsid w:val="00AC558A"/>
    <w:rsid w:val="00AC57DD"/>
    <w:rsid w:val="00AC5A44"/>
    <w:rsid w:val="00AC6307"/>
    <w:rsid w:val="00AC7276"/>
    <w:rsid w:val="00AD03FA"/>
    <w:rsid w:val="00AD0ADB"/>
    <w:rsid w:val="00AD13A2"/>
    <w:rsid w:val="00AD2F22"/>
    <w:rsid w:val="00AD2F7B"/>
    <w:rsid w:val="00AD4404"/>
    <w:rsid w:val="00AD4CD1"/>
    <w:rsid w:val="00AD578D"/>
    <w:rsid w:val="00AD58C1"/>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12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6EF7"/>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271"/>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0DD6"/>
    <w:rsid w:val="00BD202F"/>
    <w:rsid w:val="00BD2C86"/>
    <w:rsid w:val="00BD43FC"/>
    <w:rsid w:val="00BD4E6E"/>
    <w:rsid w:val="00BD52CD"/>
    <w:rsid w:val="00BD5422"/>
    <w:rsid w:val="00BD61A6"/>
    <w:rsid w:val="00BD621B"/>
    <w:rsid w:val="00BD6305"/>
    <w:rsid w:val="00BD7222"/>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BF7690"/>
    <w:rsid w:val="00C03948"/>
    <w:rsid w:val="00C04C33"/>
    <w:rsid w:val="00C05158"/>
    <w:rsid w:val="00C07A15"/>
    <w:rsid w:val="00C07D83"/>
    <w:rsid w:val="00C1087F"/>
    <w:rsid w:val="00C108A5"/>
    <w:rsid w:val="00C11EF2"/>
    <w:rsid w:val="00C12299"/>
    <w:rsid w:val="00C13D88"/>
    <w:rsid w:val="00C16C06"/>
    <w:rsid w:val="00C2080C"/>
    <w:rsid w:val="00C209FE"/>
    <w:rsid w:val="00C21AAE"/>
    <w:rsid w:val="00C21DB0"/>
    <w:rsid w:val="00C21E49"/>
    <w:rsid w:val="00C225D0"/>
    <w:rsid w:val="00C22AA0"/>
    <w:rsid w:val="00C23655"/>
    <w:rsid w:val="00C24A48"/>
    <w:rsid w:val="00C261F8"/>
    <w:rsid w:val="00C26758"/>
    <w:rsid w:val="00C27D4A"/>
    <w:rsid w:val="00C304C7"/>
    <w:rsid w:val="00C30769"/>
    <w:rsid w:val="00C31E28"/>
    <w:rsid w:val="00C325A3"/>
    <w:rsid w:val="00C3262D"/>
    <w:rsid w:val="00C32959"/>
    <w:rsid w:val="00C32ADD"/>
    <w:rsid w:val="00C33217"/>
    <w:rsid w:val="00C34FD4"/>
    <w:rsid w:val="00C353F5"/>
    <w:rsid w:val="00C362C5"/>
    <w:rsid w:val="00C36A2F"/>
    <w:rsid w:val="00C36C2E"/>
    <w:rsid w:val="00C413E6"/>
    <w:rsid w:val="00C4278F"/>
    <w:rsid w:val="00C43BD9"/>
    <w:rsid w:val="00C44602"/>
    <w:rsid w:val="00C455AA"/>
    <w:rsid w:val="00C45B55"/>
    <w:rsid w:val="00C45C9D"/>
    <w:rsid w:val="00C469FD"/>
    <w:rsid w:val="00C46A73"/>
    <w:rsid w:val="00C47018"/>
    <w:rsid w:val="00C47381"/>
    <w:rsid w:val="00C47E0F"/>
    <w:rsid w:val="00C514A9"/>
    <w:rsid w:val="00C51F09"/>
    <w:rsid w:val="00C5218C"/>
    <w:rsid w:val="00C52DE9"/>
    <w:rsid w:val="00C5337F"/>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012"/>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47"/>
    <w:rsid w:val="00D0268F"/>
    <w:rsid w:val="00D0466E"/>
    <w:rsid w:val="00D0639C"/>
    <w:rsid w:val="00D06E88"/>
    <w:rsid w:val="00D10DA5"/>
    <w:rsid w:val="00D114D5"/>
    <w:rsid w:val="00D114DD"/>
    <w:rsid w:val="00D13821"/>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37E5"/>
    <w:rsid w:val="00D36F5F"/>
    <w:rsid w:val="00D41733"/>
    <w:rsid w:val="00D41FAB"/>
    <w:rsid w:val="00D42943"/>
    <w:rsid w:val="00D448A5"/>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65F4D"/>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2B6F"/>
    <w:rsid w:val="00DD38B7"/>
    <w:rsid w:val="00DD39AE"/>
    <w:rsid w:val="00DD5382"/>
    <w:rsid w:val="00DD6103"/>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586E"/>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26C4F"/>
    <w:rsid w:val="00E30346"/>
    <w:rsid w:val="00E30937"/>
    <w:rsid w:val="00E314FF"/>
    <w:rsid w:val="00E321F3"/>
    <w:rsid w:val="00E32F34"/>
    <w:rsid w:val="00E336D0"/>
    <w:rsid w:val="00E34725"/>
    <w:rsid w:val="00E34CE1"/>
    <w:rsid w:val="00E3655F"/>
    <w:rsid w:val="00E4176C"/>
    <w:rsid w:val="00E430D6"/>
    <w:rsid w:val="00E43538"/>
    <w:rsid w:val="00E435E0"/>
    <w:rsid w:val="00E43DE1"/>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2F1"/>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D4A53"/>
    <w:rsid w:val="00EE0694"/>
    <w:rsid w:val="00EE1399"/>
    <w:rsid w:val="00EE175E"/>
    <w:rsid w:val="00EE24A2"/>
    <w:rsid w:val="00EE2DD4"/>
    <w:rsid w:val="00EE3C9F"/>
    <w:rsid w:val="00EE3EF9"/>
    <w:rsid w:val="00EE46D3"/>
    <w:rsid w:val="00EE49AA"/>
    <w:rsid w:val="00EE5351"/>
    <w:rsid w:val="00EE6A08"/>
    <w:rsid w:val="00EF05DD"/>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3FD"/>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2B17"/>
    <w:rsid w:val="00FB31C3"/>
    <w:rsid w:val="00FB3C33"/>
    <w:rsid w:val="00FB620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843"/>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17D9"/>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4103"/>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7473243">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09191698">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44852237">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63498738">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50969459">
      <w:bodyDiv w:val="1"/>
      <w:marLeft w:val="0"/>
      <w:marRight w:val="0"/>
      <w:marTop w:val="0"/>
      <w:marBottom w:val="0"/>
      <w:divBdr>
        <w:top w:val="none" w:sz="0" w:space="0" w:color="auto"/>
        <w:left w:val="none" w:sz="0" w:space="0" w:color="auto"/>
        <w:bottom w:val="none" w:sz="0" w:space="0" w:color="auto"/>
        <w:right w:val="none" w:sz="0" w:space="0" w:color="auto"/>
      </w:divBdr>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19</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20</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21</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22</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23</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25</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27</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26</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17</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18</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B549F1-0101-416D-9726-0DDED48C3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14847</TotalTime>
  <Pages>84</Pages>
  <Words>30115</Words>
  <Characters>165638</Characters>
  <Application>Microsoft Office Word</Application>
  <DocSecurity>0</DocSecurity>
  <Lines>1380</Lines>
  <Paragraphs>390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1886</cp:revision>
  <dcterms:created xsi:type="dcterms:W3CDTF">2019-12-11T06:12:00Z</dcterms:created>
  <dcterms:modified xsi:type="dcterms:W3CDTF">2020-06-11T22:01:00Z</dcterms:modified>
</cp:coreProperties>
</file>