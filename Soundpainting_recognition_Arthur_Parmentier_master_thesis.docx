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r w:rsidR="00195BC6">
              <w:rPr>
                <w:noProof/>
                <w:webHidden/>
              </w:rPr>
            </w:r>
          </w:ins>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r>
              <w:rPr>
                <w:noProof/>
                <w:webHidden/>
              </w:rPr>
            </w:r>
          </w:ins>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r>
              <w:rPr>
                <w:noProof/>
                <w:webHidden/>
              </w:rPr>
            </w:r>
          </w:ins>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r>
              <w:rPr>
                <w:noProof/>
                <w:webHidden/>
              </w:rPr>
            </w:r>
          </w:ins>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r>
              <w:rPr>
                <w:noProof/>
                <w:webHidden/>
              </w:rPr>
            </w:r>
          </w:ins>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r>
              <w:rPr>
                <w:noProof/>
                <w:webHidden/>
              </w:rPr>
            </w:r>
          </w:ins>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r>
              <w:rPr>
                <w:noProof/>
                <w:webHidden/>
              </w:rPr>
            </w:r>
          </w:ins>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r>
              <w:rPr>
                <w:noProof/>
                <w:webHidden/>
              </w:rPr>
            </w:r>
          </w:ins>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r>
              <w:rPr>
                <w:noProof/>
                <w:webHidden/>
              </w:rPr>
            </w:r>
          </w:ins>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r>
              <w:rPr>
                <w:noProof/>
                <w:webHidden/>
              </w:rPr>
            </w:r>
          </w:ins>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r>
              <w:rPr>
                <w:noProof/>
                <w:webHidden/>
              </w:rPr>
            </w:r>
          </w:ins>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r>
              <w:rPr>
                <w:noProof/>
                <w:webHidden/>
              </w:rPr>
            </w:r>
          </w:ins>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r>
              <w:rPr>
                <w:noProof/>
                <w:webHidden/>
              </w:rPr>
            </w:r>
          </w:ins>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r>
              <w:rPr>
                <w:noProof/>
                <w:webHidden/>
              </w:rPr>
            </w:r>
          </w:ins>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r>
              <w:rPr>
                <w:noProof/>
                <w:webHidden/>
              </w:rPr>
            </w:r>
          </w:ins>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r>
              <w:rPr>
                <w:noProof/>
                <w:webHidden/>
              </w:rPr>
            </w:r>
          </w:ins>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r>
              <w:rPr>
                <w:noProof/>
                <w:webHidden/>
              </w:rPr>
            </w:r>
          </w:ins>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r>
              <w:rPr>
                <w:noProof/>
                <w:webHidden/>
              </w:rPr>
            </w:r>
          </w:ins>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r>
              <w:rPr>
                <w:noProof/>
                <w:webHidden/>
              </w:rPr>
            </w:r>
          </w:ins>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r>
              <w:rPr>
                <w:noProof/>
                <w:webHidden/>
              </w:rPr>
            </w:r>
          </w:ins>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r>
              <w:rPr>
                <w:noProof/>
                <w:webHidden/>
              </w:rPr>
            </w:r>
          </w:ins>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r>
              <w:rPr>
                <w:noProof/>
                <w:webHidden/>
              </w:rPr>
            </w:r>
          </w:ins>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r>
              <w:rPr>
                <w:noProof/>
                <w:webHidden/>
              </w:rPr>
            </w:r>
          </w:ins>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r>
              <w:rPr>
                <w:noProof/>
                <w:webHidden/>
              </w:rPr>
            </w:r>
          </w:ins>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r>
              <w:rPr>
                <w:noProof/>
                <w:webHidden/>
              </w:rPr>
            </w:r>
          </w:ins>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r>
              <w:rPr>
                <w:noProof/>
                <w:webHidden/>
              </w:rPr>
            </w:r>
          </w:ins>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r>
              <w:rPr>
                <w:noProof/>
                <w:webHidden/>
              </w:rPr>
            </w:r>
          </w:ins>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r>
              <w:rPr>
                <w:noProof/>
                <w:webHidden/>
              </w:rPr>
            </w:r>
          </w:ins>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r>
              <w:rPr>
                <w:noProof/>
                <w:webHidden/>
              </w:rPr>
            </w:r>
          </w:ins>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r>
              <w:rPr>
                <w:noProof/>
                <w:webHidden/>
              </w:rPr>
            </w:r>
          </w:ins>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r>
              <w:rPr>
                <w:noProof/>
                <w:webHidden/>
              </w:rPr>
            </w:r>
          </w:ins>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r>
              <w:rPr>
                <w:noProof/>
                <w:webHidden/>
              </w:rPr>
            </w:r>
          </w:ins>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r>
              <w:rPr>
                <w:noProof/>
                <w:webHidden/>
              </w:rPr>
            </w:r>
          </w:ins>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r>
              <w:rPr>
                <w:noProof/>
                <w:webHidden/>
              </w:rPr>
            </w:r>
          </w:ins>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r>
              <w:rPr>
                <w:noProof/>
                <w:webHidden/>
              </w:rPr>
            </w:r>
          </w:ins>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r>
              <w:rPr>
                <w:noProof/>
                <w:webHidden/>
              </w:rPr>
            </w:r>
          </w:ins>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r>
              <w:rPr>
                <w:noProof/>
                <w:webHidden/>
              </w:rPr>
            </w:r>
          </w:ins>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r>
              <w:rPr>
                <w:noProof/>
                <w:webHidden/>
              </w:rPr>
            </w:r>
          </w:ins>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r>
              <w:rPr>
                <w:noProof/>
                <w:webHidden/>
              </w:rPr>
            </w:r>
          </w:ins>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r>
              <w:rPr>
                <w:noProof/>
                <w:webHidden/>
              </w:rPr>
            </w:r>
          </w:ins>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r>
              <w:rPr>
                <w:noProof/>
                <w:webHidden/>
              </w:rPr>
            </w:r>
          </w:ins>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r>
              <w:rPr>
                <w:noProof/>
                <w:webHidden/>
              </w:rPr>
            </w:r>
          </w:ins>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r>
              <w:rPr>
                <w:noProof/>
                <w:webHidden/>
              </w:rPr>
            </w:r>
          </w:ins>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r>
              <w:rPr>
                <w:noProof/>
                <w:webHidden/>
              </w:rPr>
            </w:r>
          </w:ins>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r>
              <w:rPr>
                <w:noProof/>
                <w:webHidden/>
              </w:rPr>
            </w:r>
          </w:ins>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r>
              <w:rPr>
                <w:noProof/>
                <w:webHidden/>
              </w:rPr>
            </w:r>
          </w:ins>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r>
              <w:rPr>
                <w:noProof/>
                <w:webHidden/>
              </w:rPr>
            </w:r>
          </w:ins>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r>
              <w:rPr>
                <w:noProof/>
                <w:webHidden/>
              </w:rPr>
            </w:r>
          </w:ins>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r>
              <w:rPr>
                <w:noProof/>
                <w:webHidden/>
              </w:rPr>
            </w:r>
          </w:ins>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r>
              <w:rPr>
                <w:noProof/>
                <w:webHidden/>
              </w:rPr>
            </w:r>
          </w:ins>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r>
              <w:rPr>
                <w:noProof/>
                <w:webHidden/>
              </w:rPr>
            </w:r>
          </w:ins>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r>
              <w:rPr>
                <w:noProof/>
                <w:webHidden/>
              </w:rPr>
            </w:r>
          </w:ins>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r>
              <w:rPr>
                <w:noProof/>
                <w:webHidden/>
              </w:rPr>
            </w:r>
          </w:ins>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r>
              <w:rPr>
                <w:noProof/>
                <w:webHidden/>
              </w:rPr>
            </w:r>
          </w:ins>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r>
              <w:rPr>
                <w:noProof/>
                <w:webHidden/>
              </w:rPr>
            </w:r>
          </w:ins>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r>
              <w:rPr>
                <w:noProof/>
                <w:webHidden/>
              </w:rPr>
            </w:r>
          </w:ins>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r>
              <w:rPr>
                <w:noProof/>
                <w:webHidden/>
              </w:rPr>
            </w:r>
          </w:ins>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r>
              <w:rPr>
                <w:noProof/>
                <w:webHidden/>
              </w:rPr>
            </w:r>
          </w:ins>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r>
              <w:rPr>
                <w:noProof/>
                <w:webHidden/>
              </w:rPr>
            </w:r>
          </w:ins>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r>
              <w:rPr>
                <w:noProof/>
                <w:webHidden/>
              </w:rPr>
            </w:r>
          </w:ins>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r>
              <w:rPr>
                <w:noProof/>
                <w:webHidden/>
              </w:rPr>
            </w:r>
          </w:ins>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r>
              <w:rPr>
                <w:noProof/>
                <w:webHidden/>
              </w:rPr>
            </w:r>
          </w:ins>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r>
              <w:rPr>
                <w:noProof/>
                <w:webHidden/>
              </w:rPr>
            </w:r>
          </w:ins>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r>
              <w:rPr>
                <w:noProof/>
                <w:webHidden/>
              </w:rPr>
            </w:r>
          </w:ins>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noProof/>
                <w:rPrChange w:id="199"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noProof/>
                <w:rPrChange w:id="200"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noProof/>
                <w:rPrChange w:id="203"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noProof/>
                <w:rPrChange w:id="204"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noProof/>
                <w:rPrChange w:id="20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08"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noProof/>
                <w:rPrChange w:id="211"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12"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noProof/>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noProof/>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noProof/>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noProof/>
                <w:rPrChange w:id="227"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noProof/>
                <w:rPrChange w:id="228"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noProof/>
                <w:rPrChange w:id="231"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32"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noProof/>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noProof/>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noProof/>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noProof/>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noProof/>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noProof/>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noProof/>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noProof/>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noProof/>
                <w:rPrChange w:id="25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260"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noProof/>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noProof/>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noProof/>
                <w:rPrChange w:id="27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272"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noProof/>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noProof/>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noProof/>
                <w:rPrChange w:id="283"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noProof/>
                <w:rPrChange w:id="284"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noProof/>
                <w:rPrChange w:id="28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288"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noProof/>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noProof/>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noProof/>
                <w:rPrChange w:id="29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00"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noProof/>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noProof/>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noProof/>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noProof/>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noProof/>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noProof/>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noProof/>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noProof/>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noProof/>
                <w:rPrChange w:id="319"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noProof/>
                <w:rPrChange w:id="320"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noProof/>
                <w:rPrChange w:id="323"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24"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noProof/>
                <w:rPrChange w:id="327"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28"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noProof/>
                <w:rPrChange w:id="33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32"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noProof/>
                <w:rPrChange w:id="335"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noProof/>
                <w:rPrChange w:id="336"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noProof/>
                <w:rPrChange w:id="339"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noProof/>
                <w:rPrChange w:id="340"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noProof/>
                <w:rPrChange w:id="343"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noProof/>
                <w:rPrChange w:id="344"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noProof/>
                <w:rPrChange w:id="347"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noProof/>
                <w:rPrChange w:id="348"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noProof/>
                <w:rPrChange w:id="351"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noProof/>
                <w:rPrChange w:id="352"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noProof/>
                <w:rPrChange w:id="355"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noProof/>
                <w:rPrChange w:id="356"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noProof/>
                <w:rPrChange w:id="359"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noProof/>
                <w:rPrChange w:id="360"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noProof/>
                <w:rPrChange w:id="363"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noProof/>
                <w:rPrChange w:id="364"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noProof/>
                <w:rPrChange w:id="367"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noProof/>
                <w:rPrChange w:id="368"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noProof/>
                <w:rPrChange w:id="371"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noProof/>
                <w:rPrChange w:id="372"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39912163"/>
      <w:bookmarkStart w:id="375" w:name="_Toc41067151"/>
      <w:r w:rsidRPr="00953072">
        <w:lastRenderedPageBreak/>
        <w:t>A brief history of Soundpainting</w:t>
      </w:r>
      <w:bookmarkEnd w:id="373"/>
      <w:bookmarkEnd w:id="375"/>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0025930"/>
      <w:bookmarkStart w:id="381" w:name="_Toc41067153"/>
      <w:ins w:id="382" w:author="Arthur Parmentier" w:date="2020-05-14T14:10:00Z">
        <w:r>
          <w:t>Developments</w:t>
        </w:r>
      </w:ins>
      <w:bookmarkEnd w:id="381"/>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0"/>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420" w:name="_Toc40025943"/>
      <w:bookmarkStart w:id="421" w:name="_Toc40025934"/>
      <w:bookmarkStart w:id="422" w:name="_Toc41067160"/>
      <w:r w:rsidRPr="00953072">
        <w:lastRenderedPageBreak/>
        <w:t>Historical and theoretical context</w:t>
      </w:r>
      <w:bookmarkEnd w:id="420"/>
      <w:bookmarkEnd w:id="422"/>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Creation of modern sign languages for deafs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Chant-signes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Real-time composition/improvisation/generative music in the XXth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Musique stochastique xenakis</w:t>
        </w:r>
      </w:ins>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Rousseau, Wittgenstein..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ins w:id="463" w:author="Arthur Parmentier" w:date="2020-05-14T14:25:00Z">
        <w:r>
          <w:t>Emetteur/recepteur;;.</w:t>
        </w:r>
      </w:ins>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1"/>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06" w:author="Arthur Parmentier" w:date="2020-05-14T13:32:00Z"/>
          <w:i/>
          <w:iCs/>
        </w:rPr>
      </w:pPr>
      <w:r w:rsidRPr="00FA53E4">
        <w:rPr>
          <w:i/>
          <w:iCs/>
          <w:rPrChange w:id="507"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08" w:author="Arthur Parmentier" w:date="2020-05-14T13:32:00Z"/>
        </w:rPr>
      </w:pPr>
      <w:bookmarkStart w:id="509" w:name="_Toc41067179"/>
      <w:ins w:id="510" w:author="Arthur Parmentier" w:date="2020-05-14T13:32:00Z">
        <w:r w:rsidRPr="00953072">
          <w:t xml:space="preserve">Mechanism 1: transformations (projections?) of concepts </w:t>
        </w:r>
      </w:ins>
      <w:ins w:id="511" w:author="Arthur Parmentier" w:date="2020-05-14T13:38:00Z">
        <w:r w:rsidR="00515E70">
          <w:t>into signs on</w:t>
        </w:r>
      </w:ins>
      <w:ins w:id="512" w:author="Arthur Parmentier" w:date="2020-05-14T13:32:00Z">
        <w:r w:rsidRPr="00953072">
          <w:t xml:space="preserve"> the physical space of the body</w:t>
        </w:r>
        <w:bookmarkEnd w:id="509"/>
      </w:ins>
    </w:p>
    <w:p w:rsidR="00D621DF" w:rsidRPr="00953072" w:rsidRDefault="00D621DF" w:rsidP="00D621DF">
      <w:pPr>
        <w:rPr>
          <w:ins w:id="513" w:author="Arthur Parmentier" w:date="2020-05-14T13:32:00Z"/>
        </w:rPr>
      </w:pPr>
      <w:ins w:id="514"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15" w:author="Arthur Parmentier" w:date="2020-05-14T13:32:00Z"/>
        </w:rPr>
      </w:pPr>
      <w:ins w:id="516"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17" w:author="Arthur Parmentier" w:date="2020-05-14T13:32:00Z"/>
        </w:rPr>
      </w:pPr>
      <w:bookmarkStart w:id="518" w:name="_Toc41067180"/>
      <w:ins w:id="519" w:author="Arthur Parmentier" w:date="2020-05-14T13:32:00Z">
        <w:r w:rsidRPr="00953072">
          <w:t>Input space</w:t>
        </w:r>
        <w:bookmarkEnd w:id="518"/>
      </w:ins>
    </w:p>
    <w:p w:rsidR="00D621DF" w:rsidRPr="00953072" w:rsidRDefault="00D621DF" w:rsidP="00D621DF">
      <w:pPr>
        <w:rPr>
          <w:ins w:id="520" w:author="Arthur Parmentier" w:date="2020-05-14T13:32:00Z"/>
        </w:rPr>
      </w:pPr>
      <w:ins w:id="521"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22" w:author="Arthur Parmentier" w:date="2020-05-14T13:32:00Z"/>
        </w:rPr>
      </w:pPr>
      <w:ins w:id="523" w:author="Arthur Parmentier" w:date="2020-05-14T13:32:00Z">
        <w:r w:rsidRPr="00E24064">
          <w:t>Concepts</w:t>
        </w:r>
        <w:r w:rsidRPr="00953072">
          <w:t xml:space="preserve"> from artistic disciplines</w:t>
        </w:r>
      </w:ins>
    </w:p>
    <w:p w:rsidR="00D621DF" w:rsidRPr="00953072" w:rsidRDefault="00D621DF" w:rsidP="00D621DF">
      <w:pPr>
        <w:rPr>
          <w:ins w:id="524" w:author="Arthur Parmentier" w:date="2020-05-14T13:32:00Z"/>
        </w:rPr>
      </w:pPr>
      <w:ins w:id="525" w:author="Arthur Parmentier" w:date="2020-05-14T13:32:00Z">
        <w:r w:rsidRPr="00953072">
          <w:t>Long Tone, minimalism…</w:t>
        </w:r>
      </w:ins>
    </w:p>
    <w:p w:rsidR="00D621DF" w:rsidRPr="00953072" w:rsidRDefault="00D621DF" w:rsidP="00D621DF">
      <w:pPr>
        <w:pStyle w:val="Titre4"/>
        <w:rPr>
          <w:ins w:id="526" w:author="Arthur Parmentier" w:date="2020-05-14T13:32:00Z"/>
        </w:rPr>
      </w:pPr>
      <w:ins w:id="527" w:author="Arthur Parmentier" w:date="2020-05-14T13:32:00Z">
        <w:r w:rsidRPr="00953072">
          <w:t>Concepts from oral languages</w:t>
        </w:r>
      </w:ins>
    </w:p>
    <w:p w:rsidR="00D621DF" w:rsidRPr="00953072" w:rsidRDefault="00D621DF" w:rsidP="00D621DF">
      <w:pPr>
        <w:rPr>
          <w:ins w:id="528" w:author="Arthur Parmentier" w:date="2020-05-14T13:32:00Z"/>
        </w:rPr>
      </w:pPr>
      <w:ins w:id="529" w:author="Arthur Parmentier" w:date="2020-05-14T13:32:00Z">
        <w:r w:rsidRPr="00953072">
          <w:t>Logical elements</w:t>
        </w:r>
      </w:ins>
    </w:p>
    <w:p w:rsidR="00D621DF" w:rsidRPr="00953072" w:rsidRDefault="00D621DF" w:rsidP="00D621DF">
      <w:pPr>
        <w:pStyle w:val="Titre4"/>
        <w:rPr>
          <w:ins w:id="530" w:author="Arthur Parmentier" w:date="2020-05-14T13:32:00Z"/>
        </w:rPr>
      </w:pPr>
      <w:ins w:id="531" w:author="Arthur Parmentier" w:date="2020-05-14T13:32:00Z">
        <w:r w:rsidRPr="00953072">
          <w:t>“High/low” cultural representations of quiet/loud (volume), slow/fast (tempo), pitch…</w:t>
        </w:r>
      </w:ins>
    </w:p>
    <w:p w:rsidR="00D621DF" w:rsidRPr="00953072" w:rsidRDefault="00D621DF" w:rsidP="00D621DF">
      <w:pPr>
        <w:rPr>
          <w:ins w:id="532" w:author="Arthur Parmentier" w:date="2020-05-14T13:32:00Z"/>
        </w:rPr>
      </w:pPr>
      <w:ins w:id="533"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34" w:author="Arthur Parmentier" w:date="2020-05-14T13:32:00Z"/>
        </w:rPr>
      </w:pPr>
      <w:ins w:id="535" w:author="Arthur Parmentier" w:date="2020-05-14T13:32:00Z">
        <w:r w:rsidRPr="00953072">
          <w:t>…</w:t>
        </w:r>
      </w:ins>
    </w:p>
    <w:p w:rsidR="00D621DF" w:rsidRDefault="00D621DF">
      <w:pPr>
        <w:pStyle w:val="Titre3"/>
        <w:rPr>
          <w:ins w:id="536" w:author="Arthur Parmentier" w:date="2020-05-14T13:39:00Z"/>
        </w:rPr>
      </w:pPr>
      <w:bookmarkStart w:id="537" w:name="_Toc41067181"/>
      <w:ins w:id="538" w:author="Arthur Parmentier" w:date="2020-05-14T13:32:00Z">
        <w:r w:rsidRPr="00953072">
          <w:t>Transformations and output spaces</w:t>
        </w:r>
      </w:ins>
      <w:bookmarkEnd w:id="537"/>
    </w:p>
    <w:p w:rsidR="00D0639C" w:rsidRPr="00D0639C" w:rsidRDefault="00D0639C">
      <w:pPr>
        <w:rPr>
          <w:ins w:id="539" w:author="Arthur Parmentier" w:date="2020-05-14T13:32:00Z"/>
          <w:rPrChange w:id="540" w:author="Arthur Parmentier" w:date="2020-05-14T13:39:00Z">
            <w:rPr>
              <w:ins w:id="541" w:author="Arthur Parmentier" w:date="2020-05-14T13:32:00Z"/>
            </w:rPr>
          </w:rPrChange>
        </w:rPr>
        <w:pPrChange w:id="542" w:author="Arthur Parmentier" w:date="2020-05-14T13:39:00Z">
          <w:pPr>
            <w:pStyle w:val="Titre3"/>
          </w:pPr>
        </w:pPrChange>
      </w:pPr>
      <w:ins w:id="543" w:author="Arthur Parmentier" w:date="2020-05-14T13:39:00Z">
        <w:r>
          <w:t>Sign = (symbol, icon, indice).</w:t>
        </w:r>
      </w:ins>
    </w:p>
    <w:p w:rsidR="00D621DF" w:rsidRPr="00953072" w:rsidRDefault="00D621DF" w:rsidP="00D621DF">
      <w:pPr>
        <w:pStyle w:val="Titre4"/>
        <w:rPr>
          <w:ins w:id="544" w:author="Arthur Parmentier" w:date="2020-05-14T13:32:00Z"/>
        </w:rPr>
      </w:pPr>
      <w:ins w:id="545" w:author="Arthur Parmentier" w:date="2020-05-14T13:32:00Z">
        <w:r w:rsidRPr="00953072">
          <w:t>Creation of a s</w:t>
        </w:r>
      </w:ins>
      <w:ins w:id="546" w:author="Arthur Parmentier" w:date="2020-05-14T13:39:00Z">
        <w:r w:rsidR="00D0639C">
          <w:t>ymbol</w:t>
        </w:r>
      </w:ins>
    </w:p>
    <w:p w:rsidR="00D621DF" w:rsidRPr="00953072" w:rsidRDefault="00D621DF" w:rsidP="00D621DF">
      <w:pPr>
        <w:rPr>
          <w:ins w:id="547" w:author="Arthur Parmentier" w:date="2020-05-14T13:32:00Z"/>
        </w:rPr>
      </w:pPr>
      <w:ins w:id="548" w:author="Arthur Parmentier" w:date="2020-05-14T13:32:00Z">
        <w:r w:rsidRPr="00953072">
          <w:t>… Describe here more about the process of creating a sign (examples, general rules…)</w:t>
        </w:r>
      </w:ins>
    </w:p>
    <w:p w:rsidR="00D621DF" w:rsidRPr="00953072" w:rsidRDefault="00D621DF">
      <w:pPr>
        <w:pStyle w:val="Titre4"/>
        <w:rPr>
          <w:ins w:id="549" w:author="Arthur Parmentier" w:date="2020-05-14T13:32:00Z"/>
        </w:rPr>
        <w:pPrChange w:id="550" w:author="Arthur Parmentier" w:date="2020-05-14T13:39:00Z">
          <w:pPr/>
        </w:pPrChange>
      </w:pPr>
      <w:ins w:id="551" w:author="Arthur Parmentier" w:date="2020-05-14T13:32:00Z">
        <w:r w:rsidRPr="00953072">
          <w:lastRenderedPageBreak/>
          <w:t xml:space="preserve">Creation of a </w:t>
        </w:r>
      </w:ins>
      <w:ins w:id="552" w:author="Arthur Parmentier" w:date="2020-05-14T13:39:00Z">
        <w:r w:rsidR="00D0639C">
          <w:t>icon</w:t>
        </w:r>
      </w:ins>
    </w:p>
    <w:p w:rsidR="00D621DF" w:rsidRPr="00953072" w:rsidRDefault="00D621DF">
      <w:pPr>
        <w:pStyle w:val="Titre4"/>
        <w:rPr>
          <w:ins w:id="553" w:author="Arthur Parmentier" w:date="2020-05-14T13:32:00Z"/>
        </w:rPr>
        <w:pPrChange w:id="554" w:author="Arthur Parmentier" w:date="2020-05-14T13:40:00Z">
          <w:pPr/>
        </w:pPrChange>
      </w:pPr>
      <w:ins w:id="555" w:author="Arthur Parmentier" w:date="2020-05-14T13:32:00Z">
        <w:r w:rsidRPr="00953072">
          <w:t>Creation of a</w:t>
        </w:r>
      </w:ins>
      <w:ins w:id="556" w:author="Arthur Parmentier" w:date="2020-05-14T13:39:00Z">
        <w:r w:rsidR="00D0639C">
          <w:t xml:space="preserve">n </w:t>
        </w:r>
      </w:ins>
      <w:ins w:id="557" w:author="Arthur Parmentier" w:date="2020-05-14T13:40:00Z">
        <w:r w:rsidR="00D0639C">
          <w:t>indices</w:t>
        </w:r>
      </w:ins>
    </w:p>
    <w:p w:rsidR="00D621DF" w:rsidRPr="00FA53E4" w:rsidDel="00D0639C" w:rsidRDefault="003E1EE3" w:rsidP="00D621DF">
      <w:pPr>
        <w:rPr>
          <w:del w:id="558" w:author="Arthur Parmentier" w:date="2020-05-14T13:40:00Z"/>
          <w:i/>
          <w:iCs/>
          <w:rPrChange w:id="559" w:author="Arthur Parmentier" w:date="2020-05-13T09:48:00Z">
            <w:rPr>
              <w:del w:id="560" w:author="Arthur Parmentier" w:date="2020-05-14T13:40:00Z"/>
            </w:rPr>
          </w:rPrChange>
        </w:rPr>
      </w:pPr>
      <w:bookmarkStart w:id="561" w:name="_Toc40356075"/>
      <w:bookmarkStart w:id="562" w:name="_Toc41067182"/>
      <w:bookmarkEnd w:id="561"/>
      <w:ins w:id="563" w:author="Arthur Parmentier" w:date="2020-05-14T13:40:00Z">
        <w:r>
          <w:t>Mechanism 2:</w:t>
        </w:r>
        <w:bookmarkEnd w:id="562"/>
        <w:r>
          <w:t xml:space="preserve"> </w:t>
        </w:r>
      </w:ins>
    </w:p>
    <w:p w:rsidR="007B1805" w:rsidRDefault="007B1805" w:rsidP="00FF4C82">
      <w:pPr>
        <w:pStyle w:val="Titre2"/>
      </w:pPr>
      <w:bookmarkStart w:id="564" w:name="_Toc41067183"/>
      <w:r>
        <w:t xml:space="preserve">Sign </w:t>
      </w:r>
      <w:ins w:id="565" w:author="Arthur Parmentier" w:date="2020-05-13T10:35:00Z">
        <w:r w:rsidR="003D29B8">
          <w:t>“</w:t>
        </w:r>
      </w:ins>
      <w:r>
        <w:t>overloading</w:t>
      </w:r>
      <w:ins w:id="566" w:author="Arthur Parmentier" w:date="2020-05-13T10:35:00Z">
        <w:r w:rsidR="003D29B8">
          <w:t>”</w:t>
        </w:r>
      </w:ins>
      <w:bookmarkEnd w:id="564"/>
    </w:p>
    <w:p w:rsidR="005A6DBA" w:rsidRDefault="005A6DBA">
      <w:pPr>
        <w:pStyle w:val="Titre3"/>
        <w:rPr>
          <w:ins w:id="567" w:author="Arthur Parmentier" w:date="2020-05-13T10:10:00Z"/>
        </w:rPr>
        <w:pPrChange w:id="568" w:author="Arthur Parmentier" w:date="2020-05-14T14:00:00Z">
          <w:pPr/>
        </w:pPrChange>
      </w:pPr>
      <w:bookmarkStart w:id="569" w:name="_Toc41067184"/>
      <w:ins w:id="570" w:author="Arthur Parmentier" w:date="2020-05-13T10:10:00Z">
        <w:r>
          <w:t>Motivation</w:t>
        </w:r>
        <w:bookmarkEnd w:id="569"/>
      </w:ins>
    </w:p>
    <w:p w:rsidR="0053230A" w:rsidRDefault="001B082B" w:rsidP="001B082B">
      <w:pPr>
        <w:rPr>
          <w:ins w:id="571" w:author="Arthur Parmentier" w:date="2020-05-13T09:52:00Z"/>
        </w:rPr>
      </w:pPr>
      <w:r>
        <w:t xml:space="preserve">We have seen from the evolution of SP that </w:t>
      </w:r>
      <w:ins w:id="572" w:author="Arthur Parmentier" w:date="2020-05-13T09:50:00Z">
        <w:r w:rsidR="0053230A">
          <w:t xml:space="preserve">a single sign </w:t>
        </w:r>
      </w:ins>
      <w:ins w:id="573" w:author="Arthur Parmentier" w:date="2020-05-13T09:51:00Z">
        <w:r w:rsidR="0053230A">
          <w:t>can be use to signify a content</w:t>
        </w:r>
      </w:ins>
      <w:ins w:id="574" w:author="Arthur Parmentier" w:date="2020-05-13T11:16:00Z">
        <w:r w:rsidR="00B45CE3">
          <w:rPr>
            <w:rStyle w:val="Appelnotedebasdep"/>
          </w:rPr>
          <w:footnoteReference w:id="4"/>
        </w:r>
      </w:ins>
      <w:ins w:id="578" w:author="Arthur Parmentier" w:date="2020-05-13T09:52:00Z">
        <w:r w:rsidR="0053230A">
          <w:t xml:space="preserve"> not only for different instruments of the same discipline</w:t>
        </w:r>
      </w:ins>
      <w:ins w:id="579" w:author="Arthur Parmentier" w:date="2020-05-13T10:07:00Z">
        <w:r w:rsidR="00434325">
          <w:t xml:space="preserve"> (1)</w:t>
        </w:r>
      </w:ins>
      <w:ins w:id="580" w:author="Arthur Parmentier" w:date="2020-05-13T09:52:00Z">
        <w:r w:rsidR="0053230A">
          <w:t xml:space="preserve"> but also across discipline</w:t>
        </w:r>
      </w:ins>
      <w:ins w:id="581" w:author="Arthur Parmentier" w:date="2020-05-13T10:07:00Z">
        <w:r w:rsidR="00434325">
          <w:t xml:space="preserve"> (2).</w:t>
        </w:r>
      </w:ins>
      <w:ins w:id="582" w:author="Arthur Parmentier" w:date="2020-05-13T10:35:00Z">
        <w:r w:rsidR="003D29B8">
          <w:t xml:space="preserve"> This what I call the “overloading” of a sign.</w:t>
        </w:r>
        <w:r w:rsidR="003D29B8">
          <w:rPr>
            <w:rStyle w:val="Appelnotedebasdep"/>
          </w:rPr>
          <w:footnoteReference w:id="5"/>
        </w:r>
      </w:ins>
      <w:del w:id="587" w:author="Arthur Parmentier" w:date="2020-05-13T09:50:00Z">
        <w:r w:rsidDel="0053230A">
          <w:delText>it uses single sign</w:delText>
        </w:r>
        <w:r w:rsidR="001A0623" w:rsidDel="0053230A">
          <w:delText>s</w:delText>
        </w:r>
        <w:r w:rsidDel="0053230A">
          <w:delText xml:space="preserve"> to</w:delText>
        </w:r>
      </w:del>
      <w:del w:id="588" w:author="Arthur Parmentier" w:date="2020-05-13T09:49:00Z">
        <w:r w:rsidDel="0053230A">
          <w:delText xml:space="preserve"> encapsulate several concepts from different disciplines</w:delText>
        </w:r>
      </w:del>
      <w:del w:id="589" w:author="Arthur Parmentier" w:date="2020-05-13T09:52:00Z">
        <w:r w:rsidDel="0053230A">
          <w:delText xml:space="preserve">; </w:delText>
        </w:r>
      </w:del>
    </w:p>
    <w:p w:rsidR="00B45CE3" w:rsidRDefault="00434325" w:rsidP="001B082B">
      <w:pPr>
        <w:rPr>
          <w:ins w:id="590" w:author="Arthur Parmentier" w:date="2020-05-13T09:52:00Z"/>
        </w:rPr>
      </w:pPr>
      <w:ins w:id="591" w:author="Arthur Parmentier" w:date="2020-05-13T10:08:00Z">
        <w:r>
          <w:t xml:space="preserve">We will try to identify whether the operability of a sign </w:t>
        </w:r>
      </w:ins>
      <w:ins w:id="592" w:author="Arthur Parmentier" w:date="2020-05-13T10:09:00Z">
        <w:r>
          <w:t xml:space="preserve">in (1) and (2) </w:t>
        </w:r>
      </w:ins>
      <w:ins w:id="593" w:author="Arthur Parmentier" w:date="2020-05-13T10:08:00Z">
        <w:r>
          <w:t>involves mechanisms of different nature</w:t>
        </w:r>
      </w:ins>
      <w:ins w:id="594" w:author="Arthur Parmentier" w:date="2020-05-13T10:09:00Z">
        <w:r>
          <w:t>.</w:t>
        </w:r>
      </w:ins>
    </w:p>
    <w:p w:rsidR="0053230A" w:rsidRDefault="005A6DBA">
      <w:pPr>
        <w:pStyle w:val="Titre3"/>
        <w:rPr>
          <w:ins w:id="595" w:author="Arthur Parmentier" w:date="2020-05-13T09:52:00Z"/>
        </w:rPr>
        <w:pPrChange w:id="596" w:author="Arthur Parmentier" w:date="2020-05-14T14:00:00Z">
          <w:pPr/>
        </w:pPrChange>
      </w:pPr>
      <w:bookmarkStart w:id="597" w:name="_Toc41067185"/>
      <w:ins w:id="598" w:author="Arthur Parmentier" w:date="2020-05-13T10:11:00Z">
        <w:r>
          <w:t>Differentiation of signified across disciplines</w:t>
        </w:r>
      </w:ins>
      <w:bookmarkEnd w:id="597"/>
    </w:p>
    <w:p w:rsidR="002F5B0B" w:rsidRDefault="002F5B0B" w:rsidP="001B082B">
      <w:pPr>
        <w:rPr>
          <w:ins w:id="599" w:author="Arthur Parmentier" w:date="2020-05-13T10:30:00Z"/>
        </w:rPr>
      </w:pPr>
      <w:ins w:id="600" w:author="Arthur Parmentier" w:date="2020-05-13T10:12:00Z">
        <w:r>
          <w:t>We very commonly observe signs made of one sign</w:t>
        </w:r>
      </w:ins>
      <w:ins w:id="601" w:author="Arthur Parmentier" w:date="2020-05-13T10:13:00Z">
        <w:r>
          <w:t xml:space="preserve">ifier and several signified </w:t>
        </w:r>
        <w:r w:rsidR="00AE58D1">
          <w:t>in oral languages and our everyday life.</w:t>
        </w:r>
      </w:ins>
      <w:ins w:id="602" w:author="Arthur Parmentier" w:date="2020-05-13T10:14:00Z">
        <w:r w:rsidR="00AE58D1">
          <w:t xml:space="preserve"> The signified is understood by an operation of “disambiguation” </w:t>
        </w:r>
      </w:ins>
      <w:ins w:id="603" w:author="Arthur Parmentier" w:date="2020-05-13T10:15:00Z">
        <w:r w:rsidR="00AE58D1">
          <w:t>that depends on the context of the communication.</w:t>
        </w:r>
      </w:ins>
      <w:ins w:id="604" w:author="Arthur Parmentier" w:date="2020-05-13T10:16:00Z">
        <w:r w:rsidR="00AE58D1">
          <w:t xml:space="preserve"> In this section, we will see that a </w:t>
        </w:r>
      </w:ins>
      <w:ins w:id="605" w:author="Arthur Parmentier" w:date="2020-05-14T11:09:00Z">
        <w:r w:rsidR="001F6197">
          <w:t xml:space="preserve">multi-disciplinary </w:t>
        </w:r>
      </w:ins>
      <w:ins w:id="606" w:author="Arthur Parmentier" w:date="2020-05-13T10:16:00Z">
        <w:r w:rsidR="00AE58D1">
          <w:t>sign in SP can indeed have several si</w:t>
        </w:r>
      </w:ins>
      <w:ins w:id="607" w:author="Arthur Parmentier" w:date="2020-05-13T10:17:00Z">
        <w:r w:rsidR="00AE58D1">
          <w:t>gnified</w:t>
        </w:r>
      </w:ins>
      <w:ins w:id="608" w:author="Arthur Parmentier" w:date="2020-05-13T10:18:00Z">
        <w:r w:rsidR="00AE58D1">
          <w:t xml:space="preserve"> </w:t>
        </w:r>
      </w:ins>
      <w:ins w:id="609" w:author="Arthur Parmentier" w:date="2020-05-14T10:58:00Z">
        <w:r w:rsidR="00A46D19">
          <w:t xml:space="preserve">that allow </w:t>
        </w:r>
      </w:ins>
      <w:ins w:id="610" w:author="Arthur Parmentier" w:date="2020-05-14T11:09:00Z">
        <w:r w:rsidR="001F6197">
          <w:t>it</w:t>
        </w:r>
      </w:ins>
      <w:ins w:id="611" w:author="Arthur Parmentier" w:date="2020-05-14T10:58:00Z">
        <w:r w:rsidR="00A46D19">
          <w:t xml:space="preserve"> to operate </w:t>
        </w:r>
      </w:ins>
      <w:ins w:id="612" w:author="Arthur Parmentier" w:date="2020-05-14T10:59:00Z">
        <w:r w:rsidR="00A46D19">
          <w:t>in several disciplines</w:t>
        </w:r>
      </w:ins>
      <w:ins w:id="613" w:author="Arthur Parmentier" w:date="2020-05-13T10:18:00Z">
        <w:r w:rsidR="00AE58D1">
          <w:t>.</w:t>
        </w:r>
      </w:ins>
      <w:ins w:id="614" w:author="Arthur Parmentier" w:date="2020-05-13T10:19:00Z">
        <w:r w:rsidR="00AE58D1">
          <w:rPr>
            <w:rStyle w:val="Appelnotedebasdep"/>
          </w:rPr>
          <w:footnoteReference w:id="6"/>
        </w:r>
      </w:ins>
      <w:ins w:id="619" w:author="Arthur Parmentier" w:date="2020-05-13T10:18:00Z">
        <w:r w:rsidR="00AE58D1">
          <w:t xml:space="preserve"> </w:t>
        </w:r>
      </w:ins>
      <w:ins w:id="620" w:author="Arthur Parmentier" w:date="2020-05-13T10:20:00Z">
        <w:r w:rsidR="00803E2B">
          <w:t xml:space="preserve">Moreover, </w:t>
        </w:r>
      </w:ins>
      <w:ins w:id="621" w:author="Arthur Parmentier" w:date="2020-05-13T10:21:00Z">
        <w:r w:rsidR="00803E2B">
          <w:t xml:space="preserve">we </w:t>
        </w:r>
      </w:ins>
      <w:ins w:id="622" w:author="Arthur Parmentier" w:date="2020-05-13T10:22:00Z">
        <w:r w:rsidR="00803E2B">
          <w:t xml:space="preserve">will discuss the </w:t>
        </w:r>
      </w:ins>
      <w:ins w:id="623" w:author="Arthur Parmentier" w:date="2020-05-13T10:23:00Z">
        <w:r w:rsidR="00803E2B">
          <w:t xml:space="preserve">model of a </w:t>
        </w:r>
      </w:ins>
      <w:ins w:id="624" w:author="Arthur Parmentier" w:date="2020-05-13T10:22:00Z">
        <w:r w:rsidR="00803E2B">
          <w:t xml:space="preserve">bijection between </w:t>
        </w:r>
      </w:ins>
      <w:ins w:id="625" w:author="Arthur Parmentier" w:date="2020-05-14T11:13:00Z">
        <w:r w:rsidR="004F6E10">
          <w:t>signified concepts and disciplines.</w:t>
        </w:r>
      </w:ins>
      <w:ins w:id="626" w:author="Arthur Parmentier" w:date="2020-05-14T11:11:00Z">
        <w:r w:rsidR="004F6E10">
          <w:t xml:space="preserve">, </w:t>
        </w:r>
      </w:ins>
      <w:ins w:id="627" w:author="Arthur Parmentier" w:date="2020-05-14T11:13:00Z">
        <w:r w:rsidR="004F6E10">
          <w:t>Finally, we will discuss the construction process of these multi-disciplinary sign to show that the</w:t>
        </w:r>
      </w:ins>
      <w:ins w:id="628" w:author="Arthur Parmentier" w:date="2020-05-14T11:14:00Z">
        <w:r w:rsidR="004F6E10">
          <w:t xml:space="preserve">ir signified are </w:t>
        </w:r>
      </w:ins>
      <w:ins w:id="629" w:author="Arthur Parmentier" w:date="2020-05-14T11:37:00Z">
        <w:r w:rsidR="00BF5AB9">
          <w:t>linked by analogies.</w:t>
        </w:r>
      </w:ins>
      <w:ins w:id="630" w:author="Arthur Parmentier" w:date="2020-05-14T11:12:00Z">
        <w:r w:rsidR="004F6E10">
          <w:t xml:space="preserve"> </w:t>
        </w:r>
      </w:ins>
    </w:p>
    <w:p w:rsidR="00F150E6" w:rsidRDefault="00F150E6">
      <w:pPr>
        <w:pStyle w:val="Titre4"/>
        <w:rPr>
          <w:ins w:id="631" w:author="Arthur Parmentier" w:date="2020-05-13T10:41:00Z"/>
        </w:rPr>
        <w:pPrChange w:id="632" w:author="Arthur Parmentier" w:date="2020-05-13T10:41:00Z">
          <w:pPr/>
        </w:pPrChange>
      </w:pPr>
      <w:ins w:id="633" w:author="Arthur Parmentier" w:date="2020-05-13T10:41:00Z">
        <w:r>
          <w:t>Existence of several signified concepts</w:t>
        </w:r>
      </w:ins>
    </w:p>
    <w:p w:rsidR="005868B3" w:rsidRDefault="00FD47FA" w:rsidP="005868B3">
      <w:pPr>
        <w:rPr>
          <w:ins w:id="634" w:author="Arthur Parmentier" w:date="2020-05-13T10:30:00Z"/>
        </w:rPr>
      </w:pPr>
      <w:ins w:id="635" w:author="Arthur Parmentier" w:date="2020-05-13T10:37:00Z">
        <w:r>
          <w:t xml:space="preserve">To demonstrate the existence of several concepts (the signified) </w:t>
        </w:r>
      </w:ins>
      <w:ins w:id="636" w:author="Arthur Parmentier" w:date="2020-05-13T10:38:00Z">
        <w:r>
          <w:t>under a multi-disciplinary sign in SP, l</w:t>
        </w:r>
      </w:ins>
      <w:ins w:id="637" w:author="Arthur Parmentier" w:date="2020-05-13T10:30:00Z">
        <w:r w:rsidR="005868B3">
          <w:t>et’s take the</w:t>
        </w:r>
      </w:ins>
      <w:ins w:id="638" w:author="Arthur Parmentier" w:date="2020-05-13T10:38:00Z">
        <w:r>
          <w:t xml:space="preserve"> common</w:t>
        </w:r>
      </w:ins>
      <w:ins w:id="639" w:author="Arthur Parmentier" w:date="2020-05-13T10:30:00Z">
        <w:r w:rsidR="005868B3">
          <w:t xml:space="preserve"> example of the LT, that we will use all over this section to demonstrate some of the mechanisms of SP.</w:t>
        </w:r>
      </w:ins>
    </w:p>
    <w:p w:rsidR="005868B3" w:rsidRDefault="005868B3" w:rsidP="005868B3">
      <w:pPr>
        <w:rPr>
          <w:ins w:id="640" w:author="Arthur Parmentier" w:date="2020-05-13T10:30:00Z"/>
        </w:rPr>
      </w:pPr>
      <w:ins w:id="641"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42" w:author="Arthur Parmentier" w:date="2020-05-13T10:30:00Z"/>
        </w:rPr>
      </w:pPr>
      <w:ins w:id="643"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44" w:author="Arthur Parmentier" w:date="2020-05-13T10:30:00Z"/>
        </w:rPr>
      </w:pPr>
      <w:ins w:id="645"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46" w:author="Arthur Parmentier" w:date="2020-05-13T10:30:00Z"/>
        </w:rPr>
      </w:pPr>
      <w:ins w:id="647"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48" w:author="Arthur Parmentier" w:date="2020-05-13T10:30:00Z"/>
        </w:rPr>
      </w:pPr>
      <w:ins w:id="649" w:author="Arthur Parmentier" w:date="2020-05-13T10:30:00Z">
        <w:r>
          <w:t>…</w:t>
        </w:r>
      </w:ins>
    </w:p>
    <w:p w:rsidR="005868B3" w:rsidRDefault="005868B3" w:rsidP="005868B3">
      <w:pPr>
        <w:rPr>
          <w:ins w:id="650" w:author="Arthur Parmentier" w:date="2020-05-13T10:30:00Z"/>
        </w:rPr>
      </w:pPr>
      <w:ins w:id="651" w:author="Arthur Parmentier" w:date="2020-05-13T10:30:00Z">
        <w:r>
          <w:lastRenderedPageBreak/>
          <w:t>They also often illustrate those descriptions with a prototypical example.</w:t>
        </w:r>
      </w:ins>
    </w:p>
    <w:p w:rsidR="005868B3" w:rsidRDefault="005868B3" w:rsidP="005868B3">
      <w:pPr>
        <w:rPr>
          <w:ins w:id="652" w:author="Arthur Parmentier" w:date="2020-05-13T10:30:00Z"/>
        </w:rPr>
      </w:pPr>
      <w:ins w:id="653"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54" w:author="Arthur Parmentier" w:date="2020-05-13T10:39:00Z">
        <w:r w:rsidR="003E3E64">
          <w:t>signified of the sign</w:t>
        </w:r>
      </w:ins>
      <w:ins w:id="655" w:author="Arthur Parmentier" w:date="2020-05-13T10:30:00Z">
        <w:r>
          <w:t xml:space="preserve"> “LT” is a voluntary construction</w:t>
        </w:r>
        <w:r>
          <w:rPr>
            <w:rStyle w:val="Appelnotedebasdep"/>
          </w:rPr>
          <w:footnoteReference w:id="7"/>
        </w:r>
        <w:r>
          <w:t>.</w:t>
        </w:r>
      </w:ins>
    </w:p>
    <w:p w:rsidR="005868B3" w:rsidRDefault="005868B3" w:rsidP="005868B3">
      <w:pPr>
        <w:rPr>
          <w:ins w:id="661" w:author="Arthur Parmentier" w:date="2020-05-13T17:10:00Z"/>
        </w:rPr>
      </w:pPr>
      <w:ins w:id="662"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63" w:author="Arthur Parmentier" w:date="2020-05-13T10:43:00Z"/>
        </w:rPr>
      </w:pPr>
      <w:ins w:id="664" w:author="Arthur Parmentier" w:date="2020-05-13T10:42:00Z">
        <w:r>
          <w:t xml:space="preserve">Bijection, surjection or injection between </w:t>
        </w:r>
      </w:ins>
      <w:ins w:id="665" w:author="Arthur Parmentier" w:date="2020-05-13T10:43:00Z">
        <w:r>
          <w:t>signified and disciplines?</w:t>
        </w:r>
      </w:ins>
    </w:p>
    <w:p w:rsidR="00603CFA" w:rsidRDefault="00F150E6" w:rsidP="00581F4F">
      <w:pPr>
        <w:rPr>
          <w:ins w:id="666" w:author="Arthur Parmentier" w:date="2020-05-13T11:01:00Z"/>
        </w:rPr>
      </w:pPr>
      <w:ins w:id="667" w:author="Arthur Parmentier" w:date="2020-05-13T10:43:00Z">
        <w:r>
          <w:t xml:space="preserve">Although we have shown the existence of several signified </w:t>
        </w:r>
      </w:ins>
      <w:ins w:id="668" w:author="Arthur Parmentier" w:date="2020-05-13T17:40:00Z">
        <w:r w:rsidR="00693047">
          <w:t xml:space="preserve">(several concepts) </w:t>
        </w:r>
      </w:ins>
      <w:ins w:id="669" w:author="Arthur Parmentier" w:date="2020-05-13T10:43:00Z">
        <w:r>
          <w:t xml:space="preserve">and their </w:t>
        </w:r>
      </w:ins>
      <w:ins w:id="670" w:author="Arthur Parmentier" w:date="2020-05-13T10:44:00Z">
        <w:r>
          <w:t>relationship</w:t>
        </w:r>
      </w:ins>
      <w:ins w:id="671" w:author="Arthur Parmentier" w:date="2020-05-13T10:43:00Z">
        <w:r>
          <w:t xml:space="preserve"> with</w:t>
        </w:r>
      </w:ins>
      <w:ins w:id="672" w:author="Arthur Parmentier" w:date="2020-05-13T10:44:00Z">
        <w:r>
          <w:t xml:space="preserve"> discipline</w:t>
        </w:r>
      </w:ins>
      <w:ins w:id="673" w:author="Arthur Parmentier" w:date="2020-05-13T17:40:00Z">
        <w:r w:rsidR="00C209FE">
          <w:t>s</w:t>
        </w:r>
      </w:ins>
      <w:ins w:id="674" w:author="Arthur Parmentier" w:date="2020-05-13T10:44:00Z">
        <w:r>
          <w:t>, one can wonder whether</w:t>
        </w:r>
      </w:ins>
      <w:ins w:id="675" w:author="Arthur Parmentier" w:date="2020-05-13T10:58:00Z">
        <w:r w:rsidR="00581F4F">
          <w:t xml:space="preserve"> their relationship is a bijection</w:t>
        </w:r>
      </w:ins>
      <w:ins w:id="676" w:author="Arthur Parmentier" w:date="2020-05-13T11:11:00Z">
        <w:r w:rsidR="00C36A2F">
          <w:t xml:space="preserve"> (to a unique discipline corresponds a unique signified)</w:t>
        </w:r>
      </w:ins>
      <w:ins w:id="677" w:author="Arthur Parmentier" w:date="2020-05-13T10:58:00Z">
        <w:r w:rsidR="00581F4F">
          <w:t>, su</w:t>
        </w:r>
      </w:ins>
      <w:ins w:id="678" w:author="Arthur Parmentier" w:date="2020-05-13T10:59:00Z">
        <w:r w:rsidR="00581F4F">
          <w:t>r</w:t>
        </w:r>
      </w:ins>
      <w:ins w:id="679" w:author="Arthur Parmentier" w:date="2020-05-13T10:58:00Z">
        <w:r w:rsidR="00581F4F">
          <w:t>jection</w:t>
        </w:r>
      </w:ins>
      <w:ins w:id="680" w:author="Arthur Parmentier" w:date="2020-05-13T11:11:00Z">
        <w:r w:rsidR="00C36A2F">
          <w:t xml:space="preserve"> (each discipline has one or more signified)</w:t>
        </w:r>
      </w:ins>
      <w:ins w:id="681" w:author="Arthur Parmentier" w:date="2020-05-13T10:58:00Z">
        <w:r w:rsidR="00581F4F">
          <w:t xml:space="preserve"> or injection</w:t>
        </w:r>
      </w:ins>
      <w:ins w:id="682" w:author="Arthur Parmentier" w:date="2020-05-13T11:12:00Z">
        <w:r w:rsidR="00C36A2F">
          <w:t xml:space="preserve"> (each discipline </w:t>
        </w:r>
        <w:r w:rsidR="00862E4D">
          <w:t>has either a unique signified, either no signified)</w:t>
        </w:r>
      </w:ins>
      <w:ins w:id="683" w:author="Arthur Parmentier" w:date="2020-05-13T10:58:00Z">
        <w:r w:rsidR="00581F4F">
          <w:t>.</w:t>
        </w:r>
      </w:ins>
    </w:p>
    <w:p w:rsidR="00581F4F" w:rsidRDefault="0083672F">
      <w:pPr>
        <w:rPr>
          <w:ins w:id="684" w:author="Arthur Parmentier" w:date="2020-05-13T10:49:00Z"/>
        </w:rPr>
        <w:pPrChange w:id="685" w:author="Arthur Parmentier" w:date="2020-05-13T10:58:00Z">
          <w:pPr>
            <w:pStyle w:val="Paragraphedeliste"/>
            <w:numPr>
              <w:numId w:val="19"/>
            </w:numPr>
            <w:ind w:hanging="360"/>
          </w:pPr>
        </w:pPrChange>
      </w:pPr>
      <w:ins w:id="686" w:author="Arthur Parmentier" w:date="2020-05-13T11:03:00Z">
        <w:r>
          <w:t xml:space="preserve">First, we can remark that </w:t>
        </w:r>
      </w:ins>
      <w:ins w:id="687" w:author="Arthur Parmentier" w:date="2020-05-13T11:04:00Z">
        <w:r>
          <w:t>there is a bijection in the case of the so called “multi-disciplinary signs” whose properties is exactly that each discipline has its own</w:t>
        </w:r>
      </w:ins>
      <w:ins w:id="688" w:author="Arthur Parmentier" w:date="2020-05-13T11:05:00Z">
        <w:r>
          <w:t xml:space="preserve"> unique</w:t>
        </w:r>
      </w:ins>
      <w:ins w:id="689" w:author="Arthur Parmentier" w:date="2020-05-13T11:04:00Z">
        <w:r>
          <w:t xml:space="preserve"> interpretation (signified) of the sign.</w:t>
        </w:r>
      </w:ins>
    </w:p>
    <w:p w:rsidR="00603CFA" w:rsidRDefault="0083672F" w:rsidP="00603CFA">
      <w:pPr>
        <w:rPr>
          <w:ins w:id="690" w:author="Arthur Parmentier" w:date="2020-05-13T11:08:00Z"/>
        </w:rPr>
      </w:pPr>
      <w:ins w:id="691" w:author="Arthur Parmentier" w:date="2020-05-13T11:05:00Z">
        <w:r>
          <w:t xml:space="preserve">Then, we can also </w:t>
        </w:r>
      </w:ins>
      <w:ins w:id="692" w:author="Arthur Parmentier" w:date="2020-05-13T11:19:00Z">
        <w:r w:rsidR="002067E2">
          <w:t xml:space="preserve">observe that </w:t>
        </w:r>
      </w:ins>
      <w:ins w:id="693" w:author="Arthur Parmentier" w:date="2020-05-13T11:05:00Z">
        <w:r>
          <w:t xml:space="preserve">some signs </w:t>
        </w:r>
      </w:ins>
      <w:ins w:id="694" w:author="Arthur Parmentier" w:date="2020-05-13T11:06:00Z">
        <w:r>
          <w:t>are very specific to a discipline</w:t>
        </w:r>
      </w:ins>
      <w:ins w:id="695" w:author="Arthur Parmentier" w:date="2020-05-13T11:07:00Z">
        <w:r>
          <w:t xml:space="preserve"> (</w:t>
        </w:r>
      </w:ins>
      <w:ins w:id="696" w:author="Arthur Parmentier" w:date="2020-05-13T11:08:00Z">
        <w:r>
          <w:t>sometimes by construction)</w:t>
        </w:r>
      </w:ins>
      <w:ins w:id="697" w:author="Arthur Parmentier" w:date="2020-05-13T11:06:00Z">
        <w:r>
          <w:t>, such that other discipline cannot interpret them.</w:t>
        </w:r>
      </w:ins>
      <w:ins w:id="698" w:author="Arthur Parmentier" w:date="2020-05-13T11:08:00Z">
        <w:r w:rsidR="00C36A2F">
          <w:t xml:space="preserve"> It is </w:t>
        </w:r>
      </w:ins>
      <w:ins w:id="699" w:author="Arthur Parmentier" w:date="2020-05-13T11:12:00Z">
        <w:r w:rsidR="00365C58">
          <w:t>enough</w:t>
        </w:r>
      </w:ins>
      <w:ins w:id="700" w:author="Arthur Parmentier" w:date="2020-05-13T11:08:00Z">
        <w:r w:rsidR="00C36A2F">
          <w:t xml:space="preserve"> to conclude that in general, there is no surjection between signified and the set of disciplines.</w:t>
        </w:r>
      </w:ins>
    </w:p>
    <w:p w:rsidR="00C36A2F" w:rsidRDefault="00C36A2F" w:rsidP="00603CFA">
      <w:pPr>
        <w:rPr>
          <w:ins w:id="701" w:author="Arthur Parmentier" w:date="2020-05-13T10:54:00Z"/>
        </w:rPr>
      </w:pPr>
      <w:ins w:id="702" w:author="Arthur Parmentier" w:date="2020-05-13T11:08:00Z">
        <w:r>
          <w:t>Finally</w:t>
        </w:r>
      </w:ins>
      <w:ins w:id="703" w:author="Arthur Parmentier" w:date="2020-05-13T11:09:00Z">
        <w:r>
          <w:t xml:space="preserve">, </w:t>
        </w:r>
      </w:ins>
      <w:ins w:id="704" w:author="Arthur Parmentier" w:date="2020-05-13T11:31:00Z">
        <w:r w:rsidR="00D5164C">
          <w:t>on the question of injectivity, m</w:t>
        </w:r>
      </w:ins>
      <w:ins w:id="705" w:author="Arthur Parmentier" w:date="2020-05-13T11:22:00Z">
        <w:r w:rsidR="00D5164C">
          <w:t xml:space="preserve">y hypothesis is that unlike oral languages, SP </w:t>
        </w:r>
      </w:ins>
      <w:ins w:id="706" w:author="Arthur Parmentier" w:date="2020-05-13T11:25:00Z">
        <w:r w:rsidR="00D5164C">
          <w:t>can be modeled as a regular langua</w:t>
        </w:r>
      </w:ins>
      <w:ins w:id="707" w:author="Arthur Parmentier" w:date="2020-05-13T11:26:00Z">
        <w:r w:rsidR="00D5164C">
          <w:t xml:space="preserve">ge, hence a </w:t>
        </w:r>
      </w:ins>
      <w:ins w:id="708" w:author="Arthur Parmentier" w:date="2020-05-13T11:27:00Z">
        <w:r w:rsidR="00D5164C">
          <w:t>context-free language, such that the context (signs prior</w:t>
        </w:r>
      </w:ins>
      <w:ins w:id="709" w:author="Arthur Parmentier" w:date="2020-05-13T11:28:00Z">
        <w:r w:rsidR="00D5164C">
          <w:t xml:space="preserve"> to the last executed sign) does not influence the meaning of</w:t>
        </w:r>
      </w:ins>
      <w:ins w:id="710" w:author="Arthur Parmentier" w:date="2020-05-13T11:29:00Z">
        <w:r w:rsidR="00D5164C">
          <w:t xml:space="preserve"> the considered sign. We will see </w:t>
        </w:r>
      </w:ins>
      <w:ins w:id="711" w:author="Arthur Parmentier" w:date="2020-05-13T11:30:00Z">
        <w:r w:rsidR="00D5164C">
          <w:t xml:space="preserve">in a future section </w:t>
        </w:r>
      </w:ins>
      <w:ins w:id="712" w:author="Arthur Parmentier" w:date="2020-05-13T11:29:00Z">
        <w:r w:rsidR="00D5164C">
          <w:t xml:space="preserve">how this approach is successful in modeling </w:t>
        </w:r>
      </w:ins>
      <w:ins w:id="713" w:author="Arthur Parmentier" w:date="2020-05-13T11:30:00Z">
        <w:r w:rsidR="00D5164C">
          <w:t xml:space="preserve">the very basics of SP, while it is unclear whether all SP modes, </w:t>
        </w:r>
      </w:ins>
      <w:ins w:id="714" w:author="Arthur Parmentier" w:date="2020-05-13T11:31:00Z">
        <w:r w:rsidR="00D5164C">
          <w:t xml:space="preserve">rules and signs could indeed </w:t>
        </w:r>
      </w:ins>
      <w:ins w:id="715" w:author="Arthur Parmentier" w:date="2020-05-13T11:59:00Z">
        <w:r w:rsidR="000C29FF">
          <w:t>be represented by</w:t>
        </w:r>
      </w:ins>
      <w:ins w:id="716" w:author="Arthur Parmentier" w:date="2020-05-13T11:31:00Z">
        <w:r w:rsidR="00D5164C">
          <w:t xml:space="preserve"> a regular language.</w:t>
        </w:r>
      </w:ins>
      <w:ins w:id="717" w:author="Arthur Parmentier" w:date="2020-05-13T12:00:00Z">
        <w:r w:rsidR="009230DE">
          <w:t xml:space="preserve"> In my hypothesis, there is indeed an injection</w:t>
        </w:r>
      </w:ins>
      <w:ins w:id="718" w:author="Arthur Parmentier" w:date="2020-05-13T12:01:00Z">
        <w:r w:rsidR="009230DE">
          <w:t xml:space="preserve"> between signified and disciplines, but </w:t>
        </w:r>
      </w:ins>
      <w:ins w:id="719" w:author="Arthur Parmentier" w:date="2020-05-13T11:32:00Z">
        <w:r w:rsidR="00D5164C">
          <w:t xml:space="preserve">I leave to experts in the domain the prospection of </w:t>
        </w:r>
      </w:ins>
      <w:ins w:id="720" w:author="Arthur Parmentier" w:date="2020-05-13T12:01:00Z">
        <w:r w:rsidR="00B41CA4">
          <w:t xml:space="preserve">counter examples, such as </w:t>
        </w:r>
      </w:ins>
      <w:ins w:id="721" w:author="Arthur Parmentier" w:date="2020-05-13T11:32:00Z">
        <w:r w:rsidR="00D5164C">
          <w:t xml:space="preserve">context-sensitive examples that </w:t>
        </w:r>
        <w:r w:rsidR="002463AB">
          <w:t xml:space="preserve">would demonstrate that a single sign can indeed have </w:t>
        </w:r>
      </w:ins>
      <w:ins w:id="722" w:author="Arthur Parmentier" w:date="2020-05-13T11:33:00Z">
        <w:r w:rsidR="002463AB">
          <w:t>several signified for one discipline, that can be differentiated by the context instead.</w:t>
        </w:r>
      </w:ins>
    </w:p>
    <w:p w:rsidR="00EE2DD4" w:rsidRDefault="00543457">
      <w:pPr>
        <w:pStyle w:val="Titre3"/>
        <w:rPr>
          <w:ins w:id="723" w:author="Arthur Parmentier" w:date="2020-05-13T12:05:00Z"/>
        </w:rPr>
        <w:pPrChange w:id="724" w:author="Arthur Parmentier" w:date="2020-05-14T14:00:00Z">
          <w:pPr>
            <w:pStyle w:val="Titre4"/>
          </w:pPr>
        </w:pPrChange>
      </w:pPr>
      <w:bookmarkStart w:id="725" w:name="_Toc41067186"/>
      <w:ins w:id="726" w:author="Arthur Parmentier" w:date="2020-05-13T12:05:00Z">
        <w:r>
          <w:t>The difference between discipline</w:t>
        </w:r>
      </w:ins>
      <w:ins w:id="727" w:author="Arthur Parmentier" w:date="2020-05-14T14:45:00Z">
        <w:r w:rsidR="00AE0A35">
          <w:t xml:space="preserve"> (</w:t>
        </w:r>
      </w:ins>
      <w:ins w:id="728" w:author="Arthur Parmentier" w:date="2020-05-14T14:46:00Z">
        <w:r w:rsidR="00AE0A35">
          <w:t>music, theater..)</w:t>
        </w:r>
      </w:ins>
      <w:ins w:id="729" w:author="Arthur Parmentier" w:date="2020-05-13T12:05:00Z">
        <w:r>
          <w:t xml:space="preserve"> and technical apparatus</w:t>
        </w:r>
      </w:ins>
      <w:ins w:id="730" w:author="Arthur Parmentier" w:date="2020-05-13T17:18:00Z">
        <w:r w:rsidR="00D7385F">
          <w:t xml:space="preserve">, or “why we </w:t>
        </w:r>
      </w:ins>
      <w:ins w:id="731" w:author="Arthur Parmentier" w:date="2020-05-13T17:19:00Z">
        <w:r w:rsidR="00D7385F">
          <w:t>sometimes need to specify how to play a long tone, and sometimes not”</w:t>
        </w:r>
      </w:ins>
      <w:bookmarkEnd w:id="725"/>
    </w:p>
    <w:p w:rsidR="00167DAB" w:rsidRDefault="00543457" w:rsidP="00E34725">
      <w:pPr>
        <w:rPr>
          <w:ins w:id="732" w:author="Arthur Parmentier" w:date="2020-05-13T18:36:00Z"/>
        </w:rPr>
      </w:pPr>
      <w:ins w:id="733" w:author="Arthur Parmentier" w:date="2020-05-13T12:05:00Z">
        <w:r>
          <w:t xml:space="preserve">In the “Motivation” part, </w:t>
        </w:r>
      </w:ins>
      <w:ins w:id="734" w:author="Arthur Parmentier" w:date="2020-05-13T12:06:00Z">
        <w:r>
          <w:t xml:space="preserve">I </w:t>
        </w:r>
      </w:ins>
      <w:ins w:id="735" w:author="Arthur Parmentier" w:date="2020-05-13T14:22:00Z">
        <w:r w:rsidR="007E0A0A">
          <w:t>differentiated</w:t>
        </w:r>
      </w:ins>
      <w:ins w:id="736" w:author="Arthur Parmentier" w:date="2020-05-13T12:06:00Z">
        <w:r>
          <w:t xml:space="preserve"> the notion of “discipline” and “instrument”, that we could </w:t>
        </w:r>
      </w:ins>
      <w:ins w:id="737" w:author="Arthur Parmentier" w:date="2020-05-13T17:14:00Z">
        <w:r w:rsidR="00454612">
          <w:t>also call a</w:t>
        </w:r>
      </w:ins>
      <w:ins w:id="738" w:author="Arthur Parmentier" w:date="2020-05-13T12:06:00Z">
        <w:r>
          <w:t xml:space="preserve"> “technical appa</w:t>
        </w:r>
      </w:ins>
      <w:ins w:id="739" w:author="Arthur Parmentier" w:date="2020-05-13T12:07:00Z">
        <w:r>
          <w:t>ratus”.</w:t>
        </w:r>
      </w:ins>
      <w:ins w:id="740" w:author="Arthur Parmentier" w:date="2020-05-13T14:28:00Z">
        <w:r w:rsidR="00596602">
          <w:t xml:space="preserve"> In</w:t>
        </w:r>
      </w:ins>
      <w:ins w:id="741" w:author="Arthur Parmentier" w:date="2020-05-13T14:29:00Z">
        <w:r w:rsidR="00596602">
          <w:t>deed, one</w:t>
        </w:r>
      </w:ins>
      <w:ins w:id="742" w:author="Arthur Parmentier" w:date="2020-05-13T14:30:00Z">
        <w:r w:rsidR="00596602">
          <w:t xml:space="preserve"> could </w:t>
        </w:r>
      </w:ins>
      <w:ins w:id="743" w:author="Arthur Parmentier" w:date="2020-05-13T18:36:00Z">
        <w:r w:rsidR="00E34725">
          <w:t xml:space="preserve">wonder why </w:t>
        </w:r>
      </w:ins>
      <w:ins w:id="744"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45" w:author="Arthur Parmentier" w:date="2020-05-13T18:36:00Z"/>
        </w:rPr>
      </w:pPr>
      <w:ins w:id="746" w:author="Arthur Parmentier" w:date="2020-05-14T11:39:00Z">
        <w:r>
          <w:lastRenderedPageBreak/>
          <w:t>In this part, I wil try to show you that the operability of a sign across disciplines is constructed</w:t>
        </w:r>
      </w:ins>
      <w:ins w:id="747" w:author="Arthur Parmentier" w:date="2020-05-14T11:42:00Z">
        <w:r>
          <w:t xml:space="preserve"> “by SP”</w:t>
        </w:r>
      </w:ins>
      <w:ins w:id="748" w:author="Arthur Parmentier" w:date="2020-05-14T11:39:00Z">
        <w:r>
          <w:t xml:space="preserve"> with </w:t>
        </w:r>
      </w:ins>
      <w:ins w:id="749" w:author="Arthur Parmentier" w:date="2020-05-14T11:40:00Z">
        <w:r>
          <w:t xml:space="preserve">learned (cultural) relations of analogy between signified whereas the operability of a sign across instruments of the same discipline </w:t>
        </w:r>
      </w:ins>
      <w:ins w:id="750" w:author="Arthur Parmentier" w:date="2020-05-14T11:41:00Z">
        <w:r>
          <w:t xml:space="preserve">is in general </w:t>
        </w:r>
      </w:ins>
      <w:ins w:id="751" w:author="Arthur Parmentier" w:date="2020-05-14T11:42:00Z">
        <w:r w:rsidR="00A708EC">
          <w:t>a construction external to SP</w:t>
        </w:r>
      </w:ins>
      <w:ins w:id="752" w:author="Arthur Parmentier" w:date="2020-05-14T11:43:00Z">
        <w:r w:rsidR="00A708EC">
          <w:t xml:space="preserve"> that i</w:t>
        </w:r>
      </w:ins>
      <w:ins w:id="753" w:author="Arthur Parmentier" w:date="2020-05-14T11:44:00Z">
        <w:r w:rsidR="00A708EC">
          <w:t>n</w:t>
        </w:r>
      </w:ins>
      <w:ins w:id="754" w:author="Arthur Parmentier" w:date="2020-05-14T11:45:00Z">
        <w:r w:rsidR="00A708EC">
          <w:t xml:space="preserve">volves </w:t>
        </w:r>
      </w:ins>
      <w:ins w:id="755" w:author="Arthur Parmentier" w:date="2020-05-14T11:46:00Z">
        <w:r w:rsidR="00A708EC">
          <w:t>the human perceptual scheme.</w:t>
        </w:r>
      </w:ins>
    </w:p>
    <w:p w:rsidR="005868B3" w:rsidRDefault="005868B3" w:rsidP="005868B3">
      <w:pPr>
        <w:rPr>
          <w:ins w:id="756" w:author="Arthur Parmentier" w:date="2020-05-14T11:38:00Z"/>
        </w:rPr>
      </w:pPr>
    </w:p>
    <w:p w:rsidR="00F00F6E" w:rsidRDefault="00F00F6E" w:rsidP="005868B3">
      <w:pPr>
        <w:rPr>
          <w:ins w:id="757" w:author="Arthur Parmentier" w:date="2020-05-13T10:31:00Z"/>
        </w:rPr>
      </w:pPr>
    </w:p>
    <w:p w:rsidR="005868B3" w:rsidRPr="00670002" w:rsidRDefault="005868B3" w:rsidP="005868B3">
      <w:pPr>
        <w:rPr>
          <w:ins w:id="758" w:author="Arthur Parmentier" w:date="2020-05-13T10:31:00Z"/>
          <w:lang w:val="fr-FR"/>
          <w:rPrChange w:id="759" w:author="Arthur Parmentier" w:date="2020-05-18T14:23:00Z">
            <w:rPr>
              <w:ins w:id="760" w:author="Arthur Parmentier" w:date="2020-05-13T10:31:00Z"/>
            </w:rPr>
          </w:rPrChange>
        </w:rPr>
      </w:pPr>
      <w:ins w:id="761" w:author="Arthur Parmentier" w:date="2020-05-13T10:31:00Z">
        <w:r w:rsidRPr="00670002">
          <w:rPr>
            <w:lang w:val="fr-FR"/>
            <w:rPrChange w:id="762"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763" w:author="Arthur Parmentier" w:date="2020-05-13T10:30:00Z"/>
          <w:lang w:val="fr-FR"/>
          <w:rPrChange w:id="764" w:author="Arthur Parmentier" w:date="2020-05-18T14:23:00Z">
            <w:rPr>
              <w:ins w:id="765" w:author="Arthur Parmentier" w:date="2020-05-13T10:30:00Z"/>
            </w:rPr>
          </w:rPrChange>
        </w:rPr>
      </w:pPr>
    </w:p>
    <w:p w:rsidR="005868B3" w:rsidRPr="00670002" w:rsidRDefault="005868B3" w:rsidP="001B082B">
      <w:pPr>
        <w:rPr>
          <w:ins w:id="766" w:author="Arthur Parmentier" w:date="2020-05-13T10:15:00Z"/>
          <w:lang w:val="fr-FR"/>
          <w:rPrChange w:id="767" w:author="Arthur Parmentier" w:date="2020-05-18T14:23:00Z">
            <w:rPr>
              <w:ins w:id="768" w:author="Arthur Parmentier" w:date="2020-05-13T10:15:00Z"/>
            </w:rPr>
          </w:rPrChange>
        </w:rPr>
      </w:pPr>
    </w:p>
    <w:p w:rsidR="00AE58D1" w:rsidRPr="00414962" w:rsidRDefault="00743436">
      <w:pPr>
        <w:pStyle w:val="Titre3"/>
        <w:rPr>
          <w:ins w:id="769" w:author="Arthur Parmentier" w:date="2020-05-13T10:11:00Z"/>
          <w:rPrChange w:id="770" w:author="Arthur Parmentier" w:date="2020-05-14T14:00:00Z">
            <w:rPr>
              <w:ins w:id="771" w:author="Arthur Parmentier" w:date="2020-05-13T10:11:00Z"/>
            </w:rPr>
          </w:rPrChange>
        </w:rPr>
        <w:pPrChange w:id="772" w:author="Arthur Parmentier" w:date="2020-05-14T14:00:00Z">
          <w:pPr/>
        </w:pPrChange>
      </w:pPr>
      <w:bookmarkStart w:id="773" w:name="_Toc41067187"/>
      <w:ins w:id="774" w:author="Arthur Parmentier" w:date="2020-05-13T10:29:00Z">
        <w:r w:rsidRPr="00414962">
          <w:rPr>
            <w:rPrChange w:id="775" w:author="Arthur Parmentier" w:date="2020-05-14T14:00:00Z">
              <w:rPr/>
            </w:rPrChange>
          </w:rPr>
          <w:t>Speculative theory of differen</w:t>
        </w:r>
      </w:ins>
      <w:ins w:id="776" w:author="Arthur Parmentier" w:date="2020-05-13T10:30:00Z">
        <w:r w:rsidRPr="00414962">
          <w:rPr>
            <w:rPrChange w:id="777" w:author="Arthur Parmentier" w:date="2020-05-14T14:00:00Z">
              <w:rPr/>
            </w:rPrChange>
          </w:rPr>
          <w:t>tiation of signified across instruments (technical apparatus) of the same discipline</w:t>
        </w:r>
      </w:ins>
      <w:bookmarkEnd w:id="773"/>
    </w:p>
    <w:p w:rsidR="001A0623" w:rsidDel="005868B3" w:rsidRDefault="001B082B" w:rsidP="001B082B">
      <w:pPr>
        <w:rPr>
          <w:del w:id="778" w:author="Arthur Parmentier" w:date="2020-05-13T10:30:00Z"/>
        </w:rPr>
      </w:pPr>
      <w:del w:id="779"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80" w:author="Arthur Parmentier" w:date="2020-05-12T18:25:00Z">
        <w:r w:rsidR="001A0623" w:rsidDel="009B2D7C">
          <w:delText>at the core</w:delText>
        </w:r>
      </w:del>
      <w:del w:id="781" w:author="Arthur Parmentier" w:date="2020-05-13T10:30:00Z">
        <w:r w:rsidR="001A0623" w:rsidDel="005868B3">
          <w:delText xml:space="preserve"> of the </w:delText>
        </w:r>
      </w:del>
      <w:del w:id="782" w:author="Arthur Parmentier" w:date="2020-05-12T18:25:00Z">
        <w:r w:rsidR="001A0623" w:rsidDel="007D075F">
          <w:delText>set</w:delText>
        </w:r>
      </w:del>
      <w:del w:id="783" w:author="Arthur Parmentier" w:date="2020-05-13T10:30:00Z">
        <w:r w:rsidR="001A0623" w:rsidDel="005868B3">
          <w:delText xml:space="preserve"> of multidisciplinary signs.</w:delText>
        </w:r>
      </w:del>
    </w:p>
    <w:p w:rsidR="001A0623" w:rsidDel="005868B3" w:rsidRDefault="001A0623" w:rsidP="001B082B">
      <w:pPr>
        <w:rPr>
          <w:del w:id="784" w:author="Arthur Parmentier" w:date="2020-05-13T10:30:00Z"/>
        </w:rPr>
      </w:pPr>
      <w:del w:id="785"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86" w:author="Arthur Parmentier" w:date="2020-05-12T18:13:00Z"/>
        </w:rPr>
      </w:pPr>
      <w:del w:id="787" w:author="Arthur Parmentier" w:date="2020-05-13T10:30:00Z">
        <w:r w:rsidDel="005868B3">
          <w:delText xml:space="preserve">For a musician, the LT </w:delText>
        </w:r>
      </w:del>
      <w:del w:id="788" w:author="Arthur Parmentier" w:date="2020-05-12T18:22:00Z">
        <w:r w:rsidDel="00AD0ADB">
          <w:delText xml:space="preserve">has </w:delText>
        </w:r>
      </w:del>
      <w:del w:id="789" w:author="Arthur Parmentier" w:date="2020-05-13T10:30:00Z">
        <w:r w:rsidDel="005868B3">
          <w:delText xml:space="preserve">a specific prototype, whose characteristic traits are “constant volume”, “constant pitch” (among others). But is the </w:delText>
        </w:r>
      </w:del>
      <w:del w:id="790" w:author="Arthur Parmentier" w:date="2020-05-12T18:23:00Z">
        <w:r w:rsidDel="009B2D7C">
          <w:delText>prototype</w:delText>
        </w:r>
      </w:del>
      <w:del w:id="791"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792" w:author="Arthur Parmentier" w:date="2020-05-12T18:13:00Z">
        <w:r w:rsidDel="00697BA8">
          <w:delText>:</w:delText>
        </w:r>
      </w:del>
    </w:p>
    <w:p w:rsidR="001A0623" w:rsidDel="00697BA8" w:rsidRDefault="005C09F0">
      <w:pPr>
        <w:rPr>
          <w:del w:id="793" w:author="Arthur Parmentier" w:date="2020-05-12T18:13:00Z"/>
        </w:rPr>
        <w:pPrChange w:id="794" w:author="Arthur Parmentier" w:date="2020-05-12T18:13:00Z">
          <w:pPr>
            <w:pStyle w:val="Paragraphedeliste"/>
            <w:numPr>
              <w:numId w:val="17"/>
            </w:numPr>
            <w:ind w:hanging="360"/>
          </w:pPr>
        </w:pPrChange>
      </w:pPr>
      <w:del w:id="795" w:author="Arthur Parmentier" w:date="2020-05-12T18:13:00Z">
        <w:r w:rsidDel="00697BA8">
          <w:delText>For</w:delText>
        </w:r>
        <w:r w:rsidR="001A0623" w:rsidDel="00697BA8">
          <w:delText xml:space="preserve"> each discipline</w:delText>
        </w:r>
      </w:del>
    </w:p>
    <w:p w:rsidR="001A0623" w:rsidDel="005868B3" w:rsidRDefault="005C09F0">
      <w:pPr>
        <w:rPr>
          <w:del w:id="796" w:author="Arthur Parmentier" w:date="2020-05-13T10:30:00Z"/>
        </w:rPr>
        <w:pPrChange w:id="797" w:author="Arthur Parmentier" w:date="2020-05-12T18:13:00Z">
          <w:pPr>
            <w:pStyle w:val="Paragraphedeliste"/>
            <w:numPr>
              <w:numId w:val="17"/>
            </w:numPr>
            <w:ind w:hanging="360"/>
          </w:pPr>
        </w:pPrChange>
      </w:pPr>
      <w:del w:id="798"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01" w:author="Arthur Parmentier" w:date="2020-05-12T18:14:00Z"/>
        </w:rPr>
      </w:pPr>
      <w:del w:id="802"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03" w:author="Arthur Parmentier" w:date="2020-05-13T10:30:00Z"/>
        </w:rPr>
      </w:pPr>
      <w:del w:id="804"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05" w:author="Arthur Parmentier" w:date="2020-05-13T10:30:00Z"/>
          <w:moveFrom w:id="806" w:author="Arthur Parmentier" w:date="2020-05-12T18:21:00Z"/>
        </w:rPr>
      </w:pPr>
      <w:moveFromRangeStart w:id="807" w:author="Arthur Parmentier" w:date="2020-05-12T18:21:00Z" w:name="move40200108"/>
      <w:moveFrom w:id="808" w:author="Arthur Parmentier" w:date="2020-05-12T18:21:00Z">
        <w:del w:id="809" w:author="Arthur Parmentier" w:date="2020-05-13T10:30:00Z">
          <w:r w:rsidDel="005868B3">
            <w:delText>“A fast roll” for percussions</w:delText>
          </w:r>
        </w:del>
      </w:moveFrom>
    </w:p>
    <w:moveFromRangeEnd w:id="807"/>
    <w:p w:rsidR="002C1E78" w:rsidDel="002C1E78" w:rsidRDefault="004714EE" w:rsidP="002C1E78">
      <w:pPr>
        <w:pStyle w:val="Paragraphedeliste"/>
        <w:numPr>
          <w:ilvl w:val="0"/>
          <w:numId w:val="17"/>
        </w:numPr>
        <w:rPr>
          <w:del w:id="810" w:author="Arthur Parmentier" w:date="2020-05-12T18:21:00Z"/>
          <w:moveTo w:id="811" w:author="Arthur Parmentier" w:date="2020-05-12T18:21:00Z"/>
        </w:rPr>
      </w:pPr>
      <w:del w:id="812" w:author="Arthur Parmentier" w:date="2020-05-13T10:30:00Z">
        <w:r w:rsidDel="005868B3">
          <w:delText>“A freeze on the first syllable of a word” for actors</w:delText>
        </w:r>
      </w:del>
      <w:moveToRangeStart w:id="813" w:author="Arthur Parmentier" w:date="2020-05-12T18:21:00Z" w:name="move40200108"/>
      <w:moveTo w:id="814" w:author="Arthur Parmentier" w:date="2020-05-12T18:21:00Z">
        <w:del w:id="815" w:author="Arthur Parmentier" w:date="2020-05-13T10:30:00Z">
          <w:r w:rsidR="002C1E78" w:rsidDel="005868B3">
            <w:delText>“A fast roll” for percussions</w:delText>
          </w:r>
        </w:del>
      </w:moveTo>
    </w:p>
    <w:moveToRangeEnd w:id="813"/>
    <w:p w:rsidR="00697BA8" w:rsidDel="005868B3" w:rsidRDefault="00697BA8" w:rsidP="002459E7">
      <w:pPr>
        <w:pStyle w:val="Paragraphedeliste"/>
        <w:numPr>
          <w:ilvl w:val="0"/>
          <w:numId w:val="17"/>
        </w:numPr>
        <w:rPr>
          <w:del w:id="816" w:author="Arthur Parmentier" w:date="2020-05-13T10:30:00Z"/>
        </w:rPr>
      </w:pPr>
    </w:p>
    <w:p w:rsidR="00697BA8" w:rsidDel="005868B3" w:rsidRDefault="004714EE">
      <w:pPr>
        <w:rPr>
          <w:del w:id="817" w:author="Arthur Parmentier" w:date="2020-05-13T10:30:00Z"/>
        </w:rPr>
        <w:pPrChange w:id="818" w:author="Arthur Parmentier" w:date="2020-05-12T18:15:00Z">
          <w:pPr>
            <w:pStyle w:val="Paragraphedeliste"/>
            <w:numPr>
              <w:numId w:val="17"/>
            </w:numPr>
            <w:ind w:hanging="360"/>
          </w:pPr>
        </w:pPrChange>
      </w:pPr>
      <w:del w:id="819" w:author="Arthur Parmentier" w:date="2020-05-13T10:30:00Z">
        <w:r w:rsidDel="005868B3">
          <w:delText>…</w:delText>
        </w:r>
      </w:del>
    </w:p>
    <w:p w:rsidR="004E4397" w:rsidDel="005868B3" w:rsidRDefault="00B44442" w:rsidP="004E4397">
      <w:pPr>
        <w:rPr>
          <w:del w:id="820" w:author="Arthur Parmentier" w:date="2020-05-13T10:30:00Z"/>
          <w:moveTo w:id="821" w:author="Arthur Parmentier" w:date="2020-05-12T18:35:00Z"/>
        </w:rPr>
      </w:pPr>
      <w:del w:id="822"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23" w:author="Arthur Parmentier" w:date="2020-05-12T18:35:00Z" w:name="move40200963"/>
      <w:moveTo w:id="824" w:author="Arthur Parmentier" w:date="2020-05-12T18:35:00Z">
        <w:del w:id="825"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23"/>
    <w:p w:rsidR="002459E7" w:rsidRDefault="002459E7" w:rsidP="004714EE">
      <w:pPr>
        <w:rPr>
          <w:ins w:id="826" w:author="Arthur Parmentier" w:date="2020-05-12T18:38:00Z"/>
        </w:rPr>
      </w:pPr>
    </w:p>
    <w:p w:rsidR="002459E7" w:rsidRDefault="002459E7" w:rsidP="004714EE">
      <w:pPr>
        <w:rPr>
          <w:ins w:id="827" w:author="Arthur Parmentier" w:date="2020-05-12T18:38:00Z"/>
        </w:rPr>
      </w:pPr>
    </w:p>
    <w:p w:rsidR="004714EE" w:rsidDel="005868B3" w:rsidRDefault="00277A13">
      <w:pPr>
        <w:rPr>
          <w:del w:id="828" w:author="Arthur Parmentier" w:date="2020-05-13T10:30:00Z"/>
        </w:rPr>
      </w:pPr>
      <w:r>
        <w:br/>
      </w:r>
      <w:del w:id="829" w:author="Arthur Parmentier" w:date="2020-05-12T18:34:00Z">
        <w:r w:rsidDel="004E4397">
          <w:delText>My conclusion is</w:delText>
        </w:r>
      </w:del>
      <w:del w:id="830" w:author="Arthur Parmentier" w:date="2020-05-13T10:30:00Z">
        <w:r w:rsidDel="005868B3">
          <w:delText xml:space="preserve"> that:</w:delText>
        </w:r>
      </w:del>
    </w:p>
    <w:p w:rsidR="00277A13" w:rsidDel="005868B3" w:rsidRDefault="0051191F">
      <w:pPr>
        <w:rPr>
          <w:del w:id="831" w:author="Arthur Parmentier" w:date="2020-05-13T10:30:00Z"/>
        </w:rPr>
        <w:pPrChange w:id="832" w:author="Arthur Parmentier" w:date="2020-05-13T10:30:00Z">
          <w:pPr>
            <w:pStyle w:val="Paragraphedeliste"/>
            <w:numPr>
              <w:numId w:val="18"/>
            </w:numPr>
            <w:ind w:hanging="360"/>
          </w:pPr>
        </w:pPrChange>
      </w:pPr>
      <w:del w:id="833" w:author="Arthur Parmentier" w:date="2020-05-12T18:26:00Z">
        <w:r w:rsidDel="009D7F8E">
          <w:delText>T</w:delText>
        </w:r>
      </w:del>
      <w:del w:id="834" w:author="Arthur Parmentier" w:date="2020-05-12T18:35:00Z">
        <w:r w:rsidDel="004E4397">
          <w:delText>he</w:delText>
        </w:r>
      </w:del>
      <w:del w:id="835" w:author="Arthur Parmentier" w:date="2020-05-13T10:30:00Z">
        <w:r w:rsidDel="005868B3">
          <w:delText xml:space="preserve"> sign</w:delText>
        </w:r>
      </w:del>
      <w:del w:id="836" w:author="Arthur Parmentier" w:date="2020-05-12T18:34:00Z">
        <w:r w:rsidDel="004E4397">
          <w:delText xml:space="preserve"> </w:delText>
        </w:r>
        <w:r w:rsidR="00277A13" w:rsidDel="004E4397">
          <w:delText>LT</w:delText>
        </w:r>
      </w:del>
      <w:del w:id="837"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38" w:author="Arthur Parmentier" w:date="2020-05-13T10:30:00Z"/>
        </w:rPr>
        <w:pPrChange w:id="839" w:author="Arthur Parmentier" w:date="2020-05-13T10:30:00Z">
          <w:pPr>
            <w:pStyle w:val="Paragraphedeliste"/>
            <w:numPr>
              <w:numId w:val="18"/>
            </w:numPr>
            <w:ind w:hanging="360"/>
          </w:pPr>
        </w:pPrChange>
      </w:pPr>
      <w:del w:id="840" w:author="Arthur Parmentier" w:date="2020-05-13T10:30:00Z">
        <w:r w:rsidDel="005868B3">
          <w:delText>Each discipline or technical apparatus may have its own concept of a LT</w:delText>
        </w:r>
      </w:del>
    </w:p>
    <w:p w:rsidR="00277A13" w:rsidDel="005868B3" w:rsidRDefault="00277A13">
      <w:pPr>
        <w:rPr>
          <w:del w:id="841" w:author="Arthur Parmentier" w:date="2020-05-13T10:30:00Z"/>
        </w:rPr>
        <w:pPrChange w:id="842" w:author="Arthur Parmentier" w:date="2020-05-13T10:30:00Z">
          <w:pPr>
            <w:pStyle w:val="Paragraphedeliste"/>
            <w:numPr>
              <w:numId w:val="18"/>
            </w:numPr>
            <w:ind w:hanging="360"/>
          </w:pPr>
        </w:pPrChange>
      </w:pPr>
      <w:del w:id="843"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44" w:author="Arthur Parmentier" w:date="2020-05-12T18:28:00Z">
        <w:r w:rsidDel="00BF3C70">
          <w:delText>must be</w:delText>
        </w:r>
      </w:del>
      <w:del w:id="845" w:author="Arthur Parmentier" w:date="2020-05-13T10:30:00Z">
        <w:r w:rsidDel="005868B3">
          <w:delText xml:space="preserve"> </w:delText>
        </w:r>
      </w:del>
      <w:del w:id="846" w:author="Arthur Parmentier" w:date="2020-05-12T18:30:00Z">
        <w:r w:rsidDel="00042A1D">
          <w:delText xml:space="preserve">constructed </w:delText>
        </w:r>
      </w:del>
      <w:del w:id="847" w:author="Arthur Parmentier" w:date="2020-05-13T10:30:00Z">
        <w:r w:rsidDel="005868B3">
          <w:delText xml:space="preserve">in relation with the concepts </w:delText>
        </w:r>
      </w:del>
      <w:del w:id="848" w:author="Arthur Parmentier" w:date="2020-05-12T18:28:00Z">
        <w:r w:rsidDel="003126BD">
          <w:delText xml:space="preserve">representing a </w:delText>
        </w:r>
      </w:del>
      <w:del w:id="849" w:author="Arthur Parmentier" w:date="2020-05-13T10:30:00Z">
        <w:r w:rsidDel="005868B3">
          <w:delText>LT in other disciplines</w:delText>
        </w:r>
        <w:r w:rsidR="00DA634B" w:rsidDel="005868B3">
          <w:delText>/technical apparatus</w:delText>
        </w:r>
      </w:del>
    </w:p>
    <w:p w:rsidR="00277A13" w:rsidDel="005868B3" w:rsidRDefault="00277A13">
      <w:pPr>
        <w:rPr>
          <w:del w:id="850" w:author="Arthur Parmentier" w:date="2020-05-13T10:30:00Z"/>
        </w:rPr>
      </w:pPr>
      <w:del w:id="851"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54" w:author="Arthur Parmentier" w:date="2020-05-13T10:30:00Z"/>
          <w:moveFrom w:id="855" w:author="Arthur Parmentier" w:date="2020-05-12T18:35:00Z"/>
        </w:rPr>
      </w:pPr>
      <w:moveFromRangeStart w:id="856" w:author="Arthur Parmentier" w:date="2020-05-12T18:35:00Z" w:name="move40200963"/>
      <w:moveFrom w:id="857" w:author="Arthur Parmentier" w:date="2020-05-12T18:35:00Z">
        <w:del w:id="858"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56"/>
    <w:p w:rsidR="001B082B" w:rsidDel="005868B3" w:rsidRDefault="001B082B">
      <w:pPr>
        <w:rPr>
          <w:del w:id="859" w:author="Arthur Parmentier" w:date="2020-05-13T10:30:00Z"/>
        </w:rPr>
      </w:pPr>
    </w:p>
    <w:p w:rsidR="001D7225" w:rsidRPr="001B082B" w:rsidDel="005868B3" w:rsidRDefault="001D7225">
      <w:pPr>
        <w:rPr>
          <w:del w:id="860" w:author="Arthur Parmentier" w:date="2020-05-13T10:30:00Z"/>
        </w:rPr>
      </w:pPr>
      <w:del w:id="861"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62"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64" w:name="_Toc41067188"/>
      <w:r>
        <w:lastRenderedPageBreak/>
        <w:t>Sign overloading</w:t>
      </w:r>
      <w:bookmarkEnd w:id="864"/>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66" w:author="Arthur Parmentier" w:date="2020-05-14T16:16:00Z"/>
        </w:rPr>
      </w:pPr>
      <w:r>
        <w:t>While the operations of translation are in general not obvious (hence the questions on the subject), I observed that most Soundpainters explicit what operations are valid to beginners in SP.</w:t>
      </w:r>
      <w:ins w:id="867" w:author="Arthur Parmentier" w:date="2020-05-14T16:15:00Z">
        <w:r w:rsidR="00FE325D">
          <w:br/>
        </w:r>
        <w:r w:rsidR="00FE325D">
          <w:lastRenderedPageBreak/>
          <w:br/>
          <w:t>IMITATION</w:t>
        </w:r>
        <w:r w:rsidR="003873DC">
          <w:t xml:space="preserve"> et mimetisme</w:t>
        </w:r>
      </w:ins>
    </w:p>
    <w:p w:rsidR="00863F70" w:rsidRDefault="00863F70" w:rsidP="00FA4DD8">
      <w:ins w:id="868"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69" w:name="_Toc41067189"/>
      <w:r>
        <w:t>Personal observations during SP practice</w:t>
      </w:r>
      <w:bookmarkEnd w:id="869"/>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74" w:author="Arthur Parmentier" w:date="2020-05-14T13:31:00Z"/>
        </w:rPr>
      </w:pPr>
      <w:bookmarkStart w:id="875" w:name="_Toc40025935"/>
      <w:del w:id="876"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75"/>
      </w:del>
    </w:p>
    <w:p w:rsidR="00616215" w:rsidRPr="00953072" w:rsidDel="007776CB" w:rsidRDefault="00616215" w:rsidP="00E6654A">
      <w:pPr>
        <w:rPr>
          <w:del w:id="877" w:author="Arthur Parmentier" w:date="2020-05-14T13:31:00Z"/>
        </w:rPr>
      </w:pPr>
      <w:del w:id="878"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79" w:author="Arthur Parmentier" w:date="2020-05-14T13:31:00Z"/>
        </w:rPr>
      </w:pPr>
      <w:del w:id="880"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81" w:author="Arthur Parmentier" w:date="2020-05-14T13:31:00Z"/>
        </w:rPr>
      </w:pPr>
      <w:del w:id="882" w:author="Arthur Parmentier" w:date="2020-05-14T13:31:00Z">
        <w:r w:rsidRPr="00953072" w:rsidDel="007776CB">
          <w:delText>Input space</w:delText>
        </w:r>
      </w:del>
    </w:p>
    <w:p w:rsidR="00DE1B67" w:rsidRPr="00953072" w:rsidDel="007776CB" w:rsidRDefault="00AD2F7B" w:rsidP="00E6654A">
      <w:pPr>
        <w:rPr>
          <w:del w:id="883" w:author="Arthur Parmentier" w:date="2020-05-14T13:31:00Z"/>
        </w:rPr>
      </w:pPr>
      <w:del w:id="884"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85" w:author="Arthur Parmentier" w:date="2020-05-14T13:31:00Z"/>
        </w:rPr>
      </w:pPr>
      <w:del w:id="886"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887" w:author="Arthur Parmentier" w:date="2020-05-14T13:31:00Z"/>
        </w:rPr>
      </w:pPr>
      <w:del w:id="888" w:author="Arthur Parmentier" w:date="2020-05-14T13:31:00Z">
        <w:r w:rsidRPr="00953072" w:rsidDel="007776CB">
          <w:delText>Long Tone, minimalism…</w:delText>
        </w:r>
      </w:del>
    </w:p>
    <w:p w:rsidR="0049358D" w:rsidRPr="00953072" w:rsidDel="007776CB" w:rsidRDefault="005A3CBF" w:rsidP="00E6654A">
      <w:pPr>
        <w:pStyle w:val="Titre4"/>
        <w:rPr>
          <w:del w:id="889" w:author="Arthur Parmentier" w:date="2020-05-14T13:31:00Z"/>
        </w:rPr>
      </w:pPr>
      <w:del w:id="890"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891" w:author="Arthur Parmentier" w:date="2020-05-14T13:31:00Z"/>
        </w:rPr>
      </w:pPr>
      <w:del w:id="892"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893" w:author="Arthur Parmentier" w:date="2020-05-14T13:31:00Z"/>
        </w:rPr>
      </w:pPr>
      <w:del w:id="894"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895" w:author="Arthur Parmentier" w:date="2020-05-14T13:31:00Z"/>
        </w:rPr>
      </w:pPr>
      <w:del w:id="896"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897" w:author="Arthur Parmentier" w:date="2020-05-14T13:31:00Z"/>
        </w:rPr>
      </w:pPr>
      <w:del w:id="898" w:author="Arthur Parmentier" w:date="2020-05-14T13:31:00Z">
        <w:r w:rsidRPr="00953072" w:rsidDel="007776CB">
          <w:delText>…</w:delText>
        </w:r>
      </w:del>
    </w:p>
    <w:p w:rsidR="008833B3" w:rsidRPr="00953072" w:rsidDel="007776CB" w:rsidRDefault="008833B3" w:rsidP="00061E60">
      <w:pPr>
        <w:pStyle w:val="Titre3"/>
        <w:rPr>
          <w:del w:id="899" w:author="Arthur Parmentier" w:date="2020-05-14T13:31:00Z"/>
        </w:rPr>
      </w:pPr>
      <w:del w:id="900"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01" w:author="Arthur Parmentier" w:date="2020-05-14T13:31:00Z"/>
        </w:rPr>
      </w:pPr>
      <w:del w:id="902" w:author="Arthur Parmentier" w:date="2020-05-14T13:31:00Z">
        <w:r w:rsidRPr="00953072" w:rsidDel="007776CB">
          <w:delText>Creation of a sign</w:delText>
        </w:r>
      </w:del>
    </w:p>
    <w:p w:rsidR="008833B3" w:rsidRPr="00953072" w:rsidDel="007776CB" w:rsidRDefault="008833B3" w:rsidP="00E6654A">
      <w:pPr>
        <w:rPr>
          <w:del w:id="903" w:author="Arthur Parmentier" w:date="2020-05-14T13:31:00Z"/>
        </w:rPr>
      </w:pPr>
      <w:del w:id="904"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05" w:author="Arthur Parmentier" w:date="2020-05-14T13:31:00Z"/>
        </w:rPr>
      </w:pPr>
      <w:del w:id="906" w:author="Arthur Parmentier" w:date="2020-05-14T13:31:00Z">
        <w:r w:rsidRPr="00953072" w:rsidDel="007776CB">
          <w:delText>Creation of a potentiometer</w:delText>
        </w:r>
      </w:del>
    </w:p>
    <w:p w:rsidR="002A0CF5" w:rsidRPr="00953072" w:rsidDel="007776CB" w:rsidRDefault="002A0CF5" w:rsidP="00E6654A">
      <w:pPr>
        <w:rPr>
          <w:del w:id="907" w:author="Arthur Parmentier" w:date="2020-05-14T13:31:00Z"/>
        </w:rPr>
      </w:pPr>
      <w:del w:id="908" w:author="Arthur Parmentier" w:date="2020-05-14T13:31:00Z">
        <w:r w:rsidRPr="00953072" w:rsidDel="007776CB">
          <w:delText>Volume, tempo…</w:delText>
        </w:r>
      </w:del>
    </w:p>
    <w:p w:rsidR="00B5754F" w:rsidRPr="00953072" w:rsidDel="007776CB" w:rsidRDefault="00B5754F" w:rsidP="00E6654A">
      <w:pPr>
        <w:pStyle w:val="Titre4"/>
        <w:rPr>
          <w:del w:id="909" w:author="Arthur Parmentier" w:date="2020-05-14T13:31:00Z"/>
        </w:rPr>
      </w:pPr>
      <w:del w:id="910" w:author="Arthur Parmentier" w:date="2020-05-14T13:31:00Z">
        <w:r w:rsidRPr="00953072" w:rsidDel="007776CB">
          <w:delText>Creation of a “pointer” (as identifier)</w:delText>
        </w:r>
      </w:del>
    </w:p>
    <w:p w:rsidR="007A5BBA" w:rsidRPr="00953072" w:rsidDel="007776CB" w:rsidRDefault="007A5BBA" w:rsidP="00E6654A">
      <w:pPr>
        <w:rPr>
          <w:del w:id="911" w:author="Arthur Parmentier" w:date="2020-05-14T13:31:00Z"/>
        </w:rPr>
      </w:pPr>
      <w:del w:id="912" w:author="Arthur Parmentier" w:date="2020-05-14T13:31:00Z">
        <w:r w:rsidRPr="00953072" w:rsidDel="007776CB">
          <w:delText>PTP, scanning</w:delText>
        </w:r>
      </w:del>
    </w:p>
    <w:p w:rsidR="000E4DCD" w:rsidRPr="00953072" w:rsidDel="007776CB" w:rsidRDefault="000E4DCD" w:rsidP="00E6654A">
      <w:pPr>
        <w:pStyle w:val="Titre4"/>
        <w:rPr>
          <w:del w:id="913" w:author="Arthur Parmentier" w:date="2020-05-14T13:31:00Z"/>
        </w:rPr>
      </w:pPr>
      <w:del w:id="914"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15"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16" w:name="_Toc40025938"/>
      <w:bookmarkStart w:id="917"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16"/>
      <w:bookmarkEnd w:id="917"/>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particular</w:t>
      </w:r>
      <w:r w:rsidRPr="00953072">
        <w:t xml:space="preserve"> </w:t>
      </w:r>
      <w:r w:rsidR="00B11EF1" w:rsidRPr="00953072">
        <w:t>grammar</w:t>
      </w:r>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18" w:name="_Toc40025939"/>
      <w:bookmarkStart w:id="919" w:name="_Toc41067191"/>
      <w:r w:rsidRPr="00953072">
        <w:t>Identifiers</w:t>
      </w:r>
      <w:bookmarkEnd w:id="918"/>
      <w:bookmarkEnd w:id="919"/>
    </w:p>
    <w:p w:rsidR="00DE3F01" w:rsidRPr="00953072" w:rsidRDefault="00DE3F01">
      <w:pPr>
        <w:pStyle w:val="Titre3"/>
      </w:pPr>
      <w:bookmarkStart w:id="920" w:name="_Toc40025940"/>
      <w:bookmarkStart w:id="921" w:name="_Toc41067192"/>
      <w:r w:rsidRPr="00953072">
        <w:t>Content</w:t>
      </w:r>
      <w:bookmarkEnd w:id="920"/>
      <w:bookmarkEnd w:id="921"/>
    </w:p>
    <w:p w:rsidR="00BE04C2" w:rsidRPr="00953072" w:rsidRDefault="00BE04C2">
      <w:pPr>
        <w:pStyle w:val="Titre3"/>
      </w:pPr>
      <w:bookmarkStart w:id="922" w:name="_Toc40025941"/>
      <w:bookmarkStart w:id="923" w:name="_Toc41067193"/>
      <w:r w:rsidRPr="00953072">
        <w:t>Modifiers (content parameters)</w:t>
      </w:r>
      <w:bookmarkEnd w:id="922"/>
      <w:bookmarkEnd w:id="923"/>
    </w:p>
    <w:p w:rsidR="00C16C06" w:rsidRPr="00953072" w:rsidRDefault="00C16C06">
      <w:pPr>
        <w:pStyle w:val="Titre3"/>
      </w:pPr>
      <w:bookmarkStart w:id="924" w:name="_Toc40025942"/>
      <w:bookmarkStart w:id="925" w:name="_Toc41067194"/>
      <w:r w:rsidRPr="00953072">
        <w:t>Mode</w:t>
      </w:r>
      <w:bookmarkEnd w:id="924"/>
      <w:bookmarkEnd w:id="925"/>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 xml:space="preserve">(soundpainting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26" w:author="Arthur Parmentier" w:date="2020-05-14T13:28:00Z"/>
        </w:rPr>
      </w:pPr>
      <w:bookmarkStart w:id="927" w:name="_Toc41067195"/>
      <w:ins w:id="928" w:author="Arthur Parmentier" w:date="2020-05-14T15:43:00Z">
        <w:r>
          <w:t>Influence of context (from grammar to performance)</w:t>
        </w:r>
      </w:ins>
      <w:bookmarkEnd w:id="927"/>
      <w:del w:id="929"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30" w:name="_Toc40355387"/>
        <w:bookmarkStart w:id="931" w:name="_Toc40355924"/>
        <w:bookmarkStart w:id="932" w:name="_Toc40356088"/>
        <w:bookmarkEnd w:id="930"/>
        <w:bookmarkEnd w:id="931"/>
        <w:bookmarkEnd w:id="932"/>
      </w:del>
    </w:p>
    <w:p w:rsidR="003F27F2" w:rsidRPr="003F27F2" w:rsidRDefault="003F27F2">
      <w:pPr>
        <w:pStyle w:val="Titre1"/>
        <w:rPr>
          <w:ins w:id="933" w:author="Arthur Parmentier" w:date="2020-05-14T15:43:00Z"/>
          <w:rPrChange w:id="934" w:author="Arthur Parmentier" w:date="2020-05-14T15:43:00Z">
            <w:rPr>
              <w:ins w:id="935" w:author="Arthur Parmentier" w:date="2020-05-14T15:43:00Z"/>
            </w:rPr>
          </w:rPrChange>
        </w:rPr>
        <w:pPrChange w:id="936" w:author="Arthur Parmentier" w:date="2020-05-14T15:43:00Z">
          <w:pPr/>
        </w:pPrChange>
      </w:pPr>
      <w:bookmarkStart w:id="937" w:name="_Toc41067196"/>
      <w:bookmarkEnd w:id="937"/>
    </w:p>
    <w:p w:rsidR="00B22614" w:rsidRPr="00953072" w:rsidDel="00A84632" w:rsidRDefault="00B22614" w:rsidP="00E6654A">
      <w:pPr>
        <w:rPr>
          <w:del w:id="938" w:author="Arthur Parmentier" w:date="2020-05-14T13:28:00Z"/>
        </w:rPr>
      </w:pPr>
      <w:bookmarkStart w:id="939" w:name="_Toc40355388"/>
      <w:bookmarkStart w:id="940" w:name="_Toc40355925"/>
      <w:bookmarkStart w:id="941" w:name="_Toc40356089"/>
      <w:bookmarkStart w:id="942" w:name="_Toc40363697"/>
      <w:bookmarkStart w:id="943" w:name="_Toc40363760"/>
      <w:bookmarkStart w:id="944" w:name="_Toc40431469"/>
      <w:bookmarkStart w:id="945" w:name="_Toc41067197"/>
      <w:bookmarkEnd w:id="939"/>
      <w:bookmarkEnd w:id="940"/>
      <w:bookmarkEnd w:id="941"/>
      <w:bookmarkEnd w:id="942"/>
      <w:bookmarkEnd w:id="943"/>
      <w:bookmarkEnd w:id="944"/>
      <w:bookmarkEnd w:id="945"/>
    </w:p>
    <w:p w:rsidR="00F25194" w:rsidRDefault="00F25194" w:rsidP="00E6654A">
      <w:pPr>
        <w:pStyle w:val="Titre1"/>
        <w:rPr>
          <w:ins w:id="946" w:author="Arthur Parmentier" w:date="2020-05-15T10:44:00Z"/>
        </w:rPr>
      </w:pPr>
      <w:bookmarkStart w:id="947" w:name="_Toc41067198"/>
      <w:r w:rsidRPr="00953072">
        <w:t>Soundpainting recognition with Max/MSP</w:t>
      </w:r>
      <w:bookmarkEnd w:id="947"/>
    </w:p>
    <w:p w:rsidR="00D32387" w:rsidRDefault="00B01D9E">
      <w:pPr>
        <w:rPr>
          <w:ins w:id="948" w:author="Arthur Parmentier" w:date="2020-05-18T17:13:00Z"/>
        </w:rPr>
      </w:pPr>
      <w:ins w:id="949" w:author="Arthur Parmentier" w:date="2020-05-15T10:44:00Z">
        <w:r>
          <w:t xml:space="preserve">In this section, </w:t>
        </w:r>
      </w:ins>
      <w:ins w:id="950" w:author="Arthur Parmentier" w:date="2020-05-15T10:45:00Z">
        <w:r>
          <w:t xml:space="preserve">I will introduce my Max/MSP Soundpainting recognition tool. </w:t>
        </w:r>
      </w:ins>
    </w:p>
    <w:p w:rsidR="00D32387" w:rsidRDefault="00D32387">
      <w:pPr>
        <w:rPr>
          <w:ins w:id="951" w:author="Arthur Parmentier" w:date="2020-05-18T17:13:00Z"/>
        </w:rPr>
      </w:pPr>
      <w:ins w:id="952" w:author="Arthur Parmentier" w:date="2020-05-18T17:13:00Z">
        <w:r>
          <w:t>First, w</w:t>
        </w:r>
      </w:ins>
      <w:ins w:id="953"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54" w:author="Arthur Parmentier" w:date="2020-05-18T17:10:00Z"/>
        </w:rPr>
      </w:pPr>
      <w:ins w:id="955" w:author="Arthur Parmentier" w:date="2020-05-15T10:46:00Z">
        <w:r>
          <w:t>Then, we will explore</w:t>
        </w:r>
      </w:ins>
      <w:ins w:id="956" w:author="Arthur Parmentier" w:date="2020-05-15T10:47:00Z">
        <w:r>
          <w:t xml:space="preserve"> the structure of this tool in a top-bottom approach, in contrast with constructivist model of SP that I presented in previous s</w:t>
        </w:r>
      </w:ins>
      <w:ins w:id="957" w:author="Arthur Parmentier" w:date="2020-05-15T10:48:00Z">
        <w:r>
          <w:t>ections</w:t>
        </w:r>
      </w:ins>
      <w:ins w:id="958" w:author="Arthur Parmentier" w:date="2020-05-18T17:14:00Z">
        <w:r w:rsidR="00D32387">
          <w:t>, by discussing the global structure of the program and then taking a deeper look into the features and key objects of each layer.</w:t>
        </w:r>
      </w:ins>
    </w:p>
    <w:p w:rsidR="00CE7ED8" w:rsidRDefault="00D32387">
      <w:pPr>
        <w:rPr>
          <w:ins w:id="959" w:author="Arthur Parmentier" w:date="2020-05-18T17:16:00Z"/>
        </w:rPr>
      </w:pPr>
      <w:ins w:id="960" w:author="Arthur Parmentier" w:date="2020-05-18T17:14:00Z">
        <w:r>
          <w:t>Moreover,</w:t>
        </w:r>
      </w:ins>
      <w:ins w:id="961" w:author="Arthur Parmentier" w:date="2020-05-18T17:10:00Z">
        <w:r w:rsidR="00CE7ED8">
          <w:t xml:space="preserve"> we will</w:t>
        </w:r>
      </w:ins>
      <w:ins w:id="962" w:author="Arthur Parmentier" w:date="2020-05-18T17:15:00Z">
        <w:r>
          <w:t xml:space="preserve"> </w:t>
        </w:r>
      </w:ins>
      <w:ins w:id="963" w:author="Arthur Parmentier" w:date="2020-05-18T17:16:00Z">
        <w:r>
          <w:t>investigate</w:t>
        </w:r>
      </w:ins>
      <w:ins w:id="964" w:author="Arthur Parmentier" w:date="2020-05-18T17:15:00Z">
        <w:r>
          <w:t xml:space="preserve"> basic performance </w:t>
        </w:r>
      </w:ins>
      <w:ins w:id="965" w:author="Arthur Parmentier" w:date="2020-05-18T17:16:00Z">
        <w:r>
          <w:t>mechanisms to optimize the speed and accuracy of the system.</w:t>
        </w:r>
      </w:ins>
    </w:p>
    <w:p w:rsidR="00D32387" w:rsidRPr="00B01D9E" w:rsidRDefault="00D32387">
      <w:pPr>
        <w:rPr>
          <w:rPrChange w:id="966" w:author="Arthur Parmentier" w:date="2020-05-15T10:44:00Z">
            <w:rPr/>
          </w:rPrChange>
        </w:rPr>
        <w:pPrChange w:id="967" w:author="Arthur Parmentier" w:date="2020-05-15T10:44:00Z">
          <w:pPr>
            <w:pStyle w:val="Titre1"/>
          </w:pPr>
        </w:pPrChange>
      </w:pPr>
      <w:ins w:id="968" w:author="Arthur Parmentier" w:date="2020-05-18T17:16:00Z">
        <w:r>
          <w:t xml:space="preserve">Finally, we will discuss </w:t>
        </w:r>
      </w:ins>
      <w:ins w:id="969" w:author="Arthur Parmentier" w:date="2020-05-18T17:17:00Z">
        <w:r>
          <w:t>the use of this tool for learning SP in connection with the theoretical aspects discussed in the previous parts. We will look at some implications of the tool for the</w:t>
        </w:r>
      </w:ins>
      <w:ins w:id="970" w:author="Arthur Parmentier" w:date="2020-05-18T17:18:00Z">
        <w:r>
          <w:t xml:space="preserve"> formalization of SP and hopefully, the future of the language.</w:t>
        </w:r>
      </w:ins>
    </w:p>
    <w:p w:rsidR="00F25194" w:rsidRDefault="00F25194" w:rsidP="00E6654A">
      <w:pPr>
        <w:pStyle w:val="Titre2"/>
        <w:rPr>
          <w:ins w:id="971" w:author="Arthur Parmentier" w:date="2020-05-15T10:37:00Z"/>
        </w:rPr>
      </w:pPr>
      <w:bookmarkStart w:id="972" w:name="_Toc41067199"/>
      <w:r w:rsidRPr="00953072">
        <w:t>A new configuration: motivations, goals, workflow &amp; challenges</w:t>
      </w:r>
      <w:bookmarkEnd w:id="972"/>
    </w:p>
    <w:p w:rsidR="006E7D32" w:rsidRDefault="006E7D32">
      <w:pPr>
        <w:pStyle w:val="Titre3"/>
        <w:rPr>
          <w:ins w:id="973" w:author="Arthur Parmentier" w:date="2020-05-15T15:41:00Z"/>
        </w:rPr>
        <w:pPrChange w:id="974" w:author="Arthur Parmentier" w:date="2020-05-15T15:41:00Z">
          <w:pPr/>
        </w:pPrChange>
      </w:pPr>
      <w:bookmarkStart w:id="975" w:name="_Toc41067200"/>
      <w:ins w:id="976" w:author="Arthur Parmentier" w:date="2020-05-15T15:41:00Z">
        <w:r>
          <w:t>Motivations</w:t>
        </w:r>
        <w:bookmarkEnd w:id="975"/>
      </w:ins>
    </w:p>
    <w:p w:rsidR="00124705" w:rsidRDefault="00C261F8" w:rsidP="00B01D9E">
      <w:pPr>
        <w:rPr>
          <w:ins w:id="977" w:author="Arthur Parmentier" w:date="2020-05-15T11:00:00Z"/>
        </w:rPr>
      </w:pPr>
      <w:ins w:id="978" w:author="Arthur Parmentier" w:date="2020-05-15T10:51:00Z">
        <w:r>
          <w:t xml:space="preserve">We have seen </w:t>
        </w:r>
      </w:ins>
      <w:ins w:id="979" w:author="Arthur Parmentier" w:date="2020-05-15T11:07:00Z">
        <w:r w:rsidR="00573005">
          <w:t>previously</w:t>
        </w:r>
      </w:ins>
      <w:ins w:id="980" w:author="Arthur Parmentier" w:date="2020-05-15T10:52:00Z">
        <w:r>
          <w:t xml:space="preserve"> that SP is used in d</w:t>
        </w:r>
      </w:ins>
      <w:ins w:id="981" w:author="Arthur Parmentier" w:date="2020-05-15T10:53:00Z">
        <w:r>
          <w:t>ifferent configurations</w:t>
        </w:r>
      </w:ins>
      <w:ins w:id="982" w:author="Arthur Parmentier" w:date="2020-05-15T10:54:00Z">
        <w:r>
          <w:t xml:space="preserve"> and their </w:t>
        </w:r>
      </w:ins>
      <w:ins w:id="983" w:author="Arthur Parmentier" w:date="2020-05-15T10:57:00Z">
        <w:r w:rsidR="00124705">
          <w:t>role as a super-</w:t>
        </w:r>
      </w:ins>
      <w:ins w:id="984" w:author="Arthur Parmentier" w:date="2020-05-15T10:55:00Z">
        <w:r>
          <w:t xml:space="preserve">structure of SP </w:t>
        </w:r>
      </w:ins>
      <w:ins w:id="985" w:author="Arthur Parmentier" w:date="2020-05-15T10:57:00Z">
        <w:r w:rsidR="00124705">
          <w:t xml:space="preserve">for the </w:t>
        </w:r>
      </w:ins>
      <w:ins w:id="986" w:author="Arthur Parmentier" w:date="2020-05-15T10:58:00Z">
        <w:r w:rsidR="00124705">
          <w:t xml:space="preserve">choosing the grammars of SP (modes), </w:t>
        </w:r>
      </w:ins>
      <w:ins w:id="987" w:author="Arthur Parmentier" w:date="2020-05-15T10:59:00Z">
        <w:r w:rsidR="00124705">
          <w:t>defining the roles of emitter/receiver (soundpainter/performer) and also the “default parameters”</w:t>
        </w:r>
      </w:ins>
      <w:ins w:id="988" w:author="Arthur Parmentier" w:date="2020-05-15T10:57:00Z">
        <w:r w:rsidR="00124705">
          <w:t xml:space="preserve"> </w:t>
        </w:r>
      </w:ins>
      <w:ins w:id="989" w:author="Arthur Parmentier" w:date="2020-05-15T11:00:00Z">
        <w:r w:rsidR="00124705">
          <w:t>that define context-depend rules in the performance.</w:t>
        </w:r>
      </w:ins>
    </w:p>
    <w:p w:rsidR="0080158F" w:rsidRDefault="005E56A8" w:rsidP="00B01D9E">
      <w:pPr>
        <w:rPr>
          <w:ins w:id="990" w:author="Arthur Parmentier" w:date="2020-05-15T11:19:00Z"/>
        </w:rPr>
      </w:pPr>
      <w:ins w:id="991" w:author="Arthur Parmentier" w:date="2020-05-15T11:17:00Z">
        <w:r>
          <w:lastRenderedPageBreak/>
          <w:t xml:space="preserve">The use of a specific configuration is motivated by </w:t>
        </w:r>
        <w:r w:rsidR="0080158F">
          <w:t xml:space="preserve">the </w:t>
        </w:r>
      </w:ins>
      <w:ins w:id="992" w:author="Arthur Parmentier" w:date="2020-05-15T11:18:00Z">
        <w:r w:rsidR="0080158F">
          <w:t>results it aims to achieve and the qualities of the processes that it inv</w:t>
        </w:r>
      </w:ins>
      <w:ins w:id="993" w:author="Arthur Parmentier" w:date="2020-05-15T11:19:00Z">
        <w:r w:rsidR="0080158F">
          <w:t>olves (creative processes, communication…).</w:t>
        </w:r>
      </w:ins>
    </w:p>
    <w:p w:rsidR="00B01D9E" w:rsidRDefault="0080158F" w:rsidP="00B01D9E">
      <w:pPr>
        <w:rPr>
          <w:ins w:id="994" w:author="Arthur Parmentier" w:date="2020-05-15T11:21:00Z"/>
        </w:rPr>
      </w:pPr>
      <w:ins w:id="995" w:author="Arthur Parmentier" w:date="2020-05-15T11:20:00Z">
        <w:r>
          <w:t xml:space="preserve">There are several motivations for </w:t>
        </w:r>
      </w:ins>
      <w:ins w:id="996" w:author="Arthur Parmentier" w:date="2020-05-15T11:21:00Z">
        <w:r>
          <w:t>building and using a digital SP recognition tool.</w:t>
        </w:r>
      </w:ins>
    </w:p>
    <w:p w:rsidR="0080158F" w:rsidRDefault="0080158F" w:rsidP="0080158F">
      <w:pPr>
        <w:pStyle w:val="Paragraphedeliste"/>
        <w:numPr>
          <w:ilvl w:val="0"/>
          <w:numId w:val="8"/>
        </w:numPr>
        <w:rPr>
          <w:ins w:id="997" w:author="Arthur Parmentier" w:date="2020-05-15T11:30:00Z"/>
        </w:rPr>
      </w:pPr>
      <w:ins w:id="998" w:author="Arthur Parmentier" w:date="2020-05-15T11:24:00Z">
        <w:r>
          <w:t>First, such a tool can be used</w:t>
        </w:r>
      </w:ins>
      <w:ins w:id="999" w:author="Arthur Parmentier" w:date="2020-05-15T11:39:00Z">
        <w:r w:rsidR="000C2232">
          <w:t xml:space="preserve"> to simulate a whole SP orchestra</w:t>
        </w:r>
      </w:ins>
      <w:ins w:id="1000" w:author="Arthur Parmentier" w:date="2020-05-15T11:24:00Z">
        <w:r>
          <w:t xml:space="preserve"> as a learning tool for individuals </w:t>
        </w:r>
      </w:ins>
      <w:ins w:id="1001" w:author="Arthur Parmentier" w:date="2020-05-15T11:25:00Z">
        <w:r>
          <w:t>aside the collective approaches to learning SP</w:t>
        </w:r>
      </w:ins>
      <w:ins w:id="1002" w:author="Arthur Parmentier" w:date="2020-05-15T11:26:00Z">
        <w:r>
          <w:t xml:space="preserve">. </w:t>
        </w:r>
      </w:ins>
      <w:ins w:id="1003" w:author="Arthur Parmentier" w:date="2020-05-15T11:27:00Z">
        <w:r>
          <w:t>As for now, the tool only covers the basic structures of SP</w:t>
        </w:r>
        <w:r w:rsidR="002C0BFC">
          <w:t xml:space="preserve"> and would only be interesting for beginners </w:t>
        </w:r>
      </w:ins>
      <w:ins w:id="1004" w:author="Arthur Parmentier" w:date="2020-05-15T11:28:00Z">
        <w:r w:rsidR="002C0BFC">
          <w:t>in SP, who typically cannot rehearse with a group.</w:t>
        </w:r>
      </w:ins>
    </w:p>
    <w:p w:rsidR="002C0BFC" w:rsidRDefault="00D71664" w:rsidP="0080158F">
      <w:pPr>
        <w:pStyle w:val="Paragraphedeliste"/>
        <w:numPr>
          <w:ilvl w:val="0"/>
          <w:numId w:val="8"/>
        </w:numPr>
        <w:rPr>
          <w:ins w:id="1005" w:author="Arthur Parmentier" w:date="2020-05-15T11:40:00Z"/>
        </w:rPr>
      </w:pPr>
      <w:ins w:id="1006" w:author="Arthur Parmentier" w:date="2020-05-15T12:16:00Z">
        <w:r>
          <w:t>Then</w:t>
        </w:r>
        <w:r w:rsidR="00256775">
          <w:t xml:space="preserve"> </w:t>
        </w:r>
        <w:r>
          <w:t>f</w:t>
        </w:r>
      </w:ins>
      <w:ins w:id="1007" w:author="Arthur Parmentier" w:date="2020-05-15T11:31:00Z">
        <w:r w:rsidR="002C0BFC">
          <w:t xml:space="preserve">or advanced or expert soundpainters, </w:t>
        </w:r>
      </w:ins>
      <w:ins w:id="1008" w:author="Arthur Parmentier" w:date="2020-05-15T11:32:00Z">
        <w:r w:rsidR="002C0BFC">
          <w:t>such a tool is rather interesting</w:t>
        </w:r>
      </w:ins>
      <w:ins w:id="1009" w:author="Arthur Parmentier" w:date="2020-05-15T11:39:00Z">
        <w:r w:rsidR="000C2232">
          <w:t xml:space="preserve"> as </w:t>
        </w:r>
      </w:ins>
      <w:ins w:id="1010" w:author="Arthur Parmentier" w:date="2020-05-15T11:40:00Z">
        <w:r w:rsidR="000C2232">
          <w:t>a unique member of a</w:t>
        </w:r>
      </w:ins>
      <w:ins w:id="1011" w:author="Arthur Parmentier" w:date="2020-05-15T11:41:00Z">
        <w:r w:rsidR="007D0D3B">
          <w:t xml:space="preserve">n orchestra </w:t>
        </w:r>
      </w:ins>
      <w:ins w:id="1012" w:author="Arthur Parmentier" w:date="2020-05-15T11:32:00Z">
        <w:r w:rsidR="002C0BFC">
          <w:t xml:space="preserve">for exploring new areas </w:t>
        </w:r>
      </w:ins>
      <w:ins w:id="1013" w:author="Arthur Parmentier" w:date="2020-05-15T11:34:00Z">
        <w:r w:rsidR="002C0BFC">
          <w:t>of composition</w:t>
        </w:r>
      </w:ins>
      <w:ins w:id="1014" w:author="Arthur Parmentier" w:date="2020-05-15T11:35:00Z">
        <w:r w:rsidR="002C0BFC">
          <w:t xml:space="preserve">, in particular the fields offered by artificial intelligence, </w:t>
        </w:r>
      </w:ins>
      <w:ins w:id="1015" w:author="Arthur Parmentier" w:date="2020-05-15T11:36:00Z">
        <w:r w:rsidR="002C0BFC">
          <w:t>machine learning and</w:t>
        </w:r>
      </w:ins>
      <w:ins w:id="1016" w:author="Arthur Parmentier" w:date="2020-05-15T11:37:00Z">
        <w:r w:rsidR="002C0BFC">
          <w:t xml:space="preserve"> their complex generative processes.</w:t>
        </w:r>
      </w:ins>
    </w:p>
    <w:p w:rsidR="007D0D3B" w:rsidRDefault="007D0D3B" w:rsidP="0080158F">
      <w:pPr>
        <w:pStyle w:val="Paragraphedeliste"/>
        <w:numPr>
          <w:ilvl w:val="0"/>
          <w:numId w:val="8"/>
        </w:numPr>
        <w:rPr>
          <w:ins w:id="1017" w:author="Arthur Parmentier" w:date="2020-05-15T15:41:00Z"/>
        </w:rPr>
      </w:pPr>
      <w:ins w:id="1018" w:author="Arthur Parmentier" w:date="2020-05-15T11:40:00Z">
        <w:r>
          <w:t xml:space="preserve">Finally, </w:t>
        </w:r>
      </w:ins>
      <w:ins w:id="1019" w:author="Arthur Parmentier" w:date="2020-05-15T11:42:00Z">
        <w:r>
          <w:t>the tool could also be used as a controller with other digital elements that are already part of the performance: effect processors, amplification mechanisms</w:t>
        </w:r>
      </w:ins>
      <w:ins w:id="1020" w:author="Arthur Parmentier" w:date="2020-05-15T11:43:00Z">
        <w:r>
          <w:t xml:space="preserve">, mixing devices, recording devices and many more. It is </w:t>
        </w:r>
      </w:ins>
      <w:ins w:id="1021" w:author="Arthur Parmentier" w:date="2020-05-15T11:44:00Z">
        <w:r>
          <w:t>sometimes</w:t>
        </w:r>
      </w:ins>
      <w:ins w:id="1022" w:author="Arthur Parmentier" w:date="2020-05-15T11:43:00Z">
        <w:r>
          <w:t xml:space="preserve"> the case that such elements </w:t>
        </w:r>
      </w:ins>
      <w:ins w:id="1023" w:author="Arthur Parmentier" w:date="2020-05-15T12:15:00Z">
        <w:r w:rsidR="00736DF0">
          <w:t>cannot be controlled</w:t>
        </w:r>
      </w:ins>
      <w:ins w:id="1024" w:author="Arthur Parmentier" w:date="2020-05-15T11:43:00Z">
        <w:r>
          <w:t xml:space="preserve"> real-time performance because of the complexi</w:t>
        </w:r>
      </w:ins>
      <w:ins w:id="1025" w:author="Arthur Parmentier" w:date="2020-05-15T11:44:00Z">
        <w:r>
          <w:t xml:space="preserve">ty of their interface or controls, or that it requires </w:t>
        </w:r>
      </w:ins>
      <w:ins w:id="1026" w:author="Arthur Parmentier" w:date="2020-05-15T11:45:00Z">
        <w:r>
          <w:t>performers to manipulate them. The interfacing possibilities offered by Max/MSP makes it an ideal choice for contro</w:t>
        </w:r>
      </w:ins>
      <w:ins w:id="1027" w:author="Arthur Parmentier" w:date="2020-05-15T11:46:00Z">
        <w:r>
          <w:t>lling these devices within the SP language directly</w:t>
        </w:r>
      </w:ins>
      <w:ins w:id="1028" w:author="Arthur Parmentier" w:date="2020-05-15T12:16:00Z">
        <w:r w:rsidR="00736DF0">
          <w:t>.</w:t>
        </w:r>
      </w:ins>
    </w:p>
    <w:p w:rsidR="006D10E9" w:rsidRDefault="006D10E9" w:rsidP="006D10E9">
      <w:pPr>
        <w:pStyle w:val="Titre3"/>
        <w:rPr>
          <w:ins w:id="1029" w:author="Arthur Parmentier" w:date="2020-05-15T15:41:00Z"/>
        </w:rPr>
      </w:pPr>
      <w:bookmarkStart w:id="1030" w:name="_Toc41067201"/>
      <w:ins w:id="1031" w:author="Arthur Parmentier" w:date="2020-05-15T15:41:00Z">
        <w:r>
          <w:t>Goals</w:t>
        </w:r>
        <w:bookmarkEnd w:id="1030"/>
      </w:ins>
    </w:p>
    <w:p w:rsidR="006054A3" w:rsidRDefault="006054A3" w:rsidP="006054A3">
      <w:pPr>
        <w:rPr>
          <w:ins w:id="1032" w:author="Arthur Parmentier" w:date="2020-05-15T15:43:00Z"/>
        </w:rPr>
      </w:pPr>
      <w:ins w:id="1033" w:author="Arthur Parmentier" w:date="2020-05-15T15:42:00Z">
        <w:r>
          <w:t>In the frame of the master thesis, I have chosen</w:t>
        </w:r>
      </w:ins>
      <w:ins w:id="1034" w:author="Arthur Parmentier" w:date="2020-05-15T22:16:00Z">
        <w:r w:rsidR="00D57E4A">
          <w:t xml:space="preserve"> to </w:t>
        </w:r>
      </w:ins>
      <w:ins w:id="1035" w:author="Arthur Parmentier" w:date="2020-05-15T22:25:00Z">
        <w:r w:rsidR="00E85217">
          <w:t>focus on the use case of my tool as a learning tool.</w:t>
        </w:r>
      </w:ins>
    </w:p>
    <w:p w:rsidR="006054A3" w:rsidRDefault="00A43C46" w:rsidP="006054A3">
      <w:pPr>
        <w:rPr>
          <w:ins w:id="1036" w:author="Arthur Parmentier" w:date="2020-05-15T15:44:00Z"/>
        </w:rPr>
      </w:pPr>
      <w:ins w:id="1037" w:author="Arthur Parmentier" w:date="2020-05-15T22:02:00Z">
        <w:r>
          <w:t xml:space="preserve">In analogy with the </w:t>
        </w:r>
      </w:ins>
      <w:ins w:id="1038" w:author="Arthur Parmentier" w:date="2020-05-15T22:03:00Z">
        <w:r>
          <w:t>constructivist</w:t>
        </w:r>
      </w:ins>
      <w:ins w:id="1039" w:author="Arthur Parmentier" w:date="2020-05-15T22:02:00Z">
        <w:r>
          <w:t xml:space="preserve"> mode</w:t>
        </w:r>
      </w:ins>
      <w:ins w:id="1040" w:author="Arthur Parmentier" w:date="2020-05-15T22:03:00Z">
        <w:r>
          <w:t>l we discussed previously, we know that the</w:t>
        </w:r>
      </w:ins>
      <w:ins w:id="1041" w:author="Arthur Parmentier" w:date="2020-05-15T15:44:00Z">
        <w:r w:rsidR="006054A3">
          <w:t xml:space="preserve"> learning tool must have </w:t>
        </w:r>
      </w:ins>
      <w:ins w:id="1042" w:author="Arthur Parmentier" w:date="2020-05-15T22:12:00Z">
        <w:r w:rsidR="002A46D5">
          <w:t xml:space="preserve">at least </w:t>
        </w:r>
      </w:ins>
      <w:ins w:id="1043" w:author="Arthur Parmentier" w:date="2020-05-15T15:44:00Z">
        <w:r w:rsidR="006054A3">
          <w:t>the following features:</w:t>
        </w:r>
      </w:ins>
    </w:p>
    <w:p w:rsidR="006054A3" w:rsidRDefault="006054A3" w:rsidP="006054A3">
      <w:pPr>
        <w:pStyle w:val="Paragraphedeliste"/>
        <w:numPr>
          <w:ilvl w:val="0"/>
          <w:numId w:val="23"/>
        </w:numPr>
        <w:rPr>
          <w:ins w:id="1044" w:author="Arthur Parmentier" w:date="2020-05-15T21:59:00Z"/>
        </w:rPr>
      </w:pPr>
      <w:ins w:id="1045" w:author="Arthur Parmentier" w:date="2020-05-15T15:49:00Z">
        <w:r>
          <w:t>A predefined dictionary of signs (that the user will be able to learn)</w:t>
        </w:r>
      </w:ins>
    </w:p>
    <w:p w:rsidR="002408AA" w:rsidRDefault="002408AA" w:rsidP="006054A3">
      <w:pPr>
        <w:pStyle w:val="Paragraphedeliste"/>
        <w:numPr>
          <w:ilvl w:val="0"/>
          <w:numId w:val="23"/>
        </w:numPr>
        <w:rPr>
          <w:ins w:id="1046" w:author="Arthur Parmentier" w:date="2020-05-15T22:00:00Z"/>
        </w:rPr>
      </w:pPr>
      <w:ins w:id="1047" w:author="Arthur Parmentier" w:date="2020-05-15T21:59:00Z">
        <w:r>
          <w:t>A</w:t>
        </w:r>
      </w:ins>
      <w:ins w:id="1048" w:author="Arthur Parmentier" w:date="2020-05-15T22:00:00Z">
        <w:r>
          <w:t xml:space="preserve"> mechanism of sign creation</w:t>
        </w:r>
      </w:ins>
    </w:p>
    <w:p w:rsidR="002408AA" w:rsidRDefault="002408AA" w:rsidP="006054A3">
      <w:pPr>
        <w:pStyle w:val="Paragraphedeliste"/>
        <w:numPr>
          <w:ilvl w:val="0"/>
          <w:numId w:val="23"/>
        </w:numPr>
        <w:rPr>
          <w:ins w:id="1049" w:author="Arthur Parmentier" w:date="2020-05-15T22:02:00Z"/>
        </w:rPr>
      </w:pPr>
      <w:ins w:id="1050" w:author="Arthur Parmentier" w:date="2020-05-15T22:00:00Z">
        <w:r>
          <w:t>Data management (loading a set of signs and saving new ones)</w:t>
        </w:r>
      </w:ins>
    </w:p>
    <w:p w:rsidR="00A43C46" w:rsidRDefault="004C63B5" w:rsidP="006054A3">
      <w:pPr>
        <w:pStyle w:val="Paragraphedeliste"/>
        <w:numPr>
          <w:ilvl w:val="0"/>
          <w:numId w:val="23"/>
        </w:numPr>
        <w:rPr>
          <w:ins w:id="1051" w:author="Arthur Parmentier" w:date="2020-05-15T22:04:00Z"/>
        </w:rPr>
      </w:pPr>
      <w:ins w:id="1052" w:author="Arthur Parmentier" w:date="2020-05-15T22:04:00Z">
        <w:r>
          <w:t>A real-time sign classifier</w:t>
        </w:r>
      </w:ins>
    </w:p>
    <w:p w:rsidR="004C63B5" w:rsidRDefault="004C63B5" w:rsidP="006054A3">
      <w:pPr>
        <w:pStyle w:val="Paragraphedeliste"/>
        <w:numPr>
          <w:ilvl w:val="0"/>
          <w:numId w:val="23"/>
        </w:numPr>
        <w:rPr>
          <w:ins w:id="1053" w:author="Arthur Parmentier" w:date="2020-05-15T22:10:00Z"/>
        </w:rPr>
      </w:pPr>
      <w:ins w:id="1054" w:author="Arthur Parmentier" w:date="2020-05-15T22:08:00Z">
        <w:r>
          <w:t>One or several modes (grammatical systems</w:t>
        </w:r>
      </w:ins>
      <w:ins w:id="1055" w:author="Arthur Parmentier" w:date="2020-05-15T22:09:00Z">
        <w:r>
          <w:t xml:space="preserve"> </w:t>
        </w:r>
      </w:ins>
      <w:ins w:id="1056" w:author="Arthur Parmentier" w:date="2020-05-15T22:10:00Z">
        <w:r>
          <w:t xml:space="preserve">that define the rules of the </w:t>
        </w:r>
        <w:r w:rsidR="00E30937">
          <w:t>language/</w:t>
        </w:r>
        <w:r>
          <w:t>communication)</w:t>
        </w:r>
      </w:ins>
    </w:p>
    <w:p w:rsidR="00E30937" w:rsidRDefault="00E30937" w:rsidP="006054A3">
      <w:pPr>
        <w:pStyle w:val="Paragraphedeliste"/>
        <w:numPr>
          <w:ilvl w:val="0"/>
          <w:numId w:val="23"/>
        </w:numPr>
        <w:rPr>
          <w:ins w:id="1057" w:author="Arthur Parmentier" w:date="2020-05-15T22:12:00Z"/>
        </w:rPr>
      </w:pPr>
      <w:ins w:id="1058" w:author="Arthur Parmentier" w:date="2020-05-15T22:11:00Z">
        <w:r>
          <w:t>Audio/visual feedback in response to the soundpainter’s requests</w:t>
        </w:r>
      </w:ins>
    </w:p>
    <w:p w:rsidR="00D57E4A" w:rsidRPr="006054A3" w:rsidRDefault="003D5D5B">
      <w:pPr>
        <w:rPr>
          <w:rPrChange w:id="1059" w:author="Arthur Parmentier" w:date="2020-05-15T15:41:00Z">
            <w:rPr/>
          </w:rPrChange>
        </w:rPr>
        <w:pPrChange w:id="1060" w:author="Arthur Parmentier" w:date="2020-05-15T22:12:00Z">
          <w:pPr>
            <w:pStyle w:val="Titre2"/>
          </w:pPr>
        </w:pPrChange>
      </w:pPr>
      <w:ins w:id="1061" w:author="Arthur Parmentier" w:date="2020-05-16T10:46:00Z">
        <w:r>
          <w:t xml:space="preserve">The goal of my tool will </w:t>
        </w:r>
      </w:ins>
      <w:ins w:id="1062" w:author="Arthur Parmentier" w:date="2020-05-16T10:47:00Z">
        <w:r>
          <w:t>be to implement these features</w:t>
        </w:r>
      </w:ins>
      <w:ins w:id="1063" w:author="Arthur Parmentier" w:date="2020-05-16T10:50:00Z">
        <w:r>
          <w:t>, focusing on only one mode (the default SP mode) and implementing an audio feedback by simulating a small orchestra.</w:t>
        </w:r>
      </w:ins>
    </w:p>
    <w:p w:rsidR="00F25194" w:rsidRDefault="00F25194" w:rsidP="00E6654A">
      <w:pPr>
        <w:pStyle w:val="Titre2"/>
        <w:rPr>
          <w:ins w:id="1064" w:author="Arthur Parmentier" w:date="2020-05-22T19:13:00Z"/>
        </w:rPr>
      </w:pPr>
      <w:bookmarkStart w:id="1065" w:name="_Toc41067202"/>
      <w:r w:rsidRPr="00953072">
        <w:t>The big picture</w:t>
      </w:r>
      <w:del w:id="1066" w:author="Arthur Parmentier" w:date="2020-05-22T19:13:00Z">
        <w:r w:rsidRPr="00953072" w:rsidDel="00195BC6">
          <w:delText>: general description of the system</w:delText>
        </w:r>
      </w:del>
      <w:bookmarkEnd w:id="1065"/>
    </w:p>
    <w:p w:rsidR="00195BC6" w:rsidRPr="00195BC6" w:rsidRDefault="00195BC6" w:rsidP="00195BC6">
      <w:pPr>
        <w:pStyle w:val="Titre3"/>
        <w:rPr>
          <w:ins w:id="1067" w:author="Arthur Parmentier" w:date="2020-05-16T10:55:00Z"/>
          <w:rPrChange w:id="1068" w:author="Arthur Parmentier" w:date="2020-05-22T19:13:00Z">
            <w:rPr>
              <w:ins w:id="1069" w:author="Arthur Parmentier" w:date="2020-05-16T10:55:00Z"/>
            </w:rPr>
          </w:rPrChange>
        </w:rPr>
        <w:pPrChange w:id="1070" w:author="Arthur Parmentier" w:date="2020-05-22T19:13:00Z">
          <w:pPr>
            <w:pStyle w:val="Titre2"/>
          </w:pPr>
        </w:pPrChange>
      </w:pPr>
      <w:ins w:id="1071" w:author="Arthur Parmentier" w:date="2020-05-22T19:13:00Z">
        <w:r>
          <w:t>General overview of the system</w:t>
        </w:r>
      </w:ins>
    </w:p>
    <w:p w:rsidR="00672C10" w:rsidRDefault="00C64909" w:rsidP="00672C10">
      <w:pPr>
        <w:rPr>
          <w:ins w:id="1072" w:author="Arthur Parmentier" w:date="2020-05-18T14:35:00Z"/>
        </w:rPr>
      </w:pPr>
      <w:ins w:id="1073" w:author="Arthur Parmentier" w:date="2020-05-22T19:07:00Z">
        <w:r>
          <w:t>The analysis of</w:t>
        </w:r>
      </w:ins>
      <w:ins w:id="1074" w:author="Arthur Parmentier" w:date="2020-05-16T11:00:00Z">
        <w:r w:rsidR="00672C10">
          <w:t xml:space="preserve"> the necessary features and the construc</w:t>
        </w:r>
      </w:ins>
      <w:ins w:id="1075" w:author="Arthur Parmentier" w:date="2020-05-16T11:01:00Z">
        <w:r w:rsidR="00672C10">
          <w:t>tivist approach to SP</w:t>
        </w:r>
      </w:ins>
      <w:ins w:id="1076" w:author="Arthur Parmentier" w:date="2020-05-22T19:07:00Z">
        <w:r w:rsidR="00BD79EF">
          <w:t xml:space="preserve"> that was </w:t>
        </w:r>
      </w:ins>
      <w:ins w:id="1077" w:author="Arthur Parmentier" w:date="2020-05-22T19:08:00Z">
        <w:r w:rsidR="00BD79EF">
          <w:t>presented in the previous parts</w:t>
        </w:r>
      </w:ins>
      <w:ins w:id="1078" w:author="Arthur Parmentier" w:date="2020-05-16T11:01:00Z">
        <w:r w:rsidR="00672C10">
          <w:t xml:space="preserve"> is a direct inspiration for structuring the tool in terms of several independent layers</w:t>
        </w:r>
      </w:ins>
      <w:ins w:id="1079" w:author="Arthur Parmentier" w:date="2020-05-18T14:33:00Z">
        <w:r w:rsidR="007A0B34">
          <w:t xml:space="preserve">, that are represented in </w:t>
        </w:r>
      </w:ins>
      <w:ins w:id="1080" w:author="Arthur Parmentier" w:date="2020-05-18T14:34:00Z">
        <w:r w:rsidR="007A0B34">
          <w:fldChar w:fldCharType="begin"/>
        </w:r>
        <w:r w:rsidR="007A0B34">
          <w:instrText xml:space="preserve"> REF _Ref40704902 \h </w:instrText>
        </w:r>
      </w:ins>
      <w:r w:rsidR="007A0B34">
        <w:fldChar w:fldCharType="separate"/>
      </w:r>
      <w:ins w:id="1081" w:author="Arthur Parmentier" w:date="2020-05-18T14:34:00Z">
        <w:r w:rsidR="007A0B34">
          <w:t xml:space="preserve">Figure </w:t>
        </w:r>
        <w:r w:rsidR="007A0B34">
          <w:rPr>
            <w:noProof/>
          </w:rPr>
          <w:t>1</w:t>
        </w:r>
        <w:r w:rsidR="007A0B34">
          <w:fldChar w:fldCharType="end"/>
        </w:r>
      </w:ins>
      <w:ins w:id="1082" w:author="Arthur Parmentier" w:date="2020-05-18T14:35:00Z">
        <w:r w:rsidR="007A0B34">
          <w:t>.</w:t>
        </w:r>
      </w:ins>
    </w:p>
    <w:p w:rsidR="00E43538" w:rsidRDefault="00E43538" w:rsidP="00672C10">
      <w:pPr>
        <w:rPr>
          <w:ins w:id="1083" w:author="Arthur Parmentier" w:date="2020-05-18T14:56:00Z"/>
        </w:rPr>
      </w:pPr>
      <w:ins w:id="1084" w:author="Arthur Parmentier" w:date="2020-05-18T14:36:00Z">
        <w:r>
          <w:lastRenderedPageBreak/>
          <w:t xml:space="preserve">Each layer is composed of </w:t>
        </w:r>
      </w:ins>
      <w:ins w:id="1085" w:author="Arthur Parmentier" w:date="2020-05-18T14:38:00Z">
        <w:r>
          <w:t>asynchronous</w:t>
        </w:r>
      </w:ins>
      <w:ins w:id="1086" w:author="Arthur Parmentier" w:date="2020-05-18T14:37:00Z">
        <w:r>
          <w:t xml:space="preserve"> external processes</w:t>
        </w:r>
      </w:ins>
      <w:ins w:id="1087" w:author="Arthur Parmentier" w:date="2020-05-18T14:39:00Z">
        <w:r>
          <w:t>/objects</w:t>
        </w:r>
      </w:ins>
      <w:ins w:id="1088" w:author="Arthur Parmentier" w:date="2020-05-18T14:58:00Z">
        <w:r w:rsidR="000B2701">
          <w:t xml:space="preserve"> (</w:t>
        </w:r>
      </w:ins>
      <w:ins w:id="1089" w:author="Arthur Parmentier" w:date="2020-05-18T14:59:00Z">
        <w:r w:rsidR="000B2701">
          <w:t>rectangles with sharp corners inside a layer)</w:t>
        </w:r>
      </w:ins>
      <w:ins w:id="1090" w:author="Arthur Parmentier" w:date="2020-05-18T14:36:00Z">
        <w:r>
          <w:t xml:space="preserve"> </w:t>
        </w:r>
      </w:ins>
      <w:ins w:id="1091" w:author="Arthur Parmentier" w:date="2020-05-18T14:37:00Z">
        <w:r>
          <w:t xml:space="preserve">and </w:t>
        </w:r>
      </w:ins>
      <w:ins w:id="1092" w:author="Arthur Parmentier" w:date="2020-05-18T14:38:00Z">
        <w:r>
          <w:t>internal processes</w:t>
        </w:r>
      </w:ins>
      <w:ins w:id="1093" w:author="Arthur Parmentier" w:date="2020-05-18T14:39:00Z">
        <w:r>
          <w:t>/functionalities of the progra</w:t>
        </w:r>
      </w:ins>
      <w:ins w:id="1094" w:author="Arthur Parmentier" w:date="2020-05-18T14:40:00Z">
        <w:r>
          <w:t>m in Max/MSP</w:t>
        </w:r>
      </w:ins>
      <w:ins w:id="1095" w:author="Arthur Parmentier" w:date="2020-05-18T14:59:00Z">
        <w:r w:rsidR="000B2701">
          <w:t xml:space="preserve"> (rectangles with rounded corners)</w:t>
        </w:r>
      </w:ins>
      <w:ins w:id="1096" w:author="Arthur Parmentier" w:date="2020-05-18T14:40:00Z">
        <w:r>
          <w:t>.</w:t>
        </w:r>
      </w:ins>
      <w:ins w:id="1097" w:author="Arthur Parmentier" w:date="2020-05-18T14:41:00Z">
        <w:r w:rsidR="00CC0FEC">
          <w:t xml:space="preserve"> </w:t>
        </w:r>
      </w:ins>
      <w:ins w:id="1098" w:author="Arthur Parmentier" w:date="2020-05-18T14:44:00Z">
        <w:r w:rsidR="00CC0FEC">
          <w:t xml:space="preserve">My work was to program the “internal” processes and functionalities as well as the </w:t>
        </w:r>
      </w:ins>
      <w:ins w:id="1099" w:author="Arthur Parmentier" w:date="2020-05-18T14:45:00Z">
        <w:r w:rsidR="00CC0FEC">
          <w:t>information pipeline (arrows), whereas the “external” objects were not created by myself</w:t>
        </w:r>
      </w:ins>
      <w:ins w:id="1100" w:author="Arthur Parmentier" w:date="2020-05-18T14:55:00Z">
        <w:r w:rsidR="006D51B6">
          <w:t>.</w:t>
        </w:r>
        <w:r w:rsidR="006D51B6">
          <w:rPr>
            <w:rStyle w:val="Appelnotedebasdep"/>
          </w:rPr>
          <w:footnoteReference w:id="14"/>
        </w:r>
      </w:ins>
    </w:p>
    <w:p w:rsidR="00273CB4" w:rsidRDefault="00C57F79" w:rsidP="00672C10">
      <w:pPr>
        <w:rPr>
          <w:ins w:id="1102" w:author="Arthur Parmentier" w:date="2020-05-16T11:02:00Z"/>
        </w:rPr>
      </w:pPr>
      <w:ins w:id="1103" w:author="Arthur Parmentier" w:date="2020-05-18T15:00:00Z">
        <w:r>
          <w:t xml:space="preserve">In the following parts, we will </w:t>
        </w:r>
      </w:ins>
      <w:ins w:id="1104" w:author="Arthur Parmentier" w:date="2020-05-18T15:01:00Z">
        <w:r>
          <w:t>discuss each functionality and discuss the implementation details.</w:t>
        </w:r>
      </w:ins>
    </w:p>
    <w:p w:rsidR="00436197" w:rsidRDefault="00324E8C" w:rsidP="00672C10">
      <w:pPr>
        <w:rPr>
          <w:ins w:id="1105" w:author="Arthur Parmentier" w:date="2020-05-16T11:02:00Z"/>
        </w:rPr>
      </w:pPr>
      <w:ins w:id="1106"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ge">
                <wp:posOffset>402336</wp:posOffset>
              </wp:positionV>
              <wp:extent cx="4683125" cy="8862695"/>
              <wp:effectExtent l="0" t="0" r="3175"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683125" cy="8862695"/>
                      </a:xfrm>
                      <a:prstGeom prst="rect">
                        <a:avLst/>
                      </a:prstGeom>
                    </pic:spPr>
                  </pic:pic>
                </a:graphicData>
              </a:graphic>
              <wp14:sizeRelH relativeFrom="margin">
                <wp14:pctWidth>0</wp14:pctWidth>
              </wp14:sizeRelH>
              <wp14:sizeRelV relativeFrom="margin">
                <wp14:pctHeight>0</wp14:pctHeight>
              </wp14:sizeRelV>
            </wp:anchor>
          </w:drawing>
        </w:r>
      </w:ins>
      <w:ins w:id="1107"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49456C" w:rsidRPr="002C3653" w:rsidRDefault="0049456C">
                              <w:pPr>
                                <w:pStyle w:val="Lgende"/>
                                <w:rPr>
                                  <w:noProof/>
                                </w:rPr>
                                <w:pPrChange w:id="1108" w:author="Arthur Parmentier" w:date="2020-05-18T14:33:00Z">
                                  <w:pPr/>
                                </w:pPrChange>
                              </w:pPr>
                              <w:bookmarkStart w:id="1109" w:name="_Ref40704902"/>
                              <w:bookmarkStart w:id="1110" w:name="_Ref40704896"/>
                              <w:ins w:id="1111" w:author="Arthur Parmentier" w:date="2020-05-18T14:33:00Z">
                                <w:r>
                                  <w:t xml:space="preserve">Figure </w:t>
                                </w:r>
                                <w:r>
                                  <w:fldChar w:fldCharType="begin"/>
                                </w:r>
                                <w:r>
                                  <w:instrText xml:space="preserve"> SEQ Figure \* ARABIC </w:instrText>
                                </w:r>
                              </w:ins>
                              <w:r>
                                <w:fldChar w:fldCharType="separate"/>
                              </w:r>
                              <w:ins w:id="1112" w:author="Arthur Parmentier" w:date="2020-05-22T20:11:00Z">
                                <w:r w:rsidR="005B6936">
                                  <w:rPr>
                                    <w:noProof/>
                                  </w:rPr>
                                  <w:t>1</w:t>
                                </w:r>
                              </w:ins>
                              <w:ins w:id="1113" w:author="Arthur Parmentier" w:date="2020-05-18T14:33:00Z">
                                <w:r>
                                  <w:fldChar w:fldCharType="end"/>
                                </w:r>
                                <w:bookmarkEnd w:id="1109"/>
                                <w:r>
                                  <w:t xml:space="preserve"> Summary of the recognition program structure</w:t>
                                </w:r>
                              </w:ins>
                              <w:bookmarkEnd w:id="1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49456C" w:rsidRPr="002C3653" w:rsidRDefault="0049456C">
                        <w:pPr>
                          <w:pStyle w:val="Lgende"/>
                          <w:rPr>
                            <w:noProof/>
                          </w:rPr>
                          <w:pPrChange w:id="1114" w:author="Arthur Parmentier" w:date="2020-05-18T14:33:00Z">
                            <w:pPr/>
                          </w:pPrChange>
                        </w:pPr>
                        <w:bookmarkStart w:id="1115" w:name="_Ref40704902"/>
                        <w:bookmarkStart w:id="1116" w:name="_Ref40704896"/>
                        <w:ins w:id="1117" w:author="Arthur Parmentier" w:date="2020-05-18T14:33:00Z">
                          <w:r>
                            <w:t xml:space="preserve">Figure </w:t>
                          </w:r>
                          <w:r>
                            <w:fldChar w:fldCharType="begin"/>
                          </w:r>
                          <w:r>
                            <w:instrText xml:space="preserve"> SEQ Figure \* ARABIC </w:instrText>
                          </w:r>
                        </w:ins>
                        <w:r>
                          <w:fldChar w:fldCharType="separate"/>
                        </w:r>
                        <w:ins w:id="1118" w:author="Arthur Parmentier" w:date="2020-05-22T20:11:00Z">
                          <w:r w:rsidR="005B6936">
                            <w:rPr>
                              <w:noProof/>
                            </w:rPr>
                            <w:t>1</w:t>
                          </w:r>
                        </w:ins>
                        <w:ins w:id="1119" w:author="Arthur Parmentier" w:date="2020-05-18T14:33:00Z">
                          <w:r>
                            <w:fldChar w:fldCharType="end"/>
                          </w:r>
                          <w:bookmarkEnd w:id="1115"/>
                          <w:r>
                            <w:t xml:space="preserve"> Summary of the recognition program structure</w:t>
                          </w:r>
                        </w:ins>
                        <w:bookmarkEnd w:id="1116"/>
                      </w:p>
                    </w:txbxContent>
                  </v:textbox>
                  <w10:wrap type="topAndBottom"/>
                </v:shape>
              </w:pict>
            </mc:Fallback>
          </mc:AlternateContent>
        </w:r>
      </w:ins>
    </w:p>
    <w:p w:rsidR="00705B17" w:rsidRDefault="00705B17" w:rsidP="00417CFA">
      <w:pPr>
        <w:pStyle w:val="Titre3"/>
        <w:rPr>
          <w:ins w:id="1120" w:author="Arthur Parmentier" w:date="2020-05-22T17:09:00Z"/>
        </w:rPr>
        <w:pPrChange w:id="1121" w:author="Arthur Parmentier" w:date="2020-05-22T19:10:00Z">
          <w:pPr>
            <w:pStyle w:val="Titre2"/>
          </w:pPr>
        </w:pPrChange>
      </w:pPr>
      <w:bookmarkStart w:id="1122" w:name="_Toc41067203"/>
      <w:ins w:id="1123" w:author="Arthur Parmentier" w:date="2020-05-22T17:08:00Z">
        <w:r>
          <w:lastRenderedPageBreak/>
          <w:t>The choice of Max/MSP</w:t>
        </w:r>
      </w:ins>
      <w:bookmarkEnd w:id="1122"/>
    </w:p>
    <w:p w:rsidR="0085122F" w:rsidRDefault="0085122F" w:rsidP="0085122F">
      <w:pPr>
        <w:rPr>
          <w:ins w:id="1124" w:author="Arthur Parmentier" w:date="2020-05-22T17:14:00Z"/>
        </w:rPr>
      </w:pPr>
      <w:ins w:id="1125" w:author="Arthur Parmentier" w:date="2020-05-22T17:09:00Z">
        <w:r>
          <w:t xml:space="preserve">Before starting a finer description of the mechanisms of the program, I would like to </w:t>
        </w:r>
      </w:ins>
      <w:ins w:id="1126" w:author="Arthur Parmentier" w:date="2020-05-22T17:13:00Z">
        <w:r>
          <w:t>motivate the choice of Max/MSP as the main programming environment</w:t>
        </w:r>
      </w:ins>
      <w:ins w:id="1127" w:author="Arthur Parmentier" w:date="2020-05-22T19:11:00Z">
        <w:r w:rsidR="00417CFA">
          <w:t xml:space="preserve"> hosting the different layers and functionalities.</w:t>
        </w:r>
      </w:ins>
    </w:p>
    <w:p w:rsidR="0034163D" w:rsidRDefault="0085122F" w:rsidP="0085122F">
      <w:pPr>
        <w:rPr>
          <w:ins w:id="1128" w:author="Arthur Parmentier" w:date="2020-05-22T17:21:00Z"/>
        </w:rPr>
      </w:pPr>
      <w:ins w:id="1129" w:author="Arthur Parmentier" w:date="2020-05-22T17:14:00Z">
        <w:r>
          <w:t>There are several options for building such a t</w:t>
        </w:r>
      </w:ins>
      <w:ins w:id="1130" w:author="Arthur Parmentier" w:date="2020-05-22T17:15:00Z">
        <w:r>
          <w:t>ool</w:t>
        </w:r>
      </w:ins>
      <w:ins w:id="1131" w:author="Arthur Parmentier" w:date="2020-05-22T17:20:00Z">
        <w:r w:rsidR="0034163D">
          <w:t xml:space="preserve">, each with their own pros and cons. </w:t>
        </w:r>
      </w:ins>
      <w:ins w:id="1132" w:author="Arthur Parmentier" w:date="2020-05-22T17:21:00Z">
        <w:r w:rsidR="0034163D">
          <w:t>In my case, I have considered Unity3D and PureData as the main alternatives to Max/MSP.</w:t>
        </w:r>
      </w:ins>
    </w:p>
    <w:p w:rsidR="0034163D" w:rsidRDefault="0034163D" w:rsidP="0085122F">
      <w:pPr>
        <w:rPr>
          <w:ins w:id="1133" w:author="Arthur Parmentier" w:date="2020-05-22T17:23:00Z"/>
        </w:rPr>
      </w:pPr>
      <w:ins w:id="1134" w:author="Arthur Parmentier" w:date="2020-05-22T17:21:00Z">
        <w:r>
          <w:t>The advantage of Unity3D over Max/MSP</w:t>
        </w:r>
      </w:ins>
      <w:ins w:id="1135" w:author="Arthur Parmentier" w:date="2020-05-22T17:22:00Z">
        <w:r>
          <w:t>(/Jitter) is that it is endorsed by a much larger community, it is free and has a better potential in terms</w:t>
        </w:r>
      </w:ins>
      <w:ins w:id="1136" w:author="Arthur Parmentier" w:date="2020-05-22T17:23:00Z">
        <w:r>
          <w:t xml:space="preserve"> of graphics.</w:t>
        </w:r>
      </w:ins>
    </w:p>
    <w:p w:rsidR="0034163D" w:rsidRDefault="0034163D" w:rsidP="0085122F">
      <w:pPr>
        <w:rPr>
          <w:ins w:id="1137" w:author="Arthur Parmentier" w:date="2020-05-22T17:23:00Z"/>
        </w:rPr>
      </w:pPr>
      <w:ins w:id="1138" w:author="Arthur Parmentier" w:date="2020-05-22T17:23:00Z">
        <w:r>
          <w:t>The advantage of PureData over Max/MSP is essentially that is it free and open source.</w:t>
        </w:r>
      </w:ins>
    </w:p>
    <w:p w:rsidR="0034163D" w:rsidRDefault="0034163D" w:rsidP="0085122F">
      <w:pPr>
        <w:rPr>
          <w:ins w:id="1139" w:author="Arthur Parmentier" w:date="2020-05-22T17:24:00Z"/>
        </w:rPr>
      </w:pPr>
      <w:ins w:id="1140" w:author="Arthur Parmentier" w:date="2020-05-22T17:23:00Z">
        <w:r>
          <w:t xml:space="preserve">However, I think that Max/MSP is a better </w:t>
        </w:r>
      </w:ins>
      <w:ins w:id="1141" w:author="Arthur Parmentier" w:date="2020-05-22T17:24:00Z">
        <w:r>
          <w:t>choice than those software for the following reasons:</w:t>
        </w:r>
      </w:ins>
    </w:p>
    <w:p w:rsidR="0034163D" w:rsidRDefault="0034163D" w:rsidP="0034163D">
      <w:pPr>
        <w:pStyle w:val="Paragraphedeliste"/>
        <w:numPr>
          <w:ilvl w:val="0"/>
          <w:numId w:val="40"/>
        </w:numPr>
        <w:rPr>
          <w:ins w:id="1142" w:author="Arthur Parmentier" w:date="2020-05-22T17:29:00Z"/>
        </w:rPr>
      </w:pPr>
      <w:ins w:id="1143" w:author="Arthur Parmentier" w:date="2020-05-22T17:24:00Z">
        <w:r>
          <w:t>Max/MSP is a high-level object-based programming language</w:t>
        </w:r>
      </w:ins>
      <w:ins w:id="1144" w:author="Arthur Parmentier" w:date="2020-05-22T17:25:00Z">
        <w:r>
          <w:t xml:space="preserve"> with already</w:t>
        </w:r>
      </w:ins>
      <w:ins w:id="1145" w:author="Arthur Parmentier" w:date="2020-05-22T17:26:00Z">
        <w:r>
          <w:t xml:space="preserve"> optimized pieces for music and real-time applications that are easy to use</w:t>
        </w:r>
      </w:ins>
      <w:ins w:id="1146" w:author="Arthur Parmentier" w:date="2020-05-22T17:30:00Z">
        <w:r w:rsidR="001E09DA">
          <w:t xml:space="preserve"> and assemble</w:t>
        </w:r>
      </w:ins>
      <w:ins w:id="1147" w:author="Arthur Parmentier" w:date="2020-05-22T17:26:00Z">
        <w:r>
          <w:t xml:space="preserve">. It allows for </w:t>
        </w:r>
      </w:ins>
      <w:ins w:id="1148" w:author="Arthur Parmentier" w:date="2020-05-22T17:27:00Z">
        <w:r>
          <w:t>scripting in JS and Node.js, which makes it a powerful host for a</w:t>
        </w:r>
      </w:ins>
      <w:ins w:id="1149" w:author="Arthur Parmentier" w:date="2020-05-22T17:28:00Z">
        <w:r>
          <w:t xml:space="preserve"> huge number of scripts and tools developed by the web community</w:t>
        </w:r>
      </w:ins>
      <w:ins w:id="1150" w:author="Arthur Parmentier" w:date="2020-05-22T17:29:00Z">
        <w:r w:rsidR="001E09DA">
          <w:t xml:space="preserve"> and its graphical interface al</w:t>
        </w:r>
      </w:ins>
      <w:ins w:id="1151"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152" w:author="Arthur Parmentier" w:date="2020-05-22T17:33:00Z"/>
        </w:rPr>
      </w:pPr>
      <w:ins w:id="1153" w:author="Arthur Parmentier" w:date="2020-05-22T17:31:00Z">
        <w:r>
          <w:t>Max/MSP comes from IRCAM and is used by a community of artists and musicians</w:t>
        </w:r>
      </w:ins>
      <w:ins w:id="1154" w:author="Arthur Parmentier" w:date="2020-05-22T17:32:00Z">
        <w:r>
          <w:t xml:space="preserve"> with </w:t>
        </w:r>
      </w:ins>
      <w:ins w:id="1155" w:author="Arthur Parmentier" w:date="2020-05-22T17:33:00Z">
        <w:r>
          <w:t>interests very similar to my projects.</w:t>
        </w:r>
      </w:ins>
    </w:p>
    <w:p w:rsidR="001E09DA" w:rsidRDefault="001E09DA" w:rsidP="0034163D">
      <w:pPr>
        <w:pStyle w:val="Paragraphedeliste"/>
        <w:numPr>
          <w:ilvl w:val="0"/>
          <w:numId w:val="40"/>
        </w:numPr>
        <w:rPr>
          <w:ins w:id="1156" w:author="Arthur Parmentier" w:date="2020-05-22T17:36:00Z"/>
        </w:rPr>
      </w:pPr>
      <w:ins w:id="1157" w:author="Arthur Parmentier" w:date="2020-05-22T17:34:00Z">
        <w:r>
          <w:t>Max/MSP has a nicer visual interface than PD, is maintained by a commercial company</w:t>
        </w:r>
      </w:ins>
      <w:ins w:id="1158" w:author="Arthur Parmentier" w:date="2020-05-22T17:35:00Z">
        <w:r>
          <w:t xml:space="preserve"> whereas PD has not been updated for years</w:t>
        </w:r>
      </w:ins>
      <w:ins w:id="1159" w:author="Arthur Parmentier" w:date="2020-05-22T17:36:00Z">
        <w:r>
          <w:t>.</w:t>
        </w:r>
      </w:ins>
    </w:p>
    <w:p w:rsidR="001E09DA" w:rsidRDefault="00EE1399" w:rsidP="0034163D">
      <w:pPr>
        <w:pStyle w:val="Paragraphedeliste"/>
        <w:numPr>
          <w:ilvl w:val="0"/>
          <w:numId w:val="40"/>
        </w:numPr>
        <w:rPr>
          <w:ins w:id="1160" w:author="Arthur Parmentier" w:date="2020-05-22T17:37:00Z"/>
        </w:rPr>
      </w:pPr>
      <w:ins w:id="1161"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162" w:author="Arthur Parmentier" w:date="2020-05-22T17:42:00Z"/>
        </w:rPr>
      </w:pPr>
      <w:ins w:id="1163" w:author="Arthur Parmentier" w:date="2020-05-22T17:40:00Z">
        <w:r>
          <w:t xml:space="preserve">The graphical programming interface of Max/MSP can be transformed into a user </w:t>
        </w:r>
      </w:ins>
      <w:ins w:id="1164" w:author="Arthur Parmentier" w:date="2020-05-22T17:41:00Z">
        <w:r>
          <w:t xml:space="preserve">interface easily (for simple demos such as </w:t>
        </w:r>
      </w:ins>
      <w:ins w:id="1165" w:author="Arthur Parmentier" w:date="2020-05-22T17:42:00Z">
        <w:r>
          <w:t>mine) …</w:t>
        </w:r>
      </w:ins>
      <w:ins w:id="1166" w:author="Arthur Parmentier" w:date="2020-05-22T17:41:00Z">
        <w:r>
          <w:t xml:space="preserve"> or very extensively, with complex GUI objects.</w:t>
        </w:r>
      </w:ins>
    </w:p>
    <w:p w:rsidR="00EE1399" w:rsidRDefault="00EE1399" w:rsidP="0085122F">
      <w:pPr>
        <w:pStyle w:val="Paragraphedeliste"/>
        <w:numPr>
          <w:ilvl w:val="0"/>
          <w:numId w:val="40"/>
        </w:numPr>
        <w:rPr>
          <w:ins w:id="1167" w:author="Arthur Parmentier" w:date="2020-05-22T17:43:00Z"/>
        </w:rPr>
      </w:pPr>
      <w:ins w:id="1168" w:author="Arthur Parmentier" w:date="2020-05-22T17:42:00Z">
        <w:r>
          <w:t>Given my programming skills and the time constraints of the project, Max/MSP was a much faster approa</w:t>
        </w:r>
      </w:ins>
      <w:ins w:id="1169" w:author="Arthur Parmentier" w:date="2020-05-22T17:43:00Z">
        <w:r>
          <w:t>ch than Unity3D.</w:t>
        </w:r>
      </w:ins>
    </w:p>
    <w:p w:rsidR="00EE1399" w:rsidRDefault="00EE1399" w:rsidP="00EE1399">
      <w:pPr>
        <w:rPr>
          <w:ins w:id="1170" w:author="Arthur Parmentier" w:date="2020-05-22T17:43:00Z"/>
        </w:rPr>
        <w:pPrChange w:id="1171" w:author="Arthur Parmentier" w:date="2020-05-22T17:43:00Z">
          <w:pPr>
            <w:pStyle w:val="Paragraphedeliste"/>
            <w:numPr>
              <w:numId w:val="40"/>
            </w:numPr>
            <w:ind w:hanging="360"/>
          </w:pPr>
        </w:pPrChange>
      </w:pPr>
      <w:ins w:id="1172" w:author="Arthur Parmentier" w:date="2020-05-22T17:43:00Z">
        <w:r>
          <w:t xml:space="preserve">Although being a commercial software, </w:t>
        </w:r>
      </w:ins>
      <w:ins w:id="1173" w:author="Arthur Parmentier" w:date="2020-05-22T18:37:00Z">
        <w:r w:rsidR="00C24A48">
          <w:t>Max/MSP</w:t>
        </w:r>
      </w:ins>
      <w:ins w:id="1174" w:author="Arthur Parmentier" w:date="2020-05-22T17:43:00Z">
        <w:r>
          <w:t xml:space="preserve"> patch</w:t>
        </w:r>
      </w:ins>
      <w:ins w:id="1175" w:author="Arthur Parmentier" w:date="2020-05-22T18:37:00Z">
        <w:r w:rsidR="00C24A48">
          <w:t>ers</w:t>
        </w:r>
      </w:ins>
      <w:ins w:id="1176" w:author="Arthur Parmentier" w:date="2020-05-22T17:43:00Z">
        <w:r>
          <w:t xml:space="preserve"> can be compi</w:t>
        </w:r>
      </w:ins>
      <w:ins w:id="1177" w:author="Arthur Parmentier" w:date="2020-05-22T17:44:00Z">
        <w:r>
          <w:t>led to a standalone program for Windows and Mac OS, allowing to s</w:t>
        </w:r>
      </w:ins>
      <w:ins w:id="1178" w:author="Arthur Parmentier" w:date="2020-05-22T17:45:00Z">
        <w:r>
          <w:t>hare the program for free</w:t>
        </w:r>
        <w:r>
          <w:rPr>
            <w:rStyle w:val="Appelnotedebasdep"/>
          </w:rPr>
          <w:footnoteReference w:id="15"/>
        </w:r>
        <w:r>
          <w:t>.</w:t>
        </w:r>
      </w:ins>
    </w:p>
    <w:p w:rsidR="00DE1036" w:rsidDel="00CE7ED8" w:rsidRDefault="00CE7ED8">
      <w:pPr>
        <w:pStyle w:val="Titre2"/>
        <w:rPr>
          <w:del w:id="1182" w:author="Arthur Parmentier" w:date="2020-05-18T13:37:00Z"/>
        </w:rPr>
      </w:pPr>
      <w:bookmarkStart w:id="1183" w:name="_Toc41067204"/>
      <w:ins w:id="1184" w:author="Arthur Parmentier" w:date="2020-05-18T17:12:00Z">
        <w:r>
          <w:t>Description of each layer</w:t>
        </w:r>
      </w:ins>
      <w:bookmarkEnd w:id="1183"/>
    </w:p>
    <w:p w:rsidR="00CE7ED8" w:rsidRPr="00CE7ED8" w:rsidRDefault="00CE7ED8">
      <w:pPr>
        <w:pStyle w:val="Titre2"/>
        <w:rPr>
          <w:ins w:id="1185" w:author="Arthur Parmentier" w:date="2020-05-18T17:11:00Z"/>
        </w:rPr>
      </w:pPr>
      <w:bookmarkStart w:id="1186" w:name="_Toc41067205"/>
      <w:bookmarkEnd w:id="1186"/>
    </w:p>
    <w:p w:rsidR="00F25194" w:rsidRDefault="00F25194">
      <w:pPr>
        <w:pStyle w:val="Titre3"/>
        <w:rPr>
          <w:ins w:id="1187" w:author="Arthur Parmentier" w:date="2020-05-18T15:01:00Z"/>
        </w:rPr>
        <w:pPrChange w:id="1188" w:author="Arthur Parmentier" w:date="2020-05-18T17:12:00Z">
          <w:pPr>
            <w:pStyle w:val="Titre2"/>
          </w:pPr>
        </w:pPrChange>
      </w:pPr>
      <w:bookmarkStart w:id="1189" w:name="_Toc41067206"/>
      <w:r w:rsidRPr="00953072">
        <w:t xml:space="preserve">Part 1: </w:t>
      </w:r>
      <w:del w:id="1190" w:author="Arthur Parmentier" w:date="2020-05-18T15:01:00Z">
        <w:r w:rsidRPr="00953072" w:rsidDel="00237B5C">
          <w:delText>Posenet &amp; gloves feature building</w:delText>
        </w:r>
      </w:del>
      <w:ins w:id="1191" w:author="Arthur Parmentier" w:date="2020-05-18T15:01:00Z">
        <w:r w:rsidR="00237B5C">
          <w:t>Motion tracking inputs</w:t>
        </w:r>
        <w:bookmarkEnd w:id="1189"/>
      </w:ins>
    </w:p>
    <w:p w:rsidR="00F11A13" w:rsidRDefault="00F11A13" w:rsidP="0060525E">
      <w:pPr>
        <w:rPr>
          <w:ins w:id="1192" w:author="Arthur Parmentier" w:date="2020-05-22T19:19:00Z"/>
        </w:rPr>
      </w:pPr>
      <w:ins w:id="1193" w:author="Arthur Parmentier" w:date="2020-05-22T19:13:00Z">
        <w:r>
          <w:t>As</w:t>
        </w:r>
      </w:ins>
      <w:ins w:id="1194" w:author="Arthur Parmentier" w:date="2020-05-22T19:14:00Z">
        <w:r>
          <w:t xml:space="preserve"> humans, we are equipped with </w:t>
        </w:r>
      </w:ins>
      <w:ins w:id="1195" w:author="Arthur Parmentier" w:date="2020-05-22T19:15:00Z">
        <w:r>
          <w:t>cognition and recognition systems that allow us</w:t>
        </w:r>
      </w:ins>
      <w:ins w:id="1196" w:author="Arthur Parmentier" w:date="2020-05-22T19:16:00Z">
        <w:r>
          <w:t xml:space="preserve"> to discern objects and bodies in spaces and to build features that </w:t>
        </w:r>
      </w:ins>
      <w:ins w:id="1197" w:author="Arthur Parmentier" w:date="2020-05-22T19:17:00Z">
        <w:r>
          <w:t>allow us to identify, i.e. classify not only objects but also movements and signs.</w:t>
        </w:r>
      </w:ins>
      <w:ins w:id="1198" w:author="Arthur Parmentier" w:date="2020-05-22T19:19:00Z">
        <w:r>
          <w:t xml:space="preserve"> </w:t>
        </w:r>
      </w:ins>
      <w:ins w:id="1199" w:author="Arthur Parmentier" w:date="2020-05-22T19:18:00Z">
        <w:r>
          <w:t>Computers, however, are not natively equipped with such systems</w:t>
        </w:r>
      </w:ins>
      <w:ins w:id="1200" w:author="Arthur Parmentier" w:date="2020-05-22T19:19:00Z">
        <w:r>
          <w:t>, so that it is necessary to build them in this project, according to the goals a</w:t>
        </w:r>
      </w:ins>
      <w:ins w:id="1201" w:author="Arthur Parmentier" w:date="2020-05-22T19:20:00Z">
        <w:r>
          <w:t>nd objectives we defined previously.</w:t>
        </w:r>
      </w:ins>
    </w:p>
    <w:p w:rsidR="0060525E" w:rsidRDefault="0060525E" w:rsidP="0060525E">
      <w:pPr>
        <w:rPr>
          <w:ins w:id="1202" w:author="Arthur Parmentier" w:date="2020-05-18T15:06:00Z"/>
        </w:rPr>
      </w:pPr>
      <w:ins w:id="1203" w:author="Arthur Parmentier" w:date="2020-05-18T15:02:00Z">
        <w:r>
          <w:lastRenderedPageBreak/>
          <w:t>The role of the motion tracking layer is to compute a set of motion features</w:t>
        </w:r>
      </w:ins>
      <w:ins w:id="1204" w:author="Arthur Parmentier" w:date="2020-05-18T15:03:00Z">
        <w:r>
          <w:t xml:space="preserve"> from the movement of the user. There exist a variety of motion tracking systems</w:t>
        </w:r>
      </w:ins>
      <w:ins w:id="1205" w:author="Arthur Parmentier" w:date="2020-05-18T15:04:00Z">
        <w:r>
          <w:t xml:space="preserve"> with different technologies. In SP, </w:t>
        </w:r>
      </w:ins>
      <w:ins w:id="1206" w:author="Arthur Parmentier" w:date="2020-05-18T15:05:00Z">
        <w:r>
          <w:t>there are</w:t>
        </w:r>
      </w:ins>
      <w:ins w:id="1207" w:author="Arthur Parmentier" w:date="2020-05-18T15:07:00Z">
        <w:r>
          <w:t xml:space="preserve"> some</w:t>
        </w:r>
      </w:ins>
      <w:ins w:id="1208" w:author="Arthur Parmentier" w:date="2020-05-18T15:05:00Z">
        <w:r>
          <w:t xml:space="preserve"> body parts </w:t>
        </w:r>
      </w:ins>
      <w:ins w:id="1209" w:author="Arthur Parmentier" w:date="2020-05-18T15:07:00Z">
        <w:r>
          <w:t xml:space="preserve">such as the hands </w:t>
        </w:r>
      </w:ins>
      <w:ins w:id="1210" w:author="Arthur Parmentier" w:date="2020-05-18T15:05:00Z">
        <w:r>
          <w:t>that are much more frequently to sign than others</w:t>
        </w:r>
      </w:ins>
      <w:ins w:id="1211" w:author="Arthur Parmentier" w:date="2020-05-18T15:06:00Z">
        <w:r>
          <w:t>, therefore they require more precise tracking than the latter to classify amongst the signs.</w:t>
        </w:r>
      </w:ins>
      <w:ins w:id="1212" w:author="Arthur Parmentier" w:date="2020-05-22T19:21:00Z">
        <w:r w:rsidR="0049456C">
          <w:t xml:space="preserve"> However, all </w:t>
        </w:r>
      </w:ins>
      <w:ins w:id="1213" w:author="Arthur Parmentier" w:date="2020-05-22T19:22:00Z">
        <w:r w:rsidR="0049456C">
          <w:t xml:space="preserve">motion tracking systems available </w:t>
        </w:r>
      </w:ins>
      <w:ins w:id="1214" w:author="Arthur Parmentier" w:date="2020-05-22T19:23:00Z">
        <w:r w:rsidR="0049456C">
          <w:t>have a finite range of operation, i.e. they can only track motion at a certain scale.</w:t>
        </w:r>
      </w:ins>
      <w:ins w:id="1215" w:author="Arthur Parmentier" w:date="2020-05-22T19:24:00Z">
        <w:r w:rsidR="0049456C">
          <w:t xml:space="preserve"> </w:t>
        </w:r>
      </w:ins>
      <w:ins w:id="1216" w:author="Arthur Parmentier" w:date="2020-05-22T19:29:00Z">
        <w:r w:rsidR="0049456C">
          <w:br/>
        </w:r>
      </w:ins>
      <w:ins w:id="1217" w:author="Arthur Parmentier" w:date="2020-05-22T19:24:00Z">
        <w:r w:rsidR="0049456C">
          <w:t xml:space="preserve">In SP, we can </w:t>
        </w:r>
      </w:ins>
      <w:ins w:id="1218" w:author="Arthur Parmentier" w:date="2020-05-22T19:28:00Z">
        <w:r w:rsidR="0049456C">
          <w:t>observe</w:t>
        </w:r>
      </w:ins>
      <w:ins w:id="1219" w:author="Arthur Parmentier" w:date="2020-05-22T19:24:00Z">
        <w:r w:rsidR="0049456C">
          <w:t xml:space="preserve"> two </w:t>
        </w:r>
      </w:ins>
      <w:ins w:id="1220" w:author="Arthur Parmentier" w:date="2020-05-22T19:25:00Z">
        <w:r w:rsidR="0049456C">
          <w:t>main scales at which signs are performed: full body and hands.</w:t>
        </w:r>
      </w:ins>
      <w:ins w:id="1221" w:author="Arthur Parmentier" w:date="2020-05-22T19:29:00Z">
        <w:r w:rsidR="0049456C">
          <w:t xml:space="preserve"> </w:t>
        </w:r>
      </w:ins>
      <w:ins w:id="1222" w:author="Arthur Parmentier" w:date="2020-05-22T19:31:00Z">
        <w:r w:rsidR="00640FA9">
          <w:t>Although the</w:t>
        </w:r>
      </w:ins>
      <w:ins w:id="1223" w:author="Arthur Parmentier" w:date="2020-05-22T19:32:00Z">
        <w:r w:rsidR="00640FA9">
          <w:t>re are certain costly technologies that would allow us to deal with both scale in one model, I propose</w:t>
        </w:r>
      </w:ins>
      <w:ins w:id="1224" w:author="Arthur Parmentier" w:date="2020-05-22T19:33:00Z">
        <w:r w:rsidR="00640FA9">
          <w:t xml:space="preserve"> and discuss</w:t>
        </w:r>
      </w:ins>
      <w:ins w:id="1225" w:author="Arthur Parmentier" w:date="2020-05-22T19:32:00Z">
        <w:r w:rsidR="00640FA9">
          <w:t xml:space="preserve"> two different</w:t>
        </w:r>
      </w:ins>
      <w:ins w:id="1226" w:author="Arthur Parmentier" w:date="2020-05-22T19:33:00Z">
        <w:r w:rsidR="00640FA9">
          <w:t xml:space="preserve"> technologies that are each adapted and efficient </w:t>
        </w:r>
      </w:ins>
      <w:ins w:id="1227" w:author="Arthur Parmentier" w:date="2020-05-22T19:44:00Z">
        <w:r w:rsidR="00D16ED0">
          <w:t>for each one.</w:t>
        </w:r>
      </w:ins>
    </w:p>
    <w:p w:rsidR="00240203" w:rsidRDefault="00240203">
      <w:pPr>
        <w:pStyle w:val="Titre4"/>
        <w:rPr>
          <w:ins w:id="1228" w:author="Arthur Parmentier" w:date="2020-05-22T19:45:00Z"/>
        </w:rPr>
      </w:pPr>
      <w:ins w:id="1229" w:author="Arthur Parmentier" w:date="2020-05-18T15:10:00Z">
        <w:r>
          <w:t xml:space="preserve">Full body </w:t>
        </w:r>
      </w:ins>
      <w:ins w:id="1230" w:author="Arthur Parmentier" w:date="2020-05-22T19:44:00Z">
        <w:r w:rsidR="00BE6686">
          <w:t>scale: “skeleton” tracking</w:t>
        </w:r>
      </w:ins>
    </w:p>
    <w:p w:rsidR="00F6380F" w:rsidRDefault="00F6380F" w:rsidP="00F6380F">
      <w:pPr>
        <w:rPr>
          <w:ins w:id="1231" w:author="Arthur Parmentier" w:date="2020-05-22T19:51:00Z"/>
        </w:rPr>
      </w:pPr>
      <w:ins w:id="1232" w:author="Arthur Parmentier" w:date="2020-05-22T19:45:00Z">
        <w:r>
          <w:t xml:space="preserve">At the full body scale, the </w:t>
        </w:r>
      </w:ins>
      <w:ins w:id="1233" w:author="Arthur Parmentier" w:date="2020-05-22T19:46:00Z">
        <w:r>
          <w:t>features that would allow us to classify different signs must typically</w:t>
        </w:r>
      </w:ins>
      <w:ins w:id="1234" w:author="Arthur Parmentier" w:date="2020-05-22T19:47:00Z">
        <w:r>
          <w:t xml:space="preserve"> reach a precision of the order of magnitude below the objects it deals </w:t>
        </w:r>
      </w:ins>
      <w:ins w:id="1235" w:author="Arthur Parmentier" w:date="2020-05-22T19:50:00Z">
        <w:r w:rsidR="00B849A3">
          <w:t>with:</w:t>
        </w:r>
      </w:ins>
      <w:ins w:id="1236" w:author="Arthur Parmentier" w:date="2020-05-22T19:47:00Z">
        <w:r>
          <w:t xml:space="preserve"> body parts. Considering </w:t>
        </w:r>
      </w:ins>
      <w:ins w:id="1237" w:author="Arthur Parmentier" w:date="2020-05-22T19:48:00Z">
        <w:r>
          <w:t xml:space="preserve">that most body parts are separated by a distance of </w:t>
        </w:r>
      </w:ins>
      <w:ins w:id="1238" w:author="Arthur Parmentier" w:date="2020-05-22T19:49:00Z">
        <w:r>
          <w:t xml:space="preserve">the </w:t>
        </w:r>
      </w:ins>
      <w:ins w:id="1239" w:author="Arthur Parmentier" w:date="2020-05-22T19:48:00Z">
        <w:r>
          <w:t xml:space="preserve">order of 10cm, </w:t>
        </w:r>
      </w:ins>
      <w:ins w:id="1240" w:author="Arthur Parmentier" w:date="2020-05-22T19:49:00Z">
        <w:r>
          <w:t xml:space="preserve">we know </w:t>
        </w:r>
        <w:r>
          <w:rPr>
            <w:i/>
            <w:iCs/>
          </w:rPr>
          <w:t>a priori</w:t>
        </w:r>
        <w:r>
          <w:t xml:space="preserve"> that our motion tracking model at this scale must reach </w:t>
        </w:r>
      </w:ins>
      <w:ins w:id="1241" w:author="Arthur Parmentier" w:date="2020-05-22T19:50:00Z">
        <w:r>
          <w:t>a precision of the order of the centimeter.</w:t>
        </w:r>
      </w:ins>
    </w:p>
    <w:p w:rsidR="0004080C" w:rsidRPr="00F6380F" w:rsidRDefault="0004080C" w:rsidP="00F6380F">
      <w:pPr>
        <w:rPr>
          <w:ins w:id="1242" w:author="Arthur Parmentier" w:date="2020-05-18T15:10:00Z"/>
          <w:rPrChange w:id="1243" w:author="Arthur Parmentier" w:date="2020-05-22T19:49:00Z">
            <w:rPr>
              <w:ins w:id="1244" w:author="Arthur Parmentier" w:date="2020-05-18T15:10:00Z"/>
            </w:rPr>
          </w:rPrChange>
        </w:rPr>
        <w:pPrChange w:id="1245" w:author="Arthur Parmentier" w:date="2020-05-22T19:45:00Z">
          <w:pPr>
            <w:pStyle w:val="Titre3"/>
          </w:pPr>
        </w:pPrChange>
      </w:pPr>
      <w:ins w:id="1246" w:author="Arthur Parmentier" w:date="2020-05-22T19:51:00Z">
        <w:r>
          <w:t xml:space="preserve">In the following part, I will </w:t>
        </w:r>
      </w:ins>
      <w:ins w:id="1247" w:author="Arthur Parmentier" w:date="2020-05-22T19:52:00Z">
        <w:r>
          <w:t>introduce and motivate the choice of PoseNet as the main motion tracking model at the full body scale.</w:t>
        </w:r>
      </w:ins>
    </w:p>
    <w:p w:rsidR="005F48A0" w:rsidRDefault="005F48A0">
      <w:pPr>
        <w:pStyle w:val="Titre5"/>
        <w:rPr>
          <w:ins w:id="1248" w:author="Arthur Parmentier" w:date="2020-05-19T15:54:00Z"/>
        </w:rPr>
        <w:pPrChange w:id="1249" w:author="Arthur Parmentier" w:date="2020-05-19T15:54:00Z">
          <w:pPr/>
        </w:pPrChange>
      </w:pPr>
      <w:ins w:id="1250" w:author="Arthur Parmentier" w:date="2020-05-19T15:54:00Z">
        <w:r>
          <w:t>Introduction to PoseNet</w:t>
        </w:r>
      </w:ins>
    </w:p>
    <w:p w:rsidR="00240203" w:rsidRDefault="00116732" w:rsidP="00240203">
      <w:pPr>
        <w:rPr>
          <w:ins w:id="1251" w:author="Arthur Parmentier" w:date="2020-05-22T19:57:00Z"/>
        </w:rPr>
      </w:pPr>
      <w:ins w:id="1252" w:author="Arthur Parmentier" w:date="2020-05-18T15:17:00Z">
        <w:r w:rsidRPr="00116732">
          <w:rPr>
            <w:rStyle w:val="Accentuation"/>
            <w:i w:val="0"/>
            <w:iCs w:val="0"/>
            <w:rPrChange w:id="1253" w:author="Arthur Parmentier" w:date="2020-05-18T15:18:00Z">
              <w:rPr>
                <w:rStyle w:val="Accentuation"/>
              </w:rPr>
            </w:rPrChange>
          </w:rPr>
          <w:t>PoseNet</w:t>
        </w:r>
      </w:ins>
      <w:ins w:id="1254" w:author="Arthur Parmentier" w:date="2020-05-18T15:19:00Z">
        <w:r>
          <w:rPr>
            <w:rStyle w:val="Appelnotedebasdep"/>
          </w:rPr>
          <w:footnoteReference w:id="16"/>
        </w:r>
      </w:ins>
      <w:ins w:id="1260" w:author="Arthur Parmentier" w:date="2020-05-22T19:54:00Z">
        <w:r w:rsidR="00BA66EC">
          <w:t xml:space="preserve"> is</w:t>
        </w:r>
      </w:ins>
      <w:ins w:id="1261" w:author="Arthur Parmentier" w:date="2020-05-18T15:17:00Z">
        <w:r>
          <w:t xml:space="preserve"> a </w:t>
        </w:r>
      </w:ins>
      <w:ins w:id="1262" w:author="Arthur Parmentier" w:date="2020-05-22T19:20:00Z">
        <w:r w:rsidR="00BD73B3">
          <w:t>computer-</w:t>
        </w:r>
      </w:ins>
      <w:ins w:id="1263" w:author="Arthur Parmentier" w:date="2020-05-18T15:17:00Z">
        <w:r>
          <w:t>vision model that can be used to estimate the pose of a person in an image or video by estimating where key body joints are</w:t>
        </w:r>
      </w:ins>
      <w:ins w:id="1264" w:author="Arthur Parmentier" w:date="2020-05-19T15:27:00Z">
        <w:r w:rsidR="00DC1119">
          <w:t xml:space="preserve"> in 2D space</w:t>
        </w:r>
      </w:ins>
      <w:ins w:id="1265" w:author="Arthur Parmentier" w:date="2020-05-18T15:17:00Z">
        <w:r>
          <w:t>.</w:t>
        </w:r>
      </w:ins>
      <w:ins w:id="1266" w:author="Arthur Parmentier" w:date="2020-05-18T15:24:00Z">
        <w:r w:rsidR="00CE53C0">
          <w:t xml:space="preserve"> </w:t>
        </w:r>
      </w:ins>
      <w:ins w:id="1267" w:author="Arthur Parmentier" w:date="2020-05-22T19:55:00Z">
        <w:r w:rsidR="005E0A3C">
          <w:t>Its performances on modern CPUs and GPUs allow it to run in real-time using a webcam or alternative low-latency vide</w:t>
        </w:r>
      </w:ins>
      <w:ins w:id="1268" w:author="Arthur Parmentier" w:date="2020-05-22T19:56:00Z">
        <w:r w:rsidR="005E0A3C">
          <w:t>o input devices.</w:t>
        </w:r>
      </w:ins>
    </w:p>
    <w:p w:rsidR="00D86CC2" w:rsidRDefault="00D86CC2" w:rsidP="00240203">
      <w:pPr>
        <w:rPr>
          <w:ins w:id="1269" w:author="Arthur Parmentier" w:date="2020-05-22T20:07:00Z"/>
        </w:rPr>
      </w:pPr>
      <w:ins w:id="1270" w:author="Arthur Parmentier" w:date="2020-05-22T19:57:00Z">
        <w:r>
          <w:t>In Max/MSP</w:t>
        </w:r>
      </w:ins>
      <w:ins w:id="1271" w:author="Arthur Parmentier" w:date="2020-05-22T19:58:00Z">
        <w:r>
          <w:t>, I could adapt</w:t>
        </w:r>
      </w:ins>
      <w:ins w:id="1272" w:author="Arthur Parmentier" w:date="2020-05-22T19:59:00Z">
        <w:r>
          <w:t xml:space="preserve"> and upgrade</w:t>
        </w:r>
      </w:ins>
      <w:ins w:id="1273" w:author="Arthur Parmentier" w:date="2020-05-22T19:58:00Z">
        <w:r>
          <w:t xml:space="preserve"> two demonstration projects </w:t>
        </w:r>
      </w:ins>
      <w:ins w:id="1274" w:author="Arthur Parmentier" w:date="2020-05-22T19:59:00Z">
        <w:r>
          <w:t>showing</w:t>
        </w:r>
      </w:ins>
      <w:ins w:id="1275" w:author="Arthur Parmentier" w:date="2020-05-22T19:58:00Z">
        <w:r>
          <w:t xml:space="preserve"> how </w:t>
        </w:r>
      </w:ins>
      <w:ins w:id="1276" w:author="Arthur Parmentier" w:date="2020-05-22T19:59:00Z">
        <w:r>
          <w:t>to port PoseNet into Max with Node.js</w:t>
        </w:r>
      </w:ins>
      <w:ins w:id="1277" w:author="Arthur Parmentier" w:date="2020-05-22T19:58:00Z">
        <w:r>
          <w:rPr>
            <w:rStyle w:val="Appelnotedebasdep"/>
          </w:rPr>
          <w:footnoteReference w:id="17"/>
        </w:r>
      </w:ins>
      <w:ins w:id="1282" w:author="Arthur Parmentier" w:date="2020-05-22T19:59:00Z">
        <w:r>
          <w:t xml:space="preserve"> to build </w:t>
        </w:r>
      </w:ins>
      <w:ins w:id="1283" w:author="Arthur Parmentier" w:date="2020-05-22T20:00:00Z">
        <w:r w:rsidR="00B44867">
          <w:t xml:space="preserve">a simple user interface </w:t>
        </w:r>
      </w:ins>
      <w:ins w:id="1284" w:author="Arthur Parmentier" w:date="2020-05-22T20:06:00Z">
        <w:r w:rsidR="00D0268F">
          <w:t xml:space="preserve">(1.2.) </w:t>
        </w:r>
      </w:ins>
      <w:ins w:id="1285" w:author="Arthur Parmentier" w:date="2020-05-22T20:00:00Z">
        <w:r w:rsidR="00B44867">
          <w:t xml:space="preserve">allowing the user to start PoseNet either in a separate window, within an Electron process or directly </w:t>
        </w:r>
      </w:ins>
      <w:ins w:id="1286" w:author="Arthur Parmentier" w:date="2020-05-22T20:01:00Z">
        <w:r w:rsidR="00B44867">
          <w:t xml:space="preserve">inside a Jweb object on the patcher. I have observed </w:t>
        </w:r>
      </w:ins>
      <w:ins w:id="1287" w:author="Arthur Parmentier" w:date="2020-05-22T20:02:00Z">
        <w:r w:rsidR="00B44867">
          <w:t>a</w:t>
        </w:r>
      </w:ins>
      <w:ins w:id="1288" w:author="Arthur Parmentier" w:date="2020-05-22T20:01:00Z">
        <w:r w:rsidR="00B44867">
          <w:t xml:space="preserve"> performance</w:t>
        </w:r>
      </w:ins>
      <w:ins w:id="1289" w:author="Arthur Parmentier" w:date="2020-05-22T20:02:00Z">
        <w:r w:rsidR="00B44867">
          <w:t xml:space="preserve"> a little higher</w:t>
        </w:r>
      </w:ins>
      <w:ins w:id="1290" w:author="Arthur Parmentier" w:date="2020-05-22T20:01:00Z">
        <w:r w:rsidR="00B44867">
          <w:t xml:space="preserve"> </w:t>
        </w:r>
      </w:ins>
      <w:ins w:id="1291" w:author="Arthur Parmentier" w:date="2020-05-22T20:02:00Z">
        <w:r w:rsidR="00B44867">
          <w:t>with the Jweb object than the Electron process on my computer</w:t>
        </w:r>
      </w:ins>
      <w:ins w:id="1292" w:author="Arthur Parmentier" w:date="2020-05-22T20:03:00Z">
        <w:r w:rsidR="00B44867">
          <w:t xml:space="preserve"> but the Electron process has the advantage of having its dedicated window, allowing the user to move it</w:t>
        </w:r>
      </w:ins>
      <w:ins w:id="1293" w:author="Arthur Parmentier" w:date="2020-05-22T20:05:00Z">
        <w:r w:rsidR="00DB3548">
          <w:t>, resize it</w:t>
        </w:r>
      </w:ins>
      <w:ins w:id="1294" w:author="Arthur Parmentier" w:date="2020-05-22T20:03:00Z">
        <w:r w:rsidR="00B44867">
          <w:t xml:space="preserve"> and most important, to keep it visible while the model is running, otherwise </w:t>
        </w:r>
      </w:ins>
      <w:ins w:id="1295" w:author="Arthur Parmentier" w:date="2020-05-22T20:04:00Z">
        <w:r w:rsidR="00DB3548">
          <w:t>PoseNet performance drops critically. Both methods are perfectly in</w:t>
        </w:r>
      </w:ins>
      <w:ins w:id="1296" w:author="Arthur Parmentier" w:date="2020-05-22T20:05:00Z">
        <w:r w:rsidR="00DB3548">
          <w:t>ter-</w:t>
        </w:r>
      </w:ins>
      <w:ins w:id="1297" w:author="Arthur Parmentier" w:date="2020-05-22T20:07:00Z">
        <w:r w:rsidR="005B6936">
          <w:t>changeable</w:t>
        </w:r>
      </w:ins>
      <w:ins w:id="1298" w:author="Arthur Parmentier" w:date="2020-05-22T20:06:00Z">
        <w:r w:rsidR="00DB3548">
          <w:t xml:space="preserve"> in less than a minute (for loading the model).</w:t>
        </w:r>
      </w:ins>
    </w:p>
    <w:p w:rsidR="005B6936" w:rsidRDefault="005B6936" w:rsidP="005B6936">
      <w:pPr>
        <w:keepNext/>
        <w:rPr>
          <w:ins w:id="1299" w:author="Arthur Parmentier" w:date="2020-05-22T20:11:00Z"/>
        </w:rPr>
        <w:pPrChange w:id="1300" w:author="Arthur Parmentier" w:date="2020-05-22T20:11:00Z">
          <w:pPr/>
        </w:pPrChange>
      </w:pPr>
      <w:ins w:id="1301" w:author="Arthur Parmentier" w:date="2020-05-22T20:11:00Z">
        <w:r>
          <w:rPr>
            <w:noProof/>
          </w:rPr>
          <w:lastRenderedPageBreak/>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rsidP="005B6936">
      <w:pPr>
        <w:pStyle w:val="Lgende"/>
        <w:rPr>
          <w:ins w:id="1302" w:author="Arthur Parmentier" w:date="2020-05-19T15:04:00Z"/>
        </w:rPr>
        <w:pPrChange w:id="1303" w:author="Arthur Parmentier" w:date="2020-05-22T20:11:00Z">
          <w:pPr/>
        </w:pPrChange>
      </w:pPr>
      <w:ins w:id="1304" w:author="Arthur Parmentier" w:date="2020-05-22T20:11:00Z">
        <w:r>
          <w:t xml:space="preserve">Figure </w:t>
        </w:r>
        <w:r>
          <w:fldChar w:fldCharType="begin"/>
        </w:r>
        <w:r>
          <w:instrText xml:space="preserve"> SEQ Figure \* ARABIC </w:instrText>
        </w:r>
      </w:ins>
      <w:r>
        <w:fldChar w:fldCharType="separate"/>
      </w:r>
      <w:ins w:id="1305" w:author="Arthur Parmentier" w:date="2020-05-22T20:11:00Z">
        <w:r>
          <w:rPr>
            <w:noProof/>
          </w:rPr>
          <w:t>2</w:t>
        </w:r>
        <w:r>
          <w:fldChar w:fldCharType="end"/>
        </w:r>
        <w:r>
          <w:t xml:space="preserve"> View of PoseNet inside Max/MSP</w:t>
        </w:r>
      </w:ins>
    </w:p>
    <w:p w:rsidR="00863218" w:rsidRDefault="009F79AA" w:rsidP="00240203">
      <w:pPr>
        <w:rPr>
          <w:ins w:id="1306" w:author="Arthur Parmentier" w:date="2020-05-18T15:21:00Z"/>
        </w:rPr>
      </w:pPr>
      <w:ins w:id="1307" w:author="Arthur Parmentier" w:date="2020-05-19T15:15:00Z">
        <w:r>
          <w:rPr>
            <w:noProof/>
          </w:rPr>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49456C" w:rsidRPr="00821FC2" w:rsidRDefault="0049456C">
                              <w:pPr>
                                <w:pStyle w:val="Lgende"/>
                                <w:rPr>
                                  <w:noProof/>
                                </w:rPr>
                                <w:pPrChange w:id="1308" w:author="Arthur Parmentier" w:date="2020-05-19T15:15:00Z">
                                  <w:pPr/>
                                </w:pPrChange>
                              </w:pPr>
                              <w:ins w:id="1309" w:author="Arthur Parmentier" w:date="2020-05-19T15:15:00Z">
                                <w:r>
                                  <w:t xml:space="preserve">Figure </w:t>
                                </w:r>
                                <w:r>
                                  <w:fldChar w:fldCharType="begin"/>
                                </w:r>
                                <w:r>
                                  <w:instrText xml:space="preserve"> SEQ Figure \* ARABIC </w:instrText>
                                </w:r>
                              </w:ins>
                              <w:r>
                                <w:fldChar w:fldCharType="separate"/>
                              </w:r>
                              <w:ins w:id="1310" w:author="Arthur Parmentier" w:date="2020-05-22T20:11:00Z">
                                <w:r w:rsidR="005B6936">
                                  <w:rPr>
                                    <w:noProof/>
                                  </w:rPr>
                                  <w:t>3</w:t>
                                </w:r>
                              </w:ins>
                              <w:ins w:id="1311" w:author="Arthur Parmentier" w:date="2020-05-19T15:15:00Z">
                                <w:r>
                                  <w:fldChar w:fldCharType="end"/>
                                </w:r>
                                <w:r>
                                  <w:t xml:space="preserve"> Posenet skeleton tracking for "rest of the group"</w:t>
                                </w:r>
                              </w:ins>
                              <w:ins w:id="1312" w:author="Arthur Parmentier" w:date="2020-05-22T20:12:00Z">
                                <w:r w:rsidR="005B6936">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49456C" w:rsidRPr="00821FC2" w:rsidRDefault="0049456C">
                        <w:pPr>
                          <w:pStyle w:val="Lgende"/>
                          <w:rPr>
                            <w:noProof/>
                          </w:rPr>
                          <w:pPrChange w:id="1313" w:author="Arthur Parmentier" w:date="2020-05-19T15:15:00Z">
                            <w:pPr/>
                          </w:pPrChange>
                        </w:pPr>
                        <w:ins w:id="1314" w:author="Arthur Parmentier" w:date="2020-05-19T15:15:00Z">
                          <w:r>
                            <w:t xml:space="preserve">Figure </w:t>
                          </w:r>
                          <w:r>
                            <w:fldChar w:fldCharType="begin"/>
                          </w:r>
                          <w:r>
                            <w:instrText xml:space="preserve"> SEQ Figure \* ARABIC </w:instrText>
                          </w:r>
                        </w:ins>
                        <w:r>
                          <w:fldChar w:fldCharType="separate"/>
                        </w:r>
                        <w:ins w:id="1315" w:author="Arthur Parmentier" w:date="2020-05-22T20:11:00Z">
                          <w:r w:rsidR="005B6936">
                            <w:rPr>
                              <w:noProof/>
                            </w:rPr>
                            <w:t>3</w:t>
                          </w:r>
                        </w:ins>
                        <w:ins w:id="1316" w:author="Arthur Parmentier" w:date="2020-05-19T15:15:00Z">
                          <w:r>
                            <w:fldChar w:fldCharType="end"/>
                          </w:r>
                          <w:r>
                            <w:t xml:space="preserve"> Posenet skeleton tracking for "rest of the group"</w:t>
                          </w:r>
                        </w:ins>
                        <w:ins w:id="1317" w:author="Arthur Parmentier" w:date="2020-05-22T20:12:00Z">
                          <w:r w:rsidR="005B6936">
                            <w:t>, from the Electron external window</w:t>
                          </w:r>
                        </w:ins>
                      </w:p>
                    </w:txbxContent>
                  </v:textbox>
                  <w10:wrap type="topAndBottom"/>
                </v:shape>
              </w:pict>
            </mc:Fallback>
          </mc:AlternateContent>
        </w:r>
      </w:ins>
      <w:ins w:id="1318"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319" w:author="Arthur Parmentier" w:date="2020-05-18T15:23:00Z"/>
        </w:rPr>
      </w:pPr>
      <w:ins w:id="1320" w:author="Arthur Parmentier" w:date="2020-05-18T15:21:00Z">
        <w:r>
          <w:lastRenderedPageBreak/>
          <w:t>PoseNet allows the user</w:t>
        </w:r>
      </w:ins>
      <w:ins w:id="1321" w:author="Arthur Parmentier" w:date="2020-05-18T15:22:00Z">
        <w:r w:rsidR="006F7BD1">
          <w:t xml:space="preserve"> to choose different models and </w:t>
        </w:r>
      </w:ins>
      <w:ins w:id="1322"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323" w:author="Arthur Parmentier" w:date="2020-05-18T15:24:00Z"/>
        </w:rPr>
      </w:pPr>
      <w:ins w:id="1324" w:author="Arthur Parmentier" w:date="2020-05-18T15:23:00Z">
        <w:r>
          <w:t>The architecture of the mo</w:t>
        </w:r>
      </w:ins>
      <w:ins w:id="1325" w:author="Arthur Parmentier" w:date="2020-05-18T15:24:00Z">
        <w:r>
          <w:t>del (MobileNet or ResNet)</w:t>
        </w:r>
      </w:ins>
    </w:p>
    <w:p w:rsidR="00CE53C0" w:rsidRDefault="00CE53C0" w:rsidP="00CE53C0">
      <w:pPr>
        <w:pStyle w:val="Paragraphedeliste"/>
        <w:numPr>
          <w:ilvl w:val="0"/>
          <w:numId w:val="24"/>
        </w:numPr>
        <w:rPr>
          <w:ins w:id="1326" w:author="Arthur Parmentier" w:date="2020-05-18T15:27:00Z"/>
        </w:rPr>
      </w:pPr>
      <w:ins w:id="1327" w:author="Arthur Parmentier" w:date="2020-05-18T15:24:00Z">
        <w:r>
          <w:t xml:space="preserve">The input resolution of the </w:t>
        </w:r>
      </w:ins>
      <w:ins w:id="1328" w:author="Arthur Parmentier" w:date="2020-05-18T15:25:00Z">
        <w:r w:rsidR="00266B08">
          <w:t>video input</w:t>
        </w:r>
      </w:ins>
    </w:p>
    <w:p w:rsidR="00266B08" w:rsidRDefault="00266B08" w:rsidP="00CE53C0">
      <w:pPr>
        <w:pStyle w:val="Paragraphedeliste"/>
        <w:numPr>
          <w:ilvl w:val="0"/>
          <w:numId w:val="24"/>
        </w:numPr>
        <w:rPr>
          <w:ins w:id="1329" w:author="Arthur Parmentier" w:date="2020-05-18T15:27:00Z"/>
        </w:rPr>
      </w:pPr>
      <w:ins w:id="1330" w:author="Arthur Parmentier" w:date="2020-05-18T15:27:00Z">
        <w:r>
          <w:t>The output stride of the model</w:t>
        </w:r>
      </w:ins>
    </w:p>
    <w:p w:rsidR="00266B08" w:rsidRDefault="00266B08" w:rsidP="00CE53C0">
      <w:pPr>
        <w:pStyle w:val="Paragraphedeliste"/>
        <w:numPr>
          <w:ilvl w:val="0"/>
          <w:numId w:val="24"/>
        </w:numPr>
        <w:rPr>
          <w:ins w:id="1331" w:author="Arthur Parmentier" w:date="2020-05-18T15:28:00Z"/>
        </w:rPr>
      </w:pPr>
      <w:ins w:id="1332" w:author="Arthur Parmentier" w:date="2020-05-18T15:28:00Z">
        <w:r>
          <w:t>The depths of the convolution operations (for MobileNet only)</w:t>
        </w:r>
      </w:ins>
    </w:p>
    <w:p w:rsidR="00266B08" w:rsidRDefault="00266B08" w:rsidP="00CE53C0">
      <w:pPr>
        <w:pStyle w:val="Paragraphedeliste"/>
        <w:numPr>
          <w:ilvl w:val="0"/>
          <w:numId w:val="24"/>
        </w:numPr>
        <w:rPr>
          <w:ins w:id="1333" w:author="Arthur Parmentier" w:date="2020-05-18T15:29:00Z"/>
        </w:rPr>
      </w:pPr>
      <w:ins w:id="1334" w:author="Arthur Parmentier" w:date="2020-05-18T15:29:00Z">
        <w:r>
          <w:t>The size of the model (ResNet only</w:t>
        </w:r>
        <w:r w:rsidR="005C78CB">
          <w:t>, only affects loading time</w:t>
        </w:r>
        <w:r>
          <w:t>)</w:t>
        </w:r>
      </w:ins>
    </w:p>
    <w:p w:rsidR="00DA3D9A" w:rsidRDefault="00CE7ED8">
      <w:pPr>
        <w:rPr>
          <w:ins w:id="1335" w:author="Arthur Parmentier" w:date="2020-05-22T20:13:00Z"/>
        </w:rPr>
      </w:pPr>
      <w:ins w:id="1336" w:author="Arthur Parmentier" w:date="2020-05-18T17:10:00Z">
        <w:r>
          <w:t xml:space="preserve">With these settings, the user can adapt the model to its </w:t>
        </w:r>
      </w:ins>
      <w:ins w:id="1337" w:author="Arthur Parmentier" w:date="2020-05-18T17:13:00Z">
        <w:r w:rsidR="000C5075">
          <w:t>hardware</w:t>
        </w:r>
      </w:ins>
      <w:ins w:id="1338" w:author="Arthur Parmentier" w:date="2020-05-18T17:10:00Z">
        <w:r>
          <w:t xml:space="preserve"> </w:t>
        </w:r>
      </w:ins>
      <w:ins w:id="1339" w:author="Arthur Parmentier" w:date="2020-05-19T10:00:00Z">
        <w:r w:rsidR="00674C10">
          <w:t>to get the best performance.</w:t>
        </w:r>
      </w:ins>
    </w:p>
    <w:p w:rsidR="00FF0413" w:rsidRDefault="00FF0413">
      <w:pPr>
        <w:rPr>
          <w:ins w:id="1340" w:author="Arthur Parmentier" w:date="2020-05-19T10:00:00Z"/>
        </w:rPr>
      </w:pPr>
      <w:ins w:id="1341" w:author="Arthur Parmentier" w:date="2020-05-22T20:13:00Z">
        <w:r>
          <w:t>In practice</w:t>
        </w:r>
      </w:ins>
    </w:p>
    <w:p w:rsidR="005B0B86" w:rsidRDefault="005B0B86">
      <w:pPr>
        <w:pStyle w:val="Titre5"/>
        <w:rPr>
          <w:ins w:id="1342" w:author="Arthur Parmentier" w:date="2020-05-19T15:54:00Z"/>
        </w:rPr>
        <w:pPrChange w:id="1343" w:author="Arthur Parmentier" w:date="2020-05-19T15:54:00Z">
          <w:pPr/>
        </w:pPrChange>
      </w:pPr>
      <w:ins w:id="1344" w:author="Arthur Parmentier" w:date="2020-05-19T15:54:00Z">
        <w:r>
          <w:t>PoseNet advantages</w:t>
        </w:r>
      </w:ins>
    </w:p>
    <w:p w:rsidR="00674C10" w:rsidRDefault="00674C10">
      <w:pPr>
        <w:rPr>
          <w:ins w:id="1345" w:author="Arthur Parmentier" w:date="2020-05-19T10:01:00Z"/>
        </w:rPr>
      </w:pPr>
      <w:ins w:id="1346" w:author="Arthur Parmentier" w:date="2020-05-19T10:01:00Z">
        <w:r>
          <w:t>PoseNet has several advantages to its concurrent technologies:</w:t>
        </w:r>
      </w:ins>
    </w:p>
    <w:p w:rsidR="00674C10" w:rsidRDefault="00674C10" w:rsidP="00674C10">
      <w:pPr>
        <w:pStyle w:val="Paragraphedeliste"/>
        <w:numPr>
          <w:ilvl w:val="0"/>
          <w:numId w:val="25"/>
        </w:numPr>
        <w:rPr>
          <w:ins w:id="1347" w:author="Arthur Parmentier" w:date="2020-05-19T10:08:00Z"/>
        </w:rPr>
      </w:pPr>
      <w:ins w:id="1348" w:author="Arthur Parmentier" w:date="2020-05-19T10:01:00Z">
        <w:r>
          <w:t>It takes it input from a webcam or any video input that can be recognize</w:t>
        </w:r>
      </w:ins>
      <w:ins w:id="1349" w:author="Arthur Parmentier" w:date="2020-05-19T10:02:00Z">
        <w:r>
          <w:t>d by the computer,</w:t>
        </w:r>
      </w:ins>
      <w:ins w:id="1350" w:author="Arthur Parmentier" w:date="2020-05-19T10:08:00Z">
        <w:r>
          <w:t xml:space="preserve"> so that</w:t>
        </w:r>
      </w:ins>
    </w:p>
    <w:p w:rsidR="00674C10" w:rsidRDefault="00674C10" w:rsidP="00674C10">
      <w:pPr>
        <w:pStyle w:val="Paragraphedeliste"/>
        <w:numPr>
          <w:ilvl w:val="1"/>
          <w:numId w:val="25"/>
        </w:numPr>
        <w:rPr>
          <w:ins w:id="1351" w:author="Arthur Parmentier" w:date="2020-05-19T10:09:00Z"/>
        </w:rPr>
      </w:pPr>
      <w:ins w:id="1352" w:author="Arthur Parmentier" w:date="2020-05-19T10:09:00Z">
        <w:r>
          <w:t>For many laptops with integrated webcam, there is no need of external hardware</w:t>
        </w:r>
      </w:ins>
    </w:p>
    <w:p w:rsidR="00674C10" w:rsidRDefault="006A67AC">
      <w:pPr>
        <w:pStyle w:val="Paragraphedeliste"/>
        <w:numPr>
          <w:ilvl w:val="1"/>
          <w:numId w:val="25"/>
        </w:numPr>
        <w:rPr>
          <w:ins w:id="1353" w:author="Arthur Parmentier" w:date="2020-05-19T10:03:00Z"/>
        </w:rPr>
        <w:pPrChange w:id="1354" w:author="Arthur Parmentier" w:date="2020-05-19T10:08:00Z">
          <w:pPr>
            <w:pStyle w:val="Paragraphedeliste"/>
            <w:numPr>
              <w:numId w:val="25"/>
            </w:numPr>
            <w:ind w:hanging="360"/>
          </w:pPr>
        </w:pPrChange>
      </w:pPr>
      <w:ins w:id="1355" w:author="Arthur Parmentier" w:date="2020-05-19T10:09:00Z">
        <w:r>
          <w:t>It can be used with very common</w:t>
        </w:r>
      </w:ins>
      <w:ins w:id="1356" w:author="Arthur Parmentier" w:date="2020-05-19T10:10:00Z">
        <w:r>
          <w:t xml:space="preserve"> and cheap</w:t>
        </w:r>
      </w:ins>
      <w:ins w:id="1357" w:author="Arthur Parmentier" w:date="2020-05-19T10:09:00Z">
        <w:r>
          <w:t xml:space="preserve"> ha</w:t>
        </w:r>
      </w:ins>
      <w:ins w:id="1358"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359" w:author="Arthur Parmentier" w:date="2020-05-19T10:06:00Z"/>
        </w:rPr>
      </w:pPr>
      <w:ins w:id="1360" w:author="Arthur Parmentier" w:date="2020-05-19T10:05:00Z">
        <w:r>
          <w:t xml:space="preserve">It provides a direct feedback of its accuracy to the user by overlapping the skeleton joints with the video, allowing users to change </w:t>
        </w:r>
      </w:ins>
      <w:ins w:id="1361" w:author="Arthur Parmentier" w:date="2020-05-19T10:06:00Z">
        <w:r>
          <w:t>settings according to how good they see the model performing</w:t>
        </w:r>
      </w:ins>
    </w:p>
    <w:p w:rsidR="00674C10" w:rsidRDefault="00B1735D" w:rsidP="00674C10">
      <w:pPr>
        <w:pStyle w:val="Paragraphedeliste"/>
        <w:numPr>
          <w:ilvl w:val="0"/>
          <w:numId w:val="25"/>
        </w:numPr>
        <w:rPr>
          <w:ins w:id="1362" w:author="Arthur Parmentier" w:date="2020-05-19T10:19:00Z"/>
        </w:rPr>
      </w:pPr>
      <w:ins w:id="1363" w:author="Arthur Parmentier" w:date="2020-05-19T10:11:00Z">
        <w:r>
          <w:t>It</w:t>
        </w:r>
      </w:ins>
      <w:ins w:id="1364" w:author="Arthur Parmentier" w:date="2020-05-19T10:13:00Z">
        <w:r>
          <w:t xml:space="preserve"> is </w:t>
        </w:r>
      </w:ins>
      <w:ins w:id="1365" w:author="Arthur Parmentier" w:date="2020-05-19T10:15:00Z">
        <w:r>
          <w:t xml:space="preserve">an </w:t>
        </w:r>
      </w:ins>
      <w:ins w:id="1366" w:author="Arthur Parmentier" w:date="2020-05-19T10:13:00Z">
        <w:r>
          <w:t>open</w:t>
        </w:r>
      </w:ins>
      <w:ins w:id="1367" w:author="Arthur Parmentier" w:date="2020-05-19T10:15:00Z">
        <w:r>
          <w:t>-</w:t>
        </w:r>
      </w:ins>
      <w:ins w:id="1368" w:author="Arthur Parmentier" w:date="2020-05-19T10:13:00Z">
        <w:r>
          <w:t>source</w:t>
        </w:r>
      </w:ins>
      <w:ins w:id="1369" w:author="Arthur Parmentier" w:date="2020-05-19T10:15:00Z">
        <w:r>
          <w:t xml:space="preserve"> project</w:t>
        </w:r>
      </w:ins>
      <w:ins w:id="1370" w:author="Arthur Parmentier" w:date="2020-05-19T10:17:00Z">
        <w:r>
          <w:t>, led by giants (Google…)</w:t>
        </w:r>
      </w:ins>
      <w:ins w:id="1371" w:author="Arthur Parmentier" w:date="2020-05-19T10:19:00Z">
        <w:r>
          <w:t xml:space="preserve"> and</w:t>
        </w:r>
      </w:ins>
      <w:ins w:id="1372" w:author="Arthur Parmentier" w:date="2020-05-19T10:17:00Z">
        <w:r>
          <w:t xml:space="preserve"> supported by a </w:t>
        </w:r>
      </w:ins>
      <w:ins w:id="1373" w:author="Arthur Parmentier" w:date="2020-05-19T10:18:00Z">
        <w:r>
          <w:t xml:space="preserve">vast </w:t>
        </w:r>
      </w:ins>
      <w:ins w:id="1374" w:author="Arthur Parmentier" w:date="2020-05-19T10:17:00Z">
        <w:r>
          <w:t>community</w:t>
        </w:r>
      </w:ins>
    </w:p>
    <w:p w:rsidR="000D15D8" w:rsidRDefault="008E45E0" w:rsidP="00674C10">
      <w:pPr>
        <w:pStyle w:val="Paragraphedeliste"/>
        <w:numPr>
          <w:ilvl w:val="0"/>
          <w:numId w:val="25"/>
        </w:numPr>
        <w:rPr>
          <w:ins w:id="1375" w:author="Arthur Parmentier" w:date="2020-05-19T10:23:00Z"/>
        </w:rPr>
      </w:pPr>
      <w:ins w:id="1376" w:author="Arthur Parmentier" w:date="2020-05-19T10:20:00Z">
        <w:r>
          <w:t>It is still un</w:t>
        </w:r>
      </w:ins>
      <w:ins w:id="1377" w:author="Arthur Parmentier" w:date="2020-05-19T10:21:00Z">
        <w:r>
          <w:t xml:space="preserve">der development and will probably continue to be improved over the years, </w:t>
        </w:r>
      </w:ins>
      <w:ins w:id="1378"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379" w:author="Arthur Parmentier" w:date="2020-05-19T11:12:00Z"/>
        </w:rPr>
      </w:pPr>
      <w:ins w:id="1380" w:author="Arthur Parmentier" w:date="2020-05-19T10:24:00Z">
        <w:r>
          <w:t xml:space="preserve">It </w:t>
        </w:r>
      </w:ins>
      <w:ins w:id="1381" w:author="Arthur Parmentier" w:date="2020-05-19T11:12:00Z">
        <w:r w:rsidR="00A43D2B">
          <w:t>integrates</w:t>
        </w:r>
      </w:ins>
      <w:ins w:id="1382" w:author="Arthur Parmentier" w:date="2020-05-19T11:11:00Z">
        <w:r w:rsidR="00A43D2B">
          <w:t xml:space="preserve"> with Max (and other systems) </w:t>
        </w:r>
      </w:ins>
      <w:ins w:id="1383" w:author="Arthur Parmentier" w:date="2020-05-19T11:12:00Z">
        <w:r w:rsidR="00A43D2B">
          <w:t>very easily</w:t>
        </w:r>
        <w:r w:rsidR="001E1856">
          <w:t xml:space="preserve"> as it can be run in a little server</w:t>
        </w:r>
      </w:ins>
    </w:p>
    <w:p w:rsidR="00091253" w:rsidRDefault="00091253">
      <w:pPr>
        <w:pStyle w:val="Titre5"/>
        <w:rPr>
          <w:ins w:id="1384" w:author="Arthur Parmentier" w:date="2020-05-19T15:54:00Z"/>
        </w:rPr>
        <w:pPrChange w:id="1385" w:author="Arthur Parmentier" w:date="2020-05-19T15:54:00Z">
          <w:pPr/>
        </w:pPrChange>
      </w:pPr>
      <w:ins w:id="1386" w:author="Arthur Parmentier" w:date="2020-05-19T15:55:00Z">
        <w:r>
          <w:t>The main shortcoming of PoseNet: depth</w:t>
        </w:r>
      </w:ins>
    </w:p>
    <w:p w:rsidR="008F3623" w:rsidRDefault="00792D87" w:rsidP="008F3623">
      <w:pPr>
        <w:rPr>
          <w:ins w:id="1387" w:author="Arthur Parmentier" w:date="2020-05-19T15:29:00Z"/>
        </w:rPr>
      </w:pPr>
      <w:ins w:id="1388" w:author="Arthur Parmentier" w:date="2020-05-19T15:27:00Z">
        <w:r>
          <w:t>The only ma</w:t>
        </w:r>
      </w:ins>
      <w:ins w:id="1389" w:author="Arthur Parmentier" w:date="2020-05-19T15:28:00Z">
        <w:r>
          <w:t>j</w:t>
        </w:r>
      </w:ins>
      <w:ins w:id="1390" w:author="Arthur Parmentier" w:date="2020-05-19T15:27:00Z">
        <w:r>
          <w:t xml:space="preserve">or shortcoming of PoseNet </w:t>
        </w:r>
      </w:ins>
      <w:ins w:id="1391" w:author="Arthur Parmentier" w:date="2020-05-19T15:28:00Z">
        <w:r>
          <w:t>with respect to other motion tracki</w:t>
        </w:r>
      </w:ins>
      <w:ins w:id="1392" w:author="Arthur Parmentier" w:date="2020-05-19T15:29:00Z">
        <w:r>
          <w:t>ng systems is that it only operates in 2D and does not compute the depth of each joint.</w:t>
        </w:r>
      </w:ins>
    </w:p>
    <w:p w:rsidR="00792D87" w:rsidRDefault="00792D87" w:rsidP="008F3623">
      <w:pPr>
        <w:rPr>
          <w:ins w:id="1393" w:author="Arthur Parmentier" w:date="2020-05-19T15:55:00Z"/>
        </w:rPr>
      </w:pPr>
      <w:ins w:id="1394" w:author="Arthur Parmentier" w:date="2020-05-19T15:29:00Z">
        <w:r>
          <w:t>As a workaround</w:t>
        </w:r>
      </w:ins>
      <w:ins w:id="1395" w:author="Arthur Parmentier" w:date="2020-05-19T15:30:00Z">
        <w:r>
          <w:t xml:space="preserve">, I first built a simple calibration process which would allow to compute the depth of the </w:t>
        </w:r>
      </w:ins>
      <w:ins w:id="1396" w:author="Arthur Parmentier" w:date="2020-05-19T15:31:00Z">
        <w:r>
          <w:t xml:space="preserve">torso of the user as well as its angle to the camera, before I realized that it was useless </w:t>
        </w:r>
      </w:ins>
      <w:ins w:id="1397" w:author="Arthur Parmentier" w:date="2020-05-19T15:32:00Z">
        <w:r>
          <w:t>in my use case and would only bring noise in the data.</w:t>
        </w:r>
      </w:ins>
    </w:p>
    <w:p w:rsidR="00F35BC0" w:rsidRDefault="00F35BC0">
      <w:pPr>
        <w:pStyle w:val="Titre6"/>
        <w:rPr>
          <w:ins w:id="1398" w:author="Arthur Parmentier" w:date="2020-05-19T15:32:00Z"/>
        </w:rPr>
        <w:pPrChange w:id="1399" w:author="Arthur Parmentier" w:date="2020-05-19T15:55:00Z">
          <w:pPr/>
        </w:pPrChange>
      </w:pPr>
      <w:ins w:id="1400" w:author="Arthur Parmentier" w:date="2020-05-19T15:55:00Z">
        <w:r>
          <w:t>Depth in SP</w:t>
        </w:r>
      </w:ins>
    </w:p>
    <w:p w:rsidR="009D75C8" w:rsidRDefault="00E715BE" w:rsidP="008F3623">
      <w:pPr>
        <w:rPr>
          <w:ins w:id="1401" w:author="Arthur Parmentier" w:date="2020-05-19T15:42:00Z"/>
        </w:rPr>
      </w:pPr>
      <w:ins w:id="1402" w:author="Arthur Parmentier" w:date="2020-05-19T15:35:00Z">
        <w:r>
          <w:t xml:space="preserve">My observation </w:t>
        </w:r>
      </w:ins>
      <w:ins w:id="1403" w:author="Arthur Parmentier" w:date="2020-05-19T15:38:00Z">
        <w:r w:rsidR="00FE10BB">
          <w:t>is that depth</w:t>
        </w:r>
      </w:ins>
      <w:ins w:id="1404" w:author="Arthur Parmentier" w:date="2020-05-19T15:40:00Z">
        <w:r w:rsidR="009D75C8">
          <w:t xml:space="preserve"> (z axis)</w:t>
        </w:r>
      </w:ins>
      <w:ins w:id="1405" w:author="Arthur Parmentier" w:date="2020-05-19T15:38:00Z">
        <w:r w:rsidR="00FE10BB">
          <w:t xml:space="preserve"> </w:t>
        </w:r>
      </w:ins>
      <w:ins w:id="1406" w:author="Arthur Parmentier" w:date="2020-05-19T15:35:00Z">
        <w:r>
          <w:t>is often not the most informative axi</w:t>
        </w:r>
      </w:ins>
      <w:ins w:id="1407" w:author="Arthur Parmentier" w:date="2020-05-19T15:36:00Z">
        <w:r>
          <w:t>s for recognizing SP gestures and even signs like “play” which</w:t>
        </w:r>
      </w:ins>
      <w:ins w:id="1408" w:author="Arthur Parmentier" w:date="2020-05-19T15:37:00Z">
        <w:r w:rsidR="00FE10BB">
          <w:t xml:space="preserve"> uses the </w:t>
        </w:r>
      </w:ins>
      <w:ins w:id="1409" w:author="Arthur Parmentier" w:date="2020-05-19T15:40:00Z">
        <w:r w:rsidR="009D75C8">
          <w:t>z</w:t>
        </w:r>
      </w:ins>
      <w:ins w:id="1410" w:author="Arthur Parmentier" w:date="2020-05-19T15:41:00Z">
        <w:r w:rsidR="009D75C8">
          <w:t xml:space="preserve"> </w:t>
        </w:r>
      </w:ins>
      <w:ins w:id="1411" w:author="Arthur Parmentier" w:date="2020-05-19T15:37:00Z">
        <w:r w:rsidR="00FE10BB">
          <w:t>dimension extensively can be recognized only by the movement of the body in 2D, from the p</w:t>
        </w:r>
      </w:ins>
      <w:ins w:id="1412" w:author="Arthur Parmentier" w:date="2020-05-19T15:38:00Z">
        <w:r w:rsidR="00FE10BB">
          <w:t>oint of view of the camera in front of the soundpainter.</w:t>
        </w:r>
      </w:ins>
    </w:p>
    <w:p w:rsidR="00E715BE" w:rsidRDefault="009D75C8" w:rsidP="008F3623">
      <w:pPr>
        <w:rPr>
          <w:ins w:id="1413" w:author="Arthur Parmentier" w:date="2020-05-19T16:00:00Z"/>
        </w:rPr>
      </w:pPr>
      <w:ins w:id="1414" w:author="Arthur Parmentier" w:date="2020-05-19T15:42:00Z">
        <w:r>
          <w:t>However, capturing dept</w:t>
        </w:r>
      </w:ins>
      <w:ins w:id="1415" w:author="Arthur Parmentier" w:date="2020-05-19T15:43:00Z">
        <w:r>
          <w:t xml:space="preserve">h is important for one special sign in SP, which is often called “entering the box”. Its specialty is that </w:t>
        </w:r>
      </w:ins>
      <w:ins w:id="1416" w:author="Arthur Parmentier" w:date="2020-05-19T15:44:00Z">
        <w:r>
          <w:t>this sign</w:t>
        </w:r>
      </w:ins>
      <w:ins w:id="1417" w:author="Arthur Parmentier" w:date="2020-05-19T15:45:00Z">
        <w:r>
          <w:t xml:space="preserve">, consisting in putting one foot in an abstract </w:t>
        </w:r>
      </w:ins>
      <w:ins w:id="1418" w:author="Arthur Parmentier" w:date="2020-05-19T15:46:00Z">
        <w:r>
          <w:t>“</w:t>
        </w:r>
      </w:ins>
      <w:ins w:id="1419" w:author="Arthur Parmentier" w:date="2020-05-19T15:45:00Z">
        <w:r>
          <w:t>box</w:t>
        </w:r>
      </w:ins>
      <w:ins w:id="1420" w:author="Arthur Parmentier" w:date="2020-05-19T15:46:00Z">
        <w:r>
          <w:t>”</w:t>
        </w:r>
      </w:ins>
      <w:ins w:id="1421" w:author="Arthur Parmentier" w:date="2020-05-19T15:45:00Z">
        <w:r>
          <w:t xml:space="preserve"> in front of the soundpainter,</w:t>
        </w:r>
      </w:ins>
      <w:ins w:id="1422" w:author="Arthur Parmentier" w:date="2020-05-19T15:44:00Z">
        <w:r>
          <w:t xml:space="preserve"> is used </w:t>
        </w:r>
      </w:ins>
      <w:ins w:id="1423" w:author="Arthur Parmentier" w:date="2020-05-19T15:47:00Z">
        <w:r w:rsidR="00395172">
          <w:t xml:space="preserve">in many SP modes </w:t>
        </w:r>
      </w:ins>
      <w:ins w:id="1424" w:author="Arthur Parmentier" w:date="2020-05-19T15:44:00Z">
        <w:r>
          <w:t>to significate “execute the request now”</w:t>
        </w:r>
      </w:ins>
      <w:ins w:id="1425" w:author="Arthur Parmentier" w:date="2020-05-19T15:47:00Z">
        <w:r w:rsidR="00395172">
          <w:t xml:space="preserve">; whether the request </w:t>
        </w:r>
        <w:r w:rsidR="00395172">
          <w:lastRenderedPageBreak/>
          <w:t>has been defined previously (default mode) or is being signed while the soundpainter has “ent</w:t>
        </w:r>
      </w:ins>
      <w:ins w:id="1426" w:author="Arthur Parmentier" w:date="2020-05-19T15:48:00Z">
        <w:r w:rsidR="00395172">
          <w:t>ered the box”.</w:t>
        </w:r>
      </w:ins>
      <w:ins w:id="1427" w:author="Arthur Parmentier" w:date="2020-05-19T15:49:00Z">
        <w:r w:rsidR="007D4E17">
          <w:t xml:space="preserve"> </w:t>
        </w:r>
      </w:ins>
      <w:ins w:id="1428" w:author="Arthur Parmentier" w:date="2020-05-19T21:41:00Z">
        <w:r w:rsidR="009D3597">
          <w:t xml:space="preserve">It is </w:t>
        </w:r>
      </w:ins>
      <w:ins w:id="1429" w:author="Arthur Parmentier" w:date="2020-05-19T21:47:00Z">
        <w:r w:rsidR="00214331">
          <w:t>only meaningful when</w:t>
        </w:r>
      </w:ins>
      <w:ins w:id="1430" w:author="Arthur Parmentier" w:date="2020-05-19T21:41:00Z">
        <w:r w:rsidR="009D3597">
          <w:t xml:space="preserve"> executed simultaneously to other signs, </w:t>
        </w:r>
      </w:ins>
      <w:ins w:id="1431" w:author="Arthur Parmentier" w:date="2020-05-19T21:42:00Z">
        <w:r w:rsidR="009D3597">
          <w:t>for instance</w:t>
        </w:r>
      </w:ins>
      <w:ins w:id="1432" w:author="Arthur Parmentier" w:date="2020-05-19T21:41:00Z">
        <w:r w:rsidR="009D3597">
          <w:t xml:space="preserve"> “go gestures” in default mode</w:t>
        </w:r>
      </w:ins>
      <w:ins w:id="1433" w:author="Arthur Parmentier" w:date="2020-05-19T21:42:00Z">
        <w:r w:rsidR="009D3597">
          <w:t xml:space="preserve"> or </w:t>
        </w:r>
      </w:ins>
      <w:ins w:id="1434" w:author="Arthur Parmentier" w:date="2020-05-19T21:41:00Z">
        <w:r w:rsidR="009D3597">
          <w:t>contents</w:t>
        </w:r>
      </w:ins>
      <w:ins w:id="1435" w:author="Arthur Parmentier" w:date="2020-05-19T21:42:00Z">
        <w:r w:rsidR="009D3597">
          <w:t xml:space="preserve"> in launch mode.</w:t>
        </w:r>
      </w:ins>
      <w:ins w:id="1436" w:author="Arthur Parmentier" w:date="2020-05-19T21:46:00Z">
        <w:r w:rsidR="00393470">
          <w:t xml:space="preserve"> </w:t>
        </w:r>
      </w:ins>
      <w:ins w:id="1437" w:author="Arthur Parmentier" w:date="2020-05-19T15:49:00Z">
        <w:r w:rsidR="007D4E17">
          <w:t xml:space="preserve">The </w:t>
        </w:r>
      </w:ins>
      <w:ins w:id="1438" w:author="Arthur Parmentier" w:date="2020-05-19T15:50:00Z">
        <w:r w:rsidR="005A7B09">
          <w:t>opposite</w:t>
        </w:r>
      </w:ins>
      <w:ins w:id="1439" w:author="Arthur Parmentier" w:date="2020-05-19T15:49:00Z">
        <w:r w:rsidR="007D4E17">
          <w:t xml:space="preserve"> sign “exiting the box” also has the very specific meaning of “g</w:t>
        </w:r>
      </w:ins>
      <w:ins w:id="1440" w:author="Arthur Parmentier" w:date="2020-05-19T15:50:00Z">
        <w:r w:rsidR="007D4E17">
          <w:t>etting back to default mode”.</w:t>
        </w:r>
      </w:ins>
    </w:p>
    <w:p w:rsidR="009C261B" w:rsidRDefault="009C261B" w:rsidP="009C261B">
      <w:pPr>
        <w:pStyle w:val="Titre6"/>
        <w:rPr>
          <w:ins w:id="1441" w:author="Arthur Parmentier" w:date="2020-05-19T16:01:00Z"/>
        </w:rPr>
      </w:pPr>
      <w:ins w:id="1442" w:author="Arthur Parmentier" w:date="2020-05-19T16:00:00Z">
        <w:r>
          <w:t>Reco</w:t>
        </w:r>
      </w:ins>
      <w:ins w:id="1443" w:author="Arthur Parmentier" w:date="2020-05-19T16:01:00Z">
        <w:r>
          <w:t xml:space="preserve">gnition without depth: compromises </w:t>
        </w:r>
      </w:ins>
      <w:ins w:id="1444" w:author="Arthur Parmentier" w:date="2020-05-20T11:39:00Z">
        <w:r w:rsidR="000506E4">
          <w:t>and simplifications of SP grammar</w:t>
        </w:r>
      </w:ins>
    </w:p>
    <w:p w:rsidR="009C261B" w:rsidRDefault="00A00963" w:rsidP="009C261B">
      <w:pPr>
        <w:rPr>
          <w:ins w:id="1445" w:author="Arthur Parmentier" w:date="2020-05-19T16:04:00Z"/>
        </w:rPr>
      </w:pPr>
      <w:ins w:id="1446" w:author="Arthur Parmentier" w:date="2020-05-19T16:03:00Z">
        <w:r>
          <w:t>Ideally, one would want to capture depth and abandon PoseNet for a better tracking method</w:t>
        </w:r>
      </w:ins>
      <w:ins w:id="1447" w:author="Arthur Parmentier" w:date="2020-05-19T20:01:00Z">
        <w:r w:rsidR="00D6200D">
          <w:t>:</w:t>
        </w:r>
      </w:ins>
    </w:p>
    <w:p w:rsidR="00A00963" w:rsidRDefault="00A00963" w:rsidP="00A00963">
      <w:pPr>
        <w:pStyle w:val="Paragraphedeliste"/>
        <w:numPr>
          <w:ilvl w:val="0"/>
          <w:numId w:val="26"/>
        </w:numPr>
        <w:rPr>
          <w:ins w:id="1448" w:author="Arthur Parmentier" w:date="2020-05-19T16:06:00Z"/>
        </w:rPr>
      </w:pPr>
      <w:ins w:id="1449" w:author="Arthur Parmentier" w:date="2020-05-19T16:04:00Z">
        <w:r>
          <w:t>Kinect</w:t>
        </w:r>
      </w:ins>
      <w:ins w:id="1450" w:author="Arthur Parmentier" w:date="2020-05-19T16:05:00Z">
        <w:r w:rsidR="005E2970">
          <w:t xml:space="preserve"> systems</w:t>
        </w:r>
      </w:ins>
      <w:ins w:id="1451" w:author="Arthur Parmentier" w:date="2020-05-19T16:04:00Z">
        <w:r>
          <w:t xml:space="preserve"> can capture depth</w:t>
        </w:r>
        <w:r w:rsidR="005E2970">
          <w:t xml:space="preserve"> </w:t>
        </w:r>
      </w:ins>
      <w:ins w:id="1452"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453" w:author="Arthur Parmentier" w:date="2020-05-19T16:09:00Z"/>
        </w:rPr>
      </w:pPr>
      <w:ins w:id="1454" w:author="Arthur Parmentier" w:date="2020-05-19T16:07:00Z">
        <w:r>
          <w:t xml:space="preserve">Motion capture suits are usually the most accurate and performant devices but their costs and </w:t>
        </w:r>
      </w:ins>
      <w:ins w:id="1455"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1456" w:author="Arthur Parmentier" w:date="2020-05-19T19:58:00Z"/>
        </w:rPr>
      </w:pPr>
      <w:ins w:id="1457" w:author="Arthur Parmentier" w:date="2020-05-19T16:10:00Z">
        <w:r>
          <w:t>OpenPose</w:t>
        </w:r>
        <w:r>
          <w:rPr>
            <w:rStyle w:val="Appelnotedebasdep"/>
          </w:rPr>
          <w:footnoteReference w:id="18"/>
        </w:r>
      </w:ins>
      <w:ins w:id="1460" w:author="Arthur Parmentier" w:date="2020-05-19T16:14:00Z">
        <w:r w:rsidR="00A516F0">
          <w:t xml:space="preserve"> </w:t>
        </w:r>
      </w:ins>
      <w:ins w:id="1461" w:author="Arthur Parmentier" w:date="2020-05-19T16:15:00Z">
        <w:r w:rsidR="00A516F0">
          <w:t>is the main realistic alternative to Po</w:t>
        </w:r>
      </w:ins>
      <w:ins w:id="1462" w:author="Arthur Parmentier" w:date="2020-05-19T16:16:00Z">
        <w:r w:rsidR="00A516F0">
          <w:t>seNet at this moment</w:t>
        </w:r>
      </w:ins>
      <w:ins w:id="1463" w:author="Arthur Parmentier" w:date="2020-05-19T19:48:00Z">
        <w:r w:rsidR="009A7725">
          <w:t xml:space="preserve">; it supports 3D triangulation from multiple view (like two cameras orthogonal to the soundpainter) </w:t>
        </w:r>
      </w:ins>
      <w:ins w:id="1464" w:author="Arthur Parmentier" w:date="2020-05-19T16:16:00Z">
        <w:r w:rsidR="00A516F0">
          <w:t>but could not be ported to Max without much hassle</w:t>
        </w:r>
        <w:r w:rsidR="00A516F0">
          <w:rPr>
            <w:rStyle w:val="Appelnotedebasdep"/>
          </w:rPr>
          <w:footnoteReference w:id="19"/>
        </w:r>
      </w:ins>
    </w:p>
    <w:p w:rsidR="009A7725" w:rsidRPr="009C261B" w:rsidRDefault="009A7725">
      <w:pPr>
        <w:pStyle w:val="Paragraphedeliste"/>
        <w:numPr>
          <w:ilvl w:val="0"/>
          <w:numId w:val="26"/>
        </w:numPr>
        <w:rPr>
          <w:ins w:id="1478" w:author="Arthur Parmentier" w:date="2020-05-19T15:50:00Z"/>
        </w:rPr>
        <w:pPrChange w:id="1479" w:author="Arthur Parmentier" w:date="2020-05-19T16:04:00Z">
          <w:pPr/>
        </w:pPrChange>
      </w:pPr>
      <w:ins w:id="1480" w:author="Arthur Parmentier" w:date="2020-05-19T19:58:00Z">
        <w:r>
          <w:t xml:space="preserve">Some </w:t>
        </w:r>
      </w:ins>
      <w:ins w:id="1481" w:author="Arthur Parmentier" w:date="2020-05-19T19:59:00Z">
        <w:r>
          <w:t xml:space="preserve">learnable triangulation </w:t>
        </w:r>
        <w:r w:rsidR="00F707EB">
          <w:t>methods are being developed recently</w:t>
        </w:r>
        <w:r w:rsidR="00F707EB">
          <w:rPr>
            <w:rStyle w:val="Appelnotedebasdep"/>
          </w:rPr>
          <w:footnoteReference w:id="20"/>
        </w:r>
        <w:r w:rsidR="00F707EB">
          <w:t xml:space="preserve"> </w:t>
        </w:r>
      </w:ins>
      <w:ins w:id="1486" w:author="Arthur Parmentier" w:date="2020-05-19T20:02:00Z">
        <w:r w:rsidR="00D6200D">
          <w:t>yet</w:t>
        </w:r>
      </w:ins>
      <w:ins w:id="1487" w:author="Arthur Parmentier" w:date="2020-05-19T19:59:00Z">
        <w:r w:rsidR="00F707EB">
          <w:t xml:space="preserve"> far from portable to my project</w:t>
        </w:r>
      </w:ins>
    </w:p>
    <w:p w:rsidR="00D6200D" w:rsidRDefault="00D6200D" w:rsidP="00D6200D">
      <w:pPr>
        <w:rPr>
          <w:ins w:id="1488" w:author="Arthur Parmentier" w:date="2020-05-19T22:45:00Z"/>
        </w:rPr>
      </w:pPr>
      <w:ins w:id="1489" w:author="Arthur Parmentier" w:date="2020-05-19T20:01:00Z">
        <w:r>
          <w:t>PoseNet appears like the best compromise</w:t>
        </w:r>
      </w:ins>
      <w:ins w:id="1490" w:author="Arthur Parmentier" w:date="2020-05-19T20:03:00Z">
        <w:r>
          <w:t xml:space="preserve"> for th</w:t>
        </w:r>
      </w:ins>
      <w:ins w:id="1491" w:author="Arthur Parmentier" w:date="2020-05-19T22:49:00Z">
        <w:r w:rsidR="008706E0">
          <w:t>is particular</w:t>
        </w:r>
      </w:ins>
      <w:ins w:id="1492" w:author="Arthur Parmentier" w:date="2020-05-19T20:03:00Z">
        <w:r>
          <w:t xml:space="preserve"> use case</w:t>
        </w:r>
      </w:ins>
      <w:ins w:id="1493" w:author="Arthur Parmentier" w:date="2020-05-19T22:50:00Z">
        <w:r w:rsidR="008706E0">
          <w:t>, its goals and under the constraints</w:t>
        </w:r>
      </w:ins>
      <w:ins w:id="1494" w:author="Arthur Parmentier" w:date="2020-05-19T20:03:00Z">
        <w:r>
          <w:t xml:space="preserve"> of this project.</w:t>
        </w:r>
      </w:ins>
      <w:ins w:id="1495" w:author="Arthur Parmentier" w:date="2020-05-19T21:52:00Z">
        <w:r w:rsidR="00F45509">
          <w:br/>
        </w:r>
      </w:ins>
      <w:ins w:id="1496" w:author="Arthur Parmentier" w:date="2020-05-19T20:04:00Z">
        <w:r>
          <w:t xml:space="preserve">In </w:t>
        </w:r>
      </w:ins>
      <w:ins w:id="1497" w:author="Arthur Parmentier" w:date="2020-05-19T21:53:00Z">
        <w:r w:rsidR="00F45509">
          <w:t>theory</w:t>
        </w:r>
      </w:ins>
      <w:ins w:id="1498" w:author="Arthur Parmentier" w:date="2020-05-19T20:04:00Z">
        <w:r>
          <w:t>, it would be sufficient to add a simple external hardware of software mechanism to know whether the soundpainter has “</w:t>
        </w:r>
      </w:ins>
      <w:ins w:id="1499" w:author="Arthur Parmentier" w:date="2020-05-19T20:05:00Z">
        <w:r>
          <w:t>entered the box” or not to remove the greatest part of the problem</w:t>
        </w:r>
      </w:ins>
      <w:ins w:id="1500" w:author="Arthur Parmentier" w:date="2020-05-19T22:47:00Z">
        <w:r w:rsidR="00B832E8">
          <w:t>. One could for instance t</w:t>
        </w:r>
      </w:ins>
      <w:ins w:id="1501" w:author="Arthur Parmentier" w:date="2020-05-19T22:48:00Z">
        <w:r w:rsidR="00B832E8">
          <w:t xml:space="preserve">hink of using a numeric carpet of a simple tracker of relative feet </w:t>
        </w:r>
        <w:r w:rsidR="007B3735">
          <w:t>d</w:t>
        </w:r>
      </w:ins>
      <w:ins w:id="1502" w:author="Arthur Parmentier" w:date="2020-05-19T22:49:00Z">
        <w:r w:rsidR="007B3735">
          <w:t>istance on the z axis</w:t>
        </w:r>
      </w:ins>
      <w:ins w:id="1503" w:author="Arthur Parmentier" w:date="2020-05-19T22:48:00Z">
        <w:r w:rsidR="00B832E8">
          <w:t xml:space="preserve"> to achieve this.</w:t>
        </w:r>
      </w:ins>
      <w:ins w:id="1504" w:author="Arthur Parmentier" w:date="2020-05-19T21:52:00Z">
        <w:r w:rsidR="00F45509">
          <w:br/>
        </w:r>
      </w:ins>
      <w:ins w:id="1505" w:author="Arthur Parmentier" w:date="2020-05-19T21:53:00Z">
        <w:r w:rsidR="00F45509">
          <w:t xml:space="preserve">In fact, </w:t>
        </w:r>
      </w:ins>
      <w:ins w:id="1506" w:author="Arthur Parmentier" w:date="2020-05-19T21:54:00Z">
        <w:r w:rsidR="00F45509">
          <w:t xml:space="preserve">I chose to work primarily on the default mode as my use case. In this mode, </w:t>
        </w:r>
      </w:ins>
      <w:ins w:id="1507" w:author="Arthur Parmentier" w:date="2020-05-19T21:56:00Z">
        <w:r w:rsidR="00F45509">
          <w:t>the</w:t>
        </w:r>
      </w:ins>
      <w:ins w:id="1508" w:author="Arthur Parmentier" w:date="2020-05-19T21:57:00Z">
        <w:r w:rsidR="00F45509">
          <w:t xml:space="preserve"> practical</w:t>
        </w:r>
      </w:ins>
      <w:ins w:id="1509" w:author="Arthur Parmentier" w:date="2020-05-19T21:56:00Z">
        <w:r w:rsidR="00F45509">
          <w:t xml:space="preserve"> use of the “go gesture</w:t>
        </w:r>
      </w:ins>
      <w:ins w:id="1510" w:author="Arthur Parmentier" w:date="2020-05-19T21:57:00Z">
        <w:r w:rsidR="00F45509">
          <w:t>”</w:t>
        </w:r>
      </w:ins>
      <w:ins w:id="1511" w:author="Arthur Parmentier" w:date="2020-05-19T22:20:00Z">
        <w:r w:rsidR="000B345C">
          <w:t xml:space="preserve"> “play”</w:t>
        </w:r>
      </w:ins>
      <w:ins w:id="1512" w:author="Arthur Parmentier" w:date="2020-05-19T21:57:00Z">
        <w:r w:rsidR="00F45509">
          <w:t xml:space="preserve"> is always associated with “entering the box”</w:t>
        </w:r>
        <w:r w:rsidR="00F45509">
          <w:rPr>
            <w:rStyle w:val="Appelnotedebasdep"/>
          </w:rPr>
          <w:footnoteReference w:id="21"/>
        </w:r>
      </w:ins>
      <w:ins w:id="1546" w:author="Arthur Parmentier" w:date="2020-05-19T22:19:00Z">
        <w:r w:rsidR="000B345C">
          <w:t xml:space="preserve"> </w:t>
        </w:r>
      </w:ins>
      <w:ins w:id="1547" w:author="Arthur Parmentier" w:date="2020-05-19T22:20:00Z">
        <w:r w:rsidR="00FE27EB">
          <w:t xml:space="preserve">while even if the use of other “go </w:t>
        </w:r>
        <w:r w:rsidR="00FE27EB">
          <w:lastRenderedPageBreak/>
          <w:t>gestures” such as “</w:t>
        </w:r>
      </w:ins>
      <w:ins w:id="1548" w:author="Arthur Parmentier" w:date="2020-05-19T22:22:00Z">
        <w:r w:rsidR="00FE27EB">
          <w:t>S</w:t>
        </w:r>
      </w:ins>
      <w:ins w:id="1549" w:author="Arthur Parmentier" w:date="2020-05-19T22:20:00Z">
        <w:r w:rsidR="00FE27EB">
          <w:t>lowly enter” is not</w:t>
        </w:r>
      </w:ins>
      <w:ins w:id="1550" w:author="Arthur Parmentier" w:date="2020-05-19T22:21:00Z">
        <w:r w:rsidR="00FE27EB">
          <w:t xml:space="preserve"> always </w:t>
        </w:r>
      </w:ins>
      <w:ins w:id="1551" w:author="Arthur Parmentier" w:date="2020-05-19T22:20:00Z">
        <w:r w:rsidR="00FE27EB">
          <w:t>with “entering the box”</w:t>
        </w:r>
      </w:ins>
      <w:ins w:id="1552" w:author="Arthur Parmentier" w:date="2020-05-19T22:21:00Z">
        <w:r w:rsidR="00FE27EB">
          <w:t xml:space="preserve">, a simplified version of the grammar can </w:t>
        </w:r>
      </w:ins>
      <w:ins w:id="1553" w:author="Arthur Parmentier" w:date="2020-05-19T22:22:00Z">
        <w:r w:rsidR="00FE27EB">
          <w:t>easily assume that “entering the box” is always performed with “go gestures”</w:t>
        </w:r>
        <w:r w:rsidR="000459FB">
          <w:t xml:space="preserve">, without </w:t>
        </w:r>
      </w:ins>
      <w:ins w:id="1554"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555" w:author="Arthur Parmentier" w:date="2020-05-20T11:27:00Z"/>
        </w:rPr>
      </w:pPr>
      <w:ins w:id="1556" w:author="Arthur Parmentier" w:date="2020-05-19T22:45:00Z">
        <w:r>
          <w:t>With this</w:t>
        </w:r>
      </w:ins>
      <w:ins w:id="1557" w:author="Arthur Parmentier" w:date="2020-05-19T22:46:00Z">
        <w:r>
          <w:t xml:space="preserve"> </w:t>
        </w:r>
      </w:ins>
      <w:ins w:id="1558" w:author="Arthur Parmentier" w:date="2020-05-19T22:45:00Z">
        <w:r>
          <w:t>simplification in m</w:t>
        </w:r>
      </w:ins>
      <w:ins w:id="1559" w:author="Arthur Parmentier" w:date="2020-05-19T22:46:00Z">
        <w:r>
          <w:t xml:space="preserve">ind, a 2D tracking </w:t>
        </w:r>
      </w:ins>
      <w:ins w:id="1560" w:author="Arthur Parmentier" w:date="2020-05-19T22:47:00Z">
        <w:r>
          <w:t xml:space="preserve">of the full body </w:t>
        </w:r>
      </w:ins>
      <w:ins w:id="1561" w:author="Arthur Parmentier" w:date="2020-05-19T22:46:00Z">
        <w:r>
          <w:t xml:space="preserve">is </w:t>
        </w:r>
      </w:ins>
      <w:ins w:id="1562" w:author="Arthur Parmentier" w:date="2020-05-19T22:53:00Z">
        <w:r w:rsidR="00BF2076">
          <w:t>enough</w:t>
        </w:r>
      </w:ins>
      <w:ins w:id="1563" w:author="Arthur Parmentier" w:date="2020-05-19T22:47:00Z">
        <w:r>
          <w:t xml:space="preserve"> </w:t>
        </w:r>
      </w:ins>
      <w:ins w:id="1564" w:author="Arthur Parmentier" w:date="2020-05-19T22:53:00Z">
        <w:r w:rsidR="00BF2076">
          <w:t xml:space="preserve">to cover the </w:t>
        </w:r>
      </w:ins>
      <w:ins w:id="1565" w:author="Arthur Parmentier" w:date="2020-05-19T22:54:00Z">
        <w:r w:rsidR="00BF2076">
          <w:t>default mode.</w:t>
        </w:r>
      </w:ins>
      <w:ins w:id="1566" w:author="Arthur Parmentier" w:date="2020-05-19T22:57:00Z">
        <w:r w:rsidR="00BF2076">
          <w:t xml:space="preserve"> But what about</w:t>
        </w:r>
      </w:ins>
      <w:ins w:id="1567" w:author="Arthur Parmentier" w:date="2020-05-19T22:58:00Z">
        <w:r w:rsidR="00BF2076">
          <w:t xml:space="preserve"> over modes, that also make use of the “box” in a different way?</w:t>
        </w:r>
        <w:r w:rsidR="00BF2076">
          <w:br/>
        </w:r>
      </w:ins>
      <w:ins w:id="1568" w:author="Arthur Parmentier" w:date="2020-05-19T22:59:00Z">
        <w:r w:rsidR="00BF2076">
          <w:t>Interestingly, most other SP modes that I am aware of</w:t>
        </w:r>
      </w:ins>
      <w:ins w:id="1569" w:author="Arthur Parmentier" w:date="2020-05-19T23:01:00Z">
        <w:r w:rsidR="00BF2076">
          <w:t xml:space="preserve"> are using immediate requests rather than structured requests</w:t>
        </w:r>
      </w:ins>
      <w:ins w:id="1570" w:author="Arthur Parmentier" w:date="2020-05-20T11:19:00Z">
        <w:r w:rsidR="00C907A8">
          <w:t>, and the soundpainter is always standing in the “box”</w:t>
        </w:r>
      </w:ins>
      <w:ins w:id="1571" w:author="Arthur Parmentier" w:date="2020-05-20T11:20:00Z">
        <w:r w:rsidR="00C907A8">
          <w:t xml:space="preserve"> when using these modes</w:t>
        </w:r>
      </w:ins>
      <w:ins w:id="1572" w:author="Arthur Parmentier" w:date="2020-05-19T23:02:00Z">
        <w:r w:rsidR="00BF2076">
          <w:t>.</w:t>
        </w:r>
        <w:r w:rsidR="00F24850">
          <w:t xml:space="preserve"> In other words, </w:t>
        </w:r>
      </w:ins>
      <w:ins w:id="1573" w:author="Arthur Parmentier" w:date="2020-05-19T23:03:00Z">
        <w:r w:rsidR="00F24850">
          <w:t>signing “outside the box”</w:t>
        </w:r>
      </w:ins>
      <w:ins w:id="1574" w:author="Arthur Parmentier" w:date="2020-05-20T11:21:00Z">
        <w:r w:rsidR="00C907A8">
          <w:t>, not in real-time</w:t>
        </w:r>
      </w:ins>
      <w:ins w:id="1575" w:author="Arthur Parmentier" w:date="2020-05-20T11:22:00Z">
        <w:r w:rsidR="00C907A8">
          <w:t>, to make</w:t>
        </w:r>
      </w:ins>
      <w:ins w:id="1576" w:author="Arthur Parmentier" w:date="2020-05-19T23:03:00Z">
        <w:r w:rsidR="00F24850">
          <w:t xml:space="preserve"> </w:t>
        </w:r>
      </w:ins>
      <w:ins w:id="1577" w:author="Arthur Parmentier" w:date="2020-05-20T11:22:00Z">
        <w:r w:rsidR="00C907A8">
          <w:t xml:space="preserve">structured requests </w:t>
        </w:r>
      </w:ins>
      <w:ins w:id="1578" w:author="Arthur Parmentier" w:date="2020-05-20T11:23:00Z">
        <w:r w:rsidR="00C907A8">
          <w:t>is particular to the default mode</w:t>
        </w:r>
      </w:ins>
      <w:ins w:id="1579" w:author="Arthur Parmentier" w:date="2020-05-19T23:03:00Z">
        <w:r w:rsidR="00F24850">
          <w:t>.</w:t>
        </w:r>
      </w:ins>
      <w:ins w:id="1580" w:author="Arthur Parmentier" w:date="2020-05-19T23:04:00Z">
        <w:r w:rsidR="00F24850">
          <w:rPr>
            <w:rStyle w:val="Appelnotedebasdep"/>
          </w:rPr>
          <w:footnoteReference w:id="22"/>
        </w:r>
      </w:ins>
      <w:ins w:id="1589" w:author="Arthur Parmentier" w:date="2020-05-19T23:08:00Z">
        <w:r w:rsidR="00833F14">
          <w:t xml:space="preserve"> By entering</w:t>
        </w:r>
      </w:ins>
      <w:ins w:id="1590" w:author="Arthur Parmentier" w:date="2020-05-19T23:09:00Z">
        <w:r w:rsidR="00833F14">
          <w:t xml:space="preserve"> or exiting</w:t>
        </w:r>
      </w:ins>
      <w:ins w:id="1591" w:author="Arthur Parmentier" w:date="2020-05-19T23:08:00Z">
        <w:r w:rsidR="00833F14">
          <w:t xml:space="preserve"> </w:t>
        </w:r>
      </w:ins>
      <w:ins w:id="1592" w:author="Arthur Parmentier" w:date="2020-05-19T23:09:00Z">
        <w:r w:rsidR="00833F14">
          <w:t>other</w:t>
        </w:r>
      </w:ins>
      <w:ins w:id="1593" w:author="Arthur Parmentier" w:date="2020-05-19T23:08:00Z">
        <w:r w:rsidR="00833F14">
          <w:t xml:space="preserve"> mode</w:t>
        </w:r>
      </w:ins>
      <w:ins w:id="1594" w:author="Arthur Parmentier" w:date="2020-05-19T23:09:00Z">
        <w:r w:rsidR="00833F14">
          <w:t>s</w:t>
        </w:r>
      </w:ins>
      <w:ins w:id="1595" w:author="Arthur Parmentier" w:date="2020-05-19T23:08:00Z">
        <w:r w:rsidR="00833F14">
          <w:t xml:space="preserve"> (marked with </w:t>
        </w:r>
      </w:ins>
      <w:ins w:id="1596" w:author="Arthur Parmentier" w:date="2020-05-19T23:09:00Z">
        <w:r w:rsidR="00833F14">
          <w:t>their</w:t>
        </w:r>
      </w:ins>
      <w:ins w:id="1597" w:author="Arthur Parmentier" w:date="2020-05-19T23:08:00Z">
        <w:r w:rsidR="00833F14">
          <w:t xml:space="preserve"> “enter</w:t>
        </w:r>
      </w:ins>
      <w:ins w:id="1598" w:author="Arthur Parmentier" w:date="2020-05-19T23:09:00Z">
        <w:r w:rsidR="00833F14">
          <w:t xml:space="preserve">” and “exit” signs), the program should be able </w:t>
        </w:r>
      </w:ins>
      <w:ins w:id="1599" w:author="Arthur Parmentier" w:date="2020-05-19T23:10:00Z">
        <w:r w:rsidR="00833F14">
          <w:t>to know whether requests must be considered immediate requests</w:t>
        </w:r>
      </w:ins>
      <w:ins w:id="1600" w:author="Arthur Parmentier" w:date="2020-05-19T23:11:00Z">
        <w:r w:rsidR="00833F14">
          <w:t xml:space="preserve"> </w:t>
        </w:r>
      </w:ins>
      <w:ins w:id="1601" w:author="Arthur Parmentier" w:date="2020-05-19T23:10:00Z">
        <w:r w:rsidR="00833F14">
          <w:t>or structured, delayed ones</w:t>
        </w:r>
      </w:ins>
      <w:ins w:id="1602" w:author="Arthur Parmentier" w:date="2020-05-19T23:11:00Z">
        <w:r w:rsidR="00833F14">
          <w:rPr>
            <w:rStyle w:val="Appelnotedebasdep"/>
          </w:rPr>
          <w:footnoteReference w:id="23"/>
        </w:r>
      </w:ins>
      <w:ins w:id="1611" w:author="Arthur Parmentier" w:date="2020-05-20T11:25:00Z">
        <w:r w:rsidR="00337510">
          <w:t>.</w:t>
        </w:r>
      </w:ins>
    </w:p>
    <w:p w:rsidR="00337510" w:rsidRDefault="00337510">
      <w:pPr>
        <w:rPr>
          <w:ins w:id="1612" w:author="Arthur Parmentier" w:date="2020-05-20T11:39:00Z"/>
        </w:rPr>
      </w:pPr>
      <w:ins w:id="1613" w:author="Arthur Parmentier" w:date="2020-05-20T11:27:00Z">
        <w:r>
          <w:t xml:space="preserve">In conclusion, </w:t>
        </w:r>
      </w:ins>
      <w:ins w:id="1614" w:author="Arthur Parmentier" w:date="2020-05-20T11:40:00Z">
        <w:r w:rsidR="00B307BE">
          <w:t xml:space="preserve">although more expensive or complex systems would allow for full 3D tracking of the body, </w:t>
        </w:r>
      </w:ins>
      <w:ins w:id="1615" w:author="Arthur Parmentier" w:date="2020-05-20T11:27:00Z">
        <w:r>
          <w:t>PoseNet</w:t>
        </w:r>
      </w:ins>
      <w:ins w:id="1616" w:author="Arthur Parmentier" w:date="2020-05-20T11:29:00Z">
        <w:r w:rsidR="000506E4">
          <w:t xml:space="preserve"> </w:t>
        </w:r>
      </w:ins>
      <w:ins w:id="1617" w:author="Arthur Parmentier" w:date="2020-05-20T11:30:00Z">
        <w:r w:rsidR="000506E4">
          <w:t xml:space="preserve">is suitable for </w:t>
        </w:r>
      </w:ins>
      <w:ins w:id="1618" w:author="Arthur Parmentier" w:date="2020-05-20T11:31:00Z">
        <w:r w:rsidR="000506E4">
          <w:t>building most features at the body scale relevant to SP</w:t>
        </w:r>
      </w:ins>
      <w:ins w:id="1619" w:author="Arthur Parmentier" w:date="2020-05-20T11:40:00Z">
        <w:r w:rsidR="00B21279">
          <w:t xml:space="preserve"> and is the most adapted technology in the frame of this project</w:t>
        </w:r>
      </w:ins>
      <w:ins w:id="1620" w:author="Arthur Parmentier" w:date="2020-05-20T11:31:00Z">
        <w:r w:rsidR="000506E4">
          <w:t>.</w:t>
        </w:r>
      </w:ins>
      <w:ins w:id="1621" w:author="Arthur Parmentier" w:date="2020-05-20T11:41:00Z">
        <w:r w:rsidR="00B21279">
          <w:br/>
        </w:r>
      </w:ins>
      <w:ins w:id="1622" w:author="Arthur Parmentier" w:date="2020-05-20T11:33:00Z">
        <w:r w:rsidR="000506E4">
          <w:t>From the observation of correlations between missing depth features and known signs/features, we are able</w:t>
        </w:r>
      </w:ins>
      <w:ins w:id="1623" w:author="Arthur Parmentier" w:date="2020-05-20T11:34:00Z">
        <w:r w:rsidR="000506E4">
          <w:t xml:space="preserve"> to make a small simplification of the SP grammar by assuming that </w:t>
        </w:r>
      </w:ins>
      <w:ins w:id="1624" w:author="Arthur Parmentier" w:date="2020-05-20T11:35:00Z">
        <w:r w:rsidR="000506E4">
          <w:t xml:space="preserve">the requests must </w:t>
        </w:r>
      </w:ins>
      <w:ins w:id="1625" w:author="Arthur Parmentier" w:date="2020-05-20T11:36:00Z">
        <w:r w:rsidR="000506E4">
          <w:t>be executed immediately when “go gestures” are used, and that in every mode but the default one, the requests are immediate.</w:t>
        </w:r>
      </w:ins>
      <w:ins w:id="1626" w:author="Arthur Parmentier" w:date="2020-05-20T11:37:00Z">
        <w:r w:rsidR="000506E4">
          <w:t xml:space="preserve"> Under these assumptions, PoseNet is sufficient to build all necessary features to </w:t>
        </w:r>
      </w:ins>
      <w:ins w:id="1627" w:author="Arthur Parmentier" w:date="2020-05-20T11:38:00Z">
        <w:r w:rsidR="000506E4">
          <w:t>recognize</w:t>
        </w:r>
      </w:ins>
      <w:ins w:id="1628" w:author="Arthur Parmentier" w:date="2020-05-20T11:37:00Z">
        <w:r w:rsidR="000506E4">
          <w:t xml:space="preserve"> SP signs at the body scale.</w:t>
        </w:r>
      </w:ins>
    </w:p>
    <w:p w:rsidR="00774F33" w:rsidRDefault="000340B7" w:rsidP="000340B7">
      <w:pPr>
        <w:pStyle w:val="Titre5"/>
        <w:rPr>
          <w:ins w:id="1629" w:author="Arthur Parmentier" w:date="2020-05-20T11:41:00Z"/>
        </w:rPr>
      </w:pPr>
      <w:ins w:id="1630" w:author="Arthur Parmentier" w:date="2020-05-20T11:41:00Z">
        <w:r>
          <w:t>Building features</w:t>
        </w:r>
      </w:ins>
    </w:p>
    <w:p w:rsidR="003D367C" w:rsidRDefault="00F71238" w:rsidP="003D367C">
      <w:pPr>
        <w:rPr>
          <w:ins w:id="1631" w:author="Arthur Parmentier" w:date="2020-05-20T15:19:00Z"/>
        </w:rPr>
      </w:pPr>
      <w:ins w:id="1632"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633" w:author="Arthur Parmentier" w:date="2020-05-20T15:24:00Z"/>
        </w:rPr>
      </w:pPr>
      <w:ins w:id="1634" w:author="Arthur Parmentier" w:date="2020-05-20T15:30:00Z">
        <w:r>
          <w:t>The set of features shou</w:t>
        </w:r>
      </w:ins>
      <w:ins w:id="1635" w:author="Arthur Parmentier" w:date="2020-05-20T15:31:00Z">
        <w:r>
          <w:t xml:space="preserve">ld </w:t>
        </w:r>
      </w:ins>
      <w:ins w:id="1636" w:author="Arthur Parmentier" w:date="2020-05-20T19:02:00Z">
        <w:r w:rsidR="00830C1A">
          <w:t>reduce to the</w:t>
        </w:r>
      </w:ins>
      <w:ins w:id="1637" w:author="Arthur Parmentier" w:date="2020-05-20T15:31:00Z">
        <w:r>
          <w:t xml:space="preserve"> lowest number of dimensions, while still being meaningful, </w:t>
        </w:r>
      </w:ins>
      <w:ins w:id="1638" w:author="Arthur Parmentier" w:date="2020-05-20T19:02:00Z">
        <w:r w:rsidR="00830C1A">
          <w:t xml:space="preserve">in order </w:t>
        </w:r>
      </w:ins>
      <w:ins w:id="1639" w:author="Arthur Parmentier" w:date="2020-05-20T15:31:00Z">
        <w:r>
          <w:t xml:space="preserve">to avoid the </w:t>
        </w:r>
      </w:ins>
      <w:ins w:id="1640" w:author="Arthur Parmentier" w:date="2020-05-20T19:03:00Z">
        <w:r w:rsidR="00FE52CB">
          <w:t>so-called “</w:t>
        </w:r>
      </w:ins>
      <w:ins w:id="1641" w:author="Arthur Parmentier" w:date="2020-05-20T15:31:00Z">
        <w:r>
          <w:t>curse of dimensionality</w:t>
        </w:r>
      </w:ins>
      <w:ins w:id="1642" w:author="Arthur Parmentier" w:date="2020-05-20T19:03:00Z">
        <w:r w:rsidR="00FE52CB">
          <w:t>” problem</w:t>
        </w:r>
      </w:ins>
      <w:ins w:id="1643" w:author="Arthur Parmentier" w:date="2020-05-20T15:31:00Z">
        <w:r>
          <w:t xml:space="preserve">. </w:t>
        </w:r>
      </w:ins>
      <w:ins w:id="1644" w:author="Arthur Parmentier" w:date="2020-05-20T19:03:00Z">
        <w:r w:rsidR="003D04EE">
          <w:t>It</w:t>
        </w:r>
      </w:ins>
      <w:ins w:id="1645" w:author="Arthur Parmentier" w:date="2020-05-20T15:31:00Z">
        <w:r>
          <w:t xml:space="preserve"> can for instance be solved with a principal</w:t>
        </w:r>
      </w:ins>
      <w:ins w:id="1646" w:author="Arthur Parmentier" w:date="2020-05-20T15:32:00Z">
        <w:r>
          <w:t xml:space="preserve"> component </w:t>
        </w:r>
      </w:ins>
      <w:ins w:id="1647" w:author="Arthur Parmentier" w:date="2020-05-20T19:03:00Z">
        <w:r w:rsidR="0080466C">
          <w:t>analysis which in general provides the best set of features</w:t>
        </w:r>
      </w:ins>
      <w:ins w:id="1648" w:author="Arthur Parmentier" w:date="2020-05-20T19:04:00Z">
        <w:r w:rsidR="0080466C">
          <w:t xml:space="preserve"> to a given classification problem</w:t>
        </w:r>
      </w:ins>
      <w:ins w:id="1649" w:author="Arthur Parmentier" w:date="2020-05-20T19:03:00Z">
        <w:r w:rsidR="0080466C">
          <w:t>; h</w:t>
        </w:r>
      </w:ins>
      <w:ins w:id="1650" w:author="Arthur Parmentier" w:date="2020-05-20T15:33:00Z">
        <w:r>
          <w:t>owever, in our case, we want the features to always remain interpretable to the user, so that we cannot afford such a transformation.</w:t>
        </w:r>
      </w:ins>
      <w:ins w:id="1651" w:author="Arthur Parmentier" w:date="2020-05-20T15:34:00Z">
        <w:r>
          <w:t xml:space="preserve"> Instead, we should only keep the most significant joints in PoseNet outpu</w:t>
        </w:r>
      </w:ins>
      <w:ins w:id="1652" w:author="Arthur Parmentier" w:date="2020-05-20T15:35:00Z">
        <w:r>
          <w:t xml:space="preserve">t such as the wrists or elbows positions, discarding less significant ones </w:t>
        </w:r>
      </w:ins>
      <w:ins w:id="1653" w:author="Arthur Parmentier" w:date="2020-05-20T15:36:00Z">
        <w:r>
          <w:t xml:space="preserve">(for SP) </w:t>
        </w:r>
      </w:ins>
      <w:ins w:id="1654" w:author="Arthur Parmentier" w:date="2020-05-20T15:35:00Z">
        <w:r>
          <w:t xml:space="preserve">such as the nose or hips. However, if the user wants to build its own set of signs that </w:t>
        </w:r>
      </w:ins>
      <w:ins w:id="1655"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656" w:author="Arthur Parmentier" w:date="2020-05-20T19:10:00Z"/>
        </w:rPr>
      </w:pPr>
      <w:ins w:id="1657" w:author="Arthur Parmentier" w:date="2020-05-20T15:27:00Z">
        <w:r>
          <w:lastRenderedPageBreak/>
          <w:t xml:space="preserve">The </w:t>
        </w:r>
      </w:ins>
      <w:ins w:id="1658" w:author="Arthur Parmentier" w:date="2020-05-20T15:38:00Z">
        <w:r w:rsidR="00D2561F">
          <w:t xml:space="preserve">features must be invariant to transformations that are not meaningful and do not correspond </w:t>
        </w:r>
      </w:ins>
      <w:ins w:id="1659" w:author="Arthur Parmentier" w:date="2020-05-20T15:39:00Z">
        <w:r w:rsidR="00D2561F">
          <w:t>to any sign. In particular, the features must be translation</w:t>
        </w:r>
        <w:r w:rsidR="001014E8">
          <w:t>-</w:t>
        </w:r>
      </w:ins>
      <w:ins w:id="1660" w:author="Arthur Parmentier" w:date="2020-05-20T15:40:00Z">
        <w:r w:rsidR="001014E8">
          <w:t xml:space="preserve"> &amp;</w:t>
        </w:r>
      </w:ins>
      <w:ins w:id="1661" w:author="Arthur Parmentier" w:date="2020-05-20T15:39:00Z">
        <w:r w:rsidR="00D2561F">
          <w:t xml:space="preserve"> rotation</w:t>
        </w:r>
      </w:ins>
      <w:ins w:id="1662" w:author="Arthur Parmentier" w:date="2020-05-20T15:40:00Z">
        <w:r w:rsidR="001014E8">
          <w:t>-invariants</w:t>
        </w:r>
      </w:ins>
      <w:ins w:id="1663" w:author="Arthur Parmentier" w:date="2020-05-20T19:07:00Z">
        <w:r w:rsidR="007012CB">
          <w:t xml:space="preserve"> and</w:t>
        </w:r>
      </w:ins>
      <w:ins w:id="1664" w:author="Arthur Parmentier" w:date="2020-05-20T15:40:00Z">
        <w:r w:rsidR="001014E8">
          <w:t xml:space="preserve"> independent of the dimensions of the body of the soundpainter.</w:t>
        </w:r>
        <w:r w:rsidR="001014E8">
          <w:br/>
          <w:t xml:space="preserve">In practice, this is achieved with </w:t>
        </w:r>
      </w:ins>
      <w:ins w:id="1665" w:author="Arthur Parmentier" w:date="2020-05-20T15:41:00Z">
        <w:r w:rsidR="001014E8">
          <w:t xml:space="preserve">PoseNet by taking the </w:t>
        </w:r>
      </w:ins>
      <w:ins w:id="1666" w:author="Arthur Parmentier" w:date="2020-05-20T15:42:00Z">
        <w:r w:rsidR="001014E8">
          <w:t xml:space="preserve">X &amp; Y </w:t>
        </w:r>
      </w:ins>
      <w:ins w:id="1667" w:author="Arthur Parmentier" w:date="2020-05-20T15:41:00Z">
        <w:r w:rsidR="001014E8">
          <w:t xml:space="preserve">distance between </w:t>
        </w:r>
      </w:ins>
      <w:ins w:id="1668" w:author="Arthur Parmentier" w:date="2020-05-20T15:42:00Z">
        <w:r w:rsidR="001014E8">
          <w:t>each joint and the nose, which is considered a fixed point and then normalizing the X dimension with respect to the inter-shoulders dis</w:t>
        </w:r>
      </w:ins>
      <w:ins w:id="1669" w:author="Arthur Parmentier" w:date="2020-05-20T15:43:00Z">
        <w:r w:rsidR="001014E8">
          <w:t>tance and the Y dimension with respect to the distance between the middle of the hips and the nose.</w:t>
        </w:r>
      </w:ins>
      <w:ins w:id="1670" w:author="Arthur Parmentier" w:date="2020-05-20T18:55:00Z">
        <w:r w:rsidR="009A5E99">
          <w:br/>
        </w:r>
      </w:ins>
      <w:ins w:id="1671" w:author="Arthur Parmentier" w:date="2020-05-20T19:08:00Z">
        <w:r w:rsidR="00264F0D">
          <w:t>The feature invariance will allow a sign to be</w:t>
        </w:r>
      </w:ins>
      <w:ins w:id="1672" w:author="Arthur Parmentier" w:date="2020-05-20T19:09:00Z">
        <w:r w:rsidR="00264F0D">
          <w:t xml:space="preserve"> recognized</w:t>
        </w:r>
      </w:ins>
      <w:ins w:id="1673" w:author="Arthur Parmentier" w:date="2020-05-20T19:08:00Z">
        <w:r w:rsidR="00264F0D">
          <w:t xml:space="preserve"> </w:t>
        </w:r>
      </w:ins>
      <w:ins w:id="1674" w:author="Arthur Parmentier" w:date="2020-05-20T19:09:00Z">
        <w:r w:rsidR="00264F0D">
          <w:t xml:space="preserve">independently of the soundpainter’s </w:t>
        </w:r>
      </w:ins>
    </w:p>
    <w:p w:rsidR="005B458C" w:rsidRDefault="00264F0D" w:rsidP="00264F0D">
      <w:pPr>
        <w:pStyle w:val="Paragraphedeliste"/>
        <w:numPr>
          <w:ilvl w:val="1"/>
          <w:numId w:val="30"/>
        </w:numPr>
        <w:rPr>
          <w:ins w:id="1675" w:author="Arthur Parmentier" w:date="2020-05-20T19:10:00Z"/>
        </w:rPr>
      </w:pPr>
      <w:ins w:id="1676" w:author="Arthur Parmentier" w:date="2020-05-20T19:09:00Z">
        <w:r>
          <w:t>location and orientation</w:t>
        </w:r>
      </w:ins>
      <w:ins w:id="1677" w:author="Arthur Parmentier" w:date="2020-05-20T18:56:00Z">
        <w:r w:rsidR="009A5E99">
          <w:t xml:space="preserve"> </w:t>
        </w:r>
      </w:ins>
      <w:ins w:id="1678" w:author="Arthur Parmentier" w:date="2020-05-20T19:10:00Z">
        <w:r>
          <w:t>(</w:t>
        </w:r>
      </w:ins>
      <w:ins w:id="1679" w:author="Arthur Parmentier" w:date="2020-05-20T18:56:00Z">
        <w:r w:rsidR="009A5E99">
          <w:t xml:space="preserve">as long as the soundpainter </w:t>
        </w:r>
      </w:ins>
      <w:ins w:id="1680" w:author="Arthur Parmentier" w:date="2020-05-20T19:00:00Z">
        <w:r w:rsidR="001D766B">
          <w:t xml:space="preserve">faces the camera </w:t>
        </w:r>
      </w:ins>
      <w:ins w:id="1681" w:author="Arthur Parmentier" w:date="2020-05-20T19:01:00Z">
        <w:r w:rsidR="001D766B">
          <w:t xml:space="preserve">with a relatively small angle </w:t>
        </w:r>
      </w:ins>
      <w:ins w:id="1682" w:author="Arthur Parmentier" w:date="2020-05-20T19:00:00Z">
        <w:r w:rsidR="001D766B">
          <w:t>and does</w:t>
        </w:r>
      </w:ins>
      <w:ins w:id="1683" w:author="Arthur Parmentier" w:date="2020-05-20T18:57:00Z">
        <w:r w:rsidR="009A5E99">
          <w:t xml:space="preserve"> not</w:t>
        </w:r>
      </w:ins>
      <w:ins w:id="1684" w:author="Arthur Parmentier" w:date="2020-05-20T19:00:00Z">
        <w:r w:rsidR="001D766B">
          <w:t xml:space="preserve"> </w:t>
        </w:r>
      </w:ins>
      <w:ins w:id="1685" w:author="Arthur Parmentier" w:date="2020-05-20T18:57:00Z">
        <w:r w:rsidR="009A5E99">
          <w:t>get outside</w:t>
        </w:r>
      </w:ins>
      <w:ins w:id="1686" w:author="Arthur Parmentier" w:date="2020-05-20T19:00:00Z">
        <w:r w:rsidR="001D766B">
          <w:t xml:space="preserve"> its</w:t>
        </w:r>
      </w:ins>
      <w:ins w:id="1687" w:author="Arthur Parmentier" w:date="2020-05-20T18:57:00Z">
        <w:r w:rsidR="009A5E99">
          <w:t xml:space="preserve"> field of view</w:t>
        </w:r>
      </w:ins>
      <w:ins w:id="1688" w:author="Arthur Parmentier" w:date="2020-05-20T19:10:00Z">
        <w:r>
          <w:t>)</w:t>
        </w:r>
      </w:ins>
    </w:p>
    <w:p w:rsidR="00264F0D" w:rsidRDefault="00264F0D" w:rsidP="00264F0D">
      <w:pPr>
        <w:pStyle w:val="Paragraphedeliste"/>
        <w:numPr>
          <w:ilvl w:val="1"/>
          <w:numId w:val="30"/>
        </w:numPr>
        <w:rPr>
          <w:ins w:id="1689" w:author="Arthur Parmentier" w:date="2020-05-20T19:35:00Z"/>
        </w:rPr>
      </w:pPr>
      <w:ins w:id="1690" w:author="Arthur Parmentier" w:date="2020-05-20T19:10:00Z">
        <w:r>
          <w:t>body dimensions (assuming that the general proportions of the human b</w:t>
        </w:r>
      </w:ins>
      <w:ins w:id="1691" w:author="Arthur Parmentier" w:date="2020-05-20T19:11:00Z">
        <w:r>
          <w:t xml:space="preserve">ody </w:t>
        </w:r>
      </w:ins>
      <w:ins w:id="1692" w:author="Arthur Parmentier" w:date="2020-05-20T19:34:00Z">
        <w:r w:rsidR="0005532E">
          <w:t>remain</w:t>
        </w:r>
      </w:ins>
      <w:ins w:id="1693" w:author="Arthur Parmentier" w:date="2020-05-20T19:11:00Z">
        <w:r>
          <w:t xml:space="preserve"> constant)</w:t>
        </w:r>
      </w:ins>
    </w:p>
    <w:p w:rsidR="0005532E" w:rsidRDefault="0005532E" w:rsidP="0005532E">
      <w:pPr>
        <w:rPr>
          <w:ins w:id="1694" w:author="Arthur Parmentier" w:date="2020-05-20T19:37:00Z"/>
        </w:rPr>
      </w:pPr>
      <w:ins w:id="1695" w:author="Arthur Parmentier" w:date="2020-05-20T19:35:00Z">
        <w:r>
          <w:t>With these constraints in mind</w:t>
        </w:r>
      </w:ins>
      <w:ins w:id="1696" w:author="Arthur Parmentier" w:date="2020-05-20T19:40:00Z">
        <w:r>
          <w:t xml:space="preserve"> and </w:t>
        </w:r>
      </w:ins>
      <w:ins w:id="1697" w:author="Arthur Parmentier" w:date="2020-05-20T19:42:00Z">
        <w:r w:rsidR="00C2080C">
          <w:t xml:space="preserve">from </w:t>
        </w:r>
      </w:ins>
      <w:ins w:id="1698" w:author="Arthur Parmentier" w:date="2020-05-20T19:40:00Z">
        <w:r>
          <w:t>my previous knowledge of SP signs</w:t>
        </w:r>
      </w:ins>
      <w:ins w:id="1699" w:author="Arthur Parmentier" w:date="2020-05-20T19:36:00Z">
        <w:r>
          <w:t xml:space="preserve">, </w:t>
        </w:r>
      </w:ins>
      <w:ins w:id="1700" w:author="Arthur Parmentier" w:date="2020-05-20T19:40:00Z">
        <w:r w:rsidR="00C2080C">
          <w:t>I</w:t>
        </w:r>
      </w:ins>
      <w:ins w:id="1701" w:author="Arthur Parmentier" w:date="2020-05-20T19:36:00Z">
        <w:r>
          <w:t xml:space="preserve"> c</w:t>
        </w:r>
      </w:ins>
      <w:ins w:id="1702" w:author="Arthur Parmentier" w:date="2020-05-20T19:42:00Z">
        <w:r w:rsidR="00C2080C">
          <w:t>ould first</w:t>
        </w:r>
      </w:ins>
      <w:ins w:id="1703" w:author="Arthur Parmentier" w:date="2020-05-20T19:36:00Z">
        <w:r>
          <w:t xml:space="preserve"> order the body joints in PoseNet by their importance for SP signs recognition for </w:t>
        </w:r>
      </w:ins>
      <w:ins w:id="1704" w:author="Arthur Parmentier" w:date="2020-05-20T19:37:00Z">
        <w:r>
          <w:t>basic signs in default mode:</w:t>
        </w:r>
      </w:ins>
    </w:p>
    <w:p w:rsidR="0005532E" w:rsidRDefault="0005532E" w:rsidP="0005532E">
      <w:pPr>
        <w:pStyle w:val="Paragraphedeliste"/>
        <w:numPr>
          <w:ilvl w:val="0"/>
          <w:numId w:val="31"/>
        </w:numPr>
        <w:rPr>
          <w:ins w:id="1705" w:author="Arthur Parmentier" w:date="2020-05-20T19:40:00Z"/>
        </w:rPr>
      </w:pPr>
      <w:ins w:id="1706" w:author="Arthur Parmentier" w:date="2020-05-20T19:37:00Z">
        <w:r>
          <w:t>wrists</w:t>
        </w:r>
      </w:ins>
    </w:p>
    <w:p w:rsidR="0005532E" w:rsidRDefault="0005532E">
      <w:pPr>
        <w:pStyle w:val="Paragraphedeliste"/>
        <w:numPr>
          <w:ilvl w:val="0"/>
          <w:numId w:val="31"/>
        </w:numPr>
        <w:rPr>
          <w:ins w:id="1707" w:author="Arthur Parmentier" w:date="2020-05-20T19:37:00Z"/>
        </w:rPr>
      </w:pPr>
      <w:ins w:id="1708" w:author="Arthur Parmentier" w:date="2020-05-20T19:40:00Z">
        <w:r>
          <w:t>elbows</w:t>
        </w:r>
      </w:ins>
    </w:p>
    <w:p w:rsidR="00C2080C" w:rsidRDefault="00C2080C" w:rsidP="00C2080C">
      <w:pPr>
        <w:pStyle w:val="Paragraphedeliste"/>
        <w:numPr>
          <w:ilvl w:val="0"/>
          <w:numId w:val="31"/>
        </w:numPr>
        <w:rPr>
          <w:ins w:id="1709" w:author="Arthur Parmentier" w:date="2020-05-20T19:41:00Z"/>
        </w:rPr>
      </w:pPr>
      <w:ins w:id="1710" w:author="Arthur Parmentier" w:date="2020-05-20T19:41:00Z">
        <w:r>
          <w:t>shoulders</w:t>
        </w:r>
      </w:ins>
    </w:p>
    <w:p w:rsidR="00C2080C" w:rsidRDefault="00C2080C" w:rsidP="00C2080C">
      <w:pPr>
        <w:pStyle w:val="Paragraphedeliste"/>
        <w:numPr>
          <w:ilvl w:val="0"/>
          <w:numId w:val="31"/>
        </w:numPr>
        <w:rPr>
          <w:ins w:id="1711" w:author="Arthur Parmentier" w:date="2020-05-20T19:41:00Z"/>
        </w:rPr>
      </w:pPr>
      <w:ins w:id="1712" w:author="Arthur Parmentier" w:date="2020-05-20T19:41:00Z">
        <w:r>
          <w:t>all other joints</w:t>
        </w:r>
      </w:ins>
    </w:p>
    <w:p w:rsidR="00C2080C" w:rsidRDefault="00C2080C" w:rsidP="00C2080C">
      <w:pPr>
        <w:rPr>
          <w:ins w:id="1713" w:author="Arthur Parmentier" w:date="2020-05-21T15:29:00Z"/>
        </w:rPr>
      </w:pPr>
      <w:ins w:id="1714" w:author="Arthur Parmentier" w:date="2020-05-20T19:41:00Z">
        <w:r>
          <w:t>I</w:t>
        </w:r>
      </w:ins>
      <w:ins w:id="1715" w:author="Arthur Parmentier" w:date="2020-05-20T19:42:00Z">
        <w:r>
          <w:t xml:space="preserve">n fact, </w:t>
        </w:r>
      </w:ins>
      <w:ins w:id="1716" w:author="Arthur Parmentier" w:date="2020-05-20T19:43:00Z">
        <w:r>
          <w:t>I decided to only use wrists and elbows positions</w:t>
        </w:r>
      </w:ins>
      <w:ins w:id="1717" w:author="Arthur Parmentier" w:date="2020-05-20T19:44:00Z">
        <w:r>
          <w:t>, which gave the best performance in my initial tests</w:t>
        </w:r>
      </w:ins>
      <w:ins w:id="1718"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719" w:author="Arthur Parmentier" w:date="2020-05-20T19:43:00Z">
        <w:r>
          <w:rPr>
            <w:rStyle w:val="Appelnotedebasdep"/>
          </w:rPr>
          <w:footnoteReference w:id="24"/>
        </w:r>
      </w:ins>
    </w:p>
    <w:p w:rsidR="00ED2134" w:rsidRPr="00046393" w:rsidRDefault="00ED2134">
      <w:pPr>
        <w:rPr>
          <w:ins w:id="1730" w:author="Arthur Parmentier" w:date="2020-05-20T20:02:00Z"/>
        </w:rPr>
      </w:pPr>
    </w:p>
    <w:p w:rsidR="00C46A73" w:rsidRDefault="00F304EE">
      <w:pPr>
        <w:pStyle w:val="Titre4"/>
        <w:rPr>
          <w:ins w:id="1731" w:author="Arthur Parmentier" w:date="2020-05-21T15:08:00Z"/>
        </w:rPr>
        <w:pPrChange w:id="1732" w:author="Arthur Parmentier" w:date="2020-05-21T15:08:00Z">
          <w:pPr/>
        </w:pPrChange>
      </w:pPr>
      <w:ins w:id="1733" w:author="Arthur Parmentier" w:date="2020-05-20T20:02:00Z">
        <w:r>
          <w:t>Hands tracking</w:t>
        </w:r>
      </w:ins>
    </w:p>
    <w:p w:rsidR="00C46A73" w:rsidRDefault="00C46A73" w:rsidP="00F304EE">
      <w:pPr>
        <w:rPr>
          <w:ins w:id="1734" w:author="Arthur Parmentier" w:date="2020-05-21T15:08:00Z"/>
        </w:rPr>
      </w:pPr>
    </w:p>
    <w:p w:rsidR="00F304EE" w:rsidRDefault="00F304EE" w:rsidP="00F304EE">
      <w:pPr>
        <w:rPr>
          <w:ins w:id="1735" w:author="Arthur Parmentier" w:date="2020-05-21T15:08:00Z"/>
        </w:rPr>
      </w:pPr>
      <w:ins w:id="1736" w:author="Arthur Parmentier" w:date="2020-05-20T20:03:00Z">
        <w:r>
          <w:t>THIS PART IS TO BE WRITTEN once the situation with the Hi5 gloves is clearer.</w:t>
        </w:r>
      </w:ins>
    </w:p>
    <w:p w:rsidR="00C46A73" w:rsidRDefault="00C46A73" w:rsidP="00F304EE">
      <w:pPr>
        <w:rPr>
          <w:ins w:id="1737" w:author="Arthur Parmentier" w:date="2020-05-21T15:07:00Z"/>
        </w:rPr>
      </w:pPr>
      <w:ins w:id="1738" w:author="Arthur Parmentier" w:date="2020-05-21T15:08:00Z">
        <w:r>
          <w:t>Mention HandPose and alternative gloves systems</w:t>
        </w:r>
      </w:ins>
    </w:p>
    <w:p w:rsidR="00C46A73" w:rsidRDefault="00C46A73" w:rsidP="00F304EE">
      <w:pPr>
        <w:rPr>
          <w:ins w:id="1739" w:author="Arthur Parmentier" w:date="2020-05-20T20:03:00Z"/>
        </w:rPr>
      </w:pPr>
    </w:p>
    <w:p w:rsidR="00F304EE" w:rsidRDefault="00F304EE" w:rsidP="00F304EE">
      <w:pPr>
        <w:pStyle w:val="Titre4"/>
        <w:rPr>
          <w:ins w:id="1740" w:author="Arthur Parmentier" w:date="2020-05-20T20:03:00Z"/>
        </w:rPr>
      </w:pPr>
      <w:ins w:id="1741" w:author="Arthur Parmentier" w:date="2020-05-20T20:03:00Z">
        <w:r>
          <w:t>Input manager</w:t>
        </w:r>
      </w:ins>
    </w:p>
    <w:p w:rsidR="00F304EE" w:rsidRDefault="00AF3FE7" w:rsidP="00F304EE">
      <w:pPr>
        <w:rPr>
          <w:ins w:id="1742" w:author="Arthur Parmentier" w:date="2020-05-20T20:24:00Z"/>
        </w:rPr>
      </w:pPr>
      <w:ins w:id="1743" w:author="Arthur Parmentier" w:date="2020-05-20T20:22:00Z">
        <w:r>
          <w:t xml:space="preserve">I initially created the ‘input manager’ </w:t>
        </w:r>
      </w:ins>
      <w:ins w:id="1744" w:author="Arthur Parmentier" w:date="2020-05-20T20:23:00Z">
        <w:r>
          <w:t>to allow the user to select in the list of all possible inputs (PoseNet, Kinect, gloves…) those that he was using and to discard those that were unused.</w:t>
        </w:r>
      </w:ins>
      <w:ins w:id="1745" w:author="Arthur Parmentier" w:date="2020-05-20T20:24:00Z">
        <w:r>
          <w:t xml:space="preserve"> This way, the system would know how many features to expect and how to route the data flow correctly.</w:t>
        </w:r>
      </w:ins>
    </w:p>
    <w:p w:rsidR="00937092" w:rsidRDefault="00AF3FE7" w:rsidP="00F304EE">
      <w:pPr>
        <w:rPr>
          <w:ins w:id="1746" w:author="Arthur Parmentier" w:date="2020-05-20T22:45:00Z"/>
        </w:rPr>
      </w:pPr>
      <w:ins w:id="1747" w:author="Arthur Parmentier" w:date="2020-05-20T20:24:00Z">
        <w:r>
          <w:lastRenderedPageBreak/>
          <w:t>The</w:t>
        </w:r>
      </w:ins>
      <w:ins w:id="1748" w:author="Arthur Parmentier" w:date="2020-05-20T20:25:00Z">
        <w:r>
          <w:t xml:space="preserve"> user is now also able to add his own input to the system automatically, without manually creating additional routings all over the program. The necessary </w:t>
        </w:r>
      </w:ins>
      <w:ins w:id="1749" w:author="Arthur Parmentier" w:date="2020-05-20T20:26:00Z">
        <w:r>
          <w:t>informations</w:t>
        </w:r>
      </w:ins>
      <w:ins w:id="1750" w:author="Arthur Parmentier" w:date="2020-05-20T20:25:00Z">
        <w:r>
          <w:t xml:space="preserve"> that the </w:t>
        </w:r>
      </w:ins>
      <w:ins w:id="1751" w:author="Arthur Parmentier" w:date="2020-05-20T20:26:00Z">
        <w:r>
          <w:t xml:space="preserve">user must provide to use his own input are </w:t>
        </w:r>
      </w:ins>
    </w:p>
    <w:p w:rsidR="00AF3FE7" w:rsidRDefault="00AF3FE7" w:rsidP="00937092">
      <w:pPr>
        <w:pStyle w:val="Paragraphedeliste"/>
        <w:numPr>
          <w:ilvl w:val="0"/>
          <w:numId w:val="34"/>
        </w:numPr>
        <w:rPr>
          <w:ins w:id="1752" w:author="Arthur Parmentier" w:date="2020-05-20T22:45:00Z"/>
        </w:rPr>
      </w:pPr>
      <w:ins w:id="1753" w:author="Arthur Parmentier" w:date="2020-05-20T20:26:00Z">
        <w:r>
          <w:t>the name of the input</w:t>
        </w:r>
      </w:ins>
      <w:ins w:id="1754" w:author="Arthur Parmentier" w:date="2020-05-20T22:44:00Z">
        <w:r w:rsidR="00937092">
          <w:t xml:space="preserve"> inside the “Select inputs” panel</w:t>
        </w:r>
      </w:ins>
    </w:p>
    <w:p w:rsidR="00937092" w:rsidRDefault="00937092" w:rsidP="00937092">
      <w:pPr>
        <w:pStyle w:val="Paragraphedeliste"/>
        <w:numPr>
          <w:ilvl w:val="0"/>
          <w:numId w:val="34"/>
        </w:numPr>
        <w:rPr>
          <w:ins w:id="1755" w:author="Arthur Parmentier" w:date="2020-05-20T22:45:00Z"/>
        </w:rPr>
      </w:pPr>
      <w:ins w:id="1756" w:author="Arthur Parmentier" w:date="2020-05-20T22:45:00Z">
        <w:r>
          <w:t xml:space="preserve">the input data flow itself </w:t>
        </w:r>
      </w:ins>
      <w:ins w:id="1757" w:author="Arthur Parmentier" w:date="2020-05-20T22:56:00Z">
        <w:r w:rsidR="00985386">
          <w:t>through</w:t>
        </w:r>
      </w:ins>
      <w:ins w:id="1758" w:author="Arthur Parmentier" w:date="2020-05-20T22:45:00Z">
        <w:r>
          <w:t xml:space="preserve"> a “send &lt;input_name&gt;” object</w:t>
        </w:r>
      </w:ins>
    </w:p>
    <w:p w:rsidR="00126A02" w:rsidRDefault="00937092" w:rsidP="00126A02">
      <w:pPr>
        <w:pStyle w:val="Paragraphedeliste"/>
        <w:numPr>
          <w:ilvl w:val="0"/>
          <w:numId w:val="34"/>
        </w:numPr>
        <w:rPr>
          <w:ins w:id="1759" w:author="Arthur Parmentier" w:date="2020-05-21T15:27:00Z"/>
        </w:rPr>
      </w:pPr>
      <w:ins w:id="1760" w:author="Arthur Parmentier" w:date="2020-05-20T22:45:00Z">
        <w:r>
          <w:t>the</w:t>
        </w:r>
      </w:ins>
      <w:ins w:id="1761" w:author="Arthur Parmentier" w:date="2020-05-20T22:48:00Z">
        <w:r>
          <w:t xml:space="preserve"> “input size” (</w:t>
        </w:r>
      </w:ins>
      <w:ins w:id="1762" w:author="Arthur Parmentier" w:date="2020-05-20T22:46:00Z">
        <w:r>
          <w:t>number of dimensions of the input</w:t>
        </w:r>
      </w:ins>
      <w:ins w:id="1763" w:author="Arthur Parmentier" w:date="2020-05-20T22:48:00Z">
        <w:r>
          <w:t>)</w:t>
        </w:r>
      </w:ins>
      <w:ins w:id="1764" w:author="Arthur Parmentier" w:date="2020-05-20T22:47:00Z">
        <w:r>
          <w:t xml:space="preserve"> </w:t>
        </w:r>
      </w:ins>
      <w:ins w:id="1765" w:author="Arthur Parmentier" w:date="2020-05-20T22:54:00Z">
        <w:r w:rsidR="00ED06F1">
          <w:t>sent</w:t>
        </w:r>
      </w:ins>
      <w:ins w:id="1766" w:author="Arthur Parmentier" w:date="2020-05-20T22:47:00Z">
        <w:r>
          <w:t xml:space="preserve"> </w:t>
        </w:r>
      </w:ins>
      <w:ins w:id="1767" w:author="Arthur Parmentier" w:date="2020-05-20T22:52:00Z">
        <w:r w:rsidR="008D00B2">
          <w:t>(only once)</w:t>
        </w:r>
      </w:ins>
      <w:ins w:id="1768" w:author="Arthur Parmentier" w:date="2020-05-20T22:46:00Z">
        <w:r>
          <w:t xml:space="preserve"> </w:t>
        </w:r>
      </w:ins>
      <w:ins w:id="1769" w:author="Arthur Parmentier" w:date="2020-05-20T22:52:00Z">
        <w:r w:rsidR="008D00B2">
          <w:t>before the recording is launched</w:t>
        </w:r>
      </w:ins>
      <w:ins w:id="1770" w:author="Arthur Parmentier" w:date="2020-05-20T22:47:00Z">
        <w:r>
          <w:rPr>
            <w:rStyle w:val="Appelnotedebasdep"/>
          </w:rPr>
          <w:footnoteReference w:id="25"/>
        </w:r>
      </w:ins>
      <w:ins w:id="1784" w:author="Arthur Parmentier" w:date="2020-05-20T22:54:00Z">
        <w:r w:rsidR="00ED06F1">
          <w:t xml:space="preserve"> through a “sen</w:t>
        </w:r>
      </w:ins>
      <w:ins w:id="1785" w:author="Arthur Parmentier" w:date="2020-05-20T22:57:00Z">
        <w:r w:rsidR="00985386">
          <w:t>d</w:t>
        </w:r>
      </w:ins>
      <w:ins w:id="1786" w:author="Arthur Parmentier" w:date="2020-05-20T22:54:00Z">
        <w:r w:rsidR="00ED06F1">
          <w:t xml:space="preserve"> </w:t>
        </w:r>
      </w:ins>
      <w:ins w:id="1787" w:author="Arthur Parmentier" w:date="2020-05-20T22:55:00Z">
        <w:r w:rsidR="00A62CFE">
          <w:t>&lt;input_name&gt;_size” object</w:t>
        </w:r>
      </w:ins>
    </w:p>
    <w:p w:rsidR="00D0466E" w:rsidRPr="00F304EE" w:rsidRDefault="00D0466E">
      <w:pPr>
        <w:pStyle w:val="Paragraphedeliste"/>
        <w:numPr>
          <w:ilvl w:val="0"/>
          <w:numId w:val="34"/>
        </w:numPr>
        <w:rPr>
          <w:ins w:id="1788" w:author="Arthur Parmentier" w:date="2020-05-20T19:38:00Z"/>
        </w:rPr>
        <w:pPrChange w:id="1789" w:author="Arthur Parmentier" w:date="2020-05-21T15:10:00Z">
          <w:pPr>
            <w:pStyle w:val="Paragraphedeliste"/>
            <w:numPr>
              <w:numId w:val="31"/>
            </w:numPr>
            <w:ind w:hanging="360"/>
          </w:pPr>
        </w:pPrChange>
      </w:pPr>
      <w:ins w:id="1790" w:author="Arthur Parmentier" w:date="2020-05-21T15:27:00Z">
        <w:r>
          <w:t>what classifiers should receive the input</w:t>
        </w:r>
      </w:ins>
    </w:p>
    <w:p w:rsidR="002E315F" w:rsidRPr="003D367C" w:rsidDel="00F02080" w:rsidRDefault="002E315F">
      <w:pPr>
        <w:rPr>
          <w:del w:id="1791" w:author="Arthur Parmentier" w:date="2020-05-20T19:53:00Z"/>
          <w:rPrChange w:id="1792" w:author="Arthur Parmentier" w:date="2020-05-20T11:41:00Z">
            <w:rPr>
              <w:del w:id="1793" w:author="Arthur Parmentier" w:date="2020-05-20T19:53:00Z"/>
            </w:rPr>
          </w:rPrChange>
        </w:rPr>
        <w:pPrChange w:id="1794" w:author="Arthur Parmentier" w:date="2020-05-20T19:38:00Z">
          <w:pPr>
            <w:pStyle w:val="Titre2"/>
          </w:pPr>
        </w:pPrChange>
      </w:pPr>
      <w:bookmarkStart w:id="1795" w:name="_Toc41067207"/>
      <w:bookmarkEnd w:id="1795"/>
    </w:p>
    <w:p w:rsidR="00F25194" w:rsidRDefault="00F25194">
      <w:pPr>
        <w:pStyle w:val="Titre3"/>
        <w:rPr>
          <w:ins w:id="1796" w:author="Arthur Parmentier" w:date="2020-05-20T19:53:00Z"/>
        </w:rPr>
      </w:pPr>
      <w:bookmarkStart w:id="1797" w:name="_Toc41067208"/>
      <w:r w:rsidRPr="00953072">
        <w:t xml:space="preserve">Part 2: </w:t>
      </w:r>
      <w:del w:id="1798" w:author="Arthur Parmentier" w:date="2020-05-20T19:57:00Z">
        <w:r w:rsidRPr="00953072" w:rsidDel="000C6A61">
          <w:delText>Training &amp; data management</w:delText>
        </w:r>
      </w:del>
      <w:ins w:id="1799" w:author="Arthur Parmentier" w:date="2020-05-20T19:57:00Z">
        <w:r w:rsidR="000C6A61">
          <w:t>Signs &amp; dictionary management</w:t>
        </w:r>
      </w:ins>
      <w:bookmarkEnd w:id="1797"/>
    </w:p>
    <w:p w:rsidR="00F304EE" w:rsidRDefault="000C6A61" w:rsidP="00070661">
      <w:pPr>
        <w:rPr>
          <w:ins w:id="1800" w:author="Arthur Parmentier" w:date="2020-05-20T21:38:00Z"/>
        </w:rPr>
      </w:pPr>
      <w:ins w:id="1801" w:author="Arthur Parmentier" w:date="2020-05-20T19:57:00Z">
        <w:r>
          <w:t xml:space="preserve">We have seen that creating new signs is </w:t>
        </w:r>
      </w:ins>
      <w:ins w:id="1802" w:author="Arthur Parmentier" w:date="2020-05-20T19:58:00Z">
        <w:r>
          <w:t xml:space="preserve">historically the core mechanism of SP. </w:t>
        </w:r>
      </w:ins>
      <w:ins w:id="1803" w:author="Arthur Parmentier" w:date="2020-05-20T21:38:00Z">
        <w:r w:rsidR="00070661">
          <w:t xml:space="preserve">In my program, a sign is defined </w:t>
        </w:r>
      </w:ins>
      <w:ins w:id="1804" w:author="Arthur Parmentier" w:date="2020-05-20T21:45:00Z">
        <w:r w:rsidR="002D466E">
          <w:t>two</w:t>
        </w:r>
      </w:ins>
      <w:ins w:id="1805" w:author="Arthur Parmentier" w:date="2020-05-20T21:38:00Z">
        <w:r w:rsidR="00070661">
          <w:t xml:space="preserve"> properties:</w:t>
        </w:r>
      </w:ins>
    </w:p>
    <w:p w:rsidR="00070661" w:rsidRDefault="00070661">
      <w:pPr>
        <w:pStyle w:val="Paragraphedeliste"/>
        <w:numPr>
          <w:ilvl w:val="0"/>
          <w:numId w:val="33"/>
        </w:numPr>
        <w:rPr>
          <w:ins w:id="1806" w:author="Arthur Parmentier" w:date="2020-05-20T20:02:00Z"/>
        </w:rPr>
        <w:pPrChange w:id="1807" w:author="Arthur Parmentier" w:date="2020-05-20T21:38:00Z">
          <w:pPr>
            <w:pStyle w:val="Paragraphedeliste"/>
            <w:numPr>
              <w:numId w:val="32"/>
            </w:numPr>
            <w:ind w:hanging="360"/>
          </w:pPr>
        </w:pPrChange>
      </w:pPr>
      <w:ins w:id="1808" w:author="Arthur Parmentier" w:date="2020-05-20T21:38:00Z">
        <w:r>
          <w:t>Its name</w:t>
        </w:r>
      </w:ins>
    </w:p>
    <w:p w:rsidR="00F304EE" w:rsidRDefault="00070661" w:rsidP="00F304EE">
      <w:pPr>
        <w:pStyle w:val="Paragraphedeliste"/>
        <w:numPr>
          <w:ilvl w:val="0"/>
          <w:numId w:val="32"/>
        </w:numPr>
        <w:rPr>
          <w:ins w:id="1809" w:author="Arthur Parmentier" w:date="2020-05-20T21:50:00Z"/>
        </w:rPr>
      </w:pPr>
      <w:ins w:id="1810" w:author="Arthur Parmentier" w:date="2020-05-20T21:39:00Z">
        <w:r>
          <w:t>Its category</w:t>
        </w:r>
      </w:ins>
      <w:ins w:id="1811" w:author="Arthur Parmentier" w:date="2020-05-20T21:28:00Z">
        <w:r w:rsidR="007D4B4B">
          <w:t>, in ana</w:t>
        </w:r>
      </w:ins>
      <w:ins w:id="1812" w:author="Arthur Parmentier" w:date="2020-05-20T21:29:00Z">
        <w:r w:rsidR="007D4B4B">
          <w:t>logy with the syntaxic model of the d</w:t>
        </w:r>
      </w:ins>
      <w:ins w:id="1813" w:author="Arthur Parmentier" w:date="2020-05-20T21:30:00Z">
        <w:r w:rsidR="007D4B4B">
          <w:t>efault SP mode: WHO, WHAT, HOW, WHEN, OFF,</w:t>
        </w:r>
      </w:ins>
      <w:ins w:id="1814" w:author="Arthur Parmentier" w:date="2020-05-20T21:31:00Z">
        <w:r w:rsidR="007D4B4B">
          <w:t xml:space="preserve"> NEUTRAL</w:t>
        </w:r>
      </w:ins>
      <w:ins w:id="1815" w:author="Arthur Parmentier" w:date="2020-05-20T21:32:00Z">
        <w:r w:rsidR="007D4B4B">
          <w:t>, LOGIC</w:t>
        </w:r>
      </w:ins>
      <w:ins w:id="1816" w:author="Arthur Parmentier" w:date="2020-05-20T21:40:00Z">
        <w:r>
          <w:t xml:space="preserve"> </w:t>
        </w:r>
        <w:r w:rsidRPr="00070661">
          <w:rPr>
            <w:b/>
            <w:bCs/>
            <w:rPrChange w:id="1817" w:author="Arthur Parmentier" w:date="2020-05-20T21:40:00Z">
              <w:rPr/>
            </w:rPrChange>
          </w:rPr>
          <w:t>(CHECK IF POTENTIOMETER</w:t>
        </w:r>
      </w:ins>
      <w:ins w:id="1818" w:author="Arthur Parmentier" w:date="2020-05-20T21:41:00Z">
        <w:r>
          <w:rPr>
            <w:b/>
            <w:bCs/>
          </w:rPr>
          <w:t>/MAPPING</w:t>
        </w:r>
        <w:r w:rsidR="00E762DF">
          <w:rPr>
            <w:b/>
            <w:bCs/>
          </w:rPr>
          <w:t xml:space="preserve"> instead of “HOW”</w:t>
        </w:r>
      </w:ins>
      <w:ins w:id="1819" w:author="Arthur Parmentier" w:date="2020-05-20T21:40:00Z">
        <w:r w:rsidRPr="00070661">
          <w:rPr>
            <w:b/>
            <w:bCs/>
            <w:rPrChange w:id="1820" w:author="Arthur Parmentier" w:date="2020-05-20T21:40:00Z">
              <w:rPr/>
            </w:rPrChange>
          </w:rPr>
          <w:t xml:space="preserve"> is relevant when using with gloves)</w:t>
        </w:r>
      </w:ins>
      <w:ins w:id="1821" w:author="Arthur Parmentier" w:date="2020-05-20T21:32:00Z">
        <w:r w:rsidR="007D4B4B">
          <w:t>. Other categories such as MODE</w:t>
        </w:r>
      </w:ins>
      <w:ins w:id="1822" w:author="Arthur Parmentier" w:date="2020-05-20T21:39:00Z">
        <w:r>
          <w:t xml:space="preserve"> </w:t>
        </w:r>
      </w:ins>
      <w:ins w:id="1823" w:author="Arthur Parmentier" w:date="2020-05-20T21:33:00Z">
        <w:r w:rsidR="007D4B4B">
          <w:t>are not implemented yet, given that the program only focuses on the default mode of SP.</w:t>
        </w:r>
      </w:ins>
    </w:p>
    <w:p w:rsidR="0012023C" w:rsidRDefault="001653F3" w:rsidP="001653F3">
      <w:pPr>
        <w:rPr>
          <w:ins w:id="1824" w:author="Arthur Parmentier" w:date="2020-05-22T09:21:00Z"/>
        </w:rPr>
      </w:pPr>
      <w:ins w:id="1825" w:author="Arthur Parmentier" w:date="2020-05-20T21:50:00Z">
        <w:r>
          <w:t>These two properties are sufficient to allow t</w:t>
        </w:r>
      </w:ins>
      <w:ins w:id="1826" w:author="Arthur Parmentier" w:date="2020-05-20T21:51:00Z">
        <w:r>
          <w:t>he program to parse the sign</w:t>
        </w:r>
      </w:ins>
      <w:ins w:id="1827" w:author="Arthur Parmentier" w:date="2020-05-20T22:05:00Z">
        <w:r w:rsidR="0012023C">
          <w:t>, i.e. to construct a meaningful request from the temporal flow of signs.</w:t>
        </w:r>
      </w:ins>
    </w:p>
    <w:p w:rsidR="00A87845" w:rsidRDefault="00A87845" w:rsidP="001653F3">
      <w:pPr>
        <w:rPr>
          <w:ins w:id="1828" w:author="Arthur Parmentier" w:date="2020-05-20T22:05:00Z"/>
        </w:rPr>
      </w:pPr>
      <w:ins w:id="1829" w:author="Arthur Parmentier" w:date="2020-05-22T09:21:00Z">
        <w:r>
          <w:t>De</w:t>
        </w:r>
      </w:ins>
      <w:ins w:id="1830" w:author="Arthur Parmentier" w:date="2020-05-22T09:22:00Z">
        <w:r>
          <w:t xml:space="preserve">fining new signs can be done in 2.1. (see </w:t>
        </w:r>
        <w:r>
          <w:fldChar w:fldCharType="begin"/>
        </w:r>
        <w:r>
          <w:instrText xml:space="preserve"> REF _Ref41031792 \h </w:instrText>
        </w:r>
      </w:ins>
      <w:r>
        <w:fldChar w:fldCharType="separate"/>
      </w:r>
      <w:ins w:id="1831" w:author="Arthur Parmentier" w:date="2020-05-22T09:22:00Z">
        <w:r>
          <w:t xml:space="preserve">Figure </w:t>
        </w:r>
        <w:r>
          <w:rPr>
            <w:noProof/>
          </w:rPr>
          <w:t>3</w:t>
        </w:r>
        <w:r>
          <w:fldChar w:fldCharType="end"/>
        </w:r>
      </w:ins>
      <w:ins w:id="1832" w:author="Arthur Parmentier" w:date="2020-05-22T09:23:00Z">
        <w:r>
          <w:t>).</w:t>
        </w:r>
      </w:ins>
    </w:p>
    <w:p w:rsidR="001653F3" w:rsidRDefault="0012023C" w:rsidP="001653F3">
      <w:pPr>
        <w:rPr>
          <w:ins w:id="1833" w:author="Arthur Parmentier" w:date="2020-05-20T21:52:00Z"/>
        </w:rPr>
      </w:pPr>
      <w:ins w:id="1834" w:author="Arthur Parmentier" w:date="2020-05-20T22:08:00Z">
        <w:r>
          <w:rPr>
            <w:noProof/>
          </w:rPr>
          <w:lastRenderedPageBreak/>
          <mc:AlternateContent>
            <mc:Choice Requires="wps">
              <w:drawing>
                <wp:anchor distT="0" distB="0" distL="114300" distR="114300" simplePos="0" relativeHeight="251667456" behindDoc="0" locked="0" layoutInCell="1" allowOverlap="1" wp14:anchorId="7684A32A" wp14:editId="597466A9">
                  <wp:simplePos x="0" y="0"/>
                  <wp:positionH relativeFrom="column">
                    <wp:posOffset>1508760</wp:posOffset>
                  </wp:positionH>
                  <wp:positionV relativeFrom="paragraph">
                    <wp:posOffset>4420235</wp:posOffset>
                  </wp:positionV>
                  <wp:extent cx="3171190" cy="635"/>
                  <wp:effectExtent l="0" t="0" r="10160" b="3746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49456C" w:rsidRPr="00311097" w:rsidRDefault="0049456C">
                              <w:pPr>
                                <w:pStyle w:val="Lgende"/>
                                <w:rPr>
                                  <w:noProof/>
                                </w:rPr>
                                <w:pPrChange w:id="1835" w:author="Arthur Parmentier" w:date="2020-05-20T22:08:00Z">
                                  <w:pPr/>
                                </w:pPrChange>
                              </w:pPr>
                              <w:bookmarkStart w:id="1836" w:name="_Ref41031785"/>
                              <w:bookmarkStart w:id="1837" w:name="_Ref41031792"/>
                              <w:ins w:id="1838" w:author="Arthur Parmentier" w:date="2020-05-20T22:08:00Z">
                                <w:r>
                                  <w:t xml:space="preserve">Figure </w:t>
                                </w:r>
                                <w:r>
                                  <w:fldChar w:fldCharType="begin"/>
                                </w:r>
                                <w:r>
                                  <w:instrText xml:space="preserve"> SEQ Figure \* ARABIC </w:instrText>
                                </w:r>
                              </w:ins>
                              <w:r>
                                <w:fldChar w:fldCharType="separate"/>
                              </w:r>
                              <w:ins w:id="1839" w:author="Arthur Parmentier" w:date="2020-05-22T20:11:00Z">
                                <w:r w:rsidR="005B6936">
                                  <w:rPr>
                                    <w:noProof/>
                                  </w:rPr>
                                  <w:t>4</w:t>
                                </w:r>
                              </w:ins>
                              <w:ins w:id="1840" w:author="Arthur Parmentier" w:date="2020-05-20T22:08:00Z">
                                <w:r>
                                  <w:fldChar w:fldCharType="end"/>
                                </w:r>
                                <w:bookmarkEnd w:id="1837"/>
                                <w:r>
                                  <w:t xml:space="preserve"> User interface for defining new signs. In the left rectangle, the user must type the signs he wants to </w:t>
                                </w:r>
                              </w:ins>
                              <w:ins w:id="1841" w:author="Arthur Parmentier" w:date="2020-05-20T22:09:00Z">
                                <w:r>
                                  <w:t>in the format “</w:t>
                                </w:r>
                                <w:r w:rsidRPr="000854CE">
                                  <w:t>category:sign_name</w:t>
                                </w:r>
                                <w:r>
                                  <w:t>” without spaces or special characters.</w:t>
                                </w:r>
                              </w:ins>
                              <w:ins w:id="1842" w:author="Arthur Parmentier" w:date="2020-05-20T22:08:00Z">
                                <w:r>
                                  <w:t xml:space="preserve"> </w:t>
                                </w:r>
                              </w:ins>
                              <w:ins w:id="1843" w:author="Arthur Parmentier" w:date="2020-05-20T22:10:00Z">
                                <w:r>
                                  <w:t>On the right panel, the user can see each corresponding sign in a dictionary form</w:t>
                                </w:r>
                              </w:ins>
                              <w:ins w:id="1844" w:author="Arthur Parmentier" w:date="2020-05-20T22:11:00Z">
                                <w:r>
                                  <w:t xml:space="preserve">, ordered by category. </w:t>
                                </w:r>
                              </w:ins>
                              <w:ins w:id="1845" w:author="Arthur Parmentier" w:date="2020-05-20T22:08:00Z">
                                <w:r>
                                  <w:t>TO REPLACE WITH CLEAN VERSION</w:t>
                                </w:r>
                              </w:ins>
                              <w:bookmarkEnd w:id="18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118.8pt;margin-top:348.05pt;width:24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" stroked="f">
                  <v:textbox style="mso-fit-shape-to-text:t" inset="0,0,0,0">
                    <w:txbxContent>
                      <w:p w:rsidR="0049456C" w:rsidRPr="00311097" w:rsidRDefault="0049456C">
                        <w:pPr>
                          <w:pStyle w:val="Lgende"/>
                          <w:rPr>
                            <w:noProof/>
                          </w:rPr>
                          <w:pPrChange w:id="1846" w:author="Arthur Parmentier" w:date="2020-05-20T22:08:00Z">
                            <w:pPr/>
                          </w:pPrChange>
                        </w:pPr>
                        <w:bookmarkStart w:id="1847" w:name="_Ref41031785"/>
                        <w:bookmarkStart w:id="1848" w:name="_Ref41031792"/>
                        <w:ins w:id="1849" w:author="Arthur Parmentier" w:date="2020-05-20T22:08:00Z">
                          <w:r>
                            <w:t xml:space="preserve">Figure </w:t>
                          </w:r>
                          <w:r>
                            <w:fldChar w:fldCharType="begin"/>
                          </w:r>
                          <w:r>
                            <w:instrText xml:space="preserve"> SEQ Figure \* ARABIC </w:instrText>
                          </w:r>
                        </w:ins>
                        <w:r>
                          <w:fldChar w:fldCharType="separate"/>
                        </w:r>
                        <w:ins w:id="1850" w:author="Arthur Parmentier" w:date="2020-05-22T20:11:00Z">
                          <w:r w:rsidR="005B6936">
                            <w:rPr>
                              <w:noProof/>
                            </w:rPr>
                            <w:t>4</w:t>
                          </w:r>
                        </w:ins>
                        <w:ins w:id="1851" w:author="Arthur Parmentier" w:date="2020-05-20T22:08:00Z">
                          <w:r>
                            <w:fldChar w:fldCharType="end"/>
                          </w:r>
                          <w:bookmarkEnd w:id="1848"/>
                          <w:r>
                            <w:t xml:space="preserve"> User interface for defining new signs. In the left rectangle, the user must type the signs he wants to </w:t>
                          </w:r>
                        </w:ins>
                        <w:ins w:id="1852" w:author="Arthur Parmentier" w:date="2020-05-20T22:09:00Z">
                          <w:r>
                            <w:t>in the format “</w:t>
                          </w:r>
                          <w:r w:rsidRPr="000854CE">
                            <w:t>category:sign_name</w:t>
                          </w:r>
                          <w:r>
                            <w:t>” without spaces or special characters.</w:t>
                          </w:r>
                        </w:ins>
                        <w:ins w:id="1853" w:author="Arthur Parmentier" w:date="2020-05-20T22:08:00Z">
                          <w:r>
                            <w:t xml:space="preserve"> </w:t>
                          </w:r>
                        </w:ins>
                        <w:ins w:id="1854" w:author="Arthur Parmentier" w:date="2020-05-20T22:10:00Z">
                          <w:r>
                            <w:t>On the right panel, the user can see each corresponding sign in a dictionary form</w:t>
                          </w:r>
                        </w:ins>
                        <w:ins w:id="1855" w:author="Arthur Parmentier" w:date="2020-05-20T22:11:00Z">
                          <w:r>
                            <w:t xml:space="preserve">, ordered by category. </w:t>
                          </w:r>
                        </w:ins>
                        <w:ins w:id="1856" w:author="Arthur Parmentier" w:date="2020-05-20T22:08:00Z">
                          <w:r>
                            <w:t>TO REPLACE WITH CLEAN VERSION</w:t>
                          </w:r>
                        </w:ins>
                        <w:bookmarkEnd w:id="1847"/>
                      </w:p>
                    </w:txbxContent>
                  </v:textbox>
                  <w10:wrap type="topAndBottom"/>
                </v:shape>
              </w:pict>
            </mc:Fallback>
          </mc:AlternateContent>
        </w:r>
      </w:ins>
      <w:ins w:id="1857" w:author="Arthur Parmentier" w:date="2020-05-20T22:06:00Z">
        <w:r>
          <w:rPr>
            <w:noProof/>
          </w:rPr>
          <w:drawing>
            <wp:anchor distT="0" distB="0" distL="114300" distR="114300" simplePos="0" relativeHeight="251665408" behindDoc="1" locked="0" layoutInCell="1" allowOverlap="1">
              <wp:simplePos x="0" y="0"/>
              <wp:positionH relativeFrom="page">
                <wp:align>center</wp:align>
              </wp:positionH>
              <wp:positionV relativeFrom="line">
                <wp:align>top</wp:align>
              </wp:positionV>
              <wp:extent cx="3171600" cy="4363200"/>
              <wp:effectExtent l="0" t="0" r="0" b="0"/>
              <wp:wrapTopAndBottom/>
              <wp:docPr id="5" name="Image 5"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3">
                        <a:extLst>
                          <a:ext uri="{28A0092B-C50C-407E-A947-70E740481C1C}">
                            <a14:useLocalDpi xmlns:a14="http://schemas.microsoft.com/office/drawing/2010/main" val="0"/>
                          </a:ext>
                        </a:extLst>
                      </a:blip>
                      <a:stretch>
                        <a:fillRect/>
                      </a:stretch>
                    </pic:blipFill>
                    <pic:spPr>
                      <a:xfrm>
                        <a:off x="0" y="0"/>
                        <a:ext cx="3171600" cy="4363200"/>
                      </a:xfrm>
                      <a:prstGeom prst="rect">
                        <a:avLst/>
                      </a:prstGeom>
                    </pic:spPr>
                  </pic:pic>
                </a:graphicData>
              </a:graphic>
              <wp14:sizeRelH relativeFrom="margin">
                <wp14:pctWidth>0</wp14:pctWidth>
              </wp14:sizeRelH>
              <wp14:sizeRelV relativeFrom="margin">
                <wp14:pctHeight>0</wp14:pctHeight>
              </wp14:sizeRelV>
            </wp:anchor>
          </w:drawing>
        </w:r>
      </w:ins>
      <w:ins w:id="1858" w:author="Arthur Parmentier" w:date="2020-05-20T21:51:00Z">
        <w:r w:rsidR="001653F3">
          <w:t xml:space="preserve">However, </w:t>
        </w:r>
      </w:ins>
      <w:ins w:id="1859" w:author="Arthur Parmentier" w:date="2020-05-20T21:58:00Z">
        <w:r>
          <w:t>for</w:t>
        </w:r>
      </w:ins>
      <w:ins w:id="1860" w:author="Arthur Parmentier" w:date="2020-05-20T21:52:00Z">
        <w:r w:rsidR="001653F3">
          <w:t xml:space="preserve"> </w:t>
        </w:r>
      </w:ins>
      <w:ins w:id="1861" w:author="Arthur Parmentier" w:date="2020-05-20T22:12:00Z">
        <w:r w:rsidR="001222FB">
          <w:t>a</w:t>
        </w:r>
      </w:ins>
      <w:ins w:id="1862" w:author="Arthur Parmentier" w:date="2020-05-20T21:52:00Z">
        <w:r w:rsidR="001653F3">
          <w:t xml:space="preserve"> sign to be </w:t>
        </w:r>
      </w:ins>
      <w:ins w:id="1863" w:author="Arthur Parmentier" w:date="2020-05-20T21:58:00Z">
        <w:r w:rsidR="00D17256">
          <w:t xml:space="preserve">fully </w:t>
        </w:r>
      </w:ins>
      <w:ins w:id="1864" w:author="Arthur Parmentier" w:date="2020-05-20T21:52:00Z">
        <w:r w:rsidR="001653F3">
          <w:t>implemented</w:t>
        </w:r>
      </w:ins>
      <w:ins w:id="1865" w:author="Arthur Parmentier" w:date="2020-05-20T21:58:00Z">
        <w:r w:rsidR="00D17256">
          <w:t xml:space="preserve"> (and have a concrete action)</w:t>
        </w:r>
      </w:ins>
      <w:ins w:id="1866" w:author="Arthur Parmentier" w:date="2020-05-20T21:52:00Z">
        <w:r w:rsidR="001653F3">
          <w:t>, we will need two additional steps</w:t>
        </w:r>
      </w:ins>
      <w:ins w:id="1867" w:author="Arthur Parmentier" w:date="2020-05-20T21:54:00Z">
        <w:r w:rsidR="00D17256">
          <w:t>:</w:t>
        </w:r>
      </w:ins>
    </w:p>
    <w:p w:rsidR="002D466E" w:rsidRDefault="00A0616F" w:rsidP="001653F3">
      <w:pPr>
        <w:pStyle w:val="Paragraphedeliste"/>
        <w:numPr>
          <w:ilvl w:val="0"/>
          <w:numId w:val="32"/>
        </w:numPr>
        <w:rPr>
          <w:ins w:id="1868" w:author="Arthur Parmentier" w:date="2020-05-20T21:52:00Z"/>
        </w:rPr>
      </w:pPr>
      <w:ins w:id="1869" w:author="Arthur Parmentier" w:date="2020-05-20T21:53:00Z">
        <w:r>
          <w:t>Recording</w:t>
        </w:r>
      </w:ins>
      <w:ins w:id="1870" w:author="Arthur Parmentier" w:date="2020-05-20T21:52:00Z">
        <w:r w:rsidR="001653F3">
          <w:t xml:space="preserve"> </w:t>
        </w:r>
      </w:ins>
      <w:ins w:id="1871" w:author="Arthur Parmentier" w:date="2020-05-20T21:45:00Z">
        <w:r w:rsidR="002D466E">
          <w:t>training examples</w:t>
        </w:r>
      </w:ins>
      <w:ins w:id="1872" w:author="Arthur Parmentier" w:date="2020-05-20T21:59:00Z">
        <w:r w:rsidR="0012023C">
          <w:t xml:space="preserve"> that are required by the classifier</w:t>
        </w:r>
      </w:ins>
    </w:p>
    <w:p w:rsidR="001653F3" w:rsidRDefault="001653F3" w:rsidP="001653F3">
      <w:pPr>
        <w:pStyle w:val="Paragraphedeliste"/>
        <w:numPr>
          <w:ilvl w:val="0"/>
          <w:numId w:val="32"/>
        </w:numPr>
        <w:rPr>
          <w:ins w:id="1873" w:author="Arthur Parmentier" w:date="2020-05-20T21:54:00Z"/>
        </w:rPr>
      </w:pPr>
      <w:ins w:id="1874" w:author="Arthur Parmentier" w:date="2020-05-20T21:53:00Z">
        <w:r>
          <w:t xml:space="preserve">Programming the sign </w:t>
        </w:r>
      </w:ins>
      <w:ins w:id="1875" w:author="Arthur Parmentier" w:date="2020-05-20T21:59:00Z">
        <w:r w:rsidR="0012023C">
          <w:t>with</w:t>
        </w:r>
      </w:ins>
      <w:ins w:id="1876" w:author="Arthur Parmentier" w:date="2020-05-20T21:53:00Z">
        <w:r>
          <w:t xml:space="preserve"> the virtual instrument itself</w:t>
        </w:r>
      </w:ins>
      <w:ins w:id="1877" w:author="Arthur Parmentier" w:date="2020-05-20T21:59:00Z">
        <w:r w:rsidR="0012023C">
          <w:t>, so that it can be interpreted by the virtual instru</w:t>
        </w:r>
      </w:ins>
      <w:ins w:id="1878" w:author="Arthur Parmentier" w:date="2020-05-20T22:00:00Z">
        <w:r w:rsidR="0012023C">
          <w:t xml:space="preserve">ment, just like a human performer must learn what a minimalism is before it can </w:t>
        </w:r>
      </w:ins>
      <w:ins w:id="1879" w:author="Arthur Parmentier" w:date="2020-05-20T22:11:00Z">
        <w:r w:rsidR="001222FB">
          <w:t>perform</w:t>
        </w:r>
      </w:ins>
      <w:ins w:id="1880" w:author="Arthur Parmentier" w:date="2020-05-20T22:00:00Z">
        <w:r w:rsidR="0012023C">
          <w:t xml:space="preserve"> it</w:t>
        </w:r>
      </w:ins>
    </w:p>
    <w:p w:rsidR="001222FB" w:rsidRDefault="00145F52" w:rsidP="00D17256">
      <w:pPr>
        <w:rPr>
          <w:ins w:id="1881" w:author="Arthur Parmentier" w:date="2020-05-20T22:23:00Z"/>
        </w:rPr>
      </w:pPr>
      <w:ins w:id="1882" w:author="Arthur Parmentier" w:date="2020-05-20T22:12:00Z">
        <w:r>
          <w:t xml:space="preserve">In the program, </w:t>
        </w:r>
      </w:ins>
      <w:ins w:id="1883" w:author="Arthur Parmentier" w:date="2020-05-20T22:13:00Z">
        <w:r>
          <w:t xml:space="preserve">the recording process can be launched by the user </w:t>
        </w:r>
      </w:ins>
      <w:ins w:id="1884" w:author="Arthur Parmentier" w:date="2020-05-22T09:24:00Z">
        <w:r w:rsidR="00552C44">
          <w:t xml:space="preserve">with 2.3. </w:t>
        </w:r>
      </w:ins>
      <w:ins w:id="1885" w:author="Arthur Parmentier" w:date="2020-05-20T22:13:00Z">
        <w:r>
          <w:t>right after</w:t>
        </w:r>
      </w:ins>
      <w:ins w:id="1886" w:author="Arthur Parmentier" w:date="2020-05-20T22:16:00Z">
        <w:r>
          <w:t xml:space="preserve"> a sign has been defined</w:t>
        </w:r>
      </w:ins>
      <w:ins w:id="1887" w:author="Arthur Parmentier" w:date="2020-05-20T22:13:00Z">
        <w:r>
          <w:t xml:space="preserve">. </w:t>
        </w:r>
      </w:ins>
      <w:ins w:id="1888" w:author="Arthur Parmentier" w:date="2020-05-20T22:14:00Z">
        <w:r>
          <w:t xml:space="preserve">The user can choose to either define one sign at the time and </w:t>
        </w:r>
      </w:ins>
      <w:ins w:id="1889" w:author="Arthur Parmentier" w:date="2020-05-20T22:15:00Z">
        <w:r>
          <w:t>record one or several training examples for</w:t>
        </w:r>
      </w:ins>
      <w:ins w:id="1890" w:author="Arthur Parmentier" w:date="2020-05-20T22:14:00Z">
        <w:r>
          <w:t xml:space="preserve"> it, then saving the training </w:t>
        </w:r>
      </w:ins>
      <w:ins w:id="1891" w:author="Arthur Parmentier" w:date="2020-05-20T22:15:00Z">
        <w:r>
          <w:t xml:space="preserve">data and adding another sign… or directly define a list </w:t>
        </w:r>
      </w:ins>
      <w:ins w:id="1892" w:author="Arthur Parmentier" w:date="2020-05-20T22:16:00Z">
        <w:r>
          <w:t>of signs and recording all of them in the same session.</w:t>
        </w:r>
      </w:ins>
    </w:p>
    <w:p w:rsidR="00A83578" w:rsidRDefault="00A83578" w:rsidP="00D17256">
      <w:pPr>
        <w:rPr>
          <w:ins w:id="1893" w:author="Arthur Parmentier" w:date="2020-05-20T22:26:00Z"/>
        </w:rPr>
      </w:pPr>
      <w:ins w:id="1894" w:author="Arthur Parmentier" w:date="2020-05-20T22:23:00Z">
        <w:r>
          <w:t xml:space="preserve">The </w:t>
        </w:r>
      </w:ins>
      <w:ins w:id="1895" w:author="Arthur Parmentier" w:date="2020-05-20T22:25:00Z">
        <w:r>
          <w:t>recording session has the following form:</w:t>
        </w:r>
      </w:ins>
    </w:p>
    <w:p w:rsidR="00A83578" w:rsidRDefault="00A83578" w:rsidP="00A83578">
      <w:pPr>
        <w:pStyle w:val="Paragraphedeliste"/>
        <w:numPr>
          <w:ilvl w:val="1"/>
          <w:numId w:val="11"/>
        </w:numPr>
        <w:rPr>
          <w:ins w:id="1896" w:author="Arthur Parmentier" w:date="2020-05-20T22:26:00Z"/>
        </w:rPr>
      </w:pPr>
      <w:ins w:id="1897" w:author="Arthur Parmentier" w:date="2020-05-20T22:26:00Z">
        <w:r>
          <w:t>Initial preparation time</w:t>
        </w:r>
      </w:ins>
      <w:ins w:id="1898" w:author="Arthur Parmentier" w:date="2020-05-20T22:30:00Z">
        <w:r>
          <w:t xml:space="preserve"> of </w:t>
        </w:r>
      </w:ins>
      <w:ins w:id="1899" w:author="Arthur Parmentier" w:date="2020-05-20T22:31:00Z">
        <w:r>
          <w:rPr>
            <w:i/>
            <w:iCs/>
          </w:rPr>
          <w:t>I</w:t>
        </w:r>
      </w:ins>
      <w:ins w:id="1900" w:author="Arthur Parmentier" w:date="2020-05-20T22:30:00Z">
        <w:r>
          <w:t xml:space="preserve"> seconds</w:t>
        </w:r>
      </w:ins>
    </w:p>
    <w:p w:rsidR="00A83578" w:rsidRDefault="00A83578" w:rsidP="00A83578">
      <w:pPr>
        <w:pStyle w:val="Paragraphedeliste"/>
        <w:numPr>
          <w:ilvl w:val="1"/>
          <w:numId w:val="11"/>
        </w:numPr>
        <w:rPr>
          <w:ins w:id="1901" w:author="Arthur Parmentier" w:date="2020-05-20T22:28:00Z"/>
        </w:rPr>
      </w:pPr>
      <w:ins w:id="1902" w:author="Arthur Parmentier" w:date="2020-05-20T22:27:00Z">
        <w:r>
          <w:t xml:space="preserve">Each sign is recorded </w:t>
        </w:r>
        <w:r w:rsidRPr="00A83578">
          <w:rPr>
            <w:i/>
            <w:iCs/>
            <w:rPrChange w:id="1903" w:author="Arthur Parmentier" w:date="2020-05-20T22:30:00Z">
              <w:rPr/>
            </w:rPrChange>
          </w:rPr>
          <w:t>N</w:t>
        </w:r>
        <w:r>
          <w:t xml:space="preserve"> </w:t>
        </w:r>
      </w:ins>
      <w:ins w:id="1904" w:author="Arthur Parmentier" w:date="2020-05-20T22:28:00Z">
        <w:r>
          <w:t>times</w:t>
        </w:r>
      </w:ins>
      <w:ins w:id="1905" w:author="Arthur Parmentier" w:date="2020-05-20T22:29:00Z">
        <w:r>
          <w:t>, in the following loop:</w:t>
        </w:r>
      </w:ins>
    </w:p>
    <w:p w:rsidR="00A83578" w:rsidRDefault="00A83578" w:rsidP="00A83578">
      <w:pPr>
        <w:pStyle w:val="Paragraphedeliste"/>
        <w:numPr>
          <w:ilvl w:val="2"/>
          <w:numId w:val="11"/>
        </w:numPr>
        <w:rPr>
          <w:ins w:id="1906" w:author="Arthur Parmentier" w:date="2020-05-20T22:28:00Z"/>
        </w:rPr>
      </w:pPr>
      <w:ins w:id="1907" w:author="Arthur Parmentier" w:date="2020-05-20T22:29:00Z">
        <w:r>
          <w:lastRenderedPageBreak/>
          <w:t>The</w:t>
        </w:r>
      </w:ins>
      <w:ins w:id="1908" w:author="Arthur Parmentier" w:date="2020-05-20T22:28:00Z">
        <w:r>
          <w:t xml:space="preserve"> recording is launch</w:t>
        </w:r>
      </w:ins>
      <w:ins w:id="1909" w:author="Arthur Parmentier" w:date="2020-05-20T22:32:00Z">
        <w:r>
          <w:t>ed</w:t>
        </w:r>
      </w:ins>
      <w:ins w:id="1910" w:author="Arthur Parmentier" w:date="2020-05-20T22:28:00Z">
        <w:r>
          <w:t xml:space="preserve"> for </w:t>
        </w:r>
      </w:ins>
      <w:ins w:id="1911" w:author="Arthur Parmentier" w:date="2020-05-20T22:29:00Z">
        <w:r w:rsidRPr="00A83578">
          <w:rPr>
            <w:i/>
            <w:iCs/>
            <w:rPrChange w:id="1912" w:author="Arthur Parmentier" w:date="2020-05-20T22:30:00Z">
              <w:rPr/>
            </w:rPrChange>
          </w:rPr>
          <w:t>R</w:t>
        </w:r>
      </w:ins>
      <w:ins w:id="1913" w:author="Arthur Parmentier" w:date="2020-05-20T22:28:00Z">
        <w:r>
          <w:t xml:space="preserve"> seconds</w:t>
        </w:r>
      </w:ins>
    </w:p>
    <w:p w:rsidR="00A83578" w:rsidRDefault="0088440D" w:rsidP="00A83578">
      <w:pPr>
        <w:pStyle w:val="Paragraphedeliste"/>
        <w:numPr>
          <w:ilvl w:val="2"/>
          <w:numId w:val="11"/>
        </w:numPr>
        <w:rPr>
          <w:ins w:id="1914" w:author="Arthur Parmentier" w:date="2020-05-20T22:30:00Z"/>
        </w:rPr>
      </w:pPr>
      <w:ins w:id="1915" w:author="Arthur Parmentier" w:date="2020-05-21T09:49:00Z">
        <w:r>
          <w:t>Break (preparation time for next recording) of</w:t>
        </w:r>
      </w:ins>
      <w:ins w:id="1916" w:author="Arthur Parmentier" w:date="2020-05-20T22:29:00Z">
        <w:r w:rsidR="00A83578">
          <w:t xml:space="preserve"> </w:t>
        </w:r>
        <w:r w:rsidR="00A83578" w:rsidRPr="00A83578">
          <w:rPr>
            <w:i/>
            <w:iCs/>
            <w:rPrChange w:id="1917" w:author="Arthur Parmentier" w:date="2020-05-20T22:30:00Z">
              <w:rPr/>
            </w:rPrChange>
          </w:rPr>
          <w:t>P</w:t>
        </w:r>
        <w:r w:rsidR="00A83578">
          <w:t xml:space="preserve"> seconds</w:t>
        </w:r>
      </w:ins>
    </w:p>
    <w:p w:rsidR="00A83578" w:rsidRDefault="00A83578" w:rsidP="00A83578">
      <w:pPr>
        <w:rPr>
          <w:ins w:id="1918" w:author="Arthur Parmentier" w:date="2020-05-20T22:43:00Z"/>
        </w:rPr>
      </w:pPr>
      <w:ins w:id="1919" w:author="Arthur Parmentier" w:date="2020-05-20T22:31:00Z">
        <w:r>
          <w:t xml:space="preserve">The user can change the values of </w:t>
        </w:r>
      </w:ins>
      <w:ins w:id="1920" w:author="Arthur Parmentier" w:date="2020-05-20T22:32:00Z">
        <w:r>
          <w:rPr>
            <w:i/>
            <w:iCs/>
          </w:rPr>
          <w:t>0&lt;</w:t>
        </w:r>
      </w:ins>
      <w:ins w:id="1921" w:author="Arthur Parmentier" w:date="2020-05-20T22:31:00Z">
        <w:r>
          <w:rPr>
            <w:i/>
            <w:iCs/>
          </w:rPr>
          <w:t xml:space="preserve">I, </w:t>
        </w:r>
      </w:ins>
      <w:ins w:id="1922" w:author="Arthur Parmentier" w:date="2020-05-20T22:32:00Z">
        <w:r>
          <w:rPr>
            <w:i/>
            <w:iCs/>
          </w:rPr>
          <w:t>0&lt;</w:t>
        </w:r>
      </w:ins>
      <w:ins w:id="1923" w:author="Arthur Parmentier" w:date="2020-05-20T22:31:00Z">
        <w:r>
          <w:rPr>
            <w:i/>
            <w:iCs/>
          </w:rPr>
          <w:t xml:space="preserve">N, </w:t>
        </w:r>
      </w:ins>
      <w:ins w:id="1924" w:author="Arthur Parmentier" w:date="2020-05-20T22:32:00Z">
        <w:r>
          <w:rPr>
            <w:i/>
            <w:iCs/>
          </w:rPr>
          <w:t>0&lt;</w:t>
        </w:r>
      </w:ins>
      <w:ins w:id="1925" w:author="Arthur Parmentier" w:date="2020-05-20T22:31:00Z">
        <w:r>
          <w:rPr>
            <w:i/>
            <w:iCs/>
          </w:rPr>
          <w:t>R</w:t>
        </w:r>
      </w:ins>
      <w:ins w:id="1926" w:author="Arthur Parmentier" w:date="2020-05-20T22:32:00Z">
        <w:r>
          <w:rPr>
            <w:i/>
            <w:iCs/>
          </w:rPr>
          <w:t>&lt;5</w:t>
        </w:r>
      </w:ins>
      <w:ins w:id="1927" w:author="Arthur Parmentier" w:date="2020-05-20T22:33:00Z">
        <w:r w:rsidR="005325E0">
          <w:rPr>
            <w:rStyle w:val="Appelnotedebasdep"/>
            <w:i/>
            <w:iCs/>
          </w:rPr>
          <w:footnoteReference w:id="26"/>
        </w:r>
      </w:ins>
      <w:ins w:id="1937" w:author="Arthur Parmentier" w:date="2020-05-20T22:31:00Z">
        <w:r>
          <w:rPr>
            <w:i/>
            <w:iCs/>
          </w:rPr>
          <w:t xml:space="preserve"> </w:t>
        </w:r>
        <w:r>
          <w:t xml:space="preserve">and </w:t>
        </w:r>
      </w:ins>
      <w:ins w:id="1938" w:author="Arthur Parmentier" w:date="2020-05-20T22:32:00Z">
        <w:r>
          <w:t>0&lt;</w:t>
        </w:r>
      </w:ins>
      <w:ins w:id="1939" w:author="Arthur Parmentier" w:date="2020-05-20T22:31:00Z">
        <w:r>
          <w:rPr>
            <w:i/>
            <w:iCs/>
          </w:rPr>
          <w:t>P</w:t>
        </w:r>
        <w:r>
          <w:t xml:space="preserve"> according to his needs.</w:t>
        </w:r>
      </w:ins>
    </w:p>
    <w:p w:rsidR="00CB1E29" w:rsidRDefault="00CB1E29" w:rsidP="00A83578">
      <w:pPr>
        <w:rPr>
          <w:ins w:id="1940" w:author="Arthur Parmentier" w:date="2020-05-20T22:43:00Z"/>
        </w:rPr>
      </w:pPr>
      <w:ins w:id="1941" w:author="Arthur Parmentier" w:date="2020-05-20T22:43:00Z">
        <w:r>
          <w:t>ILLUSTRATION FIGURE HERE</w:t>
        </w:r>
      </w:ins>
    </w:p>
    <w:p w:rsidR="00937092" w:rsidRDefault="004256FE">
      <w:pPr>
        <w:rPr>
          <w:ins w:id="1942" w:author="Arthur Parmentier" w:date="2020-05-21T09:56:00Z"/>
        </w:rPr>
      </w:pPr>
      <w:ins w:id="1943" w:author="Arthur Parmentier" w:date="2020-05-21T09:53:00Z">
        <w:r>
          <w:t>Each record</w:t>
        </w:r>
      </w:ins>
      <w:ins w:id="1944" w:author="Arthur Parmentier" w:date="2020-05-22T09:23:00Z">
        <w:r w:rsidR="00A87845">
          <w:t>ing</w:t>
        </w:r>
      </w:ins>
      <w:ins w:id="1945" w:author="Arthur Parmentier" w:date="2020-05-21T09:53:00Z">
        <w:r>
          <w:t xml:space="preserve"> </w:t>
        </w:r>
      </w:ins>
      <w:ins w:id="1946" w:author="Arthur Parmentier" w:date="2020-05-22T09:24:00Z">
        <w:r w:rsidR="00A728E6">
          <w:t>takes place in</w:t>
        </w:r>
      </w:ins>
      <w:ins w:id="1947" w:author="Arthur Parmentier" w:date="2020-05-21T09:54:00Z">
        <w:r>
          <w:t xml:space="preserve"> a different buffer of the Multiple Buffer (MuBu) object and </w:t>
        </w:r>
      </w:ins>
      <w:ins w:id="1948" w:author="Arthur Parmentier" w:date="2020-05-21T09:51:00Z">
        <w:r>
          <w:t>ea</w:t>
        </w:r>
      </w:ins>
      <w:ins w:id="1949" w:author="Arthur Parmentier" w:date="2020-05-21T09:52:00Z">
        <w:r>
          <w:t>ch active input data</w:t>
        </w:r>
      </w:ins>
      <w:ins w:id="1950" w:author="Arthur Parmentier" w:date="2020-05-21T09:51:00Z">
        <w:r>
          <w:t xml:space="preserve"> </w:t>
        </w:r>
      </w:ins>
      <w:ins w:id="1951" w:author="Arthur Parmentier" w:date="2020-05-21T09:52:00Z">
        <w:r>
          <w:t>is</w:t>
        </w:r>
      </w:ins>
      <w:ins w:id="1952" w:author="Arthur Parmentier" w:date="2020-05-21T09:51:00Z">
        <w:r>
          <w:t xml:space="preserve"> saved into</w:t>
        </w:r>
      </w:ins>
      <w:ins w:id="1953" w:author="Arthur Parmentier" w:date="2020-05-21T09:52:00Z">
        <w:r>
          <w:t xml:space="preserve"> a different </w:t>
        </w:r>
      </w:ins>
      <w:ins w:id="1954" w:author="Arthur Parmentier" w:date="2020-05-21T09:54:00Z">
        <w:r>
          <w:t xml:space="preserve">track. The user can </w:t>
        </w:r>
      </w:ins>
      <w:ins w:id="1955" w:author="Arthur Parmentier" w:date="2020-05-21T09:55:00Z">
        <w:r>
          <w:t>na</w:t>
        </w:r>
      </w:ins>
      <w:ins w:id="1956" w:author="Arthur Parmentier" w:date="2020-05-21T09:56:00Z">
        <w:r>
          <w:t>vigate</w:t>
        </w:r>
      </w:ins>
      <w:ins w:id="1957" w:author="Arthur Parmentier" w:date="2020-05-21T09:55:00Z">
        <w:r>
          <w:t xml:space="preserve"> the recorded data in each buffer and track using the Multiple Buffer Interface (Imubu object)</w:t>
        </w:r>
      </w:ins>
      <w:ins w:id="1958" w:author="Arthur Parmentier" w:date="2020-05-21T09:56:00Z">
        <w:r>
          <w:t>.</w:t>
        </w:r>
      </w:ins>
    </w:p>
    <w:p w:rsidR="004256FE" w:rsidRPr="00A83578" w:rsidRDefault="004256FE">
      <w:pPr>
        <w:rPr>
          <w:ins w:id="1959" w:author="Arthur Parmentier" w:date="2020-05-20T22:11:00Z"/>
        </w:rPr>
      </w:pPr>
      <w:ins w:id="1960" w:author="Arthur Parmentier" w:date="2020-05-21T09:56:00Z">
        <w:r>
          <w:t>ILLUSTRATION IMUBU</w:t>
        </w:r>
      </w:ins>
    </w:p>
    <w:p w:rsidR="00D17256" w:rsidRDefault="004256FE">
      <w:pPr>
        <w:rPr>
          <w:ins w:id="1961" w:author="Arthur Parmentier" w:date="2020-05-21T10:01:00Z"/>
        </w:rPr>
      </w:pPr>
      <w:ins w:id="1962" w:author="Arthur Parmentier" w:date="2020-05-21T09:57:00Z">
        <w:r>
          <w:t>After the recording session, the data contained in a given track of a gi</w:t>
        </w:r>
      </w:ins>
      <w:ins w:id="1963" w:author="Arthur Parmentier" w:date="2020-05-21T09:58:00Z">
        <w:r>
          <w:t xml:space="preserve">ven buffer corresponds to </w:t>
        </w:r>
      </w:ins>
      <w:ins w:id="1964" w:author="Arthur Parmentier" w:date="2020-05-20T21:54:00Z">
        <w:r w:rsidR="00D17256">
          <w:t xml:space="preserve">a </w:t>
        </w:r>
      </w:ins>
      <w:ins w:id="1965" w:author="Arthur Parmentier" w:date="2020-05-21T09:58:00Z">
        <w:r>
          <w:t>(</w:t>
        </w:r>
      </w:ins>
      <w:ins w:id="1966" w:author="Arthur Parmentier" w:date="2020-05-20T21:54:00Z">
        <w:r w:rsidR="00D17256">
          <w:t>N</w:t>
        </w:r>
      </w:ins>
      <w:ins w:id="1967" w:author="Arthur Parmentier" w:date="2020-05-21T09:58:00Z">
        <w:r>
          <w:t>+1)</w:t>
        </w:r>
      </w:ins>
      <w:ins w:id="1968" w:author="Arthur Parmentier" w:date="2020-05-21T10:13:00Z">
        <w:r w:rsidR="0008549C">
          <w:t xml:space="preserve"> </w:t>
        </w:r>
      </w:ins>
      <w:ins w:id="1969" w:author="Arthur Parmentier" w:date="2020-05-20T21:54:00Z">
        <w:r w:rsidR="00D17256">
          <w:t>x</w:t>
        </w:r>
      </w:ins>
      <w:ins w:id="1970" w:author="Arthur Parmentier" w:date="2020-05-21T10:13:00Z">
        <w:r w:rsidR="0008549C">
          <w:t xml:space="preserve"> </w:t>
        </w:r>
      </w:ins>
      <w:ins w:id="1971" w:author="Arthur Parmentier" w:date="2020-05-20T21:54:00Z">
        <w:r w:rsidR="00D17256">
          <w:t xml:space="preserve">L matrix with N being the number of dimensions of </w:t>
        </w:r>
      </w:ins>
      <w:ins w:id="1972" w:author="Arthur Parmentier" w:date="2020-05-21T09:58:00Z">
        <w:r>
          <w:t>the corresponding</w:t>
        </w:r>
      </w:ins>
      <w:ins w:id="1973" w:author="Arthur Parmentier" w:date="2020-05-20T21:54:00Z">
        <w:r w:rsidR="00D17256">
          <w:t xml:space="preserve"> input and L being the number of steps in the recording sequence (sampling rate x duration of the sequence)</w:t>
        </w:r>
      </w:ins>
      <w:ins w:id="1974" w:author="Arthur Parmentier" w:date="2020-05-21T09:58:00Z">
        <w:r>
          <w:t>. T</w:t>
        </w:r>
      </w:ins>
      <w:ins w:id="1975" w:author="Arthur Parmentier" w:date="2020-05-21T09:59:00Z">
        <w:r>
          <w:t xml:space="preserve">he additional dimension corresponds to the time-tagging of the data. </w:t>
        </w:r>
      </w:ins>
      <w:ins w:id="1976" w:author="Arthur Parmentier" w:date="2020-05-21T10:01:00Z">
        <w:r w:rsidR="005C1896">
          <w:t>There are two main reasons for time-tagging the data:</w:t>
        </w:r>
      </w:ins>
    </w:p>
    <w:p w:rsidR="005C1896" w:rsidRDefault="005C1896" w:rsidP="005C1896">
      <w:pPr>
        <w:pStyle w:val="Paragraphedeliste"/>
        <w:numPr>
          <w:ilvl w:val="0"/>
          <w:numId w:val="35"/>
        </w:numPr>
        <w:rPr>
          <w:ins w:id="1977" w:author="Arthur Parmentier" w:date="2020-05-21T10:02:00Z"/>
        </w:rPr>
      </w:pPr>
      <w:ins w:id="1978" w:author="Arthur Parmentier" w:date="2020-05-21T10:01:00Z">
        <w:r>
          <w:t xml:space="preserve">When several inputs are recorded at the same time, each has its own </w:t>
        </w:r>
      </w:ins>
      <w:ins w:id="1979" w:author="Arthur Parmentier" w:date="2020-05-21T10:02:00Z">
        <w:r>
          <w:t>output rate</w:t>
        </w:r>
      </w:ins>
      <w:ins w:id="1980" w:author="Arthur Parmentier" w:date="2020-05-21T10:03:00Z">
        <w:r>
          <w:t xml:space="preserve">; </w:t>
        </w:r>
      </w:ins>
      <w:ins w:id="1981"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1982" w:author="Arthur Parmentier" w:date="2020-05-21T10:11:00Z"/>
        </w:rPr>
      </w:pPr>
      <w:ins w:id="1983" w:author="Arthur Parmentier" w:date="2020-05-21T10:02:00Z">
        <w:r>
          <w:t>Individual inputs can have varying output rates over time, for instance Posenet</w:t>
        </w:r>
      </w:ins>
      <w:ins w:id="1984" w:author="Arthur Parmentier" w:date="2020-05-21T10:08:00Z">
        <w:r>
          <w:t>. Although we will see that the Dynamic Time Warping classification does “warp” the seq</w:t>
        </w:r>
      </w:ins>
      <w:ins w:id="1985" w:author="Arthur Parmentier" w:date="2020-05-21T10:09:00Z">
        <w:r>
          <w:t xml:space="preserve">uence in time and is therefore not sensitive to </w:t>
        </w:r>
        <w:r w:rsidR="00D9796F">
          <w:t xml:space="preserve">small variations of data rate, it </w:t>
        </w:r>
      </w:ins>
      <w:ins w:id="1986" w:author="Arthur Parmentier" w:date="2020-05-21T10:10:00Z">
        <w:r w:rsidR="00D9796F">
          <w:t xml:space="preserve">is safe to assume that keeping the data timing in place </w:t>
        </w:r>
      </w:ins>
      <w:ins w:id="1987" w:author="Arthur Parmentier" w:date="2020-05-21T10:11:00Z">
        <w:r w:rsidR="00D9796F">
          <w:t>always would better represent the original movements of the soundpainter</w:t>
        </w:r>
      </w:ins>
    </w:p>
    <w:p w:rsidR="00B92220" w:rsidRDefault="00995831" w:rsidP="00B92220">
      <w:pPr>
        <w:rPr>
          <w:ins w:id="1988" w:author="Arthur Parmentier" w:date="2020-05-21T14:39:00Z"/>
        </w:rPr>
      </w:pPr>
      <w:ins w:id="1989" w:author="Arthur Parmentier" w:date="2020-05-21T10:16:00Z">
        <w:r>
          <w:t>Wrapping up, i</w:t>
        </w:r>
      </w:ins>
      <w:ins w:id="1990" w:author="Arthur Parmentier" w:date="2020-05-21T10:15:00Z">
        <w:r>
          <w:t xml:space="preserve">nside the MuBu object, </w:t>
        </w:r>
      </w:ins>
      <w:ins w:id="1991" w:author="Arthur Parmentier" w:date="2020-05-21T10:16:00Z">
        <w:r>
          <w:t>a sign is represented by</w:t>
        </w:r>
      </w:ins>
      <w:ins w:id="1992" w:author="Arthur Parmentier" w:date="2020-05-21T14:37:00Z">
        <w:r w:rsidR="00B92220">
          <w:t xml:space="preserve"> labeled</w:t>
        </w:r>
      </w:ins>
      <w:ins w:id="1993" w:author="Arthur Parmentier" w:date="2020-05-21T14:34:00Z">
        <w:r w:rsidR="00B92220">
          <w:t xml:space="preserve"> multi-dimensional buffers</w:t>
        </w:r>
      </w:ins>
      <w:ins w:id="1994" w:author="Arthur Parmentier" w:date="2020-05-21T14:38:00Z">
        <w:r w:rsidR="00B92220">
          <w:t xml:space="preserve"> that contain the motion tracking data corresponding to each </w:t>
        </w:r>
      </w:ins>
      <w:ins w:id="1995" w:author="Arthur Parmentier" w:date="2020-05-21T14:39:00Z">
        <w:r w:rsidR="00B92220">
          <w:t>recorded example of the sign.</w:t>
        </w:r>
      </w:ins>
    </w:p>
    <w:p w:rsidR="00B92220" w:rsidRDefault="00B92220" w:rsidP="00B92220">
      <w:pPr>
        <w:rPr>
          <w:ins w:id="1996" w:author="Arthur Parmentier" w:date="2020-05-21T14:39:00Z"/>
        </w:rPr>
      </w:pPr>
      <w:ins w:id="1997" w:author="Arthur Parmentier" w:date="2020-05-21T14:39:00Z">
        <w:r>
          <w:t>ILLUSTRATION LABELS ET DATA 2</w:t>
        </w:r>
      </w:ins>
    </w:p>
    <w:p w:rsidR="00B92220" w:rsidRDefault="00B92220">
      <w:pPr>
        <w:rPr>
          <w:ins w:id="1998" w:author="Arthur Parmentier" w:date="2020-05-22T09:05:00Z"/>
        </w:rPr>
      </w:pPr>
      <w:ins w:id="1999" w:author="Arthur Parmentier" w:date="2020-05-21T14:39:00Z">
        <w:r>
          <w:t xml:space="preserve">Once the data has been recorded, the user is able to save the </w:t>
        </w:r>
      </w:ins>
      <w:ins w:id="2000" w:author="Arthur Parmentier" w:date="2020-05-21T14:40:00Z">
        <w:r>
          <w:t>recorded buffers to files in the ./data folder</w:t>
        </w:r>
      </w:ins>
      <w:ins w:id="2001" w:author="Arthur Parmentier" w:date="2020-05-22T09:24:00Z">
        <w:r w:rsidR="00AE73D8">
          <w:t>, by using the dedicated button in 2.4.</w:t>
        </w:r>
      </w:ins>
    </w:p>
    <w:p w:rsidR="00FC1C0A" w:rsidRDefault="00FC1C0A">
      <w:pPr>
        <w:rPr>
          <w:ins w:id="2002" w:author="Arthur Parmentier" w:date="2020-05-22T08:09:00Z"/>
        </w:rPr>
      </w:pPr>
      <w:ins w:id="2003" w:author="Arthur Parmentier" w:date="2020-05-22T09:05:00Z">
        <w:r>
          <w:t>ILLUSTRATION SAVE</w:t>
        </w:r>
      </w:ins>
    </w:p>
    <w:p w:rsidR="00023308" w:rsidRDefault="00023308" w:rsidP="00023308">
      <w:pPr>
        <w:rPr>
          <w:ins w:id="2004" w:author="Arthur Parmentier" w:date="2020-05-22T08:10:00Z"/>
        </w:rPr>
      </w:pPr>
      <w:ins w:id="2005" w:author="Arthur Parmentier" w:date="2020-05-22T08:10:00Z">
        <w:r>
          <w:t>What would be ideal would be to store the data in the following fashion:</w:t>
        </w:r>
      </w:ins>
    </w:p>
    <w:p w:rsidR="00023308" w:rsidRDefault="00023308" w:rsidP="00023308">
      <w:pPr>
        <w:rPr>
          <w:ins w:id="2006" w:author="Arthur Parmentier" w:date="2020-05-22T08:27:00Z"/>
        </w:rPr>
      </w:pPr>
      <w:ins w:id="2007" w:author="Arthur Parmentier" w:date="2020-05-22T08:10:00Z">
        <w:r>
          <w:t>./data</w:t>
        </w:r>
        <w:r>
          <w:br/>
        </w:r>
        <w:r>
          <w:tab/>
          <w:t>/track_name (corresponds to the input name)</w:t>
        </w:r>
        <w:r>
          <w:br/>
        </w:r>
        <w:r>
          <w:tab/>
        </w:r>
        <w:r>
          <w:tab/>
          <w:t>/</w:t>
        </w:r>
      </w:ins>
      <w:ins w:id="2008" w:author="Arthur Parmentier" w:date="2020-05-22T08:11:00Z">
        <w:r>
          <w:t>sign_label</w:t>
        </w:r>
      </w:ins>
      <w:ins w:id="2009" w:author="Arthur Parmentier" w:date="2020-05-22T08:10:00Z">
        <w:r>
          <w:t xml:space="preserve"> + unique_id (.mubu or .txt)</w:t>
        </w:r>
      </w:ins>
    </w:p>
    <w:p w:rsidR="003943E3" w:rsidRDefault="003943E3" w:rsidP="00023308">
      <w:pPr>
        <w:rPr>
          <w:ins w:id="2010" w:author="Arthur Parmentier" w:date="2020-05-22T08:10:00Z"/>
        </w:rPr>
      </w:pPr>
      <w:ins w:id="2011" w:author="Arthur Parmentier" w:date="2020-05-22T08:27:00Z">
        <w:r>
          <w:t>The motivation for using this file and folder structure is that it best represents the data structure of the MuBu object itself</w:t>
        </w:r>
      </w:ins>
      <w:ins w:id="2012" w:author="Arthur Parmentier" w:date="2020-05-22T08:28:00Z">
        <w:r>
          <w:t xml:space="preserve"> and </w:t>
        </w:r>
      </w:ins>
      <w:ins w:id="2013" w:author="Arthur Parmentier" w:date="2020-05-22T08:29:00Z">
        <w:r>
          <w:t xml:space="preserve">allows the user to clearly identify what the file corresponds to without looking at </w:t>
        </w:r>
        <w:r>
          <w:lastRenderedPageBreak/>
          <w:t xml:space="preserve">its metadata. The user would then be allowed to mix data from </w:t>
        </w:r>
      </w:ins>
      <w:ins w:id="2014" w:author="Arthur Parmentier" w:date="2020-05-22T08:30:00Z">
        <w:r>
          <w:t xml:space="preserve">recording sessions that are inhomogeneous, i.e. with a different number of </w:t>
        </w:r>
        <w:r w:rsidR="00CA7DF5">
          <w:t>recorded inputs</w:t>
        </w:r>
      </w:ins>
      <w:ins w:id="2015" w:author="Arthur Parmentier" w:date="2020-05-22T08:31:00Z">
        <w:r w:rsidR="00CA7DF5">
          <w:t>, by loading all the files that corresponds to the inputs he uses, even though they might come from very different sessions.</w:t>
        </w:r>
      </w:ins>
    </w:p>
    <w:p w:rsidR="00023308" w:rsidRDefault="00023308">
      <w:pPr>
        <w:rPr>
          <w:ins w:id="2016" w:author="Arthur Parmentier" w:date="2020-05-22T08:21:00Z"/>
        </w:rPr>
      </w:pPr>
      <w:ins w:id="2017" w:author="Arthur Parmentier" w:date="2020-05-22T08:11:00Z">
        <w:r>
          <w:t xml:space="preserve">However, the MuBu object write and read mechanisms suffers </w:t>
        </w:r>
      </w:ins>
      <w:ins w:id="2018" w:author="Arthur Parmentier" w:date="2020-05-22T08:13:00Z">
        <w:r>
          <w:t>from bugs</w:t>
        </w:r>
        <w:r>
          <w:rPr>
            <w:rStyle w:val="Appelnotedebasdep"/>
          </w:rPr>
          <w:footnoteReference w:id="27"/>
        </w:r>
      </w:ins>
      <w:ins w:id="2021" w:author="Arthur Parmentier" w:date="2020-05-22T08:21:00Z">
        <w:r w:rsidR="008A6401">
          <w:t xml:space="preserve"> that should be fixed by the </w:t>
        </w:r>
      </w:ins>
      <w:ins w:id="2022" w:author="Arthur Parmentier" w:date="2020-05-22T08:22:00Z">
        <w:r w:rsidR="008A6401">
          <w:t>developers</w:t>
        </w:r>
      </w:ins>
      <w:ins w:id="2023" w:author="Arthur Parmentier" w:date="2020-05-22T08:21:00Z">
        <w:r w:rsidR="008A6401">
          <w:t xml:space="preserve"> in the </w:t>
        </w:r>
      </w:ins>
      <w:ins w:id="2024" w:author="Arthur Parmentier" w:date="2020-05-22T08:22:00Z">
        <w:r w:rsidR="008A6401">
          <w:t>near future (as of May 2020)</w:t>
        </w:r>
      </w:ins>
      <w:ins w:id="2025" w:author="Arthur Parmentier" w:date="2020-05-22T08:12:00Z">
        <w:r>
          <w:t xml:space="preserve"> </w:t>
        </w:r>
      </w:ins>
      <w:ins w:id="2026" w:author="Arthur Parmentier" w:date="2020-05-22T08:13:00Z">
        <w:r>
          <w:t>and I had to implement a workaround before it gets fixed</w:t>
        </w:r>
      </w:ins>
      <w:ins w:id="2027" w:author="Arthur Parmentier" w:date="2020-05-22T08:20:00Z">
        <w:r w:rsidR="008A6401">
          <w:t xml:space="preserve">, by saving </w:t>
        </w:r>
      </w:ins>
      <w:ins w:id="2028" w:author="Arthur Parmentier" w:date="2020-05-22T08:21:00Z">
        <w:r w:rsidR="008A6401">
          <w:t>each</w:t>
        </w:r>
      </w:ins>
      <w:ins w:id="2029" w:author="Arthur Parmentier" w:date="2020-05-22T08:20:00Z">
        <w:r w:rsidR="008A6401">
          <w:t xml:space="preserve"> buffer with all </w:t>
        </w:r>
      </w:ins>
      <w:ins w:id="2030" w:author="Arthur Parmentier" w:date="2020-05-22T08:21:00Z">
        <w:r w:rsidR="008A6401">
          <w:t>its</w:t>
        </w:r>
      </w:ins>
      <w:ins w:id="2031" w:author="Arthur Parmentier" w:date="2020-05-22T08:20:00Z">
        <w:r w:rsidR="008A6401">
          <w:t xml:space="preserve"> tracks in</w:t>
        </w:r>
      </w:ins>
      <w:ins w:id="2032" w:author="Arthur Parmentier" w:date="2020-05-22T08:21:00Z">
        <w:r w:rsidR="008A6401">
          <w:t xml:space="preserve"> a single file:</w:t>
        </w:r>
      </w:ins>
    </w:p>
    <w:p w:rsidR="008A6401" w:rsidRDefault="008A6401" w:rsidP="008A6401">
      <w:pPr>
        <w:rPr>
          <w:ins w:id="2033" w:author="Arthur Parmentier" w:date="2020-05-22T08:21:00Z"/>
        </w:rPr>
      </w:pPr>
      <w:ins w:id="2034" w:author="Arthur Parmentier" w:date="2020-05-22T08:21:00Z">
        <w:r>
          <w:t>./data</w:t>
        </w:r>
        <w:r>
          <w:br/>
        </w:r>
        <w:r>
          <w:tab/>
          <w:t>/configuration_#track_name_1_#track_name_2…</w:t>
        </w:r>
        <w:r>
          <w:br/>
        </w:r>
        <w:r>
          <w:tab/>
        </w:r>
        <w:r>
          <w:tab/>
          <w:t>/buffer_name + unique_id (.mubu, .txt)</w:t>
        </w:r>
      </w:ins>
    </w:p>
    <w:p w:rsidR="008A6401" w:rsidRDefault="008A6401">
      <w:pPr>
        <w:rPr>
          <w:ins w:id="2035" w:author="Arthur Parmentier" w:date="2020-05-22T08:23:00Z"/>
        </w:rPr>
      </w:pPr>
      <w:ins w:id="2036" w:author="Arthur Parmentier" w:date="2020-05-22T08:22:00Z">
        <w:r>
          <w:t>This way, the buffer names are saved correctly</w:t>
        </w:r>
      </w:ins>
      <w:ins w:id="2037" w:author="Arthur Parmentier" w:date="2020-05-22T08:31:00Z">
        <w:r w:rsidR="00DD65AA">
          <w:t>, but the user is no longer able to mix data</w:t>
        </w:r>
      </w:ins>
      <w:ins w:id="2038" w:author="Arthur Parmentier" w:date="2020-05-22T08:32:00Z">
        <w:r w:rsidR="00DD65AA">
          <w:t xml:space="preserve"> from different sets of inputs.</w:t>
        </w:r>
      </w:ins>
    </w:p>
    <w:p w:rsidR="008A6401" w:rsidRDefault="008A6401">
      <w:pPr>
        <w:rPr>
          <w:ins w:id="2039" w:author="Arthur Parmentier" w:date="2020-05-22T09:04:00Z"/>
        </w:rPr>
      </w:pPr>
      <w:ins w:id="2040" w:author="Arthur Parmentier" w:date="2020-05-22T08:24:00Z">
        <w:r>
          <w:t xml:space="preserve">Loading </w:t>
        </w:r>
      </w:ins>
      <w:ins w:id="2041" w:author="Arthur Parmentier" w:date="2020-05-22T09:14:00Z">
        <w:r w:rsidR="00A87845">
          <w:t xml:space="preserve">buffer data from files </w:t>
        </w:r>
      </w:ins>
      <w:ins w:id="2042" w:author="Arthur Parmentier" w:date="2020-05-22T08:24:00Z">
        <w:r>
          <w:t>is much simpler and can be achieved</w:t>
        </w:r>
      </w:ins>
      <w:ins w:id="2043" w:author="Arthur Parmentier" w:date="2020-05-22T09:25:00Z">
        <w:r w:rsidR="00C83F83">
          <w:t xml:space="preserve"> in 2.3.</w:t>
        </w:r>
      </w:ins>
      <w:ins w:id="2044" w:author="Arthur Parmentier" w:date="2020-05-22T08:24:00Z">
        <w:r>
          <w:t xml:space="preserve"> by a simple drag and drop of one or several data files </w:t>
        </w:r>
      </w:ins>
      <w:ins w:id="2045" w:author="Arthur Parmentier" w:date="2020-05-22T08:25:00Z">
        <w:r>
          <w:t>in the dedicated zone of the program.</w:t>
        </w:r>
      </w:ins>
    </w:p>
    <w:p w:rsidR="004C1FCB" w:rsidRDefault="004C1FCB">
      <w:pPr>
        <w:rPr>
          <w:ins w:id="2046" w:author="Arthur Parmentier" w:date="2020-05-22T09:14:00Z"/>
        </w:rPr>
      </w:pPr>
      <w:ins w:id="2047" w:author="Arthur Parmentier" w:date="2020-05-22T09:04:00Z">
        <w:r>
          <w:t>ILLUSTRATION DROP ZONE</w:t>
        </w:r>
      </w:ins>
    </w:p>
    <w:p w:rsidR="00A87845" w:rsidRDefault="00A87845">
      <w:pPr>
        <w:rPr>
          <w:ins w:id="2048" w:author="Arthur Parmentier" w:date="2020-05-22T09:16:00Z"/>
        </w:rPr>
      </w:pPr>
      <w:ins w:id="2049" w:author="Arthur Parmentier" w:date="2020-05-22T09:15:00Z">
        <w:r>
          <w:t>Wrapping up, the user flow of the sign &amp; dictionary management layer is the fol</w:t>
        </w:r>
      </w:ins>
      <w:ins w:id="2050" w:author="Arthur Parmentier" w:date="2020-05-22T09:16:00Z">
        <w:r>
          <w:t>lowing:</w:t>
        </w:r>
      </w:ins>
    </w:p>
    <w:p w:rsidR="00A87845" w:rsidRDefault="00A87845" w:rsidP="00A87845">
      <w:pPr>
        <w:pStyle w:val="Paragraphedeliste"/>
        <w:numPr>
          <w:ilvl w:val="0"/>
          <w:numId w:val="38"/>
        </w:numPr>
        <w:rPr>
          <w:ins w:id="2051" w:author="Arthur Parmentier" w:date="2020-05-22T09:25:00Z"/>
        </w:rPr>
      </w:pPr>
      <w:ins w:id="2052" w:author="Arthur Parmentier" w:date="2020-05-22T09:16:00Z">
        <w:r>
          <w:t xml:space="preserve">If the user wants to record new signs, i.e. either record examples of a </w:t>
        </w:r>
      </w:ins>
      <w:ins w:id="2053" w:author="Arthur Parmentier" w:date="2020-05-22T09:17:00Z">
        <w:r>
          <w:t>sign that was not recorded and saved previously or record more examples of a sign that was already saved into files, he</w:t>
        </w:r>
      </w:ins>
      <w:ins w:id="2054" w:author="Arthur Parmentier" w:date="2020-05-22T09:18:00Z">
        <w:r>
          <w:t xml:space="preserve"> must first define which signs he wants to record into 2.1. and then launch the recording session with 2.2.</w:t>
        </w:r>
        <w:r>
          <w:br/>
          <w:t>Once the si</w:t>
        </w:r>
      </w:ins>
      <w:ins w:id="2055" w:author="Arthur Parmentier" w:date="2020-05-22T09:19:00Z">
        <w:r>
          <w:t>gns are recorded in the buffer, he should save them (2.4.) by hitting the “save” button if he is satisfied by the recordings.</w:t>
        </w:r>
        <w:r>
          <w:br/>
        </w:r>
      </w:ins>
      <w:ins w:id="2056" w:author="Arthur Parmentier" w:date="2020-05-22T09:20:00Z">
        <w:r>
          <w:t>If the user adds new signs in 2.1. without saving the buffers in 2.4., the data that was contained in the Mu</w:t>
        </w:r>
      </w:ins>
      <w:ins w:id="2057" w:author="Arthur Parmentier" w:date="2020-05-22T09:21:00Z">
        <w:r>
          <w:t>Bu object is lost.</w:t>
        </w:r>
      </w:ins>
    </w:p>
    <w:p w:rsidR="006D0BF0" w:rsidRDefault="006D0BF0" w:rsidP="006D0BF0">
      <w:pPr>
        <w:pStyle w:val="Paragraphedeliste"/>
        <w:numPr>
          <w:ilvl w:val="0"/>
          <w:numId w:val="38"/>
        </w:numPr>
        <w:rPr>
          <w:ins w:id="2058" w:author="Arthur Parmentier" w:date="2020-05-22T08:19:00Z"/>
        </w:rPr>
        <w:pPrChange w:id="2059" w:author="Arthur Parmentier" w:date="2020-05-22T09:30:00Z">
          <w:pPr/>
        </w:pPrChange>
      </w:pPr>
      <w:ins w:id="2060" w:author="Arthur Parmentier" w:date="2020-05-22T09:26:00Z">
        <w:r>
          <w:t>Once the recording</w:t>
        </w:r>
      </w:ins>
      <w:ins w:id="2061" w:author="Arthur Parmentier" w:date="2020-05-22T09:27:00Z">
        <w:r>
          <w:t xml:space="preserve">s of new signs </w:t>
        </w:r>
      </w:ins>
      <w:ins w:id="2062" w:author="Arthur Parmentier" w:date="2020-05-22T09:29:00Z">
        <w:r>
          <w:t>are</w:t>
        </w:r>
      </w:ins>
      <w:ins w:id="2063" w:author="Arthur Parmentier" w:date="2020-05-22T09:27:00Z">
        <w:r>
          <w:t xml:space="preserve"> finished, the user should load </w:t>
        </w:r>
      </w:ins>
      <w:ins w:id="2064" w:author="Arthur Parmentier" w:date="2020-05-22T09:28:00Z">
        <w:r>
          <w:t xml:space="preserve">into the MuBu object </w:t>
        </w:r>
      </w:ins>
      <w:ins w:id="2065" w:author="Arthur Parmentier" w:date="2020-05-22T09:27:00Z">
        <w:r>
          <w:t>the data files of all signs that he wants to recognize and classify</w:t>
        </w:r>
      </w:ins>
      <w:ins w:id="2066" w:author="Arthur Parmentier" w:date="2020-05-22T09:28:00Z">
        <w:r>
          <w:t>, for all inputs that he would be using. This is done in 2.3. by dragging and dropping the corresponding files from the data f</w:t>
        </w:r>
      </w:ins>
      <w:ins w:id="2067" w:author="Arthur Parmentier" w:date="2020-05-22T09:29:00Z">
        <w:r>
          <w:t>older.</w:t>
        </w:r>
      </w:ins>
    </w:p>
    <w:p w:rsidR="00023308" w:rsidRPr="000C6A61" w:rsidDel="008A6401" w:rsidRDefault="00023308">
      <w:pPr>
        <w:rPr>
          <w:del w:id="2068" w:author="Arthur Parmentier" w:date="2020-05-22T08:20:00Z"/>
          <w:rPrChange w:id="2069" w:author="Arthur Parmentier" w:date="2020-05-20T19:53:00Z">
            <w:rPr>
              <w:del w:id="2070" w:author="Arthur Parmentier" w:date="2020-05-22T08:20:00Z"/>
            </w:rPr>
          </w:rPrChange>
        </w:rPr>
        <w:pPrChange w:id="2071" w:author="Arthur Parmentier" w:date="2020-05-21T14:34:00Z">
          <w:pPr>
            <w:pStyle w:val="Titre2"/>
          </w:pPr>
        </w:pPrChange>
      </w:pPr>
      <w:bookmarkStart w:id="2072" w:name="_Toc41067209"/>
      <w:bookmarkEnd w:id="2072"/>
    </w:p>
    <w:p w:rsidR="00F25194" w:rsidRDefault="00F25194">
      <w:pPr>
        <w:pStyle w:val="Titre3"/>
        <w:rPr>
          <w:ins w:id="2073" w:author="Arthur Parmentier" w:date="2020-05-22T09:43:00Z"/>
        </w:rPr>
      </w:pPr>
      <w:bookmarkStart w:id="2074" w:name="_Toc41067210"/>
      <w:r w:rsidRPr="00953072">
        <w:t xml:space="preserve">Part 3: </w:t>
      </w:r>
      <w:del w:id="2075" w:author="Arthur Parmentier" w:date="2020-05-22T09:59:00Z">
        <w:r w:rsidRPr="00953072" w:rsidDel="009B5ADF">
          <w:delText>Classification</w:delText>
        </w:r>
      </w:del>
      <w:ins w:id="2076" w:author="Arthur Parmentier" w:date="2020-05-22T09:59:00Z">
        <w:r w:rsidR="009B5ADF">
          <w:t>Real-time classifier</w:t>
        </w:r>
      </w:ins>
      <w:bookmarkEnd w:id="2074"/>
    </w:p>
    <w:p w:rsidR="00834EA5" w:rsidRDefault="00834EA5" w:rsidP="00834EA5">
      <w:pPr>
        <w:rPr>
          <w:ins w:id="2077" w:author="Arthur Parmentier" w:date="2020-05-22T09:58:00Z"/>
        </w:rPr>
      </w:pPr>
      <w:ins w:id="2078" w:author="Arthur Parmentier" w:date="2020-05-22T09:46:00Z">
        <w:r>
          <w:t xml:space="preserve">The word “cognition” </w:t>
        </w:r>
      </w:ins>
      <w:ins w:id="2079" w:author="Arthur Parmentier" w:date="2020-05-22T09:47:00Z">
        <w:r w:rsidRPr="00834EA5">
          <w:t>dates back to the 15th century, where it meant "thinking and awareness."</w:t>
        </w:r>
      </w:ins>
      <w:ins w:id="2080" w:author="Arthur Parmentier" w:date="2020-05-22T09:50:00Z">
        <w:r>
          <w:rPr>
            <w:rStyle w:val="Appelnotedebasdep"/>
          </w:rPr>
          <w:footnoteReference w:id="28"/>
        </w:r>
      </w:ins>
      <w:ins w:id="2083" w:author="Arthur Parmentier" w:date="2020-05-22T09:47:00Z">
        <w:r w:rsidRPr="00834EA5">
          <w:t xml:space="preserve"> The term comes from the Latin noun </w:t>
        </w:r>
        <w:r w:rsidRPr="00834EA5">
          <w:rPr>
            <w:i/>
            <w:iCs/>
            <w:rPrChange w:id="2084" w:author="Arthur Parmentier" w:date="2020-05-22T09:53:00Z">
              <w:rPr/>
            </w:rPrChange>
          </w:rPr>
          <w:t>cognitio</w:t>
        </w:r>
        <w:r w:rsidRPr="00834EA5">
          <w:t xml:space="preserve"> ('examination,' 'learning,' or 'knowledge'), derived from the verb </w:t>
        </w:r>
        <w:r w:rsidRPr="00834EA5">
          <w:rPr>
            <w:i/>
            <w:iCs/>
            <w:rPrChange w:id="2085"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2086" w:author="Arthur Parmentier" w:date="2020-05-22T09:50:00Z">
        <w:r>
          <w:rPr>
            <w:rStyle w:val="Appelnotedebasdep"/>
          </w:rPr>
          <w:footnoteReference w:id="29"/>
        </w:r>
      </w:ins>
      <w:ins w:id="2098" w:author="Arthur Parmentier" w:date="2020-05-22T09:52:00Z">
        <w:r>
          <w:t xml:space="preserve"> </w:t>
        </w:r>
      </w:ins>
      <w:ins w:id="2099" w:author="Arthur Parmentier" w:date="2020-05-22T09:53:00Z">
        <w:r>
          <w:br/>
        </w:r>
      </w:ins>
      <w:ins w:id="2100" w:author="Arthur Parmentier" w:date="2020-05-22T09:54:00Z">
        <w:r w:rsidR="009B5ADF">
          <w:lastRenderedPageBreak/>
          <w:t xml:space="preserve">Re-cognition </w:t>
        </w:r>
      </w:ins>
      <w:ins w:id="2101" w:author="Arthur Parmentier" w:date="2020-05-22T09:55:00Z">
        <w:r w:rsidR="009B5ADF">
          <w:t xml:space="preserve">can therefore be understood as </w:t>
        </w:r>
      </w:ins>
      <w:ins w:id="2102" w:author="Arthur Parmentier" w:date="2020-05-22T09:54:00Z">
        <w:r w:rsidR="009B5ADF">
          <w:t>the process</w:t>
        </w:r>
      </w:ins>
      <w:ins w:id="2103" w:author="Arthur Parmentier" w:date="2020-05-22T09:55:00Z">
        <w:r w:rsidR="009B5ADF">
          <w:t xml:space="preserve"> of “another” cognition, that allows</w:t>
        </w:r>
      </w:ins>
      <w:ins w:id="2104" w:author="Arthur Parmentier" w:date="2020-05-22T09:56:00Z">
        <w:r w:rsidR="009B5ADF">
          <w:t xml:space="preserve"> the identification of something already knew</w:t>
        </w:r>
      </w:ins>
      <w:ins w:id="2105" w:author="Arthur Parmentier" w:date="2020-05-22T09:57:00Z">
        <w:r w:rsidR="009B5ADF">
          <w:t xml:space="preserve"> or already perceived.</w:t>
        </w:r>
      </w:ins>
    </w:p>
    <w:p w:rsidR="009B5ADF" w:rsidRDefault="009B5ADF" w:rsidP="00834EA5">
      <w:pPr>
        <w:rPr>
          <w:ins w:id="2106" w:author="Arthur Parmentier" w:date="2020-05-22T10:12:00Z"/>
        </w:rPr>
      </w:pPr>
      <w:ins w:id="2107" w:author="Arthur Parmentier" w:date="2020-05-22T09:58:00Z">
        <w:r>
          <w:t xml:space="preserve">One can wonder what </w:t>
        </w:r>
      </w:ins>
      <w:ins w:id="2108" w:author="Arthur Parmentier" w:date="2020-05-22T09:59:00Z">
        <w:r>
          <w:t>the core processes of recognition are</w:t>
        </w:r>
      </w:ins>
      <w:ins w:id="2109" w:author="Arthur Parmentier" w:date="2020-05-22T10:00:00Z">
        <w:r>
          <w:t xml:space="preserve"> and try to reproduce them on a computer.</w:t>
        </w:r>
      </w:ins>
      <w:ins w:id="2110" w:author="Arthur Parmentier" w:date="2020-05-22T10:04:00Z">
        <w:r w:rsidR="00E908AB">
          <w:t xml:space="preserve"> Very common examples</w:t>
        </w:r>
      </w:ins>
      <w:ins w:id="2111" w:author="Arthur Parmentier" w:date="2020-05-22T10:05:00Z">
        <w:r w:rsidR="00E908AB">
          <w:t xml:space="preserve"> of computer-recognition come from the so-called computer vision field</w:t>
        </w:r>
      </w:ins>
      <w:ins w:id="2112" w:author="Arthur Parmentier" w:date="2020-05-22T10:08:00Z">
        <w:r w:rsidR="00E908AB">
          <w:t xml:space="preserve"> such as</w:t>
        </w:r>
      </w:ins>
      <w:ins w:id="2113" w:author="Arthur Parmentier" w:date="2020-05-22T10:07:00Z">
        <w:r w:rsidR="00E908AB">
          <w:t xml:space="preserve"> object recognition</w:t>
        </w:r>
      </w:ins>
      <w:ins w:id="2114" w:author="Arthur Parmentier" w:date="2020-05-22T10:18:00Z">
        <w:r w:rsidR="00BB3B34">
          <w:t xml:space="preserve"> (classification</w:t>
        </w:r>
      </w:ins>
      <w:ins w:id="2115" w:author="Arthur Parmentier" w:date="2020-05-22T10:19:00Z">
        <w:r w:rsidR="00BB3B34">
          <w:t>)</w:t>
        </w:r>
      </w:ins>
      <w:ins w:id="2116" w:author="Arthur Parmentier" w:date="2020-05-22T10:08:00Z">
        <w:r w:rsidR="00E908AB">
          <w:t xml:space="preserve"> or</w:t>
        </w:r>
      </w:ins>
      <w:ins w:id="2117" w:author="Arthur Parmentier" w:date="2020-05-22T10:07:00Z">
        <w:r w:rsidR="00E908AB">
          <w:t xml:space="preserve"> detection</w:t>
        </w:r>
      </w:ins>
      <w:ins w:id="2118" w:author="Arthur Parmentier" w:date="2020-05-22T10:08:00Z">
        <w:r w:rsidR="00E908AB">
          <w:t xml:space="preserve"> </w:t>
        </w:r>
      </w:ins>
      <w:ins w:id="2119" w:author="Arthur Parmentier" w:date="2020-05-22T10:09:00Z">
        <w:r w:rsidR="00E908AB">
          <w:t xml:space="preserve">convolutional neural networks </w:t>
        </w:r>
      </w:ins>
      <w:ins w:id="2120" w:author="Arthur Parmentier" w:date="2020-05-22T10:10:00Z">
        <w:r w:rsidR="00E908AB">
          <w:t xml:space="preserve">(CNNs) </w:t>
        </w:r>
      </w:ins>
      <w:ins w:id="2121" w:author="Arthur Parmentier" w:date="2020-05-22T10:09:00Z">
        <w:r w:rsidR="00E908AB">
          <w:t xml:space="preserve">whose performances are now close </w:t>
        </w:r>
      </w:ins>
      <w:ins w:id="2122" w:author="Arthur Parmentier" w:date="2020-05-22T10:10:00Z">
        <w:r w:rsidR="00E908AB">
          <w:t>to that of humans. However, CNNs are trained on huge amount of data</w:t>
        </w:r>
      </w:ins>
      <w:ins w:id="2123" w:author="Arthur Parmentier" w:date="2020-05-22T10:11:00Z">
        <w:r w:rsidR="00E908AB">
          <w:t xml:space="preserve"> and are (in general) not models that can be interpreted by humans.</w:t>
        </w:r>
      </w:ins>
    </w:p>
    <w:p w:rsidR="00D60A1F" w:rsidRDefault="00E908AB" w:rsidP="00834EA5">
      <w:pPr>
        <w:rPr>
          <w:ins w:id="2124" w:author="Arthur Parmentier" w:date="2020-05-22T10:36:00Z"/>
        </w:rPr>
      </w:pPr>
      <w:ins w:id="2125" w:author="Arthur Parmentier" w:date="2020-05-22T10:12:00Z">
        <w:r>
          <w:t>In the context of this master project</w:t>
        </w:r>
      </w:ins>
      <w:ins w:id="2126" w:author="Arthur Parmentier" w:date="2020-05-22T10:15:00Z">
        <w:r w:rsidR="00BB3B34">
          <w:t xml:space="preserve"> and to offer the ability of creating new signs </w:t>
        </w:r>
      </w:ins>
      <w:ins w:id="2127" w:author="Arthur Parmentier" w:date="2020-05-22T10:16:00Z">
        <w:r w:rsidR="00BB3B34">
          <w:t xml:space="preserve">to the user, we </w:t>
        </w:r>
      </w:ins>
      <w:ins w:id="2128" w:author="Arthur Parmentier" w:date="2020-05-22T10:24:00Z">
        <w:r w:rsidR="00D60A1F">
          <w:t>must</w:t>
        </w:r>
      </w:ins>
      <w:ins w:id="2129" w:author="Arthur Parmentier" w:date="2020-05-22T10:16:00Z">
        <w:r w:rsidR="00BB3B34">
          <w:t xml:space="preserve"> work with </w:t>
        </w:r>
      </w:ins>
      <w:ins w:id="2130" w:author="Arthur Parmentier" w:date="2020-05-22T10:17:00Z">
        <w:r w:rsidR="00BB3B34">
          <w:t>lightweight</w:t>
        </w:r>
      </w:ins>
      <w:ins w:id="2131" w:author="Arthur Parmentier" w:date="2020-05-22T10:16:00Z">
        <w:r w:rsidR="00BB3B34">
          <w:t>, interpretable models that can</w:t>
        </w:r>
      </w:ins>
      <w:ins w:id="2132" w:author="Arthur Parmentier" w:date="2020-05-22T10:17:00Z">
        <w:r w:rsidR="00BB3B34">
          <w:t xml:space="preserve"> be trained fast and</w:t>
        </w:r>
      </w:ins>
      <w:ins w:id="2133" w:author="Arthur Parmentier" w:date="2020-05-22T10:16:00Z">
        <w:r w:rsidR="00BB3B34">
          <w:t xml:space="preserve"> </w:t>
        </w:r>
      </w:ins>
      <w:ins w:id="2134" w:author="Arthur Parmentier" w:date="2020-05-22T10:17:00Z">
        <w:r w:rsidR="00BB3B34">
          <w:t>identify the signs that are performed in real time</w:t>
        </w:r>
      </w:ins>
      <w:ins w:id="2135" w:author="Arthur Parmentier" w:date="2020-05-22T10:19:00Z">
        <w:r w:rsidR="00BB3B34">
          <w:t>. In our case, the identification process is a simple classification process, in which we ask the classifier to predict the</w:t>
        </w:r>
      </w:ins>
      <w:ins w:id="2136" w:author="Arthur Parmentier" w:date="2020-05-22T10:20:00Z">
        <w:r w:rsidR="00BB3B34">
          <w:t xml:space="preserve"> “class” of the motion sequence performed by the performer among a set of classes that </w:t>
        </w:r>
      </w:ins>
      <w:ins w:id="2137" w:author="Arthur Parmentier" w:date="2020-05-22T10:21:00Z">
        <w:r w:rsidR="00BB3B34">
          <w:t>have been previously learned by the model: SP signs.</w:t>
        </w:r>
      </w:ins>
    </w:p>
    <w:p w:rsidR="00DF645F" w:rsidRPr="00834EA5" w:rsidRDefault="00DF645F" w:rsidP="00834EA5">
      <w:pPr>
        <w:rPr>
          <w:ins w:id="2138" w:author="Arthur Parmentier" w:date="2020-05-22T09:32:00Z"/>
          <w:rPrChange w:id="2139" w:author="Arthur Parmentier" w:date="2020-05-22T09:43:00Z">
            <w:rPr>
              <w:ins w:id="2140" w:author="Arthur Parmentier" w:date="2020-05-22T09:32:00Z"/>
            </w:rPr>
          </w:rPrChange>
        </w:rPr>
        <w:pPrChange w:id="2141" w:author="Arthur Parmentier" w:date="2020-05-22T09:43:00Z">
          <w:pPr>
            <w:pStyle w:val="Titre3"/>
          </w:pPr>
        </w:pPrChange>
      </w:pPr>
      <w:ins w:id="2142" w:author="Arthur Parmentier" w:date="2020-05-22T10:37:00Z">
        <w:r>
          <w:t>From the low-dimension set of features built</w:t>
        </w:r>
      </w:ins>
      <w:ins w:id="2143" w:author="Arthur Parmentier" w:date="2020-05-22T10:38:00Z">
        <w:r>
          <w:t xml:space="preserve"> from the different inputs</w:t>
        </w:r>
      </w:ins>
      <w:ins w:id="2144" w:author="Arthur Parmentier" w:date="2020-05-22T10:39:00Z">
        <w:r>
          <w:t>, two light-weight models are generally presented in the literature to classify time-sequences:</w:t>
        </w:r>
      </w:ins>
      <w:ins w:id="2145" w:author="Arthur Parmentier" w:date="2020-05-22T10:40:00Z">
        <w:r>
          <w:t xml:space="preserve"> Dynamic Time Warping </w:t>
        </w:r>
      </w:ins>
      <w:ins w:id="2146" w:author="Arthur Parmentier" w:date="2020-05-22T10:41:00Z">
        <w:r w:rsidR="00D50F7A">
          <w:t xml:space="preserve">(DTW) </w:t>
        </w:r>
      </w:ins>
      <w:ins w:id="2147" w:author="Arthur Parmentier" w:date="2020-05-22T10:40:00Z">
        <w:r>
          <w:t>and Hidden Markov Models</w:t>
        </w:r>
      </w:ins>
      <w:ins w:id="2148" w:author="Arthur Parmentier" w:date="2020-05-22T10:41:00Z">
        <w:r w:rsidR="00D50F7A">
          <w:t xml:space="preserve"> (HMM</w:t>
        </w:r>
      </w:ins>
      <w:ins w:id="2149" w:author="Arthur Parmentier" w:date="2020-05-22T10:42:00Z">
        <w:r w:rsidR="00D50F7A">
          <w:t>)</w:t>
        </w:r>
      </w:ins>
      <w:ins w:id="2150" w:author="Arthur Parmentier" w:date="2020-05-22T12:58:00Z">
        <w:r w:rsidR="00B734D3">
          <w:t>.</w:t>
        </w:r>
      </w:ins>
      <w:ins w:id="2151" w:author="Arthur Parmentier" w:date="2020-05-22T10:40:00Z">
        <w:r>
          <w:t xml:space="preserve"> In general</w:t>
        </w:r>
      </w:ins>
      <w:ins w:id="2152" w:author="Arthur Parmentier" w:date="2020-05-22T10:41:00Z">
        <w:r w:rsidR="00D50F7A">
          <w:t xml:space="preserve">, DTW is observed to be faster and more accurate that </w:t>
        </w:r>
      </w:ins>
      <w:ins w:id="2153" w:author="Arthur Parmentier" w:date="2020-05-22T10:42:00Z">
        <w:r w:rsidR="00D50F7A">
          <w:t>HMMs.</w:t>
        </w:r>
      </w:ins>
      <w:ins w:id="2154" w:author="Arthur Parmentier" w:date="2020-05-22T12:58:00Z">
        <w:r w:rsidR="00B734D3" w:rsidRPr="00B734D3">
          <w:rPr>
            <w:rStyle w:val="Textedebulles"/>
          </w:rPr>
          <w:t xml:space="preserve"> </w:t>
        </w:r>
        <w:r w:rsidR="00B734D3">
          <w:rPr>
            <w:rStyle w:val="Appelnotedebasdep"/>
          </w:rPr>
          <w:footnoteReference w:id="30"/>
        </w:r>
        <w:r w:rsidR="00B734D3">
          <w:t>.</w:t>
        </w:r>
      </w:ins>
    </w:p>
    <w:p w:rsidR="006D0BF0" w:rsidRDefault="00E9747D" w:rsidP="006D0BF0">
      <w:pPr>
        <w:pStyle w:val="Titre4"/>
        <w:rPr>
          <w:ins w:id="2157" w:author="Arthur Parmentier" w:date="2020-05-22T09:32:00Z"/>
        </w:rPr>
      </w:pPr>
      <w:ins w:id="2158" w:author="Arthur Parmentier" w:date="2020-05-22T12:18:00Z">
        <w:r>
          <w:t>Wekinator</w:t>
        </w:r>
      </w:ins>
      <w:ins w:id="2159" w:author="Arthur Parmentier" w:date="2020-05-22T09:32:00Z">
        <w:r w:rsidR="006D0BF0">
          <w:t xml:space="preserve"> DTW</w:t>
        </w:r>
      </w:ins>
    </w:p>
    <w:p w:rsidR="004116C1" w:rsidRDefault="00D50F7A" w:rsidP="006D0BF0">
      <w:pPr>
        <w:rPr>
          <w:ins w:id="2160" w:author="Arthur Parmentier" w:date="2020-05-22T11:38:00Z"/>
        </w:rPr>
      </w:pPr>
      <w:ins w:id="2161" w:author="Arthur Parmentier" w:date="2020-05-22T10:43:00Z">
        <w:r>
          <w:t xml:space="preserve">Unfortunately, at the time of the project, I could not </w:t>
        </w:r>
      </w:ins>
      <w:ins w:id="2162" w:author="Arthur Parmentier" w:date="2020-05-22T10:44:00Z">
        <w:r>
          <w:t>find any real-time implementation of DTW in Max/MSP.</w:t>
        </w:r>
        <w:r>
          <w:rPr>
            <w:rStyle w:val="Appelnotedebasdep"/>
          </w:rPr>
          <w:footnoteReference w:id="31"/>
        </w:r>
      </w:ins>
    </w:p>
    <w:p w:rsidR="00B827FE" w:rsidRDefault="00BA3283" w:rsidP="006D0BF0">
      <w:pPr>
        <w:rPr>
          <w:ins w:id="2191" w:author="Arthur Parmentier" w:date="2020-05-22T11:37:00Z"/>
        </w:rPr>
      </w:pPr>
      <w:ins w:id="2192" w:author="Arthur Parmentier" w:date="2020-05-22T11:38:00Z">
        <w:r>
          <w:t xml:space="preserve">However, </w:t>
        </w:r>
      </w:ins>
      <w:ins w:id="2193" w:author="Arthur Parmentier" w:date="2020-05-22T11:52:00Z">
        <w:r w:rsidR="000430B4">
          <w:t xml:space="preserve">the external software </w:t>
        </w:r>
      </w:ins>
      <w:ins w:id="2194" w:author="Arthur Parmentier" w:date="2020-05-22T12:18:00Z">
        <w:r w:rsidR="00E9747D">
          <w:t>Wekinator</w:t>
        </w:r>
      </w:ins>
      <w:ins w:id="2195" w:author="Arthur Parmentier" w:date="2020-05-22T11:38:00Z">
        <w:r>
          <w:rPr>
            <w:rStyle w:val="Appelnotedebasdep"/>
          </w:rPr>
          <w:footnoteReference w:id="32"/>
        </w:r>
      </w:ins>
      <w:ins w:id="2201" w:author="Arthur Parmentier" w:date="2020-05-22T11:39:00Z">
        <w:r w:rsidR="00965FAA">
          <w:t xml:space="preserve"> offers a very efficient DTW implementation based on the FastDTW library</w:t>
        </w:r>
      </w:ins>
      <w:ins w:id="2202" w:author="Arthur Parmentier" w:date="2020-05-22T11:40:00Z">
        <w:r w:rsidR="00965FAA">
          <w:rPr>
            <w:rStyle w:val="Appelnotedebasdep"/>
          </w:rPr>
          <w:footnoteReference w:id="33"/>
        </w:r>
      </w:ins>
      <w:ins w:id="2211" w:author="Arthur Parmentier" w:date="2020-05-22T11:43:00Z">
        <w:r w:rsidR="00B827FE">
          <w:t xml:space="preserve"> with additional improvements for real-time performance </w:t>
        </w:r>
      </w:ins>
      <w:ins w:id="2212" w:author="Arthur Parmentier" w:date="2020-05-22T11:44:00Z">
        <w:r w:rsidR="00B827FE">
          <w:t xml:space="preserve">and can receive data from </w:t>
        </w:r>
      </w:ins>
      <w:ins w:id="2213" w:author="Arthur Parmentier" w:date="2020-05-22T11:45:00Z">
        <w:r w:rsidR="00B827FE">
          <w:t xml:space="preserve">Max with </w:t>
        </w:r>
      </w:ins>
      <w:ins w:id="2214" w:author="Arthur Parmentier" w:date="2020-05-22T11:44:00Z">
        <w:r w:rsidR="00B827FE">
          <w:t>O</w:t>
        </w:r>
      </w:ins>
      <w:ins w:id="2215" w:author="Arthur Parmentier" w:date="2020-05-22T11:45:00Z">
        <w:r w:rsidR="00B827FE">
          <w:t>pen Sound Control (OSC).</w:t>
        </w:r>
      </w:ins>
      <w:ins w:id="2216" w:author="Arthur Parmentier" w:date="2020-05-22T11:46:00Z">
        <w:r w:rsidR="00B827FE">
          <w:t xml:space="preserve"> Moreover, although the user must launch </w:t>
        </w:r>
      </w:ins>
      <w:ins w:id="2217" w:author="Arthur Parmentier" w:date="2020-05-22T12:18:00Z">
        <w:r w:rsidR="00E9747D">
          <w:t>Wekinator</w:t>
        </w:r>
      </w:ins>
      <w:ins w:id="2218" w:author="Arthur Parmentier" w:date="2020-05-22T11:46:00Z">
        <w:r w:rsidR="00B827FE">
          <w:t xml:space="preserve"> separately at the moment and perform basic op</w:t>
        </w:r>
      </w:ins>
      <w:ins w:id="2219" w:author="Arthur Parmentier" w:date="2020-05-22T11:47:00Z">
        <w:r w:rsidR="00B827FE">
          <w:t xml:space="preserve">erations on its window, important parts of the GUI of </w:t>
        </w:r>
      </w:ins>
      <w:ins w:id="2220" w:author="Arthur Parmentier" w:date="2020-05-22T12:18:00Z">
        <w:r w:rsidR="00E9747D">
          <w:t>Wekinator</w:t>
        </w:r>
      </w:ins>
      <w:ins w:id="2221" w:author="Arthur Parmentier" w:date="2020-05-22T11:47:00Z">
        <w:r w:rsidR="00B827FE">
          <w:t xml:space="preserve"> </w:t>
        </w:r>
        <w:r w:rsidR="00B827FE">
          <w:lastRenderedPageBreak/>
          <w:t xml:space="preserve">can be controlled remotely via OSC, allowing Max </w:t>
        </w:r>
      </w:ins>
      <w:ins w:id="2222" w:author="Arthur Parmentier" w:date="2020-05-22T11:50:00Z">
        <w:r w:rsidR="000430B4">
          <w:t xml:space="preserve">to automatize certain operations, such as the training process of </w:t>
        </w:r>
      </w:ins>
      <w:ins w:id="2223" w:author="Arthur Parmentier" w:date="2020-05-22T12:18:00Z">
        <w:r w:rsidR="00E9747D">
          <w:t>Wekinator</w:t>
        </w:r>
      </w:ins>
      <w:ins w:id="2224" w:author="Arthur Parmentier" w:date="2020-05-22T11:50:00Z">
        <w:r w:rsidR="000430B4">
          <w:t>.</w:t>
        </w:r>
      </w:ins>
    </w:p>
    <w:p w:rsidR="004116C1" w:rsidRDefault="00D454BF" w:rsidP="006D0BF0">
      <w:pPr>
        <w:rPr>
          <w:ins w:id="2225" w:author="Arthur Parmentier" w:date="2020-05-22T11:53:00Z"/>
        </w:rPr>
      </w:pPr>
      <w:ins w:id="2226" w:author="Arthur Parmentier" w:date="2020-05-22T11:53:00Z">
        <w:r>
          <w:t xml:space="preserve">The “user guide” for using </w:t>
        </w:r>
      </w:ins>
      <w:ins w:id="2227" w:author="Arthur Parmentier" w:date="2020-05-22T12:18:00Z">
        <w:r w:rsidR="00E9747D">
          <w:t>Wekinator</w:t>
        </w:r>
      </w:ins>
      <w:ins w:id="2228" w:author="Arthur Parmentier" w:date="2020-05-22T11:53:00Z">
        <w:r>
          <w:t xml:space="preserve"> with the project is the following:</w:t>
        </w:r>
      </w:ins>
    </w:p>
    <w:p w:rsidR="00D454BF" w:rsidRDefault="00D454BF" w:rsidP="00D454BF">
      <w:pPr>
        <w:ind w:left="720"/>
        <w:rPr>
          <w:ins w:id="2229" w:author="Arthur Parmentier" w:date="2020-05-22T11:53:00Z"/>
        </w:rPr>
        <w:pPrChange w:id="2230" w:author="Arthur Parmentier" w:date="2020-05-22T11:53:00Z">
          <w:pPr/>
        </w:pPrChange>
      </w:pPr>
      <w:ins w:id="2231" w:author="Arthur Parmentier" w:date="2020-05-22T11:53:00Z">
        <w:r>
          <w:t xml:space="preserve">1) Start </w:t>
        </w:r>
      </w:ins>
      <w:ins w:id="2232" w:author="Arthur Parmentier" w:date="2020-05-22T12:18:00Z">
        <w:r w:rsidR="00E9747D">
          <w:t>Wekinator</w:t>
        </w:r>
      </w:ins>
      <w:ins w:id="2233" w:author="Arthur Parmentier" w:date="2020-05-22T11:53:00Z">
        <w:r>
          <w:t>.</w:t>
        </w:r>
      </w:ins>
    </w:p>
    <w:p w:rsidR="00D454BF" w:rsidRDefault="00D454BF" w:rsidP="00D454BF">
      <w:pPr>
        <w:ind w:left="720"/>
        <w:rPr>
          <w:ins w:id="2234" w:author="Arthur Parmentier" w:date="2020-05-22T11:53:00Z"/>
        </w:rPr>
        <w:pPrChange w:id="2235" w:author="Arthur Parmentier" w:date="2020-05-22T11:53:00Z">
          <w:pPr/>
        </w:pPrChange>
      </w:pPr>
      <w:ins w:id="2236" w:author="Arthur Parmentier" w:date="2020-05-22T11:53:00Z">
        <w:r>
          <w:t xml:space="preserve">2) Set the listening port to 6448 (default on </w:t>
        </w:r>
      </w:ins>
      <w:ins w:id="2237" w:author="Arthur Parmentier" w:date="2020-05-22T12:18:00Z">
        <w:r w:rsidR="00E9747D">
          <w:t>Wekinator</w:t>
        </w:r>
      </w:ins>
      <w:ins w:id="2238" w:author="Arthur Parmentier" w:date="2020-05-22T11:53:00Z">
        <w:r>
          <w:t>) and click "start listening"</w:t>
        </w:r>
      </w:ins>
    </w:p>
    <w:p w:rsidR="00D454BF" w:rsidRDefault="00D454BF" w:rsidP="00D454BF">
      <w:pPr>
        <w:ind w:left="720"/>
        <w:rPr>
          <w:ins w:id="2239" w:author="Arthur Parmentier" w:date="2020-05-22T11:53:00Z"/>
        </w:rPr>
        <w:pPrChange w:id="2240" w:author="Arthur Parmentier" w:date="2020-05-22T11:53:00Z">
          <w:pPr/>
        </w:pPrChange>
      </w:pPr>
      <w:ins w:id="2241" w:author="Arthur Parmentier" w:date="2020-05-22T11:53:00Z">
        <w:r>
          <w:t>3) Set the OSC input address to /wek/inputs (default)</w:t>
        </w:r>
      </w:ins>
    </w:p>
    <w:p w:rsidR="00D454BF" w:rsidRDefault="00D454BF" w:rsidP="00D454BF">
      <w:pPr>
        <w:ind w:left="720"/>
        <w:rPr>
          <w:ins w:id="2242" w:author="Arthur Parmentier" w:date="2020-05-22T11:53:00Z"/>
        </w:rPr>
        <w:pPrChange w:id="2243" w:author="Arthur Parmentier" w:date="2020-05-22T11:53:00Z">
          <w:pPr/>
        </w:pPrChange>
      </w:pPr>
      <w:ins w:id="2244" w:author="Arthur Parmentier" w:date="2020-05-22T11:53:00Z">
        <w:r>
          <w:t>4) Change the number of inputs (#inputs) to match the size of your input in this patch</w:t>
        </w:r>
      </w:ins>
      <w:ins w:id="2245" w:author="Arthur Parmentier" w:date="2020-05-22T18:38:00Z">
        <w:r w:rsidR="00C24A48">
          <w:t>er</w:t>
        </w:r>
      </w:ins>
      <w:ins w:id="2246" w:author="Arthur Parmentier" w:date="2020-05-22T11:53:00Z">
        <w:r>
          <w:t xml:space="preserve">, as defined in the first layer. For instance, with </w:t>
        </w:r>
      </w:ins>
      <w:ins w:id="2247" w:author="Arthur Parmentier" w:date="2020-05-22T11:54:00Z">
        <w:r>
          <w:t>P</w:t>
        </w:r>
      </w:ins>
      <w:ins w:id="2248" w:author="Arthur Parmentier" w:date="2020-05-22T11:53:00Z">
        <w:r>
          <w:t>ose</w:t>
        </w:r>
      </w:ins>
      <w:ins w:id="2249" w:author="Arthur Parmentier" w:date="2020-05-22T11:54:00Z">
        <w:r>
          <w:t>N</w:t>
        </w:r>
      </w:ins>
      <w:ins w:id="2250" w:author="Arthur Parmentier" w:date="2020-05-22T11:53:00Z">
        <w:r>
          <w:t>et, there are two features per joint (X and Y coordinates) so #inputs = #joints*2</w:t>
        </w:r>
      </w:ins>
    </w:p>
    <w:p w:rsidR="00D454BF" w:rsidRDefault="00D454BF" w:rsidP="00D454BF">
      <w:pPr>
        <w:ind w:left="720"/>
        <w:rPr>
          <w:ins w:id="2251" w:author="Arthur Parmentier" w:date="2020-05-22T11:53:00Z"/>
        </w:rPr>
        <w:pPrChange w:id="2252" w:author="Arthur Parmentier" w:date="2020-05-22T11:53:00Z">
          <w:pPr/>
        </w:pPrChange>
      </w:pPr>
      <w:ins w:id="2253" w:author="Arthur Parmentier" w:date="2020-05-22T11:53:00Z">
        <w:r>
          <w:t xml:space="preserve">5) Change the </w:t>
        </w:r>
      </w:ins>
      <w:ins w:id="2254" w:author="Arthur Parmentier" w:date="2020-05-22T12:18:00Z">
        <w:r w:rsidR="00E9747D">
          <w:t>Wekinator</w:t>
        </w:r>
      </w:ins>
      <w:ins w:id="2255" w:author="Arthur Parmentier" w:date="2020-05-22T11:53:00Z">
        <w:r>
          <w:t xml:space="preserve"> output type to "All Dynamic Time Warping" with N</w:t>
        </w:r>
      </w:ins>
      <w:ins w:id="2256" w:author="Arthur Parmentier" w:date="2020-05-22T11:56:00Z">
        <w:r w:rsidR="00FD00B9">
          <w:t xml:space="preserve"> </w:t>
        </w:r>
      </w:ins>
      <w:ins w:id="2257" w:author="Arthur Parmentier" w:date="2020-05-22T11:53:00Z">
        <w:r>
          <w:t>=</w:t>
        </w:r>
      </w:ins>
      <w:ins w:id="2258" w:author="Arthur Parmentier" w:date="2020-05-22T11:56:00Z">
        <w:r w:rsidR="00FD00B9">
          <w:t xml:space="preserve"> </w:t>
        </w:r>
      </w:ins>
      <w:ins w:id="2259" w:author="Arthur Parmentier" w:date="2020-05-22T11:53:00Z">
        <w:r>
          <w:t xml:space="preserve">&lt;the size of your dictionary of signs&gt; gestures types. It probably does not matter if you </w:t>
        </w:r>
      </w:ins>
      <w:ins w:id="2260" w:author="Arthur Parmentier" w:date="2020-05-22T11:56:00Z">
        <w:r w:rsidR="00FD00B9">
          <w:t>specify</w:t>
        </w:r>
      </w:ins>
      <w:ins w:id="2261" w:author="Arthur Parmentier" w:date="2020-05-22T11:53:00Z">
        <w:r>
          <w:t xml:space="preserve"> a greater amount of types, so you can also use any sufficiently large N if you do not know how many signs it should recognize</w:t>
        </w:r>
      </w:ins>
      <w:ins w:id="2262" w:author="Arthur Parmentier" w:date="2020-05-22T11:56:00Z">
        <w:r w:rsidR="00936A60">
          <w:t xml:space="preserve">; </w:t>
        </w:r>
      </w:ins>
      <w:ins w:id="2263" w:author="Arthur Parmentier" w:date="2020-05-22T11:57:00Z">
        <w:r w:rsidR="00936A60">
          <w:t xml:space="preserve">ultimately, </w:t>
        </w:r>
      </w:ins>
      <w:ins w:id="2264" w:author="Arthur Parmentier" w:date="2020-05-22T12:18:00Z">
        <w:r w:rsidR="00E9747D">
          <w:t>Wekinator</w:t>
        </w:r>
      </w:ins>
      <w:ins w:id="2265" w:author="Arthur Parmentier" w:date="2020-05-22T11:57:00Z">
        <w:r w:rsidR="00936A60">
          <w:t xml:space="preserve"> will simply never match the signs to those classes.</w:t>
        </w:r>
      </w:ins>
    </w:p>
    <w:p w:rsidR="00D454BF" w:rsidRDefault="00D454BF" w:rsidP="00D454BF">
      <w:pPr>
        <w:ind w:left="720"/>
        <w:rPr>
          <w:ins w:id="2266" w:author="Arthur Parmentier" w:date="2020-05-22T11:53:00Z"/>
        </w:rPr>
        <w:pPrChange w:id="2267" w:author="Arthur Parmentier" w:date="2020-05-22T11:53:00Z">
          <w:pPr/>
        </w:pPrChange>
      </w:pPr>
      <w:ins w:id="2268" w:author="Arthur Parmentier" w:date="2020-05-22T11:53:00Z">
        <w:r>
          <w:t>6) Set the ouput port to 12000 (default) and click next.</w:t>
        </w:r>
      </w:ins>
    </w:p>
    <w:p w:rsidR="00D454BF" w:rsidRDefault="00D454BF" w:rsidP="00D454BF">
      <w:pPr>
        <w:ind w:left="720"/>
        <w:rPr>
          <w:ins w:id="2269" w:author="Arthur Parmentier" w:date="2020-05-22T11:53:00Z"/>
        </w:rPr>
        <w:pPrChange w:id="2270" w:author="Arthur Parmentier" w:date="2020-05-22T11:53:00Z">
          <w:pPr/>
        </w:pPrChange>
      </w:pPr>
      <w:ins w:id="2271" w:author="Arthur Parmentier" w:date="2020-05-22T11:53:00Z">
        <w:r>
          <w:t xml:space="preserve">7) If any input is running, make sure that the </w:t>
        </w:r>
      </w:ins>
      <w:ins w:id="2272" w:author="Arthur Parmentier" w:date="2020-05-22T11:54:00Z">
        <w:r w:rsidR="008E3834">
          <w:t>“</w:t>
        </w:r>
      </w:ins>
      <w:ins w:id="2273" w:author="Arthur Parmentier" w:date="2020-05-22T11:53:00Z">
        <w:r>
          <w:t>OSC In</w:t>
        </w:r>
      </w:ins>
      <w:ins w:id="2274" w:author="Arthur Parmentier" w:date="2020-05-22T11:54:00Z">
        <w:r w:rsidR="008E3834">
          <w:t>”</w:t>
        </w:r>
      </w:ins>
      <w:ins w:id="2275" w:author="Arthur Parmentier" w:date="2020-05-22T11:53:00Z">
        <w:r>
          <w:t xml:space="preserve"> indicator of </w:t>
        </w:r>
      </w:ins>
      <w:ins w:id="2276" w:author="Arthur Parmentier" w:date="2020-05-22T12:18:00Z">
        <w:r w:rsidR="00E9747D">
          <w:t>Wekinator</w:t>
        </w:r>
      </w:ins>
      <w:ins w:id="2277" w:author="Arthur Parmentier" w:date="2020-05-22T11:53:00Z">
        <w:r>
          <w:t xml:space="preserve"> is green. If it is yellow</w:t>
        </w:r>
      </w:ins>
      <w:ins w:id="2278" w:author="Arthur Parmentier" w:date="2020-05-22T11:54:00Z">
        <w:r w:rsidR="008E3834">
          <w:t xml:space="preserve"> instead</w:t>
        </w:r>
      </w:ins>
      <w:ins w:id="2279" w:author="Arthur Parmentier" w:date="2020-05-22T11:53:00Z">
        <w:r>
          <w:t xml:space="preserve">, try to open the view/OSC input status window and restart listening to the OSC. If it is red, check that the size of your input in Max matches the #input parameter of </w:t>
        </w:r>
      </w:ins>
      <w:ins w:id="2280" w:author="Arthur Parmentier" w:date="2020-05-22T12:18:00Z">
        <w:r w:rsidR="00E9747D">
          <w:t>Wekinator</w:t>
        </w:r>
      </w:ins>
      <w:ins w:id="2281" w:author="Arthur Parmentier" w:date="2020-05-22T11:53:00Z">
        <w:r>
          <w:t>.</w:t>
        </w:r>
      </w:ins>
    </w:p>
    <w:p w:rsidR="00D454BF" w:rsidRDefault="00D454BF" w:rsidP="00D454BF">
      <w:pPr>
        <w:ind w:left="720"/>
        <w:rPr>
          <w:ins w:id="2282" w:author="Arthur Parmentier" w:date="2020-05-22T11:53:00Z"/>
        </w:rPr>
        <w:pPrChange w:id="2283" w:author="Arthur Parmentier" w:date="2020-05-22T11:53:00Z">
          <w:pPr/>
        </w:pPrChange>
      </w:pPr>
      <w:ins w:id="2284" w:author="Arthur Parmentier" w:date="2020-05-22T11:53:00Z">
        <w:r>
          <w:t xml:space="preserve">8) You can now push the "train </w:t>
        </w:r>
      </w:ins>
      <w:ins w:id="2285" w:author="Arthur Parmentier" w:date="2020-05-22T12:18:00Z">
        <w:r w:rsidR="00E9747D">
          <w:t>Wekinator</w:t>
        </w:r>
      </w:ins>
      <w:ins w:id="2286" w:author="Arthur Parmentier" w:date="2020-05-22T11:53:00Z">
        <w:r>
          <w:t xml:space="preserve">" button in box 3.1. The number of examples for each sign should go from 1 to X in </w:t>
        </w:r>
      </w:ins>
      <w:ins w:id="2287" w:author="Arthur Parmentier" w:date="2020-05-22T12:18:00Z">
        <w:r w:rsidR="00E9747D">
          <w:t>Wekinator</w:t>
        </w:r>
      </w:ins>
      <w:ins w:id="2288" w:author="Arthur Parmentier" w:date="2020-05-22T11:53:00Z">
        <w:r>
          <w:t>.</w:t>
        </w:r>
      </w:ins>
    </w:p>
    <w:p w:rsidR="00D454BF" w:rsidRDefault="00D454BF" w:rsidP="00D454BF">
      <w:pPr>
        <w:ind w:left="720"/>
        <w:rPr>
          <w:ins w:id="2289" w:author="Arthur Parmentier" w:date="2020-05-22T11:37:00Z"/>
        </w:rPr>
        <w:pPrChange w:id="2290" w:author="Arthur Parmentier" w:date="2020-05-22T11:53:00Z">
          <w:pPr/>
        </w:pPrChange>
      </w:pPr>
      <w:ins w:id="2291" w:author="Arthur Parmentier" w:date="2020-05-22T11:53:00Z">
        <w:r>
          <w:t xml:space="preserve">9) Once the training is done after a few seconds, you can press the "run" button in </w:t>
        </w:r>
      </w:ins>
      <w:ins w:id="2292" w:author="Arthur Parmentier" w:date="2020-05-22T12:18:00Z">
        <w:r w:rsidR="00E9747D">
          <w:t>Wekinator</w:t>
        </w:r>
      </w:ins>
      <w:ins w:id="2293" w:author="Arthur Parmentier" w:date="2020-05-22T11:53:00Z">
        <w:r>
          <w:t xml:space="preserve"> to start classifying your live input.</w:t>
        </w:r>
      </w:ins>
    </w:p>
    <w:p w:rsidR="004116C1" w:rsidRDefault="00CD5F56" w:rsidP="006D0BF0">
      <w:pPr>
        <w:rPr>
          <w:ins w:id="2294" w:author="Arthur Parmentier" w:date="2020-05-22T11:37:00Z"/>
        </w:rPr>
      </w:pPr>
      <w:ins w:id="2295" w:author="Arthur Parmentier" w:date="2020-05-22T11:57:00Z">
        <w:r>
          <w:t>These operations ma</w:t>
        </w:r>
      </w:ins>
      <w:ins w:id="2296" w:author="Arthur Parmentier" w:date="2020-05-22T12:20:00Z">
        <w:r w:rsidR="00E9747D">
          <w:t>y</w:t>
        </w:r>
      </w:ins>
      <w:ins w:id="2297" w:author="Arthur Parmentier" w:date="2020-05-22T11:57:00Z">
        <w:r>
          <w:t xml:space="preserve"> take 3 minutes at the fi</w:t>
        </w:r>
      </w:ins>
      <w:ins w:id="2298" w:author="Arthur Parmentier" w:date="2020-05-22T11:58:00Z">
        <w:r>
          <w:t>rst time use and less than 1 minute once the user would get acquainted to the process. Automatizing these steps</w:t>
        </w:r>
      </w:ins>
      <w:ins w:id="2299" w:author="Arthur Parmentier" w:date="2020-05-22T11:59:00Z">
        <w:r>
          <w:t xml:space="preserve"> would be very difficult from Max directly, as </w:t>
        </w:r>
      </w:ins>
      <w:ins w:id="2300" w:author="Arthur Parmentier" w:date="2020-05-22T12:18:00Z">
        <w:r w:rsidR="00E9747D">
          <w:t>Wekinator</w:t>
        </w:r>
      </w:ins>
      <w:ins w:id="2301" w:author="Arthur Parmentier" w:date="2020-05-22T11:59:00Z">
        <w:r>
          <w:t xml:space="preserve"> builds its own file structures </w:t>
        </w:r>
      </w:ins>
      <w:ins w:id="2302" w:author="Arthur Parmentier" w:date="2020-05-22T12:00:00Z">
        <w:r>
          <w:t xml:space="preserve">and </w:t>
        </w:r>
      </w:ins>
      <w:ins w:id="2303" w:author="Arthur Parmentier" w:date="2020-05-22T12:01:00Z">
        <w:r>
          <w:t>there is et no way</w:t>
        </w:r>
      </w:ins>
      <w:ins w:id="2304" w:author="Arthur Parmentier" w:date="2020-05-22T12:18:00Z">
        <w:r w:rsidR="00E9747D">
          <w:t xml:space="preserve"> that I have found</w:t>
        </w:r>
      </w:ins>
      <w:ins w:id="2305" w:author="Arthur Parmentier" w:date="2020-05-22T12:01:00Z">
        <w:r>
          <w:t xml:space="preserve"> to load a project in </w:t>
        </w:r>
      </w:ins>
      <w:ins w:id="2306" w:author="Arthur Parmentier" w:date="2020-05-22T12:18:00Z">
        <w:r w:rsidR="00E9747D">
          <w:t>Wekinator</w:t>
        </w:r>
      </w:ins>
      <w:ins w:id="2307" w:author="Arthur Parmentier" w:date="2020-05-22T12:01:00Z">
        <w:r>
          <w:t xml:space="preserve"> from</w:t>
        </w:r>
      </w:ins>
      <w:ins w:id="2308" w:author="Arthur Parmentier" w:date="2020-05-22T11:58:00Z">
        <w:r>
          <w:t xml:space="preserve"> </w:t>
        </w:r>
      </w:ins>
      <w:ins w:id="2309" w:author="Arthur Parmentier" w:date="2020-05-22T12:02:00Z">
        <w:r>
          <w:t>a command line</w:t>
        </w:r>
      </w:ins>
      <w:ins w:id="2310" w:author="Arthur Parmentier" w:date="2020-05-22T12:18:00Z">
        <w:r w:rsidR="00E9747D">
          <w:t xml:space="preserve"> directly.</w:t>
        </w:r>
      </w:ins>
    </w:p>
    <w:p w:rsidR="004116C1" w:rsidRPr="006D0BF0" w:rsidRDefault="004116C1" w:rsidP="006D0BF0">
      <w:pPr>
        <w:rPr>
          <w:ins w:id="2311" w:author="Arthur Parmentier" w:date="2020-05-22T09:13:00Z"/>
          <w:rPrChange w:id="2312" w:author="Arthur Parmentier" w:date="2020-05-22T09:32:00Z">
            <w:rPr>
              <w:ins w:id="2313" w:author="Arthur Parmentier" w:date="2020-05-22T09:13:00Z"/>
            </w:rPr>
          </w:rPrChange>
        </w:rPr>
        <w:pPrChange w:id="2314" w:author="Arthur Parmentier" w:date="2020-05-22T09:32:00Z">
          <w:pPr>
            <w:pStyle w:val="Titre3"/>
          </w:pPr>
        </w:pPrChange>
      </w:pPr>
    </w:p>
    <w:p w:rsidR="00A87845" w:rsidRDefault="006D0BF0" w:rsidP="00A87845">
      <w:pPr>
        <w:rPr>
          <w:ins w:id="2315" w:author="Arthur Parmentier" w:date="2020-05-22T09:31:00Z"/>
        </w:rPr>
      </w:pPr>
      <w:ins w:id="2316" w:author="Arthur Parmentier" w:date="2020-05-22T09:30:00Z">
        <w:r>
          <w:t>In order to start the sign recognition, the user must train the classifiers with the training data</w:t>
        </w:r>
      </w:ins>
      <w:ins w:id="2317" w:author="Arthur Parmentier" w:date="2020-05-22T09:31:00Z">
        <w:r>
          <w:t xml:space="preserve"> that is stored into the MuBu object. This is achieved by hitting the “train” button in X.X.</w:t>
        </w:r>
      </w:ins>
    </w:p>
    <w:p w:rsidR="006D0BF0" w:rsidRPr="00A87845" w:rsidRDefault="006D0BF0" w:rsidP="00A87845">
      <w:pPr>
        <w:rPr>
          <w:rPrChange w:id="2318" w:author="Arthur Parmentier" w:date="2020-05-22T09:13:00Z">
            <w:rPr/>
          </w:rPrChange>
        </w:rPr>
        <w:pPrChange w:id="2319" w:author="Arthur Parmentier" w:date="2020-05-22T09:13:00Z">
          <w:pPr>
            <w:pStyle w:val="Titre2"/>
          </w:pPr>
        </w:pPrChange>
      </w:pPr>
      <w:ins w:id="2320" w:author="Arthur Parmentier" w:date="2020-05-22T09:31:00Z">
        <w:r>
          <w:t xml:space="preserve">The </w:t>
        </w:r>
      </w:ins>
    </w:p>
    <w:p w:rsidR="00F25194" w:rsidRPr="00953072" w:rsidRDefault="00F25194">
      <w:pPr>
        <w:pStyle w:val="Titre3"/>
        <w:pPrChange w:id="2321" w:author="Arthur Parmentier" w:date="2020-05-18T17:12:00Z">
          <w:pPr>
            <w:pStyle w:val="Titre2"/>
          </w:pPr>
        </w:pPrChange>
      </w:pPr>
      <w:bookmarkStart w:id="2322" w:name="_Toc41067211"/>
      <w:r w:rsidRPr="00953072">
        <w:lastRenderedPageBreak/>
        <w:t>Part 4: Grammar parsing</w:t>
      </w:r>
      <w:bookmarkEnd w:id="2322"/>
    </w:p>
    <w:p w:rsidR="00F25194" w:rsidRDefault="00F25194">
      <w:pPr>
        <w:pStyle w:val="Titre3"/>
        <w:rPr>
          <w:ins w:id="2323" w:author="Arthur Parmentier" w:date="2020-05-18T17:06:00Z"/>
        </w:rPr>
        <w:pPrChange w:id="2324" w:author="Arthur Parmentier" w:date="2020-05-18T17:12:00Z">
          <w:pPr>
            <w:pStyle w:val="Titre2"/>
          </w:pPr>
        </w:pPrChange>
      </w:pPr>
      <w:bookmarkStart w:id="2325" w:name="_Toc41067212"/>
      <w:r w:rsidRPr="00953072">
        <w:t>Part 5: Orchestra simulation</w:t>
      </w:r>
      <w:bookmarkEnd w:id="2325"/>
    </w:p>
    <w:p w:rsidR="005522F0" w:rsidRDefault="005522F0" w:rsidP="005522F0">
      <w:pPr>
        <w:pStyle w:val="Titre2"/>
        <w:rPr>
          <w:ins w:id="2326" w:author="Arthur Parmentier" w:date="2020-05-18T17:06:00Z"/>
        </w:rPr>
      </w:pPr>
      <w:bookmarkStart w:id="2327" w:name="_Toc41067213"/>
      <w:ins w:id="2328" w:author="Arthur Parmentier" w:date="2020-05-18T17:06:00Z">
        <w:r>
          <w:t>Performance</w:t>
        </w:r>
      </w:ins>
      <w:bookmarkEnd w:id="2327"/>
      <w:ins w:id="2329" w:author="Arthur Parmentier" w:date="2020-05-22T20:36:00Z">
        <w:r w:rsidR="001F0E95">
          <w:t xml:space="preserve"> aspects</w:t>
        </w:r>
      </w:ins>
    </w:p>
    <w:p w:rsidR="005522F0" w:rsidRDefault="005522F0" w:rsidP="005522F0">
      <w:pPr>
        <w:pStyle w:val="Titre3"/>
        <w:rPr>
          <w:ins w:id="2330" w:author="Arthur Parmentier" w:date="2020-05-18T17:07:00Z"/>
        </w:rPr>
      </w:pPr>
      <w:bookmarkStart w:id="2331" w:name="_Toc41067214"/>
      <w:ins w:id="2332" w:author="Arthur Parmentier" w:date="2020-05-18T17:06:00Z">
        <w:r>
          <w:t xml:space="preserve">PoseNet and </w:t>
        </w:r>
      </w:ins>
      <w:ins w:id="2333" w:author="Arthur Parmentier" w:date="2020-05-22T12:18:00Z">
        <w:r w:rsidR="00E9747D">
          <w:t>Wekinator</w:t>
        </w:r>
      </w:ins>
      <w:ins w:id="2334" w:author="Arthur Parmentier" w:date="2020-05-18T17:06:00Z">
        <w:r>
          <w:t xml:space="preserve"> settings</w:t>
        </w:r>
      </w:ins>
      <w:bookmarkEnd w:id="2331"/>
    </w:p>
    <w:p w:rsidR="002A1FE9" w:rsidRDefault="002A1FE9" w:rsidP="005522F0">
      <w:pPr>
        <w:rPr>
          <w:ins w:id="2335" w:author="Arthur Parmentier" w:date="2020-05-22T20:36:00Z"/>
        </w:rPr>
      </w:pPr>
      <w:ins w:id="2336" w:author="Arthur Parmentier" w:date="2020-05-22T20:36:00Z">
        <w:r>
          <w:t>As mentioned previously</w:t>
        </w:r>
      </w:ins>
      <w:ins w:id="2337" w:author="Arthur Parmentier" w:date="2020-05-22T23:32:00Z">
        <w:r w:rsidR="00A37563">
          <w:t>, PoseNet as different parameters that influence its performances.</w:t>
        </w:r>
      </w:ins>
      <w:ins w:id="2338" w:author="Arthur Parmentier" w:date="2020-05-22T23:33:00Z">
        <w:r w:rsidR="00A37563">
          <w:t xml:space="preserve"> It is however not obvious where lies the best compromise between accuracy and the</w:t>
        </w:r>
      </w:ins>
      <w:ins w:id="2339" w:author="Arthur Parmentier" w:date="2020-05-22T23:34:00Z">
        <w:r w:rsidR="00A37563">
          <w:t xml:space="preserve"> number of poses processed by seconds (FPS).</w:t>
        </w:r>
      </w:ins>
      <w:ins w:id="2340" w:author="Arthur Parmentier" w:date="2020-05-22T23:40:00Z">
        <w:r w:rsidR="009940BE">
          <w:t xml:space="preserve"> Let’s take a look </w:t>
        </w:r>
      </w:ins>
      <w:ins w:id="2341" w:author="Arthur Parmentier" w:date="2020-05-22T23:41:00Z">
        <w:r w:rsidR="009940BE">
          <w:t xml:space="preserve">at how Wekinator processes its input to </w:t>
        </w:r>
      </w:ins>
      <w:ins w:id="2342" w:author="Arthur Parmentier" w:date="2020-05-22T23:42:00Z">
        <w:r w:rsidR="008542B7">
          <w:t>identify</w:t>
        </w:r>
        <w:r w:rsidR="00185944">
          <w:t xml:space="preserve"> the best settings for PoseNet.</w:t>
        </w:r>
      </w:ins>
    </w:p>
    <w:p w:rsidR="005522F0" w:rsidRDefault="005522F0" w:rsidP="005522F0">
      <w:pPr>
        <w:rPr>
          <w:ins w:id="2343" w:author="Arthur Parmentier" w:date="2020-05-20T19:53:00Z"/>
        </w:rPr>
      </w:pPr>
      <w:ins w:id="2344" w:author="Arthur Parmentier" w:date="2020-05-18T17:07:00Z">
        <w:r>
          <w:t>We know that</w:t>
        </w:r>
      </w:ins>
      <w:ins w:id="2345" w:author="Arthur Parmentier" w:date="2020-05-22T20:15:00Z">
        <w:r w:rsidR="00FF217B">
          <w:t xml:space="preserve"> by default,</w:t>
        </w:r>
      </w:ins>
      <w:ins w:id="2346" w:author="Arthur Parmentier" w:date="2020-05-18T17:07:00Z">
        <w:r>
          <w:t xml:space="preserve"> </w:t>
        </w:r>
      </w:ins>
      <w:ins w:id="2347" w:author="Arthur Parmentier" w:date="2020-05-22T12:18:00Z">
        <w:r w:rsidR="00E9747D">
          <w:t>Wekinator</w:t>
        </w:r>
      </w:ins>
      <w:ins w:id="2348" w:author="Arthur Parmentier" w:date="2020-05-22T20:15:00Z">
        <w:r w:rsidR="00FF217B">
          <w:t>’s DTW</w:t>
        </w:r>
      </w:ins>
      <w:ins w:id="2349" w:author="Arthur Parmentier" w:date="2020-05-18T17:07:00Z">
        <w:r>
          <w:t xml:space="preserve"> is downsampling </w:t>
        </w:r>
      </w:ins>
      <w:ins w:id="2350" w:author="Arthur Parmentier" w:date="2020-05-22T20:15:00Z">
        <w:r w:rsidR="00FF217B">
          <w:t>the data rate</w:t>
        </w:r>
      </w:ins>
      <w:ins w:id="2351" w:author="Arthur Parmentier" w:date="2020-05-18T17:07:00Z">
        <w:r>
          <w:t xml:space="preserve"> to improve the DTW speed, such that the best compromise in performance and accuracy is to keep the number of FPS just below what </w:t>
        </w:r>
      </w:ins>
      <w:ins w:id="2352" w:author="Arthur Parmentier" w:date="2020-05-22T12:18:00Z">
        <w:r w:rsidR="00E9747D">
          <w:t>Wekinator</w:t>
        </w:r>
      </w:ins>
      <w:ins w:id="2353" w:author="Arthur Parmentier" w:date="2020-05-18T17:07:00Z">
        <w:r>
          <w:t xml:space="preserve"> can handle without downsampling for a sequence of 2 seconds</w:t>
        </w:r>
        <w:r>
          <w:rPr>
            <w:rStyle w:val="Appelnotedebasdep"/>
          </w:rPr>
          <w:footnoteReference w:id="34"/>
        </w:r>
        <w:r>
          <w:t xml:space="preserve">. With </w:t>
        </w:r>
      </w:ins>
      <w:ins w:id="2361" w:author="Arthur Parmentier" w:date="2020-05-22T12:18:00Z">
        <w:r w:rsidR="00E9747D">
          <w:t>Wekinator</w:t>
        </w:r>
      </w:ins>
      <w:ins w:id="2362" w:author="Arthur Parmentier" w:date="2020-05-18T17:07:00Z">
        <w:r>
          <w:t>’s default settings (max sequence size = 10), the ideal number of FPS is 5</w:t>
        </w:r>
        <w:r>
          <w:rPr>
            <w:rStyle w:val="Appelnotedebasdep"/>
          </w:rPr>
          <w:footnoteReference w:id="35"/>
        </w:r>
        <w:r>
          <w:t xml:space="preserve">. On a fast computer, it would be worth to change </w:t>
        </w:r>
      </w:ins>
      <w:ins w:id="2365" w:author="Arthur Parmentier" w:date="2020-05-22T12:18:00Z">
        <w:r w:rsidR="00E9747D">
          <w:t>Wekinator</w:t>
        </w:r>
      </w:ins>
      <w:ins w:id="2366" w:author="Arthur Parmentier" w:date="2020-05-18T17:07:00Z">
        <w:r>
          <w:t>’s default max sequence length to 20-</w:t>
        </w:r>
      </w:ins>
      <w:ins w:id="2367" w:author="Arthur Parmentier" w:date="2020-05-22T23:42:00Z">
        <w:r w:rsidR="009940BE">
          <w:t>4</w:t>
        </w:r>
      </w:ins>
      <w:ins w:id="2368" w:author="Arthur Parmentier" w:date="2020-05-18T17:07:00Z">
        <w:r>
          <w:t>0 and run with around 10-</w:t>
        </w:r>
      </w:ins>
      <w:ins w:id="2369" w:author="Arthur Parmentier" w:date="2020-05-22T23:42:00Z">
        <w:r w:rsidR="009940BE">
          <w:t>20</w:t>
        </w:r>
      </w:ins>
      <w:ins w:id="2370" w:author="Arthur Parmentier" w:date="2020-05-18T17:07:00Z">
        <w:r>
          <w:t xml:space="preserve"> FPS, which have proven to be more than enough for SP recognition or disable downsampling.</w:t>
        </w:r>
      </w:ins>
    </w:p>
    <w:p w:rsidR="00F02080" w:rsidRDefault="00DF2E6B" w:rsidP="005522F0">
      <w:pPr>
        <w:rPr>
          <w:ins w:id="2371" w:author="Arthur Parmentier" w:date="2020-05-22T23:50:00Z"/>
        </w:rPr>
      </w:pPr>
      <w:ins w:id="2372" w:author="Arthur Parmentier" w:date="2020-05-22T23:43:00Z">
        <w:r>
          <w:t>An</w:t>
        </w:r>
      </w:ins>
      <w:ins w:id="2373" w:author="Arthur Parmentier" w:date="2020-05-22T23:44:00Z">
        <w:r>
          <w:t xml:space="preserve">other question that would yet still need to be addressed is whether using very different rates for PoseNet among the </w:t>
        </w:r>
      </w:ins>
      <w:ins w:id="2374" w:author="Arthur Parmentier" w:date="2020-05-22T23:45:00Z">
        <w:r>
          <w:t xml:space="preserve">training </w:t>
        </w:r>
      </w:ins>
      <w:ins w:id="2375" w:author="Arthur Parmentier" w:date="2020-05-22T23:44:00Z">
        <w:r>
          <w:t>dataset or between the training data</w:t>
        </w:r>
      </w:ins>
      <w:ins w:id="2376" w:author="Arthur Parmentier" w:date="2020-05-22T23:45:00Z">
        <w:r>
          <w:t>set</w:t>
        </w:r>
      </w:ins>
      <w:ins w:id="2377" w:author="Arthur Parmentier" w:date="2020-05-22T23:44:00Z">
        <w:r>
          <w:t xml:space="preserve"> and rea</w:t>
        </w:r>
      </w:ins>
      <w:ins w:id="2378" w:author="Arthur Parmentier" w:date="2020-05-22T23:45:00Z">
        <w:r>
          <w:t>l-time data would badly affect the performances of Wekinator DTW or not. Al</w:t>
        </w:r>
      </w:ins>
      <w:ins w:id="2379" w:author="Arthur Parmentier" w:date="2020-05-22T23:46:00Z">
        <w:r>
          <w:t>though DTW warps the sequence and should be able to match two sequences with a different data rate, they are still constraints on how</w:t>
        </w:r>
      </w:ins>
      <w:ins w:id="2380" w:author="Arthur Parmentier" w:date="2020-05-22T23:47:00Z">
        <w:r>
          <w:t xml:space="preserve"> far the algorithm looks forward in time to find a point that may match a s</w:t>
        </w:r>
      </w:ins>
      <w:ins w:id="2381" w:author="Arthur Parmentier" w:date="2020-05-22T23:48:00Z">
        <w:r>
          <w:t>equence in the training set and possibly on how much the sequence can be warped. These remarks are only speculative at the moment</w:t>
        </w:r>
      </w:ins>
      <w:ins w:id="2382"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2383" w:author="Arthur Parmentier" w:date="2020-05-22T23:50:00Z">
        <w:r>
          <w:t>applications.</w:t>
        </w:r>
      </w:ins>
    </w:p>
    <w:p w:rsidR="00DF2E6B" w:rsidRDefault="00DF2E6B" w:rsidP="005522F0">
      <w:pPr>
        <w:rPr>
          <w:ins w:id="2384" w:author="Arthur Parmentier" w:date="2020-05-20T19:53:00Z"/>
        </w:rPr>
      </w:pPr>
      <w:ins w:id="2385" w:author="Arthur Parmentier" w:date="2020-05-22T23:50:00Z">
        <w:r>
          <w:t xml:space="preserve">It is also to be tested how does the performance of Wekinator changes with the </w:t>
        </w:r>
      </w:ins>
      <w:ins w:id="2386" w:author="Arthur Parmentier" w:date="2020-05-22T23:51:00Z">
        <w:r>
          <w:t>number</w:t>
        </w:r>
      </w:ins>
      <w:ins w:id="2387" w:author="Arthur Parmentier" w:date="2020-05-22T23:50:00Z">
        <w:r>
          <w:t xml:space="preserve"> of signs to be recognized. In the scope of this project, no more than </w:t>
        </w:r>
      </w:ins>
      <w:ins w:id="2388" w:author="Arthur Parmentier" w:date="2020-05-22T23:51:00Z">
        <w:r>
          <w:t xml:space="preserve">dozens of signs were tested but it is possible and likely that its performance (accuracy but </w:t>
        </w:r>
      </w:ins>
      <w:ins w:id="2389" w:author="Arthur Parmentier" w:date="2020-05-22T23:52:00Z">
        <w:r>
          <w:t>also speed)</w:t>
        </w:r>
      </w:ins>
      <w:ins w:id="2390" w:author="Arthur Parmentier" w:date="2020-05-22T23:51:00Z">
        <w:r>
          <w:t xml:space="preserve"> drops with the increas</w:t>
        </w:r>
      </w:ins>
      <w:ins w:id="2391" w:author="Arthur Parmentier" w:date="2020-05-22T23:52:00Z">
        <w:r>
          <w:t xml:space="preserve">e of the number of signs. These points should be investigated for future improvements of the tools, especially for working </w:t>
        </w:r>
      </w:ins>
      <w:ins w:id="2392" w:author="Arthur Parmentier" w:date="2020-05-22T23:53:00Z">
        <w:r>
          <w:t>with bigger sets of signs.</w:t>
        </w:r>
      </w:ins>
      <w:bookmarkStart w:id="2393" w:name="_GoBack"/>
      <w:bookmarkEnd w:id="2393"/>
    </w:p>
    <w:p w:rsidR="00F02080" w:rsidRDefault="00F02080" w:rsidP="005522F0">
      <w:pPr>
        <w:rPr>
          <w:ins w:id="2394" w:author="Arthur Parmentier" w:date="2020-05-20T19:53:00Z"/>
        </w:rPr>
      </w:pPr>
    </w:p>
    <w:p w:rsidR="00F02080" w:rsidRDefault="00F02080" w:rsidP="005522F0">
      <w:pPr>
        <w:rPr>
          <w:ins w:id="2395" w:author="Arthur Parmentier" w:date="2020-05-20T19:53:00Z"/>
        </w:rPr>
      </w:pPr>
    </w:p>
    <w:p w:rsidR="00F02080" w:rsidRDefault="00F02080" w:rsidP="005522F0">
      <w:pPr>
        <w:rPr>
          <w:ins w:id="2396" w:author="Arthur Parmentier" w:date="2020-05-20T19:53:00Z"/>
        </w:rPr>
      </w:pPr>
    </w:p>
    <w:p w:rsidR="00F02080" w:rsidRPr="00CA4544" w:rsidRDefault="00F02080" w:rsidP="00F02080">
      <w:pPr>
        <w:rPr>
          <w:ins w:id="2397" w:author="Arthur Parmentier" w:date="2020-05-20T19:53:00Z"/>
        </w:rPr>
      </w:pPr>
      <w:ins w:id="2398"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rsidP="00EC0CDA">
      <w:pPr>
        <w:pStyle w:val="Titre3"/>
        <w:rPr>
          <w:ins w:id="2399" w:author="Arthur Parmentier" w:date="2020-05-18T17:07:00Z"/>
        </w:rPr>
        <w:pPrChange w:id="2400" w:author="Arthur Parmentier" w:date="2020-05-22T08:25:00Z">
          <w:pPr/>
        </w:pPrChange>
      </w:pPr>
      <w:bookmarkStart w:id="2401" w:name="_Toc41067215"/>
      <w:ins w:id="2402" w:author="Arthur Parmentier" w:date="2020-05-22T08:25:00Z">
        <w:r>
          <w:t>Threading</w:t>
        </w:r>
      </w:ins>
      <w:bookmarkEnd w:id="2401"/>
    </w:p>
    <w:p w:rsidR="005522F0" w:rsidRPr="005522F0" w:rsidRDefault="005522F0">
      <w:pPr>
        <w:rPr>
          <w:rPrChange w:id="2403" w:author="Arthur Parmentier" w:date="2020-05-18T17:07:00Z">
            <w:rPr/>
          </w:rPrChange>
        </w:rPr>
        <w:pPrChange w:id="2404" w:author="Arthur Parmentier" w:date="2020-05-18T17:07:00Z">
          <w:pPr>
            <w:pStyle w:val="Titre2"/>
          </w:pPr>
        </w:pPrChange>
      </w:pPr>
    </w:p>
    <w:p w:rsidR="00F25194" w:rsidRPr="00953072" w:rsidRDefault="00F25194">
      <w:pPr>
        <w:pStyle w:val="Titre2"/>
      </w:pPr>
      <w:del w:id="2405" w:author="Arthur Parmentier" w:date="2020-05-14T15:55:00Z">
        <w:r w:rsidRPr="00953072" w:rsidDel="008E4BF0">
          <w:delText xml:space="preserve">Part 6: </w:delText>
        </w:r>
      </w:del>
      <w:bookmarkStart w:id="2406" w:name="_Toc41067216"/>
      <w:r w:rsidRPr="00953072">
        <w:t>Learning</w:t>
      </w:r>
      <w:ins w:id="2407" w:author="Arthur Parmentier" w:date="2020-05-14T15:55:00Z">
        <w:r w:rsidR="008E4BF0">
          <w:t xml:space="preserve"> in SP and numerical tool</w:t>
        </w:r>
      </w:ins>
      <w:bookmarkEnd w:id="2406"/>
      <w:del w:id="2408" w:author="Arthur Parmentier" w:date="2020-05-14T15:55:00Z">
        <w:r w:rsidRPr="00953072" w:rsidDel="008E4BF0">
          <w:delText xml:space="preserve"> mechanism (?)</w:delText>
        </w:r>
      </w:del>
    </w:p>
    <w:p w:rsidR="00604767" w:rsidRPr="00953072" w:rsidRDefault="00604767">
      <w:pPr>
        <w:pStyle w:val="Titre2"/>
        <w:pPrChange w:id="2409" w:author="Arthur Parmentier" w:date="2020-05-18T17:11:00Z">
          <w:pPr>
            <w:pStyle w:val="Titre1"/>
          </w:pPr>
        </w:pPrChange>
      </w:pPr>
      <w:bookmarkStart w:id="2410" w:name="_Toc41067217"/>
      <w:r w:rsidRPr="00953072">
        <w:t>Potential &amp; future of the tool</w:t>
      </w:r>
      <w:bookmarkEnd w:id="2410"/>
    </w:p>
    <w:p w:rsidR="00F7581A" w:rsidRDefault="007938BA" w:rsidP="00F7581A">
      <w:pPr>
        <w:pStyle w:val="Titre3"/>
        <w:rPr>
          <w:ins w:id="2411" w:author="Arthur Parmentier" w:date="2020-05-21T17:03:00Z"/>
        </w:rPr>
      </w:pPr>
      <w:bookmarkStart w:id="2412" w:name="_Toc41067218"/>
      <w:ins w:id="2413" w:author="Arthur Parmentier" w:date="2020-05-21T17:03:00Z">
        <w:r>
          <w:t>Emotion recognition</w:t>
        </w:r>
        <w:bookmarkEnd w:id="2412"/>
      </w:ins>
    </w:p>
    <w:p w:rsidR="007938BA" w:rsidRPr="007938BA" w:rsidRDefault="007938BA">
      <w:pPr>
        <w:pStyle w:val="Titre4"/>
        <w:rPr>
          <w:ins w:id="2414" w:author="Arthur Parmentier" w:date="2020-05-21T17:01:00Z"/>
          <w:rPrChange w:id="2415" w:author="Arthur Parmentier" w:date="2020-05-21T17:03:00Z">
            <w:rPr>
              <w:ins w:id="2416" w:author="Arthur Parmentier" w:date="2020-05-21T17:01:00Z"/>
            </w:rPr>
          </w:rPrChange>
        </w:rPr>
        <w:pPrChange w:id="2417" w:author="Arthur Parmentier" w:date="2020-05-21T17:03:00Z">
          <w:pPr>
            <w:pStyle w:val="Titre6"/>
          </w:pPr>
        </w:pPrChange>
      </w:pPr>
      <w:ins w:id="2418" w:author="Arthur Parmentier" w:date="2020-05-21T17:03:00Z">
        <w:r>
          <w:t xml:space="preserve">From PoseNet to building features for </w:t>
        </w:r>
      </w:ins>
      <w:ins w:id="2419" w:author="Arthur Parmentier" w:date="2020-05-21T17:04:00Z">
        <w:r>
          <w:t>recognizing emotions</w:t>
        </w:r>
      </w:ins>
      <w:ins w:id="2420" w:author="Arthur Parmentier" w:date="2020-05-21T17:17:00Z">
        <w:r w:rsidR="00E61559">
          <w:t xml:space="preserve"> in body gestures</w:t>
        </w:r>
      </w:ins>
    </w:p>
    <w:p w:rsidR="00F7581A" w:rsidRDefault="00F7581A" w:rsidP="00F7581A">
      <w:pPr>
        <w:rPr>
          <w:ins w:id="2421" w:author="Arthur Parmentier" w:date="2020-05-21T17:01:00Z"/>
        </w:rPr>
      </w:pPr>
      <w:ins w:id="2422"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36"/>
        </w:r>
        <w:r>
          <w:t xml:space="preserve"> and its potential use in other SP modes.</w:t>
        </w:r>
      </w:ins>
    </w:p>
    <w:p w:rsidR="00F7581A" w:rsidRDefault="00F7581A" w:rsidP="00F7581A">
      <w:pPr>
        <w:rPr>
          <w:ins w:id="2425" w:author="Arthur Parmentier" w:date="2020-05-21T17:01:00Z"/>
        </w:rPr>
      </w:pPr>
      <w:ins w:id="2426"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2427" w:author="Arthur Parmentier" w:date="2020-05-21T17:01:00Z"/>
        </w:rPr>
      </w:pPr>
      <w:ins w:id="2428" w:author="Arthur Parmentier" w:date="2020-05-21T17:01:00Z">
        <w:r>
          <w:t>The EyesWeb project</w:t>
        </w:r>
        <w:r>
          <w:rPr>
            <w:rStyle w:val="Appelnotedebasdep"/>
          </w:rPr>
          <w:footnoteReference w:id="37"/>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38"/>
        </w:r>
        <w:r>
          <w:t xml:space="preserve"> , the experiments and interactive performances they present suggest that these features do capture some sense of the emotions conveyed through gestures.</w:t>
        </w:r>
      </w:ins>
    </w:p>
    <w:p w:rsidR="00F7581A" w:rsidRDefault="00F7581A" w:rsidP="00F7581A">
      <w:pPr>
        <w:rPr>
          <w:ins w:id="2433" w:author="Arthur Parmentier" w:date="2020-05-21T17:04:00Z"/>
        </w:rPr>
      </w:pPr>
      <w:ins w:id="2434" w:author="Arthur Parmentier" w:date="2020-05-21T17:01:00Z">
        <w:r>
          <w:lastRenderedPageBreak/>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2435" w:author="Arthur Parmentier" w:date="2020-05-21T17:09:00Z"/>
        </w:rPr>
      </w:pPr>
      <w:ins w:id="2436" w:author="Arthur Parmentier" w:date="2020-05-21T17:05:00Z">
        <w:r>
          <w:t>Face</w:t>
        </w:r>
      </w:ins>
      <w:ins w:id="2437" w:author="Arthur Parmentier" w:date="2020-05-21T17:06:00Z">
        <w:r>
          <w:t>Mesh</w:t>
        </w:r>
      </w:ins>
      <w:ins w:id="2438" w:author="Arthur Parmentier" w:date="2020-05-21T17:17:00Z">
        <w:r w:rsidR="00150C0E">
          <w:t xml:space="preserve"> and face emotions recognition</w:t>
        </w:r>
      </w:ins>
    </w:p>
    <w:p w:rsidR="007938BA" w:rsidRDefault="007938BA" w:rsidP="007938BA">
      <w:pPr>
        <w:rPr>
          <w:ins w:id="2439" w:author="Arthur Parmentier" w:date="2020-05-21T17:14:00Z"/>
        </w:rPr>
      </w:pPr>
      <w:ins w:id="2440" w:author="Arthur Parmentier" w:date="2020-05-21T17:09:00Z">
        <w:r>
          <w:t xml:space="preserve">Tensorflow </w:t>
        </w:r>
      </w:ins>
      <w:ins w:id="2441" w:author="Arthur Parmentier" w:date="2020-05-21T17:10:00Z">
        <w:r>
          <w:t xml:space="preserve">has just released in </w:t>
        </w:r>
      </w:ins>
      <w:ins w:id="2442" w:author="Arthur Parmentier" w:date="2020-05-21T17:13:00Z">
        <w:r>
          <w:t>March</w:t>
        </w:r>
      </w:ins>
      <w:ins w:id="2443" w:author="Arthur Parmentier" w:date="2020-05-21T17:10:00Z">
        <w:r>
          <w:t xml:space="preserve"> 2020 the </w:t>
        </w:r>
      </w:ins>
      <w:ins w:id="2444" w:author="Arthur Parmentier" w:date="2020-05-21T17:14:00Z">
        <w:r w:rsidR="00E61559">
          <w:t>F</w:t>
        </w:r>
      </w:ins>
      <w:ins w:id="2445" w:author="Arthur Parmentier" w:date="2020-05-21T17:10:00Z">
        <w:r>
          <w:t>acemesh package</w:t>
        </w:r>
      </w:ins>
      <w:ins w:id="2446" w:author="Arthur Parmentier" w:date="2020-05-21T17:31:00Z">
        <w:r w:rsidR="005F3B6B">
          <w:rPr>
            <w:rStyle w:val="Appelnotedebasdep"/>
          </w:rPr>
          <w:footnoteReference w:id="39"/>
        </w:r>
      </w:ins>
      <w:ins w:id="2449" w:author="Arthur Parmentier" w:date="2020-05-21T17:11:00Z">
        <w:r>
          <w:t xml:space="preserve"> that infers approximate 3D facial surface geometry from an image or video stream</w:t>
        </w:r>
      </w:ins>
      <w:ins w:id="2450" w:author="Arthur Parmentier" w:date="2020-05-21T17:13:00Z">
        <w:r w:rsidR="00E61559">
          <w:t xml:space="preserve"> and that can be ported to Max just as easily as PoseNet or </w:t>
        </w:r>
      </w:ins>
      <w:ins w:id="2451" w:author="Arthur Parmentier" w:date="2020-05-21T17:14:00Z">
        <w:r w:rsidR="00E61559">
          <w:t>Handpose models.</w:t>
        </w:r>
      </w:ins>
    </w:p>
    <w:p w:rsidR="00E61559" w:rsidRDefault="00E61559" w:rsidP="007938BA">
      <w:pPr>
        <w:rPr>
          <w:ins w:id="2452" w:author="Arthur Parmentier" w:date="2020-05-21T17:22:00Z"/>
        </w:rPr>
      </w:pPr>
      <w:ins w:id="2453" w:author="Arthur Parmentier" w:date="2020-05-21T17:15:00Z">
        <w:r>
          <w:t>One use of this package for SP could be</w:t>
        </w:r>
      </w:ins>
      <w:ins w:id="2454" w:author="Arthur Parmentier" w:date="2020-05-21T17:22:00Z">
        <w:r w:rsidR="00150C0E">
          <w:t xml:space="preserve"> building a lightweight</w:t>
        </w:r>
      </w:ins>
      <w:ins w:id="2455" w:author="Arthur Parmentier" w:date="2020-05-21T17:15:00Z">
        <w:r>
          <w:t xml:space="preserve"> expression and emotion classifi</w:t>
        </w:r>
      </w:ins>
      <w:ins w:id="2456" w:author="Arthur Parmentier" w:date="2020-05-21T17:22:00Z">
        <w:r w:rsidR="00150C0E">
          <w:t>er that could also be used in SP modes such as the shapeline</w:t>
        </w:r>
      </w:ins>
      <w:ins w:id="2457" w:author="Arthur Parmentier" w:date="2020-05-21T17:15:00Z">
        <w:r>
          <w:t>.</w:t>
        </w:r>
      </w:ins>
    </w:p>
    <w:p w:rsidR="00150C0E" w:rsidRPr="007938BA" w:rsidRDefault="00150C0E">
      <w:pPr>
        <w:rPr>
          <w:ins w:id="2458" w:author="Arthur Parmentier" w:date="2020-05-21T17:01:00Z"/>
        </w:rPr>
      </w:pPr>
      <w:ins w:id="2459" w:author="Arthur Parmentier" w:date="2020-05-21T17:22:00Z">
        <w:r>
          <w:t>There are already several convincing attemp</w:t>
        </w:r>
      </w:ins>
      <w:ins w:id="2460" w:author="Arthur Parmentier" w:date="2020-05-21T17:23:00Z">
        <w:r>
          <w:t>ts at recognizing facial emotions but</w:t>
        </w:r>
      </w:ins>
      <w:ins w:id="2461" w:author="Arthur Parmentier" w:date="2020-05-21T17:24:00Z">
        <w:r w:rsidR="00C43BD9">
          <w:t xml:space="preserve"> Face</w:t>
        </w:r>
      </w:ins>
      <w:ins w:id="2462" w:author="Arthur Parmentier" w:date="2020-05-21T17:31:00Z">
        <w:r w:rsidR="00717498">
          <w:t>m</w:t>
        </w:r>
      </w:ins>
      <w:ins w:id="2463" w:author="Arthur Parmentier" w:date="2020-05-21T17:24:00Z">
        <w:r w:rsidR="00C43BD9">
          <w:t>esh advantage is that it opens the way for fast, real-time emo</w:t>
        </w:r>
      </w:ins>
      <w:ins w:id="2464" w:author="Arthur Parmentier" w:date="2020-05-21T17:25:00Z">
        <w:r w:rsidR="00C43BD9">
          <w:t>tion recognition from 3D me</w:t>
        </w:r>
      </w:ins>
      <w:ins w:id="2465" w:author="Arthur Parmentier" w:date="2020-05-21T17:26:00Z">
        <w:r w:rsidR="00C43BD9">
          <w:t xml:space="preserve">sh, hence independent of the user’s face color, dimensions, </w:t>
        </w:r>
      </w:ins>
      <w:ins w:id="2466" w:author="Arthur Parmentier" w:date="2020-05-21T17:27:00Z">
        <w:r w:rsidR="00C43BD9">
          <w:t xml:space="preserve">eyebrow shape, etc. </w:t>
        </w:r>
      </w:ins>
      <w:ins w:id="2467" w:author="Arthur Parmentier" w:date="2020-05-21T17:28:00Z">
        <w:r w:rsidR="00C43BD9">
          <w:t xml:space="preserve">Just like a </w:t>
        </w:r>
      </w:ins>
      <w:ins w:id="2468" w:author="Arthur Parmentier" w:date="2020-05-21T17:29:00Z">
        <w:r w:rsidR="00C43BD9">
          <w:t xml:space="preserve">normalized </w:t>
        </w:r>
      </w:ins>
      <w:ins w:id="2469" w:author="Arthur Parmentier" w:date="2020-05-21T17:28:00Z">
        <w:r w:rsidR="00C43BD9">
          <w:t xml:space="preserve">skeleton from PoseNet </w:t>
        </w:r>
      </w:ins>
      <w:ins w:id="2470" w:author="Arthur Parmentier" w:date="2020-05-21T17:29:00Z">
        <w:r w:rsidR="00C43BD9">
          <w:t>allows us to build a simple yet efficient model for recognizing SP signs without heavy training sets and models, the Face</w:t>
        </w:r>
      </w:ins>
      <w:ins w:id="2471" w:author="Arthur Parmentier" w:date="2020-05-21T17:30:00Z">
        <w:r w:rsidR="00C43BD9">
          <w:t xml:space="preserve">mesh could allow </w:t>
        </w:r>
      </w:ins>
      <w:ins w:id="2472" w:author="Arthur Parmentier" w:date="2020-05-21T17:53:00Z">
        <w:r w:rsidR="00C67C3E">
          <w:t>us to</w:t>
        </w:r>
      </w:ins>
      <w:ins w:id="2473" w:author="Arthur Parmentier" w:date="2020-05-21T17:30:00Z">
        <w:r w:rsidR="00C43BD9">
          <w:t xml:space="preserve"> recogniz</w:t>
        </w:r>
      </w:ins>
      <w:ins w:id="2474" w:author="Arthur Parmentier" w:date="2020-05-21T17:53:00Z">
        <w:r w:rsidR="00C67C3E">
          <w:t>e</w:t>
        </w:r>
      </w:ins>
      <w:ins w:id="2475" w:author="Arthur Parmentier" w:date="2020-05-21T17:30:00Z">
        <w:r w:rsidR="00C43BD9">
          <w:t xml:space="preserve"> emotions as facial signs… but also creating </w:t>
        </w:r>
      </w:ins>
      <w:ins w:id="2476" w:author="Arthur Parmentier" w:date="2020-05-21T17:53:00Z">
        <w:r w:rsidR="00C67C3E">
          <w:t>our</w:t>
        </w:r>
      </w:ins>
      <w:ins w:id="2477" w:author="Arthur Parmentier" w:date="2020-05-21T17:30:00Z">
        <w:r w:rsidR="00C43BD9">
          <w:t xml:space="preserve"> own, new sign</w:t>
        </w:r>
      </w:ins>
      <w:ins w:id="2478" w:author="Arthur Parmentier" w:date="2020-05-21T17:53:00Z">
        <w:r w:rsidR="00C67C3E">
          <w:t>s</w:t>
        </w:r>
      </w:ins>
      <w:ins w:id="2479" w:author="Arthur Parmentier" w:date="2020-05-21T17:30:00Z">
        <w:r w:rsidR="00C43BD9">
          <w:t xml:space="preserve"> with the face</w:t>
        </w:r>
      </w:ins>
      <w:ins w:id="2480" w:author="Arthur Parmentier" w:date="2020-05-21T17:31:00Z">
        <w:r w:rsidR="00C43BD9">
          <w:t>.</w:t>
        </w:r>
      </w:ins>
    </w:p>
    <w:p w:rsidR="00604767" w:rsidDel="00F7581A" w:rsidRDefault="00186BEF">
      <w:pPr>
        <w:pStyle w:val="Titre3"/>
        <w:rPr>
          <w:del w:id="2481" w:author="Arthur Parmentier" w:date="2020-05-21T17:01:00Z"/>
        </w:rPr>
        <w:pPrChange w:id="2482" w:author="Arthur Parmentier" w:date="2020-05-18T17:11:00Z">
          <w:pPr>
            <w:pStyle w:val="Titre2"/>
          </w:pPr>
        </w:pPrChange>
      </w:pPr>
      <w:del w:id="2483" w:author="Arthur Parmentier" w:date="2020-05-21T17:01:00Z">
        <w:r w:rsidDel="00F7581A">
          <w:delText>Topic A: what could be improved and how</w:delText>
        </w:r>
        <w:bookmarkStart w:id="2484" w:name="_Toc41067219"/>
        <w:bookmarkEnd w:id="2484"/>
      </w:del>
    </w:p>
    <w:p w:rsidR="003C19D8" w:rsidRDefault="003C19D8" w:rsidP="003C19D8">
      <w:pPr>
        <w:pStyle w:val="Titre3"/>
        <w:rPr>
          <w:ins w:id="2485" w:author="Arthur Parmentier" w:date="2020-05-22T10:25:00Z"/>
        </w:rPr>
      </w:pPr>
      <w:bookmarkStart w:id="2486" w:name="_Toc41067220"/>
      <w:ins w:id="2487" w:author="Arthur Parmentier" w:date="2020-05-22T10:24:00Z">
        <w:r>
          <w:t xml:space="preserve">Classification problem with </w:t>
        </w:r>
      </w:ins>
      <w:ins w:id="2488" w:author="Arthur Parmentier" w:date="2020-05-22T10:25:00Z">
        <w:r>
          <w:t>CRF</w:t>
        </w:r>
      </w:ins>
      <w:bookmarkEnd w:id="2486"/>
      <w:del w:id="2489" w:author="Arthur Parmentier" w:date="2020-05-22T10:24:00Z">
        <w:r w:rsidR="00186BEF" w:rsidDel="003C19D8">
          <w:delText>Topic B: …</w:delText>
        </w:r>
      </w:del>
    </w:p>
    <w:p w:rsidR="003C19D8" w:rsidRPr="003C19D8" w:rsidRDefault="003C19D8" w:rsidP="003C19D8">
      <w:pPr>
        <w:pStyle w:val="Paragraphedeliste"/>
        <w:numPr>
          <w:ilvl w:val="0"/>
          <w:numId w:val="14"/>
        </w:numPr>
        <w:rPr>
          <w:rPrChange w:id="2490" w:author="Arthur Parmentier" w:date="2020-05-22T10:25:00Z">
            <w:rPr/>
          </w:rPrChange>
        </w:rPr>
        <w:pPrChange w:id="2491" w:author="Arthur Parmentier" w:date="2020-05-22T10:25:00Z">
          <w:pPr>
            <w:pStyle w:val="Titre2"/>
          </w:pPr>
        </w:pPrChange>
      </w:pPr>
      <w:ins w:id="2492" w:author="Arthur Parmentier" w:date="2020-05-22T10:25:00Z">
        <w:r>
          <w:t xml:space="preserve">Le CRF tient compte de la proba de chaque signe plus de la position dans la requête pour </w:t>
        </w:r>
      </w:ins>
      <w:ins w:id="2493" w:author="Arthur Parmentier" w:date="2020-05-22T10:26:00Z">
        <w:r>
          <w:t>classifier le signe</w:t>
        </w:r>
      </w:ins>
    </w:p>
    <w:p w:rsidR="00186BEF" w:rsidRPr="00186BEF" w:rsidRDefault="00186BEF">
      <w:pPr>
        <w:pStyle w:val="Titre3"/>
        <w:pPrChange w:id="2494" w:author="Arthur Parmentier" w:date="2020-05-18T17:11:00Z">
          <w:pPr>
            <w:pStyle w:val="Titre2"/>
          </w:pPr>
        </w:pPrChange>
      </w:pPr>
      <w:bookmarkStart w:id="2495" w:name="_Toc41067221"/>
      <w:r>
        <w:t>The future</w:t>
      </w:r>
      <w:bookmarkEnd w:id="2495"/>
    </w:p>
    <w:p w:rsidR="00E75199" w:rsidRPr="00953072" w:rsidRDefault="00E75199" w:rsidP="00E6654A">
      <w:pPr>
        <w:pStyle w:val="Titre1"/>
      </w:pPr>
      <w:bookmarkStart w:id="2496" w:name="_Toc41067222"/>
      <w:r w:rsidRPr="00953072">
        <w:t>Conclusion</w:t>
      </w:r>
      <w:bookmarkEnd w:id="2496"/>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2497" w:author="Arthur Parmentier" w:date="2020-05-12T19:23:00Z"/>
        </w:rPr>
      </w:pPr>
      <w:ins w:id="2498" w:author="Arthur Parmentier" w:date="2020-05-12T19:13:00Z">
        <w:r>
          <w:t>SIGN = something that stands for something else</w:t>
        </w:r>
      </w:ins>
      <w:ins w:id="2499" w:author="Arthur Parmentier" w:date="2020-05-12T19:14:00Z">
        <w:r w:rsidR="00A34795">
          <w:t>; signified &amp; signifier</w:t>
        </w:r>
        <w:r w:rsidR="00A34795">
          <w:br/>
          <w:t>3 != types of signs: symbols, icons and indices</w:t>
        </w:r>
      </w:ins>
    </w:p>
    <w:p w:rsidR="00A34795" w:rsidRDefault="00A34795" w:rsidP="00E6654A">
      <w:pPr>
        <w:rPr>
          <w:ins w:id="2500" w:author="Arthur Parmentier" w:date="2020-05-12T19:23:00Z"/>
        </w:rPr>
      </w:pPr>
      <w:ins w:id="2501" w:author="Arthur Parmentier" w:date="2020-05-12T19:23:00Z">
        <w:r>
          <w:t>No synonyms in SP</w:t>
        </w:r>
      </w:ins>
    </w:p>
    <w:p w:rsidR="00A34795" w:rsidRPr="00953072" w:rsidRDefault="00A34795" w:rsidP="00E6654A">
      <w:ins w:id="2502" w:author="Arthur Parmentier" w:date="2020-05-12T19:23:00Z">
        <w:r>
          <w:t>Are there homonyms?</w:t>
        </w:r>
        <w:r w:rsidR="0011688F">
          <w:t xml:space="preserve"> YESS</w:t>
        </w:r>
      </w:ins>
    </w:p>
    <w:bookmarkEnd w:id="374"/>
    <w:p w:rsidR="00F25194" w:rsidRDefault="00F25194" w:rsidP="00E6654A">
      <w:pPr>
        <w:rPr>
          <w:ins w:id="2503" w:author="Arthur Parmentier" w:date="2020-05-12T19:27:00Z"/>
        </w:rPr>
      </w:pPr>
    </w:p>
    <w:p w:rsidR="008A6488" w:rsidRDefault="008A6488" w:rsidP="00E6654A">
      <w:pPr>
        <w:rPr>
          <w:ins w:id="2504" w:author="Arthur Parmentier" w:date="2020-05-12T19:32:00Z"/>
        </w:rPr>
      </w:pPr>
      <w:ins w:id="2505" w:author="Arthur Parmentier" w:date="2020-05-12T19:27:00Z">
        <w:r>
          <w:t>Meronymes… to check/discuss</w:t>
        </w:r>
        <w:r w:rsidR="00481EE1">
          <w:t xml:space="preserve"> : sense relations</w:t>
        </w:r>
      </w:ins>
    </w:p>
    <w:p w:rsidR="000717DB" w:rsidRDefault="000717DB" w:rsidP="00E6654A">
      <w:pPr>
        <w:rPr>
          <w:ins w:id="2506" w:author="Arthur Parmentier" w:date="2020-05-12T19:32:00Z"/>
        </w:rPr>
      </w:pPr>
    </w:p>
    <w:p w:rsidR="000717DB" w:rsidRDefault="000717DB" w:rsidP="00E6654A">
      <w:pPr>
        <w:rPr>
          <w:ins w:id="2507" w:author="Arthur Parmentier" w:date="2020-05-13T09:41:00Z"/>
        </w:rPr>
      </w:pPr>
      <w:ins w:id="2508" w:author="Arthur Parmentier" w:date="2020-05-12T19:32:00Z">
        <w:r>
          <w:t xml:space="preserve">Sign overloading: </w:t>
        </w:r>
      </w:ins>
      <w:ins w:id="2509" w:author="Arthur Parmentier" w:date="2020-05-12T19:34:00Z">
        <w:r w:rsidR="00C07A15">
          <w:t>what is an analogy?</w:t>
        </w:r>
      </w:ins>
    </w:p>
    <w:p w:rsidR="003C3E32" w:rsidRDefault="003C3E32" w:rsidP="00E6654A">
      <w:pPr>
        <w:rPr>
          <w:ins w:id="2510" w:author="Arthur Parmentier" w:date="2020-05-13T09:41:00Z"/>
        </w:rPr>
      </w:pPr>
    </w:p>
    <w:p w:rsidR="003C3E32" w:rsidRDefault="003C3E32" w:rsidP="00E6654A">
      <w:pPr>
        <w:rPr>
          <w:ins w:id="2511" w:author="Arthur Parmentier" w:date="2020-05-14T13:28:00Z"/>
          <w:rStyle w:val="reference-text"/>
        </w:rPr>
      </w:pPr>
      <w:ins w:id="2512" w:author="Arthur Parmentier" w:date="2020-05-13T09:41:00Z">
        <w:r>
          <w:t>Quantum-like theory of concepts to model human interaction (interference) in resp</w:t>
        </w:r>
      </w:ins>
      <w:ins w:id="2513" w:author="Arthur Parmentier" w:date="2020-05-13T09:42:00Z">
        <w:r>
          <w:t xml:space="preserve">onding to SP signs? </w:t>
        </w:r>
      </w:ins>
      <w:ins w:id="2514" w:author="Arthur Parmentier" w:date="2020-05-14T13:28:00Z">
        <w:r w:rsidR="00A84632">
          <w:rPr>
            <w:rStyle w:val="reference-text"/>
          </w:rPr>
          <w:fldChar w:fldCharType="begin"/>
        </w:r>
        <w:r w:rsidR="00A84632">
          <w:rPr>
            <w:rStyle w:val="reference-text"/>
          </w:rPr>
          <w:instrText xml:space="preserve"> HYPERLINK "</w:instrText>
        </w:r>
      </w:ins>
      <w:ins w:id="2515" w:author="Arthur Parmentier" w:date="2020-05-13T09:42:00Z">
        <w:r w:rsidR="00A84632" w:rsidRPr="00163523">
          <w:rPr>
            <w:rStyle w:val="reference-text"/>
          </w:rPr>
          <w:instrText>https://www.frontiersin.org/articles/10.3389/fpsyg.2016.00418/full</w:instrText>
        </w:r>
      </w:ins>
      <w:ins w:id="2516" w:author="Arthur Parmentier" w:date="2020-05-14T13:28:00Z">
        <w:r w:rsidR="00A84632">
          <w:rPr>
            <w:rStyle w:val="reference-text"/>
          </w:rPr>
          <w:instrText xml:space="preserve">" </w:instrText>
        </w:r>
        <w:r w:rsidR="00A84632">
          <w:rPr>
            <w:rStyle w:val="reference-text"/>
          </w:rPr>
          <w:fldChar w:fldCharType="separate"/>
        </w:r>
      </w:ins>
      <w:ins w:id="2517" w:author="Arthur Parmentier" w:date="2020-05-13T09:42:00Z">
        <w:r w:rsidR="00A84632" w:rsidRPr="00C802FD">
          <w:rPr>
            <w:rStyle w:val="Lienhypertexte"/>
          </w:rPr>
          <w:t>https://www.frontiersin.org/articles/10.3389/fpsyg.2016.00418/full</w:t>
        </w:r>
      </w:ins>
      <w:ins w:id="2518" w:author="Arthur Parmentier" w:date="2020-05-14T13:28:00Z">
        <w:r w:rsidR="00A84632">
          <w:rPr>
            <w:rStyle w:val="reference-text"/>
          </w:rPr>
          <w:fldChar w:fldCharType="end"/>
        </w:r>
      </w:ins>
    </w:p>
    <w:p w:rsidR="00A84632" w:rsidRDefault="00A84632" w:rsidP="00E6654A">
      <w:pPr>
        <w:rPr>
          <w:ins w:id="2519" w:author="Arthur Parmentier" w:date="2020-05-14T13:28:00Z"/>
          <w:rStyle w:val="reference-text"/>
        </w:rPr>
      </w:pPr>
    </w:p>
    <w:p w:rsidR="00A84632" w:rsidRDefault="00A84632" w:rsidP="00A84632">
      <w:pPr>
        <w:rPr>
          <w:ins w:id="2520" w:author="Arthur Parmentier" w:date="2020-05-14T13:28:00Z"/>
        </w:rPr>
      </w:pPr>
      <w:ins w:id="2521" w:author="Arthur Parmentier" w:date="2020-05-14T13:28:00Z">
        <w:r w:rsidRPr="00953072">
          <w:t>Modes and defaults: attempt to define particular grammars inside a “universal” one?</w:t>
        </w:r>
      </w:ins>
    </w:p>
    <w:p w:rsidR="00A84632" w:rsidRPr="00670002" w:rsidRDefault="006A7F9F" w:rsidP="00A84632">
      <w:pPr>
        <w:rPr>
          <w:ins w:id="2522" w:author="Arthur Parmentier" w:date="2020-05-14T13:28:00Z"/>
          <w:lang w:val="fr-FR"/>
          <w:rPrChange w:id="2523" w:author="Arthur Parmentier" w:date="2020-05-18T14:23:00Z">
            <w:rPr>
              <w:ins w:id="2524" w:author="Arthur Parmentier" w:date="2020-05-14T13:28:00Z"/>
            </w:rPr>
          </w:rPrChange>
        </w:rPr>
      </w:pPr>
      <w:ins w:id="2525" w:author="Arthur Parmentier" w:date="2020-05-14T15:15:00Z">
        <w:r w:rsidRPr="00670002">
          <w:rPr>
            <w:lang w:val="fr-FR"/>
            <w:rPrChange w:id="2526" w:author="Arthur Parmentier" w:date="2020-05-18T14:23:00Z">
              <w:rPr/>
            </w:rPrChange>
          </w:rPr>
          <w:t>Enquete statistique sur poid</w:t>
        </w:r>
        <w:r w:rsidR="00FC6CCC" w:rsidRPr="00670002">
          <w:rPr>
            <w:lang w:val="fr-FR"/>
            <w:rPrChange w:id="2527" w:author="Arthur Parmentier" w:date="2020-05-18T14:23:00Z">
              <w:rPr/>
            </w:rPrChange>
          </w:rPr>
          <w:t>s</w:t>
        </w:r>
        <w:r w:rsidRPr="00670002">
          <w:rPr>
            <w:lang w:val="fr-FR"/>
            <w:rPrChange w:id="2528" w:author="Arthur Parmentier" w:date="2020-05-18T14:23:00Z">
              <w:rPr/>
            </w:rPrChange>
          </w:rPr>
          <w:t xml:space="preserve"> cogniti</w:t>
        </w:r>
      </w:ins>
      <w:ins w:id="2529" w:author="Arthur Parmentier" w:date="2020-05-14T15:16:00Z">
        <w:r w:rsidR="00711575" w:rsidRPr="00670002">
          <w:rPr>
            <w:lang w:val="fr-FR"/>
            <w:rPrChange w:id="2530" w:author="Arthur Parmentier" w:date="2020-05-18T14:23:00Z">
              <w:rPr/>
            </w:rPrChange>
          </w:rPr>
          <w:t>f</w:t>
        </w:r>
      </w:ins>
      <w:ins w:id="2531" w:author="Arthur Parmentier" w:date="2020-05-14T15:15:00Z">
        <w:r w:rsidRPr="00670002">
          <w:rPr>
            <w:lang w:val="fr-FR"/>
            <w:rPrChange w:id="2532" w:author="Arthur Parmentier" w:date="2020-05-18T14:23:00Z">
              <w:rPr/>
            </w:rPrChange>
          </w:rPr>
          <w:t>/temps de réponse/complexité de la réponse/débutant/experts</w:t>
        </w:r>
      </w:ins>
    </w:p>
    <w:p w:rsidR="00A84632" w:rsidRPr="00670002" w:rsidRDefault="00A84632" w:rsidP="00A84632">
      <w:pPr>
        <w:rPr>
          <w:ins w:id="2533" w:author="Arthur Parmentier" w:date="2020-05-14T13:28:00Z"/>
          <w:lang w:val="fr-FR"/>
          <w:rPrChange w:id="2534" w:author="Arthur Parmentier" w:date="2020-05-18T14:23:00Z">
            <w:rPr>
              <w:ins w:id="2535" w:author="Arthur Parmentier" w:date="2020-05-14T13:28:00Z"/>
            </w:rPr>
          </w:rPrChange>
        </w:rPr>
      </w:pPr>
    </w:p>
    <w:p w:rsidR="00A84632" w:rsidRPr="00670002" w:rsidRDefault="00A84632" w:rsidP="00A84632">
      <w:pPr>
        <w:rPr>
          <w:ins w:id="2536" w:author="Arthur Parmentier" w:date="2020-05-14T13:28:00Z"/>
          <w:lang w:val="fr-FR"/>
          <w:rPrChange w:id="2537" w:author="Arthur Parmentier" w:date="2020-05-18T14:23:00Z">
            <w:rPr>
              <w:ins w:id="2538" w:author="Arthur Parmentier" w:date="2020-05-14T13:28:00Z"/>
            </w:rPr>
          </w:rPrChange>
        </w:rPr>
      </w:pPr>
    </w:p>
    <w:p w:rsidR="00A84632" w:rsidRPr="00670002" w:rsidRDefault="00A84632" w:rsidP="00A84632">
      <w:pPr>
        <w:rPr>
          <w:ins w:id="2539" w:author="Arthur Parmentier" w:date="2020-05-14T13:28:00Z"/>
          <w:lang w:val="fr-FR"/>
          <w:rPrChange w:id="2540" w:author="Arthur Parmentier" w:date="2020-05-18T14:23:00Z">
            <w:rPr>
              <w:ins w:id="2541" w:author="Arthur Parmentier" w:date="2020-05-14T13:28:00Z"/>
            </w:rPr>
          </w:rPrChange>
        </w:rPr>
      </w:pPr>
    </w:p>
    <w:p w:rsidR="00A84632" w:rsidRPr="00670002" w:rsidRDefault="00A84632" w:rsidP="00A84632">
      <w:pPr>
        <w:rPr>
          <w:ins w:id="2542" w:author="Arthur Parmentier" w:date="2020-05-14T13:28:00Z"/>
          <w:lang w:val="fr-FR"/>
          <w:rPrChange w:id="2543" w:author="Arthur Parmentier" w:date="2020-05-18T14:23:00Z">
            <w:rPr>
              <w:ins w:id="2544" w:author="Arthur Parmentier" w:date="2020-05-14T13:28:00Z"/>
            </w:rPr>
          </w:rPrChange>
        </w:rPr>
      </w:pPr>
    </w:p>
    <w:p w:rsidR="00A84632" w:rsidRPr="00670002" w:rsidRDefault="00A84632" w:rsidP="00A84632">
      <w:pPr>
        <w:rPr>
          <w:ins w:id="2545" w:author="Arthur Parmentier" w:date="2020-05-14T13:28:00Z"/>
          <w:lang w:val="fr-FR"/>
          <w:rPrChange w:id="2546" w:author="Arthur Parmentier" w:date="2020-05-18T14:23:00Z">
            <w:rPr>
              <w:ins w:id="2547" w:author="Arthur Parmentier" w:date="2020-05-14T13:28:00Z"/>
            </w:rPr>
          </w:rPrChange>
        </w:rPr>
      </w:pPr>
    </w:p>
    <w:p w:rsidR="00A84632" w:rsidRPr="00670002" w:rsidRDefault="00A84632" w:rsidP="00A84632">
      <w:pPr>
        <w:rPr>
          <w:ins w:id="2548" w:author="Arthur Parmentier" w:date="2020-05-14T13:28:00Z"/>
          <w:lang w:val="fr-FR"/>
          <w:rPrChange w:id="2549" w:author="Arthur Parmentier" w:date="2020-05-18T14:23:00Z">
            <w:rPr>
              <w:ins w:id="2550" w:author="Arthur Parmentier" w:date="2020-05-14T13:28:00Z"/>
            </w:rPr>
          </w:rPrChange>
        </w:rPr>
      </w:pPr>
    </w:p>
    <w:p w:rsidR="00A84632" w:rsidRDefault="00A84632" w:rsidP="00A84632">
      <w:pPr>
        <w:rPr>
          <w:ins w:id="2551" w:author="Arthur Parmentier" w:date="2020-05-14T13:28:00Z"/>
        </w:rPr>
      </w:pPr>
      <w:ins w:id="2552" w:author="Arthur Parmentier" w:date="2020-05-14T13:28:00Z">
        <w:r>
          <w:t>“categorization is the name of the cognition game and analogy is the mechanism that drives it all”.</w:t>
        </w:r>
      </w:ins>
    </w:p>
    <w:p w:rsidR="00A84632" w:rsidRDefault="00A84632" w:rsidP="00A84632">
      <w:pPr>
        <w:rPr>
          <w:ins w:id="2553" w:author="Arthur Parmentier" w:date="2020-05-14T13:28:00Z"/>
        </w:rPr>
      </w:pPr>
      <w:ins w:id="2554" w:author="Arthur Parmentier" w:date="2020-05-14T13:28:00Z">
        <w:r>
          <w:t>Making analogy = raising the similar features of two mental things</w:t>
        </w:r>
      </w:ins>
    </w:p>
    <w:p w:rsidR="00A84632" w:rsidRDefault="00A84632" w:rsidP="00A84632">
      <w:pPr>
        <w:rPr>
          <w:ins w:id="2555" w:author="Arthur Parmentier" w:date="2020-05-14T13:28:00Z"/>
        </w:rPr>
      </w:pPr>
      <w:ins w:id="2556" w:author="Arthur Parmentier" w:date="2020-05-14T13:28:00Z">
        <w:r>
          <w:t>Analogy is responsible for concept’s expansion.</w:t>
        </w:r>
      </w:ins>
    </w:p>
    <w:p w:rsidR="00A84632" w:rsidRPr="00670002" w:rsidRDefault="00A84632" w:rsidP="00A84632">
      <w:pPr>
        <w:rPr>
          <w:ins w:id="2557" w:author="Arthur Parmentier" w:date="2020-05-14T13:28:00Z"/>
          <w:lang w:val="fr-FR"/>
          <w:rPrChange w:id="2558" w:author="Arthur Parmentier" w:date="2020-05-18T14:23:00Z">
            <w:rPr>
              <w:ins w:id="2559" w:author="Arthur Parmentier" w:date="2020-05-14T13:28:00Z"/>
            </w:rPr>
          </w:rPrChange>
        </w:rPr>
      </w:pPr>
      <w:ins w:id="2560" w:author="Arthur Parmentier" w:date="2020-05-14T13:28:00Z">
        <w:r>
          <w:t xml:space="preserve">Hierarchy of concepts? At least a complex form of structuring; Link with researchs in DH ontologies. </w:t>
        </w:r>
        <w:r w:rsidRPr="00670002">
          <w:rPr>
            <w:lang w:val="fr-FR"/>
            <w:rPrChange w:id="2561" w:author="Arthur Parmentier" w:date="2020-05-18T14:23:00Z">
              <w:rPr/>
            </w:rPrChange>
          </w:rPr>
          <w:t>Nice example: german way of constructing words</w:t>
        </w:r>
      </w:ins>
    </w:p>
    <w:p w:rsidR="00A84632" w:rsidRPr="00670002" w:rsidRDefault="00A84632" w:rsidP="00E6654A">
      <w:pPr>
        <w:rPr>
          <w:ins w:id="2562" w:author="Arthur Parmentier" w:date="2020-05-14T13:28:00Z"/>
          <w:lang w:val="fr-FR"/>
          <w:rPrChange w:id="2563" w:author="Arthur Parmentier" w:date="2020-05-18T14:23:00Z">
            <w:rPr>
              <w:ins w:id="2564" w:author="Arthur Parmentier" w:date="2020-05-14T13:28:00Z"/>
            </w:rPr>
          </w:rPrChange>
        </w:rPr>
      </w:pPr>
    </w:p>
    <w:p w:rsidR="00A84632" w:rsidRPr="00670002" w:rsidRDefault="000B405B" w:rsidP="00E6654A">
      <w:pPr>
        <w:rPr>
          <w:ins w:id="2565" w:author="Arthur Parmentier" w:date="2020-05-14T14:50:00Z"/>
          <w:lang w:val="fr-FR"/>
          <w:rPrChange w:id="2566" w:author="Arthur Parmentier" w:date="2020-05-18T14:23:00Z">
            <w:rPr>
              <w:ins w:id="2567" w:author="Arthur Parmentier" w:date="2020-05-14T14:50:00Z"/>
            </w:rPr>
          </w:rPrChange>
        </w:rPr>
      </w:pPr>
      <w:ins w:id="2568" w:author="Arthur Parmentier" w:date="2020-05-14T14:49:00Z">
        <w:r w:rsidRPr="00670002">
          <w:rPr>
            <w:lang w:val="fr-FR"/>
            <w:rPrChange w:id="2569" w:author="Arthur Parmentier" w:date="2020-05-18T14:23:00Z">
              <w:rPr/>
            </w:rPrChange>
          </w:rPr>
          <w:t>Utilization des signes motivée par la representation a priori du concept/résultat du soundpainter</w:t>
        </w:r>
      </w:ins>
    </w:p>
    <w:p w:rsidR="006331DF" w:rsidRPr="00670002" w:rsidRDefault="006331DF" w:rsidP="00E6654A">
      <w:pPr>
        <w:rPr>
          <w:ins w:id="2570" w:author="Arthur Parmentier" w:date="2020-05-14T14:51:00Z"/>
          <w:lang w:val="fr-FR"/>
          <w:rPrChange w:id="2571" w:author="Arthur Parmentier" w:date="2020-05-18T14:23:00Z">
            <w:rPr>
              <w:ins w:id="2572" w:author="Arthur Parmentier" w:date="2020-05-14T14:51:00Z"/>
            </w:rPr>
          </w:rPrChange>
        </w:rPr>
      </w:pPr>
      <w:ins w:id="2573" w:author="Arthur Parmentier" w:date="2020-05-14T14:50:00Z">
        <w:r w:rsidRPr="00670002">
          <w:rPr>
            <w:lang w:val="fr-FR"/>
            <w:rPrChange w:id="2574" w:author="Arthur Parmentier" w:date="2020-05-18T14:23:00Z">
              <w:rPr/>
            </w:rPrChange>
          </w:rPr>
          <w:t xml:space="preserve">Représentation mentale qui precede la réponse du performer; intéressant pour W (tout le monde?) si </w:t>
        </w:r>
      </w:ins>
      <w:ins w:id="2575" w:author="Arthur Parmentier" w:date="2020-05-14T14:51:00Z">
        <w:r w:rsidRPr="00670002">
          <w:rPr>
            <w:lang w:val="fr-FR"/>
            <w:rPrChange w:id="2576" w:author="Arthur Parmentier" w:date="2020-05-18T14:23:00Z">
              <w:rPr/>
            </w:rPrChange>
          </w:rPr>
          <w:t>la réponse n’est pas telle qu’attendue</w:t>
        </w:r>
      </w:ins>
    </w:p>
    <w:p w:rsidR="00C63733" w:rsidRPr="00670002" w:rsidRDefault="00C63733" w:rsidP="00E6654A">
      <w:pPr>
        <w:rPr>
          <w:ins w:id="2577" w:author="Arthur Parmentier" w:date="2020-05-14T14:57:00Z"/>
          <w:lang w:val="fr-FR"/>
          <w:rPrChange w:id="2578" w:author="Arthur Parmentier" w:date="2020-05-18T14:23:00Z">
            <w:rPr>
              <w:ins w:id="2579" w:author="Arthur Parmentier" w:date="2020-05-14T14:57:00Z"/>
            </w:rPr>
          </w:rPrChange>
        </w:rPr>
      </w:pPr>
      <w:ins w:id="2580" w:author="Arthur Parmentier" w:date="2020-05-14T14:51:00Z">
        <w:r w:rsidRPr="00670002">
          <w:rPr>
            <w:lang w:val="fr-FR"/>
            <w:rPrChange w:id="2581" w:author="Arthur Parmentier" w:date="2020-05-18T14:23:00Z">
              <w:rPr/>
            </w:rPrChange>
          </w:rPr>
          <w:t>On ne peut s’adresser qu’à une discipline qu’on connait un peu</w:t>
        </w:r>
      </w:ins>
    </w:p>
    <w:p w:rsidR="00CD4FE1" w:rsidRPr="00670002" w:rsidRDefault="00CD4FE1" w:rsidP="00E6654A">
      <w:pPr>
        <w:rPr>
          <w:ins w:id="2582" w:author="Arthur Parmentier" w:date="2020-05-14T14:57:00Z"/>
          <w:lang w:val="fr-FR"/>
          <w:rPrChange w:id="2583" w:author="Arthur Parmentier" w:date="2020-05-18T14:23:00Z">
            <w:rPr>
              <w:ins w:id="2584" w:author="Arthur Parmentier" w:date="2020-05-14T14:57:00Z"/>
            </w:rPr>
          </w:rPrChange>
        </w:rPr>
      </w:pPr>
    </w:p>
    <w:p w:rsidR="00CD4FE1" w:rsidRPr="00670002" w:rsidRDefault="00CD4FE1" w:rsidP="00E6654A">
      <w:pPr>
        <w:rPr>
          <w:ins w:id="2585" w:author="Arthur Parmentier" w:date="2020-05-14T14:59:00Z"/>
          <w:lang w:val="fr-FR"/>
          <w:rPrChange w:id="2586" w:author="Arthur Parmentier" w:date="2020-05-18T14:23:00Z">
            <w:rPr>
              <w:ins w:id="2587" w:author="Arthur Parmentier" w:date="2020-05-14T14:59:00Z"/>
            </w:rPr>
          </w:rPrChange>
        </w:rPr>
      </w:pPr>
      <w:ins w:id="2588" w:author="Arthur Parmentier" w:date="2020-05-14T14:57:00Z">
        <w:r w:rsidRPr="00670002">
          <w:rPr>
            <w:lang w:val="fr-FR"/>
            <w:rPrChange w:id="2589" w:author="Arthur Parmentier" w:date="2020-05-18T14:23:00Z">
              <w:rPr/>
            </w:rPrChange>
          </w:rPr>
          <w:t>Immobilté du soundpainter dans la config ordi et config traditionnelle walter</w:t>
        </w:r>
      </w:ins>
      <w:ins w:id="2590" w:author="Arthur Parmentier" w:date="2020-05-14T14:58:00Z">
        <w:r w:rsidR="00B47E57" w:rsidRPr="00670002">
          <w:rPr>
            <w:lang w:val="fr-FR"/>
            <w:rPrChange w:id="2591" w:author="Arthur Parmentier" w:date="2020-05-18T14:23:00Z">
              <w:rPr/>
            </w:rPrChange>
          </w:rPr>
          <w:t xml:space="preserve"> =&gt; aucune “deformation” du contexte de la performance artistique</w:t>
        </w:r>
        <w:r w:rsidR="004732DA" w:rsidRPr="00670002">
          <w:rPr>
            <w:lang w:val="fr-FR"/>
            <w:rPrChange w:id="2592" w:author="Arthur Parmentier" w:date="2020-05-18T14:23:00Z">
              <w:rPr/>
            </w:rPrChange>
          </w:rPr>
          <w:br/>
          <w:t>Notion d’espace</w:t>
        </w:r>
      </w:ins>
    </w:p>
    <w:p w:rsidR="00474CFF" w:rsidRPr="00670002" w:rsidRDefault="00474CFF" w:rsidP="00E6654A">
      <w:pPr>
        <w:rPr>
          <w:ins w:id="2593" w:author="Arthur Parmentier" w:date="2020-05-14T14:59:00Z"/>
          <w:lang w:val="fr-FR"/>
          <w:rPrChange w:id="2594" w:author="Arthur Parmentier" w:date="2020-05-18T14:23:00Z">
            <w:rPr>
              <w:ins w:id="2595" w:author="Arthur Parmentier" w:date="2020-05-14T14:59:00Z"/>
            </w:rPr>
          </w:rPrChange>
        </w:rPr>
      </w:pPr>
      <w:ins w:id="2596" w:author="Arthur Parmentier" w:date="2020-05-14T14:59:00Z">
        <w:r w:rsidRPr="00670002">
          <w:rPr>
            <w:lang w:val="fr-FR"/>
            <w:rPrChange w:id="2597" w:author="Arthur Parmentier" w:date="2020-05-18T14:23:00Z">
              <w:rPr/>
            </w:rPrChange>
          </w:rPr>
          <w:lastRenderedPageBreak/>
          <w:t>Distinction SP et performer: discussion de l’év</w:t>
        </w:r>
      </w:ins>
      <w:ins w:id="2598" w:author="Arthur Parmentier" w:date="2020-05-14T15:00:00Z">
        <w:r w:rsidRPr="00670002">
          <w:rPr>
            <w:lang w:val="fr-FR"/>
            <w:rPrChange w:id="2599" w:author="Arthur Parmentier" w:date="2020-05-18T14:23:00Z">
              <w:rPr/>
            </w:rPrChange>
          </w:rPr>
          <w:t>o</w:t>
        </w:r>
      </w:ins>
      <w:ins w:id="2600" w:author="Arthur Parmentier" w:date="2020-05-14T14:59:00Z">
        <w:r w:rsidRPr="00670002">
          <w:rPr>
            <w:lang w:val="fr-FR"/>
            <w:rPrChange w:id="2601" w:author="Arthur Parmentier" w:date="2020-05-18T14:23:00Z">
              <w:rPr/>
            </w:rPrChange>
          </w:rPr>
          <w:t>l</w:t>
        </w:r>
      </w:ins>
      <w:ins w:id="2602" w:author="Arthur Parmentier" w:date="2020-05-14T15:00:00Z">
        <w:r w:rsidRPr="00670002">
          <w:rPr>
            <w:lang w:val="fr-FR"/>
            <w:rPrChange w:id="2603" w:author="Arthur Parmentier" w:date="2020-05-18T14:23:00Z">
              <w:rPr/>
            </w:rPrChange>
          </w:rPr>
          <w:t>u</w:t>
        </w:r>
      </w:ins>
      <w:ins w:id="2604" w:author="Arthur Parmentier" w:date="2020-05-14T14:59:00Z">
        <w:r w:rsidRPr="00670002">
          <w:rPr>
            <w:lang w:val="fr-FR"/>
            <w:rPrChange w:id="2605" w:author="Arthur Parmentier" w:date="2020-05-18T14:23:00Z">
              <w:rPr/>
            </w:rPrChange>
          </w:rPr>
          <w:t>tion</w:t>
        </w:r>
      </w:ins>
      <w:ins w:id="2606" w:author="Arthur Parmentier" w:date="2020-05-14T15:01:00Z">
        <w:r w:rsidRPr="00670002">
          <w:rPr>
            <w:lang w:val="fr-FR"/>
            <w:rPrChange w:id="2607" w:author="Arthur Parmentier" w:date="2020-05-18T14:23:00Z">
              <w:rPr/>
            </w:rPrChange>
          </w:rPr>
          <w:t>, prospections de configuration possible?</w:t>
        </w:r>
      </w:ins>
      <w:ins w:id="2608" w:author="Arthur Parmentier" w:date="2020-05-14T14:59:00Z">
        <w:r w:rsidRPr="00670002">
          <w:rPr>
            <w:lang w:val="fr-FR"/>
            <w:rPrChange w:id="2609" w:author="Arthur Parmentier" w:date="2020-05-18T14:23:00Z">
              <w:rPr/>
            </w:rPrChange>
          </w:rPr>
          <w:t xml:space="preserve"> </w:t>
        </w:r>
      </w:ins>
    </w:p>
    <w:p w:rsidR="00474CFF" w:rsidRDefault="00474CFF" w:rsidP="00E6654A">
      <w:pPr>
        <w:rPr>
          <w:ins w:id="2610" w:author="Arthur Parmentier" w:date="2020-05-14T15:29:00Z"/>
        </w:rPr>
      </w:pPr>
      <w:ins w:id="2611" w:author="Arthur Parmentier" w:date="2020-05-14T14:59:00Z">
        <w:r>
          <w:t>Nouvelles configurations: le so</w:t>
        </w:r>
      </w:ins>
    </w:p>
    <w:p w:rsidR="0017374C" w:rsidRDefault="0017374C" w:rsidP="00E6654A">
      <w:pPr>
        <w:rPr>
          <w:ins w:id="2612" w:author="Arthur Parmentier" w:date="2020-05-14T15:29:00Z"/>
        </w:rPr>
      </w:pPr>
    </w:p>
    <w:p w:rsidR="0017374C" w:rsidRPr="00E97618" w:rsidRDefault="0017374C" w:rsidP="00E6654A">
      <w:pPr>
        <w:rPr>
          <w:ins w:id="2613" w:author="Arthur Parmentier" w:date="2020-05-14T15:37:00Z"/>
          <w:lang w:val="fr-FR"/>
          <w:rPrChange w:id="2614" w:author="Arthur Parmentier" w:date="2020-05-18T14:21:00Z">
            <w:rPr>
              <w:ins w:id="2615" w:author="Arthur Parmentier" w:date="2020-05-14T15:37:00Z"/>
            </w:rPr>
          </w:rPrChange>
        </w:rPr>
      </w:pPr>
      <w:ins w:id="2616" w:author="Arthur Parmentier" w:date="2020-05-14T15:29:00Z">
        <w:r w:rsidRPr="00E97618">
          <w:rPr>
            <w:lang w:val="fr-FR"/>
            <w:rPrChange w:id="2617" w:author="Arthur Parmentier" w:date="2020-05-18T14:21:00Z">
              <w:rPr/>
            </w:rPrChange>
          </w:rPr>
          <w:t xml:space="preserve">W a </w:t>
        </w:r>
        <w:r w:rsidR="009814BB" w:rsidRPr="00E97618">
          <w:rPr>
            <w:lang w:val="fr-FR"/>
            <w:rPrChange w:id="2618" w:author="Arthur Parmentier" w:date="2020-05-18T14:21:00Z">
              <w:rPr/>
            </w:rPrChange>
          </w:rPr>
          <w:t>d</w:t>
        </w:r>
        <w:r w:rsidRPr="00E97618">
          <w:rPr>
            <w:lang w:val="fr-FR"/>
            <w:rPrChange w:id="2619" w:author="Arthur Parmentier" w:date="2020-05-18T14:21:00Z">
              <w:rPr/>
            </w:rPrChange>
          </w:rPr>
          <w:t>eja supprimé signe?</w:t>
        </w:r>
        <w:r w:rsidR="009814BB" w:rsidRPr="00E97618">
          <w:rPr>
            <w:lang w:val="fr-FR"/>
            <w:rPrChange w:id="2620" w:author="Arthur Parmentier" w:date="2020-05-18T14:21:00Z">
              <w:rPr/>
            </w:rPrChange>
          </w:rPr>
          <w:t xml:space="preserve"> Pk?</w:t>
        </w:r>
        <w:r w:rsidRPr="00E97618">
          <w:rPr>
            <w:lang w:val="fr-FR"/>
            <w:rPrChange w:id="2621" w:author="Arthur Parmentier" w:date="2020-05-18T14:21:00Z">
              <w:rPr/>
            </w:rPrChange>
          </w:rPr>
          <w:t xml:space="preserve"> Ex “race” supprimée du dict de l’académie</w:t>
        </w:r>
      </w:ins>
      <w:ins w:id="2622" w:author="Arthur Parmentier" w:date="2020-05-14T15:30:00Z">
        <w:r w:rsidR="008B1BC4" w:rsidRPr="00E97618">
          <w:rPr>
            <w:lang w:val="fr-FR"/>
            <w:rPrChange w:id="2623" w:author="Arthur Parmentier" w:date="2020-05-18T14:21:00Z">
              <w:rPr/>
            </w:rPrChange>
          </w:rPr>
          <w:br/>
          <w:t>Pas de synonyme en SP?</w:t>
        </w:r>
        <w:r w:rsidR="009C4444" w:rsidRPr="00E97618">
          <w:rPr>
            <w:lang w:val="fr-FR"/>
            <w:rPrChange w:id="2624" w:author="Arthur Parmentier" w:date="2020-05-18T14:21:00Z">
              <w:rPr/>
            </w:rPrChange>
          </w:rPr>
          <w:t xml:space="preserve"> </w:t>
        </w:r>
      </w:ins>
      <w:ins w:id="2625" w:author="Arthur Parmentier" w:date="2020-05-14T15:31:00Z">
        <w:r w:rsidR="009C4444" w:rsidRPr="00E97618">
          <w:rPr>
            <w:lang w:val="fr-FR"/>
            <w:rPrChange w:id="2626" w:author="Arthur Parmentier" w:date="2020-05-18T14:21:00Z">
              <w:rPr/>
            </w:rPrChange>
          </w:rPr>
          <w:t>Interpretation du synonyme d</w:t>
        </w:r>
      </w:ins>
      <w:ins w:id="2627" w:author="Arthur Parmentier" w:date="2020-05-14T15:32:00Z">
        <w:r w:rsidR="009C4444" w:rsidRPr="00E97618">
          <w:rPr>
            <w:lang w:val="fr-FR"/>
            <w:rPrChange w:id="2628" w:author="Arthur Parmentier" w:date="2020-05-18T14:21:00Z">
              <w:rPr/>
            </w:rPrChange>
          </w:rPr>
          <w:t>ans les langues avec contexts: ???</w:t>
        </w:r>
        <w:r w:rsidR="00A67223" w:rsidRPr="00E97618">
          <w:rPr>
            <w:lang w:val="fr-FR"/>
            <w:rPrChange w:id="2629" w:author="Arthur Parmentier" w:date="2020-05-18T14:21:00Z">
              <w:rPr/>
            </w:rPrChange>
          </w:rPr>
          <w:t xml:space="preserve"> nuance contextuelle (cf video )</w:t>
        </w:r>
      </w:ins>
    </w:p>
    <w:p w:rsidR="00A06D4C" w:rsidRPr="00E97618" w:rsidRDefault="00A06D4C" w:rsidP="00E6654A">
      <w:pPr>
        <w:rPr>
          <w:ins w:id="2630" w:author="Arthur Parmentier" w:date="2020-05-14T15:37:00Z"/>
          <w:lang w:val="fr-FR"/>
          <w:rPrChange w:id="2631" w:author="Arthur Parmentier" w:date="2020-05-18T14:21:00Z">
            <w:rPr>
              <w:ins w:id="2632" w:author="Arthur Parmentier" w:date="2020-05-14T15:37:00Z"/>
            </w:rPr>
          </w:rPrChange>
        </w:rPr>
      </w:pPr>
    </w:p>
    <w:p w:rsidR="00A06D4C" w:rsidRPr="00670002" w:rsidRDefault="00A06D4C" w:rsidP="00E6654A">
      <w:pPr>
        <w:rPr>
          <w:ins w:id="2633" w:author="Arthur Parmentier" w:date="2020-05-14T15:38:00Z"/>
          <w:lang w:val="fr-FR"/>
          <w:rPrChange w:id="2634" w:author="Arthur Parmentier" w:date="2020-05-18T14:23:00Z">
            <w:rPr>
              <w:ins w:id="2635" w:author="Arthur Parmentier" w:date="2020-05-14T15:38:00Z"/>
            </w:rPr>
          </w:rPrChange>
        </w:rPr>
      </w:pPr>
      <w:ins w:id="2636" w:author="Arthur Parmentier" w:date="2020-05-14T15:37:00Z">
        <w:r w:rsidRPr="00670002">
          <w:rPr>
            <w:lang w:val="fr-FR"/>
            <w:rPrChange w:id="2637" w:author="Arthur Parmentier" w:date="2020-05-18T14:23:00Z">
              <w:rPr/>
            </w:rPrChange>
          </w:rPr>
          <w:t xml:space="preserve">Language SP manipulé </w:t>
        </w:r>
      </w:ins>
      <w:ins w:id="2638" w:author="Arthur Parmentier" w:date="2020-05-14T15:38:00Z">
        <w:r w:rsidRPr="00670002">
          <w:rPr>
            <w:lang w:val="fr-FR"/>
            <w:rPrChange w:id="2639" w:author="Arthur Parmentier" w:date="2020-05-18T14:23:00Z">
              <w:rPr/>
            </w:rPrChange>
          </w:rPr>
          <w:t>par le sp (context free grammar) VS musical language (context sensitive)</w:t>
        </w:r>
        <w:r w:rsidR="00F732CE" w:rsidRPr="00670002">
          <w:rPr>
            <w:lang w:val="fr-FR"/>
            <w:rPrChange w:id="2640" w:author="Arthur Parmentier" w:date="2020-05-18T14:23:00Z">
              <w:rPr/>
            </w:rPrChange>
          </w:rPr>
          <w:t xml:space="preserve"> by performer</w:t>
        </w:r>
      </w:ins>
    </w:p>
    <w:p w:rsidR="00475458" w:rsidRPr="00670002" w:rsidRDefault="00475458" w:rsidP="00E6654A">
      <w:pPr>
        <w:rPr>
          <w:ins w:id="2641" w:author="Arthur Parmentier" w:date="2020-05-14T15:38:00Z"/>
          <w:lang w:val="fr-FR"/>
          <w:rPrChange w:id="2642" w:author="Arthur Parmentier" w:date="2020-05-18T14:23:00Z">
            <w:rPr>
              <w:ins w:id="2643" w:author="Arthur Parmentier" w:date="2020-05-14T15:38:00Z"/>
            </w:rPr>
          </w:rPrChange>
        </w:rPr>
      </w:pPr>
    </w:p>
    <w:p w:rsidR="00475458" w:rsidRPr="00670002" w:rsidRDefault="00475458" w:rsidP="00E6654A">
      <w:pPr>
        <w:rPr>
          <w:ins w:id="2644" w:author="Arthur Parmentier" w:date="2020-05-14T15:44:00Z"/>
          <w:lang w:val="fr-FR"/>
          <w:rPrChange w:id="2645" w:author="Arthur Parmentier" w:date="2020-05-18T14:23:00Z">
            <w:rPr>
              <w:ins w:id="2646" w:author="Arthur Parmentier" w:date="2020-05-14T15:44:00Z"/>
            </w:rPr>
          </w:rPrChange>
        </w:rPr>
      </w:pPr>
      <w:ins w:id="2647" w:author="Arthur Parmentier" w:date="2020-05-14T15:38:00Z">
        <w:r w:rsidRPr="00670002">
          <w:rPr>
            <w:lang w:val="fr-FR"/>
            <w:rPrChange w:id="2648" w:author="Arthur Parmentier" w:date="2020-05-18T14:23:00Z">
              <w:rPr/>
            </w:rPrChange>
          </w:rPr>
          <w:t>Context</w:t>
        </w:r>
      </w:ins>
      <w:ins w:id="2649" w:author="Arthur Parmentier" w:date="2020-05-14T15:39:00Z">
        <w:r w:rsidRPr="00670002">
          <w:rPr>
            <w:lang w:val="fr-FR"/>
            <w:rPrChange w:id="2650" w:author="Arthur Parmentier" w:date="2020-05-18T14:23:00Z">
              <w:rPr/>
            </w:rPrChange>
          </w:rPr>
          <w:t>: importance au dela de la (context</w:t>
        </w:r>
      </w:ins>
      <w:ins w:id="2651" w:author="Arthur Parmentier" w:date="2020-05-14T15:41:00Z">
        <w:r w:rsidR="005A0160" w:rsidRPr="00670002">
          <w:rPr>
            <w:lang w:val="fr-FR"/>
            <w:rPrChange w:id="2652" w:author="Arthur Parmentier" w:date="2020-05-18T14:23:00Z">
              <w:rPr/>
            </w:rPrChange>
          </w:rPr>
          <w:t>-</w:t>
        </w:r>
      </w:ins>
      <w:ins w:id="2653" w:author="Arthur Parmentier" w:date="2020-05-14T15:39:00Z">
        <w:r w:rsidRPr="00670002">
          <w:rPr>
            <w:lang w:val="fr-FR"/>
            <w:rPrChange w:id="2654" w:author="Arthur Parmentier" w:date="2020-05-18T14:23:00Z">
              <w:rPr/>
            </w:rPrChange>
          </w:rPr>
          <w:t>free grammar)</w:t>
        </w:r>
        <w:r w:rsidR="00384716" w:rsidRPr="00670002">
          <w:rPr>
            <w:lang w:val="fr-FR"/>
            <w:rPrChange w:id="2655" w:author="Arthur Parmentier" w:date="2020-05-18T14:23:00Z">
              <w:rPr/>
            </w:rPrChange>
          </w:rPr>
          <w:t>: attentes du compositeur, configuration</w:t>
        </w:r>
      </w:ins>
      <w:ins w:id="2656" w:author="Arthur Parmentier" w:date="2020-05-14T15:41:00Z">
        <w:r w:rsidR="00CF3BC0" w:rsidRPr="00670002">
          <w:rPr>
            <w:lang w:val="fr-FR"/>
            <w:rPrChange w:id="2657" w:author="Arthur Parmentier" w:date="2020-05-18T14:23:00Z">
              <w:rPr/>
            </w:rPrChange>
          </w:rPr>
          <w:t>, par défaut…</w:t>
        </w:r>
      </w:ins>
    </w:p>
    <w:p w:rsidR="005D5A11" w:rsidRPr="00670002" w:rsidRDefault="005D5A11" w:rsidP="00E6654A">
      <w:pPr>
        <w:rPr>
          <w:ins w:id="2658" w:author="Arthur Parmentier" w:date="2020-05-14T15:44:00Z"/>
          <w:lang w:val="fr-FR"/>
          <w:rPrChange w:id="2659" w:author="Arthur Parmentier" w:date="2020-05-18T14:23:00Z">
            <w:rPr>
              <w:ins w:id="2660" w:author="Arthur Parmentier" w:date="2020-05-14T15:44:00Z"/>
            </w:rPr>
          </w:rPrChange>
        </w:rPr>
      </w:pPr>
    </w:p>
    <w:p w:rsidR="005D5A11" w:rsidRPr="00670002" w:rsidRDefault="005D5A11" w:rsidP="00E6654A">
      <w:pPr>
        <w:rPr>
          <w:ins w:id="2661" w:author="Arthur Parmentier" w:date="2020-05-14T15:44:00Z"/>
          <w:lang w:val="fr-FR"/>
          <w:rPrChange w:id="2662" w:author="Arthur Parmentier" w:date="2020-05-18T14:23:00Z">
            <w:rPr>
              <w:ins w:id="2663" w:author="Arthur Parmentier" w:date="2020-05-14T15:44:00Z"/>
            </w:rPr>
          </w:rPrChange>
        </w:rPr>
      </w:pPr>
      <w:ins w:id="2664" w:author="Arthur Parmentier" w:date="2020-05-14T15:44:00Z">
        <w:r w:rsidRPr="00670002">
          <w:rPr>
            <w:lang w:val="fr-FR"/>
            <w:rPrChange w:id="2665" w:author="Arthur Parmentier" w:date="2020-05-18T14:23:00Z">
              <w:rPr/>
            </w:rPrChange>
          </w:rPr>
          <w:t>Mode: préciser le sens</w:t>
        </w:r>
        <w:r w:rsidR="0074035C" w:rsidRPr="00670002">
          <w:rPr>
            <w:lang w:val="fr-FR"/>
            <w:rPrChange w:id="2666" w:author="Arthur Parmentier" w:date="2020-05-18T14:23:00Z">
              <w:rPr/>
            </w:rPrChange>
          </w:rPr>
          <w:t xml:space="preserve"> </w:t>
        </w:r>
        <w:r w:rsidRPr="00670002">
          <w:rPr>
            <w:lang w:val="fr-FR"/>
            <w:rPrChange w:id="2667" w:author="Arthur Parmentier" w:date="2020-05-18T14:23:00Z">
              <w:rPr/>
            </w:rPrChange>
          </w:rPr>
          <w:t>en SP</w:t>
        </w:r>
      </w:ins>
    </w:p>
    <w:p w:rsidR="0074035C" w:rsidRPr="00670002" w:rsidRDefault="0074035C" w:rsidP="00E6654A">
      <w:pPr>
        <w:rPr>
          <w:ins w:id="2668" w:author="Arthur Parmentier" w:date="2020-05-14T15:58:00Z"/>
          <w:lang w:val="fr-FR"/>
          <w:rPrChange w:id="2669" w:author="Arthur Parmentier" w:date="2020-05-18T14:23:00Z">
            <w:rPr>
              <w:ins w:id="2670" w:author="Arthur Parmentier" w:date="2020-05-14T15:58:00Z"/>
            </w:rPr>
          </w:rPrChange>
        </w:rPr>
      </w:pPr>
      <w:ins w:id="2671" w:author="Arthur Parmentier" w:date="2020-05-14T15:44:00Z">
        <w:r w:rsidRPr="00670002">
          <w:rPr>
            <w:lang w:val="fr-FR"/>
            <w:rPrChange w:id="2672" w:author="Arthur Parmentier" w:date="2020-05-18T14:23:00Z">
              <w:rPr/>
            </w:rPrChange>
          </w:rPr>
          <w:t>“mode”, “for</w:t>
        </w:r>
      </w:ins>
      <w:ins w:id="2673" w:author="Arthur Parmentier" w:date="2020-05-14T15:45:00Z">
        <w:r w:rsidRPr="00670002">
          <w:rPr>
            <w:lang w:val="fr-FR"/>
            <w:rPrChange w:id="2674" w:author="Arthur Parmentier" w:date="2020-05-18T14:23:00Z">
              <w:rPr/>
            </w:rPrChange>
          </w:rPr>
          <w:t>me”</w:t>
        </w:r>
      </w:ins>
    </w:p>
    <w:p w:rsidR="00FB6B81" w:rsidRPr="00670002" w:rsidRDefault="00FB6B81" w:rsidP="00E6654A">
      <w:pPr>
        <w:rPr>
          <w:ins w:id="2675" w:author="Arthur Parmentier" w:date="2020-05-14T15:59:00Z"/>
          <w:lang w:val="fr-FR"/>
          <w:rPrChange w:id="2676" w:author="Arthur Parmentier" w:date="2020-05-18T14:23:00Z">
            <w:rPr>
              <w:ins w:id="2677" w:author="Arthur Parmentier" w:date="2020-05-14T15:59:00Z"/>
            </w:rPr>
          </w:rPrChange>
        </w:rPr>
      </w:pPr>
    </w:p>
    <w:p w:rsidR="00FB6B81" w:rsidRPr="00670002" w:rsidRDefault="00FB6B81" w:rsidP="00E6654A">
      <w:pPr>
        <w:rPr>
          <w:ins w:id="2678" w:author="Arthur Parmentier" w:date="2020-05-14T15:58:00Z"/>
          <w:lang w:val="fr-FR"/>
          <w:rPrChange w:id="2679" w:author="Arthur Parmentier" w:date="2020-05-18T14:23:00Z">
            <w:rPr>
              <w:ins w:id="2680" w:author="Arthur Parmentier" w:date="2020-05-14T15:58:00Z"/>
            </w:rPr>
          </w:rPrChange>
        </w:rPr>
      </w:pPr>
      <w:ins w:id="2681" w:author="Arthur Parmentier" w:date="2020-05-14T15:59:00Z">
        <w:r w:rsidRPr="00670002">
          <w:rPr>
            <w:lang w:val="fr-FR"/>
            <w:rPrChange w:id="2682" w:author="Arthur Parmentier" w:date="2020-05-18T14:23:00Z">
              <w:rPr/>
            </w:rPrChange>
          </w:rPr>
          <w:t>Glossaire (definition des mots/concepts utilizes)</w:t>
        </w:r>
      </w:ins>
    </w:p>
    <w:p w:rsidR="00FB6B81" w:rsidRPr="00670002" w:rsidRDefault="00FB6B81" w:rsidP="00E6654A">
      <w:pPr>
        <w:rPr>
          <w:ins w:id="2683" w:author="Arthur Parmentier" w:date="2020-05-14T16:26:00Z"/>
          <w:lang w:val="fr-FR"/>
          <w:rPrChange w:id="2684" w:author="Arthur Parmentier" w:date="2020-05-18T14:23:00Z">
            <w:rPr>
              <w:ins w:id="2685" w:author="Arthur Parmentier" w:date="2020-05-14T16:26:00Z"/>
            </w:rPr>
          </w:rPrChange>
        </w:rPr>
      </w:pPr>
      <w:ins w:id="2686" w:author="Arthur Parmentier" w:date="2020-05-14T15:58:00Z">
        <w:r w:rsidRPr="00670002">
          <w:rPr>
            <w:lang w:val="fr-FR"/>
            <w:rPrChange w:id="2687" w:author="Arthur Parmentier" w:date="2020-05-18T14:23:00Z">
              <w:rPr/>
            </w:rPrChange>
          </w:rPr>
          <w:t>Biblio, table des illust</w:t>
        </w:r>
      </w:ins>
      <w:ins w:id="2688" w:author="Arthur Parmentier" w:date="2020-05-14T15:59:00Z">
        <w:r w:rsidRPr="00670002">
          <w:rPr>
            <w:lang w:val="fr-FR"/>
            <w:rPrChange w:id="2689" w:author="Arthur Parmentier" w:date="2020-05-18T14:23:00Z">
              <w:rPr/>
            </w:rPrChange>
          </w:rPr>
          <w:t>rations.</w:t>
        </w:r>
      </w:ins>
    </w:p>
    <w:p w:rsidR="009946FB" w:rsidRPr="00670002" w:rsidRDefault="009946FB" w:rsidP="00E6654A">
      <w:pPr>
        <w:rPr>
          <w:ins w:id="2690" w:author="Arthur Parmentier" w:date="2020-05-14T16:26:00Z"/>
          <w:lang w:val="fr-FR"/>
          <w:rPrChange w:id="2691" w:author="Arthur Parmentier" w:date="2020-05-18T14:23:00Z">
            <w:rPr>
              <w:ins w:id="2692" w:author="Arthur Parmentier" w:date="2020-05-14T16:26:00Z"/>
            </w:rPr>
          </w:rPrChange>
        </w:rPr>
      </w:pPr>
    </w:p>
    <w:p w:rsidR="009946FB" w:rsidRPr="00670002" w:rsidRDefault="009946FB" w:rsidP="00E6654A">
      <w:pPr>
        <w:rPr>
          <w:ins w:id="2693" w:author="Arthur Parmentier" w:date="2020-05-14T16:26:00Z"/>
          <w:lang w:val="fr-FR"/>
          <w:rPrChange w:id="2694" w:author="Arthur Parmentier" w:date="2020-05-18T14:23:00Z">
            <w:rPr>
              <w:ins w:id="2695" w:author="Arthur Parmentier" w:date="2020-05-14T16:26:00Z"/>
            </w:rPr>
          </w:rPrChange>
        </w:rPr>
      </w:pPr>
      <w:ins w:id="2696" w:author="Arthur Parmentier" w:date="2020-05-14T16:26:00Z">
        <w:r w:rsidRPr="00670002">
          <w:rPr>
            <w:lang w:val="fr-FR"/>
            <w:rPrChange w:id="2697" w:author="Arthur Parmentier" w:date="2020-05-18T14:23:00Z">
              <w:rPr/>
            </w:rPrChange>
          </w:rPr>
          <w:t>4 semaines:</w:t>
        </w:r>
      </w:ins>
    </w:p>
    <w:p w:rsidR="009946FB" w:rsidRDefault="009946FB" w:rsidP="00E6654A">
      <w:pPr>
        <w:rPr>
          <w:ins w:id="2698" w:author="Arthur Parmentier" w:date="2020-05-14T16:28:00Z"/>
        </w:rPr>
      </w:pPr>
      <w:ins w:id="2699" w:author="Arthur Parmentier" w:date="2020-05-14T16:28:00Z">
        <w:r>
          <w:t xml:space="preserve">Facilité: </w:t>
        </w:r>
      </w:ins>
    </w:p>
    <w:p w:rsidR="009946FB" w:rsidRDefault="009946FB">
      <w:pPr>
        <w:ind w:firstLine="360"/>
        <w:rPr>
          <w:ins w:id="2700" w:author="Arthur Parmentier" w:date="2020-05-14T16:28:00Z"/>
        </w:rPr>
        <w:pPrChange w:id="2701" w:author="Arthur Parmentier" w:date="2020-05-14T16:28:00Z">
          <w:pPr/>
        </w:pPrChange>
      </w:pPr>
      <w:ins w:id="2702" w:author="Arthur Parmentier" w:date="2020-05-14T16:28:00Z">
        <w:r>
          <w:t>- partie technologique</w:t>
        </w:r>
      </w:ins>
    </w:p>
    <w:p w:rsidR="009946FB" w:rsidRDefault="009946FB" w:rsidP="009946FB">
      <w:pPr>
        <w:pStyle w:val="Paragraphedeliste"/>
        <w:numPr>
          <w:ilvl w:val="0"/>
          <w:numId w:val="14"/>
        </w:numPr>
        <w:rPr>
          <w:ins w:id="2703" w:author="Arthur Parmentier" w:date="2020-05-14T16:28:00Z"/>
        </w:rPr>
      </w:pPr>
      <w:ins w:id="2704" w:author="Arthur Parmentier" w:date="2020-05-14T16:28:00Z">
        <w:r>
          <w:t>Brief history of SP</w:t>
        </w:r>
      </w:ins>
    </w:p>
    <w:p w:rsidR="009946FB" w:rsidRDefault="009946FB" w:rsidP="00B827FE">
      <w:pPr>
        <w:rPr>
          <w:ins w:id="2705" w:author="Arthur Parmentier" w:date="2020-05-22T11:49:00Z"/>
        </w:rPr>
      </w:pPr>
    </w:p>
    <w:p w:rsidR="00B827FE" w:rsidRPr="00953072" w:rsidRDefault="00B827FE" w:rsidP="00B827FE">
      <w:pPr>
        <w:pPrChange w:id="2706" w:author="Arthur Parmentier" w:date="2020-05-22T11:49:00Z">
          <w:pPr/>
        </w:pPrChange>
      </w:pPr>
      <w:ins w:id="2707" w:author="Arthur Parmentier" w:date="2020-05-22T11:49:00Z">
        <w:r>
          <w:t>INTERACTML and why I dropped Unity</w:t>
        </w:r>
      </w:ins>
    </w:p>
    <w:sectPr w:rsidR="00B827FE" w:rsidRPr="00953072" w:rsidSect="00670002">
      <w:footerReference w:type="even" r:id="rId14"/>
      <w:footerReference w:type="default" r:id="rId15"/>
      <w:pgSz w:w="11906" w:h="16838"/>
      <w:pgMar w:top="1440" w:right="1080" w:bottom="1440" w:left="1080" w:header="708" w:footer="708" w:gutter="0"/>
      <w:pgNumType w:start="1"/>
      <w:cols w:space="720"/>
      <w:docGrid w:linePitch="299"/>
      <w:sectPrChange w:id="2708" w:author="Arthur Parmentier" w:date="2020-05-18T14:24:00Z">
        <w:sectPr w:rsidR="00B827FE"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DF2" w:rsidRDefault="00F21DF2" w:rsidP="00E6654A">
      <w:r>
        <w:separator/>
      </w:r>
    </w:p>
  </w:endnote>
  <w:endnote w:type="continuationSeparator" w:id="0">
    <w:p w:rsidR="00F21DF2" w:rsidRDefault="00F21DF2"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456C" w:rsidRDefault="0049456C" w:rsidP="00E6654A">
    <w:r>
      <w:fldChar w:fldCharType="begin"/>
    </w:r>
    <w:r>
      <w:instrText>PAGE</w:instrText>
    </w:r>
    <w:r>
      <w:fldChar w:fldCharType="end"/>
    </w:r>
  </w:p>
  <w:p w:rsidR="0049456C" w:rsidRDefault="0049456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456C" w:rsidRDefault="0049456C" w:rsidP="00E6654A">
    <w:r>
      <w:fldChar w:fldCharType="begin"/>
    </w:r>
    <w:r>
      <w:instrText>PAGE</w:instrText>
    </w:r>
    <w:r>
      <w:fldChar w:fldCharType="separate"/>
    </w:r>
    <w:r>
      <w:rPr>
        <w:noProof/>
      </w:rPr>
      <w:t>1</w:t>
    </w:r>
    <w:r>
      <w:fldChar w:fldCharType="end"/>
    </w:r>
  </w:p>
  <w:p w:rsidR="0049456C" w:rsidRDefault="0049456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DF2" w:rsidRDefault="00F21DF2" w:rsidP="00E6654A">
      <w:r>
        <w:separator/>
      </w:r>
    </w:p>
  </w:footnote>
  <w:footnote w:type="continuationSeparator" w:id="0">
    <w:p w:rsidR="00F21DF2" w:rsidRDefault="00F21DF2" w:rsidP="00E6654A">
      <w:r>
        <w:continuationSeparator/>
      </w:r>
    </w:p>
  </w:footnote>
  <w:footnote w:id="1">
    <w:p w:rsidR="0049456C" w:rsidRPr="00670002" w:rsidRDefault="0049456C">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49456C" w:rsidRPr="00670002" w:rsidRDefault="0049456C">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49456C" w:rsidRPr="00670002" w:rsidRDefault="0049456C">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Ref M.R. class on pitch categorisation. Emphasis on the complexity of the categorisation process (non linear wrt similarity)</w:t>
      </w:r>
    </w:p>
  </w:footnote>
  <w:footnote w:id="4">
    <w:p w:rsidR="0049456C" w:rsidRPr="00670002" w:rsidRDefault="0049456C">
      <w:pPr>
        <w:pStyle w:val="Notedebasdepage"/>
      </w:pPr>
      <w:ins w:id="575" w:author="Arthur Parmentier" w:date="2020-05-13T11:16:00Z">
        <w:r>
          <w:rPr>
            <w:rStyle w:val="Appelnotedebasdep"/>
          </w:rPr>
          <w:footnoteRef/>
        </w:r>
        <w:r>
          <w:t xml:space="preserve"> </w:t>
        </w:r>
      </w:ins>
      <w:ins w:id="576" w:author="Arthur Parmentier" w:date="2020-05-13T11:17:00Z">
        <w:r w:rsidRPr="00670002">
          <w:rPr>
            <w:rPrChange w:id="577" w:author="Arthur Parmentier" w:date="2020-05-18T14:23:00Z">
              <w:rPr>
                <w:lang w:val="fr-FR"/>
              </w:rPr>
            </w:rPrChange>
          </w:rPr>
          <w:t>Note that the whole discussion of this section is only relevant to the signs used to signify contents.</w:t>
        </w:r>
      </w:ins>
    </w:p>
  </w:footnote>
  <w:footnote w:id="5">
    <w:p w:rsidR="0049456C" w:rsidRPr="00670002" w:rsidRDefault="0049456C">
      <w:pPr>
        <w:pStyle w:val="Notedebasdepage"/>
      </w:pPr>
      <w:ins w:id="583" w:author="Arthur Parmentier" w:date="2020-05-13T10:35:00Z">
        <w:r>
          <w:rPr>
            <w:rStyle w:val="Appelnotedebasdep"/>
          </w:rPr>
          <w:footnoteRef/>
        </w:r>
        <w:r>
          <w:t xml:space="preserve"> </w:t>
        </w:r>
        <w:r w:rsidRPr="00670002">
          <w:rPr>
            <w:rPrChange w:id="584" w:author="Arthur Parmentier" w:date="2020-05-18T14:23:00Z">
              <w:rPr>
                <w:lang w:val="fr-FR"/>
              </w:rPr>
            </w:rPrChange>
          </w:rPr>
          <w:t xml:space="preserve">In reference to </w:t>
        </w:r>
      </w:ins>
      <w:ins w:id="585" w:author="Arthur Parmentier" w:date="2020-05-13T10:36:00Z">
        <w:r w:rsidRPr="00670002">
          <w:rPr>
            <w:rPrChange w:id="586" w:author="Arthur Parmentier" w:date="2020-05-18T14:23:00Z">
              <w:rPr>
                <w:lang w:val="fr-FR"/>
              </w:rPr>
            </w:rPrChange>
          </w:rPr>
          <w:t>the concept of overloading in programming languages.</w:t>
        </w:r>
      </w:ins>
    </w:p>
  </w:footnote>
  <w:footnote w:id="6">
    <w:p w:rsidR="0049456C" w:rsidRPr="00670002" w:rsidRDefault="0049456C">
      <w:pPr>
        <w:pStyle w:val="Notedebasdepage"/>
      </w:pPr>
      <w:ins w:id="615" w:author="Arthur Parmentier" w:date="2020-05-13T10:19:00Z">
        <w:r>
          <w:rPr>
            <w:rStyle w:val="Appelnotedebasdep"/>
          </w:rPr>
          <w:footnoteRef/>
        </w:r>
        <w:r>
          <w:t xml:space="preserve"> </w:t>
        </w:r>
        <w:r w:rsidRPr="00670002">
          <w:rPr>
            <w:rPrChange w:id="616" w:author="Arthur Parmentier" w:date="2020-05-18T14:23:00Z">
              <w:rPr>
                <w:lang w:val="fr-FR"/>
              </w:rPr>
            </w:rPrChange>
          </w:rPr>
          <w:t>There may be other cases in which a sign has several signified, even inside one discipline, but we won’t d</w:t>
        </w:r>
      </w:ins>
      <w:ins w:id="617" w:author="Arthur Parmentier" w:date="2020-05-13T10:20:00Z">
        <w:r w:rsidRPr="00670002">
          <w:rPr>
            <w:rPrChange w:id="618" w:author="Arthur Parmentier" w:date="2020-05-18T14:23:00Z">
              <w:rPr>
                <w:lang w:val="fr-FR"/>
              </w:rPr>
            </w:rPrChange>
          </w:rPr>
          <w:t>iscuss this possibility.</w:t>
        </w:r>
      </w:ins>
    </w:p>
  </w:footnote>
  <w:footnote w:id="7">
    <w:p w:rsidR="0049456C" w:rsidRPr="00670002" w:rsidRDefault="0049456C" w:rsidP="005868B3">
      <w:pPr>
        <w:pStyle w:val="Notedebasdepage"/>
        <w:rPr>
          <w:ins w:id="656" w:author="Arthur Parmentier" w:date="2020-05-13T10:30:00Z"/>
          <w:rPrChange w:id="657" w:author="Arthur Parmentier" w:date="2020-05-18T14:23:00Z">
            <w:rPr>
              <w:ins w:id="658" w:author="Arthur Parmentier" w:date="2020-05-13T10:30:00Z"/>
              <w:lang w:val="fr-FR"/>
            </w:rPr>
          </w:rPrChange>
        </w:rPr>
      </w:pPr>
      <w:ins w:id="659" w:author="Arthur Parmentier" w:date="2020-05-13T10:30:00Z">
        <w:r>
          <w:rPr>
            <w:rStyle w:val="Appelnotedebasdep"/>
          </w:rPr>
          <w:footnoteRef/>
        </w:r>
        <w:r>
          <w:t xml:space="preserve"> </w:t>
        </w:r>
        <w:r w:rsidRPr="00670002">
          <w:rPr>
            <w:rPrChange w:id="660" w:author="Arthur Parmentier" w:date="2020-05-18T14:23:00Z">
              <w:rPr>
                <w:lang w:val="fr-FR"/>
              </w:rPr>
            </w:rPrChange>
          </w:rPr>
          <w:t>We will discuss the motivations of this construction later.</w:t>
        </w:r>
      </w:ins>
    </w:p>
  </w:footnote>
  <w:footnote w:id="8">
    <w:p w:rsidR="0049456C" w:rsidRPr="0054442D" w:rsidDel="00697BA8" w:rsidRDefault="0049456C" w:rsidP="001C0B0E">
      <w:pPr>
        <w:pStyle w:val="Notedebasdepage"/>
        <w:rPr>
          <w:del w:id="799" w:author="Arthur Parmentier" w:date="2020-05-12T18:13:00Z"/>
          <w:lang w:val="fr-FR"/>
        </w:rPr>
      </w:pPr>
      <w:del w:id="80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49456C" w:rsidRPr="008B7AAC" w:rsidDel="005868B3" w:rsidRDefault="0049456C">
      <w:pPr>
        <w:pStyle w:val="Notedebasdepage"/>
        <w:rPr>
          <w:del w:id="852" w:author="Arthur Parmentier" w:date="2020-05-13T10:30:00Z"/>
          <w:lang w:val="fr-FR"/>
        </w:rPr>
      </w:pPr>
      <w:del w:id="85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49456C" w:rsidRPr="00670002" w:rsidRDefault="0049456C">
      <w:pPr>
        <w:pStyle w:val="Notedebasdepage"/>
        <w:rPr>
          <w:rPrChange w:id="86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49456C" w:rsidRPr="00670002" w:rsidRDefault="0049456C">
      <w:pPr>
        <w:pStyle w:val="Notedebasdepage"/>
        <w:rPr>
          <w:rPrChange w:id="86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49456C" w:rsidRPr="00670002" w:rsidRDefault="0049456C">
      <w:pPr>
        <w:pStyle w:val="Notedebasdepage"/>
        <w:rPr>
          <w:rPrChange w:id="870" w:author="Arthur Parmentier" w:date="2020-05-18T14:23:00Z">
            <w:rPr>
              <w:lang w:val="fr-FR"/>
            </w:rPr>
          </w:rPrChange>
        </w:rPr>
      </w:pPr>
      <w:r>
        <w:rPr>
          <w:rStyle w:val="Appelnotedebasdep"/>
        </w:rPr>
        <w:footnoteRef/>
      </w:r>
      <w:r>
        <w:t xml:space="preserve"> </w:t>
      </w:r>
      <w:r w:rsidRPr="00670002">
        <w:rPr>
          <w:rPrChange w:id="871"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49456C" w:rsidRPr="00670002" w:rsidRDefault="0049456C">
      <w:pPr>
        <w:pStyle w:val="Notedebasdepage"/>
        <w:rPr>
          <w:rPrChange w:id="872" w:author="Arthur Parmentier" w:date="2020-05-18T14:23:00Z">
            <w:rPr>
              <w:lang w:val="fr-FR"/>
            </w:rPr>
          </w:rPrChange>
        </w:rPr>
      </w:pPr>
      <w:r>
        <w:rPr>
          <w:rStyle w:val="Appelnotedebasdep"/>
        </w:rPr>
        <w:footnoteRef/>
      </w:r>
      <w:r>
        <w:t xml:space="preserve"> </w:t>
      </w:r>
      <w:r w:rsidRPr="00670002">
        <w:rPr>
          <w:rPrChange w:id="873"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4">
    <w:p w:rsidR="0049456C" w:rsidRPr="006D51B6" w:rsidRDefault="0049456C">
      <w:pPr>
        <w:pStyle w:val="Notedebasdepage"/>
      </w:pPr>
      <w:ins w:id="1101" w:author="Arthur Parmentier" w:date="2020-05-18T14:55:00Z">
        <w:r>
          <w:rPr>
            <w:rStyle w:val="Appelnotedebasdep"/>
          </w:rPr>
          <w:footnoteRef/>
        </w:r>
        <w:r>
          <w:t xml:space="preserve"> External objects that are “shipped in” with the program are distributed under GPLv3 license (or less restrictive).</w:t>
        </w:r>
      </w:ins>
    </w:p>
  </w:footnote>
  <w:footnote w:id="15">
    <w:p w:rsidR="0049456C" w:rsidRPr="00EE1399" w:rsidRDefault="0049456C">
      <w:pPr>
        <w:pStyle w:val="Notedebasdepage"/>
        <w:rPr>
          <w:lang w:val="fr-FR"/>
          <w:rPrChange w:id="1179" w:author="Arthur Parmentier" w:date="2020-05-22T17:45:00Z">
            <w:rPr/>
          </w:rPrChange>
        </w:rPr>
      </w:pPr>
      <w:ins w:id="1180" w:author="Arthur Parmentier" w:date="2020-05-22T17:45:00Z">
        <w:r>
          <w:rPr>
            <w:rStyle w:val="Appelnotedebasdep"/>
          </w:rPr>
          <w:footnoteRef/>
        </w:r>
        <w:r>
          <w:t xml:space="preserve"> </w:t>
        </w:r>
        <w:r>
          <w:rPr>
            <w:lang w:val="fr-FR"/>
          </w:rPr>
          <w:t>In my particular case, I use several licensed projects</w:t>
        </w:r>
      </w:ins>
      <w:ins w:id="1181" w:author="Arthur Parmentier" w:date="2020-05-22T17:47:00Z">
        <w:r>
          <w:rPr>
            <w:lang w:val="fr-FR"/>
          </w:rPr>
          <w:t xml:space="preserve"> and cannot (unless I purchase commercial licenses) release the tool in any other form that free and open source.</w:t>
        </w:r>
      </w:ins>
    </w:p>
  </w:footnote>
  <w:footnote w:id="16">
    <w:p w:rsidR="0049456C" w:rsidRPr="00116732" w:rsidRDefault="0049456C">
      <w:pPr>
        <w:pStyle w:val="Notedebasdepage"/>
      </w:pPr>
      <w:ins w:id="1255" w:author="Arthur Parmentier" w:date="2020-05-18T15:19:00Z">
        <w:r>
          <w:rPr>
            <w:rStyle w:val="Appelnotedebasdep"/>
          </w:rPr>
          <w:footnoteRef/>
        </w:r>
        <w:r>
          <w:t xml:space="preserve"> </w:t>
        </w:r>
      </w:ins>
      <w:ins w:id="1256" w:author="Arthur Parmentier" w:date="2020-05-18T15:20:00Z">
        <w:r>
          <w:t xml:space="preserve">With </w:t>
        </w:r>
      </w:ins>
      <w:ins w:id="1257" w:author="Arthur Parmentier" w:date="2020-05-19T10:40:00Z">
        <w:r>
          <w:t>TensorFlow</w:t>
        </w:r>
      </w:ins>
      <w:ins w:id="1258" w:author="Arthur Parmentier" w:date="2020-05-18T15:20:00Z">
        <w:r>
          <w:t xml:space="preserve">: </w:t>
        </w:r>
      </w:ins>
      <w:ins w:id="1259" w:author="Arthur Parmentier" w:date="2020-05-18T15:19:00Z">
        <w:r w:rsidRPr="006A443F">
          <w:t>https://github.com/tensorflow/tfjs-models/tree/master/posenet</w:t>
        </w:r>
      </w:ins>
    </w:p>
  </w:footnote>
  <w:footnote w:id="17">
    <w:p w:rsidR="00D86CC2" w:rsidRPr="00D86CC2" w:rsidRDefault="00D86CC2">
      <w:pPr>
        <w:pStyle w:val="Notedebasdepage"/>
        <w:rPr>
          <w:lang w:val="fr-FR"/>
          <w:rPrChange w:id="1278" w:author="Arthur Parmentier" w:date="2020-05-22T19:58:00Z">
            <w:rPr/>
          </w:rPrChange>
        </w:rPr>
      </w:pPr>
      <w:ins w:id="1279" w:author="Arthur Parmentier" w:date="2020-05-22T19:58:00Z">
        <w:r>
          <w:rPr>
            <w:rStyle w:val="Appelnotedebasdep"/>
          </w:rPr>
          <w:footnoteRef/>
        </w:r>
        <w:r>
          <w:t xml:space="preserve"> </w:t>
        </w:r>
      </w:ins>
      <w:ins w:id="1280" w:author="Arthur Parmentier" w:date="2020-05-22T19:59:00Z">
        <w:r>
          <w:t>REF PROJECTS POSEN</w:t>
        </w:r>
      </w:ins>
      <w:ins w:id="1281" w:author="Arthur Parmentier" w:date="2020-05-22T20:00:00Z">
        <w:r>
          <w:t>ET</w:t>
        </w:r>
      </w:ins>
    </w:p>
  </w:footnote>
  <w:footnote w:id="18">
    <w:p w:rsidR="0049456C" w:rsidRPr="005E2970" w:rsidRDefault="0049456C">
      <w:pPr>
        <w:pStyle w:val="Notedebasdepage"/>
        <w:rPr>
          <w:lang w:val="fr-FR"/>
          <w:rPrChange w:id="1458" w:author="Arthur Parmentier" w:date="2020-05-19T16:10:00Z">
            <w:rPr/>
          </w:rPrChange>
        </w:rPr>
      </w:pPr>
      <w:ins w:id="1459" w:author="Arthur Parmentier" w:date="2020-05-19T16:10:00Z">
        <w:r>
          <w:rPr>
            <w:rStyle w:val="Appelnotedebasdep"/>
          </w:rPr>
          <w:footnoteRef/>
        </w:r>
        <w:r>
          <w:t xml:space="preserve"> </w:t>
        </w:r>
        <w:r w:rsidRPr="005E2970">
          <w:t>https://github.com/CMU-Perceptual-Computing-Lab/openpose</w:t>
        </w:r>
      </w:ins>
    </w:p>
  </w:footnote>
  <w:footnote w:id="19">
    <w:p w:rsidR="0049456C" w:rsidRPr="00A516F0" w:rsidRDefault="0049456C">
      <w:pPr>
        <w:pStyle w:val="Notedebasdepage"/>
        <w:rPr>
          <w:lang w:val="fr-FR"/>
          <w:rPrChange w:id="1465" w:author="Arthur Parmentier" w:date="2020-05-19T16:16:00Z">
            <w:rPr/>
          </w:rPrChange>
        </w:rPr>
      </w:pPr>
      <w:ins w:id="1466" w:author="Arthur Parmentier" w:date="2020-05-19T16:16:00Z">
        <w:r>
          <w:rPr>
            <w:rStyle w:val="Appelnotedebasdep"/>
          </w:rPr>
          <w:footnoteRef/>
        </w:r>
        <w:r>
          <w:t xml:space="preserve"> </w:t>
        </w:r>
      </w:ins>
      <w:ins w:id="1467" w:author="Arthur Parmentier" w:date="2020-05-19T16:17:00Z">
        <w:r>
          <w:rPr>
            <w:lang w:val="fr-FR"/>
          </w:rPr>
          <w:t>The only realistic approach would have been to use the pytorch implementation of OpenPose (</w:t>
        </w:r>
        <w:r>
          <w:rPr>
            <w:lang w:val="fr-FR"/>
          </w:rPr>
          <w:fldChar w:fldCharType="begin"/>
        </w:r>
        <w:r>
          <w:rPr>
            <w:lang w:val="fr-FR"/>
          </w:rPr>
          <w:instrText xml:space="preserve"> HYPERLINK "</w:instrText>
        </w:r>
        <w:r w:rsidRPr="00A516F0">
          <w:rPr>
            <w:lang w:val="fr-FR"/>
          </w:rPr>
          <w:instrText>https://github.com/Hzzone/pytorch-openpose</w:instrText>
        </w:r>
        <w:r>
          <w:rPr>
            <w:lang w:val="fr-FR"/>
          </w:rPr>
          <w:instrText xml:space="preserve">" </w:instrText>
        </w:r>
        <w:r>
          <w:rPr>
            <w:lang w:val="fr-FR"/>
          </w:rPr>
          <w:fldChar w:fldCharType="separate"/>
        </w:r>
        <w:r w:rsidRPr="00705E31">
          <w:rPr>
            <w:rStyle w:val="Lienhypertexte"/>
            <w:lang w:val="fr-FR"/>
          </w:rPr>
          <w:t>https://github.com/Hzzone/pytorch-openpose</w:t>
        </w:r>
        <w:r>
          <w:rPr>
            <w:lang w:val="fr-FR"/>
          </w:rPr>
          <w:fldChar w:fldCharType="end"/>
        </w:r>
        <w:r>
          <w:rPr>
            <w:lang w:val="fr-FR"/>
          </w:rPr>
          <w:t xml:space="preserve">) and then try to run the python scripts in Max </w:t>
        </w:r>
      </w:ins>
      <w:ins w:id="1468" w:author="Arthur Parmentier" w:date="2020-05-19T16:19:00Z">
        <w:r>
          <w:rPr>
            <w:lang w:val="fr-FR"/>
          </w:rPr>
          <w:t xml:space="preserve">(Max does </w:t>
        </w:r>
      </w:ins>
      <w:ins w:id="1469" w:author="Arthur Parmentier" w:date="2020-05-19T16:20:00Z">
        <w:r>
          <w:rPr>
            <w:lang w:val="fr-FR"/>
          </w:rPr>
          <w:t xml:space="preserve">not interpret Python natively) </w:t>
        </w:r>
      </w:ins>
      <w:ins w:id="1470" w:author="Arthur Parmentier" w:date="2020-05-19T16:17:00Z">
        <w:r>
          <w:rPr>
            <w:lang w:val="fr-FR"/>
          </w:rPr>
          <w:t xml:space="preserve">with </w:t>
        </w:r>
      </w:ins>
      <w:ins w:id="1471" w:author="Arthur Parmentier" w:date="2020-05-19T16:19:00Z">
        <w:r>
          <w:rPr>
            <w:lang w:val="fr-FR"/>
          </w:rPr>
          <w:fldChar w:fldCharType="begin"/>
        </w:r>
        <w:r>
          <w:rPr>
            <w:lang w:val="fr-FR"/>
          </w:rPr>
          <w:instrText xml:space="preserve"> HYPERLINK "</w:instrText>
        </w:r>
      </w:ins>
      <w:ins w:id="1472" w:author="Arthur Parmentier" w:date="2020-05-19T16:18:00Z">
        <w:r w:rsidRPr="00A516F0">
          <w:rPr>
            <w:lang w:val="fr-FR"/>
          </w:rPr>
          <w:instrText>https://github.com/grrrr/py</w:instrText>
        </w:r>
      </w:ins>
      <w:ins w:id="1473" w:author="Arthur Parmentier" w:date="2020-05-19T16:19:00Z">
        <w:r>
          <w:rPr>
            <w:lang w:val="fr-FR"/>
          </w:rPr>
          <w:instrText xml:space="preserve">" </w:instrText>
        </w:r>
        <w:r>
          <w:rPr>
            <w:lang w:val="fr-FR"/>
          </w:rPr>
          <w:fldChar w:fldCharType="separate"/>
        </w:r>
      </w:ins>
      <w:ins w:id="1474" w:author="Arthur Parmentier" w:date="2020-05-19T16:18:00Z">
        <w:r w:rsidRPr="00705E31">
          <w:rPr>
            <w:rStyle w:val="Lienhypertexte"/>
            <w:lang w:val="fr-FR"/>
          </w:rPr>
          <w:t>https://github.com/grrrr/py</w:t>
        </w:r>
      </w:ins>
      <w:ins w:id="1475" w:author="Arthur Parmentier" w:date="2020-05-19T16:19:00Z">
        <w:r>
          <w:rPr>
            <w:lang w:val="fr-FR"/>
          </w:rPr>
          <w:fldChar w:fldCharType="end"/>
        </w:r>
      </w:ins>
      <w:ins w:id="1476" w:author="Arthur Parmentier" w:date="2020-05-19T16:20:00Z">
        <w:r>
          <w:rPr>
            <w:lang w:val="fr-FR"/>
          </w:rPr>
          <w:t>. It is very unlikely to work</w:t>
        </w:r>
      </w:ins>
      <w:ins w:id="1477" w:author="Arthur Parmentier" w:date="2020-05-19T16:21:00Z">
        <w:r>
          <w:rPr>
            <w:lang w:val="fr-FR"/>
          </w:rPr>
          <w:t xml:space="preserve"> and could not be tested in the frame of my master thesis.</w:t>
        </w:r>
      </w:ins>
    </w:p>
  </w:footnote>
  <w:footnote w:id="20">
    <w:p w:rsidR="0049456C" w:rsidRPr="00F707EB" w:rsidRDefault="0049456C">
      <w:pPr>
        <w:pStyle w:val="Notedebasdepage"/>
        <w:rPr>
          <w:lang w:val="fr-FR"/>
          <w:rPrChange w:id="1482" w:author="Arthur Parmentier" w:date="2020-05-19T19:59:00Z">
            <w:rPr/>
          </w:rPrChange>
        </w:rPr>
      </w:pPr>
      <w:ins w:id="1483" w:author="Arthur Parmentier" w:date="2020-05-19T19:59:00Z">
        <w:r>
          <w:rPr>
            <w:rStyle w:val="Appelnotedebasdep"/>
          </w:rPr>
          <w:footnoteRef/>
        </w:r>
        <w:r>
          <w:t xml:space="preserve"> </w:t>
        </w:r>
      </w:ins>
      <w:ins w:id="1484" w:author="Arthur Parmentier" w:date="2020-05-19T20:00:00Z">
        <w:r>
          <w:t xml:space="preserve">The most convincing project is </w:t>
        </w:r>
      </w:ins>
      <w:ins w:id="1485" w:author="Arthur Parmentier" w:date="2020-05-19T19:59:00Z">
        <w:r w:rsidRPr="00F707EB">
          <w:t>https://saic-violet.github.io/learnable-triangulation/</w:t>
        </w:r>
      </w:ins>
    </w:p>
  </w:footnote>
  <w:footnote w:id="21">
    <w:p w:rsidR="0049456C" w:rsidRDefault="0049456C" w:rsidP="00FF7548">
      <w:pPr>
        <w:pStyle w:val="Notedebasdepage"/>
        <w:rPr>
          <w:ins w:id="1513" w:author="Arthur Parmentier" w:date="2020-05-19T22:04:00Z"/>
          <w:lang w:val="fr-FR"/>
        </w:rPr>
      </w:pPr>
      <w:ins w:id="1514" w:author="Arthur Parmentier" w:date="2020-05-19T21:57:00Z">
        <w:r>
          <w:rPr>
            <w:rStyle w:val="Appelnotedebasdep"/>
          </w:rPr>
          <w:footnoteRef/>
        </w:r>
        <w:r>
          <w:t xml:space="preserve"> </w:t>
        </w:r>
        <w:r>
          <w:rPr>
            <w:lang w:val="fr-FR"/>
          </w:rPr>
          <w:t xml:space="preserve">I had a theoretical discussion with Walter around the idea that in theory, one could use </w:t>
        </w:r>
      </w:ins>
      <w:ins w:id="1515" w:author="Arthur Parmentier" w:date="2020-05-19T21:58:00Z">
        <w:r>
          <w:rPr>
            <w:lang w:val="fr-FR"/>
          </w:rPr>
          <w:t xml:space="preserve">« play » without « entering the box » in requests such as </w:t>
        </w:r>
      </w:ins>
      <w:ins w:id="1516" w:author="Arthur Parmentier" w:date="2020-05-19T21:59:00Z">
        <w:r>
          <w:rPr>
            <w:lang w:val="fr-FR"/>
          </w:rPr>
          <w:t>« </w:t>
        </w:r>
      </w:ins>
      <w:ins w:id="1517" w:author="Arthur Parmentier" w:date="2020-05-19T22:03:00Z">
        <w:r>
          <w:rPr>
            <w:lang w:val="fr-FR"/>
          </w:rPr>
          <w:t xml:space="preserve">Strings LT Slowly enter </w:t>
        </w:r>
      </w:ins>
      <w:ins w:id="1518" w:author="Arthur Parmentier" w:date="2020-05-19T22:01:00Z">
        <w:r>
          <w:rPr>
            <w:lang w:val="fr-FR"/>
          </w:rPr>
          <w:t>Perc.</w:t>
        </w:r>
      </w:ins>
      <w:ins w:id="1519" w:author="Arthur Parmentier" w:date="2020-05-19T21:58:00Z">
        <w:r>
          <w:rPr>
            <w:lang w:val="fr-FR"/>
          </w:rPr>
          <w:t xml:space="preserve"> LT Play </w:t>
        </w:r>
      </w:ins>
      <w:ins w:id="1520" w:author="Arthur Parmentier" w:date="2020-05-19T22:04:00Z">
        <w:r>
          <w:rPr>
            <w:lang w:val="fr-FR"/>
          </w:rPr>
          <w:t xml:space="preserve">WG </w:t>
        </w:r>
      </w:ins>
      <w:ins w:id="1521" w:author="Arthur Parmentier" w:date="2020-05-19T21:59:00Z">
        <w:r>
          <w:rPr>
            <w:lang w:val="fr-FR"/>
          </w:rPr>
          <w:t>After 30 seconds Off Play </w:t>
        </w:r>
      </w:ins>
      <w:ins w:id="1522" w:author="Arthur Parmentier" w:date="2020-05-19T22:03:00Z">
        <w:r>
          <w:rPr>
            <w:lang w:val="fr-FR"/>
          </w:rPr>
          <w:t>&lt;enter the box&gt;</w:t>
        </w:r>
      </w:ins>
      <w:ins w:id="1523" w:author="Arthur Parmentier" w:date="2020-05-19T22:05:00Z">
        <w:r>
          <w:rPr>
            <w:lang w:val="fr-FR"/>
          </w:rPr>
          <w:t xml:space="preserve"> </w:t>
        </w:r>
      </w:ins>
      <w:ins w:id="1524" w:author="Arthur Parmentier" w:date="2020-05-19T21:59:00Z">
        <w:r>
          <w:rPr>
            <w:lang w:val="fr-FR"/>
          </w:rPr>
          <w:t>», which would mean </w:t>
        </w:r>
      </w:ins>
      <w:ins w:id="1525" w:author="Arthur Parmentier" w:date="2020-05-19T22:04:00Z">
        <w:r>
          <w:rPr>
            <w:lang w:val="fr-FR"/>
          </w:rPr>
          <w:t>that when the soundpainter « enters the box » :</w:t>
        </w:r>
      </w:ins>
    </w:p>
    <w:p w:rsidR="0049456C" w:rsidRDefault="0049456C" w:rsidP="00FF7548">
      <w:pPr>
        <w:pStyle w:val="Notedebasdepage"/>
        <w:numPr>
          <w:ilvl w:val="0"/>
          <w:numId w:val="29"/>
        </w:numPr>
        <w:rPr>
          <w:ins w:id="1526" w:author="Arthur Parmentier" w:date="2020-05-19T22:05:00Z"/>
          <w:lang w:val="fr-FR"/>
        </w:rPr>
      </w:pPr>
      <w:ins w:id="1527" w:author="Arthur Parmentier" w:date="2020-05-19T22:04:00Z">
        <w:r>
          <w:rPr>
            <w:lang w:val="fr-FR"/>
          </w:rPr>
          <w:t xml:space="preserve">Strings slowly </w:t>
        </w:r>
      </w:ins>
      <w:ins w:id="1528" w:author="Arthur Parmentier" w:date="2020-05-19T22:05:00Z">
        <w:r>
          <w:rPr>
            <w:lang w:val="fr-FR"/>
          </w:rPr>
          <w:t>enter with a LT</w:t>
        </w:r>
      </w:ins>
    </w:p>
    <w:p w:rsidR="0049456C" w:rsidRDefault="0049456C" w:rsidP="00FF7548">
      <w:pPr>
        <w:pStyle w:val="Notedebasdepage"/>
        <w:numPr>
          <w:ilvl w:val="0"/>
          <w:numId w:val="29"/>
        </w:numPr>
        <w:rPr>
          <w:ins w:id="1529" w:author="Arthur Parmentier" w:date="2020-05-19T22:05:00Z"/>
          <w:lang w:val="fr-FR"/>
        </w:rPr>
      </w:pPr>
      <w:ins w:id="1530" w:author="Arthur Parmentier" w:date="2020-05-19T22:05:00Z">
        <w:r>
          <w:rPr>
            <w:lang w:val="fr-FR"/>
          </w:rPr>
          <w:t>Percussions play immediately a LT</w:t>
        </w:r>
      </w:ins>
    </w:p>
    <w:p w:rsidR="0049456C" w:rsidRDefault="0049456C" w:rsidP="00FF7548">
      <w:pPr>
        <w:pStyle w:val="Notedebasdepage"/>
        <w:numPr>
          <w:ilvl w:val="0"/>
          <w:numId w:val="29"/>
        </w:numPr>
        <w:rPr>
          <w:ins w:id="1531" w:author="Arthur Parmentier" w:date="2020-05-19T22:05:00Z"/>
          <w:lang w:val="fr-FR"/>
        </w:rPr>
      </w:pPr>
      <w:ins w:id="1532" w:author="Arthur Parmentier" w:date="2020-05-19T22:05:00Z">
        <w:r>
          <w:rPr>
            <w:lang w:val="fr-FR"/>
          </w:rPr>
          <w:t>Everyone stops after 30 seconds</w:t>
        </w:r>
      </w:ins>
    </w:p>
    <w:p w:rsidR="0049456C" w:rsidRPr="00F45509" w:rsidRDefault="0049456C">
      <w:pPr>
        <w:pStyle w:val="Notedebasdepage"/>
        <w:rPr>
          <w:lang w:val="fr-FR"/>
          <w:rPrChange w:id="1533" w:author="Arthur Parmentier" w:date="2020-05-19T21:57:00Z">
            <w:rPr/>
          </w:rPrChange>
        </w:rPr>
      </w:pPr>
      <w:ins w:id="1534" w:author="Arthur Parmentier" w:date="2020-05-19T22:05:00Z">
        <w:r>
          <w:rPr>
            <w:lang w:val="fr-FR"/>
          </w:rPr>
          <w:t>By not « entering the box » when signing the « Play » or « Slowly enter » gest</w:t>
        </w:r>
      </w:ins>
      <w:ins w:id="1535" w:author="Arthur Parmentier" w:date="2020-05-19T22:06:00Z">
        <w:r>
          <w:rPr>
            <w:lang w:val="fr-FR"/>
          </w:rPr>
          <w:t xml:space="preserve">ures, it would allow everyone to schedule the 30 seconds count at the same time to perhaps stay synchronized with an external process. </w:t>
        </w:r>
      </w:ins>
      <w:ins w:id="1536" w:author="Arthur Parmentier" w:date="2020-05-19T22:07:00Z">
        <w:r>
          <w:rPr>
            <w:lang w:val="fr-FR"/>
          </w:rPr>
          <w:t xml:space="preserve">It would make sense to differenciate the timing properties of the « go gestures » (delay </w:t>
        </w:r>
      </w:ins>
      <w:ins w:id="1537" w:author="Arthur Parmentier" w:date="2020-05-19T22:08:00Z">
        <w:r>
          <w:rPr>
            <w:lang w:val="fr-FR"/>
          </w:rPr>
          <w:t xml:space="preserve">start by a certain amount) with </w:t>
        </w:r>
      </w:ins>
      <w:ins w:id="1538" w:author="Arthur Parmentier" w:date="2020-05-19T22:10:00Z">
        <w:r>
          <w:rPr>
            <w:lang w:val="fr-FR"/>
          </w:rPr>
          <w:t>« entering the box » which has for specific meaning « execute the request now »</w:t>
        </w:r>
      </w:ins>
      <w:ins w:id="1539" w:author="Arthur Parmentier" w:date="2020-05-19T22:08:00Z">
        <w:r>
          <w:rPr>
            <w:lang w:val="fr-FR"/>
          </w:rPr>
          <w:t xml:space="preserve"> for certain configurations, such as when working with computers and time-sen</w:t>
        </w:r>
      </w:ins>
      <w:ins w:id="1540" w:author="Arthur Parmentier" w:date="2020-05-19T22:09:00Z">
        <w:r>
          <w:rPr>
            <w:lang w:val="fr-FR"/>
          </w:rPr>
          <w:t xml:space="preserve">sitive systems. In practice, with human performers, the </w:t>
        </w:r>
      </w:ins>
      <w:ins w:id="1541" w:author="Arthur Parmentier" w:date="2020-05-19T22:11:00Z">
        <w:r>
          <w:rPr>
            <w:lang w:val="fr-FR"/>
          </w:rPr>
          <w:t>de</w:t>
        </w:r>
      </w:ins>
      <w:ins w:id="1542" w:author="Arthur Parmentier" w:date="2020-05-19T22:09:00Z">
        <w:r>
          <w:rPr>
            <w:lang w:val="fr-FR"/>
          </w:rPr>
          <w:t>correlation between the</w:t>
        </w:r>
      </w:ins>
      <w:ins w:id="1543" w:author="Arthur Parmentier" w:date="2020-05-19T22:10:00Z">
        <w:r>
          <w:rPr>
            <w:lang w:val="fr-FR"/>
          </w:rPr>
          <w:t xml:space="preserve"> two </w:t>
        </w:r>
      </w:ins>
      <w:ins w:id="1544" w:author="Arthur Parmentier" w:date="2020-05-19T22:11:00Z">
        <w:r>
          <w:rPr>
            <w:lang w:val="fr-FR"/>
          </w:rPr>
          <w:t>is either rare or never used within the default mode</w:t>
        </w:r>
      </w:ins>
      <w:ins w:id="1545" w:author="Arthur Parmentier" w:date="2020-05-19T22:14:00Z">
        <w:r>
          <w:rPr>
            <w:lang w:val="fr-FR"/>
          </w:rPr>
          <w:t>.</w:t>
        </w:r>
      </w:ins>
    </w:p>
  </w:footnote>
  <w:footnote w:id="22">
    <w:p w:rsidR="0049456C" w:rsidRPr="00F24850" w:rsidRDefault="0049456C">
      <w:pPr>
        <w:pStyle w:val="Notedebasdepage"/>
        <w:rPr>
          <w:lang w:val="fr-FR"/>
          <w:rPrChange w:id="1581" w:author="Arthur Parmentier" w:date="2020-05-19T23:04:00Z">
            <w:rPr/>
          </w:rPrChange>
        </w:rPr>
      </w:pPr>
      <w:ins w:id="1582" w:author="Arthur Parmentier" w:date="2020-05-19T23:04:00Z">
        <w:r>
          <w:rPr>
            <w:rStyle w:val="Appelnotedebasdep"/>
          </w:rPr>
          <w:footnoteRef/>
        </w:r>
        <w:r>
          <w:t xml:space="preserve"> </w:t>
        </w:r>
        <w:r>
          <w:rPr>
            <w:lang w:val="fr-FR"/>
          </w:rPr>
          <w:t>One could ask</w:t>
        </w:r>
      </w:ins>
      <w:ins w:id="1583" w:author="Arthur Parmentier" w:date="2020-05-19T23:05:00Z">
        <w:r>
          <w:rPr>
            <w:lang w:val="fr-FR"/>
          </w:rPr>
          <w:t xml:space="preserve"> : « why then is it the case that the soundpainter always consider </w:t>
        </w:r>
      </w:ins>
      <w:ins w:id="1584" w:author="Arthur Parmentier" w:date="2020-05-19T23:08:00Z">
        <w:r>
          <w:rPr>
            <w:lang w:val="fr-FR"/>
          </w:rPr>
          <w:t>the virtual</w:t>
        </w:r>
      </w:ins>
      <w:ins w:id="1585" w:author="Arthur Parmentier" w:date="2020-05-19T23:05:00Z">
        <w:r>
          <w:rPr>
            <w:lang w:val="fr-FR"/>
          </w:rPr>
          <w:t xml:space="preserve"> « box », even when the grammar of the mode implies that the request is always immediate ? I believe that it has to do with how SP has developed from the </w:t>
        </w:r>
      </w:ins>
      <w:ins w:id="1586" w:author="Arthur Parmentier" w:date="2020-05-19T23:06:00Z">
        <w:r>
          <w:rPr>
            <w:lang w:val="fr-FR"/>
          </w:rPr>
          <w:t xml:space="preserve">default mode to others and the pratical </w:t>
        </w:r>
      </w:ins>
      <w:ins w:id="1587" w:author="Arthur Parmentier" w:date="2020-05-19T23:07:00Z">
        <w:r>
          <w:rPr>
            <w:lang w:val="fr-FR"/>
          </w:rPr>
          <w:t>point of reference</w:t>
        </w:r>
      </w:ins>
      <w:ins w:id="1588" w:author="Arthur Parmentier" w:date="2020-05-19T23:06:00Z">
        <w:r>
          <w:rPr>
            <w:lang w:val="fr-FR"/>
          </w:rPr>
          <w:t xml:space="preserve"> that the « box » is a common symbol for immediateness in all modes.</w:t>
        </w:r>
      </w:ins>
    </w:p>
  </w:footnote>
  <w:footnote w:id="23">
    <w:p w:rsidR="0049456C" w:rsidRPr="00833F14" w:rsidRDefault="0049456C">
      <w:pPr>
        <w:pStyle w:val="Notedebasdepage"/>
        <w:rPr>
          <w:lang w:val="fr-FR"/>
          <w:rPrChange w:id="1603" w:author="Arthur Parmentier" w:date="2020-05-19T23:11:00Z">
            <w:rPr/>
          </w:rPrChange>
        </w:rPr>
      </w:pPr>
      <w:ins w:id="1604" w:author="Arthur Parmentier" w:date="2020-05-19T23:11:00Z">
        <w:r>
          <w:rPr>
            <w:rStyle w:val="Appelnotedebasdep"/>
          </w:rPr>
          <w:footnoteRef/>
        </w:r>
        <w:r>
          <w:t xml:space="preserve"> </w:t>
        </w:r>
        <w:r>
          <w:rPr>
            <w:lang w:val="fr-FR"/>
          </w:rPr>
          <w:t>In practice, soundpainters tend to omit the « enter » and « exit »</w:t>
        </w:r>
      </w:ins>
      <w:ins w:id="1605" w:author="Arthur Parmentier" w:date="2020-05-19T23:12:00Z">
        <w:r>
          <w:rPr>
            <w:lang w:val="fr-FR"/>
          </w:rPr>
          <w:t xml:space="preserve"> signs of mode</w:t>
        </w:r>
      </w:ins>
      <w:ins w:id="1606" w:author="Arthur Parmentier" w:date="2020-05-19T23:15:00Z">
        <w:r>
          <w:rPr>
            <w:lang w:val="fr-FR"/>
          </w:rPr>
          <w:t xml:space="preserve">s that are </w:t>
        </w:r>
      </w:ins>
      <w:ins w:id="1607" w:author="Arthur Parmentier" w:date="2020-05-19T23:16:00Z">
        <w:r>
          <w:rPr>
            <w:lang w:val="fr-FR"/>
          </w:rPr>
          <w:t>not ambiguous</w:t>
        </w:r>
      </w:ins>
      <w:ins w:id="1608" w:author="Arthur Parmentier" w:date="2020-05-19T23:12:00Z">
        <w:r>
          <w:rPr>
            <w:lang w:val="fr-FR"/>
          </w:rPr>
          <w:t>, making things more difficult without depth tracking</w:t>
        </w:r>
      </w:ins>
      <w:ins w:id="1609" w:author="Arthur Parmentier" w:date="2020-05-19T23:16:00Z">
        <w:r>
          <w:rPr>
            <w:lang w:val="fr-FR"/>
          </w:rPr>
          <w:t xml:space="preserve"> in case that « entering the box » is the only mark of the change of mode </w:t>
        </w:r>
      </w:ins>
      <w:ins w:id="1610" w:author="Arthur Parmentier" w:date="2020-05-19T23:17:00Z">
        <w:r>
          <w:rPr>
            <w:lang w:val="fr-FR"/>
          </w:rPr>
          <w:t>(for instance by using the launch mode directly with « entering/exiting the box » instead of signing Launch Mode and Tear).</w:t>
        </w:r>
      </w:ins>
    </w:p>
  </w:footnote>
  <w:footnote w:id="24">
    <w:p w:rsidR="0049456C" w:rsidRPr="00C2080C" w:rsidRDefault="0049456C">
      <w:pPr>
        <w:pStyle w:val="Notedebasdepage"/>
        <w:rPr>
          <w:lang w:val="fr-FR"/>
          <w:rPrChange w:id="1720" w:author="Arthur Parmentier" w:date="2020-05-20T19:43:00Z">
            <w:rPr/>
          </w:rPrChange>
        </w:rPr>
      </w:pPr>
      <w:ins w:id="1721" w:author="Arthur Parmentier" w:date="2020-05-20T19:43:00Z">
        <w:r>
          <w:rPr>
            <w:rStyle w:val="Appelnotedebasdep"/>
          </w:rPr>
          <w:footnoteRef/>
        </w:r>
        <w:r>
          <w:t xml:space="preserve"> </w:t>
        </w:r>
        <w:r>
          <w:rPr>
            <w:lang w:val="fr-FR"/>
          </w:rPr>
          <w:t>I did not test the performance of this choice quantitatively, but only qualitatively</w:t>
        </w:r>
      </w:ins>
      <w:ins w:id="1722" w:author="Arthur Parmentier" w:date="2020-05-20T21:37:00Z">
        <w:r>
          <w:rPr>
            <w:lang w:val="fr-FR"/>
          </w:rPr>
          <w:t xml:space="preserve"> </w:t>
        </w:r>
      </w:ins>
      <w:ins w:id="1723" w:author="Arthur Parmentier" w:date="2020-05-20T19:43:00Z">
        <w:r>
          <w:rPr>
            <w:lang w:val="fr-FR"/>
          </w:rPr>
          <w:t>by testing</w:t>
        </w:r>
      </w:ins>
      <w:ins w:id="1724" w:author="Arthur Parmentier" w:date="2020-05-20T21:37:00Z">
        <w:r>
          <w:rPr>
            <w:lang w:val="fr-FR"/>
          </w:rPr>
          <w:t xml:space="preserve"> the change in performance that I could perceive</w:t>
        </w:r>
      </w:ins>
      <w:ins w:id="1725" w:author="Arthur Parmentier" w:date="2020-05-20T19:44:00Z">
        <w:r>
          <w:rPr>
            <w:lang w:val="fr-FR"/>
          </w:rPr>
          <w:t xml:space="preserve"> with and without shoulders. </w:t>
        </w:r>
      </w:ins>
      <w:ins w:id="1726" w:author="Arthur Parmentier" w:date="2020-05-20T19:45:00Z">
        <w:r>
          <w:rPr>
            <w:lang w:val="fr-FR"/>
          </w:rPr>
          <w:t>It is obvious from the SP signs</w:t>
        </w:r>
      </w:ins>
      <w:ins w:id="1727" w:author="Arthur Parmentier" w:date="2020-05-20T19:46:00Z">
        <w:r>
          <w:rPr>
            <w:lang w:val="fr-FR"/>
          </w:rPr>
          <w:t xml:space="preserve"> that I consider</w:t>
        </w:r>
      </w:ins>
      <w:ins w:id="1728" w:author="Arthur Parmentier" w:date="2020-05-20T19:45:00Z">
        <w:r>
          <w:rPr>
            <w:lang w:val="fr-FR"/>
          </w:rPr>
          <w:t xml:space="preserve"> that aside shoulders, no other </w:t>
        </w:r>
      </w:ins>
      <w:ins w:id="1729" w:author="Arthur Parmentier" w:date="2020-05-20T19:46:00Z">
        <w:r>
          <w:rPr>
            <w:lang w:val="fr-FR"/>
          </w:rPr>
          <w:t>body joints could increase the performance of the recognition in real-time (curse of dimentionality problem).</w:t>
        </w:r>
      </w:ins>
    </w:p>
  </w:footnote>
  <w:footnote w:id="25">
    <w:p w:rsidR="0049456C" w:rsidRPr="00937092" w:rsidRDefault="0049456C">
      <w:pPr>
        <w:pStyle w:val="Notedebasdepage"/>
        <w:rPr>
          <w:lang w:val="fr-FR"/>
          <w:rPrChange w:id="1771" w:author="Arthur Parmentier" w:date="2020-05-20T22:47:00Z">
            <w:rPr/>
          </w:rPrChange>
        </w:rPr>
      </w:pPr>
      <w:ins w:id="1772" w:author="Arthur Parmentier" w:date="2020-05-20T22:47:00Z">
        <w:r>
          <w:rPr>
            <w:rStyle w:val="Appelnotedebasdep"/>
          </w:rPr>
          <w:footnoteRef/>
        </w:r>
        <w:r>
          <w:t xml:space="preserve"> </w:t>
        </w:r>
        <w:r>
          <w:rPr>
            <w:lang w:val="fr-FR"/>
          </w:rPr>
          <w:t xml:space="preserve">The </w:t>
        </w:r>
      </w:ins>
      <w:ins w:id="1773" w:author="Arthur Parmentier" w:date="2020-05-20T22:50:00Z">
        <w:r>
          <w:rPr>
            <w:lang w:val="fr-FR"/>
          </w:rPr>
          <w:t>information flow</w:t>
        </w:r>
      </w:ins>
      <w:ins w:id="1774" w:author="Arthur Parmentier" w:date="2020-05-20T22:47:00Z">
        <w:r>
          <w:rPr>
            <w:lang w:val="fr-FR"/>
          </w:rPr>
          <w:t xml:space="preserve"> at the opening of the patch</w:t>
        </w:r>
      </w:ins>
      <w:ins w:id="1775" w:author="Arthur Parmentier" w:date="2020-05-22T18:38:00Z">
        <w:r>
          <w:rPr>
            <w:lang w:val="fr-FR"/>
          </w:rPr>
          <w:t>er</w:t>
        </w:r>
      </w:ins>
      <w:ins w:id="1776" w:author="Arthur Parmentier" w:date="2020-05-20T22:47:00Z">
        <w:r>
          <w:rPr>
            <w:lang w:val="fr-FR"/>
          </w:rPr>
          <w:t xml:space="preserve"> follows a specific order. </w:t>
        </w:r>
      </w:ins>
      <w:ins w:id="1777" w:author="Arthur Parmentier" w:date="2020-05-20T22:53:00Z">
        <w:r>
          <w:rPr>
            <w:lang w:val="fr-FR"/>
          </w:rPr>
          <w:t>If implemented at startup, t</w:t>
        </w:r>
      </w:ins>
      <w:ins w:id="1778" w:author="Arthur Parmentier" w:date="2020-05-20T22:48:00Z">
        <w:r>
          <w:rPr>
            <w:lang w:val="fr-FR"/>
          </w:rPr>
          <w:t>he triggering of the input size</w:t>
        </w:r>
      </w:ins>
      <w:ins w:id="1779" w:author="Arthur Parmentier" w:date="2020-05-20T22:50:00Z">
        <w:r>
          <w:rPr>
            <w:lang w:val="fr-FR"/>
          </w:rPr>
          <w:t xml:space="preserve"> </w:t>
        </w:r>
      </w:ins>
      <w:ins w:id="1780" w:author="Arthur Parmentier" w:date="2020-05-20T22:48:00Z">
        <w:r>
          <w:rPr>
            <w:lang w:val="fr-FR"/>
          </w:rPr>
          <w:t>should be launched with a « loadpercent 91 » object to garan</w:t>
        </w:r>
      </w:ins>
      <w:ins w:id="1781" w:author="Arthur Parmentier" w:date="2020-05-20T22:49:00Z">
        <w:r>
          <w:rPr>
            <w:lang w:val="fr-FR"/>
          </w:rPr>
          <w:t>tee that it is caught by the input manager</w:t>
        </w:r>
      </w:ins>
      <w:ins w:id="1782" w:author="Arthur Parmentier" w:date="2020-05-20T22:53:00Z">
        <w:r>
          <w:rPr>
            <w:lang w:val="fr-FR"/>
          </w:rPr>
          <w:t>. Otherwise, the number can be sent anytime</w:t>
        </w:r>
      </w:ins>
      <w:ins w:id="1783" w:author="Arthur Parmentier" w:date="2020-05-20T22:54:00Z">
        <w:r>
          <w:rPr>
            <w:lang w:val="fr-FR"/>
          </w:rPr>
          <w:t xml:space="preserve"> before the recording is launched.</w:t>
        </w:r>
      </w:ins>
    </w:p>
  </w:footnote>
  <w:footnote w:id="26">
    <w:p w:rsidR="0049456C" w:rsidRPr="005325E0" w:rsidRDefault="0049456C">
      <w:pPr>
        <w:pStyle w:val="Notedebasdepage"/>
        <w:rPr>
          <w:lang w:val="fr-FR"/>
          <w:rPrChange w:id="1928" w:author="Arthur Parmentier" w:date="2020-05-20T22:33:00Z">
            <w:rPr/>
          </w:rPrChange>
        </w:rPr>
      </w:pPr>
      <w:ins w:id="1929" w:author="Arthur Parmentier" w:date="2020-05-20T22:33:00Z">
        <w:r>
          <w:rPr>
            <w:rStyle w:val="Appelnotedebasdep"/>
          </w:rPr>
          <w:footnoteRef/>
        </w:r>
        <w:r>
          <w:t xml:space="preserve"> </w:t>
        </w:r>
        <w:r>
          <w:rPr>
            <w:lang w:val="fr-FR"/>
          </w:rPr>
          <w:t xml:space="preserve">5 seconds is the maximum sequence length </w:t>
        </w:r>
      </w:ins>
      <w:ins w:id="1930" w:author="Arthur Parmentier" w:date="2020-05-20T22:35:00Z">
        <w:r>
          <w:rPr>
            <w:lang w:val="fr-FR"/>
          </w:rPr>
          <w:t>that I allowed the recording buffer to store</w:t>
        </w:r>
      </w:ins>
      <w:ins w:id="1931" w:author="Arthur Parmentier" w:date="2020-05-20T22:36:00Z">
        <w:r>
          <w:rPr>
            <w:lang w:val="fr-FR"/>
          </w:rPr>
          <w:t xml:space="preserve">. Internally, </w:t>
        </w:r>
      </w:ins>
      <w:ins w:id="1932" w:author="Arthur Parmentier" w:date="2020-05-20T22:37:00Z">
        <w:r>
          <w:rPr>
            <w:lang w:val="fr-FR"/>
          </w:rPr>
          <w:t>it is a constraint from the M</w:t>
        </w:r>
      </w:ins>
      <w:ins w:id="1933" w:author="Arthur Parmentier" w:date="2020-05-20T22:38:00Z">
        <w:r>
          <w:rPr>
            <w:lang w:val="fr-FR"/>
          </w:rPr>
          <w:t>uBu object that stores the buffers and require a « maximum capacity » for each track, possibly for memory allocation issues.</w:t>
        </w:r>
      </w:ins>
      <w:ins w:id="1934" w:author="Arthur Parmentier" w:date="2020-05-20T22:36:00Z">
        <w:r>
          <w:rPr>
            <w:lang w:val="fr-FR"/>
          </w:rPr>
          <w:t xml:space="preserve"> </w:t>
        </w:r>
      </w:ins>
      <w:ins w:id="1935" w:author="Arthur Parmentier" w:date="2020-05-20T22:39:00Z">
        <w:r>
          <w:rPr>
            <w:lang w:val="fr-FR"/>
          </w:rPr>
          <w:t xml:space="preserve">However, it is unrealistic that a sign does take more than 2 seconds to </w:t>
        </w:r>
      </w:ins>
      <w:ins w:id="1936" w:author="Arthur Parmentier" w:date="2020-05-20T22:40:00Z">
        <w:r>
          <w:rPr>
            <w:lang w:val="fr-FR"/>
          </w:rPr>
          <w:t>be executed.</w:t>
        </w:r>
      </w:ins>
    </w:p>
  </w:footnote>
  <w:footnote w:id="27">
    <w:p w:rsidR="0049456C" w:rsidRPr="00023308" w:rsidRDefault="0049456C">
      <w:pPr>
        <w:pStyle w:val="Notedebasdepage"/>
        <w:rPr>
          <w:lang w:val="fr-FR"/>
          <w:rPrChange w:id="2019" w:author="Arthur Parmentier" w:date="2020-05-22T08:13:00Z">
            <w:rPr/>
          </w:rPrChange>
        </w:rPr>
      </w:pPr>
      <w:ins w:id="2020" w:author="Arthur Parmentier" w:date="2020-05-22T08:13:00Z">
        <w:r>
          <w:rPr>
            <w:rStyle w:val="Appelnotedebasdep"/>
          </w:rPr>
          <w:footnoteRef/>
        </w:r>
        <w:r>
          <w:t xml:space="preserve"> </w:t>
        </w:r>
        <w:r w:rsidRPr="00023308">
          <w:t>https://discussion.forum.ircam.fr/t/mubu-write-to-file-bugs-suggested-improvement/21714/2</w:t>
        </w:r>
      </w:ins>
    </w:p>
  </w:footnote>
  <w:footnote w:id="28">
    <w:p w:rsidR="0049456C" w:rsidRPr="00834EA5" w:rsidRDefault="0049456C">
      <w:pPr>
        <w:pStyle w:val="Notedebasdepage"/>
        <w:rPr>
          <w:lang w:val="fr-FR"/>
          <w:rPrChange w:id="2081" w:author="Arthur Parmentier" w:date="2020-05-22T09:50:00Z">
            <w:rPr/>
          </w:rPrChange>
        </w:rPr>
      </w:pPr>
      <w:ins w:id="2082"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29">
    <w:p w:rsidR="0049456C" w:rsidRPr="00834EA5" w:rsidRDefault="0049456C" w:rsidP="00834EA5">
      <w:pPr>
        <w:rPr>
          <w:rPrChange w:id="2087" w:author="Arthur Parmentier" w:date="2020-05-22T09:51:00Z">
            <w:rPr/>
          </w:rPrChange>
        </w:rPr>
        <w:pPrChange w:id="2088" w:author="Arthur Parmentier" w:date="2020-05-22T09:51:00Z">
          <w:pPr>
            <w:pStyle w:val="Notedebasdepage"/>
          </w:pPr>
        </w:pPrChange>
      </w:pPr>
      <w:ins w:id="2089" w:author="Arthur Parmentier" w:date="2020-05-22T09:50:00Z">
        <w:r>
          <w:rPr>
            <w:rStyle w:val="Appelnotedebasdep"/>
          </w:rPr>
          <w:footnoteRef/>
        </w:r>
        <w:r>
          <w:t xml:space="preserve"> </w:t>
        </w:r>
      </w:ins>
      <w:ins w:id="2090" w:author="Arthur Parmentier" w:date="2020-05-22T09:51:00Z">
        <w:r w:rsidRPr="00834EA5">
          <w:rPr>
            <w:rStyle w:val="reference-text"/>
            <w:sz w:val="20"/>
            <w:szCs w:val="20"/>
            <w:rPrChange w:id="2091" w:author="Arthur Parmentier" w:date="2020-05-22T09:52:00Z">
              <w:rPr>
                <w:rStyle w:val="reference-text"/>
              </w:rPr>
            </w:rPrChange>
          </w:rPr>
          <w:t>Liddell, Henry G., and Robert Scott. 1940. "</w:t>
        </w:r>
        <w:r w:rsidRPr="00834EA5">
          <w:rPr>
            <w:rStyle w:val="reference-text"/>
            <w:rFonts w:ascii="Cambria" w:hAnsi="Cambria" w:cs="Cambria"/>
            <w:sz w:val="20"/>
            <w:szCs w:val="20"/>
            <w:rPrChange w:id="2092" w:author="Arthur Parmentier" w:date="2020-05-22T09:52:00Z">
              <w:rPr>
                <w:rStyle w:val="reference-text"/>
                <w:rFonts w:ascii="Cambria" w:hAnsi="Cambria" w:cs="Cambria"/>
              </w:rPr>
            </w:rPrChange>
          </w:rPr>
          <w:t>γιγνώσκω</w:t>
        </w:r>
        <w:r w:rsidRPr="00834EA5">
          <w:rPr>
            <w:rStyle w:val="reference-text"/>
            <w:sz w:val="20"/>
            <w:szCs w:val="20"/>
            <w:rPrChange w:id="2093" w:author="Arthur Parmentier" w:date="2020-05-22T09:52:00Z">
              <w:rPr>
                <w:rStyle w:val="reference-text"/>
              </w:rPr>
            </w:rPrChange>
          </w:rPr>
          <w:t xml:space="preserve">." </w:t>
        </w:r>
        <w:r w:rsidRPr="00834EA5">
          <w:rPr>
            <w:rStyle w:val="reference-text"/>
            <w:i/>
            <w:iCs/>
            <w:sz w:val="20"/>
            <w:szCs w:val="20"/>
            <w:rPrChange w:id="2094" w:author="Arthur Parmentier" w:date="2020-05-22T09:52:00Z">
              <w:rPr>
                <w:rStyle w:val="reference-text"/>
              </w:rPr>
            </w:rPrChange>
          </w:rPr>
          <w:t>A Greek-English Lexicon</w:t>
        </w:r>
        <w:r w:rsidRPr="00834EA5">
          <w:rPr>
            <w:rStyle w:val="reference-text"/>
            <w:sz w:val="20"/>
            <w:szCs w:val="20"/>
            <w:rPrChange w:id="2095" w:author="Arthur Parmentier" w:date="2020-05-22T09:52:00Z">
              <w:rPr>
                <w:rStyle w:val="reference-text"/>
              </w:rPr>
            </w:rPrChange>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2096" w:author="Arthur Parmentier" w:date="2020-05-22T09:52:00Z">
              <w:rPr>
                <w:rStyle w:val="reference-text"/>
              </w:rPr>
            </w:rPrChange>
          </w:rPr>
          <w:t>In The Search for a Theory of Cognition: Early Mechanisms and New Ideas</w:t>
        </w:r>
        <w:r w:rsidRPr="00834EA5">
          <w:rPr>
            <w:rStyle w:val="reference-text"/>
            <w:sz w:val="20"/>
            <w:szCs w:val="20"/>
            <w:rPrChange w:id="2097" w:author="Arthur Parmentier" w:date="2020-05-22T09:52:00Z">
              <w:rPr>
                <w:rStyle w:val="reference-text"/>
              </w:rPr>
            </w:rPrChange>
          </w:rPr>
          <w:t>. Amsterdam: Rodopi. p. XIV.</w:t>
        </w:r>
      </w:ins>
    </w:p>
  </w:footnote>
  <w:footnote w:id="30">
    <w:p w:rsidR="0049456C" w:rsidRPr="007B1045" w:rsidRDefault="0049456C" w:rsidP="00B734D3">
      <w:pPr>
        <w:pStyle w:val="Notedebasdepage"/>
        <w:rPr>
          <w:ins w:id="2155" w:author="Arthur Parmentier" w:date="2020-05-22T12:58:00Z"/>
          <w:lang w:val="fr-FR"/>
        </w:rPr>
      </w:pPr>
      <w:ins w:id="2156" w:author="Arthur Parmentier" w:date="2020-05-22T12:58:00Z">
        <w:r>
          <w:rPr>
            <w:rStyle w:val="Appelnotedebasdep"/>
          </w:rPr>
          <w:footnoteRef/>
        </w:r>
        <w:r>
          <w:t xml:space="preserve"> </w:t>
        </w:r>
        <w:r>
          <w:rPr>
            <w:lang w:val="fr-FR"/>
          </w:rPr>
          <w:t>PUT REF HERE</w:t>
        </w:r>
      </w:ins>
    </w:p>
  </w:footnote>
  <w:footnote w:id="31">
    <w:p w:rsidR="0049456C" w:rsidRDefault="0049456C" w:rsidP="00D64278">
      <w:pPr>
        <w:pStyle w:val="Notedebasdepage"/>
        <w:rPr>
          <w:ins w:id="2163" w:author="Arthur Parmentier" w:date="2020-05-22T11:26:00Z"/>
        </w:rPr>
      </w:pPr>
      <w:ins w:id="2164" w:author="Arthur Parmentier" w:date="2020-05-22T10:44:00Z">
        <w:r>
          <w:rPr>
            <w:rStyle w:val="Appelnotedebasdep"/>
          </w:rPr>
          <w:footnoteRef/>
        </w:r>
      </w:ins>
    </w:p>
    <w:p w:rsidR="0049456C" w:rsidRDefault="0049456C" w:rsidP="00D64278">
      <w:pPr>
        <w:pStyle w:val="Notedebasdepage"/>
        <w:numPr>
          <w:ilvl w:val="0"/>
          <w:numId w:val="39"/>
        </w:numPr>
        <w:rPr>
          <w:ins w:id="2165" w:author="Arthur Parmentier" w:date="2020-05-22T11:01:00Z"/>
          <w:lang w:val="fr-FR"/>
        </w:rPr>
        <w:pPrChange w:id="2166" w:author="Arthur Parmentier" w:date="2020-05-22T11:26:00Z">
          <w:pPr>
            <w:pStyle w:val="Notedebasdepage"/>
            <w:numPr>
              <w:numId w:val="39"/>
            </w:numPr>
            <w:ind w:left="720" w:hanging="360"/>
          </w:pPr>
        </w:pPrChange>
      </w:pPr>
      <w:ins w:id="2167" w:author="Arthur Parmentier" w:date="2020-05-22T10:44:00Z">
        <w:r>
          <w:rPr>
            <w:lang w:val="fr-FR"/>
          </w:rPr>
          <w:t xml:space="preserve">The MuBu library has a </w:t>
        </w:r>
      </w:ins>
      <w:ins w:id="2168" w:author="Arthur Parmentier" w:date="2020-05-22T10:45:00Z">
        <w:r>
          <w:rPr>
            <w:lang w:val="fr-FR"/>
          </w:rPr>
          <w:t xml:space="preserve">DTW object that can be directly used on the buffers but I could not find </w:t>
        </w:r>
      </w:ins>
      <w:ins w:id="2169" w:author="Arthur Parmentier" w:date="2020-05-22T10:46:00Z">
        <w:r>
          <w:rPr>
            <w:lang w:val="fr-FR"/>
          </w:rPr>
          <w:t xml:space="preserve">whether it could or </w:t>
        </w:r>
      </w:ins>
      <w:ins w:id="2170" w:author="Arthur Parmentier" w:date="2020-05-22T10:45:00Z">
        <w:r>
          <w:rPr>
            <w:lang w:val="fr-FR"/>
          </w:rPr>
          <w:t xml:space="preserve">how to make it work </w:t>
        </w:r>
      </w:ins>
      <w:ins w:id="2171" w:author="Arthur Parmentier" w:date="2020-05-22T10:46:00Z">
        <w:r>
          <w:rPr>
            <w:lang w:val="fr-FR"/>
          </w:rPr>
          <w:t xml:space="preserve">with </w:t>
        </w:r>
      </w:ins>
      <w:ins w:id="2172" w:author="Arthur Parmentier" w:date="2020-05-22T10:45:00Z">
        <w:r>
          <w:rPr>
            <w:lang w:val="fr-FR"/>
          </w:rPr>
          <w:t>real-time</w:t>
        </w:r>
      </w:ins>
      <w:ins w:id="2173" w:author="Arthur Parmentier" w:date="2020-05-22T10:46:00Z">
        <w:r>
          <w:rPr>
            <w:lang w:val="fr-FR"/>
          </w:rPr>
          <w:t xml:space="preserve"> data.</w:t>
        </w:r>
      </w:ins>
      <w:ins w:id="2174" w:author="Arthur Parmentier" w:date="2020-05-22T11:00:00Z">
        <w:r>
          <w:rPr>
            <w:lang w:val="fr-FR"/>
          </w:rPr>
          <w:t xml:space="preserve"> </w:t>
        </w:r>
      </w:ins>
    </w:p>
    <w:p w:rsidR="0049456C" w:rsidRPr="0058758C" w:rsidRDefault="0049456C" w:rsidP="00AD7B79">
      <w:pPr>
        <w:pStyle w:val="Notedebasdepage"/>
        <w:numPr>
          <w:ilvl w:val="0"/>
          <w:numId w:val="39"/>
        </w:numPr>
        <w:rPr>
          <w:ins w:id="2175" w:author="Arthur Parmentier" w:date="2020-05-22T11:27:00Z"/>
          <w:lang w:val="fr-FR"/>
          <w:rPrChange w:id="2176" w:author="Arthur Parmentier" w:date="2020-05-22T11:27:00Z">
            <w:rPr>
              <w:ins w:id="2177" w:author="Arthur Parmentier" w:date="2020-05-22T11:27:00Z"/>
            </w:rPr>
          </w:rPrChange>
        </w:rPr>
      </w:pPr>
      <w:ins w:id="2178" w:author="Arthur Parmentier" w:date="2020-05-22T11:01:00Z">
        <w:r>
          <w:rPr>
            <w:lang w:val="fr-FR"/>
          </w:rPr>
          <w:t xml:space="preserve">Frédéric Bettens from UMons presented in 2009 the num.dtw object for Max and PD, but it can not longer be found over the </w:t>
        </w:r>
      </w:ins>
      <w:ins w:id="2179" w:author="Arthur Parmentier" w:date="2020-05-22T11:02:00Z">
        <w:r>
          <w:rPr>
            <w:lang w:val="fr-FR"/>
          </w:rPr>
          <w:t xml:space="preserve">web as annonced in its introductory paper </w:t>
        </w:r>
      </w:ins>
      <w:ins w:id="2180" w:author="Arthur Parmentier" w:date="2020-05-22T11:22:00Z">
        <w:r w:rsidRPr="002410DE">
          <w:rPr>
            <w:i/>
            <w:iCs/>
            <w:lang w:val="fr-FR"/>
            <w:rPrChange w:id="2181" w:author="Arthur Parmentier" w:date="2020-05-22T11:23:00Z">
              <w:rPr>
                <w:lang w:val="fr-FR"/>
              </w:rPr>
            </w:rPrChange>
          </w:rPr>
          <w:t>Real-time dtw-based gesture recognition external object for max/msp and puredata</w:t>
        </w:r>
        <w:r>
          <w:rPr>
            <w:lang w:val="fr-FR"/>
          </w:rPr>
          <w:t xml:space="preserve"> in </w:t>
        </w:r>
      </w:ins>
      <w:ins w:id="2182" w:author="Arthur Parmentier" w:date="2020-05-22T11:23:00Z">
        <w:r>
          <w:t>Proc. SMC ’09, 2009 30-35</w:t>
        </w:r>
      </w:ins>
    </w:p>
    <w:p w:rsidR="0049456C" w:rsidRPr="00D50F7A" w:rsidRDefault="0049456C" w:rsidP="00AD7B79">
      <w:pPr>
        <w:pStyle w:val="Notedebasdepage"/>
        <w:numPr>
          <w:ilvl w:val="0"/>
          <w:numId w:val="39"/>
        </w:numPr>
        <w:rPr>
          <w:lang w:val="fr-FR"/>
          <w:rPrChange w:id="2183" w:author="Arthur Parmentier" w:date="2020-05-22T10:44:00Z">
            <w:rPr/>
          </w:rPrChange>
        </w:rPr>
        <w:pPrChange w:id="2184" w:author="Arthur Parmentier" w:date="2020-05-22T11:01:00Z">
          <w:pPr>
            <w:pStyle w:val="Notedebasdepage"/>
          </w:pPr>
        </w:pPrChange>
      </w:pPr>
      <w:ins w:id="2185" w:author="Arthur Parmentier" w:date="2020-05-22T11:27:00Z">
        <w:r>
          <w:t>A</w:t>
        </w:r>
      </w:ins>
      <w:ins w:id="2186" w:author="Arthur Parmentier" w:date="2020-05-22T11:29:00Z">
        <w:r>
          <w:t>nother DTW object for Max has been built on t</w:t>
        </w:r>
      </w:ins>
      <w:ins w:id="2187" w:author="Arthur Parmentier" w:date="2020-05-22T11:30:00Z">
        <w:r>
          <w:t xml:space="preserve">he online-DTW library: </w:t>
        </w:r>
        <w:r w:rsidRPr="0058758C">
          <w:rPr>
            <w:i/>
            <w:iCs/>
            <w:rPrChange w:id="2188" w:author="Arthur Parmentier" w:date="2020-05-22T11:30:00Z">
              <w:rPr/>
            </w:rPrChange>
          </w:rPr>
          <w:t>An Online Tempo Tracker for Automatic Accompaniment based on Audio-to-audio Alignment and Beat Tracking</w:t>
        </w:r>
        <w:r>
          <w:t xml:space="preserve">, G. Burloiu. In Sound and Music Computing (SMC), 2016, but </w:t>
        </w:r>
      </w:ins>
      <w:ins w:id="2189" w:author="Arthur Parmentier" w:date="2020-05-22T11:31:00Z">
        <w:r>
          <w:t>i</w:t>
        </w:r>
      </w:ins>
      <w:ins w:id="2190" w:author="Arthur Parmentier" w:date="2020-05-22T11:32:00Z">
        <w:r>
          <w:t>t is not designed to be used as a classifier.</w:t>
        </w:r>
      </w:ins>
    </w:p>
  </w:footnote>
  <w:footnote w:id="32">
    <w:p w:rsidR="0049456C" w:rsidRPr="00BA3283" w:rsidRDefault="0049456C">
      <w:pPr>
        <w:pStyle w:val="Notedebasdepage"/>
        <w:rPr>
          <w:lang w:val="fr-FR"/>
          <w:rPrChange w:id="2196" w:author="Arthur Parmentier" w:date="2020-05-22T11:38:00Z">
            <w:rPr/>
          </w:rPrChange>
        </w:rPr>
      </w:pPr>
      <w:ins w:id="2197" w:author="Arthur Parmentier" w:date="2020-05-22T11:38:00Z">
        <w:r>
          <w:rPr>
            <w:rStyle w:val="Appelnotedebasdep"/>
          </w:rPr>
          <w:footnoteRef/>
        </w:r>
        <w:r>
          <w:t xml:space="preserve"> </w:t>
        </w:r>
      </w:ins>
      <w:ins w:id="2198" w:author="Arthur Parmentier" w:date="2020-05-22T11:39:00Z">
        <w:r w:rsidRPr="00BA3283">
          <w:t>http://www.</w:t>
        </w:r>
      </w:ins>
      <w:ins w:id="2199" w:author="Arthur Parmentier" w:date="2020-05-22T12:18:00Z">
        <w:r>
          <w:t>Wekinator</w:t>
        </w:r>
      </w:ins>
      <w:ins w:id="2200" w:author="Arthur Parmentier" w:date="2020-05-22T11:39:00Z">
        <w:r w:rsidRPr="00BA3283">
          <w:t>.org/</w:t>
        </w:r>
      </w:ins>
    </w:p>
  </w:footnote>
  <w:footnote w:id="33">
    <w:p w:rsidR="0049456C" w:rsidRPr="00965FAA" w:rsidRDefault="0049456C" w:rsidP="00965FAA">
      <w:pPr>
        <w:pStyle w:val="Notedebasdepage"/>
        <w:rPr>
          <w:i/>
          <w:iCs/>
          <w:rPrChange w:id="2203" w:author="Arthur Parmentier" w:date="2020-05-22T11:42:00Z">
            <w:rPr/>
          </w:rPrChange>
        </w:rPr>
      </w:pPr>
      <w:ins w:id="2204" w:author="Arthur Parmentier" w:date="2020-05-22T11:40:00Z">
        <w:r>
          <w:rPr>
            <w:rStyle w:val="Appelnotedebasdep"/>
          </w:rPr>
          <w:footnoteRef/>
        </w:r>
        <w:r>
          <w:t xml:space="preserve"> See </w:t>
        </w:r>
      </w:ins>
      <w:ins w:id="2205" w:author="Arthur Parmentier" w:date="2020-05-22T11:41:00Z">
        <w:r w:rsidRPr="00965FAA">
          <w:rPr>
            <w:i/>
            <w:iCs/>
            <w:rPrChange w:id="2206" w:author="Arthur Parmentier" w:date="2020-05-22T11:41:00Z">
              <w:rPr/>
            </w:rPrChange>
          </w:rPr>
          <w:t>FastDTW: Toward Accurate Dynamic Time Warping in</w:t>
        </w:r>
      </w:ins>
      <w:ins w:id="2207" w:author="Arthur Parmentier" w:date="2020-05-22T11:42:00Z">
        <w:r>
          <w:rPr>
            <w:i/>
            <w:iCs/>
          </w:rPr>
          <w:t xml:space="preserve"> </w:t>
        </w:r>
      </w:ins>
      <w:ins w:id="2208" w:author="Arthur Parmentier" w:date="2020-05-22T11:41:00Z">
        <w:r w:rsidRPr="00965FAA">
          <w:rPr>
            <w:i/>
            <w:iCs/>
            <w:rPrChange w:id="2209" w:author="Arthur Parmentier" w:date="2020-05-22T11:41:00Z">
              <w:rPr/>
            </w:rPrChange>
          </w:rPr>
          <w:t>Linear Time and Space</w:t>
        </w:r>
        <w:r>
          <w:rPr>
            <w:i/>
            <w:iCs/>
          </w:rPr>
          <w:t>,</w:t>
        </w:r>
        <w:r>
          <w:t xml:space="preserve"> </w:t>
        </w:r>
        <w:r w:rsidRPr="00965FAA">
          <w:t xml:space="preserve">Stan Salvador and Philip </w:t>
        </w:r>
      </w:ins>
      <w:ins w:id="2210" w:author="Arthur Parmentier" w:date="2020-05-22T11:42:00Z">
        <w:r w:rsidRPr="00965FAA">
          <w:t>in</w:t>
        </w:r>
        <w:r>
          <w:t xml:space="preserve"> </w:t>
        </w:r>
        <w:r w:rsidRPr="00965FAA">
          <w:t>Intelligent Data Analysis 11(5):70-80 · January 2004</w:t>
        </w:r>
      </w:ins>
    </w:p>
  </w:footnote>
  <w:footnote w:id="34">
    <w:p w:rsidR="0049456C" w:rsidRPr="00FF217B" w:rsidRDefault="0049456C" w:rsidP="005522F0">
      <w:pPr>
        <w:pStyle w:val="Notedebasdepage"/>
        <w:rPr>
          <w:ins w:id="2354" w:author="Arthur Parmentier" w:date="2020-05-18T17:07:00Z"/>
          <w:rPrChange w:id="2355" w:author="Arthur Parmentier" w:date="2020-05-22T20:17:00Z">
            <w:rPr>
              <w:ins w:id="2356" w:author="Arthur Parmentier" w:date="2020-05-18T17:07:00Z"/>
            </w:rPr>
          </w:rPrChange>
        </w:rPr>
      </w:pPr>
      <w:ins w:id="2357" w:author="Arthur Parmentier" w:date="2020-05-18T17:07:00Z">
        <w:r>
          <w:rPr>
            <w:rStyle w:val="Appelnotedebasdep"/>
          </w:rPr>
          <w:footnoteRef/>
        </w:r>
        <w:r>
          <w:t xml:space="preserve"> </w:t>
        </w:r>
        <w:r w:rsidRPr="00CC0B22">
          <w:t xml:space="preserve">2 seconds is the default value </w:t>
        </w:r>
        <w:r>
          <w:t>of the recording sequence for each sign.</w:t>
        </w:r>
      </w:ins>
      <w:ins w:id="2358" w:author="Arthur Parmentier" w:date="2020-05-22T20:16:00Z">
        <w:r w:rsidR="00FF217B">
          <w:t xml:space="preserve"> The implementation details of Wekinator are discussed in </w:t>
        </w:r>
      </w:ins>
      <w:ins w:id="2359" w:author="Arthur Parmentier" w:date="2020-05-22T20:17:00Z">
        <w:r w:rsidR="00FF217B">
          <w:t xml:space="preserve">the course </w:t>
        </w:r>
        <w:r w:rsidR="00FF217B">
          <w:rPr>
            <w:i/>
            <w:iCs/>
          </w:rPr>
          <w:t>Machine learning for musicians and artists, Working with time</w:t>
        </w:r>
        <w:r w:rsidR="00FF217B">
          <w:t xml:space="preserve"> on Kadenze.com</w:t>
        </w:r>
      </w:ins>
      <w:ins w:id="2360" w:author="Arthur Parmentier" w:date="2020-05-22T20:35:00Z">
        <w:r w:rsidR="00977D66">
          <w:t xml:space="preserve"> and visible on </w:t>
        </w:r>
        <w:r w:rsidR="00977D66">
          <w:fldChar w:fldCharType="begin"/>
        </w:r>
        <w:r w:rsidR="00977D66">
          <w:instrText xml:space="preserve"> HYPERLINK "</w:instrText>
        </w:r>
        <w:r w:rsidR="00977D66" w:rsidRPr="00977D66">
          <w:instrText>https://github.com/fiebrink1/wekinator</w:instrText>
        </w:r>
        <w:r w:rsidR="00977D66">
          <w:instrText xml:space="preserve">" </w:instrText>
        </w:r>
        <w:r w:rsidR="00977D66">
          <w:fldChar w:fldCharType="separate"/>
        </w:r>
        <w:r w:rsidR="00977D66" w:rsidRPr="004B4903">
          <w:rPr>
            <w:rStyle w:val="Lienhypertexte"/>
          </w:rPr>
          <w:t>https://github.com/fiebrink1/wekinator</w:t>
        </w:r>
        <w:r w:rsidR="00977D66">
          <w:fldChar w:fldCharType="end"/>
        </w:r>
        <w:r w:rsidR="00977D66">
          <w:t>.</w:t>
        </w:r>
      </w:ins>
    </w:p>
  </w:footnote>
  <w:footnote w:id="35">
    <w:p w:rsidR="0049456C" w:rsidRPr="00CC0B22" w:rsidRDefault="0049456C" w:rsidP="005522F0">
      <w:pPr>
        <w:pStyle w:val="Notedebasdepage"/>
        <w:rPr>
          <w:ins w:id="2363" w:author="Arthur Parmentier" w:date="2020-05-18T17:07:00Z"/>
        </w:rPr>
      </w:pPr>
      <w:ins w:id="2364" w:author="Arthur Parmentier" w:date="2020-05-18T17:07:00Z">
        <w:r>
          <w:rPr>
            <w:rStyle w:val="Appelnotedebasdep"/>
          </w:rPr>
          <w:footnoteRef/>
        </w:r>
        <w:r>
          <w:t xml:space="preserve"> </w:t>
        </w:r>
        <w:r w:rsidRPr="00CC0B22">
          <w:t>We indeed have FPS*sequence_</w:t>
        </w:r>
        <w:r>
          <w:t>length = sequence size.</w:t>
        </w:r>
      </w:ins>
    </w:p>
  </w:footnote>
  <w:footnote w:id="36">
    <w:p w:rsidR="0049456C" w:rsidRPr="006853E7" w:rsidRDefault="0049456C" w:rsidP="00F7581A">
      <w:pPr>
        <w:pStyle w:val="Notedebasdepage"/>
        <w:rPr>
          <w:ins w:id="2423" w:author="Arthur Parmentier" w:date="2020-05-21T17:01:00Z"/>
          <w:lang w:val="fr-FR"/>
        </w:rPr>
      </w:pPr>
      <w:ins w:id="2424" w:author="Arthur Parmentier" w:date="2020-05-21T17:01:00Z">
        <w:r>
          <w:rPr>
            <w:rStyle w:val="Appelnotedebasdep"/>
          </w:rPr>
          <w:footnoteRef/>
        </w:r>
        <w:r>
          <w:t xml:space="preserve"> </w:t>
        </w:r>
        <w:r>
          <w:rPr>
            <w:lang w:val="fr-FR"/>
          </w:rPr>
          <w:t xml:space="preserve">Modosc can be found at </w:t>
        </w:r>
        <w:r>
          <w:rPr>
            <w:lang w:val="fr-FR"/>
          </w:rPr>
          <w:fldChar w:fldCharType="begin"/>
        </w:r>
        <w:r>
          <w:rPr>
            <w:lang w:val="fr-FR"/>
          </w:rPr>
          <w:instrText xml:space="preserve"> HYPERLINK "</w:instrText>
        </w:r>
        <w:r w:rsidRPr="00046393">
          <w:rPr>
            <w:lang w:val="fr-FR"/>
          </w:rPr>
          <w:instrText>https://github.com/motiondescriptors/modosc</w:instrText>
        </w:r>
        <w:r>
          <w:rPr>
            <w:lang w:val="fr-FR"/>
          </w:rPr>
          <w:instrText xml:space="preserve">" </w:instrText>
        </w:r>
        <w:r>
          <w:rPr>
            <w:lang w:val="fr-FR"/>
          </w:rPr>
          <w:fldChar w:fldCharType="separate"/>
        </w:r>
        <w:r w:rsidRPr="004A2D55">
          <w:rPr>
            <w:rStyle w:val="Lienhypertexte"/>
            <w:lang w:val="fr-FR"/>
          </w:rPr>
          <w:t>https://github.com/motiondescriptors/modosc</w:t>
        </w:r>
        <w:r>
          <w:rPr>
            <w:lang w:val="fr-FR"/>
          </w:rPr>
          <w:fldChar w:fldCharType="end"/>
        </w:r>
        <w:r>
          <w:rPr>
            <w:lang w:val="fr-FR"/>
          </w:rPr>
          <w:t>, which relevant papers.</w:t>
        </w:r>
      </w:ins>
    </w:p>
  </w:footnote>
  <w:footnote w:id="37">
    <w:p w:rsidR="0049456C" w:rsidRPr="006853E7" w:rsidRDefault="0049456C" w:rsidP="00F7581A">
      <w:pPr>
        <w:pStyle w:val="Notedebasdepage"/>
        <w:rPr>
          <w:ins w:id="2429" w:author="Arthur Parmentier" w:date="2020-05-21T17:01:00Z"/>
          <w:lang w:val="fr-FR"/>
        </w:rPr>
      </w:pPr>
      <w:ins w:id="2430" w:author="Arthur Parmentier" w:date="2020-05-21T17:01:00Z">
        <w:r>
          <w:rPr>
            <w:rStyle w:val="Appelnotedebasdep"/>
          </w:rPr>
          <w:footnoteRef/>
        </w:r>
        <w:r>
          <w:t xml:space="preserve"> </w:t>
        </w:r>
        <w:r w:rsidRPr="00A17DFF">
          <w:t>http://www.infomus.org/eyesweb_eng.php</w:t>
        </w:r>
      </w:ins>
    </w:p>
  </w:footnote>
  <w:footnote w:id="38">
    <w:p w:rsidR="0049456C" w:rsidRPr="006853E7" w:rsidRDefault="0049456C" w:rsidP="00F7581A">
      <w:pPr>
        <w:pStyle w:val="Notedebasdepage"/>
        <w:rPr>
          <w:ins w:id="2431" w:author="Arthur Parmentier" w:date="2020-05-21T17:01:00Z"/>
          <w:lang w:val="fr-FR"/>
        </w:rPr>
      </w:pPr>
      <w:ins w:id="2432" w:author="Arthur Parmentier" w:date="2020-05-21T17:01:00Z">
        <w:r>
          <w:rPr>
            <w:rStyle w:val="Appelnotedebasdep"/>
          </w:rPr>
          <w:footnoteRef/>
        </w:r>
        <w:r>
          <w:t xml:space="preserve"> </w:t>
        </w:r>
        <w:r>
          <w:rPr>
            <w:lang w:val="fr-FR"/>
          </w:rPr>
          <w:t xml:space="preserve">See for instance </w:t>
        </w:r>
        <w:r>
          <w:t>https://arxiv.org/pdf/1402.5047v1.pdf</w:t>
        </w:r>
      </w:ins>
    </w:p>
  </w:footnote>
  <w:footnote w:id="39">
    <w:p w:rsidR="0049456C" w:rsidRPr="005F3B6B" w:rsidRDefault="0049456C">
      <w:pPr>
        <w:pStyle w:val="Notedebasdepage"/>
        <w:rPr>
          <w:lang w:val="fr-FR"/>
          <w:rPrChange w:id="2447" w:author="Arthur Parmentier" w:date="2020-05-21T17:31:00Z">
            <w:rPr/>
          </w:rPrChange>
        </w:rPr>
      </w:pPr>
      <w:ins w:id="2448"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18"/>
  </w:num>
  <w:num w:numId="4">
    <w:abstractNumId w:val="27"/>
  </w:num>
  <w:num w:numId="5">
    <w:abstractNumId w:val="35"/>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4"/>
  </w:num>
  <w:num w:numId="12">
    <w:abstractNumId w:val="2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
  </w:num>
  <w:num w:numId="16">
    <w:abstractNumId w:val="0"/>
  </w:num>
  <w:num w:numId="17">
    <w:abstractNumId w:val="8"/>
  </w:num>
  <w:num w:numId="18">
    <w:abstractNumId w:val="36"/>
  </w:num>
  <w:num w:numId="19">
    <w:abstractNumId w:val="17"/>
  </w:num>
  <w:num w:numId="20">
    <w:abstractNumId w:val="30"/>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4"/>
  </w:num>
  <w:num w:numId="26">
    <w:abstractNumId w:val="22"/>
  </w:num>
  <w:num w:numId="27">
    <w:abstractNumId w:val="21"/>
  </w:num>
  <w:num w:numId="28">
    <w:abstractNumId w:val="26"/>
  </w:num>
  <w:num w:numId="29">
    <w:abstractNumId w:val="31"/>
  </w:num>
  <w:num w:numId="30">
    <w:abstractNumId w:val="6"/>
  </w:num>
  <w:num w:numId="31">
    <w:abstractNumId w:val="20"/>
  </w:num>
  <w:num w:numId="32">
    <w:abstractNumId w:val="15"/>
  </w:num>
  <w:num w:numId="33">
    <w:abstractNumId w:val="5"/>
  </w:num>
  <w:num w:numId="34">
    <w:abstractNumId w:val="24"/>
  </w:num>
  <w:num w:numId="35">
    <w:abstractNumId w:val="33"/>
  </w:num>
  <w:num w:numId="36">
    <w:abstractNumId w:val="1"/>
  </w:num>
  <w:num w:numId="37">
    <w:abstractNumId w:val="32"/>
  </w:num>
  <w:num w:numId="38">
    <w:abstractNumId w:val="23"/>
  </w:num>
  <w:num w:numId="39">
    <w:abstractNumId w:val="4"/>
  </w:num>
  <w:num w:numId="4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4C7"/>
    <w:rsid w:val="00023308"/>
    <w:rsid w:val="00027915"/>
    <w:rsid w:val="000340B7"/>
    <w:rsid w:val="00036092"/>
    <w:rsid w:val="0004080C"/>
    <w:rsid w:val="0004284D"/>
    <w:rsid w:val="00042A1D"/>
    <w:rsid w:val="000430B4"/>
    <w:rsid w:val="000459FB"/>
    <w:rsid w:val="00046393"/>
    <w:rsid w:val="000506E4"/>
    <w:rsid w:val="0005532E"/>
    <w:rsid w:val="00061E60"/>
    <w:rsid w:val="00070661"/>
    <w:rsid w:val="000717DB"/>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1014E8"/>
    <w:rsid w:val="00101C2C"/>
    <w:rsid w:val="00103759"/>
    <w:rsid w:val="0011019E"/>
    <w:rsid w:val="00112903"/>
    <w:rsid w:val="00116732"/>
    <w:rsid w:val="0011688F"/>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6E2"/>
    <w:rsid w:val="00163523"/>
    <w:rsid w:val="00163AE1"/>
    <w:rsid w:val="001642FC"/>
    <w:rsid w:val="001653F3"/>
    <w:rsid w:val="00165777"/>
    <w:rsid w:val="00167374"/>
    <w:rsid w:val="00167DAB"/>
    <w:rsid w:val="0017374C"/>
    <w:rsid w:val="0017617D"/>
    <w:rsid w:val="00177D40"/>
    <w:rsid w:val="00185944"/>
    <w:rsid w:val="00186BEF"/>
    <w:rsid w:val="00195BC6"/>
    <w:rsid w:val="0019691B"/>
    <w:rsid w:val="001A0623"/>
    <w:rsid w:val="001A2544"/>
    <w:rsid w:val="001A3480"/>
    <w:rsid w:val="001A4E7E"/>
    <w:rsid w:val="001A6485"/>
    <w:rsid w:val="001B082B"/>
    <w:rsid w:val="001B3C86"/>
    <w:rsid w:val="001C0B0E"/>
    <w:rsid w:val="001C1266"/>
    <w:rsid w:val="001C7282"/>
    <w:rsid w:val="001D1810"/>
    <w:rsid w:val="001D3228"/>
    <w:rsid w:val="001D3544"/>
    <w:rsid w:val="001D3835"/>
    <w:rsid w:val="001D5E7F"/>
    <w:rsid w:val="001D6D56"/>
    <w:rsid w:val="001D7151"/>
    <w:rsid w:val="001D7225"/>
    <w:rsid w:val="001D766B"/>
    <w:rsid w:val="001E09DA"/>
    <w:rsid w:val="001E1856"/>
    <w:rsid w:val="001F0E95"/>
    <w:rsid w:val="001F182F"/>
    <w:rsid w:val="001F6197"/>
    <w:rsid w:val="002067E2"/>
    <w:rsid w:val="00214331"/>
    <w:rsid w:val="00217BEE"/>
    <w:rsid w:val="0023341B"/>
    <w:rsid w:val="00237B5C"/>
    <w:rsid w:val="00240203"/>
    <w:rsid w:val="002408AA"/>
    <w:rsid w:val="002410DE"/>
    <w:rsid w:val="00245836"/>
    <w:rsid w:val="002459E7"/>
    <w:rsid w:val="002463AB"/>
    <w:rsid w:val="00256775"/>
    <w:rsid w:val="002649BB"/>
    <w:rsid w:val="00264F0D"/>
    <w:rsid w:val="00266B08"/>
    <w:rsid w:val="002676CA"/>
    <w:rsid w:val="00273CAA"/>
    <w:rsid w:val="00273CB4"/>
    <w:rsid w:val="00276936"/>
    <w:rsid w:val="00276A39"/>
    <w:rsid w:val="00276CA1"/>
    <w:rsid w:val="00277A13"/>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75B2"/>
    <w:rsid w:val="002F0D6B"/>
    <w:rsid w:val="002F2CA9"/>
    <w:rsid w:val="002F3631"/>
    <w:rsid w:val="002F3824"/>
    <w:rsid w:val="002F5B0B"/>
    <w:rsid w:val="003100D6"/>
    <w:rsid w:val="0031070A"/>
    <w:rsid w:val="003126BD"/>
    <w:rsid w:val="00324E8C"/>
    <w:rsid w:val="00325849"/>
    <w:rsid w:val="003336AC"/>
    <w:rsid w:val="0033640F"/>
    <w:rsid w:val="00337510"/>
    <w:rsid w:val="0034163D"/>
    <w:rsid w:val="00341F58"/>
    <w:rsid w:val="0034219C"/>
    <w:rsid w:val="00343FE0"/>
    <w:rsid w:val="00345FC6"/>
    <w:rsid w:val="00352D4C"/>
    <w:rsid w:val="003579B0"/>
    <w:rsid w:val="00357E87"/>
    <w:rsid w:val="0036091B"/>
    <w:rsid w:val="00360E78"/>
    <w:rsid w:val="003612B5"/>
    <w:rsid w:val="0036185A"/>
    <w:rsid w:val="00363997"/>
    <w:rsid w:val="00365C58"/>
    <w:rsid w:val="003706BA"/>
    <w:rsid w:val="003739E8"/>
    <w:rsid w:val="00375332"/>
    <w:rsid w:val="00381F4D"/>
    <w:rsid w:val="0038284C"/>
    <w:rsid w:val="00384716"/>
    <w:rsid w:val="003873DC"/>
    <w:rsid w:val="00391624"/>
    <w:rsid w:val="00393470"/>
    <w:rsid w:val="003943E3"/>
    <w:rsid w:val="00395172"/>
    <w:rsid w:val="00397262"/>
    <w:rsid w:val="003C19D8"/>
    <w:rsid w:val="003C31A7"/>
    <w:rsid w:val="003C3E32"/>
    <w:rsid w:val="003C7CC5"/>
    <w:rsid w:val="003D04EE"/>
    <w:rsid w:val="003D29B8"/>
    <w:rsid w:val="003D367C"/>
    <w:rsid w:val="003D5D5B"/>
    <w:rsid w:val="003E1EE3"/>
    <w:rsid w:val="003E3973"/>
    <w:rsid w:val="003E3E64"/>
    <w:rsid w:val="003F27F2"/>
    <w:rsid w:val="003F4ACB"/>
    <w:rsid w:val="003F5BCC"/>
    <w:rsid w:val="004004DC"/>
    <w:rsid w:val="00400535"/>
    <w:rsid w:val="00400DAB"/>
    <w:rsid w:val="004116C1"/>
    <w:rsid w:val="00412135"/>
    <w:rsid w:val="00414962"/>
    <w:rsid w:val="00415B00"/>
    <w:rsid w:val="00417CFA"/>
    <w:rsid w:val="00423B74"/>
    <w:rsid w:val="004256FE"/>
    <w:rsid w:val="0042671B"/>
    <w:rsid w:val="00434325"/>
    <w:rsid w:val="00436197"/>
    <w:rsid w:val="00443A41"/>
    <w:rsid w:val="00446AB2"/>
    <w:rsid w:val="00454612"/>
    <w:rsid w:val="004577DA"/>
    <w:rsid w:val="00462E61"/>
    <w:rsid w:val="004659F5"/>
    <w:rsid w:val="004714EE"/>
    <w:rsid w:val="004732DA"/>
    <w:rsid w:val="00474CFF"/>
    <w:rsid w:val="00475458"/>
    <w:rsid w:val="004810C9"/>
    <w:rsid w:val="00481EE1"/>
    <w:rsid w:val="00486FDC"/>
    <w:rsid w:val="00492FB8"/>
    <w:rsid w:val="0049358D"/>
    <w:rsid w:val="0049456C"/>
    <w:rsid w:val="004B18F3"/>
    <w:rsid w:val="004B4D10"/>
    <w:rsid w:val="004C1FCB"/>
    <w:rsid w:val="004C52F4"/>
    <w:rsid w:val="004C63B5"/>
    <w:rsid w:val="004D3630"/>
    <w:rsid w:val="004D3B98"/>
    <w:rsid w:val="004D468F"/>
    <w:rsid w:val="004E4397"/>
    <w:rsid w:val="004F1D82"/>
    <w:rsid w:val="004F6E10"/>
    <w:rsid w:val="00500F7F"/>
    <w:rsid w:val="0051191F"/>
    <w:rsid w:val="00515E70"/>
    <w:rsid w:val="00517834"/>
    <w:rsid w:val="00523640"/>
    <w:rsid w:val="0053230A"/>
    <w:rsid w:val="005325E0"/>
    <w:rsid w:val="00532F4A"/>
    <w:rsid w:val="00540F15"/>
    <w:rsid w:val="00543457"/>
    <w:rsid w:val="00543CA7"/>
    <w:rsid w:val="0054442D"/>
    <w:rsid w:val="00545764"/>
    <w:rsid w:val="005522F0"/>
    <w:rsid w:val="00552C44"/>
    <w:rsid w:val="00554B3D"/>
    <w:rsid w:val="00554E5F"/>
    <w:rsid w:val="005550CB"/>
    <w:rsid w:val="00555240"/>
    <w:rsid w:val="005639BB"/>
    <w:rsid w:val="00567C86"/>
    <w:rsid w:val="005711C9"/>
    <w:rsid w:val="00572902"/>
    <w:rsid w:val="00573005"/>
    <w:rsid w:val="00573697"/>
    <w:rsid w:val="00575AED"/>
    <w:rsid w:val="00576E0F"/>
    <w:rsid w:val="00577853"/>
    <w:rsid w:val="00581F4F"/>
    <w:rsid w:val="005868B3"/>
    <w:rsid w:val="0058758C"/>
    <w:rsid w:val="00587BD5"/>
    <w:rsid w:val="0059081B"/>
    <w:rsid w:val="00592C13"/>
    <w:rsid w:val="00593AA1"/>
    <w:rsid w:val="00593BAE"/>
    <w:rsid w:val="00596602"/>
    <w:rsid w:val="005A0160"/>
    <w:rsid w:val="005A3CBF"/>
    <w:rsid w:val="005A6D19"/>
    <w:rsid w:val="005A6DBA"/>
    <w:rsid w:val="005A7B09"/>
    <w:rsid w:val="005B0B86"/>
    <w:rsid w:val="005B3BD4"/>
    <w:rsid w:val="005B458C"/>
    <w:rsid w:val="005B6936"/>
    <w:rsid w:val="005C09F0"/>
    <w:rsid w:val="005C1523"/>
    <w:rsid w:val="005C1896"/>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23A9"/>
    <w:rsid w:val="006331DF"/>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BA8"/>
    <w:rsid w:val="006A17B3"/>
    <w:rsid w:val="006A443F"/>
    <w:rsid w:val="006A50CD"/>
    <w:rsid w:val="006A5A11"/>
    <w:rsid w:val="006A5C81"/>
    <w:rsid w:val="006A67AC"/>
    <w:rsid w:val="006A68DA"/>
    <w:rsid w:val="006A7F9F"/>
    <w:rsid w:val="006B3B0D"/>
    <w:rsid w:val="006B6ED0"/>
    <w:rsid w:val="006C4B1C"/>
    <w:rsid w:val="006C5C52"/>
    <w:rsid w:val="006D0BF0"/>
    <w:rsid w:val="006D10E9"/>
    <w:rsid w:val="006D51B6"/>
    <w:rsid w:val="006D58F1"/>
    <w:rsid w:val="006E55E8"/>
    <w:rsid w:val="006E6EE1"/>
    <w:rsid w:val="006E7D32"/>
    <w:rsid w:val="006F51BE"/>
    <w:rsid w:val="006F6F60"/>
    <w:rsid w:val="006F7BD1"/>
    <w:rsid w:val="007012CB"/>
    <w:rsid w:val="00705B17"/>
    <w:rsid w:val="00706E5D"/>
    <w:rsid w:val="00706FFA"/>
    <w:rsid w:val="00711575"/>
    <w:rsid w:val="0071198B"/>
    <w:rsid w:val="00717498"/>
    <w:rsid w:val="00717834"/>
    <w:rsid w:val="0072458D"/>
    <w:rsid w:val="00725AC2"/>
    <w:rsid w:val="00725D84"/>
    <w:rsid w:val="00725EA3"/>
    <w:rsid w:val="0072614D"/>
    <w:rsid w:val="00727764"/>
    <w:rsid w:val="00736DF0"/>
    <w:rsid w:val="0074035C"/>
    <w:rsid w:val="00743436"/>
    <w:rsid w:val="0074518A"/>
    <w:rsid w:val="00747963"/>
    <w:rsid w:val="00752647"/>
    <w:rsid w:val="00774F33"/>
    <w:rsid w:val="007776CB"/>
    <w:rsid w:val="00792D87"/>
    <w:rsid w:val="007938BA"/>
    <w:rsid w:val="007A0071"/>
    <w:rsid w:val="007A0932"/>
    <w:rsid w:val="007A0B34"/>
    <w:rsid w:val="007A0EF4"/>
    <w:rsid w:val="007A5BBA"/>
    <w:rsid w:val="007B1805"/>
    <w:rsid w:val="007B3735"/>
    <w:rsid w:val="007B7A4A"/>
    <w:rsid w:val="007C1D12"/>
    <w:rsid w:val="007C6041"/>
    <w:rsid w:val="007D075F"/>
    <w:rsid w:val="007D0D3B"/>
    <w:rsid w:val="007D4B4B"/>
    <w:rsid w:val="007D4E17"/>
    <w:rsid w:val="007E0A0A"/>
    <w:rsid w:val="007E7D0A"/>
    <w:rsid w:val="0080158F"/>
    <w:rsid w:val="00803E2B"/>
    <w:rsid w:val="0080466C"/>
    <w:rsid w:val="00805DF1"/>
    <w:rsid w:val="00807A3E"/>
    <w:rsid w:val="00817BCA"/>
    <w:rsid w:val="008211BE"/>
    <w:rsid w:val="00830C1A"/>
    <w:rsid w:val="00833F14"/>
    <w:rsid w:val="00834EA5"/>
    <w:rsid w:val="0083564B"/>
    <w:rsid w:val="0083672F"/>
    <w:rsid w:val="0084003C"/>
    <w:rsid w:val="0085122F"/>
    <w:rsid w:val="008542B7"/>
    <w:rsid w:val="00860214"/>
    <w:rsid w:val="00860B54"/>
    <w:rsid w:val="00862E4D"/>
    <w:rsid w:val="00863218"/>
    <w:rsid w:val="00863F70"/>
    <w:rsid w:val="0086556A"/>
    <w:rsid w:val="0087002D"/>
    <w:rsid w:val="008706E0"/>
    <w:rsid w:val="00870DCB"/>
    <w:rsid w:val="00882B73"/>
    <w:rsid w:val="008833B3"/>
    <w:rsid w:val="0088440D"/>
    <w:rsid w:val="008852B8"/>
    <w:rsid w:val="0089035B"/>
    <w:rsid w:val="00897810"/>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900BAB"/>
    <w:rsid w:val="00900C8A"/>
    <w:rsid w:val="00905C28"/>
    <w:rsid w:val="00906D2A"/>
    <w:rsid w:val="00913680"/>
    <w:rsid w:val="00914B9D"/>
    <w:rsid w:val="00915AFD"/>
    <w:rsid w:val="00915B3A"/>
    <w:rsid w:val="009230DE"/>
    <w:rsid w:val="0092338D"/>
    <w:rsid w:val="00924FE7"/>
    <w:rsid w:val="00925889"/>
    <w:rsid w:val="009300B6"/>
    <w:rsid w:val="0093296D"/>
    <w:rsid w:val="00934630"/>
    <w:rsid w:val="00936A60"/>
    <w:rsid w:val="00937092"/>
    <w:rsid w:val="00937D97"/>
    <w:rsid w:val="00952411"/>
    <w:rsid w:val="00953072"/>
    <w:rsid w:val="009564AC"/>
    <w:rsid w:val="00957686"/>
    <w:rsid w:val="00960BA6"/>
    <w:rsid w:val="0096226B"/>
    <w:rsid w:val="00965FAA"/>
    <w:rsid w:val="00966026"/>
    <w:rsid w:val="0097606E"/>
    <w:rsid w:val="00977D66"/>
    <w:rsid w:val="009814BB"/>
    <w:rsid w:val="009824AD"/>
    <w:rsid w:val="00985386"/>
    <w:rsid w:val="00990A90"/>
    <w:rsid w:val="009940BE"/>
    <w:rsid w:val="009946FB"/>
    <w:rsid w:val="00995831"/>
    <w:rsid w:val="009A2092"/>
    <w:rsid w:val="009A5E99"/>
    <w:rsid w:val="009A67DE"/>
    <w:rsid w:val="009A7725"/>
    <w:rsid w:val="009B2D7C"/>
    <w:rsid w:val="009B5ADF"/>
    <w:rsid w:val="009C096F"/>
    <w:rsid w:val="009C261B"/>
    <w:rsid w:val="009C4444"/>
    <w:rsid w:val="009D3597"/>
    <w:rsid w:val="009D41F3"/>
    <w:rsid w:val="009D5821"/>
    <w:rsid w:val="009D63F0"/>
    <w:rsid w:val="009D75C8"/>
    <w:rsid w:val="009D7F8E"/>
    <w:rsid w:val="009E7ADA"/>
    <w:rsid w:val="009F19C2"/>
    <w:rsid w:val="009F79AA"/>
    <w:rsid w:val="00A00963"/>
    <w:rsid w:val="00A01FAD"/>
    <w:rsid w:val="00A0616F"/>
    <w:rsid w:val="00A06D4C"/>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B02F6"/>
    <w:rsid w:val="00AC2E6D"/>
    <w:rsid w:val="00AC57DD"/>
    <w:rsid w:val="00AD0ADB"/>
    <w:rsid w:val="00AD2F7B"/>
    <w:rsid w:val="00AD6A79"/>
    <w:rsid w:val="00AD6FFE"/>
    <w:rsid w:val="00AD7B79"/>
    <w:rsid w:val="00AE03D5"/>
    <w:rsid w:val="00AE0551"/>
    <w:rsid w:val="00AE0A35"/>
    <w:rsid w:val="00AE2C19"/>
    <w:rsid w:val="00AE58D1"/>
    <w:rsid w:val="00AE73D8"/>
    <w:rsid w:val="00AF3FE7"/>
    <w:rsid w:val="00B01C19"/>
    <w:rsid w:val="00B01D9E"/>
    <w:rsid w:val="00B07984"/>
    <w:rsid w:val="00B11EF1"/>
    <w:rsid w:val="00B12EC1"/>
    <w:rsid w:val="00B1735D"/>
    <w:rsid w:val="00B17B8A"/>
    <w:rsid w:val="00B21279"/>
    <w:rsid w:val="00B22614"/>
    <w:rsid w:val="00B22E85"/>
    <w:rsid w:val="00B307BE"/>
    <w:rsid w:val="00B30A20"/>
    <w:rsid w:val="00B34E77"/>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3D67"/>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3D06"/>
    <w:rsid w:val="00BC5C24"/>
    <w:rsid w:val="00BD202F"/>
    <w:rsid w:val="00BD2C86"/>
    <w:rsid w:val="00BD621B"/>
    <w:rsid w:val="00BD6305"/>
    <w:rsid w:val="00BD73B3"/>
    <w:rsid w:val="00BD79EF"/>
    <w:rsid w:val="00BE04C2"/>
    <w:rsid w:val="00BE0793"/>
    <w:rsid w:val="00BE6686"/>
    <w:rsid w:val="00BE6883"/>
    <w:rsid w:val="00BE77C2"/>
    <w:rsid w:val="00BF0ED0"/>
    <w:rsid w:val="00BF2076"/>
    <w:rsid w:val="00BF3C70"/>
    <w:rsid w:val="00BF5AB9"/>
    <w:rsid w:val="00C03948"/>
    <w:rsid w:val="00C07A15"/>
    <w:rsid w:val="00C13D88"/>
    <w:rsid w:val="00C16C06"/>
    <w:rsid w:val="00C2080C"/>
    <w:rsid w:val="00C209FE"/>
    <w:rsid w:val="00C21DB0"/>
    <w:rsid w:val="00C21E49"/>
    <w:rsid w:val="00C24A48"/>
    <w:rsid w:val="00C261F8"/>
    <w:rsid w:val="00C27D4A"/>
    <w:rsid w:val="00C31E28"/>
    <w:rsid w:val="00C3262D"/>
    <w:rsid w:val="00C32ADD"/>
    <w:rsid w:val="00C362C5"/>
    <w:rsid w:val="00C36A2F"/>
    <w:rsid w:val="00C43BD9"/>
    <w:rsid w:val="00C45C9D"/>
    <w:rsid w:val="00C46A73"/>
    <w:rsid w:val="00C47381"/>
    <w:rsid w:val="00C57F79"/>
    <w:rsid w:val="00C621A9"/>
    <w:rsid w:val="00C6284D"/>
    <w:rsid w:val="00C63733"/>
    <w:rsid w:val="00C64909"/>
    <w:rsid w:val="00C67C3E"/>
    <w:rsid w:val="00C75BE3"/>
    <w:rsid w:val="00C83F83"/>
    <w:rsid w:val="00C86DBE"/>
    <w:rsid w:val="00C907A8"/>
    <w:rsid w:val="00C91523"/>
    <w:rsid w:val="00CA3393"/>
    <w:rsid w:val="00CA7DF5"/>
    <w:rsid w:val="00CB1E29"/>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68F"/>
    <w:rsid w:val="00D0466E"/>
    <w:rsid w:val="00D0639C"/>
    <w:rsid w:val="00D143DB"/>
    <w:rsid w:val="00D16846"/>
    <w:rsid w:val="00D16ED0"/>
    <w:rsid w:val="00D17256"/>
    <w:rsid w:val="00D2029D"/>
    <w:rsid w:val="00D206F5"/>
    <w:rsid w:val="00D23577"/>
    <w:rsid w:val="00D2561F"/>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7343"/>
    <w:rsid w:val="00D97670"/>
    <w:rsid w:val="00D9796F"/>
    <w:rsid w:val="00DA3D9A"/>
    <w:rsid w:val="00DA634B"/>
    <w:rsid w:val="00DA6F65"/>
    <w:rsid w:val="00DB185F"/>
    <w:rsid w:val="00DB3548"/>
    <w:rsid w:val="00DB4763"/>
    <w:rsid w:val="00DB6A50"/>
    <w:rsid w:val="00DC1119"/>
    <w:rsid w:val="00DC303D"/>
    <w:rsid w:val="00DC3FF9"/>
    <w:rsid w:val="00DC4713"/>
    <w:rsid w:val="00DC4FBF"/>
    <w:rsid w:val="00DC6324"/>
    <w:rsid w:val="00DD65AA"/>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165D2"/>
    <w:rsid w:val="00E22AD3"/>
    <w:rsid w:val="00E24064"/>
    <w:rsid w:val="00E30937"/>
    <w:rsid w:val="00E34725"/>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5217"/>
    <w:rsid w:val="00E852B9"/>
    <w:rsid w:val="00E85C84"/>
    <w:rsid w:val="00E86487"/>
    <w:rsid w:val="00E908AB"/>
    <w:rsid w:val="00E9747D"/>
    <w:rsid w:val="00E97618"/>
    <w:rsid w:val="00EA4C32"/>
    <w:rsid w:val="00EA6F12"/>
    <w:rsid w:val="00EB11F1"/>
    <w:rsid w:val="00EC0935"/>
    <w:rsid w:val="00EC0CDA"/>
    <w:rsid w:val="00ED06F1"/>
    <w:rsid w:val="00ED2072"/>
    <w:rsid w:val="00ED2134"/>
    <w:rsid w:val="00EE1399"/>
    <w:rsid w:val="00EE2DD4"/>
    <w:rsid w:val="00EE3C9F"/>
    <w:rsid w:val="00EE6A08"/>
    <w:rsid w:val="00EF2E96"/>
    <w:rsid w:val="00EF330C"/>
    <w:rsid w:val="00EF6D7B"/>
    <w:rsid w:val="00F00F6E"/>
    <w:rsid w:val="00F02080"/>
    <w:rsid w:val="00F05461"/>
    <w:rsid w:val="00F11A13"/>
    <w:rsid w:val="00F148AD"/>
    <w:rsid w:val="00F150E6"/>
    <w:rsid w:val="00F163F4"/>
    <w:rsid w:val="00F17DD1"/>
    <w:rsid w:val="00F21DF2"/>
    <w:rsid w:val="00F24850"/>
    <w:rsid w:val="00F25194"/>
    <w:rsid w:val="00F304EE"/>
    <w:rsid w:val="00F33572"/>
    <w:rsid w:val="00F35BC0"/>
    <w:rsid w:val="00F419AB"/>
    <w:rsid w:val="00F45509"/>
    <w:rsid w:val="00F56170"/>
    <w:rsid w:val="00F572C3"/>
    <w:rsid w:val="00F630AC"/>
    <w:rsid w:val="00F636CA"/>
    <w:rsid w:val="00F6380F"/>
    <w:rsid w:val="00F707EB"/>
    <w:rsid w:val="00F71238"/>
    <w:rsid w:val="00F732CE"/>
    <w:rsid w:val="00F7581A"/>
    <w:rsid w:val="00F76CA7"/>
    <w:rsid w:val="00F813C8"/>
    <w:rsid w:val="00FA4DD8"/>
    <w:rsid w:val="00FA53E4"/>
    <w:rsid w:val="00FA6678"/>
    <w:rsid w:val="00FB0C2C"/>
    <w:rsid w:val="00FB31C3"/>
    <w:rsid w:val="00FB6B81"/>
    <w:rsid w:val="00FC1C0A"/>
    <w:rsid w:val="00FC61C6"/>
    <w:rsid w:val="00FC6CCC"/>
    <w:rsid w:val="00FC7B7A"/>
    <w:rsid w:val="00FD00B9"/>
    <w:rsid w:val="00FD25EA"/>
    <w:rsid w:val="00FD47FA"/>
    <w:rsid w:val="00FE10BB"/>
    <w:rsid w:val="00FE27EB"/>
    <w:rsid w:val="00FE325D"/>
    <w:rsid w:val="00FE52CB"/>
    <w:rsid w:val="00FE7602"/>
    <w:rsid w:val="00FF0413"/>
    <w:rsid w:val="00FF217B"/>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654E"/>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EEEF9A-5A20-48C8-87E0-AAF05F96B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7222</TotalTime>
  <Pages>36</Pages>
  <Words>11209</Words>
  <Characters>61651</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Parmentier</dc:creator>
  <cp:lastModifiedBy>Arthur Parmentier</cp:lastModifiedBy>
  <cp:revision>744</cp:revision>
  <dcterms:created xsi:type="dcterms:W3CDTF">2019-12-11T06:12:00Z</dcterms:created>
  <dcterms:modified xsi:type="dcterms:W3CDTF">2020-05-22T21:53:00Z</dcterms:modified>
</cp:coreProperties>
</file>