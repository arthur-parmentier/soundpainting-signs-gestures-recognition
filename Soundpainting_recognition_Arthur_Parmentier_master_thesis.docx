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36DF" w:rsidRPr="009C1516" w:rsidRDefault="001536DF" w:rsidP="00E6654A">
      <w:pPr>
        <w:pStyle w:val="Titre"/>
      </w:pPr>
    </w:p>
    <w:p w:rsidR="001536DF" w:rsidRPr="007C437A" w:rsidRDefault="001536DF" w:rsidP="00E6654A">
      <w:pPr>
        <w:pStyle w:val="Titre"/>
      </w:pPr>
    </w:p>
    <w:p w:rsidR="001536DF" w:rsidRPr="007C437A" w:rsidRDefault="001536DF" w:rsidP="00E6654A">
      <w:pPr>
        <w:pStyle w:val="Titre"/>
      </w:pPr>
    </w:p>
    <w:p w:rsidR="00A768EF" w:rsidRPr="007C437A" w:rsidRDefault="00900BAB" w:rsidP="00DE6220">
      <w:pPr>
        <w:pStyle w:val="Titre"/>
        <w:jc w:val="center"/>
      </w:pPr>
      <w:r w:rsidRPr="007C437A">
        <w:br/>
        <w:t xml:space="preserve">Soundpainting </w:t>
      </w:r>
      <w:r w:rsidR="005D1170" w:rsidRPr="007C437A">
        <w:t>language</w:t>
      </w:r>
      <w:r w:rsidRPr="007C437A">
        <w:t xml:space="preserve"> recognition</w:t>
      </w:r>
    </w:p>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DE6220">
      <w:pPr>
        <w:jc w:val="center"/>
      </w:pPr>
    </w:p>
    <w:p w:rsidR="001536DF" w:rsidRPr="007C437A" w:rsidRDefault="00BF0ED0" w:rsidP="00DE6220">
      <w:pPr>
        <w:pStyle w:val="Titre"/>
        <w:jc w:val="center"/>
      </w:pPr>
      <w:r w:rsidRPr="007C437A">
        <w:t xml:space="preserve">EPFL DH </w:t>
      </w:r>
      <w:r w:rsidR="001536DF" w:rsidRPr="007C437A">
        <w:t>Master thesis</w:t>
      </w:r>
    </w:p>
    <w:p w:rsidR="001536DF" w:rsidRPr="007C437A" w:rsidRDefault="001536DF" w:rsidP="00DE6220">
      <w:pPr>
        <w:jc w:val="center"/>
      </w:pPr>
    </w:p>
    <w:p w:rsidR="001D7151" w:rsidRPr="007C437A" w:rsidRDefault="001536DF" w:rsidP="00DE6220">
      <w:pPr>
        <w:jc w:val="center"/>
      </w:pPr>
      <w:r w:rsidRPr="007C437A">
        <w:t>By</w:t>
      </w:r>
      <w:r w:rsidRPr="007C437A">
        <w:br/>
        <w:t>Arthur Parmentier</w:t>
      </w:r>
    </w:p>
    <w:p w:rsidR="00A768EF" w:rsidRPr="007C437A" w:rsidRDefault="001D7151" w:rsidP="00E6654A">
      <w:pPr>
        <w:pStyle w:val="Titre1"/>
      </w:pPr>
      <w:bookmarkStart w:id="2" w:name="_Toc39912162"/>
      <w:bookmarkStart w:id="3" w:name="_Toc40025927"/>
      <w:bookmarkStart w:id="4" w:name="_Toc42698909"/>
      <w:r w:rsidRPr="007C437A">
        <w:lastRenderedPageBreak/>
        <w:t>Introduction</w:t>
      </w:r>
      <w:bookmarkEnd w:id="2"/>
      <w:bookmarkEnd w:id="3"/>
      <w:bookmarkEnd w:id="4"/>
    </w:p>
    <w:p w:rsidR="001261FF" w:rsidRDefault="00126023" w:rsidP="00E6654A">
      <w:pPr>
        <w:rPr>
          <w:ins w:id="5" w:author="Arthur Parmentier" w:date="2020-06-07T19:22:00Z"/>
        </w:rPr>
      </w:pPr>
      <w:r w:rsidRPr="007C437A">
        <w:t>To be written last.</w:t>
      </w:r>
    </w:p>
    <w:p w:rsidR="00C225D0" w:rsidRDefault="00C225D0">
      <w:pPr>
        <w:rPr>
          <w:ins w:id="6" w:author="Arthur Parmentier" w:date="2020-06-07T19:22:00Z"/>
        </w:rPr>
      </w:pPr>
      <w:ins w:id="7" w:author="Arthur Parmentier" w:date="2020-06-07T19:22:00Z">
        <w:r>
          <w:br w:type="page"/>
        </w:r>
      </w:ins>
    </w:p>
    <w:p w:rsidR="00C225D0" w:rsidRPr="007C437A" w:rsidDel="00C225D0" w:rsidRDefault="00C225D0" w:rsidP="00E6654A">
      <w:pPr>
        <w:rPr>
          <w:del w:id="8" w:author="Arthur Parmentier" w:date="2020-06-07T19:22:00Z"/>
        </w:rPr>
      </w:pPr>
      <w:bookmarkStart w:id="9" w:name="_Toc42549973"/>
      <w:bookmarkStart w:id="10" w:name="_Toc42550066"/>
      <w:bookmarkStart w:id="11" w:name="_Toc42698831"/>
      <w:bookmarkStart w:id="12" w:name="_Toc42698910"/>
      <w:bookmarkEnd w:id="9"/>
      <w:bookmarkEnd w:id="10"/>
      <w:bookmarkEnd w:id="11"/>
      <w:bookmarkEnd w:id="12"/>
    </w:p>
    <w:bookmarkStart w:id="13" w:name="_Toc42698911" w:displacedByCustomXml="next"/>
    <w:sdt>
      <w:sdtPr>
        <w:rPr>
          <w:rFonts w:asciiTheme="minorHAnsi" w:eastAsia="Nunito ExtraLight" w:hAnsiTheme="minorHAnsi" w:cs="Nunito ExtraLight"/>
          <w:color w:val="auto"/>
          <w:sz w:val="22"/>
          <w:szCs w:val="22"/>
        </w:rPr>
        <w:id w:val="-939297267"/>
        <w:docPartObj>
          <w:docPartGallery w:val="Table of Contents"/>
          <w:docPartUnique/>
        </w:docPartObj>
      </w:sdtPr>
      <w:sdtContent>
        <w:p w:rsidR="00924FE7" w:rsidRPr="007C437A" w:rsidRDefault="00924FE7" w:rsidP="00E6654A">
          <w:pPr>
            <w:pStyle w:val="Titre1"/>
          </w:pPr>
          <w:r w:rsidRPr="007C437A">
            <w:t>Table des matières</w:t>
          </w:r>
          <w:bookmarkEnd w:id="13"/>
        </w:p>
        <w:p w:rsidR="00295FEB" w:rsidRDefault="00924FE7">
          <w:pPr>
            <w:pStyle w:val="TM1"/>
            <w:tabs>
              <w:tab w:val="left" w:pos="440"/>
              <w:tab w:val="right" w:leader="dot" w:pos="9736"/>
            </w:tabs>
            <w:rPr>
              <w:ins w:id="14" w:author="Arthur Parmentier" w:date="2020-06-10T16:26:00Z"/>
              <w:rFonts w:eastAsiaTheme="minorEastAsia" w:cstheme="minorBidi"/>
              <w:b w:val="0"/>
              <w:bCs w:val="0"/>
              <w:i w:val="0"/>
              <w:iCs w:val="0"/>
              <w:noProof/>
              <w:sz w:val="22"/>
              <w:szCs w:val="22"/>
              <w:lang w:val="fr-FR"/>
            </w:rPr>
          </w:pPr>
          <w:r w:rsidRPr="007C437A">
            <w:fldChar w:fldCharType="begin"/>
          </w:r>
          <w:r w:rsidRPr="007C437A">
            <w:instrText xml:space="preserve"> TOC \o "1-3" \h \z \u </w:instrText>
          </w:r>
          <w:r w:rsidRPr="007C437A">
            <w:rPr>
              <w:rPrChange w:id="15" w:author="Arthur Parmentier" w:date="2020-06-07T15:27:00Z">
                <w:rPr>
                  <w:b w:val="0"/>
                  <w:bCs w:val="0"/>
                  <w:i w:val="0"/>
                  <w:iCs w:val="0"/>
                  <w:sz w:val="22"/>
                  <w:szCs w:val="22"/>
                </w:rPr>
              </w:rPrChange>
            </w:rPr>
            <w:fldChar w:fldCharType="separate"/>
          </w:r>
          <w:ins w:id="16" w:author="Arthur Parmentier" w:date="2020-06-10T16:26:00Z">
            <w:r w:rsidR="00295FEB" w:rsidRPr="00817145">
              <w:rPr>
                <w:rStyle w:val="Lienhypertexte"/>
                <w:noProof/>
              </w:rPr>
              <w:fldChar w:fldCharType="begin"/>
            </w:r>
            <w:r w:rsidR="00295FEB" w:rsidRPr="00817145">
              <w:rPr>
                <w:rStyle w:val="Lienhypertexte"/>
                <w:noProof/>
              </w:rPr>
              <w:instrText xml:space="preserve"> </w:instrText>
            </w:r>
            <w:r w:rsidR="00295FEB">
              <w:rPr>
                <w:noProof/>
              </w:rPr>
              <w:instrText>HYPERLINK \l "_Toc42698909"</w:instrText>
            </w:r>
            <w:r w:rsidR="00295FEB" w:rsidRPr="00817145">
              <w:rPr>
                <w:rStyle w:val="Lienhypertexte"/>
                <w:noProof/>
              </w:rPr>
              <w:instrText xml:space="preserve"> </w:instrText>
            </w:r>
          </w:ins>
          <w:ins w:id="17" w:author="Arthur Parmentier" w:date="2020-06-10T16:27:00Z">
            <w:r w:rsidR="00295FEB" w:rsidRPr="00817145">
              <w:rPr>
                <w:rStyle w:val="Lienhypertexte"/>
                <w:noProof/>
              </w:rPr>
            </w:r>
          </w:ins>
          <w:ins w:id="18" w:author="Arthur Parmentier" w:date="2020-06-10T16:26:00Z">
            <w:r w:rsidR="00295FEB" w:rsidRPr="00817145">
              <w:rPr>
                <w:rStyle w:val="Lienhypertexte"/>
                <w:noProof/>
              </w:rPr>
              <w:fldChar w:fldCharType="separate"/>
            </w:r>
            <w:r w:rsidR="00295FEB" w:rsidRPr="00817145">
              <w:rPr>
                <w:rStyle w:val="Lienhypertexte"/>
                <w:noProof/>
              </w:rPr>
              <w:t>I.</w:t>
            </w:r>
            <w:r w:rsidR="00295FEB">
              <w:rPr>
                <w:rFonts w:eastAsiaTheme="minorEastAsia" w:cstheme="minorBidi"/>
                <w:b w:val="0"/>
                <w:bCs w:val="0"/>
                <w:i w:val="0"/>
                <w:iCs w:val="0"/>
                <w:noProof/>
                <w:sz w:val="22"/>
                <w:szCs w:val="22"/>
                <w:lang w:val="fr-FR"/>
              </w:rPr>
              <w:tab/>
            </w:r>
            <w:r w:rsidR="00295FEB" w:rsidRPr="00817145">
              <w:rPr>
                <w:rStyle w:val="Lienhypertexte"/>
                <w:noProof/>
              </w:rPr>
              <w:t>Introduction</w:t>
            </w:r>
            <w:r w:rsidR="00295FEB">
              <w:rPr>
                <w:noProof/>
                <w:webHidden/>
              </w:rPr>
              <w:tab/>
            </w:r>
            <w:r w:rsidR="00295FEB">
              <w:rPr>
                <w:noProof/>
                <w:webHidden/>
              </w:rPr>
              <w:fldChar w:fldCharType="begin"/>
            </w:r>
            <w:r w:rsidR="00295FEB">
              <w:rPr>
                <w:noProof/>
                <w:webHidden/>
              </w:rPr>
              <w:instrText xml:space="preserve"> PAGEREF _Toc42698909 \h </w:instrText>
            </w:r>
          </w:ins>
          <w:ins w:id="19" w:author="Arthur Parmentier" w:date="2020-06-10T16:27:00Z">
            <w:r w:rsidR="00295FEB">
              <w:rPr>
                <w:noProof/>
                <w:webHidden/>
              </w:rPr>
            </w:r>
          </w:ins>
          <w:r w:rsidR="00295FEB">
            <w:rPr>
              <w:noProof/>
              <w:webHidden/>
            </w:rPr>
            <w:fldChar w:fldCharType="separate"/>
          </w:r>
          <w:ins w:id="20" w:author="Arthur Parmentier" w:date="2020-06-10T16:27:00Z">
            <w:r w:rsidR="00295FEB">
              <w:rPr>
                <w:noProof/>
                <w:webHidden/>
              </w:rPr>
              <w:t>2</w:t>
            </w:r>
          </w:ins>
          <w:ins w:id="21" w:author="Arthur Parmentier" w:date="2020-06-10T16:26:00Z">
            <w:r w:rsidR="00295FEB">
              <w:rPr>
                <w:noProof/>
                <w:webHidden/>
              </w:rPr>
              <w:fldChar w:fldCharType="end"/>
            </w:r>
            <w:r w:rsidR="00295FEB" w:rsidRPr="00817145">
              <w:rPr>
                <w:rStyle w:val="Lienhypertexte"/>
                <w:noProof/>
              </w:rPr>
              <w:fldChar w:fldCharType="end"/>
            </w:r>
          </w:ins>
        </w:p>
        <w:p w:rsidR="00295FEB" w:rsidRDefault="00295FEB">
          <w:pPr>
            <w:pStyle w:val="TM1"/>
            <w:tabs>
              <w:tab w:val="left" w:pos="440"/>
              <w:tab w:val="right" w:leader="dot" w:pos="9736"/>
            </w:tabs>
            <w:rPr>
              <w:ins w:id="22" w:author="Arthur Parmentier" w:date="2020-06-10T16:26:00Z"/>
              <w:rFonts w:eastAsiaTheme="minorEastAsia" w:cstheme="minorBidi"/>
              <w:b w:val="0"/>
              <w:bCs w:val="0"/>
              <w:i w:val="0"/>
              <w:iCs w:val="0"/>
              <w:noProof/>
              <w:sz w:val="22"/>
              <w:szCs w:val="22"/>
              <w:lang w:val="fr-FR"/>
            </w:rPr>
          </w:pPr>
          <w:ins w:id="23"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"_Toc42698911"</w:instrText>
            </w:r>
            <w:r w:rsidRPr="00817145">
              <w:rPr>
                <w:rStyle w:val="Lienhypertexte"/>
                <w:noProof/>
              </w:rPr>
              <w:instrText xml:space="preserve"> </w:instrText>
            </w:r>
          </w:ins>
          <w:ins w:id="24" w:author="Arthur Parmentier" w:date="2020-06-10T16:27:00Z">
            <w:r w:rsidRPr="00817145">
              <w:rPr>
                <w:rStyle w:val="Lienhypertexte"/>
                <w:noProof/>
              </w:rPr>
            </w:r>
          </w:ins>
          <w:ins w:id="25" w:author="Arthur Parmentier" w:date="2020-06-10T16:26:00Z">
            <w:r w:rsidRPr="00817145">
              <w:rPr>
                <w:rStyle w:val="Lienhypertexte"/>
                <w:noProof/>
              </w:rPr>
              <w:fldChar w:fldCharType="separate"/>
            </w:r>
            <w:r w:rsidRPr="00817145">
              <w:rPr>
                <w:rStyle w:val="Lienhypertexte"/>
                <w:noProof/>
              </w:rPr>
              <w:t>II.</w:t>
            </w:r>
            <w:r>
              <w:rPr>
                <w:rFonts w:eastAsiaTheme="minorEastAsia" w:cstheme="minorBidi"/>
                <w:b w:val="0"/>
                <w:bCs w:val="0"/>
                <w:i w:val="0"/>
                <w:iCs w:val="0"/>
                <w:noProof/>
                <w:sz w:val="22"/>
                <w:szCs w:val="22"/>
                <w:lang w:val="fr-FR"/>
              </w:rPr>
              <w:tab/>
            </w:r>
            <w:r w:rsidRPr="00817145">
              <w:rPr>
                <w:rStyle w:val="Lienhypertexte"/>
                <w:noProof/>
              </w:rPr>
              <w:t>Table des matières</w:t>
            </w:r>
            <w:r>
              <w:rPr>
                <w:noProof/>
                <w:webHidden/>
              </w:rPr>
              <w:tab/>
            </w:r>
            <w:r>
              <w:rPr>
                <w:noProof/>
                <w:webHidden/>
              </w:rPr>
              <w:fldChar w:fldCharType="begin"/>
            </w:r>
            <w:r>
              <w:rPr>
                <w:noProof/>
                <w:webHidden/>
              </w:rPr>
              <w:instrText xml:space="preserve"> PAGEREF _Toc42698911 \h </w:instrText>
            </w:r>
          </w:ins>
          <w:ins w:id="26" w:author="Arthur Parmentier" w:date="2020-06-10T16:27:00Z">
            <w:r>
              <w:rPr>
                <w:noProof/>
                <w:webHidden/>
              </w:rPr>
            </w:r>
          </w:ins>
          <w:r>
            <w:rPr>
              <w:noProof/>
              <w:webHidden/>
            </w:rPr>
            <w:fldChar w:fldCharType="separate"/>
          </w:r>
          <w:ins w:id="27" w:author="Arthur Parmentier" w:date="2020-06-10T16:27:00Z">
            <w:r>
              <w:rPr>
                <w:noProof/>
                <w:webHidden/>
              </w:rPr>
              <w:t>3</w:t>
            </w:r>
          </w:ins>
          <w:ins w:id="28" w:author="Arthur Parmentier" w:date="2020-06-10T16:26:00Z">
            <w:r>
              <w:rPr>
                <w:noProof/>
                <w:webHidden/>
              </w:rPr>
              <w:fldChar w:fldCharType="end"/>
            </w:r>
            <w:r w:rsidRPr="00817145">
              <w:rPr>
                <w:rStyle w:val="Lienhypertexte"/>
                <w:noProof/>
              </w:rPr>
              <w:fldChar w:fldCharType="end"/>
            </w:r>
          </w:ins>
        </w:p>
        <w:p w:rsidR="00295FEB" w:rsidRDefault="00295FEB">
          <w:pPr>
            <w:pStyle w:val="TM1"/>
            <w:tabs>
              <w:tab w:val="right" w:leader="dot" w:pos="9736"/>
            </w:tabs>
            <w:rPr>
              <w:ins w:id="29" w:author="Arthur Parmentier" w:date="2020-06-10T16:26:00Z"/>
              <w:rFonts w:eastAsiaTheme="minorEastAsia" w:cstheme="minorBidi"/>
              <w:b w:val="0"/>
              <w:bCs w:val="0"/>
              <w:i w:val="0"/>
              <w:iCs w:val="0"/>
              <w:noProof/>
              <w:sz w:val="22"/>
              <w:szCs w:val="22"/>
              <w:lang w:val="fr-FR"/>
            </w:rPr>
          </w:pPr>
          <w:ins w:id="3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"_Toc42698912"</w:instrText>
            </w:r>
            <w:r w:rsidRPr="00817145">
              <w:rPr>
                <w:rStyle w:val="Lienhypertexte"/>
                <w:noProof/>
              </w:rPr>
              <w:instrText xml:space="preserve"> </w:instrText>
            </w:r>
          </w:ins>
          <w:ins w:id="31" w:author="Arthur Parmentier" w:date="2020-06-10T16:27:00Z">
            <w:r w:rsidRPr="00817145">
              <w:rPr>
                <w:rStyle w:val="Lienhypertexte"/>
                <w:noProof/>
              </w:rPr>
            </w:r>
          </w:ins>
          <w:ins w:id="32" w:author="Arthur Parmentier" w:date="2020-06-10T16:26:00Z">
            <w:r w:rsidRPr="00817145">
              <w:rPr>
                <w:rStyle w:val="Lienhypertexte"/>
                <w:noProof/>
              </w:rPr>
              <w:fldChar w:fldCharType="separate"/>
            </w:r>
            <w:r>
              <w:rPr>
                <w:rFonts w:eastAsiaTheme="minorEastAsia" w:cstheme="minorBidi"/>
                <w:b w:val="0"/>
                <w:bCs w:val="0"/>
                <w:i w:val="0"/>
                <w:iCs w:val="0"/>
                <w:noProof/>
                <w:sz w:val="22"/>
                <w:szCs w:val="22"/>
                <w:lang w:val="fr-FR"/>
              </w:rPr>
              <w:tab/>
            </w:r>
            <w:r w:rsidRPr="00817145">
              <w:rPr>
                <w:rStyle w:val="Lienhypertexte"/>
                <w:noProof/>
              </w:rPr>
              <w:t>Theoretical part</w:t>
            </w:r>
            <w:r>
              <w:rPr>
                <w:noProof/>
                <w:webHidden/>
              </w:rPr>
              <w:tab/>
            </w:r>
            <w:r>
              <w:rPr>
                <w:noProof/>
                <w:webHidden/>
              </w:rPr>
              <w:fldChar w:fldCharType="begin"/>
            </w:r>
            <w:r>
              <w:rPr>
                <w:noProof/>
                <w:webHidden/>
              </w:rPr>
              <w:instrText xml:space="preserve"> PAGEREF _Toc42698912 \h </w:instrText>
            </w:r>
          </w:ins>
          <w:ins w:id="33" w:author="Arthur Parmentier" w:date="2020-06-10T16:27:00Z">
            <w:r>
              <w:rPr>
                <w:noProof/>
                <w:webHidden/>
              </w:rPr>
            </w:r>
          </w:ins>
          <w:r>
            <w:rPr>
              <w:noProof/>
              <w:webHidden/>
            </w:rPr>
            <w:fldChar w:fldCharType="separate"/>
          </w:r>
          <w:ins w:id="34" w:author="Arthur Parmentier" w:date="2020-06-10T16:27:00Z">
            <w:r>
              <w:rPr>
                <w:noProof/>
                <w:webHidden/>
              </w:rPr>
              <w:t>5</w:t>
            </w:r>
          </w:ins>
          <w:ins w:id="35" w:author="Arthur Parmentier" w:date="2020-06-10T16:26:00Z">
            <w:r>
              <w:rPr>
                <w:noProof/>
                <w:webHidden/>
              </w:rPr>
              <w:fldChar w:fldCharType="end"/>
            </w:r>
            <w:r w:rsidRPr="00817145">
              <w:rPr>
                <w:rStyle w:val="Lienhypertexte"/>
                <w:noProof/>
              </w:rPr>
              <w:fldChar w:fldCharType="end"/>
            </w:r>
          </w:ins>
        </w:p>
        <w:p w:rsidR="00295FEB" w:rsidRDefault="00295FEB">
          <w:pPr>
            <w:pStyle w:val="TM1"/>
            <w:tabs>
              <w:tab w:val="right" w:leader="dot" w:pos="9736"/>
            </w:tabs>
            <w:rPr>
              <w:ins w:id="36" w:author="Arthur Parmentier" w:date="2020-06-10T16:26:00Z"/>
              <w:rFonts w:eastAsiaTheme="minorEastAsia" w:cstheme="minorBidi"/>
              <w:b w:val="0"/>
              <w:bCs w:val="0"/>
              <w:i w:val="0"/>
              <w:iCs w:val="0"/>
              <w:noProof/>
              <w:sz w:val="22"/>
              <w:szCs w:val="22"/>
              <w:lang w:val="fr-FR"/>
            </w:rPr>
          </w:pPr>
          <w:ins w:id="37"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"_Toc42698913"</w:instrText>
            </w:r>
            <w:r w:rsidRPr="00817145">
              <w:rPr>
                <w:rStyle w:val="Lienhypertexte"/>
                <w:noProof/>
              </w:rPr>
              <w:instrText xml:space="preserve"> </w:instrText>
            </w:r>
          </w:ins>
          <w:ins w:id="38" w:author="Arthur Parmentier" w:date="2020-06-10T16:27:00Z">
            <w:r w:rsidRPr="00817145">
              <w:rPr>
                <w:rStyle w:val="Lienhypertexte"/>
                <w:noProof/>
              </w:rPr>
            </w:r>
          </w:ins>
          <w:ins w:id="39" w:author="Arthur Parmentier" w:date="2020-06-10T16:26:00Z">
            <w:r w:rsidRPr="00817145">
              <w:rPr>
                <w:rStyle w:val="Lienhypertexte"/>
                <w:noProof/>
              </w:rPr>
              <w:fldChar w:fldCharType="separate"/>
            </w:r>
            <w:r w:rsidRPr="00817145">
              <w:rPr>
                <w:rStyle w:val="Lienhypertexte"/>
                <w:noProof/>
              </w:rPr>
              <w:t>III.</w:t>
            </w:r>
            <w:r>
              <w:rPr>
                <w:noProof/>
                <w:webHidden/>
              </w:rPr>
              <w:tab/>
            </w:r>
            <w:r>
              <w:rPr>
                <w:noProof/>
                <w:webHidden/>
              </w:rPr>
              <w:fldChar w:fldCharType="begin"/>
            </w:r>
            <w:r>
              <w:rPr>
                <w:noProof/>
                <w:webHidden/>
              </w:rPr>
              <w:instrText xml:space="preserve"> PAGEREF _Toc42698913 \h </w:instrText>
            </w:r>
          </w:ins>
          <w:ins w:id="40" w:author="Arthur Parmentier" w:date="2020-06-10T16:27:00Z">
            <w:r>
              <w:rPr>
                <w:noProof/>
                <w:webHidden/>
              </w:rPr>
            </w:r>
          </w:ins>
          <w:r>
            <w:rPr>
              <w:noProof/>
              <w:webHidden/>
            </w:rPr>
            <w:fldChar w:fldCharType="separate"/>
          </w:r>
          <w:ins w:id="41" w:author="Arthur Parmentier" w:date="2020-06-10T16:27:00Z">
            <w:r>
              <w:rPr>
                <w:noProof/>
                <w:webHidden/>
              </w:rPr>
              <w:t>5</w:t>
            </w:r>
          </w:ins>
          <w:ins w:id="42"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43" w:author="Arthur Parmentier" w:date="2020-06-10T16:26:00Z"/>
              <w:rFonts w:eastAsiaTheme="minorEastAsia" w:cstheme="minorBidi"/>
              <w:b w:val="0"/>
              <w:bCs w:val="0"/>
              <w:noProof/>
              <w:lang w:val="fr-FR"/>
            </w:rPr>
          </w:pPr>
          <w:ins w:id="4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"_Toc42698914"</w:instrText>
            </w:r>
            <w:r w:rsidRPr="00817145">
              <w:rPr>
                <w:rStyle w:val="Lienhypertexte"/>
                <w:noProof/>
              </w:rPr>
              <w:instrText xml:space="preserve"> </w:instrText>
            </w:r>
          </w:ins>
          <w:ins w:id="45" w:author="Arthur Parmentier" w:date="2020-06-10T16:27:00Z">
            <w:r w:rsidRPr="00817145">
              <w:rPr>
                <w:rStyle w:val="Lienhypertexte"/>
                <w:noProof/>
              </w:rPr>
            </w:r>
          </w:ins>
          <w:ins w:id="46" w:author="Arthur Parmentier" w:date="2020-06-10T16:26:00Z">
            <w:r w:rsidRPr="00817145">
              <w:rPr>
                <w:rStyle w:val="Lienhypertexte"/>
                <w:noProof/>
              </w:rPr>
              <w:fldChar w:fldCharType="separate"/>
            </w:r>
            <w:r w:rsidRPr="00817145">
              <w:rPr>
                <w:rStyle w:val="Lienhypertexte"/>
                <w:noProof/>
              </w:rPr>
              <w:t>A.</w:t>
            </w:r>
            <w:r>
              <w:rPr>
                <w:rFonts w:eastAsiaTheme="minorEastAsia" w:cstheme="minorBidi"/>
                <w:b w:val="0"/>
                <w:bCs w:val="0"/>
                <w:noProof/>
                <w:lang w:val="fr-FR"/>
              </w:rPr>
              <w:tab/>
            </w:r>
            <w:r w:rsidRPr="00817145">
              <w:rPr>
                <w:rStyle w:val="Lienhypertexte"/>
                <w:noProof/>
              </w:rPr>
              <w:t>A brief history of Soundpainting</w:t>
            </w:r>
            <w:r>
              <w:rPr>
                <w:noProof/>
                <w:webHidden/>
              </w:rPr>
              <w:tab/>
            </w:r>
            <w:r>
              <w:rPr>
                <w:noProof/>
                <w:webHidden/>
              </w:rPr>
              <w:fldChar w:fldCharType="begin"/>
            </w:r>
            <w:r>
              <w:rPr>
                <w:noProof/>
                <w:webHidden/>
              </w:rPr>
              <w:instrText xml:space="preserve"> PAGEREF _Toc42698914 \h </w:instrText>
            </w:r>
          </w:ins>
          <w:ins w:id="47" w:author="Arthur Parmentier" w:date="2020-06-10T16:27:00Z">
            <w:r>
              <w:rPr>
                <w:noProof/>
                <w:webHidden/>
              </w:rPr>
            </w:r>
          </w:ins>
          <w:r>
            <w:rPr>
              <w:noProof/>
              <w:webHidden/>
            </w:rPr>
            <w:fldChar w:fldCharType="separate"/>
          </w:r>
          <w:ins w:id="48" w:author="Arthur Parmentier" w:date="2020-06-10T16:27:00Z">
            <w:r>
              <w:rPr>
                <w:noProof/>
                <w:webHidden/>
              </w:rPr>
              <w:t>5</w:t>
            </w:r>
          </w:ins>
          <w:ins w:id="49"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50" w:author="Arthur Parmentier" w:date="2020-06-10T16:26:00Z"/>
              <w:rFonts w:eastAsiaTheme="minorEastAsia" w:cstheme="minorBidi"/>
              <w:noProof/>
              <w:sz w:val="22"/>
              <w:szCs w:val="22"/>
              <w:lang w:val="fr-FR"/>
            </w:rPr>
          </w:pPr>
          <w:ins w:id="51"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"_Toc42698915"</w:instrText>
            </w:r>
            <w:r w:rsidRPr="00817145">
              <w:rPr>
                <w:rStyle w:val="Lienhypertexte"/>
                <w:noProof/>
              </w:rPr>
              <w:instrText xml:space="preserve"> </w:instrText>
            </w:r>
          </w:ins>
          <w:ins w:id="52" w:author="Arthur Parmentier" w:date="2020-06-10T16:27:00Z">
            <w:r w:rsidRPr="00817145">
              <w:rPr>
                <w:rStyle w:val="Lienhypertexte"/>
                <w:noProof/>
              </w:rPr>
            </w:r>
          </w:ins>
          <w:ins w:id="53" w:author="Arthur Parmentier" w:date="2020-06-10T16:26:00Z">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Back in Woodstock 1974: emergence in emergency</w:t>
            </w:r>
            <w:r>
              <w:rPr>
                <w:noProof/>
                <w:webHidden/>
              </w:rPr>
              <w:tab/>
            </w:r>
            <w:r>
              <w:rPr>
                <w:noProof/>
                <w:webHidden/>
              </w:rPr>
              <w:fldChar w:fldCharType="begin"/>
            </w:r>
            <w:r>
              <w:rPr>
                <w:noProof/>
                <w:webHidden/>
              </w:rPr>
              <w:instrText xml:space="preserve"> PAGEREF _Toc42698915 \h </w:instrText>
            </w:r>
          </w:ins>
          <w:ins w:id="54" w:author="Arthur Parmentier" w:date="2020-06-10T16:27:00Z">
            <w:r>
              <w:rPr>
                <w:noProof/>
                <w:webHidden/>
              </w:rPr>
            </w:r>
          </w:ins>
          <w:r>
            <w:rPr>
              <w:noProof/>
              <w:webHidden/>
            </w:rPr>
            <w:fldChar w:fldCharType="separate"/>
          </w:r>
          <w:ins w:id="55" w:author="Arthur Parmentier" w:date="2020-06-10T16:27:00Z">
            <w:r>
              <w:rPr>
                <w:noProof/>
                <w:webHidden/>
              </w:rPr>
              <w:t>5</w:t>
            </w:r>
          </w:ins>
          <w:ins w:id="5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57" w:author="Arthur Parmentier" w:date="2020-06-10T16:26:00Z"/>
              <w:rFonts w:eastAsiaTheme="minorEastAsia" w:cstheme="minorBidi"/>
              <w:noProof/>
              <w:sz w:val="22"/>
              <w:szCs w:val="22"/>
              <w:lang w:val="fr-FR"/>
            </w:rPr>
          </w:pPr>
          <w:ins w:id="5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"_Toc42698916"</w:instrText>
            </w:r>
            <w:r w:rsidRPr="00817145">
              <w:rPr>
                <w:rStyle w:val="Lienhypertexte"/>
                <w:noProof/>
              </w:rPr>
              <w:instrText xml:space="preserve"> </w:instrText>
            </w:r>
          </w:ins>
          <w:ins w:id="59" w:author="Arthur Parmentier" w:date="2020-06-10T16:27:00Z">
            <w:r w:rsidRPr="00817145">
              <w:rPr>
                <w:rStyle w:val="Lienhypertexte"/>
                <w:noProof/>
              </w:rPr>
            </w:r>
          </w:ins>
          <w:ins w:id="60" w:author="Arthur Parmentier" w:date="2020-06-10T16:26:00Z">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Developments</w:t>
            </w:r>
            <w:r>
              <w:rPr>
                <w:noProof/>
                <w:webHidden/>
              </w:rPr>
              <w:tab/>
            </w:r>
            <w:r>
              <w:rPr>
                <w:noProof/>
                <w:webHidden/>
              </w:rPr>
              <w:fldChar w:fldCharType="begin"/>
            </w:r>
            <w:r>
              <w:rPr>
                <w:noProof/>
                <w:webHidden/>
              </w:rPr>
              <w:instrText xml:space="preserve"> PAGEREF _Toc42698916 \h </w:instrText>
            </w:r>
          </w:ins>
          <w:ins w:id="61" w:author="Arthur Parmentier" w:date="2020-06-10T16:27:00Z">
            <w:r>
              <w:rPr>
                <w:noProof/>
                <w:webHidden/>
              </w:rPr>
            </w:r>
          </w:ins>
          <w:r>
            <w:rPr>
              <w:noProof/>
              <w:webHidden/>
            </w:rPr>
            <w:fldChar w:fldCharType="separate"/>
          </w:r>
          <w:ins w:id="62" w:author="Arthur Parmentier" w:date="2020-06-10T16:27:00Z">
            <w:r>
              <w:rPr>
                <w:noProof/>
                <w:webHidden/>
              </w:rPr>
              <w:t>6</w:t>
            </w:r>
          </w:ins>
          <w:ins w:id="63"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64" w:author="Arthur Parmentier" w:date="2020-06-10T16:26:00Z"/>
              <w:rFonts w:eastAsiaTheme="minorEastAsia" w:cstheme="minorBidi"/>
              <w:b w:val="0"/>
              <w:bCs w:val="0"/>
              <w:noProof/>
              <w:lang w:val="fr-FR"/>
            </w:rPr>
          </w:pPr>
          <w:ins w:id="65"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"_Toc42698917"</w:instrText>
            </w:r>
            <w:r w:rsidRPr="00817145">
              <w:rPr>
                <w:rStyle w:val="Lienhypertexte"/>
                <w:noProof/>
              </w:rPr>
              <w:instrText xml:space="preserve"> </w:instrText>
            </w:r>
          </w:ins>
          <w:ins w:id="66" w:author="Arthur Parmentier" w:date="2020-06-10T16:27:00Z">
            <w:r w:rsidRPr="00817145">
              <w:rPr>
                <w:rStyle w:val="Lienhypertexte"/>
                <w:noProof/>
              </w:rPr>
            </w:r>
          </w:ins>
          <w:ins w:id="67" w:author="Arthur Parmentier" w:date="2020-06-10T16:26:00Z">
            <w:r w:rsidRPr="00817145">
              <w:rPr>
                <w:rStyle w:val="Lienhypertexte"/>
                <w:noProof/>
              </w:rPr>
              <w:fldChar w:fldCharType="separate"/>
            </w:r>
            <w:r w:rsidRPr="00817145">
              <w:rPr>
                <w:rStyle w:val="Lienhypertexte"/>
                <w:noProof/>
              </w:rPr>
              <w:t>B.</w:t>
            </w:r>
            <w:r>
              <w:rPr>
                <w:rFonts w:eastAsiaTheme="minorEastAsia" w:cstheme="minorBidi"/>
                <w:b w:val="0"/>
                <w:bCs w:val="0"/>
                <w:noProof/>
                <w:lang w:val="fr-FR"/>
              </w:rPr>
              <w:tab/>
            </w:r>
            <w:r w:rsidRPr="00817145">
              <w:rPr>
                <w:rStyle w:val="Lienhypertexte"/>
                <w:noProof/>
              </w:rPr>
              <w:t>Historical and theoretical context</w:t>
            </w:r>
            <w:r>
              <w:rPr>
                <w:noProof/>
                <w:webHidden/>
              </w:rPr>
              <w:tab/>
            </w:r>
            <w:r>
              <w:rPr>
                <w:noProof/>
                <w:webHidden/>
              </w:rPr>
              <w:fldChar w:fldCharType="begin"/>
            </w:r>
            <w:r>
              <w:rPr>
                <w:noProof/>
                <w:webHidden/>
              </w:rPr>
              <w:instrText xml:space="preserve"> PAGEREF _Toc42698917 \h </w:instrText>
            </w:r>
          </w:ins>
          <w:ins w:id="68" w:author="Arthur Parmentier" w:date="2020-06-10T16:27:00Z">
            <w:r>
              <w:rPr>
                <w:noProof/>
                <w:webHidden/>
              </w:rPr>
            </w:r>
          </w:ins>
          <w:r>
            <w:rPr>
              <w:noProof/>
              <w:webHidden/>
            </w:rPr>
            <w:fldChar w:fldCharType="separate"/>
          </w:r>
          <w:ins w:id="69" w:author="Arthur Parmentier" w:date="2020-06-10T16:27:00Z">
            <w:r>
              <w:rPr>
                <w:noProof/>
                <w:webHidden/>
              </w:rPr>
              <w:t>10</w:t>
            </w:r>
          </w:ins>
          <w:ins w:id="7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71" w:author="Arthur Parmentier" w:date="2020-06-10T16:26:00Z"/>
              <w:rFonts w:eastAsiaTheme="minorEastAsia" w:cstheme="minorBidi"/>
              <w:noProof/>
              <w:sz w:val="22"/>
              <w:szCs w:val="22"/>
              <w:lang w:val="fr-FR"/>
            </w:rPr>
          </w:pPr>
          <w:ins w:id="7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"_Toc42698918"</w:instrText>
            </w:r>
            <w:r w:rsidRPr="00817145">
              <w:rPr>
                <w:rStyle w:val="Lienhypertexte"/>
                <w:noProof/>
              </w:rPr>
              <w:instrText xml:space="preserve"> </w:instrText>
            </w:r>
          </w:ins>
          <w:ins w:id="73" w:author="Arthur Parmentier" w:date="2020-06-10T16:27:00Z">
            <w:r w:rsidRPr="00817145">
              <w:rPr>
                <w:rStyle w:val="Lienhypertexte"/>
                <w:noProof/>
              </w:rPr>
            </w:r>
          </w:ins>
          <w:ins w:id="74" w:author="Arthur Parmentier" w:date="2020-06-10T16:26:00Z">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Signs and linguistics</w:t>
            </w:r>
            <w:r>
              <w:rPr>
                <w:noProof/>
                <w:webHidden/>
              </w:rPr>
              <w:tab/>
            </w:r>
            <w:r>
              <w:rPr>
                <w:noProof/>
                <w:webHidden/>
              </w:rPr>
              <w:fldChar w:fldCharType="begin"/>
            </w:r>
            <w:r>
              <w:rPr>
                <w:noProof/>
                <w:webHidden/>
              </w:rPr>
              <w:instrText xml:space="preserve"> PAGEREF _Toc42698918 \h </w:instrText>
            </w:r>
          </w:ins>
          <w:ins w:id="75" w:author="Arthur Parmentier" w:date="2020-06-10T16:27:00Z">
            <w:r>
              <w:rPr>
                <w:noProof/>
                <w:webHidden/>
              </w:rPr>
            </w:r>
          </w:ins>
          <w:r>
            <w:rPr>
              <w:noProof/>
              <w:webHidden/>
            </w:rPr>
            <w:fldChar w:fldCharType="separate"/>
          </w:r>
          <w:ins w:id="76" w:author="Arthur Parmentier" w:date="2020-06-10T16:27:00Z">
            <w:r>
              <w:rPr>
                <w:noProof/>
                <w:webHidden/>
              </w:rPr>
              <w:t>10</w:t>
            </w:r>
          </w:ins>
          <w:ins w:id="77"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78" w:author="Arthur Parmentier" w:date="2020-06-10T16:26:00Z"/>
              <w:rFonts w:eastAsiaTheme="minorEastAsia" w:cstheme="minorBidi"/>
              <w:noProof/>
              <w:sz w:val="22"/>
              <w:szCs w:val="22"/>
              <w:lang w:val="fr-FR"/>
            </w:rPr>
          </w:pPr>
          <w:ins w:id="79"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"_Toc42698919"</w:instrText>
            </w:r>
            <w:r w:rsidRPr="00817145">
              <w:rPr>
                <w:rStyle w:val="Lienhypertexte"/>
                <w:noProof/>
              </w:rPr>
              <w:instrText xml:space="preserve"> </w:instrText>
            </w:r>
          </w:ins>
          <w:ins w:id="80" w:author="Arthur Parmentier" w:date="2020-06-10T16:27:00Z">
            <w:r w:rsidRPr="00817145">
              <w:rPr>
                <w:rStyle w:val="Lienhypertexte"/>
                <w:noProof/>
              </w:rPr>
            </w:r>
          </w:ins>
          <w:ins w:id="81" w:author="Arthur Parmentier" w:date="2020-06-10T16:26:00Z">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Gestural signs for communication: a long history</w:t>
            </w:r>
            <w:r>
              <w:rPr>
                <w:noProof/>
                <w:webHidden/>
              </w:rPr>
              <w:tab/>
            </w:r>
            <w:r>
              <w:rPr>
                <w:noProof/>
                <w:webHidden/>
              </w:rPr>
              <w:fldChar w:fldCharType="begin"/>
            </w:r>
            <w:r>
              <w:rPr>
                <w:noProof/>
                <w:webHidden/>
              </w:rPr>
              <w:instrText xml:space="preserve"> PAGEREF _Toc42698919 \h </w:instrText>
            </w:r>
          </w:ins>
          <w:ins w:id="82" w:author="Arthur Parmentier" w:date="2020-06-10T16:27:00Z">
            <w:r>
              <w:rPr>
                <w:noProof/>
                <w:webHidden/>
              </w:rPr>
            </w:r>
          </w:ins>
          <w:r>
            <w:rPr>
              <w:noProof/>
              <w:webHidden/>
            </w:rPr>
            <w:fldChar w:fldCharType="separate"/>
          </w:r>
          <w:ins w:id="83" w:author="Arthur Parmentier" w:date="2020-06-10T16:27:00Z">
            <w:r>
              <w:rPr>
                <w:noProof/>
                <w:webHidden/>
              </w:rPr>
              <w:t>14</w:t>
            </w:r>
          </w:ins>
          <w:ins w:id="84"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85" w:author="Arthur Parmentier" w:date="2020-06-10T16:26:00Z"/>
              <w:rFonts w:eastAsiaTheme="minorEastAsia" w:cstheme="minorBidi"/>
              <w:noProof/>
              <w:sz w:val="22"/>
              <w:szCs w:val="22"/>
              <w:lang w:val="fr-FR"/>
            </w:rPr>
          </w:pPr>
          <w:ins w:id="8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"_Toc42698921"</w:instrText>
            </w:r>
            <w:r w:rsidRPr="00817145">
              <w:rPr>
                <w:rStyle w:val="Lienhypertexte"/>
                <w:noProof/>
              </w:rPr>
              <w:instrText xml:space="preserve"> </w:instrText>
            </w:r>
          </w:ins>
          <w:ins w:id="87" w:author="Arthur Parmentier" w:date="2020-06-10T16:27:00Z">
            <w:r w:rsidRPr="00817145">
              <w:rPr>
                <w:rStyle w:val="Lienhypertexte"/>
                <w:noProof/>
              </w:rPr>
            </w:r>
          </w:ins>
          <w:ins w:id="88" w:author="Arthur Parmentier" w:date="2020-06-10T16:26:00Z">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Real-time composition/improvisation/generative music in the XXth century</w:t>
            </w:r>
            <w:r>
              <w:rPr>
                <w:noProof/>
                <w:webHidden/>
              </w:rPr>
              <w:tab/>
            </w:r>
            <w:r>
              <w:rPr>
                <w:noProof/>
                <w:webHidden/>
              </w:rPr>
              <w:fldChar w:fldCharType="begin"/>
            </w:r>
            <w:r>
              <w:rPr>
                <w:noProof/>
                <w:webHidden/>
              </w:rPr>
              <w:instrText xml:space="preserve"> PAGEREF _Toc42698921 \h </w:instrText>
            </w:r>
          </w:ins>
          <w:ins w:id="89" w:author="Arthur Parmentier" w:date="2020-06-10T16:27:00Z">
            <w:r>
              <w:rPr>
                <w:noProof/>
                <w:webHidden/>
              </w:rPr>
            </w:r>
          </w:ins>
          <w:r>
            <w:rPr>
              <w:noProof/>
              <w:webHidden/>
            </w:rPr>
            <w:fldChar w:fldCharType="separate"/>
          </w:r>
          <w:ins w:id="90" w:author="Arthur Parmentier" w:date="2020-06-10T16:27:00Z">
            <w:r>
              <w:rPr>
                <w:noProof/>
                <w:webHidden/>
              </w:rPr>
              <w:t>17</w:t>
            </w:r>
          </w:ins>
          <w:ins w:id="91"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92" w:author="Arthur Parmentier" w:date="2020-06-10T16:26:00Z"/>
              <w:rFonts w:eastAsiaTheme="minorEastAsia" w:cstheme="minorBidi"/>
              <w:b w:val="0"/>
              <w:bCs w:val="0"/>
              <w:noProof/>
              <w:lang w:val="fr-FR"/>
            </w:rPr>
          </w:pPr>
          <w:ins w:id="93"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"_Toc42698926"</w:instrText>
            </w:r>
            <w:r w:rsidRPr="00817145">
              <w:rPr>
                <w:rStyle w:val="Lienhypertexte"/>
                <w:noProof/>
              </w:rPr>
              <w:instrText xml:space="preserve"> </w:instrText>
            </w:r>
          </w:ins>
          <w:ins w:id="94" w:author="Arthur Parmentier" w:date="2020-06-10T16:27:00Z">
            <w:r w:rsidRPr="00817145">
              <w:rPr>
                <w:rStyle w:val="Lienhypertexte"/>
                <w:noProof/>
              </w:rPr>
            </w:r>
          </w:ins>
          <w:ins w:id="95" w:author="Arthur Parmentier" w:date="2020-06-10T16:26:00Z">
            <w:r w:rsidRPr="00817145">
              <w:rPr>
                <w:rStyle w:val="Lienhypertexte"/>
                <w:noProof/>
              </w:rPr>
              <w:fldChar w:fldCharType="separate"/>
            </w:r>
            <w:r w:rsidRPr="00817145">
              <w:rPr>
                <w:rStyle w:val="Lienhypertexte"/>
                <w:noProof/>
              </w:rPr>
              <w:t>C.</w:t>
            </w:r>
            <w:r>
              <w:rPr>
                <w:rFonts w:eastAsiaTheme="minorEastAsia" w:cstheme="minorBidi"/>
                <w:b w:val="0"/>
                <w:bCs w:val="0"/>
                <w:noProof/>
                <w:lang w:val="fr-FR"/>
              </w:rPr>
              <w:tab/>
            </w:r>
            <w:r w:rsidRPr="00817145">
              <w:rPr>
                <w:rStyle w:val="Lienhypertexte"/>
                <w:noProof/>
              </w:rPr>
              <w:t>(abstract) Mechanisms and concepts of Soundpainting (a theoretical model of SP)</w:t>
            </w:r>
            <w:r>
              <w:rPr>
                <w:noProof/>
                <w:webHidden/>
              </w:rPr>
              <w:tab/>
            </w:r>
            <w:r>
              <w:rPr>
                <w:noProof/>
                <w:webHidden/>
              </w:rPr>
              <w:fldChar w:fldCharType="begin"/>
            </w:r>
            <w:r>
              <w:rPr>
                <w:noProof/>
                <w:webHidden/>
              </w:rPr>
              <w:instrText xml:space="preserve"> PAGEREF _Toc42698926 \h </w:instrText>
            </w:r>
          </w:ins>
          <w:ins w:id="96" w:author="Arthur Parmentier" w:date="2020-06-10T16:27:00Z">
            <w:r>
              <w:rPr>
                <w:noProof/>
                <w:webHidden/>
              </w:rPr>
            </w:r>
          </w:ins>
          <w:r>
            <w:rPr>
              <w:noProof/>
              <w:webHidden/>
            </w:rPr>
            <w:fldChar w:fldCharType="separate"/>
          </w:r>
          <w:ins w:id="97" w:author="Arthur Parmentier" w:date="2020-06-10T16:27:00Z">
            <w:r>
              <w:rPr>
                <w:noProof/>
                <w:webHidden/>
              </w:rPr>
              <w:t>17</w:t>
            </w:r>
          </w:ins>
          <w:ins w:id="98"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99" w:author="Arthur Parmentier" w:date="2020-06-10T16:26:00Z"/>
              <w:rFonts w:eastAsiaTheme="minorEastAsia" w:cstheme="minorBidi"/>
              <w:noProof/>
              <w:sz w:val="22"/>
              <w:szCs w:val="22"/>
              <w:lang w:val="fr-FR"/>
            </w:rPr>
          </w:pPr>
          <w:ins w:id="10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"_Toc42698927"</w:instrText>
            </w:r>
            <w:r w:rsidRPr="00817145">
              <w:rPr>
                <w:rStyle w:val="Lienhypertexte"/>
                <w:noProof/>
              </w:rPr>
              <w:instrText xml:space="preserve"> </w:instrText>
            </w:r>
          </w:ins>
          <w:ins w:id="101" w:author="Arthur Parmentier" w:date="2020-06-10T16:27:00Z">
            <w:r w:rsidRPr="00817145">
              <w:rPr>
                <w:rStyle w:val="Lienhypertexte"/>
                <w:noProof/>
              </w:rPr>
            </w:r>
          </w:ins>
          <w:ins w:id="102" w:author="Arthur Parmentier" w:date="2020-06-10T16:26:00Z">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Preliminary remarks</w:t>
            </w:r>
            <w:r>
              <w:rPr>
                <w:noProof/>
                <w:webHidden/>
              </w:rPr>
              <w:tab/>
            </w:r>
            <w:r>
              <w:rPr>
                <w:noProof/>
                <w:webHidden/>
              </w:rPr>
              <w:fldChar w:fldCharType="begin"/>
            </w:r>
            <w:r>
              <w:rPr>
                <w:noProof/>
                <w:webHidden/>
              </w:rPr>
              <w:instrText xml:space="preserve"> PAGEREF _Toc42698927 \h </w:instrText>
            </w:r>
          </w:ins>
          <w:ins w:id="103" w:author="Arthur Parmentier" w:date="2020-06-10T16:27:00Z">
            <w:r>
              <w:rPr>
                <w:noProof/>
                <w:webHidden/>
              </w:rPr>
            </w:r>
          </w:ins>
          <w:r>
            <w:rPr>
              <w:noProof/>
              <w:webHidden/>
            </w:rPr>
            <w:fldChar w:fldCharType="separate"/>
          </w:r>
          <w:ins w:id="104" w:author="Arthur Parmentier" w:date="2020-06-10T16:27:00Z">
            <w:r>
              <w:rPr>
                <w:noProof/>
                <w:webHidden/>
              </w:rPr>
              <w:t>18</w:t>
            </w:r>
          </w:ins>
          <w:ins w:id="105"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06" w:author="Arthur Parmentier" w:date="2020-06-10T16:26:00Z"/>
              <w:rFonts w:eastAsiaTheme="minorEastAsia" w:cstheme="minorBidi"/>
              <w:noProof/>
              <w:sz w:val="22"/>
              <w:szCs w:val="22"/>
              <w:lang w:val="fr-FR"/>
            </w:rPr>
          </w:pPr>
          <w:ins w:id="107"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"_Toc42698928"</w:instrText>
            </w:r>
            <w:r w:rsidRPr="00817145">
              <w:rPr>
                <w:rStyle w:val="Lienhypertexte"/>
                <w:noProof/>
              </w:rPr>
              <w:instrText xml:space="preserve"> </w:instrText>
            </w:r>
          </w:ins>
          <w:ins w:id="108" w:author="Arthur Parmentier" w:date="2020-06-10T16:27:00Z">
            <w:r w:rsidRPr="00817145">
              <w:rPr>
                <w:rStyle w:val="Lienhypertexte"/>
                <w:noProof/>
              </w:rPr>
            </w:r>
          </w:ins>
          <w:ins w:id="109" w:author="Arthur Parmentier" w:date="2020-06-10T16:26:00Z">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Mechanism 1: transformations (projections?) of concepts into signs (morphemes) on the physical space of the body</w:t>
            </w:r>
            <w:r>
              <w:rPr>
                <w:noProof/>
                <w:webHidden/>
              </w:rPr>
              <w:tab/>
            </w:r>
            <w:r>
              <w:rPr>
                <w:noProof/>
                <w:webHidden/>
              </w:rPr>
              <w:fldChar w:fldCharType="begin"/>
            </w:r>
            <w:r>
              <w:rPr>
                <w:noProof/>
                <w:webHidden/>
              </w:rPr>
              <w:instrText xml:space="preserve"> PAGEREF _Toc42698928 \h </w:instrText>
            </w:r>
          </w:ins>
          <w:ins w:id="110" w:author="Arthur Parmentier" w:date="2020-06-10T16:27:00Z">
            <w:r>
              <w:rPr>
                <w:noProof/>
                <w:webHidden/>
              </w:rPr>
            </w:r>
          </w:ins>
          <w:r>
            <w:rPr>
              <w:noProof/>
              <w:webHidden/>
            </w:rPr>
            <w:fldChar w:fldCharType="separate"/>
          </w:r>
          <w:ins w:id="111" w:author="Arthur Parmentier" w:date="2020-06-10T16:27:00Z">
            <w:r>
              <w:rPr>
                <w:noProof/>
                <w:webHidden/>
              </w:rPr>
              <w:t>19</w:t>
            </w:r>
          </w:ins>
          <w:ins w:id="112"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13" w:author="Arthur Parmentier" w:date="2020-06-10T16:26:00Z"/>
              <w:rFonts w:eastAsiaTheme="minorEastAsia" w:cstheme="minorBidi"/>
              <w:noProof/>
              <w:sz w:val="22"/>
              <w:szCs w:val="22"/>
              <w:lang w:val="fr-FR"/>
            </w:rPr>
          </w:pPr>
          <w:ins w:id="11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"_Toc42698929"</w:instrText>
            </w:r>
            <w:r w:rsidRPr="00817145">
              <w:rPr>
                <w:rStyle w:val="Lienhypertexte"/>
                <w:noProof/>
              </w:rPr>
              <w:instrText xml:space="preserve"> </w:instrText>
            </w:r>
          </w:ins>
          <w:ins w:id="115" w:author="Arthur Parmentier" w:date="2020-06-10T16:27:00Z">
            <w:r w:rsidRPr="00817145">
              <w:rPr>
                <w:rStyle w:val="Lienhypertexte"/>
                <w:noProof/>
              </w:rPr>
            </w:r>
          </w:ins>
          <w:ins w:id="116" w:author="Arthur Parmentier" w:date="2020-06-10T16:26:00Z">
            <w:r w:rsidRPr="00817145">
              <w:rPr>
                <w:rStyle w:val="Lienhypertexte"/>
                <w:noProof/>
              </w:rPr>
              <w:fldChar w:fldCharType="separate"/>
            </w:r>
            <w:r>
              <w:rPr>
                <w:rFonts w:eastAsiaTheme="minorEastAsia" w:cstheme="minorBidi"/>
                <w:noProof/>
                <w:sz w:val="22"/>
                <w:szCs w:val="22"/>
                <w:lang w:val="fr-FR"/>
              </w:rPr>
              <w:tab/>
            </w:r>
            <w:r w:rsidRPr="00817145">
              <w:rPr>
                <w:rStyle w:val="Lienhypertexte"/>
                <w:noProof/>
              </w:rPr>
              <w:t>Mechanism 2:</w:t>
            </w:r>
            <w:r>
              <w:rPr>
                <w:noProof/>
                <w:webHidden/>
              </w:rPr>
              <w:tab/>
            </w:r>
            <w:r>
              <w:rPr>
                <w:noProof/>
                <w:webHidden/>
              </w:rPr>
              <w:fldChar w:fldCharType="begin"/>
            </w:r>
            <w:r>
              <w:rPr>
                <w:noProof/>
                <w:webHidden/>
              </w:rPr>
              <w:instrText xml:space="preserve"> PAGEREF _Toc42698929 \h </w:instrText>
            </w:r>
          </w:ins>
          <w:ins w:id="117" w:author="Arthur Parmentier" w:date="2020-06-10T16:27:00Z">
            <w:r>
              <w:rPr>
                <w:noProof/>
                <w:webHidden/>
              </w:rPr>
            </w:r>
          </w:ins>
          <w:r>
            <w:rPr>
              <w:noProof/>
              <w:webHidden/>
            </w:rPr>
            <w:fldChar w:fldCharType="separate"/>
          </w:r>
          <w:ins w:id="118" w:author="Arthur Parmentier" w:date="2020-06-10T16:27:00Z">
            <w:r>
              <w:rPr>
                <w:noProof/>
                <w:webHidden/>
              </w:rPr>
              <w:t>21</w:t>
            </w:r>
          </w:ins>
          <w:ins w:id="119"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20" w:author="Arthur Parmentier" w:date="2020-06-10T16:26:00Z"/>
              <w:rFonts w:eastAsiaTheme="minorEastAsia" w:cstheme="minorBidi"/>
              <w:noProof/>
              <w:sz w:val="22"/>
              <w:szCs w:val="22"/>
              <w:lang w:val="fr-FR"/>
            </w:rPr>
          </w:pPr>
          <w:ins w:id="121"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"_Toc42698930"</w:instrText>
            </w:r>
            <w:r w:rsidRPr="00817145">
              <w:rPr>
                <w:rStyle w:val="Lienhypertexte"/>
                <w:noProof/>
              </w:rPr>
              <w:instrText xml:space="preserve"> </w:instrText>
            </w:r>
          </w:ins>
          <w:ins w:id="122" w:author="Arthur Parmentier" w:date="2020-06-10T16:27:00Z">
            <w:r w:rsidRPr="00817145">
              <w:rPr>
                <w:rStyle w:val="Lienhypertexte"/>
                <w:noProof/>
              </w:rPr>
            </w:r>
          </w:ins>
          <w:ins w:id="123" w:author="Arthur Parmentier" w:date="2020-06-10T16:26:00Z">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Sign “overloading”</w:t>
            </w:r>
            <w:r>
              <w:rPr>
                <w:noProof/>
                <w:webHidden/>
              </w:rPr>
              <w:tab/>
            </w:r>
            <w:r>
              <w:rPr>
                <w:noProof/>
                <w:webHidden/>
              </w:rPr>
              <w:fldChar w:fldCharType="begin"/>
            </w:r>
            <w:r>
              <w:rPr>
                <w:noProof/>
                <w:webHidden/>
              </w:rPr>
              <w:instrText xml:space="preserve"> PAGEREF _Toc42698930 \h </w:instrText>
            </w:r>
          </w:ins>
          <w:ins w:id="124" w:author="Arthur Parmentier" w:date="2020-06-10T16:27:00Z">
            <w:r>
              <w:rPr>
                <w:noProof/>
                <w:webHidden/>
              </w:rPr>
            </w:r>
          </w:ins>
          <w:r>
            <w:rPr>
              <w:noProof/>
              <w:webHidden/>
            </w:rPr>
            <w:fldChar w:fldCharType="separate"/>
          </w:r>
          <w:ins w:id="125" w:author="Arthur Parmentier" w:date="2020-06-10T16:27:00Z">
            <w:r>
              <w:rPr>
                <w:noProof/>
                <w:webHidden/>
              </w:rPr>
              <w:t>21</w:t>
            </w:r>
          </w:ins>
          <w:ins w:id="12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27" w:author="Arthur Parmentier" w:date="2020-06-10T16:26:00Z"/>
              <w:rFonts w:eastAsiaTheme="minorEastAsia" w:cstheme="minorBidi"/>
              <w:noProof/>
              <w:sz w:val="22"/>
              <w:szCs w:val="22"/>
              <w:lang w:val="fr-FR"/>
            </w:rPr>
          </w:pPr>
          <w:ins w:id="12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"_Toc42698931"</w:instrText>
            </w:r>
            <w:r w:rsidRPr="00817145">
              <w:rPr>
                <w:rStyle w:val="Lienhypertexte"/>
                <w:noProof/>
              </w:rPr>
              <w:instrText xml:space="preserve"> </w:instrText>
            </w:r>
          </w:ins>
          <w:ins w:id="129" w:author="Arthur Parmentier" w:date="2020-06-10T16:27:00Z">
            <w:r w:rsidRPr="00817145">
              <w:rPr>
                <w:rStyle w:val="Lienhypertexte"/>
                <w:noProof/>
              </w:rPr>
            </w:r>
          </w:ins>
          <w:ins w:id="130" w:author="Arthur Parmentier" w:date="2020-06-10T16:26:00Z">
            <w:r w:rsidRPr="00817145">
              <w:rPr>
                <w:rStyle w:val="Lienhypertexte"/>
                <w:noProof/>
              </w:rPr>
              <w:fldChar w:fldCharType="separate"/>
            </w:r>
            <w:r w:rsidRPr="00817145">
              <w:rPr>
                <w:rStyle w:val="Lienhypertexte"/>
                <w:noProof/>
              </w:rPr>
              <w:t>4.</w:t>
            </w:r>
            <w:r>
              <w:rPr>
                <w:rFonts w:eastAsiaTheme="minorEastAsia" w:cstheme="minorBidi"/>
                <w:noProof/>
                <w:sz w:val="22"/>
                <w:szCs w:val="22"/>
                <w:lang w:val="fr-FR"/>
              </w:rPr>
              <w:tab/>
            </w:r>
            <w:r w:rsidRPr="00817145">
              <w:rPr>
                <w:rStyle w:val="Lienhypertexte"/>
                <w:noProof/>
              </w:rPr>
              <w:t>Personal observations during SP practice</w:t>
            </w:r>
            <w:r>
              <w:rPr>
                <w:noProof/>
                <w:webHidden/>
              </w:rPr>
              <w:tab/>
            </w:r>
            <w:r>
              <w:rPr>
                <w:noProof/>
                <w:webHidden/>
              </w:rPr>
              <w:fldChar w:fldCharType="begin"/>
            </w:r>
            <w:r>
              <w:rPr>
                <w:noProof/>
                <w:webHidden/>
              </w:rPr>
              <w:instrText xml:space="preserve"> PAGEREF _Toc42698931 \h </w:instrText>
            </w:r>
          </w:ins>
          <w:ins w:id="131" w:author="Arthur Parmentier" w:date="2020-06-10T16:27:00Z">
            <w:r>
              <w:rPr>
                <w:noProof/>
                <w:webHidden/>
              </w:rPr>
            </w:r>
          </w:ins>
          <w:r>
            <w:rPr>
              <w:noProof/>
              <w:webHidden/>
            </w:rPr>
            <w:fldChar w:fldCharType="separate"/>
          </w:r>
          <w:ins w:id="132" w:author="Arthur Parmentier" w:date="2020-06-10T16:27:00Z">
            <w:r>
              <w:rPr>
                <w:noProof/>
                <w:webHidden/>
              </w:rPr>
              <w:t>25</w:t>
            </w:r>
          </w:ins>
          <w:ins w:id="133"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34" w:author="Arthur Parmentier" w:date="2020-06-10T16:26:00Z"/>
              <w:rFonts w:eastAsiaTheme="minorEastAsia" w:cstheme="minorBidi"/>
              <w:noProof/>
              <w:sz w:val="22"/>
              <w:szCs w:val="22"/>
              <w:lang w:val="fr-FR"/>
            </w:rPr>
          </w:pPr>
          <w:ins w:id="135"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"_Toc42698932"</w:instrText>
            </w:r>
            <w:r w:rsidRPr="00817145">
              <w:rPr>
                <w:rStyle w:val="Lienhypertexte"/>
                <w:noProof/>
              </w:rPr>
              <w:instrText xml:space="preserve"> </w:instrText>
            </w:r>
          </w:ins>
          <w:ins w:id="136" w:author="Arthur Parmentier" w:date="2020-06-10T16:27:00Z">
            <w:r w:rsidRPr="00817145">
              <w:rPr>
                <w:rStyle w:val="Lienhypertexte"/>
                <w:noProof/>
              </w:rPr>
            </w:r>
          </w:ins>
          <w:ins w:id="137" w:author="Arthur Parmentier" w:date="2020-06-10T16:26:00Z">
            <w:r w:rsidRPr="00817145">
              <w:rPr>
                <w:rStyle w:val="Lienhypertexte"/>
                <w:noProof/>
              </w:rPr>
              <w:fldChar w:fldCharType="separate"/>
            </w:r>
            <w:r w:rsidRPr="00817145">
              <w:rPr>
                <w:rStyle w:val="Lienhypertexte"/>
                <w:noProof/>
              </w:rPr>
              <w:t>5.</w:t>
            </w:r>
            <w:r>
              <w:rPr>
                <w:rFonts w:eastAsiaTheme="minorEastAsia" w:cstheme="minorBidi"/>
                <w:noProof/>
                <w:sz w:val="22"/>
                <w:szCs w:val="22"/>
                <w:lang w:val="fr-FR"/>
              </w:rPr>
              <w:tab/>
            </w:r>
            <w:r w:rsidRPr="00817145">
              <w:rPr>
                <w:rStyle w:val="Lienhypertexte"/>
                <w:noProof/>
              </w:rPr>
              <w:t>High level structures in the language: the SP grammar</w:t>
            </w:r>
            <w:r>
              <w:rPr>
                <w:noProof/>
                <w:webHidden/>
              </w:rPr>
              <w:tab/>
            </w:r>
            <w:r>
              <w:rPr>
                <w:noProof/>
                <w:webHidden/>
              </w:rPr>
              <w:fldChar w:fldCharType="begin"/>
            </w:r>
            <w:r>
              <w:rPr>
                <w:noProof/>
                <w:webHidden/>
              </w:rPr>
              <w:instrText xml:space="preserve"> PAGEREF _Toc42698932 \h </w:instrText>
            </w:r>
          </w:ins>
          <w:ins w:id="138" w:author="Arthur Parmentier" w:date="2020-06-10T16:27:00Z">
            <w:r>
              <w:rPr>
                <w:noProof/>
                <w:webHidden/>
              </w:rPr>
            </w:r>
          </w:ins>
          <w:r>
            <w:rPr>
              <w:noProof/>
              <w:webHidden/>
            </w:rPr>
            <w:fldChar w:fldCharType="separate"/>
          </w:r>
          <w:ins w:id="139" w:author="Arthur Parmentier" w:date="2020-06-10T16:27:00Z">
            <w:r>
              <w:rPr>
                <w:noProof/>
                <w:webHidden/>
              </w:rPr>
              <w:t>27</w:t>
            </w:r>
          </w:ins>
          <w:ins w:id="140"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141" w:author="Arthur Parmentier" w:date="2020-06-10T16:26:00Z"/>
              <w:rFonts w:eastAsiaTheme="minorEastAsia" w:cstheme="minorBidi"/>
              <w:b w:val="0"/>
              <w:bCs w:val="0"/>
              <w:noProof/>
              <w:lang w:val="fr-FR"/>
            </w:rPr>
          </w:pPr>
          <w:ins w:id="14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"_Toc42698954"</w:instrText>
            </w:r>
            <w:r w:rsidRPr="00817145">
              <w:rPr>
                <w:rStyle w:val="Lienhypertexte"/>
                <w:noProof/>
              </w:rPr>
              <w:instrText xml:space="preserve"> </w:instrText>
            </w:r>
          </w:ins>
          <w:ins w:id="143" w:author="Arthur Parmentier" w:date="2020-06-10T16:27:00Z">
            <w:r w:rsidRPr="00817145">
              <w:rPr>
                <w:rStyle w:val="Lienhypertexte"/>
                <w:noProof/>
              </w:rPr>
            </w:r>
          </w:ins>
          <w:ins w:id="144" w:author="Arthur Parmentier" w:date="2020-06-10T16:26:00Z">
            <w:r w:rsidRPr="00817145">
              <w:rPr>
                <w:rStyle w:val="Lienhypertexte"/>
                <w:noProof/>
              </w:rPr>
              <w:fldChar w:fldCharType="separate"/>
            </w:r>
            <w:r w:rsidRPr="00817145">
              <w:rPr>
                <w:rStyle w:val="Lienhypertexte"/>
                <w:noProof/>
              </w:rPr>
              <w:t>D.</w:t>
            </w:r>
            <w:r>
              <w:rPr>
                <w:rFonts w:eastAsiaTheme="minorEastAsia" w:cstheme="minorBidi"/>
                <w:b w:val="0"/>
                <w:bCs w:val="0"/>
                <w:noProof/>
                <w:lang w:val="fr-FR"/>
              </w:rPr>
              <w:tab/>
            </w:r>
            <w:r w:rsidRPr="00817145">
              <w:rPr>
                <w:rStyle w:val="Lienhypertexte"/>
                <w:noProof/>
              </w:rPr>
              <w:t>Meta-structures of SP: communication outside sign language, configurations, conventions and diffusion mechanisms</w:t>
            </w:r>
            <w:r>
              <w:rPr>
                <w:noProof/>
                <w:webHidden/>
              </w:rPr>
              <w:tab/>
            </w:r>
            <w:r>
              <w:rPr>
                <w:noProof/>
                <w:webHidden/>
              </w:rPr>
              <w:fldChar w:fldCharType="begin"/>
            </w:r>
            <w:r>
              <w:rPr>
                <w:noProof/>
                <w:webHidden/>
              </w:rPr>
              <w:instrText xml:space="preserve"> PAGEREF _Toc42698954 \h </w:instrText>
            </w:r>
          </w:ins>
          <w:ins w:id="145" w:author="Arthur Parmentier" w:date="2020-06-10T16:27:00Z">
            <w:r>
              <w:rPr>
                <w:noProof/>
                <w:webHidden/>
              </w:rPr>
            </w:r>
          </w:ins>
          <w:r>
            <w:rPr>
              <w:noProof/>
              <w:webHidden/>
            </w:rPr>
            <w:fldChar w:fldCharType="separate"/>
          </w:r>
          <w:ins w:id="146" w:author="Arthur Parmentier" w:date="2020-06-10T16:27:00Z">
            <w:r>
              <w:rPr>
                <w:noProof/>
                <w:webHidden/>
              </w:rPr>
              <w:t>37</w:t>
            </w:r>
          </w:ins>
          <w:ins w:id="147"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48" w:author="Arthur Parmentier" w:date="2020-06-10T16:26:00Z"/>
              <w:rFonts w:eastAsiaTheme="minorEastAsia" w:cstheme="minorBidi"/>
              <w:noProof/>
              <w:sz w:val="22"/>
              <w:szCs w:val="22"/>
              <w:lang w:val="fr-FR"/>
            </w:rPr>
          </w:pPr>
          <w:ins w:id="149"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"_Toc42698955"</w:instrText>
            </w:r>
            <w:r w:rsidRPr="00817145">
              <w:rPr>
                <w:rStyle w:val="Lienhypertexte"/>
                <w:noProof/>
              </w:rPr>
              <w:instrText xml:space="preserve"> </w:instrText>
            </w:r>
          </w:ins>
          <w:ins w:id="150" w:author="Arthur Parmentier" w:date="2020-06-10T16:27:00Z">
            <w:r w:rsidRPr="00817145">
              <w:rPr>
                <w:rStyle w:val="Lienhypertexte"/>
                <w:noProof/>
              </w:rPr>
            </w:r>
          </w:ins>
          <w:ins w:id="151" w:author="Arthur Parmentier" w:date="2020-06-10T16:26:00Z">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Preliminary remark: what we mean when we say “SP”</w:t>
            </w:r>
            <w:r>
              <w:rPr>
                <w:noProof/>
                <w:webHidden/>
              </w:rPr>
              <w:tab/>
            </w:r>
            <w:r>
              <w:rPr>
                <w:noProof/>
                <w:webHidden/>
              </w:rPr>
              <w:fldChar w:fldCharType="begin"/>
            </w:r>
            <w:r>
              <w:rPr>
                <w:noProof/>
                <w:webHidden/>
              </w:rPr>
              <w:instrText xml:space="preserve"> PAGEREF _Toc42698955 \h </w:instrText>
            </w:r>
          </w:ins>
          <w:ins w:id="152" w:author="Arthur Parmentier" w:date="2020-06-10T16:27:00Z">
            <w:r>
              <w:rPr>
                <w:noProof/>
                <w:webHidden/>
              </w:rPr>
            </w:r>
          </w:ins>
          <w:r>
            <w:rPr>
              <w:noProof/>
              <w:webHidden/>
            </w:rPr>
            <w:fldChar w:fldCharType="separate"/>
          </w:r>
          <w:ins w:id="153" w:author="Arthur Parmentier" w:date="2020-06-10T16:27:00Z">
            <w:r>
              <w:rPr>
                <w:noProof/>
                <w:webHidden/>
              </w:rPr>
              <w:t>37</w:t>
            </w:r>
          </w:ins>
          <w:ins w:id="154"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55" w:author="Arthur Parmentier" w:date="2020-06-10T16:26:00Z"/>
              <w:rFonts w:eastAsiaTheme="minorEastAsia" w:cstheme="minorBidi"/>
              <w:noProof/>
              <w:sz w:val="22"/>
              <w:szCs w:val="22"/>
              <w:lang w:val="fr-FR"/>
            </w:rPr>
          </w:pPr>
          <w:ins w:id="15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"_Toc42698956"</w:instrText>
            </w:r>
            <w:r w:rsidRPr="00817145">
              <w:rPr>
                <w:rStyle w:val="Lienhypertexte"/>
                <w:noProof/>
              </w:rPr>
              <w:instrText xml:space="preserve"> </w:instrText>
            </w:r>
          </w:ins>
          <w:ins w:id="157" w:author="Arthur Parmentier" w:date="2020-06-10T16:27:00Z">
            <w:r w:rsidRPr="00817145">
              <w:rPr>
                <w:rStyle w:val="Lienhypertexte"/>
                <w:noProof/>
              </w:rPr>
            </w:r>
          </w:ins>
          <w:ins w:id="158" w:author="Arthur Parmentier" w:date="2020-06-10T16:26:00Z">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SP as a complex communication form</w:t>
            </w:r>
            <w:r>
              <w:rPr>
                <w:noProof/>
                <w:webHidden/>
              </w:rPr>
              <w:tab/>
            </w:r>
            <w:r>
              <w:rPr>
                <w:noProof/>
                <w:webHidden/>
              </w:rPr>
              <w:fldChar w:fldCharType="begin"/>
            </w:r>
            <w:r>
              <w:rPr>
                <w:noProof/>
                <w:webHidden/>
              </w:rPr>
              <w:instrText xml:space="preserve"> PAGEREF _Toc42698956 \h </w:instrText>
            </w:r>
          </w:ins>
          <w:ins w:id="159" w:author="Arthur Parmentier" w:date="2020-06-10T16:27:00Z">
            <w:r>
              <w:rPr>
                <w:noProof/>
                <w:webHidden/>
              </w:rPr>
            </w:r>
          </w:ins>
          <w:r>
            <w:rPr>
              <w:noProof/>
              <w:webHidden/>
            </w:rPr>
            <w:fldChar w:fldCharType="separate"/>
          </w:r>
          <w:ins w:id="160" w:author="Arthur Parmentier" w:date="2020-06-10T16:27:00Z">
            <w:r>
              <w:rPr>
                <w:noProof/>
                <w:webHidden/>
              </w:rPr>
              <w:t>37</w:t>
            </w:r>
          </w:ins>
          <w:ins w:id="161"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62" w:author="Arthur Parmentier" w:date="2020-06-10T16:26:00Z"/>
              <w:rFonts w:eastAsiaTheme="minorEastAsia" w:cstheme="minorBidi"/>
              <w:noProof/>
              <w:sz w:val="22"/>
              <w:szCs w:val="22"/>
              <w:lang w:val="fr-FR"/>
            </w:rPr>
          </w:pPr>
          <w:ins w:id="163"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"_Toc42698957"</w:instrText>
            </w:r>
            <w:r w:rsidRPr="00817145">
              <w:rPr>
                <w:rStyle w:val="Lienhypertexte"/>
                <w:noProof/>
              </w:rPr>
              <w:instrText xml:space="preserve"> </w:instrText>
            </w:r>
          </w:ins>
          <w:ins w:id="164" w:author="Arthur Parmentier" w:date="2020-06-10T16:27:00Z">
            <w:r w:rsidRPr="00817145">
              <w:rPr>
                <w:rStyle w:val="Lienhypertexte"/>
                <w:noProof/>
              </w:rPr>
            </w:r>
          </w:ins>
          <w:ins w:id="165" w:author="Arthur Parmentier" w:date="2020-06-10T16:26:00Z">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Configurations of SP practices and performances</w:t>
            </w:r>
            <w:r>
              <w:rPr>
                <w:noProof/>
                <w:webHidden/>
              </w:rPr>
              <w:tab/>
            </w:r>
            <w:r>
              <w:rPr>
                <w:noProof/>
                <w:webHidden/>
              </w:rPr>
              <w:fldChar w:fldCharType="begin"/>
            </w:r>
            <w:r>
              <w:rPr>
                <w:noProof/>
                <w:webHidden/>
              </w:rPr>
              <w:instrText xml:space="preserve"> PAGEREF _Toc42698957 \h </w:instrText>
            </w:r>
          </w:ins>
          <w:ins w:id="166" w:author="Arthur Parmentier" w:date="2020-06-10T16:27:00Z">
            <w:r>
              <w:rPr>
                <w:noProof/>
                <w:webHidden/>
              </w:rPr>
            </w:r>
          </w:ins>
          <w:r>
            <w:rPr>
              <w:noProof/>
              <w:webHidden/>
            </w:rPr>
            <w:fldChar w:fldCharType="separate"/>
          </w:r>
          <w:ins w:id="167" w:author="Arthur Parmentier" w:date="2020-06-10T16:27:00Z">
            <w:r>
              <w:rPr>
                <w:noProof/>
                <w:webHidden/>
              </w:rPr>
              <w:t>38</w:t>
            </w:r>
          </w:ins>
          <w:ins w:id="168"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69" w:author="Arthur Parmentier" w:date="2020-06-10T16:26:00Z"/>
              <w:rFonts w:eastAsiaTheme="minorEastAsia" w:cstheme="minorBidi"/>
              <w:noProof/>
              <w:sz w:val="22"/>
              <w:szCs w:val="22"/>
              <w:lang w:val="fr-FR"/>
            </w:rPr>
          </w:pPr>
          <w:ins w:id="17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"_Toc42698958"</w:instrText>
            </w:r>
            <w:r w:rsidRPr="00817145">
              <w:rPr>
                <w:rStyle w:val="Lienhypertexte"/>
                <w:noProof/>
              </w:rPr>
              <w:instrText xml:space="preserve"> </w:instrText>
            </w:r>
          </w:ins>
          <w:ins w:id="171" w:author="Arthur Parmentier" w:date="2020-06-10T16:27:00Z">
            <w:r w:rsidRPr="00817145">
              <w:rPr>
                <w:rStyle w:val="Lienhypertexte"/>
                <w:noProof/>
              </w:rPr>
            </w:r>
          </w:ins>
          <w:ins w:id="172" w:author="Arthur Parmentier" w:date="2020-06-10T16:26:00Z">
            <w:r w:rsidRPr="00817145">
              <w:rPr>
                <w:rStyle w:val="Lienhypertexte"/>
                <w:noProof/>
              </w:rPr>
              <w:fldChar w:fldCharType="separate"/>
            </w:r>
            <w:r w:rsidRPr="00817145">
              <w:rPr>
                <w:rStyle w:val="Lienhypertexte"/>
                <w:noProof/>
              </w:rPr>
              <w:t>4.</w:t>
            </w:r>
            <w:r>
              <w:rPr>
                <w:rFonts w:eastAsiaTheme="minorEastAsia" w:cstheme="minorBidi"/>
                <w:noProof/>
                <w:sz w:val="22"/>
                <w:szCs w:val="22"/>
                <w:lang w:val="fr-FR"/>
              </w:rPr>
              <w:tab/>
            </w:r>
            <w:r w:rsidRPr="00817145">
              <w:rPr>
                <w:rStyle w:val="Lienhypertexte"/>
                <w:noProof/>
              </w:rPr>
              <w:t>Concluding remark: the meaning of SP as its use</w:t>
            </w:r>
            <w:r>
              <w:rPr>
                <w:noProof/>
                <w:webHidden/>
              </w:rPr>
              <w:tab/>
            </w:r>
            <w:r>
              <w:rPr>
                <w:noProof/>
                <w:webHidden/>
              </w:rPr>
              <w:fldChar w:fldCharType="begin"/>
            </w:r>
            <w:r>
              <w:rPr>
                <w:noProof/>
                <w:webHidden/>
              </w:rPr>
              <w:instrText xml:space="preserve"> PAGEREF _Toc42698958 \h </w:instrText>
            </w:r>
          </w:ins>
          <w:ins w:id="173" w:author="Arthur Parmentier" w:date="2020-06-10T16:27:00Z">
            <w:r>
              <w:rPr>
                <w:noProof/>
                <w:webHidden/>
              </w:rPr>
            </w:r>
          </w:ins>
          <w:r>
            <w:rPr>
              <w:noProof/>
              <w:webHidden/>
            </w:rPr>
            <w:fldChar w:fldCharType="separate"/>
          </w:r>
          <w:ins w:id="174" w:author="Arthur Parmentier" w:date="2020-06-10T16:27:00Z">
            <w:r>
              <w:rPr>
                <w:noProof/>
                <w:webHidden/>
              </w:rPr>
              <w:t>44</w:t>
            </w:r>
          </w:ins>
          <w:ins w:id="175" w:author="Arthur Parmentier" w:date="2020-06-10T16:26:00Z">
            <w:r>
              <w:rPr>
                <w:noProof/>
                <w:webHidden/>
              </w:rPr>
              <w:fldChar w:fldCharType="end"/>
            </w:r>
            <w:r w:rsidRPr="00817145">
              <w:rPr>
                <w:rStyle w:val="Lienhypertexte"/>
                <w:noProof/>
              </w:rPr>
              <w:fldChar w:fldCharType="end"/>
            </w:r>
          </w:ins>
        </w:p>
        <w:p w:rsidR="00295FEB" w:rsidRDefault="00295FEB">
          <w:pPr>
            <w:pStyle w:val="TM1"/>
            <w:tabs>
              <w:tab w:val="left" w:pos="660"/>
              <w:tab w:val="right" w:leader="dot" w:pos="9736"/>
            </w:tabs>
            <w:rPr>
              <w:ins w:id="176" w:author="Arthur Parmentier" w:date="2020-06-10T16:26:00Z"/>
              <w:rFonts w:eastAsiaTheme="minorEastAsia" w:cstheme="minorBidi"/>
              <w:b w:val="0"/>
              <w:bCs w:val="0"/>
              <w:i w:val="0"/>
              <w:iCs w:val="0"/>
              <w:noProof/>
              <w:sz w:val="22"/>
              <w:szCs w:val="22"/>
              <w:lang w:val="fr-FR"/>
            </w:rPr>
          </w:pPr>
          <w:ins w:id="177"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"_Toc42698960"</w:instrText>
            </w:r>
            <w:r w:rsidRPr="00817145">
              <w:rPr>
                <w:rStyle w:val="Lienhypertexte"/>
                <w:noProof/>
              </w:rPr>
              <w:instrText xml:space="preserve"> </w:instrText>
            </w:r>
          </w:ins>
          <w:ins w:id="178" w:author="Arthur Parmentier" w:date="2020-06-10T16:27:00Z">
            <w:r w:rsidRPr="00817145">
              <w:rPr>
                <w:rStyle w:val="Lienhypertexte"/>
                <w:noProof/>
              </w:rPr>
            </w:r>
          </w:ins>
          <w:ins w:id="179" w:author="Arthur Parmentier" w:date="2020-06-10T16:26:00Z">
            <w:r w:rsidRPr="00817145">
              <w:rPr>
                <w:rStyle w:val="Lienhypertexte"/>
                <w:noProof/>
              </w:rPr>
              <w:fldChar w:fldCharType="separate"/>
            </w:r>
            <w:r w:rsidRPr="00817145">
              <w:rPr>
                <w:rStyle w:val="Lienhypertexte"/>
                <w:noProof/>
              </w:rPr>
              <w:t>IV.</w:t>
            </w:r>
            <w:r>
              <w:rPr>
                <w:rFonts w:eastAsiaTheme="minorEastAsia" w:cstheme="minorBidi"/>
                <w:b w:val="0"/>
                <w:bCs w:val="0"/>
                <w:i w:val="0"/>
                <w:iCs w:val="0"/>
                <w:noProof/>
                <w:sz w:val="22"/>
                <w:szCs w:val="22"/>
                <w:lang w:val="fr-FR"/>
              </w:rPr>
              <w:tab/>
            </w:r>
            <w:r w:rsidRPr="00817145">
              <w:rPr>
                <w:rStyle w:val="Lienhypertexte"/>
                <w:noProof/>
              </w:rPr>
              <w:t>Soundpainting recognition with Max/MSP</w:t>
            </w:r>
            <w:r>
              <w:rPr>
                <w:noProof/>
                <w:webHidden/>
              </w:rPr>
              <w:tab/>
            </w:r>
            <w:r>
              <w:rPr>
                <w:noProof/>
                <w:webHidden/>
              </w:rPr>
              <w:fldChar w:fldCharType="begin"/>
            </w:r>
            <w:r>
              <w:rPr>
                <w:noProof/>
                <w:webHidden/>
              </w:rPr>
              <w:instrText xml:space="preserve"> PAGEREF _Toc42698960 \h </w:instrText>
            </w:r>
          </w:ins>
          <w:ins w:id="180" w:author="Arthur Parmentier" w:date="2020-06-10T16:27:00Z">
            <w:r>
              <w:rPr>
                <w:noProof/>
                <w:webHidden/>
              </w:rPr>
            </w:r>
          </w:ins>
          <w:r>
            <w:rPr>
              <w:noProof/>
              <w:webHidden/>
            </w:rPr>
            <w:fldChar w:fldCharType="separate"/>
          </w:r>
          <w:ins w:id="181" w:author="Arthur Parmentier" w:date="2020-06-10T16:27:00Z">
            <w:r>
              <w:rPr>
                <w:noProof/>
                <w:webHidden/>
              </w:rPr>
              <w:t>44</w:t>
            </w:r>
          </w:ins>
          <w:ins w:id="182"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183" w:author="Arthur Parmentier" w:date="2020-06-10T16:26:00Z"/>
              <w:rFonts w:eastAsiaTheme="minorEastAsia" w:cstheme="minorBidi"/>
              <w:b w:val="0"/>
              <w:bCs w:val="0"/>
              <w:noProof/>
              <w:lang w:val="fr-FR"/>
            </w:rPr>
          </w:pPr>
          <w:ins w:id="18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"_Toc42698961"</w:instrText>
            </w:r>
            <w:r w:rsidRPr="00817145">
              <w:rPr>
                <w:rStyle w:val="Lienhypertexte"/>
                <w:noProof/>
              </w:rPr>
              <w:instrText xml:space="preserve"> </w:instrText>
            </w:r>
          </w:ins>
          <w:ins w:id="185" w:author="Arthur Parmentier" w:date="2020-06-10T16:27:00Z">
            <w:r w:rsidRPr="00817145">
              <w:rPr>
                <w:rStyle w:val="Lienhypertexte"/>
                <w:noProof/>
              </w:rPr>
            </w:r>
          </w:ins>
          <w:ins w:id="186" w:author="Arthur Parmentier" w:date="2020-06-10T16:26:00Z">
            <w:r w:rsidRPr="00817145">
              <w:rPr>
                <w:rStyle w:val="Lienhypertexte"/>
                <w:noProof/>
              </w:rPr>
              <w:fldChar w:fldCharType="separate"/>
            </w:r>
            <w:r w:rsidRPr="00817145">
              <w:rPr>
                <w:rStyle w:val="Lienhypertexte"/>
                <w:noProof/>
              </w:rPr>
              <w:t>A.</w:t>
            </w:r>
            <w:r>
              <w:rPr>
                <w:rFonts w:eastAsiaTheme="minorEastAsia" w:cstheme="minorBidi"/>
                <w:b w:val="0"/>
                <w:bCs w:val="0"/>
                <w:noProof/>
                <w:lang w:val="fr-FR"/>
              </w:rPr>
              <w:tab/>
            </w:r>
            <w:r w:rsidRPr="00817145">
              <w:rPr>
                <w:rStyle w:val="Lienhypertexte"/>
                <w:noProof/>
              </w:rPr>
              <w:t>A new configuration: motivations, goals, workflow &amp; challenges</w:t>
            </w:r>
            <w:r>
              <w:rPr>
                <w:noProof/>
                <w:webHidden/>
              </w:rPr>
              <w:tab/>
            </w:r>
            <w:r>
              <w:rPr>
                <w:noProof/>
                <w:webHidden/>
              </w:rPr>
              <w:fldChar w:fldCharType="begin"/>
            </w:r>
            <w:r>
              <w:rPr>
                <w:noProof/>
                <w:webHidden/>
              </w:rPr>
              <w:instrText xml:space="preserve"> PAGEREF _Toc42698961 \h </w:instrText>
            </w:r>
          </w:ins>
          <w:ins w:id="187" w:author="Arthur Parmentier" w:date="2020-06-10T16:27:00Z">
            <w:r>
              <w:rPr>
                <w:noProof/>
                <w:webHidden/>
              </w:rPr>
            </w:r>
          </w:ins>
          <w:r>
            <w:rPr>
              <w:noProof/>
              <w:webHidden/>
            </w:rPr>
            <w:fldChar w:fldCharType="separate"/>
          </w:r>
          <w:ins w:id="188" w:author="Arthur Parmentier" w:date="2020-06-10T16:27:00Z">
            <w:r>
              <w:rPr>
                <w:noProof/>
                <w:webHidden/>
              </w:rPr>
              <w:t>45</w:t>
            </w:r>
          </w:ins>
          <w:ins w:id="189"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90" w:author="Arthur Parmentier" w:date="2020-06-10T16:26:00Z"/>
              <w:rFonts w:eastAsiaTheme="minorEastAsia" w:cstheme="minorBidi"/>
              <w:noProof/>
              <w:sz w:val="22"/>
              <w:szCs w:val="22"/>
              <w:lang w:val="fr-FR"/>
            </w:rPr>
          </w:pPr>
          <w:ins w:id="191"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"_Toc42698962"</w:instrText>
            </w:r>
            <w:r w:rsidRPr="00817145">
              <w:rPr>
                <w:rStyle w:val="Lienhypertexte"/>
                <w:noProof/>
              </w:rPr>
              <w:instrText xml:space="preserve"> </w:instrText>
            </w:r>
          </w:ins>
          <w:ins w:id="192" w:author="Arthur Parmentier" w:date="2020-06-10T16:27:00Z">
            <w:r w:rsidRPr="00817145">
              <w:rPr>
                <w:rStyle w:val="Lienhypertexte"/>
                <w:noProof/>
              </w:rPr>
            </w:r>
          </w:ins>
          <w:ins w:id="193" w:author="Arthur Parmentier" w:date="2020-06-10T16:26:00Z">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Motivations</w:t>
            </w:r>
            <w:r>
              <w:rPr>
                <w:noProof/>
                <w:webHidden/>
              </w:rPr>
              <w:tab/>
            </w:r>
            <w:r>
              <w:rPr>
                <w:noProof/>
                <w:webHidden/>
              </w:rPr>
              <w:fldChar w:fldCharType="begin"/>
            </w:r>
            <w:r>
              <w:rPr>
                <w:noProof/>
                <w:webHidden/>
              </w:rPr>
              <w:instrText xml:space="preserve"> PAGEREF _Toc42698962 \h </w:instrText>
            </w:r>
          </w:ins>
          <w:ins w:id="194" w:author="Arthur Parmentier" w:date="2020-06-10T16:27:00Z">
            <w:r>
              <w:rPr>
                <w:noProof/>
                <w:webHidden/>
              </w:rPr>
            </w:r>
          </w:ins>
          <w:r>
            <w:rPr>
              <w:noProof/>
              <w:webHidden/>
            </w:rPr>
            <w:fldChar w:fldCharType="separate"/>
          </w:r>
          <w:ins w:id="195" w:author="Arthur Parmentier" w:date="2020-06-10T16:27:00Z">
            <w:r>
              <w:rPr>
                <w:noProof/>
                <w:webHidden/>
              </w:rPr>
              <w:t>45</w:t>
            </w:r>
          </w:ins>
          <w:ins w:id="19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97" w:author="Arthur Parmentier" w:date="2020-06-10T16:26:00Z"/>
              <w:rFonts w:eastAsiaTheme="minorEastAsia" w:cstheme="minorBidi"/>
              <w:noProof/>
              <w:sz w:val="22"/>
              <w:szCs w:val="22"/>
              <w:lang w:val="fr-FR"/>
            </w:rPr>
          </w:pPr>
          <w:ins w:id="19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"_Toc42698963"</w:instrText>
            </w:r>
            <w:r w:rsidRPr="00817145">
              <w:rPr>
                <w:rStyle w:val="Lienhypertexte"/>
                <w:noProof/>
              </w:rPr>
              <w:instrText xml:space="preserve"> </w:instrText>
            </w:r>
          </w:ins>
          <w:ins w:id="199" w:author="Arthur Parmentier" w:date="2020-06-10T16:27:00Z">
            <w:r w:rsidRPr="00817145">
              <w:rPr>
                <w:rStyle w:val="Lienhypertexte"/>
                <w:noProof/>
              </w:rPr>
            </w:r>
          </w:ins>
          <w:ins w:id="200" w:author="Arthur Parmentier" w:date="2020-06-10T16:26:00Z">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Goals</w:t>
            </w:r>
            <w:r>
              <w:rPr>
                <w:noProof/>
                <w:webHidden/>
              </w:rPr>
              <w:tab/>
            </w:r>
            <w:r>
              <w:rPr>
                <w:noProof/>
                <w:webHidden/>
              </w:rPr>
              <w:fldChar w:fldCharType="begin"/>
            </w:r>
            <w:r>
              <w:rPr>
                <w:noProof/>
                <w:webHidden/>
              </w:rPr>
              <w:instrText xml:space="preserve"> PAGEREF _Toc42698963 \h </w:instrText>
            </w:r>
          </w:ins>
          <w:ins w:id="201" w:author="Arthur Parmentier" w:date="2020-06-10T16:27:00Z">
            <w:r>
              <w:rPr>
                <w:noProof/>
                <w:webHidden/>
              </w:rPr>
            </w:r>
          </w:ins>
          <w:r>
            <w:rPr>
              <w:noProof/>
              <w:webHidden/>
            </w:rPr>
            <w:fldChar w:fldCharType="separate"/>
          </w:r>
          <w:ins w:id="202" w:author="Arthur Parmentier" w:date="2020-06-10T16:27:00Z">
            <w:r>
              <w:rPr>
                <w:noProof/>
                <w:webHidden/>
              </w:rPr>
              <w:t>46</w:t>
            </w:r>
          </w:ins>
          <w:ins w:id="203"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204" w:author="Arthur Parmentier" w:date="2020-06-10T16:26:00Z"/>
              <w:rFonts w:eastAsiaTheme="minorEastAsia" w:cstheme="minorBidi"/>
              <w:b w:val="0"/>
              <w:bCs w:val="0"/>
              <w:noProof/>
              <w:lang w:val="fr-FR"/>
            </w:rPr>
          </w:pPr>
          <w:ins w:id="205"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"_Toc42698964"</w:instrText>
            </w:r>
            <w:r w:rsidRPr="00817145">
              <w:rPr>
                <w:rStyle w:val="Lienhypertexte"/>
                <w:noProof/>
              </w:rPr>
              <w:instrText xml:space="preserve"> </w:instrText>
            </w:r>
          </w:ins>
          <w:ins w:id="206" w:author="Arthur Parmentier" w:date="2020-06-10T16:27:00Z">
            <w:r w:rsidRPr="00817145">
              <w:rPr>
                <w:rStyle w:val="Lienhypertexte"/>
                <w:noProof/>
              </w:rPr>
            </w:r>
          </w:ins>
          <w:ins w:id="207" w:author="Arthur Parmentier" w:date="2020-06-10T16:26:00Z">
            <w:r w:rsidRPr="00817145">
              <w:rPr>
                <w:rStyle w:val="Lienhypertexte"/>
                <w:noProof/>
              </w:rPr>
              <w:fldChar w:fldCharType="separate"/>
            </w:r>
            <w:r w:rsidRPr="00817145">
              <w:rPr>
                <w:rStyle w:val="Lienhypertexte"/>
                <w:noProof/>
              </w:rPr>
              <w:t>B.</w:t>
            </w:r>
            <w:r>
              <w:rPr>
                <w:rFonts w:eastAsiaTheme="minorEastAsia" w:cstheme="minorBidi"/>
                <w:b w:val="0"/>
                <w:bCs w:val="0"/>
                <w:noProof/>
                <w:lang w:val="fr-FR"/>
              </w:rPr>
              <w:tab/>
            </w:r>
            <w:r w:rsidRPr="00817145">
              <w:rPr>
                <w:rStyle w:val="Lienhypertexte"/>
                <w:noProof/>
              </w:rPr>
              <w:t>The big picture</w:t>
            </w:r>
            <w:r>
              <w:rPr>
                <w:noProof/>
                <w:webHidden/>
              </w:rPr>
              <w:tab/>
            </w:r>
            <w:r>
              <w:rPr>
                <w:noProof/>
                <w:webHidden/>
              </w:rPr>
              <w:fldChar w:fldCharType="begin"/>
            </w:r>
            <w:r>
              <w:rPr>
                <w:noProof/>
                <w:webHidden/>
              </w:rPr>
              <w:instrText xml:space="preserve"> PAGEREF _Toc42698964 \h </w:instrText>
            </w:r>
          </w:ins>
          <w:ins w:id="208" w:author="Arthur Parmentier" w:date="2020-06-10T16:27:00Z">
            <w:r>
              <w:rPr>
                <w:noProof/>
                <w:webHidden/>
              </w:rPr>
            </w:r>
          </w:ins>
          <w:r>
            <w:rPr>
              <w:noProof/>
              <w:webHidden/>
            </w:rPr>
            <w:fldChar w:fldCharType="separate"/>
          </w:r>
          <w:ins w:id="209" w:author="Arthur Parmentier" w:date="2020-06-10T16:27:00Z">
            <w:r>
              <w:rPr>
                <w:noProof/>
                <w:webHidden/>
              </w:rPr>
              <w:t>47</w:t>
            </w:r>
          </w:ins>
          <w:ins w:id="21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211" w:author="Arthur Parmentier" w:date="2020-06-10T16:26:00Z"/>
              <w:rFonts w:eastAsiaTheme="minorEastAsia" w:cstheme="minorBidi"/>
              <w:noProof/>
              <w:sz w:val="22"/>
              <w:szCs w:val="22"/>
              <w:lang w:val="fr-FR"/>
            </w:rPr>
          </w:pPr>
          <w:ins w:id="21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"_Toc42698965"</w:instrText>
            </w:r>
            <w:r w:rsidRPr="00817145">
              <w:rPr>
                <w:rStyle w:val="Lienhypertexte"/>
                <w:noProof/>
              </w:rPr>
              <w:instrText xml:space="preserve"> </w:instrText>
            </w:r>
          </w:ins>
          <w:ins w:id="213" w:author="Arthur Parmentier" w:date="2020-06-10T16:27:00Z">
            <w:r w:rsidRPr="00817145">
              <w:rPr>
                <w:rStyle w:val="Lienhypertexte"/>
                <w:noProof/>
              </w:rPr>
            </w:r>
          </w:ins>
          <w:ins w:id="214" w:author="Arthur Parmentier" w:date="2020-06-10T16:26:00Z">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General overview of the system</w:t>
            </w:r>
            <w:r>
              <w:rPr>
                <w:noProof/>
                <w:webHidden/>
              </w:rPr>
              <w:tab/>
            </w:r>
            <w:r>
              <w:rPr>
                <w:noProof/>
                <w:webHidden/>
              </w:rPr>
              <w:fldChar w:fldCharType="begin"/>
            </w:r>
            <w:r>
              <w:rPr>
                <w:noProof/>
                <w:webHidden/>
              </w:rPr>
              <w:instrText xml:space="preserve"> PAGEREF _Toc42698965 \h </w:instrText>
            </w:r>
          </w:ins>
          <w:ins w:id="215" w:author="Arthur Parmentier" w:date="2020-06-10T16:27:00Z">
            <w:r>
              <w:rPr>
                <w:noProof/>
                <w:webHidden/>
              </w:rPr>
            </w:r>
          </w:ins>
          <w:r>
            <w:rPr>
              <w:noProof/>
              <w:webHidden/>
            </w:rPr>
            <w:fldChar w:fldCharType="separate"/>
          </w:r>
          <w:ins w:id="216" w:author="Arthur Parmentier" w:date="2020-06-10T16:27:00Z">
            <w:r>
              <w:rPr>
                <w:noProof/>
                <w:webHidden/>
              </w:rPr>
              <w:t>47</w:t>
            </w:r>
          </w:ins>
          <w:ins w:id="217"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218" w:author="Arthur Parmentier" w:date="2020-06-10T16:26:00Z"/>
              <w:rFonts w:eastAsiaTheme="minorEastAsia" w:cstheme="minorBidi"/>
              <w:noProof/>
              <w:sz w:val="22"/>
              <w:szCs w:val="22"/>
              <w:lang w:val="fr-FR"/>
            </w:rPr>
          </w:pPr>
          <w:ins w:id="219"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"_Toc42698966"</w:instrText>
            </w:r>
            <w:r w:rsidRPr="00817145">
              <w:rPr>
                <w:rStyle w:val="Lienhypertexte"/>
                <w:noProof/>
              </w:rPr>
              <w:instrText xml:space="preserve"> </w:instrText>
            </w:r>
          </w:ins>
          <w:ins w:id="220" w:author="Arthur Parmentier" w:date="2020-06-10T16:27:00Z">
            <w:r w:rsidRPr="00817145">
              <w:rPr>
                <w:rStyle w:val="Lienhypertexte"/>
                <w:noProof/>
              </w:rPr>
            </w:r>
          </w:ins>
          <w:ins w:id="221" w:author="Arthur Parmentier" w:date="2020-06-10T16:26:00Z">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The choice of Max/MSP</w:t>
            </w:r>
            <w:r>
              <w:rPr>
                <w:noProof/>
                <w:webHidden/>
              </w:rPr>
              <w:tab/>
            </w:r>
            <w:r>
              <w:rPr>
                <w:noProof/>
                <w:webHidden/>
              </w:rPr>
              <w:fldChar w:fldCharType="begin"/>
            </w:r>
            <w:r>
              <w:rPr>
                <w:noProof/>
                <w:webHidden/>
              </w:rPr>
              <w:instrText xml:space="preserve"> PAGEREF _Toc42698966 \h </w:instrText>
            </w:r>
          </w:ins>
          <w:ins w:id="222" w:author="Arthur Parmentier" w:date="2020-06-10T16:27:00Z">
            <w:r>
              <w:rPr>
                <w:noProof/>
                <w:webHidden/>
              </w:rPr>
            </w:r>
          </w:ins>
          <w:r>
            <w:rPr>
              <w:noProof/>
              <w:webHidden/>
            </w:rPr>
            <w:fldChar w:fldCharType="separate"/>
          </w:r>
          <w:ins w:id="223" w:author="Arthur Parmentier" w:date="2020-06-10T16:27:00Z">
            <w:r>
              <w:rPr>
                <w:noProof/>
                <w:webHidden/>
              </w:rPr>
              <w:t>49</w:t>
            </w:r>
          </w:ins>
          <w:ins w:id="224"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225" w:author="Arthur Parmentier" w:date="2020-06-10T16:26:00Z"/>
              <w:rFonts w:eastAsiaTheme="minorEastAsia" w:cstheme="minorBidi"/>
              <w:b w:val="0"/>
              <w:bCs w:val="0"/>
              <w:noProof/>
              <w:lang w:val="fr-FR"/>
            </w:rPr>
          </w:pPr>
          <w:ins w:id="22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"_Toc42698967"</w:instrText>
            </w:r>
            <w:r w:rsidRPr="00817145">
              <w:rPr>
                <w:rStyle w:val="Lienhypertexte"/>
                <w:noProof/>
              </w:rPr>
              <w:instrText xml:space="preserve"> </w:instrText>
            </w:r>
          </w:ins>
          <w:ins w:id="227" w:author="Arthur Parmentier" w:date="2020-06-10T16:27:00Z">
            <w:r w:rsidRPr="00817145">
              <w:rPr>
                <w:rStyle w:val="Lienhypertexte"/>
                <w:noProof/>
              </w:rPr>
            </w:r>
          </w:ins>
          <w:ins w:id="228" w:author="Arthur Parmentier" w:date="2020-06-10T16:26:00Z">
            <w:r w:rsidRPr="00817145">
              <w:rPr>
                <w:rStyle w:val="Lienhypertexte"/>
                <w:noProof/>
              </w:rPr>
              <w:fldChar w:fldCharType="separate"/>
            </w:r>
            <w:r>
              <w:rPr>
                <w:rFonts w:eastAsiaTheme="minorEastAsia" w:cstheme="minorBidi"/>
                <w:b w:val="0"/>
                <w:bCs w:val="0"/>
                <w:noProof/>
                <w:lang w:val="fr-FR"/>
              </w:rPr>
              <w:tab/>
            </w:r>
            <w:r w:rsidRPr="00817145">
              <w:rPr>
                <w:rStyle w:val="Lienhypertexte"/>
                <w:noProof/>
              </w:rPr>
              <w:t>Description of each layer</w:t>
            </w:r>
            <w:r>
              <w:rPr>
                <w:noProof/>
                <w:webHidden/>
              </w:rPr>
              <w:tab/>
            </w:r>
            <w:r>
              <w:rPr>
                <w:noProof/>
                <w:webHidden/>
              </w:rPr>
              <w:fldChar w:fldCharType="begin"/>
            </w:r>
            <w:r>
              <w:rPr>
                <w:noProof/>
                <w:webHidden/>
              </w:rPr>
              <w:instrText xml:space="preserve"> PAGEREF _Toc42698967 \h </w:instrText>
            </w:r>
          </w:ins>
          <w:ins w:id="229" w:author="Arthur Parmentier" w:date="2020-06-10T16:27:00Z">
            <w:r>
              <w:rPr>
                <w:noProof/>
                <w:webHidden/>
              </w:rPr>
            </w:r>
          </w:ins>
          <w:r>
            <w:rPr>
              <w:noProof/>
              <w:webHidden/>
            </w:rPr>
            <w:fldChar w:fldCharType="separate"/>
          </w:r>
          <w:ins w:id="230" w:author="Arthur Parmentier" w:date="2020-06-10T16:27:00Z">
            <w:r>
              <w:rPr>
                <w:noProof/>
                <w:webHidden/>
              </w:rPr>
              <w:t>49</w:t>
            </w:r>
          </w:ins>
          <w:ins w:id="231"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right" w:leader="dot" w:pos="9736"/>
            </w:tabs>
            <w:rPr>
              <w:ins w:id="232" w:author="Arthur Parmentier" w:date="2020-06-10T16:26:00Z"/>
              <w:rFonts w:eastAsiaTheme="minorEastAsia" w:cstheme="minorBidi"/>
              <w:b w:val="0"/>
              <w:bCs w:val="0"/>
              <w:noProof/>
              <w:lang w:val="fr-FR"/>
            </w:rPr>
          </w:pPr>
          <w:ins w:id="233"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"_Toc42698968"</w:instrText>
            </w:r>
            <w:r w:rsidRPr="00817145">
              <w:rPr>
                <w:rStyle w:val="Lienhypertexte"/>
                <w:noProof/>
              </w:rPr>
              <w:instrText xml:space="preserve"> </w:instrText>
            </w:r>
          </w:ins>
          <w:ins w:id="234" w:author="Arthur Parmentier" w:date="2020-06-10T16:27:00Z">
            <w:r w:rsidRPr="00817145">
              <w:rPr>
                <w:rStyle w:val="Lienhypertexte"/>
                <w:noProof/>
              </w:rPr>
            </w:r>
          </w:ins>
          <w:ins w:id="235" w:author="Arthur Parmentier" w:date="2020-06-10T16:26:00Z">
            <w:r w:rsidRPr="00817145">
              <w:rPr>
                <w:rStyle w:val="Lienhypertexte"/>
                <w:noProof/>
              </w:rPr>
              <w:fldChar w:fldCharType="separate"/>
            </w:r>
            <w:r w:rsidRPr="00817145">
              <w:rPr>
                <w:rStyle w:val="Lienhypertexte"/>
                <w:noProof/>
              </w:rPr>
              <w:t>C.</w:t>
            </w:r>
            <w:r>
              <w:rPr>
                <w:noProof/>
                <w:webHidden/>
              </w:rPr>
              <w:tab/>
            </w:r>
            <w:r>
              <w:rPr>
                <w:noProof/>
                <w:webHidden/>
              </w:rPr>
              <w:fldChar w:fldCharType="begin"/>
            </w:r>
            <w:r>
              <w:rPr>
                <w:noProof/>
                <w:webHidden/>
              </w:rPr>
              <w:instrText xml:space="preserve"> PAGEREF _Toc42698968 \h </w:instrText>
            </w:r>
          </w:ins>
          <w:ins w:id="236" w:author="Arthur Parmentier" w:date="2020-06-10T16:27:00Z">
            <w:r>
              <w:rPr>
                <w:noProof/>
                <w:webHidden/>
              </w:rPr>
            </w:r>
          </w:ins>
          <w:r>
            <w:rPr>
              <w:noProof/>
              <w:webHidden/>
            </w:rPr>
            <w:fldChar w:fldCharType="separate"/>
          </w:r>
          <w:ins w:id="237" w:author="Arthur Parmentier" w:date="2020-06-10T16:27:00Z">
            <w:r>
              <w:rPr>
                <w:noProof/>
                <w:webHidden/>
              </w:rPr>
              <w:t>49</w:t>
            </w:r>
          </w:ins>
          <w:ins w:id="238"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239" w:author="Arthur Parmentier" w:date="2020-06-10T16:26:00Z"/>
              <w:rFonts w:eastAsiaTheme="minorEastAsia" w:cstheme="minorBidi"/>
              <w:noProof/>
              <w:sz w:val="22"/>
              <w:szCs w:val="22"/>
              <w:lang w:val="fr-FR"/>
            </w:rPr>
          </w:pPr>
          <w:ins w:id="24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"_Toc42698969"</w:instrText>
            </w:r>
            <w:r w:rsidRPr="00817145">
              <w:rPr>
                <w:rStyle w:val="Lienhypertexte"/>
                <w:noProof/>
              </w:rPr>
              <w:instrText xml:space="preserve"> </w:instrText>
            </w:r>
          </w:ins>
          <w:ins w:id="241" w:author="Arthur Parmentier" w:date="2020-06-10T16:27:00Z">
            <w:r w:rsidRPr="00817145">
              <w:rPr>
                <w:rStyle w:val="Lienhypertexte"/>
                <w:noProof/>
              </w:rPr>
            </w:r>
          </w:ins>
          <w:ins w:id="242" w:author="Arthur Parmentier" w:date="2020-06-10T16:26:00Z">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Part 1: Motion tracking inputs</w:t>
            </w:r>
            <w:r>
              <w:rPr>
                <w:noProof/>
                <w:webHidden/>
              </w:rPr>
              <w:tab/>
            </w:r>
            <w:r>
              <w:rPr>
                <w:noProof/>
                <w:webHidden/>
              </w:rPr>
              <w:fldChar w:fldCharType="begin"/>
            </w:r>
            <w:r>
              <w:rPr>
                <w:noProof/>
                <w:webHidden/>
              </w:rPr>
              <w:instrText xml:space="preserve"> PAGEREF _Toc42698969 \h </w:instrText>
            </w:r>
          </w:ins>
          <w:ins w:id="243" w:author="Arthur Parmentier" w:date="2020-06-10T16:27:00Z">
            <w:r>
              <w:rPr>
                <w:noProof/>
                <w:webHidden/>
              </w:rPr>
            </w:r>
          </w:ins>
          <w:r>
            <w:rPr>
              <w:noProof/>
              <w:webHidden/>
            </w:rPr>
            <w:fldChar w:fldCharType="separate"/>
          </w:r>
          <w:ins w:id="244" w:author="Arthur Parmentier" w:date="2020-06-10T16:27:00Z">
            <w:r>
              <w:rPr>
                <w:noProof/>
                <w:webHidden/>
              </w:rPr>
              <w:t>49</w:t>
            </w:r>
          </w:ins>
          <w:ins w:id="245"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246" w:author="Arthur Parmentier" w:date="2020-06-10T16:26:00Z"/>
              <w:rFonts w:eastAsiaTheme="minorEastAsia" w:cstheme="minorBidi"/>
              <w:noProof/>
              <w:sz w:val="22"/>
              <w:szCs w:val="22"/>
              <w:lang w:val="fr-FR"/>
            </w:rPr>
          </w:pPr>
          <w:ins w:id="247"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"_Toc42698971"</w:instrText>
            </w:r>
            <w:r w:rsidRPr="00817145">
              <w:rPr>
                <w:rStyle w:val="Lienhypertexte"/>
                <w:noProof/>
              </w:rPr>
              <w:instrText xml:space="preserve"> </w:instrText>
            </w:r>
          </w:ins>
          <w:ins w:id="248" w:author="Arthur Parmentier" w:date="2020-06-10T16:27:00Z">
            <w:r w:rsidRPr="00817145">
              <w:rPr>
                <w:rStyle w:val="Lienhypertexte"/>
                <w:noProof/>
              </w:rPr>
            </w:r>
          </w:ins>
          <w:ins w:id="249" w:author="Arthur Parmentier" w:date="2020-06-10T16:26:00Z">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Part 2: Signs &amp; dictionary management</w:t>
            </w:r>
            <w:r>
              <w:rPr>
                <w:noProof/>
                <w:webHidden/>
              </w:rPr>
              <w:tab/>
            </w:r>
            <w:r>
              <w:rPr>
                <w:noProof/>
                <w:webHidden/>
              </w:rPr>
              <w:fldChar w:fldCharType="begin"/>
            </w:r>
            <w:r>
              <w:rPr>
                <w:noProof/>
                <w:webHidden/>
              </w:rPr>
              <w:instrText xml:space="preserve"> PAGEREF _Toc42698971 \h </w:instrText>
            </w:r>
          </w:ins>
          <w:ins w:id="250" w:author="Arthur Parmentier" w:date="2020-06-10T16:27:00Z">
            <w:r>
              <w:rPr>
                <w:noProof/>
                <w:webHidden/>
              </w:rPr>
            </w:r>
          </w:ins>
          <w:r>
            <w:rPr>
              <w:noProof/>
              <w:webHidden/>
            </w:rPr>
            <w:fldChar w:fldCharType="separate"/>
          </w:r>
          <w:ins w:id="251" w:author="Arthur Parmentier" w:date="2020-06-10T16:27:00Z">
            <w:r>
              <w:rPr>
                <w:noProof/>
                <w:webHidden/>
              </w:rPr>
              <w:t>60</w:t>
            </w:r>
          </w:ins>
          <w:ins w:id="252"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253" w:author="Arthur Parmentier" w:date="2020-06-10T16:26:00Z"/>
              <w:rFonts w:eastAsiaTheme="minorEastAsia" w:cstheme="minorBidi"/>
              <w:noProof/>
              <w:sz w:val="22"/>
              <w:szCs w:val="22"/>
              <w:lang w:val="fr-FR"/>
            </w:rPr>
          </w:pPr>
          <w:ins w:id="254" w:author="Arthur Parmentier" w:date="2020-06-10T16:26:00Z">
            <w:r w:rsidRPr="00817145">
              <w:rPr>
                <w:rStyle w:val="Lienhypertexte"/>
                <w:noProof/>
              </w:rPr>
              <w:lastRenderedPageBreak/>
              <w:fldChar w:fldCharType="begin"/>
            </w:r>
            <w:r w:rsidRPr="00817145">
              <w:rPr>
                <w:rStyle w:val="Lienhypertexte"/>
                <w:noProof/>
              </w:rPr>
              <w:instrText xml:space="preserve"> </w:instrText>
            </w:r>
            <w:r>
              <w:rPr>
                <w:noProof/>
              </w:rPr>
              <w:instrText>HYPERLINK \l "_Toc42698973"</w:instrText>
            </w:r>
            <w:r w:rsidRPr="00817145">
              <w:rPr>
                <w:rStyle w:val="Lienhypertexte"/>
                <w:noProof/>
              </w:rPr>
              <w:instrText xml:space="preserve"> </w:instrText>
            </w:r>
          </w:ins>
          <w:ins w:id="255" w:author="Arthur Parmentier" w:date="2020-06-10T16:27:00Z">
            <w:r w:rsidRPr="00817145">
              <w:rPr>
                <w:rStyle w:val="Lienhypertexte"/>
                <w:noProof/>
              </w:rPr>
            </w:r>
          </w:ins>
          <w:ins w:id="256" w:author="Arthur Parmentier" w:date="2020-06-10T16:26:00Z">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Part 3: Real-time classifiers, regression or DTW models</w:t>
            </w:r>
            <w:r>
              <w:rPr>
                <w:noProof/>
                <w:webHidden/>
              </w:rPr>
              <w:tab/>
            </w:r>
            <w:r>
              <w:rPr>
                <w:noProof/>
                <w:webHidden/>
              </w:rPr>
              <w:fldChar w:fldCharType="begin"/>
            </w:r>
            <w:r>
              <w:rPr>
                <w:noProof/>
                <w:webHidden/>
              </w:rPr>
              <w:instrText xml:space="preserve"> PAGEREF _Toc42698973 \h </w:instrText>
            </w:r>
          </w:ins>
          <w:ins w:id="257" w:author="Arthur Parmentier" w:date="2020-06-10T16:27:00Z">
            <w:r>
              <w:rPr>
                <w:noProof/>
                <w:webHidden/>
              </w:rPr>
            </w:r>
          </w:ins>
          <w:r>
            <w:rPr>
              <w:noProof/>
              <w:webHidden/>
            </w:rPr>
            <w:fldChar w:fldCharType="separate"/>
          </w:r>
          <w:ins w:id="258" w:author="Arthur Parmentier" w:date="2020-06-10T16:27:00Z">
            <w:r>
              <w:rPr>
                <w:noProof/>
                <w:webHidden/>
              </w:rPr>
              <w:t>64</w:t>
            </w:r>
          </w:ins>
          <w:ins w:id="259"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260" w:author="Arthur Parmentier" w:date="2020-06-10T16:26:00Z"/>
              <w:rFonts w:eastAsiaTheme="minorEastAsia" w:cstheme="minorBidi"/>
              <w:noProof/>
              <w:sz w:val="22"/>
              <w:szCs w:val="22"/>
              <w:lang w:val="fr-FR"/>
            </w:rPr>
          </w:pPr>
          <w:ins w:id="261"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"_Toc42698975"</w:instrText>
            </w:r>
            <w:r w:rsidRPr="00817145">
              <w:rPr>
                <w:rStyle w:val="Lienhypertexte"/>
                <w:noProof/>
              </w:rPr>
              <w:instrText xml:space="preserve"> </w:instrText>
            </w:r>
          </w:ins>
          <w:ins w:id="262" w:author="Arthur Parmentier" w:date="2020-06-10T16:27:00Z">
            <w:r w:rsidRPr="00817145">
              <w:rPr>
                <w:rStyle w:val="Lienhypertexte"/>
                <w:noProof/>
              </w:rPr>
            </w:r>
          </w:ins>
          <w:ins w:id="263" w:author="Arthur Parmentier" w:date="2020-06-10T16:26:00Z">
            <w:r w:rsidRPr="00817145">
              <w:rPr>
                <w:rStyle w:val="Lienhypertexte"/>
                <w:noProof/>
              </w:rPr>
              <w:fldChar w:fldCharType="separate"/>
            </w:r>
            <w:r w:rsidRPr="00817145">
              <w:rPr>
                <w:rStyle w:val="Lienhypertexte"/>
                <w:noProof/>
              </w:rPr>
              <w:t>4.</w:t>
            </w:r>
            <w:r>
              <w:rPr>
                <w:rFonts w:eastAsiaTheme="minorEastAsia" w:cstheme="minorBidi"/>
                <w:noProof/>
                <w:sz w:val="22"/>
                <w:szCs w:val="22"/>
                <w:lang w:val="fr-FR"/>
              </w:rPr>
              <w:tab/>
            </w:r>
            <w:r w:rsidRPr="00817145">
              <w:rPr>
                <w:rStyle w:val="Lienhypertexte"/>
                <w:noProof/>
              </w:rPr>
              <w:t>Part 4: Grammar parsing</w:t>
            </w:r>
            <w:r>
              <w:rPr>
                <w:noProof/>
                <w:webHidden/>
              </w:rPr>
              <w:tab/>
            </w:r>
            <w:r>
              <w:rPr>
                <w:noProof/>
                <w:webHidden/>
              </w:rPr>
              <w:fldChar w:fldCharType="begin"/>
            </w:r>
            <w:r>
              <w:rPr>
                <w:noProof/>
                <w:webHidden/>
              </w:rPr>
              <w:instrText xml:space="preserve"> PAGEREF _Toc42698975 \h </w:instrText>
            </w:r>
          </w:ins>
          <w:ins w:id="264" w:author="Arthur Parmentier" w:date="2020-06-10T16:27:00Z">
            <w:r>
              <w:rPr>
                <w:noProof/>
                <w:webHidden/>
              </w:rPr>
            </w:r>
          </w:ins>
          <w:r>
            <w:rPr>
              <w:noProof/>
              <w:webHidden/>
            </w:rPr>
            <w:fldChar w:fldCharType="separate"/>
          </w:r>
          <w:ins w:id="265" w:author="Arthur Parmentier" w:date="2020-06-10T16:27:00Z">
            <w:r>
              <w:rPr>
                <w:noProof/>
                <w:webHidden/>
              </w:rPr>
              <w:t>68</w:t>
            </w:r>
          </w:ins>
          <w:ins w:id="26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267" w:author="Arthur Parmentier" w:date="2020-06-10T16:26:00Z"/>
              <w:rFonts w:eastAsiaTheme="minorEastAsia" w:cstheme="minorBidi"/>
              <w:noProof/>
              <w:sz w:val="22"/>
              <w:szCs w:val="22"/>
              <w:lang w:val="fr-FR"/>
            </w:rPr>
          </w:pPr>
          <w:ins w:id="26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"_Toc42698977"</w:instrText>
            </w:r>
            <w:r w:rsidRPr="00817145">
              <w:rPr>
                <w:rStyle w:val="Lienhypertexte"/>
                <w:noProof/>
              </w:rPr>
              <w:instrText xml:space="preserve"> </w:instrText>
            </w:r>
          </w:ins>
          <w:ins w:id="269" w:author="Arthur Parmentier" w:date="2020-06-10T16:27:00Z">
            <w:r w:rsidRPr="00817145">
              <w:rPr>
                <w:rStyle w:val="Lienhypertexte"/>
                <w:noProof/>
              </w:rPr>
            </w:r>
          </w:ins>
          <w:ins w:id="270" w:author="Arthur Parmentier" w:date="2020-06-10T16:26:00Z">
            <w:r w:rsidRPr="00817145">
              <w:rPr>
                <w:rStyle w:val="Lienhypertexte"/>
                <w:noProof/>
              </w:rPr>
              <w:fldChar w:fldCharType="separate"/>
            </w:r>
            <w:r w:rsidRPr="00817145">
              <w:rPr>
                <w:rStyle w:val="Lienhypertexte"/>
                <w:noProof/>
              </w:rPr>
              <w:t>5.</w:t>
            </w:r>
            <w:r>
              <w:rPr>
                <w:rFonts w:eastAsiaTheme="minorEastAsia" w:cstheme="minorBidi"/>
                <w:noProof/>
                <w:sz w:val="22"/>
                <w:szCs w:val="22"/>
                <w:lang w:val="fr-FR"/>
              </w:rPr>
              <w:tab/>
            </w:r>
            <w:r w:rsidRPr="00817145">
              <w:rPr>
                <w:rStyle w:val="Lienhypertexte"/>
                <w:noProof/>
              </w:rPr>
              <w:t>Part 5: Orchestra simulation</w:t>
            </w:r>
            <w:r>
              <w:rPr>
                <w:noProof/>
                <w:webHidden/>
              </w:rPr>
              <w:tab/>
            </w:r>
            <w:r>
              <w:rPr>
                <w:noProof/>
                <w:webHidden/>
              </w:rPr>
              <w:fldChar w:fldCharType="begin"/>
            </w:r>
            <w:r>
              <w:rPr>
                <w:noProof/>
                <w:webHidden/>
              </w:rPr>
              <w:instrText xml:space="preserve"> PAGEREF _Toc42698977 \h </w:instrText>
            </w:r>
          </w:ins>
          <w:ins w:id="271" w:author="Arthur Parmentier" w:date="2020-06-10T16:27:00Z">
            <w:r>
              <w:rPr>
                <w:noProof/>
                <w:webHidden/>
              </w:rPr>
            </w:r>
          </w:ins>
          <w:r>
            <w:rPr>
              <w:noProof/>
              <w:webHidden/>
            </w:rPr>
            <w:fldChar w:fldCharType="separate"/>
          </w:r>
          <w:ins w:id="272" w:author="Arthur Parmentier" w:date="2020-06-10T16:27:00Z">
            <w:r>
              <w:rPr>
                <w:noProof/>
                <w:webHidden/>
              </w:rPr>
              <w:t>74</w:t>
            </w:r>
          </w:ins>
          <w:ins w:id="273"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274" w:author="Arthur Parmentier" w:date="2020-06-10T16:26:00Z"/>
              <w:rFonts w:eastAsiaTheme="minorEastAsia" w:cstheme="minorBidi"/>
              <w:b w:val="0"/>
              <w:bCs w:val="0"/>
              <w:noProof/>
              <w:lang w:val="fr-FR"/>
            </w:rPr>
          </w:pPr>
          <w:ins w:id="275"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"_Toc42698978"</w:instrText>
            </w:r>
            <w:r w:rsidRPr="00817145">
              <w:rPr>
                <w:rStyle w:val="Lienhypertexte"/>
                <w:noProof/>
              </w:rPr>
              <w:instrText xml:space="preserve"> </w:instrText>
            </w:r>
          </w:ins>
          <w:ins w:id="276" w:author="Arthur Parmentier" w:date="2020-06-10T16:27:00Z">
            <w:r w:rsidRPr="00817145">
              <w:rPr>
                <w:rStyle w:val="Lienhypertexte"/>
                <w:noProof/>
              </w:rPr>
            </w:r>
          </w:ins>
          <w:ins w:id="277" w:author="Arthur Parmentier" w:date="2020-06-10T16:26:00Z">
            <w:r w:rsidRPr="00817145">
              <w:rPr>
                <w:rStyle w:val="Lienhypertexte"/>
                <w:noProof/>
              </w:rPr>
              <w:fldChar w:fldCharType="separate"/>
            </w:r>
            <w:r w:rsidRPr="00817145">
              <w:rPr>
                <w:rStyle w:val="Lienhypertexte"/>
                <w:noProof/>
              </w:rPr>
              <w:t>D.</w:t>
            </w:r>
            <w:r>
              <w:rPr>
                <w:rFonts w:eastAsiaTheme="minorEastAsia" w:cstheme="minorBidi"/>
                <w:b w:val="0"/>
                <w:bCs w:val="0"/>
                <w:noProof/>
                <w:lang w:val="fr-FR"/>
              </w:rPr>
              <w:tab/>
            </w:r>
            <w:r w:rsidRPr="00817145">
              <w:rPr>
                <w:rStyle w:val="Lienhypertexte"/>
                <w:noProof/>
              </w:rPr>
              <w:t>Performance aspects</w:t>
            </w:r>
            <w:r>
              <w:rPr>
                <w:noProof/>
                <w:webHidden/>
              </w:rPr>
              <w:tab/>
            </w:r>
            <w:r>
              <w:rPr>
                <w:noProof/>
                <w:webHidden/>
              </w:rPr>
              <w:fldChar w:fldCharType="begin"/>
            </w:r>
            <w:r>
              <w:rPr>
                <w:noProof/>
                <w:webHidden/>
              </w:rPr>
              <w:instrText xml:space="preserve"> PAGEREF _Toc42698978 \h </w:instrText>
            </w:r>
          </w:ins>
          <w:ins w:id="278" w:author="Arthur Parmentier" w:date="2020-06-10T16:27:00Z">
            <w:r>
              <w:rPr>
                <w:noProof/>
                <w:webHidden/>
              </w:rPr>
            </w:r>
          </w:ins>
          <w:r>
            <w:rPr>
              <w:noProof/>
              <w:webHidden/>
            </w:rPr>
            <w:fldChar w:fldCharType="separate"/>
          </w:r>
          <w:ins w:id="279" w:author="Arthur Parmentier" w:date="2020-06-10T16:27:00Z">
            <w:r>
              <w:rPr>
                <w:noProof/>
                <w:webHidden/>
              </w:rPr>
              <w:t>75</w:t>
            </w:r>
          </w:ins>
          <w:ins w:id="28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281" w:author="Arthur Parmentier" w:date="2020-06-10T16:26:00Z"/>
              <w:rFonts w:eastAsiaTheme="minorEastAsia" w:cstheme="minorBidi"/>
              <w:noProof/>
              <w:sz w:val="22"/>
              <w:szCs w:val="22"/>
              <w:lang w:val="fr-FR"/>
            </w:rPr>
          </w:pPr>
          <w:ins w:id="28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"_Toc42698979"</w:instrText>
            </w:r>
            <w:r w:rsidRPr="00817145">
              <w:rPr>
                <w:rStyle w:val="Lienhypertexte"/>
                <w:noProof/>
              </w:rPr>
              <w:instrText xml:space="preserve"> </w:instrText>
            </w:r>
          </w:ins>
          <w:ins w:id="283" w:author="Arthur Parmentier" w:date="2020-06-10T16:27:00Z">
            <w:r w:rsidRPr="00817145">
              <w:rPr>
                <w:rStyle w:val="Lienhypertexte"/>
                <w:noProof/>
              </w:rPr>
            </w:r>
          </w:ins>
          <w:ins w:id="284" w:author="Arthur Parmentier" w:date="2020-06-10T16:26:00Z">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PoseNet and Wekinator settings</w:t>
            </w:r>
            <w:r>
              <w:rPr>
                <w:noProof/>
                <w:webHidden/>
              </w:rPr>
              <w:tab/>
            </w:r>
            <w:r>
              <w:rPr>
                <w:noProof/>
                <w:webHidden/>
              </w:rPr>
              <w:fldChar w:fldCharType="begin"/>
            </w:r>
            <w:r>
              <w:rPr>
                <w:noProof/>
                <w:webHidden/>
              </w:rPr>
              <w:instrText xml:space="preserve"> PAGEREF _Toc42698979 \h </w:instrText>
            </w:r>
          </w:ins>
          <w:ins w:id="285" w:author="Arthur Parmentier" w:date="2020-06-10T16:27:00Z">
            <w:r>
              <w:rPr>
                <w:noProof/>
                <w:webHidden/>
              </w:rPr>
            </w:r>
          </w:ins>
          <w:r>
            <w:rPr>
              <w:noProof/>
              <w:webHidden/>
            </w:rPr>
            <w:fldChar w:fldCharType="separate"/>
          </w:r>
          <w:ins w:id="286" w:author="Arthur Parmentier" w:date="2020-06-10T16:27:00Z">
            <w:r>
              <w:rPr>
                <w:noProof/>
                <w:webHidden/>
              </w:rPr>
              <w:t>75</w:t>
            </w:r>
          </w:ins>
          <w:ins w:id="287"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288" w:author="Arthur Parmentier" w:date="2020-06-10T16:26:00Z"/>
              <w:rFonts w:eastAsiaTheme="minorEastAsia" w:cstheme="minorBidi"/>
              <w:noProof/>
              <w:sz w:val="22"/>
              <w:szCs w:val="22"/>
              <w:lang w:val="fr-FR"/>
            </w:rPr>
          </w:pPr>
          <w:ins w:id="289"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"_Toc42698980"</w:instrText>
            </w:r>
            <w:r w:rsidRPr="00817145">
              <w:rPr>
                <w:rStyle w:val="Lienhypertexte"/>
                <w:noProof/>
              </w:rPr>
              <w:instrText xml:space="preserve"> </w:instrText>
            </w:r>
          </w:ins>
          <w:ins w:id="290" w:author="Arthur Parmentier" w:date="2020-06-10T16:27:00Z">
            <w:r w:rsidRPr="00817145">
              <w:rPr>
                <w:rStyle w:val="Lienhypertexte"/>
                <w:noProof/>
              </w:rPr>
            </w:r>
          </w:ins>
          <w:ins w:id="291" w:author="Arthur Parmentier" w:date="2020-06-10T16:26:00Z">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Threading</w:t>
            </w:r>
            <w:r>
              <w:rPr>
                <w:noProof/>
                <w:webHidden/>
              </w:rPr>
              <w:tab/>
            </w:r>
            <w:r>
              <w:rPr>
                <w:noProof/>
                <w:webHidden/>
              </w:rPr>
              <w:fldChar w:fldCharType="begin"/>
            </w:r>
            <w:r>
              <w:rPr>
                <w:noProof/>
                <w:webHidden/>
              </w:rPr>
              <w:instrText xml:space="preserve"> PAGEREF _Toc42698980 \h </w:instrText>
            </w:r>
          </w:ins>
          <w:ins w:id="292" w:author="Arthur Parmentier" w:date="2020-06-10T16:27:00Z">
            <w:r>
              <w:rPr>
                <w:noProof/>
                <w:webHidden/>
              </w:rPr>
            </w:r>
          </w:ins>
          <w:r>
            <w:rPr>
              <w:noProof/>
              <w:webHidden/>
            </w:rPr>
            <w:fldChar w:fldCharType="separate"/>
          </w:r>
          <w:ins w:id="293" w:author="Arthur Parmentier" w:date="2020-06-10T16:27:00Z">
            <w:r>
              <w:rPr>
                <w:noProof/>
                <w:webHidden/>
              </w:rPr>
              <w:t>76</w:t>
            </w:r>
          </w:ins>
          <w:ins w:id="294"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295" w:author="Arthur Parmentier" w:date="2020-06-10T16:26:00Z"/>
              <w:rFonts w:eastAsiaTheme="minorEastAsia" w:cstheme="minorBidi"/>
              <w:b w:val="0"/>
              <w:bCs w:val="0"/>
              <w:noProof/>
              <w:lang w:val="fr-FR"/>
            </w:rPr>
          </w:pPr>
          <w:ins w:id="29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"_Toc42698981"</w:instrText>
            </w:r>
            <w:r w:rsidRPr="00817145">
              <w:rPr>
                <w:rStyle w:val="Lienhypertexte"/>
                <w:noProof/>
              </w:rPr>
              <w:instrText xml:space="preserve"> </w:instrText>
            </w:r>
          </w:ins>
          <w:ins w:id="297" w:author="Arthur Parmentier" w:date="2020-06-10T16:27:00Z">
            <w:r w:rsidRPr="00817145">
              <w:rPr>
                <w:rStyle w:val="Lienhypertexte"/>
                <w:noProof/>
              </w:rPr>
            </w:r>
          </w:ins>
          <w:ins w:id="298" w:author="Arthur Parmentier" w:date="2020-06-10T16:26:00Z">
            <w:r w:rsidRPr="00817145">
              <w:rPr>
                <w:rStyle w:val="Lienhypertexte"/>
                <w:noProof/>
              </w:rPr>
              <w:fldChar w:fldCharType="separate"/>
            </w:r>
            <w:r w:rsidRPr="00817145">
              <w:rPr>
                <w:rStyle w:val="Lienhypertexte"/>
                <w:noProof/>
              </w:rPr>
              <w:t>E.</w:t>
            </w:r>
            <w:r>
              <w:rPr>
                <w:rFonts w:eastAsiaTheme="minorEastAsia" w:cstheme="minorBidi"/>
                <w:b w:val="0"/>
                <w:bCs w:val="0"/>
                <w:noProof/>
                <w:lang w:val="fr-FR"/>
              </w:rPr>
              <w:tab/>
            </w:r>
            <w:r w:rsidRPr="00817145">
              <w:rPr>
                <w:rStyle w:val="Lienhypertexte"/>
                <w:noProof/>
              </w:rPr>
              <w:t>Learning in SP and numerical tool</w:t>
            </w:r>
            <w:r>
              <w:rPr>
                <w:noProof/>
                <w:webHidden/>
              </w:rPr>
              <w:tab/>
            </w:r>
            <w:r>
              <w:rPr>
                <w:noProof/>
                <w:webHidden/>
              </w:rPr>
              <w:fldChar w:fldCharType="begin"/>
            </w:r>
            <w:r>
              <w:rPr>
                <w:noProof/>
                <w:webHidden/>
              </w:rPr>
              <w:instrText xml:space="preserve"> PAGEREF _Toc42698981 \h </w:instrText>
            </w:r>
          </w:ins>
          <w:ins w:id="299" w:author="Arthur Parmentier" w:date="2020-06-10T16:27:00Z">
            <w:r>
              <w:rPr>
                <w:noProof/>
                <w:webHidden/>
              </w:rPr>
            </w:r>
          </w:ins>
          <w:r>
            <w:rPr>
              <w:noProof/>
              <w:webHidden/>
            </w:rPr>
            <w:fldChar w:fldCharType="separate"/>
          </w:r>
          <w:ins w:id="300" w:author="Arthur Parmentier" w:date="2020-06-10T16:27:00Z">
            <w:r>
              <w:rPr>
                <w:noProof/>
                <w:webHidden/>
              </w:rPr>
              <w:t>77</w:t>
            </w:r>
          </w:ins>
          <w:ins w:id="301"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302" w:author="Arthur Parmentier" w:date="2020-06-10T16:26:00Z"/>
              <w:rFonts w:eastAsiaTheme="minorEastAsia" w:cstheme="minorBidi"/>
              <w:b w:val="0"/>
              <w:bCs w:val="0"/>
              <w:noProof/>
              <w:lang w:val="fr-FR"/>
            </w:rPr>
          </w:pPr>
          <w:ins w:id="303"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"_Toc42698982"</w:instrText>
            </w:r>
            <w:r w:rsidRPr="00817145">
              <w:rPr>
                <w:rStyle w:val="Lienhypertexte"/>
                <w:noProof/>
              </w:rPr>
              <w:instrText xml:space="preserve"> </w:instrText>
            </w:r>
          </w:ins>
          <w:ins w:id="304" w:author="Arthur Parmentier" w:date="2020-06-10T16:27:00Z">
            <w:r w:rsidRPr="00817145">
              <w:rPr>
                <w:rStyle w:val="Lienhypertexte"/>
                <w:noProof/>
              </w:rPr>
            </w:r>
          </w:ins>
          <w:ins w:id="305" w:author="Arthur Parmentier" w:date="2020-06-10T16:26:00Z">
            <w:r w:rsidRPr="00817145">
              <w:rPr>
                <w:rStyle w:val="Lienhypertexte"/>
                <w:noProof/>
              </w:rPr>
              <w:fldChar w:fldCharType="separate"/>
            </w:r>
            <w:r w:rsidRPr="00817145">
              <w:rPr>
                <w:rStyle w:val="Lienhypertexte"/>
                <w:noProof/>
              </w:rPr>
              <w:t>F.</w:t>
            </w:r>
            <w:r>
              <w:rPr>
                <w:rFonts w:eastAsiaTheme="minorEastAsia" w:cstheme="minorBidi"/>
                <w:b w:val="0"/>
                <w:bCs w:val="0"/>
                <w:noProof/>
                <w:lang w:val="fr-FR"/>
              </w:rPr>
              <w:tab/>
            </w:r>
            <w:r w:rsidRPr="00817145">
              <w:rPr>
                <w:rStyle w:val="Lienhypertexte"/>
                <w:noProof/>
              </w:rPr>
              <w:t>Potential &amp; future of the tool</w:t>
            </w:r>
            <w:r>
              <w:rPr>
                <w:noProof/>
                <w:webHidden/>
              </w:rPr>
              <w:tab/>
            </w:r>
            <w:r>
              <w:rPr>
                <w:noProof/>
                <w:webHidden/>
              </w:rPr>
              <w:fldChar w:fldCharType="begin"/>
            </w:r>
            <w:r>
              <w:rPr>
                <w:noProof/>
                <w:webHidden/>
              </w:rPr>
              <w:instrText xml:space="preserve"> PAGEREF _Toc42698982 \h </w:instrText>
            </w:r>
          </w:ins>
          <w:ins w:id="306" w:author="Arthur Parmentier" w:date="2020-06-10T16:27:00Z">
            <w:r>
              <w:rPr>
                <w:noProof/>
                <w:webHidden/>
              </w:rPr>
            </w:r>
          </w:ins>
          <w:r>
            <w:rPr>
              <w:noProof/>
              <w:webHidden/>
            </w:rPr>
            <w:fldChar w:fldCharType="separate"/>
          </w:r>
          <w:ins w:id="307" w:author="Arthur Parmentier" w:date="2020-06-10T16:27:00Z">
            <w:r>
              <w:rPr>
                <w:noProof/>
                <w:webHidden/>
              </w:rPr>
              <w:t>77</w:t>
            </w:r>
          </w:ins>
          <w:ins w:id="308"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309" w:author="Arthur Parmentier" w:date="2020-06-10T16:26:00Z"/>
              <w:rFonts w:eastAsiaTheme="minorEastAsia" w:cstheme="minorBidi"/>
              <w:noProof/>
              <w:sz w:val="22"/>
              <w:szCs w:val="22"/>
              <w:lang w:val="fr-FR"/>
            </w:rPr>
          </w:pPr>
          <w:ins w:id="31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"_Toc42698983"</w:instrText>
            </w:r>
            <w:r w:rsidRPr="00817145">
              <w:rPr>
                <w:rStyle w:val="Lienhypertexte"/>
                <w:noProof/>
              </w:rPr>
              <w:instrText xml:space="preserve"> </w:instrText>
            </w:r>
          </w:ins>
          <w:ins w:id="311" w:author="Arthur Parmentier" w:date="2020-06-10T16:27:00Z">
            <w:r w:rsidRPr="00817145">
              <w:rPr>
                <w:rStyle w:val="Lienhypertexte"/>
                <w:noProof/>
              </w:rPr>
            </w:r>
          </w:ins>
          <w:ins w:id="312" w:author="Arthur Parmentier" w:date="2020-06-10T16:26:00Z">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Emotion recognition</w:t>
            </w:r>
            <w:r>
              <w:rPr>
                <w:noProof/>
                <w:webHidden/>
              </w:rPr>
              <w:tab/>
            </w:r>
            <w:r>
              <w:rPr>
                <w:noProof/>
                <w:webHidden/>
              </w:rPr>
              <w:fldChar w:fldCharType="begin"/>
            </w:r>
            <w:r>
              <w:rPr>
                <w:noProof/>
                <w:webHidden/>
              </w:rPr>
              <w:instrText xml:space="preserve"> PAGEREF _Toc42698983 \h </w:instrText>
            </w:r>
          </w:ins>
          <w:ins w:id="313" w:author="Arthur Parmentier" w:date="2020-06-10T16:27:00Z">
            <w:r>
              <w:rPr>
                <w:noProof/>
                <w:webHidden/>
              </w:rPr>
            </w:r>
          </w:ins>
          <w:r>
            <w:rPr>
              <w:noProof/>
              <w:webHidden/>
            </w:rPr>
            <w:fldChar w:fldCharType="separate"/>
          </w:r>
          <w:ins w:id="314" w:author="Arthur Parmentier" w:date="2020-06-10T16:27:00Z">
            <w:r>
              <w:rPr>
                <w:noProof/>
                <w:webHidden/>
              </w:rPr>
              <w:t>77</w:t>
            </w:r>
          </w:ins>
          <w:ins w:id="315"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316" w:author="Arthur Parmentier" w:date="2020-06-10T16:26:00Z"/>
              <w:rFonts w:eastAsiaTheme="minorEastAsia" w:cstheme="minorBidi"/>
              <w:noProof/>
              <w:sz w:val="22"/>
              <w:szCs w:val="22"/>
              <w:lang w:val="fr-FR"/>
            </w:rPr>
          </w:pPr>
          <w:ins w:id="317"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"_Toc42698985"</w:instrText>
            </w:r>
            <w:r w:rsidRPr="00817145">
              <w:rPr>
                <w:rStyle w:val="Lienhypertexte"/>
                <w:noProof/>
              </w:rPr>
              <w:instrText xml:space="preserve"> </w:instrText>
            </w:r>
          </w:ins>
          <w:ins w:id="318" w:author="Arthur Parmentier" w:date="2020-06-10T16:27:00Z">
            <w:r w:rsidRPr="00817145">
              <w:rPr>
                <w:rStyle w:val="Lienhypertexte"/>
                <w:noProof/>
              </w:rPr>
            </w:r>
          </w:ins>
          <w:ins w:id="319" w:author="Arthur Parmentier" w:date="2020-06-10T16:26:00Z">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Classification problem with CRF</w:t>
            </w:r>
            <w:r>
              <w:rPr>
                <w:noProof/>
                <w:webHidden/>
              </w:rPr>
              <w:tab/>
            </w:r>
            <w:r>
              <w:rPr>
                <w:noProof/>
                <w:webHidden/>
              </w:rPr>
              <w:fldChar w:fldCharType="begin"/>
            </w:r>
            <w:r>
              <w:rPr>
                <w:noProof/>
                <w:webHidden/>
              </w:rPr>
              <w:instrText xml:space="preserve"> PAGEREF _Toc42698985 \h </w:instrText>
            </w:r>
          </w:ins>
          <w:ins w:id="320" w:author="Arthur Parmentier" w:date="2020-06-10T16:27:00Z">
            <w:r>
              <w:rPr>
                <w:noProof/>
                <w:webHidden/>
              </w:rPr>
            </w:r>
          </w:ins>
          <w:r>
            <w:rPr>
              <w:noProof/>
              <w:webHidden/>
            </w:rPr>
            <w:fldChar w:fldCharType="separate"/>
          </w:r>
          <w:ins w:id="321" w:author="Arthur Parmentier" w:date="2020-06-10T16:27:00Z">
            <w:r>
              <w:rPr>
                <w:noProof/>
                <w:webHidden/>
              </w:rPr>
              <w:t>78</w:t>
            </w:r>
          </w:ins>
          <w:ins w:id="322"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323" w:author="Arthur Parmentier" w:date="2020-06-10T16:26:00Z"/>
              <w:rFonts w:eastAsiaTheme="minorEastAsia" w:cstheme="minorBidi"/>
              <w:noProof/>
              <w:sz w:val="22"/>
              <w:szCs w:val="22"/>
              <w:lang w:val="fr-FR"/>
            </w:rPr>
          </w:pPr>
          <w:ins w:id="32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"_Toc42698986"</w:instrText>
            </w:r>
            <w:r w:rsidRPr="00817145">
              <w:rPr>
                <w:rStyle w:val="Lienhypertexte"/>
                <w:noProof/>
              </w:rPr>
              <w:instrText xml:space="preserve"> </w:instrText>
            </w:r>
          </w:ins>
          <w:ins w:id="325" w:author="Arthur Parmentier" w:date="2020-06-10T16:27:00Z">
            <w:r w:rsidRPr="00817145">
              <w:rPr>
                <w:rStyle w:val="Lienhypertexte"/>
                <w:noProof/>
              </w:rPr>
            </w:r>
          </w:ins>
          <w:ins w:id="326" w:author="Arthur Parmentier" w:date="2020-06-10T16:26:00Z">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The future</w:t>
            </w:r>
            <w:r>
              <w:rPr>
                <w:noProof/>
                <w:webHidden/>
              </w:rPr>
              <w:tab/>
            </w:r>
            <w:r>
              <w:rPr>
                <w:noProof/>
                <w:webHidden/>
              </w:rPr>
              <w:fldChar w:fldCharType="begin"/>
            </w:r>
            <w:r>
              <w:rPr>
                <w:noProof/>
                <w:webHidden/>
              </w:rPr>
              <w:instrText xml:space="preserve"> PAGEREF _Toc42698986 \h </w:instrText>
            </w:r>
          </w:ins>
          <w:ins w:id="327" w:author="Arthur Parmentier" w:date="2020-06-10T16:27:00Z">
            <w:r>
              <w:rPr>
                <w:noProof/>
                <w:webHidden/>
              </w:rPr>
            </w:r>
          </w:ins>
          <w:r>
            <w:rPr>
              <w:noProof/>
              <w:webHidden/>
            </w:rPr>
            <w:fldChar w:fldCharType="separate"/>
          </w:r>
          <w:ins w:id="328" w:author="Arthur Parmentier" w:date="2020-06-10T16:27:00Z">
            <w:r>
              <w:rPr>
                <w:noProof/>
                <w:webHidden/>
              </w:rPr>
              <w:t>78</w:t>
            </w:r>
          </w:ins>
          <w:ins w:id="329" w:author="Arthur Parmentier" w:date="2020-06-10T16:26:00Z">
            <w:r>
              <w:rPr>
                <w:noProof/>
                <w:webHidden/>
              </w:rPr>
              <w:fldChar w:fldCharType="end"/>
            </w:r>
            <w:r w:rsidRPr="00817145">
              <w:rPr>
                <w:rStyle w:val="Lienhypertexte"/>
                <w:noProof/>
              </w:rPr>
              <w:fldChar w:fldCharType="end"/>
            </w:r>
          </w:ins>
        </w:p>
        <w:p w:rsidR="00295FEB" w:rsidRDefault="00295FEB">
          <w:pPr>
            <w:pStyle w:val="TM1"/>
            <w:tabs>
              <w:tab w:val="left" w:pos="440"/>
              <w:tab w:val="right" w:leader="dot" w:pos="9736"/>
            </w:tabs>
            <w:rPr>
              <w:ins w:id="330" w:author="Arthur Parmentier" w:date="2020-06-10T16:26:00Z"/>
              <w:rFonts w:eastAsiaTheme="minorEastAsia" w:cstheme="minorBidi"/>
              <w:b w:val="0"/>
              <w:bCs w:val="0"/>
              <w:i w:val="0"/>
              <w:iCs w:val="0"/>
              <w:noProof/>
              <w:sz w:val="22"/>
              <w:szCs w:val="22"/>
              <w:lang w:val="fr-FR"/>
            </w:rPr>
          </w:pPr>
          <w:ins w:id="331"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"_Toc42698987"</w:instrText>
            </w:r>
            <w:r w:rsidRPr="00817145">
              <w:rPr>
                <w:rStyle w:val="Lienhypertexte"/>
                <w:noProof/>
              </w:rPr>
              <w:instrText xml:space="preserve"> </w:instrText>
            </w:r>
          </w:ins>
          <w:ins w:id="332" w:author="Arthur Parmentier" w:date="2020-06-10T16:27:00Z">
            <w:r w:rsidRPr="00817145">
              <w:rPr>
                <w:rStyle w:val="Lienhypertexte"/>
                <w:noProof/>
              </w:rPr>
            </w:r>
          </w:ins>
          <w:ins w:id="333" w:author="Arthur Parmentier" w:date="2020-06-10T16:26:00Z">
            <w:r w:rsidRPr="00817145">
              <w:rPr>
                <w:rStyle w:val="Lienhypertexte"/>
                <w:noProof/>
              </w:rPr>
              <w:fldChar w:fldCharType="separate"/>
            </w:r>
            <w:r w:rsidRPr="00817145">
              <w:rPr>
                <w:rStyle w:val="Lienhypertexte"/>
                <w:noProof/>
              </w:rPr>
              <w:t>V.</w:t>
            </w:r>
            <w:r>
              <w:rPr>
                <w:rFonts w:eastAsiaTheme="minorEastAsia" w:cstheme="minorBidi"/>
                <w:b w:val="0"/>
                <w:bCs w:val="0"/>
                <w:i w:val="0"/>
                <w:iCs w:val="0"/>
                <w:noProof/>
                <w:sz w:val="22"/>
                <w:szCs w:val="22"/>
                <w:lang w:val="fr-FR"/>
              </w:rPr>
              <w:tab/>
            </w:r>
            <w:r w:rsidRPr="00817145">
              <w:rPr>
                <w:rStyle w:val="Lienhypertexte"/>
                <w:noProof/>
              </w:rPr>
              <w:t>Conclusion</w:t>
            </w:r>
            <w:r>
              <w:rPr>
                <w:noProof/>
                <w:webHidden/>
              </w:rPr>
              <w:tab/>
            </w:r>
            <w:r>
              <w:rPr>
                <w:noProof/>
                <w:webHidden/>
              </w:rPr>
              <w:fldChar w:fldCharType="begin"/>
            </w:r>
            <w:r>
              <w:rPr>
                <w:noProof/>
                <w:webHidden/>
              </w:rPr>
              <w:instrText xml:space="preserve"> PAGEREF _Toc42698987 \h </w:instrText>
            </w:r>
          </w:ins>
          <w:ins w:id="334" w:author="Arthur Parmentier" w:date="2020-06-10T16:27:00Z">
            <w:r>
              <w:rPr>
                <w:noProof/>
                <w:webHidden/>
              </w:rPr>
            </w:r>
          </w:ins>
          <w:r>
            <w:rPr>
              <w:noProof/>
              <w:webHidden/>
            </w:rPr>
            <w:fldChar w:fldCharType="separate"/>
          </w:r>
          <w:ins w:id="335" w:author="Arthur Parmentier" w:date="2020-06-10T16:27:00Z">
            <w:r>
              <w:rPr>
                <w:noProof/>
                <w:webHidden/>
              </w:rPr>
              <w:t>78</w:t>
            </w:r>
          </w:ins>
          <w:ins w:id="336" w:author="Arthur Parmentier" w:date="2020-06-10T16:26:00Z">
            <w:r>
              <w:rPr>
                <w:noProof/>
                <w:webHidden/>
              </w:rPr>
              <w:fldChar w:fldCharType="end"/>
            </w:r>
            <w:r w:rsidRPr="00817145">
              <w:rPr>
                <w:rStyle w:val="Lienhypertexte"/>
                <w:noProof/>
              </w:rPr>
              <w:fldChar w:fldCharType="end"/>
            </w:r>
          </w:ins>
        </w:p>
        <w:p w:rsidR="00DC3FF9" w:rsidRPr="007C437A" w:rsidDel="00BA3828" w:rsidRDefault="00DC3FF9" w:rsidP="00E6654A">
          <w:pPr>
            <w:pStyle w:val="TM1"/>
            <w:rPr>
              <w:del w:id="337" w:author="Arthur Parmentier" w:date="2020-05-14T13:28:00Z"/>
              <w:rFonts w:eastAsiaTheme="minorEastAsia" w:cstheme="minorBidi"/>
              <w:noProof/>
              <w:sz w:val="22"/>
              <w:szCs w:val="22"/>
              <w:rPrChange w:id="338" w:author="Arthur Parmentier" w:date="2020-06-07T15:27:00Z">
                <w:rPr>
                  <w:del w:id="339" w:author="Arthur Parmentier" w:date="2020-05-14T13:28:00Z"/>
                  <w:rFonts w:eastAsiaTheme="minorEastAsia" w:cstheme="minorBidi"/>
                  <w:noProof/>
                  <w:sz w:val="22"/>
                  <w:szCs w:val="22"/>
                  <w:lang w:val="fr-FR"/>
                </w:rPr>
              </w:rPrChange>
            </w:rPr>
          </w:pPr>
          <w:del w:id="340" w:author="Arthur Parmentier" w:date="2020-05-14T13:28:00Z">
            <w:r w:rsidRPr="007C437A" w:rsidDel="00BA3828">
              <w:rPr>
                <w:noProof/>
                <w:rPrChange w:id="341" w:author="Arthur Parmentier" w:date="2020-06-07T15:27:00Z">
                  <w:rPr>
                    <w:rStyle w:val="Lienhypertexte"/>
                    <w:b w:val="0"/>
                    <w:bCs w:val="0"/>
                    <w:i w:val="0"/>
                    <w:iCs w:val="0"/>
                    <w:noProof/>
                  </w:rPr>
                </w:rPrChange>
              </w:rPr>
              <w:delText>I.</w:delText>
            </w:r>
            <w:r w:rsidRPr="007C437A" w:rsidDel="00BA3828">
              <w:rPr>
                <w:rFonts w:eastAsiaTheme="minorEastAsia" w:cstheme="minorBidi"/>
                <w:b w:val="0"/>
                <w:bCs w:val="0"/>
                <w:i w:val="0"/>
                <w:iCs w:val="0"/>
                <w:noProof/>
                <w:rPrChange w:id="342" w:author="Arthur Parmentier" w:date="2020-06-07T15:27:00Z">
                  <w:rPr>
                    <w:rFonts w:eastAsiaTheme="minorEastAsia" w:cstheme="minorBidi"/>
                    <w:b w:val="0"/>
                    <w:bCs w:val="0"/>
                    <w:i w:val="0"/>
                    <w:iCs w:val="0"/>
                    <w:noProof/>
                    <w:lang w:val="fr-FR"/>
                  </w:rPr>
                </w:rPrChange>
              </w:rPr>
              <w:tab/>
            </w:r>
            <w:r w:rsidRPr="007C437A" w:rsidDel="00BA3828">
              <w:rPr>
                <w:noProof/>
                <w:rPrChange w:id="343" w:author="Arthur Parmentier" w:date="2020-06-07T15:27:00Z">
                  <w:rPr>
                    <w:rStyle w:val="Lienhypertexte"/>
                    <w:b w:val="0"/>
                    <w:bCs w:val="0"/>
                    <w:i w:val="0"/>
                    <w:iCs w:val="0"/>
                    <w:noProof/>
                  </w:rPr>
                </w:rPrChange>
              </w:rPr>
              <w:delText>Introduction</w:delText>
            </w:r>
            <w:r w:rsidRPr="007C437A" w:rsidDel="00BA3828">
              <w:rPr>
                <w:noProof/>
                <w:webHidden/>
              </w:rPr>
              <w:tab/>
              <w:delText>2</w:delText>
            </w:r>
          </w:del>
        </w:p>
        <w:p w:rsidR="00DC3FF9" w:rsidRPr="007C437A" w:rsidDel="00BA3828" w:rsidRDefault="00DC3FF9" w:rsidP="00E6654A">
          <w:pPr>
            <w:pStyle w:val="TM1"/>
            <w:rPr>
              <w:del w:id="344" w:author="Arthur Parmentier" w:date="2020-05-14T13:28:00Z"/>
              <w:rFonts w:eastAsiaTheme="minorEastAsia" w:cstheme="minorBidi"/>
              <w:noProof/>
              <w:sz w:val="22"/>
              <w:szCs w:val="22"/>
              <w:rPrChange w:id="345" w:author="Arthur Parmentier" w:date="2020-06-07T15:27:00Z">
                <w:rPr>
                  <w:del w:id="346" w:author="Arthur Parmentier" w:date="2020-05-14T13:28:00Z"/>
                  <w:rFonts w:eastAsiaTheme="minorEastAsia" w:cstheme="minorBidi"/>
                  <w:noProof/>
                  <w:sz w:val="22"/>
                  <w:szCs w:val="22"/>
                  <w:lang w:val="fr-FR"/>
                </w:rPr>
              </w:rPrChange>
            </w:rPr>
          </w:pPr>
          <w:del w:id="347" w:author="Arthur Parmentier" w:date="2020-05-14T13:28:00Z">
            <w:r w:rsidRPr="007C437A" w:rsidDel="00BA3828">
              <w:rPr>
                <w:noProof/>
                <w:rPrChange w:id="348" w:author="Arthur Parmentier" w:date="2020-06-07T15:27:00Z">
                  <w:rPr>
                    <w:rStyle w:val="Lienhypertexte"/>
                    <w:b w:val="0"/>
                    <w:bCs w:val="0"/>
                    <w:i w:val="0"/>
                    <w:iCs w:val="0"/>
                    <w:noProof/>
                  </w:rPr>
                </w:rPrChange>
              </w:rPr>
              <w:delText>III.</w:delText>
            </w:r>
            <w:r w:rsidRPr="007C437A" w:rsidDel="00BA3828">
              <w:rPr>
                <w:rFonts w:eastAsiaTheme="minorEastAsia" w:cstheme="minorBidi"/>
                <w:b w:val="0"/>
                <w:bCs w:val="0"/>
                <w:i w:val="0"/>
                <w:iCs w:val="0"/>
                <w:noProof/>
                <w:rPrChange w:id="349" w:author="Arthur Parmentier" w:date="2020-06-07T15:27:00Z">
                  <w:rPr>
                    <w:rFonts w:eastAsiaTheme="minorEastAsia" w:cstheme="minorBidi"/>
                    <w:b w:val="0"/>
                    <w:bCs w:val="0"/>
                    <w:i w:val="0"/>
                    <w:iCs w:val="0"/>
                    <w:noProof/>
                    <w:lang w:val="fr-FR"/>
                  </w:rPr>
                </w:rPrChange>
              </w:rPr>
              <w:tab/>
            </w:r>
            <w:r w:rsidRPr="007C437A" w:rsidDel="00BA3828">
              <w:rPr>
                <w:noProof/>
                <w:rPrChange w:id="350" w:author="Arthur Parmentier" w:date="2020-06-07T15:27:00Z">
                  <w:rPr>
                    <w:rStyle w:val="Lienhypertexte"/>
                    <w:b w:val="0"/>
                    <w:bCs w:val="0"/>
                    <w:i w:val="0"/>
                    <w:iCs w:val="0"/>
                    <w:noProof/>
                  </w:rPr>
                </w:rPrChange>
              </w:rPr>
              <w:delText>A brief history of Soundpainting</w:delText>
            </w:r>
            <w:r w:rsidRPr="007C437A" w:rsidDel="00BA3828">
              <w:rPr>
                <w:noProof/>
                <w:webHidden/>
              </w:rPr>
              <w:tab/>
              <w:delText>3</w:delText>
            </w:r>
          </w:del>
        </w:p>
        <w:p w:rsidR="00DC3FF9" w:rsidRPr="007C437A" w:rsidDel="00BA3828" w:rsidRDefault="00DC3FF9" w:rsidP="00E6654A">
          <w:pPr>
            <w:pStyle w:val="TM2"/>
            <w:rPr>
              <w:del w:id="351" w:author="Arthur Parmentier" w:date="2020-05-14T13:28:00Z"/>
              <w:rFonts w:eastAsiaTheme="minorEastAsia" w:cstheme="minorBidi"/>
              <w:noProof/>
              <w:rPrChange w:id="352" w:author="Arthur Parmentier" w:date="2020-06-07T15:27:00Z">
                <w:rPr>
                  <w:del w:id="353" w:author="Arthur Parmentier" w:date="2020-05-14T13:28:00Z"/>
                  <w:rFonts w:eastAsiaTheme="minorEastAsia" w:cstheme="minorBidi"/>
                  <w:noProof/>
                  <w:lang w:val="fr-FR"/>
                </w:rPr>
              </w:rPrChange>
            </w:rPr>
          </w:pPr>
          <w:del w:id="354" w:author="Arthur Parmentier" w:date="2020-05-14T13:28:00Z">
            <w:r w:rsidRPr="007C437A" w:rsidDel="00BA3828">
              <w:rPr>
                <w:noProof/>
                <w:rPrChange w:id="355"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356" w:author="Arthur Parmentier" w:date="2020-06-07T15:27:00Z">
                  <w:rPr>
                    <w:rFonts w:eastAsiaTheme="minorEastAsia" w:cstheme="minorBidi"/>
                    <w:b w:val="0"/>
                    <w:bCs w:val="0"/>
                    <w:noProof/>
                    <w:lang w:val="fr-FR"/>
                  </w:rPr>
                </w:rPrChange>
              </w:rPr>
              <w:tab/>
            </w:r>
            <w:r w:rsidRPr="007C437A" w:rsidDel="00BA3828">
              <w:rPr>
                <w:noProof/>
                <w:rPrChange w:id="357" w:author="Arthur Parmentier" w:date="2020-06-07T15:27:00Z">
                  <w:rPr>
                    <w:rStyle w:val="Lienhypertexte"/>
                    <w:b w:val="0"/>
                    <w:bCs w:val="0"/>
                    <w:noProof/>
                  </w:rPr>
                </w:rPrChange>
              </w:rPr>
              <w:delText>Back in Woodstock 1974: emergence in emergency</w:delText>
            </w:r>
            <w:r w:rsidRPr="007C437A" w:rsidDel="00BA3828">
              <w:rPr>
                <w:noProof/>
                <w:webHidden/>
              </w:rPr>
              <w:tab/>
              <w:delText>3</w:delText>
            </w:r>
          </w:del>
        </w:p>
        <w:p w:rsidR="00DC3FF9" w:rsidRPr="007C437A" w:rsidDel="00BA3828" w:rsidRDefault="00DC3FF9" w:rsidP="00E6654A">
          <w:pPr>
            <w:pStyle w:val="TM2"/>
            <w:rPr>
              <w:del w:id="358" w:author="Arthur Parmentier" w:date="2020-05-14T13:28:00Z"/>
              <w:rFonts w:eastAsiaTheme="minorEastAsia" w:cstheme="minorBidi"/>
              <w:noProof/>
              <w:rPrChange w:id="359" w:author="Arthur Parmentier" w:date="2020-06-07T15:27:00Z">
                <w:rPr>
                  <w:del w:id="360" w:author="Arthur Parmentier" w:date="2020-05-14T13:28:00Z"/>
                  <w:rFonts w:eastAsiaTheme="minorEastAsia" w:cstheme="minorBidi"/>
                  <w:noProof/>
                  <w:lang w:val="fr-FR"/>
                </w:rPr>
              </w:rPrChange>
            </w:rPr>
          </w:pPr>
          <w:del w:id="361" w:author="Arthur Parmentier" w:date="2020-05-14T13:28:00Z">
            <w:r w:rsidRPr="007C437A" w:rsidDel="00BA3828">
              <w:rPr>
                <w:noProof/>
                <w:rPrChange w:id="362"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363" w:author="Arthur Parmentier" w:date="2020-06-07T15:27:00Z">
                  <w:rPr>
                    <w:rFonts w:eastAsiaTheme="minorEastAsia" w:cstheme="minorBidi"/>
                    <w:b w:val="0"/>
                    <w:bCs w:val="0"/>
                    <w:noProof/>
                    <w:lang w:val="fr-FR"/>
                  </w:rPr>
                </w:rPrChange>
              </w:rPr>
              <w:tab/>
            </w:r>
            <w:r w:rsidRPr="007C437A" w:rsidDel="00BA3828">
              <w:rPr>
                <w:noProof/>
                <w:rPrChange w:id="364" w:author="Arthur Parmentier" w:date="2020-06-07T15:27:00Z">
                  <w:rPr>
                    <w:rStyle w:val="Lienhypertexte"/>
                    <w:b w:val="0"/>
                    <w:bCs w:val="0"/>
                    <w:noProof/>
                  </w:rPr>
                </w:rPrChange>
              </w:rPr>
              <w:delText>A new form of composition</w:delText>
            </w:r>
            <w:r w:rsidRPr="007C437A" w:rsidDel="00BA3828">
              <w:rPr>
                <w:noProof/>
                <w:webHidden/>
              </w:rPr>
              <w:tab/>
              <w:delText>3</w:delText>
            </w:r>
          </w:del>
        </w:p>
        <w:p w:rsidR="00DC3FF9" w:rsidRPr="007C437A" w:rsidDel="00BA3828" w:rsidRDefault="00DC3FF9" w:rsidP="00E6654A">
          <w:pPr>
            <w:pStyle w:val="TM3"/>
            <w:rPr>
              <w:del w:id="365" w:author="Arthur Parmentier" w:date="2020-05-14T13:28:00Z"/>
              <w:rFonts w:eastAsiaTheme="minorEastAsia" w:cstheme="minorBidi"/>
              <w:noProof/>
              <w:sz w:val="22"/>
              <w:szCs w:val="22"/>
              <w:rPrChange w:id="366" w:author="Arthur Parmentier" w:date="2020-06-07T15:27:00Z">
                <w:rPr>
                  <w:del w:id="367" w:author="Arthur Parmentier" w:date="2020-05-14T13:28:00Z"/>
                  <w:rFonts w:eastAsiaTheme="minorEastAsia" w:cstheme="minorBidi"/>
                  <w:noProof/>
                  <w:sz w:val="22"/>
                  <w:szCs w:val="22"/>
                  <w:lang w:val="fr-FR"/>
                </w:rPr>
              </w:rPrChange>
            </w:rPr>
          </w:pPr>
          <w:del w:id="368" w:author="Arthur Parmentier" w:date="2020-05-14T13:28:00Z">
            <w:r w:rsidRPr="007C437A" w:rsidDel="00BA3828">
              <w:rPr>
                <w:noProof/>
                <w:rPrChange w:id="369" w:author="Arthur Parmentier" w:date="2020-06-07T15:27:00Z">
                  <w:rPr>
                    <w:rStyle w:val="Lienhypertexte"/>
                    <w:noProof/>
                  </w:rPr>
                </w:rPrChange>
              </w:rPr>
              <w:delText>1.</w:delText>
            </w:r>
            <w:r w:rsidRPr="007C437A" w:rsidDel="00BA3828">
              <w:rPr>
                <w:rFonts w:eastAsiaTheme="minorEastAsia" w:cstheme="minorBidi"/>
                <w:noProof/>
                <w:rPrChange w:id="370" w:author="Arthur Parmentier" w:date="2020-06-07T15:27:00Z">
                  <w:rPr>
                    <w:rFonts w:eastAsiaTheme="minorEastAsia" w:cstheme="minorBidi"/>
                    <w:noProof/>
                    <w:lang w:val="fr-FR"/>
                  </w:rPr>
                </w:rPrChange>
              </w:rPr>
              <w:tab/>
            </w:r>
            <w:r w:rsidRPr="007C437A" w:rsidDel="00BA3828">
              <w:rPr>
                <w:noProof/>
                <w:rPrChange w:id="371" w:author="Arthur Parmentier" w:date="2020-06-07T15:27:00Z">
                  <w:rPr>
                    <w:rStyle w:val="Lienhypertexte"/>
                    <w:noProof/>
                  </w:rPr>
                </w:rPrChange>
              </w:rPr>
              <w:delText>Sign language: from cultural concepts to performance</w:delText>
            </w:r>
            <w:r w:rsidRPr="007C437A" w:rsidDel="00BA3828">
              <w:rPr>
                <w:noProof/>
                <w:webHidden/>
              </w:rPr>
              <w:tab/>
              <w:delText>3</w:delText>
            </w:r>
          </w:del>
        </w:p>
        <w:p w:rsidR="00DC3FF9" w:rsidRPr="007C437A" w:rsidDel="00BA3828" w:rsidRDefault="00DC3FF9" w:rsidP="00E6654A">
          <w:pPr>
            <w:pStyle w:val="TM3"/>
            <w:rPr>
              <w:del w:id="372" w:author="Arthur Parmentier" w:date="2020-05-14T13:28:00Z"/>
              <w:rFonts w:eastAsiaTheme="minorEastAsia" w:cstheme="minorBidi"/>
              <w:noProof/>
              <w:sz w:val="22"/>
              <w:szCs w:val="22"/>
              <w:rPrChange w:id="373" w:author="Arthur Parmentier" w:date="2020-06-07T15:27:00Z">
                <w:rPr>
                  <w:del w:id="374" w:author="Arthur Parmentier" w:date="2020-05-14T13:28:00Z"/>
                  <w:rFonts w:eastAsiaTheme="minorEastAsia" w:cstheme="minorBidi"/>
                  <w:noProof/>
                  <w:sz w:val="22"/>
                  <w:szCs w:val="22"/>
                  <w:lang w:val="fr-FR"/>
                </w:rPr>
              </w:rPrChange>
            </w:rPr>
          </w:pPr>
          <w:del w:id="375" w:author="Arthur Parmentier" w:date="2020-05-14T13:28:00Z">
            <w:r w:rsidRPr="007C437A" w:rsidDel="00BA3828">
              <w:rPr>
                <w:noProof/>
                <w:rPrChange w:id="376" w:author="Arthur Parmentier" w:date="2020-06-07T15:27:00Z">
                  <w:rPr>
                    <w:rStyle w:val="Lienhypertexte"/>
                    <w:noProof/>
                  </w:rPr>
                </w:rPrChange>
              </w:rPr>
              <w:delText>2.</w:delText>
            </w:r>
            <w:r w:rsidRPr="007C437A" w:rsidDel="00BA3828">
              <w:rPr>
                <w:rFonts w:eastAsiaTheme="minorEastAsia" w:cstheme="minorBidi"/>
                <w:noProof/>
                <w:rPrChange w:id="377" w:author="Arthur Parmentier" w:date="2020-06-07T15:27:00Z">
                  <w:rPr>
                    <w:rFonts w:eastAsiaTheme="minorEastAsia" w:cstheme="minorBidi"/>
                    <w:noProof/>
                    <w:lang w:val="fr-FR"/>
                  </w:rPr>
                </w:rPrChange>
              </w:rPr>
              <w:tab/>
            </w:r>
            <w:r w:rsidRPr="007C437A" w:rsidDel="00BA3828">
              <w:rPr>
                <w:noProof/>
                <w:rPrChange w:id="378" w:author="Arthur Parmentier" w:date="2020-06-07T15:27:00Z">
                  <w:rPr>
                    <w:rStyle w:val="Lienhypertexte"/>
                    <w:noProof/>
                  </w:rPr>
                </w:rPrChange>
              </w:rPr>
              <w:delText>A multidisciplinary language</w:delText>
            </w:r>
            <w:r w:rsidRPr="007C437A" w:rsidDel="00BA3828">
              <w:rPr>
                <w:noProof/>
                <w:webHidden/>
              </w:rPr>
              <w:tab/>
              <w:delText>3</w:delText>
            </w:r>
          </w:del>
        </w:p>
        <w:p w:rsidR="00DC3FF9" w:rsidRPr="007C437A" w:rsidDel="00BA3828" w:rsidRDefault="00DC3FF9" w:rsidP="00E6654A">
          <w:pPr>
            <w:pStyle w:val="TM3"/>
            <w:rPr>
              <w:del w:id="379" w:author="Arthur Parmentier" w:date="2020-05-14T13:28:00Z"/>
              <w:rFonts w:eastAsiaTheme="minorEastAsia" w:cstheme="minorBidi"/>
              <w:noProof/>
              <w:sz w:val="22"/>
              <w:szCs w:val="22"/>
              <w:rPrChange w:id="380" w:author="Arthur Parmentier" w:date="2020-06-07T15:27:00Z">
                <w:rPr>
                  <w:del w:id="381" w:author="Arthur Parmentier" w:date="2020-05-14T13:28:00Z"/>
                  <w:rFonts w:eastAsiaTheme="minorEastAsia" w:cstheme="minorBidi"/>
                  <w:noProof/>
                  <w:sz w:val="22"/>
                  <w:szCs w:val="22"/>
                  <w:lang w:val="fr-FR"/>
                </w:rPr>
              </w:rPrChange>
            </w:rPr>
          </w:pPr>
          <w:del w:id="382" w:author="Arthur Parmentier" w:date="2020-05-14T13:28:00Z">
            <w:r w:rsidRPr="007C437A" w:rsidDel="00BA3828">
              <w:rPr>
                <w:noProof/>
                <w:rPrChange w:id="383" w:author="Arthur Parmentier" w:date="2020-06-07T15:27:00Z">
                  <w:rPr>
                    <w:rStyle w:val="Lienhypertexte"/>
                    <w:noProof/>
                  </w:rPr>
                </w:rPrChange>
              </w:rPr>
              <w:delText>3.</w:delText>
            </w:r>
            <w:r w:rsidRPr="007C437A" w:rsidDel="00BA3828">
              <w:rPr>
                <w:rFonts w:eastAsiaTheme="minorEastAsia" w:cstheme="minorBidi"/>
                <w:noProof/>
                <w:rPrChange w:id="384" w:author="Arthur Parmentier" w:date="2020-06-07T15:27:00Z">
                  <w:rPr>
                    <w:rFonts w:eastAsiaTheme="minorEastAsia" w:cstheme="minorBidi"/>
                    <w:noProof/>
                    <w:lang w:val="fr-FR"/>
                  </w:rPr>
                </w:rPrChange>
              </w:rPr>
              <w:tab/>
            </w:r>
            <w:r w:rsidRPr="007C437A" w:rsidDel="00BA3828">
              <w:rPr>
                <w:noProof/>
                <w:rPrChange w:id="385" w:author="Arthur Parmentier" w:date="2020-06-07T15:27:00Z">
                  <w:rPr>
                    <w:rStyle w:val="Lienhypertexte"/>
                    <w:noProof/>
                  </w:rPr>
                </w:rPrChange>
              </w:rPr>
              <w:delText>Fertility in Europe, worldwide spread in modern societies</w:delText>
            </w:r>
            <w:r w:rsidRPr="007C437A" w:rsidDel="00BA3828">
              <w:rPr>
                <w:noProof/>
                <w:webHidden/>
              </w:rPr>
              <w:tab/>
              <w:delText>4</w:delText>
            </w:r>
          </w:del>
        </w:p>
        <w:p w:rsidR="00DC3FF9" w:rsidRPr="007C437A" w:rsidDel="00BA3828" w:rsidRDefault="00DC3FF9" w:rsidP="00E6654A">
          <w:pPr>
            <w:pStyle w:val="TM1"/>
            <w:rPr>
              <w:del w:id="386" w:author="Arthur Parmentier" w:date="2020-05-14T13:28:00Z"/>
              <w:rFonts w:eastAsiaTheme="minorEastAsia" w:cstheme="minorBidi"/>
              <w:noProof/>
              <w:sz w:val="22"/>
              <w:szCs w:val="22"/>
              <w:rPrChange w:id="387" w:author="Arthur Parmentier" w:date="2020-06-07T15:27:00Z">
                <w:rPr>
                  <w:del w:id="388" w:author="Arthur Parmentier" w:date="2020-05-14T13:28:00Z"/>
                  <w:rFonts w:eastAsiaTheme="minorEastAsia" w:cstheme="minorBidi"/>
                  <w:noProof/>
                  <w:sz w:val="22"/>
                  <w:szCs w:val="22"/>
                  <w:lang w:val="fr-FR"/>
                </w:rPr>
              </w:rPrChange>
            </w:rPr>
          </w:pPr>
          <w:del w:id="389" w:author="Arthur Parmentier" w:date="2020-05-14T13:28:00Z">
            <w:r w:rsidRPr="007C437A" w:rsidDel="00BA3828">
              <w:rPr>
                <w:noProof/>
                <w:rPrChange w:id="390" w:author="Arthur Parmentier" w:date="2020-06-07T15:27:00Z">
                  <w:rPr>
                    <w:rStyle w:val="Lienhypertexte"/>
                    <w:b w:val="0"/>
                    <w:bCs w:val="0"/>
                    <w:i w:val="0"/>
                    <w:iCs w:val="0"/>
                    <w:noProof/>
                  </w:rPr>
                </w:rPrChange>
              </w:rPr>
              <w:delText>IV.</w:delText>
            </w:r>
            <w:r w:rsidRPr="007C437A" w:rsidDel="00BA3828">
              <w:rPr>
                <w:rFonts w:eastAsiaTheme="minorEastAsia" w:cstheme="minorBidi"/>
                <w:b w:val="0"/>
                <w:bCs w:val="0"/>
                <w:i w:val="0"/>
                <w:iCs w:val="0"/>
                <w:noProof/>
                <w:rPrChange w:id="391" w:author="Arthur Parmentier" w:date="2020-06-07T15:27:00Z">
                  <w:rPr>
                    <w:rFonts w:eastAsiaTheme="minorEastAsia" w:cstheme="minorBidi"/>
                    <w:b w:val="0"/>
                    <w:bCs w:val="0"/>
                    <w:i w:val="0"/>
                    <w:iCs w:val="0"/>
                    <w:noProof/>
                    <w:lang w:val="fr-FR"/>
                  </w:rPr>
                </w:rPrChange>
              </w:rPr>
              <w:tab/>
            </w:r>
            <w:r w:rsidRPr="007C437A" w:rsidDel="00BA3828">
              <w:rPr>
                <w:noProof/>
                <w:rPrChange w:id="392" w:author="Arthur Parmentier" w:date="2020-06-07T15:27:00Z">
                  <w:rPr>
                    <w:rStyle w:val="Lienhypertexte"/>
                    <w:b w:val="0"/>
                    <w:bCs w:val="0"/>
                    <w:i w:val="0"/>
                    <w:iCs w:val="0"/>
                    <w:noProof/>
                  </w:rPr>
                </w:rPrChange>
              </w:rPr>
              <w:delText>Historical and theoretical context</w:delText>
            </w:r>
            <w:r w:rsidRPr="007C437A" w:rsidDel="00BA3828">
              <w:rPr>
                <w:noProof/>
                <w:webHidden/>
              </w:rPr>
              <w:tab/>
              <w:delText>4</w:delText>
            </w:r>
          </w:del>
        </w:p>
        <w:p w:rsidR="00DC3FF9" w:rsidRPr="007C437A" w:rsidDel="00BA3828" w:rsidRDefault="00DC3FF9" w:rsidP="00E6654A">
          <w:pPr>
            <w:pStyle w:val="TM2"/>
            <w:rPr>
              <w:del w:id="393" w:author="Arthur Parmentier" w:date="2020-05-14T13:28:00Z"/>
              <w:rFonts w:eastAsiaTheme="minorEastAsia" w:cstheme="minorBidi"/>
              <w:noProof/>
              <w:rPrChange w:id="394" w:author="Arthur Parmentier" w:date="2020-06-07T15:27:00Z">
                <w:rPr>
                  <w:del w:id="395" w:author="Arthur Parmentier" w:date="2020-05-14T13:28:00Z"/>
                  <w:rFonts w:eastAsiaTheme="minorEastAsia" w:cstheme="minorBidi"/>
                  <w:noProof/>
                  <w:lang w:val="fr-FR"/>
                </w:rPr>
              </w:rPrChange>
            </w:rPr>
          </w:pPr>
          <w:del w:id="396" w:author="Arthur Parmentier" w:date="2020-05-14T13:28:00Z">
            <w:r w:rsidRPr="007C437A" w:rsidDel="00BA3828">
              <w:rPr>
                <w:noProof/>
                <w:rPrChange w:id="397"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398" w:author="Arthur Parmentier" w:date="2020-06-07T15:27:00Z">
                  <w:rPr>
                    <w:rFonts w:eastAsiaTheme="minorEastAsia" w:cstheme="minorBidi"/>
                    <w:b w:val="0"/>
                    <w:bCs w:val="0"/>
                    <w:noProof/>
                    <w:lang w:val="fr-FR"/>
                  </w:rPr>
                </w:rPrChange>
              </w:rPr>
              <w:tab/>
            </w:r>
            <w:r w:rsidRPr="007C437A" w:rsidDel="00BA3828">
              <w:rPr>
                <w:noProof/>
                <w:rPrChange w:id="399" w:author="Arthur Parmentier" w:date="2020-06-07T15:27:00Z">
                  <w:rPr>
                    <w:rStyle w:val="Lienhypertexte"/>
                    <w:b w:val="0"/>
                    <w:bCs w:val="0"/>
                    <w:noProof/>
                  </w:rPr>
                </w:rPrChange>
              </w:rPr>
              <w:delText>Gestures and signs for communication: a long history</w:delText>
            </w:r>
            <w:r w:rsidRPr="007C437A" w:rsidDel="00BA3828">
              <w:rPr>
                <w:noProof/>
                <w:webHidden/>
              </w:rPr>
              <w:tab/>
              <w:delText>4</w:delText>
            </w:r>
          </w:del>
        </w:p>
        <w:p w:rsidR="00DC3FF9" w:rsidRPr="007C437A" w:rsidDel="00BA3828" w:rsidRDefault="00DC3FF9" w:rsidP="00E6654A">
          <w:pPr>
            <w:pStyle w:val="TM3"/>
            <w:rPr>
              <w:del w:id="400" w:author="Arthur Parmentier" w:date="2020-05-14T13:28:00Z"/>
              <w:rFonts w:eastAsiaTheme="minorEastAsia" w:cstheme="minorBidi"/>
              <w:noProof/>
              <w:sz w:val="22"/>
              <w:szCs w:val="22"/>
              <w:rPrChange w:id="401" w:author="Arthur Parmentier" w:date="2020-06-07T15:27:00Z">
                <w:rPr>
                  <w:del w:id="402" w:author="Arthur Parmentier" w:date="2020-05-14T13:28:00Z"/>
                  <w:rFonts w:eastAsiaTheme="minorEastAsia" w:cstheme="minorBidi"/>
                  <w:noProof/>
                  <w:sz w:val="22"/>
                  <w:szCs w:val="22"/>
                  <w:lang w:val="fr-FR"/>
                </w:rPr>
              </w:rPrChange>
            </w:rPr>
          </w:pPr>
          <w:del w:id="403" w:author="Arthur Parmentier" w:date="2020-05-14T13:28:00Z">
            <w:r w:rsidRPr="007C437A" w:rsidDel="00BA3828">
              <w:rPr>
                <w:noProof/>
                <w:rPrChange w:id="404" w:author="Arthur Parmentier" w:date="2020-06-07T15:27:00Z">
                  <w:rPr>
                    <w:rStyle w:val="Lienhypertexte"/>
                    <w:noProof/>
                  </w:rPr>
                </w:rPrChange>
              </w:rPr>
              <w:delText>1.</w:delText>
            </w:r>
            <w:r w:rsidRPr="007C437A" w:rsidDel="00BA3828">
              <w:rPr>
                <w:rFonts w:eastAsiaTheme="minorEastAsia" w:cstheme="minorBidi"/>
                <w:noProof/>
                <w:rPrChange w:id="405" w:author="Arthur Parmentier" w:date="2020-06-07T15:27:00Z">
                  <w:rPr>
                    <w:rFonts w:eastAsiaTheme="minorEastAsia" w:cstheme="minorBidi"/>
                    <w:noProof/>
                    <w:lang w:val="fr-FR"/>
                  </w:rPr>
                </w:rPrChange>
              </w:rPr>
              <w:tab/>
            </w:r>
            <w:r w:rsidRPr="007C437A" w:rsidDel="00BA3828">
              <w:rPr>
                <w:noProof/>
                <w:rPrChange w:id="406" w:author="Arthur Parmentier" w:date="2020-06-07T15:27:00Z">
                  <w:rPr>
                    <w:rStyle w:val="Lienhypertexte"/>
                    <w:noProof/>
                  </w:rPr>
                </w:rPrChange>
              </w:rPr>
              <w:delText>A very long time ago…</w:delText>
            </w:r>
            <w:r w:rsidRPr="007C437A" w:rsidDel="00BA3828">
              <w:rPr>
                <w:noProof/>
                <w:webHidden/>
              </w:rPr>
              <w:tab/>
              <w:delText>5</w:delText>
            </w:r>
          </w:del>
        </w:p>
        <w:p w:rsidR="00DC3FF9" w:rsidRPr="007C437A" w:rsidDel="00BA3828" w:rsidRDefault="00DC3FF9" w:rsidP="00E6654A">
          <w:pPr>
            <w:pStyle w:val="TM3"/>
            <w:rPr>
              <w:del w:id="407" w:author="Arthur Parmentier" w:date="2020-05-14T13:28:00Z"/>
              <w:rFonts w:eastAsiaTheme="minorEastAsia" w:cstheme="minorBidi"/>
              <w:noProof/>
              <w:sz w:val="22"/>
              <w:szCs w:val="22"/>
              <w:rPrChange w:id="408" w:author="Arthur Parmentier" w:date="2020-06-07T15:27:00Z">
                <w:rPr>
                  <w:del w:id="409" w:author="Arthur Parmentier" w:date="2020-05-14T13:28:00Z"/>
                  <w:rFonts w:eastAsiaTheme="minorEastAsia" w:cstheme="minorBidi"/>
                  <w:noProof/>
                  <w:sz w:val="22"/>
                  <w:szCs w:val="22"/>
                  <w:lang w:val="fr-FR"/>
                </w:rPr>
              </w:rPrChange>
            </w:rPr>
          </w:pPr>
          <w:del w:id="410" w:author="Arthur Parmentier" w:date="2020-05-14T13:28:00Z">
            <w:r w:rsidRPr="007C437A" w:rsidDel="00BA3828">
              <w:rPr>
                <w:noProof/>
                <w:rPrChange w:id="411" w:author="Arthur Parmentier" w:date="2020-06-07T15:27:00Z">
                  <w:rPr>
                    <w:rStyle w:val="Lienhypertexte"/>
                    <w:noProof/>
                  </w:rPr>
                </w:rPrChange>
              </w:rPr>
              <w:delText>2.</w:delText>
            </w:r>
            <w:r w:rsidRPr="007C437A" w:rsidDel="00BA3828">
              <w:rPr>
                <w:rFonts w:eastAsiaTheme="minorEastAsia" w:cstheme="minorBidi"/>
                <w:noProof/>
                <w:rPrChange w:id="412" w:author="Arthur Parmentier" w:date="2020-06-07T15:27:00Z">
                  <w:rPr>
                    <w:rFonts w:eastAsiaTheme="minorEastAsia" w:cstheme="minorBidi"/>
                    <w:noProof/>
                    <w:lang w:val="fr-FR"/>
                  </w:rPr>
                </w:rPrChange>
              </w:rPr>
              <w:tab/>
            </w:r>
            <w:r w:rsidRPr="007C437A" w:rsidDel="00BA3828">
              <w:rPr>
                <w:noProof/>
                <w:rPrChange w:id="413" w:author="Arthur Parmentier" w:date="2020-06-07T15:27:00Z">
                  <w:rPr>
                    <w:rStyle w:val="Lienhypertexte"/>
                    <w:noProof/>
                  </w:rPr>
                </w:rPrChange>
              </w:rPr>
              <w:delText>Middle ages: neumes</w:delText>
            </w:r>
            <w:r w:rsidRPr="007C437A" w:rsidDel="00BA3828">
              <w:rPr>
                <w:noProof/>
                <w:webHidden/>
              </w:rPr>
              <w:tab/>
              <w:delText>5</w:delText>
            </w:r>
          </w:del>
        </w:p>
        <w:p w:rsidR="00DC3FF9" w:rsidRPr="007C437A" w:rsidDel="00BA3828" w:rsidRDefault="00DC3FF9" w:rsidP="00E6654A">
          <w:pPr>
            <w:pStyle w:val="TM3"/>
            <w:rPr>
              <w:del w:id="414" w:author="Arthur Parmentier" w:date="2020-05-14T13:28:00Z"/>
              <w:rFonts w:eastAsiaTheme="minorEastAsia" w:cstheme="minorBidi"/>
              <w:noProof/>
              <w:sz w:val="22"/>
              <w:szCs w:val="22"/>
              <w:rPrChange w:id="415" w:author="Arthur Parmentier" w:date="2020-06-07T15:27:00Z">
                <w:rPr>
                  <w:del w:id="416" w:author="Arthur Parmentier" w:date="2020-05-14T13:28:00Z"/>
                  <w:rFonts w:eastAsiaTheme="minorEastAsia" w:cstheme="minorBidi"/>
                  <w:noProof/>
                  <w:sz w:val="22"/>
                  <w:szCs w:val="22"/>
                  <w:lang w:val="fr-FR"/>
                </w:rPr>
              </w:rPrChange>
            </w:rPr>
          </w:pPr>
          <w:del w:id="417" w:author="Arthur Parmentier" w:date="2020-05-14T13:28:00Z">
            <w:r w:rsidRPr="007C437A" w:rsidDel="00BA3828">
              <w:rPr>
                <w:noProof/>
                <w:rPrChange w:id="418" w:author="Arthur Parmentier" w:date="2020-06-07T15:27:00Z">
                  <w:rPr>
                    <w:rStyle w:val="Lienhypertexte"/>
                    <w:noProof/>
                  </w:rPr>
                </w:rPrChange>
              </w:rPr>
              <w:delText>3.</w:delText>
            </w:r>
            <w:r w:rsidRPr="007C437A" w:rsidDel="00BA3828">
              <w:rPr>
                <w:rFonts w:eastAsiaTheme="minorEastAsia" w:cstheme="minorBidi"/>
                <w:noProof/>
                <w:rPrChange w:id="419" w:author="Arthur Parmentier" w:date="2020-06-07T15:27:00Z">
                  <w:rPr>
                    <w:rFonts w:eastAsiaTheme="minorEastAsia" w:cstheme="minorBidi"/>
                    <w:noProof/>
                    <w:lang w:val="fr-FR"/>
                  </w:rPr>
                </w:rPrChange>
              </w:rPr>
              <w:tab/>
            </w:r>
            <w:r w:rsidRPr="007C437A" w:rsidDel="00BA3828">
              <w:rPr>
                <w:noProof/>
                <w:rPrChange w:id="420" w:author="Arthur Parmentier" w:date="2020-06-07T15:27:00Z">
                  <w:rPr>
                    <w:rStyle w:val="Lienhypertexte"/>
                    <w:noProof/>
                  </w:rPr>
                </w:rPrChange>
              </w:rPr>
              <w:delText>Rousseau, Wittgenstein.. theory of signs</w:delText>
            </w:r>
            <w:r w:rsidRPr="007C437A" w:rsidDel="00BA3828">
              <w:rPr>
                <w:noProof/>
                <w:webHidden/>
              </w:rPr>
              <w:tab/>
              <w:delText>5</w:delText>
            </w:r>
          </w:del>
        </w:p>
        <w:p w:rsidR="00DC3FF9" w:rsidRPr="007C437A" w:rsidDel="00BA3828" w:rsidRDefault="00DC3FF9" w:rsidP="00E6654A">
          <w:pPr>
            <w:pStyle w:val="TM3"/>
            <w:rPr>
              <w:del w:id="421" w:author="Arthur Parmentier" w:date="2020-05-14T13:28:00Z"/>
              <w:rFonts w:eastAsiaTheme="minorEastAsia" w:cstheme="minorBidi"/>
              <w:noProof/>
              <w:sz w:val="22"/>
              <w:szCs w:val="22"/>
              <w:rPrChange w:id="422" w:author="Arthur Parmentier" w:date="2020-06-07T15:27:00Z">
                <w:rPr>
                  <w:del w:id="423" w:author="Arthur Parmentier" w:date="2020-05-14T13:28:00Z"/>
                  <w:rFonts w:eastAsiaTheme="minorEastAsia" w:cstheme="minorBidi"/>
                  <w:noProof/>
                  <w:sz w:val="22"/>
                  <w:szCs w:val="22"/>
                  <w:lang w:val="fr-FR"/>
                </w:rPr>
              </w:rPrChange>
            </w:rPr>
          </w:pPr>
          <w:del w:id="424" w:author="Arthur Parmentier" w:date="2020-05-14T13:28:00Z">
            <w:r w:rsidRPr="007C437A" w:rsidDel="00BA3828">
              <w:rPr>
                <w:noProof/>
                <w:rPrChange w:id="425" w:author="Arthur Parmentier" w:date="2020-06-07T15:27:00Z">
                  <w:rPr>
                    <w:rStyle w:val="Lienhypertexte"/>
                    <w:noProof/>
                  </w:rPr>
                </w:rPrChange>
              </w:rPr>
              <w:delText>4.</w:delText>
            </w:r>
            <w:r w:rsidRPr="007C437A" w:rsidDel="00BA3828">
              <w:rPr>
                <w:rFonts w:eastAsiaTheme="minorEastAsia" w:cstheme="minorBidi"/>
                <w:noProof/>
                <w:rPrChange w:id="426" w:author="Arthur Parmentier" w:date="2020-06-07T15:27:00Z">
                  <w:rPr>
                    <w:rFonts w:eastAsiaTheme="minorEastAsia" w:cstheme="minorBidi"/>
                    <w:noProof/>
                    <w:lang w:val="fr-FR"/>
                  </w:rPr>
                </w:rPrChange>
              </w:rPr>
              <w:tab/>
            </w:r>
            <w:r w:rsidRPr="007C437A" w:rsidDel="00BA3828">
              <w:rPr>
                <w:noProof/>
                <w:rPrChange w:id="427" w:author="Arthur Parmentier" w:date="2020-06-07T15:27:00Z">
                  <w:rPr>
                    <w:rStyle w:val="Lienhypertexte"/>
                    <w:noProof/>
                  </w:rPr>
                </w:rPrChange>
              </w:rPr>
              <w:delText>Creation of modern sign languages for deafs (?)</w:delText>
            </w:r>
            <w:r w:rsidRPr="007C437A" w:rsidDel="00BA3828">
              <w:rPr>
                <w:noProof/>
                <w:webHidden/>
              </w:rPr>
              <w:tab/>
              <w:delText>5</w:delText>
            </w:r>
          </w:del>
        </w:p>
        <w:p w:rsidR="00DC3FF9" w:rsidRPr="007C437A" w:rsidDel="00BA3828" w:rsidRDefault="00DC3FF9" w:rsidP="00E6654A">
          <w:pPr>
            <w:pStyle w:val="TM3"/>
            <w:rPr>
              <w:del w:id="428" w:author="Arthur Parmentier" w:date="2020-05-14T13:28:00Z"/>
              <w:rFonts w:eastAsiaTheme="minorEastAsia" w:cstheme="minorBidi"/>
              <w:noProof/>
              <w:sz w:val="22"/>
              <w:szCs w:val="22"/>
              <w:rPrChange w:id="429" w:author="Arthur Parmentier" w:date="2020-06-07T15:27:00Z">
                <w:rPr>
                  <w:del w:id="430" w:author="Arthur Parmentier" w:date="2020-05-14T13:28:00Z"/>
                  <w:rFonts w:eastAsiaTheme="minorEastAsia" w:cstheme="minorBidi"/>
                  <w:noProof/>
                  <w:sz w:val="22"/>
                  <w:szCs w:val="22"/>
                  <w:lang w:val="fr-FR"/>
                </w:rPr>
              </w:rPrChange>
            </w:rPr>
          </w:pPr>
          <w:del w:id="431" w:author="Arthur Parmentier" w:date="2020-05-14T13:28:00Z">
            <w:r w:rsidRPr="007C437A" w:rsidDel="00BA3828">
              <w:rPr>
                <w:noProof/>
                <w:rPrChange w:id="432" w:author="Arthur Parmentier" w:date="2020-06-07T15:27:00Z">
                  <w:rPr>
                    <w:rStyle w:val="Lienhypertexte"/>
                    <w:noProof/>
                  </w:rPr>
                </w:rPrChange>
              </w:rPr>
              <w:delText>5.</w:delText>
            </w:r>
            <w:r w:rsidRPr="007C437A" w:rsidDel="00BA3828">
              <w:rPr>
                <w:rFonts w:eastAsiaTheme="minorEastAsia" w:cstheme="minorBidi"/>
                <w:noProof/>
                <w:rPrChange w:id="433" w:author="Arthur Parmentier" w:date="2020-06-07T15:27:00Z">
                  <w:rPr>
                    <w:rFonts w:eastAsiaTheme="minorEastAsia" w:cstheme="minorBidi"/>
                    <w:noProof/>
                    <w:lang w:val="fr-FR"/>
                  </w:rPr>
                </w:rPrChange>
              </w:rPr>
              <w:tab/>
            </w:r>
            <w:r w:rsidRPr="007C437A" w:rsidDel="00BA3828">
              <w:rPr>
                <w:noProof/>
                <w:rPrChange w:id="434" w:author="Arthur Parmentier" w:date="2020-06-07T15:27:00Z">
                  <w:rPr>
                    <w:rStyle w:val="Lienhypertexte"/>
                    <w:noProof/>
                  </w:rPr>
                </w:rPrChange>
              </w:rPr>
              <w:delText>Attempts or cases in arts before SP</w:delText>
            </w:r>
            <w:r w:rsidRPr="007C437A" w:rsidDel="00BA3828">
              <w:rPr>
                <w:noProof/>
                <w:webHidden/>
              </w:rPr>
              <w:tab/>
              <w:delText>5</w:delText>
            </w:r>
          </w:del>
        </w:p>
        <w:p w:rsidR="00DC3FF9" w:rsidRPr="007C437A" w:rsidDel="00BA3828" w:rsidRDefault="00DC3FF9" w:rsidP="00E6654A">
          <w:pPr>
            <w:pStyle w:val="TM3"/>
            <w:rPr>
              <w:del w:id="435" w:author="Arthur Parmentier" w:date="2020-05-14T13:28:00Z"/>
              <w:rFonts w:eastAsiaTheme="minorEastAsia" w:cstheme="minorBidi"/>
              <w:noProof/>
              <w:sz w:val="22"/>
              <w:szCs w:val="22"/>
              <w:rPrChange w:id="436" w:author="Arthur Parmentier" w:date="2020-06-07T15:27:00Z">
                <w:rPr>
                  <w:del w:id="437" w:author="Arthur Parmentier" w:date="2020-05-14T13:28:00Z"/>
                  <w:rFonts w:eastAsiaTheme="minorEastAsia" w:cstheme="minorBidi"/>
                  <w:noProof/>
                  <w:sz w:val="22"/>
                  <w:szCs w:val="22"/>
                  <w:lang w:val="fr-FR"/>
                </w:rPr>
              </w:rPrChange>
            </w:rPr>
          </w:pPr>
          <w:del w:id="438" w:author="Arthur Parmentier" w:date="2020-05-14T13:28:00Z">
            <w:r w:rsidRPr="007C437A" w:rsidDel="00BA3828">
              <w:rPr>
                <w:noProof/>
                <w:rPrChange w:id="439" w:author="Arthur Parmentier" w:date="2020-06-07T15:27:00Z">
                  <w:rPr>
                    <w:rStyle w:val="Lienhypertexte"/>
                    <w:noProof/>
                  </w:rPr>
                </w:rPrChange>
              </w:rPr>
              <w:delText>6.</w:delText>
            </w:r>
            <w:r w:rsidRPr="007C437A" w:rsidDel="00BA3828">
              <w:rPr>
                <w:rFonts w:eastAsiaTheme="minorEastAsia" w:cstheme="minorBidi"/>
                <w:noProof/>
                <w:rPrChange w:id="440" w:author="Arthur Parmentier" w:date="2020-06-07T15:27:00Z">
                  <w:rPr>
                    <w:rFonts w:eastAsiaTheme="minorEastAsia" w:cstheme="minorBidi"/>
                    <w:noProof/>
                    <w:lang w:val="fr-FR"/>
                  </w:rPr>
                </w:rPrChange>
              </w:rPr>
              <w:tab/>
            </w:r>
            <w:r w:rsidRPr="007C437A" w:rsidDel="00BA3828">
              <w:rPr>
                <w:noProof/>
                <w:rPrChange w:id="441" w:author="Arthur Parmentier" w:date="2020-06-07T15:27:00Z">
                  <w:rPr>
                    <w:rStyle w:val="Lienhypertexte"/>
                    <w:noProof/>
                  </w:rPr>
                </w:rPrChange>
              </w:rPr>
              <w:delText>Conduction &amp; other contemporary forms of artistic sign languages</w:delText>
            </w:r>
            <w:r w:rsidRPr="007C437A" w:rsidDel="00BA3828">
              <w:rPr>
                <w:noProof/>
                <w:webHidden/>
              </w:rPr>
              <w:tab/>
              <w:delText>5</w:delText>
            </w:r>
          </w:del>
        </w:p>
        <w:p w:rsidR="00DC3FF9" w:rsidRPr="007C437A" w:rsidDel="00BA3828" w:rsidRDefault="00DC3FF9" w:rsidP="00E6654A">
          <w:pPr>
            <w:pStyle w:val="TM2"/>
            <w:rPr>
              <w:del w:id="442" w:author="Arthur Parmentier" w:date="2020-05-14T13:28:00Z"/>
              <w:rFonts w:eastAsiaTheme="minorEastAsia" w:cstheme="minorBidi"/>
              <w:noProof/>
              <w:rPrChange w:id="443" w:author="Arthur Parmentier" w:date="2020-06-07T15:27:00Z">
                <w:rPr>
                  <w:del w:id="444" w:author="Arthur Parmentier" w:date="2020-05-14T13:28:00Z"/>
                  <w:rFonts w:eastAsiaTheme="minorEastAsia" w:cstheme="minorBidi"/>
                  <w:noProof/>
                  <w:lang w:val="fr-FR"/>
                </w:rPr>
              </w:rPrChange>
            </w:rPr>
          </w:pPr>
          <w:del w:id="445" w:author="Arthur Parmentier" w:date="2020-05-14T13:28:00Z">
            <w:r w:rsidRPr="007C437A" w:rsidDel="00BA3828">
              <w:rPr>
                <w:noProof/>
                <w:rPrChange w:id="446"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447" w:author="Arthur Parmentier" w:date="2020-06-07T15:27:00Z">
                  <w:rPr>
                    <w:rFonts w:eastAsiaTheme="minorEastAsia" w:cstheme="minorBidi"/>
                    <w:b w:val="0"/>
                    <w:bCs w:val="0"/>
                    <w:noProof/>
                    <w:lang w:val="fr-FR"/>
                  </w:rPr>
                </w:rPrChange>
              </w:rPr>
              <w:tab/>
            </w:r>
            <w:r w:rsidRPr="007C437A" w:rsidDel="00BA3828">
              <w:rPr>
                <w:noProof/>
                <w:rPrChange w:id="448" w:author="Arthur Parmentier" w:date="2020-06-07T15:27:00Z">
                  <w:rPr>
                    <w:rStyle w:val="Lienhypertexte"/>
                    <w:b w:val="0"/>
                    <w:bCs w:val="0"/>
                    <w:noProof/>
                  </w:rPr>
                </w:rPrChange>
              </w:rPr>
              <w:delText>Real-time composition/improvisation/generative music in the XXth century</w:delText>
            </w:r>
            <w:r w:rsidRPr="007C437A" w:rsidDel="00BA3828">
              <w:rPr>
                <w:noProof/>
                <w:webHidden/>
              </w:rPr>
              <w:tab/>
              <w:delText>5</w:delText>
            </w:r>
          </w:del>
        </w:p>
        <w:p w:rsidR="00DC3FF9" w:rsidRPr="007C437A" w:rsidDel="00BA3828" w:rsidRDefault="00DC3FF9" w:rsidP="00E6654A">
          <w:pPr>
            <w:pStyle w:val="TM3"/>
            <w:rPr>
              <w:del w:id="449" w:author="Arthur Parmentier" w:date="2020-05-14T13:28:00Z"/>
              <w:rFonts w:eastAsiaTheme="minorEastAsia" w:cstheme="minorBidi"/>
              <w:noProof/>
              <w:sz w:val="22"/>
              <w:szCs w:val="22"/>
              <w:rPrChange w:id="450" w:author="Arthur Parmentier" w:date="2020-06-07T15:27:00Z">
                <w:rPr>
                  <w:del w:id="451" w:author="Arthur Parmentier" w:date="2020-05-14T13:28:00Z"/>
                  <w:rFonts w:eastAsiaTheme="minorEastAsia" w:cstheme="minorBidi"/>
                  <w:noProof/>
                  <w:sz w:val="22"/>
                  <w:szCs w:val="22"/>
                  <w:lang w:val="fr-FR"/>
                </w:rPr>
              </w:rPrChange>
            </w:rPr>
          </w:pPr>
          <w:del w:id="452" w:author="Arthur Parmentier" w:date="2020-05-14T13:28:00Z">
            <w:r w:rsidRPr="007C437A" w:rsidDel="00BA3828">
              <w:rPr>
                <w:noProof/>
                <w:rPrChange w:id="453" w:author="Arthur Parmentier" w:date="2020-06-07T15:27:00Z">
                  <w:rPr>
                    <w:rStyle w:val="Lienhypertexte"/>
                    <w:noProof/>
                  </w:rPr>
                </w:rPrChange>
              </w:rPr>
              <w:delText>1.</w:delText>
            </w:r>
            <w:r w:rsidRPr="007C437A" w:rsidDel="00BA3828">
              <w:rPr>
                <w:rFonts w:eastAsiaTheme="minorEastAsia" w:cstheme="minorBidi"/>
                <w:noProof/>
                <w:rPrChange w:id="454" w:author="Arthur Parmentier" w:date="2020-06-07T15:27:00Z">
                  <w:rPr>
                    <w:rFonts w:eastAsiaTheme="minorEastAsia" w:cstheme="minorBidi"/>
                    <w:noProof/>
                    <w:lang w:val="fr-FR"/>
                  </w:rPr>
                </w:rPrChange>
              </w:rPr>
              <w:tab/>
            </w:r>
            <w:r w:rsidRPr="007C437A" w:rsidDel="00BA3828">
              <w:rPr>
                <w:noProof/>
                <w:rPrChange w:id="455" w:author="Arthur Parmentier" w:date="2020-06-07T15:27:00Z">
                  <w:rPr>
                    <w:rStyle w:val="Lienhypertexte"/>
                    <w:noProof/>
                  </w:rPr>
                </w:rPrChange>
              </w:rPr>
              <w:delText>Cage &amp; co</w:delText>
            </w:r>
            <w:r w:rsidRPr="007C437A" w:rsidDel="00BA3828">
              <w:rPr>
                <w:noProof/>
                <w:webHidden/>
              </w:rPr>
              <w:tab/>
              <w:delText>5</w:delText>
            </w:r>
          </w:del>
        </w:p>
        <w:p w:rsidR="00DC3FF9" w:rsidRPr="007C437A" w:rsidDel="00BA3828" w:rsidRDefault="00DC3FF9" w:rsidP="00E6654A">
          <w:pPr>
            <w:pStyle w:val="TM3"/>
            <w:rPr>
              <w:del w:id="456" w:author="Arthur Parmentier" w:date="2020-05-14T13:28:00Z"/>
              <w:rFonts w:eastAsiaTheme="minorEastAsia" w:cstheme="minorBidi"/>
              <w:noProof/>
              <w:sz w:val="22"/>
              <w:szCs w:val="22"/>
              <w:rPrChange w:id="457" w:author="Arthur Parmentier" w:date="2020-06-07T15:27:00Z">
                <w:rPr>
                  <w:del w:id="458" w:author="Arthur Parmentier" w:date="2020-05-14T13:28:00Z"/>
                  <w:rFonts w:eastAsiaTheme="minorEastAsia" w:cstheme="minorBidi"/>
                  <w:noProof/>
                  <w:sz w:val="22"/>
                  <w:szCs w:val="22"/>
                  <w:lang w:val="fr-FR"/>
                </w:rPr>
              </w:rPrChange>
            </w:rPr>
          </w:pPr>
          <w:del w:id="459" w:author="Arthur Parmentier" w:date="2020-05-14T13:28:00Z">
            <w:r w:rsidRPr="007C437A" w:rsidDel="00BA3828">
              <w:rPr>
                <w:noProof/>
                <w:rPrChange w:id="460" w:author="Arthur Parmentier" w:date="2020-06-07T15:27:00Z">
                  <w:rPr>
                    <w:rStyle w:val="Lienhypertexte"/>
                    <w:noProof/>
                  </w:rPr>
                </w:rPrChange>
              </w:rPr>
              <w:delText>2.</w:delText>
            </w:r>
            <w:r w:rsidRPr="007C437A" w:rsidDel="00BA3828">
              <w:rPr>
                <w:rFonts w:eastAsiaTheme="minorEastAsia" w:cstheme="minorBidi"/>
                <w:noProof/>
                <w:rPrChange w:id="461" w:author="Arthur Parmentier" w:date="2020-06-07T15:27:00Z">
                  <w:rPr>
                    <w:rFonts w:eastAsiaTheme="minorEastAsia" w:cstheme="minorBidi"/>
                    <w:noProof/>
                    <w:lang w:val="fr-FR"/>
                  </w:rPr>
                </w:rPrChange>
              </w:rPr>
              <w:tab/>
            </w:r>
            <w:r w:rsidRPr="007C437A" w:rsidDel="00BA3828">
              <w:rPr>
                <w:noProof/>
                <w:rPrChange w:id="462" w:author="Arthur Parmentier" w:date="2020-06-07T15:27:00Z">
                  <w:rPr>
                    <w:rStyle w:val="Lienhypertexte"/>
                    <w:noProof/>
                  </w:rPr>
                </w:rPrChange>
              </w:rPr>
              <w:delText>Algorithmic music</w:delText>
            </w:r>
            <w:r w:rsidRPr="007C437A" w:rsidDel="00BA3828">
              <w:rPr>
                <w:noProof/>
                <w:webHidden/>
              </w:rPr>
              <w:tab/>
              <w:delText>5</w:delText>
            </w:r>
          </w:del>
        </w:p>
        <w:p w:rsidR="00DC3FF9" w:rsidRPr="007C437A" w:rsidDel="00BA3828" w:rsidRDefault="00DC3FF9" w:rsidP="00E6654A">
          <w:pPr>
            <w:pStyle w:val="TM2"/>
            <w:rPr>
              <w:del w:id="463" w:author="Arthur Parmentier" w:date="2020-05-14T13:28:00Z"/>
              <w:rFonts w:eastAsiaTheme="minorEastAsia" w:cstheme="minorBidi"/>
              <w:noProof/>
              <w:rPrChange w:id="464" w:author="Arthur Parmentier" w:date="2020-06-07T15:27:00Z">
                <w:rPr>
                  <w:del w:id="465" w:author="Arthur Parmentier" w:date="2020-05-14T13:28:00Z"/>
                  <w:rFonts w:eastAsiaTheme="minorEastAsia" w:cstheme="minorBidi"/>
                  <w:noProof/>
                  <w:lang w:val="fr-FR"/>
                </w:rPr>
              </w:rPrChange>
            </w:rPr>
          </w:pPr>
          <w:del w:id="466" w:author="Arthur Parmentier" w:date="2020-05-14T13:28:00Z">
            <w:r w:rsidRPr="007C437A" w:rsidDel="00BA3828">
              <w:rPr>
                <w:noProof/>
                <w:rPrChange w:id="467"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468" w:author="Arthur Parmentier" w:date="2020-06-07T15:27:00Z">
                  <w:rPr>
                    <w:rFonts w:eastAsiaTheme="minorEastAsia" w:cstheme="minorBidi"/>
                    <w:b w:val="0"/>
                    <w:bCs w:val="0"/>
                    <w:noProof/>
                    <w:lang w:val="fr-FR"/>
                  </w:rPr>
                </w:rPrChange>
              </w:rPr>
              <w:tab/>
            </w:r>
            <w:r w:rsidRPr="007C437A" w:rsidDel="00BA3828">
              <w:rPr>
                <w:noProof/>
                <w:rPrChange w:id="469" w:author="Arthur Parmentier" w:date="2020-06-07T15:27:00Z">
                  <w:rPr>
                    <w:rStyle w:val="Lienhypertexte"/>
                    <w:b w:val="0"/>
                    <w:bCs w:val="0"/>
                    <w:noProof/>
                  </w:rPr>
                </w:rPrChange>
              </w:rPr>
              <w:delText>Linguistics</w:delText>
            </w:r>
            <w:r w:rsidRPr="007C437A" w:rsidDel="00BA3828">
              <w:rPr>
                <w:noProof/>
                <w:webHidden/>
              </w:rPr>
              <w:tab/>
              <w:delText>5</w:delText>
            </w:r>
          </w:del>
        </w:p>
        <w:p w:rsidR="00DC3FF9" w:rsidRPr="007C437A" w:rsidDel="00BA3828" w:rsidRDefault="00DC3FF9" w:rsidP="00E6654A">
          <w:pPr>
            <w:pStyle w:val="TM3"/>
            <w:rPr>
              <w:del w:id="470" w:author="Arthur Parmentier" w:date="2020-05-14T13:28:00Z"/>
              <w:rFonts w:eastAsiaTheme="minorEastAsia" w:cstheme="minorBidi"/>
              <w:noProof/>
              <w:sz w:val="22"/>
              <w:szCs w:val="22"/>
              <w:rPrChange w:id="471" w:author="Arthur Parmentier" w:date="2020-06-07T15:27:00Z">
                <w:rPr>
                  <w:del w:id="472" w:author="Arthur Parmentier" w:date="2020-05-14T13:28:00Z"/>
                  <w:rFonts w:eastAsiaTheme="minorEastAsia" w:cstheme="minorBidi"/>
                  <w:noProof/>
                  <w:sz w:val="22"/>
                  <w:szCs w:val="22"/>
                  <w:lang w:val="fr-FR"/>
                </w:rPr>
              </w:rPrChange>
            </w:rPr>
          </w:pPr>
          <w:del w:id="473" w:author="Arthur Parmentier" w:date="2020-05-14T13:28:00Z">
            <w:r w:rsidRPr="007C437A" w:rsidDel="00BA3828">
              <w:rPr>
                <w:noProof/>
                <w:rPrChange w:id="474" w:author="Arthur Parmentier" w:date="2020-06-07T15:27:00Z">
                  <w:rPr>
                    <w:rStyle w:val="Lienhypertexte"/>
                    <w:noProof/>
                  </w:rPr>
                </w:rPrChange>
              </w:rPr>
              <w:delText>1.</w:delText>
            </w:r>
            <w:r w:rsidRPr="007C437A" w:rsidDel="00BA3828">
              <w:rPr>
                <w:rFonts w:eastAsiaTheme="minorEastAsia" w:cstheme="minorBidi"/>
                <w:noProof/>
                <w:rPrChange w:id="475" w:author="Arthur Parmentier" w:date="2020-06-07T15:27:00Z">
                  <w:rPr>
                    <w:rFonts w:eastAsiaTheme="minorEastAsia" w:cstheme="minorBidi"/>
                    <w:noProof/>
                    <w:lang w:val="fr-FR"/>
                  </w:rPr>
                </w:rPrChange>
              </w:rPr>
              <w:tab/>
            </w:r>
            <w:r w:rsidRPr="007C437A" w:rsidDel="00BA3828">
              <w:rPr>
                <w:noProof/>
                <w:rPrChange w:id="476" w:author="Arthur Parmentier" w:date="2020-06-07T15:27:00Z">
                  <w:rPr>
                    <w:rStyle w:val="Lienhypertexte"/>
                    <w:noProof/>
                  </w:rPr>
                </w:rPrChange>
              </w:rPr>
              <w:delText>Regular languages</w:delText>
            </w:r>
            <w:r w:rsidRPr="007C437A" w:rsidDel="00BA3828">
              <w:rPr>
                <w:noProof/>
                <w:webHidden/>
              </w:rPr>
              <w:tab/>
              <w:delText>5</w:delText>
            </w:r>
          </w:del>
        </w:p>
        <w:p w:rsidR="00DC3FF9" w:rsidRPr="007C437A" w:rsidDel="00BA3828" w:rsidRDefault="00DC3FF9" w:rsidP="00E6654A">
          <w:pPr>
            <w:pStyle w:val="TM3"/>
            <w:rPr>
              <w:del w:id="477" w:author="Arthur Parmentier" w:date="2020-05-14T13:28:00Z"/>
              <w:rFonts w:eastAsiaTheme="minorEastAsia" w:cstheme="minorBidi"/>
              <w:noProof/>
              <w:sz w:val="22"/>
              <w:szCs w:val="22"/>
              <w:rPrChange w:id="478" w:author="Arthur Parmentier" w:date="2020-06-07T15:27:00Z">
                <w:rPr>
                  <w:del w:id="479" w:author="Arthur Parmentier" w:date="2020-05-14T13:28:00Z"/>
                  <w:rFonts w:eastAsiaTheme="minorEastAsia" w:cstheme="minorBidi"/>
                  <w:noProof/>
                  <w:sz w:val="22"/>
                  <w:szCs w:val="22"/>
                  <w:lang w:val="fr-FR"/>
                </w:rPr>
              </w:rPrChange>
            </w:rPr>
          </w:pPr>
          <w:del w:id="480" w:author="Arthur Parmentier" w:date="2020-05-14T13:28:00Z">
            <w:r w:rsidRPr="007C437A" w:rsidDel="00BA3828">
              <w:rPr>
                <w:noProof/>
                <w:rPrChange w:id="481" w:author="Arthur Parmentier" w:date="2020-06-07T15:27:00Z">
                  <w:rPr>
                    <w:rStyle w:val="Lienhypertexte"/>
                    <w:noProof/>
                  </w:rPr>
                </w:rPrChange>
              </w:rPr>
              <w:delText>2.</w:delText>
            </w:r>
            <w:r w:rsidRPr="007C437A" w:rsidDel="00BA3828">
              <w:rPr>
                <w:rFonts w:eastAsiaTheme="minorEastAsia" w:cstheme="minorBidi"/>
                <w:noProof/>
                <w:rPrChange w:id="482" w:author="Arthur Parmentier" w:date="2020-06-07T15:27:00Z">
                  <w:rPr>
                    <w:rFonts w:eastAsiaTheme="minorEastAsia" w:cstheme="minorBidi"/>
                    <w:noProof/>
                    <w:lang w:val="fr-FR"/>
                  </w:rPr>
                </w:rPrChange>
              </w:rPr>
              <w:tab/>
            </w:r>
            <w:r w:rsidRPr="007C437A" w:rsidDel="00BA3828">
              <w:rPr>
                <w:noProof/>
                <w:rPrChange w:id="483" w:author="Arthur Parmentier" w:date="2020-06-07T15:27:00Z">
                  <w:rPr>
                    <w:rStyle w:val="Lienhypertexte"/>
                    <w:noProof/>
                  </w:rPr>
                </w:rPrChange>
              </w:rPr>
              <w:delText>… link with generative music?</w:delText>
            </w:r>
            <w:r w:rsidRPr="007C437A" w:rsidDel="00BA3828">
              <w:rPr>
                <w:noProof/>
                <w:webHidden/>
              </w:rPr>
              <w:tab/>
              <w:delText>5</w:delText>
            </w:r>
          </w:del>
        </w:p>
        <w:p w:rsidR="00DC3FF9" w:rsidRPr="007C437A" w:rsidDel="00BA3828" w:rsidRDefault="00DC3FF9" w:rsidP="00E6654A">
          <w:pPr>
            <w:pStyle w:val="TM1"/>
            <w:rPr>
              <w:del w:id="484" w:author="Arthur Parmentier" w:date="2020-05-14T13:28:00Z"/>
              <w:rFonts w:eastAsiaTheme="minorEastAsia" w:cstheme="minorBidi"/>
              <w:noProof/>
              <w:sz w:val="22"/>
              <w:szCs w:val="22"/>
              <w:rPrChange w:id="485" w:author="Arthur Parmentier" w:date="2020-06-07T15:27:00Z">
                <w:rPr>
                  <w:del w:id="486" w:author="Arthur Parmentier" w:date="2020-05-14T13:28:00Z"/>
                  <w:rFonts w:eastAsiaTheme="minorEastAsia" w:cstheme="minorBidi"/>
                  <w:noProof/>
                  <w:sz w:val="22"/>
                  <w:szCs w:val="22"/>
                  <w:lang w:val="fr-FR"/>
                </w:rPr>
              </w:rPrChange>
            </w:rPr>
          </w:pPr>
          <w:del w:id="487" w:author="Arthur Parmentier" w:date="2020-05-14T13:28:00Z">
            <w:r w:rsidRPr="007C437A" w:rsidDel="00BA3828">
              <w:rPr>
                <w:noProof/>
                <w:rPrChange w:id="488" w:author="Arthur Parmentier" w:date="2020-06-07T15:27:00Z">
                  <w:rPr>
                    <w:rStyle w:val="Lienhypertexte"/>
                    <w:b w:val="0"/>
                    <w:bCs w:val="0"/>
                    <w:i w:val="0"/>
                    <w:iCs w:val="0"/>
                    <w:noProof/>
                  </w:rPr>
                </w:rPrChange>
              </w:rPr>
              <w:delText>V.</w:delText>
            </w:r>
            <w:r w:rsidRPr="007C437A" w:rsidDel="00BA3828">
              <w:rPr>
                <w:rFonts w:eastAsiaTheme="minorEastAsia" w:cstheme="minorBidi"/>
                <w:b w:val="0"/>
                <w:bCs w:val="0"/>
                <w:i w:val="0"/>
                <w:iCs w:val="0"/>
                <w:noProof/>
                <w:rPrChange w:id="489" w:author="Arthur Parmentier" w:date="2020-06-07T15:27:00Z">
                  <w:rPr>
                    <w:rFonts w:eastAsiaTheme="minorEastAsia" w:cstheme="minorBidi"/>
                    <w:b w:val="0"/>
                    <w:bCs w:val="0"/>
                    <w:i w:val="0"/>
                    <w:iCs w:val="0"/>
                    <w:noProof/>
                    <w:lang w:val="fr-FR"/>
                  </w:rPr>
                </w:rPrChange>
              </w:rPr>
              <w:tab/>
            </w:r>
            <w:r w:rsidRPr="007C437A" w:rsidDel="00BA3828">
              <w:rPr>
                <w:noProof/>
                <w:rPrChange w:id="490" w:author="Arthur Parmentier" w:date="2020-06-07T15:27:00Z">
                  <w:rPr>
                    <w:rStyle w:val="Lienhypertexte"/>
                    <w:b w:val="0"/>
                    <w:bCs w:val="0"/>
                    <w:i w:val="0"/>
                    <w:iCs w:val="0"/>
                    <w:noProof/>
                  </w:rPr>
                </w:rPrChange>
              </w:rPr>
              <w:delText>(abstract) Mechanisms and concepts of Soundpainting (a model of SP)</w:delText>
            </w:r>
            <w:r w:rsidRPr="007C437A" w:rsidDel="00BA3828">
              <w:rPr>
                <w:noProof/>
                <w:webHidden/>
              </w:rPr>
              <w:tab/>
              <w:delText>5</w:delText>
            </w:r>
          </w:del>
        </w:p>
        <w:p w:rsidR="00DC3FF9" w:rsidRPr="007C437A" w:rsidDel="00BA3828" w:rsidRDefault="00DC3FF9" w:rsidP="00E6654A">
          <w:pPr>
            <w:pStyle w:val="TM2"/>
            <w:rPr>
              <w:del w:id="491" w:author="Arthur Parmentier" w:date="2020-05-14T13:28:00Z"/>
              <w:rFonts w:eastAsiaTheme="minorEastAsia" w:cstheme="minorBidi"/>
              <w:noProof/>
              <w:rPrChange w:id="492" w:author="Arthur Parmentier" w:date="2020-06-07T15:27:00Z">
                <w:rPr>
                  <w:del w:id="493" w:author="Arthur Parmentier" w:date="2020-05-14T13:28:00Z"/>
                  <w:rFonts w:eastAsiaTheme="minorEastAsia" w:cstheme="minorBidi"/>
                  <w:noProof/>
                  <w:lang w:val="fr-FR"/>
                </w:rPr>
              </w:rPrChange>
            </w:rPr>
          </w:pPr>
          <w:del w:id="494" w:author="Arthur Parmentier" w:date="2020-05-14T13:28:00Z">
            <w:r w:rsidRPr="007C437A" w:rsidDel="00BA3828">
              <w:rPr>
                <w:noProof/>
                <w:rPrChange w:id="495"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496" w:author="Arthur Parmentier" w:date="2020-06-07T15:27:00Z">
                  <w:rPr>
                    <w:rFonts w:eastAsiaTheme="minorEastAsia" w:cstheme="minorBidi"/>
                    <w:b w:val="0"/>
                    <w:bCs w:val="0"/>
                    <w:noProof/>
                    <w:lang w:val="fr-FR"/>
                  </w:rPr>
                </w:rPrChange>
              </w:rPr>
              <w:tab/>
            </w:r>
            <w:r w:rsidRPr="007C437A" w:rsidDel="00BA3828">
              <w:rPr>
                <w:noProof/>
                <w:rPrChange w:id="497" w:author="Arthur Parmentier" w:date="2020-06-07T15:27:00Z">
                  <w:rPr>
                    <w:rStyle w:val="Lienhypertexte"/>
                    <w:b w:val="0"/>
                    <w:bCs w:val="0"/>
                    <w:noProof/>
                  </w:rPr>
                </w:rPrChange>
              </w:rPr>
              <w:delText>Mechanism 1: transformations (projections?) of concepts onto the physical space of the body</w:delText>
            </w:r>
            <w:r w:rsidRPr="007C437A" w:rsidDel="00BA3828">
              <w:rPr>
                <w:noProof/>
                <w:webHidden/>
              </w:rPr>
              <w:tab/>
              <w:delText>6</w:delText>
            </w:r>
          </w:del>
        </w:p>
        <w:p w:rsidR="00DC3FF9" w:rsidRPr="007C437A" w:rsidDel="00BA3828" w:rsidRDefault="00DC3FF9" w:rsidP="00E6654A">
          <w:pPr>
            <w:pStyle w:val="TM3"/>
            <w:rPr>
              <w:del w:id="498" w:author="Arthur Parmentier" w:date="2020-05-14T13:28:00Z"/>
              <w:rFonts w:eastAsiaTheme="minorEastAsia" w:cstheme="minorBidi"/>
              <w:noProof/>
              <w:sz w:val="22"/>
              <w:szCs w:val="22"/>
              <w:rPrChange w:id="499" w:author="Arthur Parmentier" w:date="2020-06-07T15:27:00Z">
                <w:rPr>
                  <w:del w:id="500" w:author="Arthur Parmentier" w:date="2020-05-14T13:28:00Z"/>
                  <w:rFonts w:eastAsiaTheme="minorEastAsia" w:cstheme="minorBidi"/>
                  <w:noProof/>
                  <w:sz w:val="22"/>
                  <w:szCs w:val="22"/>
                  <w:lang w:val="fr-FR"/>
                </w:rPr>
              </w:rPrChange>
            </w:rPr>
          </w:pPr>
          <w:del w:id="501" w:author="Arthur Parmentier" w:date="2020-05-14T13:28:00Z">
            <w:r w:rsidRPr="007C437A" w:rsidDel="00BA3828">
              <w:rPr>
                <w:noProof/>
                <w:rPrChange w:id="502" w:author="Arthur Parmentier" w:date="2020-06-07T15:27:00Z">
                  <w:rPr>
                    <w:rStyle w:val="Lienhypertexte"/>
                    <w:noProof/>
                  </w:rPr>
                </w:rPrChange>
              </w:rPr>
              <w:delText>1.</w:delText>
            </w:r>
            <w:r w:rsidRPr="007C437A" w:rsidDel="00BA3828">
              <w:rPr>
                <w:rFonts w:eastAsiaTheme="minorEastAsia" w:cstheme="minorBidi"/>
                <w:noProof/>
                <w:rPrChange w:id="503" w:author="Arthur Parmentier" w:date="2020-06-07T15:27:00Z">
                  <w:rPr>
                    <w:rFonts w:eastAsiaTheme="minorEastAsia" w:cstheme="minorBidi"/>
                    <w:noProof/>
                    <w:lang w:val="fr-FR"/>
                  </w:rPr>
                </w:rPrChange>
              </w:rPr>
              <w:tab/>
            </w:r>
            <w:r w:rsidRPr="007C437A" w:rsidDel="00BA3828">
              <w:rPr>
                <w:noProof/>
                <w:rPrChange w:id="504" w:author="Arthur Parmentier" w:date="2020-06-07T15:27:00Z">
                  <w:rPr>
                    <w:rStyle w:val="Lienhypertexte"/>
                    <w:noProof/>
                  </w:rPr>
                </w:rPrChange>
              </w:rPr>
              <w:delText>Input space</w:delText>
            </w:r>
            <w:r w:rsidRPr="007C437A" w:rsidDel="00BA3828">
              <w:rPr>
                <w:noProof/>
                <w:webHidden/>
              </w:rPr>
              <w:tab/>
              <w:delText>6</w:delText>
            </w:r>
          </w:del>
        </w:p>
        <w:p w:rsidR="00DC3FF9" w:rsidRPr="007C437A" w:rsidDel="00BA3828" w:rsidRDefault="00DC3FF9" w:rsidP="00E6654A">
          <w:pPr>
            <w:pStyle w:val="TM3"/>
            <w:rPr>
              <w:del w:id="505" w:author="Arthur Parmentier" w:date="2020-05-14T13:28:00Z"/>
              <w:rFonts w:eastAsiaTheme="minorEastAsia" w:cstheme="minorBidi"/>
              <w:noProof/>
              <w:sz w:val="22"/>
              <w:szCs w:val="22"/>
              <w:rPrChange w:id="506" w:author="Arthur Parmentier" w:date="2020-06-07T15:27:00Z">
                <w:rPr>
                  <w:del w:id="507" w:author="Arthur Parmentier" w:date="2020-05-14T13:28:00Z"/>
                  <w:rFonts w:eastAsiaTheme="minorEastAsia" w:cstheme="minorBidi"/>
                  <w:noProof/>
                  <w:sz w:val="22"/>
                  <w:szCs w:val="22"/>
                  <w:lang w:val="fr-FR"/>
                </w:rPr>
              </w:rPrChange>
            </w:rPr>
          </w:pPr>
          <w:del w:id="508" w:author="Arthur Parmentier" w:date="2020-05-14T13:28:00Z">
            <w:r w:rsidRPr="007C437A" w:rsidDel="00BA3828">
              <w:rPr>
                <w:noProof/>
                <w:rPrChange w:id="509" w:author="Arthur Parmentier" w:date="2020-06-07T15:27:00Z">
                  <w:rPr>
                    <w:rStyle w:val="Lienhypertexte"/>
                    <w:noProof/>
                  </w:rPr>
                </w:rPrChange>
              </w:rPr>
              <w:delText>2.</w:delText>
            </w:r>
            <w:r w:rsidRPr="007C437A" w:rsidDel="00BA3828">
              <w:rPr>
                <w:rFonts w:eastAsiaTheme="minorEastAsia" w:cstheme="minorBidi"/>
                <w:noProof/>
                <w:rPrChange w:id="510" w:author="Arthur Parmentier" w:date="2020-06-07T15:27:00Z">
                  <w:rPr>
                    <w:rFonts w:eastAsiaTheme="minorEastAsia" w:cstheme="minorBidi"/>
                    <w:noProof/>
                    <w:lang w:val="fr-FR"/>
                  </w:rPr>
                </w:rPrChange>
              </w:rPr>
              <w:tab/>
            </w:r>
            <w:r w:rsidRPr="007C437A" w:rsidDel="00BA3828">
              <w:rPr>
                <w:noProof/>
                <w:rPrChange w:id="511" w:author="Arthur Parmentier" w:date="2020-06-07T15:27:00Z">
                  <w:rPr>
                    <w:rStyle w:val="Lienhypertexte"/>
                    <w:noProof/>
                  </w:rPr>
                </w:rPrChange>
              </w:rPr>
              <w:delText>Transformations and output spaces</w:delText>
            </w:r>
            <w:r w:rsidRPr="007C437A" w:rsidDel="00BA3828">
              <w:rPr>
                <w:noProof/>
                <w:webHidden/>
              </w:rPr>
              <w:tab/>
              <w:delText>6</w:delText>
            </w:r>
          </w:del>
        </w:p>
        <w:p w:rsidR="00DC3FF9" w:rsidRPr="007C437A" w:rsidDel="00BA3828" w:rsidRDefault="00DC3FF9" w:rsidP="00E6654A">
          <w:pPr>
            <w:pStyle w:val="TM2"/>
            <w:rPr>
              <w:del w:id="512" w:author="Arthur Parmentier" w:date="2020-05-14T13:28:00Z"/>
              <w:rFonts w:eastAsiaTheme="minorEastAsia" w:cstheme="minorBidi"/>
              <w:noProof/>
              <w:rPrChange w:id="513" w:author="Arthur Parmentier" w:date="2020-06-07T15:27:00Z">
                <w:rPr>
                  <w:del w:id="514" w:author="Arthur Parmentier" w:date="2020-05-14T13:28:00Z"/>
                  <w:rFonts w:eastAsiaTheme="minorEastAsia" w:cstheme="minorBidi"/>
                  <w:noProof/>
                  <w:lang w:val="fr-FR"/>
                </w:rPr>
              </w:rPrChange>
            </w:rPr>
          </w:pPr>
          <w:del w:id="515" w:author="Arthur Parmentier" w:date="2020-05-14T13:28:00Z">
            <w:r w:rsidRPr="007C437A" w:rsidDel="00BA3828">
              <w:rPr>
                <w:noProof/>
                <w:rPrChange w:id="516"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517" w:author="Arthur Parmentier" w:date="2020-06-07T15:27:00Z">
                  <w:rPr>
                    <w:rFonts w:eastAsiaTheme="minorEastAsia" w:cstheme="minorBidi"/>
                    <w:b w:val="0"/>
                    <w:bCs w:val="0"/>
                    <w:noProof/>
                    <w:lang w:val="fr-FR"/>
                  </w:rPr>
                </w:rPrChange>
              </w:rPr>
              <w:tab/>
            </w:r>
            <w:r w:rsidRPr="007C437A" w:rsidDel="00BA3828">
              <w:rPr>
                <w:noProof/>
                <w:rPrChange w:id="518" w:author="Arthur Parmentier" w:date="2020-06-07T15:27:00Z">
                  <w:rPr>
                    <w:rStyle w:val="Lienhypertexte"/>
                    <w:b w:val="0"/>
                    <w:bCs w:val="0"/>
                    <w:noProof/>
                  </w:rPr>
                </w:rPrChange>
              </w:rPr>
              <w:delText>Structural concepts (the grammar of the language, that results in its language)</w:delText>
            </w:r>
            <w:r w:rsidRPr="007C437A" w:rsidDel="00BA3828">
              <w:rPr>
                <w:noProof/>
                <w:webHidden/>
              </w:rPr>
              <w:tab/>
              <w:delText>7</w:delText>
            </w:r>
          </w:del>
        </w:p>
        <w:p w:rsidR="00DC3FF9" w:rsidRPr="007C437A" w:rsidDel="00BA3828" w:rsidRDefault="00DC3FF9" w:rsidP="00E6654A">
          <w:pPr>
            <w:pStyle w:val="TM3"/>
            <w:rPr>
              <w:del w:id="519" w:author="Arthur Parmentier" w:date="2020-05-14T13:28:00Z"/>
              <w:rFonts w:eastAsiaTheme="minorEastAsia" w:cstheme="minorBidi"/>
              <w:noProof/>
              <w:sz w:val="22"/>
              <w:szCs w:val="22"/>
              <w:rPrChange w:id="520" w:author="Arthur Parmentier" w:date="2020-06-07T15:27:00Z">
                <w:rPr>
                  <w:del w:id="521" w:author="Arthur Parmentier" w:date="2020-05-14T13:28:00Z"/>
                  <w:rFonts w:eastAsiaTheme="minorEastAsia" w:cstheme="minorBidi"/>
                  <w:noProof/>
                  <w:sz w:val="22"/>
                  <w:szCs w:val="22"/>
                  <w:lang w:val="fr-FR"/>
                </w:rPr>
              </w:rPrChange>
            </w:rPr>
          </w:pPr>
          <w:del w:id="522" w:author="Arthur Parmentier" w:date="2020-05-14T13:28:00Z">
            <w:r w:rsidRPr="007C437A" w:rsidDel="00BA3828">
              <w:rPr>
                <w:noProof/>
                <w:rPrChange w:id="523" w:author="Arthur Parmentier" w:date="2020-06-07T15:27:00Z">
                  <w:rPr>
                    <w:rStyle w:val="Lienhypertexte"/>
                    <w:noProof/>
                  </w:rPr>
                </w:rPrChange>
              </w:rPr>
              <w:delText>1.</w:delText>
            </w:r>
            <w:r w:rsidRPr="007C437A" w:rsidDel="00BA3828">
              <w:rPr>
                <w:rFonts w:eastAsiaTheme="minorEastAsia" w:cstheme="minorBidi"/>
                <w:noProof/>
                <w:rPrChange w:id="524" w:author="Arthur Parmentier" w:date="2020-06-07T15:27:00Z">
                  <w:rPr>
                    <w:rFonts w:eastAsiaTheme="minorEastAsia" w:cstheme="minorBidi"/>
                    <w:noProof/>
                    <w:lang w:val="fr-FR"/>
                  </w:rPr>
                </w:rPrChange>
              </w:rPr>
              <w:tab/>
            </w:r>
            <w:r w:rsidRPr="007C437A" w:rsidDel="00BA3828">
              <w:rPr>
                <w:noProof/>
                <w:rPrChange w:id="525" w:author="Arthur Parmentier" w:date="2020-06-07T15:27:00Z">
                  <w:rPr>
                    <w:rStyle w:val="Lienhypertexte"/>
                    <w:noProof/>
                  </w:rPr>
                </w:rPrChange>
              </w:rPr>
              <w:delText>Identifiers</w:delText>
            </w:r>
            <w:r w:rsidRPr="007C437A" w:rsidDel="00BA3828">
              <w:rPr>
                <w:noProof/>
                <w:webHidden/>
              </w:rPr>
              <w:tab/>
              <w:delText>7</w:delText>
            </w:r>
          </w:del>
        </w:p>
        <w:p w:rsidR="00DC3FF9" w:rsidRPr="007C437A" w:rsidDel="00BA3828" w:rsidRDefault="00DC3FF9" w:rsidP="00E6654A">
          <w:pPr>
            <w:pStyle w:val="TM3"/>
            <w:rPr>
              <w:del w:id="526" w:author="Arthur Parmentier" w:date="2020-05-14T13:28:00Z"/>
              <w:rFonts w:eastAsiaTheme="minorEastAsia" w:cstheme="minorBidi"/>
              <w:noProof/>
              <w:sz w:val="22"/>
              <w:szCs w:val="22"/>
              <w:rPrChange w:id="527" w:author="Arthur Parmentier" w:date="2020-06-07T15:27:00Z">
                <w:rPr>
                  <w:del w:id="528" w:author="Arthur Parmentier" w:date="2020-05-14T13:28:00Z"/>
                  <w:rFonts w:eastAsiaTheme="minorEastAsia" w:cstheme="minorBidi"/>
                  <w:noProof/>
                  <w:sz w:val="22"/>
                  <w:szCs w:val="22"/>
                  <w:lang w:val="fr-FR"/>
                </w:rPr>
              </w:rPrChange>
            </w:rPr>
          </w:pPr>
          <w:del w:id="529" w:author="Arthur Parmentier" w:date="2020-05-14T13:28:00Z">
            <w:r w:rsidRPr="007C437A" w:rsidDel="00BA3828">
              <w:rPr>
                <w:noProof/>
                <w:rPrChange w:id="530" w:author="Arthur Parmentier" w:date="2020-06-07T15:27:00Z">
                  <w:rPr>
                    <w:rStyle w:val="Lienhypertexte"/>
                    <w:noProof/>
                  </w:rPr>
                </w:rPrChange>
              </w:rPr>
              <w:delText>2.</w:delText>
            </w:r>
            <w:r w:rsidRPr="007C437A" w:rsidDel="00BA3828">
              <w:rPr>
                <w:rFonts w:eastAsiaTheme="minorEastAsia" w:cstheme="minorBidi"/>
                <w:noProof/>
                <w:rPrChange w:id="531" w:author="Arthur Parmentier" w:date="2020-06-07T15:27:00Z">
                  <w:rPr>
                    <w:rFonts w:eastAsiaTheme="minorEastAsia" w:cstheme="minorBidi"/>
                    <w:noProof/>
                    <w:lang w:val="fr-FR"/>
                  </w:rPr>
                </w:rPrChange>
              </w:rPr>
              <w:tab/>
            </w:r>
            <w:r w:rsidRPr="007C437A" w:rsidDel="00BA3828">
              <w:rPr>
                <w:noProof/>
                <w:rPrChange w:id="532" w:author="Arthur Parmentier" w:date="2020-06-07T15:27:00Z">
                  <w:rPr>
                    <w:rStyle w:val="Lienhypertexte"/>
                    <w:noProof/>
                  </w:rPr>
                </w:rPrChange>
              </w:rPr>
              <w:delText>Content</w:delText>
            </w:r>
            <w:r w:rsidRPr="007C437A" w:rsidDel="00BA3828">
              <w:rPr>
                <w:noProof/>
                <w:webHidden/>
              </w:rPr>
              <w:tab/>
              <w:delText>7</w:delText>
            </w:r>
          </w:del>
        </w:p>
        <w:p w:rsidR="00DC3FF9" w:rsidRPr="007C437A" w:rsidDel="00BA3828" w:rsidRDefault="00DC3FF9" w:rsidP="00E6654A">
          <w:pPr>
            <w:pStyle w:val="TM3"/>
            <w:rPr>
              <w:del w:id="533" w:author="Arthur Parmentier" w:date="2020-05-14T13:28:00Z"/>
              <w:rFonts w:eastAsiaTheme="minorEastAsia" w:cstheme="minorBidi"/>
              <w:noProof/>
              <w:sz w:val="22"/>
              <w:szCs w:val="22"/>
              <w:rPrChange w:id="534" w:author="Arthur Parmentier" w:date="2020-06-07T15:27:00Z">
                <w:rPr>
                  <w:del w:id="535" w:author="Arthur Parmentier" w:date="2020-05-14T13:28:00Z"/>
                  <w:rFonts w:eastAsiaTheme="minorEastAsia" w:cstheme="minorBidi"/>
                  <w:noProof/>
                  <w:sz w:val="22"/>
                  <w:szCs w:val="22"/>
                  <w:lang w:val="fr-FR"/>
                </w:rPr>
              </w:rPrChange>
            </w:rPr>
          </w:pPr>
          <w:del w:id="536" w:author="Arthur Parmentier" w:date="2020-05-14T13:28:00Z">
            <w:r w:rsidRPr="007C437A" w:rsidDel="00BA3828">
              <w:rPr>
                <w:noProof/>
                <w:rPrChange w:id="537" w:author="Arthur Parmentier" w:date="2020-06-07T15:27:00Z">
                  <w:rPr>
                    <w:rStyle w:val="Lienhypertexte"/>
                    <w:noProof/>
                  </w:rPr>
                </w:rPrChange>
              </w:rPr>
              <w:delText>3.</w:delText>
            </w:r>
            <w:r w:rsidRPr="007C437A" w:rsidDel="00BA3828">
              <w:rPr>
                <w:rFonts w:eastAsiaTheme="minorEastAsia" w:cstheme="minorBidi"/>
                <w:noProof/>
                <w:rPrChange w:id="538" w:author="Arthur Parmentier" w:date="2020-06-07T15:27:00Z">
                  <w:rPr>
                    <w:rFonts w:eastAsiaTheme="minorEastAsia" w:cstheme="minorBidi"/>
                    <w:noProof/>
                    <w:lang w:val="fr-FR"/>
                  </w:rPr>
                </w:rPrChange>
              </w:rPr>
              <w:tab/>
            </w:r>
            <w:r w:rsidRPr="007C437A" w:rsidDel="00BA3828">
              <w:rPr>
                <w:noProof/>
                <w:rPrChange w:id="539" w:author="Arthur Parmentier" w:date="2020-06-07T15:27:00Z">
                  <w:rPr>
                    <w:rStyle w:val="Lienhypertexte"/>
                    <w:noProof/>
                  </w:rPr>
                </w:rPrChange>
              </w:rPr>
              <w:delText>Modifiers (content parameters)</w:delText>
            </w:r>
            <w:r w:rsidRPr="007C437A" w:rsidDel="00BA3828">
              <w:rPr>
                <w:noProof/>
                <w:webHidden/>
              </w:rPr>
              <w:tab/>
              <w:delText>7</w:delText>
            </w:r>
          </w:del>
        </w:p>
        <w:p w:rsidR="00DC3FF9" w:rsidRPr="007C437A" w:rsidDel="00BA3828" w:rsidRDefault="00DC3FF9" w:rsidP="00E6654A">
          <w:pPr>
            <w:pStyle w:val="TM3"/>
            <w:rPr>
              <w:del w:id="540" w:author="Arthur Parmentier" w:date="2020-05-14T13:28:00Z"/>
              <w:rFonts w:eastAsiaTheme="minorEastAsia" w:cstheme="minorBidi"/>
              <w:noProof/>
              <w:sz w:val="22"/>
              <w:szCs w:val="22"/>
              <w:rPrChange w:id="541" w:author="Arthur Parmentier" w:date="2020-06-07T15:27:00Z">
                <w:rPr>
                  <w:del w:id="542" w:author="Arthur Parmentier" w:date="2020-05-14T13:28:00Z"/>
                  <w:rFonts w:eastAsiaTheme="minorEastAsia" w:cstheme="minorBidi"/>
                  <w:noProof/>
                  <w:sz w:val="22"/>
                  <w:szCs w:val="22"/>
                  <w:lang w:val="fr-FR"/>
                </w:rPr>
              </w:rPrChange>
            </w:rPr>
          </w:pPr>
          <w:del w:id="543" w:author="Arthur Parmentier" w:date="2020-05-14T13:28:00Z">
            <w:r w:rsidRPr="007C437A" w:rsidDel="00BA3828">
              <w:rPr>
                <w:noProof/>
                <w:rPrChange w:id="544" w:author="Arthur Parmentier" w:date="2020-06-07T15:27:00Z">
                  <w:rPr>
                    <w:rStyle w:val="Lienhypertexte"/>
                    <w:noProof/>
                  </w:rPr>
                </w:rPrChange>
              </w:rPr>
              <w:delText>4.</w:delText>
            </w:r>
            <w:r w:rsidRPr="007C437A" w:rsidDel="00BA3828">
              <w:rPr>
                <w:rFonts w:eastAsiaTheme="minorEastAsia" w:cstheme="minorBidi"/>
                <w:noProof/>
                <w:rPrChange w:id="545" w:author="Arthur Parmentier" w:date="2020-06-07T15:27:00Z">
                  <w:rPr>
                    <w:rFonts w:eastAsiaTheme="minorEastAsia" w:cstheme="minorBidi"/>
                    <w:noProof/>
                    <w:lang w:val="fr-FR"/>
                  </w:rPr>
                </w:rPrChange>
              </w:rPr>
              <w:tab/>
            </w:r>
            <w:r w:rsidRPr="007C437A" w:rsidDel="00BA3828">
              <w:rPr>
                <w:noProof/>
                <w:rPrChange w:id="546" w:author="Arthur Parmentier" w:date="2020-06-07T15:27:00Z">
                  <w:rPr>
                    <w:rStyle w:val="Lienhypertexte"/>
                    <w:noProof/>
                  </w:rPr>
                </w:rPrChange>
              </w:rPr>
              <w:delText>Mode</w:delText>
            </w:r>
            <w:r w:rsidRPr="007C437A" w:rsidDel="00BA3828">
              <w:rPr>
                <w:noProof/>
                <w:webHidden/>
              </w:rPr>
              <w:tab/>
              <w:delText>7</w:delText>
            </w:r>
          </w:del>
        </w:p>
        <w:p w:rsidR="00DC3FF9" w:rsidRPr="007C437A" w:rsidDel="00BA3828" w:rsidRDefault="00DC3FF9" w:rsidP="00E6654A">
          <w:pPr>
            <w:pStyle w:val="TM1"/>
            <w:rPr>
              <w:del w:id="547" w:author="Arthur Parmentier" w:date="2020-05-14T13:28:00Z"/>
              <w:rFonts w:eastAsiaTheme="minorEastAsia" w:cstheme="minorBidi"/>
              <w:noProof/>
              <w:sz w:val="22"/>
              <w:szCs w:val="22"/>
              <w:rPrChange w:id="548" w:author="Arthur Parmentier" w:date="2020-06-07T15:27:00Z">
                <w:rPr>
                  <w:del w:id="549" w:author="Arthur Parmentier" w:date="2020-05-14T13:28:00Z"/>
                  <w:rFonts w:eastAsiaTheme="minorEastAsia" w:cstheme="minorBidi"/>
                  <w:noProof/>
                  <w:sz w:val="22"/>
                  <w:szCs w:val="22"/>
                  <w:lang w:val="fr-FR"/>
                </w:rPr>
              </w:rPrChange>
            </w:rPr>
          </w:pPr>
          <w:del w:id="550" w:author="Arthur Parmentier" w:date="2020-05-14T13:28:00Z">
            <w:r w:rsidRPr="007C437A" w:rsidDel="00BA3828">
              <w:rPr>
                <w:noProof/>
                <w:rPrChange w:id="551" w:author="Arthur Parmentier" w:date="2020-06-07T15:27:00Z">
                  <w:rPr>
                    <w:rStyle w:val="Lienhypertexte"/>
                    <w:b w:val="0"/>
                    <w:bCs w:val="0"/>
                    <w:i w:val="0"/>
                    <w:iCs w:val="0"/>
                    <w:noProof/>
                  </w:rPr>
                </w:rPrChange>
              </w:rPr>
              <w:delText>VI.</w:delText>
            </w:r>
            <w:r w:rsidRPr="007C437A" w:rsidDel="00BA3828">
              <w:rPr>
                <w:rFonts w:eastAsiaTheme="minorEastAsia" w:cstheme="minorBidi"/>
                <w:b w:val="0"/>
                <w:bCs w:val="0"/>
                <w:i w:val="0"/>
                <w:iCs w:val="0"/>
                <w:noProof/>
                <w:rPrChange w:id="552" w:author="Arthur Parmentier" w:date="2020-06-07T15:27:00Z">
                  <w:rPr>
                    <w:rFonts w:eastAsiaTheme="minorEastAsia" w:cstheme="minorBidi"/>
                    <w:b w:val="0"/>
                    <w:bCs w:val="0"/>
                    <w:i w:val="0"/>
                    <w:iCs w:val="0"/>
                    <w:noProof/>
                    <w:lang w:val="fr-FR"/>
                  </w:rPr>
                </w:rPrChange>
              </w:rPr>
              <w:tab/>
            </w:r>
            <w:r w:rsidRPr="007C437A" w:rsidDel="00BA3828">
              <w:rPr>
                <w:noProof/>
                <w:rPrChange w:id="553" w:author="Arthur Parmentier" w:date="2020-06-07T15:27:00Z">
                  <w:rPr>
                    <w:rStyle w:val="Lienhypertexte"/>
                    <w:b w:val="0"/>
                    <w:bCs w:val="0"/>
                    <w:i w:val="0"/>
                    <w:iCs w:val="0"/>
                    <w:noProof/>
                  </w:rPr>
                </w:rPrChange>
              </w:rPr>
              <w:delText>Soundpainting recognition with Max/MSP</w:delText>
            </w:r>
            <w:r w:rsidRPr="007C437A" w:rsidDel="00BA3828">
              <w:rPr>
                <w:noProof/>
                <w:webHidden/>
              </w:rPr>
              <w:tab/>
              <w:delText>8</w:delText>
            </w:r>
          </w:del>
        </w:p>
        <w:p w:rsidR="00DC3FF9" w:rsidRPr="007C437A" w:rsidDel="00BA3828" w:rsidRDefault="00DC3FF9" w:rsidP="00E6654A">
          <w:pPr>
            <w:pStyle w:val="TM2"/>
            <w:rPr>
              <w:del w:id="554" w:author="Arthur Parmentier" w:date="2020-05-14T13:28:00Z"/>
              <w:rFonts w:eastAsiaTheme="minorEastAsia" w:cstheme="minorBidi"/>
              <w:noProof/>
              <w:rPrChange w:id="555" w:author="Arthur Parmentier" w:date="2020-06-07T15:27:00Z">
                <w:rPr>
                  <w:del w:id="556" w:author="Arthur Parmentier" w:date="2020-05-14T13:28:00Z"/>
                  <w:rFonts w:eastAsiaTheme="minorEastAsia" w:cstheme="minorBidi"/>
                  <w:noProof/>
                  <w:lang w:val="fr-FR"/>
                </w:rPr>
              </w:rPrChange>
            </w:rPr>
          </w:pPr>
          <w:del w:id="557" w:author="Arthur Parmentier" w:date="2020-05-14T13:28:00Z">
            <w:r w:rsidRPr="007C437A" w:rsidDel="00BA3828">
              <w:rPr>
                <w:noProof/>
                <w:rPrChange w:id="558"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559" w:author="Arthur Parmentier" w:date="2020-06-07T15:27:00Z">
                  <w:rPr>
                    <w:rFonts w:eastAsiaTheme="minorEastAsia" w:cstheme="minorBidi"/>
                    <w:b w:val="0"/>
                    <w:bCs w:val="0"/>
                    <w:noProof/>
                    <w:lang w:val="fr-FR"/>
                  </w:rPr>
                </w:rPrChange>
              </w:rPr>
              <w:tab/>
            </w:r>
            <w:r w:rsidRPr="007C437A" w:rsidDel="00BA3828">
              <w:rPr>
                <w:noProof/>
                <w:rPrChange w:id="560" w:author="Arthur Parmentier" w:date="2020-06-07T15:27:00Z">
                  <w:rPr>
                    <w:rStyle w:val="Lienhypertexte"/>
                    <w:b w:val="0"/>
                    <w:bCs w:val="0"/>
                    <w:noProof/>
                  </w:rPr>
                </w:rPrChange>
              </w:rPr>
              <w:delText>A new configuration: motivations, goals, workflow &amp; challenges</w:delText>
            </w:r>
            <w:r w:rsidRPr="007C437A" w:rsidDel="00BA3828">
              <w:rPr>
                <w:noProof/>
                <w:webHidden/>
              </w:rPr>
              <w:tab/>
              <w:delText>8</w:delText>
            </w:r>
          </w:del>
        </w:p>
        <w:p w:rsidR="00DC3FF9" w:rsidRPr="007C437A" w:rsidDel="00BA3828" w:rsidRDefault="00DC3FF9" w:rsidP="00E6654A">
          <w:pPr>
            <w:pStyle w:val="TM2"/>
            <w:rPr>
              <w:del w:id="561" w:author="Arthur Parmentier" w:date="2020-05-14T13:28:00Z"/>
              <w:rFonts w:eastAsiaTheme="minorEastAsia" w:cstheme="minorBidi"/>
              <w:noProof/>
              <w:rPrChange w:id="562" w:author="Arthur Parmentier" w:date="2020-06-07T15:27:00Z">
                <w:rPr>
                  <w:del w:id="563" w:author="Arthur Parmentier" w:date="2020-05-14T13:28:00Z"/>
                  <w:rFonts w:eastAsiaTheme="minorEastAsia" w:cstheme="minorBidi"/>
                  <w:noProof/>
                  <w:lang w:val="fr-FR"/>
                </w:rPr>
              </w:rPrChange>
            </w:rPr>
          </w:pPr>
          <w:del w:id="564" w:author="Arthur Parmentier" w:date="2020-05-14T13:28:00Z">
            <w:r w:rsidRPr="007C437A" w:rsidDel="00BA3828">
              <w:rPr>
                <w:noProof/>
                <w:rPrChange w:id="565"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566" w:author="Arthur Parmentier" w:date="2020-06-07T15:27:00Z">
                  <w:rPr>
                    <w:rFonts w:eastAsiaTheme="minorEastAsia" w:cstheme="minorBidi"/>
                    <w:b w:val="0"/>
                    <w:bCs w:val="0"/>
                    <w:noProof/>
                    <w:lang w:val="fr-FR"/>
                  </w:rPr>
                </w:rPrChange>
              </w:rPr>
              <w:tab/>
            </w:r>
            <w:r w:rsidRPr="007C437A" w:rsidDel="00BA3828">
              <w:rPr>
                <w:noProof/>
                <w:rPrChange w:id="567" w:author="Arthur Parmentier" w:date="2020-06-07T15:27:00Z">
                  <w:rPr>
                    <w:rStyle w:val="Lienhypertexte"/>
                    <w:b w:val="0"/>
                    <w:bCs w:val="0"/>
                    <w:noProof/>
                  </w:rPr>
                </w:rPrChange>
              </w:rPr>
              <w:delText>The big picture: general description of the system</w:delText>
            </w:r>
            <w:r w:rsidRPr="007C437A" w:rsidDel="00BA3828">
              <w:rPr>
                <w:noProof/>
                <w:webHidden/>
              </w:rPr>
              <w:tab/>
              <w:delText>8</w:delText>
            </w:r>
          </w:del>
        </w:p>
        <w:p w:rsidR="00DC3FF9" w:rsidRPr="007C437A" w:rsidDel="00BA3828" w:rsidRDefault="00DC3FF9" w:rsidP="00E6654A">
          <w:pPr>
            <w:pStyle w:val="TM2"/>
            <w:rPr>
              <w:del w:id="568" w:author="Arthur Parmentier" w:date="2020-05-14T13:28:00Z"/>
              <w:rFonts w:eastAsiaTheme="minorEastAsia" w:cstheme="minorBidi"/>
              <w:noProof/>
              <w:rPrChange w:id="569" w:author="Arthur Parmentier" w:date="2020-06-07T15:27:00Z">
                <w:rPr>
                  <w:del w:id="570" w:author="Arthur Parmentier" w:date="2020-05-14T13:28:00Z"/>
                  <w:rFonts w:eastAsiaTheme="minorEastAsia" w:cstheme="minorBidi"/>
                  <w:noProof/>
                  <w:lang w:val="fr-FR"/>
                </w:rPr>
              </w:rPrChange>
            </w:rPr>
          </w:pPr>
          <w:del w:id="571" w:author="Arthur Parmentier" w:date="2020-05-14T13:28:00Z">
            <w:r w:rsidRPr="007C437A" w:rsidDel="00BA3828">
              <w:rPr>
                <w:noProof/>
                <w:rPrChange w:id="572"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573" w:author="Arthur Parmentier" w:date="2020-06-07T15:27:00Z">
                  <w:rPr>
                    <w:rFonts w:eastAsiaTheme="minorEastAsia" w:cstheme="minorBidi"/>
                    <w:b w:val="0"/>
                    <w:bCs w:val="0"/>
                    <w:noProof/>
                    <w:lang w:val="fr-FR"/>
                  </w:rPr>
                </w:rPrChange>
              </w:rPr>
              <w:tab/>
            </w:r>
            <w:r w:rsidRPr="007C437A" w:rsidDel="00BA3828">
              <w:rPr>
                <w:noProof/>
                <w:rPrChange w:id="574" w:author="Arthur Parmentier" w:date="2020-06-07T15:27:00Z">
                  <w:rPr>
                    <w:rStyle w:val="Lienhypertexte"/>
                    <w:b w:val="0"/>
                    <w:bCs w:val="0"/>
                    <w:noProof/>
                  </w:rPr>
                </w:rPrChange>
              </w:rPr>
              <w:delText>Part 1: Posenet &amp; gloves feature building</w:delText>
            </w:r>
            <w:r w:rsidRPr="007C437A" w:rsidDel="00BA3828">
              <w:rPr>
                <w:noProof/>
                <w:webHidden/>
              </w:rPr>
              <w:tab/>
              <w:delText>8</w:delText>
            </w:r>
          </w:del>
        </w:p>
        <w:p w:rsidR="00DC3FF9" w:rsidRPr="007C437A" w:rsidDel="00BA3828" w:rsidRDefault="00DC3FF9" w:rsidP="00E6654A">
          <w:pPr>
            <w:pStyle w:val="TM2"/>
            <w:rPr>
              <w:del w:id="575" w:author="Arthur Parmentier" w:date="2020-05-14T13:28:00Z"/>
              <w:rFonts w:eastAsiaTheme="minorEastAsia" w:cstheme="minorBidi"/>
              <w:noProof/>
              <w:rPrChange w:id="576" w:author="Arthur Parmentier" w:date="2020-06-07T15:27:00Z">
                <w:rPr>
                  <w:del w:id="577" w:author="Arthur Parmentier" w:date="2020-05-14T13:28:00Z"/>
                  <w:rFonts w:eastAsiaTheme="minorEastAsia" w:cstheme="minorBidi"/>
                  <w:noProof/>
                  <w:lang w:val="fr-FR"/>
                </w:rPr>
              </w:rPrChange>
            </w:rPr>
          </w:pPr>
          <w:del w:id="578" w:author="Arthur Parmentier" w:date="2020-05-14T13:28:00Z">
            <w:r w:rsidRPr="007C437A" w:rsidDel="00BA3828">
              <w:rPr>
                <w:noProof/>
                <w:rPrChange w:id="579" w:author="Arthur Parmentier" w:date="2020-06-07T15:27:00Z">
                  <w:rPr>
                    <w:rStyle w:val="Lienhypertexte"/>
                    <w:b w:val="0"/>
                    <w:bCs w:val="0"/>
                    <w:noProof/>
                  </w:rPr>
                </w:rPrChange>
              </w:rPr>
              <w:delText>D.</w:delText>
            </w:r>
            <w:r w:rsidRPr="007C437A" w:rsidDel="00BA3828">
              <w:rPr>
                <w:rFonts w:eastAsiaTheme="minorEastAsia" w:cstheme="minorBidi"/>
                <w:b w:val="0"/>
                <w:bCs w:val="0"/>
                <w:noProof/>
                <w:rPrChange w:id="580" w:author="Arthur Parmentier" w:date="2020-06-07T15:27:00Z">
                  <w:rPr>
                    <w:rFonts w:eastAsiaTheme="minorEastAsia" w:cstheme="minorBidi"/>
                    <w:b w:val="0"/>
                    <w:bCs w:val="0"/>
                    <w:noProof/>
                    <w:lang w:val="fr-FR"/>
                  </w:rPr>
                </w:rPrChange>
              </w:rPr>
              <w:tab/>
            </w:r>
            <w:r w:rsidRPr="007C437A" w:rsidDel="00BA3828">
              <w:rPr>
                <w:noProof/>
                <w:rPrChange w:id="581" w:author="Arthur Parmentier" w:date="2020-06-07T15:27:00Z">
                  <w:rPr>
                    <w:rStyle w:val="Lienhypertexte"/>
                    <w:b w:val="0"/>
                    <w:bCs w:val="0"/>
                    <w:noProof/>
                  </w:rPr>
                </w:rPrChange>
              </w:rPr>
              <w:delText>Part 2: Training &amp; data management</w:delText>
            </w:r>
            <w:r w:rsidRPr="007C437A" w:rsidDel="00BA3828">
              <w:rPr>
                <w:noProof/>
                <w:webHidden/>
              </w:rPr>
              <w:tab/>
              <w:delText>8</w:delText>
            </w:r>
          </w:del>
        </w:p>
        <w:p w:rsidR="00DC3FF9" w:rsidRPr="007C437A" w:rsidDel="00BA3828" w:rsidRDefault="00DC3FF9" w:rsidP="00E6654A">
          <w:pPr>
            <w:pStyle w:val="TM2"/>
            <w:rPr>
              <w:del w:id="582" w:author="Arthur Parmentier" w:date="2020-05-14T13:28:00Z"/>
              <w:rFonts w:eastAsiaTheme="minorEastAsia" w:cstheme="minorBidi"/>
              <w:noProof/>
              <w:rPrChange w:id="583" w:author="Arthur Parmentier" w:date="2020-06-07T15:27:00Z">
                <w:rPr>
                  <w:del w:id="584" w:author="Arthur Parmentier" w:date="2020-05-14T13:28:00Z"/>
                  <w:rFonts w:eastAsiaTheme="minorEastAsia" w:cstheme="minorBidi"/>
                  <w:noProof/>
                  <w:lang w:val="fr-FR"/>
                </w:rPr>
              </w:rPrChange>
            </w:rPr>
          </w:pPr>
          <w:del w:id="585" w:author="Arthur Parmentier" w:date="2020-05-14T13:28:00Z">
            <w:r w:rsidRPr="007C437A" w:rsidDel="00BA3828">
              <w:rPr>
                <w:noProof/>
                <w:rPrChange w:id="586" w:author="Arthur Parmentier" w:date="2020-06-07T15:27:00Z">
                  <w:rPr>
                    <w:rStyle w:val="Lienhypertexte"/>
                    <w:b w:val="0"/>
                    <w:bCs w:val="0"/>
                    <w:noProof/>
                  </w:rPr>
                </w:rPrChange>
              </w:rPr>
              <w:delText>E.</w:delText>
            </w:r>
            <w:r w:rsidRPr="007C437A" w:rsidDel="00BA3828">
              <w:rPr>
                <w:rFonts w:eastAsiaTheme="minorEastAsia" w:cstheme="minorBidi"/>
                <w:b w:val="0"/>
                <w:bCs w:val="0"/>
                <w:noProof/>
                <w:rPrChange w:id="587" w:author="Arthur Parmentier" w:date="2020-06-07T15:27:00Z">
                  <w:rPr>
                    <w:rFonts w:eastAsiaTheme="minorEastAsia" w:cstheme="minorBidi"/>
                    <w:b w:val="0"/>
                    <w:bCs w:val="0"/>
                    <w:noProof/>
                    <w:lang w:val="fr-FR"/>
                  </w:rPr>
                </w:rPrChange>
              </w:rPr>
              <w:tab/>
            </w:r>
            <w:r w:rsidRPr="007C437A" w:rsidDel="00BA3828">
              <w:rPr>
                <w:noProof/>
                <w:rPrChange w:id="588" w:author="Arthur Parmentier" w:date="2020-06-07T15:27:00Z">
                  <w:rPr>
                    <w:rStyle w:val="Lienhypertexte"/>
                    <w:b w:val="0"/>
                    <w:bCs w:val="0"/>
                    <w:noProof/>
                  </w:rPr>
                </w:rPrChange>
              </w:rPr>
              <w:delText>Part 3: Classification</w:delText>
            </w:r>
            <w:r w:rsidRPr="007C437A" w:rsidDel="00BA3828">
              <w:rPr>
                <w:noProof/>
                <w:webHidden/>
              </w:rPr>
              <w:tab/>
              <w:delText>8</w:delText>
            </w:r>
          </w:del>
        </w:p>
        <w:p w:rsidR="00DC3FF9" w:rsidRPr="007C437A" w:rsidDel="00BA3828" w:rsidRDefault="00DC3FF9" w:rsidP="00E6654A">
          <w:pPr>
            <w:pStyle w:val="TM2"/>
            <w:rPr>
              <w:del w:id="589" w:author="Arthur Parmentier" w:date="2020-05-14T13:28:00Z"/>
              <w:rFonts w:eastAsiaTheme="minorEastAsia" w:cstheme="minorBidi"/>
              <w:noProof/>
              <w:rPrChange w:id="590" w:author="Arthur Parmentier" w:date="2020-06-07T15:27:00Z">
                <w:rPr>
                  <w:del w:id="591" w:author="Arthur Parmentier" w:date="2020-05-14T13:28:00Z"/>
                  <w:rFonts w:eastAsiaTheme="minorEastAsia" w:cstheme="minorBidi"/>
                  <w:noProof/>
                  <w:lang w:val="fr-FR"/>
                </w:rPr>
              </w:rPrChange>
            </w:rPr>
          </w:pPr>
          <w:del w:id="592" w:author="Arthur Parmentier" w:date="2020-05-14T13:28:00Z">
            <w:r w:rsidRPr="007C437A" w:rsidDel="00BA3828">
              <w:rPr>
                <w:noProof/>
                <w:rPrChange w:id="593" w:author="Arthur Parmentier" w:date="2020-06-07T15:27:00Z">
                  <w:rPr>
                    <w:rStyle w:val="Lienhypertexte"/>
                    <w:b w:val="0"/>
                    <w:bCs w:val="0"/>
                    <w:noProof/>
                  </w:rPr>
                </w:rPrChange>
              </w:rPr>
              <w:delText>F.</w:delText>
            </w:r>
            <w:r w:rsidRPr="007C437A" w:rsidDel="00BA3828">
              <w:rPr>
                <w:rFonts w:eastAsiaTheme="minorEastAsia" w:cstheme="minorBidi"/>
                <w:b w:val="0"/>
                <w:bCs w:val="0"/>
                <w:noProof/>
                <w:rPrChange w:id="594" w:author="Arthur Parmentier" w:date="2020-06-07T15:27:00Z">
                  <w:rPr>
                    <w:rFonts w:eastAsiaTheme="minorEastAsia" w:cstheme="minorBidi"/>
                    <w:b w:val="0"/>
                    <w:bCs w:val="0"/>
                    <w:noProof/>
                    <w:lang w:val="fr-FR"/>
                  </w:rPr>
                </w:rPrChange>
              </w:rPr>
              <w:tab/>
            </w:r>
            <w:r w:rsidRPr="007C437A" w:rsidDel="00BA3828">
              <w:rPr>
                <w:noProof/>
                <w:rPrChange w:id="595" w:author="Arthur Parmentier" w:date="2020-06-07T15:27:00Z">
                  <w:rPr>
                    <w:rStyle w:val="Lienhypertexte"/>
                    <w:b w:val="0"/>
                    <w:bCs w:val="0"/>
                    <w:noProof/>
                  </w:rPr>
                </w:rPrChange>
              </w:rPr>
              <w:delText>Part 4: Grammar parsing</w:delText>
            </w:r>
            <w:r w:rsidRPr="007C437A" w:rsidDel="00BA3828">
              <w:rPr>
                <w:noProof/>
                <w:webHidden/>
              </w:rPr>
              <w:tab/>
              <w:delText>8</w:delText>
            </w:r>
          </w:del>
        </w:p>
        <w:p w:rsidR="00DC3FF9" w:rsidRPr="007C437A" w:rsidDel="00BA3828" w:rsidRDefault="00DC3FF9" w:rsidP="00E6654A">
          <w:pPr>
            <w:pStyle w:val="TM2"/>
            <w:rPr>
              <w:del w:id="596" w:author="Arthur Parmentier" w:date="2020-05-14T13:28:00Z"/>
              <w:rFonts w:eastAsiaTheme="minorEastAsia" w:cstheme="minorBidi"/>
              <w:noProof/>
              <w:rPrChange w:id="597" w:author="Arthur Parmentier" w:date="2020-06-07T15:27:00Z">
                <w:rPr>
                  <w:del w:id="598" w:author="Arthur Parmentier" w:date="2020-05-14T13:28:00Z"/>
                  <w:rFonts w:eastAsiaTheme="minorEastAsia" w:cstheme="minorBidi"/>
                  <w:noProof/>
                  <w:lang w:val="fr-FR"/>
                </w:rPr>
              </w:rPrChange>
            </w:rPr>
          </w:pPr>
          <w:del w:id="599" w:author="Arthur Parmentier" w:date="2020-05-14T13:28:00Z">
            <w:r w:rsidRPr="007C437A" w:rsidDel="00BA3828">
              <w:rPr>
                <w:noProof/>
                <w:rPrChange w:id="600" w:author="Arthur Parmentier" w:date="2020-06-07T15:27:00Z">
                  <w:rPr>
                    <w:rStyle w:val="Lienhypertexte"/>
                    <w:b w:val="0"/>
                    <w:bCs w:val="0"/>
                    <w:noProof/>
                  </w:rPr>
                </w:rPrChange>
              </w:rPr>
              <w:delText>G.</w:delText>
            </w:r>
            <w:r w:rsidRPr="007C437A" w:rsidDel="00BA3828">
              <w:rPr>
                <w:rFonts w:eastAsiaTheme="minorEastAsia" w:cstheme="minorBidi"/>
                <w:b w:val="0"/>
                <w:bCs w:val="0"/>
                <w:noProof/>
                <w:rPrChange w:id="601" w:author="Arthur Parmentier" w:date="2020-06-07T15:27:00Z">
                  <w:rPr>
                    <w:rFonts w:eastAsiaTheme="minorEastAsia" w:cstheme="minorBidi"/>
                    <w:b w:val="0"/>
                    <w:bCs w:val="0"/>
                    <w:noProof/>
                    <w:lang w:val="fr-FR"/>
                  </w:rPr>
                </w:rPrChange>
              </w:rPr>
              <w:tab/>
            </w:r>
            <w:r w:rsidRPr="007C437A" w:rsidDel="00BA3828">
              <w:rPr>
                <w:noProof/>
                <w:rPrChange w:id="602" w:author="Arthur Parmentier" w:date="2020-06-07T15:27:00Z">
                  <w:rPr>
                    <w:rStyle w:val="Lienhypertexte"/>
                    <w:b w:val="0"/>
                    <w:bCs w:val="0"/>
                    <w:noProof/>
                  </w:rPr>
                </w:rPrChange>
              </w:rPr>
              <w:delText>Part 5: Orchestra simulation</w:delText>
            </w:r>
            <w:r w:rsidRPr="007C437A" w:rsidDel="00BA3828">
              <w:rPr>
                <w:noProof/>
                <w:webHidden/>
              </w:rPr>
              <w:tab/>
              <w:delText>8</w:delText>
            </w:r>
          </w:del>
        </w:p>
        <w:p w:rsidR="00DC3FF9" w:rsidRPr="007C437A" w:rsidDel="00BA3828" w:rsidRDefault="00DC3FF9" w:rsidP="00E6654A">
          <w:pPr>
            <w:pStyle w:val="TM2"/>
            <w:rPr>
              <w:del w:id="603" w:author="Arthur Parmentier" w:date="2020-05-14T13:28:00Z"/>
              <w:rFonts w:eastAsiaTheme="minorEastAsia" w:cstheme="minorBidi"/>
              <w:noProof/>
              <w:rPrChange w:id="604" w:author="Arthur Parmentier" w:date="2020-06-07T15:27:00Z">
                <w:rPr>
                  <w:del w:id="605" w:author="Arthur Parmentier" w:date="2020-05-14T13:28:00Z"/>
                  <w:rFonts w:eastAsiaTheme="minorEastAsia" w:cstheme="minorBidi"/>
                  <w:noProof/>
                  <w:lang w:val="fr-FR"/>
                </w:rPr>
              </w:rPrChange>
            </w:rPr>
          </w:pPr>
          <w:del w:id="606" w:author="Arthur Parmentier" w:date="2020-05-14T13:28:00Z">
            <w:r w:rsidRPr="007C437A" w:rsidDel="00BA3828">
              <w:rPr>
                <w:noProof/>
                <w:rPrChange w:id="607" w:author="Arthur Parmentier" w:date="2020-06-07T15:27:00Z">
                  <w:rPr>
                    <w:rStyle w:val="Lienhypertexte"/>
                    <w:b w:val="0"/>
                    <w:bCs w:val="0"/>
                    <w:noProof/>
                  </w:rPr>
                </w:rPrChange>
              </w:rPr>
              <w:delText>H.</w:delText>
            </w:r>
            <w:r w:rsidRPr="007C437A" w:rsidDel="00BA3828">
              <w:rPr>
                <w:rFonts w:eastAsiaTheme="minorEastAsia" w:cstheme="minorBidi"/>
                <w:b w:val="0"/>
                <w:bCs w:val="0"/>
                <w:noProof/>
                <w:rPrChange w:id="608" w:author="Arthur Parmentier" w:date="2020-06-07T15:27:00Z">
                  <w:rPr>
                    <w:rFonts w:eastAsiaTheme="minorEastAsia" w:cstheme="minorBidi"/>
                    <w:b w:val="0"/>
                    <w:bCs w:val="0"/>
                    <w:noProof/>
                    <w:lang w:val="fr-FR"/>
                  </w:rPr>
                </w:rPrChange>
              </w:rPr>
              <w:tab/>
            </w:r>
            <w:r w:rsidRPr="007C437A" w:rsidDel="00BA3828">
              <w:rPr>
                <w:noProof/>
                <w:rPrChange w:id="609" w:author="Arthur Parmentier" w:date="2020-06-07T15:27:00Z">
                  <w:rPr>
                    <w:rStyle w:val="Lienhypertexte"/>
                    <w:b w:val="0"/>
                    <w:bCs w:val="0"/>
                    <w:noProof/>
                  </w:rPr>
                </w:rPrChange>
              </w:rPr>
              <w:delText>Part 6: Learning mechanism (?)</w:delText>
            </w:r>
            <w:r w:rsidRPr="007C437A" w:rsidDel="00BA3828">
              <w:rPr>
                <w:noProof/>
                <w:webHidden/>
              </w:rPr>
              <w:tab/>
              <w:delText>8</w:delText>
            </w:r>
          </w:del>
        </w:p>
        <w:p w:rsidR="00DC3FF9" w:rsidRPr="007C437A" w:rsidDel="00BA3828" w:rsidRDefault="00DC3FF9" w:rsidP="00E6654A">
          <w:pPr>
            <w:pStyle w:val="TM1"/>
            <w:rPr>
              <w:del w:id="610" w:author="Arthur Parmentier" w:date="2020-05-14T13:28:00Z"/>
              <w:rFonts w:eastAsiaTheme="minorEastAsia" w:cstheme="minorBidi"/>
              <w:noProof/>
              <w:sz w:val="22"/>
              <w:szCs w:val="22"/>
              <w:rPrChange w:id="611" w:author="Arthur Parmentier" w:date="2020-06-07T15:27:00Z">
                <w:rPr>
                  <w:del w:id="612" w:author="Arthur Parmentier" w:date="2020-05-14T13:28:00Z"/>
                  <w:rFonts w:eastAsiaTheme="minorEastAsia" w:cstheme="minorBidi"/>
                  <w:noProof/>
                  <w:sz w:val="22"/>
                  <w:szCs w:val="22"/>
                  <w:lang w:val="fr-FR"/>
                </w:rPr>
              </w:rPrChange>
            </w:rPr>
          </w:pPr>
          <w:del w:id="613" w:author="Arthur Parmentier" w:date="2020-05-14T13:28:00Z">
            <w:r w:rsidRPr="007C437A" w:rsidDel="00BA3828">
              <w:rPr>
                <w:noProof/>
                <w:rPrChange w:id="614" w:author="Arthur Parmentier" w:date="2020-06-07T15:27:00Z">
                  <w:rPr>
                    <w:rStyle w:val="Lienhypertexte"/>
                    <w:b w:val="0"/>
                    <w:bCs w:val="0"/>
                    <w:i w:val="0"/>
                    <w:iCs w:val="0"/>
                    <w:noProof/>
                  </w:rPr>
                </w:rPrChange>
              </w:rPr>
              <w:delText>VII.</w:delText>
            </w:r>
            <w:r w:rsidRPr="007C437A" w:rsidDel="00BA3828">
              <w:rPr>
                <w:rFonts w:eastAsiaTheme="minorEastAsia" w:cstheme="minorBidi"/>
                <w:b w:val="0"/>
                <w:bCs w:val="0"/>
                <w:i w:val="0"/>
                <w:iCs w:val="0"/>
                <w:noProof/>
                <w:rPrChange w:id="615" w:author="Arthur Parmentier" w:date="2020-06-07T15:27:00Z">
                  <w:rPr>
                    <w:rFonts w:eastAsiaTheme="minorEastAsia" w:cstheme="minorBidi"/>
                    <w:b w:val="0"/>
                    <w:bCs w:val="0"/>
                    <w:i w:val="0"/>
                    <w:iCs w:val="0"/>
                    <w:noProof/>
                    <w:lang w:val="fr-FR"/>
                  </w:rPr>
                </w:rPrChange>
              </w:rPr>
              <w:tab/>
            </w:r>
            <w:r w:rsidRPr="007C437A" w:rsidDel="00BA3828">
              <w:rPr>
                <w:noProof/>
                <w:rPrChange w:id="616" w:author="Arthur Parmentier" w:date="2020-06-07T15:27:00Z">
                  <w:rPr>
                    <w:rStyle w:val="Lienhypertexte"/>
                    <w:b w:val="0"/>
                    <w:bCs w:val="0"/>
                    <w:i w:val="0"/>
                    <w:iCs w:val="0"/>
                    <w:noProof/>
                  </w:rPr>
                </w:rPrChange>
              </w:rPr>
              <w:delText>Potential &amp; future of the tool</w:delText>
            </w:r>
            <w:r w:rsidRPr="007C437A" w:rsidDel="00BA3828">
              <w:rPr>
                <w:noProof/>
                <w:webHidden/>
              </w:rPr>
              <w:tab/>
              <w:delText>8</w:delText>
            </w:r>
          </w:del>
        </w:p>
        <w:p w:rsidR="00DC3FF9" w:rsidRPr="007C437A" w:rsidDel="00BA3828" w:rsidRDefault="00DC3FF9" w:rsidP="00E6654A">
          <w:pPr>
            <w:pStyle w:val="TM2"/>
            <w:rPr>
              <w:del w:id="617" w:author="Arthur Parmentier" w:date="2020-05-14T13:28:00Z"/>
              <w:rFonts w:eastAsiaTheme="minorEastAsia" w:cstheme="minorBidi"/>
              <w:noProof/>
              <w:rPrChange w:id="618" w:author="Arthur Parmentier" w:date="2020-06-07T15:27:00Z">
                <w:rPr>
                  <w:del w:id="619" w:author="Arthur Parmentier" w:date="2020-05-14T13:28:00Z"/>
                  <w:rFonts w:eastAsiaTheme="minorEastAsia" w:cstheme="minorBidi"/>
                  <w:noProof/>
                  <w:lang w:val="fr-FR"/>
                </w:rPr>
              </w:rPrChange>
            </w:rPr>
          </w:pPr>
          <w:del w:id="620" w:author="Arthur Parmentier" w:date="2020-05-14T13:28:00Z">
            <w:r w:rsidRPr="007C437A" w:rsidDel="00BA3828">
              <w:rPr>
                <w:noProof/>
                <w:rPrChange w:id="621"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622" w:author="Arthur Parmentier" w:date="2020-06-07T15:27:00Z">
                  <w:rPr>
                    <w:rFonts w:eastAsiaTheme="minorEastAsia" w:cstheme="minorBidi"/>
                    <w:b w:val="0"/>
                    <w:bCs w:val="0"/>
                    <w:noProof/>
                    <w:lang w:val="fr-FR"/>
                  </w:rPr>
                </w:rPrChange>
              </w:rPr>
              <w:tab/>
            </w:r>
            <w:r w:rsidRPr="007C437A" w:rsidDel="00BA3828">
              <w:rPr>
                <w:noProof/>
                <w:rPrChange w:id="623" w:author="Arthur Parmentier" w:date="2020-06-07T15:27:00Z">
                  <w:rPr>
                    <w:rStyle w:val="Lienhypertexte"/>
                    <w:b w:val="0"/>
                    <w:bCs w:val="0"/>
                    <w:noProof/>
                  </w:rPr>
                </w:rPrChange>
              </w:rPr>
              <w:delText>Topic A: what could be improved and how</w:delText>
            </w:r>
            <w:r w:rsidRPr="007C437A" w:rsidDel="00BA3828">
              <w:rPr>
                <w:noProof/>
                <w:webHidden/>
              </w:rPr>
              <w:tab/>
              <w:delText>8</w:delText>
            </w:r>
          </w:del>
        </w:p>
        <w:p w:rsidR="00DC3FF9" w:rsidRPr="007C437A" w:rsidDel="00BA3828" w:rsidRDefault="00DC3FF9" w:rsidP="00E6654A">
          <w:pPr>
            <w:pStyle w:val="TM2"/>
            <w:rPr>
              <w:del w:id="624" w:author="Arthur Parmentier" w:date="2020-05-14T13:28:00Z"/>
              <w:rFonts w:eastAsiaTheme="minorEastAsia" w:cstheme="minorBidi"/>
              <w:noProof/>
              <w:rPrChange w:id="625" w:author="Arthur Parmentier" w:date="2020-06-07T15:27:00Z">
                <w:rPr>
                  <w:del w:id="626" w:author="Arthur Parmentier" w:date="2020-05-14T13:28:00Z"/>
                  <w:rFonts w:eastAsiaTheme="minorEastAsia" w:cstheme="minorBidi"/>
                  <w:noProof/>
                  <w:lang w:val="fr-FR"/>
                </w:rPr>
              </w:rPrChange>
            </w:rPr>
          </w:pPr>
          <w:del w:id="627" w:author="Arthur Parmentier" w:date="2020-05-14T13:28:00Z">
            <w:r w:rsidRPr="007C437A" w:rsidDel="00BA3828">
              <w:rPr>
                <w:noProof/>
                <w:rPrChange w:id="628"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629" w:author="Arthur Parmentier" w:date="2020-06-07T15:27:00Z">
                  <w:rPr>
                    <w:rFonts w:eastAsiaTheme="minorEastAsia" w:cstheme="minorBidi"/>
                    <w:b w:val="0"/>
                    <w:bCs w:val="0"/>
                    <w:noProof/>
                    <w:lang w:val="fr-FR"/>
                  </w:rPr>
                </w:rPrChange>
              </w:rPr>
              <w:tab/>
            </w:r>
            <w:r w:rsidRPr="007C437A" w:rsidDel="00BA3828">
              <w:rPr>
                <w:noProof/>
                <w:rPrChange w:id="630" w:author="Arthur Parmentier" w:date="2020-06-07T15:27:00Z">
                  <w:rPr>
                    <w:rStyle w:val="Lienhypertexte"/>
                    <w:b w:val="0"/>
                    <w:bCs w:val="0"/>
                    <w:noProof/>
                  </w:rPr>
                </w:rPrChange>
              </w:rPr>
              <w:delText>Topic B: …</w:delText>
            </w:r>
            <w:r w:rsidRPr="007C437A" w:rsidDel="00BA3828">
              <w:rPr>
                <w:noProof/>
                <w:webHidden/>
              </w:rPr>
              <w:tab/>
              <w:delText>8</w:delText>
            </w:r>
          </w:del>
        </w:p>
        <w:p w:rsidR="00DC3FF9" w:rsidRPr="007C437A" w:rsidDel="00BA3828" w:rsidRDefault="00DC3FF9" w:rsidP="00E6654A">
          <w:pPr>
            <w:pStyle w:val="TM2"/>
            <w:rPr>
              <w:del w:id="631" w:author="Arthur Parmentier" w:date="2020-05-14T13:28:00Z"/>
              <w:rFonts w:eastAsiaTheme="minorEastAsia" w:cstheme="minorBidi"/>
              <w:noProof/>
              <w:rPrChange w:id="632" w:author="Arthur Parmentier" w:date="2020-06-07T15:27:00Z">
                <w:rPr>
                  <w:del w:id="633" w:author="Arthur Parmentier" w:date="2020-05-14T13:28:00Z"/>
                  <w:rFonts w:eastAsiaTheme="minorEastAsia" w:cstheme="minorBidi"/>
                  <w:noProof/>
                  <w:lang w:val="fr-FR"/>
                </w:rPr>
              </w:rPrChange>
            </w:rPr>
          </w:pPr>
          <w:del w:id="634" w:author="Arthur Parmentier" w:date="2020-05-14T13:28:00Z">
            <w:r w:rsidRPr="007C437A" w:rsidDel="00BA3828">
              <w:rPr>
                <w:noProof/>
                <w:rPrChange w:id="635"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636" w:author="Arthur Parmentier" w:date="2020-06-07T15:27:00Z">
                  <w:rPr>
                    <w:rFonts w:eastAsiaTheme="minorEastAsia" w:cstheme="minorBidi"/>
                    <w:b w:val="0"/>
                    <w:bCs w:val="0"/>
                    <w:noProof/>
                    <w:lang w:val="fr-FR"/>
                  </w:rPr>
                </w:rPrChange>
              </w:rPr>
              <w:tab/>
            </w:r>
            <w:r w:rsidRPr="007C437A" w:rsidDel="00BA3828">
              <w:rPr>
                <w:noProof/>
                <w:rPrChange w:id="637" w:author="Arthur Parmentier" w:date="2020-06-07T15:27:00Z">
                  <w:rPr>
                    <w:rStyle w:val="Lienhypertexte"/>
                    <w:b w:val="0"/>
                    <w:bCs w:val="0"/>
                    <w:noProof/>
                  </w:rPr>
                </w:rPrChange>
              </w:rPr>
              <w:delText>The future</w:delText>
            </w:r>
            <w:r w:rsidRPr="007C437A" w:rsidDel="00BA3828">
              <w:rPr>
                <w:noProof/>
                <w:webHidden/>
              </w:rPr>
              <w:tab/>
              <w:delText>8</w:delText>
            </w:r>
          </w:del>
        </w:p>
        <w:p w:rsidR="00DC3FF9" w:rsidRPr="007C437A" w:rsidDel="00BA3828" w:rsidRDefault="00DC3FF9" w:rsidP="00E6654A">
          <w:pPr>
            <w:pStyle w:val="TM1"/>
            <w:rPr>
              <w:del w:id="638" w:author="Arthur Parmentier" w:date="2020-05-14T13:28:00Z"/>
              <w:rFonts w:eastAsiaTheme="minorEastAsia" w:cstheme="minorBidi"/>
              <w:noProof/>
              <w:sz w:val="22"/>
              <w:szCs w:val="22"/>
              <w:rPrChange w:id="639" w:author="Arthur Parmentier" w:date="2020-06-07T15:27:00Z">
                <w:rPr>
                  <w:del w:id="640" w:author="Arthur Parmentier" w:date="2020-05-14T13:28:00Z"/>
                  <w:rFonts w:eastAsiaTheme="minorEastAsia" w:cstheme="minorBidi"/>
                  <w:noProof/>
                  <w:sz w:val="22"/>
                  <w:szCs w:val="22"/>
                  <w:lang w:val="fr-FR"/>
                </w:rPr>
              </w:rPrChange>
            </w:rPr>
          </w:pPr>
          <w:del w:id="641" w:author="Arthur Parmentier" w:date="2020-05-14T13:28:00Z">
            <w:r w:rsidRPr="007C437A" w:rsidDel="00BA3828">
              <w:rPr>
                <w:noProof/>
                <w:rPrChange w:id="642" w:author="Arthur Parmentier" w:date="2020-06-07T15:27:00Z">
                  <w:rPr>
                    <w:rStyle w:val="Lienhypertexte"/>
                    <w:b w:val="0"/>
                    <w:bCs w:val="0"/>
                    <w:i w:val="0"/>
                    <w:iCs w:val="0"/>
                    <w:noProof/>
                  </w:rPr>
                </w:rPrChange>
              </w:rPr>
              <w:delText>VIII.</w:delText>
            </w:r>
            <w:r w:rsidRPr="007C437A" w:rsidDel="00BA3828">
              <w:rPr>
                <w:rFonts w:eastAsiaTheme="minorEastAsia" w:cstheme="minorBidi"/>
                <w:b w:val="0"/>
                <w:bCs w:val="0"/>
                <w:i w:val="0"/>
                <w:iCs w:val="0"/>
                <w:noProof/>
                <w:rPrChange w:id="643" w:author="Arthur Parmentier" w:date="2020-06-07T15:27:00Z">
                  <w:rPr>
                    <w:rFonts w:eastAsiaTheme="minorEastAsia" w:cstheme="minorBidi"/>
                    <w:b w:val="0"/>
                    <w:bCs w:val="0"/>
                    <w:i w:val="0"/>
                    <w:iCs w:val="0"/>
                    <w:noProof/>
                    <w:lang w:val="fr-FR"/>
                  </w:rPr>
                </w:rPrChange>
              </w:rPr>
              <w:tab/>
            </w:r>
            <w:r w:rsidRPr="007C437A" w:rsidDel="00BA3828">
              <w:rPr>
                <w:noProof/>
                <w:rPrChange w:id="644" w:author="Arthur Parmentier" w:date="2020-06-07T15:27:00Z">
                  <w:rPr>
                    <w:rStyle w:val="Lienhypertexte"/>
                    <w:b w:val="0"/>
                    <w:bCs w:val="0"/>
                    <w:i w:val="0"/>
                    <w:iCs w:val="0"/>
                    <w:noProof/>
                  </w:rPr>
                </w:rPrChange>
              </w:rPr>
              <w:delText>Conclusion</w:delText>
            </w:r>
            <w:r w:rsidRPr="007C437A" w:rsidDel="00BA3828">
              <w:rPr>
                <w:noProof/>
                <w:webHidden/>
              </w:rPr>
              <w:tab/>
              <w:delText>8</w:delText>
            </w:r>
          </w:del>
        </w:p>
        <w:p w:rsidR="00924FE7" w:rsidRPr="007C437A" w:rsidRDefault="00924FE7" w:rsidP="00E6654A">
          <w:r w:rsidRPr="007C437A">
            <w:rPr>
              <w:rPrChange w:id="645" w:author="Arthur Parmentier" w:date="2020-06-07T15:27:00Z">
                <w:rPr/>
              </w:rPrChange>
            </w:rPr>
            <w:fldChar w:fldCharType="end"/>
          </w:r>
        </w:p>
      </w:sdtContent>
    </w:sdt>
    <w:p w:rsidR="001261FF" w:rsidDel="004B1CFD" w:rsidRDefault="00C225D0" w:rsidP="004B1CFD">
      <w:pPr>
        <w:pStyle w:val="Titre1"/>
        <w:rPr>
          <w:del w:id="646" w:author="Arthur Parmentier" w:date="2020-06-07T19:22:00Z"/>
        </w:rPr>
      </w:pPr>
      <w:ins w:id="647" w:author="Arthur Parmentier" w:date="2020-06-07T19:22:00Z">
        <w:r>
          <w:br w:type="page"/>
        </w:r>
      </w:ins>
      <w:bookmarkStart w:id="648" w:name="_Toc42549975"/>
      <w:bookmarkStart w:id="649" w:name="_Toc42550068"/>
      <w:bookmarkEnd w:id="648"/>
      <w:bookmarkEnd w:id="649"/>
    </w:p>
    <w:p w:rsidR="004B1CFD" w:rsidRPr="004B1CFD" w:rsidRDefault="004B1CFD" w:rsidP="004B1CFD">
      <w:pPr>
        <w:pStyle w:val="Titre1"/>
        <w:rPr>
          <w:ins w:id="650" w:author="Arthur Parmentier" w:date="2020-06-10T16:28:00Z"/>
          <w:rPrChange w:id="651" w:author="Arthur Parmentier" w:date="2020-06-10T16:28:00Z">
            <w:rPr>
              <w:ins w:id="652" w:author="Arthur Parmentier" w:date="2020-06-10T16:28:00Z"/>
            </w:rPr>
          </w:rPrChange>
        </w:rPr>
        <w:pPrChange w:id="653" w:author="Arthur Parmentier" w:date="2020-06-10T16:28:00Z">
          <w:pPr/>
        </w:pPrChange>
      </w:pPr>
      <w:ins w:id="654" w:author="Arthur Parmentier" w:date="2020-06-10T16:28:00Z">
        <w:r>
          <w:t>Theoretical part</w:t>
        </w:r>
      </w:ins>
    </w:p>
    <w:p w:rsidR="00AC57DD" w:rsidRPr="007C437A" w:rsidRDefault="00BD621B" w:rsidP="00EF75B3">
      <w:pPr>
        <w:pStyle w:val="Titre2"/>
        <w:pPrChange w:id="655" w:author="Arthur Parmentier" w:date="2020-06-10T16:26:00Z">
          <w:pPr>
            <w:pStyle w:val="Titre1"/>
          </w:pPr>
        </w:pPrChange>
      </w:pPr>
      <w:bookmarkStart w:id="656" w:name="_Toc39912163"/>
      <w:bookmarkStart w:id="657" w:name="_Toc40025928"/>
      <w:bookmarkStart w:id="658" w:name="_Toc42698913"/>
      <w:bookmarkStart w:id="659" w:name="_Toc42698914"/>
      <w:bookmarkEnd w:id="658"/>
      <w:r w:rsidRPr="007C437A">
        <w:t>A brief history of Soundpainting</w:t>
      </w:r>
      <w:bookmarkEnd w:id="657"/>
      <w:bookmarkEnd w:id="659"/>
    </w:p>
    <w:p w:rsidR="00F20CBC" w:rsidRPr="007C437A" w:rsidRDefault="006840DA" w:rsidP="00EF75B3">
      <w:pPr>
        <w:pStyle w:val="Titre3"/>
        <w:pPrChange w:id="660" w:author="Arthur Parmentier" w:date="2020-06-10T16:26:00Z">
          <w:pPr>
            <w:pStyle w:val="Titre2"/>
          </w:pPr>
        </w:pPrChange>
      </w:pPr>
      <w:bookmarkStart w:id="661" w:name="_Toc40025929"/>
      <w:bookmarkStart w:id="662" w:name="_Toc42698915"/>
      <w:r w:rsidRPr="007C437A">
        <w:t>Back in Woodstock 1974</w:t>
      </w:r>
      <w:r w:rsidR="009F19C2" w:rsidRPr="007C437A">
        <w:t>: emergence in emergency</w:t>
      </w:r>
      <w:bookmarkEnd w:id="661"/>
      <w:bookmarkEnd w:id="662"/>
    </w:p>
    <w:p w:rsidR="000027F3" w:rsidRPr="007C437A" w:rsidDel="00765D65" w:rsidRDefault="000027F3" w:rsidP="00EF75B3">
      <w:pPr>
        <w:rPr>
          <w:del w:id="663" w:author="Arthur Parmentier" w:date="2020-06-06T14:57:00Z"/>
        </w:rPr>
        <w:pPrChange w:id="664" w:author="Arthur Parmentier" w:date="2020-06-10T16:26:00Z">
          <w:pPr/>
        </w:pPrChange>
      </w:pPr>
      <w:del w:id="665" w:author="Arthur Parmentier" w:date="2020-06-06T14:57:00Z">
        <w:r w:rsidRPr="007C437A" w:rsidDel="00765D65">
          <w:delText>Emergence of the first SP signs with the orchestra.</w:delText>
        </w:r>
        <w:r w:rsidR="00DC4FBF" w:rsidRPr="007C437A" w:rsidDel="00765D65">
          <w:delText xml:space="preserve"> Emergent in emergency (</w:delText>
        </w:r>
        <w:r w:rsidR="00DC4FBF" w:rsidRPr="007C437A" w:rsidDel="00765D65">
          <w:rPr>
            <w:i/>
            <w:iCs/>
          </w:rPr>
          <w:delText>Emergent</w:delText>
        </w:r>
        <w:r w:rsidR="00DC4FBF" w:rsidRPr="007C437A" w:rsidDel="00765D65">
          <w:delText xml:space="preserve"> means beginning to arise and </w:delText>
        </w:r>
        <w:r w:rsidR="00DC4FBF" w:rsidRPr="007C437A" w:rsidDel="00765D65">
          <w:rPr>
            <w:i/>
            <w:iCs/>
          </w:rPr>
          <w:delText>emergency</w:delText>
        </w:r>
        <w:r w:rsidR="00DC4FBF" w:rsidRPr="007C437A" w:rsidDel="00765D65">
          <w:delText xml:space="preserve"> means arising unexpectedly)!</w:delText>
        </w:r>
      </w:del>
    </w:p>
    <w:p w:rsidR="00F20CBC" w:rsidRPr="007C437A" w:rsidRDefault="00670002" w:rsidP="00EF75B3">
      <w:pPr>
        <w:rPr>
          <w:ins w:id="666" w:author="Arthur Parmentier" w:date="2020-06-06T14:49:00Z"/>
          <w:rStyle w:val="Lienhypertexte"/>
          <w:u w:val="none"/>
        </w:rPr>
        <w:pPrChange w:id="667" w:author="Arthur Parmentier" w:date="2020-06-10T16:26:00Z">
          <w:pPr/>
        </w:pPrChange>
      </w:pPr>
      <w:del w:id="668" w:author="Arthur Parmentier" w:date="2020-06-06T14:57:00Z">
        <w:r w:rsidRPr="007C437A" w:rsidDel="00765D65">
          <w:rPr>
            <w:rPrChange w:id="669" w:author="Arthur Parmentier" w:date="2020-06-07T15:27:00Z">
              <w:rPr/>
            </w:rPrChange>
          </w:rPr>
          <w:fldChar w:fldCharType="begin"/>
        </w:r>
        <w:r w:rsidRPr="007C437A" w:rsidDel="00765D65">
          <w:delInstrText xml:space="preserve"> HYPERLINK "http://www.soundpainting.com/history/" </w:delInstrText>
        </w:r>
        <w:r w:rsidRPr="007C437A" w:rsidDel="00765D65">
          <w:rPr>
            <w:rPrChange w:id="670" w:author="Arthur Parmentier" w:date="2020-06-07T15:27:00Z">
              <w:rPr>
                <w:rStyle w:val="Lienhypertexte"/>
              </w:rPr>
            </w:rPrChange>
          </w:rPr>
          <w:fldChar w:fldCharType="separate"/>
        </w:r>
        <w:r w:rsidR="000027F3" w:rsidRPr="007C437A" w:rsidDel="00765D65">
          <w:rPr>
            <w:rStyle w:val="Lienhypertexte"/>
          </w:rPr>
          <w:delText>http://www.soundpainting.com/history/</w:delText>
        </w:r>
        <w:r w:rsidRPr="007C437A" w:rsidDel="00765D65">
          <w:rPr>
            <w:rStyle w:val="Lienhypertexte"/>
            <w:rPrChange w:id="671" w:author="Arthur Parmentier" w:date="2020-06-07T15:27:00Z">
              <w:rPr>
                <w:rStyle w:val="Lienhypertexte"/>
              </w:rPr>
            </w:rPrChange>
          </w:rPr>
          <w:fldChar w:fldCharType="end"/>
        </w:r>
      </w:del>
      <w:ins w:id="672" w:author="Arthur Parmentier" w:date="2020-06-06T14:41:00Z">
        <w:r w:rsidR="00682B61" w:rsidRPr="007C437A">
          <w:rPr>
            <w:rStyle w:val="Lienhypertexte"/>
            <w:u w:val="none"/>
          </w:rPr>
          <w:t xml:space="preserve">The </w:t>
        </w:r>
      </w:ins>
      <w:ins w:id="673" w:author="Arthur Parmentier" w:date="2020-06-06T14:42:00Z">
        <w:r w:rsidR="00682B61" w:rsidRPr="007C437A">
          <w:rPr>
            <w:rStyle w:val="Lienhypertexte"/>
            <w:u w:val="none"/>
          </w:rPr>
          <w:t>emergence of SP is well documented by its creator Walter Thompson</w:t>
        </w:r>
      </w:ins>
      <w:ins w:id="674" w:author="Arthur Parmentier" w:date="2020-06-06T14:48:00Z">
        <w:r w:rsidR="00682B61" w:rsidRPr="007C437A">
          <w:rPr>
            <w:rStyle w:val="Lienhypertexte"/>
            <w:u w:val="none"/>
          </w:rPr>
          <w:t xml:space="preserve"> in the first SP workbook “Soundpainting, The Art of Live Com</w:t>
        </w:r>
      </w:ins>
      <w:ins w:id="675" w:author="Arthur Parmentier" w:date="2020-06-06T14:49:00Z">
        <w:r w:rsidR="00682B61" w:rsidRPr="007C437A">
          <w:rPr>
            <w:rStyle w:val="Lienhypertexte"/>
            <w:u w:val="none"/>
          </w:rPr>
          <w:t>position” (Walter Thompson, 2006):</w:t>
        </w:r>
      </w:ins>
    </w:p>
    <w:p w:rsidR="00682B61" w:rsidRPr="007C437A" w:rsidRDefault="00682B61" w:rsidP="00EF75B3">
      <w:pPr>
        <w:pStyle w:val="Citation"/>
        <w:rPr>
          <w:ins w:id="676" w:author="Arthur Parmentier" w:date="2020-06-06T14:53:00Z"/>
          <w:rPrChange w:id="677" w:author="Arthur Parmentier" w:date="2020-06-07T15:27:00Z">
            <w:rPr>
              <w:ins w:id="678" w:author="Arthur Parmentier" w:date="2020-06-06T14:53:00Z"/>
              <w:lang w:val="fr-FR"/>
            </w:rPr>
          </w:rPrChange>
        </w:rPr>
        <w:pPrChange w:id="679" w:author="Arthur Parmentier" w:date="2020-06-10T16:26:00Z">
          <w:pPr>
            <w:spacing w:before="100" w:beforeAutospacing="1" w:after="100" w:afterAutospacing="1" w:line="240" w:lineRule="auto"/>
          </w:pPr>
        </w:pPrChange>
      </w:pPr>
      <w:ins w:id="680" w:author="Arthur Parmentier" w:date="2020-06-06T14:53:00Z">
        <w:r w:rsidRPr="007C437A">
          <w:rPr>
            <w:rPrChange w:id="681" w:author="Arthur Parmentier" w:date="2020-06-07T15:27:00Z">
              <w:rPr>
                <w:i/>
                <w:iCs/>
                <w:lang w:val="fr-FR"/>
              </w:rPr>
            </w:rPrChange>
          </w:rPr>
          <w:t>Woodstock during the 1970s was an important place for the growth of creative music. This was largely due to The Creative Music School (CMS), founded by Karl Berger whose vision was to invite composers and performers such as John Cage, Ed Blackwell, Carlos Santana, Don Cherry, Anthony Braxton, and Carla Bley among others, to give 2-week master classes with the students and often each session would culminate with a performance.</w:t>
        </w:r>
      </w:ins>
    </w:p>
    <w:p w:rsidR="00682B61" w:rsidRPr="007C437A" w:rsidRDefault="00682B61" w:rsidP="00EF75B3">
      <w:pPr>
        <w:pStyle w:val="Citation"/>
        <w:rPr>
          <w:ins w:id="682" w:author="Arthur Parmentier" w:date="2020-06-06T14:53:00Z"/>
          <w:rPrChange w:id="683" w:author="Arthur Parmentier" w:date="2020-06-07T15:27:00Z">
            <w:rPr>
              <w:ins w:id="684" w:author="Arthur Parmentier" w:date="2020-06-06T14:53:00Z"/>
              <w:lang w:val="fr-FR"/>
            </w:rPr>
          </w:rPrChange>
        </w:rPr>
        <w:pPrChange w:id="685" w:author="Arthur Parmentier" w:date="2020-06-10T16:26:00Z">
          <w:pPr>
            <w:spacing w:after="0" w:line="240" w:lineRule="auto"/>
          </w:pPr>
        </w:pPrChange>
      </w:pPr>
      <w:ins w:id="686" w:author="Arthur Parmentier" w:date="2020-06-06T14:53:00Z">
        <w:r w:rsidRPr="007C437A">
          <w:rPr>
            <w:rPrChange w:id="687" w:author="Arthur Parmentier" w:date="2020-06-07T15:27:00Z">
              <w:rPr>
                <w:i/>
                <w:iCs/>
                <w:lang w:val="fr-FR"/>
              </w:rPr>
            </w:rPrChange>
          </w:rPr>
          <w:t>The CMS was, in the earlier years, closed during summer and many of the students would stay and live in Woodstock until the school re-opened. During Thompson’s first summer he organized jam sessions with these students and formed his first orchestra. His group included 22 musicians and 7 dancers – the dancers would improvise to material performed by the musicians. Thompson produced a series of 3 concerts at Woodstock’s Kleinert/James Gallery. The focus of his work with the orchestra was on compositions incorporating sections of open form improvisation. It was during these early days that Thompson created his first signs that would later grow to become the Soundpainting language.</w:t>
        </w:r>
      </w:ins>
    </w:p>
    <w:p w:rsidR="00682B61" w:rsidRPr="007C437A" w:rsidRDefault="00682B61" w:rsidP="00EF75B3">
      <w:pPr>
        <w:pStyle w:val="Citation"/>
        <w:rPr>
          <w:ins w:id="688" w:author="Arthur Parmentier" w:date="2020-06-06T14:53:00Z"/>
          <w:rPrChange w:id="689" w:author="Arthur Parmentier" w:date="2020-06-07T15:27:00Z">
            <w:rPr>
              <w:ins w:id="690" w:author="Arthur Parmentier" w:date="2020-06-06T14:53:00Z"/>
              <w:lang w:val="fr-FR"/>
            </w:rPr>
          </w:rPrChange>
        </w:rPr>
        <w:pPrChange w:id="691" w:author="Arthur Parmentier" w:date="2020-06-10T16:26:00Z">
          <w:pPr>
            <w:spacing w:before="100" w:beforeAutospacing="1" w:after="100" w:afterAutospacing="1" w:line="240" w:lineRule="auto"/>
          </w:pPr>
        </w:pPrChange>
      </w:pPr>
      <w:ins w:id="692" w:author="Arthur Parmentier" w:date="2020-06-06T14:53:00Z">
        <w:r w:rsidRPr="007C437A">
          <w:rPr>
            <w:rPrChange w:id="693" w:author="Arthur Parmentier" w:date="2020-06-07T15:27:00Z">
              <w:rPr>
                <w:i/>
                <w:iCs/>
                <w:lang w:val="fr-FR"/>
              </w:rPr>
            </w:rPrChange>
          </w:rPr>
          <w:t>The first gestures of Soundpainting were created in the moment during the opening concert. Thompson had notated a composition where the basic rule for each player, when performing a solo improvisation, was to make a relationship to the notated material. The first person to take a solo did not follow the rule and Thompson felt that in order to maintain the integrity of the piece he needed to come up with a way to guide the composition behind the soloist. He decided to create a sign asking the other performers to play a specific content behind the soloist. In the moment, he created the gesture Long Tone and pointed at several players and gestured to them to begin. The Long Tone gesture was easily understood and executed by the performers and a few minutes later Thompson created the gesture Pointillism which was also readily understood and performed. After the concert Thompson continued to develop his signs and over the next few years in Woodstock Thompson would develop 40 new gestures.</w:t>
        </w:r>
      </w:ins>
    </w:p>
    <w:p w:rsidR="00F20CBC" w:rsidRPr="007C437A" w:rsidRDefault="00682B61" w:rsidP="00EF75B3">
      <w:pPr>
        <w:pStyle w:val="Citation"/>
        <w:rPr>
          <w:ins w:id="694" w:author="Arthur Parmentier" w:date="2020-06-06T14:53:00Z"/>
          <w:rPrChange w:id="695" w:author="Arthur Parmentier" w:date="2020-06-07T15:27:00Z">
            <w:rPr>
              <w:ins w:id="696" w:author="Arthur Parmentier" w:date="2020-06-06T14:53:00Z"/>
              <w:lang w:val="fr-FR"/>
            </w:rPr>
          </w:rPrChange>
        </w:rPr>
        <w:pPrChange w:id="697" w:author="Arthur Parmentier" w:date="2020-06-10T16:26:00Z">
          <w:pPr>
            <w:pStyle w:val="Citation"/>
          </w:pPr>
        </w:pPrChange>
      </w:pPr>
      <w:ins w:id="698" w:author="Arthur Parmentier" w:date="2020-06-06T14:53:00Z">
        <w:r w:rsidRPr="007C437A">
          <w:rPr>
            <w:rPrChange w:id="699" w:author="Arthur Parmentier" w:date="2020-06-07T15:27:00Z">
              <w:rPr>
                <w:lang w:val="fr-FR"/>
              </w:rPr>
            </w:rPrChange>
          </w:rPr>
          <w:t xml:space="preserve">In 1980 he moved to New York City and formed The Walter Thompson Orchestra (then known as The Walter Thompson Big Band). During the first year with his orchestra, while conducting one of his notated works in concert in Brooklyn, New York, Thompson wanted to communicate with his orchestra and decided to use </w:t>
        </w:r>
        <w:r w:rsidRPr="007C437A">
          <w:rPr>
            <w:rPrChange w:id="700" w:author="Arthur Parmentier" w:date="2020-06-07T15:27:00Z">
              <w:rPr>
                <w:lang w:val="fr-FR"/>
              </w:rPr>
            </w:rPrChange>
          </w:rPr>
          <w:lastRenderedPageBreak/>
          <w:t xml:space="preserve">some of his signs. Trumpet 2 was soloing and during his solo Thompson asked one of the other trumpet players to create a repetitive background behind the soloist and he signed the phrase: Trumpet 1, Background, With, 2-Measure, Feel; Watch Me, and then beat a 4 pattern to bring Trumpet 1 in but, Trumpet 1 did not respond, he stared at Thompson with a blank look. Thompson had never used his signs with his new </w:t>
        </w:r>
        <w:proofErr w:type="gramStart"/>
        <w:r w:rsidRPr="007C437A">
          <w:rPr>
            <w:rPrChange w:id="701" w:author="Arthur Parmentier" w:date="2020-06-07T15:27:00Z">
              <w:rPr>
                <w:lang w:val="fr-FR"/>
              </w:rPr>
            </w:rPrChange>
          </w:rPr>
          <w:t>orchestra</w:t>
        </w:r>
        <w:proofErr w:type="gramEnd"/>
        <w:r w:rsidRPr="007C437A">
          <w:rPr>
            <w:rPrChange w:id="702" w:author="Arthur Parmentier" w:date="2020-06-07T15:27:00Z">
              <w:rPr>
                <w:lang w:val="fr-FR"/>
              </w:rPr>
            </w:rPrChange>
          </w:rPr>
          <w:t xml:space="preserve"> and they had no idea what was meant by the gestures. A week later at rehearsal several members of the orchestra asked what the signing was about. Thompson taught the orchestra a few signs and they responded favorably to it and encouraged Thompson to continue developing the language. During the next 10 years, Thompson developed Soundpainting into a comprehensive sign language comprising more than 200 gestures for composing in real time with musicians.</w:t>
        </w:r>
      </w:ins>
    </w:p>
    <w:p w:rsidR="00DF2693" w:rsidRPr="007C437A" w:rsidRDefault="00765D65" w:rsidP="00EF75B3">
      <w:pPr>
        <w:rPr>
          <w:ins w:id="703" w:author="Arthur Parmentier" w:date="2020-06-06T15:08:00Z"/>
          <w:rPrChange w:id="704" w:author="Arthur Parmentier" w:date="2020-06-07T15:27:00Z">
            <w:rPr>
              <w:ins w:id="705" w:author="Arthur Parmentier" w:date="2020-06-06T15:08:00Z"/>
              <w:lang w:val="fr-FR"/>
            </w:rPr>
          </w:rPrChange>
        </w:rPr>
        <w:pPrChange w:id="706" w:author="Arthur Parmentier" w:date="2020-06-10T16:26:00Z">
          <w:pPr/>
        </w:pPrChange>
      </w:pPr>
      <w:ins w:id="707" w:author="Arthur Parmentier" w:date="2020-06-06T14:58:00Z">
        <w:r w:rsidRPr="007C437A">
          <w:rPr>
            <w:rPrChange w:id="708" w:author="Arthur Parmentier" w:date="2020-06-07T15:27:00Z">
              <w:rPr>
                <w:lang w:val="fr-FR"/>
              </w:rPr>
            </w:rPrChange>
          </w:rPr>
          <w:t xml:space="preserve">One important remark is that </w:t>
        </w:r>
      </w:ins>
      <w:ins w:id="709" w:author="Arthur Parmentier" w:date="2020-06-06T14:56:00Z">
        <w:r w:rsidRPr="007C437A">
          <w:rPr>
            <w:rPrChange w:id="710" w:author="Arthur Parmentier" w:date="2020-06-07T15:27:00Z">
              <w:rPr>
                <w:lang w:val="fr-FR"/>
              </w:rPr>
            </w:rPrChange>
          </w:rPr>
          <w:t>SP has emerged in emergency.</w:t>
        </w:r>
      </w:ins>
      <w:ins w:id="711" w:author="Arthur Parmentier" w:date="2020-06-06T15:03:00Z">
        <w:r w:rsidR="002827FA" w:rsidRPr="007C437A">
          <w:rPr>
            <w:rPrChange w:id="712" w:author="Arthur Parmentier" w:date="2020-06-07T15:27:00Z">
              <w:rPr>
                <w:lang w:val="fr-FR"/>
              </w:rPr>
            </w:rPrChange>
          </w:rPr>
          <w:t xml:space="preserve"> At the opposite of oral and written languages that we know ha</w:t>
        </w:r>
      </w:ins>
      <w:ins w:id="713" w:author="Arthur Parmentier" w:date="2020-06-06T15:04:00Z">
        <w:r w:rsidR="002827FA" w:rsidRPr="007C437A">
          <w:rPr>
            <w:rPrChange w:id="714" w:author="Arthur Parmentier" w:date="2020-06-07T15:27:00Z">
              <w:rPr>
                <w:lang w:val="fr-FR"/>
              </w:rPr>
            </w:rPrChange>
          </w:rPr>
          <w:t xml:space="preserve">ve emerged and </w:t>
        </w:r>
      </w:ins>
      <w:ins w:id="715" w:author="Arthur Parmentier" w:date="2020-06-07T15:27:00Z">
        <w:r w:rsidR="00F14388" w:rsidRPr="007C437A">
          <w:t>developed</w:t>
        </w:r>
      </w:ins>
      <w:ins w:id="716" w:author="Arthur Parmentier" w:date="2020-06-06T15:04:00Z">
        <w:r w:rsidR="002827FA" w:rsidRPr="007C437A">
          <w:rPr>
            <w:rPrChange w:id="717" w:author="Arthur Parmentier" w:date="2020-06-07T15:27:00Z">
              <w:rPr>
                <w:lang w:val="fr-FR"/>
              </w:rPr>
            </w:rPrChange>
          </w:rPr>
          <w:t xml:space="preserve"> in </w:t>
        </w:r>
      </w:ins>
      <w:ins w:id="718" w:author="Arthur Parmentier" w:date="2020-06-07T15:27:00Z">
        <w:r w:rsidR="00F14388" w:rsidRPr="007C437A">
          <w:t>thousands</w:t>
        </w:r>
      </w:ins>
      <w:ins w:id="719" w:author="Arthur Parmentier" w:date="2020-06-06T15:04:00Z">
        <w:r w:rsidR="002827FA" w:rsidRPr="007C437A">
          <w:rPr>
            <w:rPrChange w:id="720" w:author="Arthur Parmentier" w:date="2020-06-07T15:27:00Z">
              <w:rPr>
                <w:lang w:val="fr-FR"/>
              </w:rPr>
            </w:rPrChange>
          </w:rPr>
          <w:t xml:space="preserve"> of years, </w:t>
        </w:r>
      </w:ins>
      <w:ins w:id="721" w:author="Arthur Parmentier" w:date="2020-06-06T15:00:00Z">
        <w:r w:rsidRPr="007C437A">
          <w:rPr>
            <w:rPrChange w:id="722" w:author="Arthur Parmentier" w:date="2020-06-07T15:27:00Z">
              <w:rPr>
                <w:lang w:val="fr-FR"/>
              </w:rPr>
            </w:rPrChange>
          </w:rPr>
          <w:t xml:space="preserve">Thompson had to construct signs </w:t>
        </w:r>
      </w:ins>
      <w:ins w:id="723" w:author="Arthur Parmentier" w:date="2020-06-06T15:04:00Z">
        <w:r w:rsidR="002827FA" w:rsidRPr="007C437A">
          <w:rPr>
            <w:rPrChange w:id="724" w:author="Arthur Parmentier" w:date="2020-06-07T15:27:00Z">
              <w:rPr>
                <w:lang w:val="fr-FR"/>
              </w:rPr>
            </w:rPrChange>
          </w:rPr>
          <w:t xml:space="preserve">and a syntax </w:t>
        </w:r>
      </w:ins>
      <w:ins w:id="725" w:author="Arthur Parmentier" w:date="2020-06-06T15:00:00Z">
        <w:r w:rsidRPr="007C437A">
          <w:rPr>
            <w:rPrChange w:id="726" w:author="Arthur Parmentier" w:date="2020-06-07T15:27:00Z">
              <w:rPr>
                <w:lang w:val="fr-FR"/>
              </w:rPr>
            </w:rPrChange>
          </w:rPr>
          <w:t>that he thought the orchestra would understand</w:t>
        </w:r>
      </w:ins>
      <w:ins w:id="727" w:author="Arthur Parmentier" w:date="2020-06-06T15:07:00Z">
        <w:r w:rsidR="00DF2693" w:rsidRPr="007C437A">
          <w:rPr>
            <w:rPrChange w:id="728" w:author="Arthur Parmentier" w:date="2020-06-07T15:27:00Z">
              <w:rPr>
                <w:lang w:val="fr-FR"/>
              </w:rPr>
            </w:rPrChange>
          </w:rPr>
          <w:t xml:space="preserve"> </w:t>
        </w:r>
      </w:ins>
      <w:ins w:id="729" w:author="Arthur Parmentier" w:date="2020-06-06T15:03:00Z">
        <w:r w:rsidR="0090325B" w:rsidRPr="007C437A">
          <w:rPr>
            <w:rPrChange w:id="730" w:author="Arthur Parmentier" w:date="2020-06-07T15:27:00Z">
              <w:rPr>
                <w:lang w:val="fr-FR"/>
              </w:rPr>
            </w:rPrChange>
          </w:rPr>
          <w:t>on the fly</w:t>
        </w:r>
      </w:ins>
      <w:ins w:id="731" w:author="Arthur Parmentier" w:date="2020-06-06T15:07:00Z">
        <w:r w:rsidR="00DF2693" w:rsidRPr="007C437A">
          <w:rPr>
            <w:rPrChange w:id="732" w:author="Arthur Parmentier" w:date="2020-06-07T15:27:00Z">
              <w:rPr>
                <w:lang w:val="fr-FR"/>
              </w:rPr>
            </w:rPrChange>
          </w:rPr>
          <w:t xml:space="preserve"> without being able to d</w:t>
        </w:r>
      </w:ins>
      <w:ins w:id="733" w:author="Arthur Parmentier" w:date="2020-06-06T15:08:00Z">
        <w:r w:rsidR="00DF2693" w:rsidRPr="007C437A">
          <w:rPr>
            <w:rPrChange w:id="734" w:author="Arthur Parmentier" w:date="2020-06-07T15:27:00Z">
              <w:rPr>
                <w:lang w:val="fr-FR"/>
              </w:rPr>
            </w:rPrChange>
          </w:rPr>
          <w:t xml:space="preserve">iscuss prior conventions. </w:t>
        </w:r>
      </w:ins>
    </w:p>
    <w:p w:rsidR="00765D65" w:rsidRDefault="00DF2693" w:rsidP="00EF75B3">
      <w:pPr>
        <w:rPr>
          <w:ins w:id="735" w:author="Arthur Parmentier" w:date="2020-06-07T19:15:00Z"/>
        </w:rPr>
        <w:pPrChange w:id="736" w:author="Arthur Parmentier" w:date="2020-06-10T16:26:00Z">
          <w:pPr/>
        </w:pPrChange>
      </w:pPr>
      <w:ins w:id="737" w:author="Arthur Parmentier" w:date="2020-06-06T15:08:00Z">
        <w:r w:rsidRPr="007C437A">
          <w:rPr>
            <w:rPrChange w:id="738" w:author="Arthur Parmentier" w:date="2020-06-07T15:27:00Z">
              <w:rPr>
                <w:lang w:val="fr-FR"/>
              </w:rPr>
            </w:rPrChange>
          </w:rPr>
          <w:t xml:space="preserve">Even though later, signs were discussed and learned </w:t>
        </w:r>
      </w:ins>
      <w:ins w:id="739" w:author="Arthur Parmentier" w:date="2020-06-06T15:09:00Z">
        <w:r w:rsidRPr="007C437A">
          <w:rPr>
            <w:rPrChange w:id="740" w:author="Arthur Parmentier" w:date="2020-06-07T15:27:00Z">
              <w:rPr>
                <w:lang w:val="fr-FR"/>
              </w:rPr>
            </w:rPrChange>
          </w:rPr>
          <w:t xml:space="preserve">with </w:t>
        </w:r>
      </w:ins>
      <w:ins w:id="741" w:author="Arthur Parmentier" w:date="2020-06-06T15:08:00Z">
        <w:r w:rsidRPr="007C437A">
          <w:rPr>
            <w:rPrChange w:id="742" w:author="Arthur Parmentier" w:date="2020-06-07T15:27:00Z">
              <w:rPr>
                <w:lang w:val="fr-FR"/>
              </w:rPr>
            </w:rPrChange>
          </w:rPr>
          <w:t>convention</w:t>
        </w:r>
      </w:ins>
      <w:ins w:id="743" w:author="Arthur Parmentier" w:date="2020-06-06T15:09:00Z">
        <w:r w:rsidRPr="007C437A">
          <w:rPr>
            <w:rPrChange w:id="744" w:author="Arthur Parmentier" w:date="2020-06-07T15:27:00Z">
              <w:rPr>
                <w:lang w:val="fr-FR"/>
              </w:rPr>
            </w:rPrChange>
          </w:rPr>
          <w:t>s</w:t>
        </w:r>
      </w:ins>
      <w:ins w:id="745" w:author="Arthur Parmentier" w:date="2020-06-06T15:08:00Z">
        <w:r w:rsidRPr="007C437A">
          <w:rPr>
            <w:rPrChange w:id="746" w:author="Arthur Parmentier" w:date="2020-06-07T15:27:00Z">
              <w:rPr>
                <w:lang w:val="fr-FR"/>
              </w:rPr>
            </w:rPrChange>
          </w:rPr>
          <w:t xml:space="preserve">, </w:t>
        </w:r>
      </w:ins>
      <w:ins w:id="747" w:author="Arthur Parmentier" w:date="2020-06-06T15:13:00Z">
        <w:r w:rsidR="00784AD2" w:rsidRPr="007C437A">
          <w:rPr>
            <w:rPrChange w:id="748" w:author="Arthur Parmentier" w:date="2020-06-07T15:27:00Z">
              <w:rPr>
                <w:lang w:val="fr-FR"/>
              </w:rPr>
            </w:rPrChange>
          </w:rPr>
          <w:t xml:space="preserve">the fact that signs </w:t>
        </w:r>
      </w:ins>
      <w:ins w:id="749" w:author="Arthur Parmentier" w:date="2020-06-06T15:14:00Z">
        <w:r w:rsidR="00784AD2" w:rsidRPr="007C437A">
          <w:rPr>
            <w:rPrChange w:id="750" w:author="Arthur Parmentier" w:date="2020-06-07T15:27:00Z">
              <w:rPr>
                <w:lang w:val="fr-FR"/>
              </w:rPr>
            </w:rPrChange>
          </w:rPr>
          <w:t xml:space="preserve">must be learned and understood </w:t>
        </w:r>
      </w:ins>
      <w:ins w:id="751" w:author="Arthur Parmentier" w:date="2020-06-06T15:18:00Z">
        <w:r w:rsidR="00784AD2" w:rsidRPr="007C437A">
          <w:rPr>
            <w:rPrChange w:id="752" w:author="Arthur Parmentier" w:date="2020-06-07T15:27:00Z">
              <w:rPr>
                <w:lang w:val="fr-FR"/>
              </w:rPr>
            </w:rPrChange>
          </w:rPr>
          <w:t>quickly had important consequences that will discuss later.</w:t>
        </w:r>
      </w:ins>
    </w:p>
    <w:p w:rsidR="00951A39" w:rsidRPr="007C437A" w:rsidRDefault="00951A39" w:rsidP="00EF75B3">
      <w:pPr>
        <w:pPrChange w:id="753" w:author="Arthur Parmentier" w:date="2020-06-10T16:26:00Z">
          <w:pPr/>
        </w:pPrChange>
      </w:pPr>
      <w:ins w:id="754" w:author="Arthur Parmentier" w:date="2020-06-07T19:20:00Z">
        <w:r>
          <w:t>What Thompson describes is what turned out to be the</w:t>
        </w:r>
      </w:ins>
      <w:ins w:id="755" w:author="Arthur Parmentier" w:date="2020-06-07T19:16:00Z">
        <w:r>
          <w:t xml:space="preserve"> most common configuration</w:t>
        </w:r>
      </w:ins>
      <w:ins w:id="756" w:author="Arthur Parmentier" w:date="2020-06-07T19:20:00Z">
        <w:r>
          <w:t xml:space="preserve"> of</w:t>
        </w:r>
      </w:ins>
      <w:ins w:id="757" w:author="Arthur Parmentier" w:date="2020-06-07T19:16:00Z">
        <w:r>
          <w:t xml:space="preserve"> </w:t>
        </w:r>
      </w:ins>
      <w:ins w:id="758" w:author="Arthur Parmentier" w:date="2020-06-07T19:21:00Z">
        <w:r w:rsidR="00F127C5">
          <w:t>SP:</w:t>
        </w:r>
        <w:r>
          <w:t xml:space="preserve"> </w:t>
        </w:r>
      </w:ins>
      <w:ins w:id="759" w:author="Arthur Parmentier" w:date="2020-06-07T19:16:00Z">
        <w:r>
          <w:t>a single composer</w:t>
        </w:r>
      </w:ins>
      <w:ins w:id="760" w:author="Arthur Parmentier" w:date="2020-06-07T19:21:00Z">
        <w:r>
          <w:t xml:space="preserve"> (sometimes a few)</w:t>
        </w:r>
      </w:ins>
      <w:ins w:id="761" w:author="Arthur Parmentier" w:date="2020-06-07T19:16:00Z">
        <w:r>
          <w:t xml:space="preserve"> that faces an orchestra of performers. The soundp</w:t>
        </w:r>
      </w:ins>
      <w:ins w:id="762" w:author="Arthur Parmentier" w:date="2020-06-07T19:17:00Z">
        <w:r>
          <w:t xml:space="preserve">ainter creates requests to the performers using the sign language in real-time, during the performance. </w:t>
        </w:r>
      </w:ins>
      <w:ins w:id="763" w:author="Arthur Parmentier" w:date="2020-06-07T19:18:00Z">
        <w:r>
          <w:t xml:space="preserve">At the exception of two signs, the performers do not sign to the composer but rather propose </w:t>
        </w:r>
      </w:ins>
      <w:ins w:id="764" w:author="Arthur Parmentier" w:date="2020-06-07T19:19:00Z">
        <w:r>
          <w:t>material that he will shape and compose with.</w:t>
        </w:r>
      </w:ins>
    </w:p>
    <w:p w:rsidR="00915AFD" w:rsidRPr="007C437A" w:rsidRDefault="00A938B2" w:rsidP="00EF75B3">
      <w:pPr>
        <w:pStyle w:val="Titre3"/>
        <w:pPrChange w:id="765" w:author="Arthur Parmentier" w:date="2020-06-10T16:26:00Z">
          <w:pPr>
            <w:pStyle w:val="Titre2"/>
          </w:pPr>
        </w:pPrChange>
      </w:pPr>
      <w:bookmarkStart w:id="766" w:name="_Toc40025930"/>
      <w:bookmarkStart w:id="767" w:name="_Toc42698916"/>
      <w:ins w:id="768" w:author="Arthur Parmentier" w:date="2020-05-14T14:10:00Z">
        <w:r w:rsidRPr="007C437A">
          <w:t>Developments</w:t>
        </w:r>
      </w:ins>
      <w:bookmarkEnd w:id="767"/>
      <w:del w:id="769" w:author="Arthur Parmentier" w:date="2020-05-14T14:10:00Z">
        <w:r w:rsidR="00915AFD" w:rsidRPr="007C437A" w:rsidDel="00A938B2">
          <w:delText>A new</w:delText>
        </w:r>
      </w:del>
      <w:del w:id="770" w:author="Arthur Parmentier" w:date="2020-05-14T14:09:00Z">
        <w:r w:rsidR="00915AFD" w:rsidRPr="007C437A" w:rsidDel="00706FFA">
          <w:delText xml:space="preserve"> form</w:delText>
        </w:r>
      </w:del>
      <w:del w:id="771" w:author="Arthur Parmentier" w:date="2020-05-14T14:10:00Z">
        <w:r w:rsidR="00915AFD" w:rsidRPr="007C437A" w:rsidDel="00A938B2">
          <w:delText xml:space="preserve"> of c</w:delText>
        </w:r>
      </w:del>
      <w:del w:id="772" w:author="Arthur Parmentier" w:date="2020-05-14T14:11:00Z">
        <w:r w:rsidR="00915AFD" w:rsidRPr="007C437A" w:rsidDel="00A938B2">
          <w:delText>omposition</w:delText>
        </w:r>
      </w:del>
      <w:bookmarkEnd w:id="766"/>
    </w:p>
    <w:p w:rsidR="00486FDC" w:rsidRPr="007C437A" w:rsidDel="00A938B2" w:rsidRDefault="00486FDC" w:rsidP="00EF75B3">
      <w:pPr>
        <w:pStyle w:val="Titre4"/>
        <w:rPr>
          <w:del w:id="773" w:author="Arthur Parmentier" w:date="2020-05-14T14:10:00Z"/>
        </w:rPr>
        <w:pPrChange w:id="774" w:author="Arthur Parmentier" w:date="2020-06-10T16:26:00Z">
          <w:pPr>
            <w:pStyle w:val="Titre3"/>
          </w:pPr>
        </w:pPrChange>
      </w:pPr>
      <w:bookmarkStart w:id="775" w:name="_Toc40025931"/>
      <w:del w:id="776" w:author="Arthur Parmentier" w:date="2020-05-14T14:10:00Z">
        <w:r w:rsidRPr="007C437A" w:rsidDel="00A938B2">
          <w:delText>Sign language: from cultural concepts to performance</w:delText>
        </w:r>
        <w:bookmarkStart w:id="777" w:name="_Toc40363654"/>
        <w:bookmarkStart w:id="778" w:name="_Toc40363717"/>
        <w:bookmarkStart w:id="779" w:name="_Toc40431426"/>
        <w:bookmarkStart w:id="780" w:name="_Toc41067154"/>
        <w:bookmarkStart w:id="781" w:name="_Toc42258969"/>
        <w:bookmarkStart w:id="782" w:name="_Toc42259046"/>
        <w:bookmarkStart w:id="783" w:name="_Toc42449720"/>
        <w:bookmarkStart w:id="784" w:name="_Toc42449802"/>
        <w:bookmarkStart w:id="785" w:name="_Toc42549979"/>
        <w:bookmarkStart w:id="786" w:name="_Toc42550072"/>
        <w:bookmarkEnd w:id="775"/>
        <w:bookmarkEnd w:id="777"/>
        <w:bookmarkEnd w:id="778"/>
        <w:bookmarkEnd w:id="779"/>
        <w:bookmarkEnd w:id="780"/>
        <w:bookmarkEnd w:id="781"/>
        <w:bookmarkEnd w:id="782"/>
        <w:bookmarkEnd w:id="783"/>
        <w:bookmarkEnd w:id="784"/>
        <w:bookmarkEnd w:id="785"/>
        <w:bookmarkEnd w:id="786"/>
      </w:del>
    </w:p>
    <w:p w:rsidR="00486FDC" w:rsidRPr="007C437A" w:rsidDel="00A938B2" w:rsidRDefault="00486FDC" w:rsidP="00EF75B3">
      <w:pPr>
        <w:rPr>
          <w:del w:id="787" w:author="Arthur Parmentier" w:date="2020-05-14T14:10:00Z"/>
        </w:rPr>
        <w:pPrChange w:id="788" w:author="Arthur Parmentier" w:date="2020-06-10T16:26:00Z">
          <w:pPr/>
        </w:pPrChange>
      </w:pPr>
      <w:del w:id="789" w:author="Arthur Parmentier" w:date="2020-05-14T14:10:00Z">
        <w:r w:rsidRPr="007C437A" w:rsidDel="00A938B2">
          <w:delText>The point here is: SP could grow fast because it is originally built on existing concepts (or latent concepts) in the fields of music, artistic performance, human communication (identifiers, content, parameters…).</w:delText>
        </w:r>
        <w:bookmarkStart w:id="790" w:name="_Toc40363655"/>
        <w:bookmarkStart w:id="791" w:name="_Toc40363718"/>
        <w:bookmarkStart w:id="792" w:name="_Toc40431427"/>
        <w:bookmarkStart w:id="793" w:name="_Toc41067155"/>
        <w:bookmarkStart w:id="794" w:name="_Toc42258970"/>
        <w:bookmarkStart w:id="795" w:name="_Toc42259047"/>
        <w:bookmarkStart w:id="796" w:name="_Toc42449721"/>
        <w:bookmarkStart w:id="797" w:name="_Toc42449803"/>
        <w:bookmarkStart w:id="798" w:name="_Toc42549980"/>
        <w:bookmarkStart w:id="799" w:name="_Toc42550073"/>
        <w:bookmarkEnd w:id="790"/>
        <w:bookmarkEnd w:id="791"/>
        <w:bookmarkEnd w:id="792"/>
        <w:bookmarkEnd w:id="793"/>
        <w:bookmarkEnd w:id="794"/>
        <w:bookmarkEnd w:id="795"/>
        <w:bookmarkEnd w:id="796"/>
        <w:bookmarkEnd w:id="797"/>
        <w:bookmarkEnd w:id="798"/>
        <w:bookmarkEnd w:id="799"/>
      </w:del>
    </w:p>
    <w:p w:rsidR="00665CB4" w:rsidRPr="007C437A" w:rsidDel="00A938B2" w:rsidRDefault="00665CB4" w:rsidP="00EF75B3">
      <w:pPr>
        <w:rPr>
          <w:del w:id="800" w:author="Arthur Parmentier" w:date="2020-05-14T14:10:00Z"/>
        </w:rPr>
        <w:pPrChange w:id="801" w:author="Arthur Parmentier" w:date="2020-06-10T16:26:00Z">
          <w:pPr/>
        </w:pPrChange>
      </w:pPr>
      <w:del w:id="802" w:author="Arthur Parmentier" w:date="2020-05-14T14:10:00Z">
        <w:r w:rsidRPr="007C437A" w:rsidDel="00A938B2">
          <w:delText xml:space="preserve">Develop cultural aspects examples. </w:delText>
        </w:r>
        <w:bookmarkStart w:id="803" w:name="_Toc40363656"/>
        <w:bookmarkStart w:id="804" w:name="_Toc40363719"/>
        <w:bookmarkStart w:id="805" w:name="_Toc40431428"/>
        <w:bookmarkStart w:id="806" w:name="_Toc41067156"/>
        <w:bookmarkStart w:id="807" w:name="_Toc42258971"/>
        <w:bookmarkStart w:id="808" w:name="_Toc42259048"/>
        <w:bookmarkStart w:id="809" w:name="_Toc42449722"/>
        <w:bookmarkStart w:id="810" w:name="_Toc42449804"/>
        <w:bookmarkStart w:id="811" w:name="_Toc42549981"/>
        <w:bookmarkStart w:id="812" w:name="_Toc42550074"/>
        <w:bookmarkEnd w:id="803"/>
        <w:bookmarkEnd w:id="804"/>
        <w:bookmarkEnd w:id="805"/>
        <w:bookmarkEnd w:id="806"/>
        <w:bookmarkEnd w:id="807"/>
        <w:bookmarkEnd w:id="808"/>
        <w:bookmarkEnd w:id="809"/>
        <w:bookmarkEnd w:id="810"/>
        <w:bookmarkEnd w:id="811"/>
        <w:bookmarkEnd w:id="812"/>
      </w:del>
    </w:p>
    <w:p w:rsidR="00486FDC" w:rsidRPr="007C437A" w:rsidDel="00A938B2" w:rsidRDefault="00486FDC" w:rsidP="00EF75B3">
      <w:pPr>
        <w:rPr>
          <w:del w:id="813" w:author="Arthur Parmentier" w:date="2020-05-14T14:10:00Z"/>
        </w:rPr>
        <w:pPrChange w:id="814" w:author="Arthur Parmentier" w:date="2020-06-10T16:26:00Z">
          <w:pPr/>
        </w:pPrChange>
      </w:pPr>
      <w:del w:id="815" w:author="Arthur Parmentier" w:date="2020-05-14T14:10:00Z">
        <w:r w:rsidRPr="007C437A" w:rsidDel="00A938B2">
          <w:delText xml:space="preserve">Q: Is it only a mere translation of old concepts into a more efficient sign/gestural </w:delText>
        </w:r>
      </w:del>
      <w:del w:id="816" w:author="Arthur Parmentier" w:date="2020-05-13T09:25:00Z">
        <w:r w:rsidRPr="007C437A" w:rsidDel="00990A90">
          <w:delText>langage</w:delText>
        </w:r>
      </w:del>
      <w:del w:id="817" w:author="Arthur Parmentier" w:date="2020-05-14T14:10:00Z">
        <w:r w:rsidRPr="007C437A" w:rsidDel="00A938B2">
          <w:delText>? A: no. It also has emergent properties (think of shapeline).</w:delText>
        </w:r>
        <w:bookmarkStart w:id="818" w:name="_Toc40363657"/>
        <w:bookmarkStart w:id="819" w:name="_Toc40363720"/>
        <w:bookmarkStart w:id="820" w:name="_Toc40431429"/>
        <w:bookmarkStart w:id="821" w:name="_Toc41067157"/>
        <w:bookmarkStart w:id="822" w:name="_Toc42258972"/>
        <w:bookmarkStart w:id="823" w:name="_Toc42259049"/>
        <w:bookmarkStart w:id="824" w:name="_Toc42449723"/>
        <w:bookmarkStart w:id="825" w:name="_Toc42449805"/>
        <w:bookmarkStart w:id="826" w:name="_Toc42549982"/>
        <w:bookmarkStart w:id="827" w:name="_Toc42550075"/>
        <w:bookmarkEnd w:id="818"/>
        <w:bookmarkEnd w:id="819"/>
        <w:bookmarkEnd w:id="820"/>
        <w:bookmarkEnd w:id="821"/>
        <w:bookmarkEnd w:id="822"/>
        <w:bookmarkEnd w:id="823"/>
        <w:bookmarkEnd w:id="824"/>
        <w:bookmarkEnd w:id="825"/>
        <w:bookmarkEnd w:id="826"/>
        <w:bookmarkEnd w:id="827"/>
      </w:del>
    </w:p>
    <w:p w:rsidR="00486FDC" w:rsidRPr="007C437A" w:rsidRDefault="00915AFD" w:rsidP="00EF75B3">
      <w:pPr>
        <w:pStyle w:val="Titre4"/>
        <w:pPrChange w:id="828" w:author="Arthur Parmentier" w:date="2020-06-10T16:26:00Z">
          <w:pPr>
            <w:pStyle w:val="Titre3"/>
          </w:pPr>
        </w:pPrChange>
      </w:pPr>
      <w:bookmarkStart w:id="829" w:name="_Toc40025932"/>
      <w:r w:rsidRPr="007C437A">
        <w:t>A m</w:t>
      </w:r>
      <w:r w:rsidR="003706BA" w:rsidRPr="007C437A">
        <w:t>ultidisciplinary language</w:t>
      </w:r>
      <w:bookmarkEnd w:id="829"/>
    </w:p>
    <w:p w:rsidR="007F1E08" w:rsidRDefault="001875CF" w:rsidP="00EF75B3">
      <w:pPr>
        <w:rPr>
          <w:ins w:id="830" w:author="Arthur Parmentier" w:date="2020-06-07T18:47:00Z"/>
        </w:rPr>
        <w:pPrChange w:id="831" w:author="Arthur Parmentier" w:date="2020-06-10T16:26:00Z">
          <w:pPr/>
        </w:pPrChange>
      </w:pPr>
      <w:ins w:id="832" w:author="Arthur Parmentier" w:date="2020-06-06T15:41:00Z">
        <w:r w:rsidRPr="007C437A">
          <w:t xml:space="preserve">One of the most important development of SP </w:t>
        </w:r>
      </w:ins>
      <w:ins w:id="833" w:author="Arthur Parmentier" w:date="2020-06-06T15:47:00Z">
        <w:r w:rsidR="00AC50C0" w:rsidRPr="007C437A">
          <w:t xml:space="preserve">in the 90’s and later </w:t>
        </w:r>
      </w:ins>
      <w:ins w:id="834" w:author="Arthur Parmentier" w:date="2020-06-06T15:41:00Z">
        <w:r w:rsidRPr="007C437A">
          <w:t xml:space="preserve">is </w:t>
        </w:r>
      </w:ins>
      <w:ins w:id="835" w:author="Arthur Parmentier" w:date="2020-06-06T15:42:00Z">
        <w:r w:rsidRPr="007C437A">
          <w:t xml:space="preserve">its use with several disciplines: </w:t>
        </w:r>
      </w:ins>
      <w:ins w:id="836" w:author="Arthur Parmentier" w:date="2020-06-06T15:43:00Z">
        <w:r w:rsidRPr="007C437A">
          <w:t xml:space="preserve">music, dance, acting, </w:t>
        </w:r>
      </w:ins>
      <w:ins w:id="837" w:author="Arthur Parmentier" w:date="2020-06-06T15:44:00Z">
        <w:r w:rsidR="00BA026A" w:rsidRPr="007C437A">
          <w:t xml:space="preserve">all visual arts, sculpture… </w:t>
        </w:r>
      </w:ins>
      <w:ins w:id="838" w:author="Arthur Parmentier" w:date="2020-06-06T15:45:00Z">
        <w:r w:rsidR="00BA026A" w:rsidRPr="007C437A">
          <w:t xml:space="preserve">Recently, SP was </w:t>
        </w:r>
      </w:ins>
      <w:ins w:id="839" w:author="Arthur Parmentier" w:date="2020-06-07T19:23:00Z">
        <w:r w:rsidR="00582372">
          <w:t xml:space="preserve">even </w:t>
        </w:r>
      </w:ins>
      <w:ins w:id="840" w:author="Arthur Parmentier" w:date="2020-06-06T15:45:00Z">
        <w:r w:rsidR="00BA026A" w:rsidRPr="007C437A">
          <w:t>used to control a swarm of drones</w:t>
        </w:r>
      </w:ins>
      <w:customXmlInsRangeStart w:id="841" w:author="Arthur Parmentier" w:date="2020-06-10T18:45:00Z"/>
      <w:sdt>
        <w:sdtPr>
          <w:id w:val="524600816"/>
          <w:citation/>
        </w:sdtPr>
        <w:sdtContent>
          <w:customXmlInsRangeEnd w:id="841"/>
          <w:ins w:id="842" w:author="Arthur Parmentier" w:date="2020-06-10T18:45:00Z">
            <w:r w:rsidR="00402BCD">
              <w:fldChar w:fldCharType="begin"/>
            </w:r>
          </w:ins>
          <w:ins w:id="843" w:author="Arthur Parmentier" w:date="2020-06-10T19:08:00Z">
            <w:r w:rsidR="007C08B8">
              <w:rPr>
                <w:rPrChange w:id="844" w:author="Arthur Parmentier" w:date="2020-06-10T18:45:00Z">
                  <w:rPr/>
                </w:rPrChange>
              </w:rPr>
              <w:instrText xml:space="preserve">CITATION Nad17 \l 1036 </w:instrText>
            </w:r>
          </w:ins>
          <w:r w:rsidR="00402BCD">
            <w:fldChar w:fldCharType="separate"/>
          </w:r>
          <w:r w:rsidR="00304C55">
            <w:rPr>
              <w:noProof/>
            </w:rPr>
            <w:t xml:space="preserve"> (Couture, Bottecchia, Chaumette, Cecconello, &amp; Rekalde, 2017)</w:t>
          </w:r>
          <w:ins w:id="845" w:author="Arthur Parmentier" w:date="2020-06-10T18:45:00Z">
            <w:r w:rsidR="00402BCD">
              <w:fldChar w:fldCharType="end"/>
            </w:r>
          </w:ins>
          <w:customXmlInsRangeStart w:id="846" w:author="Arthur Parmentier" w:date="2020-06-10T18:45:00Z"/>
        </w:sdtContent>
      </w:sdt>
      <w:customXmlInsRangeEnd w:id="846"/>
      <w:ins w:id="847" w:author="Arthur Parmentier" w:date="2020-06-07T19:24:00Z">
        <w:r w:rsidR="00D15826">
          <w:t xml:space="preserve">, showing the </w:t>
        </w:r>
      </w:ins>
      <w:ins w:id="848" w:author="Arthur Parmentier" w:date="2020-06-07T19:25:00Z">
        <w:r w:rsidR="00D15826">
          <w:t>diversity of instruments and disciplines it can be meaningful to.</w:t>
        </w:r>
      </w:ins>
    </w:p>
    <w:p w:rsidR="00E06654" w:rsidRDefault="00E06654" w:rsidP="00EF75B3">
      <w:pPr>
        <w:rPr>
          <w:ins w:id="849" w:author="Arthur Parmentier" w:date="2020-06-07T18:49:00Z"/>
        </w:rPr>
        <w:pPrChange w:id="850" w:author="Arthur Parmentier" w:date="2020-06-10T16:26:00Z">
          <w:pPr/>
        </w:pPrChange>
      </w:pPr>
      <w:ins w:id="851" w:author="Arthur Parmentier" w:date="2020-06-07T18:47:00Z">
        <w:r>
          <w:t xml:space="preserve">Walter explains </w:t>
        </w:r>
      </w:ins>
      <w:ins w:id="852" w:author="Arthur Parmentier" w:date="2020-06-07T18:49:00Z">
        <w:r>
          <w:t xml:space="preserve">that “Performers first learning Soundpainting won’t relate it to any specific discipline because of its multidisciplinary applications. </w:t>
        </w:r>
      </w:ins>
      <w:ins w:id="853" w:author="Arthur Parmentier" w:date="2020-06-07T18:50:00Z">
        <w:r>
          <w:t>[He]</w:t>
        </w:r>
      </w:ins>
      <w:ins w:id="854" w:author="Arthur Parmentier" w:date="2020-06-07T18:49:00Z">
        <w:r>
          <w:t xml:space="preserve"> created many of the gestures from concepts found in theatre, music, dancing, visual arts, and happenings in everyday life. Since Soundpainting is a not a discipline-based language dancers, musicians, actors, and visual artists never have difficulty understanding the meaning of the gestures.</w:t>
        </w:r>
      </w:ins>
      <w:ins w:id="855" w:author="Arthur Parmentier" w:date="2020-06-07T18:50:00Z">
        <w:r w:rsidR="008E2F19">
          <w:t>”</w:t>
        </w:r>
      </w:ins>
    </w:p>
    <w:p w:rsidR="00E06654" w:rsidRDefault="008E2F19" w:rsidP="00EF75B3">
      <w:pPr>
        <w:rPr>
          <w:ins w:id="856" w:author="Arthur Parmentier" w:date="2020-06-07T18:51:00Z"/>
        </w:rPr>
        <w:pPrChange w:id="857" w:author="Arthur Parmentier" w:date="2020-06-10T16:26:00Z">
          <w:pPr/>
        </w:pPrChange>
      </w:pPr>
      <w:ins w:id="858" w:author="Arthur Parmentier" w:date="2020-06-07T18:50:00Z">
        <w:r>
          <w:t>To the question “</w:t>
        </w:r>
      </w:ins>
      <w:ins w:id="859" w:author="Arthur Parmentier" w:date="2020-06-07T18:49:00Z">
        <w:r w:rsidR="00E06654">
          <w:t>Are all your gestures intended to be interpretable by both musicians and dancers?</w:t>
        </w:r>
      </w:ins>
      <w:ins w:id="860" w:author="Arthur Parmentier" w:date="2020-06-07T18:50:00Z">
        <w:r>
          <w:t>”, he answers: “</w:t>
        </w:r>
      </w:ins>
      <w:ins w:id="861" w:author="Arthur Parmentier" w:date="2020-06-07T18:49:00Z">
        <w:r w:rsidR="00E06654">
          <w:t xml:space="preserve">Yes. </w:t>
        </w:r>
        <w:proofErr w:type="gramStart"/>
        <w:r w:rsidR="00E06654">
          <w:t>That is to say, all</w:t>
        </w:r>
        <w:proofErr w:type="gramEnd"/>
        <w:r w:rsidR="00E06654">
          <w:t xml:space="preserve"> the Sculpting gestures – the gestures indicating what content to be performed. Of course, there are gestures such as C Major 7 Chord and Jump that are obviously discipline-specific but most of the gestures traverse the disciplines</w:t>
        </w:r>
      </w:ins>
      <w:ins w:id="862" w:author="Arthur Parmentier" w:date="2020-06-07T18:50:00Z">
        <w:r>
          <w:t>”</w:t>
        </w:r>
      </w:ins>
      <w:customXmlInsRangeStart w:id="863" w:author="Arthur Parmentier" w:date="2020-06-10T18:53:00Z"/>
      <w:sdt>
        <w:sdtPr>
          <w:id w:val="-967273244"/>
          <w:citation/>
        </w:sdtPr>
        <w:sdtContent>
          <w:customXmlInsRangeEnd w:id="863"/>
          <w:ins w:id="864" w:author="Arthur Parmentier" w:date="2020-06-10T18:53:00Z">
            <w:r w:rsidR="00F23C57">
              <w:fldChar w:fldCharType="begin"/>
            </w:r>
          </w:ins>
          <w:ins w:id="865" w:author="Arthur Parmentier" w:date="2020-06-10T19:07:00Z">
            <w:r w:rsidR="007C08B8">
              <w:rPr>
                <w:rPrChange w:id="866" w:author="Arthur Parmentier" w:date="2020-06-10T18:53:00Z">
                  <w:rPr/>
                </w:rPrChange>
              </w:rPr>
              <w:instrText xml:space="preserve">CITATION Hel \l 1036 </w:instrText>
            </w:r>
          </w:ins>
          <w:r w:rsidR="00F23C57">
            <w:fldChar w:fldCharType="separate"/>
          </w:r>
          <w:r w:rsidR="00304C55">
            <w:rPr>
              <w:noProof/>
            </w:rPr>
            <w:t xml:space="preserve"> (Minors &amp; Thompson, s.d.)</w:t>
          </w:r>
          <w:ins w:id="867" w:author="Arthur Parmentier" w:date="2020-06-10T18:53:00Z">
            <w:r w:rsidR="00F23C57">
              <w:fldChar w:fldCharType="end"/>
            </w:r>
          </w:ins>
          <w:customXmlInsRangeStart w:id="868" w:author="Arthur Parmentier" w:date="2020-06-10T18:53:00Z"/>
        </w:sdtContent>
      </w:sdt>
      <w:customXmlInsRangeEnd w:id="868"/>
      <w:ins w:id="869" w:author="Arthur Parmentier" w:date="2020-06-10T18:54:00Z">
        <w:r w:rsidR="007F36A9">
          <w:t>.</w:t>
        </w:r>
      </w:ins>
    </w:p>
    <w:p w:rsidR="00736EF4" w:rsidRPr="007C437A" w:rsidRDefault="008538C8" w:rsidP="00EF75B3">
      <w:pPr>
        <w:rPr>
          <w:ins w:id="870" w:author="Arthur Parmentier" w:date="2020-06-06T15:19:00Z"/>
        </w:rPr>
        <w:pPrChange w:id="871" w:author="Arthur Parmentier" w:date="2020-06-10T16:26:00Z">
          <w:pPr/>
        </w:pPrChange>
      </w:pPr>
      <w:ins w:id="872" w:author="Arthur Parmentier" w:date="2020-06-07T18:51:00Z">
        <w:r>
          <w:lastRenderedPageBreak/>
          <w:t xml:space="preserve">The </w:t>
        </w:r>
      </w:ins>
      <w:ins w:id="873" w:author="Arthur Parmentier" w:date="2020-06-07T19:25:00Z">
        <w:r w:rsidR="00352C06">
          <w:t xml:space="preserve">multi-disciplinary component of SP is now at the core of its </w:t>
        </w:r>
      </w:ins>
      <w:ins w:id="874" w:author="Arthur Parmentier" w:date="2020-06-07T19:26:00Z">
        <w:r w:rsidR="00352C06">
          <w:t>definition, although at first it was designed for musicians. We will see in a next part of this report what mechanisms allowed to extend the language to several disciplines.</w:t>
        </w:r>
      </w:ins>
    </w:p>
    <w:p w:rsidR="003706BA" w:rsidRPr="007C437A" w:rsidDel="00AC50C0" w:rsidRDefault="00C75BE3" w:rsidP="00EF75B3">
      <w:pPr>
        <w:rPr>
          <w:del w:id="875" w:author="Arthur Parmentier" w:date="2020-06-06T15:47:00Z"/>
        </w:rPr>
        <w:pPrChange w:id="876" w:author="Arthur Parmentier" w:date="2020-06-10T16:26:00Z">
          <w:pPr/>
        </w:pPrChange>
      </w:pPr>
      <w:del w:id="877" w:author="Arthur Parmentier" w:date="2020-06-06T15:47:00Z">
        <w:r w:rsidRPr="007C437A" w:rsidDel="00AC50C0">
          <w:delText>SP not limited to music performance. Signs started to be created by W himself from 90+ for multidisciplinary performance.</w:delText>
        </w:r>
        <w:bookmarkStart w:id="878" w:name="_Toc42449725"/>
        <w:bookmarkStart w:id="879" w:name="_Toc42449807"/>
        <w:bookmarkStart w:id="880" w:name="_Toc42549984"/>
        <w:bookmarkStart w:id="881" w:name="_Toc42550077"/>
        <w:bookmarkEnd w:id="878"/>
        <w:bookmarkEnd w:id="879"/>
        <w:bookmarkEnd w:id="880"/>
        <w:bookmarkEnd w:id="881"/>
      </w:del>
    </w:p>
    <w:p w:rsidR="00C75BE3" w:rsidRDefault="00C75BE3" w:rsidP="00EF75B3">
      <w:pPr>
        <w:pStyle w:val="Titre4"/>
        <w:rPr>
          <w:ins w:id="882" w:author="Arthur Parmentier" w:date="2020-06-07T18:02:00Z"/>
        </w:rPr>
        <w:pPrChange w:id="883" w:author="Arthur Parmentier" w:date="2020-06-10T16:26:00Z">
          <w:pPr>
            <w:pStyle w:val="Titre3"/>
          </w:pPr>
        </w:pPrChange>
      </w:pPr>
      <w:bookmarkStart w:id="884" w:name="_Toc40025933"/>
      <w:r w:rsidRPr="007C437A">
        <w:t xml:space="preserve">Fertility in Europe, </w:t>
      </w:r>
      <w:r w:rsidR="00ED2072" w:rsidRPr="007C437A">
        <w:t xml:space="preserve">worldwide </w:t>
      </w:r>
      <w:r w:rsidRPr="007C437A">
        <w:t>spread</w:t>
      </w:r>
      <w:r w:rsidR="00ED2072" w:rsidRPr="007C437A">
        <w:t xml:space="preserve"> in </w:t>
      </w:r>
      <w:del w:id="885" w:author="Arthur Parmentier" w:date="2020-06-07T17:56:00Z">
        <w:r w:rsidR="00ED2072" w:rsidRPr="007C437A" w:rsidDel="00252940">
          <w:delText xml:space="preserve">modern </w:delText>
        </w:r>
      </w:del>
      <w:ins w:id="886" w:author="Arthur Parmentier" w:date="2020-06-07T17:56:00Z">
        <w:r w:rsidR="00252940">
          <w:t>Western</w:t>
        </w:r>
        <w:r w:rsidR="00252940" w:rsidRPr="007C437A">
          <w:t xml:space="preserve"> </w:t>
        </w:r>
      </w:ins>
      <w:r w:rsidR="00ED2072" w:rsidRPr="007C437A">
        <w:t>societ</w:t>
      </w:r>
      <w:ins w:id="887" w:author="Arthur Parmentier" w:date="2020-06-07T19:27:00Z">
        <w:r w:rsidR="004E5194">
          <w:t>ies</w:t>
        </w:r>
      </w:ins>
      <w:del w:id="888" w:author="Arthur Parmentier" w:date="2020-06-07T17:57:00Z">
        <w:r w:rsidR="00ED2072" w:rsidRPr="007C437A" w:rsidDel="00252940">
          <w:delText>i</w:delText>
        </w:r>
      </w:del>
      <w:del w:id="889" w:author="Arthur Parmentier" w:date="2020-06-07T17:56:00Z">
        <w:r w:rsidR="00ED2072" w:rsidRPr="007C437A" w:rsidDel="00252940">
          <w:delText>es</w:delText>
        </w:r>
      </w:del>
      <w:bookmarkEnd w:id="884"/>
      <w:ins w:id="890" w:author="Arthur Parmentier" w:date="2020-06-06T15:57:00Z">
        <w:r w:rsidR="00FA052A" w:rsidRPr="007C437A">
          <w:t>, the constr</w:t>
        </w:r>
      </w:ins>
      <w:ins w:id="891" w:author="Arthur Parmentier" w:date="2020-06-06T15:58:00Z">
        <w:r w:rsidR="00FA052A" w:rsidRPr="007C437A">
          <w:t xml:space="preserve">uction of a community and the beginning of the </w:t>
        </w:r>
      </w:ins>
      <w:ins w:id="892" w:author="Arthur Parmentier" w:date="2020-06-06T15:59:00Z">
        <w:r w:rsidR="00FA052A" w:rsidRPr="007C437A">
          <w:t>normalization of SP</w:t>
        </w:r>
      </w:ins>
    </w:p>
    <w:p w:rsidR="00514370" w:rsidRPr="00514370" w:rsidRDefault="00514370" w:rsidP="00EF75B3">
      <w:pPr>
        <w:pStyle w:val="Titre5"/>
        <w:rPr>
          <w:rPrChange w:id="893" w:author="Arthur Parmentier" w:date="2020-06-07T18:02:00Z">
            <w:rPr/>
          </w:rPrChange>
        </w:rPr>
        <w:pPrChange w:id="894" w:author="Arthur Parmentier" w:date="2020-06-10T16:26:00Z">
          <w:pPr>
            <w:pStyle w:val="Titre3"/>
          </w:pPr>
        </w:pPrChange>
      </w:pPr>
      <w:ins w:id="895" w:author="Arthur Parmentier" w:date="2020-06-07T18:02:00Z">
        <w:r>
          <w:t>An important spread and growth in Western soci</w:t>
        </w:r>
      </w:ins>
      <w:ins w:id="896" w:author="Arthur Parmentier" w:date="2020-06-07T18:03:00Z">
        <w:r>
          <w:t>eties</w:t>
        </w:r>
      </w:ins>
    </w:p>
    <w:p w:rsidR="002676CA" w:rsidRPr="007C437A" w:rsidRDefault="002676CA" w:rsidP="00EF75B3">
      <w:pPr>
        <w:pPrChange w:id="897" w:author="Arthur Parmentier" w:date="2020-06-10T16:26:00Z">
          <w:pPr/>
        </w:pPrChange>
      </w:pPr>
      <w:r w:rsidRPr="007C437A">
        <w:t xml:space="preserve">Walter gave his first SP workshop in Europe in the late 90’s and found a very fertile ground for </w:t>
      </w:r>
      <w:ins w:id="898" w:author="Arthur Parmentier" w:date="2020-06-07T19:28:00Z">
        <w:r w:rsidR="00AE7556">
          <w:t xml:space="preserve">the growth of </w:t>
        </w:r>
      </w:ins>
      <w:r w:rsidRPr="007C437A">
        <w:t xml:space="preserve">Soundpainting in France, which </w:t>
      </w:r>
      <w:ins w:id="899" w:author="Arthur Parmentier" w:date="2020-06-07T19:28:00Z">
        <w:r w:rsidR="00AA760B">
          <w:t>is now</w:t>
        </w:r>
      </w:ins>
      <w:del w:id="900" w:author="Arthur Parmentier" w:date="2020-06-07T19:28:00Z">
        <w:r w:rsidRPr="007C437A" w:rsidDel="00AA760B">
          <w:delText>now has</w:delText>
        </w:r>
      </w:del>
      <w:r w:rsidRPr="007C437A">
        <w:t xml:space="preserve"> probably </w:t>
      </w:r>
      <w:ins w:id="901" w:author="Arthur Parmentier" w:date="2020-06-07T19:28:00Z">
        <w:r w:rsidR="00AA760B">
          <w:t>its</w:t>
        </w:r>
      </w:ins>
      <w:del w:id="902" w:author="Arthur Parmentier" w:date="2020-06-07T19:28:00Z">
        <w:r w:rsidRPr="007C437A" w:rsidDel="00AA760B">
          <w:delText>the</w:delText>
        </w:r>
      </w:del>
      <w:r w:rsidRPr="007C437A">
        <w:t xml:space="preserve"> largest </w:t>
      </w:r>
      <w:del w:id="903" w:author="Arthur Parmentier" w:date="2020-06-07T19:28:00Z">
        <w:r w:rsidRPr="007C437A" w:rsidDel="00AA760B">
          <w:delText xml:space="preserve">SP </w:delText>
        </w:r>
      </w:del>
      <w:r w:rsidRPr="007C437A">
        <w:t>community over the world.</w:t>
      </w:r>
    </w:p>
    <w:p w:rsidR="00252940" w:rsidRDefault="009A2092" w:rsidP="00EF75B3">
      <w:pPr>
        <w:rPr>
          <w:ins w:id="904" w:author="Arthur Parmentier" w:date="2020-06-07T18:03:00Z"/>
        </w:rPr>
        <w:pPrChange w:id="905" w:author="Arthur Parmentier" w:date="2020-06-10T16:26:00Z">
          <w:pPr/>
        </w:pPrChange>
      </w:pPr>
      <w:del w:id="906" w:author="Arthur Parmentier" w:date="2020-06-07T19:28:00Z">
        <w:r w:rsidRPr="007C437A" w:rsidDel="007B6B04">
          <w:delText xml:space="preserve">Today, </w:delText>
        </w:r>
      </w:del>
      <w:r w:rsidRPr="007C437A">
        <w:t xml:space="preserve">Soundpainting is </w:t>
      </w:r>
      <w:ins w:id="907" w:author="Arthur Parmentier" w:date="2020-06-07T19:28:00Z">
        <w:r w:rsidR="007B6B04">
          <w:t xml:space="preserve">now </w:t>
        </w:r>
      </w:ins>
      <w:r w:rsidRPr="007C437A">
        <w:t>used for on</w:t>
      </w:r>
      <w:ins w:id="908" w:author="Arthur Parmentier" w:date="2020-06-06T15:49:00Z">
        <w:r w:rsidR="00F479B2" w:rsidRPr="007C437A">
          <w:t xml:space="preserve"> </w:t>
        </w:r>
      </w:ins>
      <w:del w:id="909" w:author="Arthur Parmentier" w:date="2020-06-06T15:50:00Z">
        <w:r w:rsidRPr="007C437A" w:rsidDel="00F479B2">
          <w:delText xml:space="preserve"> </w:delText>
        </w:r>
      </w:del>
      <w:r w:rsidRPr="007C437A">
        <w:t xml:space="preserve">every </w:t>
      </w:r>
      <w:ins w:id="910" w:author="Arthur Parmentier" w:date="2020-06-06T15:50:00Z">
        <w:r w:rsidR="00F479B2" w:rsidRPr="007C437A">
          <w:t xml:space="preserve">populated </w:t>
        </w:r>
      </w:ins>
      <w:r w:rsidRPr="007C437A">
        <w:t>continent</w:t>
      </w:r>
      <w:ins w:id="911" w:author="Arthur Parmentier" w:date="2020-06-06T15:59:00Z">
        <w:r w:rsidR="00FA052A" w:rsidRPr="007C437A">
          <w:t xml:space="preserve">, especially in </w:t>
        </w:r>
      </w:ins>
      <w:ins w:id="912" w:author="Arthur Parmentier" w:date="2020-06-07T17:48:00Z">
        <w:r w:rsidR="00053756">
          <w:t>the Western world</w:t>
        </w:r>
      </w:ins>
      <w:ins w:id="913" w:author="Arthur Parmentier" w:date="2020-06-06T15:59:00Z">
        <w:r w:rsidR="00FA052A" w:rsidRPr="007C437A">
          <w:t>.</w:t>
        </w:r>
        <w:r w:rsidR="00FA052A" w:rsidRPr="007C437A">
          <w:rPr>
            <w:rStyle w:val="Appelnotedebasdep"/>
          </w:rPr>
          <w:footnoteReference w:id="1"/>
        </w:r>
      </w:ins>
      <w:ins w:id="928" w:author="Arthur Parmentier" w:date="2020-06-07T17:57:00Z">
        <w:r w:rsidR="00252940">
          <w:br/>
          <w:t>A</w:t>
        </w:r>
      </w:ins>
      <w:ins w:id="929" w:author="Arthur Parmentier" w:date="2020-06-07T17:58:00Z">
        <w:r w:rsidR="00252940">
          <w:t xml:space="preserve"> community is born around Walter Thompson</w:t>
        </w:r>
      </w:ins>
      <w:ins w:id="930" w:author="Arthur Parmentier" w:date="2020-06-07T18:00:00Z">
        <w:r w:rsidR="00F9296B">
          <w:t xml:space="preserve"> as we</w:t>
        </w:r>
      </w:ins>
      <w:ins w:id="931" w:author="Arthur Parmentier" w:date="2020-06-07T18:01:00Z">
        <w:r w:rsidR="00F9296B">
          <w:t>ll as several SP orchestras on top of the Walter Thompson</w:t>
        </w:r>
      </w:ins>
      <w:ins w:id="932" w:author="Arthur Parmentier" w:date="2020-06-07T18:02:00Z">
        <w:r w:rsidR="00F9296B">
          <w:t xml:space="preserve"> Orchestra which he started </w:t>
        </w:r>
        <w:proofErr w:type="spellStart"/>
        <w:r w:rsidR="00F9296B">
          <w:t>soundpainting</w:t>
        </w:r>
        <w:proofErr w:type="spellEnd"/>
        <w:r w:rsidR="00F9296B">
          <w:t xml:space="preserve"> with.</w:t>
        </w:r>
      </w:ins>
      <w:del w:id="933" w:author="Arthur Parmentier" w:date="2020-06-06T15:59:00Z">
        <w:r w:rsidRPr="007C437A" w:rsidDel="00FA052A">
          <w:delText xml:space="preserve"> and</w:delText>
        </w:r>
      </w:del>
    </w:p>
    <w:p w:rsidR="00514370" w:rsidRDefault="00514370" w:rsidP="00EF75B3">
      <w:pPr>
        <w:pStyle w:val="Titre5"/>
        <w:rPr>
          <w:ins w:id="934" w:author="Arthur Parmentier" w:date="2020-06-07T17:57:00Z"/>
        </w:rPr>
        <w:pPrChange w:id="935" w:author="Arthur Parmentier" w:date="2020-06-10T16:26:00Z">
          <w:pPr/>
        </w:pPrChange>
      </w:pPr>
      <w:ins w:id="936" w:author="Arthur Parmentier" w:date="2020-06-07T18:03:00Z">
        <w:r>
          <w:t xml:space="preserve">A living and expanding language </w:t>
        </w:r>
      </w:ins>
    </w:p>
    <w:p w:rsidR="009A2092" w:rsidRPr="007C437A" w:rsidDel="00FA052A" w:rsidRDefault="009A2092" w:rsidP="00EF75B3">
      <w:pPr>
        <w:rPr>
          <w:del w:id="937" w:author="Arthur Parmentier" w:date="2020-06-06T15:55:00Z"/>
        </w:rPr>
        <w:pPrChange w:id="938" w:author="Arthur Parmentier" w:date="2020-06-10T16:26:00Z">
          <w:pPr/>
        </w:pPrChange>
      </w:pPr>
      <w:del w:id="939" w:author="Arthur Parmentier" w:date="2020-06-06T15:59:00Z">
        <w:r w:rsidRPr="007C437A" w:rsidDel="00FA052A">
          <w:delText xml:space="preserve"> s</w:delText>
        </w:r>
      </w:del>
      <w:ins w:id="940" w:author="Arthur Parmentier" w:date="2020-06-06T15:59:00Z">
        <w:r w:rsidR="00FA052A" w:rsidRPr="007C437A">
          <w:t>S</w:t>
        </w:r>
      </w:ins>
      <w:r w:rsidRPr="007C437A">
        <w:t xml:space="preserve">everal artists created </w:t>
      </w:r>
      <w:ins w:id="941" w:author="Arthur Parmentier" w:date="2020-06-07T19:47:00Z">
        <w:r w:rsidR="00FC5FD3">
          <w:t>new sign</w:t>
        </w:r>
      </w:ins>
      <w:ins w:id="942" w:author="Arthur Parmentier" w:date="2020-06-07T19:50:00Z">
        <w:r w:rsidR="00531407">
          <w:t>s</w:t>
        </w:r>
      </w:ins>
      <w:del w:id="943" w:author="Arthur Parmentier" w:date="2020-06-07T19:47:00Z">
        <w:r w:rsidRPr="007C437A" w:rsidDel="00FC5FD3">
          <w:delText>their own signs</w:delText>
        </w:r>
      </w:del>
      <w:r w:rsidRPr="007C437A">
        <w:t xml:space="preserve"> for the</w:t>
      </w:r>
      <w:ins w:id="944" w:author="Arthur Parmentier" w:date="2020-06-07T19:47:00Z">
        <w:r w:rsidR="00FC5FD3">
          <w:t>ir own</w:t>
        </w:r>
      </w:ins>
      <w:r w:rsidRPr="007C437A">
        <w:t xml:space="preserve"> needs</w:t>
      </w:r>
      <w:ins w:id="945" w:author="Arthur Parmentier" w:date="2020-06-06T15:51:00Z">
        <w:r w:rsidR="00912BCC" w:rsidRPr="007C437A">
          <w:t xml:space="preserve"> </w:t>
        </w:r>
      </w:ins>
      <w:ins w:id="946" w:author="Arthur Parmentier" w:date="2020-06-07T19:47:00Z">
        <w:r w:rsidR="00FC5FD3">
          <w:t>with</w:t>
        </w:r>
      </w:ins>
      <w:ins w:id="947" w:author="Arthur Parmentier" w:date="2020-06-06T15:51:00Z">
        <w:r w:rsidR="00912BCC" w:rsidRPr="007C437A">
          <w:t xml:space="preserve"> their</w:t>
        </w:r>
      </w:ins>
      <w:del w:id="948" w:author="Arthur Parmentier" w:date="2020-06-06T15:51:00Z">
        <w:r w:rsidRPr="007C437A" w:rsidDel="00912BCC">
          <w:delText xml:space="preserve"> of their own</w:delText>
        </w:r>
      </w:del>
      <w:r w:rsidRPr="007C437A">
        <w:t xml:space="preserve"> </w:t>
      </w:r>
      <w:ins w:id="949" w:author="Arthur Parmentier" w:date="2020-06-07T19:47:00Z">
        <w:r w:rsidR="00FC5FD3">
          <w:t xml:space="preserve">particular </w:t>
        </w:r>
      </w:ins>
      <w:r w:rsidRPr="007C437A">
        <w:t>group</w:t>
      </w:r>
      <w:ins w:id="950" w:author="Arthur Parmentier" w:date="2020-06-06T15:51:00Z">
        <w:r w:rsidR="00912BCC" w:rsidRPr="007C437A">
          <w:t>s</w:t>
        </w:r>
      </w:ins>
      <w:r w:rsidRPr="007C437A">
        <w:t xml:space="preserve"> </w:t>
      </w:r>
      <w:ins w:id="951" w:author="Arthur Parmentier" w:date="2020-06-06T15:52:00Z">
        <w:r w:rsidR="00912BCC" w:rsidRPr="007C437A">
          <w:t>and</w:t>
        </w:r>
      </w:ins>
      <w:del w:id="952" w:author="Arthur Parmentier" w:date="2020-06-06T15:52:00Z">
        <w:r w:rsidRPr="007C437A" w:rsidDel="00912BCC">
          <w:delText>or</w:delText>
        </w:r>
      </w:del>
      <w:r w:rsidRPr="007C437A">
        <w:t xml:space="preserve"> </w:t>
      </w:r>
      <w:ins w:id="953" w:author="Arthur Parmentier" w:date="2020-06-06T15:52:00Z">
        <w:r w:rsidR="00912BCC" w:rsidRPr="007C437A">
          <w:t xml:space="preserve">performance </w:t>
        </w:r>
      </w:ins>
      <w:r w:rsidRPr="007C437A">
        <w:t>configuration</w:t>
      </w:r>
      <w:ins w:id="954" w:author="Arthur Parmentier" w:date="2020-06-06T15:52:00Z">
        <w:r w:rsidR="00912BCC" w:rsidRPr="007C437A">
          <w:t>s</w:t>
        </w:r>
      </w:ins>
      <w:ins w:id="955" w:author="Arthur Parmentier" w:date="2020-06-07T19:50:00Z">
        <w:r w:rsidR="00FE2852">
          <w:t>: the language has evolved with the contribution of new soundpai</w:t>
        </w:r>
      </w:ins>
      <w:ins w:id="956" w:author="Arthur Parmentier" w:date="2020-06-07T19:51:00Z">
        <w:r w:rsidR="00FE2852">
          <w:t>nters, creating now more than 1500 signs</w:t>
        </w:r>
      </w:ins>
      <w:r w:rsidRPr="007C437A">
        <w:t>.</w:t>
      </w:r>
      <w:ins w:id="957" w:author="Arthur Parmentier" w:date="2020-06-07T19:51:00Z">
        <w:r w:rsidR="00FE2852">
          <w:br/>
        </w:r>
      </w:ins>
      <w:ins w:id="958" w:author="Arthur Parmentier" w:date="2020-06-06T15:52:00Z">
        <w:r w:rsidR="00B74CBB" w:rsidRPr="007C437A">
          <w:t>T</w:t>
        </w:r>
      </w:ins>
      <w:ins w:id="959" w:author="Arthur Parmentier" w:date="2020-06-06T15:53:00Z">
        <w:r w:rsidR="00B74CBB" w:rsidRPr="007C437A">
          <w:t xml:space="preserve">hompson </w:t>
        </w:r>
      </w:ins>
      <w:ins w:id="960" w:author="Arthur Parmentier" w:date="2020-06-06T15:54:00Z">
        <w:r w:rsidR="00FA052A" w:rsidRPr="007C437A">
          <w:t>is still the main figure of SP and gave himself a special role in keeping the language normalized and un</w:t>
        </w:r>
      </w:ins>
      <w:ins w:id="961" w:author="Arthur Parmentier" w:date="2020-06-06T15:55:00Z">
        <w:r w:rsidR="00FA052A" w:rsidRPr="007C437A">
          <w:t xml:space="preserve">iversal. He leads </w:t>
        </w:r>
      </w:ins>
    </w:p>
    <w:p w:rsidR="006C4B1C" w:rsidRPr="007C437A" w:rsidDel="00FA052A" w:rsidRDefault="006C4B1C" w:rsidP="00EF75B3">
      <w:pPr>
        <w:rPr>
          <w:del w:id="962" w:author="Arthur Parmentier" w:date="2020-06-06T15:55:00Z"/>
        </w:rPr>
        <w:pPrChange w:id="963" w:author="Arthur Parmentier" w:date="2020-06-10T16:26:00Z">
          <w:pPr/>
        </w:pPrChange>
      </w:pPr>
      <w:del w:id="964" w:author="Arthur Parmentier" w:date="2020-06-06T15:55:00Z">
        <w:r w:rsidRPr="007C437A" w:rsidDel="00FA052A">
          <w:delText xml:space="preserve">Important point: W wants to make sure that the language stays normalized and universal. </w:delText>
        </w:r>
      </w:del>
      <w:ins w:id="965" w:author="Arthur Parmentier" w:date="2020-06-06T15:55:00Z">
        <w:r w:rsidR="00FA052A" w:rsidRPr="007C437A">
          <w:t>t</w:t>
        </w:r>
      </w:ins>
      <w:del w:id="966" w:author="Arthur Parmentier" w:date="2020-06-06T15:55:00Z">
        <w:r w:rsidRPr="007C437A" w:rsidDel="00FA052A">
          <w:delText>T</w:delText>
        </w:r>
      </w:del>
      <w:r w:rsidRPr="007C437A">
        <w:t>hink tanks,</w:t>
      </w:r>
      <w:ins w:id="967" w:author="Arthur Parmentier" w:date="2020-06-06T15:55:00Z">
        <w:r w:rsidR="00FA052A" w:rsidRPr="007C437A">
          <w:t xml:space="preserve"> community groups and discussions,</w:t>
        </w:r>
      </w:ins>
      <w:r w:rsidRPr="007C437A">
        <w:t xml:space="preserve"> </w:t>
      </w:r>
      <w:ins w:id="968" w:author="Arthur Parmentier" w:date="2020-06-06T15:55:00Z">
        <w:r w:rsidR="00FA052A" w:rsidRPr="007C437A">
          <w:t>the constr</w:t>
        </w:r>
      </w:ins>
      <w:ins w:id="969" w:author="Arthur Parmentier" w:date="2020-06-06T15:56:00Z">
        <w:r w:rsidR="00FA052A" w:rsidRPr="007C437A">
          <w:t xml:space="preserve">uction of </w:t>
        </w:r>
      </w:ins>
      <w:r w:rsidRPr="007C437A">
        <w:t>glossar</w:t>
      </w:r>
      <w:ins w:id="970" w:author="Arthur Parmentier" w:date="2020-06-06T15:55:00Z">
        <w:r w:rsidR="00FA052A" w:rsidRPr="007C437A">
          <w:t>ies</w:t>
        </w:r>
      </w:ins>
      <w:del w:id="971" w:author="Arthur Parmentier" w:date="2020-06-06T15:55:00Z">
        <w:r w:rsidRPr="007C437A" w:rsidDel="00FA052A">
          <w:delText>y</w:delText>
        </w:r>
      </w:del>
      <w:ins w:id="972" w:author="Arthur Parmentier" w:date="2020-06-06T15:55:00Z">
        <w:r w:rsidR="00FA052A" w:rsidRPr="007C437A">
          <w:t xml:space="preserve"> and </w:t>
        </w:r>
      </w:ins>
      <w:del w:id="973" w:author="Arthur Parmentier" w:date="2020-06-06T15:55:00Z">
        <w:r w:rsidRPr="007C437A" w:rsidDel="00FA052A">
          <w:delText>/</w:delText>
        </w:r>
      </w:del>
      <w:r w:rsidRPr="007C437A">
        <w:t>dictionar</w:t>
      </w:r>
      <w:ins w:id="974" w:author="Arthur Parmentier" w:date="2020-06-06T15:55:00Z">
        <w:r w:rsidR="00FA052A" w:rsidRPr="007C437A">
          <w:t>ies</w:t>
        </w:r>
      </w:ins>
      <w:del w:id="975" w:author="Arthur Parmentier" w:date="2020-06-06T15:55:00Z">
        <w:r w:rsidRPr="007C437A" w:rsidDel="00FA052A">
          <w:delText>y of signs, community relations…</w:delText>
        </w:r>
      </w:del>
    </w:p>
    <w:p w:rsidR="009A2092" w:rsidRPr="007C437A" w:rsidRDefault="00FA052A" w:rsidP="00EF75B3">
      <w:pPr>
        <w:rPr>
          <w:ins w:id="976" w:author="Arthur Parmentier" w:date="2020-06-06T15:56:00Z"/>
        </w:rPr>
        <w:pPrChange w:id="977" w:author="Arthur Parmentier" w:date="2020-06-10T16:26:00Z">
          <w:pPr/>
        </w:pPrChange>
      </w:pPr>
      <w:ins w:id="978" w:author="Arthur Parmentier" w:date="2020-06-06T15:55:00Z">
        <w:r w:rsidRPr="007C437A">
          <w:t xml:space="preserve"> </w:t>
        </w:r>
      </w:ins>
      <w:ins w:id="979" w:author="Arthur Parmentier" w:date="2020-06-06T15:56:00Z">
        <w:r w:rsidRPr="007C437A">
          <w:t>where the signs</w:t>
        </w:r>
      </w:ins>
      <w:ins w:id="980" w:author="Arthur Parmentier" w:date="2020-06-06T16:29:00Z">
        <w:r w:rsidR="008030DF" w:rsidRPr="007C437A">
          <w:t>, their meanings</w:t>
        </w:r>
      </w:ins>
      <w:ins w:id="981" w:author="Arthur Parmentier" w:date="2020-06-06T15:56:00Z">
        <w:r w:rsidRPr="007C437A">
          <w:t xml:space="preserve"> and uses are discussed.</w:t>
        </w:r>
      </w:ins>
    </w:p>
    <w:p w:rsidR="00FA052A" w:rsidRPr="007C437A" w:rsidRDefault="00B3767E" w:rsidP="00EF75B3">
      <w:pPr>
        <w:pPrChange w:id="982" w:author="Arthur Parmentier" w:date="2020-06-10T16:26:00Z">
          <w:pPr/>
        </w:pPrChange>
      </w:pPr>
      <w:ins w:id="983" w:author="Arthur Parmentier" w:date="2020-06-06T16:09:00Z">
        <w:r w:rsidRPr="007C437A">
          <w:t>T</w:t>
        </w:r>
      </w:ins>
      <w:ins w:id="984" w:author="Arthur Parmentier" w:date="2020-06-06T16:10:00Z">
        <w:r w:rsidRPr="007C437A">
          <w:t xml:space="preserve">wo conflictual views of on </w:t>
        </w:r>
      </w:ins>
      <w:ins w:id="985" w:author="Arthur Parmentier" w:date="2020-06-06T16:15:00Z">
        <w:r w:rsidRPr="007C437A">
          <w:t>SP</w:t>
        </w:r>
      </w:ins>
      <w:ins w:id="986" w:author="Arthur Parmentier" w:date="2020-06-06T16:10:00Z">
        <w:r w:rsidRPr="007C437A">
          <w:t xml:space="preserve"> are observed: </w:t>
        </w:r>
      </w:ins>
      <w:ins w:id="987" w:author="Arthur Parmentier" w:date="2020-06-06T16:13:00Z">
        <w:r w:rsidRPr="007C437A">
          <w:br/>
          <w:t>On one hand</w:t>
        </w:r>
      </w:ins>
      <w:ins w:id="988" w:author="Arthur Parmentier" w:date="2020-06-06T16:10:00Z">
        <w:r w:rsidRPr="007C437A">
          <w:t xml:space="preserve"> </w:t>
        </w:r>
      </w:ins>
      <w:ins w:id="989" w:author="Arthur Parmentier" w:date="2020-06-06T16:11:00Z">
        <w:r w:rsidRPr="007C437A">
          <w:t xml:space="preserve">the idea of SP as a language in constant evolution, whose rules and definitions are changing over time as people </w:t>
        </w:r>
      </w:ins>
      <w:ins w:id="990" w:author="Arthur Parmentier" w:date="2020-06-06T16:12:00Z">
        <w:r w:rsidRPr="007C437A">
          <w:t xml:space="preserve">transform </w:t>
        </w:r>
      </w:ins>
      <w:ins w:id="991" w:author="Arthur Parmentier" w:date="2020-06-06T16:11:00Z">
        <w:r w:rsidRPr="007C437A">
          <w:t xml:space="preserve">it for </w:t>
        </w:r>
      </w:ins>
      <w:ins w:id="992" w:author="Arthur Parmentier" w:date="2020-06-06T16:12:00Z">
        <w:r w:rsidRPr="007C437A">
          <w:t xml:space="preserve">their own use; an element of culture that </w:t>
        </w:r>
      </w:ins>
      <w:ins w:id="993" w:author="Arthur Parmentier" w:date="2020-06-06T16:13:00Z">
        <w:r w:rsidRPr="007C437A">
          <w:t>can fundamentally not be owned and controlled.</w:t>
        </w:r>
      </w:ins>
      <w:ins w:id="994" w:author="Arthur Parmentier" w:date="2020-06-06T16:14:00Z">
        <w:r w:rsidRPr="007C437A">
          <w:t xml:space="preserve"> This representation is close to the one of other languages whose diversit</w:t>
        </w:r>
      </w:ins>
      <w:ins w:id="995" w:author="Arthur Parmentier" w:date="2020-06-06T16:15:00Z">
        <w:r w:rsidRPr="007C437A">
          <w:t>ies and divergent evolutions are well-known throughout history.</w:t>
        </w:r>
      </w:ins>
      <w:ins w:id="996" w:author="Arthur Parmentier" w:date="2020-06-06T16:13:00Z">
        <w:r w:rsidRPr="007C437A">
          <w:br/>
          <w:t>On the other hand</w:t>
        </w:r>
      </w:ins>
      <w:ins w:id="997" w:author="Arthur Parmentier" w:date="2020-06-06T16:15:00Z">
        <w:r w:rsidRPr="007C437A">
          <w:t xml:space="preserve">, </w:t>
        </w:r>
        <w:r w:rsidR="0053613D" w:rsidRPr="007C437A">
          <w:t>SP is considered as a creation</w:t>
        </w:r>
      </w:ins>
      <w:ins w:id="998" w:author="Arthur Parmentier" w:date="2020-06-06T16:16:00Z">
        <w:r w:rsidR="0053613D" w:rsidRPr="007C437A">
          <w:t xml:space="preserve"> (moreover, with a living creator)</w:t>
        </w:r>
      </w:ins>
      <w:ins w:id="999" w:author="Arthur Parmentier" w:date="2020-06-06T16:17:00Z">
        <w:r w:rsidR="0053613D" w:rsidRPr="007C437A">
          <w:t xml:space="preserve"> </w:t>
        </w:r>
      </w:ins>
      <w:ins w:id="1000" w:author="Arthur Parmentier" w:date="2020-06-06T16:20:00Z">
        <w:r w:rsidR="0053613D" w:rsidRPr="007C437A">
          <w:t>that cannot legitimately be transformed by anyone under the same name and whose transformations must be discussed</w:t>
        </w:r>
      </w:ins>
      <w:ins w:id="1001" w:author="Arthur Parmentier" w:date="2020-06-06T16:21:00Z">
        <w:r w:rsidR="0053613D" w:rsidRPr="007C437A">
          <w:t xml:space="preserve"> and eventually approved by its creator and the members of the community.</w:t>
        </w:r>
      </w:ins>
    </w:p>
    <w:p w:rsidR="009A2092" w:rsidRPr="007C437A" w:rsidRDefault="00B43E85" w:rsidP="00EF75B3">
      <w:pPr>
        <w:rPr>
          <w:ins w:id="1002" w:author="Arthur Parmentier" w:date="2020-06-07T15:20:00Z"/>
        </w:rPr>
        <w:pPrChange w:id="1003" w:author="Arthur Parmentier" w:date="2020-06-10T16:26:00Z">
          <w:pPr/>
        </w:pPrChange>
      </w:pPr>
      <w:ins w:id="1004" w:author="Arthur Parmentier" w:date="2020-06-06T16:23:00Z">
        <w:r w:rsidRPr="007C437A">
          <w:t>Th</w:t>
        </w:r>
      </w:ins>
      <w:ins w:id="1005" w:author="Arthur Parmentier" w:date="2020-06-06T16:24:00Z">
        <w:r w:rsidRPr="007C437A">
          <w:t xml:space="preserve">is conflict is also found in several societies between institutions that claim to have an authority on </w:t>
        </w:r>
      </w:ins>
      <w:ins w:id="1006" w:author="Arthur Parmentier" w:date="2020-06-06T16:25:00Z">
        <w:r w:rsidRPr="007C437A">
          <w:t xml:space="preserve">both the syntactic rules of a language and its dictionary and </w:t>
        </w:r>
      </w:ins>
      <w:ins w:id="1007" w:author="Arthur Parmentier" w:date="2020-06-06T16:26:00Z">
        <w:r w:rsidRPr="007C437A">
          <w:t xml:space="preserve">speakers who are constantly transforming the language </w:t>
        </w:r>
      </w:ins>
      <w:ins w:id="1008" w:author="Arthur Parmentier" w:date="2020-06-06T16:28:00Z">
        <w:r w:rsidR="00651357" w:rsidRPr="007C437A">
          <w:t>irrespectively of the</w:t>
        </w:r>
      </w:ins>
      <w:ins w:id="1009" w:author="Arthur Parmentier" w:date="2020-06-06T16:26:00Z">
        <w:r w:rsidRPr="007C437A">
          <w:t xml:space="preserve"> approv</w:t>
        </w:r>
      </w:ins>
      <w:ins w:id="1010" w:author="Arthur Parmentier" w:date="2020-06-06T16:28:00Z">
        <w:r w:rsidR="00651357" w:rsidRPr="007C437A">
          <w:t>al</w:t>
        </w:r>
      </w:ins>
      <w:ins w:id="1011" w:author="Arthur Parmentier" w:date="2020-06-06T16:26:00Z">
        <w:r w:rsidRPr="007C437A">
          <w:t xml:space="preserve"> </w:t>
        </w:r>
      </w:ins>
      <w:ins w:id="1012" w:author="Arthur Parmentier" w:date="2020-06-06T16:29:00Z">
        <w:r w:rsidR="00651357" w:rsidRPr="007C437A">
          <w:t>or control of</w:t>
        </w:r>
      </w:ins>
      <w:ins w:id="1013" w:author="Arthur Parmentier" w:date="2020-06-06T16:26:00Z">
        <w:r w:rsidRPr="007C437A">
          <w:t xml:space="preserve"> these institution</w:t>
        </w:r>
      </w:ins>
      <w:ins w:id="1014" w:author="Arthur Parmentier" w:date="2020-06-06T16:29:00Z">
        <w:r w:rsidR="00651357" w:rsidRPr="007C437A">
          <w:t>s.</w:t>
        </w:r>
      </w:ins>
      <w:ins w:id="1015" w:author="Arthur Parmentier" w:date="2020-06-09T19:21:00Z">
        <w:r w:rsidR="00D9676B">
          <w:t xml:space="preserve"> </w:t>
        </w:r>
      </w:ins>
    </w:p>
    <w:p w:rsidR="00F65D6B" w:rsidRPr="007C437A" w:rsidRDefault="00F65D6B" w:rsidP="00EF75B3">
      <w:pPr>
        <w:rPr>
          <w:ins w:id="1016" w:author="Arthur Parmentier" w:date="2020-06-06T16:29:00Z"/>
        </w:rPr>
        <w:pPrChange w:id="1017" w:author="Arthur Parmentier" w:date="2020-06-10T16:26:00Z">
          <w:pPr/>
        </w:pPrChange>
      </w:pPr>
      <w:ins w:id="1018" w:author="Arthur Parmentier" w:date="2020-06-07T15:20:00Z">
        <w:r w:rsidRPr="007C437A">
          <w:t>In his WB2, Thompson writes: “In order to address the needs of growth and to keep the language from spreading into hundre</w:t>
        </w:r>
      </w:ins>
      <w:ins w:id="1019" w:author="Arthur Parmentier" w:date="2020-06-07T15:21:00Z">
        <w:r w:rsidRPr="007C437A">
          <w:t>ds of separate dialects or patois, each year experienced Soundpainters come together to further develop the language in what are known as Soundpainting Think Thanks”.</w:t>
        </w:r>
      </w:ins>
    </w:p>
    <w:p w:rsidR="003724FD" w:rsidRDefault="00B16E7C" w:rsidP="00EF75B3">
      <w:pPr>
        <w:rPr>
          <w:ins w:id="1020" w:author="Arthur Parmentier" w:date="2020-06-07T18:54:00Z"/>
        </w:rPr>
        <w:pPrChange w:id="1021" w:author="Arthur Parmentier" w:date="2020-06-10T16:26:00Z">
          <w:pPr/>
        </w:pPrChange>
      </w:pPr>
      <w:ins w:id="1022" w:author="Arthur Parmentier" w:date="2020-06-06T16:30:00Z">
        <w:r w:rsidRPr="007C437A">
          <w:lastRenderedPageBreak/>
          <w:t>The</w:t>
        </w:r>
      </w:ins>
      <w:ins w:id="1023" w:author="Arthur Parmentier" w:date="2020-06-06T16:34:00Z">
        <w:r w:rsidRPr="007C437A">
          <w:t xml:space="preserve"> need for normalization and the</w:t>
        </w:r>
      </w:ins>
      <w:ins w:id="1024" w:author="Arthur Parmentier" w:date="2020-06-06T16:30:00Z">
        <w:r w:rsidRPr="007C437A">
          <w:t xml:space="preserve"> concern that a language might drift and be so split apart that t</w:t>
        </w:r>
      </w:ins>
      <w:ins w:id="1025" w:author="Arthur Parmentier" w:date="2020-06-06T16:31:00Z">
        <w:r w:rsidRPr="007C437A">
          <w:t xml:space="preserve">wo speakers would have trouble understanding each other </w:t>
        </w:r>
      </w:ins>
      <w:ins w:id="1026" w:author="Arthur Parmentier" w:date="2020-06-06T16:34:00Z">
        <w:r w:rsidRPr="007C437A">
          <w:t>are</w:t>
        </w:r>
      </w:ins>
      <w:ins w:id="1027" w:author="Arthur Parmentier" w:date="2020-06-06T16:31:00Z">
        <w:r w:rsidRPr="007C437A">
          <w:t xml:space="preserve"> also found </w:t>
        </w:r>
      </w:ins>
      <w:ins w:id="1028" w:author="Arthur Parmentier" w:date="2020-06-06T16:35:00Z">
        <w:r w:rsidRPr="007C437A">
          <w:t xml:space="preserve">with </w:t>
        </w:r>
      </w:ins>
      <w:ins w:id="1029" w:author="Arthur Parmentier" w:date="2020-06-06T16:34:00Z">
        <w:r w:rsidRPr="007C437A">
          <w:t>other sign languages</w:t>
        </w:r>
      </w:ins>
      <w:ins w:id="1030" w:author="Arthur Parmentier" w:date="2020-06-06T16:35:00Z">
        <w:r w:rsidR="00A025BD" w:rsidRPr="007C437A">
          <w:t>. For instance in France, where SP</w:t>
        </w:r>
      </w:ins>
      <w:ins w:id="1031" w:author="Arthur Parmentier" w:date="2020-06-06T16:36:00Z">
        <w:r w:rsidR="00A025BD" w:rsidRPr="007C437A">
          <w:t xml:space="preserve"> has grown rapidly, we can find a lot of divergent views </w:t>
        </w:r>
      </w:ins>
      <w:ins w:id="1032" w:author="Arthur Parmentier" w:date="2020-06-06T16:38:00Z">
        <w:r w:rsidR="00057697" w:rsidRPr="007C437A">
          <w:t>on</w:t>
        </w:r>
      </w:ins>
      <w:ins w:id="1033" w:author="Arthur Parmentier" w:date="2020-06-06T16:36:00Z">
        <w:r w:rsidR="00A025BD" w:rsidRPr="007C437A">
          <w:t xml:space="preserve"> the French Sign Language which alth</w:t>
        </w:r>
      </w:ins>
      <w:ins w:id="1034" w:author="Arthur Parmentier" w:date="2020-06-06T16:37:00Z">
        <w:r w:rsidR="00A025BD" w:rsidRPr="007C437A">
          <w:t>ough being much older, has a number of speakers relatively low</w:t>
        </w:r>
      </w:ins>
      <w:ins w:id="1035" w:author="Arthur Parmentier" w:date="2020-06-06T16:38:00Z">
        <w:r w:rsidR="00A025BD" w:rsidRPr="007C437A">
          <w:t xml:space="preserve"> who only recently in history started forming a visible community and has</w:t>
        </w:r>
      </w:ins>
      <w:ins w:id="1036" w:author="Arthur Parmentier" w:date="2020-06-06T16:37:00Z">
        <w:r w:rsidR="00A025BD" w:rsidRPr="007C437A">
          <w:t xml:space="preserve"> very little literature that describes its grammatical rules and structure.</w:t>
        </w:r>
      </w:ins>
      <w:ins w:id="1037" w:author="Arthur Parmentier" w:date="2020-06-06T16:32:00Z">
        <w:r w:rsidRPr="007C437A">
          <w:rPr>
            <w:rStyle w:val="Appelnotedebasdep"/>
          </w:rPr>
          <w:footnoteReference w:id="2"/>
        </w:r>
      </w:ins>
      <w:ins w:id="1047" w:author="Arthur Parmentier" w:date="2020-06-06T16:59:00Z">
        <w:r w:rsidR="003724FD" w:rsidRPr="007C437A">
          <w:br/>
        </w:r>
      </w:ins>
      <w:ins w:id="1048" w:author="Arthur Parmentier" w:date="2020-06-06T17:00:00Z">
        <w:r w:rsidR="003724FD" w:rsidRPr="007C437A">
          <w:t xml:space="preserve">It is often said that “there are no mistakes in SP” </w:t>
        </w:r>
      </w:ins>
      <w:ins w:id="1049" w:author="Arthur Parmentier" w:date="2020-06-06T17:01:00Z">
        <w:r w:rsidR="003724FD" w:rsidRPr="007C437A">
          <w:t xml:space="preserve">and Thompson’s view is that “It is much more interesting and challenging to </w:t>
        </w:r>
        <w:proofErr w:type="spellStart"/>
        <w:r w:rsidR="003724FD" w:rsidRPr="007C437A">
          <w:t>Soundpaint</w:t>
        </w:r>
        <w:proofErr w:type="spellEnd"/>
        <w:r w:rsidR="003724FD" w:rsidRPr="007C437A">
          <w:t xml:space="preserve"> with the so-called mistake than to acknowledge one has been made. [His] experience has been that composing with the mistake is quite often a more interesting direction to take the composition than any I could think of.”</w:t>
        </w:r>
      </w:ins>
      <w:ins w:id="1050" w:author="Arthur Parmentier" w:date="2020-06-10T18:55:00Z">
        <w:r w:rsidR="00713157">
          <w:t xml:space="preserve"> </w:t>
        </w:r>
      </w:ins>
      <w:customXmlInsRangeStart w:id="1051" w:author="Arthur Parmentier" w:date="2020-06-10T18:55:00Z"/>
      <w:sdt>
        <w:sdtPr>
          <w:id w:val="-1695230337"/>
          <w:citation/>
        </w:sdtPr>
        <w:sdtContent>
          <w:customXmlInsRangeEnd w:id="1051"/>
          <w:ins w:id="1052" w:author="Arthur Parmentier" w:date="2020-06-10T18:55:00Z">
            <w:r w:rsidR="00713157">
              <w:fldChar w:fldCharType="begin"/>
            </w:r>
          </w:ins>
          <w:ins w:id="1053" w:author="Arthur Parmentier" w:date="2020-06-10T19:07:00Z">
            <w:r w:rsidR="007C08B8">
              <w:rPr>
                <w:lang w:val="fr-FR"/>
              </w:rPr>
              <w:instrText xml:space="preserve">CITATION Hel \l 1036 </w:instrText>
            </w:r>
          </w:ins>
          <w:r w:rsidR="00713157">
            <w:fldChar w:fldCharType="separate"/>
          </w:r>
          <w:r w:rsidR="00304C55" w:rsidRPr="00304C55">
            <w:rPr>
              <w:noProof/>
              <w:lang w:val="fr-FR"/>
            </w:rPr>
            <w:t>(Minors &amp; Thompson, s.d.)</w:t>
          </w:r>
          <w:ins w:id="1054" w:author="Arthur Parmentier" w:date="2020-06-10T18:55:00Z">
            <w:r w:rsidR="00713157">
              <w:fldChar w:fldCharType="end"/>
            </w:r>
          </w:ins>
          <w:customXmlInsRangeStart w:id="1055" w:author="Arthur Parmentier" w:date="2020-06-10T18:55:00Z"/>
        </w:sdtContent>
      </w:sdt>
      <w:customXmlInsRangeEnd w:id="1055"/>
      <w:ins w:id="1056" w:author="Arthur Parmentier" w:date="2020-06-10T18:55:00Z">
        <w:r w:rsidR="00713157">
          <w:br/>
        </w:r>
      </w:ins>
      <w:ins w:id="1057" w:author="Arthur Parmentier" w:date="2020-06-06T17:02:00Z">
        <w:r w:rsidR="003724FD" w:rsidRPr="007C437A">
          <w:t>But if mistakes are interesting of the side of the performer, is it any different on the side of the soundpainter?</w:t>
        </w:r>
      </w:ins>
      <w:ins w:id="1058" w:author="Arthur Parmentier" w:date="2020-06-07T15:23:00Z">
        <w:r w:rsidR="00773982" w:rsidRPr="007C437A">
          <w:t xml:space="preserve"> We will see that </w:t>
        </w:r>
      </w:ins>
      <w:ins w:id="1059" w:author="Arthur Parmentier" w:date="2020-06-07T15:24:00Z">
        <w:r w:rsidR="00773982" w:rsidRPr="007C437A">
          <w:t xml:space="preserve">the definition of a </w:t>
        </w:r>
      </w:ins>
      <w:ins w:id="1060" w:author="Arthur Parmentier" w:date="2020-06-07T15:23:00Z">
        <w:r w:rsidR="00773982" w:rsidRPr="007C437A">
          <w:t xml:space="preserve">“mistake” </w:t>
        </w:r>
      </w:ins>
      <w:ins w:id="1061" w:author="Arthur Parmentier" w:date="2020-06-07T15:24:00Z">
        <w:r w:rsidR="00773982" w:rsidRPr="007C437A">
          <w:t xml:space="preserve">is </w:t>
        </w:r>
      </w:ins>
      <w:ins w:id="1062" w:author="Arthur Parmentier" w:date="2020-06-07T15:25:00Z">
        <w:r w:rsidR="00B2140E" w:rsidRPr="007C437A">
          <w:t>conventional,</w:t>
        </w:r>
      </w:ins>
      <w:ins w:id="1063" w:author="Arthur Parmentier" w:date="2020-06-07T15:24:00Z">
        <w:r w:rsidR="00773982" w:rsidRPr="007C437A">
          <w:t xml:space="preserve"> and we will discuss the role of conventions as meta-structures of SP in a next sec</w:t>
        </w:r>
      </w:ins>
      <w:ins w:id="1064" w:author="Arthur Parmentier" w:date="2020-06-07T15:25:00Z">
        <w:r w:rsidR="00773982" w:rsidRPr="007C437A">
          <w:t>tion.</w:t>
        </w:r>
        <w:r w:rsidR="00B2140E" w:rsidRPr="007C437A">
          <w:t xml:space="preserve"> </w:t>
        </w:r>
      </w:ins>
      <w:ins w:id="1065" w:author="Arthur Parmentier" w:date="2020-06-10T18:55:00Z">
        <w:r w:rsidR="00506437">
          <w:t>A</w:t>
        </w:r>
      </w:ins>
      <w:ins w:id="1066" w:author="Arthur Parmentier" w:date="2020-06-07T15:25:00Z">
        <w:r w:rsidR="00B2140E" w:rsidRPr="007C437A">
          <w:t xml:space="preserve">t this point, it is important to </w:t>
        </w:r>
      </w:ins>
      <w:ins w:id="1067" w:author="Arthur Parmentier" w:date="2020-06-07T17:46:00Z">
        <w:r w:rsidR="009C1516">
          <w:t>point out</w:t>
        </w:r>
      </w:ins>
      <w:ins w:id="1068" w:author="Arthur Parmentier" w:date="2020-06-07T15:25:00Z">
        <w:r w:rsidR="00B2140E" w:rsidRPr="007C437A">
          <w:t xml:space="preserve"> that languages evolve from mistakes and that a different judgement is </w:t>
        </w:r>
      </w:ins>
      <w:ins w:id="1069" w:author="Arthur Parmentier" w:date="2020-06-07T15:26:00Z">
        <w:r w:rsidR="00C5542B" w:rsidRPr="007C437A">
          <w:t>applied</w:t>
        </w:r>
      </w:ins>
      <w:ins w:id="1070" w:author="Arthur Parmentier" w:date="2020-06-07T15:25:00Z">
        <w:r w:rsidR="00B2140E" w:rsidRPr="007C437A">
          <w:t xml:space="preserve"> in SP depending on whether the mistake is on the side of the</w:t>
        </w:r>
      </w:ins>
      <w:ins w:id="1071" w:author="Arthur Parmentier" w:date="2020-06-07T15:26:00Z">
        <w:r w:rsidR="00B2140E" w:rsidRPr="007C437A">
          <w:t xml:space="preserve"> soundpainter or the performer (as interpreter).</w:t>
        </w:r>
      </w:ins>
    </w:p>
    <w:p w:rsidR="008538C8" w:rsidRDefault="008538C8" w:rsidP="00EF75B3">
      <w:pPr>
        <w:rPr>
          <w:ins w:id="1072" w:author="Arthur Parmentier" w:date="2020-06-09T19:25:00Z"/>
        </w:rPr>
        <w:pPrChange w:id="1073" w:author="Arthur Parmentier" w:date="2020-06-10T16:26:00Z">
          <w:pPr/>
        </w:pPrChange>
      </w:pPr>
      <w:ins w:id="1074" w:author="Arthur Parmentier" w:date="2020-06-07T18:55:00Z">
        <w:r>
          <w:t>Soundpainting is presented by Thompson as “the universal multidisciplinary live composing sign language for musicians, actors, dancers, and visual Artists” language</w:t>
        </w:r>
      </w:ins>
      <w:customXmlInsRangeStart w:id="1075" w:author="Arthur Parmentier" w:date="2020-06-10T18:57:00Z"/>
      <w:sdt>
        <w:sdtPr>
          <w:id w:val="-1640874701"/>
          <w:citation/>
        </w:sdtPr>
        <w:sdtContent>
          <w:customXmlInsRangeEnd w:id="1075"/>
          <w:ins w:id="1076" w:author="Arthur Parmentier" w:date="2020-06-10T18:57:00Z">
            <w:r w:rsidR="007606B0">
              <w:fldChar w:fldCharType="begin"/>
            </w:r>
            <w:r w:rsidR="007606B0" w:rsidRPr="007606B0">
              <w:rPr>
                <w:rPrChange w:id="1077" w:author="Arthur Parmentier" w:date="2020-06-10T18:57:00Z">
                  <w:rPr>
                    <w:lang w:val="fr-FR"/>
                  </w:rPr>
                </w:rPrChange>
              </w:rPr>
              <w:instrText xml:space="preserve"> CITATION Tho \l 1036 </w:instrText>
            </w:r>
          </w:ins>
          <w:r w:rsidR="007606B0">
            <w:fldChar w:fldCharType="separate"/>
          </w:r>
          <w:r w:rsidR="00304C55">
            <w:rPr>
              <w:noProof/>
            </w:rPr>
            <w:t xml:space="preserve"> (Thompson, s.d.)</w:t>
          </w:r>
          <w:ins w:id="1078" w:author="Arthur Parmentier" w:date="2020-06-10T18:57:00Z">
            <w:r w:rsidR="007606B0">
              <w:fldChar w:fldCharType="end"/>
            </w:r>
          </w:ins>
          <w:customXmlInsRangeStart w:id="1079" w:author="Arthur Parmentier" w:date="2020-06-10T18:57:00Z"/>
        </w:sdtContent>
      </w:sdt>
      <w:customXmlInsRangeEnd w:id="1079"/>
      <w:ins w:id="1080" w:author="Arthur Parmentier" w:date="2020-06-10T18:57:00Z">
        <w:r w:rsidR="007606B0">
          <w:t>.</w:t>
        </w:r>
      </w:ins>
      <w:ins w:id="1081" w:author="Arthur Parmentier" w:date="2020-06-07T18:55:00Z">
        <w:r>
          <w:t xml:space="preserve"> </w:t>
        </w:r>
      </w:ins>
      <w:ins w:id="1082" w:author="Arthur Parmentier" w:date="2020-06-07T18:56:00Z">
        <w:r>
          <w:t xml:space="preserve">One may question whether SP is indeed universal and unique. We will </w:t>
        </w:r>
      </w:ins>
      <w:ins w:id="1083" w:author="Arthur Parmentier" w:date="2020-06-07T18:57:00Z">
        <w:r>
          <w:t>see</w:t>
        </w:r>
        <w:r w:rsidR="00EC6EF9">
          <w:t xml:space="preserve"> in a nex</w:t>
        </w:r>
      </w:ins>
      <w:ins w:id="1084" w:author="Arthur Parmentier" w:date="2020-06-07T18:58:00Z">
        <w:r w:rsidR="00EC6EF9">
          <w:t>t section</w:t>
        </w:r>
      </w:ins>
      <w:ins w:id="1085" w:author="Arthur Parmentier" w:date="2020-06-07T18:57:00Z">
        <w:r>
          <w:t xml:space="preserve"> that they are other sign languages in history that have multiple similarities with SP.</w:t>
        </w:r>
      </w:ins>
    </w:p>
    <w:p w:rsidR="004B1C9F" w:rsidRPr="007C437A" w:rsidRDefault="004B1C9F" w:rsidP="00EF75B3">
      <w:pPr>
        <w:rPr>
          <w:ins w:id="1086" w:author="Arthur Parmentier" w:date="2020-06-06T17:02:00Z"/>
        </w:rPr>
        <w:pPrChange w:id="1087" w:author="Arthur Parmentier" w:date="2020-06-10T16:26:00Z">
          <w:pPr/>
        </w:pPrChange>
      </w:pPr>
      <w:ins w:id="1088" w:author="Arthur Parmentier" w:date="2020-06-09T19:25:00Z">
        <w:r>
          <w:t>At first, Thompson had protected the name “SP” as his own intellectual property but has then changed his mind and removed its record. This may be a sign of the evolution of his view on these perspectives as well.</w:t>
        </w:r>
      </w:ins>
    </w:p>
    <w:p w:rsidR="003724FD" w:rsidRDefault="007150A7" w:rsidP="00EF75B3">
      <w:pPr>
        <w:pStyle w:val="Titre4"/>
        <w:rPr>
          <w:ins w:id="1089" w:author="Arthur Parmentier" w:date="2020-06-07T18:06:00Z"/>
        </w:rPr>
        <w:pPrChange w:id="1090" w:author="Arthur Parmentier" w:date="2020-06-10T16:26:00Z">
          <w:pPr>
            <w:pStyle w:val="Titre3"/>
          </w:pPr>
        </w:pPrChange>
      </w:pPr>
      <w:bookmarkStart w:id="1091" w:name="_Ref42523320"/>
      <w:ins w:id="1092" w:author="Arthur Parmentier" w:date="2020-06-07T18:06:00Z">
        <w:r>
          <w:t>The revisited orchestra</w:t>
        </w:r>
      </w:ins>
      <w:bookmarkEnd w:id="1091"/>
      <w:ins w:id="1093" w:author="Arthur Parmentier" w:date="2020-06-10T16:41:00Z">
        <w:r w:rsidR="005C3D64">
          <w:t>s</w:t>
        </w:r>
      </w:ins>
    </w:p>
    <w:p w:rsidR="00654D43" w:rsidRDefault="007150A7">
      <w:pPr>
        <w:rPr>
          <w:ins w:id="1094" w:author="Arthur Parmentier" w:date="2020-06-07T19:59:00Z"/>
        </w:rPr>
      </w:pPr>
      <w:ins w:id="1095" w:author="Arthur Parmentier" w:date="2020-06-07T18:08:00Z">
        <w:r>
          <w:t xml:space="preserve">While </w:t>
        </w:r>
      </w:ins>
      <w:ins w:id="1096" w:author="Arthur Parmentier" w:date="2020-06-07T18:09:00Z">
        <w:r>
          <w:t>SP has developed around</w:t>
        </w:r>
        <w:r w:rsidR="0098222C">
          <w:t xml:space="preserve"> </w:t>
        </w:r>
      </w:ins>
      <w:ins w:id="1097" w:author="Arthur Parmentier" w:date="2020-06-07T18:10:00Z">
        <w:r w:rsidR="0098222C">
          <w:t xml:space="preserve">a prototypical configuration involving a composer and an orchestra of performers, </w:t>
        </w:r>
      </w:ins>
      <w:ins w:id="1098" w:author="Arthur Parmentier" w:date="2020-06-07T18:06:00Z">
        <w:r>
          <w:t>research</w:t>
        </w:r>
        <w:r>
          <w:rPr>
            <w:vertAlign w:val="superscript"/>
          </w:rPr>
          <w:footnoteReference w:id="3"/>
        </w:r>
        <w:r>
          <w:rPr>
            <w:color w:val="FF0000"/>
          </w:rPr>
          <w:t xml:space="preserve"> </w:t>
        </w:r>
        <w:r>
          <w:t xml:space="preserve">in </w:t>
        </w:r>
        <w:proofErr w:type="spellStart"/>
        <w:r>
          <w:t>soundpainting</w:t>
        </w:r>
        <w:proofErr w:type="spellEnd"/>
        <w:r>
          <w:t xml:space="preserve"> and performance has shown the potential of using </w:t>
        </w:r>
      </w:ins>
      <w:ins w:id="1136" w:author="Arthur Parmentier" w:date="2020-06-07T18:11:00Z">
        <w:r w:rsidR="0098222C">
          <w:t xml:space="preserve">the language </w:t>
        </w:r>
      </w:ins>
      <w:ins w:id="1137" w:author="Arthur Parmentier" w:date="2020-06-07T18:06:00Z">
        <w:r>
          <w:t xml:space="preserve">not only for a frontal performance linking a composer and performers but as a communication and synthesis language </w:t>
        </w:r>
      </w:ins>
      <w:ins w:id="1138" w:author="Arthur Parmentier" w:date="2020-06-07T18:11:00Z">
        <w:r w:rsidR="0098222C" w:rsidRPr="0098222C">
          <w:rPr>
            <w:color w:val="0000FF"/>
            <w:rPrChange w:id="1139" w:author="Arthur Parmentier" w:date="2020-06-07T18:11:00Z">
              <w:rPr>
                <w:color w:val="0000FF"/>
                <w:u w:val="single"/>
              </w:rPr>
            </w:rPrChange>
          </w:rPr>
          <w:t>between the performers themselves</w:t>
        </w:r>
      </w:ins>
      <w:ins w:id="1140" w:author="Arthur Parmentier" w:date="2020-06-07T18:15:00Z">
        <w:r w:rsidR="00E80BBA">
          <w:t xml:space="preserve"> and as a </w:t>
        </w:r>
      </w:ins>
      <w:ins w:id="1141" w:author="Arthur Parmentier" w:date="2020-06-07T18:16:00Z">
        <w:r w:rsidR="00E80BBA">
          <w:t>interacting language with the public.</w:t>
        </w:r>
      </w:ins>
      <w:ins w:id="1142" w:author="Arthur Parmentier" w:date="2020-06-07T18:39:00Z">
        <w:r w:rsidR="004844B0">
          <w:br/>
        </w:r>
      </w:ins>
      <w:ins w:id="1143" w:author="Arthur Parmentier" w:date="2020-06-07T18:40:00Z">
        <w:r w:rsidR="004844B0">
          <w:t xml:space="preserve">Thompson himself speaks about the </w:t>
        </w:r>
      </w:ins>
      <w:ins w:id="1144" w:author="Arthur Parmentier" w:date="2020-06-07T18:41:00Z">
        <w:r w:rsidR="004844B0">
          <w:t xml:space="preserve">creation of </w:t>
        </w:r>
      </w:ins>
      <w:ins w:id="1145" w:author="Arthur Parmentier" w:date="2020-06-07T18:40:00Z">
        <w:r w:rsidR="004844B0">
          <w:t>“one</w:t>
        </w:r>
      </w:ins>
      <w:ins w:id="1146" w:author="Arthur Parmentier" w:date="2020-06-07T18:41:00Z">
        <w:r w:rsidR="004844B0">
          <w:t xml:space="preserve"> handed signs” in SP as</w:t>
        </w:r>
        <w:r w:rsidR="00076BC8">
          <w:t xml:space="preserve"> the transformation of the language in response to his n</w:t>
        </w:r>
      </w:ins>
      <w:ins w:id="1147" w:author="Arthur Parmentier" w:date="2020-06-07T18:42:00Z">
        <w:r w:rsidR="00076BC8">
          <w:t xml:space="preserve">eed </w:t>
        </w:r>
      </w:ins>
      <w:proofErr w:type="spellStart"/>
      <w:ins w:id="1148" w:author="Arthur Parmentier" w:date="2020-06-07T18:43:00Z">
        <w:r w:rsidR="00420D72">
          <w:t>soundpaint</w:t>
        </w:r>
      </w:ins>
      <w:proofErr w:type="spellEnd"/>
      <w:ins w:id="1149" w:author="Arthur Parmentier" w:date="2020-06-07T18:42:00Z">
        <w:r w:rsidR="00076BC8">
          <w:t xml:space="preserve"> while performing, so that he could continue to play while communicate with other performers </w:t>
        </w:r>
      </w:ins>
      <w:ins w:id="1150" w:author="Arthur Parmentier" w:date="2020-06-07T18:43:00Z">
        <w:r w:rsidR="00076BC8">
          <w:t>using SP signs.</w:t>
        </w:r>
      </w:ins>
      <w:ins w:id="1151" w:author="Arthur Parmentier" w:date="2020-06-07T18:39:00Z">
        <w:r w:rsidR="004844B0">
          <w:br/>
        </w:r>
        <w:r w:rsidR="00AA60AB">
          <w:t xml:space="preserve">In </w:t>
        </w:r>
      </w:ins>
      <w:ins w:id="1152" w:author="Arthur Parmentier" w:date="2020-06-07T18:46:00Z">
        <w:r w:rsidR="00F935A9">
          <w:t>each</w:t>
        </w:r>
      </w:ins>
      <w:ins w:id="1153" w:author="Arthur Parmentier" w:date="2020-06-07T18:39:00Z">
        <w:r w:rsidR="00AA60AB">
          <w:t xml:space="preserve"> case</w:t>
        </w:r>
      </w:ins>
      <w:ins w:id="1154" w:author="Arthur Parmentier" w:date="2020-06-07T18:46:00Z">
        <w:r w:rsidR="00F935A9">
          <w:t>,</w:t>
        </w:r>
      </w:ins>
      <w:ins w:id="1155" w:author="Arthur Parmentier" w:date="2020-06-07T18:39:00Z">
        <w:r w:rsidR="00AA60AB">
          <w:t xml:space="preserve"> t</w:t>
        </w:r>
      </w:ins>
      <w:ins w:id="1156" w:author="Arthur Parmentier" w:date="2020-06-07T18:16:00Z">
        <w:r w:rsidR="00BC086B">
          <w:t>he traditional frontiers between the</w:t>
        </w:r>
      </w:ins>
      <w:ins w:id="1157" w:author="Arthur Parmentier" w:date="2020-06-07T18:17:00Z">
        <w:r w:rsidR="00BC086B">
          <w:t xml:space="preserve"> soundpainter as a composer and the performers as the orchestra </w:t>
        </w:r>
      </w:ins>
      <w:ins w:id="1158" w:author="Arthur Parmentier" w:date="2020-06-07T18:39:00Z">
        <w:r w:rsidR="00AA60AB">
          <w:t>are</w:t>
        </w:r>
      </w:ins>
      <w:ins w:id="1159" w:author="Arthur Parmentier" w:date="2020-06-07T18:17:00Z">
        <w:r w:rsidR="00BC086B">
          <w:t xml:space="preserve"> blurry and sometimes irrelevant to describe I what I will conceptualize in fu</w:t>
        </w:r>
      </w:ins>
      <w:ins w:id="1160" w:author="Arthur Parmentier" w:date="2020-06-07T18:18:00Z">
        <w:r w:rsidR="00BC086B">
          <w:t>rther sections as different configurations of SP.</w:t>
        </w:r>
      </w:ins>
    </w:p>
    <w:p w:rsidR="007150A7" w:rsidRPr="007150A7" w:rsidDel="00654D43" w:rsidRDefault="007150A7">
      <w:pPr>
        <w:rPr>
          <w:del w:id="1161" w:author="Arthur Parmentier" w:date="2020-06-07T19:59:00Z"/>
        </w:rPr>
      </w:pPr>
    </w:p>
    <w:p w:rsidR="00A7011E" w:rsidRPr="007C437A" w:rsidDel="00654D43" w:rsidRDefault="00A7011E" w:rsidP="00E6654A">
      <w:pPr>
        <w:rPr>
          <w:del w:id="1162" w:author="Arthur Parmentier" w:date="2020-06-07T19:59:00Z"/>
        </w:rPr>
      </w:pPr>
      <w:del w:id="1163" w:author="Arthur Parmentier" w:date="2020-06-07T19:59:00Z">
        <w:r w:rsidRPr="007C437A" w:rsidDel="00654D43">
          <w:delText>Modern societies: to what extent can the SP concepts of performance, content, parameters, identifiers… apply to non-modern groups?</w:delText>
        </w:r>
      </w:del>
    </w:p>
    <w:p w:rsidR="00010FF3" w:rsidRPr="007C437A" w:rsidDel="00586554" w:rsidRDefault="00462E61" w:rsidP="00E6654A">
      <w:pPr>
        <w:rPr>
          <w:del w:id="1164" w:author="Arthur Parmentier" w:date="2020-06-10T16:41:00Z"/>
        </w:rPr>
      </w:pPr>
      <w:del w:id="1165" w:author="Arthur Parmentier" w:date="2020-06-10T16:41:00Z">
        <w:r w:rsidRPr="007C437A" w:rsidDel="00586554">
          <w:delText>Transition: culture to concepts</w:delText>
        </w:r>
      </w:del>
    </w:p>
    <w:p w:rsidR="001D5E7F" w:rsidRPr="007C437A" w:rsidDel="00586554" w:rsidRDefault="001D5E7F" w:rsidP="00E6654A">
      <w:pPr>
        <w:rPr>
          <w:del w:id="1166" w:author="Arthur Parmentier" w:date="2020-06-10T16:41:00Z"/>
        </w:rPr>
      </w:pPr>
    </w:p>
    <w:p w:rsidR="001D5E7F" w:rsidRPr="007C437A" w:rsidDel="00EF7368" w:rsidRDefault="001D5E7F" w:rsidP="00E6654A">
      <w:pPr>
        <w:rPr>
          <w:del w:id="1167" w:author="Arthur Parmentier" w:date="2020-06-07T19:54:00Z"/>
        </w:rPr>
      </w:pPr>
    </w:p>
    <w:p w:rsidR="00A938B2" w:rsidRPr="007C437A" w:rsidDel="00586554" w:rsidRDefault="001D5E7F" w:rsidP="00E6654A">
      <w:pPr>
        <w:rPr>
          <w:del w:id="1168" w:author="Arthur Parmentier" w:date="2020-06-10T16:41:00Z"/>
        </w:rPr>
      </w:pPr>
      <w:del w:id="1169" w:author="Arthur Parmentier" w:date="2020-06-07T19:54:00Z">
        <w:r w:rsidRPr="007C437A" w:rsidDel="00EF7368">
          <w:delText>Write more about the evolution, in order to introduce the concepts later.</w:delText>
        </w:r>
        <w:r w:rsidR="00960BA6" w:rsidRPr="007C437A" w:rsidDel="00EF7368">
          <w:delText xml:space="preserve"> It should already give an overall broad picture of what SP looks like at this point</w:delText>
        </w:r>
      </w:del>
    </w:p>
    <w:p w:rsidR="000027F3" w:rsidRPr="007C437A" w:rsidDel="00586554" w:rsidRDefault="000027F3" w:rsidP="00E6654A">
      <w:pPr>
        <w:rPr>
          <w:del w:id="1170" w:author="Arthur Parmentier" w:date="2020-06-10T16:41:00Z"/>
        </w:rPr>
      </w:pPr>
    </w:p>
    <w:p w:rsidR="00960BA6" w:rsidRDefault="00960BA6" w:rsidP="00EF75B3">
      <w:pPr>
        <w:pStyle w:val="Titre2"/>
        <w:rPr>
          <w:ins w:id="1171" w:author="Arthur Parmentier" w:date="2020-06-07T19:54:00Z"/>
        </w:rPr>
        <w:pPrChange w:id="1172" w:author="Arthur Parmentier" w:date="2020-06-10T16:26:00Z">
          <w:pPr>
            <w:pStyle w:val="Titre1"/>
          </w:pPr>
        </w:pPrChange>
      </w:pPr>
      <w:bookmarkStart w:id="1173" w:name="_Toc40025943"/>
      <w:bookmarkStart w:id="1174" w:name="_Toc40025934"/>
      <w:bookmarkStart w:id="1175" w:name="_Toc42698917"/>
      <w:r w:rsidRPr="007C437A">
        <w:t>Historical and theoretical context</w:t>
      </w:r>
      <w:bookmarkEnd w:id="1173"/>
      <w:bookmarkEnd w:id="1175"/>
    </w:p>
    <w:p w:rsidR="00EF7368" w:rsidRDefault="00EF7368" w:rsidP="00EF75B3">
      <w:pPr>
        <w:rPr>
          <w:ins w:id="1176" w:author="Arthur Parmentier" w:date="2020-06-07T19:58:00Z"/>
        </w:rPr>
        <w:pPrChange w:id="1177" w:author="Arthur Parmentier" w:date="2020-06-10T16:26:00Z">
          <w:pPr/>
        </w:pPrChange>
      </w:pPr>
      <w:ins w:id="1178" w:author="Arthur Parmentier" w:date="2020-06-07T19:55:00Z">
        <w:r>
          <w:t>To better understand the adoption of SP in the West</w:t>
        </w:r>
      </w:ins>
      <w:ins w:id="1179" w:author="Arthur Parmentier" w:date="2020-06-07T19:56:00Z">
        <w:r>
          <w:t xml:space="preserve">ern culture and the conceptual systems that it is based on, we will discuss some </w:t>
        </w:r>
      </w:ins>
      <w:ins w:id="1180" w:author="Arthur Parmentier" w:date="2020-06-07T19:57:00Z">
        <w:r>
          <w:t>historical and theoretical elements of context that relates to the notion of sign language, real time composition and the use of sig</w:t>
        </w:r>
      </w:ins>
      <w:ins w:id="1181" w:author="Arthur Parmentier" w:date="2020-06-07T19:58:00Z">
        <w:r>
          <w:t>ns for conducting in music and arts.</w:t>
        </w:r>
      </w:ins>
    </w:p>
    <w:p w:rsidR="00E71A4E" w:rsidRPr="00EF7368" w:rsidDel="006D5BBB" w:rsidRDefault="00E71A4E" w:rsidP="00EF75B3">
      <w:pPr>
        <w:rPr>
          <w:del w:id="1182" w:author="Arthur Parmentier" w:date="2020-06-07T21:11:00Z"/>
          <w:rPrChange w:id="1183" w:author="Arthur Parmentier" w:date="2020-06-07T19:54:00Z">
            <w:rPr>
              <w:del w:id="1184" w:author="Arthur Parmentier" w:date="2020-06-07T21:11:00Z"/>
            </w:rPr>
          </w:rPrChange>
        </w:rPr>
        <w:pPrChange w:id="1185" w:author="Arthur Parmentier" w:date="2020-06-10T16:26:00Z">
          <w:pPr>
            <w:pStyle w:val="Titre1"/>
          </w:pPr>
        </w:pPrChange>
      </w:pPr>
      <w:ins w:id="1186" w:author="Arthur Parmentier" w:date="2020-06-07T19:58:00Z">
        <w:r>
          <w:t>These notions will also bring important theoretical concepts that I will use to analyze some mechanisms of SP</w:t>
        </w:r>
      </w:ins>
      <w:ins w:id="1187" w:author="Arthur Parmentier" w:date="2020-06-07T19:59:00Z">
        <w:r w:rsidR="008155A6">
          <w:t xml:space="preserve"> in </w:t>
        </w:r>
        <w:r w:rsidR="002376CA">
          <w:t>linguistic terms.</w:t>
        </w:r>
      </w:ins>
    </w:p>
    <w:p w:rsidR="006D5BBB" w:rsidRDefault="006D5BBB" w:rsidP="00EF75B3">
      <w:pPr>
        <w:rPr>
          <w:ins w:id="1188" w:author="Arthur Parmentier" w:date="2020-06-07T21:11:00Z"/>
        </w:rPr>
        <w:pPrChange w:id="1189" w:author="Arthur Parmentier" w:date="2020-06-10T16:26:00Z">
          <w:pPr>
            <w:pStyle w:val="Titre2"/>
          </w:pPr>
        </w:pPrChange>
      </w:pPr>
      <w:bookmarkStart w:id="1190" w:name="_Toc40025944"/>
      <w:bookmarkEnd w:id="1190"/>
    </w:p>
    <w:p w:rsidR="006D5BBB" w:rsidRDefault="006D5BBB" w:rsidP="00EF75B3">
      <w:pPr>
        <w:pStyle w:val="Titre3"/>
        <w:rPr>
          <w:ins w:id="1191" w:author="Arthur Parmentier" w:date="2020-06-07T21:11:00Z"/>
        </w:rPr>
        <w:pPrChange w:id="1192" w:author="Arthur Parmentier" w:date="2020-06-10T16:26:00Z">
          <w:pPr>
            <w:pStyle w:val="Titre2"/>
            <w:numPr>
              <w:numId w:val="42"/>
            </w:numPr>
          </w:pPr>
        </w:pPrChange>
      </w:pPr>
      <w:bookmarkStart w:id="1193" w:name="_Toc42698918"/>
      <w:ins w:id="1194" w:author="Arthur Parmentier" w:date="2020-06-07T21:11:00Z">
        <w:r>
          <w:t>Signs and l</w:t>
        </w:r>
        <w:r w:rsidRPr="007C437A">
          <w:t>inguistics</w:t>
        </w:r>
        <w:bookmarkEnd w:id="1193"/>
      </w:ins>
    </w:p>
    <w:p w:rsidR="006D5BBB" w:rsidRDefault="006D5BBB" w:rsidP="00EF75B3">
      <w:pPr>
        <w:rPr>
          <w:ins w:id="1195" w:author="Arthur Parmentier" w:date="2020-06-07T21:12:00Z"/>
        </w:rPr>
        <w:pPrChange w:id="1196" w:author="Arthur Parmentier" w:date="2020-06-10T16:26:00Z">
          <w:pPr/>
        </w:pPrChange>
      </w:pPr>
      <w:ins w:id="1197" w:author="Arthur Parmentier" w:date="2020-06-07T21:11:00Z">
        <w:r>
          <w:t xml:space="preserve">First, I would like to review </w:t>
        </w:r>
      </w:ins>
      <w:ins w:id="1198" w:author="Arthur Parmentier" w:date="2020-06-07T21:12:00Z">
        <w:r>
          <w:t>the notion of sign language in linguistics that will allow us to better understand SP as a language.</w:t>
        </w:r>
      </w:ins>
    </w:p>
    <w:p w:rsidR="006D5BBB" w:rsidRDefault="006D5BBB" w:rsidP="00EF75B3">
      <w:pPr>
        <w:pStyle w:val="Titre4"/>
        <w:rPr>
          <w:ins w:id="1199" w:author="Arthur Parmentier" w:date="2020-06-07T21:35:00Z"/>
        </w:rPr>
        <w:pPrChange w:id="1200" w:author="Arthur Parmentier" w:date="2020-06-10T16:26:00Z">
          <w:pPr>
            <w:pStyle w:val="Titre3"/>
          </w:pPr>
        </w:pPrChange>
      </w:pPr>
      <w:ins w:id="1201" w:author="Arthur Parmentier" w:date="2020-06-07T21:12:00Z">
        <w:r>
          <w:t>Theories of signs</w:t>
        </w:r>
      </w:ins>
    </w:p>
    <w:p w:rsidR="00967518" w:rsidRPr="00967518" w:rsidRDefault="00967518" w:rsidP="00EF75B3">
      <w:pPr>
        <w:rPr>
          <w:ins w:id="1202" w:author="Arthur Parmentier" w:date="2020-06-07T21:12:00Z"/>
          <w:rPrChange w:id="1203" w:author="Arthur Parmentier" w:date="2020-06-07T21:35:00Z">
            <w:rPr>
              <w:ins w:id="1204" w:author="Arthur Parmentier" w:date="2020-06-07T21:12:00Z"/>
            </w:rPr>
          </w:rPrChange>
        </w:rPr>
        <w:pPrChange w:id="1205" w:author="Arthur Parmentier" w:date="2020-06-10T16:26:00Z">
          <w:pPr>
            <w:pStyle w:val="Titre3"/>
          </w:pPr>
        </w:pPrChange>
      </w:pPr>
      <w:ins w:id="1206" w:author="Arthur Parmentier" w:date="2020-06-07T21:35:00Z">
        <w:r>
          <w:t xml:space="preserve">The most basic definition of a sign is that </w:t>
        </w:r>
      </w:ins>
      <w:ins w:id="1207" w:author="Arthur Parmentier" w:date="2020-06-07T21:36:00Z">
        <w:r>
          <w:t xml:space="preserve">it is something that stands for something else. The discipline that deal with this notion is called semiotics, and linguistics </w:t>
        </w:r>
      </w:ins>
      <w:ins w:id="1208" w:author="Arthur Parmentier" w:date="2020-06-07T21:37:00Z">
        <w:r>
          <w:t>is</w:t>
        </w:r>
      </w:ins>
      <w:ins w:id="1209" w:author="Arthur Parmentier" w:date="2020-06-07T21:36:00Z">
        <w:r>
          <w:t xml:space="preserve"> bas</w:t>
        </w:r>
      </w:ins>
      <w:ins w:id="1210" w:author="Arthur Parmentier" w:date="2020-06-07T21:37:00Z">
        <w:r>
          <w:t>ically a sub-discipline of semiotics as our language itself is a system of signs</w:t>
        </w:r>
      </w:ins>
      <w:ins w:id="1211" w:author="Arthur Parmentier" w:date="2020-06-10T18:58:00Z">
        <w:r w:rsidR="00144695">
          <w:t xml:space="preserve"> </w:t>
        </w:r>
      </w:ins>
      <w:customXmlInsRangeStart w:id="1212" w:author="Arthur Parmentier" w:date="2020-06-10T19:00:00Z"/>
      <w:sdt>
        <w:sdtPr>
          <w:id w:val="-1596938263"/>
          <w:citation/>
        </w:sdtPr>
        <w:sdtContent>
          <w:customXmlInsRangeEnd w:id="1212"/>
          <w:ins w:id="1213" w:author="Arthur Parmentier" w:date="2020-06-10T19:00:00Z">
            <w:r w:rsidR="00144695">
              <w:fldChar w:fldCharType="begin"/>
            </w:r>
            <w:r w:rsidR="00144695" w:rsidRPr="00144695">
              <w:rPr>
                <w:rPrChange w:id="1214" w:author="Arthur Parmentier" w:date="2020-06-10T19:00:00Z">
                  <w:rPr>
                    <w:lang w:val="fr-FR"/>
                  </w:rPr>
                </w:rPrChange>
              </w:rPr>
              <w:instrText xml:space="preserve"> CITATION Ale \l 1036 </w:instrText>
            </w:r>
          </w:ins>
          <w:r w:rsidR="00144695">
            <w:fldChar w:fldCharType="separate"/>
          </w:r>
          <w:r w:rsidR="00304C55">
            <w:rPr>
              <w:noProof/>
            </w:rPr>
            <w:t>(Brock, Semantics #1 - Signs and Meaning in Language)</w:t>
          </w:r>
          <w:ins w:id="1215" w:author="Arthur Parmentier" w:date="2020-06-10T19:00:00Z">
            <w:r w:rsidR="00144695">
              <w:fldChar w:fldCharType="end"/>
            </w:r>
          </w:ins>
          <w:customXmlInsRangeStart w:id="1216" w:author="Arthur Parmentier" w:date="2020-06-10T19:00:00Z"/>
        </w:sdtContent>
      </w:sdt>
      <w:customXmlInsRangeEnd w:id="1216"/>
      <w:ins w:id="1217" w:author="Arthur Parmentier" w:date="2020-06-07T21:37:00Z">
        <w:r>
          <w:t>.</w:t>
        </w:r>
        <w:r w:rsidR="00613706">
          <w:t xml:space="preserve"> </w:t>
        </w:r>
      </w:ins>
      <w:ins w:id="1218" w:author="Arthur Parmentier" w:date="2020-06-07T21:38:00Z">
        <w:r w:rsidR="00613706">
          <w:t>I would like to introduce a few theories on signs that will help us understanding the processes of SP.</w:t>
        </w:r>
      </w:ins>
    </w:p>
    <w:p w:rsidR="004A28AB" w:rsidRDefault="004A28AB" w:rsidP="00EF75B3">
      <w:pPr>
        <w:pStyle w:val="Titre5"/>
        <w:rPr>
          <w:ins w:id="1219" w:author="Arthur Parmentier" w:date="2020-06-07T21:13:00Z"/>
        </w:rPr>
        <w:pPrChange w:id="1220" w:author="Arthur Parmentier" w:date="2020-06-10T16:26:00Z">
          <w:pPr>
            <w:pStyle w:val="Titre4"/>
          </w:pPr>
        </w:pPrChange>
      </w:pPr>
      <w:ins w:id="1221" w:author="Arthur Parmentier" w:date="2020-06-07T21:13:00Z">
        <w:r w:rsidRPr="004A28AB">
          <w:t xml:space="preserve">De Saussure </w:t>
        </w:r>
      </w:ins>
      <w:ins w:id="1222" w:author="Arthur Parmentier" w:date="2020-06-07T21:16:00Z">
        <w:r w:rsidR="00AD4404">
          <w:t>signified and signifier</w:t>
        </w:r>
      </w:ins>
    </w:p>
    <w:p w:rsidR="004A28AB" w:rsidRDefault="004A28AB" w:rsidP="00EF75B3">
      <w:pPr>
        <w:rPr>
          <w:ins w:id="1223" w:author="Arthur Parmentier" w:date="2020-06-07T21:14:00Z"/>
        </w:rPr>
        <w:pPrChange w:id="1224" w:author="Arthur Parmentier" w:date="2020-06-10T16:26:00Z">
          <w:pPr/>
        </w:pPrChange>
      </w:pPr>
      <w:ins w:id="1225" w:author="Arthur Parmentier" w:date="2020-06-07T21:14:00Z">
        <w:r>
          <w:t xml:space="preserve">Due to his theories on the structure of language, the Swiss linguist, Ferdinand de </w:t>
        </w:r>
        <w:proofErr w:type="gramStart"/>
        <w:r>
          <w:t>Saussure  (</w:t>
        </w:r>
        <w:proofErr w:type="gramEnd"/>
        <w:r>
          <w:t>1857-1913)  is often known as the founder of modern linguistics</w:t>
        </w:r>
      </w:ins>
      <w:ins w:id="1226" w:author="Arthur Parmentier" w:date="2020-06-10T19:01:00Z">
        <w:r w:rsidR="00144695">
          <w:t xml:space="preserve"> </w:t>
        </w:r>
      </w:ins>
      <w:customXmlInsRangeStart w:id="1227" w:author="Arthur Parmentier" w:date="2020-06-10T19:02:00Z"/>
      <w:sdt>
        <w:sdtPr>
          <w:id w:val="565002710"/>
          <w:citation/>
        </w:sdtPr>
        <w:sdtContent>
          <w:customXmlInsRangeEnd w:id="1227"/>
          <w:ins w:id="1228" w:author="Arthur Parmentier" w:date="2020-06-10T19:02:00Z">
            <w:r w:rsidR="00144695">
              <w:fldChar w:fldCharType="begin"/>
            </w:r>
          </w:ins>
          <w:ins w:id="1229" w:author="Arthur Parmentier" w:date="2020-06-10T19:03:00Z">
            <w:r w:rsidR="00144695">
              <w:rPr>
                <w:rPrChange w:id="1230" w:author="Arthur Parmentier" w:date="2020-06-10T19:02:00Z">
                  <w:rPr/>
                </w:rPrChange>
              </w:rPr>
              <w:instrText xml:space="preserve">CITATION Dec \l 1036 </w:instrText>
            </w:r>
          </w:ins>
          <w:r w:rsidR="00144695">
            <w:fldChar w:fldCharType="separate"/>
          </w:r>
          <w:r w:rsidR="00304C55">
            <w:rPr>
              <w:noProof/>
            </w:rPr>
            <w:t>(DecodingScience, s.d.)</w:t>
          </w:r>
          <w:ins w:id="1231" w:author="Arthur Parmentier" w:date="2020-06-10T19:02:00Z">
            <w:r w:rsidR="00144695">
              <w:fldChar w:fldCharType="end"/>
            </w:r>
          </w:ins>
          <w:customXmlInsRangeStart w:id="1232" w:author="Arthur Parmentier" w:date="2020-06-10T19:02:00Z"/>
        </w:sdtContent>
      </w:sdt>
      <w:customXmlInsRangeEnd w:id="1232"/>
      <w:ins w:id="1233" w:author="Arthur Parmentier" w:date="2020-06-07T21:14:00Z">
        <w:r>
          <w:t>.</w:t>
        </w:r>
      </w:ins>
    </w:p>
    <w:p w:rsidR="00AD4404" w:rsidRDefault="00AD4404" w:rsidP="00EF75B3">
      <w:pPr>
        <w:rPr>
          <w:ins w:id="1234" w:author="Arthur Parmentier" w:date="2020-06-07T21:15:00Z"/>
        </w:rPr>
        <w:pPrChange w:id="1235" w:author="Arthur Parmentier" w:date="2020-06-10T16:26:00Z">
          <w:pPr/>
        </w:pPrChange>
      </w:pPr>
      <w:ins w:id="1236" w:author="Arthur Parmentier" w:date="2020-06-07T21:14:00Z">
        <w:r>
          <w:t xml:space="preserve">The main </w:t>
        </w:r>
      </w:ins>
      <w:ins w:id="1237" w:author="Arthur Parmentier" w:date="2020-06-07T21:15:00Z">
        <w:r>
          <w:t>idea brought by De Saussure is that a sign is made of two components</w:t>
        </w:r>
      </w:ins>
      <w:ins w:id="1238" w:author="Arthur Parmentier" w:date="2020-06-07T21:39:00Z">
        <w:r w:rsidR="00FB3C33">
          <w:t xml:space="preserve"> (the so-called “egg model”)</w:t>
        </w:r>
      </w:ins>
      <w:ins w:id="1239" w:author="Arthur Parmentier" w:date="2020-06-07T21:15:00Z">
        <w:r>
          <w:t>:</w:t>
        </w:r>
      </w:ins>
    </w:p>
    <w:p w:rsidR="00AD4404" w:rsidRDefault="00AD4404" w:rsidP="00EF75B3">
      <w:pPr>
        <w:pStyle w:val="Paragraphedeliste"/>
        <w:numPr>
          <w:ilvl w:val="0"/>
          <w:numId w:val="43"/>
        </w:numPr>
        <w:rPr>
          <w:ins w:id="1240" w:author="Arthur Parmentier" w:date="2020-06-07T21:15:00Z"/>
        </w:rPr>
        <w:pPrChange w:id="1241" w:author="Arthur Parmentier" w:date="2020-06-10T16:26:00Z">
          <w:pPr>
            <w:pStyle w:val="Paragraphedeliste"/>
            <w:numPr>
              <w:numId w:val="43"/>
            </w:numPr>
            <w:ind w:hanging="360"/>
          </w:pPr>
        </w:pPrChange>
      </w:pPr>
      <w:ins w:id="1242" w:author="Arthur Parmentier" w:date="2020-06-07T21:15:00Z">
        <w:r>
          <w:t>A signified, which is the concept or meaning part of the sign</w:t>
        </w:r>
      </w:ins>
      <w:ins w:id="1243" w:author="Arthur Parmentier" w:date="2020-06-07T21:18:00Z">
        <w:r w:rsidR="005E0152">
          <w:t xml:space="preserve"> (the sign’s “content”)</w:t>
        </w:r>
      </w:ins>
    </w:p>
    <w:p w:rsidR="00AD4404" w:rsidRDefault="00AD4404" w:rsidP="00EF75B3">
      <w:pPr>
        <w:pStyle w:val="Paragraphedeliste"/>
        <w:numPr>
          <w:ilvl w:val="0"/>
          <w:numId w:val="43"/>
        </w:numPr>
        <w:rPr>
          <w:ins w:id="1244" w:author="Arthur Parmentier" w:date="2020-06-07T21:17:00Z"/>
        </w:rPr>
        <w:pPrChange w:id="1245" w:author="Arthur Parmentier" w:date="2020-06-10T16:26:00Z">
          <w:pPr>
            <w:pStyle w:val="Paragraphedeliste"/>
            <w:numPr>
              <w:numId w:val="43"/>
            </w:numPr>
            <w:ind w:hanging="360"/>
          </w:pPr>
        </w:pPrChange>
      </w:pPr>
      <w:ins w:id="1246" w:author="Arthur Parmentier" w:date="2020-06-07T21:16:00Z">
        <w:r>
          <w:t>A signifier that represents the signified</w:t>
        </w:r>
      </w:ins>
      <w:ins w:id="1247" w:author="Arthur Parmentier" w:date="2020-06-07T21:18:00Z">
        <w:r w:rsidR="005E0152">
          <w:t xml:space="preserve"> (the sign’s “body”)</w:t>
        </w:r>
      </w:ins>
    </w:p>
    <w:p w:rsidR="005E0152" w:rsidRDefault="005E0152" w:rsidP="00EF75B3">
      <w:pPr>
        <w:rPr>
          <w:ins w:id="1248" w:author="Arthur Parmentier" w:date="2020-06-07T21:20:00Z"/>
        </w:rPr>
        <w:pPrChange w:id="1249" w:author="Arthur Parmentier" w:date="2020-06-10T16:26:00Z">
          <w:pPr/>
        </w:pPrChange>
      </w:pPr>
      <w:ins w:id="1250" w:author="Arthur Parmentier" w:date="2020-06-07T21:17:00Z">
        <w:r>
          <w:t xml:space="preserve">Moreover, </w:t>
        </w:r>
      </w:ins>
      <w:ins w:id="1251" w:author="Arthur Parmentier" w:date="2020-06-07T21:22:00Z">
        <w:r w:rsidR="005F301D">
          <w:t xml:space="preserve">he claims that </w:t>
        </w:r>
      </w:ins>
      <w:ins w:id="1252" w:author="Arthur Parmentier" w:date="2020-06-07T21:17:00Z">
        <w:r>
          <w:t xml:space="preserve">the relation between the signifier and </w:t>
        </w:r>
      </w:ins>
      <w:ins w:id="1253" w:author="Arthur Parmentier" w:date="2020-06-07T21:19:00Z">
        <w:r w:rsidR="005F301D">
          <w:t>signified is conventional and arbitrary (it could be something else).</w:t>
        </w:r>
      </w:ins>
    </w:p>
    <w:p w:rsidR="005F301D" w:rsidRDefault="005F301D" w:rsidP="00EF75B3">
      <w:pPr>
        <w:pStyle w:val="Titre5"/>
        <w:rPr>
          <w:ins w:id="1254" w:author="Arthur Parmentier" w:date="2020-06-07T21:16:00Z"/>
        </w:rPr>
        <w:pPrChange w:id="1255" w:author="Arthur Parmentier" w:date="2020-06-10T16:26:00Z">
          <w:pPr>
            <w:pStyle w:val="Paragraphedeliste"/>
            <w:numPr>
              <w:numId w:val="43"/>
            </w:numPr>
            <w:ind w:hanging="360"/>
          </w:pPr>
        </w:pPrChange>
      </w:pPr>
      <w:ins w:id="1256" w:author="Arthur Parmentier" w:date="2020-06-07T21:20:00Z">
        <w:r w:rsidRPr="005F301D">
          <w:t>Charles</w:t>
        </w:r>
      </w:ins>
      <w:ins w:id="1257" w:author="Arthur Parmentier" w:date="2020-06-07T21:21:00Z">
        <w:r>
          <w:t xml:space="preserve"> </w:t>
        </w:r>
      </w:ins>
      <w:ins w:id="1258" w:author="Arthur Parmentier" w:date="2020-06-07T21:20:00Z">
        <w:r w:rsidRPr="005F301D">
          <w:t>Sanders</w:t>
        </w:r>
      </w:ins>
      <w:ins w:id="1259" w:author="Arthur Parmentier" w:date="2020-06-07T21:21:00Z">
        <w:r>
          <w:t xml:space="preserve"> </w:t>
        </w:r>
      </w:ins>
      <w:ins w:id="1260" w:author="Arthur Parmentier" w:date="2020-06-07T21:20:00Z">
        <w:r w:rsidRPr="005F301D">
          <w:t>Peirce</w:t>
        </w:r>
      </w:ins>
    </w:p>
    <w:p w:rsidR="00AD4404" w:rsidRDefault="005F301D" w:rsidP="00EF75B3">
      <w:pPr>
        <w:rPr>
          <w:ins w:id="1261" w:author="Arthur Parmentier" w:date="2020-06-07T21:34:00Z"/>
        </w:rPr>
        <w:pPrChange w:id="1262" w:author="Arthur Parmentier" w:date="2020-06-10T16:26:00Z">
          <w:pPr/>
        </w:pPrChange>
      </w:pPr>
      <w:ins w:id="1263" w:author="Arthur Parmentier" w:date="2020-06-07T21:27:00Z">
        <w:r>
          <w:t xml:space="preserve">Charles Sanders Peirce </w:t>
        </w:r>
      </w:ins>
      <w:ins w:id="1264" w:author="Arthur Parmentier" w:date="2020-06-07T21:31:00Z">
        <w:r w:rsidR="00967518">
          <w:t xml:space="preserve">proposed a more complex </w:t>
        </w:r>
      </w:ins>
      <w:ins w:id="1265" w:author="Arthur Parmentier" w:date="2020-06-07T21:32:00Z">
        <w:r w:rsidR="00967518">
          <w:t>classification of theory of signs</w:t>
        </w:r>
      </w:ins>
      <w:ins w:id="1266" w:author="Arthur Parmentier" w:date="2020-06-07T21:33:00Z">
        <w:r w:rsidR="00967518">
          <w:t xml:space="preserve"> in triadic ele</w:t>
        </w:r>
      </w:ins>
      <w:ins w:id="1267" w:author="Arthur Parmentier" w:date="2020-06-07T21:34:00Z">
        <w:r w:rsidR="00967518">
          <w:t>ments</w:t>
        </w:r>
      </w:ins>
      <w:ins w:id="1268" w:author="Arthur Parmentier" w:date="2020-06-10T19:04:00Z">
        <w:r w:rsidR="005A0466">
          <w:t xml:space="preserve"> </w:t>
        </w:r>
      </w:ins>
      <w:customXmlInsRangeStart w:id="1269" w:author="Arthur Parmentier" w:date="2020-06-10T19:05:00Z"/>
      <w:sdt>
        <w:sdtPr>
          <w:id w:val="-1370377923"/>
          <w:citation/>
        </w:sdtPr>
        <w:sdtContent>
          <w:customXmlInsRangeEnd w:id="1269"/>
          <w:ins w:id="1270" w:author="Arthur Parmentier" w:date="2020-06-10T19:05:00Z">
            <w:r w:rsidR="005A0466">
              <w:fldChar w:fldCharType="begin"/>
            </w:r>
            <w:r w:rsidR="005A0466" w:rsidRPr="005A0466">
              <w:rPr>
                <w:rPrChange w:id="1271" w:author="Arthur Parmentier" w:date="2020-06-10T19:05:00Z">
                  <w:rPr>
                    <w:lang w:val="fr-FR"/>
                  </w:rPr>
                </w:rPrChange>
              </w:rPr>
              <w:instrText xml:space="preserve"> CITATION Pei03 \l 1036 </w:instrText>
            </w:r>
          </w:ins>
          <w:r w:rsidR="005A0466">
            <w:fldChar w:fldCharType="separate"/>
          </w:r>
          <w:r w:rsidR="00304C55">
            <w:rPr>
              <w:noProof/>
            </w:rPr>
            <w:t>(Peirce, 1903)</w:t>
          </w:r>
          <w:ins w:id="1272" w:author="Arthur Parmentier" w:date="2020-06-10T19:05:00Z">
            <w:r w:rsidR="005A0466">
              <w:fldChar w:fldCharType="end"/>
            </w:r>
          </w:ins>
          <w:customXmlInsRangeStart w:id="1273" w:author="Arthur Parmentier" w:date="2020-06-10T19:05:00Z"/>
        </w:sdtContent>
      </w:sdt>
      <w:customXmlInsRangeEnd w:id="1273"/>
      <w:ins w:id="1274" w:author="Arthur Parmentier" w:date="2020-06-07T21:34:00Z">
        <w:r w:rsidR="00967518">
          <w:t>. For instance, he claims that signs can be categorized in three classes:</w:t>
        </w:r>
      </w:ins>
    </w:p>
    <w:p w:rsidR="00967518" w:rsidRDefault="00967518" w:rsidP="00EF75B3">
      <w:pPr>
        <w:pStyle w:val="Paragraphedeliste"/>
        <w:numPr>
          <w:ilvl w:val="0"/>
          <w:numId w:val="43"/>
        </w:numPr>
        <w:rPr>
          <w:ins w:id="1275" w:author="Arthur Parmentier" w:date="2020-06-07T21:34:00Z"/>
        </w:rPr>
        <w:pPrChange w:id="1276" w:author="Arthur Parmentier" w:date="2020-06-10T16:26:00Z">
          <w:pPr>
            <w:pStyle w:val="Paragraphedeliste"/>
            <w:numPr>
              <w:numId w:val="43"/>
            </w:numPr>
            <w:ind w:hanging="360"/>
          </w:pPr>
        </w:pPrChange>
      </w:pPr>
      <w:ins w:id="1277" w:author="Arthur Parmentier" w:date="2020-06-07T21:34:00Z">
        <w:r>
          <w:t>Symbols</w:t>
        </w:r>
      </w:ins>
      <w:ins w:id="1278" w:author="Arthur Parmentier" w:date="2020-06-07T21:40:00Z">
        <w:r w:rsidR="00B83B38">
          <w:t xml:space="preserve">: </w:t>
        </w:r>
      </w:ins>
      <w:ins w:id="1279" w:author="Arthur Parmentier" w:date="2020-06-07T21:41:00Z">
        <w:r w:rsidR="00B83B38">
          <w:t>arbitrary</w:t>
        </w:r>
      </w:ins>
      <w:ins w:id="1280" w:author="Arthur Parmentier" w:date="2020-06-07T21:40:00Z">
        <w:r w:rsidR="00B83B38">
          <w:t xml:space="preserve"> signs that </w:t>
        </w:r>
      </w:ins>
      <w:ins w:id="1281" w:author="Arthur Parmentier" w:date="2020-06-07T21:44:00Z">
        <w:r w:rsidR="00B83B38">
          <w:t>must</w:t>
        </w:r>
      </w:ins>
      <w:ins w:id="1282" w:author="Arthur Parmentier" w:date="2020-06-07T21:40:00Z">
        <w:r w:rsidR="00B83B38">
          <w:t xml:space="preserve"> be learned</w:t>
        </w:r>
      </w:ins>
    </w:p>
    <w:p w:rsidR="00967518" w:rsidRDefault="00967518" w:rsidP="00EF75B3">
      <w:pPr>
        <w:pStyle w:val="Paragraphedeliste"/>
        <w:numPr>
          <w:ilvl w:val="0"/>
          <w:numId w:val="43"/>
        </w:numPr>
        <w:rPr>
          <w:ins w:id="1283" w:author="Arthur Parmentier" w:date="2020-06-07T21:34:00Z"/>
        </w:rPr>
        <w:pPrChange w:id="1284" w:author="Arthur Parmentier" w:date="2020-06-10T16:26:00Z">
          <w:pPr>
            <w:pStyle w:val="Paragraphedeliste"/>
            <w:numPr>
              <w:numId w:val="43"/>
            </w:numPr>
            <w:ind w:hanging="360"/>
          </w:pPr>
        </w:pPrChange>
      </w:pPr>
      <w:ins w:id="1285" w:author="Arthur Parmentier" w:date="2020-06-07T21:34:00Z">
        <w:r>
          <w:t>Icons</w:t>
        </w:r>
      </w:ins>
      <w:ins w:id="1286" w:author="Arthur Parmentier" w:date="2020-06-07T21:41:00Z">
        <w:r w:rsidR="00B83B38">
          <w:t xml:space="preserve">: </w:t>
        </w:r>
      </w:ins>
      <w:ins w:id="1287" w:author="Arthur Parmentier" w:date="2020-06-07T21:42:00Z">
        <w:r w:rsidR="00B83B38">
          <w:t xml:space="preserve">signs </w:t>
        </w:r>
      </w:ins>
      <w:ins w:id="1288" w:author="Arthur Parmentier" w:date="2020-06-07T21:43:00Z">
        <w:r w:rsidR="00B83B38">
          <w:t>for content and bodies that are similar in look, sound, smell or taste</w:t>
        </w:r>
      </w:ins>
    </w:p>
    <w:p w:rsidR="00967518" w:rsidRDefault="00967518" w:rsidP="00EF75B3">
      <w:pPr>
        <w:pStyle w:val="Paragraphedeliste"/>
        <w:numPr>
          <w:ilvl w:val="0"/>
          <w:numId w:val="43"/>
        </w:numPr>
        <w:rPr>
          <w:ins w:id="1289" w:author="Arthur Parmentier" w:date="2020-06-07T21:44:00Z"/>
        </w:rPr>
        <w:pPrChange w:id="1290" w:author="Arthur Parmentier" w:date="2020-06-10T16:26:00Z">
          <w:pPr>
            <w:pStyle w:val="Paragraphedeliste"/>
            <w:numPr>
              <w:numId w:val="43"/>
            </w:numPr>
            <w:ind w:hanging="360"/>
          </w:pPr>
        </w:pPrChange>
      </w:pPr>
      <w:ins w:id="1291" w:author="Arthur Parmentier" w:date="2020-06-07T21:34:00Z">
        <w:r>
          <w:t>Indices (or index)</w:t>
        </w:r>
      </w:ins>
      <w:ins w:id="1292" w:author="Arthur Parmentier" w:date="2020-06-07T21:43:00Z">
        <w:r w:rsidR="00B83B38">
          <w:t xml:space="preserve">: signs that are caused by the thing they </w:t>
        </w:r>
      </w:ins>
      <w:ins w:id="1293" w:author="Arthur Parmentier" w:date="2020-06-07T21:44:00Z">
        <w:r w:rsidR="00B83B38">
          <w:t>stand for or bear close connection between body and content</w:t>
        </w:r>
      </w:ins>
    </w:p>
    <w:p w:rsidR="00B83B38" w:rsidRPr="00B83B38" w:rsidRDefault="00B83B38" w:rsidP="00EF75B3">
      <w:pPr>
        <w:rPr>
          <w:ins w:id="1294" w:author="Arthur Parmentier" w:date="2020-06-07T21:11:00Z"/>
          <w:rPrChange w:id="1295" w:author="Arthur Parmentier" w:date="2020-06-07T21:44:00Z">
            <w:rPr>
              <w:ins w:id="1296" w:author="Arthur Parmentier" w:date="2020-06-07T21:11:00Z"/>
            </w:rPr>
          </w:rPrChange>
        </w:rPr>
        <w:pPrChange w:id="1297" w:author="Arthur Parmentier" w:date="2020-06-10T16:26:00Z">
          <w:pPr>
            <w:pStyle w:val="Titre2"/>
            <w:numPr>
              <w:numId w:val="42"/>
            </w:numPr>
          </w:pPr>
        </w:pPrChange>
      </w:pPr>
      <w:ins w:id="1298" w:author="Arthur Parmentier" w:date="2020-06-07T21:44:00Z">
        <w:r w:rsidRPr="00B83B38">
          <w:rPr>
            <w:rPrChange w:id="1299" w:author="Arthur Parmentier" w:date="2020-06-07T21:44:00Z">
              <w:rPr/>
            </w:rPrChange>
          </w:rPr>
          <w:t>For Peirce, t</w:t>
        </w:r>
        <w:r w:rsidRPr="00B83B38">
          <w:rPr>
            <w:rPrChange w:id="1300" w:author="Arthur Parmentier" w:date="2020-06-07T21:44:00Z">
              <w:rPr>
                <w:lang w:val="fr-FR"/>
              </w:rPr>
            </w:rPrChange>
          </w:rPr>
          <w:t xml:space="preserve">he most </w:t>
        </w:r>
      </w:ins>
      <w:ins w:id="1301" w:author="Arthur Parmentier" w:date="2020-06-07T21:45:00Z">
        <w:r w:rsidRPr="00B83B38">
          <w:rPr>
            <w:rPrChange w:id="1302" w:author="Arthur Parmentier" w:date="2020-06-07T21:44:00Z">
              <w:rPr/>
            </w:rPrChange>
          </w:rPr>
          <w:t>v</w:t>
        </w:r>
        <w:r>
          <w:t>ersatile</w:t>
        </w:r>
      </w:ins>
      <w:ins w:id="1303" w:author="Arthur Parmentier" w:date="2020-06-07T21:44:00Z">
        <w:r>
          <w:t xml:space="preserve"> signs are symbols because they can express more ab</w:t>
        </w:r>
      </w:ins>
      <w:ins w:id="1304" w:author="Arthur Parmentier" w:date="2020-06-07T21:45:00Z">
        <w:r>
          <w:t>stract and complex concepts.</w:t>
        </w:r>
      </w:ins>
    </w:p>
    <w:p w:rsidR="00E962D4" w:rsidRDefault="00FD4AA0" w:rsidP="00EF75B3">
      <w:pPr>
        <w:pStyle w:val="Titre4"/>
        <w:rPr>
          <w:ins w:id="1305" w:author="Arthur Parmentier" w:date="2020-06-08T11:24:00Z"/>
        </w:rPr>
        <w:pPrChange w:id="1306" w:author="Arthur Parmentier" w:date="2020-06-10T16:26:00Z">
          <w:pPr>
            <w:pStyle w:val="Titre3"/>
          </w:pPr>
        </w:pPrChange>
      </w:pPr>
      <w:ins w:id="1307" w:author="Arthur Parmentier" w:date="2020-06-08T11:24:00Z">
        <w:r>
          <w:lastRenderedPageBreak/>
          <w:t>C</w:t>
        </w:r>
      </w:ins>
      <w:ins w:id="1308" w:author="Arthur Parmentier" w:date="2020-06-08T11:11:00Z">
        <w:r w:rsidR="00E962D4">
          <w:t>ommunication</w:t>
        </w:r>
      </w:ins>
    </w:p>
    <w:p w:rsidR="00FD4AA0" w:rsidRPr="00FD4AA0" w:rsidRDefault="00F13BE8" w:rsidP="00EF75B3">
      <w:pPr>
        <w:pStyle w:val="Titre5"/>
        <w:rPr>
          <w:ins w:id="1309" w:author="Arthur Parmentier" w:date="2020-06-08T11:11:00Z"/>
          <w:rPrChange w:id="1310" w:author="Arthur Parmentier" w:date="2020-06-08T11:24:00Z">
            <w:rPr>
              <w:ins w:id="1311" w:author="Arthur Parmentier" w:date="2020-06-08T11:11:00Z"/>
            </w:rPr>
          </w:rPrChange>
        </w:rPr>
        <w:pPrChange w:id="1312" w:author="Arthur Parmentier" w:date="2020-06-10T16:26:00Z">
          <w:pPr>
            <w:pStyle w:val="Titre3"/>
          </w:pPr>
        </w:pPrChange>
      </w:pPr>
      <w:ins w:id="1313" w:author="Arthur Parmentier" w:date="2020-06-08T11:24:00Z">
        <w:r>
          <w:t>Elements of communication</w:t>
        </w:r>
      </w:ins>
    </w:p>
    <w:p w:rsidR="00E962D4" w:rsidRDefault="00EB127C" w:rsidP="00EF75B3">
      <w:pPr>
        <w:rPr>
          <w:ins w:id="1314" w:author="Arthur Parmentier" w:date="2020-06-08T11:13:00Z"/>
        </w:rPr>
        <w:pPrChange w:id="1315" w:author="Arthur Parmentier" w:date="2020-06-10T16:26:00Z">
          <w:pPr/>
        </w:pPrChange>
      </w:pPr>
      <w:ins w:id="1316" w:author="Arthur Parmentier" w:date="2020-06-08T12:02:00Z">
        <w:r>
          <w:t>Even though more complex models have been proposed</w:t>
        </w:r>
        <w:r w:rsidR="001E578F">
          <w:t xml:space="preserve"> since</w:t>
        </w:r>
      </w:ins>
      <w:ins w:id="1317" w:author="Arthur Parmentier" w:date="2020-06-08T12:03:00Z">
        <w:r w:rsidR="001E578F">
          <w:t>, we find the basic elements</w:t>
        </w:r>
      </w:ins>
      <w:ins w:id="1318" w:author="Arthur Parmentier" w:date="2020-06-08T11:52:00Z">
        <w:r w:rsidR="00CC611D">
          <w:t xml:space="preserve"> of </w:t>
        </w:r>
      </w:ins>
      <w:ins w:id="1319" w:author="Arthur Parmentier" w:date="2020-06-08T11:11:00Z">
        <w:r w:rsidR="00E962D4">
          <w:t xml:space="preserve">communication </w:t>
        </w:r>
      </w:ins>
      <w:ins w:id="1320" w:author="Arthur Parmentier" w:date="2020-06-08T12:03:00Z">
        <w:r w:rsidR="001E578F">
          <w:t xml:space="preserve">in the </w:t>
        </w:r>
      </w:ins>
      <w:ins w:id="1321" w:author="Arthur Parmentier" w:date="2020-06-08T11:11:00Z">
        <w:r w:rsidR="00E962D4">
          <w:t>theory</w:t>
        </w:r>
      </w:ins>
      <w:ins w:id="1322" w:author="Arthur Parmentier" w:date="2020-06-08T11:52:00Z">
        <w:r w:rsidR="00CC611D">
          <w:t xml:space="preserve"> </w:t>
        </w:r>
      </w:ins>
      <w:ins w:id="1323" w:author="Arthur Parmentier" w:date="2020-06-08T12:03:00Z">
        <w:r w:rsidR="001E578F">
          <w:t>of</w:t>
        </w:r>
      </w:ins>
      <w:ins w:id="1324" w:author="Arthur Parmentier" w:date="2020-06-08T11:52:00Z">
        <w:r w:rsidR="00CC611D">
          <w:t xml:space="preserve"> Shannon</w:t>
        </w:r>
      </w:ins>
      <w:ins w:id="1325" w:author="Arthur Parmentier" w:date="2020-06-10T19:10:00Z">
        <w:r w:rsidR="007C08B8">
          <w:t xml:space="preserve"> </w:t>
        </w:r>
      </w:ins>
      <w:customXmlInsRangeStart w:id="1326" w:author="Arthur Parmentier" w:date="2020-06-10T19:10:00Z"/>
      <w:sdt>
        <w:sdtPr>
          <w:id w:val="202835870"/>
          <w:citation/>
        </w:sdtPr>
        <w:sdtContent>
          <w:customXmlInsRangeEnd w:id="1326"/>
          <w:ins w:id="1327" w:author="Arthur Parmentier" w:date="2020-06-10T19:10:00Z">
            <w:r w:rsidR="007C08B8">
              <w:fldChar w:fldCharType="begin"/>
            </w:r>
            <w:r w:rsidR="007C08B8" w:rsidRPr="007C08B8">
              <w:rPr>
                <w:rPrChange w:id="1328" w:author="Arthur Parmentier" w:date="2020-06-10T19:10:00Z">
                  <w:rPr>
                    <w:lang w:val="fr-FR"/>
                  </w:rPr>
                </w:rPrChange>
              </w:rPr>
              <w:instrText xml:space="preserve"> CITATION Sha48 \l 1036 </w:instrText>
            </w:r>
          </w:ins>
          <w:r w:rsidR="007C08B8">
            <w:fldChar w:fldCharType="separate"/>
          </w:r>
          <w:r w:rsidR="00304C55">
            <w:rPr>
              <w:noProof/>
            </w:rPr>
            <w:t>(Shannon, 1948)</w:t>
          </w:r>
          <w:ins w:id="1329" w:author="Arthur Parmentier" w:date="2020-06-10T19:10:00Z">
            <w:r w:rsidR="007C08B8">
              <w:fldChar w:fldCharType="end"/>
            </w:r>
          </w:ins>
          <w:customXmlInsRangeStart w:id="1330" w:author="Arthur Parmentier" w:date="2020-06-10T19:10:00Z"/>
        </w:sdtContent>
      </w:sdt>
      <w:customXmlInsRangeEnd w:id="1330"/>
      <w:ins w:id="1331" w:author="Arthur Parmentier" w:date="2020-06-08T11:11:00Z">
        <w:r w:rsidR="00E962D4">
          <w:t xml:space="preserve">, </w:t>
        </w:r>
      </w:ins>
      <w:ins w:id="1332" w:author="Arthur Parmentier" w:date="2020-06-08T11:12:00Z">
        <w:r w:rsidR="00E962D4">
          <w:t>that will</w:t>
        </w:r>
      </w:ins>
      <w:ins w:id="1333" w:author="Arthur Parmentier" w:date="2020-06-08T11:13:00Z">
        <w:r w:rsidR="00E962D4">
          <w:t xml:space="preserve"> help us naming the different processes and operators in SP:</w:t>
        </w:r>
      </w:ins>
    </w:p>
    <w:p w:rsidR="00E962D4" w:rsidRDefault="00E962D4" w:rsidP="00EF75B3">
      <w:pPr>
        <w:pStyle w:val="Paragraphedeliste"/>
        <w:numPr>
          <w:ilvl w:val="0"/>
          <w:numId w:val="43"/>
        </w:numPr>
        <w:rPr>
          <w:ins w:id="1334" w:author="Arthur Parmentier" w:date="2020-06-08T11:14:00Z"/>
        </w:rPr>
        <w:pPrChange w:id="1335" w:author="Arthur Parmentier" w:date="2020-06-10T16:26:00Z">
          <w:pPr>
            <w:pStyle w:val="Paragraphedeliste"/>
            <w:numPr>
              <w:numId w:val="43"/>
            </w:numPr>
            <w:ind w:hanging="360"/>
          </w:pPr>
        </w:pPrChange>
      </w:pPr>
      <w:ins w:id="1336" w:author="Arthur Parmentier" w:date="2020-06-08T11:14:00Z">
        <w:r>
          <w:t>Source: Shannon calls this element the "information source", which "produces a message or sequence of messages to be communicated to the receiving terminal."</w:t>
        </w:r>
      </w:ins>
    </w:p>
    <w:p w:rsidR="00E962D4" w:rsidRDefault="00E962D4" w:rsidP="00EF75B3">
      <w:pPr>
        <w:pStyle w:val="Paragraphedeliste"/>
        <w:numPr>
          <w:ilvl w:val="0"/>
          <w:numId w:val="43"/>
        </w:numPr>
        <w:rPr>
          <w:ins w:id="1337" w:author="Arthur Parmentier" w:date="2020-06-08T11:14:00Z"/>
        </w:rPr>
        <w:pPrChange w:id="1338" w:author="Arthur Parmentier" w:date="2020-06-10T16:26:00Z">
          <w:pPr>
            <w:pStyle w:val="Paragraphedeliste"/>
            <w:numPr>
              <w:numId w:val="43"/>
            </w:numPr>
            <w:ind w:hanging="360"/>
          </w:pPr>
        </w:pPrChange>
      </w:pPr>
      <w:ins w:id="1339" w:author="Arthur Parmentier" w:date="2020-06-08T11:14:00Z">
        <w:r>
          <w:t>Sender: Shannon calls this element the "transmitter", which "operates on the message in some way to produce a signal suitable for transmission over the channel." In Aristotle, this element is the "speaker" (orator).</w:t>
        </w:r>
      </w:ins>
    </w:p>
    <w:p w:rsidR="00E962D4" w:rsidRDefault="00E962D4" w:rsidP="00EF75B3">
      <w:pPr>
        <w:pStyle w:val="Paragraphedeliste"/>
        <w:numPr>
          <w:ilvl w:val="0"/>
          <w:numId w:val="43"/>
        </w:numPr>
        <w:rPr>
          <w:ins w:id="1340" w:author="Arthur Parmentier" w:date="2020-06-08T11:14:00Z"/>
        </w:rPr>
        <w:pPrChange w:id="1341" w:author="Arthur Parmentier" w:date="2020-06-10T16:26:00Z">
          <w:pPr>
            <w:pStyle w:val="Paragraphedeliste"/>
            <w:numPr>
              <w:numId w:val="43"/>
            </w:numPr>
            <w:ind w:hanging="360"/>
          </w:pPr>
        </w:pPrChange>
      </w:pPr>
      <w:ins w:id="1342" w:author="Arthur Parmentier" w:date="2020-06-08T11:14:00Z">
        <w:r>
          <w:t>Channel: For Shannon, the channel is "merely the medium used to transmit the signal from transmitter to receiver."</w:t>
        </w:r>
      </w:ins>
    </w:p>
    <w:p w:rsidR="00E962D4" w:rsidRDefault="00E962D4" w:rsidP="00EF75B3">
      <w:pPr>
        <w:pStyle w:val="Paragraphedeliste"/>
        <w:numPr>
          <w:ilvl w:val="0"/>
          <w:numId w:val="43"/>
        </w:numPr>
        <w:rPr>
          <w:ins w:id="1343" w:author="Arthur Parmentier" w:date="2020-06-08T11:14:00Z"/>
        </w:rPr>
        <w:pPrChange w:id="1344" w:author="Arthur Parmentier" w:date="2020-06-10T16:26:00Z">
          <w:pPr>
            <w:pStyle w:val="Paragraphedeliste"/>
            <w:numPr>
              <w:numId w:val="43"/>
            </w:numPr>
            <w:ind w:hanging="360"/>
          </w:pPr>
        </w:pPrChange>
      </w:pPr>
      <w:ins w:id="1345" w:author="Arthur Parmentier" w:date="2020-06-08T11:14:00Z">
        <w:r>
          <w:t>Receiver: For Shannon, the receiver "performs the inverse operation of that done by the transmitter, reconstructing the message from the signal."</w:t>
        </w:r>
      </w:ins>
    </w:p>
    <w:p w:rsidR="00E962D4" w:rsidRDefault="00E962D4" w:rsidP="00EF75B3">
      <w:pPr>
        <w:pStyle w:val="Paragraphedeliste"/>
        <w:numPr>
          <w:ilvl w:val="0"/>
          <w:numId w:val="43"/>
        </w:numPr>
        <w:rPr>
          <w:ins w:id="1346" w:author="Arthur Parmentier" w:date="2020-06-08T11:14:00Z"/>
        </w:rPr>
        <w:pPrChange w:id="1347" w:author="Arthur Parmentier" w:date="2020-06-10T16:26:00Z">
          <w:pPr>
            <w:pStyle w:val="Paragraphedeliste"/>
            <w:numPr>
              <w:numId w:val="43"/>
            </w:numPr>
            <w:ind w:hanging="360"/>
          </w:pPr>
        </w:pPrChange>
      </w:pPr>
      <w:ins w:id="1348" w:author="Arthur Parmentier" w:date="2020-06-08T11:14:00Z">
        <w:r>
          <w:t>Destination: For Shannon, the destination is "the person (or thing) for whom the message is intended".</w:t>
        </w:r>
      </w:ins>
    </w:p>
    <w:p w:rsidR="00E962D4" w:rsidRDefault="00E962D4" w:rsidP="00EF75B3">
      <w:pPr>
        <w:pStyle w:val="Paragraphedeliste"/>
        <w:numPr>
          <w:ilvl w:val="0"/>
          <w:numId w:val="43"/>
        </w:numPr>
        <w:rPr>
          <w:ins w:id="1349" w:author="Arthur Parmentier" w:date="2020-06-08T11:53:00Z"/>
        </w:rPr>
        <w:pPrChange w:id="1350" w:author="Arthur Parmentier" w:date="2020-06-10T16:26:00Z">
          <w:pPr>
            <w:pStyle w:val="Paragraphedeliste"/>
            <w:numPr>
              <w:numId w:val="43"/>
            </w:numPr>
            <w:ind w:hanging="360"/>
          </w:pPr>
        </w:pPrChange>
      </w:pPr>
      <w:ins w:id="1351" w:author="Arthur Parmentier" w:date="2020-06-08T11:14:00Z">
        <w:r>
          <w:t xml:space="preserve">Message: from Latin </w:t>
        </w:r>
        <w:proofErr w:type="spellStart"/>
        <w:r>
          <w:t>mittere</w:t>
        </w:r>
        <w:proofErr w:type="spellEnd"/>
        <w:r>
          <w:t>, "to send". The message is a concept, information, communication, or statement that is sent in a verbal, written, recorded, or visual form to the recipient.</w:t>
        </w:r>
      </w:ins>
    </w:p>
    <w:p w:rsidR="00FF0211" w:rsidRDefault="00FF0211" w:rsidP="00EF75B3">
      <w:pPr>
        <w:pStyle w:val="Titre5"/>
        <w:rPr>
          <w:ins w:id="1352" w:author="Arthur Parmentier" w:date="2020-06-08T11:24:00Z"/>
        </w:rPr>
        <w:pPrChange w:id="1353" w:author="Arthur Parmentier" w:date="2020-06-10T16:26:00Z">
          <w:pPr>
            <w:pStyle w:val="Titre4"/>
          </w:pPr>
        </w:pPrChange>
      </w:pPr>
      <w:ins w:id="1354" w:author="Arthur Parmentier" w:date="2020-06-08T11:24:00Z">
        <w:r>
          <w:t>Communication models</w:t>
        </w:r>
      </w:ins>
    </w:p>
    <w:p w:rsidR="00FF0211" w:rsidRDefault="00FF0211" w:rsidP="00EF75B3">
      <w:pPr>
        <w:rPr>
          <w:ins w:id="1355" w:author="Arthur Parmentier" w:date="2020-06-08T11:27:00Z"/>
        </w:rPr>
        <w:pPrChange w:id="1356" w:author="Arthur Parmentier" w:date="2020-06-10T16:26:00Z">
          <w:pPr/>
        </w:pPrChange>
      </w:pPr>
      <w:ins w:id="1357" w:author="Arthur Parmentier" w:date="2020-06-08T11:24:00Z">
        <w:r>
          <w:t xml:space="preserve">Three </w:t>
        </w:r>
      </w:ins>
      <w:ins w:id="1358" w:author="Arthur Parmentier" w:date="2020-06-08T12:04:00Z">
        <w:r w:rsidR="004C31BC">
          <w:t xml:space="preserve">types of </w:t>
        </w:r>
      </w:ins>
      <w:ins w:id="1359" w:author="Arthur Parmentier" w:date="2020-06-08T11:24:00Z">
        <w:r>
          <w:t>models for communica</w:t>
        </w:r>
      </w:ins>
      <w:ins w:id="1360" w:author="Arthur Parmentier" w:date="2020-06-08T11:25:00Z">
        <w:r>
          <w:t xml:space="preserve">tion are generally presented: the linear mode, the interactive model </w:t>
        </w:r>
      </w:ins>
      <w:ins w:id="1361" w:author="Arthur Parmentier" w:date="2020-06-08T11:26:00Z">
        <w:r>
          <w:t>and the transactional model.</w:t>
        </w:r>
      </w:ins>
    </w:p>
    <w:p w:rsidR="00FF0211" w:rsidRDefault="00FF0211" w:rsidP="00EF75B3">
      <w:pPr>
        <w:pStyle w:val="Titre6"/>
        <w:rPr>
          <w:ins w:id="1362" w:author="Arthur Parmentier" w:date="2020-06-08T11:27:00Z"/>
        </w:rPr>
        <w:pPrChange w:id="1363" w:author="Arthur Parmentier" w:date="2020-06-10T16:26:00Z">
          <w:pPr>
            <w:pStyle w:val="Titre5"/>
          </w:pPr>
        </w:pPrChange>
      </w:pPr>
      <w:ins w:id="1364" w:author="Arthur Parmentier" w:date="2020-06-08T11:27:00Z">
        <w:r>
          <w:t>The linear model</w:t>
        </w:r>
      </w:ins>
    </w:p>
    <w:p w:rsidR="00FF0211" w:rsidRDefault="00FF0211" w:rsidP="00EF75B3">
      <w:pPr>
        <w:rPr>
          <w:ins w:id="1365" w:author="Arthur Parmentier" w:date="2020-06-08T11:29:00Z"/>
        </w:rPr>
        <w:pPrChange w:id="1366" w:author="Arthur Parmentier" w:date="2020-06-10T16:26:00Z">
          <w:pPr/>
        </w:pPrChange>
      </w:pPr>
      <w:ins w:id="1367" w:author="Arthur Parmentier" w:date="2020-06-08T11:27:00Z">
        <w:r>
          <w:t>The linear model represents one-way communication, as a transfer of a message from the source</w:t>
        </w:r>
      </w:ins>
      <w:ins w:id="1368" w:author="Arthur Parmentier" w:date="2020-06-08T11:28:00Z">
        <w:r>
          <w:t xml:space="preserve"> to the destination. The sender encodes the message, for instance with </w:t>
        </w:r>
      </w:ins>
      <w:ins w:id="1369" w:author="Arthur Parmentier" w:date="2020-06-08T11:29:00Z">
        <w:r>
          <w:t xml:space="preserve">sign </w:t>
        </w:r>
      </w:ins>
      <w:ins w:id="1370" w:author="Arthur Parmentier" w:date="2020-06-08T11:28:00Z">
        <w:r>
          <w:t>language</w:t>
        </w:r>
      </w:ins>
      <w:ins w:id="1371" w:author="Arthur Parmentier" w:date="2020-06-08T11:29:00Z">
        <w:r>
          <w:t>, that is decoded by the receiver. There is no feedback in this model.</w:t>
        </w:r>
      </w:ins>
    </w:p>
    <w:p w:rsidR="002D6E20" w:rsidRDefault="002D6E20" w:rsidP="00EF75B3">
      <w:pPr>
        <w:pStyle w:val="Titre6"/>
        <w:rPr>
          <w:ins w:id="1372" w:author="Arthur Parmentier" w:date="2020-06-08T11:29:00Z"/>
        </w:rPr>
        <w:pPrChange w:id="1373" w:author="Arthur Parmentier" w:date="2020-06-10T16:26:00Z">
          <w:pPr>
            <w:pStyle w:val="Titre5"/>
          </w:pPr>
        </w:pPrChange>
      </w:pPr>
      <w:ins w:id="1374" w:author="Arthur Parmentier" w:date="2020-06-08T11:29:00Z">
        <w:r>
          <w:t>The interactive model</w:t>
        </w:r>
      </w:ins>
    </w:p>
    <w:p w:rsidR="002D6E20" w:rsidRDefault="002D6E20" w:rsidP="00EF75B3">
      <w:pPr>
        <w:rPr>
          <w:ins w:id="1375" w:author="Arthur Parmentier" w:date="2020-06-08T11:42:00Z"/>
        </w:rPr>
        <w:pPrChange w:id="1376" w:author="Arthur Parmentier" w:date="2020-06-10T16:26:00Z">
          <w:pPr/>
        </w:pPrChange>
      </w:pPr>
      <w:ins w:id="1377" w:author="Arthur Parmentier" w:date="2020-06-08T11:29:00Z">
        <w:r>
          <w:t>The interactive model represents 2-</w:t>
        </w:r>
      </w:ins>
      <w:ins w:id="1378" w:author="Arthur Parmentier" w:date="2020-06-08T11:30:00Z">
        <w:r>
          <w:t xml:space="preserve">way but asynchronous communication, like message exchanges over the internet. </w:t>
        </w:r>
      </w:ins>
      <w:ins w:id="1379" w:author="Arthur Parmentier" w:date="2020-06-08T11:42:00Z">
        <w:r w:rsidR="00AB1C05">
          <w:t>It</w:t>
        </w:r>
      </w:ins>
      <w:ins w:id="1380" w:author="Arthur Parmentier" w:date="2020-06-08T11:30:00Z">
        <w:r>
          <w:t xml:space="preserve"> </w:t>
        </w:r>
      </w:ins>
      <w:ins w:id="1381" w:author="Arthur Parmentier" w:date="2020-06-08T11:42:00Z">
        <w:r>
          <w:t>considers</w:t>
        </w:r>
      </w:ins>
      <w:ins w:id="1382" w:author="Arthur Parmentier" w:date="2020-06-08T11:31:00Z">
        <w:r>
          <w:t xml:space="preserve"> the feedback, the context and notions of behavior for both intentional and unintentional communication.</w:t>
        </w:r>
      </w:ins>
    </w:p>
    <w:p w:rsidR="002D6E20" w:rsidRDefault="00AB1C05" w:rsidP="00EF75B3">
      <w:pPr>
        <w:pStyle w:val="Titre6"/>
        <w:rPr>
          <w:ins w:id="1383" w:author="Arthur Parmentier" w:date="2020-06-08T11:42:00Z"/>
        </w:rPr>
        <w:pPrChange w:id="1384" w:author="Arthur Parmentier" w:date="2020-06-10T16:26:00Z">
          <w:pPr>
            <w:pStyle w:val="Titre5"/>
          </w:pPr>
        </w:pPrChange>
      </w:pPr>
      <w:ins w:id="1385" w:author="Arthur Parmentier" w:date="2020-06-08T11:42:00Z">
        <w:r>
          <w:t>The transactional model</w:t>
        </w:r>
      </w:ins>
    </w:p>
    <w:p w:rsidR="00AB1C05" w:rsidRPr="00AB1C05" w:rsidRDefault="00AB1C05" w:rsidP="00EF75B3">
      <w:pPr>
        <w:rPr>
          <w:ins w:id="1386" w:author="Arthur Parmentier" w:date="2020-06-08T11:11:00Z"/>
          <w:rPrChange w:id="1387" w:author="Arthur Parmentier" w:date="2020-06-08T11:42:00Z">
            <w:rPr>
              <w:ins w:id="1388" w:author="Arthur Parmentier" w:date="2020-06-08T11:11:00Z"/>
            </w:rPr>
          </w:rPrChange>
        </w:rPr>
        <w:pPrChange w:id="1389" w:author="Arthur Parmentier" w:date="2020-06-10T16:26:00Z">
          <w:pPr>
            <w:pStyle w:val="Titre3"/>
          </w:pPr>
        </w:pPrChange>
      </w:pPr>
      <w:ins w:id="1390" w:author="Arthur Parmentier" w:date="2020-06-08T11:42:00Z">
        <w:r>
          <w:t>The transactional model</w:t>
        </w:r>
      </w:ins>
      <w:ins w:id="1391" w:author="Arthur Parmentier" w:date="2020-06-08T11:43:00Z">
        <w:r>
          <w:t xml:space="preserve"> views communication as occurring simultaneously</w:t>
        </w:r>
      </w:ins>
      <w:ins w:id="1392" w:author="Arthur Parmentier" w:date="2020-06-08T11:44:00Z">
        <w:r>
          <w:t xml:space="preserve">, each person being both a sender and receiver at the same time, even though the language of the communication is not </w:t>
        </w:r>
      </w:ins>
      <w:ins w:id="1393" w:author="Arthur Parmentier" w:date="2020-06-08T12:04:00Z">
        <w:r w:rsidR="007C61D6">
          <w:t xml:space="preserve">always </w:t>
        </w:r>
      </w:ins>
      <w:ins w:id="1394" w:author="Arthur Parmentier" w:date="2020-06-08T11:44:00Z">
        <w:r>
          <w:t>the same (whi</w:t>
        </w:r>
      </w:ins>
      <w:ins w:id="1395" w:author="Arthur Parmentier" w:date="2020-06-08T11:45:00Z">
        <w:r>
          <w:t>le someone is speaking, others can react with gestures or unintentional communication forms).</w:t>
        </w:r>
      </w:ins>
    </w:p>
    <w:p w:rsidR="00A36CE1" w:rsidRDefault="00A36CE1" w:rsidP="00EF75B3">
      <w:pPr>
        <w:pStyle w:val="Titre4"/>
        <w:rPr>
          <w:ins w:id="1396" w:author="Arthur Parmentier" w:date="2020-06-08T00:54:00Z"/>
        </w:rPr>
        <w:pPrChange w:id="1397" w:author="Arthur Parmentier" w:date="2020-06-10T16:26:00Z">
          <w:pPr>
            <w:pStyle w:val="Titre3"/>
          </w:pPr>
        </w:pPrChange>
      </w:pPr>
      <w:ins w:id="1398" w:author="Arthur Parmentier" w:date="2020-06-08T00:54:00Z">
        <w:r>
          <w:t>Some elements of syntax</w:t>
        </w:r>
      </w:ins>
    </w:p>
    <w:p w:rsidR="00A36CE1" w:rsidRDefault="00A36CE1" w:rsidP="00EF75B3">
      <w:pPr>
        <w:rPr>
          <w:ins w:id="1399" w:author="Arthur Parmentier" w:date="2020-06-08T01:23:00Z"/>
        </w:rPr>
        <w:pPrChange w:id="1400" w:author="Arthur Parmentier" w:date="2020-06-10T16:26:00Z">
          <w:pPr/>
        </w:pPrChange>
      </w:pPr>
      <w:ins w:id="1401" w:author="Arthur Parmentier" w:date="2020-06-08T00:55:00Z">
        <w:r>
          <w:t>In the next parts of this report, we are going to use some elements of syntax that I would like to introduce prior to the discussion on SP grammar.</w:t>
        </w:r>
      </w:ins>
    </w:p>
    <w:p w:rsidR="002E242D" w:rsidRDefault="002E242D" w:rsidP="00EF75B3">
      <w:pPr>
        <w:pStyle w:val="Titre5"/>
        <w:rPr>
          <w:ins w:id="1402" w:author="Arthur Parmentier" w:date="2020-06-08T00:56:00Z"/>
        </w:rPr>
        <w:pPrChange w:id="1403" w:author="Arthur Parmentier" w:date="2020-06-10T16:26:00Z">
          <w:pPr/>
        </w:pPrChange>
      </w:pPr>
      <w:ins w:id="1404" w:author="Arthur Parmentier" w:date="2020-06-08T01:23:00Z">
        <w:r>
          <w:lastRenderedPageBreak/>
          <w:t>Hierarchical structures</w:t>
        </w:r>
      </w:ins>
    </w:p>
    <w:p w:rsidR="00347D33" w:rsidRDefault="00347D33" w:rsidP="00EF75B3">
      <w:pPr>
        <w:rPr>
          <w:ins w:id="1405" w:author="Arthur Parmentier" w:date="2020-06-08T01:02:00Z"/>
        </w:rPr>
        <w:pPrChange w:id="1406" w:author="Arthur Parmentier" w:date="2020-06-10T16:26:00Z">
          <w:pPr/>
        </w:pPrChange>
      </w:pPr>
      <w:ins w:id="1407" w:author="Arthur Parmentier" w:date="2020-06-08T00:56:00Z">
        <w:r>
          <w:t>It is common in Western languages</w:t>
        </w:r>
      </w:ins>
      <w:ins w:id="1408" w:author="Arthur Parmentier" w:date="2020-06-08T00:57:00Z">
        <w:r>
          <w:rPr>
            <w:rStyle w:val="Appelnotedebasdep"/>
          </w:rPr>
          <w:footnoteReference w:id="4"/>
        </w:r>
        <w:r>
          <w:t xml:space="preserve"> to find hierarchical elements and structu</w:t>
        </w:r>
      </w:ins>
      <w:ins w:id="1411" w:author="Arthur Parmentier" w:date="2020-06-08T00:58:00Z">
        <w:r>
          <w:t>res of syntax. For instance, most basic elements of syntax are called “words”; in our case, they correspond to single signs. These elements can be asse</w:t>
        </w:r>
      </w:ins>
      <w:ins w:id="1412" w:author="Arthur Parmentier" w:date="2020-06-08T00:59:00Z">
        <w:r>
          <w:t>mbled to form phrases. Each p</w:t>
        </w:r>
      </w:ins>
      <w:ins w:id="1413" w:author="Arthur Parmentier" w:date="2020-06-08T01:00:00Z">
        <w:r>
          <w:t xml:space="preserve">hrase performs a single function in </w:t>
        </w:r>
      </w:ins>
      <w:ins w:id="1414" w:author="Arthur Parmentier" w:date="2020-06-08T01:01:00Z">
        <w:r>
          <w:t>a clause, which is the most basic unit of meaning in the larger sentence.</w:t>
        </w:r>
      </w:ins>
    </w:p>
    <w:p w:rsidR="00347D33" w:rsidRDefault="00347D33" w:rsidP="00EF75B3">
      <w:pPr>
        <w:rPr>
          <w:ins w:id="1415" w:author="Arthur Parmentier" w:date="2020-06-08T01:02:00Z"/>
        </w:rPr>
        <w:pPrChange w:id="1416" w:author="Arthur Parmentier" w:date="2020-06-10T16:26:00Z">
          <w:pPr/>
        </w:pPrChange>
      </w:pPr>
      <w:ins w:id="1417" w:author="Arthur Parmentier" w:date="2020-06-08T01:02:00Z">
        <w:r>
          <w:t>For instance, let’s consider the following sentence</w:t>
        </w:r>
      </w:ins>
      <w:ins w:id="1418" w:author="Arthur Parmentier" w:date="2020-06-08T01:12:00Z">
        <w:r w:rsidR="00DA4812">
          <w:t>s in English and SP</w:t>
        </w:r>
      </w:ins>
      <w:ins w:id="1419" w:author="Arthur Parmentier" w:date="2020-06-08T01:02:00Z">
        <w:r>
          <w:t>:</w:t>
        </w:r>
      </w:ins>
    </w:p>
    <w:p w:rsidR="00347D33" w:rsidRDefault="00DA4812" w:rsidP="00EF75B3">
      <w:pPr>
        <w:rPr>
          <w:ins w:id="1420" w:author="Arthur Parmentier" w:date="2020-06-08T01:07:00Z"/>
        </w:rPr>
        <w:pPrChange w:id="1421" w:author="Arthur Parmentier" w:date="2020-06-10T16:26:00Z">
          <w:pPr/>
        </w:pPrChange>
      </w:pPr>
      <w:ins w:id="1422" w:author="Arthur Parmentier" w:date="2020-06-08T01:12:00Z">
        <w:r>
          <w:t>“</w:t>
        </w:r>
        <w:r w:rsidRPr="00DA4812">
          <w:t>M</w:t>
        </w:r>
      </w:ins>
      <w:ins w:id="1423" w:author="Arthur Parmentier" w:date="2020-06-08T01:15:00Z">
        <w:r>
          <w:t>y</w:t>
        </w:r>
      </w:ins>
      <w:ins w:id="1424" w:author="Arthur Parmentier" w:date="2020-06-08T01:12:00Z">
        <w:r w:rsidRPr="00DA4812">
          <w:t xml:space="preserve"> brother</w:t>
        </w:r>
      </w:ins>
      <w:ins w:id="1425" w:author="Arthur Parmentier" w:date="2020-06-08T01:18:00Z">
        <w:r w:rsidR="00370364">
          <w:t>,</w:t>
        </w:r>
      </w:ins>
      <w:ins w:id="1426" w:author="Arthur Parmentier" w:date="2020-06-08T01:12:00Z">
        <w:r w:rsidRPr="00DA4812">
          <w:t xml:space="preserve"> drives</w:t>
        </w:r>
      </w:ins>
      <w:ins w:id="1427" w:author="Arthur Parmentier" w:date="2020-06-08T01:16:00Z">
        <w:r>
          <w:t>;</w:t>
        </w:r>
      </w:ins>
      <w:ins w:id="1428" w:author="Arthur Parmentier" w:date="2020-06-08T01:12:00Z">
        <w:r w:rsidRPr="00DA4812">
          <w:t xml:space="preserve"> but he doesn’t drive</w:t>
        </w:r>
      </w:ins>
      <w:ins w:id="1429" w:author="Arthur Parmentier" w:date="2020-06-08T01:17:00Z">
        <w:r>
          <w:t>,</w:t>
        </w:r>
      </w:ins>
      <w:ins w:id="1430" w:author="Arthur Parmentier" w:date="2020-06-08T01:12:00Z">
        <w:r w:rsidRPr="00DA4812">
          <w:t xml:space="preserve"> very well</w:t>
        </w:r>
        <w:r>
          <w:t>.”</w:t>
        </w:r>
        <w:r>
          <w:br/>
        </w:r>
      </w:ins>
      <w:ins w:id="1431" w:author="Arthur Parmentier" w:date="2020-06-08T01:02:00Z">
        <w:r w:rsidR="00347D33">
          <w:t>“Percussions Actor 1</w:t>
        </w:r>
      </w:ins>
      <w:ins w:id="1432" w:author="Arthur Parmentier" w:date="2020-06-08T01:15:00Z">
        <w:r>
          <w:t>,</w:t>
        </w:r>
      </w:ins>
      <w:ins w:id="1433" w:author="Arthur Parmentier" w:date="2020-06-08T01:03:00Z">
        <w:r w:rsidR="00347D33">
          <w:t xml:space="preserve"> long tone</w:t>
        </w:r>
      </w:ins>
      <w:ins w:id="1434" w:author="Arthur Parmentier" w:date="2020-06-08T01:15:00Z">
        <w:r>
          <w:t xml:space="preserve">, </w:t>
        </w:r>
      </w:ins>
      <w:ins w:id="1435" w:author="Arthur Parmentier" w:date="2020-06-08T01:03:00Z">
        <w:r w:rsidR="00347D33">
          <w:t xml:space="preserve">slowly </w:t>
        </w:r>
        <w:proofErr w:type="gramStart"/>
        <w:r w:rsidR="00347D33">
          <w:t>enter</w:t>
        </w:r>
      </w:ins>
      <w:ins w:id="1436" w:author="Arthur Parmentier" w:date="2020-06-08T01:13:00Z">
        <w:r>
          <w:t>;</w:t>
        </w:r>
      </w:ins>
      <w:ins w:id="1437" w:author="Arthur Parmentier" w:date="2020-06-08T01:03:00Z">
        <w:r w:rsidR="00347D33">
          <w:t>.</w:t>
        </w:r>
      </w:ins>
      <w:proofErr w:type="gramEnd"/>
      <w:ins w:id="1438" w:author="Arthur Parmentier" w:date="2020-06-08T01:07:00Z">
        <w:r>
          <w:t>”</w:t>
        </w:r>
      </w:ins>
    </w:p>
    <w:p w:rsidR="00DA4812" w:rsidRDefault="00DA4812" w:rsidP="00EF75B3">
      <w:pPr>
        <w:rPr>
          <w:ins w:id="1439" w:author="Arthur Parmentier" w:date="2020-06-08T01:23:00Z"/>
        </w:rPr>
        <w:pPrChange w:id="1440" w:author="Arthur Parmentier" w:date="2020-06-10T16:26:00Z">
          <w:pPr/>
        </w:pPrChange>
      </w:pPr>
      <w:ins w:id="1441" w:author="Arthur Parmentier" w:date="2020-06-08T01:07:00Z">
        <w:r>
          <w:t xml:space="preserve">I have separated each </w:t>
        </w:r>
      </w:ins>
      <w:ins w:id="1442" w:author="Arthur Parmentier" w:date="2020-06-08T01:14:00Z">
        <w:r>
          <w:t>word</w:t>
        </w:r>
      </w:ins>
      <w:ins w:id="1443" w:author="Arthur Parmentier" w:date="2020-06-08T01:15:00Z">
        <w:r>
          <w:t>/</w:t>
        </w:r>
      </w:ins>
      <w:ins w:id="1444" w:author="Arthur Parmentier" w:date="2020-06-08T01:07:00Z">
        <w:r>
          <w:t xml:space="preserve">sign by </w:t>
        </w:r>
      </w:ins>
      <w:ins w:id="1445" w:author="Arthur Parmentier" w:date="2020-06-08T01:15:00Z">
        <w:r>
          <w:t>a space</w:t>
        </w:r>
      </w:ins>
      <w:ins w:id="1446" w:author="Arthur Parmentier" w:date="2020-06-08T01:07:00Z">
        <w:r>
          <w:t xml:space="preserve">, </w:t>
        </w:r>
      </w:ins>
      <w:ins w:id="1447" w:author="Arthur Parmentier" w:date="2020-06-08T01:18:00Z">
        <w:r w:rsidR="00370364">
          <w:t>a few</w:t>
        </w:r>
      </w:ins>
      <w:ins w:id="1448" w:author="Arthur Parmentier" w:date="2020-06-08T01:07:00Z">
        <w:r>
          <w:t xml:space="preserve"> phrase</w:t>
        </w:r>
      </w:ins>
      <w:ins w:id="1449" w:author="Arthur Parmentier" w:date="2020-06-08T01:18:00Z">
        <w:r w:rsidR="00370364">
          <w:t>s</w:t>
        </w:r>
      </w:ins>
      <w:ins w:id="1450" w:author="Arthur Parmentier" w:date="2020-06-08T01:07:00Z">
        <w:r>
          <w:t xml:space="preserve"> by a </w:t>
        </w:r>
      </w:ins>
      <w:ins w:id="1451" w:author="Arthur Parmentier" w:date="2020-06-08T01:15:00Z">
        <w:r>
          <w:t>comma</w:t>
        </w:r>
      </w:ins>
      <w:ins w:id="1452" w:author="Arthur Parmentier" w:date="2020-06-08T01:18:00Z">
        <w:r w:rsidR="00370364">
          <w:rPr>
            <w:rStyle w:val="Appelnotedebasdep"/>
          </w:rPr>
          <w:footnoteReference w:id="5"/>
        </w:r>
      </w:ins>
      <w:ins w:id="1457" w:author="Arthur Parmentier" w:date="2020-06-08T01:13:00Z">
        <w:r>
          <w:t xml:space="preserve">, each </w:t>
        </w:r>
      </w:ins>
      <w:ins w:id="1458" w:author="Arthur Parmentier" w:date="2020-06-08T01:08:00Z">
        <w:r>
          <w:t>clause</w:t>
        </w:r>
      </w:ins>
      <w:ins w:id="1459" w:author="Arthur Parmentier" w:date="2020-06-08T01:13:00Z">
        <w:r>
          <w:t xml:space="preserve"> by </w:t>
        </w:r>
      </w:ins>
      <w:ins w:id="1460" w:author="Arthur Parmentier" w:date="2020-06-08T01:14:00Z">
        <w:r>
          <w:t>a semicolon</w:t>
        </w:r>
      </w:ins>
      <w:ins w:id="1461" w:author="Arthur Parmentier" w:date="2020-06-08T01:08:00Z">
        <w:r>
          <w:t xml:space="preserve">, </w:t>
        </w:r>
      </w:ins>
      <w:ins w:id="1462" w:author="Arthur Parmentier" w:date="2020-06-08T01:14:00Z">
        <w:r>
          <w:t>and n</w:t>
        </w:r>
      </w:ins>
      <w:ins w:id="1463" w:author="Arthur Parmentier" w:date="2020-06-08T01:08:00Z">
        <w:r>
          <w:t>o</w:t>
        </w:r>
      </w:ins>
      <w:ins w:id="1464" w:author="Arthur Parmentier" w:date="2020-06-08T01:14:00Z">
        <w:r>
          <w:t>ted the end of</w:t>
        </w:r>
      </w:ins>
      <w:ins w:id="1465" w:author="Arthur Parmentier" w:date="2020-06-08T01:08:00Z">
        <w:r>
          <w:t xml:space="preserve"> the sentence</w:t>
        </w:r>
      </w:ins>
      <w:ins w:id="1466" w:author="Arthur Parmentier" w:date="2020-06-08T01:09:00Z">
        <w:r>
          <w:t xml:space="preserve"> by a final point.</w:t>
        </w:r>
      </w:ins>
    </w:p>
    <w:p w:rsidR="002E242D" w:rsidRDefault="002E242D" w:rsidP="00EF75B3">
      <w:pPr>
        <w:pStyle w:val="Titre5"/>
        <w:rPr>
          <w:ins w:id="1467" w:author="Arthur Parmentier" w:date="2020-06-08T01:23:00Z"/>
        </w:rPr>
        <w:pPrChange w:id="1468" w:author="Arthur Parmentier" w:date="2020-06-10T16:26:00Z">
          <w:pPr>
            <w:pStyle w:val="Titre4"/>
          </w:pPr>
        </w:pPrChange>
      </w:pPr>
      <w:ins w:id="1469" w:author="Arthur Parmentier" w:date="2020-06-08T01:23:00Z">
        <w:r>
          <w:t>Functions</w:t>
        </w:r>
      </w:ins>
    </w:p>
    <w:p w:rsidR="002E242D" w:rsidRPr="002E242D" w:rsidRDefault="002E242D" w:rsidP="00EF75B3">
      <w:pPr>
        <w:rPr>
          <w:ins w:id="1470" w:author="Arthur Parmentier" w:date="2020-06-08T00:54:00Z"/>
          <w:rPrChange w:id="1471" w:author="Arthur Parmentier" w:date="2020-06-08T01:23:00Z">
            <w:rPr>
              <w:ins w:id="1472" w:author="Arthur Parmentier" w:date="2020-06-08T00:54:00Z"/>
            </w:rPr>
          </w:rPrChange>
        </w:rPr>
        <w:pPrChange w:id="1473" w:author="Arthur Parmentier" w:date="2020-06-10T16:26:00Z">
          <w:pPr>
            <w:pStyle w:val="Titre3"/>
          </w:pPr>
        </w:pPrChange>
      </w:pPr>
      <w:ins w:id="1474" w:author="Arthur Parmentier" w:date="2020-06-08T01:23:00Z">
        <w:r>
          <w:t>Ea</w:t>
        </w:r>
      </w:ins>
      <w:ins w:id="1475" w:author="Arthur Parmentier" w:date="2020-06-08T01:24:00Z">
        <w:r>
          <w:t>ch element of</w:t>
        </w:r>
      </w:ins>
      <w:ins w:id="1476" w:author="Arthur Parmentier" w:date="2020-06-08T01:25:00Z">
        <w:r>
          <w:t xml:space="preserve"> the syntax performs several functions at different levels, for instance at the clause level or at the phrase level. Examples of these functions in </w:t>
        </w:r>
      </w:ins>
      <w:ins w:id="1477" w:author="Arthur Parmentier" w:date="2020-06-08T01:27:00Z">
        <w:r>
          <w:t>English</w:t>
        </w:r>
      </w:ins>
      <w:ins w:id="1478" w:author="Arthur Parmentier" w:date="2020-06-08T01:25:00Z">
        <w:r>
          <w:t xml:space="preserve"> are “</w:t>
        </w:r>
      </w:ins>
      <w:ins w:id="1479" w:author="Arthur Parmentier" w:date="2020-06-08T01:26:00Z">
        <w:r>
          <w:t xml:space="preserve">verb”, “noun phrase”, “noun”, “object </w:t>
        </w:r>
      </w:ins>
      <w:ins w:id="1480" w:author="Arthur Parmentier" w:date="2020-06-08T01:27:00Z">
        <w:r>
          <w:t>predicative” …</w:t>
        </w:r>
      </w:ins>
    </w:p>
    <w:p w:rsidR="006D5BBB" w:rsidRDefault="00E85B26" w:rsidP="00EF75B3">
      <w:pPr>
        <w:pStyle w:val="Titre4"/>
        <w:rPr>
          <w:ins w:id="1481" w:author="Arthur Parmentier" w:date="2020-06-08T01:36:00Z"/>
        </w:rPr>
        <w:pPrChange w:id="1482" w:author="Arthur Parmentier" w:date="2020-06-10T16:26:00Z">
          <w:pPr>
            <w:pStyle w:val="Titre3"/>
          </w:pPr>
        </w:pPrChange>
      </w:pPr>
      <w:ins w:id="1483" w:author="Arthur Parmentier" w:date="2020-06-08T01:33:00Z">
        <w:r>
          <w:t>Context-free</w:t>
        </w:r>
      </w:ins>
      <w:ins w:id="1484" w:author="Arthur Parmentier" w:date="2020-06-08T02:17:00Z">
        <w:r w:rsidR="00300A77">
          <w:t>,</w:t>
        </w:r>
      </w:ins>
      <w:ins w:id="1485" w:author="Arthur Parmentier" w:date="2020-06-08T01:33:00Z">
        <w:r>
          <w:t xml:space="preserve"> context-sensitive</w:t>
        </w:r>
      </w:ins>
      <w:ins w:id="1486" w:author="Arthur Parmentier" w:date="2020-06-07T21:11:00Z">
        <w:r w:rsidR="006D5BBB" w:rsidRPr="007C437A">
          <w:t xml:space="preserve"> </w:t>
        </w:r>
      </w:ins>
      <w:ins w:id="1487" w:author="Arthur Parmentier" w:date="2020-06-08T02:17:00Z">
        <w:r w:rsidR="00300A77">
          <w:t>and regular languages</w:t>
        </w:r>
      </w:ins>
    </w:p>
    <w:p w:rsidR="00E85B26" w:rsidRDefault="006F64B1" w:rsidP="00EF75B3">
      <w:pPr>
        <w:rPr>
          <w:ins w:id="1488" w:author="Arthur Parmentier" w:date="2020-06-08T01:35:00Z"/>
        </w:rPr>
        <w:pPrChange w:id="1489" w:author="Arthur Parmentier" w:date="2020-06-10T16:26:00Z">
          <w:pPr>
            <w:pStyle w:val="Titre4"/>
          </w:pPr>
        </w:pPrChange>
      </w:pPr>
      <w:ins w:id="1490" w:author="Arthur Parmentier" w:date="2020-06-08T01:37:00Z">
        <w:r>
          <w:t xml:space="preserve">In order to introduce the </w:t>
        </w:r>
        <w:r w:rsidR="00067022">
          <w:t xml:space="preserve">parsing mechanisms of my recognition tool, I would like to </w:t>
        </w:r>
      </w:ins>
      <w:ins w:id="1491" w:author="Arthur Parmentier" w:date="2020-06-08T01:38:00Z">
        <w:r w:rsidR="00067022">
          <w:t>explain some of the basic concepts of context free/sensitive grammars and how their can be parsed by automata.</w:t>
        </w:r>
      </w:ins>
    </w:p>
    <w:p w:rsidR="00E85B26" w:rsidRDefault="00E85B26" w:rsidP="00EF75B3">
      <w:pPr>
        <w:pStyle w:val="Titre5"/>
        <w:rPr>
          <w:ins w:id="1492" w:author="Arthur Parmentier" w:date="2020-06-08T01:40:00Z"/>
        </w:rPr>
        <w:pPrChange w:id="1493" w:author="Arthur Parmentier" w:date="2020-06-10T16:26:00Z">
          <w:pPr>
            <w:pStyle w:val="Titre4"/>
          </w:pPr>
        </w:pPrChange>
      </w:pPr>
      <w:ins w:id="1494" w:author="Arthur Parmentier" w:date="2020-06-08T01:35:00Z">
        <w:r>
          <w:t>Context sensitive grammars</w:t>
        </w:r>
      </w:ins>
    </w:p>
    <w:p w:rsidR="00DE0C52" w:rsidRPr="00DE0C52" w:rsidRDefault="00DE0C52" w:rsidP="00EF75B3">
      <w:pPr>
        <w:rPr>
          <w:ins w:id="1495" w:author="Arthur Parmentier" w:date="2020-06-08T01:35:00Z"/>
          <w:rPrChange w:id="1496" w:author="Arthur Parmentier" w:date="2020-06-08T01:40:00Z">
            <w:rPr>
              <w:ins w:id="1497" w:author="Arthur Parmentier" w:date="2020-06-08T01:35:00Z"/>
            </w:rPr>
          </w:rPrChange>
        </w:rPr>
        <w:pPrChange w:id="1498" w:author="Arthur Parmentier" w:date="2020-06-10T16:26:00Z">
          <w:pPr>
            <w:pStyle w:val="Titre4"/>
          </w:pPr>
        </w:pPrChange>
      </w:pPr>
      <w:ins w:id="1499" w:author="Arthur Parmentier" w:date="2020-06-08T01:40:00Z">
        <w:r w:rsidRPr="00DE0C52">
          <w:rPr>
            <w:rPrChange w:id="1500" w:author="Arthur Parmentier" w:date="2020-06-08T01:40:00Z">
              <w:rPr/>
            </w:rPrChange>
          </w:rPr>
          <w:t xml:space="preserve">Context sensitive grammars describe </w:t>
        </w:r>
        <w:r w:rsidRPr="00DE0C52">
          <w:rPr>
            <w:rPrChange w:id="1501" w:author="Arthur Parmentier" w:date="2020-06-08T01:40:00Z">
              <w:rPr>
                <w:lang w:val="fr-FR"/>
              </w:rPr>
            </w:rPrChange>
          </w:rPr>
          <w:t>th</w:t>
        </w:r>
        <w:r>
          <w:t xml:space="preserve">e grammars of oral and written languages we are familiar with, such as </w:t>
        </w:r>
      </w:ins>
      <w:ins w:id="1502" w:author="Arthur Parmentier" w:date="2020-06-08T01:41:00Z">
        <w:r>
          <w:t>English.</w:t>
        </w:r>
      </w:ins>
      <w:ins w:id="1503" w:author="Arthur Parmentier" w:date="2020-06-08T01:42:00Z">
        <w:r w:rsidR="00A71935">
          <w:t xml:space="preserve"> As its name suggest, it means that to </w:t>
        </w:r>
      </w:ins>
      <w:ins w:id="1504" w:author="Arthur Parmentier" w:date="2020-06-08T01:47:00Z">
        <w:r w:rsidR="008054B5">
          <w:t>find</w:t>
        </w:r>
      </w:ins>
      <w:ins w:id="1505" w:author="Arthur Parmentier" w:date="2020-06-08T01:42:00Z">
        <w:r w:rsidR="00A71935">
          <w:t xml:space="preserve"> the function of an element in the sentence, it </w:t>
        </w:r>
      </w:ins>
      <w:ins w:id="1506" w:author="Arthur Parmentier" w:date="2020-06-08T01:44:00Z">
        <w:r w:rsidR="00A71935">
          <w:t xml:space="preserve">may be </w:t>
        </w:r>
      </w:ins>
      <w:ins w:id="1507" w:author="Arthur Parmentier" w:date="2020-06-08T01:43:00Z">
        <w:r w:rsidR="00A71935">
          <w:t>necessary to know about the context, i.e. the other elements that surrounds it.</w:t>
        </w:r>
      </w:ins>
    </w:p>
    <w:p w:rsidR="00E85B26" w:rsidRDefault="00C22AA0" w:rsidP="00EF75B3">
      <w:pPr>
        <w:rPr>
          <w:ins w:id="1508" w:author="Arthur Parmentier" w:date="2020-06-08T01:40:00Z"/>
        </w:rPr>
        <w:pPrChange w:id="1509" w:author="Arthur Parmentier" w:date="2020-06-10T16:26:00Z">
          <w:pPr/>
        </w:pPrChange>
      </w:pPr>
      <w:ins w:id="1510" w:author="Arthur Parmentier" w:date="2020-06-08T01:44:00Z">
        <w:r>
          <w:t>One important theorem is t</w:t>
        </w:r>
      </w:ins>
      <w:ins w:id="1511" w:author="Arthur Parmentier" w:date="2020-06-08T01:45:00Z">
        <w:r>
          <w:t xml:space="preserve">hat all </w:t>
        </w:r>
      </w:ins>
      <w:ins w:id="1512" w:author="Arthur Parmentier" w:date="2020-06-08T01:35:00Z">
        <w:r w:rsidR="00E85B26">
          <w:t>context-sensitive grammar</w:t>
        </w:r>
      </w:ins>
      <w:ins w:id="1513" w:author="Arthur Parmentier" w:date="2020-06-08T01:45:00Z">
        <w:r>
          <w:t>s</w:t>
        </w:r>
      </w:ins>
      <w:ins w:id="1514" w:author="Arthur Parmentier" w:date="2020-06-08T01:35:00Z">
        <w:r w:rsidR="00E85B26">
          <w:t xml:space="preserve"> </w:t>
        </w:r>
      </w:ins>
      <w:ins w:id="1515" w:author="Arthur Parmentier" w:date="2020-06-08T01:45:00Z">
        <w:r>
          <w:t>are described by a</w:t>
        </w:r>
      </w:ins>
      <w:ins w:id="1516" w:author="Arthur Parmentier" w:date="2020-06-08T01:35:00Z">
        <w:r w:rsidR="00E85B26">
          <w:t xml:space="preserve"> linear bounded automaton (LBA)</w:t>
        </w:r>
      </w:ins>
      <w:ins w:id="1517" w:author="Arthur Parmentier" w:date="2020-06-08T01:45:00Z">
        <w:r w:rsidR="00942F80">
          <w:t xml:space="preserve"> that could for instance be implemented on a computer.</w:t>
        </w:r>
      </w:ins>
      <w:customXmlInsRangeStart w:id="1518" w:author="Arthur Parmentier" w:date="2020-06-10T19:14:00Z"/>
      <w:sdt>
        <w:sdtPr>
          <w:id w:val="1032304483"/>
          <w:citation/>
        </w:sdtPr>
        <w:sdtContent>
          <w:customXmlInsRangeEnd w:id="1518"/>
          <w:ins w:id="1519" w:author="Arthur Parmentier" w:date="2020-06-10T19:14:00Z">
            <w:r w:rsidR="008B7832">
              <w:fldChar w:fldCharType="begin"/>
            </w:r>
            <w:r w:rsidR="008B7832" w:rsidRPr="008B7832">
              <w:rPr>
                <w:rPrChange w:id="1520" w:author="Arthur Parmentier" w:date="2020-06-10T19:14:00Z">
                  <w:rPr>
                    <w:lang w:val="fr-FR"/>
                  </w:rPr>
                </w:rPrChange>
              </w:rPr>
              <w:instrText xml:space="preserve"> CITATION Hop \l 1036 </w:instrText>
            </w:r>
          </w:ins>
          <w:r w:rsidR="008B7832">
            <w:fldChar w:fldCharType="separate"/>
          </w:r>
          <w:r w:rsidR="00304C55">
            <w:rPr>
              <w:noProof/>
            </w:rPr>
            <w:t xml:space="preserve"> (Hopcroft)</w:t>
          </w:r>
          <w:ins w:id="1521" w:author="Arthur Parmentier" w:date="2020-06-10T19:14:00Z">
            <w:r w:rsidR="008B7832">
              <w:fldChar w:fldCharType="end"/>
            </w:r>
          </w:ins>
          <w:customXmlInsRangeStart w:id="1522" w:author="Arthur Parmentier" w:date="2020-06-10T19:14:00Z"/>
        </w:sdtContent>
      </w:sdt>
      <w:customXmlInsRangeEnd w:id="1522"/>
    </w:p>
    <w:p w:rsidR="00DE0C52" w:rsidRDefault="008054B5" w:rsidP="00EF75B3">
      <w:pPr>
        <w:pStyle w:val="Titre5"/>
        <w:rPr>
          <w:ins w:id="1523" w:author="Arthur Parmentier" w:date="2020-06-08T01:45:00Z"/>
        </w:rPr>
        <w:pPrChange w:id="1524" w:author="Arthur Parmentier" w:date="2020-06-10T16:26:00Z">
          <w:pPr>
            <w:pStyle w:val="Titre4"/>
          </w:pPr>
        </w:pPrChange>
      </w:pPr>
      <w:ins w:id="1525" w:author="Arthur Parmentier" w:date="2020-06-08T01:45:00Z">
        <w:r>
          <w:t>Context-free grammars</w:t>
        </w:r>
      </w:ins>
    </w:p>
    <w:p w:rsidR="008054B5" w:rsidRDefault="008054B5" w:rsidP="00EF75B3">
      <w:pPr>
        <w:rPr>
          <w:ins w:id="1526" w:author="Arthur Parmentier" w:date="2020-06-08T01:47:00Z"/>
        </w:rPr>
        <w:pPrChange w:id="1527" w:author="Arthur Parmentier" w:date="2020-06-10T16:26:00Z">
          <w:pPr/>
        </w:pPrChange>
      </w:pPr>
      <w:ins w:id="1528" w:author="Arthur Parmentier" w:date="2020-06-08T01:45:00Z">
        <w:r>
          <w:t>At the opposite of context</w:t>
        </w:r>
      </w:ins>
      <w:ins w:id="1529" w:author="Arthur Parmentier" w:date="2020-06-08T01:46:00Z">
        <w:r>
          <w:t>-sensitive grammars, context-free grammars describe languages in which it is not necessary to know about the context to find the function of an</w:t>
        </w:r>
      </w:ins>
      <w:ins w:id="1530" w:author="Arthur Parmentier" w:date="2020-06-08T01:47:00Z">
        <w:r>
          <w:t xml:space="preserve"> element. Context-free grammars are therefore a subset of context-sensitive grammars.</w:t>
        </w:r>
      </w:ins>
    </w:p>
    <w:p w:rsidR="001958BE" w:rsidRDefault="001958BE" w:rsidP="00EF75B3">
      <w:pPr>
        <w:rPr>
          <w:ins w:id="1531" w:author="Arthur Parmentier" w:date="2020-06-08T01:48:00Z"/>
        </w:rPr>
        <w:pPrChange w:id="1532" w:author="Arthur Parmentier" w:date="2020-06-10T16:26:00Z">
          <w:pPr/>
        </w:pPrChange>
      </w:pPr>
      <w:ins w:id="1533" w:author="Arthur Parmentier" w:date="2020-06-08T01:47:00Z">
        <w:r>
          <w:t xml:space="preserve">For instance, consider </w:t>
        </w:r>
      </w:ins>
      <w:ins w:id="1534" w:author="Arthur Parmentier" w:date="2020-06-08T02:00:00Z">
        <w:r w:rsidR="00E314FF">
          <w:t xml:space="preserve">the </w:t>
        </w:r>
      </w:ins>
      <w:ins w:id="1535" w:author="Arthur Parmentier" w:date="2020-06-08T01:48:00Z">
        <w:r>
          <w:t>grammar</w:t>
        </w:r>
      </w:ins>
      <w:ins w:id="1536" w:author="Arthur Parmentier" w:date="2020-06-08T01:55:00Z">
        <w:r>
          <w:t xml:space="preserve"> made of the following production rules</w:t>
        </w:r>
      </w:ins>
      <w:ins w:id="1537" w:author="Arthur Parmentier" w:date="2020-06-08T01:48:00Z">
        <w:r>
          <w:t>:</w:t>
        </w:r>
      </w:ins>
    </w:p>
    <w:p w:rsidR="001958BE" w:rsidRDefault="00352DF5" w:rsidP="00EF75B3">
      <w:pPr>
        <w:rPr>
          <w:ins w:id="1538" w:author="Arthur Parmentier" w:date="2020-06-08T01:51:00Z"/>
          <w:rFonts w:ascii="Cambria" w:hAnsi="Cambria" w:cs="Cambria"/>
        </w:rPr>
        <w:pPrChange w:id="1539" w:author="Arthur Parmentier" w:date="2020-06-10T16:26:00Z">
          <w:pPr/>
        </w:pPrChange>
      </w:pPr>
      <w:ins w:id="1540" w:author="Arthur Parmentier" w:date="2020-06-08T02:03:00Z">
        <w:r>
          <w:rPr>
            <w:rFonts w:cs="Cambria Math"/>
          </w:rPr>
          <w:t>S</w:t>
        </w:r>
      </w:ins>
      <w:ins w:id="1541" w:author="Arthur Parmentier" w:date="2020-06-08T01:50:00Z">
        <w:r w:rsidR="001958BE" w:rsidRPr="001958BE">
          <w:rPr>
            <w:rFonts w:cs="Cambria Math"/>
            <w:rPrChange w:id="1542" w:author="Arthur Parmentier" w:date="2020-06-08T01:50:00Z">
              <w:rPr>
                <w:rFonts w:ascii="Cambria Math" w:hAnsi="Cambria Math" w:cs="Cambria Math"/>
              </w:rPr>
            </w:rPrChange>
          </w:rPr>
          <w:t xml:space="preserve"> -&gt; </w:t>
        </w:r>
      </w:ins>
      <w:ins w:id="1543" w:author="Arthur Parmentier" w:date="2020-06-08T02:06:00Z">
        <w:r>
          <w:rPr>
            <w:rFonts w:cs="Cambria Math"/>
          </w:rPr>
          <w:t>WHO WHAT HOW WHEN</w:t>
        </w:r>
      </w:ins>
      <w:ins w:id="1544" w:author="Arthur Parmentier" w:date="2020-06-08T01:48:00Z">
        <w:r w:rsidR="001958BE">
          <w:br/>
        </w:r>
      </w:ins>
      <w:ins w:id="1545" w:author="Arthur Parmentier" w:date="2020-06-08T02:06:00Z">
        <w:r>
          <w:t>WHO</w:t>
        </w:r>
      </w:ins>
      <w:ins w:id="1546" w:author="Arthur Parmentier" w:date="2020-06-08T01:48:00Z">
        <w:r w:rsidR="001958BE">
          <w:t xml:space="preserve"> -&gt; </w:t>
        </w:r>
      </w:ins>
      <w:ins w:id="1547" w:author="Arthur Parmentier" w:date="2020-06-10T19:14:00Z">
        <w:r w:rsidR="008B7832">
          <w:t>identifier</w:t>
        </w:r>
      </w:ins>
      <w:ins w:id="1548" w:author="Arthur Parmentier" w:date="2020-06-08T01:48:00Z">
        <w:r w:rsidR="001958BE">
          <w:br/>
        </w:r>
      </w:ins>
      <w:ins w:id="1549" w:author="Arthur Parmentier" w:date="2020-06-08T02:06:00Z">
        <w:r>
          <w:lastRenderedPageBreak/>
          <w:t>WHAT</w:t>
        </w:r>
      </w:ins>
      <w:ins w:id="1550" w:author="Arthur Parmentier" w:date="2020-06-08T01:48:00Z">
        <w:r w:rsidR="001958BE">
          <w:t xml:space="preserve"> -&gt; </w:t>
        </w:r>
      </w:ins>
      <w:ins w:id="1551" w:author="Arthur Parmentier" w:date="2020-06-10T19:14:00Z">
        <w:r w:rsidR="008B7832">
          <w:t>content</w:t>
        </w:r>
      </w:ins>
      <w:ins w:id="1552" w:author="Arthur Parmentier" w:date="2020-06-08T01:50:00Z">
        <w:r w:rsidR="001958BE">
          <w:br/>
        </w:r>
      </w:ins>
      <w:ins w:id="1553" w:author="Arthur Parmentier" w:date="2020-06-08T02:06:00Z">
        <w:r>
          <w:t>HOW</w:t>
        </w:r>
      </w:ins>
      <w:ins w:id="1554" w:author="Arthur Parmentier" w:date="2020-06-08T01:50:00Z">
        <w:r w:rsidR="001958BE">
          <w:t xml:space="preserve"> -&gt; </w:t>
        </w:r>
      </w:ins>
      <w:ins w:id="1555" w:author="Arthur Parmentier" w:date="2020-06-10T19:15:00Z">
        <w:r w:rsidR="008B7832">
          <w:t>modifier</w:t>
        </w:r>
      </w:ins>
      <w:ins w:id="1556" w:author="Arthur Parmentier" w:date="2020-06-08T02:07:00Z">
        <w:r>
          <w:t xml:space="preserve"> | </w:t>
        </w:r>
        <w:r w:rsidRPr="00352DF5">
          <w:rPr>
            <w:rFonts w:ascii="Cambria" w:hAnsi="Cambria" w:cs="Cambria"/>
          </w:rPr>
          <w:t>ε</w:t>
        </w:r>
      </w:ins>
      <w:ins w:id="1557" w:author="Arthur Parmentier" w:date="2020-06-08T01:50:00Z">
        <w:r w:rsidR="001958BE">
          <w:br/>
        </w:r>
      </w:ins>
      <w:ins w:id="1558" w:author="Arthur Parmentier" w:date="2020-06-08T02:07:00Z">
        <w:r>
          <w:t>WHEN</w:t>
        </w:r>
      </w:ins>
      <w:ins w:id="1559" w:author="Arthur Parmentier" w:date="2020-06-08T01:50:00Z">
        <w:r w:rsidR="001958BE">
          <w:t>-&gt;</w:t>
        </w:r>
      </w:ins>
      <w:ins w:id="1560" w:author="Arthur Parmentier" w:date="2020-06-08T01:51:00Z">
        <w:r w:rsidR="001958BE">
          <w:t xml:space="preserve"> </w:t>
        </w:r>
      </w:ins>
      <w:ins w:id="1561" w:author="Arthur Parmentier" w:date="2020-06-10T19:15:00Z">
        <w:r w:rsidR="008B7832">
          <w:rPr>
            <w:rFonts w:cs="Cambria Math"/>
          </w:rPr>
          <w:t>go gesture</w:t>
        </w:r>
      </w:ins>
    </w:p>
    <w:p w:rsidR="00F93519" w:rsidRDefault="001958BE" w:rsidP="00EF75B3">
      <w:pPr>
        <w:rPr>
          <w:ins w:id="1562" w:author="Arthur Parmentier" w:date="2020-06-08T02:15:00Z"/>
          <w:rFonts w:cs="Cambria"/>
        </w:rPr>
        <w:pPrChange w:id="1563" w:author="Arthur Parmentier" w:date="2020-06-10T16:26:00Z">
          <w:pPr/>
        </w:pPrChange>
      </w:pPr>
      <w:ins w:id="1564" w:author="Arthur Parmentier" w:date="2020-06-08T01:53:00Z">
        <w:r>
          <w:t xml:space="preserve">where </w:t>
        </w:r>
      </w:ins>
      <w:ins w:id="1565" w:author="Arthur Parmentier" w:date="2020-06-08T02:10:00Z">
        <w:r w:rsidR="0098315D">
          <w:t>“</w:t>
        </w:r>
      </w:ins>
      <w:ins w:id="1566" w:author="Arthur Parmentier" w:date="2020-06-08T02:09:00Z">
        <w:r w:rsidR="00352DF5">
          <w:t>WHO</w:t>
        </w:r>
      </w:ins>
      <w:ins w:id="1567" w:author="Arthur Parmentier" w:date="2020-06-08T02:10:00Z">
        <w:r w:rsidR="0098315D">
          <w:t>”</w:t>
        </w:r>
      </w:ins>
      <w:ins w:id="1568" w:author="Arthur Parmentier" w:date="2020-06-08T02:09:00Z">
        <w:r w:rsidR="00352DF5">
          <w:t xml:space="preserve">, </w:t>
        </w:r>
      </w:ins>
      <w:ins w:id="1569" w:author="Arthur Parmentier" w:date="2020-06-08T02:10:00Z">
        <w:r w:rsidR="0098315D">
          <w:t>“</w:t>
        </w:r>
      </w:ins>
      <w:ins w:id="1570" w:author="Arthur Parmentier" w:date="2020-06-08T02:09:00Z">
        <w:r w:rsidR="00352DF5">
          <w:t>WHAT</w:t>
        </w:r>
      </w:ins>
      <w:ins w:id="1571" w:author="Arthur Parmentier" w:date="2020-06-08T02:10:00Z">
        <w:r w:rsidR="0098315D">
          <w:t>”</w:t>
        </w:r>
      </w:ins>
      <w:ins w:id="1572" w:author="Arthur Parmentier" w:date="2020-06-08T02:09:00Z">
        <w:r w:rsidR="00352DF5">
          <w:t xml:space="preserve">, </w:t>
        </w:r>
      </w:ins>
      <w:ins w:id="1573" w:author="Arthur Parmentier" w:date="2020-06-08T02:10:00Z">
        <w:r w:rsidR="0098315D">
          <w:t>“</w:t>
        </w:r>
      </w:ins>
      <w:ins w:id="1574" w:author="Arthur Parmentier" w:date="2020-06-08T02:09:00Z">
        <w:r w:rsidR="00352DF5">
          <w:t>HOW</w:t>
        </w:r>
      </w:ins>
      <w:ins w:id="1575" w:author="Arthur Parmentier" w:date="2020-06-08T02:10:00Z">
        <w:r w:rsidR="0098315D">
          <w:t>”</w:t>
        </w:r>
      </w:ins>
      <w:ins w:id="1576" w:author="Arthur Parmentier" w:date="2020-06-08T02:09:00Z">
        <w:r w:rsidR="00352DF5">
          <w:t xml:space="preserve">, </w:t>
        </w:r>
      </w:ins>
      <w:ins w:id="1577" w:author="Arthur Parmentier" w:date="2020-06-08T02:10:00Z">
        <w:r w:rsidR="0098315D">
          <w:t>“</w:t>
        </w:r>
      </w:ins>
      <w:ins w:id="1578" w:author="Arthur Parmentier" w:date="2020-06-08T02:09:00Z">
        <w:r w:rsidR="00352DF5">
          <w:t>WHEN</w:t>
        </w:r>
      </w:ins>
      <w:ins w:id="1579" w:author="Arthur Parmentier" w:date="2020-06-08T02:10:00Z">
        <w:r w:rsidR="0098315D">
          <w:t>”</w:t>
        </w:r>
      </w:ins>
      <w:ins w:id="1580" w:author="Arthur Parmentier" w:date="2020-06-08T02:09:00Z">
        <w:r w:rsidR="00352DF5">
          <w:t xml:space="preserve"> </w:t>
        </w:r>
      </w:ins>
      <w:ins w:id="1581" w:author="Arthur Parmentier" w:date="2020-06-08T02:10:00Z">
        <w:r w:rsidR="0098315D">
          <w:t>are non-terminal symbols (representing abstract structures in the grammar), “</w:t>
        </w:r>
      </w:ins>
      <w:ins w:id="1582" w:author="Arthur Parmentier" w:date="2020-06-10T19:15:00Z">
        <w:r w:rsidR="008B7832">
          <w:t>identifier</w:t>
        </w:r>
      </w:ins>
      <w:ins w:id="1583" w:author="Arthur Parmentier" w:date="2020-06-08T02:10:00Z">
        <w:r w:rsidR="0098315D">
          <w:t>”, “</w:t>
        </w:r>
      </w:ins>
      <w:ins w:id="1584" w:author="Arthur Parmentier" w:date="2020-06-10T19:15:00Z">
        <w:r w:rsidR="008B7832">
          <w:t>content</w:t>
        </w:r>
      </w:ins>
      <w:ins w:id="1585" w:author="Arthur Parmentier" w:date="2020-06-08T02:10:00Z">
        <w:r w:rsidR="0098315D">
          <w:t>”, “</w:t>
        </w:r>
      </w:ins>
      <w:ins w:id="1586" w:author="Arthur Parmentier" w:date="2020-06-10T19:15:00Z">
        <w:r w:rsidR="008B7832">
          <w:t>modifier</w:t>
        </w:r>
      </w:ins>
      <w:ins w:id="1587" w:author="Arthur Parmentier" w:date="2020-06-08T02:10:00Z">
        <w:r w:rsidR="0098315D">
          <w:t>”</w:t>
        </w:r>
      </w:ins>
      <w:ins w:id="1588" w:author="Arthur Parmentier" w:date="2020-06-08T02:11:00Z">
        <w:r w:rsidR="0098315D">
          <w:t>, “</w:t>
        </w:r>
      </w:ins>
      <w:ins w:id="1589" w:author="Arthur Parmentier" w:date="2020-06-10T19:15:00Z">
        <w:r w:rsidR="008B7832">
          <w:t>go gesture</w:t>
        </w:r>
      </w:ins>
      <w:ins w:id="1590" w:author="Arthur Parmentier" w:date="2020-06-08T02:11:00Z">
        <w:r w:rsidR="0098315D">
          <w:t>” are terminal symbols representing words or signs in the sentence,</w:t>
        </w:r>
      </w:ins>
      <w:ins w:id="1591" w:author="Arthur Parmentier" w:date="2020-06-08T02:10:00Z">
        <w:r w:rsidR="0098315D">
          <w:t xml:space="preserve"> </w:t>
        </w:r>
      </w:ins>
      <w:ins w:id="1592" w:author="Arthur Parmentier" w:date="2020-06-08T02:07:00Z">
        <w:r w:rsidR="00352DF5">
          <w:t xml:space="preserve">S is the start symbol </w:t>
        </w:r>
      </w:ins>
      <w:ins w:id="1593" w:author="Arthur Parmentier" w:date="2020-06-08T02:08:00Z">
        <w:r w:rsidR="00352DF5">
          <w:t>(sentence symbol)</w:t>
        </w:r>
      </w:ins>
      <w:ins w:id="1594" w:author="Arthur Parmentier" w:date="2020-06-08T02:14:00Z">
        <w:r w:rsidR="00B122FD">
          <w:t>,</w:t>
        </w:r>
      </w:ins>
      <w:ins w:id="1595" w:author="Arthur Parmentier" w:date="2020-06-08T01:53:00Z">
        <w:r>
          <w:rPr>
            <w:rFonts w:cs="Cambria Math"/>
          </w:rPr>
          <w:t xml:space="preserve"> </w:t>
        </w:r>
      </w:ins>
      <w:ins w:id="1596" w:author="Arthur Parmentier" w:date="2020-06-08T02:08:00Z">
        <w:r w:rsidR="00352DF5" w:rsidRPr="00352DF5">
          <w:rPr>
            <w:rFonts w:ascii="Cambria" w:hAnsi="Cambria" w:cs="Cambria"/>
          </w:rPr>
          <w:t>ε</w:t>
        </w:r>
      </w:ins>
      <w:ins w:id="1597" w:author="Arthur Parmentier" w:date="2020-06-08T01:53:00Z">
        <w:r>
          <w:rPr>
            <w:rFonts w:cs="Cambria"/>
          </w:rPr>
          <w:t xml:space="preserve"> </w:t>
        </w:r>
      </w:ins>
      <w:ins w:id="1598" w:author="Arthur Parmentier" w:date="2020-06-08T02:08:00Z">
        <w:r w:rsidR="00352DF5">
          <w:rPr>
            <w:rFonts w:cs="Cambria"/>
          </w:rPr>
          <w:t>the empty string symbol</w:t>
        </w:r>
      </w:ins>
      <w:ins w:id="1599" w:author="Arthur Parmentier" w:date="2020-06-08T02:14:00Z">
        <w:r w:rsidR="00B122FD">
          <w:rPr>
            <w:rFonts w:cs="Cambria"/>
          </w:rPr>
          <w:t xml:space="preserve"> and | the “or” </w:t>
        </w:r>
        <w:r w:rsidR="006172B3">
          <w:rPr>
            <w:rFonts w:cs="Cambria"/>
          </w:rPr>
          <w:t>l</w:t>
        </w:r>
        <w:r w:rsidR="00CD4D7C">
          <w:rPr>
            <w:rFonts w:cs="Cambria"/>
          </w:rPr>
          <w:t xml:space="preserve">ogical </w:t>
        </w:r>
        <w:r w:rsidR="00B122FD">
          <w:rPr>
            <w:rFonts w:cs="Cambria"/>
          </w:rPr>
          <w:t>operator</w:t>
        </w:r>
      </w:ins>
      <w:ins w:id="1600" w:author="Arthur Parmentier" w:date="2020-06-08T01:55:00Z">
        <w:r>
          <w:rPr>
            <w:rFonts w:cs="Cambria"/>
          </w:rPr>
          <w:t>.</w:t>
        </w:r>
      </w:ins>
      <w:ins w:id="1601" w:author="Arthur Parmentier" w:date="2020-06-08T01:53:00Z">
        <w:r>
          <w:rPr>
            <w:rFonts w:cs="Cambria"/>
          </w:rPr>
          <w:t xml:space="preserve"> </w:t>
        </w:r>
      </w:ins>
      <w:ins w:id="1602" w:author="Arthur Parmentier" w:date="2020-06-08T02:14:00Z">
        <w:r w:rsidR="005A4010">
          <w:rPr>
            <w:rFonts w:cs="Cambria"/>
          </w:rPr>
          <w:br/>
        </w:r>
      </w:ins>
      <w:ins w:id="1603" w:author="Arthur Parmentier" w:date="2020-06-08T01:56:00Z">
        <w:r>
          <w:rPr>
            <w:rFonts w:cs="Cambria"/>
          </w:rPr>
          <w:t xml:space="preserve">This grammar would only produce </w:t>
        </w:r>
      </w:ins>
      <w:ins w:id="1604" w:author="Arthur Parmentier" w:date="2020-06-08T02:11:00Z">
        <w:r w:rsidR="0098315D">
          <w:rPr>
            <w:rFonts w:cs="Cambria"/>
          </w:rPr>
          <w:t>two different</w:t>
        </w:r>
      </w:ins>
      <w:ins w:id="1605" w:author="Arthur Parmentier" w:date="2020-06-08T01:56:00Z">
        <w:r>
          <w:rPr>
            <w:rFonts w:cs="Cambria"/>
          </w:rPr>
          <w:t xml:space="preserve"> sentence</w:t>
        </w:r>
      </w:ins>
      <w:ins w:id="1606" w:author="Arthur Parmentier" w:date="2020-06-08T02:11:00Z">
        <w:r w:rsidR="0098315D">
          <w:rPr>
            <w:rFonts w:cs="Cambria"/>
          </w:rPr>
          <w:t>s</w:t>
        </w:r>
      </w:ins>
      <w:ins w:id="1607" w:author="Arthur Parmentier" w:date="2020-06-08T01:56:00Z">
        <w:r>
          <w:rPr>
            <w:rFonts w:cs="Cambria"/>
          </w:rPr>
          <w:t xml:space="preserve">: </w:t>
        </w:r>
      </w:ins>
    </w:p>
    <w:p w:rsidR="00F93519" w:rsidRDefault="001958BE" w:rsidP="00EF75B3">
      <w:pPr>
        <w:pStyle w:val="Paragraphedeliste"/>
        <w:numPr>
          <w:ilvl w:val="0"/>
          <w:numId w:val="43"/>
        </w:numPr>
        <w:rPr>
          <w:ins w:id="1608" w:author="Arthur Parmentier" w:date="2020-06-08T02:15:00Z"/>
          <w:rFonts w:cs="Cambria"/>
        </w:rPr>
        <w:pPrChange w:id="1609" w:author="Arthur Parmentier" w:date="2020-06-10T16:26:00Z">
          <w:pPr>
            <w:pStyle w:val="Paragraphedeliste"/>
            <w:numPr>
              <w:numId w:val="43"/>
            </w:numPr>
            <w:ind w:hanging="360"/>
          </w:pPr>
        </w:pPrChange>
      </w:pPr>
      <w:ins w:id="1610" w:author="Arthur Parmentier" w:date="2020-06-08T01:56:00Z">
        <w:r w:rsidRPr="00F93519">
          <w:rPr>
            <w:rFonts w:cs="Cambria"/>
            <w:rPrChange w:id="1611" w:author="Arthur Parmentier" w:date="2020-06-08T02:15:00Z">
              <w:rPr/>
            </w:rPrChange>
          </w:rPr>
          <w:t>“</w:t>
        </w:r>
      </w:ins>
      <w:ins w:id="1612" w:author="Arthur Parmentier" w:date="2020-06-10T19:15:00Z">
        <w:r w:rsidR="00685528">
          <w:rPr>
            <w:rFonts w:cs="Cambria"/>
          </w:rPr>
          <w:t>identifier</w:t>
        </w:r>
      </w:ins>
      <w:ins w:id="1613" w:author="Arthur Parmentier" w:date="2020-06-08T01:56:00Z">
        <w:r w:rsidRPr="00F93519">
          <w:rPr>
            <w:rFonts w:cs="Cambria"/>
            <w:rPrChange w:id="1614" w:author="Arthur Parmentier" w:date="2020-06-08T02:15:00Z">
              <w:rPr/>
            </w:rPrChange>
          </w:rPr>
          <w:t xml:space="preserve"> </w:t>
        </w:r>
      </w:ins>
      <w:ins w:id="1615" w:author="Arthur Parmentier" w:date="2020-06-10T19:15:00Z">
        <w:r w:rsidR="00685528">
          <w:rPr>
            <w:rFonts w:cs="Cambria"/>
          </w:rPr>
          <w:t>content</w:t>
        </w:r>
      </w:ins>
      <w:ins w:id="1616" w:author="Arthur Parmentier" w:date="2020-06-08T01:56:00Z">
        <w:r w:rsidRPr="00F93519">
          <w:rPr>
            <w:rFonts w:cs="Cambria"/>
            <w:rPrChange w:id="1617" w:author="Arthur Parmentier" w:date="2020-06-08T02:15:00Z">
              <w:rPr/>
            </w:rPrChange>
          </w:rPr>
          <w:t xml:space="preserve"> </w:t>
        </w:r>
      </w:ins>
      <w:ins w:id="1618" w:author="Arthur Parmentier" w:date="2020-06-10T19:15:00Z">
        <w:r w:rsidR="00685528">
          <w:rPr>
            <w:rFonts w:cs="Cambria"/>
          </w:rPr>
          <w:t>modifier</w:t>
        </w:r>
      </w:ins>
      <w:ins w:id="1619" w:author="Arthur Parmentier" w:date="2020-06-08T01:56:00Z">
        <w:r w:rsidRPr="00F93519">
          <w:rPr>
            <w:rFonts w:cs="Cambria"/>
            <w:rPrChange w:id="1620" w:author="Arthur Parmentier" w:date="2020-06-08T02:15:00Z">
              <w:rPr/>
            </w:rPrChange>
          </w:rPr>
          <w:t xml:space="preserve"> </w:t>
        </w:r>
      </w:ins>
      <w:ins w:id="1621" w:author="Arthur Parmentier" w:date="2020-06-10T19:16:00Z">
        <w:r w:rsidR="00685528">
          <w:rPr>
            <w:rFonts w:cs="Cambria"/>
          </w:rPr>
          <w:t>go gesture</w:t>
        </w:r>
      </w:ins>
      <w:ins w:id="1622" w:author="Arthur Parmentier" w:date="2020-06-08T01:56:00Z">
        <w:r w:rsidRPr="00F93519">
          <w:rPr>
            <w:rFonts w:cs="Cambria"/>
            <w:rPrChange w:id="1623" w:author="Arthur Parmentier" w:date="2020-06-08T02:15:00Z">
              <w:rPr/>
            </w:rPrChange>
          </w:rPr>
          <w:t>”</w:t>
        </w:r>
      </w:ins>
    </w:p>
    <w:p w:rsidR="00F93519" w:rsidRDefault="0098315D" w:rsidP="00EF75B3">
      <w:pPr>
        <w:pStyle w:val="Paragraphedeliste"/>
        <w:numPr>
          <w:ilvl w:val="0"/>
          <w:numId w:val="43"/>
        </w:numPr>
        <w:rPr>
          <w:ins w:id="1624" w:author="Arthur Parmentier" w:date="2020-06-08T02:15:00Z"/>
          <w:rFonts w:cs="Cambria"/>
        </w:rPr>
        <w:pPrChange w:id="1625" w:author="Arthur Parmentier" w:date="2020-06-10T16:26:00Z">
          <w:pPr>
            <w:pStyle w:val="Paragraphedeliste"/>
            <w:numPr>
              <w:numId w:val="43"/>
            </w:numPr>
            <w:ind w:hanging="360"/>
          </w:pPr>
        </w:pPrChange>
      </w:pPr>
      <w:ins w:id="1626" w:author="Arthur Parmentier" w:date="2020-06-08T02:11:00Z">
        <w:r w:rsidRPr="00F93519">
          <w:rPr>
            <w:rFonts w:cs="Cambria"/>
            <w:rPrChange w:id="1627" w:author="Arthur Parmentier" w:date="2020-06-08T02:15:00Z">
              <w:rPr/>
            </w:rPrChange>
          </w:rPr>
          <w:t>“</w:t>
        </w:r>
      </w:ins>
      <w:ins w:id="1628" w:author="Arthur Parmentier" w:date="2020-06-10T19:16:00Z">
        <w:r w:rsidR="00685528">
          <w:rPr>
            <w:rFonts w:cs="Cambria"/>
          </w:rPr>
          <w:t>identifier</w:t>
        </w:r>
      </w:ins>
      <w:ins w:id="1629" w:author="Arthur Parmentier" w:date="2020-06-08T02:11:00Z">
        <w:r w:rsidRPr="00F93519">
          <w:rPr>
            <w:rFonts w:cs="Cambria"/>
            <w:rPrChange w:id="1630" w:author="Arthur Parmentier" w:date="2020-06-08T02:15:00Z">
              <w:rPr/>
            </w:rPrChange>
          </w:rPr>
          <w:t xml:space="preserve"> </w:t>
        </w:r>
      </w:ins>
      <w:ins w:id="1631" w:author="Arthur Parmentier" w:date="2020-06-10T19:16:00Z">
        <w:r w:rsidR="00685528">
          <w:rPr>
            <w:rFonts w:cs="Cambria"/>
          </w:rPr>
          <w:t>content</w:t>
        </w:r>
      </w:ins>
      <w:ins w:id="1632" w:author="Arthur Parmentier" w:date="2020-06-08T02:11:00Z">
        <w:r w:rsidRPr="00F93519">
          <w:rPr>
            <w:rFonts w:cs="Cambria"/>
            <w:rPrChange w:id="1633" w:author="Arthur Parmentier" w:date="2020-06-08T02:15:00Z">
              <w:rPr/>
            </w:rPrChange>
          </w:rPr>
          <w:t xml:space="preserve"> </w:t>
        </w:r>
      </w:ins>
      <w:ins w:id="1634" w:author="Arthur Parmentier" w:date="2020-06-10T19:16:00Z">
        <w:r w:rsidR="00685528">
          <w:rPr>
            <w:rFonts w:cs="Cambria"/>
          </w:rPr>
          <w:t>go gesture</w:t>
        </w:r>
      </w:ins>
      <w:ins w:id="1635" w:author="Arthur Parmentier" w:date="2020-06-08T02:11:00Z">
        <w:r w:rsidRPr="00F93519">
          <w:rPr>
            <w:rFonts w:cs="Cambria"/>
            <w:rPrChange w:id="1636" w:author="Arthur Parmentier" w:date="2020-06-08T02:15:00Z">
              <w:rPr/>
            </w:rPrChange>
          </w:rPr>
          <w:t>”</w:t>
        </w:r>
      </w:ins>
    </w:p>
    <w:p w:rsidR="001958BE" w:rsidRPr="00F93519" w:rsidRDefault="001958BE" w:rsidP="00EF75B3">
      <w:pPr>
        <w:rPr>
          <w:ins w:id="1637" w:author="Arthur Parmentier" w:date="2020-06-08T01:57:00Z"/>
          <w:rFonts w:cs="Cambria"/>
          <w:rPrChange w:id="1638" w:author="Arthur Parmentier" w:date="2020-06-08T02:15:00Z">
            <w:rPr>
              <w:ins w:id="1639" w:author="Arthur Parmentier" w:date="2020-06-08T01:57:00Z"/>
            </w:rPr>
          </w:rPrChange>
        </w:rPr>
        <w:pPrChange w:id="1640" w:author="Arthur Parmentier" w:date="2020-06-10T16:26:00Z">
          <w:pPr/>
        </w:pPrChange>
      </w:pPr>
      <w:ins w:id="1641" w:author="Arthur Parmentier" w:date="2020-06-08T01:56:00Z">
        <w:r w:rsidRPr="00F93519">
          <w:rPr>
            <w:rFonts w:cs="Cambria"/>
            <w:rPrChange w:id="1642" w:author="Arthur Parmentier" w:date="2020-06-08T02:15:00Z">
              <w:rPr/>
            </w:rPrChange>
          </w:rPr>
          <w:t>Because the production rules on the left side only contain one element, it is pos</w:t>
        </w:r>
      </w:ins>
      <w:ins w:id="1643" w:author="Arthur Parmentier" w:date="2020-06-08T01:57:00Z">
        <w:r w:rsidRPr="00F93519">
          <w:rPr>
            <w:rFonts w:cs="Cambria"/>
            <w:rPrChange w:id="1644" w:author="Arthur Parmentier" w:date="2020-06-08T02:15:00Z">
              <w:rPr/>
            </w:rPrChange>
          </w:rPr>
          <w:t>sible to find the function of each element in the sentence without the context. This grammar is therefore a context-free grammar.</w:t>
        </w:r>
      </w:ins>
      <w:ins w:id="1645" w:author="Arthur Parmentier" w:date="2020-06-08T02:12:00Z">
        <w:r w:rsidR="0098315D">
          <w:rPr>
            <w:rStyle w:val="Appelnotedebasdep"/>
            <w:rFonts w:cs="Cambria"/>
          </w:rPr>
          <w:footnoteReference w:id="6"/>
        </w:r>
      </w:ins>
    </w:p>
    <w:p w:rsidR="004A5894" w:rsidRDefault="004A5894" w:rsidP="00EF75B3">
      <w:pPr>
        <w:rPr>
          <w:ins w:id="1651" w:author="Arthur Parmentier" w:date="2020-06-08T02:01:00Z"/>
          <w:rStyle w:val="uiqtextrenderedqtext"/>
        </w:rPr>
        <w:pPrChange w:id="1652" w:author="Arthur Parmentier" w:date="2020-06-10T16:26:00Z">
          <w:pPr/>
        </w:pPrChange>
      </w:pPr>
      <w:ins w:id="1653" w:author="Arthur Parmentier" w:date="2020-06-08T01:57:00Z">
        <w:r>
          <w:rPr>
            <w:rFonts w:cs="Cambria"/>
          </w:rPr>
          <w:t xml:space="preserve">One important theorem is that </w:t>
        </w:r>
      </w:ins>
      <w:ins w:id="1654" w:author="Arthur Parmentier" w:date="2020-06-08T02:23:00Z">
        <w:r w:rsidR="00941E46">
          <w:rPr>
            <w:rFonts w:cs="Cambria"/>
          </w:rPr>
          <w:t xml:space="preserve">all </w:t>
        </w:r>
      </w:ins>
      <w:ins w:id="1655" w:author="Arthur Parmentier" w:date="2020-06-08T01:57:00Z">
        <w:r>
          <w:rPr>
            <w:rFonts w:cs="Cambria"/>
          </w:rPr>
          <w:t>context-free grammars</w:t>
        </w:r>
      </w:ins>
      <w:ins w:id="1656" w:author="Arthur Parmentier" w:date="2020-06-08T01:58:00Z">
        <w:r>
          <w:rPr>
            <w:rFonts w:cs="Cambria"/>
          </w:rPr>
          <w:t xml:space="preserve"> </w:t>
        </w:r>
      </w:ins>
      <w:ins w:id="1657" w:author="Arthur Parmentier" w:date="2020-06-08T01:59:00Z">
        <w:r>
          <w:rPr>
            <w:rFonts w:cs="Cambria"/>
          </w:rPr>
          <w:t xml:space="preserve">can be </w:t>
        </w:r>
        <w:r w:rsidR="00106062">
          <w:rPr>
            <w:rFonts w:cs="Cambria"/>
          </w:rPr>
          <w:t xml:space="preserve">described by a pushdown automaton, </w:t>
        </w:r>
        <w:r w:rsidR="00106062">
          <w:rPr>
            <w:rStyle w:val="uiqtextrenderedqtext"/>
          </w:rPr>
          <w:t>which is a finite state automaton with an infinite “stack” attached.</w:t>
        </w:r>
      </w:ins>
    </w:p>
    <w:p w:rsidR="00352DF5" w:rsidRDefault="00352DF5" w:rsidP="00EF75B3">
      <w:pPr>
        <w:pStyle w:val="Titre5"/>
        <w:rPr>
          <w:ins w:id="1658" w:author="Arthur Parmentier" w:date="2020-06-08T02:16:00Z"/>
        </w:rPr>
        <w:pPrChange w:id="1659" w:author="Arthur Parmentier" w:date="2020-06-10T16:26:00Z">
          <w:pPr>
            <w:pStyle w:val="Titre4"/>
          </w:pPr>
        </w:pPrChange>
      </w:pPr>
      <w:ins w:id="1660" w:author="Arthur Parmentier" w:date="2020-06-08T02:01:00Z">
        <w:r>
          <w:t>Regular</w:t>
        </w:r>
      </w:ins>
      <w:ins w:id="1661" w:author="Arthur Parmentier" w:date="2020-06-08T02:16:00Z">
        <w:r w:rsidR="000D2632">
          <w:t xml:space="preserve"> grammar</w:t>
        </w:r>
        <w:r w:rsidR="00300A77">
          <w:t>s</w:t>
        </w:r>
      </w:ins>
    </w:p>
    <w:p w:rsidR="00300A77" w:rsidRDefault="00E56164" w:rsidP="00EF75B3">
      <w:pPr>
        <w:rPr>
          <w:ins w:id="1662" w:author="Arthur Parmentier" w:date="2020-06-08T02:21:00Z"/>
        </w:rPr>
        <w:pPrChange w:id="1663" w:author="Arthur Parmentier" w:date="2020-06-10T16:26:00Z">
          <w:pPr/>
        </w:pPrChange>
      </w:pPr>
      <w:ins w:id="1664" w:author="Arthur Parmentier" w:date="2020-06-08T02:17:00Z">
        <w:r>
          <w:t>A regular grammar is a specific sub-set of context-free grammars</w:t>
        </w:r>
      </w:ins>
      <w:ins w:id="1665" w:author="Arthur Parmentier" w:date="2020-06-08T02:20:00Z">
        <w:r w:rsidR="00FB2671">
          <w:t xml:space="preserve"> that form the so</w:t>
        </w:r>
      </w:ins>
      <w:ins w:id="1666" w:author="Arthur Parmentier" w:date="2020-06-08T02:21:00Z">
        <w:r w:rsidR="00FB2671">
          <w:t>-called “regular expressions”.</w:t>
        </w:r>
      </w:ins>
    </w:p>
    <w:p w:rsidR="00941E46" w:rsidRDefault="00941E46" w:rsidP="00EF75B3">
      <w:pPr>
        <w:rPr>
          <w:ins w:id="1667" w:author="Arthur Parmentier" w:date="2020-06-08T02:22:00Z"/>
        </w:rPr>
        <w:pPrChange w:id="1668" w:author="Arthur Parmentier" w:date="2020-06-10T16:26:00Z">
          <w:pPr/>
        </w:pPrChange>
      </w:pPr>
      <w:ins w:id="1669" w:author="Arthur Parmentier" w:date="2020-06-08T02:22:00Z">
        <w:r>
          <w:t>A grammar such as the one presented in the previous part is a regular grammar.</w:t>
        </w:r>
      </w:ins>
    </w:p>
    <w:p w:rsidR="00941E46" w:rsidRPr="00300A77" w:rsidRDefault="00941E46" w:rsidP="00EF75B3">
      <w:pPr>
        <w:rPr>
          <w:ins w:id="1670" w:author="Arthur Parmentier" w:date="2020-06-07T21:11:00Z"/>
          <w:rPrChange w:id="1671" w:author="Arthur Parmentier" w:date="2020-06-08T02:16:00Z">
            <w:rPr>
              <w:ins w:id="1672" w:author="Arthur Parmentier" w:date="2020-06-07T21:11:00Z"/>
            </w:rPr>
          </w:rPrChange>
        </w:rPr>
        <w:pPrChange w:id="1673" w:author="Arthur Parmentier" w:date="2020-06-10T16:26:00Z">
          <w:pPr>
            <w:pStyle w:val="Titre3"/>
          </w:pPr>
        </w:pPrChange>
      </w:pPr>
      <w:ins w:id="1674" w:author="Arthur Parmentier" w:date="2020-06-08T02:22:00Z">
        <w:r>
          <w:t xml:space="preserve">One important theorem is all regular grammars </w:t>
        </w:r>
      </w:ins>
      <w:ins w:id="1675" w:author="Arthur Parmentier" w:date="2020-06-08T02:23:00Z">
        <w:r>
          <w:t>can be</w:t>
        </w:r>
      </w:ins>
      <w:ins w:id="1676" w:author="Arthur Parmentier" w:date="2020-06-08T02:22:00Z">
        <w:r>
          <w:t xml:space="preserve"> described</w:t>
        </w:r>
      </w:ins>
      <w:ins w:id="1677" w:author="Arthur Parmentier" w:date="2020-06-08T02:24:00Z">
        <w:r>
          <w:t xml:space="preserve"> by a </w:t>
        </w:r>
        <w:r w:rsidR="007C3219">
          <w:t>(</w:t>
        </w:r>
        <w:r>
          <w:t>deterministic</w:t>
        </w:r>
      </w:ins>
      <w:ins w:id="1678" w:author="Arthur Parmentier" w:date="2020-06-08T02:25:00Z">
        <w:r w:rsidR="007C3219">
          <w:t>)</w:t>
        </w:r>
      </w:ins>
      <w:ins w:id="1679" w:author="Arthur Parmentier" w:date="2020-06-08T02:24:00Z">
        <w:r>
          <w:t xml:space="preserve"> f</w:t>
        </w:r>
        <w:r w:rsidRPr="00941E46">
          <w:t xml:space="preserve">inite </w:t>
        </w:r>
        <w:r>
          <w:t>s</w:t>
        </w:r>
        <w:r w:rsidRPr="00941E46">
          <w:t xml:space="preserve">tate </w:t>
        </w:r>
        <w:r>
          <w:t>a</w:t>
        </w:r>
        <w:r w:rsidRPr="00941E46">
          <w:t>utomat</w:t>
        </w:r>
        <w:r w:rsidR="009F582B">
          <w:t>on</w:t>
        </w:r>
      </w:ins>
      <w:ins w:id="1680" w:author="Arthur Parmentier" w:date="2020-06-08T02:25:00Z">
        <w:r w:rsidR="00021EF8">
          <w:t>, also called a finite state machine (FSM).</w:t>
        </w:r>
      </w:ins>
    </w:p>
    <w:p w:rsidR="00A62779" w:rsidRDefault="00A62779" w:rsidP="00EF75B3">
      <w:pPr>
        <w:pStyle w:val="Titre4"/>
        <w:rPr>
          <w:ins w:id="1681" w:author="Arthur Parmentier" w:date="2020-06-08T02:26:00Z"/>
        </w:rPr>
        <w:pPrChange w:id="1682" w:author="Arthur Parmentier" w:date="2020-06-10T16:26:00Z">
          <w:pPr>
            <w:pStyle w:val="Titre3"/>
          </w:pPr>
        </w:pPrChange>
      </w:pPr>
      <w:ins w:id="1683" w:author="Arthur Parmentier" w:date="2020-06-08T02:25:00Z">
        <w:r>
          <w:t>Parsing</w:t>
        </w:r>
      </w:ins>
    </w:p>
    <w:p w:rsidR="00A62779" w:rsidRPr="00A62779" w:rsidRDefault="00A62779" w:rsidP="00EF75B3">
      <w:pPr>
        <w:rPr>
          <w:ins w:id="1684" w:author="Arthur Parmentier" w:date="2020-06-08T02:25:00Z"/>
          <w:rPrChange w:id="1685" w:author="Arthur Parmentier" w:date="2020-06-08T02:26:00Z">
            <w:rPr>
              <w:ins w:id="1686" w:author="Arthur Parmentier" w:date="2020-06-08T02:25:00Z"/>
            </w:rPr>
          </w:rPrChange>
        </w:rPr>
        <w:pPrChange w:id="1687" w:author="Arthur Parmentier" w:date="2020-06-10T16:26:00Z">
          <w:pPr>
            <w:pStyle w:val="Titre3"/>
          </w:pPr>
        </w:pPrChange>
      </w:pPr>
      <w:ins w:id="1688" w:author="Arthur Parmentier" w:date="2020-06-08T02:26:00Z">
        <w:r>
          <w:t xml:space="preserve">Parsing, also called syntactic analysis, is the process </w:t>
        </w:r>
      </w:ins>
      <w:ins w:id="1689" w:author="Arthur Parmentier" w:date="2020-06-08T02:27:00Z">
        <w:r>
          <w:t xml:space="preserve">of analyzing string of symbols (or sentences) that are described by </w:t>
        </w:r>
      </w:ins>
      <w:ins w:id="1690" w:author="Arthur Parmentier" w:date="2020-06-08T02:28:00Z">
        <w:r>
          <w:t>a grammar</w:t>
        </w:r>
      </w:ins>
      <w:ins w:id="1691" w:author="Arthur Parmentier" w:date="2020-06-08T02:29:00Z">
        <w:r>
          <w:t>.</w:t>
        </w:r>
      </w:ins>
      <w:ins w:id="1692" w:author="Arthur Parmentier" w:date="2020-06-08T02:30:00Z">
        <w:r w:rsidR="00ED0E0D">
          <w:t xml:space="preserve"> It can be performed by different types of automata, depending on the type of grammar that is considered.</w:t>
        </w:r>
      </w:ins>
    </w:p>
    <w:p w:rsidR="006D5BBB" w:rsidRDefault="00657DAC" w:rsidP="00EF75B3">
      <w:pPr>
        <w:pStyle w:val="Titre4"/>
        <w:rPr>
          <w:ins w:id="1693" w:author="Arthur Parmentier" w:date="2020-06-08T02:35:00Z"/>
        </w:rPr>
        <w:pPrChange w:id="1694" w:author="Arthur Parmentier" w:date="2020-06-10T16:26:00Z">
          <w:pPr>
            <w:pStyle w:val="Titre3"/>
          </w:pPr>
        </w:pPrChange>
      </w:pPr>
      <w:ins w:id="1695" w:author="Arthur Parmentier" w:date="2020-06-08T02:35:00Z">
        <w:r>
          <w:t>Linguistics in generative music</w:t>
        </w:r>
      </w:ins>
    </w:p>
    <w:p w:rsidR="00657DAC" w:rsidRDefault="00657DAC" w:rsidP="00EF75B3">
      <w:pPr>
        <w:rPr>
          <w:ins w:id="1696" w:author="Arthur Parmentier" w:date="2020-06-08T02:36:00Z"/>
        </w:rPr>
        <w:pPrChange w:id="1697" w:author="Arthur Parmentier" w:date="2020-06-10T16:26:00Z">
          <w:pPr/>
        </w:pPrChange>
      </w:pPr>
      <w:ins w:id="1698" w:author="Arthur Parmentier" w:date="2020-06-08T02:35:00Z">
        <w:r>
          <w:t xml:space="preserve">The contemporary field of generative music found interest for </w:t>
        </w:r>
      </w:ins>
      <w:ins w:id="1699" w:author="Arthur Parmentier" w:date="2020-06-08T02:36:00Z">
        <w:r>
          <w:t>many models from linguistic to describe and generate music.</w:t>
        </w:r>
      </w:ins>
    </w:p>
    <w:p w:rsidR="00657DAC" w:rsidRPr="00657DAC" w:rsidRDefault="00657DAC" w:rsidP="00EF75B3">
      <w:pPr>
        <w:rPr>
          <w:ins w:id="1700" w:author="Arthur Parmentier" w:date="2020-06-07T21:11:00Z"/>
          <w:rPrChange w:id="1701" w:author="Arthur Parmentier" w:date="2020-06-08T02:35:00Z">
            <w:rPr>
              <w:ins w:id="1702" w:author="Arthur Parmentier" w:date="2020-06-07T21:11:00Z"/>
            </w:rPr>
          </w:rPrChange>
        </w:rPr>
        <w:pPrChange w:id="1703" w:author="Arthur Parmentier" w:date="2020-06-10T16:26:00Z">
          <w:pPr>
            <w:pStyle w:val="Titre3"/>
          </w:pPr>
        </w:pPrChange>
      </w:pPr>
      <w:ins w:id="1704" w:author="Arthur Parmentier" w:date="2020-06-08T02:36:00Z">
        <w:r>
          <w:t xml:space="preserve">Often implemented in computers and </w:t>
        </w:r>
      </w:ins>
      <w:ins w:id="1705" w:author="Arthur Parmentier" w:date="2020-06-08T02:37:00Z">
        <w:r>
          <w:t xml:space="preserve">used </w:t>
        </w:r>
      </w:ins>
      <w:ins w:id="1706" w:author="Arthur Parmentier" w:date="2020-06-08T02:38:00Z">
        <w:r>
          <w:t xml:space="preserve">for </w:t>
        </w:r>
      </w:ins>
      <w:ins w:id="1707" w:author="Arthur Parmentier" w:date="2020-06-08T02:37:00Z">
        <w:r>
          <w:t>experimental music</w:t>
        </w:r>
      </w:ins>
      <w:ins w:id="1708" w:author="Arthur Parmentier" w:date="2020-06-08T02:38:00Z">
        <w:r>
          <w:t>,</w:t>
        </w:r>
      </w:ins>
      <w:ins w:id="1709" w:author="Arthur Parmentier" w:date="2020-06-08T02:37:00Z">
        <w:r>
          <w:t xml:space="preserve"> real-time jazz accompaniment and improvisation</w:t>
        </w:r>
      </w:ins>
      <w:ins w:id="1710" w:author="Arthur Parmentier" w:date="2020-06-08T02:38:00Z">
        <w:r>
          <w:t xml:space="preserve"> to </w:t>
        </w:r>
      </w:ins>
      <w:ins w:id="1711" w:author="Arthur Parmentier" w:date="2020-06-08T02:39:00Z">
        <w:r>
          <w:t>Beatles-like song production</w:t>
        </w:r>
      </w:ins>
      <w:ins w:id="1712" w:author="Arthur Parmentier" w:date="2020-06-08T02:37:00Z">
        <w:r>
          <w:t>, probabilistic models such as Hi</w:t>
        </w:r>
      </w:ins>
      <w:ins w:id="1713" w:author="Arthur Parmentier" w:date="2020-06-08T02:38:00Z">
        <w:r>
          <w:t>dden Markov Models are increasingly being used</w:t>
        </w:r>
      </w:ins>
      <w:ins w:id="1714" w:author="Arthur Parmentier" w:date="2020-06-08T02:39:00Z">
        <w:r>
          <w:t xml:space="preserve"> these last decades in research </w:t>
        </w:r>
        <w:r w:rsidR="0065654F">
          <w:t xml:space="preserve">and recent production and </w:t>
        </w:r>
      </w:ins>
      <w:ins w:id="1715" w:author="Arthur Parmentier" w:date="2020-06-08T02:40:00Z">
        <w:r w:rsidR="0065654F">
          <w:t>composition</w:t>
        </w:r>
      </w:ins>
      <w:ins w:id="1716" w:author="Arthur Parmentier" w:date="2020-06-08T02:39:00Z">
        <w:r w:rsidR="0065654F">
          <w:t xml:space="preserve"> </w:t>
        </w:r>
      </w:ins>
      <w:ins w:id="1717" w:author="Arthur Parmentier" w:date="2020-06-08T02:40:00Z">
        <w:r w:rsidR="0065654F">
          <w:t>software, such as Max/MSP</w:t>
        </w:r>
      </w:ins>
      <w:ins w:id="1718" w:author="Arthur Parmentier" w:date="2020-06-08T02:39:00Z">
        <w:r w:rsidR="0065654F">
          <w:t>.</w:t>
        </w:r>
      </w:ins>
    </w:p>
    <w:p w:rsidR="00960BA6" w:rsidRDefault="006D5BBB" w:rsidP="00EF75B3">
      <w:pPr>
        <w:pStyle w:val="Titre3"/>
        <w:rPr>
          <w:ins w:id="1719" w:author="Arthur Parmentier" w:date="2020-06-07T21:10:00Z"/>
        </w:rPr>
        <w:pPrChange w:id="1720" w:author="Arthur Parmentier" w:date="2020-06-10T16:26:00Z">
          <w:pPr>
            <w:pStyle w:val="Titre2"/>
          </w:pPr>
        </w:pPrChange>
      </w:pPr>
      <w:bookmarkStart w:id="1721" w:name="_Toc42698919"/>
      <w:ins w:id="1722" w:author="Arthur Parmentier" w:date="2020-06-07T21:11:00Z">
        <w:r>
          <w:lastRenderedPageBreak/>
          <w:t>Gestural</w:t>
        </w:r>
      </w:ins>
      <w:ins w:id="1723" w:author="Arthur Parmentier" w:date="2020-06-07T21:10:00Z">
        <w:r>
          <w:t xml:space="preserve"> s</w:t>
        </w:r>
      </w:ins>
      <w:ins w:id="1724" w:author="Arthur Parmentier" w:date="2020-05-13T09:25:00Z">
        <w:r w:rsidR="00EE3C9F" w:rsidRPr="007C437A">
          <w:t>igns</w:t>
        </w:r>
      </w:ins>
      <w:del w:id="1725" w:author="Arthur Parmentier" w:date="2020-05-13T09:25:00Z">
        <w:r w:rsidR="00960BA6" w:rsidRPr="007C437A" w:rsidDel="00EE3C9F">
          <w:delText>Gestures and signs</w:delText>
        </w:r>
      </w:del>
      <w:r w:rsidR="00960BA6" w:rsidRPr="007C437A">
        <w:t xml:space="preserve"> for communication: a long history</w:t>
      </w:r>
      <w:bookmarkEnd w:id="1721"/>
    </w:p>
    <w:p w:rsidR="006D5BBB" w:rsidRPr="006D5BBB" w:rsidRDefault="00617EDA" w:rsidP="00EF75B3">
      <w:pPr>
        <w:rPr>
          <w:rPrChange w:id="1726" w:author="Arthur Parmentier" w:date="2020-06-07T21:10:00Z">
            <w:rPr/>
          </w:rPrChange>
        </w:rPr>
        <w:pPrChange w:id="1727" w:author="Arthur Parmentier" w:date="2020-06-10T16:26:00Z">
          <w:pPr>
            <w:pStyle w:val="Titre2"/>
          </w:pPr>
        </w:pPrChange>
      </w:pPr>
      <w:ins w:id="1728" w:author="Arthur Parmentier" w:date="2020-06-09T16:44:00Z">
        <w:r>
          <w:t>In this part, we</w:t>
        </w:r>
      </w:ins>
      <w:ins w:id="1729" w:author="Arthur Parmentier" w:date="2020-06-07T21:10:00Z">
        <w:r w:rsidR="006D5BBB">
          <w:t xml:space="preserve"> will have a short overview of the </w:t>
        </w:r>
      </w:ins>
      <w:ins w:id="1730" w:author="Arthur Parmentier" w:date="2020-06-09T16:44:00Z">
        <w:r>
          <w:t xml:space="preserve">use of gestural signs for communication in history </w:t>
        </w:r>
      </w:ins>
      <w:ins w:id="1731" w:author="Arthur Parmentier" w:date="2020-06-10T16:14:00Z">
        <w:r w:rsidR="00BD7AEC">
          <w:t xml:space="preserve">and highlight </w:t>
        </w:r>
      </w:ins>
      <w:ins w:id="1732" w:author="Arthur Parmentier" w:date="2020-06-10T16:15:00Z">
        <w:r w:rsidR="00BD7AEC">
          <w:t>the different motivations for using gestures in all cases.</w:t>
        </w:r>
      </w:ins>
    </w:p>
    <w:p w:rsidR="00960BA6" w:rsidRPr="007C437A" w:rsidDel="006D5BBB" w:rsidRDefault="00960BA6" w:rsidP="00EF75B3">
      <w:pPr>
        <w:rPr>
          <w:del w:id="1733" w:author="Arthur Parmentier" w:date="2020-06-07T21:10:00Z"/>
        </w:rPr>
        <w:pPrChange w:id="1734" w:author="Arthur Parmentier" w:date="2020-06-10T16:26:00Z">
          <w:pPr/>
        </w:pPrChange>
      </w:pPr>
      <w:del w:id="1735" w:author="Arthur Parmentier" w:date="2020-06-07T21:10:00Z">
        <w:r w:rsidRPr="007C437A" w:rsidDel="006D5BBB">
          <w:delText>Chronological view</w:delText>
        </w:r>
        <w:r w:rsidR="006E6EE1" w:rsidRPr="007C437A" w:rsidDel="006D5BBB">
          <w:delText xml:space="preserve"> (?)</w:delText>
        </w:r>
        <w:bookmarkStart w:id="1736" w:name="_Toc42549997"/>
        <w:bookmarkStart w:id="1737" w:name="_Toc42550090"/>
        <w:bookmarkEnd w:id="1736"/>
        <w:bookmarkEnd w:id="1737"/>
      </w:del>
    </w:p>
    <w:p w:rsidR="00960BA6" w:rsidRPr="007C437A" w:rsidDel="00617EDA" w:rsidRDefault="00960BA6" w:rsidP="00EF75B3">
      <w:pPr>
        <w:pStyle w:val="Titre4"/>
        <w:rPr>
          <w:del w:id="1738" w:author="Arthur Parmentier" w:date="2020-06-09T16:44:00Z"/>
        </w:rPr>
        <w:pPrChange w:id="1739" w:author="Arthur Parmentier" w:date="2020-06-10T16:26:00Z">
          <w:pPr>
            <w:pStyle w:val="Titre3"/>
          </w:pPr>
        </w:pPrChange>
      </w:pPr>
      <w:del w:id="1740" w:author="Arthur Parmentier" w:date="2020-06-09T16:44:00Z">
        <w:r w:rsidRPr="007C437A" w:rsidDel="00617EDA">
          <w:delText>A very long time ago…</w:delText>
        </w:r>
      </w:del>
    </w:p>
    <w:p w:rsidR="00960BA6" w:rsidRDefault="00960BA6" w:rsidP="00EF75B3">
      <w:pPr>
        <w:pStyle w:val="Titre4"/>
        <w:rPr>
          <w:ins w:id="1741" w:author="Arthur Parmentier" w:date="2020-06-09T16:57:00Z"/>
        </w:rPr>
        <w:pPrChange w:id="1742" w:author="Arthur Parmentier" w:date="2020-06-10T16:26:00Z">
          <w:pPr>
            <w:pStyle w:val="Titre3"/>
          </w:pPr>
        </w:pPrChange>
      </w:pPr>
      <w:del w:id="1743" w:author="Arthur Parmentier" w:date="2020-06-09T16:56:00Z">
        <w:r w:rsidRPr="007C437A" w:rsidDel="006056F0">
          <w:delText>Middle ages</w:delText>
        </w:r>
      </w:del>
      <w:proofErr w:type="spellStart"/>
      <w:ins w:id="1744" w:author="Arthur Parmentier" w:date="2020-06-09T16:56:00Z">
        <w:r w:rsidR="006056F0">
          <w:t>C</w:t>
        </w:r>
      </w:ins>
      <w:ins w:id="1745" w:author="Arthur Parmentier" w:date="2020-06-09T16:53:00Z">
        <w:r w:rsidR="006056F0" w:rsidRPr="006056F0">
          <w:t>heironomy</w:t>
        </w:r>
      </w:ins>
      <w:proofErr w:type="spellEnd"/>
      <w:del w:id="1746" w:author="Arthur Parmentier" w:date="2020-06-09T16:52:00Z">
        <w:r w:rsidRPr="007C437A" w:rsidDel="006056F0">
          <w:delText>: neumes</w:delText>
        </w:r>
      </w:del>
    </w:p>
    <w:p w:rsidR="006056F0" w:rsidRPr="006056F0" w:rsidRDefault="006056F0" w:rsidP="00EF75B3">
      <w:pPr>
        <w:rPr>
          <w:ins w:id="1747" w:author="Arthur Parmentier" w:date="2020-06-05T13:55:00Z"/>
          <w:rPrChange w:id="1748" w:author="Arthur Parmentier" w:date="2020-06-09T16:57:00Z">
            <w:rPr>
              <w:ins w:id="1749" w:author="Arthur Parmentier" w:date="2020-06-05T13:55:00Z"/>
            </w:rPr>
          </w:rPrChange>
        </w:rPr>
        <w:pPrChange w:id="1750" w:author="Arthur Parmentier" w:date="2020-06-10T16:26:00Z">
          <w:pPr>
            <w:pStyle w:val="Titre3"/>
          </w:pPr>
        </w:pPrChange>
      </w:pPr>
      <w:proofErr w:type="spellStart"/>
      <w:ins w:id="1751" w:author="Arthur Parmentier" w:date="2020-06-09T16:57:00Z">
        <w:r w:rsidRPr="006056F0">
          <w:t>Cheironomy</w:t>
        </w:r>
        <w:proofErr w:type="spellEnd"/>
        <w:r w:rsidRPr="006056F0">
          <w:t xml:space="preserve"> is </w:t>
        </w:r>
      </w:ins>
      <w:ins w:id="1752" w:author="Arthur Parmentier" w:date="2020-06-09T17:13:00Z">
        <w:r w:rsidR="005213A6">
          <w:t>defined by Hickmann as “textually the direction of a musical ensemble by the movements of the hand”</w:t>
        </w:r>
      </w:ins>
      <w:ins w:id="1753" w:author="Arthur Parmentier" w:date="2020-06-10T19:18:00Z">
        <w:r w:rsidR="005020E5">
          <w:t xml:space="preserve"> </w:t>
        </w:r>
      </w:ins>
      <w:customXmlInsRangeStart w:id="1754" w:author="Arthur Parmentier" w:date="2020-06-10T19:18:00Z"/>
      <w:sdt>
        <w:sdtPr>
          <w:id w:val="1146395373"/>
          <w:citation/>
        </w:sdtPr>
        <w:sdtContent>
          <w:customXmlInsRangeEnd w:id="1754"/>
          <w:ins w:id="1755" w:author="Arthur Parmentier" w:date="2020-06-10T19:18:00Z">
            <w:r w:rsidR="005020E5">
              <w:fldChar w:fldCharType="begin"/>
            </w:r>
            <w:r w:rsidR="005020E5" w:rsidRPr="005020E5">
              <w:rPr>
                <w:rPrChange w:id="1756" w:author="Arthur Parmentier" w:date="2020-06-10T19:18:00Z">
                  <w:rPr>
                    <w:lang w:val="fr-FR"/>
                  </w:rPr>
                </w:rPrChange>
              </w:rPr>
              <w:instrText xml:space="preserve"> CITATION Hug63 \l 1036 </w:instrText>
            </w:r>
          </w:ins>
          <w:r w:rsidR="005020E5">
            <w:fldChar w:fldCharType="separate"/>
          </w:r>
          <w:r w:rsidR="00304C55">
            <w:rPr>
              <w:noProof/>
            </w:rPr>
            <w:t>(Huglo, 1963)</w:t>
          </w:r>
          <w:ins w:id="1757" w:author="Arthur Parmentier" w:date="2020-06-10T19:18:00Z">
            <w:r w:rsidR="005020E5">
              <w:fldChar w:fldCharType="end"/>
            </w:r>
          </w:ins>
          <w:customXmlInsRangeStart w:id="1758" w:author="Arthur Parmentier" w:date="2020-06-10T19:18:00Z"/>
        </w:sdtContent>
      </w:sdt>
      <w:customXmlInsRangeEnd w:id="1758"/>
      <w:ins w:id="1759" w:author="Arthur Parmentier" w:date="2020-06-09T16:57:00Z">
        <w:r w:rsidRPr="006056F0">
          <w:t xml:space="preserve">. </w:t>
        </w:r>
      </w:ins>
      <w:ins w:id="1760" w:author="Arthur Parmentier" w:date="2020-06-09T17:14:00Z">
        <w:r w:rsidR="00B358E0">
          <w:t xml:space="preserve">It is employed to refer to the use of controlled, regular and </w:t>
        </w:r>
      </w:ins>
      <w:ins w:id="1761" w:author="Arthur Parmentier" w:date="2020-06-09T17:15:00Z">
        <w:r w:rsidR="00B358E0">
          <w:t>organized movements that is</w:t>
        </w:r>
      </w:ins>
      <w:ins w:id="1762" w:author="Arthur Parmentier" w:date="2020-06-09T17:16:00Z">
        <w:r w:rsidR="00B358E0">
          <w:t xml:space="preserve"> mostly encountered in texts about the arts of movement: music, dance and panto</w:t>
        </w:r>
      </w:ins>
      <w:ins w:id="1763" w:author="Arthur Parmentier" w:date="2020-06-09T17:17:00Z">
        <w:r w:rsidR="00B358E0">
          <w:t>mime.</w:t>
        </w:r>
      </w:ins>
      <w:ins w:id="1764" w:author="Arthur Parmentier" w:date="2020-06-10T19:18:00Z">
        <w:r w:rsidR="005020E5">
          <w:t xml:space="preserve"> </w:t>
        </w:r>
      </w:ins>
      <w:ins w:id="1765" w:author="Arthur Parmentier" w:date="2020-06-09T16:57:00Z">
        <w:r>
          <w:br/>
          <w:t>For instance, i</w:t>
        </w:r>
        <w:r w:rsidRPr="006056F0">
          <w:t>n the modern artform, conductors tend to hoist batons for indicating melodic curves and ornaments.</w:t>
        </w:r>
      </w:ins>
    </w:p>
    <w:p w:rsidR="006056F0" w:rsidRDefault="006056F0" w:rsidP="00EF75B3">
      <w:pPr>
        <w:pStyle w:val="Titre5"/>
        <w:rPr>
          <w:ins w:id="1766" w:author="Arthur Parmentier" w:date="2020-06-09T16:56:00Z"/>
        </w:rPr>
        <w:pPrChange w:id="1767" w:author="Arthur Parmentier" w:date="2020-06-10T16:26:00Z">
          <w:pPr>
            <w:pStyle w:val="Titre4"/>
          </w:pPr>
        </w:pPrChange>
      </w:pPr>
      <w:ins w:id="1768" w:author="Arthur Parmentier" w:date="2020-06-09T16:56:00Z">
        <w:r>
          <w:t>First traces in antiqu</w:t>
        </w:r>
      </w:ins>
      <w:ins w:id="1769" w:author="Arthur Parmentier" w:date="2020-06-09T17:04:00Z">
        <w:r w:rsidR="00CD28C6">
          <w:t>ity</w:t>
        </w:r>
      </w:ins>
    </w:p>
    <w:p w:rsidR="006056F0" w:rsidRDefault="00952ECE" w:rsidP="00EF75B3">
      <w:pPr>
        <w:rPr>
          <w:ins w:id="1770" w:author="Arthur Parmentier" w:date="2020-06-09T17:04:00Z"/>
        </w:rPr>
        <w:pPrChange w:id="1771" w:author="Arthur Parmentier" w:date="2020-06-10T16:26:00Z">
          <w:pPr/>
        </w:pPrChange>
      </w:pPr>
      <w:ins w:id="1772" w:author="Arthur Parmentier" w:date="2020-06-09T17:00:00Z">
        <w:r>
          <w:t>We know from sculptures and paintings</w:t>
        </w:r>
      </w:ins>
      <w:ins w:id="1773" w:author="Arthur Parmentier" w:date="2020-06-09T17:01:00Z">
        <w:r>
          <w:t xml:space="preserve"> from antique Egypt</w:t>
        </w:r>
      </w:ins>
      <w:ins w:id="1774" w:author="Arthur Parmentier" w:date="2020-06-09T17:26:00Z">
        <w:r w:rsidR="000050C6">
          <w:t xml:space="preserve"> (at least 4 000 years from now)</w:t>
        </w:r>
      </w:ins>
      <w:ins w:id="1775" w:author="Arthur Parmentier" w:date="2020-06-09T17:01:00Z">
        <w:r>
          <w:t xml:space="preserve"> that </w:t>
        </w:r>
        <w:proofErr w:type="spellStart"/>
        <w:r>
          <w:t>Epgyptians</w:t>
        </w:r>
        <w:proofErr w:type="spellEnd"/>
        <w:r>
          <w:t xml:space="preserve"> used a form of </w:t>
        </w:r>
        <w:proofErr w:type="spellStart"/>
        <w:r>
          <w:t>cheironomy</w:t>
        </w:r>
        <w:proofErr w:type="spellEnd"/>
        <w:r>
          <w:t xml:space="preserve"> to indicate several </w:t>
        </w:r>
      </w:ins>
      <w:ins w:id="1776" w:author="Arthur Parmentier" w:date="2020-06-09T17:02:00Z">
        <w:r>
          <w:t xml:space="preserve">pitches and </w:t>
        </w:r>
        <w:proofErr w:type="spellStart"/>
        <w:r>
          <w:t>rythms</w:t>
        </w:r>
        <w:proofErr w:type="spellEnd"/>
        <w:r>
          <w:t>, sometimes as they were singing</w:t>
        </w:r>
      </w:ins>
      <w:ins w:id="1777" w:author="Arthur Parmentier" w:date="2020-06-09T17:25:00Z">
        <w:r w:rsidR="005355C7">
          <w:t xml:space="preserve">, </w:t>
        </w:r>
        <w:proofErr w:type="spellStart"/>
        <w:r w:rsidR="005355C7">
          <w:t>athough</w:t>
        </w:r>
        <w:proofErr w:type="spellEnd"/>
        <w:r w:rsidR="005355C7">
          <w:t xml:space="preserve"> singer and </w:t>
        </w:r>
        <w:proofErr w:type="spellStart"/>
        <w:r w:rsidR="005355C7">
          <w:t>cheironome</w:t>
        </w:r>
        <w:proofErr w:type="spellEnd"/>
        <w:r w:rsidR="005355C7">
          <w:t xml:space="preserve"> were in principle two different roles</w:t>
        </w:r>
      </w:ins>
      <w:ins w:id="1778" w:author="Arthur Parmentier" w:date="2020-06-09T17:02:00Z">
        <w:r>
          <w:t>.</w:t>
        </w:r>
      </w:ins>
    </w:p>
    <w:p w:rsidR="00CD28C6" w:rsidRDefault="00CD28C6" w:rsidP="00EF75B3">
      <w:pPr>
        <w:rPr>
          <w:ins w:id="1779" w:author="Arthur Parmentier" w:date="2020-06-09T17:08:00Z"/>
        </w:rPr>
        <w:pPrChange w:id="1780" w:author="Arthur Parmentier" w:date="2020-06-10T16:26:00Z">
          <w:pPr/>
        </w:pPrChange>
      </w:pPr>
      <w:ins w:id="1781" w:author="Arthur Parmentier" w:date="2020-06-09T17:04:00Z">
        <w:r>
          <w:t xml:space="preserve">In Greece, </w:t>
        </w:r>
      </w:ins>
      <w:ins w:id="1782" w:author="Arthur Parmentier" w:date="2020-06-09T17:05:00Z">
        <w:r>
          <w:t xml:space="preserve">ascendant and descendant movements of the hand were also used during antiquity to </w:t>
        </w:r>
      </w:ins>
      <w:ins w:id="1783" w:author="Arthur Parmentier" w:date="2020-06-09T17:06:00Z">
        <w:r>
          <w:t xml:space="preserve">indicate whether the next note was higher or lower in pitch. </w:t>
        </w:r>
        <w:proofErr w:type="spellStart"/>
        <w:r>
          <w:t>Cheironomy</w:t>
        </w:r>
        <w:proofErr w:type="spellEnd"/>
        <w:r>
          <w:t xml:space="preserve"> was then considered a </w:t>
        </w:r>
        <w:proofErr w:type="spellStart"/>
        <w:r>
          <w:t>from</w:t>
        </w:r>
        <w:proofErr w:type="spellEnd"/>
        <w:r>
          <w:t xml:space="preserve"> of art</w:t>
        </w:r>
      </w:ins>
      <w:ins w:id="1784" w:author="Arthur Parmentier" w:date="2020-06-10T19:20:00Z">
        <w:r w:rsidR="00191207">
          <w:t xml:space="preserve"> </w:t>
        </w:r>
      </w:ins>
      <w:customXmlInsRangeStart w:id="1785" w:author="Arthur Parmentier" w:date="2020-06-10T19:21:00Z"/>
      <w:sdt>
        <w:sdtPr>
          <w:id w:val="1743904883"/>
          <w:citation/>
        </w:sdtPr>
        <w:sdtContent>
          <w:customXmlInsRangeEnd w:id="1785"/>
          <w:ins w:id="1786" w:author="Arthur Parmentier" w:date="2020-06-10T19:21:00Z">
            <w:r w:rsidR="00191207">
              <w:fldChar w:fldCharType="begin"/>
            </w:r>
            <w:r w:rsidR="00191207">
              <w:rPr>
                <w:lang w:val="fr-FR"/>
              </w:rPr>
              <w:instrText xml:space="preserve"> CITATION Pâr \l 1036 </w:instrText>
            </w:r>
          </w:ins>
          <w:r w:rsidR="00191207">
            <w:fldChar w:fldCharType="separate"/>
          </w:r>
          <w:r w:rsidR="00304C55" w:rsidRPr="00304C55">
            <w:rPr>
              <w:noProof/>
              <w:lang w:val="fr-FR"/>
            </w:rPr>
            <w:t>(Pâris)</w:t>
          </w:r>
          <w:ins w:id="1787" w:author="Arthur Parmentier" w:date="2020-06-10T19:21:00Z">
            <w:r w:rsidR="00191207">
              <w:fldChar w:fldCharType="end"/>
            </w:r>
          </w:ins>
          <w:customXmlInsRangeStart w:id="1788" w:author="Arthur Parmentier" w:date="2020-06-10T19:21:00Z"/>
        </w:sdtContent>
      </w:sdt>
      <w:customXmlInsRangeEnd w:id="1788"/>
      <w:ins w:id="1789" w:author="Arthur Parmentier" w:date="2020-06-09T17:06:00Z">
        <w:r>
          <w:t>.</w:t>
        </w:r>
      </w:ins>
    </w:p>
    <w:p w:rsidR="005213A6" w:rsidRDefault="005213A6" w:rsidP="00EF75B3">
      <w:pPr>
        <w:pStyle w:val="Titre5"/>
        <w:rPr>
          <w:ins w:id="1790" w:author="Arthur Parmentier" w:date="2020-06-09T17:27:00Z"/>
        </w:rPr>
        <w:pPrChange w:id="1791" w:author="Arthur Parmentier" w:date="2020-06-10T16:26:00Z">
          <w:pPr>
            <w:pStyle w:val="Titre4"/>
          </w:pPr>
        </w:pPrChange>
      </w:pPr>
      <w:proofErr w:type="spellStart"/>
      <w:ins w:id="1792" w:author="Arthur Parmentier" w:date="2020-06-09T17:08:00Z">
        <w:r>
          <w:t>Cheironomy</w:t>
        </w:r>
        <w:proofErr w:type="spellEnd"/>
        <w:r>
          <w:t xml:space="preserve"> in m</w:t>
        </w:r>
      </w:ins>
      <w:ins w:id="1793" w:author="Arthur Parmentier" w:date="2020-06-09T17:24:00Z">
        <w:r w:rsidR="00BD43FC">
          <w:t>iddle</w:t>
        </w:r>
      </w:ins>
      <w:ins w:id="1794" w:author="Arthur Parmentier" w:date="2020-06-09T17:08:00Z">
        <w:r>
          <w:t xml:space="preserve"> ages</w:t>
        </w:r>
      </w:ins>
    </w:p>
    <w:p w:rsidR="005213A6" w:rsidRDefault="000F755D" w:rsidP="00EF75B3">
      <w:pPr>
        <w:rPr>
          <w:ins w:id="1795" w:author="Arthur Parmentier" w:date="2020-06-09T19:06:00Z"/>
        </w:rPr>
        <w:pPrChange w:id="1796" w:author="Arthur Parmentier" w:date="2020-06-10T16:26:00Z">
          <w:pPr/>
        </w:pPrChange>
      </w:pPr>
      <w:proofErr w:type="spellStart"/>
      <w:ins w:id="1797" w:author="Arthur Parmentier" w:date="2020-06-09T17:20:00Z">
        <w:r>
          <w:t>Ch</w:t>
        </w:r>
      </w:ins>
      <w:ins w:id="1798" w:author="Arthur Parmentier" w:date="2020-06-09T17:21:00Z">
        <w:r>
          <w:t>eironomy</w:t>
        </w:r>
        <w:proofErr w:type="spellEnd"/>
        <w:r>
          <w:t xml:space="preserve"> ha</w:t>
        </w:r>
      </w:ins>
      <w:ins w:id="1799" w:author="Arthur Parmentier" w:date="2020-06-09T17:24:00Z">
        <w:r>
          <w:t>d</w:t>
        </w:r>
      </w:ins>
      <w:ins w:id="1800" w:author="Arthur Parmentier" w:date="2020-06-09T17:21:00Z">
        <w:r>
          <w:t xml:space="preserve"> an important place for the direction of Gregorian chant</w:t>
        </w:r>
      </w:ins>
      <w:ins w:id="1801" w:author="Arthur Parmentier" w:date="2020-06-09T17:23:00Z">
        <w:r>
          <w:t xml:space="preserve"> </w:t>
        </w:r>
      </w:ins>
      <w:ins w:id="1802" w:author="Arthur Parmentier" w:date="2020-06-09T19:03:00Z">
        <w:r w:rsidR="00165D3B">
          <w:t>from the</w:t>
        </w:r>
      </w:ins>
      <w:ins w:id="1803" w:author="Arthur Parmentier" w:date="2020-06-09T17:23:00Z">
        <w:r>
          <w:t xml:space="preserve"> middle ages to the 16</w:t>
        </w:r>
        <w:r w:rsidRPr="000F755D">
          <w:rPr>
            <w:vertAlign w:val="superscript"/>
            <w:rPrChange w:id="1804" w:author="Arthur Parmentier" w:date="2020-06-09T17:23:00Z">
              <w:rPr/>
            </w:rPrChange>
          </w:rPr>
          <w:t>th</w:t>
        </w:r>
        <w:r>
          <w:t xml:space="preserve"> cen</w:t>
        </w:r>
      </w:ins>
      <w:ins w:id="1805" w:author="Arthur Parmentier" w:date="2020-06-09T17:24:00Z">
        <w:r>
          <w:t>tury.</w:t>
        </w:r>
      </w:ins>
      <w:ins w:id="1806" w:author="Arthur Parmentier" w:date="2020-06-09T17:28:00Z">
        <w:r w:rsidR="00FD69AD">
          <w:t xml:space="preserve"> </w:t>
        </w:r>
      </w:ins>
      <w:ins w:id="1807" w:author="Arthur Parmentier" w:date="2020-06-09T19:05:00Z">
        <w:r w:rsidR="00165D3B">
          <w:br/>
        </w:r>
      </w:ins>
      <w:ins w:id="1808" w:author="Arthur Parmentier" w:date="2020-06-09T19:01:00Z">
        <w:r w:rsidR="00A5602F">
          <w:t xml:space="preserve">Gregorian chant </w:t>
        </w:r>
      </w:ins>
      <w:ins w:id="1809" w:author="Arthur Parmentier" w:date="2020-06-09T19:05:00Z">
        <w:r w:rsidR="00165D3B">
          <w:t xml:space="preserve">has </w:t>
        </w:r>
      </w:ins>
      <w:ins w:id="1810" w:author="Arthur Parmentier" w:date="2020-06-09T19:01:00Z">
        <w:r w:rsidR="00A5602F">
          <w:t xml:space="preserve">extensively used </w:t>
        </w:r>
      </w:ins>
      <w:ins w:id="1811" w:author="Arthur Parmentier" w:date="2020-06-09T19:07:00Z">
        <w:r w:rsidR="00165D3B">
          <w:t xml:space="preserve">the </w:t>
        </w:r>
      </w:ins>
      <w:ins w:id="1812" w:author="Arthur Parmentier" w:date="2020-06-09T19:01:00Z">
        <w:r w:rsidR="00A5602F">
          <w:t>notation system</w:t>
        </w:r>
      </w:ins>
      <w:ins w:id="1813" w:author="Arthur Parmentier" w:date="2020-06-09T19:07:00Z">
        <w:r w:rsidR="00165D3B">
          <w:t xml:space="preserve"> of neumes</w:t>
        </w:r>
      </w:ins>
      <w:ins w:id="1814" w:author="Arthur Parmentier" w:date="2020-06-09T19:01:00Z">
        <w:r w:rsidR="00A5602F">
          <w:t xml:space="preserve">. </w:t>
        </w:r>
      </w:ins>
      <w:ins w:id="1815" w:author="Arthur Parmentier" w:date="2020-06-09T18:59:00Z">
        <w:r w:rsidR="00222A3E">
          <w:t>In fact, t</w:t>
        </w:r>
      </w:ins>
      <w:ins w:id="1816" w:author="Arthur Parmentier" w:date="2020-06-09T17:28:00Z">
        <w:r w:rsidR="00FD69AD">
          <w:t xml:space="preserve">he most ancient </w:t>
        </w:r>
        <w:proofErr w:type="spellStart"/>
        <w:r w:rsidR="00FD69AD">
          <w:t>neumatic</w:t>
        </w:r>
        <w:proofErr w:type="spellEnd"/>
        <w:r w:rsidR="00FD69AD">
          <w:t xml:space="preserve"> notations of music were also called </w:t>
        </w:r>
        <w:proofErr w:type="spellStart"/>
        <w:r w:rsidR="00FD69AD">
          <w:t>cheironomic</w:t>
        </w:r>
        <w:proofErr w:type="spellEnd"/>
        <w:r w:rsidR="00FD69AD">
          <w:t xml:space="preserve"> notations</w:t>
        </w:r>
      </w:ins>
      <w:ins w:id="1817" w:author="Arthur Parmentier" w:date="2020-06-09T17:31:00Z">
        <w:r w:rsidR="0068348E">
          <w:t xml:space="preserve"> and </w:t>
        </w:r>
      </w:ins>
      <w:ins w:id="1818" w:author="Arthur Parmentier" w:date="2020-06-09T17:33:00Z">
        <w:r w:rsidR="0068348E">
          <w:t xml:space="preserve">the </w:t>
        </w:r>
        <w:proofErr w:type="spellStart"/>
        <w:r w:rsidR="0068348E">
          <w:t>grec</w:t>
        </w:r>
        <w:proofErr w:type="spellEnd"/>
        <w:r w:rsidR="0068348E">
          <w:t xml:space="preserve"> “</w:t>
        </w:r>
        <w:proofErr w:type="spellStart"/>
        <w:r w:rsidR="0068348E">
          <w:t>neuma</w:t>
        </w:r>
        <w:proofErr w:type="spellEnd"/>
        <w:r w:rsidR="0068348E">
          <w:t xml:space="preserve">” refers to the </w:t>
        </w:r>
        <w:proofErr w:type="spellStart"/>
        <w:r w:rsidR="0068348E">
          <w:t>latin</w:t>
        </w:r>
        <w:proofErr w:type="spellEnd"/>
        <w:r w:rsidR="0068348E">
          <w:t xml:space="preserve"> “</w:t>
        </w:r>
        <w:proofErr w:type="spellStart"/>
        <w:r w:rsidR="0068348E">
          <w:t>nutus</w:t>
        </w:r>
        <w:proofErr w:type="spellEnd"/>
        <w:r w:rsidR="0068348E">
          <w:t xml:space="preserve">” according to the grammarian </w:t>
        </w:r>
        <w:proofErr w:type="spellStart"/>
        <w:r w:rsidR="0068348E">
          <w:t>Comminianus</w:t>
        </w:r>
      </w:ins>
      <w:proofErr w:type="spellEnd"/>
      <w:ins w:id="1819" w:author="Arthur Parmentier" w:date="2020-06-09T17:36:00Z">
        <w:r w:rsidR="0068348E">
          <w:t xml:space="preserve"> and was used prior to the notations of music on parchment to </w:t>
        </w:r>
      </w:ins>
      <w:ins w:id="1820" w:author="Arthur Parmentier" w:date="2020-06-09T17:37:00Z">
        <w:r w:rsidR="0068348E">
          <w:t xml:space="preserve">signify a vocal exercise. Michel </w:t>
        </w:r>
        <w:proofErr w:type="spellStart"/>
        <w:r w:rsidR="0068348E">
          <w:t>Huglo</w:t>
        </w:r>
        <w:proofErr w:type="spellEnd"/>
        <w:r w:rsidR="0068348E">
          <w:t xml:space="preserve"> makes the conjecture that </w:t>
        </w:r>
      </w:ins>
      <w:proofErr w:type="spellStart"/>
      <w:ins w:id="1821" w:author="Arthur Parmentier" w:date="2020-06-09T17:38:00Z">
        <w:r w:rsidR="0068348E">
          <w:t>cheironomy</w:t>
        </w:r>
        <w:proofErr w:type="spellEnd"/>
        <w:r w:rsidR="0068348E">
          <w:t xml:space="preserve"> was in fact the ancestor of the </w:t>
        </w:r>
        <w:proofErr w:type="spellStart"/>
        <w:r w:rsidR="0068348E">
          <w:t>neumatic</w:t>
        </w:r>
        <w:proofErr w:type="spellEnd"/>
        <w:r w:rsidR="0068348E">
          <w:t xml:space="preserve"> notation</w:t>
        </w:r>
      </w:ins>
      <w:ins w:id="1822" w:author="Arthur Parmentier" w:date="2020-06-10T19:19:00Z">
        <w:r w:rsidR="005020E5">
          <w:t xml:space="preserve"> </w:t>
        </w:r>
      </w:ins>
      <w:customXmlInsRangeStart w:id="1823" w:author="Arthur Parmentier" w:date="2020-06-10T19:19:00Z"/>
      <w:sdt>
        <w:sdtPr>
          <w:id w:val="-861899641"/>
          <w:citation/>
        </w:sdtPr>
        <w:sdtContent>
          <w:customXmlInsRangeEnd w:id="1823"/>
          <w:ins w:id="1824" w:author="Arthur Parmentier" w:date="2020-06-10T19:19:00Z">
            <w:r w:rsidR="005020E5">
              <w:fldChar w:fldCharType="begin"/>
            </w:r>
            <w:r w:rsidR="005020E5" w:rsidRPr="005020E5">
              <w:rPr>
                <w:rPrChange w:id="1825" w:author="Arthur Parmentier" w:date="2020-06-10T19:19:00Z">
                  <w:rPr>
                    <w:lang w:val="fr-FR"/>
                  </w:rPr>
                </w:rPrChange>
              </w:rPr>
              <w:instrText xml:space="preserve"> CITATION Hug63 \l 1036 </w:instrText>
            </w:r>
          </w:ins>
          <w:r w:rsidR="005020E5">
            <w:fldChar w:fldCharType="separate"/>
          </w:r>
          <w:r w:rsidR="00304C55">
            <w:rPr>
              <w:noProof/>
            </w:rPr>
            <w:t>(Huglo, 1963)</w:t>
          </w:r>
          <w:ins w:id="1826" w:author="Arthur Parmentier" w:date="2020-06-10T19:19:00Z">
            <w:r w:rsidR="005020E5">
              <w:fldChar w:fldCharType="end"/>
            </w:r>
          </w:ins>
          <w:customXmlInsRangeStart w:id="1827" w:author="Arthur Parmentier" w:date="2020-06-10T19:19:00Z"/>
        </w:sdtContent>
      </w:sdt>
      <w:customXmlInsRangeEnd w:id="1827"/>
      <w:ins w:id="1828" w:author="Arthur Parmentier" w:date="2020-06-10T19:19:00Z">
        <w:r w:rsidR="005020E5">
          <w:t>.</w:t>
        </w:r>
      </w:ins>
    </w:p>
    <w:p w:rsidR="0065106E" w:rsidRDefault="00165D3B" w:rsidP="00EF75B3">
      <w:pPr>
        <w:rPr>
          <w:ins w:id="1829" w:author="Arthur Parmentier" w:date="2020-06-10T16:17:00Z"/>
        </w:rPr>
        <w:pPrChange w:id="1830" w:author="Arthur Parmentier" w:date="2020-06-10T16:26:00Z">
          <w:pPr/>
        </w:pPrChange>
      </w:pPr>
      <w:ins w:id="1831" w:author="Arthur Parmentier" w:date="2020-06-09T19:06:00Z">
        <w:r>
          <w:t>In the 11</w:t>
        </w:r>
        <w:r w:rsidRPr="00165D3B">
          <w:rPr>
            <w:vertAlign w:val="superscript"/>
            <w:rPrChange w:id="1832" w:author="Arthur Parmentier" w:date="2020-06-09T19:06:00Z">
              <w:rPr/>
            </w:rPrChange>
          </w:rPr>
          <w:t>th</w:t>
        </w:r>
        <w:r>
          <w:t xml:space="preserve"> century, the f</w:t>
        </w:r>
      </w:ins>
      <w:ins w:id="1833" w:author="Arthur Parmentier" w:date="2020-06-09T19:07:00Z">
        <w:r>
          <w:t xml:space="preserve">amous “hand” of Guido </w:t>
        </w:r>
        <w:proofErr w:type="spellStart"/>
        <w:r>
          <w:t>d’Arezzo</w:t>
        </w:r>
        <w:proofErr w:type="spellEnd"/>
        <w:r>
          <w:t xml:space="preserve"> </w:t>
        </w:r>
      </w:ins>
      <w:ins w:id="1834" w:author="Arthur Parmentier" w:date="2020-06-09T19:08:00Z">
        <w:r w:rsidR="0065106E">
          <w:t xml:space="preserve">is </w:t>
        </w:r>
      </w:ins>
      <w:ins w:id="1835" w:author="Arthur Parmentier" w:date="2020-06-09T19:09:00Z">
        <w:r w:rsidR="0065106E">
          <w:t>another</w:t>
        </w:r>
      </w:ins>
      <w:ins w:id="1836" w:author="Arthur Parmentier" w:date="2020-06-09T19:08:00Z">
        <w:r w:rsidR="0065106E">
          <w:t xml:space="preserve"> example of the musical </w:t>
        </w:r>
        <w:proofErr w:type="spellStart"/>
        <w:r w:rsidR="0065106E">
          <w:t>cheironomy</w:t>
        </w:r>
        <w:proofErr w:type="spellEnd"/>
        <w:r w:rsidR="0065106E">
          <w:t xml:space="preserve"> during the middle ages.</w:t>
        </w:r>
      </w:ins>
    </w:p>
    <w:p w:rsidR="00FC1A4A" w:rsidRDefault="00FC1A4A" w:rsidP="00EF75B3">
      <w:pPr>
        <w:rPr>
          <w:ins w:id="1837" w:author="Arthur Parmentier" w:date="2020-06-09T19:02:00Z"/>
        </w:rPr>
        <w:pPrChange w:id="1838" w:author="Arthur Parmentier" w:date="2020-06-10T16:26:00Z">
          <w:pPr/>
        </w:pPrChange>
      </w:pPr>
      <w:ins w:id="1839" w:author="Arthur Parmentier" w:date="2020-06-10T16:17:00Z">
        <w:r>
          <w:t xml:space="preserve">Of these systems were used as learning </w:t>
        </w:r>
      </w:ins>
      <w:ins w:id="1840" w:author="Arthur Parmentier" w:date="2020-06-10T16:18:00Z">
        <w:r>
          <w:t xml:space="preserve">methods and as memorization helpers. </w:t>
        </w:r>
      </w:ins>
      <w:ins w:id="1841" w:author="Arthur Parmentier" w:date="2020-06-09T19:12:00Z">
        <w:r w:rsidR="0065106E">
          <w:t xml:space="preserve">Later, </w:t>
        </w:r>
      </w:ins>
      <w:ins w:id="1842" w:author="Arthur Parmentier" w:date="2020-06-10T16:18:00Z">
        <w:r>
          <w:t>they</w:t>
        </w:r>
      </w:ins>
      <w:ins w:id="1843" w:author="Arthur Parmentier" w:date="2020-06-09T19:12:00Z">
        <w:r w:rsidR="0065106E">
          <w:t xml:space="preserve"> w</w:t>
        </w:r>
      </w:ins>
      <w:ins w:id="1844" w:author="Arthur Parmentier" w:date="2020-06-10T16:18:00Z">
        <w:r>
          <w:t>ill</w:t>
        </w:r>
      </w:ins>
      <w:ins w:id="1845" w:author="Arthur Parmentier" w:date="2020-06-09T19:12:00Z">
        <w:r w:rsidR="0065106E">
          <w:t xml:space="preserve"> </w:t>
        </w:r>
      </w:ins>
      <w:ins w:id="1846" w:author="Arthur Parmentier" w:date="2020-06-09T19:15:00Z">
        <w:r w:rsidR="0065106E">
          <w:t xml:space="preserve">be abandoned for written </w:t>
        </w:r>
        <w:proofErr w:type="gramStart"/>
        <w:r w:rsidR="0065106E">
          <w:t>notations</w:t>
        </w:r>
        <w:proofErr w:type="gramEnd"/>
        <w:r w:rsidR="0065106E">
          <w:t xml:space="preserve"> but they are still part of the musical learning in some regions of the world such as India</w:t>
        </w:r>
      </w:ins>
      <w:ins w:id="1847" w:author="Arthur Parmentier" w:date="2020-06-09T19:17:00Z">
        <w:r w:rsidR="0065106E">
          <w:t xml:space="preserve"> and may be considered the ancestors of today’s conduction techniques.</w:t>
        </w:r>
      </w:ins>
    </w:p>
    <w:p w:rsidR="0054171C" w:rsidRPr="007C437A" w:rsidDel="0065106E" w:rsidRDefault="0054171C" w:rsidP="00EF75B3">
      <w:pPr>
        <w:rPr>
          <w:del w:id="1848" w:author="Arthur Parmentier" w:date="2020-06-09T19:08:00Z"/>
          <w:rPrChange w:id="1849" w:author="Arthur Parmentier" w:date="2020-06-07T15:27:00Z">
            <w:rPr>
              <w:del w:id="1850" w:author="Arthur Parmentier" w:date="2020-06-09T19:08:00Z"/>
            </w:rPr>
          </w:rPrChange>
        </w:rPr>
        <w:pPrChange w:id="1851" w:author="Arthur Parmentier" w:date="2020-06-10T16:26:00Z">
          <w:pPr>
            <w:pStyle w:val="Titre3"/>
          </w:pPr>
        </w:pPrChange>
      </w:pPr>
    </w:p>
    <w:p w:rsidR="00960BA6" w:rsidRPr="007C437A" w:rsidDel="00A01FAD" w:rsidRDefault="00960BA6" w:rsidP="00EF75B3">
      <w:pPr>
        <w:pStyle w:val="Titre4"/>
        <w:rPr>
          <w:del w:id="1852" w:author="Arthur Parmentier" w:date="2020-05-14T14:23:00Z"/>
        </w:rPr>
        <w:pPrChange w:id="1853" w:author="Arthur Parmentier" w:date="2020-06-10T16:26:00Z">
          <w:pPr>
            <w:pStyle w:val="Titre3"/>
          </w:pPr>
        </w:pPrChange>
      </w:pPr>
      <w:del w:id="1854" w:author="Arthur Parmentier" w:date="2020-05-14T14:23:00Z">
        <w:r w:rsidRPr="007C437A" w:rsidDel="00A01FAD">
          <w:delText>Rousseau, Wittgenstein.. theory of signs</w:delText>
        </w:r>
        <w:bookmarkStart w:id="1855" w:name="_Toc40363664"/>
        <w:bookmarkStart w:id="1856" w:name="_Toc40363727"/>
        <w:bookmarkStart w:id="1857" w:name="_Toc40431436"/>
        <w:bookmarkStart w:id="1858" w:name="_Toc41067164"/>
        <w:bookmarkStart w:id="1859" w:name="_Toc42258979"/>
        <w:bookmarkStart w:id="1860" w:name="_Toc42259056"/>
        <w:bookmarkStart w:id="1861" w:name="_Toc42449732"/>
        <w:bookmarkStart w:id="1862" w:name="_Toc42449814"/>
        <w:bookmarkStart w:id="1863" w:name="_Toc42550000"/>
        <w:bookmarkStart w:id="1864" w:name="_Toc42550093"/>
        <w:bookmarkEnd w:id="1855"/>
        <w:bookmarkEnd w:id="1856"/>
        <w:bookmarkEnd w:id="1857"/>
        <w:bookmarkEnd w:id="1858"/>
        <w:bookmarkEnd w:id="1859"/>
        <w:bookmarkEnd w:id="1860"/>
        <w:bookmarkEnd w:id="1861"/>
        <w:bookmarkEnd w:id="1862"/>
        <w:bookmarkEnd w:id="1863"/>
        <w:bookmarkEnd w:id="1864"/>
      </w:del>
    </w:p>
    <w:p w:rsidR="00960BA6" w:rsidRDefault="00F87FD9" w:rsidP="00EF75B3">
      <w:pPr>
        <w:pStyle w:val="Titre4"/>
        <w:rPr>
          <w:ins w:id="1865" w:author="Arthur Parmentier" w:date="2020-06-09T19:27:00Z"/>
        </w:rPr>
        <w:pPrChange w:id="1866" w:author="Arthur Parmentier" w:date="2020-06-10T16:26:00Z">
          <w:pPr>
            <w:pStyle w:val="Titre3"/>
          </w:pPr>
        </w:pPrChange>
      </w:pPr>
      <w:ins w:id="1867" w:author="Arthur Parmentier" w:date="2020-06-09T19:27:00Z">
        <w:r>
          <w:t>S</w:t>
        </w:r>
      </w:ins>
      <w:del w:id="1868" w:author="Arthur Parmentier" w:date="2020-06-09T19:27:00Z">
        <w:r w:rsidR="00960BA6" w:rsidRPr="007C437A" w:rsidDel="00F87FD9">
          <w:delText>Creation of modern s</w:delText>
        </w:r>
      </w:del>
      <w:r w:rsidR="00960BA6" w:rsidRPr="007C437A">
        <w:t xml:space="preserve">ign languages </w:t>
      </w:r>
      <w:ins w:id="1869" w:author="Arthur Parmentier" w:date="2020-06-09T19:27:00Z">
        <w:r>
          <w:t xml:space="preserve">in the </w:t>
        </w:r>
      </w:ins>
      <w:del w:id="1870" w:author="Arthur Parmentier" w:date="2020-06-09T19:27:00Z">
        <w:r w:rsidR="00960BA6" w:rsidRPr="007C437A" w:rsidDel="00F87FD9">
          <w:delText>for deafs</w:delText>
        </w:r>
      </w:del>
      <w:ins w:id="1871" w:author="Arthur Parmentier" w:date="2020-06-09T19:27:00Z">
        <w:r w:rsidRPr="007C437A">
          <w:t>deaf</w:t>
        </w:r>
        <w:r>
          <w:t xml:space="preserve"> communities</w:t>
        </w:r>
      </w:ins>
      <w:del w:id="1872" w:author="Arthur Parmentier" w:date="2020-06-09T19:27:00Z">
        <w:r w:rsidR="00960BA6" w:rsidRPr="007C437A" w:rsidDel="00F87FD9">
          <w:delText xml:space="preserve"> (?)</w:delText>
        </w:r>
      </w:del>
    </w:p>
    <w:p w:rsidR="00F87FD9" w:rsidRDefault="00F87FD9" w:rsidP="00EF75B3">
      <w:pPr>
        <w:rPr>
          <w:ins w:id="1873" w:author="Arthur Parmentier" w:date="2020-06-09T19:33:00Z"/>
        </w:rPr>
        <w:pPrChange w:id="1874" w:author="Arthur Parmentier" w:date="2020-06-10T16:26:00Z">
          <w:pPr/>
        </w:pPrChange>
      </w:pPr>
      <w:ins w:id="1875" w:author="Arthur Parmentier" w:date="2020-06-09T19:27:00Z">
        <w:r w:rsidRPr="00F87FD9">
          <w:rPr>
            <w:rPrChange w:id="1876" w:author="Arthur Parmentier" w:date="2020-06-09T19:28:00Z">
              <w:rPr/>
            </w:rPrChange>
          </w:rPr>
          <w:t>Si</w:t>
        </w:r>
        <w:r w:rsidRPr="00F87FD9">
          <w:rPr>
            <w:rPrChange w:id="1877" w:author="Arthur Parmentier" w:date="2020-06-09T19:28:00Z">
              <w:rPr>
                <w:lang w:val="fr-FR"/>
              </w:rPr>
            </w:rPrChange>
          </w:rPr>
          <w:t xml:space="preserve">gn languages </w:t>
        </w:r>
      </w:ins>
      <w:ins w:id="1878" w:author="Arthur Parmentier" w:date="2020-06-09T19:28:00Z">
        <w:r w:rsidRPr="00F87FD9">
          <w:rPr>
            <w:rPrChange w:id="1879" w:author="Arthur Parmentier" w:date="2020-06-09T19:28:00Z">
              <w:rPr>
                <w:lang w:val="fr-FR"/>
              </w:rPr>
            </w:rPrChange>
          </w:rPr>
          <w:t>are most k</w:t>
        </w:r>
        <w:r>
          <w:t>nown for their extensive use in deaf communities. Their emergence among deaf is repor</w:t>
        </w:r>
      </w:ins>
      <w:ins w:id="1880" w:author="Arthur Parmentier" w:date="2020-06-09T19:29:00Z">
        <w:r>
          <w:t xml:space="preserve">ted several times </w:t>
        </w:r>
      </w:ins>
      <w:ins w:id="1881" w:author="Arthur Parmentier" w:date="2020-06-09T19:30:00Z">
        <w:r>
          <w:t>both late and recent</w:t>
        </w:r>
      </w:ins>
      <w:ins w:id="1882" w:author="Arthur Parmentier" w:date="2020-06-09T19:29:00Z">
        <w:r>
          <w:t xml:space="preserve"> history</w:t>
        </w:r>
      </w:ins>
      <w:ins w:id="1883" w:author="Arthur Parmentier" w:date="2020-06-09T19:30:00Z">
        <w:r>
          <w:t>.</w:t>
        </w:r>
        <w:r>
          <w:rPr>
            <w:rStyle w:val="Appelnotedebasdep"/>
          </w:rPr>
          <w:footnoteReference w:id="7"/>
        </w:r>
      </w:ins>
    </w:p>
    <w:p w:rsidR="00181E82" w:rsidRDefault="00181E82" w:rsidP="00EF75B3">
      <w:pPr>
        <w:rPr>
          <w:ins w:id="1897" w:author="Arthur Parmentier" w:date="2020-06-09T19:40:00Z"/>
        </w:rPr>
        <w:pPrChange w:id="1898" w:author="Arthur Parmentier" w:date="2020-06-10T16:26:00Z">
          <w:pPr/>
        </w:pPrChange>
      </w:pPr>
      <w:ins w:id="1899" w:author="Arthur Parmentier" w:date="2020-06-09T19:34:00Z">
        <w:r>
          <w:t xml:space="preserve">One of </w:t>
        </w:r>
      </w:ins>
      <w:ins w:id="1900" w:author="Arthur Parmentier" w:date="2020-06-09T19:37:00Z">
        <w:r>
          <w:t>the first</w:t>
        </w:r>
      </w:ins>
      <w:ins w:id="1901" w:author="Arthur Parmentier" w:date="2020-06-09T19:34:00Z">
        <w:r>
          <w:t xml:space="preserve"> sign language that was reported in the deaf communities and that </w:t>
        </w:r>
      </w:ins>
      <w:ins w:id="1902" w:author="Arthur Parmentier" w:date="2020-06-09T19:35:00Z">
        <w:r>
          <w:t>is a partial ancestor to many other sign languages including the American Sign Language is the French Sign Language.</w:t>
        </w:r>
      </w:ins>
      <w:ins w:id="1903" w:author="Arthur Parmentier" w:date="2020-06-09T19:36:00Z">
        <w:r>
          <w:t xml:space="preserve"> FSL </w:t>
        </w:r>
      </w:ins>
      <w:ins w:id="1904" w:author="Arthur Parmentier" w:date="2020-06-09T19:37:00Z">
        <w:r>
          <w:t>has however been forbidden since 1880 and only officially re-approved in schools in 1991</w:t>
        </w:r>
      </w:ins>
      <w:ins w:id="1905" w:author="Arthur Parmentier" w:date="2020-06-09T19:38:00Z">
        <w:r>
          <w:t>.</w:t>
        </w:r>
      </w:ins>
    </w:p>
    <w:p w:rsidR="00181E82" w:rsidRDefault="00181E82" w:rsidP="00EF75B3">
      <w:pPr>
        <w:pStyle w:val="Titre5"/>
        <w:rPr>
          <w:ins w:id="1906" w:author="Arthur Parmentier" w:date="2020-06-10T16:19:00Z"/>
        </w:rPr>
        <w:pPrChange w:id="1907" w:author="Arthur Parmentier" w:date="2020-06-10T16:26:00Z">
          <w:pPr>
            <w:pStyle w:val="Titre4"/>
          </w:pPr>
        </w:pPrChange>
      </w:pPr>
      <w:ins w:id="1908" w:author="Arthur Parmentier" w:date="2020-06-09T19:40:00Z">
        <w:r>
          <w:t>As an artistic element</w:t>
        </w:r>
      </w:ins>
    </w:p>
    <w:p w:rsidR="004E1F80" w:rsidRPr="004E1F80" w:rsidRDefault="004E1F80" w:rsidP="00EF75B3">
      <w:pPr>
        <w:rPr>
          <w:ins w:id="1909" w:author="Arthur Parmentier" w:date="2020-06-09T19:50:00Z"/>
          <w:rPrChange w:id="1910" w:author="Arthur Parmentier" w:date="2020-06-10T16:19:00Z">
            <w:rPr>
              <w:ins w:id="1911" w:author="Arthur Parmentier" w:date="2020-06-09T19:50:00Z"/>
            </w:rPr>
          </w:rPrChange>
        </w:rPr>
        <w:pPrChange w:id="1912" w:author="Arthur Parmentier" w:date="2020-06-10T16:26:00Z">
          <w:pPr>
            <w:pStyle w:val="Titre4"/>
          </w:pPr>
        </w:pPrChange>
      </w:pPr>
      <w:ins w:id="1913" w:author="Arthur Parmentier" w:date="2020-06-10T16:19:00Z">
        <w:r>
          <w:t xml:space="preserve">As an artistic element, the sign languages that come from deaf communities are also used outside of this community </w:t>
        </w:r>
      </w:ins>
      <w:ins w:id="1914" w:author="Arthur Parmentier" w:date="2020-06-10T16:20:00Z">
        <w:r>
          <w:t>as a way of exploring new expression means with the body</w:t>
        </w:r>
        <w:r w:rsidR="008F0129">
          <w:t>; indeed, they make extensive use of facial e</w:t>
        </w:r>
      </w:ins>
      <w:ins w:id="1915" w:author="Arthur Parmentier" w:date="2020-06-10T16:21:00Z">
        <w:r w:rsidR="008F0129">
          <w:t>xpressions and iconic gestures</w:t>
        </w:r>
      </w:ins>
      <w:ins w:id="1916" w:author="Arthur Parmentier" w:date="2020-06-10T16:22:00Z">
        <w:r w:rsidR="008F0129">
          <w:t>, similarly to theater, dance and other artistic disciplines.</w:t>
        </w:r>
      </w:ins>
    </w:p>
    <w:p w:rsidR="00480031" w:rsidRPr="00480031" w:rsidRDefault="00480031" w:rsidP="00EF75B3">
      <w:pPr>
        <w:pStyle w:val="Titre6"/>
        <w:rPr>
          <w:ins w:id="1917" w:author="Arthur Parmentier" w:date="2020-06-09T19:39:00Z"/>
          <w:rPrChange w:id="1918" w:author="Arthur Parmentier" w:date="2020-06-09T19:50:00Z">
            <w:rPr>
              <w:ins w:id="1919" w:author="Arthur Parmentier" w:date="2020-06-09T19:39:00Z"/>
            </w:rPr>
          </w:rPrChange>
        </w:rPr>
        <w:pPrChange w:id="1920" w:author="Arthur Parmentier" w:date="2020-06-10T16:26:00Z">
          <w:pPr/>
        </w:pPrChange>
      </w:pPr>
      <w:ins w:id="1921" w:author="Arthur Parmentier" w:date="2020-06-09T19:50:00Z">
        <w:r>
          <w:t>In theater</w:t>
        </w:r>
      </w:ins>
      <w:ins w:id="1922" w:author="Arthur Parmentier" w:date="2020-06-09T19:59:00Z">
        <w:r w:rsidR="003B7712">
          <w:t xml:space="preserve"> and dance</w:t>
        </w:r>
      </w:ins>
    </w:p>
    <w:p w:rsidR="00181E82" w:rsidRDefault="00181E82" w:rsidP="00EF75B3">
      <w:pPr>
        <w:rPr>
          <w:ins w:id="1923" w:author="Arthur Parmentier" w:date="2020-06-09T19:50:00Z"/>
        </w:rPr>
        <w:pPrChange w:id="1924" w:author="Arthur Parmentier" w:date="2020-06-10T16:26:00Z">
          <w:pPr/>
        </w:pPrChange>
      </w:pPr>
      <w:ins w:id="1925" w:author="Arthur Parmentier" w:date="2020-06-09T19:39:00Z">
        <w:r w:rsidRPr="00181E82">
          <w:rPr>
            <w:rPrChange w:id="1926" w:author="Arthur Parmentier" w:date="2020-06-09T19:39:00Z">
              <w:rPr/>
            </w:rPrChange>
          </w:rPr>
          <w:t>In</w:t>
        </w:r>
        <w:r w:rsidRPr="00181E82">
          <w:rPr>
            <w:rPrChange w:id="1927" w:author="Arthur Parmentier" w:date="2020-06-09T19:39:00Z">
              <w:rPr>
                <w:lang w:val="fr-FR"/>
              </w:rPr>
            </w:rPrChange>
          </w:rPr>
          <w:t>side the deaf communities th</w:t>
        </w:r>
        <w:r>
          <w:t>emselves, several artists use their sign language as an expressive and artistic element</w:t>
        </w:r>
      </w:ins>
      <w:ins w:id="1928" w:author="Arthur Parmentier" w:date="2020-06-09T19:40:00Z">
        <w:r>
          <w:t xml:space="preserve">. </w:t>
        </w:r>
      </w:ins>
      <w:ins w:id="1929" w:author="Arthur Parmentier" w:date="2020-06-09T19:43:00Z">
        <w:r w:rsidR="002C4566">
          <w:t>In 197</w:t>
        </w:r>
      </w:ins>
      <w:ins w:id="1930" w:author="Arthur Parmentier" w:date="2020-06-09T19:44:00Z">
        <w:r w:rsidR="002C4566">
          <w:t>7</w:t>
        </w:r>
      </w:ins>
      <w:ins w:id="1931" w:author="Arthur Parmentier" w:date="2020-06-09T19:43:00Z">
        <w:r w:rsidR="002C4566">
          <w:t xml:space="preserve">, the deaf American artist Alfredo </w:t>
        </w:r>
        <w:proofErr w:type="spellStart"/>
        <w:r w:rsidR="002C4566">
          <w:t>Corrado</w:t>
        </w:r>
        <w:proofErr w:type="spellEnd"/>
        <w:r w:rsidR="002C4566">
          <w:t xml:space="preserve"> creates</w:t>
        </w:r>
      </w:ins>
      <w:ins w:id="1932" w:author="Arthur Parmentier" w:date="2020-06-09T19:44:00Z">
        <w:r w:rsidR="002C4566">
          <w:t xml:space="preserve"> the International Visual Theater in Paris to lead researc</w:t>
        </w:r>
      </w:ins>
      <w:ins w:id="1933" w:author="Arthur Parmentier" w:date="2020-06-09T19:45:00Z">
        <w:r w:rsidR="002C4566">
          <w:t>h in non-verbal theater and sign</w:t>
        </w:r>
      </w:ins>
      <w:ins w:id="1934" w:author="Arthur Parmentier" w:date="2020-06-09T19:46:00Z">
        <w:r w:rsidR="002C4566">
          <w:t xml:space="preserve"> language as artistic tools.</w:t>
        </w:r>
        <w:r w:rsidR="00670D07">
          <w:rPr>
            <w:rStyle w:val="Appelnotedebasdep"/>
          </w:rPr>
          <w:footnoteReference w:id="8"/>
        </w:r>
      </w:ins>
    </w:p>
    <w:p w:rsidR="00480031" w:rsidRDefault="00480031" w:rsidP="00EF75B3">
      <w:pPr>
        <w:pStyle w:val="Titre6"/>
        <w:rPr>
          <w:ins w:id="1945" w:author="Arthur Parmentier" w:date="2020-06-09T19:51:00Z"/>
        </w:rPr>
        <w:pPrChange w:id="1946" w:author="Arthur Parmentier" w:date="2020-06-10T16:26:00Z">
          <w:pPr>
            <w:pStyle w:val="Titre5"/>
          </w:pPr>
        </w:pPrChange>
      </w:pPr>
      <w:ins w:id="1947" w:author="Arthur Parmentier" w:date="2020-06-09T19:50:00Z">
        <w:r>
          <w:t xml:space="preserve"> </w:t>
        </w:r>
      </w:ins>
      <w:ins w:id="1948" w:author="Arthur Parmentier" w:date="2020-06-09T19:51:00Z">
        <w:r>
          <w:t>“</w:t>
        </w:r>
      </w:ins>
      <w:ins w:id="1949" w:author="Arthur Parmentier" w:date="2020-06-09T19:52:00Z">
        <w:r>
          <w:t>Sign singing”</w:t>
        </w:r>
      </w:ins>
    </w:p>
    <w:p w:rsidR="004E1F80" w:rsidRPr="00A206A0" w:rsidRDefault="00480031" w:rsidP="00EF75B3">
      <w:pPr>
        <w:rPr>
          <w:ins w:id="1950" w:author="Arthur Parmentier" w:date="2020-06-09T16:08:00Z"/>
          <w:rPrChange w:id="1951" w:author="Arthur Parmentier" w:date="2020-06-09T19:54:00Z">
            <w:rPr>
              <w:ins w:id="1952" w:author="Arthur Parmentier" w:date="2020-06-09T16:08:00Z"/>
            </w:rPr>
          </w:rPrChange>
        </w:rPr>
        <w:pPrChange w:id="1953" w:author="Arthur Parmentier" w:date="2020-06-10T16:26:00Z">
          <w:pPr/>
        </w:pPrChange>
      </w:pPr>
      <w:ins w:id="1954" w:author="Arthur Parmentier" w:date="2020-06-09T19:52:00Z">
        <w:r>
          <w:t>Recently, several artists</w:t>
        </w:r>
      </w:ins>
      <w:ins w:id="1955" w:author="Arthur Parmentier" w:date="2020-06-09T19:53:00Z">
        <w:r>
          <w:t xml:space="preserve"> </w:t>
        </w:r>
        <w:r w:rsidR="00A206A0">
          <w:t>started creating and adapting songs in sign lang</w:t>
        </w:r>
      </w:ins>
      <w:ins w:id="1956" w:author="Arthur Parmentier" w:date="2020-06-09T19:54:00Z">
        <w:r w:rsidR="00A206A0">
          <w:t>uage, called sign singing in English or “</w:t>
        </w:r>
        <w:proofErr w:type="spellStart"/>
        <w:r w:rsidR="00A206A0">
          <w:t>chansigne</w:t>
        </w:r>
        <w:proofErr w:type="spellEnd"/>
        <w:r w:rsidR="00A206A0">
          <w:t xml:space="preserve">” in French. Lyrics may be translated in sign language </w:t>
        </w:r>
      </w:ins>
      <w:ins w:id="1957" w:author="Arthur Parmentier" w:date="2020-06-09T19:55:00Z">
        <w:r w:rsidR="00A206A0">
          <w:t xml:space="preserve">but already composed in sign language directly. </w:t>
        </w:r>
      </w:ins>
      <w:ins w:id="1958" w:author="Arthur Parmentier" w:date="2020-06-09T19:56:00Z">
        <w:r w:rsidR="0059396E">
          <w:t>It</w:t>
        </w:r>
      </w:ins>
      <w:ins w:id="1959" w:author="Arthur Parmentier" w:date="2020-06-09T19:55:00Z">
        <w:r w:rsidR="00A206A0">
          <w:t xml:space="preserve"> is</w:t>
        </w:r>
      </w:ins>
      <w:ins w:id="1960" w:author="Arthur Parmentier" w:date="2020-06-09T19:58:00Z">
        <w:r w:rsidR="003D554A">
          <w:t xml:space="preserve"> now</w:t>
        </w:r>
      </w:ins>
      <w:ins w:id="1961" w:author="Arthur Parmentier" w:date="2020-06-09T19:55:00Z">
        <w:r w:rsidR="00A206A0">
          <w:t xml:space="preserve"> taught in a few places, such as the “Opéra </w:t>
        </w:r>
        <w:proofErr w:type="spellStart"/>
        <w:r w:rsidR="00A206A0">
          <w:t>comiqu</w:t>
        </w:r>
      </w:ins>
      <w:ins w:id="1962" w:author="Arthur Parmentier" w:date="2020-06-09T19:56:00Z">
        <w:r w:rsidR="00A206A0">
          <w:t>e</w:t>
        </w:r>
        <w:proofErr w:type="spellEnd"/>
        <w:r w:rsidR="00A206A0">
          <w:t xml:space="preserve">” in Paris as a </w:t>
        </w:r>
        <w:proofErr w:type="gramStart"/>
        <w:r w:rsidR="00A206A0">
          <w:t>discipline</w:t>
        </w:r>
      </w:ins>
      <w:ins w:id="1963" w:author="Arthur Parmentier" w:date="2020-06-09T19:58:00Z">
        <w:r w:rsidR="001D13E8">
          <w:t xml:space="preserve"> in its own right</w:t>
        </w:r>
      </w:ins>
      <w:proofErr w:type="gramEnd"/>
      <w:ins w:id="1964" w:author="Arthur Parmentier" w:date="2020-06-09T19:56:00Z">
        <w:r w:rsidR="00E52D73">
          <w:t>.</w:t>
        </w:r>
      </w:ins>
    </w:p>
    <w:p w:rsidR="00074FB8" w:rsidRPr="007C437A" w:rsidDel="00F87FD9" w:rsidRDefault="00074FB8" w:rsidP="00EF75B3">
      <w:pPr>
        <w:rPr>
          <w:del w:id="1965" w:author="Arthur Parmentier" w:date="2020-06-09T19:30:00Z"/>
          <w:rPrChange w:id="1966" w:author="Arthur Parmentier" w:date="2020-06-07T15:27:00Z">
            <w:rPr>
              <w:del w:id="1967" w:author="Arthur Parmentier" w:date="2020-06-09T19:30:00Z"/>
            </w:rPr>
          </w:rPrChange>
        </w:rPr>
        <w:pPrChange w:id="1968" w:author="Arthur Parmentier" w:date="2020-06-10T16:26:00Z">
          <w:pPr>
            <w:pStyle w:val="Titre3"/>
          </w:pPr>
        </w:pPrChange>
      </w:pPr>
    </w:p>
    <w:p w:rsidR="00960BA6" w:rsidRPr="007C437A" w:rsidDel="00EF2E96" w:rsidRDefault="00960BA6" w:rsidP="00EF75B3">
      <w:pPr>
        <w:pStyle w:val="Titre4"/>
        <w:rPr>
          <w:del w:id="1969" w:author="Arthur Parmentier" w:date="2020-05-14T14:21:00Z"/>
        </w:rPr>
        <w:pPrChange w:id="1970" w:author="Arthur Parmentier" w:date="2020-06-10T16:26:00Z">
          <w:pPr>
            <w:pStyle w:val="Titre3"/>
          </w:pPr>
        </w:pPrChange>
      </w:pPr>
      <w:del w:id="1971" w:author="Arthur Parmentier" w:date="2020-05-14T14:21:00Z">
        <w:r w:rsidRPr="007C437A" w:rsidDel="00EF2E96">
          <w:delText>Attempts or cases in arts before SP</w:delText>
        </w:r>
        <w:bookmarkStart w:id="1972" w:name="_Toc40363666"/>
        <w:bookmarkStart w:id="1973" w:name="_Toc40363729"/>
        <w:bookmarkStart w:id="1974" w:name="_Toc40431438"/>
        <w:bookmarkStart w:id="1975" w:name="_Toc41067166"/>
        <w:bookmarkStart w:id="1976" w:name="_Toc42258981"/>
        <w:bookmarkStart w:id="1977" w:name="_Toc42259058"/>
        <w:bookmarkStart w:id="1978" w:name="_Toc42449734"/>
        <w:bookmarkStart w:id="1979" w:name="_Toc42449816"/>
        <w:bookmarkStart w:id="1980" w:name="_Toc42550002"/>
        <w:bookmarkStart w:id="1981" w:name="_Toc42550095"/>
        <w:bookmarkEnd w:id="1972"/>
        <w:bookmarkEnd w:id="1973"/>
        <w:bookmarkEnd w:id="1974"/>
        <w:bookmarkEnd w:id="1975"/>
        <w:bookmarkEnd w:id="1976"/>
        <w:bookmarkEnd w:id="1977"/>
        <w:bookmarkEnd w:id="1978"/>
        <w:bookmarkEnd w:id="1979"/>
        <w:bookmarkEnd w:id="1980"/>
        <w:bookmarkEnd w:id="1981"/>
      </w:del>
    </w:p>
    <w:p w:rsidR="00960BA6" w:rsidRDefault="007D4AC0" w:rsidP="00EF75B3">
      <w:pPr>
        <w:pStyle w:val="Titre4"/>
        <w:rPr>
          <w:ins w:id="1982" w:author="Arthur Parmentier" w:date="2020-06-09T20:01:00Z"/>
        </w:rPr>
        <w:pPrChange w:id="1983" w:author="Arthur Parmentier" w:date="2020-06-10T16:26:00Z">
          <w:pPr>
            <w:pStyle w:val="Titre3"/>
          </w:pPr>
        </w:pPrChange>
      </w:pPr>
      <w:ins w:id="1984" w:author="Arthur Parmentier" w:date="2020-06-09T20:01:00Z">
        <w:r>
          <w:t>Monastic sign languages</w:t>
        </w:r>
      </w:ins>
      <w:del w:id="1985" w:author="Arthur Parmentier" w:date="2020-06-09T20:01:00Z">
        <w:r w:rsidR="00960BA6" w:rsidRPr="007C437A" w:rsidDel="007D4AC0">
          <w:delText>Conduction &amp; other contemporary forms of artistic sign languages</w:delText>
        </w:r>
      </w:del>
    </w:p>
    <w:p w:rsidR="00851ABE" w:rsidRDefault="007D4AC0" w:rsidP="00EF75B3">
      <w:pPr>
        <w:rPr>
          <w:ins w:id="1986" w:author="Arthur Parmentier" w:date="2020-06-09T20:03:00Z"/>
        </w:rPr>
        <w:pPrChange w:id="1987" w:author="Arthur Parmentier" w:date="2020-06-10T16:26:00Z">
          <w:pPr/>
        </w:pPrChange>
      </w:pPr>
      <w:ins w:id="1988" w:author="Arthur Parmentier" w:date="2020-06-09T20:02:00Z">
        <w:r w:rsidRPr="007D4AC0">
          <w:t>Monastic sign languages have been used in Europe from at least the 10th century by Christian monks</w:t>
        </w:r>
      </w:ins>
      <w:ins w:id="1989" w:author="Arthur Parmentier" w:date="2020-06-09T20:03:00Z">
        <w:r>
          <w:t xml:space="preserve"> and</w:t>
        </w:r>
      </w:ins>
      <w:ins w:id="1990" w:author="Arthur Parmentier" w:date="2020-06-09T20:02:00Z">
        <w:r w:rsidRPr="007D4AC0">
          <w:t xml:space="preserve"> are still in use today</w:t>
        </w:r>
      </w:ins>
      <w:ins w:id="1991" w:author="Arthur Parmentier" w:date="2020-06-09T20:03:00Z">
        <w:r>
          <w:t xml:space="preserve">, </w:t>
        </w:r>
      </w:ins>
      <w:ins w:id="1992" w:author="Arthur Parmentier" w:date="2020-06-09T20:02:00Z">
        <w:r w:rsidRPr="007D4AC0">
          <w:t>not only in Europe but also in Japan, China and the USA. Unlike deaf sign languages</w:t>
        </w:r>
      </w:ins>
      <w:ins w:id="1993" w:author="Arthur Parmentier" w:date="2020-06-09T20:05:00Z">
        <w:r w:rsidR="00851ABE">
          <w:t>, they</w:t>
        </w:r>
      </w:ins>
      <w:ins w:id="1994" w:author="Arthur Parmentier" w:date="2020-06-09T20:02:00Z">
        <w:r w:rsidRPr="007D4AC0">
          <w:t xml:space="preserve"> are better understood as </w:t>
        </w:r>
      </w:ins>
      <w:ins w:id="1995" w:author="Arthur Parmentier" w:date="2020-06-09T20:03:00Z">
        <w:r>
          <w:t xml:space="preserve">simple </w:t>
        </w:r>
        <w:r w:rsidR="00851ABE">
          <w:t>signs lex</w:t>
        </w:r>
      </w:ins>
      <w:ins w:id="1996" w:author="Arthur Parmentier" w:date="2020-06-09T20:04:00Z">
        <w:r w:rsidR="00851ABE">
          <w:t>icons</w:t>
        </w:r>
      </w:ins>
      <w:ins w:id="1997" w:author="Arthur Parmentier" w:date="2020-06-09T20:05:00Z">
        <w:r w:rsidR="00851ABE">
          <w:t xml:space="preserve"> and forms of communication</w:t>
        </w:r>
      </w:ins>
      <w:ins w:id="1998" w:author="Arthur Parmentier" w:date="2020-06-09T20:06:00Z">
        <w:r w:rsidR="00851ABE">
          <w:t xml:space="preserve"> that could be used when silence was required or as memory aids</w:t>
        </w:r>
      </w:ins>
      <w:ins w:id="1999" w:author="Arthur Parmentier" w:date="2020-06-09T20:04:00Z">
        <w:r w:rsidR="00851ABE">
          <w:t xml:space="preserve"> ra</w:t>
        </w:r>
      </w:ins>
      <w:ins w:id="2000" w:author="Arthur Parmentier" w:date="2020-06-09T20:02:00Z">
        <w:r w:rsidRPr="007D4AC0">
          <w:t>ther than languages</w:t>
        </w:r>
      </w:ins>
      <w:ins w:id="2001" w:author="Arthur Parmentier" w:date="2020-06-10T16:22:00Z">
        <w:r w:rsidR="00D41FAB">
          <w:t>.</w:t>
        </w:r>
      </w:ins>
    </w:p>
    <w:p w:rsidR="007D4AC0" w:rsidRDefault="00322F6B" w:rsidP="00EF75B3">
      <w:pPr>
        <w:pStyle w:val="Titre4"/>
        <w:rPr>
          <w:ins w:id="2002" w:author="Arthur Parmentier" w:date="2020-06-09T20:01:00Z"/>
        </w:rPr>
        <w:pPrChange w:id="2003" w:author="Arthur Parmentier" w:date="2020-06-10T16:26:00Z">
          <w:pPr>
            <w:pStyle w:val="Titre3"/>
          </w:pPr>
        </w:pPrChange>
      </w:pPr>
      <w:ins w:id="2004" w:author="Arthur Parmentier" w:date="2020-06-10T14:59:00Z">
        <w:r>
          <w:t>Butch Morris’ Conduction</w:t>
        </w:r>
      </w:ins>
    </w:p>
    <w:p w:rsidR="007D4AC0" w:rsidRDefault="009C310E" w:rsidP="00EF75B3">
      <w:pPr>
        <w:rPr>
          <w:ins w:id="2005" w:author="Arthur Parmentier" w:date="2020-06-09T22:02:00Z"/>
        </w:rPr>
        <w:pPrChange w:id="2006" w:author="Arthur Parmentier" w:date="2020-06-10T16:26:00Z">
          <w:pPr/>
        </w:pPrChange>
      </w:pPr>
      <w:ins w:id="2007" w:author="Arthur Parmentier" w:date="2020-06-09T22:01:00Z">
        <w:r>
          <w:t xml:space="preserve">Aside SP, there are </w:t>
        </w:r>
      </w:ins>
      <w:ins w:id="2008" w:author="Arthur Parmentier" w:date="2020-06-10T14:59:00Z">
        <w:r w:rsidR="00322F6B">
          <w:t>a few other sign systems</w:t>
        </w:r>
      </w:ins>
      <w:ins w:id="2009" w:author="Arthur Parmentier" w:date="2020-06-09T22:01:00Z">
        <w:r>
          <w:t xml:space="preserve"> that are also used for conducting of composing in real time with musicians or other </w:t>
        </w:r>
      </w:ins>
      <w:ins w:id="2010" w:author="Arthur Parmentier" w:date="2020-06-09T22:02:00Z">
        <w:r>
          <w:t>disciplines as well.</w:t>
        </w:r>
      </w:ins>
      <w:ins w:id="2011" w:author="Arthur Parmentier" w:date="2020-06-10T14:52:00Z">
        <w:r w:rsidR="00322F6B">
          <w:t xml:space="preserve"> The main one, that is </w:t>
        </w:r>
      </w:ins>
      <w:ins w:id="2012" w:author="Arthur Parmentier" w:date="2020-06-10T14:53:00Z">
        <w:r w:rsidR="00322F6B">
          <w:t>also a reference in the SP community is “Conduction</w:t>
        </w:r>
      </w:ins>
      <w:ins w:id="2013" w:author="Arthur Parmentier" w:date="2020-06-10T14:59:00Z">
        <w:r w:rsidR="00322F6B">
          <w:t>”.</w:t>
        </w:r>
      </w:ins>
      <w:ins w:id="2014" w:author="Arthur Parmentier" w:date="2020-06-10T14:58:00Z">
        <w:r w:rsidR="00322F6B">
          <w:t xml:space="preserve"> </w:t>
        </w:r>
      </w:ins>
    </w:p>
    <w:p w:rsidR="00B62913" w:rsidRDefault="009C310E" w:rsidP="00EF75B3">
      <w:pPr>
        <w:pStyle w:val="Titre5"/>
        <w:rPr>
          <w:ins w:id="2015" w:author="Arthur Parmentier" w:date="2020-06-09T23:53:00Z"/>
        </w:rPr>
        <w:pPrChange w:id="2016" w:author="Arthur Parmentier" w:date="2020-06-10T16:26:00Z">
          <w:pPr/>
        </w:pPrChange>
      </w:pPr>
      <w:ins w:id="2017" w:author="Arthur Parmentier" w:date="2020-06-09T22:02:00Z">
        <w:r>
          <w:lastRenderedPageBreak/>
          <w:t>Conduction</w:t>
        </w:r>
      </w:ins>
    </w:p>
    <w:p w:rsidR="00B62913" w:rsidRPr="008C744F" w:rsidRDefault="0053043F" w:rsidP="00EF75B3">
      <w:pPr>
        <w:rPr>
          <w:ins w:id="2018" w:author="Arthur Parmentier" w:date="2020-06-09T23:53:00Z"/>
          <w:rPrChange w:id="2019" w:author="Arthur Parmentier" w:date="2020-06-09T23:53:00Z">
            <w:rPr>
              <w:ins w:id="2020" w:author="Arthur Parmentier" w:date="2020-06-09T23:53:00Z"/>
              <w:rFonts w:ascii="ArialMT" w:hAnsi="ArialMT" w:cs="ArialMT"/>
              <w:color w:val="FFFFFF"/>
              <w:sz w:val="24"/>
              <w:szCs w:val="24"/>
              <w:lang w:val="fr-FR"/>
            </w:rPr>
          </w:rPrChange>
        </w:rPr>
        <w:pPrChange w:id="2021" w:author="Arthur Parmentier" w:date="2020-06-10T16:26:00Z">
          <w:pPr>
            <w:autoSpaceDE w:val="0"/>
            <w:autoSpaceDN w:val="0"/>
            <w:adjustRightInd w:val="0"/>
            <w:spacing w:after="0" w:line="240" w:lineRule="auto"/>
          </w:pPr>
        </w:pPrChange>
      </w:pPr>
      <w:ins w:id="2022" w:author="Arthur Parmentier" w:date="2020-06-10T11:13:00Z">
        <w:r>
          <w:t>“</w:t>
        </w:r>
      </w:ins>
      <w:ins w:id="2023" w:author="Arthur Parmentier" w:date="2020-06-09T23:53:00Z">
        <w:r w:rsidR="00B62913" w:rsidRPr="00B62913">
          <w:rPr>
            <w:rPrChange w:id="2024" w:author="Arthur Parmentier" w:date="2020-06-09T23:53:00Z">
              <w:rPr>
                <w:rFonts w:ascii="ArialMT" w:hAnsi="ArialMT" w:cs="ArialMT"/>
                <w:color w:val="FFFFFF"/>
                <w:sz w:val="24"/>
                <w:szCs w:val="24"/>
                <w:lang w:val="fr-FR"/>
              </w:rPr>
            </w:rPrChange>
          </w:rPr>
          <w:t>The New York cornetist, Butch Morris, has also developed a system of</w:t>
        </w:r>
      </w:ins>
      <w:ins w:id="2025" w:author="Arthur Parmentier" w:date="2020-06-10T11:12:00Z">
        <w:r>
          <w:t xml:space="preserve"> </w:t>
        </w:r>
      </w:ins>
      <w:ins w:id="2026" w:author="Arthur Parmentier" w:date="2020-06-09T23:53:00Z">
        <w:r w:rsidR="00B62913" w:rsidRPr="008C744F">
          <w:rPr>
            <w:rPrChange w:id="2027" w:author="Arthur Parmentier" w:date="2020-06-09T23:53:00Z">
              <w:rPr>
                <w:rFonts w:ascii="ArialMT" w:hAnsi="ArialMT" w:cs="ArialMT"/>
                <w:color w:val="FFFFFF"/>
                <w:sz w:val="24"/>
                <w:szCs w:val="24"/>
                <w:lang w:val="fr-FR"/>
              </w:rPr>
            </w:rPrChange>
          </w:rPr>
          <w:t xml:space="preserve">signals for musical purposes. Morris's system, known </w:t>
        </w:r>
        <w:r w:rsidR="00B62913" w:rsidRPr="0053043F">
          <w:rPr>
            <w:rPrChange w:id="2028" w:author="Arthur Parmentier" w:date="2020-06-10T11:11:00Z">
              <w:rPr>
                <w:rFonts w:ascii="ArialMT" w:hAnsi="ArialMT" w:cs="ArialMT"/>
                <w:color w:val="FFFFFF"/>
                <w:sz w:val="24"/>
                <w:szCs w:val="24"/>
                <w:lang w:val="fr-FR"/>
              </w:rPr>
            </w:rPrChange>
          </w:rPr>
          <w:t xml:space="preserve">as </w:t>
        </w:r>
        <w:r w:rsidR="00B62913" w:rsidRPr="0053043F">
          <w:rPr>
            <w:rPrChange w:id="2029" w:author="Arthur Parmentier" w:date="2020-06-10T11:11:00Z">
              <w:rPr>
                <w:rFonts w:ascii="Arial-BoldItalicMT" w:hAnsi="Arial-BoldItalicMT" w:cs="Arial-BoldItalicMT"/>
                <w:b/>
                <w:bCs/>
                <w:i/>
                <w:iCs/>
                <w:color w:val="FFFFFF"/>
                <w:sz w:val="24"/>
                <w:szCs w:val="24"/>
                <w:lang w:val="fr-FR"/>
              </w:rPr>
            </w:rPrChange>
          </w:rPr>
          <w:t>conduction</w:t>
        </w:r>
        <w:r w:rsidR="00B62913" w:rsidRPr="008C744F">
          <w:rPr>
            <w:rPrChange w:id="2030" w:author="Arthur Parmentier" w:date="2020-06-09T23:53:00Z">
              <w:rPr>
                <w:rFonts w:ascii="ArialMT" w:hAnsi="ArialMT" w:cs="ArialMT"/>
                <w:color w:val="FFFFFF"/>
                <w:sz w:val="24"/>
                <w:szCs w:val="24"/>
                <w:lang w:val="fr-FR"/>
              </w:rPr>
            </w:rPrChange>
          </w:rPr>
          <w:t>, has</w:t>
        </w:r>
      </w:ins>
      <w:ins w:id="2031" w:author="Arthur Parmentier" w:date="2020-06-10T11:12:00Z">
        <w:r>
          <w:t xml:space="preserve"> </w:t>
        </w:r>
      </w:ins>
      <w:ins w:id="2032" w:author="Arthur Parmentier" w:date="2020-06-09T23:53:00Z">
        <w:r w:rsidR="00B62913" w:rsidRPr="008C744F">
          <w:rPr>
            <w:rPrChange w:id="2033" w:author="Arthur Parmentier" w:date="2020-06-09T23:53:00Z">
              <w:rPr>
                <w:rFonts w:ascii="ArialMT" w:hAnsi="ArialMT" w:cs="ArialMT"/>
                <w:color w:val="FFFFFF"/>
                <w:sz w:val="24"/>
                <w:szCs w:val="24"/>
                <w:lang w:val="fr-FR"/>
              </w:rPr>
            </w:rPrChange>
          </w:rPr>
          <w:t>been exhaustively documented (notably in Mandel 1999), and depends on</w:t>
        </w:r>
      </w:ins>
      <w:ins w:id="2034" w:author="Arthur Parmentier" w:date="2020-06-10T11:12:00Z">
        <w:r>
          <w:t xml:space="preserve"> </w:t>
        </w:r>
      </w:ins>
      <w:ins w:id="2035" w:author="Arthur Parmentier" w:date="2020-06-09T23:53:00Z">
        <w:r w:rsidR="00B62913" w:rsidRPr="008C744F">
          <w:rPr>
            <w:rPrChange w:id="2036" w:author="Arthur Parmentier" w:date="2020-06-09T23:53:00Z">
              <w:rPr>
                <w:rFonts w:ascii="ArialMT" w:hAnsi="ArialMT" w:cs="ArialMT"/>
                <w:color w:val="FFFFFF"/>
                <w:sz w:val="24"/>
                <w:szCs w:val="24"/>
                <w:lang w:val="fr-FR"/>
              </w:rPr>
            </w:rPrChange>
          </w:rPr>
          <w:t>a much smaller number of gestures (around 30) than Thompson's (around</w:t>
        </w:r>
      </w:ins>
    </w:p>
    <w:p w:rsidR="00B62913" w:rsidRPr="008C744F" w:rsidRDefault="0053043F" w:rsidP="00EF75B3">
      <w:pPr>
        <w:rPr>
          <w:ins w:id="2037" w:author="Arthur Parmentier" w:date="2020-06-09T23:53:00Z"/>
          <w:rPrChange w:id="2038" w:author="Arthur Parmentier" w:date="2020-06-09T23:53:00Z">
            <w:rPr>
              <w:ins w:id="2039" w:author="Arthur Parmentier" w:date="2020-06-09T23:53:00Z"/>
              <w:rFonts w:ascii="ArialMT" w:hAnsi="ArialMT" w:cs="ArialMT"/>
              <w:color w:val="FFFFFF"/>
              <w:sz w:val="24"/>
              <w:szCs w:val="24"/>
              <w:lang w:val="fr-FR"/>
            </w:rPr>
          </w:rPrChange>
        </w:rPr>
        <w:pPrChange w:id="2040" w:author="Arthur Parmentier" w:date="2020-06-10T16:26:00Z">
          <w:pPr>
            <w:autoSpaceDE w:val="0"/>
            <w:autoSpaceDN w:val="0"/>
            <w:adjustRightInd w:val="0"/>
            <w:spacing w:after="0" w:line="240" w:lineRule="auto"/>
          </w:pPr>
        </w:pPrChange>
      </w:pPr>
      <w:ins w:id="2041" w:author="Arthur Parmentier" w:date="2020-06-10T11:12:00Z">
        <w:r>
          <w:t>[1500 in 2020]</w:t>
        </w:r>
      </w:ins>
      <w:ins w:id="2042" w:author="Arthur Parmentier" w:date="2020-06-09T23:53:00Z">
        <w:r w:rsidR="00B62913" w:rsidRPr="008C744F">
          <w:rPr>
            <w:rPrChange w:id="2043" w:author="Arthur Parmentier" w:date="2020-06-09T23:53:00Z">
              <w:rPr>
                <w:rFonts w:ascii="ArialMT" w:hAnsi="ArialMT" w:cs="ArialMT"/>
                <w:color w:val="FFFFFF"/>
                <w:sz w:val="24"/>
                <w:szCs w:val="24"/>
                <w:lang w:val="fr-FR"/>
              </w:rPr>
            </w:rPrChange>
          </w:rPr>
          <w:t>). In an interview (Mandel 1999:65), Morris describes conduction, not</w:t>
        </w:r>
      </w:ins>
      <w:ins w:id="2044" w:author="Arthur Parmentier" w:date="2020-06-10T11:13:00Z">
        <w:r>
          <w:t xml:space="preserve"> </w:t>
        </w:r>
      </w:ins>
      <w:ins w:id="2045" w:author="Arthur Parmentier" w:date="2020-06-09T23:53:00Z">
        <w:r w:rsidR="00B62913" w:rsidRPr="008C744F">
          <w:rPr>
            <w:rPrChange w:id="2046" w:author="Arthur Parmentier" w:date="2020-06-09T23:53:00Z">
              <w:rPr>
                <w:rFonts w:ascii="ArialMT" w:hAnsi="ArialMT" w:cs="ArialMT"/>
                <w:color w:val="FFFFFF"/>
                <w:sz w:val="24"/>
                <w:szCs w:val="24"/>
                <w:lang w:val="fr-FR"/>
              </w:rPr>
            </w:rPrChange>
          </w:rPr>
          <w:t xml:space="preserve">so much as a language in Thompson's terms, but as a </w:t>
        </w:r>
      </w:ins>
      <w:ins w:id="2047" w:author="Arthur Parmentier" w:date="2020-06-10T11:13:00Z">
        <w:r>
          <w:t>‘</w:t>
        </w:r>
      </w:ins>
      <w:ins w:id="2048" w:author="Arthur Parmentier" w:date="2020-06-09T23:53:00Z">
        <w:r w:rsidR="00B62913" w:rsidRPr="008C744F">
          <w:rPr>
            <w:rPrChange w:id="2049" w:author="Arthur Parmentier" w:date="2020-06-09T23:53:00Z">
              <w:rPr>
                <w:rFonts w:ascii="ArialMT" w:hAnsi="ArialMT" w:cs="ArialMT"/>
                <w:color w:val="FFFFFF"/>
                <w:sz w:val="24"/>
                <w:szCs w:val="24"/>
                <w:lang w:val="fr-FR"/>
              </w:rPr>
            </w:rPrChange>
          </w:rPr>
          <w:t>gestural</w:t>
        </w:r>
      </w:ins>
      <w:ins w:id="2050" w:author="Arthur Parmentier" w:date="2020-06-10T11:13:00Z">
        <w:r>
          <w:t xml:space="preserve"> </w:t>
        </w:r>
      </w:ins>
      <w:ins w:id="2051" w:author="Arthur Parmentier" w:date="2020-06-09T23:53:00Z">
        <w:r w:rsidR="00B62913" w:rsidRPr="008C744F">
          <w:rPr>
            <w:rPrChange w:id="2052" w:author="Arthur Parmentier" w:date="2020-06-09T23:53:00Z">
              <w:rPr>
                <w:rFonts w:ascii="ArialMT" w:hAnsi="ArialMT" w:cs="ArialMT"/>
                <w:color w:val="FFFFFF"/>
                <w:sz w:val="24"/>
                <w:szCs w:val="24"/>
                <w:lang w:val="fr-FR"/>
              </w:rPr>
            </w:rPrChange>
          </w:rPr>
          <w:t>vocabulary</w:t>
        </w:r>
      </w:ins>
      <w:ins w:id="2053" w:author="Arthur Parmentier" w:date="2020-06-10T11:13:00Z">
        <w:r>
          <w:t>’</w:t>
        </w:r>
      </w:ins>
      <w:ins w:id="2054" w:author="Arthur Parmentier" w:date="2020-06-09T23:53:00Z">
        <w:r w:rsidR="00B62913" w:rsidRPr="008C744F">
          <w:rPr>
            <w:rPrChange w:id="2055" w:author="Arthur Parmentier" w:date="2020-06-09T23:53:00Z">
              <w:rPr>
                <w:rFonts w:ascii="ArialMT" w:hAnsi="ArialMT" w:cs="ArialMT"/>
                <w:color w:val="FFFFFF"/>
                <w:sz w:val="24"/>
                <w:szCs w:val="24"/>
                <w:lang w:val="fr-FR"/>
              </w:rPr>
            </w:rPrChange>
          </w:rPr>
          <w:t>:</w:t>
        </w:r>
      </w:ins>
    </w:p>
    <w:p w:rsidR="00B62913" w:rsidRPr="0053043F" w:rsidRDefault="0053043F" w:rsidP="00EF75B3">
      <w:pPr>
        <w:rPr>
          <w:ins w:id="2056" w:author="Arthur Parmentier" w:date="2020-06-09T22:02:00Z"/>
          <w:i/>
          <w:iCs/>
          <w:rPrChange w:id="2057" w:author="Arthur Parmentier" w:date="2020-06-10T11:11:00Z">
            <w:rPr>
              <w:ins w:id="2058" w:author="Arthur Parmentier" w:date="2020-06-09T22:02:00Z"/>
            </w:rPr>
          </w:rPrChange>
        </w:rPr>
        <w:pPrChange w:id="2059" w:author="Arthur Parmentier" w:date="2020-06-10T16:26:00Z">
          <w:pPr>
            <w:pStyle w:val="Titre4"/>
          </w:pPr>
        </w:pPrChange>
      </w:pPr>
      <w:ins w:id="2060" w:author="Arthur Parmentier" w:date="2020-06-10T11:13:00Z">
        <w:r>
          <w:rPr>
            <w:i/>
            <w:iCs/>
          </w:rPr>
          <w:t>‘</w:t>
        </w:r>
      </w:ins>
      <w:ins w:id="2061" w:author="Arthur Parmentier" w:date="2020-06-09T23:53:00Z">
        <w:r w:rsidR="00B62913" w:rsidRPr="0053043F">
          <w:rPr>
            <w:i/>
            <w:iCs/>
            <w:rPrChange w:id="2062" w:author="Arthur Parmentier" w:date="2020-06-10T11:11:00Z">
              <w:rPr>
                <w:rFonts w:ascii="ArialMT" w:hAnsi="ArialMT" w:cs="ArialMT"/>
                <w:color w:val="FFFFFF"/>
                <w:lang w:val="fr-FR"/>
              </w:rPr>
            </w:rPrChange>
          </w:rPr>
          <w:t>Through my gestural vocabulary the improvisers and audience start to</w:t>
        </w:r>
      </w:ins>
      <w:ins w:id="2063" w:author="Arthur Parmentier" w:date="2020-06-10T11:13:00Z">
        <w:r>
          <w:rPr>
            <w:i/>
            <w:iCs/>
          </w:rPr>
          <w:t xml:space="preserve"> </w:t>
        </w:r>
      </w:ins>
      <w:ins w:id="2064" w:author="Arthur Parmentier" w:date="2020-06-09T23:53:00Z">
        <w:r w:rsidR="00B62913" w:rsidRPr="0053043F">
          <w:rPr>
            <w:i/>
            <w:iCs/>
            <w:rPrChange w:id="2065" w:author="Arthur Parmentier" w:date="2020-06-10T11:11:00Z">
              <w:rPr>
                <w:rFonts w:ascii="ArialMT" w:hAnsi="ArialMT" w:cs="ArialMT"/>
                <w:color w:val="FFFFFF"/>
                <w:lang w:val="fr-FR"/>
              </w:rPr>
            </w:rPrChange>
          </w:rPr>
          <w:t>hear the music happen. You don't just hear the music happen, you</w:t>
        </w:r>
      </w:ins>
      <w:ins w:id="2066" w:author="Arthur Parmentier" w:date="2020-06-10T11:13:00Z">
        <w:r>
          <w:rPr>
            <w:i/>
            <w:iCs/>
          </w:rPr>
          <w:t xml:space="preserve"> </w:t>
        </w:r>
      </w:ins>
      <w:ins w:id="2067" w:author="Arthur Parmentier" w:date="2020-06-09T23:53:00Z">
        <w:r w:rsidR="00B62913" w:rsidRPr="0053043F">
          <w:rPr>
            <w:i/>
            <w:iCs/>
            <w:rPrChange w:id="2068" w:author="Arthur Parmentier" w:date="2020-06-10T11:11:00Z">
              <w:rPr>
                <w:rFonts w:ascii="ArialMT" w:hAnsi="ArialMT" w:cs="ArialMT"/>
                <w:color w:val="FFFFFF"/>
                <w:lang w:val="fr-FR"/>
              </w:rPr>
            </w:rPrChange>
          </w:rPr>
          <w:t>start to hear it happen, and then all of a sudden, it happens</w:t>
        </w:r>
      </w:ins>
      <w:ins w:id="2069" w:author="Arthur Parmentier" w:date="2020-06-10T11:13:00Z">
        <w:r>
          <w:rPr>
            <w:i/>
            <w:iCs/>
          </w:rPr>
          <w:t>.’”</w:t>
        </w:r>
      </w:ins>
      <w:customXmlInsRangeStart w:id="2070" w:author="Arthur Parmentier" w:date="2020-06-10T19:27:00Z"/>
      <w:sdt>
        <w:sdtPr>
          <w:rPr>
            <w:i/>
            <w:iCs/>
          </w:rPr>
          <w:id w:val="870342470"/>
          <w:citation/>
        </w:sdtPr>
        <w:sdtContent>
          <w:customXmlInsRangeEnd w:id="2070"/>
          <w:ins w:id="2071" w:author="Arthur Parmentier" w:date="2020-06-10T19:27:00Z">
            <w:r w:rsidR="009F0A06">
              <w:rPr>
                <w:i/>
                <w:iCs/>
              </w:rPr>
              <w:fldChar w:fldCharType="begin"/>
            </w:r>
            <w:r w:rsidR="009F0A06" w:rsidRPr="009F0A06">
              <w:rPr>
                <w:i/>
                <w:iCs/>
                <w:rPrChange w:id="2072" w:author="Arthur Parmentier" w:date="2020-06-10T19:27:00Z">
                  <w:rPr>
                    <w:i/>
                    <w:iCs/>
                    <w:lang w:val="fr-FR"/>
                  </w:rPr>
                </w:rPrChange>
              </w:rPr>
              <w:instrText xml:space="preserve"> CITATION Dub06 \l 1036 </w:instrText>
            </w:r>
          </w:ins>
          <w:r w:rsidR="009F0A06">
            <w:rPr>
              <w:i/>
              <w:iCs/>
            </w:rPr>
            <w:fldChar w:fldCharType="separate"/>
          </w:r>
          <w:r w:rsidR="00304C55">
            <w:rPr>
              <w:i/>
              <w:iCs/>
              <w:noProof/>
            </w:rPr>
            <w:t xml:space="preserve"> </w:t>
          </w:r>
          <w:r w:rsidR="00304C55">
            <w:rPr>
              <w:noProof/>
            </w:rPr>
            <w:t>(Duby, 2006)</w:t>
          </w:r>
          <w:ins w:id="2073" w:author="Arthur Parmentier" w:date="2020-06-10T19:27:00Z">
            <w:r w:rsidR="009F0A06">
              <w:rPr>
                <w:i/>
                <w:iCs/>
              </w:rPr>
              <w:fldChar w:fldCharType="end"/>
            </w:r>
          </w:ins>
          <w:customXmlInsRangeStart w:id="2074" w:author="Arthur Parmentier" w:date="2020-06-10T19:27:00Z"/>
        </w:sdtContent>
      </w:sdt>
      <w:customXmlInsRangeEnd w:id="2074"/>
    </w:p>
    <w:p w:rsidR="009C310E" w:rsidRDefault="00BB07B0" w:rsidP="00EF75B3">
      <w:pPr>
        <w:rPr>
          <w:ins w:id="2075" w:author="Arthur Parmentier" w:date="2020-06-10T11:16:00Z"/>
        </w:rPr>
        <w:pPrChange w:id="2076" w:author="Arthur Parmentier" w:date="2020-06-10T16:26:00Z">
          <w:pPr/>
        </w:pPrChange>
      </w:pPr>
      <w:ins w:id="2077" w:author="Arthur Parmentier" w:date="2020-06-10T11:15:00Z">
        <w:r>
          <w:t>Butch Morris</w:t>
        </w:r>
      </w:ins>
      <w:ins w:id="2078" w:author="Arthur Parmentier" w:date="2020-06-10T11:16:00Z">
        <w:r>
          <w:t xml:space="preserve"> describes conduction in the following terms:</w:t>
        </w:r>
      </w:ins>
    </w:p>
    <w:p w:rsidR="00BB07B0" w:rsidRDefault="00BB07B0" w:rsidP="00EF75B3">
      <w:pPr>
        <w:rPr>
          <w:ins w:id="2079" w:author="Arthur Parmentier" w:date="2020-06-10T11:35:00Z"/>
        </w:rPr>
        <w:pPrChange w:id="2080" w:author="Arthur Parmentier" w:date="2020-06-10T16:26:00Z">
          <w:pPr/>
        </w:pPrChange>
      </w:pPr>
      <w:ins w:id="2081" w:author="Arthur Parmentier" w:date="2020-06-10T11:16:00Z">
        <w:r>
          <w:t>“Conduction (conducted interpretation/ improvisation) is a vocabulary of ideographic signs and gestures activated to modify or construct a real</w:t>
        </w:r>
      </w:ins>
      <w:ins w:id="2082" w:author="Arthur Parmentier" w:date="2020-06-10T11:17:00Z">
        <w:r>
          <w:t xml:space="preserve"> </w:t>
        </w:r>
      </w:ins>
      <w:ins w:id="2083" w:author="Arthur Parmentier" w:date="2020-06-10T11:16:00Z">
        <w:r>
          <w:t>time</w:t>
        </w:r>
      </w:ins>
      <w:ins w:id="2084" w:author="Arthur Parmentier" w:date="2020-06-10T11:17:00Z">
        <w:r>
          <w:t xml:space="preserve"> </w:t>
        </w:r>
      </w:ins>
      <w:ins w:id="2085" w:author="Arthur Parmentier" w:date="2020-06-10T11:16:00Z">
        <w:r>
          <w:t>musical arrangement or composition. Each sign and gesture</w:t>
        </w:r>
      </w:ins>
      <w:ins w:id="2086" w:author="Arthur Parmentier" w:date="2020-06-10T11:17:00Z">
        <w:r>
          <w:t xml:space="preserve"> </w:t>
        </w:r>
        <w:proofErr w:type="gramStart"/>
        <w:r>
          <w:t>transmits</w:t>
        </w:r>
      </w:ins>
      <w:proofErr w:type="gramEnd"/>
      <w:ins w:id="2087" w:author="Arthur Parmentier" w:date="2020-06-10T11:16:00Z">
        <w:r>
          <w:t xml:space="preserve"> generative information for interpretation and provides</w:t>
        </w:r>
      </w:ins>
      <w:ins w:id="2088" w:author="Arthur Parmentier" w:date="2020-06-10T11:17:00Z">
        <w:r>
          <w:t xml:space="preserve"> </w:t>
        </w:r>
      </w:ins>
      <w:ins w:id="2089" w:author="Arthur Parmentier" w:date="2020-06-10T11:16:00Z">
        <w:r>
          <w:t>instantaneous possibilities for altering or initiating harmony, melody,</w:t>
        </w:r>
      </w:ins>
      <w:ins w:id="2090" w:author="Arthur Parmentier" w:date="2020-06-10T11:17:00Z">
        <w:r>
          <w:t xml:space="preserve"> </w:t>
        </w:r>
      </w:ins>
      <w:ins w:id="2091" w:author="Arthur Parmentier" w:date="2020-06-10T11:16:00Z">
        <w:r>
          <w:t>rhythm, articulation, phrasing or form.</w:t>
        </w:r>
      </w:ins>
      <w:ins w:id="2092" w:author="Arthur Parmentier" w:date="2020-06-10T11:17:00Z">
        <w:r>
          <w:t>”</w:t>
        </w:r>
      </w:ins>
      <w:ins w:id="2093" w:author="Arthur Parmentier" w:date="2020-06-10T19:28:00Z">
        <w:r w:rsidR="00C75F92">
          <w:t xml:space="preserve"> </w:t>
        </w:r>
      </w:ins>
      <w:customXmlInsRangeStart w:id="2094" w:author="Arthur Parmentier" w:date="2020-06-10T19:38:00Z"/>
      <w:sdt>
        <w:sdtPr>
          <w:id w:val="-979925151"/>
          <w:citation/>
        </w:sdtPr>
        <w:sdtContent>
          <w:customXmlInsRangeEnd w:id="2094"/>
          <w:ins w:id="2095" w:author="Arthur Parmentier" w:date="2020-06-10T19:38:00Z">
            <w:r w:rsidR="00C75F92">
              <w:fldChar w:fldCharType="begin"/>
            </w:r>
            <w:r w:rsidR="00C75F92">
              <w:rPr>
                <w:lang w:val="fr-FR"/>
              </w:rPr>
              <w:instrText xml:space="preserve"> CITATION All \l 1036 </w:instrText>
            </w:r>
          </w:ins>
          <w:r w:rsidR="00C75F92">
            <w:fldChar w:fldCharType="separate"/>
          </w:r>
          <w:r w:rsidR="00304C55" w:rsidRPr="00304C55">
            <w:rPr>
              <w:noProof/>
              <w:lang w:val="fr-FR"/>
            </w:rPr>
            <w:t>(All About Jazz)</w:t>
          </w:r>
          <w:ins w:id="2096" w:author="Arthur Parmentier" w:date="2020-06-10T19:38:00Z">
            <w:r w:rsidR="00C75F92">
              <w:fldChar w:fldCharType="end"/>
            </w:r>
          </w:ins>
          <w:customXmlInsRangeStart w:id="2097" w:author="Arthur Parmentier" w:date="2020-06-10T19:38:00Z"/>
        </w:sdtContent>
      </w:sdt>
      <w:customXmlInsRangeEnd w:id="2097"/>
    </w:p>
    <w:p w:rsidR="004F6D06" w:rsidRDefault="00A35BBD" w:rsidP="00EF75B3">
      <w:pPr>
        <w:pStyle w:val="Titre5"/>
        <w:rPr>
          <w:ins w:id="2098" w:author="Arthur Parmentier" w:date="2020-06-10T15:00:00Z"/>
          <w:lang w:val="fr-FR"/>
        </w:rPr>
        <w:pPrChange w:id="2099" w:author="Arthur Parmentier" w:date="2020-06-10T16:26:00Z">
          <w:pPr>
            <w:pStyle w:val="Titre4"/>
          </w:pPr>
        </w:pPrChange>
      </w:pPr>
      <w:proofErr w:type="spellStart"/>
      <w:ins w:id="2100" w:author="Arthur Parmentier" w:date="2020-06-10T11:49:00Z">
        <w:r w:rsidRPr="00A35BBD">
          <w:rPr>
            <w:lang w:val="fr-FR"/>
            <w:rPrChange w:id="2101" w:author="Arthur Parmentier" w:date="2020-06-10T11:49:00Z">
              <w:rPr/>
            </w:rPrChange>
          </w:rPr>
          <w:t>Ritmo</w:t>
        </w:r>
        <w:proofErr w:type="spellEnd"/>
        <w:r w:rsidRPr="00A35BBD">
          <w:rPr>
            <w:lang w:val="fr-FR"/>
            <w:rPrChange w:id="2102" w:author="Arthur Parmentier" w:date="2020-06-10T11:49:00Z">
              <w:rPr/>
            </w:rPrChange>
          </w:rPr>
          <w:t xml:space="preserve"> y </w:t>
        </w:r>
        <w:proofErr w:type="spellStart"/>
        <w:r w:rsidRPr="00A35BBD">
          <w:rPr>
            <w:lang w:val="fr-FR"/>
            <w:rPrChange w:id="2103" w:author="Arthur Parmentier" w:date="2020-06-10T11:49:00Z">
              <w:rPr/>
            </w:rPrChange>
          </w:rPr>
          <w:t>Percusión</w:t>
        </w:r>
        <w:proofErr w:type="spellEnd"/>
        <w:r w:rsidRPr="00A35BBD">
          <w:rPr>
            <w:lang w:val="fr-FR"/>
            <w:rPrChange w:id="2104" w:author="Arthur Parmentier" w:date="2020-06-10T11:49:00Z">
              <w:rPr/>
            </w:rPrChange>
          </w:rPr>
          <w:t xml:space="preserve"> con </w:t>
        </w:r>
        <w:proofErr w:type="spellStart"/>
        <w:r w:rsidRPr="00A35BBD">
          <w:rPr>
            <w:lang w:val="fr-FR"/>
            <w:rPrChange w:id="2105" w:author="Arthur Parmentier" w:date="2020-06-10T11:49:00Z">
              <w:rPr/>
            </w:rPrChange>
          </w:rPr>
          <w:t>Señas</w:t>
        </w:r>
      </w:ins>
      <w:proofErr w:type="spellEnd"/>
    </w:p>
    <w:p w:rsidR="00322F6B" w:rsidRPr="00322F6B" w:rsidRDefault="00322F6B" w:rsidP="00EF75B3">
      <w:pPr>
        <w:rPr>
          <w:ins w:id="2106" w:author="Arthur Parmentier" w:date="2020-06-10T11:44:00Z"/>
          <w:rPrChange w:id="2107" w:author="Arthur Parmentier" w:date="2020-06-10T15:00:00Z">
            <w:rPr>
              <w:ins w:id="2108" w:author="Arthur Parmentier" w:date="2020-06-10T11:44:00Z"/>
            </w:rPr>
          </w:rPrChange>
        </w:rPr>
        <w:pPrChange w:id="2109" w:author="Arthur Parmentier" w:date="2020-06-10T16:26:00Z">
          <w:pPr>
            <w:pStyle w:val="Titre4"/>
          </w:pPr>
        </w:pPrChange>
      </w:pPr>
      <w:ins w:id="2110" w:author="Arthur Parmentier" w:date="2020-06-10T15:00:00Z">
        <w:r w:rsidRPr="00322F6B">
          <w:rPr>
            <w:rPrChange w:id="2111" w:author="Arthur Parmentier" w:date="2020-06-10T15:00:00Z">
              <w:rPr>
                <w:lang w:val="fr-FR"/>
              </w:rPr>
            </w:rPrChange>
          </w:rPr>
          <w:t>More recently, we have s</w:t>
        </w:r>
        <w:r>
          <w:t>een the emerging of other signs systems; I would like to mention “</w:t>
        </w:r>
        <w:proofErr w:type="spellStart"/>
        <w:r w:rsidRPr="00322F6B">
          <w:t>Ritmo</w:t>
        </w:r>
        <w:proofErr w:type="spellEnd"/>
        <w:r w:rsidRPr="00322F6B">
          <w:t xml:space="preserve"> y </w:t>
        </w:r>
        <w:proofErr w:type="spellStart"/>
        <w:r w:rsidRPr="00322F6B">
          <w:t>Percusión</w:t>
        </w:r>
        <w:proofErr w:type="spellEnd"/>
        <w:r w:rsidRPr="00322F6B">
          <w:t xml:space="preserve"> con </w:t>
        </w:r>
        <w:proofErr w:type="spellStart"/>
        <w:r w:rsidRPr="00322F6B">
          <w:t>Señas</w:t>
        </w:r>
      </w:ins>
      <w:proofErr w:type="spellEnd"/>
      <w:ins w:id="2112" w:author="Arthur Parmentier" w:date="2020-06-10T15:01:00Z">
        <w:r>
          <w:t>”:</w:t>
        </w:r>
      </w:ins>
    </w:p>
    <w:p w:rsidR="004F6D06" w:rsidRDefault="00A35BBD" w:rsidP="00EF75B3">
      <w:pPr>
        <w:rPr>
          <w:ins w:id="2113" w:author="Arthur Parmentier" w:date="2020-06-10T11:48:00Z"/>
        </w:rPr>
        <w:pPrChange w:id="2114" w:author="Arthur Parmentier" w:date="2020-06-10T16:26:00Z">
          <w:pPr/>
        </w:pPrChange>
      </w:pPr>
      <w:ins w:id="2115" w:author="Arthur Parmentier" w:date="2020-06-10T11:49:00Z">
        <w:r w:rsidRPr="00322F6B">
          <w:rPr>
            <w:rPrChange w:id="2116" w:author="Arthur Parmentier" w:date="2020-06-10T15:00:00Z">
              <w:rPr/>
            </w:rPrChange>
          </w:rPr>
          <w:t xml:space="preserve"> </w:t>
        </w:r>
      </w:ins>
      <w:ins w:id="2117" w:author="Arthur Parmentier" w:date="2020-06-10T11:48:00Z">
        <w:r w:rsidR="004F6D06">
          <w:t xml:space="preserve">“Rhythm and Percussion with Signs is an innovative way to play percussion created by the Argentinian musician Santiago Vázquez, who was Inspired </w:t>
        </w:r>
        <w:r w:rsidR="00521AA1">
          <w:t>by</w:t>
        </w:r>
        <w:r w:rsidR="004F6D06">
          <w:t xml:space="preserve"> Conduction</w:t>
        </w:r>
      </w:ins>
      <w:ins w:id="2118" w:author="Arthur Parmentier" w:date="2020-06-10T11:49:00Z">
        <w:r w:rsidR="00521AA1">
          <w:t xml:space="preserve"> [by Morris]</w:t>
        </w:r>
      </w:ins>
      <w:ins w:id="2119" w:author="Arthur Parmentier" w:date="2020-06-10T11:48:00Z">
        <w:r w:rsidR="004F6D06">
          <w:t>. Santiago was looking for a way to communicate certain information to musicians improvising percussion, in order to generate coordination and harmonization of a spontaneous creativity.</w:t>
        </w:r>
      </w:ins>
    </w:p>
    <w:p w:rsidR="00EF75B3" w:rsidRDefault="004F6D06" w:rsidP="00EF75B3">
      <w:pPr>
        <w:rPr>
          <w:ins w:id="2120" w:author="Arthur Parmentier" w:date="2020-06-10T11:49:00Z"/>
        </w:rPr>
        <w:pPrChange w:id="2121" w:author="Arthur Parmentier" w:date="2020-06-10T16:26:00Z">
          <w:pPr/>
        </w:pPrChange>
      </w:pPr>
      <w:ins w:id="2122" w:author="Arthur Parmentier" w:date="2020-06-10T11:48:00Z">
        <w:r>
          <w:t>Through these attempts, little by little he codified a language consisting in approximately 150 signs executed with hands and body by the conductor in order to coordinate the flux of group improvisation.”</w:t>
        </w:r>
      </w:ins>
      <w:ins w:id="2123" w:author="Arthur Parmentier" w:date="2020-06-10T19:38:00Z">
        <w:r w:rsidR="00C75F92">
          <w:t xml:space="preserve"> </w:t>
        </w:r>
      </w:ins>
      <w:ins w:id="2124" w:author="Arthur Parmentier" w:date="2020-06-10T19:39:00Z">
        <w:r w:rsidR="00153701" w:rsidRPr="00C75F92">
          <w:rPr>
            <w:noProof/>
            <w:lang w:val="fr-FR"/>
            <w:rPrChange w:id="2125" w:author="Arthur Parmentier" w:date="2020-06-10T19:39:00Z">
              <w:rPr/>
            </w:rPrChange>
          </w:rPr>
          <w:t>(La Percumotora)</w:t>
        </w:r>
      </w:ins>
    </w:p>
    <w:p w:rsidR="00E20940" w:rsidRPr="004F6D06" w:rsidDel="00E20940" w:rsidRDefault="00E20940" w:rsidP="00EF75B3">
      <w:pPr>
        <w:rPr>
          <w:del w:id="2126" w:author="Arthur Parmentier" w:date="2020-06-10T11:51:00Z"/>
          <w:rPrChange w:id="2127" w:author="Arthur Parmentier" w:date="2020-06-10T11:44:00Z">
            <w:rPr>
              <w:del w:id="2128" w:author="Arthur Parmentier" w:date="2020-06-10T11:51:00Z"/>
            </w:rPr>
          </w:rPrChange>
        </w:rPr>
        <w:pPrChange w:id="2129" w:author="Arthur Parmentier" w:date="2020-06-10T16:26:00Z">
          <w:pPr>
            <w:pStyle w:val="Titre3"/>
          </w:pPr>
        </w:pPrChange>
      </w:pPr>
      <w:bookmarkStart w:id="2130" w:name="_Toc42698841"/>
      <w:bookmarkStart w:id="2131" w:name="_Toc42698920"/>
      <w:bookmarkEnd w:id="2130"/>
      <w:bookmarkEnd w:id="2131"/>
    </w:p>
    <w:p w:rsidR="00960BA6" w:rsidRDefault="00960BA6" w:rsidP="00EF75B3">
      <w:pPr>
        <w:pStyle w:val="Titre3"/>
        <w:rPr>
          <w:ins w:id="2132" w:author="Arthur Parmentier" w:date="2020-06-10T16:44:00Z"/>
        </w:rPr>
      </w:pPr>
      <w:bookmarkStart w:id="2133" w:name="_Toc42698921"/>
      <w:del w:id="2134" w:author="Arthur Parmentier" w:date="2020-06-10T16:42:00Z">
        <w:r w:rsidRPr="007C437A" w:rsidDel="00586554">
          <w:delText>Real-time composition/improvisation/generative music in the XXth century</w:delText>
        </w:r>
      </w:del>
      <w:bookmarkEnd w:id="2133"/>
      <w:ins w:id="2135" w:author="Arthur Parmentier" w:date="2020-06-10T16:44:00Z">
        <w:r w:rsidR="00560F90">
          <w:t>Artistic context</w:t>
        </w:r>
      </w:ins>
      <w:ins w:id="2136" w:author="Arthur Parmentier" w:date="2020-06-10T17:37:00Z">
        <w:r w:rsidR="00B92EB3">
          <w:t xml:space="preserve"> of SP and a computer recognition tool</w:t>
        </w:r>
      </w:ins>
    </w:p>
    <w:p w:rsidR="00560F90" w:rsidRDefault="00560F90" w:rsidP="00560F90">
      <w:pPr>
        <w:rPr>
          <w:ins w:id="2137" w:author="Arthur Parmentier" w:date="2020-06-10T17:37:00Z"/>
        </w:rPr>
      </w:pPr>
      <w:ins w:id="2138" w:author="Arthur Parmentier" w:date="2020-06-10T16:45:00Z">
        <w:r>
          <w:t>SP and Thompson’s practice enters in the wider movemen</w:t>
        </w:r>
      </w:ins>
      <w:ins w:id="2139" w:author="Arthur Parmentier" w:date="2020-06-10T16:46:00Z">
        <w:r>
          <w:t xml:space="preserve">ts of music and arts of their generations. In this section, I would like </w:t>
        </w:r>
      </w:ins>
      <w:ins w:id="2140" w:author="Arthur Parmentier" w:date="2020-06-10T17:09:00Z">
        <w:r w:rsidR="00536AA3">
          <w:t xml:space="preserve">to </w:t>
        </w:r>
      </w:ins>
      <w:ins w:id="2141" w:author="Arthur Parmentier" w:date="2020-06-10T16:48:00Z">
        <w:r>
          <w:t>superficially explore</w:t>
        </w:r>
      </w:ins>
      <w:ins w:id="2142" w:author="Arthur Parmentier" w:date="2020-06-10T16:47:00Z">
        <w:r>
          <w:t xml:space="preserve"> the</w:t>
        </w:r>
      </w:ins>
      <w:ins w:id="2143" w:author="Arthur Parmentier" w:date="2020-06-10T17:09:00Z">
        <w:r w:rsidR="0084639F">
          <w:t xml:space="preserve"> artistical</w:t>
        </w:r>
      </w:ins>
      <w:ins w:id="2144" w:author="Arthur Parmentier" w:date="2020-06-10T16:47:00Z">
        <w:r>
          <w:t xml:space="preserve"> landscape in which SP lies</w:t>
        </w:r>
      </w:ins>
      <w:ins w:id="2145" w:author="Arthur Parmentier" w:date="2020-06-10T16:48:00Z">
        <w:r>
          <w:t xml:space="preserve"> </w:t>
        </w:r>
      </w:ins>
      <w:ins w:id="2146" w:author="Arthur Parmentier" w:date="2020-06-10T17:09:00Z">
        <w:r w:rsidR="00FD3468">
          <w:t xml:space="preserve">(focusing on music only) </w:t>
        </w:r>
      </w:ins>
      <w:ins w:id="2147" w:author="Arthur Parmentier" w:date="2020-06-10T16:48:00Z">
        <w:r>
          <w:t>and identify in computer music the po</w:t>
        </w:r>
      </w:ins>
      <w:ins w:id="2148" w:author="Arthur Parmentier" w:date="2020-06-10T16:49:00Z">
        <w:r>
          <w:t>tential of linking SP to machines.</w:t>
        </w:r>
      </w:ins>
    </w:p>
    <w:p w:rsidR="00B92EB3" w:rsidRDefault="00B92EB3" w:rsidP="00B92EB3">
      <w:pPr>
        <w:pStyle w:val="Titre4"/>
        <w:rPr>
          <w:ins w:id="2149" w:author="Arthur Parmentier" w:date="2020-06-10T17:08:00Z"/>
        </w:rPr>
        <w:pPrChange w:id="2150" w:author="Arthur Parmentier" w:date="2020-06-10T17:38:00Z">
          <w:pPr/>
        </w:pPrChange>
      </w:pPr>
      <w:ins w:id="2151" w:author="Arthur Parmentier" w:date="2020-06-10T17:38:00Z">
        <w:r>
          <w:t>Artistic context to SP</w:t>
        </w:r>
      </w:ins>
    </w:p>
    <w:p w:rsidR="00536AA3" w:rsidRDefault="00AC558A" w:rsidP="00560F90">
      <w:pPr>
        <w:rPr>
          <w:ins w:id="2152" w:author="Arthur Parmentier" w:date="2020-06-10T17:12:00Z"/>
        </w:rPr>
      </w:pPr>
      <w:ins w:id="2153" w:author="Arthur Parmentier" w:date="2020-06-10T17:10:00Z">
        <w:r>
          <w:t>In general, the 20</w:t>
        </w:r>
        <w:r w:rsidRPr="00AC558A">
          <w:rPr>
            <w:vertAlign w:val="superscript"/>
            <w:rPrChange w:id="2154" w:author="Arthur Parmentier" w:date="2020-06-10T17:10:00Z">
              <w:rPr/>
            </w:rPrChange>
          </w:rPr>
          <w:t>th</w:t>
        </w:r>
        <w:r>
          <w:t xml:space="preserve"> century </w:t>
        </w:r>
      </w:ins>
      <w:ins w:id="2155" w:author="Arthur Parmentier" w:date="2020-06-10T17:11:00Z">
        <w:r>
          <w:t>can be thought in music as the century of ruptures, divergences and exploration of new forms of performances and productions.</w:t>
        </w:r>
      </w:ins>
    </w:p>
    <w:p w:rsidR="0093087B" w:rsidRDefault="00AC558A" w:rsidP="00560F90">
      <w:pPr>
        <w:rPr>
          <w:ins w:id="2156" w:author="Arthur Parmentier" w:date="2020-06-10T17:22:00Z"/>
        </w:rPr>
      </w:pPr>
      <w:ins w:id="2157" w:author="Arthur Parmentier" w:date="2020-06-10T17:12:00Z">
        <w:r>
          <w:t xml:space="preserve">First, we can identify </w:t>
        </w:r>
      </w:ins>
      <w:ins w:id="2158" w:author="Arthur Parmentier" w:date="2020-06-10T17:15:00Z">
        <w:r>
          <w:t xml:space="preserve">at the time of the development of SP </w:t>
        </w:r>
      </w:ins>
      <w:ins w:id="2159" w:author="Arthur Parmentier" w:date="2020-06-10T17:12:00Z">
        <w:r>
          <w:t>a great number of esthetics</w:t>
        </w:r>
      </w:ins>
      <w:ins w:id="2160" w:author="Arthur Parmentier" w:date="2020-06-10T17:13:00Z">
        <w:r>
          <w:t xml:space="preserve"> in the production of music </w:t>
        </w:r>
      </w:ins>
      <w:ins w:id="2161" w:author="Arthur Parmentier" w:date="2020-06-10T17:15:00Z">
        <w:r>
          <w:t>but also a</w:t>
        </w:r>
      </w:ins>
      <w:ins w:id="2162" w:author="Arthur Parmentier" w:date="2020-06-10T17:16:00Z">
        <w:r>
          <w:t xml:space="preserve"> specific interest for new production processes</w:t>
        </w:r>
      </w:ins>
      <w:ins w:id="2163" w:author="Arthur Parmentier" w:date="2020-06-10T17:17:00Z">
        <w:r>
          <w:t>, such as al</w:t>
        </w:r>
      </w:ins>
      <w:ins w:id="2164" w:author="Arthur Parmentier" w:date="2020-06-10T17:18:00Z">
        <w:r>
          <w:t>gorithmic, aleatory, serialism and st</w:t>
        </w:r>
      </w:ins>
      <w:ins w:id="2165" w:author="Arthur Parmentier" w:date="2020-06-10T17:19:00Z">
        <w:r>
          <w:t xml:space="preserve">ochastic music and many other compositional techniques that would also </w:t>
        </w:r>
        <w:r>
          <w:lastRenderedPageBreak/>
          <w:t>involve machines such as computers</w:t>
        </w:r>
      </w:ins>
      <w:ins w:id="2166" w:author="Arthur Parmentier" w:date="2020-06-10T17:21:00Z">
        <w:r w:rsidR="00F60438">
          <w:t xml:space="preserve"> (electronic, concrete music, </w:t>
        </w:r>
        <w:proofErr w:type="spellStart"/>
        <w:r w:rsidR="00F60438">
          <w:t>etc</w:t>
        </w:r>
        <w:proofErr w:type="spellEnd"/>
        <w:r w:rsidR="00F60438">
          <w:t>)</w:t>
        </w:r>
      </w:ins>
      <w:ins w:id="2167" w:author="Arthur Parmentier" w:date="2020-06-10T17:22:00Z">
        <w:r w:rsidR="0093087B">
          <w:t xml:space="preserve">, for instance in France with Pierre Henry, Pierre Boulez and </w:t>
        </w:r>
        <w:proofErr w:type="spellStart"/>
        <w:r w:rsidR="0093087B">
          <w:t>Iannis</w:t>
        </w:r>
        <w:proofErr w:type="spellEnd"/>
        <w:r w:rsidR="0093087B">
          <w:t xml:space="preserve"> Xenakis.</w:t>
        </w:r>
      </w:ins>
    </w:p>
    <w:p w:rsidR="00F60438" w:rsidRPr="00AC558A" w:rsidDel="00E549FC" w:rsidRDefault="009F6BB6" w:rsidP="00560F90">
      <w:pPr>
        <w:rPr>
          <w:del w:id="2168" w:author="Arthur Parmentier" w:date="2020-06-10T17:26:00Z"/>
          <w:rPrChange w:id="2169" w:author="Arthur Parmentier" w:date="2020-06-10T17:10:00Z">
            <w:rPr>
              <w:del w:id="2170" w:author="Arthur Parmentier" w:date="2020-06-10T17:26:00Z"/>
            </w:rPr>
          </w:rPrChange>
        </w:rPr>
        <w:pPrChange w:id="2171" w:author="Arthur Parmentier" w:date="2020-06-10T16:44:00Z">
          <w:pPr>
            <w:pStyle w:val="Titre2"/>
          </w:pPr>
        </w:pPrChange>
      </w:pPr>
      <w:ins w:id="2172" w:author="Arthur Parmentier" w:date="2020-06-10T17:22:00Z">
        <w:r>
          <w:t>Thompson also was influenced by</w:t>
        </w:r>
      </w:ins>
      <w:ins w:id="2173" w:author="Arthur Parmentier" w:date="2020-06-10T17:23:00Z">
        <w:r>
          <w:t xml:space="preserve"> Anthony </w:t>
        </w:r>
        <w:proofErr w:type="spellStart"/>
        <w:r>
          <w:t>Braxon</w:t>
        </w:r>
        <w:proofErr w:type="spellEnd"/>
        <w:r>
          <w:t xml:space="preserve"> and</w:t>
        </w:r>
      </w:ins>
      <w:ins w:id="2174" w:author="Arthur Parmentier" w:date="2020-06-10T17:22:00Z">
        <w:r>
          <w:t xml:space="preserve"> </w:t>
        </w:r>
      </w:ins>
      <w:ins w:id="2175" w:author="Arthur Parmentier" w:date="2020-06-10T17:23:00Z">
        <w:r>
          <w:t>the genre of free jazz</w:t>
        </w:r>
      </w:ins>
      <w:ins w:id="2176" w:author="Arthur Parmentier" w:date="2020-06-10T17:37:00Z">
        <w:r w:rsidR="005971DF">
          <w:t>;</w:t>
        </w:r>
      </w:ins>
      <w:ins w:id="2177" w:author="Arthur Parmentier" w:date="2020-06-10T17:23:00Z">
        <w:r>
          <w:t xml:space="preserve"> </w:t>
        </w:r>
      </w:ins>
      <w:ins w:id="2178" w:author="Arthur Parmentier" w:date="2020-06-10T17:37:00Z">
        <w:r w:rsidR="00DD38B7">
          <w:t>h</w:t>
        </w:r>
      </w:ins>
      <w:ins w:id="2179" w:author="Arthur Parmentier" w:date="2020-06-10T17:24:00Z">
        <w:r>
          <w:t xml:space="preserve">is encounter with François </w:t>
        </w:r>
        <w:proofErr w:type="spellStart"/>
        <w:r>
          <w:t>Jeanneau</w:t>
        </w:r>
        <w:proofErr w:type="spellEnd"/>
        <w:r>
          <w:t xml:space="preserve">, a pioneer </w:t>
        </w:r>
      </w:ins>
      <w:ins w:id="2180" w:author="Arthur Parmentier" w:date="2020-06-10T17:25:00Z">
        <w:r>
          <w:t>of French free jazz was the start of a long collaboration</w:t>
        </w:r>
      </w:ins>
      <w:ins w:id="2181" w:author="Arthur Parmentier" w:date="2020-06-10T17:37:00Z">
        <w:r w:rsidR="005971DF">
          <w:t xml:space="preserve"> and</w:t>
        </w:r>
      </w:ins>
      <w:ins w:id="2182" w:author="Arthur Parmentier" w:date="2020-06-10T17:26:00Z">
        <w:r>
          <w:t xml:space="preserve"> </w:t>
        </w:r>
        <w:proofErr w:type="spellStart"/>
        <w:r>
          <w:t>Jeanneau</w:t>
        </w:r>
        <w:proofErr w:type="spellEnd"/>
        <w:r>
          <w:t xml:space="preserve"> is now a leading figure in SP.</w:t>
        </w:r>
      </w:ins>
    </w:p>
    <w:p w:rsidR="00252D92" w:rsidRPr="007C437A" w:rsidDel="00E549FC" w:rsidRDefault="00725D84" w:rsidP="00E549FC">
      <w:pPr>
        <w:rPr>
          <w:del w:id="2183" w:author="Arthur Parmentier" w:date="2020-06-10T17:26:00Z"/>
        </w:rPr>
        <w:pPrChange w:id="2184" w:author="Arthur Parmentier" w:date="2020-06-10T17:26:00Z">
          <w:pPr/>
        </w:pPrChange>
      </w:pPr>
      <w:del w:id="2185" w:author="Arthur Parmentier" w:date="2020-06-10T17:26:00Z">
        <w:r w:rsidRPr="007C437A" w:rsidDel="00E549FC">
          <w:delText xml:space="preserve">How to structure this part? </w:delText>
        </w:r>
        <w:r w:rsidRPr="00F51456" w:rsidDel="00E549FC">
          <w:rPr>
            <w:rPrChange w:id="2186" w:author="Arthur Parmentier" w:date="2020-06-10T17:36:00Z">
              <w:rPr/>
            </w:rPrChange>
          </w:rPr>
          <w:delText>By example? Topic?</w:delText>
        </w:r>
      </w:del>
    </w:p>
    <w:p w:rsidR="00960BA6" w:rsidRPr="007C437A" w:rsidRDefault="00960BA6" w:rsidP="00E549FC">
      <w:pPr>
        <w:pPrChange w:id="2187" w:author="Arthur Parmentier" w:date="2020-06-10T17:26:00Z">
          <w:pPr>
            <w:pStyle w:val="Titre3"/>
          </w:pPr>
        </w:pPrChange>
      </w:pPr>
      <w:del w:id="2188" w:author="Arthur Parmentier" w:date="2020-06-10T17:26:00Z">
        <w:r w:rsidRPr="007C437A" w:rsidDel="00E549FC">
          <w:delText>Cage &amp; co</w:delText>
        </w:r>
      </w:del>
    </w:p>
    <w:p w:rsidR="00960BA6" w:rsidRDefault="00B92EB3" w:rsidP="00EF75B3">
      <w:pPr>
        <w:pStyle w:val="Titre4"/>
        <w:rPr>
          <w:ins w:id="2189" w:author="Arthur Parmentier" w:date="2020-06-10T17:38:00Z"/>
        </w:rPr>
      </w:pPr>
      <w:ins w:id="2190" w:author="Arthur Parmentier" w:date="2020-06-10T17:38:00Z">
        <w:r>
          <w:t>Computer music</w:t>
        </w:r>
      </w:ins>
      <w:del w:id="2191" w:author="Arthur Parmentier" w:date="2020-06-10T17:38:00Z">
        <w:r w:rsidR="001642FC" w:rsidRPr="007C437A" w:rsidDel="00B92EB3">
          <w:delText>Algorithmic music</w:delText>
        </w:r>
      </w:del>
    </w:p>
    <w:p w:rsidR="00586554" w:rsidRDefault="00AB1E26" w:rsidP="00586554">
      <w:pPr>
        <w:rPr>
          <w:ins w:id="2192" w:author="Arthur Parmentier" w:date="2020-06-10T17:40:00Z"/>
        </w:rPr>
      </w:pPr>
      <w:ins w:id="2193" w:author="Arthur Parmentier" w:date="2020-06-10T17:38:00Z">
        <w:r>
          <w:t xml:space="preserve">Computer music </w:t>
        </w:r>
      </w:ins>
      <w:ins w:id="2194" w:author="Arthur Parmentier" w:date="2020-06-10T17:39:00Z">
        <w:r>
          <w:t>is the use of computing technology in music composition, from sound synthesis</w:t>
        </w:r>
      </w:ins>
      <w:ins w:id="2195" w:author="Arthur Parmentier" w:date="2020-06-10T17:40:00Z">
        <w:r>
          <w:t xml:space="preserve"> to algorithmic composition programs.</w:t>
        </w:r>
      </w:ins>
    </w:p>
    <w:p w:rsidR="00EF42A4" w:rsidRDefault="00AB1E26">
      <w:pPr>
        <w:rPr>
          <w:ins w:id="2196" w:author="Arthur Parmentier" w:date="2020-06-10T17:52:00Z"/>
        </w:rPr>
      </w:pPr>
      <w:ins w:id="2197" w:author="Arthur Parmentier" w:date="2020-06-10T17:40:00Z">
        <w:r>
          <w:t>Today</w:t>
        </w:r>
      </w:ins>
      <w:ins w:id="2198" w:author="Arthur Parmentier" w:date="2020-06-10T17:43:00Z">
        <w:r>
          <w:t>,</w:t>
        </w:r>
      </w:ins>
      <w:ins w:id="2199" w:author="Arthur Parmentier" w:date="2020-06-10T17:40:00Z">
        <w:r>
          <w:t xml:space="preserve"> the widespread </w:t>
        </w:r>
      </w:ins>
      <w:ins w:id="2200" w:author="Arthur Parmentier" w:date="2020-06-10T17:41:00Z">
        <w:r>
          <w:t xml:space="preserve">availability of relatively affordable </w:t>
        </w:r>
      </w:ins>
      <w:ins w:id="2201" w:author="Arthur Parmentier" w:date="2020-06-10T17:40:00Z">
        <w:r>
          <w:t>digital audio workstations</w:t>
        </w:r>
      </w:ins>
      <w:ins w:id="2202" w:author="Arthur Parmentier" w:date="2020-06-10T17:41:00Z">
        <w:r>
          <w:t xml:space="preserve"> (DAWs) and the growth of home recording studios has </w:t>
        </w:r>
      </w:ins>
      <w:ins w:id="2203" w:author="Arthur Parmentier" w:date="2020-06-10T17:49:00Z">
        <w:r w:rsidR="00932C89">
          <w:t xml:space="preserve">brought computer music everywhere in the landscape of music production and diffusion. </w:t>
        </w:r>
      </w:ins>
      <w:ins w:id="2204" w:author="Arthur Parmentier" w:date="2020-06-10T17:50:00Z">
        <w:r w:rsidR="00932C89">
          <w:t xml:space="preserve">Aside the notion of computer music for composition only, the use of digital tools for recording, processing and diffusing sound </w:t>
        </w:r>
      </w:ins>
      <w:ins w:id="2205" w:author="Arthur Parmentier" w:date="2020-06-10T17:51:00Z">
        <w:r w:rsidR="00932C89">
          <w:t>make computers the most widely used interface for music</w:t>
        </w:r>
        <w:r w:rsidR="007A7D89">
          <w:t xml:space="preserve"> creation.</w:t>
        </w:r>
      </w:ins>
    </w:p>
    <w:p w:rsidR="00586554" w:rsidRDefault="00EF42A4">
      <w:pPr>
        <w:rPr>
          <w:ins w:id="2206" w:author="Arthur Parmentier" w:date="2020-06-10T16:41:00Z"/>
        </w:rPr>
      </w:pPr>
      <w:ins w:id="2207" w:author="Arthur Parmentier" w:date="2020-06-10T17:52:00Z">
        <w:r>
          <w:t xml:space="preserve">The potential of computers and digital tools is to my opinion still not expressed in SP and </w:t>
        </w:r>
      </w:ins>
      <w:ins w:id="2208" w:author="Arthur Parmentier" w:date="2020-06-10T17:53:00Z">
        <w:r>
          <w:t>the construction of a recognition tool could be an important step in that way.</w:t>
        </w:r>
      </w:ins>
      <w:ins w:id="2209" w:author="Arthur Parmentier" w:date="2020-06-10T16:41:00Z">
        <w:r w:rsidR="00586554">
          <w:br w:type="page"/>
        </w:r>
      </w:ins>
    </w:p>
    <w:p w:rsidR="00586554" w:rsidRPr="00586554" w:rsidRDefault="00586554" w:rsidP="00586554">
      <w:pPr>
        <w:rPr>
          <w:rPrChange w:id="2210" w:author="Arthur Parmentier" w:date="2020-06-10T16:41:00Z">
            <w:rPr/>
          </w:rPrChange>
        </w:rPr>
        <w:pPrChange w:id="2211" w:author="Arthur Parmentier" w:date="2020-06-10T16:41:00Z">
          <w:pPr>
            <w:pStyle w:val="Titre3"/>
          </w:pPr>
        </w:pPrChange>
      </w:pPr>
    </w:p>
    <w:p w:rsidR="000B4E52" w:rsidRPr="007C437A" w:rsidDel="006D5BBB" w:rsidRDefault="000B4E52" w:rsidP="00E6654A">
      <w:pPr>
        <w:pStyle w:val="Titre2"/>
        <w:rPr>
          <w:del w:id="2212" w:author="Arthur Parmentier" w:date="2020-06-07T21:11:00Z"/>
        </w:rPr>
      </w:pPr>
      <w:del w:id="2213" w:author="Arthur Parmentier" w:date="2020-06-07T21:11:00Z">
        <w:r w:rsidRPr="007C437A" w:rsidDel="006D5BBB">
          <w:delText>Linguistics</w:delText>
        </w:r>
        <w:bookmarkStart w:id="2214" w:name="_Toc42550007"/>
        <w:bookmarkStart w:id="2215" w:name="_Toc42550100"/>
        <w:bookmarkStart w:id="2216" w:name="_Toc42698843"/>
        <w:bookmarkStart w:id="2217" w:name="_Toc42698922"/>
        <w:bookmarkEnd w:id="2214"/>
        <w:bookmarkEnd w:id="2215"/>
        <w:bookmarkEnd w:id="2216"/>
        <w:bookmarkEnd w:id="2217"/>
      </w:del>
    </w:p>
    <w:p w:rsidR="000B4E52" w:rsidRPr="007C437A" w:rsidDel="006D5BBB" w:rsidRDefault="000B4E52">
      <w:pPr>
        <w:pStyle w:val="Titre3"/>
        <w:rPr>
          <w:del w:id="2218" w:author="Arthur Parmentier" w:date="2020-06-07T21:11:00Z"/>
        </w:rPr>
      </w:pPr>
      <w:del w:id="2219" w:author="Arthur Parmentier" w:date="2020-06-07T21:11:00Z">
        <w:r w:rsidRPr="007C437A" w:rsidDel="006D5BBB">
          <w:delText>Regular languages</w:delText>
        </w:r>
        <w:bookmarkStart w:id="2220" w:name="_Toc42550008"/>
        <w:bookmarkStart w:id="2221" w:name="_Toc42550101"/>
        <w:bookmarkStart w:id="2222" w:name="_Toc42698844"/>
        <w:bookmarkStart w:id="2223" w:name="_Toc42698923"/>
        <w:bookmarkEnd w:id="2220"/>
        <w:bookmarkEnd w:id="2221"/>
        <w:bookmarkEnd w:id="2222"/>
        <w:bookmarkEnd w:id="2223"/>
      </w:del>
    </w:p>
    <w:p w:rsidR="000B4E52" w:rsidRPr="007C437A" w:rsidDel="006D5BBB" w:rsidRDefault="000B4E52">
      <w:pPr>
        <w:pStyle w:val="Titre3"/>
        <w:rPr>
          <w:del w:id="2224" w:author="Arthur Parmentier" w:date="2020-06-07T21:11:00Z"/>
        </w:rPr>
      </w:pPr>
      <w:del w:id="2225" w:author="Arthur Parmentier" w:date="2020-06-07T21:11:00Z">
        <w:r w:rsidRPr="007C437A" w:rsidDel="006D5BBB">
          <w:delText>… link with generative music?</w:delText>
        </w:r>
        <w:bookmarkStart w:id="2226" w:name="_Toc42550009"/>
        <w:bookmarkStart w:id="2227" w:name="_Toc42550102"/>
        <w:bookmarkStart w:id="2228" w:name="_Toc42698845"/>
        <w:bookmarkStart w:id="2229" w:name="_Toc42698924"/>
        <w:bookmarkEnd w:id="2226"/>
        <w:bookmarkEnd w:id="2227"/>
        <w:bookmarkEnd w:id="2228"/>
        <w:bookmarkEnd w:id="2229"/>
      </w:del>
    </w:p>
    <w:p w:rsidR="000B4E52" w:rsidRPr="007C437A" w:rsidDel="006D5BBB" w:rsidRDefault="000B4E52" w:rsidP="00E6654A">
      <w:pPr>
        <w:rPr>
          <w:del w:id="2230" w:author="Arthur Parmentier" w:date="2020-06-07T21:11:00Z"/>
        </w:rPr>
      </w:pPr>
      <w:del w:id="2231" w:author="Arthur Parmentier" w:date="2020-06-07T21:11:00Z">
        <w:r w:rsidRPr="007C437A" w:rsidDel="006D5BBB">
          <w:delText>Check relevancy: Chomsky, hierarchical models, markov models, study of music within linguistic models.</w:delText>
        </w:r>
        <w:bookmarkStart w:id="2232" w:name="_Toc42550010"/>
        <w:bookmarkStart w:id="2233" w:name="_Toc42550103"/>
        <w:bookmarkStart w:id="2234" w:name="_Toc42698846"/>
        <w:bookmarkStart w:id="2235" w:name="_Toc42698925"/>
        <w:bookmarkEnd w:id="2232"/>
        <w:bookmarkEnd w:id="2233"/>
        <w:bookmarkEnd w:id="2234"/>
        <w:bookmarkEnd w:id="2235"/>
      </w:del>
    </w:p>
    <w:p w:rsidR="00BE04C2" w:rsidRDefault="00960BA6" w:rsidP="00EF75B3">
      <w:pPr>
        <w:pStyle w:val="Titre2"/>
        <w:rPr>
          <w:ins w:id="2236" w:author="Arthur Parmentier" w:date="2020-06-09T23:55:00Z"/>
        </w:rPr>
        <w:pPrChange w:id="2237" w:author="Arthur Parmentier" w:date="2020-06-10T16:26:00Z">
          <w:pPr>
            <w:pStyle w:val="Titre1"/>
          </w:pPr>
        </w:pPrChange>
      </w:pPr>
      <w:del w:id="2238" w:author="Arthur Parmentier" w:date="2020-06-07T21:11:00Z">
        <w:r w:rsidRPr="007C437A" w:rsidDel="006D5BBB">
          <w:delText xml:space="preserve"> </w:delText>
        </w:r>
      </w:del>
      <w:bookmarkStart w:id="2239" w:name="_Toc42698926"/>
      <w:r w:rsidR="00177D40" w:rsidRPr="007C437A">
        <w:t xml:space="preserve">(abstract) </w:t>
      </w:r>
      <w:r w:rsidR="00112903" w:rsidRPr="007C437A">
        <w:t>Mechanisms and c</w:t>
      </w:r>
      <w:r w:rsidR="00010FF3" w:rsidRPr="007C437A">
        <w:t xml:space="preserve">oncepts </w:t>
      </w:r>
      <w:r w:rsidR="000D082F" w:rsidRPr="007C437A">
        <w:t xml:space="preserve">of </w:t>
      </w:r>
      <w:r w:rsidR="005E047A" w:rsidRPr="007C437A">
        <w:t>S</w:t>
      </w:r>
      <w:r w:rsidR="000D082F" w:rsidRPr="007C437A">
        <w:t>oundpainting</w:t>
      </w:r>
      <w:bookmarkEnd w:id="1174"/>
      <w:r w:rsidR="00086E5D" w:rsidRPr="007C437A">
        <w:t xml:space="preserve"> (a </w:t>
      </w:r>
      <w:r w:rsidR="003739E8" w:rsidRPr="007C437A">
        <w:t xml:space="preserve">theoretical </w:t>
      </w:r>
      <w:r w:rsidR="00086E5D" w:rsidRPr="007C437A">
        <w:t>model of SP)</w:t>
      </w:r>
      <w:bookmarkEnd w:id="2239"/>
    </w:p>
    <w:p w:rsidR="008C744F" w:rsidRPr="008C744F" w:rsidDel="00606270" w:rsidRDefault="008C744F" w:rsidP="00EF75B3">
      <w:pPr>
        <w:rPr>
          <w:del w:id="2240" w:author="Arthur Parmentier" w:date="2020-06-10T10:56:00Z"/>
          <w:rPrChange w:id="2241" w:author="Arthur Parmentier" w:date="2020-06-09T23:55:00Z">
            <w:rPr>
              <w:del w:id="2242" w:author="Arthur Parmentier" w:date="2020-06-10T10:56:00Z"/>
            </w:rPr>
          </w:rPrChange>
        </w:rPr>
        <w:pPrChange w:id="2243" w:author="Arthur Parmentier" w:date="2020-06-10T16:26:00Z">
          <w:pPr>
            <w:pStyle w:val="Titre1"/>
          </w:pPr>
        </w:pPrChange>
      </w:pPr>
    </w:p>
    <w:p w:rsidR="007776CB" w:rsidRDefault="00E6654A" w:rsidP="00EF75B3">
      <w:pPr>
        <w:rPr>
          <w:ins w:id="2244" w:author="Arthur Parmentier" w:date="2020-06-10T10:50:00Z"/>
        </w:rPr>
        <w:pPrChange w:id="2245" w:author="Arthur Parmentier" w:date="2020-06-10T16:26:00Z">
          <w:pPr/>
        </w:pPrChange>
      </w:pPr>
      <w:r w:rsidRPr="007C437A">
        <w:t>Now that we have seen a bit of the development of SP and the theoretical background it lies in, I would like to propose a model of Soundpainting that would explicit its construction mechanisms</w:t>
      </w:r>
      <w:ins w:id="2246" w:author="Arthur Parmentier" w:date="2020-05-14T13:29:00Z">
        <w:r w:rsidR="00BA3828" w:rsidRPr="007C437A">
          <w:t xml:space="preserve"> as a sign language, </w:t>
        </w:r>
      </w:ins>
      <w:del w:id="2247" w:author="Arthur Parmentier" w:date="2020-05-14T13:29:00Z">
        <w:r w:rsidRPr="007C437A" w:rsidDel="00BA3828">
          <w:delText xml:space="preserve"> </w:delText>
        </w:r>
      </w:del>
      <w:r w:rsidRPr="007C437A">
        <w:t>as well as the implicit operations that makes it an efficient language for art performance.</w:t>
      </w:r>
    </w:p>
    <w:p w:rsidR="00606270" w:rsidRPr="007C437A" w:rsidRDefault="00606270" w:rsidP="00EF75B3">
      <w:pPr>
        <w:pPrChange w:id="2248" w:author="Arthur Parmentier" w:date="2020-06-10T16:26:00Z">
          <w:pPr/>
        </w:pPrChange>
      </w:pPr>
      <w:ins w:id="2249" w:author="Arthur Parmentier" w:date="2020-06-10T10:50:00Z">
        <w:r>
          <w:t xml:space="preserve">My approach </w:t>
        </w:r>
      </w:ins>
      <w:ins w:id="2250" w:author="Arthur Parmentier" w:date="2020-06-10T10:51:00Z">
        <w:r>
          <w:t xml:space="preserve">is a structuralist approach: </w:t>
        </w:r>
      </w:ins>
      <w:ins w:id="2251" w:author="Arthur Parmentier" w:date="2020-06-10T10:52:00Z">
        <w:r>
          <w:t xml:space="preserve">I will focus on the structures </w:t>
        </w:r>
      </w:ins>
      <w:ins w:id="2252" w:author="Arthur Parmentier" w:date="2020-06-10T10:53:00Z">
        <w:r>
          <w:t>of SP at several levels</w:t>
        </w:r>
      </w:ins>
      <w:ins w:id="2253" w:author="Arthur Parmentier" w:date="2020-06-10T10:56:00Z">
        <w:r>
          <w:t xml:space="preserve"> rather than the description of the constitutive elements themselves.</w:t>
        </w:r>
      </w:ins>
    </w:p>
    <w:p w:rsidR="00B12EC1" w:rsidRPr="007C437A" w:rsidRDefault="00B12EC1" w:rsidP="00EF75B3">
      <w:pPr>
        <w:pStyle w:val="Titre3"/>
        <w:pPrChange w:id="2254" w:author="Arthur Parmentier" w:date="2020-06-10T16:26:00Z">
          <w:pPr>
            <w:pStyle w:val="Titre2"/>
          </w:pPr>
        </w:pPrChange>
      </w:pPr>
      <w:bookmarkStart w:id="2255" w:name="_Toc42698927"/>
      <w:r w:rsidRPr="007C437A">
        <w:t xml:space="preserve">Preliminary </w:t>
      </w:r>
      <w:r w:rsidR="00E44A97" w:rsidRPr="007C437A">
        <w:t>remarks</w:t>
      </w:r>
      <w:bookmarkEnd w:id="2255"/>
    </w:p>
    <w:p w:rsidR="00E44A97" w:rsidRPr="007C437A" w:rsidRDefault="00E44A97" w:rsidP="00EF75B3">
      <w:pPr>
        <w:pStyle w:val="Titre4"/>
        <w:pPrChange w:id="2256" w:author="Arthur Parmentier" w:date="2020-06-10T16:26:00Z">
          <w:pPr>
            <w:pStyle w:val="Titre3"/>
          </w:pPr>
        </w:pPrChange>
      </w:pPr>
      <w:r w:rsidRPr="007C437A">
        <w:t>Context and scope of my personal observations</w:t>
      </w:r>
    </w:p>
    <w:p w:rsidR="000046FB" w:rsidRPr="007C437A" w:rsidRDefault="000046FB" w:rsidP="00EF75B3">
      <w:pPr>
        <w:pPrChange w:id="2257" w:author="Arthur Parmentier" w:date="2020-06-10T16:26:00Z">
          <w:pPr/>
        </w:pPrChange>
      </w:pPr>
      <w:r w:rsidRPr="007C437A">
        <w:t>The reader must be aware that my experience with Soundpainting and the observations that I consider in this section:</w:t>
      </w:r>
    </w:p>
    <w:p w:rsidR="000046FB" w:rsidRPr="007C437A" w:rsidRDefault="000046FB" w:rsidP="00EF75B3">
      <w:pPr>
        <w:pStyle w:val="Paragraphedeliste"/>
        <w:numPr>
          <w:ilvl w:val="0"/>
          <w:numId w:val="12"/>
        </w:numPr>
        <w:pPrChange w:id="2258" w:author="Arthur Parmentier" w:date="2020-06-10T16:26:00Z">
          <w:pPr>
            <w:pStyle w:val="Paragraphedeliste"/>
            <w:numPr>
              <w:numId w:val="12"/>
            </w:numPr>
            <w:ind w:hanging="360"/>
          </w:pPr>
        </w:pPrChange>
      </w:pPr>
      <w:r w:rsidRPr="007C437A">
        <w:t>Are rather limited in time (3 years span)</w:t>
      </w:r>
    </w:p>
    <w:p w:rsidR="000046FB" w:rsidRPr="007C437A" w:rsidRDefault="000046FB" w:rsidP="00EF75B3">
      <w:pPr>
        <w:pStyle w:val="Paragraphedeliste"/>
        <w:numPr>
          <w:ilvl w:val="0"/>
          <w:numId w:val="12"/>
        </w:numPr>
        <w:pPrChange w:id="2259" w:author="Arthur Parmentier" w:date="2020-06-10T16:26:00Z">
          <w:pPr>
            <w:pStyle w:val="Paragraphedeliste"/>
            <w:numPr>
              <w:numId w:val="12"/>
            </w:numPr>
            <w:ind w:hanging="360"/>
          </w:pPr>
        </w:pPrChange>
      </w:pPr>
      <w:r w:rsidRPr="007C437A">
        <w:t xml:space="preserve">Are very limited in terms of cultural diversity (most of my participating experience was in Lausanne, Switzerland or nearby (France) with performers I was familiar with, who mostly came from European music education institutions; at the exception of one experience in Rio de Janeiro, </w:t>
      </w:r>
      <w:proofErr w:type="spellStart"/>
      <w:r w:rsidRPr="007C437A">
        <w:t>Brasil</w:t>
      </w:r>
      <w:proofErr w:type="spellEnd"/>
      <w:r w:rsidRPr="007C437A">
        <w:t xml:space="preserve"> where I could both participate and observe SP practices)</w:t>
      </w:r>
    </w:p>
    <w:p w:rsidR="000046FB" w:rsidRPr="007C437A" w:rsidRDefault="000046FB" w:rsidP="00EF75B3">
      <w:pPr>
        <w:pStyle w:val="Paragraphedeliste"/>
        <w:numPr>
          <w:ilvl w:val="0"/>
          <w:numId w:val="12"/>
        </w:numPr>
        <w:pPrChange w:id="2260" w:author="Arthur Parmentier" w:date="2020-06-10T16:26:00Z">
          <w:pPr>
            <w:pStyle w:val="Paragraphedeliste"/>
            <w:numPr>
              <w:numId w:val="12"/>
            </w:numPr>
            <w:ind w:hanging="360"/>
          </w:pPr>
        </w:pPrChange>
      </w:pPr>
      <w:r w:rsidRPr="007C437A">
        <w:t>Are rather limited in terms of configuration (mostly groups of musicians, either in weekly sessions with 3-10 performers or workshops with guest soundpainter).</w:t>
      </w:r>
    </w:p>
    <w:p w:rsidR="000046FB" w:rsidRPr="007C437A" w:rsidRDefault="000046FB" w:rsidP="00EF75B3">
      <w:pPr>
        <w:pPrChange w:id="2261" w:author="Arthur Parmentier" w:date="2020-06-10T16:26:00Z">
          <w:pPr/>
        </w:pPrChange>
      </w:pPr>
      <w:r w:rsidRPr="007C437A">
        <w:t>The reader is invited to compare my observation with his and criticize the models and interpretation I give in this section.</w:t>
      </w:r>
    </w:p>
    <w:p w:rsidR="00061E60" w:rsidRPr="007C437A" w:rsidRDefault="00E44A97" w:rsidP="00EF75B3">
      <w:pPr>
        <w:pStyle w:val="Titre4"/>
        <w:pPrChange w:id="2262" w:author="Arthur Parmentier" w:date="2020-06-10T16:26:00Z">
          <w:pPr>
            <w:pStyle w:val="Titre3"/>
            <w:numPr>
              <w:numId w:val="13"/>
            </w:numPr>
          </w:pPr>
        </w:pPrChange>
      </w:pPr>
      <w:r w:rsidRPr="007C437A">
        <w:t>The categorical and prototypical perception of concepts</w:t>
      </w:r>
      <w:r w:rsidR="00061E60" w:rsidRPr="007C437A">
        <w:t xml:space="preserve"> </w:t>
      </w:r>
    </w:p>
    <w:p w:rsidR="00554E5F" w:rsidRPr="007C437A" w:rsidRDefault="00554E5F" w:rsidP="00EF75B3">
      <w:pPr>
        <w:pPrChange w:id="2263" w:author="Arthur Parmentier" w:date="2020-06-10T16:26:00Z">
          <w:pPr/>
        </w:pPrChange>
      </w:pPr>
      <w:r w:rsidRPr="007C437A">
        <w:t xml:space="preserve">The human </w:t>
      </w:r>
      <w:r w:rsidR="004D468F" w:rsidRPr="007C437A">
        <w:t xml:space="preserve">(innate) </w:t>
      </w:r>
      <w:r w:rsidRPr="007C437A">
        <w:t>categorical perception scheme has been studied in music REF and many other fields</w:t>
      </w:r>
      <w:r w:rsidR="004D468F" w:rsidRPr="007C437A">
        <w:t xml:space="preserve"> and plays a very important role in the construction of basic artistic concepts such as note, pitch, scale, line, hi</w:t>
      </w:r>
      <w:ins w:id="2264" w:author="Arthur Parmentier" w:date="2020-05-13T09:28:00Z">
        <w:r w:rsidR="00B7596F" w:rsidRPr="007C437A">
          <w:t xml:space="preserve">t… by constructing </w:t>
        </w:r>
      </w:ins>
      <w:ins w:id="2265" w:author="Arthur Parmentier" w:date="2020-05-13T09:29:00Z">
        <w:r w:rsidR="00B7596F" w:rsidRPr="007C437A">
          <w:t>discrete categories out of a continuous set of elements.</w:t>
        </w:r>
      </w:ins>
      <w:del w:id="2266" w:author="Arthur Parmentier" w:date="2020-05-13T09:28:00Z">
        <w:r w:rsidR="004D468F" w:rsidRPr="007C437A" w:rsidDel="00B7596F">
          <w:delText>t…</w:delText>
        </w:r>
      </w:del>
    </w:p>
    <w:p w:rsidR="00DF3BEC" w:rsidRPr="007C437A" w:rsidRDefault="00061E60" w:rsidP="00EF75B3">
      <w:pPr>
        <w:pPrChange w:id="2267" w:author="Arthur Parmentier" w:date="2020-06-10T16:26:00Z">
          <w:pPr/>
        </w:pPrChange>
      </w:pPr>
      <w:r w:rsidRPr="007C437A">
        <w:t>We</w:t>
      </w:r>
      <w:ins w:id="2268" w:author="Arthur Parmentier" w:date="2020-05-13T09:29:00Z">
        <w:r w:rsidR="00FE7602" w:rsidRPr="007C437A">
          <w:t xml:space="preserve"> also</w:t>
        </w:r>
      </w:ins>
      <w:r w:rsidRPr="007C437A">
        <w:t xml:space="preserve"> </w:t>
      </w:r>
      <w:del w:id="2269" w:author="Arthur Parmentier" w:date="2020-05-13T09:29:00Z">
        <w:r w:rsidR="00F572C3" w:rsidRPr="007C437A" w:rsidDel="00FE7602">
          <w:delText xml:space="preserve">also </w:delText>
        </w:r>
      </w:del>
      <w:r w:rsidRPr="007C437A">
        <w:t>know from</w:t>
      </w:r>
      <w:del w:id="2270" w:author="Arthur Parmentier" w:date="2020-05-13T09:34:00Z">
        <w:r w:rsidRPr="007C437A" w:rsidDel="00FB0C2C">
          <w:delText xml:space="preserve"> </w:delText>
        </w:r>
        <w:r w:rsidR="00643933" w:rsidRPr="007C437A" w:rsidDel="00FB0C2C">
          <w:delText>recent</w:delText>
        </w:r>
      </w:del>
      <w:r w:rsidR="00643933" w:rsidRPr="007C437A">
        <w:t xml:space="preserve"> </w:t>
      </w:r>
      <w:r w:rsidRPr="007C437A">
        <w:t>research in psychology</w:t>
      </w:r>
      <w:ins w:id="2271" w:author="Arthur Parmentier" w:date="2020-06-10T19:41:00Z">
        <w:r w:rsidR="005272A8">
          <w:t xml:space="preserve"> </w:t>
        </w:r>
      </w:ins>
      <w:customXmlInsRangeStart w:id="2272" w:author="Arthur Parmentier" w:date="2020-06-10T19:42:00Z"/>
      <w:sdt>
        <w:sdtPr>
          <w:id w:val="2077633733"/>
          <w:citation/>
        </w:sdtPr>
        <w:sdtContent>
          <w:customXmlInsRangeEnd w:id="2272"/>
          <w:ins w:id="2273" w:author="Arthur Parmentier" w:date="2020-06-10T19:42:00Z">
            <w:r w:rsidR="005272A8">
              <w:fldChar w:fldCharType="begin"/>
            </w:r>
            <w:r w:rsidR="005272A8" w:rsidRPr="005272A8">
              <w:rPr>
                <w:rPrChange w:id="2274" w:author="Arthur Parmentier" w:date="2020-06-10T19:42:00Z">
                  <w:rPr>
                    <w:lang w:val="fr-FR"/>
                  </w:rPr>
                </w:rPrChange>
              </w:rPr>
              <w:instrText xml:space="preserve"> CITATION Ros73 \l 1036 </w:instrText>
            </w:r>
          </w:ins>
          <w:r w:rsidR="005272A8">
            <w:fldChar w:fldCharType="separate"/>
          </w:r>
          <w:r w:rsidR="00304C55">
            <w:rPr>
              <w:noProof/>
            </w:rPr>
            <w:t>(Rosch, 1973)</w:t>
          </w:r>
          <w:ins w:id="2275" w:author="Arthur Parmentier" w:date="2020-06-10T19:42:00Z">
            <w:r w:rsidR="005272A8">
              <w:fldChar w:fldCharType="end"/>
            </w:r>
          </w:ins>
          <w:customXmlInsRangeStart w:id="2276" w:author="Arthur Parmentier" w:date="2020-06-10T19:42:00Z"/>
        </w:sdtContent>
      </w:sdt>
      <w:customXmlInsRangeEnd w:id="2276"/>
      <w:del w:id="2277" w:author="Arthur Parmentier" w:date="2020-06-10T19:41:00Z">
        <w:r w:rsidR="00643933" w:rsidRPr="007C437A" w:rsidDel="005272A8">
          <w:rPr>
            <w:rStyle w:val="Appelnotedebasdep"/>
          </w:rPr>
          <w:footnoteReference w:id="9"/>
        </w:r>
      </w:del>
      <w:r w:rsidRPr="007C437A">
        <w:t xml:space="preserve"> that a </w:t>
      </w:r>
      <w:ins w:id="2290" w:author="Arthur Parmentier" w:date="2020-05-13T09:36:00Z">
        <w:r w:rsidR="00FB0C2C" w:rsidRPr="007C437A">
          <w:t xml:space="preserve">single </w:t>
        </w:r>
      </w:ins>
      <w:r w:rsidRPr="007C437A">
        <w:t xml:space="preserve">concept </w:t>
      </w:r>
      <w:del w:id="2291" w:author="Arthur Parmentier" w:date="2020-05-13T09:36:00Z">
        <w:r w:rsidRPr="007C437A" w:rsidDel="00CE30A8">
          <w:delText xml:space="preserve">corresponds </w:delText>
        </w:r>
      </w:del>
      <w:ins w:id="2292" w:author="Arthur Parmentier" w:date="2020-05-13T09:36:00Z">
        <w:r w:rsidR="00CE30A8" w:rsidRPr="007C437A">
          <w:t>can be modeled as</w:t>
        </w:r>
      </w:ins>
      <w:del w:id="2293" w:author="Arthur Parmentier" w:date="2020-05-13T09:36:00Z">
        <w:r w:rsidRPr="007C437A" w:rsidDel="00CE30A8">
          <w:delText>to</w:delText>
        </w:r>
      </w:del>
      <w:r w:rsidRPr="007C437A">
        <w:t xml:space="preserve"> a category of elements around a prototype</w:t>
      </w:r>
      <w:r w:rsidR="00FD25EA" w:rsidRPr="007C437A">
        <w:t>, considered as the central point of the category</w:t>
      </w:r>
      <w:r w:rsidRPr="007C437A">
        <w:t>.</w:t>
      </w:r>
      <w:r w:rsidR="006155A3" w:rsidRPr="007C437A">
        <w:t xml:space="preserve"> Moreover, people tend to define the concept itself by the characteristic traits of the prototype</w:t>
      </w:r>
      <w:r w:rsidR="00BC3D06" w:rsidRPr="007C437A">
        <w:t>, whereas in general, it extends beyond such a definition.</w:t>
      </w:r>
      <w:r w:rsidR="00DB185F" w:rsidRPr="007C437A">
        <w:br/>
        <w:t xml:space="preserve">The </w:t>
      </w:r>
      <w:r w:rsidR="00DF3BEC" w:rsidRPr="007C437A">
        <w:t>prototypical</w:t>
      </w:r>
      <w:r w:rsidR="00DB185F" w:rsidRPr="007C437A">
        <w:t xml:space="preserve"> scheme </w:t>
      </w:r>
      <w:r w:rsidR="00523640" w:rsidRPr="007C437A">
        <w:t>rejects</w:t>
      </w:r>
      <w:r w:rsidR="00DB185F" w:rsidRPr="007C437A">
        <w:t xml:space="preserve"> the </w:t>
      </w:r>
      <w:r w:rsidR="00860214" w:rsidRPr="007C437A">
        <w:t xml:space="preserve">discrete </w:t>
      </w:r>
      <w:r w:rsidR="00DB185F" w:rsidRPr="007C437A">
        <w:t>notion of ‘limit’ or ‘border’</w:t>
      </w:r>
      <w:ins w:id="2294" w:author="Arthur Parmentier" w:date="2020-05-12T19:02:00Z">
        <w:r w:rsidR="00341F58" w:rsidRPr="007C437A">
          <w:t>,</w:t>
        </w:r>
      </w:ins>
      <w:del w:id="2295" w:author="Arthur Parmentier" w:date="2020-05-12T19:02:00Z">
        <w:r w:rsidR="00DB185F" w:rsidRPr="007C437A" w:rsidDel="00341F58">
          <w:delText xml:space="preserve"> for</w:delText>
        </w:r>
      </w:del>
      <w:r w:rsidR="00DB185F" w:rsidRPr="007C437A">
        <w:t xml:space="preserve"> </w:t>
      </w:r>
      <w:ins w:id="2296" w:author="Arthur Parmentier" w:date="2020-05-12T19:02:00Z">
        <w:r w:rsidR="00341F58" w:rsidRPr="007C437A">
          <w:t>replaced by the</w:t>
        </w:r>
      </w:ins>
      <w:del w:id="2297" w:author="Arthur Parmentier" w:date="2020-05-12T19:02:00Z">
        <w:r w:rsidR="006A5C81" w:rsidRPr="007C437A" w:rsidDel="00341F58">
          <w:delText>the</w:delText>
        </w:r>
      </w:del>
      <w:r w:rsidR="006A5C81" w:rsidRPr="007C437A">
        <w:t xml:space="preserve"> continuous</w:t>
      </w:r>
      <w:r w:rsidR="00DB185F" w:rsidRPr="007C437A">
        <w:t xml:space="preserve"> notion</w:t>
      </w:r>
      <w:ins w:id="2298" w:author="Arthur Parmentier" w:date="2020-05-12T19:05:00Z">
        <w:r w:rsidR="008E17B4" w:rsidRPr="007C437A">
          <w:t>s of graded membership (</w:t>
        </w:r>
      </w:ins>
      <w:del w:id="2299" w:author="Arthur Parmentier" w:date="2020-05-12T19:05:00Z">
        <w:r w:rsidR="00DB185F" w:rsidRPr="007C437A" w:rsidDel="008E17B4">
          <w:delText xml:space="preserve"> of </w:delText>
        </w:r>
      </w:del>
      <w:r w:rsidR="00DB185F" w:rsidRPr="007C437A">
        <w:t>similarity to the prototyp</w:t>
      </w:r>
      <w:ins w:id="2300" w:author="Arthur Parmentier" w:date="2020-05-12T19:05:00Z">
        <w:r w:rsidR="00157F8B" w:rsidRPr="007C437A">
          <w:t>e)</w:t>
        </w:r>
      </w:ins>
      <w:del w:id="2301" w:author="Arthur Parmentier" w:date="2020-05-12T19:05:00Z">
        <w:r w:rsidR="0084003C" w:rsidRPr="007C437A" w:rsidDel="008E17B4">
          <w:delText>e</w:delText>
        </w:r>
      </w:del>
      <w:ins w:id="2302" w:author="Arthur Parmentier" w:date="2020-05-12T19:02:00Z">
        <w:r w:rsidR="00341F58" w:rsidRPr="007C437A">
          <w:t xml:space="preserve"> and the fuzzy edges</w:t>
        </w:r>
      </w:ins>
      <w:ins w:id="2303" w:author="Arthur Parmentier" w:date="2020-05-12T19:05:00Z">
        <w:r w:rsidR="008E17B4" w:rsidRPr="007C437A">
          <w:t xml:space="preserve"> of concepts</w:t>
        </w:r>
      </w:ins>
      <w:ins w:id="2304" w:author="Arthur Parmentier" w:date="2020-06-10T19:42:00Z">
        <w:r w:rsidR="005272A8">
          <w:t xml:space="preserve"> </w:t>
        </w:r>
      </w:ins>
      <w:customXmlInsRangeStart w:id="2305" w:author="Arthur Parmentier" w:date="2020-06-10T19:43:00Z"/>
      <w:sdt>
        <w:sdtPr>
          <w:id w:val="758099576"/>
          <w:citation/>
        </w:sdtPr>
        <w:sdtContent>
          <w:customXmlInsRangeEnd w:id="2305"/>
          <w:ins w:id="2306" w:author="Arthur Parmentier" w:date="2020-06-10T19:43:00Z">
            <w:r w:rsidR="005272A8">
              <w:fldChar w:fldCharType="begin"/>
            </w:r>
            <w:r w:rsidR="005272A8" w:rsidRPr="005272A8">
              <w:rPr>
                <w:rPrChange w:id="2307" w:author="Arthur Parmentier" w:date="2020-06-10T19:43:00Z">
                  <w:rPr>
                    <w:lang w:val="fr-FR"/>
                  </w:rPr>
                </w:rPrChange>
              </w:rPr>
              <w:instrText xml:space="preserve"> CITATION Bro \l 1036 </w:instrText>
            </w:r>
          </w:ins>
          <w:r w:rsidR="005272A8">
            <w:fldChar w:fldCharType="separate"/>
          </w:r>
          <w:r w:rsidR="00304C55">
            <w:rPr>
              <w:noProof/>
            </w:rPr>
            <w:t>(Brock, Semantics #4 - Prototype Theory)</w:t>
          </w:r>
          <w:ins w:id="2308" w:author="Arthur Parmentier" w:date="2020-06-10T19:43:00Z">
            <w:r w:rsidR="005272A8">
              <w:fldChar w:fldCharType="end"/>
            </w:r>
          </w:ins>
          <w:customXmlInsRangeStart w:id="2309" w:author="Arthur Parmentier" w:date="2020-06-10T19:43:00Z"/>
        </w:sdtContent>
      </w:sdt>
      <w:customXmlInsRangeEnd w:id="2309"/>
      <w:r w:rsidR="00DF3BEC" w:rsidRPr="007C437A">
        <w:t>.</w:t>
      </w:r>
      <w:r w:rsidR="00391624" w:rsidRPr="007C437A">
        <w:t xml:space="preserve"> But on top of the prototypical scheme,</w:t>
      </w:r>
      <w:r w:rsidR="00360E78" w:rsidRPr="007C437A">
        <w:t xml:space="preserve"> the categorical scheme introduce</w:t>
      </w:r>
      <w:r w:rsidR="00391624" w:rsidRPr="007C437A">
        <w:t>s</w:t>
      </w:r>
      <w:r w:rsidR="00360E78" w:rsidRPr="007C437A">
        <w:t xml:space="preserve"> a rupture by either accepting or rejection an element inside the category based on its similarity with the prototype</w:t>
      </w:r>
      <w:del w:id="2310" w:author="Arthur Parmentier" w:date="2020-06-10T19:43:00Z">
        <w:r w:rsidR="006B3B0D" w:rsidRPr="007C437A" w:rsidDel="00CD098E">
          <w:rPr>
            <w:rStyle w:val="Appelnotedebasdep"/>
          </w:rPr>
          <w:footnoteReference w:id="10"/>
        </w:r>
      </w:del>
      <w:r w:rsidR="006B3B0D" w:rsidRPr="007C437A">
        <w:t>.</w:t>
      </w:r>
    </w:p>
    <w:p w:rsidR="00D621DF" w:rsidRPr="007C437A" w:rsidRDefault="00725EA3" w:rsidP="00EF75B3">
      <w:pPr>
        <w:pStyle w:val="Titre3"/>
        <w:rPr>
          <w:ins w:id="2316" w:author="Arthur Parmentier" w:date="2020-05-14T13:32:00Z"/>
        </w:rPr>
        <w:pPrChange w:id="2317" w:author="Arthur Parmentier" w:date="2020-06-10T16:26:00Z">
          <w:pPr>
            <w:pStyle w:val="Titre2"/>
            <w:numPr>
              <w:numId w:val="22"/>
            </w:numPr>
          </w:pPr>
        </w:pPrChange>
      </w:pPr>
      <w:del w:id="2318" w:author="Arthur Parmentier" w:date="2020-06-10T19:43:00Z">
        <w:r w:rsidRPr="007C437A" w:rsidDel="005272A8">
          <w:rPr>
            <w:i/>
            <w:iCs/>
            <w:rPrChange w:id="2319" w:author="Arthur Parmentier" w:date="2020-06-07T15:27:00Z">
              <w:rPr/>
            </w:rPrChange>
          </w:rPr>
          <w:lastRenderedPageBreak/>
          <w:delText>Let’s take the examples of birds… (does it needs an illustration?)</w:delText>
        </w:r>
      </w:del>
      <w:bookmarkStart w:id="2320" w:name="_Toc42698928"/>
      <w:ins w:id="2321" w:author="Arthur Parmentier" w:date="2020-05-14T13:32:00Z">
        <w:r w:rsidR="00D621DF" w:rsidRPr="007C437A">
          <w:t xml:space="preserve">Mechanism 1: transformations (projections?) of concepts </w:t>
        </w:r>
      </w:ins>
      <w:ins w:id="2322" w:author="Arthur Parmentier" w:date="2020-05-14T13:38:00Z">
        <w:r w:rsidR="00515E70" w:rsidRPr="007C437A">
          <w:t>into signs</w:t>
        </w:r>
      </w:ins>
      <w:ins w:id="2323" w:author="Arthur Parmentier" w:date="2020-06-05T16:48:00Z">
        <w:r w:rsidR="008F5BD3" w:rsidRPr="007C437A">
          <w:t xml:space="preserve"> (morphemes)</w:t>
        </w:r>
      </w:ins>
      <w:ins w:id="2324" w:author="Arthur Parmentier" w:date="2020-05-14T13:38:00Z">
        <w:r w:rsidR="00515E70" w:rsidRPr="007C437A">
          <w:t xml:space="preserve"> on</w:t>
        </w:r>
      </w:ins>
      <w:ins w:id="2325" w:author="Arthur Parmentier" w:date="2020-05-14T13:32:00Z">
        <w:r w:rsidR="00D621DF" w:rsidRPr="007C437A">
          <w:t xml:space="preserve"> the physical space of the body</w:t>
        </w:r>
        <w:bookmarkEnd w:id="2320"/>
      </w:ins>
    </w:p>
    <w:p w:rsidR="00D621DF" w:rsidRPr="007C437A" w:rsidRDefault="00D621DF" w:rsidP="00EF75B3">
      <w:pPr>
        <w:rPr>
          <w:ins w:id="2326" w:author="Arthur Parmentier" w:date="2020-05-14T13:32:00Z"/>
        </w:rPr>
        <w:pPrChange w:id="2327" w:author="Arthur Parmentier" w:date="2020-06-10T16:26:00Z">
          <w:pPr/>
        </w:pPrChange>
      </w:pPr>
      <w:ins w:id="2328" w:author="Arthur Parmentier" w:date="2020-05-14T13:32:00Z">
        <w:r w:rsidRPr="007C437A">
          <w:t>Key idea: forming a sign/gestural language means creating a mapping between concepts from different sources (fields?) and the physical space of the human person who signs. How is this done in SP?</w:t>
        </w:r>
      </w:ins>
    </w:p>
    <w:p w:rsidR="00D621DF" w:rsidRPr="007C437A" w:rsidRDefault="00D621DF" w:rsidP="00EF75B3">
      <w:pPr>
        <w:rPr>
          <w:ins w:id="2329" w:author="Arthur Parmentier" w:date="2020-05-14T13:32:00Z"/>
        </w:rPr>
        <w:pPrChange w:id="2330" w:author="Arthur Parmentier" w:date="2020-06-10T16:26:00Z">
          <w:pPr/>
        </w:pPrChange>
      </w:pPr>
      <w:ins w:id="2331" w:author="Arthur Parmentier" w:date="2020-05-14T13:32:00Z">
        <w:r w:rsidRPr="007C437A">
          <w:t>OVERALL TRANSFORMATION SCHEME (illustrate the scheme of the transformation process: source concepts to signs that represents them, gestures that evoke them…)</w:t>
        </w:r>
      </w:ins>
    </w:p>
    <w:p w:rsidR="00D621DF" w:rsidRPr="007C437A" w:rsidRDefault="00D621DF" w:rsidP="00EF75B3">
      <w:pPr>
        <w:pStyle w:val="Titre4"/>
        <w:rPr>
          <w:ins w:id="2332" w:author="Arthur Parmentier" w:date="2020-05-14T13:32:00Z"/>
        </w:rPr>
        <w:pPrChange w:id="2333" w:author="Arthur Parmentier" w:date="2020-06-10T16:26:00Z">
          <w:pPr>
            <w:pStyle w:val="Titre3"/>
          </w:pPr>
        </w:pPrChange>
      </w:pPr>
      <w:ins w:id="2334" w:author="Arthur Parmentier" w:date="2020-05-14T13:32:00Z">
        <w:r w:rsidRPr="007C437A">
          <w:t>Input space</w:t>
        </w:r>
      </w:ins>
    </w:p>
    <w:p w:rsidR="00D621DF" w:rsidRPr="007C437A" w:rsidRDefault="00D621DF" w:rsidP="00EF75B3">
      <w:pPr>
        <w:rPr>
          <w:ins w:id="2335" w:author="Arthur Parmentier" w:date="2020-05-14T13:32:00Z"/>
        </w:rPr>
        <w:pPrChange w:id="2336" w:author="Arthur Parmentier" w:date="2020-06-10T16:26:00Z">
          <w:pPr/>
        </w:pPrChange>
      </w:pPr>
      <w:ins w:id="2337" w:author="Arthur Parmentier" w:date="2020-05-14T13:32:00Z">
        <w:r w:rsidRPr="007C437A">
          <w:t>We can identify several repertoires (sources) of concepts in the input space of this transformation scheme</w:t>
        </w:r>
      </w:ins>
    </w:p>
    <w:p w:rsidR="00D621DF" w:rsidRPr="007C437A" w:rsidRDefault="00D621DF" w:rsidP="00EF75B3">
      <w:pPr>
        <w:pStyle w:val="Titre5"/>
        <w:rPr>
          <w:ins w:id="2338" w:author="Arthur Parmentier" w:date="2020-05-14T13:32:00Z"/>
        </w:rPr>
        <w:pPrChange w:id="2339" w:author="Arthur Parmentier" w:date="2020-06-10T16:26:00Z">
          <w:pPr>
            <w:pStyle w:val="Titre4"/>
          </w:pPr>
        </w:pPrChange>
      </w:pPr>
      <w:ins w:id="2340" w:author="Arthur Parmentier" w:date="2020-05-14T13:32:00Z">
        <w:r w:rsidRPr="007C437A">
          <w:t>Concepts from artistic disciplines</w:t>
        </w:r>
      </w:ins>
    </w:p>
    <w:p w:rsidR="00D621DF" w:rsidRPr="007C437A" w:rsidRDefault="00D621DF" w:rsidP="00EF75B3">
      <w:pPr>
        <w:rPr>
          <w:ins w:id="2341" w:author="Arthur Parmentier" w:date="2020-06-06T17:12:00Z"/>
        </w:rPr>
        <w:pPrChange w:id="2342" w:author="Arthur Parmentier" w:date="2020-06-10T16:26:00Z">
          <w:pPr/>
        </w:pPrChange>
      </w:pPr>
      <w:ins w:id="2343" w:author="Arthur Parmentier" w:date="2020-05-14T13:32:00Z">
        <w:r w:rsidRPr="007C437A">
          <w:t>Long Tone, minimalism…</w:t>
        </w:r>
      </w:ins>
    </w:p>
    <w:p w:rsidR="00237DE8" w:rsidRPr="007C437A" w:rsidRDefault="00237DE8" w:rsidP="00EF75B3">
      <w:pPr>
        <w:pStyle w:val="NormalWeb"/>
        <w:rPr>
          <w:ins w:id="2344" w:author="Arthur Parmentier" w:date="2020-06-06T17:12:00Z"/>
          <w:lang w:val="en-US"/>
          <w:rPrChange w:id="2345" w:author="Arthur Parmentier" w:date="2020-06-07T15:27:00Z">
            <w:rPr>
              <w:ins w:id="2346" w:author="Arthur Parmentier" w:date="2020-06-06T17:12:00Z"/>
            </w:rPr>
          </w:rPrChange>
        </w:rPr>
        <w:pPrChange w:id="2347" w:author="Arthur Parmentier" w:date="2020-06-10T16:26:00Z">
          <w:pPr>
            <w:pStyle w:val="NormalWeb"/>
          </w:pPr>
        </w:pPrChange>
      </w:pPr>
      <w:proofErr w:type="spellStart"/>
      <w:ins w:id="2348" w:author="Arthur Parmentier" w:date="2020-06-06T17:12:00Z">
        <w:r w:rsidRPr="007C437A">
          <w:rPr>
            <w:lang w:val="en-US"/>
            <w:rPrChange w:id="2349" w:author="Arthur Parmentier" w:date="2020-06-07T15:27:00Z">
              <w:rPr/>
            </w:rPrChange>
          </w:rPr>
          <w:t>d.Some</w:t>
        </w:r>
        <w:proofErr w:type="spellEnd"/>
        <w:r w:rsidRPr="007C437A">
          <w:rPr>
            <w:lang w:val="en-US"/>
            <w:rPrChange w:id="2350" w:author="Arthur Parmentier" w:date="2020-06-07T15:27:00Z">
              <w:rPr/>
            </w:rPrChange>
          </w:rPr>
          <w:t xml:space="preserve"> of your terms come from specific mediums. For example, “Brush Work” is suggestive of painting. Why has this idea been taken to suggest a limited accompaniment?</w:t>
        </w:r>
      </w:ins>
    </w:p>
    <w:p w:rsidR="00237DE8" w:rsidRPr="007C437A" w:rsidRDefault="00237DE8" w:rsidP="00EF75B3">
      <w:pPr>
        <w:pStyle w:val="NormalWeb"/>
        <w:rPr>
          <w:ins w:id="2351" w:author="Arthur Parmentier" w:date="2020-06-06T17:12:00Z"/>
          <w:lang w:val="en-US"/>
          <w:rPrChange w:id="2352" w:author="Arthur Parmentier" w:date="2020-06-07T15:27:00Z">
            <w:rPr>
              <w:ins w:id="2353" w:author="Arthur Parmentier" w:date="2020-06-06T17:12:00Z"/>
            </w:rPr>
          </w:rPrChange>
        </w:rPr>
        <w:pPrChange w:id="2354" w:author="Arthur Parmentier" w:date="2020-06-10T16:26:00Z">
          <w:pPr>
            <w:pStyle w:val="NormalWeb"/>
          </w:pPr>
        </w:pPrChange>
      </w:pPr>
      <w:ins w:id="2355" w:author="Arthur Parmentier" w:date="2020-06-06T17:12:00Z">
        <w:r w:rsidRPr="007C437A">
          <w:rPr>
            <w:lang w:val="en-US"/>
            <w:rPrChange w:id="2356" w:author="Arthur Parmentier" w:date="2020-06-07T15:27:00Z">
              <w:rPr/>
            </w:rPrChange>
          </w:rPr>
          <w:t>Brush Work is one of the early gestures I created. At the time of its creation I needed a gesture to indicate complimentary support of a soloist. The Brush Work gesture seemed appropriate as I imagined a sporadic brushing-on of material – a supportive and spacious background relationship.</w:t>
        </w:r>
      </w:ins>
    </w:p>
    <w:p w:rsidR="00237DE8" w:rsidRPr="007C437A" w:rsidRDefault="00237DE8" w:rsidP="00EF75B3">
      <w:pPr>
        <w:rPr>
          <w:ins w:id="2357" w:author="Arthur Parmentier" w:date="2020-05-14T13:32:00Z"/>
        </w:rPr>
        <w:pPrChange w:id="2358" w:author="Arthur Parmentier" w:date="2020-06-10T16:26:00Z">
          <w:pPr/>
        </w:pPrChange>
      </w:pPr>
    </w:p>
    <w:p w:rsidR="00D621DF" w:rsidRPr="007C437A" w:rsidRDefault="00D621DF" w:rsidP="00EF75B3">
      <w:pPr>
        <w:pStyle w:val="Titre5"/>
        <w:rPr>
          <w:ins w:id="2359" w:author="Arthur Parmentier" w:date="2020-05-14T13:32:00Z"/>
        </w:rPr>
        <w:pPrChange w:id="2360" w:author="Arthur Parmentier" w:date="2020-06-10T16:26:00Z">
          <w:pPr>
            <w:pStyle w:val="Titre4"/>
          </w:pPr>
        </w:pPrChange>
      </w:pPr>
      <w:ins w:id="2361" w:author="Arthur Parmentier" w:date="2020-05-14T13:32:00Z">
        <w:r w:rsidRPr="007C437A">
          <w:t>Concepts from oral languages</w:t>
        </w:r>
      </w:ins>
    </w:p>
    <w:p w:rsidR="00D621DF" w:rsidRPr="007C437A" w:rsidRDefault="00D621DF" w:rsidP="00EF75B3">
      <w:pPr>
        <w:rPr>
          <w:ins w:id="2362" w:author="Arthur Parmentier" w:date="2020-05-14T13:32:00Z"/>
        </w:rPr>
        <w:pPrChange w:id="2363" w:author="Arthur Parmentier" w:date="2020-06-10T16:26:00Z">
          <w:pPr/>
        </w:pPrChange>
      </w:pPr>
      <w:ins w:id="2364" w:author="Arthur Parmentier" w:date="2020-05-14T13:32:00Z">
        <w:r w:rsidRPr="007C437A">
          <w:t>Logical elements</w:t>
        </w:r>
      </w:ins>
    </w:p>
    <w:p w:rsidR="00D621DF" w:rsidRPr="007C437A" w:rsidRDefault="00D621DF" w:rsidP="00EF75B3">
      <w:pPr>
        <w:pStyle w:val="Titre5"/>
        <w:rPr>
          <w:ins w:id="2365" w:author="Arthur Parmentier" w:date="2020-05-14T13:32:00Z"/>
        </w:rPr>
        <w:pPrChange w:id="2366" w:author="Arthur Parmentier" w:date="2020-06-10T16:26:00Z">
          <w:pPr>
            <w:pStyle w:val="Titre4"/>
          </w:pPr>
        </w:pPrChange>
      </w:pPr>
      <w:ins w:id="2367" w:author="Arthur Parmentier" w:date="2020-05-14T13:32:00Z">
        <w:r w:rsidRPr="007C437A">
          <w:t>“High/low” cultural representations of quiet/loud (volume), slow/fast (tempo), pitch…</w:t>
        </w:r>
      </w:ins>
    </w:p>
    <w:p w:rsidR="00D621DF" w:rsidRPr="007C437A" w:rsidRDefault="00D621DF" w:rsidP="00EF75B3">
      <w:pPr>
        <w:rPr>
          <w:ins w:id="2368" w:author="Arthur Parmentier" w:date="2020-06-06T17:10:00Z"/>
        </w:rPr>
        <w:pPrChange w:id="2369" w:author="Arthur Parmentier" w:date="2020-06-10T16:26:00Z">
          <w:pPr/>
        </w:pPrChange>
      </w:pPr>
      <w:ins w:id="2370" w:author="Arthur Parmentier" w:date="2020-05-14T13:32:00Z">
        <w:r w:rsidRPr="007C437A">
          <w:t>Even though the concepts of volume, tempo or pitch may be universal, their mapping onto a low/high axis is defined culturally in modern societies.</w:t>
        </w:r>
      </w:ins>
    </w:p>
    <w:p w:rsidR="00237DE8" w:rsidRPr="007C437A" w:rsidRDefault="00237DE8" w:rsidP="00EF75B3">
      <w:pPr>
        <w:pStyle w:val="NormalWeb"/>
        <w:rPr>
          <w:ins w:id="2371" w:author="Arthur Parmentier" w:date="2020-06-06T17:10:00Z"/>
          <w:lang w:val="en-US"/>
          <w:rPrChange w:id="2372" w:author="Arthur Parmentier" w:date="2020-06-07T15:27:00Z">
            <w:rPr>
              <w:ins w:id="2373" w:author="Arthur Parmentier" w:date="2020-06-06T17:10:00Z"/>
            </w:rPr>
          </w:rPrChange>
        </w:rPr>
        <w:pPrChange w:id="2374" w:author="Arthur Parmentier" w:date="2020-06-10T16:26:00Z">
          <w:pPr>
            <w:pStyle w:val="NormalWeb"/>
          </w:pPr>
        </w:pPrChange>
      </w:pPr>
      <w:ins w:id="2375" w:author="Arthur Parmentier" w:date="2020-06-06T17:10:00Z">
        <w:r w:rsidRPr="007C437A">
          <w:rPr>
            <w:lang w:val="en-US"/>
            <w:rPrChange w:id="2376" w:author="Arthur Parmentier" w:date="2020-06-07T15:27:00Z">
              <w:rPr/>
            </w:rPrChange>
          </w:rPr>
          <w:t>« </w:t>
        </w:r>
        <w:proofErr w:type="spellStart"/>
        <w:proofErr w:type="gramStart"/>
        <w:r w:rsidRPr="007C437A">
          <w:rPr>
            <w:lang w:val="en-US"/>
            <w:rPrChange w:id="2377" w:author="Arthur Parmentier" w:date="2020-06-07T15:27:00Z">
              <w:rPr/>
            </w:rPrChange>
          </w:rPr>
          <w:t>h.In</w:t>
        </w:r>
        <w:proofErr w:type="spellEnd"/>
        <w:proofErr w:type="gramEnd"/>
        <w:r w:rsidRPr="007C437A">
          <w:rPr>
            <w:lang w:val="en-US"/>
            <w:rPrChange w:id="2378" w:author="Arthur Parmentier" w:date="2020-06-07T15:27:00Z">
              <w:rPr/>
            </w:rPrChange>
          </w:rPr>
          <w:t xml:space="preserve"> what way would you say your gestures are culturally determined (specific to Western contexts)?</w:t>
        </w:r>
      </w:ins>
    </w:p>
    <w:p w:rsidR="00237DE8" w:rsidRPr="007C437A" w:rsidRDefault="00237DE8" w:rsidP="00EF75B3">
      <w:pPr>
        <w:pStyle w:val="NormalWeb"/>
        <w:rPr>
          <w:ins w:id="2379" w:author="Arthur Parmentier" w:date="2020-06-06T17:10:00Z"/>
          <w:lang w:val="en-US"/>
          <w:rPrChange w:id="2380" w:author="Arthur Parmentier" w:date="2020-06-07T15:27:00Z">
            <w:rPr>
              <w:ins w:id="2381" w:author="Arthur Parmentier" w:date="2020-06-06T17:10:00Z"/>
            </w:rPr>
          </w:rPrChange>
        </w:rPr>
        <w:pPrChange w:id="2382" w:author="Arthur Parmentier" w:date="2020-06-10T16:26:00Z">
          <w:pPr>
            <w:pStyle w:val="NormalWeb"/>
          </w:pPr>
        </w:pPrChange>
      </w:pPr>
      <w:ins w:id="2383" w:author="Arthur Parmentier" w:date="2020-06-06T17:10:00Z">
        <w:r w:rsidRPr="007C437A">
          <w:rPr>
            <w:lang w:val="en-US"/>
            <w:rPrChange w:id="2384" w:author="Arthur Parmentier" w:date="2020-06-07T15:27:00Z">
              <w:rPr/>
            </w:rPrChange>
          </w:rPr>
          <w:t>The gestures are culturally determined in a sense that their physicality is created from what we see in everyday life such as events occurring on television, computers, people in crowds, sports, etc.</w:t>
        </w:r>
      </w:ins>
    </w:p>
    <w:p w:rsidR="00237DE8" w:rsidRPr="007C437A" w:rsidRDefault="00237DE8" w:rsidP="00EF75B3">
      <w:pPr>
        <w:pStyle w:val="NormalWeb"/>
        <w:rPr>
          <w:ins w:id="2385" w:author="Arthur Parmentier" w:date="2020-06-06T17:10:00Z"/>
          <w:lang w:val="en-US"/>
          <w:rPrChange w:id="2386" w:author="Arthur Parmentier" w:date="2020-06-07T15:27:00Z">
            <w:rPr>
              <w:ins w:id="2387" w:author="Arthur Parmentier" w:date="2020-06-06T17:10:00Z"/>
            </w:rPr>
          </w:rPrChange>
        </w:rPr>
        <w:pPrChange w:id="2388" w:author="Arthur Parmentier" w:date="2020-06-10T16:26:00Z">
          <w:pPr>
            <w:pStyle w:val="NormalWeb"/>
          </w:pPr>
        </w:pPrChange>
      </w:pPr>
      <w:ins w:id="2389" w:author="Arthur Parmentier" w:date="2020-06-06T17:10:00Z">
        <w:r w:rsidRPr="007C437A">
          <w:rPr>
            <w:lang w:val="en-US"/>
            <w:rPrChange w:id="2390" w:author="Arthur Parmentier" w:date="2020-06-07T15:27:00Z">
              <w:rPr/>
            </w:rPrChange>
          </w:rPr>
          <w:t>5. Multidisciplinary Issues</w:t>
        </w:r>
      </w:ins>
    </w:p>
    <w:p w:rsidR="00237DE8" w:rsidRPr="007C437A" w:rsidRDefault="00237DE8" w:rsidP="00EF75B3">
      <w:pPr>
        <w:pStyle w:val="NormalWeb"/>
        <w:rPr>
          <w:ins w:id="2391" w:author="Arthur Parmentier" w:date="2020-06-06T17:10:00Z"/>
          <w:lang w:val="en-US"/>
          <w:rPrChange w:id="2392" w:author="Arthur Parmentier" w:date="2020-06-07T15:27:00Z">
            <w:rPr>
              <w:ins w:id="2393" w:author="Arthur Parmentier" w:date="2020-06-06T17:10:00Z"/>
            </w:rPr>
          </w:rPrChange>
        </w:rPr>
        <w:pPrChange w:id="2394" w:author="Arthur Parmentier" w:date="2020-06-10T16:26:00Z">
          <w:pPr>
            <w:pStyle w:val="NormalWeb"/>
          </w:pPr>
        </w:pPrChange>
      </w:pPr>
      <w:proofErr w:type="spellStart"/>
      <w:proofErr w:type="gramStart"/>
      <w:ins w:id="2395" w:author="Arthur Parmentier" w:date="2020-06-06T17:10:00Z">
        <w:r w:rsidRPr="007C437A">
          <w:rPr>
            <w:lang w:val="en-US"/>
            <w:rPrChange w:id="2396" w:author="Arthur Parmentier" w:date="2020-06-07T15:27:00Z">
              <w:rPr/>
            </w:rPrChange>
          </w:rPr>
          <w:t>a.Pitch</w:t>
        </w:r>
        <w:proofErr w:type="spellEnd"/>
        <w:proofErr w:type="gramEnd"/>
        <w:r w:rsidRPr="007C437A">
          <w:rPr>
            <w:lang w:val="en-US"/>
            <w:rPrChange w:id="2397" w:author="Arthur Parmentier" w:date="2020-06-07T15:27:00Z">
              <w:rPr/>
            </w:rPrChange>
          </w:rPr>
          <w:t xml:space="preserve"> is reliant on a Western concept of height in relation to sound (e.g. high and low), replying on our metaphorical understanding of music. How would you expect a dancer/actor to respond to this musically determined gesture?</w:t>
        </w:r>
      </w:ins>
    </w:p>
    <w:p w:rsidR="00237DE8" w:rsidRPr="007C437A" w:rsidRDefault="00237DE8" w:rsidP="00EF75B3">
      <w:pPr>
        <w:pStyle w:val="NormalWeb"/>
        <w:rPr>
          <w:ins w:id="2398" w:author="Arthur Parmentier" w:date="2020-06-06T17:10:00Z"/>
          <w:lang w:val="en-US"/>
          <w:rPrChange w:id="2399" w:author="Arthur Parmentier" w:date="2020-06-07T15:27:00Z">
            <w:rPr>
              <w:ins w:id="2400" w:author="Arthur Parmentier" w:date="2020-06-06T17:10:00Z"/>
            </w:rPr>
          </w:rPrChange>
        </w:rPr>
        <w:pPrChange w:id="2401" w:author="Arthur Parmentier" w:date="2020-06-10T16:26:00Z">
          <w:pPr>
            <w:pStyle w:val="NormalWeb"/>
          </w:pPr>
        </w:pPrChange>
      </w:pPr>
      <w:ins w:id="2402" w:author="Arthur Parmentier" w:date="2020-06-06T17:10:00Z">
        <w:r w:rsidRPr="007C437A">
          <w:rPr>
            <w:lang w:val="en-US"/>
            <w:rPrChange w:id="2403" w:author="Arthur Parmentier" w:date="2020-06-07T15:27:00Z">
              <w:rPr/>
            </w:rPrChange>
          </w:rPr>
          <w:lastRenderedPageBreak/>
          <w:t xml:space="preserve">Pitch is a frequency and its tempo </w:t>
        </w:r>
        <w:proofErr w:type="gramStart"/>
        <w:r w:rsidRPr="007C437A">
          <w:rPr>
            <w:lang w:val="en-US"/>
            <w:rPrChange w:id="2404" w:author="Arthur Parmentier" w:date="2020-06-07T15:27:00Z">
              <w:rPr/>
            </w:rPrChange>
          </w:rPr>
          <w:t>governs</w:t>
        </w:r>
        <w:proofErr w:type="gramEnd"/>
        <w:r w:rsidRPr="007C437A">
          <w:rPr>
            <w:lang w:val="en-US"/>
            <w:rPrChange w:id="2405" w:author="Arthur Parmentier" w:date="2020-06-07T15:27:00Z">
              <w:rPr/>
            </w:rPrChange>
          </w:rPr>
          <w:t xml:space="preserve"> whether the sound is low, middle, or high. Movement takes place in space and is also governed by tempo. When a musician is signed a Long Tone (middle range) they choose a pitch from this region, a dancer signed the same Long Tone will perform sustained movement at a medium tempo. The Long Tone gesture spans all the disciplines. I created the physicality of the Long Tone gesture and just like any spoken language each performer must learn what the gesture means. Being a musician, dancer, actor, visual artist, etc. does not present any discipline-specific problems when learning the signs. »</w:t>
        </w:r>
      </w:ins>
    </w:p>
    <w:p w:rsidR="00237DE8" w:rsidRPr="007C437A" w:rsidRDefault="00237DE8" w:rsidP="00EF75B3">
      <w:pPr>
        <w:rPr>
          <w:ins w:id="2406" w:author="Arthur Parmentier" w:date="2020-05-14T13:32:00Z"/>
        </w:rPr>
        <w:pPrChange w:id="2407" w:author="Arthur Parmentier" w:date="2020-06-10T16:26:00Z">
          <w:pPr/>
        </w:pPrChange>
      </w:pPr>
    </w:p>
    <w:p w:rsidR="00D621DF" w:rsidRPr="007C437A" w:rsidRDefault="00D621DF" w:rsidP="00EF75B3">
      <w:pPr>
        <w:pStyle w:val="Titre5"/>
        <w:rPr>
          <w:ins w:id="2408" w:author="Arthur Parmentier" w:date="2020-05-14T13:32:00Z"/>
        </w:rPr>
        <w:pPrChange w:id="2409" w:author="Arthur Parmentier" w:date="2020-06-10T16:26:00Z">
          <w:pPr>
            <w:pStyle w:val="Titre4"/>
          </w:pPr>
        </w:pPrChange>
      </w:pPr>
      <w:ins w:id="2410" w:author="Arthur Parmentier" w:date="2020-05-14T13:32:00Z">
        <w:r w:rsidRPr="007C437A">
          <w:t>…</w:t>
        </w:r>
      </w:ins>
    </w:p>
    <w:p w:rsidR="00D621DF" w:rsidRPr="007C437A" w:rsidRDefault="00D621DF" w:rsidP="00EF75B3">
      <w:pPr>
        <w:pStyle w:val="Titre4"/>
        <w:rPr>
          <w:ins w:id="2411" w:author="Arthur Parmentier" w:date="2020-05-14T13:39:00Z"/>
        </w:rPr>
        <w:pPrChange w:id="2412" w:author="Arthur Parmentier" w:date="2020-06-10T16:26:00Z">
          <w:pPr>
            <w:pStyle w:val="Titre3"/>
          </w:pPr>
        </w:pPrChange>
      </w:pPr>
      <w:ins w:id="2413" w:author="Arthur Parmentier" w:date="2020-05-14T13:32:00Z">
        <w:r w:rsidRPr="007C437A">
          <w:t>Transformations and output spaces</w:t>
        </w:r>
      </w:ins>
    </w:p>
    <w:p w:rsidR="00D0639C" w:rsidRPr="007C437A" w:rsidRDefault="00D0639C" w:rsidP="00EF75B3">
      <w:pPr>
        <w:rPr>
          <w:ins w:id="2414" w:author="Arthur Parmentier" w:date="2020-05-14T13:32:00Z"/>
          <w:rPrChange w:id="2415" w:author="Arthur Parmentier" w:date="2020-06-07T15:27:00Z">
            <w:rPr>
              <w:ins w:id="2416" w:author="Arthur Parmentier" w:date="2020-05-14T13:32:00Z"/>
            </w:rPr>
          </w:rPrChange>
        </w:rPr>
        <w:pPrChange w:id="2417" w:author="Arthur Parmentier" w:date="2020-06-10T16:26:00Z">
          <w:pPr>
            <w:pStyle w:val="Titre3"/>
          </w:pPr>
        </w:pPrChange>
      </w:pPr>
      <w:ins w:id="2418" w:author="Arthur Parmentier" w:date="2020-05-14T13:39:00Z">
        <w:r w:rsidRPr="007C437A">
          <w:rPr>
            <w:rPrChange w:id="2419" w:author="Arthur Parmentier" w:date="2020-06-07T15:27:00Z">
              <w:rPr/>
            </w:rPrChange>
          </w:rPr>
          <w:t xml:space="preserve">Sign = (symbol, icon, </w:t>
        </w:r>
        <w:proofErr w:type="spellStart"/>
        <w:r w:rsidRPr="007C437A">
          <w:rPr>
            <w:rPrChange w:id="2420" w:author="Arthur Parmentier" w:date="2020-06-07T15:27:00Z">
              <w:rPr/>
            </w:rPrChange>
          </w:rPr>
          <w:t>indice</w:t>
        </w:r>
        <w:proofErr w:type="spellEnd"/>
        <w:r w:rsidRPr="007C437A">
          <w:rPr>
            <w:rPrChange w:id="2421" w:author="Arthur Parmentier" w:date="2020-06-07T15:27:00Z">
              <w:rPr/>
            </w:rPrChange>
          </w:rPr>
          <w:t>).</w:t>
        </w:r>
      </w:ins>
    </w:p>
    <w:p w:rsidR="00D621DF" w:rsidRPr="007C437A" w:rsidRDefault="00D621DF" w:rsidP="00EF75B3">
      <w:pPr>
        <w:pStyle w:val="Titre5"/>
        <w:rPr>
          <w:ins w:id="2422" w:author="Arthur Parmentier" w:date="2020-05-14T13:32:00Z"/>
        </w:rPr>
        <w:pPrChange w:id="2423" w:author="Arthur Parmentier" w:date="2020-06-10T16:26:00Z">
          <w:pPr>
            <w:pStyle w:val="Titre4"/>
          </w:pPr>
        </w:pPrChange>
      </w:pPr>
      <w:ins w:id="2424" w:author="Arthur Parmentier" w:date="2020-05-14T13:32:00Z">
        <w:r w:rsidRPr="007C437A">
          <w:t>Creation of a s</w:t>
        </w:r>
      </w:ins>
      <w:ins w:id="2425" w:author="Arthur Parmentier" w:date="2020-05-14T13:39:00Z">
        <w:r w:rsidR="00D0639C" w:rsidRPr="007C437A">
          <w:t>ymbol</w:t>
        </w:r>
      </w:ins>
    </w:p>
    <w:p w:rsidR="00D621DF" w:rsidRPr="007C437A" w:rsidRDefault="00D621DF" w:rsidP="00EF75B3">
      <w:pPr>
        <w:rPr>
          <w:ins w:id="2426" w:author="Arthur Parmentier" w:date="2020-05-14T13:32:00Z"/>
        </w:rPr>
        <w:pPrChange w:id="2427" w:author="Arthur Parmentier" w:date="2020-06-10T16:26:00Z">
          <w:pPr/>
        </w:pPrChange>
      </w:pPr>
      <w:ins w:id="2428" w:author="Arthur Parmentier" w:date="2020-05-14T13:32:00Z">
        <w:r w:rsidRPr="007C437A">
          <w:t>… Describe here more about the process of creating a sign (examples, general rules…)</w:t>
        </w:r>
      </w:ins>
    </w:p>
    <w:p w:rsidR="00D621DF" w:rsidRPr="007C437A" w:rsidRDefault="00D621DF" w:rsidP="00EF75B3">
      <w:pPr>
        <w:pStyle w:val="Titre5"/>
        <w:rPr>
          <w:ins w:id="2429" w:author="Arthur Parmentier" w:date="2020-06-06T17:06:00Z"/>
        </w:rPr>
        <w:pPrChange w:id="2430" w:author="Arthur Parmentier" w:date="2020-06-10T16:26:00Z">
          <w:pPr>
            <w:pStyle w:val="Titre4"/>
          </w:pPr>
        </w:pPrChange>
      </w:pPr>
      <w:ins w:id="2431" w:author="Arthur Parmentier" w:date="2020-05-14T13:32:00Z">
        <w:r w:rsidRPr="007C437A">
          <w:t xml:space="preserve">Creation of </w:t>
        </w:r>
        <w:proofErr w:type="spellStart"/>
        <w:proofErr w:type="gramStart"/>
        <w:r w:rsidRPr="007C437A">
          <w:t>a</w:t>
        </w:r>
        <w:proofErr w:type="spellEnd"/>
        <w:proofErr w:type="gramEnd"/>
        <w:r w:rsidRPr="007C437A">
          <w:t xml:space="preserve"> </w:t>
        </w:r>
      </w:ins>
      <w:ins w:id="2432" w:author="Arthur Parmentier" w:date="2020-05-14T13:39:00Z">
        <w:r w:rsidR="00D0639C" w:rsidRPr="007C437A">
          <w:t>icon</w:t>
        </w:r>
      </w:ins>
    </w:p>
    <w:p w:rsidR="003C785D" w:rsidRDefault="003C785D" w:rsidP="00EF75B3">
      <w:pPr>
        <w:rPr>
          <w:ins w:id="2433" w:author="Arthur Parmentier" w:date="2020-06-09T23:45:00Z"/>
        </w:rPr>
        <w:pPrChange w:id="2434" w:author="Arthur Parmentier" w:date="2020-06-10T16:26:00Z">
          <w:pPr/>
        </w:pPrChange>
      </w:pPr>
      <w:ins w:id="2435" w:author="Arthur Parmentier" w:date="2020-06-06T17:06:00Z">
        <w:r w:rsidRPr="007C437A">
          <w:t>“Some of the gestures I created are quite iconic such as Long Tone and Pointillism and others have little or no visual relation to the material to be performed. I created the Play gesture from the movement used when Bowling – the release of the ball. I modified the movement to incorporate two hands. Many other gestures share a similar history. I may also add the gestures of the Soundpainting language are not based on the language for the deaf or hard of hearing.”</w:t>
        </w:r>
        <w:r w:rsidRPr="007C437A">
          <w:rPr>
            <w:rStyle w:val="Appelnotedebasdep"/>
          </w:rPr>
          <w:footnoteReference w:id="11"/>
        </w:r>
      </w:ins>
    </w:p>
    <w:p w:rsidR="00C8744E" w:rsidRPr="00C8744E" w:rsidRDefault="00C8744E" w:rsidP="00EF75B3">
      <w:pPr>
        <w:autoSpaceDE w:val="0"/>
        <w:autoSpaceDN w:val="0"/>
        <w:adjustRightInd w:val="0"/>
        <w:spacing w:after="0" w:line="240" w:lineRule="auto"/>
        <w:rPr>
          <w:ins w:id="2437" w:author="Arthur Parmentier" w:date="2020-06-09T23:45:00Z"/>
          <w:rFonts w:ascii="ArialMT" w:hAnsi="ArialMT" w:cs="ArialMT"/>
          <w:color w:val="FFFFFF"/>
          <w:sz w:val="24"/>
          <w:szCs w:val="24"/>
          <w:rPrChange w:id="2438" w:author="Arthur Parmentier" w:date="2020-06-09T23:45:00Z">
            <w:rPr>
              <w:ins w:id="2439" w:author="Arthur Parmentier" w:date="2020-06-09T23:45:00Z"/>
              <w:rFonts w:ascii="ArialMT" w:hAnsi="ArialMT" w:cs="ArialMT"/>
              <w:color w:val="FFFFFF"/>
              <w:sz w:val="24"/>
              <w:szCs w:val="24"/>
              <w:lang w:val="fr-FR"/>
            </w:rPr>
          </w:rPrChange>
        </w:rPr>
        <w:pPrChange w:id="2440" w:author="Arthur Parmentier" w:date="2020-06-10T16:26:00Z">
          <w:pPr>
            <w:autoSpaceDE w:val="0"/>
            <w:autoSpaceDN w:val="0"/>
            <w:adjustRightInd w:val="0"/>
            <w:spacing w:after="0" w:line="240" w:lineRule="auto"/>
          </w:pPr>
        </w:pPrChange>
      </w:pPr>
      <w:ins w:id="2441" w:author="Arthur Parmentier" w:date="2020-06-09T23:45:00Z">
        <w:r w:rsidRPr="00C8744E">
          <w:rPr>
            <w:rFonts w:ascii="ArialMT" w:hAnsi="ArialMT" w:cs="ArialMT"/>
            <w:color w:val="FFFFFF"/>
            <w:sz w:val="24"/>
            <w:szCs w:val="24"/>
            <w:rPrChange w:id="2442" w:author="Arthur Parmentier" w:date="2020-06-09T23:45:00Z">
              <w:rPr>
                <w:rFonts w:ascii="ArialMT" w:hAnsi="ArialMT" w:cs="ArialMT"/>
                <w:color w:val="FFFFFF"/>
                <w:sz w:val="24"/>
                <w:szCs w:val="24"/>
                <w:lang w:val="fr-FR"/>
              </w:rPr>
            </w:rPrChange>
          </w:rPr>
          <w:t>The iconic element of the gestures of Soundpainting is often conveyed in a</w:t>
        </w:r>
      </w:ins>
    </w:p>
    <w:p w:rsidR="00C8744E" w:rsidRPr="00C8744E" w:rsidRDefault="00C8744E" w:rsidP="00EF75B3">
      <w:pPr>
        <w:autoSpaceDE w:val="0"/>
        <w:autoSpaceDN w:val="0"/>
        <w:adjustRightInd w:val="0"/>
        <w:spacing w:after="0" w:line="240" w:lineRule="auto"/>
        <w:rPr>
          <w:ins w:id="2443" w:author="Arthur Parmentier" w:date="2020-06-09T23:45:00Z"/>
          <w:rFonts w:ascii="ArialMT" w:hAnsi="ArialMT" w:cs="ArialMT"/>
          <w:color w:val="FFFFFF"/>
          <w:sz w:val="24"/>
          <w:szCs w:val="24"/>
          <w:rPrChange w:id="2444" w:author="Arthur Parmentier" w:date="2020-06-09T23:45:00Z">
            <w:rPr>
              <w:ins w:id="2445" w:author="Arthur Parmentier" w:date="2020-06-09T23:45:00Z"/>
              <w:rFonts w:ascii="ArialMT" w:hAnsi="ArialMT" w:cs="ArialMT"/>
              <w:color w:val="FFFFFF"/>
              <w:sz w:val="24"/>
              <w:szCs w:val="24"/>
              <w:lang w:val="fr-FR"/>
            </w:rPr>
          </w:rPrChange>
        </w:rPr>
        <w:pPrChange w:id="2446" w:author="Arthur Parmentier" w:date="2020-06-10T16:26:00Z">
          <w:pPr>
            <w:autoSpaceDE w:val="0"/>
            <w:autoSpaceDN w:val="0"/>
            <w:adjustRightInd w:val="0"/>
            <w:spacing w:after="0" w:line="240" w:lineRule="auto"/>
          </w:pPr>
        </w:pPrChange>
      </w:pPr>
      <w:ins w:id="2447" w:author="Arthur Parmentier" w:date="2020-06-09T23:45:00Z">
        <w:r w:rsidRPr="00C8744E">
          <w:rPr>
            <w:rFonts w:ascii="ArialMT" w:hAnsi="ArialMT" w:cs="ArialMT"/>
            <w:color w:val="FFFFFF"/>
            <w:sz w:val="24"/>
            <w:szCs w:val="24"/>
            <w:rPrChange w:id="2448" w:author="Arthur Parmentier" w:date="2020-06-09T23:45:00Z">
              <w:rPr>
                <w:rFonts w:ascii="ArialMT" w:hAnsi="ArialMT" w:cs="ArialMT"/>
                <w:color w:val="FFFFFF"/>
                <w:sz w:val="24"/>
                <w:szCs w:val="24"/>
                <w:lang w:val="fr-FR"/>
              </w:rPr>
            </w:rPrChange>
          </w:rPr>
          <w:t>humorous manner. For example, the &lt;rock&gt; gesture, in which the</w:t>
        </w:r>
      </w:ins>
    </w:p>
    <w:p w:rsidR="00C8744E" w:rsidRPr="00C8744E" w:rsidRDefault="00C8744E" w:rsidP="00EF75B3">
      <w:pPr>
        <w:autoSpaceDE w:val="0"/>
        <w:autoSpaceDN w:val="0"/>
        <w:adjustRightInd w:val="0"/>
        <w:spacing w:after="0" w:line="240" w:lineRule="auto"/>
        <w:rPr>
          <w:ins w:id="2449" w:author="Arthur Parmentier" w:date="2020-06-09T23:45:00Z"/>
          <w:rFonts w:ascii="ArialMT" w:hAnsi="ArialMT" w:cs="ArialMT"/>
          <w:color w:val="FFFFFF"/>
          <w:sz w:val="24"/>
          <w:szCs w:val="24"/>
          <w:rPrChange w:id="2450" w:author="Arthur Parmentier" w:date="2020-06-09T23:45:00Z">
            <w:rPr>
              <w:ins w:id="2451" w:author="Arthur Parmentier" w:date="2020-06-09T23:45:00Z"/>
              <w:rFonts w:ascii="ArialMT" w:hAnsi="ArialMT" w:cs="ArialMT"/>
              <w:color w:val="FFFFFF"/>
              <w:sz w:val="24"/>
              <w:szCs w:val="24"/>
              <w:lang w:val="fr-FR"/>
            </w:rPr>
          </w:rPrChange>
        </w:rPr>
        <w:pPrChange w:id="2452" w:author="Arthur Parmentier" w:date="2020-06-10T16:26:00Z">
          <w:pPr>
            <w:autoSpaceDE w:val="0"/>
            <w:autoSpaceDN w:val="0"/>
            <w:adjustRightInd w:val="0"/>
            <w:spacing w:after="0" w:line="240" w:lineRule="auto"/>
          </w:pPr>
        </w:pPrChange>
      </w:pPr>
      <w:ins w:id="2453" w:author="Arthur Parmentier" w:date="2020-06-09T23:45:00Z">
        <w:r w:rsidRPr="00C8744E">
          <w:rPr>
            <w:rFonts w:ascii="ArialMT" w:hAnsi="ArialMT" w:cs="ArialMT"/>
            <w:color w:val="FFFFFF"/>
            <w:sz w:val="24"/>
            <w:szCs w:val="24"/>
            <w:rPrChange w:id="2454" w:author="Arthur Parmentier" w:date="2020-06-09T23:45:00Z">
              <w:rPr>
                <w:rFonts w:ascii="ArialMT" w:hAnsi="ArialMT" w:cs="ArialMT"/>
                <w:color w:val="FFFFFF"/>
                <w:sz w:val="24"/>
                <w:szCs w:val="24"/>
                <w:lang w:val="fr-FR"/>
              </w:rPr>
            </w:rPrChange>
          </w:rPr>
          <w:t>Soundpainter clenches the fist (to mimic throwing a rock), can be</w:t>
        </w:r>
      </w:ins>
    </w:p>
    <w:p w:rsidR="00C8744E" w:rsidRPr="00C8744E" w:rsidRDefault="00C8744E" w:rsidP="00EF75B3">
      <w:pPr>
        <w:autoSpaceDE w:val="0"/>
        <w:autoSpaceDN w:val="0"/>
        <w:adjustRightInd w:val="0"/>
        <w:spacing w:after="0" w:line="240" w:lineRule="auto"/>
        <w:rPr>
          <w:ins w:id="2455" w:author="Arthur Parmentier" w:date="2020-06-09T23:45:00Z"/>
          <w:rFonts w:ascii="ArialMT" w:hAnsi="ArialMT" w:cs="ArialMT"/>
          <w:color w:val="FFFFFF"/>
          <w:sz w:val="24"/>
          <w:szCs w:val="24"/>
          <w:rPrChange w:id="2456" w:author="Arthur Parmentier" w:date="2020-06-09T23:45:00Z">
            <w:rPr>
              <w:ins w:id="2457" w:author="Arthur Parmentier" w:date="2020-06-09T23:45:00Z"/>
              <w:rFonts w:ascii="ArialMT" w:hAnsi="ArialMT" w:cs="ArialMT"/>
              <w:color w:val="FFFFFF"/>
              <w:sz w:val="24"/>
              <w:szCs w:val="24"/>
              <w:lang w:val="fr-FR"/>
            </w:rPr>
          </w:rPrChange>
        </w:rPr>
        <w:pPrChange w:id="2458" w:author="Arthur Parmentier" w:date="2020-06-10T16:26:00Z">
          <w:pPr>
            <w:autoSpaceDE w:val="0"/>
            <w:autoSpaceDN w:val="0"/>
            <w:adjustRightInd w:val="0"/>
            <w:spacing w:after="0" w:line="240" w:lineRule="auto"/>
          </w:pPr>
        </w:pPrChange>
      </w:pPr>
      <w:ins w:id="2459" w:author="Arthur Parmentier" w:date="2020-06-09T23:45:00Z">
        <w:r w:rsidRPr="00C8744E">
          <w:rPr>
            <w:rFonts w:ascii="ArialMT" w:hAnsi="ArialMT" w:cs="ArialMT"/>
            <w:color w:val="FFFFFF"/>
            <w:sz w:val="24"/>
            <w:szCs w:val="24"/>
            <w:rPrChange w:id="2460" w:author="Arthur Parmentier" w:date="2020-06-09T23:45:00Z">
              <w:rPr>
                <w:rFonts w:ascii="ArialMT" w:hAnsi="ArialMT" w:cs="ArialMT"/>
                <w:color w:val="FFFFFF"/>
                <w:sz w:val="24"/>
                <w:szCs w:val="24"/>
                <w:lang w:val="fr-FR"/>
              </w:rPr>
            </w:rPrChange>
          </w:rPr>
          <w:t>interpreted quite literally "to mean what it says," but at the same time the</w:t>
        </w:r>
      </w:ins>
    </w:p>
    <w:p w:rsidR="00C8744E" w:rsidRPr="00C8744E" w:rsidRDefault="00C8744E" w:rsidP="00EF75B3">
      <w:pPr>
        <w:autoSpaceDE w:val="0"/>
        <w:autoSpaceDN w:val="0"/>
        <w:adjustRightInd w:val="0"/>
        <w:spacing w:after="0" w:line="240" w:lineRule="auto"/>
        <w:rPr>
          <w:ins w:id="2461" w:author="Arthur Parmentier" w:date="2020-06-09T23:45:00Z"/>
          <w:rFonts w:ascii="ArialMT" w:hAnsi="ArialMT" w:cs="ArialMT"/>
          <w:color w:val="FFFFFF"/>
          <w:sz w:val="24"/>
          <w:szCs w:val="24"/>
          <w:rPrChange w:id="2462" w:author="Arthur Parmentier" w:date="2020-06-09T23:45:00Z">
            <w:rPr>
              <w:ins w:id="2463" w:author="Arthur Parmentier" w:date="2020-06-09T23:45:00Z"/>
              <w:rFonts w:ascii="ArialMT" w:hAnsi="ArialMT" w:cs="ArialMT"/>
              <w:color w:val="FFFFFF"/>
              <w:sz w:val="24"/>
              <w:szCs w:val="24"/>
              <w:lang w:val="fr-FR"/>
            </w:rPr>
          </w:rPrChange>
        </w:rPr>
        <w:pPrChange w:id="2464" w:author="Arthur Parmentier" w:date="2020-06-10T16:26:00Z">
          <w:pPr>
            <w:autoSpaceDE w:val="0"/>
            <w:autoSpaceDN w:val="0"/>
            <w:adjustRightInd w:val="0"/>
            <w:spacing w:after="0" w:line="240" w:lineRule="auto"/>
          </w:pPr>
        </w:pPrChange>
      </w:pPr>
      <w:ins w:id="2465" w:author="Arthur Parmentier" w:date="2020-06-09T23:45:00Z">
        <w:r w:rsidRPr="00C8744E">
          <w:rPr>
            <w:rFonts w:ascii="ArialMT" w:hAnsi="ArialMT" w:cs="ArialMT"/>
            <w:color w:val="FFFFFF"/>
            <w:sz w:val="24"/>
            <w:szCs w:val="24"/>
            <w:rPrChange w:id="2466" w:author="Arthur Parmentier" w:date="2020-06-09T23:45:00Z">
              <w:rPr>
                <w:rFonts w:ascii="ArialMT" w:hAnsi="ArialMT" w:cs="ArialMT"/>
                <w:color w:val="FFFFFF"/>
                <w:sz w:val="24"/>
                <w:szCs w:val="24"/>
                <w:lang w:val="fr-FR"/>
              </w:rPr>
            </w:rPrChange>
          </w:rPr>
          <w:t>punning visual element in this gesture lends it an ironic, tongue-in-cheek</w:t>
        </w:r>
      </w:ins>
    </w:p>
    <w:p w:rsidR="00C8744E" w:rsidRPr="00C8744E" w:rsidRDefault="00C8744E" w:rsidP="00EF75B3">
      <w:pPr>
        <w:autoSpaceDE w:val="0"/>
        <w:autoSpaceDN w:val="0"/>
        <w:adjustRightInd w:val="0"/>
        <w:spacing w:after="0" w:line="240" w:lineRule="auto"/>
        <w:rPr>
          <w:ins w:id="2467" w:author="Arthur Parmentier" w:date="2020-06-09T23:45:00Z"/>
          <w:rFonts w:ascii="ArialMT" w:hAnsi="ArialMT" w:cs="ArialMT"/>
          <w:color w:val="FFFFFF"/>
          <w:sz w:val="24"/>
          <w:szCs w:val="24"/>
          <w:rPrChange w:id="2468" w:author="Arthur Parmentier" w:date="2020-06-09T23:45:00Z">
            <w:rPr>
              <w:ins w:id="2469" w:author="Arthur Parmentier" w:date="2020-06-09T23:45:00Z"/>
              <w:rFonts w:ascii="ArialMT" w:hAnsi="ArialMT" w:cs="ArialMT"/>
              <w:color w:val="FFFFFF"/>
              <w:sz w:val="24"/>
              <w:szCs w:val="24"/>
              <w:lang w:val="fr-FR"/>
            </w:rPr>
          </w:rPrChange>
        </w:rPr>
        <w:pPrChange w:id="2470" w:author="Arthur Parmentier" w:date="2020-06-10T16:26:00Z">
          <w:pPr>
            <w:autoSpaceDE w:val="0"/>
            <w:autoSpaceDN w:val="0"/>
            <w:adjustRightInd w:val="0"/>
            <w:spacing w:after="0" w:line="240" w:lineRule="auto"/>
          </w:pPr>
        </w:pPrChange>
      </w:pPr>
      <w:ins w:id="2471" w:author="Arthur Parmentier" w:date="2020-06-09T23:45:00Z">
        <w:r w:rsidRPr="00C8744E">
          <w:rPr>
            <w:rFonts w:ascii="ArialMT" w:hAnsi="ArialMT" w:cs="ArialMT"/>
            <w:color w:val="FFFFFF"/>
            <w:sz w:val="24"/>
            <w:szCs w:val="24"/>
            <w:rPrChange w:id="2472" w:author="Arthur Parmentier" w:date="2020-06-09T23:45:00Z">
              <w:rPr>
                <w:rFonts w:ascii="ArialMT" w:hAnsi="ArialMT" w:cs="ArialMT"/>
                <w:color w:val="FFFFFF"/>
                <w:sz w:val="24"/>
                <w:szCs w:val="24"/>
                <w:lang w:val="fr-FR"/>
              </w:rPr>
            </w:rPrChange>
          </w:rPr>
          <w:t>quality. In this sense, many of the gestures have a double meaning,</w:t>
        </w:r>
      </w:ins>
    </w:p>
    <w:p w:rsidR="00C8744E" w:rsidRPr="00C8744E" w:rsidRDefault="00C8744E" w:rsidP="00EF75B3">
      <w:pPr>
        <w:autoSpaceDE w:val="0"/>
        <w:autoSpaceDN w:val="0"/>
        <w:adjustRightInd w:val="0"/>
        <w:spacing w:after="0" w:line="240" w:lineRule="auto"/>
        <w:rPr>
          <w:ins w:id="2473" w:author="Arthur Parmentier" w:date="2020-06-09T23:45:00Z"/>
          <w:rFonts w:ascii="ArialMT" w:hAnsi="ArialMT" w:cs="ArialMT"/>
          <w:color w:val="FFFFFF"/>
          <w:sz w:val="24"/>
          <w:szCs w:val="24"/>
          <w:rPrChange w:id="2474" w:author="Arthur Parmentier" w:date="2020-06-09T23:45:00Z">
            <w:rPr>
              <w:ins w:id="2475" w:author="Arthur Parmentier" w:date="2020-06-09T23:45:00Z"/>
              <w:rFonts w:ascii="ArialMT" w:hAnsi="ArialMT" w:cs="ArialMT"/>
              <w:color w:val="FFFFFF"/>
              <w:sz w:val="24"/>
              <w:szCs w:val="24"/>
              <w:lang w:val="fr-FR"/>
            </w:rPr>
          </w:rPrChange>
        </w:rPr>
        <w:pPrChange w:id="2476" w:author="Arthur Parmentier" w:date="2020-06-10T16:26:00Z">
          <w:pPr>
            <w:autoSpaceDE w:val="0"/>
            <w:autoSpaceDN w:val="0"/>
            <w:adjustRightInd w:val="0"/>
            <w:spacing w:after="0" w:line="240" w:lineRule="auto"/>
          </w:pPr>
        </w:pPrChange>
      </w:pPr>
      <w:ins w:id="2477" w:author="Arthur Parmentier" w:date="2020-06-09T23:45:00Z">
        <w:r w:rsidRPr="00C8744E">
          <w:rPr>
            <w:rFonts w:ascii="ArialMT" w:hAnsi="ArialMT" w:cs="ArialMT"/>
            <w:color w:val="FFFFFF"/>
            <w:sz w:val="24"/>
            <w:szCs w:val="24"/>
            <w:rPrChange w:id="2478" w:author="Arthur Parmentier" w:date="2020-06-09T23:45:00Z">
              <w:rPr>
                <w:rFonts w:ascii="ArialMT" w:hAnsi="ArialMT" w:cs="ArialMT"/>
                <w:color w:val="FFFFFF"/>
                <w:sz w:val="24"/>
                <w:szCs w:val="24"/>
                <w:lang w:val="fr-FR"/>
              </w:rPr>
            </w:rPrChange>
          </w:rPr>
          <w:t>functioning both as icons and as ironic reflections of an unproblematic</w:t>
        </w:r>
      </w:ins>
    </w:p>
    <w:p w:rsidR="00C8744E" w:rsidRDefault="00C8744E" w:rsidP="00EF75B3">
      <w:pPr>
        <w:rPr>
          <w:ins w:id="2479" w:author="Arthur Parmentier" w:date="2020-06-09T23:45:00Z"/>
        </w:rPr>
        <w:pPrChange w:id="2480" w:author="Arthur Parmentier" w:date="2020-06-10T16:26:00Z">
          <w:pPr/>
        </w:pPrChange>
      </w:pPr>
      <w:proofErr w:type="spellStart"/>
      <w:proofErr w:type="gramStart"/>
      <w:ins w:id="2481" w:author="Arthur Parmentier" w:date="2020-06-09T23:45:00Z">
        <w:r>
          <w:rPr>
            <w:rFonts w:ascii="ArialMT" w:hAnsi="ArialMT" w:cs="ArialMT"/>
            <w:color w:val="FFFFFF"/>
            <w:sz w:val="24"/>
            <w:szCs w:val="24"/>
            <w:lang w:val="fr-FR"/>
          </w:rPr>
          <w:t>iconicity</w:t>
        </w:r>
        <w:proofErr w:type="spellEnd"/>
        <w:proofErr w:type="gramEnd"/>
        <w:r>
          <w:rPr>
            <w:rFonts w:ascii="ArialMT" w:hAnsi="ArialMT" w:cs="ArialMT"/>
            <w:color w:val="FFFFFF"/>
            <w:sz w:val="24"/>
            <w:szCs w:val="24"/>
            <w:lang w:val="fr-FR"/>
          </w:rPr>
          <w:t>.</w:t>
        </w:r>
      </w:ins>
    </w:p>
    <w:p w:rsidR="00C8744E" w:rsidRPr="007C437A" w:rsidRDefault="00C8744E" w:rsidP="00EF75B3">
      <w:pPr>
        <w:rPr>
          <w:ins w:id="2482" w:author="Arthur Parmentier" w:date="2020-05-14T13:32:00Z"/>
        </w:rPr>
        <w:pPrChange w:id="2483" w:author="Arthur Parmentier" w:date="2020-06-10T16:26:00Z">
          <w:pPr/>
        </w:pPrChange>
      </w:pPr>
    </w:p>
    <w:p w:rsidR="00D621DF" w:rsidRPr="007C437A" w:rsidRDefault="00D621DF" w:rsidP="00EF75B3">
      <w:pPr>
        <w:pStyle w:val="Titre5"/>
        <w:rPr>
          <w:ins w:id="2484" w:author="Arthur Parmentier" w:date="2020-05-14T13:32:00Z"/>
          <w:rPrChange w:id="2485" w:author="Arthur Parmentier" w:date="2020-06-07T15:27:00Z">
            <w:rPr>
              <w:ins w:id="2486" w:author="Arthur Parmentier" w:date="2020-05-14T13:32:00Z"/>
            </w:rPr>
          </w:rPrChange>
        </w:rPr>
        <w:pPrChange w:id="2487" w:author="Arthur Parmentier" w:date="2020-06-10T16:26:00Z">
          <w:pPr/>
        </w:pPrChange>
      </w:pPr>
      <w:ins w:id="2488" w:author="Arthur Parmentier" w:date="2020-05-14T13:32:00Z">
        <w:r w:rsidRPr="007C437A">
          <w:rPr>
            <w:rPrChange w:id="2489" w:author="Arthur Parmentier" w:date="2020-06-07T15:27:00Z">
              <w:rPr/>
            </w:rPrChange>
          </w:rPr>
          <w:lastRenderedPageBreak/>
          <w:t>Creation of a</w:t>
        </w:r>
      </w:ins>
      <w:ins w:id="2490" w:author="Arthur Parmentier" w:date="2020-05-14T13:39:00Z">
        <w:r w:rsidR="00D0639C" w:rsidRPr="007C437A">
          <w:rPr>
            <w:rPrChange w:id="2491" w:author="Arthur Parmentier" w:date="2020-06-07T15:27:00Z">
              <w:rPr/>
            </w:rPrChange>
          </w:rPr>
          <w:t xml:space="preserve">n </w:t>
        </w:r>
      </w:ins>
      <w:ins w:id="2492" w:author="Arthur Parmentier" w:date="2020-05-14T13:40:00Z">
        <w:r w:rsidR="00D0639C" w:rsidRPr="007C437A">
          <w:rPr>
            <w:rPrChange w:id="2493" w:author="Arthur Parmentier" w:date="2020-06-07T15:27:00Z">
              <w:rPr/>
            </w:rPrChange>
          </w:rPr>
          <w:t>indices</w:t>
        </w:r>
      </w:ins>
    </w:p>
    <w:p w:rsidR="00D621DF" w:rsidRPr="007C437A" w:rsidDel="00D0639C" w:rsidRDefault="003E1EE3" w:rsidP="00EF75B3">
      <w:pPr>
        <w:pStyle w:val="Titre3"/>
        <w:rPr>
          <w:del w:id="2494" w:author="Arthur Parmentier" w:date="2020-05-14T13:40:00Z"/>
          <w:i/>
          <w:iCs/>
          <w:rPrChange w:id="2495" w:author="Arthur Parmentier" w:date="2020-06-07T15:27:00Z">
            <w:rPr>
              <w:del w:id="2496" w:author="Arthur Parmentier" w:date="2020-05-14T13:40:00Z"/>
            </w:rPr>
          </w:rPrChange>
        </w:rPr>
        <w:pPrChange w:id="2497" w:author="Arthur Parmentier" w:date="2020-06-10T16:26:00Z">
          <w:pPr/>
        </w:pPrChange>
      </w:pPr>
      <w:bookmarkStart w:id="2498" w:name="_Toc40356075"/>
      <w:bookmarkStart w:id="2499" w:name="_Toc42698929"/>
      <w:bookmarkEnd w:id="2498"/>
      <w:ins w:id="2500" w:author="Arthur Parmentier" w:date="2020-05-14T13:40:00Z">
        <w:r w:rsidRPr="007C437A">
          <w:t>Mechanism 2:</w:t>
        </w:r>
        <w:bookmarkEnd w:id="2499"/>
        <w:r w:rsidRPr="007C437A">
          <w:t xml:space="preserve"> </w:t>
        </w:r>
      </w:ins>
    </w:p>
    <w:p w:rsidR="007B1805" w:rsidRPr="007C437A" w:rsidRDefault="007B1805" w:rsidP="00EF75B3">
      <w:pPr>
        <w:pStyle w:val="Titre3"/>
        <w:pPrChange w:id="2501" w:author="Arthur Parmentier" w:date="2020-06-10T16:26:00Z">
          <w:pPr>
            <w:pStyle w:val="Titre2"/>
          </w:pPr>
        </w:pPrChange>
      </w:pPr>
      <w:bookmarkStart w:id="2502" w:name="_Toc42698930"/>
      <w:r w:rsidRPr="007C437A">
        <w:t xml:space="preserve">Sign </w:t>
      </w:r>
      <w:ins w:id="2503" w:author="Arthur Parmentier" w:date="2020-05-13T10:35:00Z">
        <w:r w:rsidR="003D29B8" w:rsidRPr="007C437A">
          <w:t>“</w:t>
        </w:r>
      </w:ins>
      <w:r w:rsidRPr="007C437A">
        <w:t>overloading</w:t>
      </w:r>
      <w:ins w:id="2504" w:author="Arthur Parmentier" w:date="2020-05-13T10:35:00Z">
        <w:r w:rsidR="003D29B8" w:rsidRPr="007C437A">
          <w:t>”</w:t>
        </w:r>
      </w:ins>
      <w:bookmarkEnd w:id="2502"/>
    </w:p>
    <w:p w:rsidR="005A6DBA" w:rsidRPr="007C437A" w:rsidRDefault="005A6DBA" w:rsidP="00EF75B3">
      <w:pPr>
        <w:pStyle w:val="Titre4"/>
        <w:rPr>
          <w:ins w:id="2505" w:author="Arthur Parmentier" w:date="2020-05-13T10:10:00Z"/>
          <w:rPrChange w:id="2506" w:author="Arthur Parmentier" w:date="2020-06-07T15:27:00Z">
            <w:rPr>
              <w:ins w:id="2507" w:author="Arthur Parmentier" w:date="2020-05-13T10:10:00Z"/>
            </w:rPr>
          </w:rPrChange>
        </w:rPr>
        <w:pPrChange w:id="2508" w:author="Arthur Parmentier" w:date="2020-06-10T16:26:00Z">
          <w:pPr/>
        </w:pPrChange>
      </w:pPr>
      <w:ins w:id="2509" w:author="Arthur Parmentier" w:date="2020-05-13T10:10:00Z">
        <w:r w:rsidRPr="007C437A">
          <w:rPr>
            <w:rPrChange w:id="2510" w:author="Arthur Parmentier" w:date="2020-06-07T15:27:00Z">
              <w:rPr/>
            </w:rPrChange>
          </w:rPr>
          <w:t>Motivation</w:t>
        </w:r>
      </w:ins>
    </w:p>
    <w:p w:rsidR="0053230A" w:rsidRPr="007C437A" w:rsidRDefault="001B082B" w:rsidP="00EF75B3">
      <w:pPr>
        <w:rPr>
          <w:ins w:id="2511" w:author="Arthur Parmentier" w:date="2020-05-13T09:52:00Z"/>
        </w:rPr>
        <w:pPrChange w:id="2512" w:author="Arthur Parmentier" w:date="2020-06-10T16:26:00Z">
          <w:pPr/>
        </w:pPrChange>
      </w:pPr>
      <w:r w:rsidRPr="007C437A">
        <w:t xml:space="preserve">We have seen from the evolution of SP that </w:t>
      </w:r>
      <w:ins w:id="2513" w:author="Arthur Parmentier" w:date="2020-05-13T09:50:00Z">
        <w:r w:rsidR="0053230A" w:rsidRPr="007C437A">
          <w:t xml:space="preserve">a single sign </w:t>
        </w:r>
      </w:ins>
      <w:ins w:id="2514" w:author="Arthur Parmentier" w:date="2020-05-13T09:51:00Z">
        <w:r w:rsidR="0053230A" w:rsidRPr="007C437A">
          <w:t xml:space="preserve">can be </w:t>
        </w:r>
        <w:proofErr w:type="spellStart"/>
        <w:proofErr w:type="gramStart"/>
        <w:r w:rsidR="0053230A" w:rsidRPr="007C437A">
          <w:t>use</w:t>
        </w:r>
        <w:proofErr w:type="spellEnd"/>
        <w:proofErr w:type="gramEnd"/>
        <w:r w:rsidR="0053230A" w:rsidRPr="007C437A">
          <w:t xml:space="preserve"> to signify a content</w:t>
        </w:r>
      </w:ins>
      <w:ins w:id="2515" w:author="Arthur Parmentier" w:date="2020-05-13T11:16:00Z">
        <w:r w:rsidR="00B45CE3" w:rsidRPr="007C437A">
          <w:rPr>
            <w:rStyle w:val="Appelnotedebasdep"/>
          </w:rPr>
          <w:footnoteReference w:id="12"/>
        </w:r>
      </w:ins>
      <w:ins w:id="2519" w:author="Arthur Parmentier" w:date="2020-05-13T09:52:00Z">
        <w:r w:rsidR="0053230A" w:rsidRPr="007C437A">
          <w:t xml:space="preserve"> not only for different instruments of the same discipline</w:t>
        </w:r>
      </w:ins>
      <w:ins w:id="2520" w:author="Arthur Parmentier" w:date="2020-05-13T10:07:00Z">
        <w:r w:rsidR="00434325" w:rsidRPr="007C437A">
          <w:t xml:space="preserve"> (1)</w:t>
        </w:r>
      </w:ins>
      <w:ins w:id="2521" w:author="Arthur Parmentier" w:date="2020-05-13T09:52:00Z">
        <w:r w:rsidR="0053230A" w:rsidRPr="007C437A">
          <w:t xml:space="preserve"> but also across discipline</w:t>
        </w:r>
      </w:ins>
      <w:ins w:id="2522" w:author="Arthur Parmentier" w:date="2020-05-13T10:07:00Z">
        <w:r w:rsidR="00434325" w:rsidRPr="007C437A">
          <w:t xml:space="preserve"> (2).</w:t>
        </w:r>
      </w:ins>
      <w:ins w:id="2523" w:author="Arthur Parmentier" w:date="2020-05-13T10:35:00Z">
        <w:r w:rsidR="003D29B8" w:rsidRPr="007C437A">
          <w:t xml:space="preserve"> This what I call the “overloading” of a sign.</w:t>
        </w:r>
        <w:r w:rsidR="003D29B8" w:rsidRPr="007C437A">
          <w:rPr>
            <w:rStyle w:val="Appelnotedebasdep"/>
          </w:rPr>
          <w:footnoteReference w:id="13"/>
        </w:r>
      </w:ins>
      <w:del w:id="2528" w:author="Arthur Parmentier" w:date="2020-05-13T09:50:00Z">
        <w:r w:rsidRPr="007C437A" w:rsidDel="0053230A">
          <w:delText>it uses single sign</w:delText>
        </w:r>
        <w:r w:rsidR="001A0623" w:rsidRPr="007C437A" w:rsidDel="0053230A">
          <w:delText>s</w:delText>
        </w:r>
        <w:r w:rsidRPr="007C437A" w:rsidDel="0053230A">
          <w:delText xml:space="preserve"> to</w:delText>
        </w:r>
      </w:del>
      <w:del w:id="2529" w:author="Arthur Parmentier" w:date="2020-05-13T09:49:00Z">
        <w:r w:rsidRPr="007C437A" w:rsidDel="0053230A">
          <w:delText xml:space="preserve"> encapsulate several concepts from different disciplines</w:delText>
        </w:r>
      </w:del>
      <w:del w:id="2530" w:author="Arthur Parmentier" w:date="2020-05-13T09:52:00Z">
        <w:r w:rsidRPr="007C437A" w:rsidDel="0053230A">
          <w:delText xml:space="preserve">; </w:delText>
        </w:r>
      </w:del>
    </w:p>
    <w:p w:rsidR="00B45CE3" w:rsidRPr="007C437A" w:rsidRDefault="00434325" w:rsidP="00EF75B3">
      <w:pPr>
        <w:rPr>
          <w:ins w:id="2531" w:author="Arthur Parmentier" w:date="2020-05-13T09:52:00Z"/>
        </w:rPr>
        <w:pPrChange w:id="2532" w:author="Arthur Parmentier" w:date="2020-06-10T16:26:00Z">
          <w:pPr/>
        </w:pPrChange>
      </w:pPr>
      <w:ins w:id="2533" w:author="Arthur Parmentier" w:date="2020-05-13T10:08:00Z">
        <w:r w:rsidRPr="007C437A">
          <w:t xml:space="preserve">We will try to identify whether the operability of a sign </w:t>
        </w:r>
      </w:ins>
      <w:ins w:id="2534" w:author="Arthur Parmentier" w:date="2020-05-13T10:09:00Z">
        <w:r w:rsidRPr="007C437A">
          <w:t xml:space="preserve">in (1) and (2) </w:t>
        </w:r>
      </w:ins>
      <w:ins w:id="2535" w:author="Arthur Parmentier" w:date="2020-05-13T10:08:00Z">
        <w:r w:rsidRPr="007C437A">
          <w:t>involves mechanisms of different nature</w:t>
        </w:r>
      </w:ins>
      <w:ins w:id="2536" w:author="Arthur Parmentier" w:date="2020-05-13T10:09:00Z">
        <w:r w:rsidRPr="007C437A">
          <w:t>.</w:t>
        </w:r>
      </w:ins>
    </w:p>
    <w:p w:rsidR="0053230A" w:rsidRPr="007C437A" w:rsidRDefault="005A6DBA" w:rsidP="00EF75B3">
      <w:pPr>
        <w:pStyle w:val="Titre4"/>
        <w:rPr>
          <w:ins w:id="2537" w:author="Arthur Parmentier" w:date="2020-05-13T09:52:00Z"/>
          <w:rPrChange w:id="2538" w:author="Arthur Parmentier" w:date="2020-06-07T15:27:00Z">
            <w:rPr>
              <w:ins w:id="2539" w:author="Arthur Parmentier" w:date="2020-05-13T09:52:00Z"/>
            </w:rPr>
          </w:rPrChange>
        </w:rPr>
        <w:pPrChange w:id="2540" w:author="Arthur Parmentier" w:date="2020-06-10T16:26:00Z">
          <w:pPr/>
        </w:pPrChange>
      </w:pPr>
      <w:ins w:id="2541" w:author="Arthur Parmentier" w:date="2020-05-13T10:11:00Z">
        <w:r w:rsidRPr="007C437A">
          <w:rPr>
            <w:rPrChange w:id="2542" w:author="Arthur Parmentier" w:date="2020-06-07T15:27:00Z">
              <w:rPr/>
            </w:rPrChange>
          </w:rPr>
          <w:t>Differentiation of signified across disciplines</w:t>
        </w:r>
      </w:ins>
    </w:p>
    <w:p w:rsidR="002F5B0B" w:rsidRPr="007C437A" w:rsidRDefault="002F5B0B" w:rsidP="00EF75B3">
      <w:pPr>
        <w:rPr>
          <w:ins w:id="2543" w:author="Arthur Parmentier" w:date="2020-05-13T10:30:00Z"/>
        </w:rPr>
        <w:pPrChange w:id="2544" w:author="Arthur Parmentier" w:date="2020-06-10T16:26:00Z">
          <w:pPr/>
        </w:pPrChange>
      </w:pPr>
      <w:ins w:id="2545" w:author="Arthur Parmentier" w:date="2020-05-13T10:12:00Z">
        <w:r w:rsidRPr="007C437A">
          <w:t>We very commonly observe signs made of one sign</w:t>
        </w:r>
      </w:ins>
      <w:ins w:id="2546" w:author="Arthur Parmentier" w:date="2020-05-13T10:13:00Z">
        <w:r w:rsidRPr="007C437A">
          <w:t xml:space="preserve">ifier and several signified </w:t>
        </w:r>
        <w:r w:rsidR="00AE58D1" w:rsidRPr="007C437A">
          <w:t>in oral languages and our everyday life.</w:t>
        </w:r>
      </w:ins>
      <w:ins w:id="2547" w:author="Arthur Parmentier" w:date="2020-05-13T10:14:00Z">
        <w:r w:rsidR="00AE58D1" w:rsidRPr="007C437A">
          <w:t xml:space="preserve"> The signified is understood by an operation of “disambiguation” </w:t>
        </w:r>
      </w:ins>
      <w:ins w:id="2548" w:author="Arthur Parmentier" w:date="2020-05-13T10:15:00Z">
        <w:r w:rsidR="00AE58D1" w:rsidRPr="007C437A">
          <w:t>that depends on the context of the communication.</w:t>
        </w:r>
      </w:ins>
      <w:ins w:id="2549" w:author="Arthur Parmentier" w:date="2020-05-13T10:16:00Z">
        <w:r w:rsidR="00AE58D1" w:rsidRPr="007C437A">
          <w:t xml:space="preserve"> In this section, we will see that a </w:t>
        </w:r>
      </w:ins>
      <w:ins w:id="2550" w:author="Arthur Parmentier" w:date="2020-05-14T11:09:00Z">
        <w:r w:rsidR="001F6197" w:rsidRPr="007C437A">
          <w:t xml:space="preserve">multi-disciplinary </w:t>
        </w:r>
      </w:ins>
      <w:ins w:id="2551" w:author="Arthur Parmentier" w:date="2020-05-13T10:16:00Z">
        <w:r w:rsidR="00AE58D1" w:rsidRPr="007C437A">
          <w:t>sign in SP can indeed have several si</w:t>
        </w:r>
      </w:ins>
      <w:ins w:id="2552" w:author="Arthur Parmentier" w:date="2020-05-13T10:17:00Z">
        <w:r w:rsidR="00AE58D1" w:rsidRPr="007C437A">
          <w:t>gnified</w:t>
        </w:r>
      </w:ins>
      <w:ins w:id="2553" w:author="Arthur Parmentier" w:date="2020-05-13T10:18:00Z">
        <w:r w:rsidR="00AE58D1" w:rsidRPr="007C437A">
          <w:t xml:space="preserve"> </w:t>
        </w:r>
      </w:ins>
      <w:ins w:id="2554" w:author="Arthur Parmentier" w:date="2020-05-14T10:58:00Z">
        <w:r w:rsidR="00A46D19" w:rsidRPr="007C437A">
          <w:t xml:space="preserve">that allow </w:t>
        </w:r>
      </w:ins>
      <w:ins w:id="2555" w:author="Arthur Parmentier" w:date="2020-05-14T11:09:00Z">
        <w:r w:rsidR="001F6197" w:rsidRPr="007C437A">
          <w:t>it</w:t>
        </w:r>
      </w:ins>
      <w:ins w:id="2556" w:author="Arthur Parmentier" w:date="2020-05-14T10:58:00Z">
        <w:r w:rsidR="00A46D19" w:rsidRPr="007C437A">
          <w:t xml:space="preserve"> to operate </w:t>
        </w:r>
      </w:ins>
      <w:ins w:id="2557" w:author="Arthur Parmentier" w:date="2020-05-14T10:59:00Z">
        <w:r w:rsidR="00A46D19" w:rsidRPr="007C437A">
          <w:t>in several disciplines</w:t>
        </w:r>
      </w:ins>
      <w:ins w:id="2558" w:author="Arthur Parmentier" w:date="2020-05-13T10:18:00Z">
        <w:r w:rsidR="00AE58D1" w:rsidRPr="007C437A">
          <w:t>.</w:t>
        </w:r>
      </w:ins>
      <w:ins w:id="2559" w:author="Arthur Parmentier" w:date="2020-05-13T10:19:00Z">
        <w:r w:rsidR="00AE58D1" w:rsidRPr="007C437A">
          <w:rPr>
            <w:rStyle w:val="Appelnotedebasdep"/>
          </w:rPr>
          <w:footnoteReference w:id="14"/>
        </w:r>
      </w:ins>
      <w:ins w:id="2564" w:author="Arthur Parmentier" w:date="2020-05-13T10:18:00Z">
        <w:r w:rsidR="00AE58D1" w:rsidRPr="007C437A">
          <w:t xml:space="preserve"> </w:t>
        </w:r>
      </w:ins>
      <w:ins w:id="2565" w:author="Arthur Parmentier" w:date="2020-05-13T10:20:00Z">
        <w:r w:rsidR="00803E2B" w:rsidRPr="007C437A">
          <w:t xml:space="preserve">Moreover, </w:t>
        </w:r>
      </w:ins>
      <w:ins w:id="2566" w:author="Arthur Parmentier" w:date="2020-05-13T10:21:00Z">
        <w:r w:rsidR="00803E2B" w:rsidRPr="007C437A">
          <w:t xml:space="preserve">we </w:t>
        </w:r>
      </w:ins>
      <w:ins w:id="2567" w:author="Arthur Parmentier" w:date="2020-05-13T10:22:00Z">
        <w:r w:rsidR="00803E2B" w:rsidRPr="007C437A">
          <w:t xml:space="preserve">will discuss the </w:t>
        </w:r>
      </w:ins>
      <w:ins w:id="2568" w:author="Arthur Parmentier" w:date="2020-05-13T10:23:00Z">
        <w:r w:rsidR="00803E2B" w:rsidRPr="007C437A">
          <w:t xml:space="preserve">model of a </w:t>
        </w:r>
      </w:ins>
      <w:ins w:id="2569" w:author="Arthur Parmentier" w:date="2020-05-13T10:22:00Z">
        <w:r w:rsidR="00803E2B" w:rsidRPr="007C437A">
          <w:t xml:space="preserve">bijection between </w:t>
        </w:r>
      </w:ins>
      <w:ins w:id="2570" w:author="Arthur Parmentier" w:date="2020-05-14T11:13:00Z">
        <w:r w:rsidR="004F6E10" w:rsidRPr="007C437A">
          <w:t>signified concepts and disciplines.</w:t>
        </w:r>
      </w:ins>
      <w:ins w:id="2571" w:author="Arthur Parmentier" w:date="2020-05-14T11:11:00Z">
        <w:r w:rsidR="004F6E10" w:rsidRPr="007C437A">
          <w:t xml:space="preserve">, </w:t>
        </w:r>
      </w:ins>
      <w:ins w:id="2572" w:author="Arthur Parmentier" w:date="2020-05-14T11:13:00Z">
        <w:r w:rsidR="004F6E10" w:rsidRPr="007C437A">
          <w:t>Finally, we will discuss the construction process of these multi-disciplinary sign to show that the</w:t>
        </w:r>
      </w:ins>
      <w:ins w:id="2573" w:author="Arthur Parmentier" w:date="2020-05-14T11:14:00Z">
        <w:r w:rsidR="004F6E10" w:rsidRPr="007C437A">
          <w:t xml:space="preserve">ir signified are </w:t>
        </w:r>
      </w:ins>
      <w:ins w:id="2574" w:author="Arthur Parmentier" w:date="2020-05-14T11:37:00Z">
        <w:r w:rsidR="00BF5AB9" w:rsidRPr="007C437A">
          <w:t>linked by analogies.</w:t>
        </w:r>
      </w:ins>
      <w:ins w:id="2575" w:author="Arthur Parmentier" w:date="2020-05-14T11:12:00Z">
        <w:r w:rsidR="004F6E10" w:rsidRPr="007C437A">
          <w:t xml:space="preserve"> </w:t>
        </w:r>
      </w:ins>
    </w:p>
    <w:p w:rsidR="00F150E6" w:rsidRPr="007C437A" w:rsidRDefault="00F150E6" w:rsidP="00EF75B3">
      <w:pPr>
        <w:pStyle w:val="Titre5"/>
        <w:rPr>
          <w:ins w:id="2576" w:author="Arthur Parmentier" w:date="2020-05-13T10:41:00Z"/>
          <w:rPrChange w:id="2577" w:author="Arthur Parmentier" w:date="2020-06-07T15:27:00Z">
            <w:rPr>
              <w:ins w:id="2578" w:author="Arthur Parmentier" w:date="2020-05-13T10:41:00Z"/>
            </w:rPr>
          </w:rPrChange>
        </w:rPr>
        <w:pPrChange w:id="2579" w:author="Arthur Parmentier" w:date="2020-06-10T16:26:00Z">
          <w:pPr/>
        </w:pPrChange>
      </w:pPr>
      <w:ins w:id="2580" w:author="Arthur Parmentier" w:date="2020-05-13T10:41:00Z">
        <w:r w:rsidRPr="007C437A">
          <w:rPr>
            <w:rPrChange w:id="2581" w:author="Arthur Parmentier" w:date="2020-06-07T15:27:00Z">
              <w:rPr/>
            </w:rPrChange>
          </w:rPr>
          <w:t>Existence of several signified concepts</w:t>
        </w:r>
      </w:ins>
    </w:p>
    <w:p w:rsidR="005868B3" w:rsidRPr="007C437A" w:rsidRDefault="00FD47FA" w:rsidP="00EF75B3">
      <w:pPr>
        <w:rPr>
          <w:ins w:id="2582" w:author="Arthur Parmentier" w:date="2020-05-13T10:30:00Z"/>
        </w:rPr>
        <w:pPrChange w:id="2583" w:author="Arthur Parmentier" w:date="2020-06-10T16:26:00Z">
          <w:pPr/>
        </w:pPrChange>
      </w:pPr>
      <w:ins w:id="2584" w:author="Arthur Parmentier" w:date="2020-05-13T10:37:00Z">
        <w:r w:rsidRPr="007C437A">
          <w:t xml:space="preserve">To demonstrate the existence of several concepts (the signified) </w:t>
        </w:r>
      </w:ins>
      <w:ins w:id="2585" w:author="Arthur Parmentier" w:date="2020-05-13T10:38:00Z">
        <w:r w:rsidRPr="007C437A">
          <w:t>under a multi-disciplinary sign in SP, l</w:t>
        </w:r>
      </w:ins>
      <w:ins w:id="2586" w:author="Arthur Parmentier" w:date="2020-05-13T10:30:00Z">
        <w:r w:rsidR="005868B3" w:rsidRPr="007C437A">
          <w:t>et’s take the</w:t>
        </w:r>
      </w:ins>
      <w:ins w:id="2587" w:author="Arthur Parmentier" w:date="2020-05-13T10:38:00Z">
        <w:r w:rsidRPr="007C437A">
          <w:t xml:space="preserve"> common</w:t>
        </w:r>
      </w:ins>
      <w:ins w:id="2588" w:author="Arthur Parmentier" w:date="2020-05-13T10:30:00Z">
        <w:r w:rsidR="005868B3" w:rsidRPr="007C437A">
          <w:t xml:space="preserve"> example of the LT, that we will use all over this section to demonstrate some of the mechanisms of SP.</w:t>
        </w:r>
      </w:ins>
    </w:p>
    <w:p w:rsidR="005868B3" w:rsidRPr="007C437A" w:rsidRDefault="005868B3" w:rsidP="00EF75B3">
      <w:pPr>
        <w:rPr>
          <w:ins w:id="2589" w:author="Arthur Parmentier" w:date="2020-05-13T10:30:00Z"/>
        </w:rPr>
        <w:pPrChange w:id="2590" w:author="Arthur Parmentier" w:date="2020-06-10T16:26:00Z">
          <w:pPr/>
        </w:pPrChange>
      </w:pPr>
      <w:ins w:id="2591" w:author="Arthur Parmentier" w:date="2020-05-13T10:30:00Z">
        <w:r w:rsidRPr="007C437A">
          <w:t>For a musician, the LT is a concept preexisting to SP with a specific prototype, whose characteristic traits are “constant volume”, “constant pitch” (among others). But is the concept of the LT for a musician the same as the one for a dancer or a visual artist? To answer this question, let’s first remark that soundpainters often explain how to perform a LT differently for each discipline:</w:t>
        </w:r>
      </w:ins>
    </w:p>
    <w:p w:rsidR="005868B3" w:rsidRPr="007C437A" w:rsidRDefault="005868B3" w:rsidP="00EF75B3">
      <w:pPr>
        <w:pStyle w:val="Paragraphedeliste"/>
        <w:numPr>
          <w:ilvl w:val="0"/>
          <w:numId w:val="17"/>
        </w:numPr>
        <w:rPr>
          <w:ins w:id="2592" w:author="Arthur Parmentier" w:date="2020-05-13T10:30:00Z"/>
        </w:rPr>
        <w:pPrChange w:id="2593" w:author="Arthur Parmentier" w:date="2020-06-10T16:26:00Z">
          <w:pPr>
            <w:pStyle w:val="Paragraphedeliste"/>
            <w:numPr>
              <w:numId w:val="17"/>
            </w:numPr>
            <w:ind w:hanging="360"/>
          </w:pPr>
        </w:pPrChange>
      </w:pPr>
      <w:ins w:id="2594" w:author="Arthur Parmentier" w:date="2020-05-13T10:30:00Z">
        <w:r w:rsidRPr="007C437A" w:rsidDel="00697BA8">
          <w:t xml:space="preserve"> </w:t>
        </w:r>
        <w:r w:rsidRPr="007C437A">
          <w:t>“A fluid movement, without accent” for dancers</w:t>
        </w:r>
      </w:ins>
    </w:p>
    <w:p w:rsidR="005868B3" w:rsidRPr="007C437A" w:rsidRDefault="005868B3" w:rsidP="00EF75B3">
      <w:pPr>
        <w:pStyle w:val="Paragraphedeliste"/>
        <w:numPr>
          <w:ilvl w:val="0"/>
          <w:numId w:val="17"/>
        </w:numPr>
        <w:rPr>
          <w:ins w:id="2595" w:author="Arthur Parmentier" w:date="2020-05-13T10:30:00Z"/>
        </w:rPr>
        <w:pPrChange w:id="2596" w:author="Arthur Parmentier" w:date="2020-06-10T16:26:00Z">
          <w:pPr>
            <w:pStyle w:val="Paragraphedeliste"/>
            <w:numPr>
              <w:numId w:val="17"/>
            </w:numPr>
            <w:ind w:hanging="360"/>
          </w:pPr>
        </w:pPrChange>
      </w:pPr>
      <w:ins w:id="2597" w:author="Arthur Parmentier" w:date="2020-05-13T10:30:00Z">
        <w:r w:rsidRPr="007C437A" w:rsidDel="002C1E78">
          <w:t xml:space="preserve"> </w:t>
        </w:r>
        <w:r w:rsidRPr="007C437A">
          <w:t>“A freeze on the first syllable of a word” for actors</w:t>
        </w:r>
      </w:ins>
    </w:p>
    <w:p w:rsidR="005868B3" w:rsidRPr="007C437A" w:rsidRDefault="005868B3" w:rsidP="00EF75B3">
      <w:pPr>
        <w:pStyle w:val="Paragraphedeliste"/>
        <w:numPr>
          <w:ilvl w:val="0"/>
          <w:numId w:val="17"/>
        </w:numPr>
        <w:rPr>
          <w:ins w:id="2598" w:author="Arthur Parmentier" w:date="2020-05-13T10:30:00Z"/>
        </w:rPr>
        <w:pPrChange w:id="2599" w:author="Arthur Parmentier" w:date="2020-06-10T16:26:00Z">
          <w:pPr>
            <w:pStyle w:val="Paragraphedeliste"/>
            <w:numPr>
              <w:numId w:val="17"/>
            </w:numPr>
            <w:ind w:hanging="360"/>
          </w:pPr>
        </w:pPrChange>
      </w:pPr>
      <w:ins w:id="2600" w:author="Arthur Parmentier" w:date="2020-05-13T10:30:00Z">
        <w:r w:rsidRPr="007C437A">
          <w:t>“A note with constant volume and constant pitch over time” for most musicians</w:t>
        </w:r>
      </w:ins>
    </w:p>
    <w:p w:rsidR="005868B3" w:rsidRPr="007C437A" w:rsidRDefault="005868B3" w:rsidP="00EF75B3">
      <w:pPr>
        <w:pStyle w:val="Paragraphedeliste"/>
        <w:numPr>
          <w:ilvl w:val="0"/>
          <w:numId w:val="17"/>
        </w:numPr>
        <w:rPr>
          <w:ins w:id="2601" w:author="Arthur Parmentier" w:date="2020-05-13T10:30:00Z"/>
        </w:rPr>
        <w:pPrChange w:id="2602" w:author="Arthur Parmentier" w:date="2020-06-10T16:26:00Z">
          <w:pPr>
            <w:pStyle w:val="Paragraphedeliste"/>
            <w:numPr>
              <w:numId w:val="17"/>
            </w:numPr>
            <w:ind w:hanging="360"/>
          </w:pPr>
        </w:pPrChange>
      </w:pPr>
      <w:ins w:id="2603" w:author="Arthur Parmentier" w:date="2020-05-13T10:30:00Z">
        <w:r w:rsidRPr="007C437A">
          <w:t>…</w:t>
        </w:r>
      </w:ins>
    </w:p>
    <w:p w:rsidR="005868B3" w:rsidRPr="007C437A" w:rsidRDefault="005868B3" w:rsidP="00EF75B3">
      <w:pPr>
        <w:rPr>
          <w:ins w:id="2604" w:author="Arthur Parmentier" w:date="2020-05-13T10:30:00Z"/>
        </w:rPr>
        <w:pPrChange w:id="2605" w:author="Arthur Parmentier" w:date="2020-06-10T16:26:00Z">
          <w:pPr/>
        </w:pPrChange>
      </w:pPr>
      <w:ins w:id="2606" w:author="Arthur Parmentier" w:date="2020-05-13T10:30:00Z">
        <w:r w:rsidRPr="007C437A">
          <w:t>They also often illustrate those descriptions with a prototypical example.</w:t>
        </w:r>
      </w:ins>
    </w:p>
    <w:p w:rsidR="005868B3" w:rsidRPr="007C437A" w:rsidRDefault="005868B3" w:rsidP="00EF75B3">
      <w:pPr>
        <w:rPr>
          <w:ins w:id="2607" w:author="Arthur Parmentier" w:date="2020-05-13T10:30:00Z"/>
        </w:rPr>
        <w:pPrChange w:id="2608" w:author="Arthur Parmentier" w:date="2020-06-10T16:26:00Z">
          <w:pPr/>
        </w:pPrChange>
      </w:pPr>
      <w:ins w:id="2609" w:author="Arthur Parmentier" w:date="2020-05-13T10:30:00Z">
        <w:r w:rsidRPr="007C437A">
          <w:t xml:space="preserve">By looking at the description themselves, we can see that they involve different concepts: a “movement”, “roll” or a “syllable”, which cannot be considered equivalent. Moreover, we know from the </w:t>
        </w:r>
        <w:r w:rsidRPr="007C437A">
          <w:lastRenderedPageBreak/>
          <w:t xml:space="preserve">history of SP that the concept of a LT was first borrowed from music and “extended” to other disciplines, i.e. that the multiplicity of </w:t>
        </w:r>
      </w:ins>
      <w:ins w:id="2610" w:author="Arthur Parmentier" w:date="2020-05-13T10:39:00Z">
        <w:r w:rsidR="003E3E64" w:rsidRPr="007C437A">
          <w:t>signified of the sign</w:t>
        </w:r>
      </w:ins>
      <w:ins w:id="2611" w:author="Arthur Parmentier" w:date="2020-05-13T10:30:00Z">
        <w:r w:rsidRPr="007C437A">
          <w:t xml:space="preserve"> “LT” is a voluntary construction</w:t>
        </w:r>
        <w:r w:rsidRPr="007C437A">
          <w:rPr>
            <w:rStyle w:val="Appelnotedebasdep"/>
          </w:rPr>
          <w:footnoteReference w:id="15"/>
        </w:r>
        <w:r w:rsidRPr="007C437A">
          <w:t>.</w:t>
        </w:r>
      </w:ins>
    </w:p>
    <w:p w:rsidR="005868B3" w:rsidRPr="007C437A" w:rsidRDefault="005868B3" w:rsidP="00EF75B3">
      <w:pPr>
        <w:rPr>
          <w:ins w:id="2617" w:author="Arthur Parmentier" w:date="2020-05-13T17:10:00Z"/>
        </w:rPr>
        <w:pPrChange w:id="2618" w:author="Arthur Parmentier" w:date="2020-06-10T16:26:00Z">
          <w:pPr/>
        </w:pPrChange>
      </w:pPr>
      <w:ins w:id="2619" w:author="Arthur Parmentier" w:date="2020-05-13T10:30:00Z">
        <w:r w:rsidRPr="007C437A">
          <w:t>Although we illustrated the overloading mechanism with the sign “LT”, we can observe the same mechanism for other signs, for instance multi-disciplinary signs.</w:t>
        </w:r>
      </w:ins>
    </w:p>
    <w:p w:rsidR="00F150E6" w:rsidRPr="007C437A" w:rsidRDefault="00F150E6" w:rsidP="00EF75B3">
      <w:pPr>
        <w:pStyle w:val="Titre5"/>
        <w:rPr>
          <w:ins w:id="2620" w:author="Arthur Parmentier" w:date="2020-05-13T10:43:00Z"/>
        </w:rPr>
        <w:pPrChange w:id="2621" w:author="Arthur Parmentier" w:date="2020-06-10T16:26:00Z">
          <w:pPr>
            <w:pStyle w:val="Titre4"/>
          </w:pPr>
        </w:pPrChange>
      </w:pPr>
      <w:ins w:id="2622" w:author="Arthur Parmentier" w:date="2020-05-13T10:42:00Z">
        <w:r w:rsidRPr="007C437A">
          <w:t xml:space="preserve">Bijection, surjection or injection between </w:t>
        </w:r>
      </w:ins>
      <w:ins w:id="2623" w:author="Arthur Parmentier" w:date="2020-05-13T10:43:00Z">
        <w:r w:rsidRPr="007C437A">
          <w:t>signified and disciplines?</w:t>
        </w:r>
      </w:ins>
    </w:p>
    <w:p w:rsidR="00603CFA" w:rsidRPr="007C437A" w:rsidRDefault="00F150E6" w:rsidP="00EF75B3">
      <w:pPr>
        <w:rPr>
          <w:ins w:id="2624" w:author="Arthur Parmentier" w:date="2020-05-13T11:01:00Z"/>
        </w:rPr>
        <w:pPrChange w:id="2625" w:author="Arthur Parmentier" w:date="2020-06-10T16:26:00Z">
          <w:pPr/>
        </w:pPrChange>
      </w:pPr>
      <w:ins w:id="2626" w:author="Arthur Parmentier" w:date="2020-05-13T10:43:00Z">
        <w:r w:rsidRPr="007C437A">
          <w:t xml:space="preserve">Although we have shown the existence of several signified </w:t>
        </w:r>
      </w:ins>
      <w:ins w:id="2627" w:author="Arthur Parmentier" w:date="2020-05-13T17:40:00Z">
        <w:r w:rsidR="00693047" w:rsidRPr="007C437A">
          <w:t xml:space="preserve">(several concepts) </w:t>
        </w:r>
      </w:ins>
      <w:ins w:id="2628" w:author="Arthur Parmentier" w:date="2020-05-13T10:43:00Z">
        <w:r w:rsidRPr="007C437A">
          <w:t xml:space="preserve">and their </w:t>
        </w:r>
      </w:ins>
      <w:ins w:id="2629" w:author="Arthur Parmentier" w:date="2020-05-13T10:44:00Z">
        <w:r w:rsidRPr="007C437A">
          <w:t>relationship</w:t>
        </w:r>
      </w:ins>
      <w:ins w:id="2630" w:author="Arthur Parmentier" w:date="2020-05-13T10:43:00Z">
        <w:r w:rsidRPr="007C437A">
          <w:t xml:space="preserve"> with</w:t>
        </w:r>
      </w:ins>
      <w:ins w:id="2631" w:author="Arthur Parmentier" w:date="2020-05-13T10:44:00Z">
        <w:r w:rsidRPr="007C437A">
          <w:t xml:space="preserve"> discipline</w:t>
        </w:r>
      </w:ins>
      <w:ins w:id="2632" w:author="Arthur Parmentier" w:date="2020-05-13T17:40:00Z">
        <w:r w:rsidR="00C209FE" w:rsidRPr="007C437A">
          <w:t>s</w:t>
        </w:r>
      </w:ins>
      <w:ins w:id="2633" w:author="Arthur Parmentier" w:date="2020-05-13T10:44:00Z">
        <w:r w:rsidRPr="007C437A">
          <w:t>, one can wonder whether</w:t>
        </w:r>
      </w:ins>
      <w:ins w:id="2634" w:author="Arthur Parmentier" w:date="2020-05-13T10:58:00Z">
        <w:r w:rsidR="00581F4F" w:rsidRPr="007C437A">
          <w:t xml:space="preserve"> their relationship is a bijection</w:t>
        </w:r>
      </w:ins>
      <w:ins w:id="2635" w:author="Arthur Parmentier" w:date="2020-05-13T11:11:00Z">
        <w:r w:rsidR="00C36A2F" w:rsidRPr="007C437A">
          <w:t xml:space="preserve"> (to a unique discipline corresponds a unique signified)</w:t>
        </w:r>
      </w:ins>
      <w:ins w:id="2636" w:author="Arthur Parmentier" w:date="2020-05-13T10:58:00Z">
        <w:r w:rsidR="00581F4F" w:rsidRPr="007C437A">
          <w:t>, su</w:t>
        </w:r>
      </w:ins>
      <w:ins w:id="2637" w:author="Arthur Parmentier" w:date="2020-05-13T10:59:00Z">
        <w:r w:rsidR="00581F4F" w:rsidRPr="007C437A">
          <w:t>r</w:t>
        </w:r>
      </w:ins>
      <w:ins w:id="2638" w:author="Arthur Parmentier" w:date="2020-05-13T10:58:00Z">
        <w:r w:rsidR="00581F4F" w:rsidRPr="007C437A">
          <w:t>jection</w:t>
        </w:r>
      </w:ins>
      <w:ins w:id="2639" w:author="Arthur Parmentier" w:date="2020-05-13T11:11:00Z">
        <w:r w:rsidR="00C36A2F" w:rsidRPr="007C437A">
          <w:t xml:space="preserve"> (each discipline has one or more signified)</w:t>
        </w:r>
      </w:ins>
      <w:ins w:id="2640" w:author="Arthur Parmentier" w:date="2020-05-13T10:58:00Z">
        <w:r w:rsidR="00581F4F" w:rsidRPr="007C437A">
          <w:t xml:space="preserve"> or injection</w:t>
        </w:r>
      </w:ins>
      <w:ins w:id="2641" w:author="Arthur Parmentier" w:date="2020-05-13T11:12:00Z">
        <w:r w:rsidR="00C36A2F" w:rsidRPr="007C437A">
          <w:t xml:space="preserve"> (each discipline </w:t>
        </w:r>
        <w:r w:rsidR="00862E4D" w:rsidRPr="007C437A">
          <w:t>has either a unique signified, either no signified)</w:t>
        </w:r>
      </w:ins>
      <w:ins w:id="2642" w:author="Arthur Parmentier" w:date="2020-05-13T10:58:00Z">
        <w:r w:rsidR="00581F4F" w:rsidRPr="007C437A">
          <w:t>.</w:t>
        </w:r>
      </w:ins>
    </w:p>
    <w:p w:rsidR="00581F4F" w:rsidRPr="007C437A" w:rsidRDefault="0083672F" w:rsidP="00EF75B3">
      <w:pPr>
        <w:rPr>
          <w:ins w:id="2643" w:author="Arthur Parmentier" w:date="2020-05-13T10:49:00Z"/>
        </w:rPr>
        <w:pPrChange w:id="2644" w:author="Arthur Parmentier" w:date="2020-06-10T16:26:00Z">
          <w:pPr>
            <w:pStyle w:val="Paragraphedeliste"/>
            <w:numPr>
              <w:numId w:val="19"/>
            </w:numPr>
            <w:ind w:hanging="360"/>
          </w:pPr>
        </w:pPrChange>
      </w:pPr>
      <w:ins w:id="2645" w:author="Arthur Parmentier" w:date="2020-05-13T11:03:00Z">
        <w:r w:rsidRPr="007C437A">
          <w:t xml:space="preserve">First, we can remark that </w:t>
        </w:r>
      </w:ins>
      <w:ins w:id="2646" w:author="Arthur Parmentier" w:date="2020-05-13T11:04:00Z">
        <w:r w:rsidRPr="007C437A">
          <w:t>there is a bijection in the case of the so called “multi-disciplinary signs” whose properties is exactly that each discipline has its own</w:t>
        </w:r>
      </w:ins>
      <w:ins w:id="2647" w:author="Arthur Parmentier" w:date="2020-05-13T11:05:00Z">
        <w:r w:rsidRPr="007C437A">
          <w:t xml:space="preserve"> unique</w:t>
        </w:r>
      </w:ins>
      <w:ins w:id="2648" w:author="Arthur Parmentier" w:date="2020-05-13T11:04:00Z">
        <w:r w:rsidRPr="007C437A">
          <w:t xml:space="preserve"> interpretation (signified) of the sign.</w:t>
        </w:r>
      </w:ins>
    </w:p>
    <w:p w:rsidR="00603CFA" w:rsidRPr="007C437A" w:rsidRDefault="0083672F" w:rsidP="00EF75B3">
      <w:pPr>
        <w:rPr>
          <w:ins w:id="2649" w:author="Arthur Parmentier" w:date="2020-05-13T11:08:00Z"/>
        </w:rPr>
        <w:pPrChange w:id="2650" w:author="Arthur Parmentier" w:date="2020-06-10T16:26:00Z">
          <w:pPr/>
        </w:pPrChange>
      </w:pPr>
      <w:ins w:id="2651" w:author="Arthur Parmentier" w:date="2020-05-13T11:05:00Z">
        <w:r w:rsidRPr="007C437A">
          <w:t xml:space="preserve">Then, we can also </w:t>
        </w:r>
      </w:ins>
      <w:ins w:id="2652" w:author="Arthur Parmentier" w:date="2020-05-13T11:19:00Z">
        <w:r w:rsidR="002067E2" w:rsidRPr="007C437A">
          <w:t xml:space="preserve">observe that </w:t>
        </w:r>
      </w:ins>
      <w:ins w:id="2653" w:author="Arthur Parmentier" w:date="2020-05-13T11:05:00Z">
        <w:r w:rsidRPr="007C437A">
          <w:t xml:space="preserve">some signs </w:t>
        </w:r>
      </w:ins>
      <w:ins w:id="2654" w:author="Arthur Parmentier" w:date="2020-05-13T11:06:00Z">
        <w:r w:rsidRPr="007C437A">
          <w:t>are very specific to a discipline</w:t>
        </w:r>
      </w:ins>
      <w:ins w:id="2655" w:author="Arthur Parmentier" w:date="2020-05-13T11:07:00Z">
        <w:r w:rsidRPr="007C437A">
          <w:t xml:space="preserve"> (</w:t>
        </w:r>
      </w:ins>
      <w:ins w:id="2656" w:author="Arthur Parmentier" w:date="2020-05-13T11:08:00Z">
        <w:r w:rsidRPr="007C437A">
          <w:t>sometimes by construction)</w:t>
        </w:r>
      </w:ins>
      <w:ins w:id="2657" w:author="Arthur Parmentier" w:date="2020-05-13T11:06:00Z">
        <w:r w:rsidRPr="007C437A">
          <w:t>, such that other discipline cannot interpret them.</w:t>
        </w:r>
      </w:ins>
      <w:ins w:id="2658" w:author="Arthur Parmentier" w:date="2020-05-13T11:08:00Z">
        <w:r w:rsidR="00C36A2F" w:rsidRPr="007C437A">
          <w:t xml:space="preserve"> It is </w:t>
        </w:r>
      </w:ins>
      <w:ins w:id="2659" w:author="Arthur Parmentier" w:date="2020-05-13T11:12:00Z">
        <w:r w:rsidR="00365C58" w:rsidRPr="007C437A">
          <w:t>enough</w:t>
        </w:r>
      </w:ins>
      <w:ins w:id="2660" w:author="Arthur Parmentier" w:date="2020-05-13T11:08:00Z">
        <w:r w:rsidR="00C36A2F" w:rsidRPr="007C437A">
          <w:t xml:space="preserve"> to conclude that in general, there is no surjection between signified and the set of disciplines.</w:t>
        </w:r>
      </w:ins>
    </w:p>
    <w:p w:rsidR="00C36A2F" w:rsidRPr="007C437A" w:rsidRDefault="00C36A2F" w:rsidP="00EF75B3">
      <w:pPr>
        <w:rPr>
          <w:ins w:id="2661" w:author="Arthur Parmentier" w:date="2020-05-13T10:54:00Z"/>
        </w:rPr>
        <w:pPrChange w:id="2662" w:author="Arthur Parmentier" w:date="2020-06-10T16:26:00Z">
          <w:pPr/>
        </w:pPrChange>
      </w:pPr>
      <w:ins w:id="2663" w:author="Arthur Parmentier" w:date="2020-05-13T11:08:00Z">
        <w:r w:rsidRPr="007C437A">
          <w:t>Finally</w:t>
        </w:r>
      </w:ins>
      <w:ins w:id="2664" w:author="Arthur Parmentier" w:date="2020-05-13T11:09:00Z">
        <w:r w:rsidRPr="007C437A">
          <w:t xml:space="preserve">, </w:t>
        </w:r>
      </w:ins>
      <w:ins w:id="2665" w:author="Arthur Parmentier" w:date="2020-05-13T11:31:00Z">
        <w:r w:rsidR="00D5164C" w:rsidRPr="007C437A">
          <w:t>on the question of injectivity, m</w:t>
        </w:r>
      </w:ins>
      <w:ins w:id="2666" w:author="Arthur Parmentier" w:date="2020-05-13T11:22:00Z">
        <w:r w:rsidR="00D5164C" w:rsidRPr="007C437A">
          <w:t xml:space="preserve">y hypothesis is that unlike oral languages, SP </w:t>
        </w:r>
      </w:ins>
      <w:ins w:id="2667" w:author="Arthur Parmentier" w:date="2020-05-13T11:25:00Z">
        <w:r w:rsidR="00D5164C" w:rsidRPr="007C437A">
          <w:t>can be modeled as a regular langua</w:t>
        </w:r>
      </w:ins>
      <w:ins w:id="2668" w:author="Arthur Parmentier" w:date="2020-05-13T11:26:00Z">
        <w:r w:rsidR="00D5164C" w:rsidRPr="007C437A">
          <w:t xml:space="preserve">ge, hence a </w:t>
        </w:r>
      </w:ins>
      <w:ins w:id="2669" w:author="Arthur Parmentier" w:date="2020-05-13T11:27:00Z">
        <w:r w:rsidR="00D5164C" w:rsidRPr="007C437A">
          <w:t>context-free language, such that the context (signs prior</w:t>
        </w:r>
      </w:ins>
      <w:ins w:id="2670" w:author="Arthur Parmentier" w:date="2020-05-13T11:28:00Z">
        <w:r w:rsidR="00D5164C" w:rsidRPr="007C437A">
          <w:t xml:space="preserve"> to the last executed sign) does not influence the meaning of</w:t>
        </w:r>
      </w:ins>
      <w:ins w:id="2671" w:author="Arthur Parmentier" w:date="2020-05-13T11:29:00Z">
        <w:r w:rsidR="00D5164C" w:rsidRPr="007C437A">
          <w:t xml:space="preserve"> the considered sign. We will see </w:t>
        </w:r>
      </w:ins>
      <w:ins w:id="2672" w:author="Arthur Parmentier" w:date="2020-05-13T11:30:00Z">
        <w:r w:rsidR="00D5164C" w:rsidRPr="007C437A">
          <w:t xml:space="preserve">in a future section </w:t>
        </w:r>
      </w:ins>
      <w:ins w:id="2673" w:author="Arthur Parmentier" w:date="2020-05-13T11:29:00Z">
        <w:r w:rsidR="00D5164C" w:rsidRPr="007C437A">
          <w:t xml:space="preserve">how this approach is successful in modeling </w:t>
        </w:r>
      </w:ins>
      <w:ins w:id="2674" w:author="Arthur Parmentier" w:date="2020-05-13T11:30:00Z">
        <w:r w:rsidR="00D5164C" w:rsidRPr="007C437A">
          <w:t xml:space="preserve">the very basics of SP, while it is unclear whether all SP modes, </w:t>
        </w:r>
      </w:ins>
      <w:ins w:id="2675" w:author="Arthur Parmentier" w:date="2020-05-13T11:31:00Z">
        <w:r w:rsidR="00D5164C" w:rsidRPr="007C437A">
          <w:t xml:space="preserve">rules and signs could indeed </w:t>
        </w:r>
      </w:ins>
      <w:ins w:id="2676" w:author="Arthur Parmentier" w:date="2020-05-13T11:59:00Z">
        <w:r w:rsidR="000C29FF" w:rsidRPr="007C437A">
          <w:t>be represented by</w:t>
        </w:r>
      </w:ins>
      <w:ins w:id="2677" w:author="Arthur Parmentier" w:date="2020-05-13T11:31:00Z">
        <w:r w:rsidR="00D5164C" w:rsidRPr="007C437A">
          <w:t xml:space="preserve"> a regular language.</w:t>
        </w:r>
      </w:ins>
      <w:ins w:id="2678" w:author="Arthur Parmentier" w:date="2020-05-13T12:00:00Z">
        <w:r w:rsidR="009230DE" w:rsidRPr="007C437A">
          <w:t xml:space="preserve"> In my hypothesis, there is indeed an injection</w:t>
        </w:r>
      </w:ins>
      <w:ins w:id="2679" w:author="Arthur Parmentier" w:date="2020-05-13T12:01:00Z">
        <w:r w:rsidR="009230DE" w:rsidRPr="007C437A">
          <w:t xml:space="preserve"> between signified and disciplines, but </w:t>
        </w:r>
      </w:ins>
      <w:ins w:id="2680" w:author="Arthur Parmentier" w:date="2020-05-13T11:32:00Z">
        <w:r w:rsidR="00D5164C" w:rsidRPr="007C437A">
          <w:t xml:space="preserve">I leave to experts in the domain the prospection of </w:t>
        </w:r>
      </w:ins>
      <w:ins w:id="2681" w:author="Arthur Parmentier" w:date="2020-05-13T12:01:00Z">
        <w:r w:rsidR="00B41CA4" w:rsidRPr="007C437A">
          <w:t xml:space="preserve">counter examples, such as </w:t>
        </w:r>
      </w:ins>
      <w:ins w:id="2682" w:author="Arthur Parmentier" w:date="2020-05-13T11:32:00Z">
        <w:r w:rsidR="00D5164C" w:rsidRPr="007C437A">
          <w:t xml:space="preserve">context-sensitive examples that </w:t>
        </w:r>
        <w:r w:rsidR="002463AB" w:rsidRPr="007C437A">
          <w:t xml:space="preserve">would demonstrate that a single sign can indeed have </w:t>
        </w:r>
      </w:ins>
      <w:ins w:id="2683" w:author="Arthur Parmentier" w:date="2020-05-13T11:33:00Z">
        <w:r w:rsidR="002463AB" w:rsidRPr="007C437A">
          <w:t>several signified for one discipline, that can be differentiated by the context instead.</w:t>
        </w:r>
      </w:ins>
    </w:p>
    <w:p w:rsidR="00EE2DD4" w:rsidRPr="007C437A" w:rsidRDefault="00543457" w:rsidP="00EF75B3">
      <w:pPr>
        <w:pStyle w:val="Titre4"/>
        <w:rPr>
          <w:ins w:id="2684" w:author="Arthur Parmentier" w:date="2020-05-13T12:05:00Z"/>
          <w:rPrChange w:id="2685" w:author="Arthur Parmentier" w:date="2020-06-07T15:27:00Z">
            <w:rPr>
              <w:ins w:id="2686" w:author="Arthur Parmentier" w:date="2020-05-13T12:05:00Z"/>
            </w:rPr>
          </w:rPrChange>
        </w:rPr>
        <w:pPrChange w:id="2687" w:author="Arthur Parmentier" w:date="2020-06-10T16:26:00Z">
          <w:pPr>
            <w:pStyle w:val="Titre4"/>
          </w:pPr>
        </w:pPrChange>
      </w:pPr>
      <w:ins w:id="2688" w:author="Arthur Parmentier" w:date="2020-05-13T12:05:00Z">
        <w:r w:rsidRPr="007C437A">
          <w:rPr>
            <w:rPrChange w:id="2689" w:author="Arthur Parmentier" w:date="2020-06-07T15:27:00Z">
              <w:rPr/>
            </w:rPrChange>
          </w:rPr>
          <w:t>The difference between discipline</w:t>
        </w:r>
      </w:ins>
      <w:ins w:id="2690" w:author="Arthur Parmentier" w:date="2020-05-14T14:45:00Z">
        <w:r w:rsidR="00AE0A35" w:rsidRPr="007C437A">
          <w:rPr>
            <w:rPrChange w:id="2691" w:author="Arthur Parmentier" w:date="2020-06-07T15:27:00Z">
              <w:rPr/>
            </w:rPrChange>
          </w:rPr>
          <w:t xml:space="preserve"> (</w:t>
        </w:r>
      </w:ins>
      <w:ins w:id="2692" w:author="Arthur Parmentier" w:date="2020-05-14T14:46:00Z">
        <w:r w:rsidR="00AE0A35" w:rsidRPr="007C437A">
          <w:rPr>
            <w:rPrChange w:id="2693" w:author="Arthur Parmentier" w:date="2020-06-07T15:27:00Z">
              <w:rPr/>
            </w:rPrChange>
          </w:rPr>
          <w:t xml:space="preserve">music, </w:t>
        </w:r>
        <w:proofErr w:type="gramStart"/>
        <w:r w:rsidR="00AE0A35" w:rsidRPr="007C437A">
          <w:rPr>
            <w:rPrChange w:id="2694" w:author="Arthur Parmentier" w:date="2020-06-07T15:27:00Z">
              <w:rPr/>
            </w:rPrChange>
          </w:rPr>
          <w:t>theater..</w:t>
        </w:r>
        <w:proofErr w:type="gramEnd"/>
        <w:r w:rsidR="00AE0A35" w:rsidRPr="007C437A">
          <w:rPr>
            <w:rPrChange w:id="2695" w:author="Arthur Parmentier" w:date="2020-06-07T15:27:00Z">
              <w:rPr/>
            </w:rPrChange>
          </w:rPr>
          <w:t>)</w:t>
        </w:r>
      </w:ins>
      <w:ins w:id="2696" w:author="Arthur Parmentier" w:date="2020-05-13T12:05:00Z">
        <w:r w:rsidRPr="007C437A">
          <w:rPr>
            <w:rPrChange w:id="2697" w:author="Arthur Parmentier" w:date="2020-06-07T15:27:00Z">
              <w:rPr/>
            </w:rPrChange>
          </w:rPr>
          <w:t xml:space="preserve"> and technical apparatus</w:t>
        </w:r>
      </w:ins>
      <w:ins w:id="2698" w:author="Arthur Parmentier" w:date="2020-05-13T17:18:00Z">
        <w:r w:rsidR="00D7385F" w:rsidRPr="007C437A">
          <w:rPr>
            <w:rPrChange w:id="2699" w:author="Arthur Parmentier" w:date="2020-06-07T15:27:00Z">
              <w:rPr/>
            </w:rPrChange>
          </w:rPr>
          <w:t xml:space="preserve">, or “why we </w:t>
        </w:r>
      </w:ins>
      <w:ins w:id="2700" w:author="Arthur Parmentier" w:date="2020-05-13T17:19:00Z">
        <w:r w:rsidR="00D7385F" w:rsidRPr="007C437A">
          <w:rPr>
            <w:rPrChange w:id="2701" w:author="Arthur Parmentier" w:date="2020-06-07T15:27:00Z">
              <w:rPr/>
            </w:rPrChange>
          </w:rPr>
          <w:t>sometimes need to specify how to play a long tone, and sometimes not”</w:t>
        </w:r>
      </w:ins>
    </w:p>
    <w:p w:rsidR="00167DAB" w:rsidRPr="007C437A" w:rsidRDefault="00543457" w:rsidP="00EF75B3">
      <w:pPr>
        <w:rPr>
          <w:ins w:id="2702" w:author="Arthur Parmentier" w:date="2020-05-13T18:36:00Z"/>
        </w:rPr>
        <w:pPrChange w:id="2703" w:author="Arthur Parmentier" w:date="2020-06-10T16:26:00Z">
          <w:pPr/>
        </w:pPrChange>
      </w:pPr>
      <w:ins w:id="2704" w:author="Arthur Parmentier" w:date="2020-05-13T12:05:00Z">
        <w:r w:rsidRPr="007C437A">
          <w:t xml:space="preserve">In the “Motivation” part, </w:t>
        </w:r>
      </w:ins>
      <w:ins w:id="2705" w:author="Arthur Parmentier" w:date="2020-05-13T12:06:00Z">
        <w:r w:rsidRPr="007C437A">
          <w:t xml:space="preserve">I </w:t>
        </w:r>
      </w:ins>
      <w:ins w:id="2706" w:author="Arthur Parmentier" w:date="2020-05-13T14:22:00Z">
        <w:r w:rsidR="007E0A0A" w:rsidRPr="007C437A">
          <w:t>differentiated</w:t>
        </w:r>
      </w:ins>
      <w:ins w:id="2707" w:author="Arthur Parmentier" w:date="2020-05-13T12:06:00Z">
        <w:r w:rsidRPr="007C437A">
          <w:t xml:space="preserve"> the notion of “discipline” and “instrument”, that we could </w:t>
        </w:r>
      </w:ins>
      <w:ins w:id="2708" w:author="Arthur Parmentier" w:date="2020-05-13T17:14:00Z">
        <w:r w:rsidR="00454612" w:rsidRPr="007C437A">
          <w:t>also call a</w:t>
        </w:r>
      </w:ins>
      <w:ins w:id="2709" w:author="Arthur Parmentier" w:date="2020-05-13T12:06:00Z">
        <w:r w:rsidRPr="007C437A">
          <w:t xml:space="preserve"> “technical appa</w:t>
        </w:r>
      </w:ins>
      <w:ins w:id="2710" w:author="Arthur Parmentier" w:date="2020-05-13T12:07:00Z">
        <w:r w:rsidRPr="007C437A">
          <w:t>ratus”.</w:t>
        </w:r>
      </w:ins>
      <w:ins w:id="2711" w:author="Arthur Parmentier" w:date="2020-05-13T14:28:00Z">
        <w:r w:rsidR="00596602" w:rsidRPr="007C437A">
          <w:t xml:space="preserve"> In</w:t>
        </w:r>
      </w:ins>
      <w:ins w:id="2712" w:author="Arthur Parmentier" w:date="2020-05-13T14:29:00Z">
        <w:r w:rsidR="00596602" w:rsidRPr="007C437A">
          <w:t>deed, one</w:t>
        </w:r>
      </w:ins>
      <w:ins w:id="2713" w:author="Arthur Parmentier" w:date="2020-05-13T14:30:00Z">
        <w:r w:rsidR="00596602" w:rsidRPr="007C437A">
          <w:t xml:space="preserve"> could </w:t>
        </w:r>
      </w:ins>
      <w:ins w:id="2714" w:author="Arthur Parmentier" w:date="2020-05-13T18:36:00Z">
        <w:r w:rsidR="00E34725" w:rsidRPr="007C437A">
          <w:t xml:space="preserve">wonder why </w:t>
        </w:r>
      </w:ins>
      <w:ins w:id="2715" w:author="Arthur Parmentier" w:date="2020-05-13T18:37:00Z">
        <w:r w:rsidR="0083564B" w:rsidRPr="007C437A">
          <w:t>the concept of a LT would</w:t>
        </w:r>
        <w:r w:rsidR="00E34725" w:rsidRPr="007C437A">
          <w:t xml:space="preserve"> be different in each discipline, but still the same for all instruments of the discipline.</w:t>
        </w:r>
      </w:ins>
    </w:p>
    <w:p w:rsidR="00A708EC" w:rsidRPr="007C437A" w:rsidRDefault="00F00F6E" w:rsidP="00EF75B3">
      <w:pPr>
        <w:rPr>
          <w:ins w:id="2716" w:author="Arthur Parmentier" w:date="2020-05-13T18:36:00Z"/>
        </w:rPr>
        <w:pPrChange w:id="2717" w:author="Arthur Parmentier" w:date="2020-06-10T16:26:00Z">
          <w:pPr/>
        </w:pPrChange>
      </w:pPr>
      <w:ins w:id="2718" w:author="Arthur Parmentier" w:date="2020-05-14T11:39:00Z">
        <w:r w:rsidRPr="007C437A">
          <w:t xml:space="preserve">In this part, I </w:t>
        </w:r>
        <w:proofErr w:type="spellStart"/>
        <w:r w:rsidRPr="007C437A">
          <w:t>wil</w:t>
        </w:r>
        <w:proofErr w:type="spellEnd"/>
        <w:r w:rsidRPr="007C437A">
          <w:t xml:space="preserve"> try to show you that the operability of a sign across disciplines is constructed</w:t>
        </w:r>
      </w:ins>
      <w:ins w:id="2719" w:author="Arthur Parmentier" w:date="2020-05-14T11:42:00Z">
        <w:r w:rsidRPr="007C437A">
          <w:t xml:space="preserve"> “by SP”</w:t>
        </w:r>
      </w:ins>
      <w:ins w:id="2720" w:author="Arthur Parmentier" w:date="2020-05-14T11:39:00Z">
        <w:r w:rsidRPr="007C437A">
          <w:t xml:space="preserve"> with </w:t>
        </w:r>
      </w:ins>
      <w:ins w:id="2721" w:author="Arthur Parmentier" w:date="2020-05-14T11:40:00Z">
        <w:r w:rsidRPr="007C437A">
          <w:t xml:space="preserve">learned (cultural) relations of analogy between signified whereas the operability of a sign across instruments of the same discipline </w:t>
        </w:r>
      </w:ins>
      <w:ins w:id="2722" w:author="Arthur Parmentier" w:date="2020-05-14T11:41:00Z">
        <w:r w:rsidRPr="007C437A">
          <w:t xml:space="preserve">is in general </w:t>
        </w:r>
      </w:ins>
      <w:ins w:id="2723" w:author="Arthur Parmentier" w:date="2020-05-14T11:42:00Z">
        <w:r w:rsidR="00A708EC" w:rsidRPr="007C437A">
          <w:t>a construction external to SP</w:t>
        </w:r>
      </w:ins>
      <w:ins w:id="2724" w:author="Arthur Parmentier" w:date="2020-05-14T11:43:00Z">
        <w:r w:rsidR="00A708EC" w:rsidRPr="007C437A">
          <w:t xml:space="preserve"> that i</w:t>
        </w:r>
      </w:ins>
      <w:ins w:id="2725" w:author="Arthur Parmentier" w:date="2020-05-14T11:44:00Z">
        <w:r w:rsidR="00A708EC" w:rsidRPr="007C437A">
          <w:t>n</w:t>
        </w:r>
      </w:ins>
      <w:ins w:id="2726" w:author="Arthur Parmentier" w:date="2020-05-14T11:45:00Z">
        <w:r w:rsidR="00A708EC" w:rsidRPr="007C437A">
          <w:t xml:space="preserve">volves </w:t>
        </w:r>
      </w:ins>
      <w:ins w:id="2727" w:author="Arthur Parmentier" w:date="2020-05-14T11:46:00Z">
        <w:r w:rsidR="00A708EC" w:rsidRPr="007C437A">
          <w:t>the human perceptual scheme.</w:t>
        </w:r>
      </w:ins>
    </w:p>
    <w:p w:rsidR="005868B3" w:rsidRPr="007C437A" w:rsidRDefault="005868B3" w:rsidP="00EF75B3">
      <w:pPr>
        <w:rPr>
          <w:ins w:id="2728" w:author="Arthur Parmentier" w:date="2020-05-14T11:38:00Z"/>
        </w:rPr>
        <w:pPrChange w:id="2729" w:author="Arthur Parmentier" w:date="2020-06-10T16:26:00Z">
          <w:pPr/>
        </w:pPrChange>
      </w:pPr>
    </w:p>
    <w:p w:rsidR="00F00F6E" w:rsidRPr="007C437A" w:rsidRDefault="00F00F6E" w:rsidP="00EF75B3">
      <w:pPr>
        <w:rPr>
          <w:ins w:id="2730" w:author="Arthur Parmentier" w:date="2020-05-13T10:31:00Z"/>
        </w:rPr>
        <w:pPrChange w:id="2731" w:author="Arthur Parmentier" w:date="2020-06-10T16:26:00Z">
          <w:pPr/>
        </w:pPrChange>
      </w:pPr>
    </w:p>
    <w:p w:rsidR="005868B3" w:rsidRPr="008C7E78" w:rsidRDefault="005868B3" w:rsidP="00EF75B3">
      <w:pPr>
        <w:rPr>
          <w:ins w:id="2732" w:author="Arthur Parmentier" w:date="2020-05-13T10:31:00Z"/>
          <w:lang w:val="fr-FR"/>
          <w:rPrChange w:id="2733" w:author="Arthur Parmentier" w:date="2020-06-07T18:31:00Z">
            <w:rPr>
              <w:ins w:id="2734" w:author="Arthur Parmentier" w:date="2020-05-13T10:31:00Z"/>
            </w:rPr>
          </w:rPrChange>
        </w:rPr>
        <w:pPrChange w:id="2735" w:author="Arthur Parmentier" w:date="2020-06-10T16:26:00Z">
          <w:pPr/>
        </w:pPrChange>
      </w:pPr>
      <w:ins w:id="2736" w:author="Arthur Parmentier" w:date="2020-05-13T10:31:00Z">
        <w:r w:rsidRPr="008C7E78">
          <w:rPr>
            <w:lang w:val="fr-FR"/>
            <w:rPrChange w:id="2737" w:author="Arthur Parmentier" w:date="2020-06-07T18:31:00Z">
              <w:rPr/>
            </w:rPrChange>
          </w:rPr>
          <w:t xml:space="preserve">DIFFERENCE </w:t>
        </w:r>
        <w:proofErr w:type="spellStart"/>
        <w:r w:rsidRPr="008C7E78">
          <w:rPr>
            <w:lang w:val="fr-FR"/>
            <w:rPrChange w:id="2738" w:author="Arthur Parmentier" w:date="2020-06-07T18:31:00Z">
              <w:rPr/>
            </w:rPrChange>
          </w:rPr>
          <w:t>D APPAREIL</w:t>
        </w:r>
        <w:proofErr w:type="spellEnd"/>
        <w:r w:rsidRPr="008C7E78">
          <w:rPr>
            <w:lang w:val="fr-FR"/>
            <w:rPrChange w:id="2739" w:author="Arthur Parmentier" w:date="2020-06-07T18:31:00Z">
              <w:rPr/>
            </w:rPrChange>
          </w:rPr>
          <w:t xml:space="preserve"> TECHNIQUE MAIS MEME PROROTYPE VS DIFF DE DISCIPLINE DONC DE PROTOTYPE (MEME SI </w:t>
        </w:r>
        <w:proofErr w:type="spellStart"/>
        <w:r w:rsidRPr="008C7E78">
          <w:rPr>
            <w:lang w:val="fr-FR"/>
            <w:rPrChange w:id="2740" w:author="Arthur Parmentier" w:date="2020-06-07T18:31:00Z">
              <w:rPr/>
            </w:rPrChange>
          </w:rPr>
          <w:t>L APPAREIL</w:t>
        </w:r>
        <w:proofErr w:type="spellEnd"/>
        <w:r w:rsidRPr="008C7E78">
          <w:rPr>
            <w:lang w:val="fr-FR"/>
            <w:rPrChange w:id="2741" w:author="Arthur Parmentier" w:date="2020-06-07T18:31:00Z">
              <w:rPr/>
            </w:rPrChange>
          </w:rPr>
          <w:t xml:space="preserve"> TECHNIQUE EST LE MEME).</w:t>
        </w:r>
      </w:ins>
    </w:p>
    <w:p w:rsidR="005868B3" w:rsidRPr="008C7E78" w:rsidRDefault="005868B3" w:rsidP="00EF75B3">
      <w:pPr>
        <w:rPr>
          <w:ins w:id="2742" w:author="Arthur Parmentier" w:date="2020-05-13T10:30:00Z"/>
          <w:lang w:val="fr-FR"/>
          <w:rPrChange w:id="2743" w:author="Arthur Parmentier" w:date="2020-06-07T18:31:00Z">
            <w:rPr>
              <w:ins w:id="2744" w:author="Arthur Parmentier" w:date="2020-05-13T10:30:00Z"/>
            </w:rPr>
          </w:rPrChange>
        </w:rPr>
        <w:pPrChange w:id="2745" w:author="Arthur Parmentier" w:date="2020-06-10T16:26:00Z">
          <w:pPr/>
        </w:pPrChange>
      </w:pPr>
    </w:p>
    <w:p w:rsidR="005868B3" w:rsidRPr="008C7E78" w:rsidRDefault="005868B3" w:rsidP="00EF75B3">
      <w:pPr>
        <w:rPr>
          <w:ins w:id="2746" w:author="Arthur Parmentier" w:date="2020-05-13T10:15:00Z"/>
          <w:lang w:val="fr-FR"/>
          <w:rPrChange w:id="2747" w:author="Arthur Parmentier" w:date="2020-06-07T18:31:00Z">
            <w:rPr>
              <w:ins w:id="2748" w:author="Arthur Parmentier" w:date="2020-05-13T10:15:00Z"/>
            </w:rPr>
          </w:rPrChange>
        </w:rPr>
        <w:pPrChange w:id="2749" w:author="Arthur Parmentier" w:date="2020-06-10T16:26:00Z">
          <w:pPr/>
        </w:pPrChange>
      </w:pPr>
    </w:p>
    <w:p w:rsidR="00AE58D1" w:rsidRPr="007C437A" w:rsidRDefault="00743436" w:rsidP="00EF75B3">
      <w:pPr>
        <w:pStyle w:val="Titre4"/>
        <w:rPr>
          <w:ins w:id="2750" w:author="Arthur Parmentier" w:date="2020-05-13T10:11:00Z"/>
          <w:rPrChange w:id="2751" w:author="Arthur Parmentier" w:date="2020-06-07T15:27:00Z">
            <w:rPr>
              <w:ins w:id="2752" w:author="Arthur Parmentier" w:date="2020-05-13T10:11:00Z"/>
            </w:rPr>
          </w:rPrChange>
        </w:rPr>
        <w:pPrChange w:id="2753" w:author="Arthur Parmentier" w:date="2020-06-10T16:26:00Z">
          <w:pPr/>
        </w:pPrChange>
      </w:pPr>
      <w:ins w:id="2754" w:author="Arthur Parmentier" w:date="2020-05-13T10:29:00Z">
        <w:r w:rsidRPr="007C437A">
          <w:rPr>
            <w:rPrChange w:id="2755" w:author="Arthur Parmentier" w:date="2020-06-07T15:27:00Z">
              <w:rPr/>
            </w:rPrChange>
          </w:rPr>
          <w:t>Speculative theory of differen</w:t>
        </w:r>
      </w:ins>
      <w:ins w:id="2756" w:author="Arthur Parmentier" w:date="2020-05-13T10:30:00Z">
        <w:r w:rsidRPr="007C437A">
          <w:rPr>
            <w:rPrChange w:id="2757" w:author="Arthur Parmentier" w:date="2020-06-07T15:27:00Z">
              <w:rPr/>
            </w:rPrChange>
          </w:rPr>
          <w:t>tiation of signified across instruments (technical apparatus) of the same discipline</w:t>
        </w:r>
      </w:ins>
    </w:p>
    <w:p w:rsidR="001A0623" w:rsidRPr="007C437A" w:rsidDel="005868B3" w:rsidRDefault="001B082B" w:rsidP="00EF75B3">
      <w:pPr>
        <w:rPr>
          <w:del w:id="2758" w:author="Arthur Parmentier" w:date="2020-05-13T10:30:00Z"/>
        </w:rPr>
        <w:pPrChange w:id="2759" w:author="Arthur Parmentier" w:date="2020-06-10T16:26:00Z">
          <w:pPr/>
        </w:pPrChange>
      </w:pPr>
      <w:del w:id="2760" w:author="Arthur Parmentier" w:date="2020-05-13T10:30:00Z">
        <w:r w:rsidRPr="007C437A" w:rsidDel="005868B3">
          <w:delText xml:space="preserve">the sign itself acting as an “alias”, a label </w:delText>
        </w:r>
        <w:r w:rsidR="001A0623" w:rsidRPr="007C437A" w:rsidDel="005868B3">
          <w:delText>several</w:delText>
        </w:r>
        <w:r w:rsidRPr="007C437A" w:rsidDel="005868B3">
          <w:delText xml:space="preserve"> underlying concepts. This is what I call “overloading” a sign.</w:delText>
        </w:r>
        <w:r w:rsidR="001A0623" w:rsidRPr="007C437A" w:rsidDel="005868B3">
          <w:delText xml:space="preserve"> All signs in SP may not be overloaded, some signs may indeed refer to a very specific concept or idea, but the overloading of signs is </w:delText>
        </w:r>
      </w:del>
      <w:del w:id="2761" w:author="Arthur Parmentier" w:date="2020-05-12T18:25:00Z">
        <w:r w:rsidR="001A0623" w:rsidRPr="007C437A" w:rsidDel="009B2D7C">
          <w:delText>at the core</w:delText>
        </w:r>
      </w:del>
      <w:del w:id="2762" w:author="Arthur Parmentier" w:date="2020-05-13T10:30:00Z">
        <w:r w:rsidR="001A0623" w:rsidRPr="007C437A" w:rsidDel="005868B3">
          <w:delText xml:space="preserve"> of the </w:delText>
        </w:r>
      </w:del>
      <w:del w:id="2763" w:author="Arthur Parmentier" w:date="2020-05-12T18:25:00Z">
        <w:r w:rsidR="001A0623" w:rsidRPr="007C437A" w:rsidDel="007D075F">
          <w:delText>set</w:delText>
        </w:r>
      </w:del>
      <w:del w:id="2764" w:author="Arthur Parmentier" w:date="2020-05-13T10:30:00Z">
        <w:r w:rsidR="001A0623" w:rsidRPr="007C437A" w:rsidDel="005868B3">
          <w:delText xml:space="preserve"> of multidisciplinary signs.</w:delText>
        </w:r>
      </w:del>
    </w:p>
    <w:p w:rsidR="001A0623" w:rsidRPr="007C437A" w:rsidDel="005868B3" w:rsidRDefault="001A0623" w:rsidP="00EF75B3">
      <w:pPr>
        <w:rPr>
          <w:del w:id="2765" w:author="Arthur Parmentier" w:date="2020-05-13T10:30:00Z"/>
        </w:rPr>
        <w:pPrChange w:id="2766" w:author="Arthur Parmentier" w:date="2020-06-10T16:26:00Z">
          <w:pPr/>
        </w:pPrChange>
      </w:pPr>
      <w:del w:id="2767" w:author="Arthur Parmentier" w:date="2020-05-13T10:30:00Z">
        <w:r w:rsidRPr="007C437A" w:rsidDel="005868B3">
          <w:delText>Let’s take the example of the LT, that we will use all over th</w:delText>
        </w:r>
        <w:r w:rsidR="00934630" w:rsidRPr="007C437A" w:rsidDel="005868B3">
          <w:delText>is</w:delText>
        </w:r>
        <w:r w:rsidRPr="007C437A" w:rsidDel="005868B3">
          <w:delText xml:space="preserve"> section to demonstrate some of the mechanisms of SP.</w:delText>
        </w:r>
      </w:del>
    </w:p>
    <w:p w:rsidR="001A0623" w:rsidRPr="007C437A" w:rsidDel="00697BA8" w:rsidRDefault="001A0623" w:rsidP="00EF75B3">
      <w:pPr>
        <w:rPr>
          <w:del w:id="2768" w:author="Arthur Parmentier" w:date="2020-05-12T18:13:00Z"/>
        </w:rPr>
        <w:pPrChange w:id="2769" w:author="Arthur Parmentier" w:date="2020-06-10T16:26:00Z">
          <w:pPr/>
        </w:pPrChange>
      </w:pPr>
      <w:del w:id="2770" w:author="Arthur Parmentier" w:date="2020-05-13T10:30:00Z">
        <w:r w:rsidRPr="007C437A" w:rsidDel="005868B3">
          <w:delText xml:space="preserve">For a musician, the LT </w:delText>
        </w:r>
      </w:del>
      <w:del w:id="2771" w:author="Arthur Parmentier" w:date="2020-05-12T18:22:00Z">
        <w:r w:rsidRPr="007C437A" w:rsidDel="00AD0ADB">
          <w:delText xml:space="preserve">has </w:delText>
        </w:r>
      </w:del>
      <w:del w:id="2772" w:author="Arthur Parmentier" w:date="2020-05-13T10:30:00Z">
        <w:r w:rsidRPr="007C437A" w:rsidDel="005868B3">
          <w:delText xml:space="preserve">a specific prototype, whose characteristic traits are “constant volume”, “constant pitch” (among others). But is the </w:delText>
        </w:r>
      </w:del>
      <w:del w:id="2773" w:author="Arthur Parmentier" w:date="2020-05-12T18:23:00Z">
        <w:r w:rsidRPr="007C437A" w:rsidDel="009B2D7C">
          <w:delText>prototype</w:delText>
        </w:r>
      </w:del>
      <w:del w:id="2774" w:author="Arthur Parmentier" w:date="2020-05-13T10:30:00Z">
        <w:r w:rsidRPr="007C437A" w:rsidDel="005868B3">
          <w:delText xml:space="preserve"> of the LT for a musician the same as the one for a dancer or a visual artist? To answer this question, let’s first remark that </w:delText>
        </w:r>
        <w:r w:rsidR="004714EE" w:rsidRPr="007C437A" w:rsidDel="005868B3">
          <w:delText>s</w:delText>
        </w:r>
        <w:r w:rsidRPr="007C437A" w:rsidDel="005868B3">
          <w:delText>oundpainters often explain how to perform a LT</w:delText>
        </w:r>
      </w:del>
      <w:del w:id="2775" w:author="Arthur Parmentier" w:date="2020-05-12T18:13:00Z">
        <w:r w:rsidRPr="007C437A" w:rsidDel="00697BA8">
          <w:delText>:</w:delText>
        </w:r>
      </w:del>
    </w:p>
    <w:p w:rsidR="001A0623" w:rsidRPr="007C437A" w:rsidDel="00697BA8" w:rsidRDefault="005C09F0" w:rsidP="00EF75B3">
      <w:pPr>
        <w:rPr>
          <w:del w:id="2776" w:author="Arthur Parmentier" w:date="2020-05-12T18:13:00Z"/>
        </w:rPr>
        <w:pPrChange w:id="2777" w:author="Arthur Parmentier" w:date="2020-06-10T16:26:00Z">
          <w:pPr>
            <w:pStyle w:val="Paragraphedeliste"/>
            <w:numPr>
              <w:numId w:val="17"/>
            </w:numPr>
            <w:ind w:hanging="360"/>
          </w:pPr>
        </w:pPrChange>
      </w:pPr>
      <w:del w:id="2778" w:author="Arthur Parmentier" w:date="2020-05-12T18:13:00Z">
        <w:r w:rsidRPr="007C437A" w:rsidDel="00697BA8">
          <w:delText>For</w:delText>
        </w:r>
        <w:r w:rsidR="001A0623" w:rsidRPr="007C437A" w:rsidDel="00697BA8">
          <w:delText xml:space="preserve"> each discipline</w:delText>
        </w:r>
      </w:del>
    </w:p>
    <w:p w:rsidR="001A0623" w:rsidRPr="007C437A" w:rsidDel="005868B3" w:rsidRDefault="005C09F0" w:rsidP="00EF75B3">
      <w:pPr>
        <w:rPr>
          <w:del w:id="2779" w:author="Arthur Parmentier" w:date="2020-05-13T10:30:00Z"/>
        </w:rPr>
        <w:pPrChange w:id="2780" w:author="Arthur Parmentier" w:date="2020-06-10T16:26:00Z">
          <w:pPr>
            <w:pStyle w:val="Paragraphedeliste"/>
            <w:numPr>
              <w:numId w:val="17"/>
            </w:numPr>
            <w:ind w:hanging="360"/>
          </w:pPr>
        </w:pPrChange>
      </w:pPr>
      <w:del w:id="2781" w:author="Arthur Parmentier" w:date="2020-05-12T18:13:00Z">
        <w:r w:rsidRPr="007C437A" w:rsidDel="00697BA8">
          <w:delText xml:space="preserve">For </w:delText>
        </w:r>
        <w:r w:rsidR="0034219C" w:rsidRPr="007C437A" w:rsidDel="00697BA8">
          <w:delText>instruments/technical apparatus</w:delText>
        </w:r>
        <w:r w:rsidR="001C0B0E" w:rsidRPr="007C437A" w:rsidDel="00697BA8">
          <w:rPr>
            <w:rStyle w:val="Appelnotedebasdep"/>
          </w:rPr>
          <w:footnoteReference w:id="16"/>
        </w:r>
        <w:r w:rsidR="0034219C" w:rsidRPr="007C437A" w:rsidDel="00697BA8">
          <w:delText xml:space="preserve"> </w:delText>
        </w:r>
        <w:r w:rsidRPr="007C437A" w:rsidDel="00697BA8">
          <w:delText>which may not offer trivial ways of producing a LT (we will see later that point with the example of percussions)</w:delText>
        </w:r>
      </w:del>
    </w:p>
    <w:p w:rsidR="005C09F0" w:rsidRPr="007C437A" w:rsidDel="00697BA8" w:rsidRDefault="00937D97" w:rsidP="00EF75B3">
      <w:pPr>
        <w:rPr>
          <w:del w:id="2784" w:author="Arthur Parmentier" w:date="2020-05-12T18:14:00Z"/>
        </w:rPr>
        <w:pPrChange w:id="2785" w:author="Arthur Parmentier" w:date="2020-06-10T16:26:00Z">
          <w:pPr/>
        </w:pPrChange>
      </w:pPr>
      <w:del w:id="2786" w:author="Arthur Parmentier" w:date="2020-05-12T18:14:00Z">
        <w:r w:rsidRPr="007C437A" w:rsidDel="00697BA8">
          <w:delText>In each case</w:delText>
        </w:r>
        <w:r w:rsidR="004714EE" w:rsidRPr="007C437A" w:rsidDel="00697BA8">
          <w:delText>, soundpainter</w:delText>
        </w:r>
        <w:r w:rsidR="00B63D67" w:rsidRPr="007C437A" w:rsidDel="00697BA8">
          <w:delText>s</w:delText>
        </w:r>
        <w:r w:rsidR="004714EE" w:rsidRPr="007C437A" w:rsidDel="00697BA8">
          <w:delText xml:space="preserve"> describe</w:delText>
        </w:r>
        <w:r w:rsidR="00B63D67" w:rsidRPr="007C437A" w:rsidDel="00697BA8">
          <w:delText xml:space="preserve"> the LT </w:delText>
        </w:r>
        <w:r w:rsidRPr="007C437A" w:rsidDel="00697BA8">
          <w:delText>differently</w:delText>
        </w:r>
        <w:r w:rsidR="00B44442" w:rsidRPr="007C437A" w:rsidDel="00697BA8">
          <w:delText>, often illustrating their description with a prototypical example:</w:delText>
        </w:r>
      </w:del>
    </w:p>
    <w:p w:rsidR="004714EE" w:rsidRPr="007C437A" w:rsidDel="005868B3" w:rsidRDefault="004714EE" w:rsidP="00EF75B3">
      <w:pPr>
        <w:pStyle w:val="Paragraphedeliste"/>
        <w:numPr>
          <w:ilvl w:val="0"/>
          <w:numId w:val="17"/>
        </w:numPr>
        <w:rPr>
          <w:del w:id="2787" w:author="Arthur Parmentier" w:date="2020-05-13T10:30:00Z"/>
        </w:rPr>
        <w:pPrChange w:id="2788" w:author="Arthur Parmentier" w:date="2020-06-10T16:26:00Z">
          <w:pPr>
            <w:pStyle w:val="Paragraphedeliste"/>
            <w:numPr>
              <w:numId w:val="17"/>
            </w:numPr>
            <w:ind w:hanging="360"/>
          </w:pPr>
        </w:pPrChange>
      </w:pPr>
      <w:del w:id="2789" w:author="Arthur Parmentier" w:date="2020-05-13T10:30:00Z">
        <w:r w:rsidRPr="007C437A" w:rsidDel="005868B3">
          <w:delText>“A fluid movement, without accent” for dancers</w:delText>
        </w:r>
      </w:del>
    </w:p>
    <w:p w:rsidR="004714EE" w:rsidRPr="007C437A" w:rsidDel="005868B3" w:rsidRDefault="004714EE" w:rsidP="00EF75B3">
      <w:pPr>
        <w:pStyle w:val="Paragraphedeliste"/>
        <w:numPr>
          <w:ilvl w:val="0"/>
          <w:numId w:val="17"/>
        </w:numPr>
        <w:rPr>
          <w:del w:id="2790" w:author="Arthur Parmentier" w:date="2020-05-13T10:30:00Z"/>
          <w:moveFrom w:id="2791" w:author="Arthur Parmentier" w:date="2020-05-12T18:21:00Z"/>
        </w:rPr>
        <w:pPrChange w:id="2792" w:author="Arthur Parmentier" w:date="2020-06-10T16:26:00Z">
          <w:pPr>
            <w:pStyle w:val="Paragraphedeliste"/>
            <w:numPr>
              <w:numId w:val="17"/>
            </w:numPr>
            <w:ind w:hanging="360"/>
          </w:pPr>
        </w:pPrChange>
      </w:pPr>
      <w:moveFromRangeStart w:id="2793" w:author="Arthur Parmentier" w:date="2020-05-12T18:21:00Z" w:name="move40200108"/>
      <w:moveFrom w:id="2794" w:author="Arthur Parmentier" w:date="2020-05-12T18:21:00Z">
        <w:del w:id="2795" w:author="Arthur Parmentier" w:date="2020-05-13T10:30:00Z">
          <w:r w:rsidRPr="007C437A" w:rsidDel="005868B3">
            <w:delText>“A fast roll” for percussions</w:delText>
          </w:r>
        </w:del>
      </w:moveFrom>
    </w:p>
    <w:moveFromRangeEnd w:id="2793"/>
    <w:p w:rsidR="002C1E78" w:rsidRPr="007C437A" w:rsidDel="002C1E78" w:rsidRDefault="004714EE" w:rsidP="00EF75B3">
      <w:pPr>
        <w:pStyle w:val="Paragraphedeliste"/>
        <w:numPr>
          <w:ilvl w:val="0"/>
          <w:numId w:val="17"/>
        </w:numPr>
        <w:rPr>
          <w:del w:id="2796" w:author="Arthur Parmentier" w:date="2020-05-12T18:21:00Z"/>
          <w:moveTo w:id="2797" w:author="Arthur Parmentier" w:date="2020-05-12T18:21:00Z"/>
        </w:rPr>
        <w:pPrChange w:id="2798" w:author="Arthur Parmentier" w:date="2020-06-10T16:26:00Z">
          <w:pPr>
            <w:pStyle w:val="Paragraphedeliste"/>
            <w:numPr>
              <w:numId w:val="17"/>
            </w:numPr>
            <w:ind w:hanging="360"/>
          </w:pPr>
        </w:pPrChange>
      </w:pPr>
      <w:del w:id="2799" w:author="Arthur Parmentier" w:date="2020-05-13T10:30:00Z">
        <w:r w:rsidRPr="007C437A" w:rsidDel="005868B3">
          <w:delText>“A freeze on the first syllable of a word” for actors</w:delText>
        </w:r>
      </w:del>
      <w:moveToRangeStart w:id="2800" w:author="Arthur Parmentier" w:date="2020-05-12T18:21:00Z" w:name="move40200108"/>
      <w:moveTo w:id="2801" w:author="Arthur Parmentier" w:date="2020-05-12T18:21:00Z">
        <w:del w:id="2802" w:author="Arthur Parmentier" w:date="2020-05-13T10:30:00Z">
          <w:r w:rsidR="002C1E78" w:rsidRPr="007C437A" w:rsidDel="005868B3">
            <w:delText>“A fast roll” for percussions</w:delText>
          </w:r>
        </w:del>
      </w:moveTo>
    </w:p>
    <w:moveToRangeEnd w:id="2800"/>
    <w:p w:rsidR="00697BA8" w:rsidRPr="007C437A" w:rsidDel="005868B3" w:rsidRDefault="00697BA8" w:rsidP="00EF75B3">
      <w:pPr>
        <w:pStyle w:val="Paragraphedeliste"/>
        <w:numPr>
          <w:ilvl w:val="0"/>
          <w:numId w:val="17"/>
        </w:numPr>
        <w:rPr>
          <w:del w:id="2803" w:author="Arthur Parmentier" w:date="2020-05-13T10:30:00Z"/>
        </w:rPr>
        <w:pPrChange w:id="2804" w:author="Arthur Parmentier" w:date="2020-06-10T16:26:00Z">
          <w:pPr>
            <w:pStyle w:val="Paragraphedeliste"/>
            <w:numPr>
              <w:numId w:val="17"/>
            </w:numPr>
            <w:ind w:hanging="360"/>
          </w:pPr>
        </w:pPrChange>
      </w:pPr>
    </w:p>
    <w:p w:rsidR="00697BA8" w:rsidRPr="007C437A" w:rsidDel="005868B3" w:rsidRDefault="004714EE" w:rsidP="00EF75B3">
      <w:pPr>
        <w:rPr>
          <w:del w:id="2805" w:author="Arthur Parmentier" w:date="2020-05-13T10:30:00Z"/>
        </w:rPr>
        <w:pPrChange w:id="2806" w:author="Arthur Parmentier" w:date="2020-06-10T16:26:00Z">
          <w:pPr>
            <w:pStyle w:val="Paragraphedeliste"/>
            <w:numPr>
              <w:numId w:val="17"/>
            </w:numPr>
            <w:ind w:hanging="360"/>
          </w:pPr>
        </w:pPrChange>
      </w:pPr>
      <w:del w:id="2807" w:author="Arthur Parmentier" w:date="2020-05-13T10:30:00Z">
        <w:r w:rsidRPr="007C437A" w:rsidDel="005868B3">
          <w:delText>…</w:delText>
        </w:r>
      </w:del>
    </w:p>
    <w:p w:rsidR="004E4397" w:rsidRPr="007C437A" w:rsidDel="005868B3" w:rsidRDefault="00B44442" w:rsidP="00EF75B3">
      <w:pPr>
        <w:rPr>
          <w:del w:id="2808" w:author="Arthur Parmentier" w:date="2020-05-13T10:30:00Z"/>
          <w:moveTo w:id="2809" w:author="Arthur Parmentier" w:date="2020-05-12T18:35:00Z"/>
        </w:rPr>
        <w:pPrChange w:id="2810" w:author="Arthur Parmentier" w:date="2020-06-10T16:26:00Z">
          <w:pPr/>
        </w:pPrChange>
      </w:pPr>
      <w:del w:id="2811" w:author="Arthur Parmentier" w:date="2020-05-13T10:30:00Z">
        <w:r w:rsidRPr="007C437A" w:rsidDel="005868B3">
          <w:delText>B</w:delText>
        </w:r>
        <w:r w:rsidR="009300B6" w:rsidRPr="007C437A" w:rsidDel="005868B3">
          <w:delText xml:space="preserve">y looking at the description themselves, we </w:delText>
        </w:r>
        <w:r w:rsidR="0059081B" w:rsidRPr="007C437A" w:rsidDel="005868B3">
          <w:delText>can see that they invo</w:delText>
        </w:r>
        <w:r w:rsidR="00B37963" w:rsidRPr="007C437A" w:rsidDel="005868B3">
          <w:delText>lve</w:delText>
        </w:r>
        <w:r w:rsidR="0059081B" w:rsidRPr="007C437A" w:rsidDel="005868B3">
          <w:delText xml:space="preserve"> different concepts:</w:delText>
        </w:r>
        <w:r w:rsidR="009300B6" w:rsidRPr="007C437A" w:rsidDel="005868B3">
          <w:delText xml:space="preserve"> a “movement”</w:delText>
        </w:r>
        <w:r w:rsidR="0059081B" w:rsidRPr="007C437A" w:rsidDel="005868B3">
          <w:delText>,</w:delText>
        </w:r>
        <w:r w:rsidR="009300B6" w:rsidRPr="007C437A" w:rsidDel="005868B3">
          <w:delText xml:space="preserve"> “roll” or a “syllable”</w:delText>
        </w:r>
        <w:r w:rsidR="00540F15" w:rsidRPr="007C437A" w:rsidDel="005868B3">
          <w:delText>, which cannot be considered equivalent.</w:delText>
        </w:r>
      </w:del>
      <w:moveToRangeStart w:id="2812" w:author="Arthur Parmentier" w:date="2020-05-12T18:35:00Z" w:name="move40200963"/>
      <w:moveTo w:id="2813" w:author="Arthur Parmentier" w:date="2020-05-12T18:35:00Z">
        <w:del w:id="2814" w:author="Arthur Parmentier" w:date="2020-05-13T10:30:00Z">
          <w:r w:rsidR="004E4397" w:rsidRPr="007C437A" w:rsidDel="005868B3">
            <w:delText>The term “overloading” corresponds to the multiplicity of concepts underlying a single sign such as LT. Although we illustrated the overloading mechanism with the sign “LT”, we can observe the same mechanism for other signs, for instance multi-disciplinary signs.</w:delText>
          </w:r>
        </w:del>
      </w:moveTo>
    </w:p>
    <w:moveToRangeEnd w:id="2812"/>
    <w:p w:rsidR="002459E7" w:rsidRPr="007C437A" w:rsidRDefault="002459E7" w:rsidP="00EF75B3">
      <w:pPr>
        <w:rPr>
          <w:ins w:id="2815" w:author="Arthur Parmentier" w:date="2020-05-12T18:38:00Z"/>
        </w:rPr>
        <w:pPrChange w:id="2816" w:author="Arthur Parmentier" w:date="2020-06-10T16:26:00Z">
          <w:pPr/>
        </w:pPrChange>
      </w:pPr>
    </w:p>
    <w:p w:rsidR="002459E7" w:rsidRPr="007C437A" w:rsidRDefault="002459E7" w:rsidP="00EF75B3">
      <w:pPr>
        <w:rPr>
          <w:ins w:id="2817" w:author="Arthur Parmentier" w:date="2020-05-12T18:38:00Z"/>
        </w:rPr>
        <w:pPrChange w:id="2818" w:author="Arthur Parmentier" w:date="2020-06-10T16:26:00Z">
          <w:pPr/>
        </w:pPrChange>
      </w:pPr>
    </w:p>
    <w:p w:rsidR="004714EE" w:rsidRPr="007C437A" w:rsidDel="005868B3" w:rsidRDefault="00277A13" w:rsidP="00EF75B3">
      <w:pPr>
        <w:rPr>
          <w:del w:id="2819" w:author="Arthur Parmentier" w:date="2020-05-13T10:30:00Z"/>
        </w:rPr>
        <w:pPrChange w:id="2820" w:author="Arthur Parmentier" w:date="2020-06-10T16:26:00Z">
          <w:pPr/>
        </w:pPrChange>
      </w:pPr>
      <w:r w:rsidRPr="007C437A">
        <w:br/>
      </w:r>
      <w:del w:id="2821" w:author="Arthur Parmentier" w:date="2020-05-12T18:34:00Z">
        <w:r w:rsidRPr="007C437A" w:rsidDel="004E4397">
          <w:delText>My conclusion is</w:delText>
        </w:r>
      </w:del>
      <w:del w:id="2822" w:author="Arthur Parmentier" w:date="2020-05-13T10:30:00Z">
        <w:r w:rsidRPr="007C437A" w:rsidDel="005868B3">
          <w:delText xml:space="preserve"> that:</w:delText>
        </w:r>
      </w:del>
    </w:p>
    <w:p w:rsidR="00277A13" w:rsidRPr="007C437A" w:rsidDel="005868B3" w:rsidRDefault="0051191F" w:rsidP="00EF75B3">
      <w:pPr>
        <w:rPr>
          <w:del w:id="2823" w:author="Arthur Parmentier" w:date="2020-05-13T10:30:00Z"/>
        </w:rPr>
        <w:pPrChange w:id="2824" w:author="Arthur Parmentier" w:date="2020-06-10T16:26:00Z">
          <w:pPr>
            <w:pStyle w:val="Paragraphedeliste"/>
            <w:numPr>
              <w:numId w:val="18"/>
            </w:numPr>
            <w:ind w:hanging="360"/>
          </w:pPr>
        </w:pPrChange>
      </w:pPr>
      <w:del w:id="2825" w:author="Arthur Parmentier" w:date="2020-05-12T18:26:00Z">
        <w:r w:rsidRPr="007C437A" w:rsidDel="009D7F8E">
          <w:delText>T</w:delText>
        </w:r>
      </w:del>
      <w:del w:id="2826" w:author="Arthur Parmentier" w:date="2020-05-12T18:35:00Z">
        <w:r w:rsidRPr="007C437A" w:rsidDel="004E4397">
          <w:delText>he</w:delText>
        </w:r>
      </w:del>
      <w:del w:id="2827" w:author="Arthur Parmentier" w:date="2020-05-13T10:30:00Z">
        <w:r w:rsidRPr="007C437A" w:rsidDel="005868B3">
          <w:delText xml:space="preserve"> sign</w:delText>
        </w:r>
      </w:del>
      <w:del w:id="2828" w:author="Arthur Parmentier" w:date="2020-05-12T18:34:00Z">
        <w:r w:rsidRPr="007C437A" w:rsidDel="004E4397">
          <w:delText xml:space="preserve"> </w:delText>
        </w:r>
        <w:r w:rsidR="00277A13" w:rsidRPr="007C437A" w:rsidDel="004E4397">
          <w:delText>LT</w:delText>
        </w:r>
      </w:del>
      <w:del w:id="2829" w:author="Arthur Parmentier" w:date="2020-05-13T10:30:00Z">
        <w:r w:rsidR="00277A13" w:rsidRPr="007C437A" w:rsidDel="005868B3">
          <w:delText xml:space="preserve"> </w:delText>
        </w:r>
        <w:r w:rsidRPr="007C437A" w:rsidDel="005868B3">
          <w:delText>refers to a</w:delText>
        </w:r>
        <w:r w:rsidR="00685808" w:rsidRPr="007C437A" w:rsidDel="005868B3">
          <w:delText xml:space="preserve"> family of concepts</w:delText>
        </w:r>
      </w:del>
    </w:p>
    <w:p w:rsidR="00277A13" w:rsidRPr="007C437A" w:rsidDel="005868B3" w:rsidRDefault="00277A13" w:rsidP="00EF75B3">
      <w:pPr>
        <w:rPr>
          <w:del w:id="2830" w:author="Arthur Parmentier" w:date="2020-05-13T10:30:00Z"/>
        </w:rPr>
        <w:pPrChange w:id="2831" w:author="Arthur Parmentier" w:date="2020-06-10T16:26:00Z">
          <w:pPr>
            <w:pStyle w:val="Paragraphedeliste"/>
            <w:numPr>
              <w:numId w:val="18"/>
            </w:numPr>
            <w:ind w:hanging="360"/>
          </w:pPr>
        </w:pPrChange>
      </w:pPr>
      <w:del w:id="2832" w:author="Arthur Parmentier" w:date="2020-05-13T10:30:00Z">
        <w:r w:rsidRPr="007C437A" w:rsidDel="005868B3">
          <w:delText>Each discipline or technical apparatus may have its own concept of a LT</w:delText>
        </w:r>
      </w:del>
    </w:p>
    <w:p w:rsidR="00277A13" w:rsidRPr="007C437A" w:rsidDel="005868B3" w:rsidRDefault="00277A13" w:rsidP="00EF75B3">
      <w:pPr>
        <w:rPr>
          <w:del w:id="2833" w:author="Arthur Parmentier" w:date="2020-05-13T10:30:00Z"/>
        </w:rPr>
        <w:pPrChange w:id="2834" w:author="Arthur Parmentier" w:date="2020-06-10T16:26:00Z">
          <w:pPr>
            <w:pStyle w:val="Paragraphedeliste"/>
            <w:numPr>
              <w:numId w:val="18"/>
            </w:numPr>
            <w:ind w:hanging="360"/>
          </w:pPr>
        </w:pPrChange>
      </w:pPr>
      <w:del w:id="2835" w:author="Arthur Parmentier" w:date="2020-05-13T10:30:00Z">
        <w:r w:rsidRPr="007C437A" w:rsidDel="005868B3">
          <w:delText>The concept representing a LT in each discipline</w:delText>
        </w:r>
        <w:r w:rsidR="00DA634B" w:rsidRPr="007C437A" w:rsidDel="005868B3">
          <w:delText>/</w:delText>
        </w:r>
        <w:r w:rsidRPr="007C437A" w:rsidDel="005868B3">
          <w:delText>technical apparatus</w:delText>
        </w:r>
        <w:r w:rsidR="00CC74C2" w:rsidRPr="007C437A" w:rsidDel="005868B3">
          <w:rPr>
            <w:rStyle w:val="Appelnotedebasdep"/>
          </w:rPr>
          <w:delText xml:space="preserve"> </w:delText>
        </w:r>
      </w:del>
      <w:del w:id="2836" w:author="Arthur Parmentier" w:date="2020-05-12T18:28:00Z">
        <w:r w:rsidRPr="007C437A" w:rsidDel="00BF3C70">
          <w:delText>must be</w:delText>
        </w:r>
      </w:del>
      <w:del w:id="2837" w:author="Arthur Parmentier" w:date="2020-05-13T10:30:00Z">
        <w:r w:rsidRPr="007C437A" w:rsidDel="005868B3">
          <w:delText xml:space="preserve"> </w:delText>
        </w:r>
      </w:del>
      <w:del w:id="2838" w:author="Arthur Parmentier" w:date="2020-05-12T18:30:00Z">
        <w:r w:rsidRPr="007C437A" w:rsidDel="00042A1D">
          <w:delText xml:space="preserve">constructed </w:delText>
        </w:r>
      </w:del>
      <w:del w:id="2839" w:author="Arthur Parmentier" w:date="2020-05-13T10:30:00Z">
        <w:r w:rsidRPr="007C437A" w:rsidDel="005868B3">
          <w:delText xml:space="preserve">in relation with the concepts </w:delText>
        </w:r>
      </w:del>
      <w:del w:id="2840" w:author="Arthur Parmentier" w:date="2020-05-12T18:28:00Z">
        <w:r w:rsidRPr="007C437A" w:rsidDel="003126BD">
          <w:delText xml:space="preserve">representing a </w:delText>
        </w:r>
      </w:del>
      <w:del w:id="2841" w:author="Arthur Parmentier" w:date="2020-05-13T10:30:00Z">
        <w:r w:rsidRPr="007C437A" w:rsidDel="005868B3">
          <w:delText>LT in other disciplines</w:delText>
        </w:r>
        <w:r w:rsidR="00DA634B" w:rsidRPr="007C437A" w:rsidDel="005868B3">
          <w:delText>/technical apparatus</w:delText>
        </w:r>
      </w:del>
    </w:p>
    <w:p w:rsidR="00277A13" w:rsidRPr="007C437A" w:rsidDel="005868B3" w:rsidRDefault="00277A13" w:rsidP="00EF75B3">
      <w:pPr>
        <w:rPr>
          <w:del w:id="2842" w:author="Arthur Parmentier" w:date="2020-05-13T10:30:00Z"/>
        </w:rPr>
        <w:pPrChange w:id="2843" w:author="Arthur Parmentier" w:date="2020-06-10T16:26:00Z">
          <w:pPr/>
        </w:pPrChange>
      </w:pPr>
      <w:del w:id="2844" w:author="Arthur Parmentier" w:date="2020-05-13T10:30:00Z">
        <w:r w:rsidRPr="007C437A" w:rsidDel="005868B3">
          <w:delText xml:space="preserve">We will see further that this relation can </w:delText>
        </w:r>
        <w:r w:rsidR="008B7AAC" w:rsidRPr="007C437A" w:rsidDel="005868B3">
          <w:delText>be supported by</w:delText>
        </w:r>
        <w:r w:rsidRPr="007C437A" w:rsidDel="005868B3">
          <w:delText xml:space="preserve"> cultural</w:delText>
        </w:r>
        <w:r w:rsidR="008B7AAC" w:rsidRPr="007C437A" w:rsidDel="005868B3">
          <w:delText xml:space="preserve"> mechanisms</w:delText>
        </w:r>
        <w:r w:rsidRPr="007C437A" w:rsidDel="005868B3">
          <w:delText xml:space="preserve">, for </w:delText>
        </w:r>
        <w:r w:rsidR="008B7AAC" w:rsidRPr="007C437A" w:rsidDel="005868B3">
          <w:delText xml:space="preserve">instance </w:delText>
        </w:r>
        <w:r w:rsidRPr="007C437A" w:rsidDel="005868B3">
          <w:delText>a relation of analogy</w:delText>
        </w:r>
        <w:r w:rsidR="008B7AAC" w:rsidRPr="007C437A" w:rsidDel="005868B3">
          <w:rPr>
            <w:rStyle w:val="Appelnotedebasdep"/>
          </w:rPr>
          <w:footnoteReference w:id="17"/>
        </w:r>
        <w:r w:rsidRPr="007C437A" w:rsidDel="005868B3">
          <w:delText xml:space="preserve"> </w:delText>
        </w:r>
        <w:r w:rsidR="002A3C42" w:rsidRPr="007C437A" w:rsidDel="005868B3">
          <w:delText>and/</w:delText>
        </w:r>
        <w:r w:rsidRPr="007C437A" w:rsidDel="005868B3">
          <w:delText>or innate</w:delText>
        </w:r>
        <w:r w:rsidR="008B7AAC" w:rsidRPr="007C437A" w:rsidDel="005868B3">
          <w:delText xml:space="preserve"> mechanisms such as the categorical human perception scheme.</w:delText>
        </w:r>
      </w:del>
    </w:p>
    <w:p w:rsidR="003F4ACB" w:rsidRPr="007C437A" w:rsidDel="005868B3" w:rsidRDefault="003F4ACB" w:rsidP="00EF75B3">
      <w:pPr>
        <w:rPr>
          <w:del w:id="2847" w:author="Arthur Parmentier" w:date="2020-05-13T10:30:00Z"/>
          <w:moveFrom w:id="2848" w:author="Arthur Parmentier" w:date="2020-05-12T18:35:00Z"/>
        </w:rPr>
        <w:pPrChange w:id="2849" w:author="Arthur Parmentier" w:date="2020-06-10T16:26:00Z">
          <w:pPr/>
        </w:pPrChange>
      </w:pPr>
      <w:moveFromRangeStart w:id="2850" w:author="Arthur Parmentier" w:date="2020-05-12T18:35:00Z" w:name="move40200963"/>
      <w:moveFrom w:id="2851" w:author="Arthur Parmentier" w:date="2020-05-12T18:35:00Z">
        <w:del w:id="2852" w:author="Arthur Parmentier" w:date="2020-05-13T10:30:00Z">
          <w:r w:rsidRPr="007C437A" w:rsidDel="005868B3">
            <w:delText>The term “overloading” corresponds to the multiplicity of concepts underlying a single sign such as LT.</w:delText>
          </w:r>
          <w:r w:rsidR="000224C7" w:rsidRPr="007C437A" w:rsidDel="005868B3">
            <w:delText xml:space="preserve"> Although we illustrated the overloading mechanism with the sign “LT”, we can observe the same mechanism for other signs, </w:delText>
          </w:r>
          <w:r w:rsidR="00DF40D9" w:rsidRPr="007C437A" w:rsidDel="005868B3">
            <w:delText>for instance</w:delText>
          </w:r>
          <w:r w:rsidR="000224C7" w:rsidRPr="007C437A" w:rsidDel="005868B3">
            <w:delText xml:space="preserve"> multi-disciplinary signs.</w:delText>
          </w:r>
        </w:del>
      </w:moveFrom>
    </w:p>
    <w:moveFromRangeEnd w:id="2850"/>
    <w:p w:rsidR="001B082B" w:rsidRPr="007C437A" w:rsidDel="005868B3" w:rsidRDefault="001B082B" w:rsidP="00EF75B3">
      <w:pPr>
        <w:rPr>
          <w:del w:id="2853" w:author="Arthur Parmentier" w:date="2020-05-13T10:30:00Z"/>
        </w:rPr>
        <w:pPrChange w:id="2854" w:author="Arthur Parmentier" w:date="2020-06-10T16:26:00Z">
          <w:pPr/>
        </w:pPrChange>
      </w:pPr>
    </w:p>
    <w:p w:rsidR="001D7225" w:rsidRPr="007C437A" w:rsidDel="005868B3" w:rsidRDefault="001D7225" w:rsidP="00EF75B3">
      <w:pPr>
        <w:rPr>
          <w:del w:id="2855" w:author="Arthur Parmentier" w:date="2020-05-13T10:30:00Z"/>
        </w:rPr>
        <w:pPrChange w:id="2856" w:author="Arthur Parmentier" w:date="2020-06-10T16:26:00Z">
          <w:pPr/>
        </w:pPrChange>
      </w:pPr>
      <w:del w:id="2857" w:author="Arthur Parmentier" w:date="2020-05-13T10:30:00Z">
        <w:r w:rsidRPr="007C437A" w:rsidDel="005868B3">
          <w:delText>DIFFERENCE D APPAREIL TECHNIQUE MAIS MEME PROROTYPE VS DIFF DE DISCIPLINE DONC DE PROTOTYPE (MEME SI L APPAREIL TECHNIQUE EST LE MEME).</w:delText>
        </w:r>
      </w:del>
    </w:p>
    <w:p w:rsidR="00F163F4" w:rsidRPr="007C437A" w:rsidRDefault="00FF4C82" w:rsidP="00EF75B3">
      <w:pPr>
        <w:rPr>
          <w:rPrChange w:id="2858" w:author="Arthur Parmentier" w:date="2020-06-07T15:27:00Z">
            <w:rPr/>
          </w:rPrChange>
        </w:rPr>
        <w:pPrChange w:id="2859" w:author="Arthur Parmentier" w:date="2020-06-10T16:26:00Z">
          <w:pPr>
            <w:pStyle w:val="Titre2"/>
          </w:pPr>
        </w:pPrChange>
      </w:pPr>
      <w:r w:rsidRPr="007C437A">
        <w:rPr>
          <w:rPrChange w:id="2860" w:author="Arthur Parmentier" w:date="2020-06-07T15:27:00Z">
            <w:rPr/>
          </w:rPrChange>
        </w:rPr>
        <w:t>Wrap-up: w</w:t>
      </w:r>
      <w:r w:rsidR="00B53663" w:rsidRPr="007C437A">
        <w:rPr>
          <w:rPrChange w:id="2861" w:author="Arthur Parmentier" w:date="2020-06-07T15:27:00Z">
            <w:rPr/>
          </w:rPrChange>
        </w:rPr>
        <w:t>hat is a long tone?</w:t>
      </w:r>
    </w:p>
    <w:p w:rsidR="006155A3" w:rsidRPr="007C437A" w:rsidRDefault="00F163F4" w:rsidP="00EF75B3">
      <w:pPr>
        <w:pPrChange w:id="2862" w:author="Arthur Parmentier" w:date="2020-06-10T16:26:00Z">
          <w:pPr/>
        </w:pPrChange>
      </w:pPr>
      <w:r w:rsidRPr="007C437A">
        <w:t>By taking the simple example of the LT, we will see how the categorical and prototypical perception scheme plays an important role in the mechanisms of SP.</w:t>
      </w:r>
    </w:p>
    <w:p w:rsidR="00BC3D06" w:rsidRPr="007C437A" w:rsidRDefault="00BC3D06" w:rsidP="00EF75B3">
      <w:pPr>
        <w:pPrChange w:id="2863" w:author="Arthur Parmentier" w:date="2020-06-10T16:26:00Z">
          <w:pPr/>
        </w:pPrChange>
      </w:pPr>
      <w:r w:rsidRPr="007C437A">
        <w:t xml:space="preserve">What is a long tone? </w:t>
      </w:r>
      <w:r w:rsidRPr="007C437A">
        <w:br/>
        <w:t>It would be tempting to define the long tone for each discipline by giving a set of characteristics that all long tone must have, for instance:</w:t>
      </w:r>
    </w:p>
    <w:p w:rsidR="00BC3D06" w:rsidRPr="007C437A" w:rsidRDefault="00BC3D06" w:rsidP="00EF75B3">
      <w:pPr>
        <w:pStyle w:val="Paragraphedeliste"/>
        <w:numPr>
          <w:ilvl w:val="0"/>
          <w:numId w:val="14"/>
        </w:numPr>
        <w:pPrChange w:id="2864" w:author="Arthur Parmentier" w:date="2020-06-10T16:26:00Z">
          <w:pPr>
            <w:pStyle w:val="Paragraphedeliste"/>
            <w:numPr>
              <w:numId w:val="14"/>
            </w:numPr>
            <w:ind w:hanging="360"/>
          </w:pPr>
        </w:pPrChange>
      </w:pPr>
      <w:r w:rsidRPr="007C437A">
        <w:t>In music, a constant pitch and volume over time</w:t>
      </w:r>
    </w:p>
    <w:p w:rsidR="00BC3D06" w:rsidRPr="007C437A" w:rsidRDefault="00BC3D06" w:rsidP="00EF75B3">
      <w:pPr>
        <w:pStyle w:val="Paragraphedeliste"/>
        <w:numPr>
          <w:ilvl w:val="0"/>
          <w:numId w:val="14"/>
        </w:numPr>
        <w:pPrChange w:id="2865" w:author="Arthur Parmentier" w:date="2020-06-10T16:26:00Z">
          <w:pPr>
            <w:pStyle w:val="Paragraphedeliste"/>
            <w:numPr>
              <w:numId w:val="14"/>
            </w:numPr>
            <w:ind w:hanging="360"/>
          </w:pPr>
        </w:pPrChange>
      </w:pPr>
      <w:r w:rsidRPr="007C437A">
        <w:t>In dance, a movement without accent…</w:t>
      </w:r>
    </w:p>
    <w:p w:rsidR="00E44A97" w:rsidRPr="007C437A" w:rsidRDefault="00BC3D06" w:rsidP="00EF75B3">
      <w:pPr>
        <w:pPrChange w:id="2866" w:author="Arthur Parmentier" w:date="2020-06-10T16:26:00Z">
          <w:pPr/>
        </w:pPrChange>
      </w:pPr>
      <w:r w:rsidRPr="007C437A">
        <w:t>We know however from the research on our perception scheme that the LT is not (and perhaps, cannot) be defined with such characteristics or traits.</w:t>
      </w:r>
      <w:r w:rsidR="00F636CA" w:rsidRPr="007C437A">
        <w:t xml:space="preserve"> It shows us that the</w:t>
      </w:r>
      <w:r w:rsidR="00061E60" w:rsidRPr="007C437A">
        <w:t xml:space="preserve"> LT is not a musical element defined by a finite number of properties</w:t>
      </w:r>
      <w:r w:rsidR="00F636CA" w:rsidRPr="007C437A">
        <w:t xml:space="preserve"> </w:t>
      </w:r>
      <w:r w:rsidR="00061E60" w:rsidRPr="007C437A">
        <w:t>but is rather a category constructed by the human perception</w:t>
      </w:r>
      <w:r w:rsidR="000F1531" w:rsidRPr="007C437A">
        <w:t xml:space="preserve"> scheme</w:t>
      </w:r>
      <w:r w:rsidR="00F636CA" w:rsidRPr="007C437A">
        <w:rPr>
          <w:rStyle w:val="Appelnotedebasdep"/>
        </w:rPr>
        <w:footnoteReference w:id="18"/>
      </w:r>
      <w:r w:rsidR="00061E60" w:rsidRPr="007C437A">
        <w:t xml:space="preserve"> around a “prototypical” element which exhibits the features that are usually said to define the concept</w:t>
      </w:r>
      <w:r w:rsidR="00001C42" w:rsidRPr="007C437A">
        <w:t>s</w:t>
      </w:r>
      <w:r w:rsidR="00061E60" w:rsidRPr="007C437A">
        <w:t xml:space="preserve"> of a LT.</w:t>
      </w:r>
      <w:r w:rsidR="00061E60" w:rsidRPr="007C437A">
        <w:br/>
      </w:r>
      <w:r w:rsidR="002B4F17" w:rsidRPr="007C437A">
        <w:t xml:space="preserve">In </w:t>
      </w:r>
      <w:r w:rsidR="0036091B" w:rsidRPr="007C437A">
        <w:t>this framework, a c</w:t>
      </w:r>
      <w:r w:rsidR="008211BE" w:rsidRPr="007C437A">
        <w:t>ontent</w:t>
      </w:r>
      <w:r w:rsidR="00061E60" w:rsidRPr="007C437A">
        <w:t xml:space="preserve"> is perceived as “more” or “less” a LT, rather than either a LT or not.</w:t>
      </w:r>
    </w:p>
    <w:p w:rsidR="00B12EC1" w:rsidRPr="007C437A" w:rsidRDefault="00B12EC1" w:rsidP="00EF75B3">
      <w:pPr>
        <w:pStyle w:val="Titre4"/>
        <w:pPrChange w:id="2868" w:author="Arthur Parmentier" w:date="2020-06-10T16:26:00Z">
          <w:pPr>
            <w:pStyle w:val="Titre3"/>
          </w:pPr>
        </w:pPrChange>
      </w:pPr>
      <w:r w:rsidRPr="007C437A">
        <w:t>Sign overloading</w:t>
      </w:r>
    </w:p>
    <w:p w:rsidR="00FF5B3F" w:rsidRPr="007C437A" w:rsidRDefault="004659F5" w:rsidP="00EF75B3">
      <w:pPr>
        <w:pPrChange w:id="2869" w:author="Arthur Parmentier" w:date="2020-06-10T16:26:00Z">
          <w:pPr/>
        </w:pPrChange>
      </w:pPr>
      <w:r w:rsidRPr="007C437A">
        <w:t>I will try to show that</w:t>
      </w:r>
      <w:r w:rsidR="00B12EC1" w:rsidRPr="007C437A">
        <w:t xml:space="preserve"> that in general, the </w:t>
      </w:r>
      <w:r w:rsidR="003579B0" w:rsidRPr="007C437A">
        <w:t xml:space="preserve">grouping </w:t>
      </w:r>
      <w:r w:rsidRPr="007C437A">
        <w:t>relations</w:t>
      </w:r>
      <w:r w:rsidR="00B12EC1" w:rsidRPr="007C437A">
        <w:t xml:space="preserve"> linking those concepts together</w:t>
      </w:r>
      <w:r w:rsidR="006D58F1" w:rsidRPr="007C437A">
        <w:t xml:space="preserve"> under a single sign</w:t>
      </w:r>
      <w:r w:rsidR="00B12EC1" w:rsidRPr="007C437A">
        <w:t xml:space="preserve"> are </w:t>
      </w:r>
      <w:r w:rsidR="00CE6B94" w:rsidRPr="007C437A">
        <w:t>made possible by</w:t>
      </w:r>
      <w:r w:rsidR="00B12EC1" w:rsidRPr="007C437A">
        <w:t xml:space="preserve"> cultural </w:t>
      </w:r>
      <w:r w:rsidR="00EA4C32" w:rsidRPr="007C437A">
        <w:t>schemes (analogies)</w:t>
      </w:r>
      <w:r w:rsidR="00B12EC1" w:rsidRPr="007C437A">
        <w:t xml:space="preserve"> and innate perception schemes of human mind.</w:t>
      </w:r>
      <w:r w:rsidR="009E7ADA" w:rsidRPr="007C437A">
        <w:t xml:space="preserve"> I will use the example of the sign LT to illustrate </w:t>
      </w:r>
      <w:r w:rsidR="00AE2C19" w:rsidRPr="007C437A">
        <w:t>how these schemes allow for translating the sign LT into the concepts that are relevant for each discipline, instrument (or technical apparatus).</w:t>
      </w:r>
    </w:p>
    <w:p w:rsidR="00727764" w:rsidRPr="007C437A" w:rsidRDefault="00727764" w:rsidP="00EF75B3">
      <w:pPr>
        <w:pStyle w:val="Titre5"/>
        <w:pPrChange w:id="2870" w:author="Arthur Parmentier" w:date="2020-06-10T16:26:00Z">
          <w:pPr>
            <w:pStyle w:val="Titre4"/>
          </w:pPr>
        </w:pPrChange>
      </w:pPr>
      <w:r w:rsidRPr="007C437A">
        <w:lastRenderedPageBreak/>
        <w:t>Innate perception schemes</w:t>
      </w:r>
    </w:p>
    <w:p w:rsidR="0036185A" w:rsidRPr="007C437A" w:rsidRDefault="0036185A" w:rsidP="00EF75B3">
      <w:pPr>
        <w:pStyle w:val="Titre6"/>
        <w:pPrChange w:id="2871" w:author="Arthur Parmentier" w:date="2020-06-10T16:26:00Z">
          <w:pPr>
            <w:pStyle w:val="Titre5"/>
          </w:pPr>
        </w:pPrChange>
      </w:pPr>
      <w:r w:rsidRPr="007C437A">
        <w:t>How to perform a LT on percussions?</w:t>
      </w:r>
    </w:p>
    <w:p w:rsidR="00C362C5" w:rsidRPr="007C437A" w:rsidRDefault="00161FBC" w:rsidP="00EF75B3">
      <w:pPr>
        <w:pPrChange w:id="2872" w:author="Arthur Parmentier" w:date="2020-06-10T16:26:00Z">
          <w:pPr/>
        </w:pPrChange>
      </w:pPr>
      <w:r w:rsidRPr="007C437A">
        <w:t>I often see questions arising about how to perform a sign for a specific instrument or discipline, for instance a percussionist asking how he should perform a long tone with drums.</w:t>
      </w:r>
      <w:r w:rsidR="00BE6883" w:rsidRPr="007C437A">
        <w:br/>
      </w:r>
      <w:r w:rsidRPr="007C437A">
        <w:t>While the experienced performer will probably use different possible techniques intuitively (a fast roll, using brushes, playing on cymbals that have a long acoustic response), we can derive from this simple observation that the concept of the long tone doesn’t necessarily have a trivial interpretation and its realization may not be accessible for instruments like percussions.</w:t>
      </w:r>
      <w:r w:rsidR="00BE6883" w:rsidRPr="007C437A">
        <w:br/>
      </w:r>
      <w:r w:rsidRPr="007C437A">
        <w:t>Let’s break down the conceptual operations that allow the percussionist to respond to a LT when its prototype is out the set of possibilities offered by his instrument.</w:t>
      </w:r>
      <w:r w:rsidRPr="007C437A">
        <w:br/>
        <w:t>To achieve this, the percussionist w</w:t>
      </w:r>
      <w:r w:rsidR="00BE6883" w:rsidRPr="007C437A">
        <w:t>ould</w:t>
      </w:r>
      <w:r w:rsidRPr="007C437A">
        <w:t xml:space="preserve"> typically translate the concept of LT to another concept, the roll, easily accessible to the performer. The roll will allow him to approach the prototype of the LT by increasing the speed of the roll as much as he can.</w:t>
      </w:r>
      <w:r w:rsidRPr="007C437A">
        <w:br/>
      </w:r>
      <w:r w:rsidR="006F6F60" w:rsidRPr="007C437A">
        <w:t>Another</w:t>
      </w:r>
      <w:r w:rsidRPr="007C437A">
        <w:t xml:space="preserve"> way to phrase this conceptually is to say that in the space of musical concepts, the prototype of the LT is the asymptotical, limit point of the concept of roll when its speed goes to infinity.</w:t>
      </w:r>
    </w:p>
    <w:p w:rsidR="00C362C5" w:rsidRPr="007C437A" w:rsidRDefault="00C362C5" w:rsidP="00EF75B3">
      <w:pPr>
        <w:pStyle w:val="Titre6"/>
        <w:pPrChange w:id="2873" w:author="Arthur Parmentier" w:date="2020-06-10T16:26:00Z">
          <w:pPr>
            <w:pStyle w:val="Titre5"/>
          </w:pPr>
        </w:pPrChange>
      </w:pPr>
      <w:r w:rsidRPr="007C437A">
        <w:t xml:space="preserve">An implicit translation </w:t>
      </w:r>
      <w:r w:rsidR="00C91523" w:rsidRPr="007C437A">
        <w:t>by our perception scheme</w:t>
      </w:r>
    </w:p>
    <w:p w:rsidR="00914B9D" w:rsidRPr="007C437A" w:rsidRDefault="00161FBC" w:rsidP="00EF75B3">
      <w:pPr>
        <w:pPrChange w:id="2874" w:author="Arthur Parmentier" w:date="2020-06-10T16:26:00Z">
          <w:pPr/>
        </w:pPrChange>
      </w:pPr>
      <w:r w:rsidRPr="007C437A">
        <w:t>The important point illustrated here is that SP involves operations of translation from concepts whose prototype</w:t>
      </w:r>
      <w:r w:rsidR="007E7D0A" w:rsidRPr="007C437A">
        <w:rPr>
          <w:rStyle w:val="Appelnotedebasdep"/>
        </w:rPr>
        <w:footnoteReference w:id="19"/>
      </w:r>
      <w:r w:rsidRPr="007C437A">
        <w:t xml:space="preserve"> does not exist in a discipline to a concept of the discipline that relates to the prototype. </w:t>
      </w:r>
      <w:r w:rsidR="000F1082" w:rsidRPr="007C437A">
        <w:t>In previous example, we saw that the percussionist could translate the sign LT to the concept of roll that is relevant to its instrument. But what is the implicit scheme allowing for this translation?</w:t>
      </w:r>
    </w:p>
    <w:p w:rsidR="00FA4DD8" w:rsidRPr="007C437A" w:rsidRDefault="000F1082" w:rsidP="00EF75B3">
      <w:pPr>
        <w:pPrChange w:id="2876" w:author="Arthur Parmentier" w:date="2020-06-10T16:26:00Z">
          <w:pPr/>
        </w:pPrChange>
      </w:pPr>
      <w:r w:rsidRPr="007C437A">
        <w:t xml:space="preserve">I interpreted the fast roll as an “approach” to the prototype of a LT in the space of musical concepts, suggesting that there is a metric that allow us to measure the distance between the roll at a certain speed, volume… and the prototype of a LT. Even though this topic is out of my field of </w:t>
      </w:r>
      <w:r w:rsidR="00C27D4A" w:rsidRPr="007C437A">
        <w:t>expertise</w:t>
      </w:r>
      <w:r w:rsidRPr="007C437A">
        <w:t xml:space="preserve"> </w:t>
      </w:r>
      <w:r w:rsidR="00C27D4A" w:rsidRPr="007C437A">
        <w:t>and of the scope of this text,</w:t>
      </w:r>
      <w:r w:rsidR="00914B9D" w:rsidRPr="007C437A">
        <w:t xml:space="preserve"> we can remark that the acoustic response of a fast roll “approaches” the performer’s expectation of the acoustic response of a LT, such that the human perception scheme will associate the fast roll with the prototype of the LT.</w:t>
      </w:r>
    </w:p>
    <w:p w:rsidR="00FA4DD8" w:rsidRPr="007C437A" w:rsidRDefault="00FA4DD8" w:rsidP="00EF75B3">
      <w:pPr>
        <w:pStyle w:val="Titre6"/>
        <w:pPrChange w:id="2877" w:author="Arthur Parmentier" w:date="2020-06-10T16:26:00Z">
          <w:pPr>
            <w:pStyle w:val="Titre5"/>
          </w:pPr>
        </w:pPrChange>
      </w:pPr>
      <w:r w:rsidRPr="007C437A">
        <w:t>Learning the translation</w:t>
      </w:r>
    </w:p>
    <w:p w:rsidR="00161FBC" w:rsidRPr="007C437A" w:rsidRDefault="00161FBC" w:rsidP="00EF75B3">
      <w:pPr>
        <w:rPr>
          <w:ins w:id="2878" w:author="Arthur Parmentier" w:date="2020-05-14T16:16:00Z"/>
        </w:rPr>
        <w:pPrChange w:id="2879" w:author="Arthur Parmentier" w:date="2020-06-10T16:26:00Z">
          <w:pPr/>
        </w:pPrChange>
      </w:pPr>
      <w:r w:rsidRPr="007C437A">
        <w:t>While the operations of translation are in general not obvious (hence the questions on the subject), I observed that most Soundpainters explicit what operations are valid to beginners in SP.</w:t>
      </w:r>
      <w:ins w:id="2880" w:author="Arthur Parmentier" w:date="2020-05-14T16:15:00Z">
        <w:r w:rsidR="00FE325D" w:rsidRPr="007C437A">
          <w:br/>
        </w:r>
        <w:r w:rsidR="00FE325D" w:rsidRPr="007C437A">
          <w:br/>
          <w:t>IMITATION</w:t>
        </w:r>
        <w:r w:rsidR="003873DC" w:rsidRPr="007C437A">
          <w:t xml:space="preserve"> et </w:t>
        </w:r>
        <w:proofErr w:type="spellStart"/>
        <w:r w:rsidR="003873DC" w:rsidRPr="007C437A">
          <w:t>mimetisme</w:t>
        </w:r>
      </w:ins>
      <w:proofErr w:type="spellEnd"/>
    </w:p>
    <w:p w:rsidR="00863F70" w:rsidRPr="007C437A" w:rsidRDefault="00863F70" w:rsidP="00EF75B3">
      <w:pPr>
        <w:pPrChange w:id="2881" w:author="Arthur Parmentier" w:date="2020-06-10T16:26:00Z">
          <w:pPr/>
        </w:pPrChange>
      </w:pPr>
      <w:proofErr w:type="spellStart"/>
      <w:ins w:id="2882" w:author="Arthur Parmentier" w:date="2020-05-14T16:16:00Z">
        <w:r w:rsidRPr="007C437A">
          <w:t>SEul</w:t>
        </w:r>
        <w:proofErr w:type="spellEnd"/>
        <w:r w:rsidRPr="007C437A">
          <w:t xml:space="preserve"> vs a </w:t>
        </w:r>
        <w:proofErr w:type="spellStart"/>
        <w:r w:rsidRPr="007C437A">
          <w:t>plusieurs</w:t>
        </w:r>
      </w:ins>
      <w:proofErr w:type="spellEnd"/>
    </w:p>
    <w:p w:rsidR="00161FBC" w:rsidRPr="007C437A" w:rsidRDefault="00161FBC" w:rsidP="00EF75B3">
      <w:pPr>
        <w:pPrChange w:id="2883" w:author="Arthur Parmentier" w:date="2020-06-10T16:26:00Z">
          <w:pPr/>
        </w:pPrChange>
      </w:pPr>
    </w:p>
    <w:p w:rsidR="00727764" w:rsidRPr="007C437A" w:rsidRDefault="00727764" w:rsidP="00EF75B3">
      <w:pPr>
        <w:pStyle w:val="Titre5"/>
        <w:pPrChange w:id="2884" w:author="Arthur Parmentier" w:date="2020-06-10T16:26:00Z">
          <w:pPr>
            <w:pStyle w:val="Titre4"/>
          </w:pPr>
        </w:pPrChange>
      </w:pPr>
      <w:r w:rsidRPr="007C437A">
        <w:lastRenderedPageBreak/>
        <w:t>Cultural analogies</w:t>
      </w:r>
    </w:p>
    <w:p w:rsidR="00D36F5F" w:rsidRPr="007C437A" w:rsidRDefault="00D36F5F" w:rsidP="00EF75B3">
      <w:pPr>
        <w:pStyle w:val="Titre3"/>
        <w:pPrChange w:id="2885" w:author="Arthur Parmentier" w:date="2020-06-10T16:26:00Z">
          <w:pPr>
            <w:pStyle w:val="Titre2"/>
          </w:pPr>
        </w:pPrChange>
      </w:pPr>
      <w:bookmarkStart w:id="2886" w:name="_Toc42698931"/>
      <w:r w:rsidRPr="007C437A">
        <w:t>Personal observations during SP practice</w:t>
      </w:r>
      <w:bookmarkEnd w:id="2886"/>
    </w:p>
    <w:p w:rsidR="003E3973" w:rsidRPr="007C437A" w:rsidRDefault="004F1D82" w:rsidP="00EF75B3">
      <w:pPr>
        <w:pPrChange w:id="2887" w:author="Arthur Parmentier" w:date="2020-06-10T16:26:00Z">
          <w:pPr/>
        </w:pPrChange>
      </w:pPr>
      <w:r w:rsidRPr="007C437A">
        <w:t>My theory is that o</w:t>
      </w:r>
      <w:r w:rsidR="00D36F5F" w:rsidRPr="007C437A">
        <w:t>ur categorical and prototypical perception scheme plays an important role on both how performers and soundpainters can interpret the artistic material that is being produced by the group</w:t>
      </w:r>
      <w:r w:rsidR="00020B23" w:rsidRPr="007C437A">
        <w:t>,</w:t>
      </w:r>
      <w:r w:rsidR="00966026" w:rsidRPr="007C437A">
        <w:t xml:space="preserve"> and </w:t>
      </w:r>
      <w:r w:rsidR="00D36F5F" w:rsidRPr="007C437A">
        <w:t>how they will respond to the requests, i.e. what content</w:t>
      </w:r>
      <w:r w:rsidR="003E3973" w:rsidRPr="007C437A">
        <w:t xml:space="preserve"> the performer will produce.</w:t>
      </w:r>
    </w:p>
    <w:p w:rsidR="00B12EC1" w:rsidRPr="007C437A" w:rsidRDefault="00D36F5F" w:rsidP="00EF75B3">
      <w:pPr>
        <w:pPrChange w:id="2888" w:author="Arthur Parmentier" w:date="2020-06-10T16:26:00Z">
          <w:pPr/>
        </w:pPrChange>
      </w:pPr>
      <w:r w:rsidRPr="007C437A">
        <w:t xml:space="preserve"> </w:t>
      </w:r>
      <w:r w:rsidR="003E3973" w:rsidRPr="007C437A">
        <w:t xml:space="preserve">I will </w:t>
      </w:r>
      <w:r w:rsidR="00E6096A" w:rsidRPr="007C437A">
        <w:t xml:space="preserve">try to support </w:t>
      </w:r>
      <w:r w:rsidR="003E3973" w:rsidRPr="007C437A">
        <w:t xml:space="preserve">this theory by analyzing examples from my own experience as a performer, a soundpainter </w:t>
      </w:r>
      <w:r w:rsidR="00E46E02" w:rsidRPr="007C437A">
        <w:t>and</w:t>
      </w:r>
      <w:r w:rsidR="003E3973" w:rsidRPr="007C437A">
        <w:t xml:space="preserve"> discussions I had with other performers</w:t>
      </w:r>
      <w:r w:rsidR="004B4D10" w:rsidRPr="007C437A">
        <w:t xml:space="preserve"> on the topic of the </w:t>
      </w:r>
      <w:r w:rsidR="008852B8" w:rsidRPr="007C437A">
        <w:t xml:space="preserve">LT </w:t>
      </w:r>
      <w:r w:rsidR="004B4D10" w:rsidRPr="007C437A">
        <w:t>which appears as a</w:t>
      </w:r>
      <w:r w:rsidR="00E86487" w:rsidRPr="007C437A">
        <w:t xml:space="preserve">n easy </w:t>
      </w:r>
      <w:r w:rsidR="004B4D10" w:rsidRPr="007C437A">
        <w:t xml:space="preserve">example to observe </w:t>
      </w:r>
      <w:r w:rsidR="00E86487" w:rsidRPr="007C437A">
        <w:t>some of the</w:t>
      </w:r>
      <w:r w:rsidR="004B4D10" w:rsidRPr="007C437A">
        <w:t xml:space="preserve"> underlying schemes of perception </w:t>
      </w:r>
      <w:r w:rsidR="00D52FC2" w:rsidRPr="007C437A">
        <w:t>and association</w:t>
      </w:r>
      <w:r w:rsidR="00577853" w:rsidRPr="007C437A">
        <w:t>s of</w:t>
      </w:r>
      <w:r w:rsidR="00E86487" w:rsidRPr="007C437A">
        <w:t xml:space="preserve"> musical concepts.</w:t>
      </w:r>
    </w:p>
    <w:p w:rsidR="00D74CAF" w:rsidRPr="007C437A" w:rsidRDefault="00D97343" w:rsidP="00EF75B3">
      <w:pPr>
        <w:pPrChange w:id="2889" w:author="Arthur Parmentier" w:date="2020-06-10T16:26:00Z">
          <w:pPr/>
        </w:pPrChange>
      </w:pPr>
      <w:r w:rsidRPr="007C437A">
        <w:t xml:space="preserve">All 5 experienced soundpainters I have worked with teach the concept of a long tone by giving both characteristic traits and prototypical examples of a LT, showing “how it’s done” in each discipline. Their approach is usually to start defining orally the most </w:t>
      </w:r>
      <w:r w:rsidR="009D41F3" w:rsidRPr="007C437A">
        <w:t>characteristically</w:t>
      </w:r>
      <w:r w:rsidRPr="007C437A">
        <w:t xml:space="preserve"> trait of the concept</w:t>
      </w:r>
      <w:r w:rsidR="009D41F3" w:rsidRPr="007C437A">
        <w:t xml:space="preserve">, for instance “a fluid movement without accent” for dancers and then give illustrations using their body, with different speeds for each example. For musician, they would for instance mention that </w:t>
      </w:r>
      <w:r w:rsidR="00E00D2B" w:rsidRPr="007C437A">
        <w:t xml:space="preserve">a LT is a sound with constant </w:t>
      </w:r>
      <w:r w:rsidR="00084B44" w:rsidRPr="007C437A">
        <w:t>frequency</w:t>
      </w:r>
      <w:r w:rsidR="009D41F3" w:rsidRPr="007C437A">
        <w:t xml:space="preserve"> </w:t>
      </w:r>
      <w:r w:rsidR="002D269B" w:rsidRPr="007C437A">
        <w:t xml:space="preserve">as first definition of the concept </w:t>
      </w:r>
      <w:r w:rsidR="009D41F3" w:rsidRPr="007C437A">
        <w:t>and give examples by singing the prototype of a LT at different frequencies.</w:t>
      </w:r>
    </w:p>
    <w:p w:rsidR="00616EBE" w:rsidRPr="007C437A" w:rsidRDefault="00D74CAF" w:rsidP="00EF75B3">
      <w:pPr>
        <w:pStyle w:val="Paragraphedeliste"/>
        <w:numPr>
          <w:ilvl w:val="0"/>
          <w:numId w:val="11"/>
        </w:numPr>
        <w:pPrChange w:id="2890" w:author="Arthur Parmentier" w:date="2020-06-10T16:26:00Z">
          <w:pPr>
            <w:pStyle w:val="Paragraphedeliste"/>
            <w:numPr>
              <w:numId w:val="11"/>
            </w:numPr>
            <w:ind w:hanging="360"/>
          </w:pPr>
        </w:pPrChange>
      </w:pPr>
      <w:r w:rsidRPr="007C437A">
        <w:t>From the examples</w:t>
      </w:r>
      <w:r w:rsidR="00C32ADD" w:rsidRPr="007C437A">
        <w:t xml:space="preserve"> given by the soundpainter</w:t>
      </w:r>
      <w:r w:rsidRPr="007C437A">
        <w:t xml:space="preserve">, </w:t>
      </w:r>
      <w:r w:rsidR="00F813C8" w:rsidRPr="007C437A">
        <w:t xml:space="preserve">unexperienced </w:t>
      </w:r>
      <w:r w:rsidRPr="007C437A">
        <w:t xml:space="preserve">performers are usually able to internalize the prototype of the concept </w:t>
      </w:r>
      <w:r w:rsidR="00B66461" w:rsidRPr="007C437A">
        <w:t xml:space="preserve">of a LT for their discipline </w:t>
      </w:r>
      <w:r w:rsidRPr="007C437A">
        <w:t>and produce examples of their own at different frequencies/speeds.</w:t>
      </w:r>
      <w:r w:rsidR="00AB02F6" w:rsidRPr="007C437A">
        <w:t xml:space="preserve"> </w:t>
      </w:r>
      <w:r w:rsidRPr="007C437A">
        <w:t xml:space="preserve">I observed that the examples </w:t>
      </w:r>
      <w:r w:rsidR="00CD7228" w:rsidRPr="007C437A">
        <w:t>produced by</w:t>
      </w:r>
      <w:r w:rsidRPr="007C437A">
        <w:t xml:space="preserve"> unexperienced performers</w:t>
      </w:r>
      <w:r w:rsidR="00CD7228" w:rsidRPr="007C437A">
        <w:t xml:space="preserve"> </w:t>
      </w:r>
      <w:r w:rsidRPr="007C437A">
        <w:t>at first are very often close to the prototype</w:t>
      </w:r>
      <w:r w:rsidR="001D3228" w:rsidRPr="007C437A">
        <w:t>.</w:t>
      </w:r>
      <w:r w:rsidR="00D007E8" w:rsidRPr="007C437A">
        <w:br/>
        <w:t xml:space="preserve">But as performers become more experienced, I observed that </w:t>
      </w:r>
      <w:r w:rsidR="0072458D" w:rsidRPr="007C437A">
        <w:t xml:space="preserve">they </w:t>
      </w:r>
      <w:r w:rsidR="00D007E8" w:rsidRPr="007C437A">
        <w:t>tend to increase the span of produced examples not only by broadening the distribution to the parameters that have been introduced to (volume, frequency</w:t>
      </w:r>
      <w:r w:rsidR="001D3228" w:rsidRPr="007C437A">
        <w:t>, timbre</w:t>
      </w:r>
      <w:r w:rsidR="00D007E8" w:rsidRPr="007C437A">
        <w:t>…) but also by exploring different “dimensions” of the sound, such as vibrato, micro-distortions, extended techniques etc.</w:t>
      </w:r>
      <w:r w:rsidR="00B4379D" w:rsidRPr="007C437A">
        <w:t xml:space="preserve"> </w:t>
      </w:r>
      <w:r w:rsidR="001A2544" w:rsidRPr="007C437A">
        <w:t>In other words, they</w:t>
      </w:r>
      <w:r w:rsidR="00B4379D" w:rsidRPr="007C437A">
        <w:t xml:space="preserve"> </w:t>
      </w:r>
      <w:r w:rsidR="001A2544" w:rsidRPr="007C437A">
        <w:t>progressively “</w:t>
      </w:r>
      <w:r w:rsidR="00B4379D" w:rsidRPr="007C437A">
        <w:t>detach</w:t>
      </w:r>
      <w:r w:rsidR="001A2544" w:rsidRPr="007C437A">
        <w:t>”</w:t>
      </w:r>
      <w:r w:rsidR="00B4379D" w:rsidRPr="007C437A">
        <w:t xml:space="preserve"> from the prototypes of the LT concepts</w:t>
      </w:r>
      <w:r w:rsidR="001A2544" w:rsidRPr="007C437A">
        <w:rPr>
          <w:rStyle w:val="Appelnotedebasdep"/>
        </w:rPr>
        <w:footnoteReference w:id="20"/>
      </w:r>
      <w:r w:rsidR="001A2544" w:rsidRPr="007C437A">
        <w:t xml:space="preserve"> </w:t>
      </w:r>
      <w:r w:rsidR="00B4379D" w:rsidRPr="007C437A">
        <w:t>and their characteristic features by exploring more features of the content and reaching more extremal points.</w:t>
      </w:r>
      <w:r w:rsidR="00685AAF" w:rsidRPr="007C437A">
        <w:t xml:space="preserve"> In other words, if we take the N-dimension space (one dimension per parameter of the LT) of all LTs accessible to a performer, whose boundaries are determined by the technical and imaginative limitations of the performer himself, the distribution of the production of a learning performer should first span a limited volume around the centroid of the space that can be considered the prototype of the concept of a LT. Then, the volume covered by the distribution and its variance would increase with experience and artistic research.</w:t>
      </w:r>
      <w:r w:rsidR="00685AAF" w:rsidRPr="007C437A">
        <w:br/>
        <w:t xml:space="preserve">This expansion process was discussed especially </w:t>
      </w:r>
      <w:r w:rsidR="00276A39" w:rsidRPr="007C437A">
        <w:t xml:space="preserve">in my experience with a year-lasting </w:t>
      </w:r>
      <w:r w:rsidR="00276A39" w:rsidRPr="007C437A">
        <w:lastRenderedPageBreak/>
        <w:t>Soundpainting group, in which we had sessions dedicated to explore new generative processes and dimensions for LT and other very prototyped concepts.</w:t>
      </w:r>
      <w:r w:rsidR="008A6CE7" w:rsidRPr="007C437A">
        <w:t xml:space="preserve"> From the discussion, it was clear that our production of LT was largely prototypical and that extending the range of production required dedicated work and one explanation that I remember was that it takes a lot more cognitive load to produce a LT far from the prototype than a LT close to it. Therefore, under the constraints of immediate play, it was hard to propose something original. I conceived this training as a way to reduce the cognitive cost of the production of less-prototypical LT, therefore bringing more diversity to the responses of the performers.</w:t>
      </w:r>
      <w:r w:rsidR="00276A39" w:rsidRPr="007C437A">
        <w:br/>
        <w:t>During one week or shorter workshops that mixed both beginners and experienced performers in Soundpainting, I observed that experienced performers were responding to requests with a wider variety than beginners in Soundpainting</w:t>
      </w:r>
      <w:r w:rsidR="00616EBE" w:rsidRPr="007C437A">
        <w:t xml:space="preserve"> as one could expect from previous observations, but also that performers with a greater technical level would also respond with a greater variety. My interpretation of this observation is that </w:t>
      </w:r>
    </w:p>
    <w:p w:rsidR="00E6096A" w:rsidRPr="007C437A" w:rsidRDefault="00616EBE" w:rsidP="00EF75B3">
      <w:pPr>
        <w:pStyle w:val="Paragraphedeliste"/>
        <w:numPr>
          <w:ilvl w:val="1"/>
          <w:numId w:val="11"/>
        </w:numPr>
        <w:pPrChange w:id="2893" w:author="Arthur Parmentier" w:date="2020-06-10T16:26:00Z">
          <w:pPr>
            <w:pStyle w:val="Paragraphedeliste"/>
            <w:numPr>
              <w:ilvl w:val="1"/>
              <w:numId w:val="11"/>
            </w:numPr>
            <w:ind w:left="1440" w:hanging="360"/>
          </w:pPr>
        </w:pPrChange>
      </w:pPr>
      <w:r w:rsidRPr="007C437A">
        <w:t>the cognitive load of the production of a content depends not only on the experience of the performer with SP, but also with his discipline</w:t>
      </w:r>
    </w:p>
    <w:p w:rsidR="00616EBE" w:rsidRPr="007C437A" w:rsidRDefault="00616EBE" w:rsidP="00EF75B3">
      <w:pPr>
        <w:pStyle w:val="Paragraphedeliste"/>
        <w:numPr>
          <w:ilvl w:val="1"/>
          <w:numId w:val="11"/>
        </w:numPr>
        <w:pPrChange w:id="2894" w:author="Arthur Parmentier" w:date="2020-06-10T16:26:00Z">
          <w:pPr>
            <w:pStyle w:val="Paragraphedeliste"/>
            <w:numPr>
              <w:ilvl w:val="1"/>
              <w:numId w:val="11"/>
            </w:numPr>
            <w:ind w:left="1440" w:hanging="360"/>
          </w:pPr>
        </w:pPrChange>
      </w:pPr>
      <w:r w:rsidRPr="007C437A">
        <w:t>the cognitive load is a key metric for understanding how far from a prototype a given performer can respond to a SP request</w:t>
      </w:r>
    </w:p>
    <w:p w:rsidR="00DB6A50" w:rsidRPr="007C437A" w:rsidRDefault="00DB6A50" w:rsidP="00EF75B3">
      <w:pPr>
        <w:pStyle w:val="Paragraphedeliste"/>
        <w:pPrChange w:id="2895" w:author="Arthur Parmentier" w:date="2020-06-10T16:26:00Z">
          <w:pPr>
            <w:pStyle w:val="Paragraphedeliste"/>
          </w:pPr>
        </w:pPrChange>
      </w:pPr>
      <w:r w:rsidRPr="007C437A">
        <w:t>From my experience in Brazil, I can add to the latter the following remark:</w:t>
      </w:r>
    </w:p>
    <w:p w:rsidR="00DB6A50" w:rsidRPr="007C437A" w:rsidRDefault="00DB6A50" w:rsidP="00EF75B3">
      <w:pPr>
        <w:pStyle w:val="Paragraphedeliste"/>
        <w:numPr>
          <w:ilvl w:val="1"/>
          <w:numId w:val="11"/>
        </w:numPr>
        <w:pPrChange w:id="2896" w:author="Arthur Parmentier" w:date="2020-06-10T16:26:00Z">
          <w:pPr>
            <w:pStyle w:val="Paragraphedeliste"/>
            <w:numPr>
              <w:ilvl w:val="1"/>
              <w:numId w:val="11"/>
            </w:numPr>
            <w:ind w:left="1440" w:hanging="360"/>
          </w:pPr>
        </w:pPrChange>
      </w:pPr>
      <w:r w:rsidRPr="007C437A">
        <w:t xml:space="preserve">the desire or </w:t>
      </w:r>
      <w:r w:rsidR="00AD6A79" w:rsidRPr="007C437A">
        <w:t>willingness</w:t>
      </w:r>
      <w:r w:rsidRPr="007C437A">
        <w:t xml:space="preserve"> of a performer to respond to the request in a certain way is very cultural. In the previous discussion, I have interpreted the expansion of the variety of responses as a consequence of the decrease of its cognitive load for the performer, but it is important to remark that this expansion may not be observed at all if the performer himself is satisfied by </w:t>
      </w:r>
      <w:r w:rsidR="00AD6A79" w:rsidRPr="007C437A">
        <w:t xml:space="preserve">a certain type of response, should it by prototypical or not. In fact, this expansion </w:t>
      </w:r>
      <w:r w:rsidR="00FC61C6" w:rsidRPr="007C437A">
        <w:t>relies</w:t>
      </w:r>
      <w:r w:rsidR="00AD6A79" w:rsidRPr="007C437A">
        <w:t xml:space="preserve"> on the motivation of</w:t>
      </w:r>
      <w:r w:rsidR="00FC61C6" w:rsidRPr="007C437A">
        <w:t>/relevancy for</w:t>
      </w:r>
      <w:r w:rsidR="00AD6A79" w:rsidRPr="007C437A">
        <w:t xml:space="preserve"> the performer to vary its responses for artistic reasons that depend on the context</w:t>
      </w:r>
      <w:r w:rsidR="005A6D19" w:rsidRPr="007C437A">
        <w:t xml:space="preserve"> </w:t>
      </w:r>
      <w:r w:rsidR="00D97670" w:rsidRPr="007C437A">
        <w:t xml:space="preserve">of the performance </w:t>
      </w:r>
      <w:r w:rsidR="005A6D19" w:rsidRPr="007C437A">
        <w:t xml:space="preserve">and </w:t>
      </w:r>
      <w:r w:rsidR="00AD6A79" w:rsidRPr="007C437A">
        <w:t>the background of the performer, including his cultural background.</w:t>
      </w:r>
      <w:r w:rsidR="00DC6324" w:rsidRPr="007C437A">
        <w:rPr>
          <w:rStyle w:val="Appelnotedebasdep"/>
        </w:rPr>
        <w:footnoteReference w:id="21"/>
      </w:r>
    </w:p>
    <w:p w:rsidR="00446AB2" w:rsidRPr="007C437A" w:rsidRDefault="00446AB2" w:rsidP="00EF75B3">
      <w:pPr>
        <w:pStyle w:val="Paragraphedeliste"/>
        <w:numPr>
          <w:ilvl w:val="0"/>
          <w:numId w:val="11"/>
        </w:numPr>
        <w:pPrChange w:id="2901" w:author="Arthur Parmentier" w:date="2020-06-10T16:26:00Z">
          <w:pPr>
            <w:pStyle w:val="Paragraphedeliste"/>
            <w:numPr>
              <w:numId w:val="11"/>
            </w:numPr>
            <w:ind w:hanging="360"/>
          </w:pPr>
        </w:pPrChange>
      </w:pPr>
      <w:r w:rsidRPr="007C437A">
        <w:t>Another consequence of the categorical nature of the concepts beneath SP signs is the inexistence of a clear frontier between the concepts themselves. For instance, one could argue that silence can be considered as an extremely low volume long tone, and purposefully respond to a request of LT with silence. My observation is that during learning phases, Soundpainters prefer that beginners show that they have understood the concepts by responding with prototypical examples instead of “extreme” examples.</w:t>
      </w:r>
    </w:p>
    <w:p w:rsidR="00E6096A" w:rsidRPr="007C437A" w:rsidRDefault="00E6096A" w:rsidP="00EF75B3">
      <w:pPr>
        <w:pPrChange w:id="2902" w:author="Arthur Parmentier" w:date="2020-06-10T16:26:00Z">
          <w:pPr/>
        </w:pPrChange>
      </w:pPr>
    </w:p>
    <w:p w:rsidR="00B400C3" w:rsidRPr="007C437A" w:rsidRDefault="00B400C3" w:rsidP="00EF75B3">
      <w:pPr>
        <w:rPr>
          <w:i/>
          <w:iCs/>
        </w:rPr>
        <w:pPrChange w:id="2903" w:author="Arthur Parmentier" w:date="2020-06-10T16:26:00Z">
          <w:pPr/>
        </w:pPrChange>
      </w:pPr>
      <w:r w:rsidRPr="007C437A">
        <w:rPr>
          <w:i/>
          <w:iCs/>
        </w:rPr>
        <w:t xml:space="preserve">Goal: </w:t>
      </w:r>
      <w:r w:rsidR="00B51491" w:rsidRPr="007C437A">
        <w:rPr>
          <w:i/>
          <w:iCs/>
        </w:rPr>
        <w:t>describe the concepts that SP deals with and propose a categorization of these concepts based on an interpretation of the mechanisms of SP</w:t>
      </w:r>
      <w:r w:rsidR="00C31E28" w:rsidRPr="007C437A">
        <w:rPr>
          <w:i/>
          <w:iCs/>
        </w:rPr>
        <w:t xml:space="preserve"> (SP as a set of operations – transformations).</w:t>
      </w:r>
    </w:p>
    <w:p w:rsidR="00DE1655" w:rsidRPr="007C437A" w:rsidDel="007776CB" w:rsidRDefault="00D770BE" w:rsidP="00EF75B3">
      <w:pPr>
        <w:pStyle w:val="Titre3"/>
        <w:rPr>
          <w:del w:id="2904" w:author="Arthur Parmentier" w:date="2020-05-14T13:31:00Z"/>
        </w:rPr>
        <w:pPrChange w:id="2905" w:author="Arthur Parmentier" w:date="2020-06-10T16:26:00Z">
          <w:pPr>
            <w:pStyle w:val="Titre2"/>
          </w:pPr>
        </w:pPrChange>
      </w:pPr>
      <w:bookmarkStart w:id="2906" w:name="_Toc40025935"/>
      <w:del w:id="2907" w:author="Arthur Parmentier" w:date="2020-05-14T13:31:00Z">
        <w:r w:rsidRPr="007C437A" w:rsidDel="007776CB">
          <w:delText>Mechanism 1: t</w:delText>
        </w:r>
        <w:r w:rsidR="00273CAA" w:rsidRPr="007C437A" w:rsidDel="007776CB">
          <w:delText>ransformations (</w:delText>
        </w:r>
        <w:r w:rsidR="00FA6678" w:rsidRPr="007C437A" w:rsidDel="007776CB">
          <w:delText>projections?</w:delText>
        </w:r>
        <w:r w:rsidR="00273CAA" w:rsidRPr="007C437A" w:rsidDel="007776CB">
          <w:delText>)</w:delText>
        </w:r>
        <w:r w:rsidR="009824AD" w:rsidRPr="007C437A" w:rsidDel="007776CB">
          <w:delText xml:space="preserve"> of concepts onto the physical space of the body</w:delText>
        </w:r>
        <w:bookmarkEnd w:id="2906"/>
      </w:del>
    </w:p>
    <w:p w:rsidR="00616215" w:rsidRPr="007C437A" w:rsidDel="007776CB" w:rsidRDefault="00616215" w:rsidP="00EF75B3">
      <w:pPr>
        <w:rPr>
          <w:del w:id="2908" w:author="Arthur Parmentier" w:date="2020-05-14T13:31:00Z"/>
        </w:rPr>
        <w:pPrChange w:id="2909" w:author="Arthur Parmentier" w:date="2020-06-10T16:26:00Z">
          <w:pPr/>
        </w:pPrChange>
      </w:pPr>
      <w:del w:id="2910" w:author="Arthur Parmentier" w:date="2020-05-14T13:31:00Z">
        <w:r w:rsidRPr="007C437A" w:rsidDel="007776CB">
          <w:delText xml:space="preserve">Key idea: forming a sign/gestural language means creating a mapping between concepts </w:delText>
        </w:r>
        <w:r w:rsidR="00FA6678" w:rsidRPr="007C437A" w:rsidDel="007776CB">
          <w:delText xml:space="preserve">from different sources (fields?) </w:delText>
        </w:r>
        <w:r w:rsidRPr="007C437A" w:rsidDel="007776CB">
          <w:delText>and the physical space of the human person who signs. How is this done in SP?</w:delText>
        </w:r>
      </w:del>
    </w:p>
    <w:p w:rsidR="00AD2F7B" w:rsidRPr="007C437A" w:rsidDel="007776CB" w:rsidRDefault="00DB4763" w:rsidP="00EF75B3">
      <w:pPr>
        <w:rPr>
          <w:del w:id="2911" w:author="Arthur Parmentier" w:date="2020-05-14T13:31:00Z"/>
        </w:rPr>
        <w:pPrChange w:id="2912" w:author="Arthur Parmentier" w:date="2020-06-10T16:26:00Z">
          <w:pPr/>
        </w:pPrChange>
      </w:pPr>
      <w:del w:id="2913" w:author="Arthur Parmentier" w:date="2020-05-14T13:31:00Z">
        <w:r w:rsidRPr="007C437A" w:rsidDel="007776CB">
          <w:delText xml:space="preserve">OVERALL TRANSFORMATION SCHEME </w:delText>
        </w:r>
        <w:r w:rsidR="00AD2F7B" w:rsidRPr="007C437A" w:rsidDel="007776CB">
          <w:delText xml:space="preserve">(illustrate the scheme of the </w:delText>
        </w:r>
        <w:r w:rsidR="005E605C" w:rsidRPr="007C437A" w:rsidDel="007776CB">
          <w:delText>transformation</w:delText>
        </w:r>
        <w:r w:rsidR="00AD2F7B" w:rsidRPr="007C437A" w:rsidDel="007776CB">
          <w:delText xml:space="preserve"> process</w:delText>
        </w:r>
        <w:r w:rsidR="00F76CA7" w:rsidRPr="007C437A" w:rsidDel="007776CB">
          <w:delText>: source concepts to signs that represents them, gestures that evoke them…</w:delText>
        </w:r>
        <w:r w:rsidR="00AD2F7B" w:rsidRPr="007C437A" w:rsidDel="007776CB">
          <w:delText>)</w:delText>
        </w:r>
      </w:del>
    </w:p>
    <w:p w:rsidR="00DE1B67" w:rsidRPr="007C437A" w:rsidDel="007776CB" w:rsidRDefault="00DB4763" w:rsidP="00EF75B3">
      <w:pPr>
        <w:pStyle w:val="Titre4"/>
        <w:rPr>
          <w:del w:id="2914" w:author="Arthur Parmentier" w:date="2020-05-14T13:31:00Z"/>
        </w:rPr>
        <w:pPrChange w:id="2915" w:author="Arthur Parmentier" w:date="2020-06-10T16:26:00Z">
          <w:pPr>
            <w:pStyle w:val="Titre3"/>
          </w:pPr>
        </w:pPrChange>
      </w:pPr>
      <w:del w:id="2916" w:author="Arthur Parmentier" w:date="2020-05-14T13:31:00Z">
        <w:r w:rsidRPr="007C437A" w:rsidDel="007776CB">
          <w:delText>Input space</w:delText>
        </w:r>
      </w:del>
    </w:p>
    <w:p w:rsidR="00DE1B67" w:rsidRPr="007C437A" w:rsidDel="007776CB" w:rsidRDefault="00AD2F7B" w:rsidP="00EF75B3">
      <w:pPr>
        <w:rPr>
          <w:del w:id="2917" w:author="Arthur Parmentier" w:date="2020-05-14T13:31:00Z"/>
        </w:rPr>
        <w:pPrChange w:id="2918" w:author="Arthur Parmentier" w:date="2020-06-10T16:26:00Z">
          <w:pPr/>
        </w:pPrChange>
      </w:pPr>
      <w:del w:id="2919" w:author="Arthur Parmentier" w:date="2020-05-14T13:31:00Z">
        <w:r w:rsidRPr="007C437A" w:rsidDel="007776CB">
          <w:delText xml:space="preserve">We can identify several </w:delText>
        </w:r>
        <w:r w:rsidR="00900C8A" w:rsidRPr="007C437A" w:rsidDel="007776CB">
          <w:delText xml:space="preserve">repertoires </w:delText>
        </w:r>
        <w:r w:rsidR="00575AED" w:rsidRPr="007C437A" w:rsidDel="007776CB">
          <w:delText xml:space="preserve">(sources) </w:delText>
        </w:r>
        <w:r w:rsidR="00F76CA7" w:rsidRPr="007C437A" w:rsidDel="007776CB">
          <w:delText xml:space="preserve">of concepts </w:delText>
        </w:r>
        <w:r w:rsidR="005639BB" w:rsidRPr="007C437A" w:rsidDel="007776CB">
          <w:delText>in the input space of</w:delText>
        </w:r>
        <w:r w:rsidR="00F76CA7" w:rsidRPr="007C437A" w:rsidDel="007776CB">
          <w:delText xml:space="preserve"> this transformation scheme</w:delText>
        </w:r>
      </w:del>
    </w:p>
    <w:p w:rsidR="005A3CBF" w:rsidRPr="007C437A" w:rsidDel="007776CB" w:rsidRDefault="005A3CBF" w:rsidP="00EF75B3">
      <w:pPr>
        <w:pStyle w:val="Titre5"/>
        <w:rPr>
          <w:del w:id="2920" w:author="Arthur Parmentier" w:date="2020-05-14T13:31:00Z"/>
        </w:rPr>
        <w:pPrChange w:id="2921" w:author="Arthur Parmentier" w:date="2020-06-10T16:26:00Z">
          <w:pPr>
            <w:pStyle w:val="Titre4"/>
          </w:pPr>
        </w:pPrChange>
      </w:pPr>
      <w:del w:id="2922" w:author="Arthur Parmentier" w:date="2020-05-14T13:31:00Z">
        <w:r w:rsidRPr="007C437A" w:rsidDel="007776CB">
          <w:delText>Concepts from artistic disciplines</w:delText>
        </w:r>
      </w:del>
    </w:p>
    <w:p w:rsidR="005A3CBF" w:rsidRPr="007C437A" w:rsidDel="007776CB" w:rsidRDefault="005A3CBF" w:rsidP="00EF75B3">
      <w:pPr>
        <w:rPr>
          <w:del w:id="2923" w:author="Arthur Parmentier" w:date="2020-05-14T13:31:00Z"/>
        </w:rPr>
        <w:pPrChange w:id="2924" w:author="Arthur Parmentier" w:date="2020-06-10T16:26:00Z">
          <w:pPr/>
        </w:pPrChange>
      </w:pPr>
      <w:del w:id="2925" w:author="Arthur Parmentier" w:date="2020-05-14T13:31:00Z">
        <w:r w:rsidRPr="007C437A" w:rsidDel="007776CB">
          <w:delText>Long Tone, minimalism…</w:delText>
        </w:r>
      </w:del>
    </w:p>
    <w:p w:rsidR="0049358D" w:rsidRPr="007C437A" w:rsidDel="007776CB" w:rsidRDefault="005A3CBF" w:rsidP="00EF75B3">
      <w:pPr>
        <w:pStyle w:val="Titre5"/>
        <w:rPr>
          <w:del w:id="2926" w:author="Arthur Parmentier" w:date="2020-05-14T13:31:00Z"/>
        </w:rPr>
        <w:pPrChange w:id="2927" w:author="Arthur Parmentier" w:date="2020-06-10T16:26:00Z">
          <w:pPr>
            <w:pStyle w:val="Titre4"/>
          </w:pPr>
        </w:pPrChange>
      </w:pPr>
      <w:del w:id="2928" w:author="Arthur Parmentier" w:date="2020-05-14T13:31:00Z">
        <w:r w:rsidRPr="007C437A" w:rsidDel="007776CB">
          <w:delText xml:space="preserve">Concepts from </w:delText>
        </w:r>
        <w:r w:rsidR="0049358D" w:rsidRPr="007C437A" w:rsidDel="007776CB">
          <w:delText>oral languages</w:delText>
        </w:r>
      </w:del>
    </w:p>
    <w:p w:rsidR="0049358D" w:rsidRPr="007C437A" w:rsidDel="007776CB" w:rsidRDefault="0049358D" w:rsidP="00EF75B3">
      <w:pPr>
        <w:rPr>
          <w:del w:id="2929" w:author="Arthur Parmentier" w:date="2020-05-14T13:31:00Z"/>
        </w:rPr>
        <w:pPrChange w:id="2930" w:author="Arthur Parmentier" w:date="2020-06-10T16:26:00Z">
          <w:pPr/>
        </w:pPrChange>
      </w:pPr>
      <w:del w:id="2931" w:author="Arthur Parmentier" w:date="2020-05-14T13:31:00Z">
        <w:r w:rsidRPr="007C437A" w:rsidDel="007776CB">
          <w:delText>Logic</w:delText>
        </w:r>
        <w:r w:rsidR="0067424B" w:rsidRPr="007C437A" w:rsidDel="007776CB">
          <w:delText>al elements</w:delText>
        </w:r>
      </w:del>
    </w:p>
    <w:p w:rsidR="008833B3" w:rsidRPr="007C437A" w:rsidDel="007776CB" w:rsidRDefault="0067424B" w:rsidP="00EF75B3">
      <w:pPr>
        <w:pStyle w:val="Titre5"/>
        <w:rPr>
          <w:del w:id="2932" w:author="Arthur Parmentier" w:date="2020-05-14T13:31:00Z"/>
        </w:rPr>
        <w:pPrChange w:id="2933" w:author="Arthur Parmentier" w:date="2020-06-10T16:26:00Z">
          <w:pPr>
            <w:pStyle w:val="Titre4"/>
          </w:pPr>
        </w:pPrChange>
      </w:pPr>
      <w:del w:id="2934" w:author="Arthur Parmentier" w:date="2020-05-14T13:31:00Z">
        <w:r w:rsidRPr="007C437A" w:rsidDel="007776CB">
          <w:delText>“High/low”</w:delText>
        </w:r>
        <w:r w:rsidR="005A3CBF" w:rsidRPr="007C437A" w:rsidDel="007776CB">
          <w:delText xml:space="preserve"> </w:delText>
        </w:r>
        <w:r w:rsidRPr="007C437A" w:rsidDel="007776CB">
          <w:delText>cultural representations of quiet/loud (volume), slow/fast (tempo), pitch…</w:delText>
        </w:r>
      </w:del>
    </w:p>
    <w:p w:rsidR="0067424B" w:rsidRPr="007C437A" w:rsidDel="007776CB" w:rsidRDefault="0067424B" w:rsidP="00EF75B3">
      <w:pPr>
        <w:rPr>
          <w:del w:id="2935" w:author="Arthur Parmentier" w:date="2020-05-14T13:31:00Z"/>
        </w:rPr>
        <w:pPrChange w:id="2936" w:author="Arthur Parmentier" w:date="2020-06-10T16:26:00Z">
          <w:pPr/>
        </w:pPrChange>
      </w:pPr>
      <w:del w:id="2937" w:author="Arthur Parmentier" w:date="2020-05-14T13:31:00Z">
        <w:r w:rsidRPr="007C437A" w:rsidDel="007776CB">
          <w:delText>Even though the concepts of volume, tempo or pitch may be universal, their mapping onto a low/high axis is defined culturally in modern societies.</w:delText>
        </w:r>
      </w:del>
    </w:p>
    <w:p w:rsidR="008833B3" w:rsidRPr="007C437A" w:rsidDel="007776CB" w:rsidRDefault="008833B3" w:rsidP="00EF75B3">
      <w:pPr>
        <w:pStyle w:val="Titre5"/>
        <w:rPr>
          <w:del w:id="2938" w:author="Arthur Parmentier" w:date="2020-05-14T13:31:00Z"/>
        </w:rPr>
        <w:pPrChange w:id="2939" w:author="Arthur Parmentier" w:date="2020-06-10T16:26:00Z">
          <w:pPr>
            <w:pStyle w:val="Titre4"/>
          </w:pPr>
        </w:pPrChange>
      </w:pPr>
      <w:del w:id="2940" w:author="Arthur Parmentier" w:date="2020-05-14T13:31:00Z">
        <w:r w:rsidRPr="007C437A" w:rsidDel="007776CB">
          <w:delText>…</w:delText>
        </w:r>
      </w:del>
    </w:p>
    <w:p w:rsidR="008833B3" w:rsidRPr="007C437A" w:rsidDel="007776CB" w:rsidRDefault="008833B3" w:rsidP="00EF75B3">
      <w:pPr>
        <w:pStyle w:val="Titre4"/>
        <w:rPr>
          <w:del w:id="2941" w:author="Arthur Parmentier" w:date="2020-05-14T13:31:00Z"/>
        </w:rPr>
        <w:pPrChange w:id="2942" w:author="Arthur Parmentier" w:date="2020-06-10T16:26:00Z">
          <w:pPr>
            <w:pStyle w:val="Titre3"/>
          </w:pPr>
        </w:pPrChange>
      </w:pPr>
      <w:del w:id="2943" w:author="Arthur Parmentier" w:date="2020-05-14T13:31:00Z">
        <w:r w:rsidRPr="007C437A" w:rsidDel="007776CB">
          <w:delText>Transformations</w:delText>
        </w:r>
        <w:r w:rsidR="006223A9" w:rsidRPr="007C437A" w:rsidDel="007776CB">
          <w:delText xml:space="preserve"> and output spaces</w:delText>
        </w:r>
      </w:del>
    </w:p>
    <w:p w:rsidR="008833B3" w:rsidRPr="007C437A" w:rsidDel="007776CB" w:rsidRDefault="008833B3" w:rsidP="00EF75B3">
      <w:pPr>
        <w:pStyle w:val="Titre5"/>
        <w:rPr>
          <w:del w:id="2944" w:author="Arthur Parmentier" w:date="2020-05-14T13:31:00Z"/>
        </w:rPr>
        <w:pPrChange w:id="2945" w:author="Arthur Parmentier" w:date="2020-06-10T16:26:00Z">
          <w:pPr>
            <w:pStyle w:val="Titre4"/>
          </w:pPr>
        </w:pPrChange>
      </w:pPr>
      <w:del w:id="2946" w:author="Arthur Parmentier" w:date="2020-05-14T13:31:00Z">
        <w:r w:rsidRPr="007C437A" w:rsidDel="007776CB">
          <w:delText>Creation of a sign</w:delText>
        </w:r>
      </w:del>
    </w:p>
    <w:p w:rsidR="008833B3" w:rsidRPr="007C437A" w:rsidDel="007776CB" w:rsidRDefault="008833B3" w:rsidP="00EF75B3">
      <w:pPr>
        <w:rPr>
          <w:del w:id="2947" w:author="Arthur Parmentier" w:date="2020-05-14T13:31:00Z"/>
        </w:rPr>
        <w:pPrChange w:id="2948" w:author="Arthur Parmentier" w:date="2020-06-10T16:26:00Z">
          <w:pPr/>
        </w:pPrChange>
      </w:pPr>
      <w:del w:id="2949" w:author="Arthur Parmentier" w:date="2020-05-14T13:31:00Z">
        <w:r w:rsidRPr="007C437A" w:rsidDel="007776CB">
          <w:delText>… Describe here more about the process of creating a sign (examples, general rules…)</w:delText>
        </w:r>
      </w:del>
    </w:p>
    <w:p w:rsidR="008833B3" w:rsidRPr="007C437A" w:rsidDel="007776CB" w:rsidRDefault="008833B3" w:rsidP="00EF75B3">
      <w:pPr>
        <w:pStyle w:val="Titre5"/>
        <w:rPr>
          <w:del w:id="2950" w:author="Arthur Parmentier" w:date="2020-05-14T13:31:00Z"/>
        </w:rPr>
        <w:pPrChange w:id="2951" w:author="Arthur Parmentier" w:date="2020-06-10T16:26:00Z">
          <w:pPr>
            <w:pStyle w:val="Titre4"/>
          </w:pPr>
        </w:pPrChange>
      </w:pPr>
      <w:del w:id="2952" w:author="Arthur Parmentier" w:date="2020-05-14T13:31:00Z">
        <w:r w:rsidRPr="007C437A" w:rsidDel="007776CB">
          <w:delText>Creation of a potentiometer</w:delText>
        </w:r>
      </w:del>
    </w:p>
    <w:p w:rsidR="002A0CF5" w:rsidRPr="007C437A" w:rsidDel="007776CB" w:rsidRDefault="002A0CF5" w:rsidP="00EF75B3">
      <w:pPr>
        <w:rPr>
          <w:del w:id="2953" w:author="Arthur Parmentier" w:date="2020-05-14T13:31:00Z"/>
        </w:rPr>
        <w:pPrChange w:id="2954" w:author="Arthur Parmentier" w:date="2020-06-10T16:26:00Z">
          <w:pPr/>
        </w:pPrChange>
      </w:pPr>
      <w:del w:id="2955" w:author="Arthur Parmentier" w:date="2020-05-14T13:31:00Z">
        <w:r w:rsidRPr="007C437A" w:rsidDel="007776CB">
          <w:delText>Volume, tempo…</w:delText>
        </w:r>
      </w:del>
    </w:p>
    <w:p w:rsidR="00B5754F" w:rsidRPr="007C437A" w:rsidDel="007776CB" w:rsidRDefault="00B5754F" w:rsidP="00EF75B3">
      <w:pPr>
        <w:pStyle w:val="Titre5"/>
        <w:rPr>
          <w:del w:id="2956" w:author="Arthur Parmentier" w:date="2020-05-14T13:31:00Z"/>
        </w:rPr>
        <w:pPrChange w:id="2957" w:author="Arthur Parmentier" w:date="2020-06-10T16:26:00Z">
          <w:pPr>
            <w:pStyle w:val="Titre4"/>
          </w:pPr>
        </w:pPrChange>
      </w:pPr>
      <w:del w:id="2958" w:author="Arthur Parmentier" w:date="2020-05-14T13:31:00Z">
        <w:r w:rsidRPr="007C437A" w:rsidDel="007776CB">
          <w:delText>Creation of a “pointer” (as identifier)</w:delText>
        </w:r>
      </w:del>
    </w:p>
    <w:p w:rsidR="007A5BBA" w:rsidRPr="007C437A" w:rsidDel="007776CB" w:rsidRDefault="007A5BBA" w:rsidP="00EF75B3">
      <w:pPr>
        <w:rPr>
          <w:del w:id="2959" w:author="Arthur Parmentier" w:date="2020-05-14T13:31:00Z"/>
        </w:rPr>
        <w:pPrChange w:id="2960" w:author="Arthur Parmentier" w:date="2020-06-10T16:26:00Z">
          <w:pPr/>
        </w:pPrChange>
      </w:pPr>
      <w:del w:id="2961" w:author="Arthur Parmentier" w:date="2020-05-14T13:31:00Z">
        <w:r w:rsidRPr="007C437A" w:rsidDel="007776CB">
          <w:delText>PTP, scanning</w:delText>
        </w:r>
      </w:del>
    </w:p>
    <w:p w:rsidR="000E4DCD" w:rsidRPr="007C437A" w:rsidDel="007776CB" w:rsidRDefault="000E4DCD" w:rsidP="00EF75B3">
      <w:pPr>
        <w:pStyle w:val="Titre5"/>
        <w:rPr>
          <w:del w:id="2962" w:author="Arthur Parmentier" w:date="2020-05-14T13:31:00Z"/>
        </w:rPr>
        <w:pPrChange w:id="2963" w:author="Arthur Parmentier" w:date="2020-06-10T16:26:00Z">
          <w:pPr>
            <w:pStyle w:val="Titre4"/>
          </w:pPr>
        </w:pPrChange>
      </w:pPr>
      <w:del w:id="2964" w:author="Arthur Parmentier" w:date="2020-05-14T13:31:00Z">
        <w:r w:rsidRPr="007C437A" w:rsidDel="007776CB">
          <w:delText xml:space="preserve">Creation of </w:delText>
        </w:r>
        <w:r w:rsidR="00B07984" w:rsidRPr="007C437A" w:rsidDel="007776CB">
          <w:delText xml:space="preserve">a </w:delText>
        </w:r>
        <w:r w:rsidRPr="007C437A" w:rsidDel="007776CB">
          <w:delText>gesture (!= sign,</w:delText>
        </w:r>
        <w:r w:rsidR="00A37827" w:rsidRPr="007C437A" w:rsidDel="007776CB">
          <w:delText xml:space="preserve"> ==</w:delText>
        </w:r>
        <w:r w:rsidRPr="007C437A" w:rsidDel="007776CB">
          <w:delText xml:space="preserve"> mere evocations of ideas through cultural representation)</w:delText>
        </w:r>
      </w:del>
    </w:p>
    <w:p w:rsidR="000E48D1" w:rsidRPr="007C437A" w:rsidRDefault="000E48D1" w:rsidP="00EF75B3">
      <w:pPr>
        <w:pPrChange w:id="2965" w:author="Arthur Parmentier" w:date="2020-06-10T16:26:00Z">
          <w:pPr/>
        </w:pPrChange>
      </w:pPr>
      <w:del w:id="2966" w:author="Arthur Parmentier" w:date="2020-05-14T13:31:00Z">
        <w:r w:rsidRPr="007C437A" w:rsidDel="007776CB">
          <w:delText>Shapeline example is the most relevant one.</w:delText>
        </w:r>
        <w:r w:rsidR="005E047F" w:rsidRPr="007C437A" w:rsidDel="007776CB">
          <w:delText xml:space="preserve">  =&gt; using suggestive gestures that are interpreted by performers thanks to their cultural equipment/knowledge.</w:delText>
        </w:r>
      </w:del>
    </w:p>
    <w:p w:rsidR="00DE3F01" w:rsidRPr="007C437A" w:rsidRDefault="0081445D" w:rsidP="00EF75B3">
      <w:pPr>
        <w:pStyle w:val="Titre3"/>
        <w:rPr>
          <w:ins w:id="2967" w:author="Arthur Parmentier" w:date="2020-06-05T16:28:00Z"/>
        </w:rPr>
        <w:pPrChange w:id="2968" w:author="Arthur Parmentier" w:date="2020-06-10T16:26:00Z">
          <w:pPr>
            <w:pStyle w:val="Titre2"/>
          </w:pPr>
        </w:pPrChange>
      </w:pPr>
      <w:bookmarkStart w:id="2969" w:name="_Toc40025938"/>
      <w:bookmarkStart w:id="2970" w:name="_Toc42698932"/>
      <w:ins w:id="2971" w:author="Arthur Parmentier" w:date="2020-06-10T19:44:00Z">
        <w:r>
          <w:lastRenderedPageBreak/>
          <w:t>T</w:t>
        </w:r>
      </w:ins>
      <w:ins w:id="2972" w:author="Arthur Parmentier" w:date="2020-06-06T20:39:00Z">
        <w:r w:rsidR="005E6896" w:rsidRPr="007C437A">
          <w:t>he SP grammar</w:t>
        </w:r>
      </w:ins>
      <w:bookmarkEnd w:id="2970"/>
      <w:del w:id="2973" w:author="Arthur Parmentier" w:date="2020-06-06T20:39:00Z">
        <w:r w:rsidR="00BE04C2" w:rsidRPr="007C437A" w:rsidDel="005E6896">
          <w:delText>Structur</w:delText>
        </w:r>
      </w:del>
      <w:del w:id="2974" w:author="Arthur Parmentier" w:date="2020-06-06T20:38:00Z">
        <w:r w:rsidR="00C16C06" w:rsidRPr="007C437A" w:rsidDel="00397A02">
          <w:delText>al</w:delText>
        </w:r>
      </w:del>
      <w:del w:id="2975" w:author="Arthur Parmentier" w:date="2020-06-06T20:39:00Z">
        <w:r w:rsidR="00C16C06" w:rsidRPr="007C437A" w:rsidDel="005E6896">
          <w:delText xml:space="preserve"> concepts</w:delText>
        </w:r>
      </w:del>
      <w:del w:id="2976" w:author="Arthur Parmentier" w:date="2020-06-06T20:38:00Z">
        <w:r w:rsidR="00C16C06" w:rsidRPr="007C437A" w:rsidDel="00397A02">
          <w:delText xml:space="preserve"> (the grammar</w:delText>
        </w:r>
        <w:r w:rsidR="00915B3A" w:rsidRPr="007C437A" w:rsidDel="00397A02">
          <w:delText xml:space="preserve"> of the language</w:delText>
        </w:r>
      </w:del>
      <w:del w:id="2977" w:author="Arthur Parmentier" w:date="2020-06-05T16:27:00Z">
        <w:r w:rsidR="00FC7B7A" w:rsidRPr="007C437A" w:rsidDel="00E814B3">
          <w:delText>, that results in its language</w:delText>
        </w:r>
        <w:r w:rsidR="00C16C06" w:rsidRPr="007C437A" w:rsidDel="00E814B3">
          <w:delText>)</w:delText>
        </w:r>
      </w:del>
      <w:bookmarkEnd w:id="2969"/>
    </w:p>
    <w:p w:rsidR="00E814B3" w:rsidRPr="007C437A" w:rsidRDefault="00E814B3" w:rsidP="00EF75B3">
      <w:pPr>
        <w:rPr>
          <w:ins w:id="2978" w:author="Arthur Parmentier" w:date="2020-06-05T16:28:00Z"/>
        </w:rPr>
        <w:pPrChange w:id="2979" w:author="Arthur Parmentier" w:date="2020-06-10T16:26:00Z">
          <w:pPr/>
        </w:pPrChange>
      </w:pPr>
      <w:ins w:id="2980" w:author="Arthur Parmentier" w:date="2020-06-05T16:28:00Z">
        <w:r w:rsidRPr="007C437A">
          <w:t xml:space="preserve">Like </w:t>
        </w:r>
      </w:ins>
      <w:ins w:id="2981" w:author="Arthur Parmentier" w:date="2020-06-05T16:29:00Z">
        <w:r w:rsidRPr="007C437A">
          <w:t>other languages</w:t>
        </w:r>
      </w:ins>
      <w:ins w:id="2982" w:author="Arthur Parmentier" w:date="2020-06-06T18:49:00Z">
        <w:r w:rsidR="00C76B94" w:rsidRPr="007C437A">
          <w:t xml:space="preserve">, </w:t>
        </w:r>
      </w:ins>
      <w:ins w:id="2983" w:author="Arthur Parmentier" w:date="2020-06-05T16:29:00Z">
        <w:r w:rsidRPr="007C437A">
          <w:t xml:space="preserve">SP has evolved </w:t>
        </w:r>
      </w:ins>
      <w:ins w:id="2984" w:author="Arthur Parmentier" w:date="2020-06-06T18:50:00Z">
        <w:r w:rsidR="00C76B94" w:rsidRPr="007C437A">
          <w:t>with</w:t>
        </w:r>
      </w:ins>
      <w:ins w:id="2985" w:author="Arthur Parmentier" w:date="2020-06-05T16:29:00Z">
        <w:r w:rsidRPr="007C437A">
          <w:t xml:space="preserve"> complex structures</w:t>
        </w:r>
      </w:ins>
      <w:ins w:id="2986" w:author="Arthur Parmentier" w:date="2020-06-05T16:30:00Z">
        <w:r w:rsidRPr="007C437A">
          <w:t xml:space="preserve"> and rules that allow to form sentences, i.e. </w:t>
        </w:r>
      </w:ins>
      <w:ins w:id="2987" w:author="Arthur Parmentier" w:date="2020-06-06T18:50:00Z">
        <w:r w:rsidR="00E30346" w:rsidRPr="007C437A">
          <w:t xml:space="preserve">to form </w:t>
        </w:r>
      </w:ins>
      <w:ins w:id="2988" w:author="Arthur Parmentier" w:date="2020-06-05T16:30:00Z">
        <w:r w:rsidRPr="007C437A">
          <w:t>meaning at a higher level that the signs themselves. Those structures are what define the grammar</w:t>
        </w:r>
      </w:ins>
      <w:ins w:id="2989" w:author="Arthur Parmentier" w:date="2020-06-05T16:31:00Z">
        <w:r w:rsidRPr="007C437A">
          <w:t xml:space="preserve"> of SP</w:t>
        </w:r>
      </w:ins>
      <w:ins w:id="2990" w:author="Arthur Parmentier" w:date="2020-06-06T18:50:00Z">
        <w:r w:rsidR="00C928AB" w:rsidRPr="007C437A">
          <w:t>, which</w:t>
        </w:r>
      </w:ins>
      <w:ins w:id="2991" w:author="Arthur Parmentier" w:date="2020-06-05T16:31:00Z">
        <w:r w:rsidRPr="007C437A">
          <w:t xml:space="preserve"> allow</w:t>
        </w:r>
      </w:ins>
      <w:ins w:id="2992" w:author="Arthur Parmentier" w:date="2020-06-06T18:51:00Z">
        <w:r w:rsidR="0045073A" w:rsidRPr="007C437A">
          <w:t xml:space="preserve"> soundpainters</w:t>
        </w:r>
      </w:ins>
      <w:ins w:id="2993" w:author="Arthur Parmentier" w:date="2020-06-05T16:31:00Z">
        <w:r w:rsidRPr="007C437A">
          <w:t xml:space="preserve"> to communicate by creating temporal sequences of </w:t>
        </w:r>
      </w:ins>
      <w:ins w:id="2994" w:author="Arthur Parmentier" w:date="2020-06-05T16:35:00Z">
        <w:r w:rsidRPr="007C437A">
          <w:t>signs or</w:t>
        </w:r>
      </w:ins>
      <w:ins w:id="2995" w:author="Arthur Parmentier" w:date="2020-06-05T16:34:00Z">
        <w:r w:rsidRPr="007C437A">
          <w:t xml:space="preserve"> combining several signs together.</w:t>
        </w:r>
      </w:ins>
    </w:p>
    <w:p w:rsidR="00E814B3" w:rsidRPr="007C437A" w:rsidRDefault="00E814B3" w:rsidP="00EF75B3">
      <w:pPr>
        <w:rPr>
          <w:ins w:id="2996" w:author="Arthur Parmentier" w:date="2020-06-05T16:35:00Z"/>
        </w:rPr>
        <w:pPrChange w:id="2997" w:author="Arthur Parmentier" w:date="2020-06-10T16:26:00Z">
          <w:pPr/>
        </w:pPrChange>
      </w:pPr>
      <w:ins w:id="2998" w:author="Arthur Parmentier" w:date="2020-06-05T16:35:00Z">
        <w:r w:rsidRPr="007C437A">
          <w:t>At the linguistic level, grammar can be split in two parts: morphology and syntax.</w:t>
        </w:r>
      </w:ins>
    </w:p>
    <w:p w:rsidR="00E814B3" w:rsidRPr="007C437A" w:rsidRDefault="00E814B3" w:rsidP="00EF75B3">
      <w:pPr>
        <w:pStyle w:val="Titre4"/>
        <w:rPr>
          <w:ins w:id="2999" w:author="Arthur Parmentier" w:date="2020-06-05T16:36:00Z"/>
          <w:rPrChange w:id="3000" w:author="Arthur Parmentier" w:date="2020-06-07T15:27:00Z">
            <w:rPr>
              <w:ins w:id="3001" w:author="Arthur Parmentier" w:date="2020-06-05T16:36:00Z"/>
            </w:rPr>
          </w:rPrChange>
        </w:rPr>
        <w:pPrChange w:id="3002" w:author="Arthur Parmentier" w:date="2020-06-10T16:26:00Z">
          <w:pPr>
            <w:pStyle w:val="Titre4"/>
          </w:pPr>
        </w:pPrChange>
      </w:pPr>
      <w:ins w:id="3003" w:author="Arthur Parmentier" w:date="2020-06-05T16:36:00Z">
        <w:r w:rsidRPr="007C437A">
          <w:rPr>
            <w:rPrChange w:id="3004" w:author="Arthur Parmentier" w:date="2020-06-07T15:27:00Z">
              <w:rPr/>
            </w:rPrChange>
          </w:rPr>
          <w:t xml:space="preserve">Morphology </w:t>
        </w:r>
      </w:ins>
      <w:ins w:id="3005" w:author="Arthur Parmentier" w:date="2020-06-05T16:39:00Z">
        <w:r w:rsidR="00501832" w:rsidRPr="007C437A">
          <w:rPr>
            <w:rPrChange w:id="3006" w:author="Arthur Parmentier" w:date="2020-06-07T15:27:00Z">
              <w:rPr/>
            </w:rPrChange>
          </w:rPr>
          <w:t>in</w:t>
        </w:r>
      </w:ins>
      <w:ins w:id="3007" w:author="Arthur Parmentier" w:date="2020-06-05T16:36:00Z">
        <w:r w:rsidRPr="007C437A">
          <w:rPr>
            <w:rPrChange w:id="3008" w:author="Arthur Parmentier" w:date="2020-06-07T15:27:00Z">
              <w:rPr/>
            </w:rPrChange>
          </w:rPr>
          <w:t xml:space="preserve"> SP</w:t>
        </w:r>
      </w:ins>
    </w:p>
    <w:p w:rsidR="00E814B3" w:rsidRPr="007C437A" w:rsidRDefault="00501832" w:rsidP="00EF75B3">
      <w:pPr>
        <w:rPr>
          <w:ins w:id="3009" w:author="Arthur Parmentier" w:date="2020-06-05T16:39:00Z"/>
        </w:rPr>
        <w:pPrChange w:id="3010" w:author="Arthur Parmentier" w:date="2020-06-10T16:26:00Z">
          <w:pPr/>
        </w:pPrChange>
      </w:pPr>
      <w:ins w:id="3011" w:author="Arthur Parmentier" w:date="2020-06-05T16:38:00Z">
        <w:r w:rsidRPr="007C437A">
          <w:t>As defined in written and oral languages, m</w:t>
        </w:r>
      </w:ins>
      <w:ins w:id="3012" w:author="Arthur Parmentier" w:date="2020-06-05T16:37:00Z">
        <w:r w:rsidR="00E814B3" w:rsidRPr="007C437A">
          <w:t xml:space="preserve">orphology has to do with the </w:t>
        </w:r>
        <w:r w:rsidR="00E814B3" w:rsidRPr="007C437A">
          <w:rPr>
            <w:rStyle w:val="lev"/>
            <w:b w:val="0"/>
            <w:bCs w:val="0"/>
            <w:rPrChange w:id="3013" w:author="Arthur Parmentier" w:date="2020-06-07T15:27:00Z">
              <w:rPr>
                <w:rStyle w:val="lev"/>
              </w:rPr>
            </w:rPrChange>
          </w:rPr>
          <w:t>internal</w:t>
        </w:r>
        <w:r w:rsidR="00E814B3" w:rsidRPr="007C437A">
          <w:t xml:space="preserve"> economy of words. </w:t>
        </w:r>
      </w:ins>
      <w:ins w:id="3014" w:author="Arthur Parmentier" w:date="2020-06-05T16:38:00Z">
        <w:r w:rsidRPr="007C437A">
          <w:t>In English, a</w:t>
        </w:r>
      </w:ins>
      <w:ins w:id="3015" w:author="Arthur Parmentier" w:date="2020-06-05T16:37:00Z">
        <w:r w:rsidR="00E814B3" w:rsidRPr="007C437A">
          <w:t xml:space="preserve"> word like </w:t>
        </w:r>
        <w:r w:rsidR="00E814B3" w:rsidRPr="007C437A">
          <w:rPr>
            <w:rStyle w:val="Accentuation"/>
          </w:rPr>
          <w:t>bookkeepers</w:t>
        </w:r>
        <w:r w:rsidR="00E814B3" w:rsidRPr="007C437A">
          <w:t xml:space="preserve"> has four morphemes (</w:t>
        </w:r>
        <w:r w:rsidR="00E814B3" w:rsidRPr="007C437A">
          <w:rPr>
            <w:rStyle w:val="Accentuation"/>
          </w:rPr>
          <w:t>book, keep, -</w:t>
        </w:r>
        <w:proofErr w:type="spellStart"/>
        <w:r w:rsidR="00E814B3" w:rsidRPr="007C437A">
          <w:rPr>
            <w:rStyle w:val="Accentuation"/>
          </w:rPr>
          <w:t>er</w:t>
        </w:r>
        <w:proofErr w:type="spellEnd"/>
        <w:r w:rsidR="00E814B3" w:rsidRPr="007C437A">
          <w:rPr>
            <w:rStyle w:val="Accentuation"/>
          </w:rPr>
          <w:t>, -s</w:t>
        </w:r>
        <w:r w:rsidR="00E814B3" w:rsidRPr="007C437A">
          <w:t>) and is put together with morphology</w:t>
        </w:r>
      </w:ins>
      <w:ins w:id="3016" w:author="Arthur Parmentier" w:date="2020-06-05T16:38:00Z">
        <w:r w:rsidRPr="007C437A">
          <w:t>.</w:t>
        </w:r>
      </w:ins>
    </w:p>
    <w:p w:rsidR="00C30769" w:rsidRPr="007C437A" w:rsidRDefault="00501832" w:rsidP="00EF75B3">
      <w:pPr>
        <w:rPr>
          <w:ins w:id="3017" w:author="Arthur Parmentier" w:date="2020-06-06T18:57:00Z"/>
        </w:rPr>
        <w:pPrChange w:id="3018" w:author="Arthur Parmentier" w:date="2020-06-10T16:26:00Z">
          <w:pPr/>
        </w:pPrChange>
      </w:pPr>
      <w:ins w:id="3019" w:author="Arthur Parmentier" w:date="2020-06-05T16:39:00Z">
        <w:r w:rsidRPr="007C437A">
          <w:t xml:space="preserve">In </w:t>
        </w:r>
      </w:ins>
      <w:ins w:id="3020" w:author="Arthur Parmentier" w:date="2020-06-05T16:40:00Z">
        <w:r w:rsidRPr="007C437A">
          <w:t>sign languages in general, there are a variety of morphological</w:t>
        </w:r>
      </w:ins>
      <w:ins w:id="3021" w:author="Arthur Parmentier" w:date="2020-06-05T16:42:00Z">
        <w:r w:rsidRPr="007C437A">
          <w:t xml:space="preserve"> systems and rules</w:t>
        </w:r>
      </w:ins>
      <w:ins w:id="3022" w:author="Arthur Parmentier" w:date="2020-06-05T16:54:00Z">
        <w:r w:rsidR="007C61CD" w:rsidRPr="007C437A">
          <w:rPr>
            <w:rStyle w:val="Appelnotedebasdep"/>
          </w:rPr>
          <w:footnoteReference w:id="22"/>
        </w:r>
      </w:ins>
      <w:ins w:id="3029" w:author="Arthur Parmentier" w:date="2020-06-06T18:52:00Z">
        <w:r w:rsidR="00476F68" w:rsidRPr="007C437A">
          <w:t xml:space="preserve"> that </w:t>
        </w:r>
      </w:ins>
      <w:ins w:id="3030" w:author="Arthur Parmentier" w:date="2020-06-06T18:55:00Z">
        <w:r w:rsidR="00F701F6" w:rsidRPr="007C437A">
          <w:t>assemble basic signs (the equivalent or morphemes) in more complex</w:t>
        </w:r>
      </w:ins>
      <w:ins w:id="3031" w:author="Arthur Parmentier" w:date="2020-06-06T18:56:00Z">
        <w:r w:rsidR="00F701F6" w:rsidRPr="007C437A">
          <w:t xml:space="preserve"> ones (the equivalent of the words)</w:t>
        </w:r>
      </w:ins>
      <w:ins w:id="3032" w:author="Arthur Parmentier" w:date="2020-06-05T16:42:00Z">
        <w:r w:rsidRPr="007C437A">
          <w:t xml:space="preserve">. </w:t>
        </w:r>
      </w:ins>
      <w:ins w:id="3033" w:author="Arthur Parmentier" w:date="2020-06-05T16:43:00Z">
        <w:r w:rsidRPr="007C437A">
          <w:t xml:space="preserve">Consider for instance the sign for “falling” in </w:t>
        </w:r>
      </w:ins>
      <w:ins w:id="3034" w:author="Arthur Parmentier" w:date="2020-06-05T16:44:00Z">
        <w:r w:rsidRPr="007C437A">
          <w:t>French sign language</w:t>
        </w:r>
        <w:r w:rsidRPr="007C437A">
          <w:rPr>
            <w:rStyle w:val="Appelnotedebasdep"/>
          </w:rPr>
          <w:footnoteReference w:id="23"/>
        </w:r>
        <w:r w:rsidRPr="007C437A">
          <w:t>:</w:t>
        </w:r>
        <w:r w:rsidR="00585D0B" w:rsidRPr="007C437A">
          <w:t xml:space="preserve"> starting </w:t>
        </w:r>
      </w:ins>
      <w:ins w:id="3037" w:author="Arthur Parmentier" w:date="2020-06-05T16:45:00Z">
        <w:r w:rsidR="00585D0B" w:rsidRPr="007C437A">
          <w:t xml:space="preserve">from the icon of a person with one hand and the icon of the ground with the other hand, the movement of both hands represents the </w:t>
        </w:r>
      </w:ins>
      <w:ins w:id="3038" w:author="Arthur Parmentier" w:date="2020-06-05T16:46:00Z">
        <w:r w:rsidR="00585D0B" w:rsidRPr="007C437A">
          <w:t xml:space="preserve">movement that a person would have when falling on the ground. We can interpret this sign as a morphological construction </w:t>
        </w:r>
      </w:ins>
      <w:ins w:id="3039" w:author="Arthur Parmentier" w:date="2020-06-05T16:50:00Z">
        <w:r w:rsidR="007C61CD" w:rsidRPr="007C437A">
          <w:t>from the morphemes “</w:t>
        </w:r>
      </w:ins>
      <w:ins w:id="3040" w:author="Arthur Parmentier" w:date="2020-06-05T16:51:00Z">
        <w:r w:rsidR="007C61CD" w:rsidRPr="007C437A">
          <w:t>agent</w:t>
        </w:r>
      </w:ins>
      <w:ins w:id="3041" w:author="Arthur Parmentier" w:date="2020-06-05T16:50:00Z">
        <w:r w:rsidR="007C61CD" w:rsidRPr="007C437A">
          <w:t>”</w:t>
        </w:r>
      </w:ins>
      <w:ins w:id="3042" w:author="Arthur Parmentier" w:date="2020-06-05T16:51:00Z">
        <w:r w:rsidR="007C61CD" w:rsidRPr="007C437A">
          <w:t xml:space="preserve"> (person)</w:t>
        </w:r>
      </w:ins>
      <w:ins w:id="3043" w:author="Arthur Parmentier" w:date="2020-06-05T16:50:00Z">
        <w:r w:rsidR="007C61CD" w:rsidRPr="007C437A">
          <w:t xml:space="preserve"> and “ground”.</w:t>
        </w:r>
      </w:ins>
      <w:ins w:id="3044" w:author="Arthur Parmentier" w:date="2020-06-05T16:51:00Z">
        <w:r w:rsidR="007C61CD" w:rsidRPr="007C437A">
          <w:t xml:space="preserve"> Because of the relatively young age of several sign language, there morpho</w:t>
        </w:r>
      </w:ins>
      <w:ins w:id="3045" w:author="Arthur Parmentier" w:date="2020-06-05T16:52:00Z">
        <w:r w:rsidR="007C61CD" w:rsidRPr="007C437A">
          <w:t>logy is not always clear</w:t>
        </w:r>
      </w:ins>
      <w:ins w:id="3046" w:author="Arthur Parmentier" w:date="2020-06-05T16:53:00Z">
        <w:r w:rsidR="007C61CD" w:rsidRPr="007C437A">
          <w:t xml:space="preserve"> and shared among all speakers of the language.</w:t>
        </w:r>
        <w:r w:rsidR="007C61CD" w:rsidRPr="007C437A">
          <w:rPr>
            <w:rStyle w:val="Appelnotedebasdep"/>
          </w:rPr>
          <w:footnoteReference w:id="24"/>
        </w:r>
      </w:ins>
    </w:p>
    <w:p w:rsidR="007D784E" w:rsidRPr="007C437A" w:rsidRDefault="00C30769" w:rsidP="00EF75B3">
      <w:pPr>
        <w:rPr>
          <w:ins w:id="3052" w:author="Arthur Parmentier" w:date="2020-06-05T17:03:00Z"/>
        </w:rPr>
        <w:pPrChange w:id="3053" w:author="Arthur Parmentier" w:date="2020-06-10T16:26:00Z">
          <w:pPr/>
        </w:pPrChange>
      </w:pPr>
      <w:ins w:id="3054" w:author="Arthur Parmentier" w:date="2020-06-06T18:57:00Z">
        <w:r w:rsidRPr="007C437A">
          <w:t>I</w:t>
        </w:r>
      </w:ins>
      <w:ins w:id="3055" w:author="Arthur Parmentier" w:date="2020-06-05T16:55:00Z">
        <w:r w:rsidR="007D784E" w:rsidRPr="007C437A">
          <w:t xml:space="preserve">n SP, </w:t>
        </w:r>
      </w:ins>
      <w:ins w:id="3056" w:author="Arthur Parmentier" w:date="2020-06-06T18:57:00Z">
        <w:r w:rsidRPr="007C437A">
          <w:t>we can also observe</w:t>
        </w:r>
      </w:ins>
      <w:ins w:id="3057" w:author="Arthur Parmentier" w:date="2020-06-05T16:55:00Z">
        <w:r w:rsidR="007D784E" w:rsidRPr="007C437A">
          <w:t xml:space="preserve"> several morphological constructions that </w:t>
        </w:r>
      </w:ins>
      <w:ins w:id="3058" w:author="Arthur Parmentier" w:date="2020-06-06T18:58:00Z">
        <w:r w:rsidRPr="007C437A">
          <w:t xml:space="preserve">historically explain </w:t>
        </w:r>
        <w:proofErr w:type="gramStart"/>
        <w:r w:rsidRPr="007C437A">
          <w:t>particular formations</w:t>
        </w:r>
        <w:proofErr w:type="gramEnd"/>
        <w:r w:rsidRPr="007C437A">
          <w:t xml:space="preserve"> of new signs</w:t>
        </w:r>
      </w:ins>
      <w:ins w:id="3059" w:author="Arthur Parmentier" w:date="2020-06-05T16:56:00Z">
        <w:r w:rsidR="007D784E" w:rsidRPr="007C437A">
          <w:t xml:space="preserve">. </w:t>
        </w:r>
      </w:ins>
      <w:ins w:id="3060" w:author="Arthur Parmentier" w:date="2020-06-05T17:00:00Z">
        <w:r w:rsidR="00B6139A" w:rsidRPr="007C437A">
          <w:t>A controverted example in the SP community is the “chan</w:t>
        </w:r>
      </w:ins>
      <w:ins w:id="3061" w:author="Arthur Parmentier" w:date="2020-06-05T17:01:00Z">
        <w:r w:rsidR="00B6139A" w:rsidRPr="007C437A">
          <w:t xml:space="preserve">ge now” sign that </w:t>
        </w:r>
      </w:ins>
      <w:ins w:id="3062" w:author="Arthur Parmentier" w:date="2020-06-05T17:02:00Z">
        <w:r w:rsidR="00B6139A" w:rsidRPr="007C437A">
          <w:t>is</w:t>
        </w:r>
      </w:ins>
      <w:ins w:id="3063" w:author="Arthur Parmentier" w:date="2020-06-05T17:01:00Z">
        <w:r w:rsidR="00B6139A" w:rsidRPr="007C437A">
          <w:t xml:space="preserve"> a morphological construction from the </w:t>
        </w:r>
      </w:ins>
      <w:ins w:id="3064" w:author="Arthur Parmentier" w:date="2020-06-06T19:00:00Z">
        <w:r w:rsidR="00B44471" w:rsidRPr="007C437A">
          <w:t>morpheme</w:t>
        </w:r>
      </w:ins>
      <w:ins w:id="3065" w:author="Arthur Parmentier" w:date="2020-06-05T17:01:00Z">
        <w:r w:rsidR="00B6139A" w:rsidRPr="007C437A">
          <w:t xml:space="preserve"> “</w:t>
        </w:r>
      </w:ins>
      <w:ins w:id="3066" w:author="Arthur Parmentier" w:date="2020-06-05T17:02:00Z">
        <w:r w:rsidR="00B6139A" w:rsidRPr="007C437A">
          <w:t>change” and the</w:t>
        </w:r>
      </w:ins>
      <w:ins w:id="3067" w:author="Arthur Parmentier" w:date="2020-06-06T19:00:00Z">
        <w:r w:rsidR="00B44471" w:rsidRPr="007C437A">
          <w:t xml:space="preserve"> morpheme</w:t>
        </w:r>
      </w:ins>
      <w:ins w:id="3068" w:author="Arthur Parmentier" w:date="2020-06-05T17:02:00Z">
        <w:r w:rsidR="00B6139A" w:rsidRPr="007C437A">
          <w:t xml:space="preserve"> “hit”, borrowing the hand pose from the first and the movement of the hand from the latter one, creating a </w:t>
        </w:r>
      </w:ins>
      <w:ins w:id="3069" w:author="Arthur Parmentier" w:date="2020-06-05T17:03:00Z">
        <w:r w:rsidR="00B6139A" w:rsidRPr="007C437A">
          <w:t xml:space="preserve">new sign </w:t>
        </w:r>
      </w:ins>
      <w:ins w:id="3070" w:author="Arthur Parmentier" w:date="2020-06-06T19:00:00Z">
        <w:r w:rsidR="00B44471" w:rsidRPr="007C437A">
          <w:t>that could be named</w:t>
        </w:r>
      </w:ins>
      <w:ins w:id="3071" w:author="Arthur Parmentier" w:date="2020-06-05T17:03:00Z">
        <w:r w:rsidR="00B6139A" w:rsidRPr="007C437A">
          <w:t xml:space="preserve"> “change now” (or “change hit”).</w:t>
        </w:r>
      </w:ins>
      <w:ins w:id="3072" w:author="Arthur Parmentier" w:date="2020-06-06T19:01:00Z">
        <w:r w:rsidR="00A83B49" w:rsidRPr="007C437A">
          <w:t xml:space="preserve"> It is also possible to think of the sign “glissando” as an extension of the morpheme “long tone” to</w:t>
        </w:r>
      </w:ins>
      <w:ins w:id="3073" w:author="Arthur Parmentier" w:date="2020-06-06T19:02:00Z">
        <w:r w:rsidR="00A83B49" w:rsidRPr="007C437A">
          <w:t xml:space="preserve"> the “imaginary ladder” that represents the mapping of pitches in the Y axis of the body (height).</w:t>
        </w:r>
      </w:ins>
    </w:p>
    <w:p w:rsidR="00FE0C03" w:rsidRPr="007C437A" w:rsidRDefault="00B6139A" w:rsidP="00EF75B3">
      <w:pPr>
        <w:rPr>
          <w:ins w:id="3074" w:author="Arthur Parmentier" w:date="2020-06-05T16:36:00Z"/>
          <w:rPrChange w:id="3075" w:author="Arthur Parmentier" w:date="2020-06-07T15:27:00Z">
            <w:rPr>
              <w:ins w:id="3076" w:author="Arthur Parmentier" w:date="2020-06-05T16:36:00Z"/>
            </w:rPr>
          </w:rPrChange>
        </w:rPr>
        <w:pPrChange w:id="3077" w:author="Arthur Parmentier" w:date="2020-06-10T16:26:00Z">
          <w:pPr>
            <w:pStyle w:val="Titre4"/>
          </w:pPr>
        </w:pPrChange>
      </w:pPr>
      <w:ins w:id="3078" w:author="Arthur Parmentier" w:date="2020-06-05T17:03:00Z">
        <w:r w:rsidRPr="007C437A">
          <w:rPr>
            <w:rPrChange w:id="3079" w:author="Arthur Parmentier" w:date="2020-06-07T15:27:00Z">
              <w:rPr/>
            </w:rPrChange>
          </w:rPr>
          <w:t>These examples are raised</w:t>
        </w:r>
      </w:ins>
      <w:ins w:id="3080" w:author="Arthur Parmentier" w:date="2020-06-06T19:03:00Z">
        <w:r w:rsidR="00201997" w:rsidRPr="007C437A">
          <w:rPr>
            <w:rPrChange w:id="3081" w:author="Arthur Parmentier" w:date="2020-06-07T15:27:00Z">
              <w:rPr/>
            </w:rPrChange>
          </w:rPr>
          <w:t xml:space="preserve"> in this report</w:t>
        </w:r>
      </w:ins>
      <w:ins w:id="3082" w:author="Arthur Parmentier" w:date="2020-06-05T17:03:00Z">
        <w:r w:rsidRPr="007C437A">
          <w:rPr>
            <w:rPrChange w:id="3083" w:author="Arthur Parmentier" w:date="2020-06-07T15:27:00Z">
              <w:rPr/>
            </w:rPrChange>
          </w:rPr>
          <w:t xml:space="preserve"> </w:t>
        </w:r>
      </w:ins>
      <w:ins w:id="3084" w:author="Arthur Parmentier" w:date="2020-06-05T17:04:00Z">
        <w:r w:rsidRPr="007C437A">
          <w:rPr>
            <w:rPrChange w:id="3085" w:author="Arthur Parmentier" w:date="2020-06-07T15:27:00Z">
              <w:rPr/>
            </w:rPrChange>
          </w:rPr>
          <w:t>to point out the role of morphology in the grammar of SP. A deep study from linguists should be made to explore further its mechanisms.</w:t>
        </w:r>
      </w:ins>
    </w:p>
    <w:p w:rsidR="00E814B3" w:rsidRPr="007C437A" w:rsidRDefault="00E814B3" w:rsidP="00EF75B3">
      <w:pPr>
        <w:pStyle w:val="Titre4"/>
        <w:rPr>
          <w:ins w:id="3086" w:author="Arthur Parmentier" w:date="2020-06-05T18:58:00Z"/>
          <w:rPrChange w:id="3087" w:author="Arthur Parmentier" w:date="2020-06-07T15:27:00Z">
            <w:rPr>
              <w:ins w:id="3088" w:author="Arthur Parmentier" w:date="2020-06-05T18:58:00Z"/>
            </w:rPr>
          </w:rPrChange>
        </w:rPr>
        <w:pPrChange w:id="3089" w:author="Arthur Parmentier" w:date="2020-06-10T16:26:00Z">
          <w:pPr>
            <w:pStyle w:val="Titre4"/>
          </w:pPr>
        </w:pPrChange>
      </w:pPr>
      <w:ins w:id="3090" w:author="Arthur Parmentier" w:date="2020-06-05T16:36:00Z">
        <w:r w:rsidRPr="007C437A">
          <w:rPr>
            <w:rPrChange w:id="3091" w:author="Arthur Parmentier" w:date="2020-06-07T15:27:00Z">
              <w:rPr/>
            </w:rPrChange>
          </w:rPr>
          <w:t xml:space="preserve">Syntax </w:t>
        </w:r>
      </w:ins>
      <w:ins w:id="3092" w:author="Arthur Parmentier" w:date="2020-06-05T16:39:00Z">
        <w:r w:rsidR="00501832" w:rsidRPr="007C437A">
          <w:rPr>
            <w:rPrChange w:id="3093" w:author="Arthur Parmentier" w:date="2020-06-07T15:27:00Z">
              <w:rPr/>
            </w:rPrChange>
          </w:rPr>
          <w:t>in</w:t>
        </w:r>
      </w:ins>
      <w:ins w:id="3094" w:author="Arthur Parmentier" w:date="2020-06-05T16:36:00Z">
        <w:r w:rsidRPr="007C437A">
          <w:rPr>
            <w:rPrChange w:id="3095" w:author="Arthur Parmentier" w:date="2020-06-07T15:27:00Z">
              <w:rPr/>
            </w:rPrChange>
          </w:rPr>
          <w:t xml:space="preserve"> SP</w:t>
        </w:r>
      </w:ins>
    </w:p>
    <w:p w:rsidR="00EB42AE" w:rsidRPr="007C437A" w:rsidRDefault="00EB42AE" w:rsidP="00EF75B3">
      <w:pPr>
        <w:pStyle w:val="Titre5"/>
        <w:rPr>
          <w:ins w:id="3096" w:author="Arthur Parmentier" w:date="2020-06-05T16:35:00Z"/>
          <w:rPrChange w:id="3097" w:author="Arthur Parmentier" w:date="2020-06-07T15:27:00Z">
            <w:rPr>
              <w:ins w:id="3098" w:author="Arthur Parmentier" w:date="2020-06-05T16:35:00Z"/>
            </w:rPr>
          </w:rPrChange>
        </w:rPr>
        <w:pPrChange w:id="3099" w:author="Arthur Parmentier" w:date="2020-06-10T16:26:00Z">
          <w:pPr/>
        </w:pPrChange>
      </w:pPr>
      <w:ins w:id="3100" w:author="Arthur Parmentier" w:date="2020-06-05T18:58:00Z">
        <w:r w:rsidRPr="007C437A">
          <w:rPr>
            <w:rPrChange w:id="3101" w:author="Arthur Parmentier" w:date="2020-06-07T15:27:00Z">
              <w:rPr/>
            </w:rPrChange>
          </w:rPr>
          <w:t>The way SP syntax is usually</w:t>
        </w:r>
      </w:ins>
      <w:ins w:id="3102" w:author="Arthur Parmentier" w:date="2020-06-06T19:03:00Z">
        <w:r w:rsidR="007D41A1" w:rsidRPr="007C437A">
          <w:rPr>
            <w:rPrChange w:id="3103" w:author="Arthur Parmentier" w:date="2020-06-07T15:27:00Z">
              <w:rPr/>
            </w:rPrChange>
          </w:rPr>
          <w:t xml:space="preserve"> (historically?)</w:t>
        </w:r>
      </w:ins>
      <w:ins w:id="3104" w:author="Arthur Parmentier" w:date="2020-06-05T18:58:00Z">
        <w:r w:rsidRPr="007C437A">
          <w:rPr>
            <w:rPrChange w:id="3105" w:author="Arthur Parmentier" w:date="2020-06-07T15:27:00Z">
              <w:rPr/>
            </w:rPrChange>
          </w:rPr>
          <w:t xml:space="preserve"> presented</w:t>
        </w:r>
      </w:ins>
    </w:p>
    <w:p w:rsidR="00E814B3" w:rsidRPr="007C437A" w:rsidRDefault="00B40A17" w:rsidP="00EF75B3">
      <w:pPr>
        <w:rPr>
          <w:ins w:id="3106" w:author="Arthur Parmentier" w:date="2020-06-05T17:09:00Z"/>
        </w:rPr>
        <w:pPrChange w:id="3107" w:author="Arthur Parmentier" w:date="2020-06-10T16:26:00Z">
          <w:pPr/>
        </w:pPrChange>
      </w:pPr>
      <w:ins w:id="3108" w:author="Arthur Parmentier" w:date="2020-06-06T19:04:00Z">
        <w:r w:rsidRPr="007C437A">
          <w:t>In addition</w:t>
        </w:r>
      </w:ins>
      <w:ins w:id="3109" w:author="Arthur Parmentier" w:date="2020-06-05T17:07:00Z">
        <w:r w:rsidR="00F941D4" w:rsidRPr="007C437A">
          <w:t xml:space="preserve"> to morphology, syntax is </w:t>
        </w:r>
      </w:ins>
      <w:ins w:id="3110" w:author="Arthur Parmentier" w:date="2020-06-06T19:04:00Z">
        <w:r w:rsidR="00F2032B" w:rsidRPr="007C437A">
          <w:t>the second</w:t>
        </w:r>
      </w:ins>
      <w:ins w:id="3111" w:author="Arthur Parmentier" w:date="2020-06-05T17:08:00Z">
        <w:r w:rsidR="00F941D4" w:rsidRPr="007C437A">
          <w:t xml:space="preserve"> important part of the grammar that defines</w:t>
        </w:r>
        <w:r w:rsidR="00FE0C03" w:rsidRPr="007C437A">
          <w:t xml:space="preserve"> how the different signs can be temporally laid out to form sentences.</w:t>
        </w:r>
      </w:ins>
    </w:p>
    <w:p w:rsidR="00FE0C03" w:rsidRPr="007C437A" w:rsidRDefault="00FE0C03" w:rsidP="00EF75B3">
      <w:pPr>
        <w:rPr>
          <w:ins w:id="3112" w:author="Arthur Parmentier" w:date="2020-06-05T16:28:00Z"/>
        </w:rPr>
        <w:pPrChange w:id="3113" w:author="Arthur Parmentier" w:date="2020-06-10T16:26:00Z">
          <w:pPr/>
        </w:pPrChange>
      </w:pPr>
      <w:ins w:id="3114" w:author="Arthur Parmentier" w:date="2020-06-05T17:09:00Z">
        <w:r w:rsidRPr="007C437A">
          <w:lastRenderedPageBreak/>
          <w:t>Historically, syntax in SP started to be discu</w:t>
        </w:r>
      </w:ins>
      <w:ins w:id="3115" w:author="Arthur Parmentier" w:date="2020-06-05T17:10:00Z">
        <w:r w:rsidRPr="007C437A">
          <w:t>ssed in the 90’s, long after its basic rules were already internalized and used by Walter himself and the other few soundpainters that had learned the langu</w:t>
        </w:r>
      </w:ins>
      <w:ins w:id="3116" w:author="Arthur Parmentier" w:date="2020-06-05T17:11:00Z">
        <w:r w:rsidRPr="007C437A">
          <w:t>age</w:t>
        </w:r>
      </w:ins>
      <w:ins w:id="3117" w:author="Arthur Parmentier" w:date="2020-06-06T17:05:00Z">
        <w:r w:rsidR="003724FD" w:rsidRPr="007C437A">
          <w:t>: “It wasn’t until 1997 during a Soundpainting residence in Woodstock, NY that I and Soundpainter Sarah Weaver formalized the syntax.”</w:t>
        </w:r>
      </w:ins>
      <w:ins w:id="3118" w:author="Arthur Parmentier" w:date="2020-06-10T19:45:00Z">
        <w:r w:rsidR="00EF0904">
          <w:t xml:space="preserve"> </w:t>
        </w:r>
      </w:ins>
      <w:customXmlInsRangeStart w:id="3119" w:author="Arthur Parmentier" w:date="2020-06-10T19:45:00Z"/>
      <w:sdt>
        <w:sdtPr>
          <w:id w:val="941110167"/>
          <w:citation/>
        </w:sdtPr>
        <w:sdtContent>
          <w:customXmlInsRangeEnd w:id="3119"/>
          <w:ins w:id="3120" w:author="Arthur Parmentier" w:date="2020-06-10T19:45:00Z">
            <w:r w:rsidR="00EF0904">
              <w:fldChar w:fldCharType="begin"/>
            </w:r>
            <w:r w:rsidR="00EF0904">
              <w:rPr>
                <w:lang w:val="fr-FR"/>
              </w:rPr>
              <w:instrText xml:space="preserve"> CITATION Hel \l 1036 </w:instrText>
            </w:r>
          </w:ins>
          <w:r w:rsidR="00EF0904">
            <w:fldChar w:fldCharType="separate"/>
          </w:r>
          <w:r w:rsidR="00304C55" w:rsidRPr="00304C55">
            <w:rPr>
              <w:noProof/>
              <w:lang w:val="fr-FR"/>
            </w:rPr>
            <w:t>(Minors &amp; Thompson, s.d.)</w:t>
          </w:r>
          <w:ins w:id="3121" w:author="Arthur Parmentier" w:date="2020-06-10T19:45:00Z">
            <w:r w:rsidR="00EF0904">
              <w:fldChar w:fldCharType="end"/>
            </w:r>
          </w:ins>
          <w:customXmlInsRangeStart w:id="3122" w:author="Arthur Parmentier" w:date="2020-06-10T19:45:00Z"/>
        </w:sdtContent>
      </w:sdt>
      <w:customXmlInsRangeEnd w:id="3122"/>
    </w:p>
    <w:p w:rsidR="00FE0C03" w:rsidRPr="007C437A" w:rsidRDefault="00FE0C03" w:rsidP="00EF75B3">
      <w:pPr>
        <w:rPr>
          <w:ins w:id="3123" w:author="Arthur Parmentier" w:date="2020-06-05T17:15:00Z"/>
        </w:rPr>
        <w:pPrChange w:id="3124" w:author="Arthur Parmentier" w:date="2020-06-10T16:26:00Z">
          <w:pPr/>
        </w:pPrChange>
      </w:pPr>
      <w:ins w:id="3125" w:author="Arthur Parmentier" w:date="2020-06-05T17:12:00Z">
        <w:r w:rsidRPr="007C437A">
          <w:t>In his SP workbook</w:t>
        </w:r>
      </w:ins>
      <w:ins w:id="3126" w:author="Arthur Parmentier" w:date="2020-06-05T17:13:00Z">
        <w:r w:rsidRPr="007C437A">
          <w:t xml:space="preserve"> 2</w:t>
        </w:r>
      </w:ins>
      <w:ins w:id="3127" w:author="Arthur Parmentier" w:date="2020-06-05T17:14:00Z">
        <w:r w:rsidRPr="007C437A">
          <w:t xml:space="preserve"> as well as on his website</w:t>
        </w:r>
      </w:ins>
      <w:ins w:id="3128" w:author="Arthur Parmentier" w:date="2020-06-05T17:12:00Z">
        <w:r w:rsidRPr="007C437A">
          <w:t xml:space="preserve">, </w:t>
        </w:r>
      </w:ins>
      <w:ins w:id="3129" w:author="Arthur Parmentier" w:date="2020-06-10T19:45:00Z">
        <w:r w:rsidR="00EF0904">
          <w:t>Thompson</w:t>
        </w:r>
      </w:ins>
      <w:ins w:id="3130" w:author="Arthur Parmentier" w:date="2020-06-05T17:13:00Z">
        <w:r w:rsidRPr="007C437A">
          <w:t xml:space="preserve"> presents the “structure of SP” in the following terms:</w:t>
        </w:r>
      </w:ins>
      <w:ins w:id="3131" w:author="Arthur Parmentier" w:date="2020-06-05T17:15:00Z">
        <w:r w:rsidRPr="007C437A">
          <w:t xml:space="preserve"> </w:t>
        </w:r>
      </w:ins>
    </w:p>
    <w:p w:rsidR="00FE0C03" w:rsidRPr="007C437A" w:rsidRDefault="00FE0C03" w:rsidP="00EF75B3">
      <w:pPr>
        <w:pStyle w:val="Citation"/>
        <w:rPr>
          <w:ins w:id="3132" w:author="Arthur Parmentier" w:date="2020-06-05T17:15:00Z"/>
          <w:rPrChange w:id="3133" w:author="Arthur Parmentier" w:date="2020-06-07T15:27:00Z">
            <w:rPr>
              <w:ins w:id="3134" w:author="Arthur Parmentier" w:date="2020-06-05T17:15:00Z"/>
            </w:rPr>
          </w:rPrChange>
        </w:rPr>
        <w:pPrChange w:id="3135" w:author="Arthur Parmentier" w:date="2020-06-10T16:26:00Z">
          <w:pPr/>
        </w:pPrChange>
      </w:pPr>
      <w:ins w:id="3136" w:author="Arthur Parmentier" w:date="2020-06-05T17:15:00Z">
        <w:r w:rsidRPr="007C437A">
          <w:rPr>
            <w:rPrChange w:id="3137" w:author="Arthur Parmentier" w:date="2020-06-07T15:27:00Z">
              <w:rPr>
                <w:i/>
                <w:iCs/>
              </w:rPr>
            </w:rPrChange>
          </w:rPr>
          <w:t>“The Soundpainting gestures are grouped in two basic categories: Sculpting gestures and Function signals.</w:t>
        </w:r>
      </w:ins>
    </w:p>
    <w:p w:rsidR="00FE0C03" w:rsidRPr="007C437A" w:rsidRDefault="00FE0C03" w:rsidP="00EF75B3">
      <w:pPr>
        <w:pStyle w:val="Citation"/>
        <w:rPr>
          <w:ins w:id="3138" w:author="Arthur Parmentier" w:date="2020-06-05T17:15:00Z"/>
          <w:rPrChange w:id="3139" w:author="Arthur Parmentier" w:date="2020-06-07T15:27:00Z">
            <w:rPr>
              <w:ins w:id="3140" w:author="Arthur Parmentier" w:date="2020-06-05T17:15:00Z"/>
            </w:rPr>
          </w:rPrChange>
        </w:rPr>
        <w:pPrChange w:id="3141" w:author="Arthur Parmentier" w:date="2020-06-10T16:26:00Z">
          <w:pPr/>
        </w:pPrChange>
      </w:pPr>
      <w:ins w:id="3142" w:author="Arthur Parmentier" w:date="2020-06-05T17:15:00Z">
        <w:r w:rsidRPr="007C437A">
          <w:rPr>
            <w:rPrChange w:id="3143" w:author="Arthur Parmentier" w:date="2020-06-07T15:27:00Z">
              <w:rPr>
                <w:i/>
                <w:iCs/>
              </w:rPr>
            </w:rPrChange>
          </w:rPr>
          <w:t xml:space="preserve">Sculpting gestures indicate What type of material and How it is to be performed and Function signals indicate Who performs and When to begin performing. Who, What, How, and When comprise the Soundpainting </w:t>
        </w:r>
        <w:proofErr w:type="gramStart"/>
        <w:r w:rsidRPr="007C437A">
          <w:rPr>
            <w:rPrChange w:id="3144" w:author="Arthur Parmentier" w:date="2020-06-07T15:27:00Z">
              <w:rPr>
                <w:i/>
                <w:iCs/>
              </w:rPr>
            </w:rPrChange>
          </w:rPr>
          <w:t>syntax.</w:t>
        </w:r>
        <w:proofErr w:type="gramEnd"/>
        <w:r w:rsidRPr="007C437A">
          <w:rPr>
            <w:rPrChange w:id="3145" w:author="Arthur Parmentier" w:date="2020-06-07T15:27:00Z">
              <w:rPr>
                <w:i/>
                <w:iCs/>
              </w:rPr>
            </w:rPrChange>
          </w:rPr>
          <w:t xml:space="preserve"> Note: The How gestures are not always employed. The Soundpainter often signs a phrase leaving out a How gesture. For example: Whole Group, Long Tone, Play. If you sign your phrase without a How gesture, then it is the performers choice in deciding the dynamics and quality of the material.</w:t>
        </w:r>
      </w:ins>
    </w:p>
    <w:p w:rsidR="00FE0C03" w:rsidRPr="007C437A" w:rsidRDefault="00FE0C03" w:rsidP="00EF75B3">
      <w:pPr>
        <w:pStyle w:val="Citation"/>
        <w:rPr>
          <w:ins w:id="3146" w:author="Arthur Parmentier" w:date="2020-06-05T17:15:00Z"/>
          <w:rPrChange w:id="3147" w:author="Arthur Parmentier" w:date="2020-06-07T15:27:00Z">
            <w:rPr>
              <w:ins w:id="3148" w:author="Arthur Parmentier" w:date="2020-06-05T17:15:00Z"/>
            </w:rPr>
          </w:rPrChange>
        </w:rPr>
        <w:pPrChange w:id="3149" w:author="Arthur Parmentier" w:date="2020-06-10T16:26:00Z">
          <w:pPr/>
        </w:pPrChange>
      </w:pPr>
      <w:ins w:id="3150" w:author="Arthur Parmentier" w:date="2020-06-05T17:15:00Z">
        <w:r w:rsidRPr="007C437A">
          <w:rPr>
            <w:rPrChange w:id="3151" w:author="Arthur Parmentier" w:date="2020-06-07T15:27:00Z">
              <w:rPr>
                <w:i/>
                <w:iCs/>
              </w:rPr>
            </w:rPrChange>
          </w:rPr>
          <w:t>The Soundpainting syntax Who, What, How, When and the two basic categories Sculpting Gestures and Function Signals are further broken down into six subcategories: Identifiers, Content, Modifiers, Go gestures, Modes, and Palettes.</w:t>
        </w:r>
      </w:ins>
    </w:p>
    <w:p w:rsidR="00FE0C03" w:rsidRPr="007C437A" w:rsidRDefault="00FE0C03" w:rsidP="00EF75B3">
      <w:pPr>
        <w:pStyle w:val="Citation"/>
        <w:rPr>
          <w:ins w:id="3152" w:author="Arthur Parmentier" w:date="2020-06-05T17:15:00Z"/>
          <w:rPrChange w:id="3153" w:author="Arthur Parmentier" w:date="2020-06-07T15:27:00Z">
            <w:rPr>
              <w:ins w:id="3154" w:author="Arthur Parmentier" w:date="2020-06-05T17:15:00Z"/>
            </w:rPr>
          </w:rPrChange>
        </w:rPr>
        <w:pPrChange w:id="3155" w:author="Arthur Parmentier" w:date="2020-06-10T16:26:00Z">
          <w:pPr/>
        </w:pPrChange>
      </w:pPr>
      <w:ins w:id="3156" w:author="Arthur Parmentier" w:date="2020-06-05T17:15:00Z">
        <w:r w:rsidRPr="007C437A">
          <w:rPr>
            <w:rPrChange w:id="3157" w:author="Arthur Parmentier" w:date="2020-06-07T15:27:00Z">
              <w:rPr>
                <w:i/>
                <w:iCs/>
              </w:rPr>
            </w:rPrChange>
          </w:rPr>
          <w:t>1 – Identifiers are in the Function category and are Who gestures such as Whole Group, Woodwinds, Brass, Group 1, Rest of the Group, etc.</w:t>
        </w:r>
      </w:ins>
    </w:p>
    <w:p w:rsidR="00FE0C03" w:rsidRPr="007C437A" w:rsidRDefault="00FE0C03" w:rsidP="00EF75B3">
      <w:pPr>
        <w:pStyle w:val="Citation"/>
        <w:rPr>
          <w:ins w:id="3158" w:author="Arthur Parmentier" w:date="2020-06-05T17:15:00Z"/>
          <w:rPrChange w:id="3159" w:author="Arthur Parmentier" w:date="2020-06-07T15:27:00Z">
            <w:rPr>
              <w:ins w:id="3160" w:author="Arthur Parmentier" w:date="2020-06-05T17:15:00Z"/>
            </w:rPr>
          </w:rPrChange>
        </w:rPr>
        <w:pPrChange w:id="3161" w:author="Arthur Parmentier" w:date="2020-06-10T16:26:00Z">
          <w:pPr/>
        </w:pPrChange>
      </w:pPr>
      <w:ins w:id="3162" w:author="Arthur Parmentier" w:date="2020-06-05T17:15:00Z">
        <w:r w:rsidRPr="007C437A">
          <w:rPr>
            <w:rPrChange w:id="3163" w:author="Arthur Parmentier" w:date="2020-06-07T15:27:00Z">
              <w:rPr>
                <w:i/>
                <w:iCs/>
              </w:rPr>
            </w:rPrChange>
          </w:rPr>
          <w:t>2 – Content gestures are in the Sculpting category and identify What type of material is to be performed such as Pointillism, Minimalism, Long Tone, Play Can’t Play etc.</w:t>
        </w:r>
      </w:ins>
    </w:p>
    <w:p w:rsidR="00FE0C03" w:rsidRPr="007C437A" w:rsidRDefault="00FE0C03" w:rsidP="00EF75B3">
      <w:pPr>
        <w:pStyle w:val="Citation"/>
        <w:rPr>
          <w:ins w:id="3164" w:author="Arthur Parmentier" w:date="2020-06-05T17:15:00Z"/>
          <w:rPrChange w:id="3165" w:author="Arthur Parmentier" w:date="2020-06-07T15:27:00Z">
            <w:rPr>
              <w:ins w:id="3166" w:author="Arthur Parmentier" w:date="2020-06-05T17:15:00Z"/>
            </w:rPr>
          </w:rPrChange>
        </w:rPr>
        <w:pPrChange w:id="3167" w:author="Arthur Parmentier" w:date="2020-06-10T16:26:00Z">
          <w:pPr/>
        </w:pPrChange>
      </w:pPr>
      <w:ins w:id="3168" w:author="Arthur Parmentier" w:date="2020-06-05T17:15:00Z">
        <w:r w:rsidRPr="007C437A">
          <w:rPr>
            <w:rPrChange w:id="3169" w:author="Arthur Parmentier" w:date="2020-06-07T15:27:00Z">
              <w:rPr>
                <w:i/>
                <w:iCs/>
              </w:rPr>
            </w:rPrChange>
          </w:rPr>
          <w:t>3 – Modifiers are in the Sculpting category and are How gestures such as Volume Fader and Tempo Fader.</w:t>
        </w:r>
      </w:ins>
    </w:p>
    <w:p w:rsidR="00FE0C03" w:rsidRPr="007C437A" w:rsidRDefault="00FE0C03" w:rsidP="00EF75B3">
      <w:pPr>
        <w:pStyle w:val="Citation"/>
        <w:rPr>
          <w:ins w:id="3170" w:author="Arthur Parmentier" w:date="2020-06-05T17:15:00Z"/>
          <w:rPrChange w:id="3171" w:author="Arthur Parmentier" w:date="2020-06-07T15:27:00Z">
            <w:rPr>
              <w:ins w:id="3172" w:author="Arthur Parmentier" w:date="2020-06-05T17:15:00Z"/>
            </w:rPr>
          </w:rPrChange>
        </w:rPr>
        <w:pPrChange w:id="3173" w:author="Arthur Parmentier" w:date="2020-06-10T16:26:00Z">
          <w:pPr/>
        </w:pPrChange>
      </w:pPr>
      <w:ins w:id="3174" w:author="Arthur Parmentier" w:date="2020-06-05T17:15:00Z">
        <w:r w:rsidRPr="007C437A">
          <w:rPr>
            <w:rPrChange w:id="3175" w:author="Arthur Parmentier" w:date="2020-06-07T15:27:00Z">
              <w:rPr>
                <w:i/>
                <w:iCs/>
              </w:rPr>
            </w:rPrChange>
          </w:rPr>
          <w:t>4 – Go gestures are in the Function category and indicate When to enter or exit the composition and in some cases when to exit Content such as Snapshot or Launch Mode.</w:t>
        </w:r>
      </w:ins>
    </w:p>
    <w:p w:rsidR="00FE0C03" w:rsidRPr="007C437A" w:rsidRDefault="00FE0C03" w:rsidP="00EF75B3">
      <w:pPr>
        <w:pStyle w:val="Citation"/>
        <w:rPr>
          <w:ins w:id="3176" w:author="Arthur Parmentier" w:date="2020-06-05T17:15:00Z"/>
          <w:rPrChange w:id="3177" w:author="Arthur Parmentier" w:date="2020-06-07T15:27:00Z">
            <w:rPr>
              <w:ins w:id="3178" w:author="Arthur Parmentier" w:date="2020-06-05T17:15:00Z"/>
            </w:rPr>
          </w:rPrChange>
        </w:rPr>
        <w:pPrChange w:id="3179" w:author="Arthur Parmentier" w:date="2020-06-10T16:26:00Z">
          <w:pPr/>
        </w:pPrChange>
      </w:pPr>
      <w:ins w:id="3180" w:author="Arthur Parmentier" w:date="2020-06-05T17:15:00Z">
        <w:r w:rsidRPr="007C437A">
          <w:rPr>
            <w:rPrChange w:id="3181" w:author="Arthur Parmentier" w:date="2020-06-07T15:27:00Z">
              <w:rPr>
                <w:i/>
                <w:iCs/>
              </w:rPr>
            </w:rPrChange>
          </w:rPr>
          <w:t xml:space="preserve">5 – Modes are in the Sculpting category and are Content gestures embodying specific performance parameters. </w:t>
        </w:r>
        <w:proofErr w:type="gramStart"/>
        <w:r w:rsidRPr="007C437A">
          <w:rPr>
            <w:rPrChange w:id="3182" w:author="Arthur Parmentier" w:date="2020-06-07T15:27:00Z">
              <w:rPr>
                <w:i/>
                <w:iCs/>
              </w:rPr>
            </w:rPrChange>
          </w:rPr>
          <w:t>Scanning,</w:t>
        </w:r>
        <w:proofErr w:type="gramEnd"/>
        <w:r w:rsidRPr="007C437A">
          <w:rPr>
            <w:rPrChange w:id="3183" w:author="Arthur Parmentier" w:date="2020-06-07T15:27:00Z">
              <w:rPr>
                <w:i/>
                <w:iCs/>
              </w:rPr>
            </w:rPrChange>
          </w:rPr>
          <w:t xml:space="preserve"> Point to Point, and Launch Mode are several examples of Modes.</w:t>
        </w:r>
      </w:ins>
    </w:p>
    <w:p w:rsidR="00FE0C03" w:rsidRPr="007C437A" w:rsidRDefault="00FE0C03" w:rsidP="00EF75B3">
      <w:pPr>
        <w:pStyle w:val="Citation"/>
        <w:rPr>
          <w:ins w:id="3184" w:author="Arthur Parmentier" w:date="2020-06-05T17:13:00Z"/>
          <w:rPrChange w:id="3185" w:author="Arthur Parmentier" w:date="2020-06-07T15:27:00Z">
            <w:rPr>
              <w:ins w:id="3186" w:author="Arthur Parmentier" w:date="2020-06-05T17:13:00Z"/>
            </w:rPr>
          </w:rPrChange>
        </w:rPr>
        <w:pPrChange w:id="3187" w:author="Arthur Parmentier" w:date="2020-06-10T16:26:00Z">
          <w:pPr/>
        </w:pPrChange>
      </w:pPr>
      <w:ins w:id="3188" w:author="Arthur Parmentier" w:date="2020-06-05T17:15:00Z">
        <w:r w:rsidRPr="007C437A">
          <w:rPr>
            <w:rPrChange w:id="3189" w:author="Arthur Parmentier" w:date="2020-06-07T15:27:00Z">
              <w:rPr>
                <w:i/>
                <w:iCs/>
              </w:rPr>
            </w:rPrChange>
          </w:rPr>
          <w:t>6 – Palettes are in the Sculpting category and are primarily Content gestures identifying composed and/or rehearsed material”</w:t>
        </w:r>
      </w:ins>
      <w:customXmlInsRangeStart w:id="3190" w:author="Arthur Parmentier" w:date="2020-06-10T19:45:00Z"/>
      <w:sdt>
        <w:sdtPr>
          <w:id w:val="-654607672"/>
          <w:citation/>
        </w:sdtPr>
        <w:sdtContent>
          <w:customXmlInsRangeEnd w:id="3190"/>
          <w:ins w:id="3191" w:author="Arthur Parmentier" w:date="2020-06-10T19:45:00Z">
            <w:r w:rsidR="0029186E">
              <w:fldChar w:fldCharType="begin"/>
            </w:r>
            <w:r w:rsidR="0029186E" w:rsidRPr="0029186E">
              <w:rPr>
                <w:rPrChange w:id="3192" w:author="Arthur Parmentier" w:date="2020-06-10T19:45:00Z">
                  <w:rPr>
                    <w:lang w:val="fr-FR"/>
                  </w:rPr>
                </w:rPrChange>
              </w:rPr>
              <w:instrText xml:space="preserve"> CITATION Tho \l 1036 </w:instrText>
            </w:r>
          </w:ins>
          <w:r w:rsidR="0029186E">
            <w:fldChar w:fldCharType="separate"/>
          </w:r>
          <w:r w:rsidR="00304C55">
            <w:rPr>
              <w:noProof/>
            </w:rPr>
            <w:t xml:space="preserve"> (Thompson, s.d.)</w:t>
          </w:r>
          <w:ins w:id="3193" w:author="Arthur Parmentier" w:date="2020-06-10T19:45:00Z">
            <w:r w:rsidR="0029186E">
              <w:fldChar w:fldCharType="end"/>
            </w:r>
          </w:ins>
          <w:customXmlInsRangeStart w:id="3194" w:author="Arthur Parmentier" w:date="2020-06-10T19:45:00Z"/>
        </w:sdtContent>
      </w:sdt>
      <w:customXmlInsRangeEnd w:id="3194"/>
    </w:p>
    <w:p w:rsidR="00EB115B" w:rsidRDefault="00EB115B" w:rsidP="00EF75B3">
      <w:pPr>
        <w:pStyle w:val="Titre5"/>
        <w:rPr>
          <w:ins w:id="3195" w:author="Arthur Parmentier" w:date="2020-06-07T23:59:00Z"/>
        </w:rPr>
        <w:pPrChange w:id="3196" w:author="Arthur Parmentier" w:date="2020-06-10T16:26:00Z">
          <w:pPr/>
        </w:pPrChange>
      </w:pPr>
      <w:ins w:id="3197" w:author="Arthur Parmentier" w:date="2020-06-07T23:59:00Z">
        <w:r>
          <w:lastRenderedPageBreak/>
          <w:t xml:space="preserve">Initial remarks on </w:t>
        </w:r>
      </w:ins>
      <w:ins w:id="3198" w:author="Arthur Parmentier" w:date="2020-06-08T00:00:00Z">
        <w:r>
          <w:t>the “structure of SP” presented by Thompson</w:t>
        </w:r>
      </w:ins>
    </w:p>
    <w:p w:rsidR="00E814B3" w:rsidRPr="007C437A" w:rsidRDefault="00BF0C35" w:rsidP="00EF75B3">
      <w:pPr>
        <w:rPr>
          <w:ins w:id="3199" w:author="Arthur Parmentier" w:date="2020-06-05T17:23:00Z"/>
        </w:rPr>
        <w:pPrChange w:id="3200" w:author="Arthur Parmentier" w:date="2020-06-10T16:26:00Z">
          <w:pPr/>
        </w:pPrChange>
      </w:pPr>
      <w:ins w:id="3201" w:author="Arthur Parmentier" w:date="2020-06-05T17:20:00Z">
        <w:r w:rsidRPr="007C437A">
          <w:t xml:space="preserve">We can see that </w:t>
        </w:r>
      </w:ins>
      <w:ins w:id="3202" w:author="Arthur Parmentier" w:date="2020-06-06T19:05:00Z">
        <w:r w:rsidR="0069782B" w:rsidRPr="007C437A">
          <w:t>by the term “structure”, Thompson refers to</w:t>
        </w:r>
      </w:ins>
      <w:ins w:id="3203" w:author="Arthur Parmentier" w:date="2020-06-08T00:00:00Z">
        <w:r w:rsidR="00CD6D2E">
          <w:t xml:space="preserve"> two elements:</w:t>
        </w:r>
      </w:ins>
      <w:ins w:id="3204" w:author="Arthur Parmentier" w:date="2020-06-05T17:20:00Z">
        <w:r w:rsidRPr="007C437A">
          <w:t xml:space="preserve"> the synta</w:t>
        </w:r>
      </w:ins>
      <w:ins w:id="3205" w:author="Arthur Parmentier" w:date="2020-06-07T22:27:00Z">
        <w:r w:rsidR="00424342">
          <w:t>ctic structure</w:t>
        </w:r>
      </w:ins>
      <w:ins w:id="3206" w:author="Arthur Parmentier" w:date="2020-06-08T00:00:00Z">
        <w:r w:rsidR="00CD6D2E">
          <w:t>s</w:t>
        </w:r>
      </w:ins>
      <w:ins w:id="3207" w:author="Arthur Parmentier" w:date="2020-06-07T22:45:00Z">
        <w:r w:rsidR="004F7994">
          <w:t xml:space="preserve"> and functions</w:t>
        </w:r>
      </w:ins>
      <w:ins w:id="3208" w:author="Arthur Parmentier" w:date="2020-06-05T17:20:00Z">
        <w:r w:rsidRPr="007C437A">
          <w:t xml:space="preserve"> of SP (and perhaps the term “structure” could be refined in that sense; we have seen previously that there</w:t>
        </w:r>
      </w:ins>
      <w:ins w:id="3209" w:author="Arthur Parmentier" w:date="2020-06-05T17:21:00Z">
        <w:r w:rsidRPr="007C437A">
          <w:t xml:space="preserve"> are other important structures in SP</w:t>
        </w:r>
      </w:ins>
      <w:ins w:id="3210" w:author="Arthur Parmentier" w:date="2020-06-07T22:27:00Z">
        <w:r w:rsidR="00424342">
          <w:t xml:space="preserve"> such as morphological structures</w:t>
        </w:r>
      </w:ins>
      <w:ins w:id="3211" w:author="Arthur Parmentier" w:date="2020-06-05T17:21:00Z">
        <w:r w:rsidRPr="007C437A">
          <w:t>). It is also in those terms that SP is presented during the workshops that I have experienced.</w:t>
        </w:r>
      </w:ins>
      <w:ins w:id="3212" w:author="Arthur Parmentier" w:date="2020-06-05T17:23:00Z">
        <w:r w:rsidRPr="007C437A">
          <w:t xml:space="preserve"> Before going further, let’s make some initial remarks on this introduction to the SP syntax:</w:t>
        </w:r>
      </w:ins>
    </w:p>
    <w:p w:rsidR="00BF0C35" w:rsidRPr="007C437A" w:rsidRDefault="00BF0C35" w:rsidP="00EF75B3">
      <w:pPr>
        <w:pStyle w:val="Paragraphedeliste"/>
        <w:numPr>
          <w:ilvl w:val="0"/>
          <w:numId w:val="11"/>
        </w:numPr>
        <w:rPr>
          <w:ins w:id="3213" w:author="Arthur Parmentier" w:date="2020-06-05T17:27:00Z"/>
        </w:rPr>
        <w:pPrChange w:id="3214" w:author="Arthur Parmentier" w:date="2020-06-10T16:26:00Z">
          <w:pPr>
            <w:pStyle w:val="Paragraphedeliste"/>
            <w:numPr>
              <w:numId w:val="11"/>
            </w:numPr>
            <w:ind w:hanging="360"/>
          </w:pPr>
        </w:pPrChange>
      </w:pPr>
      <w:ins w:id="3215" w:author="Arthur Parmentier" w:date="2020-06-05T17:25:00Z">
        <w:r w:rsidRPr="007C437A">
          <w:t xml:space="preserve">Walter describes a hierarchy of categories: the two </w:t>
        </w:r>
      </w:ins>
      <w:ins w:id="3216" w:author="Arthur Parmentier" w:date="2020-06-05T17:26:00Z">
        <w:r w:rsidRPr="007C437A">
          <w:t xml:space="preserve">initial categories “sculpting gestures” and “function signals” are </w:t>
        </w:r>
      </w:ins>
      <w:ins w:id="3217" w:author="Arthur Parmentier" w:date="2020-06-07T22:27:00Z">
        <w:r w:rsidR="005F4770">
          <w:t>“</w:t>
        </w:r>
      </w:ins>
      <w:ins w:id="3218" w:author="Arthur Parmentier" w:date="2020-06-05T17:26:00Z">
        <w:r w:rsidRPr="007C437A">
          <w:t>broken</w:t>
        </w:r>
      </w:ins>
      <w:ins w:id="3219" w:author="Arthur Parmentier" w:date="2020-06-07T22:27:00Z">
        <w:r w:rsidR="005F4770">
          <w:t xml:space="preserve"> down”</w:t>
        </w:r>
      </w:ins>
      <w:ins w:id="3220" w:author="Arthur Parmentier" w:date="2020-06-05T17:26:00Z">
        <w:r w:rsidRPr="007C437A">
          <w:t xml:space="preserve"> into the Who, What, How, When, Modes and Palettes sub-categories.</w:t>
        </w:r>
      </w:ins>
    </w:p>
    <w:p w:rsidR="00BF0C35" w:rsidRPr="007C437A" w:rsidRDefault="00BF0C35" w:rsidP="00EF75B3">
      <w:pPr>
        <w:pStyle w:val="Paragraphedeliste"/>
        <w:numPr>
          <w:ilvl w:val="0"/>
          <w:numId w:val="11"/>
        </w:numPr>
        <w:rPr>
          <w:ins w:id="3221" w:author="Arthur Parmentier" w:date="2020-06-05T17:34:00Z"/>
        </w:rPr>
        <w:pPrChange w:id="3222" w:author="Arthur Parmentier" w:date="2020-06-10T16:26:00Z">
          <w:pPr>
            <w:pStyle w:val="Paragraphedeliste"/>
            <w:numPr>
              <w:numId w:val="11"/>
            </w:numPr>
            <w:ind w:hanging="360"/>
          </w:pPr>
        </w:pPrChange>
      </w:pPr>
      <w:ins w:id="3223" w:author="Arthur Parmentier" w:date="2020-06-05T17:27:00Z">
        <w:r w:rsidRPr="007C437A">
          <w:t>The ordering at which the signs are sequenced in time is at the level of the sub-categories (Who, What, How, When – the ordering when using</w:t>
        </w:r>
      </w:ins>
      <w:ins w:id="3224" w:author="Arthur Parmentier" w:date="2020-06-05T17:28:00Z">
        <w:r w:rsidRPr="007C437A">
          <w:t xml:space="preserve"> Modes or Palettes is not mentioned) but is independent of the meta-categories “Sculpting gestures” and “function signals”. </w:t>
        </w:r>
      </w:ins>
      <w:ins w:id="3225" w:author="Arthur Parmentier" w:date="2020-06-05T17:35:00Z">
        <w:r w:rsidR="00573D3D" w:rsidRPr="007C437A">
          <w:t>Consequently</w:t>
        </w:r>
      </w:ins>
      <w:ins w:id="3226" w:author="Arthur Parmentier" w:date="2020-06-05T17:29:00Z">
        <w:r w:rsidRPr="007C437A">
          <w:t xml:space="preserve">, </w:t>
        </w:r>
      </w:ins>
      <w:ins w:id="3227" w:author="Arthur Parmentier" w:date="2020-06-07T22:28:00Z">
        <w:r w:rsidR="00BC41ED">
          <w:t xml:space="preserve">the “Who, What, How, When” corresponds to the syntactic structure while </w:t>
        </w:r>
      </w:ins>
      <w:ins w:id="3228" w:author="Arthur Parmentier" w:date="2020-06-05T17:29:00Z">
        <w:r w:rsidRPr="007C437A">
          <w:t xml:space="preserve">these meta-categories are not syntax </w:t>
        </w:r>
      </w:ins>
      <w:ins w:id="3229" w:author="Arthur Parmentier" w:date="2020-06-05T17:30:00Z">
        <w:r w:rsidR="00573D3D" w:rsidRPr="007C437A">
          <w:t>categorizes</w:t>
        </w:r>
      </w:ins>
      <w:ins w:id="3230" w:author="Arthur Parmentier" w:date="2020-06-05T17:29:00Z">
        <w:r w:rsidR="00573D3D" w:rsidRPr="007C437A">
          <w:t xml:space="preserve"> but </w:t>
        </w:r>
      </w:ins>
      <w:ins w:id="3231" w:author="Arthur Parmentier" w:date="2020-06-05T17:34:00Z">
        <w:r w:rsidR="00573D3D" w:rsidRPr="007C437A">
          <w:t xml:space="preserve">my interpretation is that they </w:t>
        </w:r>
      </w:ins>
      <w:ins w:id="3232" w:author="Arthur Parmentier" w:date="2020-06-05T17:29:00Z">
        <w:r w:rsidR="00573D3D" w:rsidRPr="007C437A">
          <w:t xml:space="preserve">rather </w:t>
        </w:r>
      </w:ins>
      <w:ins w:id="3233" w:author="Arthur Parmentier" w:date="2020-06-05T17:34:00Z">
        <w:r w:rsidR="00573D3D" w:rsidRPr="007C437A">
          <w:t>represent</w:t>
        </w:r>
      </w:ins>
      <w:ins w:id="3234" w:author="Arthur Parmentier" w:date="2020-06-05T17:30:00Z">
        <w:r w:rsidR="00573D3D" w:rsidRPr="007C437A">
          <w:t xml:space="preserve"> Walter’s interpretation of their </w:t>
        </w:r>
      </w:ins>
      <w:ins w:id="3235" w:author="Arthur Parmentier" w:date="2020-06-06T19:09:00Z">
        <w:r w:rsidR="005D20E2" w:rsidRPr="007C437A">
          <w:t>role</w:t>
        </w:r>
      </w:ins>
      <w:ins w:id="3236" w:author="Arthur Parmentier" w:date="2020-06-05T17:30:00Z">
        <w:r w:rsidR="00573D3D" w:rsidRPr="007C437A">
          <w:t xml:space="preserve"> in the sentence</w:t>
        </w:r>
      </w:ins>
      <w:ins w:id="3237" w:author="Arthur Parmentier" w:date="2020-06-06T19:10:00Z">
        <w:r w:rsidR="005D20E2" w:rsidRPr="007C437A">
          <w:t>, from the point of view of the composer rather than the linguist</w:t>
        </w:r>
      </w:ins>
      <w:ins w:id="3238" w:author="Arthur Parmentier" w:date="2020-06-05T17:30:00Z">
        <w:r w:rsidR="00573D3D" w:rsidRPr="007C437A">
          <w:t>.</w:t>
        </w:r>
      </w:ins>
    </w:p>
    <w:p w:rsidR="005C7C74" w:rsidRDefault="00573D3D" w:rsidP="00EF75B3">
      <w:pPr>
        <w:pStyle w:val="Paragraphedeliste"/>
        <w:numPr>
          <w:ilvl w:val="0"/>
          <w:numId w:val="11"/>
        </w:numPr>
        <w:rPr>
          <w:ins w:id="3239" w:author="Arthur Parmentier" w:date="2020-06-07T22:47:00Z"/>
        </w:rPr>
        <w:pPrChange w:id="3240" w:author="Arthur Parmentier" w:date="2020-06-10T16:26:00Z">
          <w:pPr>
            <w:pStyle w:val="Paragraphedeliste"/>
            <w:numPr>
              <w:numId w:val="11"/>
            </w:numPr>
            <w:ind w:hanging="360"/>
          </w:pPr>
        </w:pPrChange>
      </w:pPr>
      <w:ins w:id="3241" w:author="Arthur Parmentier" w:date="2020-06-05T17:35:00Z">
        <w:r w:rsidRPr="007C437A">
          <w:t>There are some ambiguities with the “Pa</w:t>
        </w:r>
      </w:ins>
      <w:ins w:id="3242" w:author="Arthur Parmentier" w:date="2020-06-05T17:36:00Z">
        <w:r w:rsidRPr="007C437A">
          <w:t>lettes”</w:t>
        </w:r>
      </w:ins>
      <w:ins w:id="3243" w:author="Arthur Parmentier" w:date="2020-06-07T22:48:00Z">
        <w:r w:rsidR="005C7C74">
          <w:t xml:space="preserve"> and “Modes”</w:t>
        </w:r>
      </w:ins>
      <w:ins w:id="3244" w:author="Arthur Parmentier" w:date="2020-06-05T17:36:00Z">
        <w:r w:rsidRPr="007C437A">
          <w:t xml:space="preserve"> categor</w:t>
        </w:r>
      </w:ins>
      <w:ins w:id="3245" w:author="Arthur Parmentier" w:date="2020-06-07T22:48:00Z">
        <w:r w:rsidR="005C7C74">
          <w:t>ies</w:t>
        </w:r>
      </w:ins>
      <w:ins w:id="3246" w:author="Arthur Parmentier" w:date="2020-06-05T17:36:00Z">
        <w:r w:rsidRPr="007C437A">
          <w:t xml:space="preserve">, that </w:t>
        </w:r>
      </w:ins>
      <w:ins w:id="3247" w:author="Arthur Parmentier" w:date="2020-06-07T22:49:00Z">
        <w:r w:rsidR="005C7C74">
          <w:t xml:space="preserve">are </w:t>
        </w:r>
      </w:ins>
      <w:ins w:id="3248" w:author="Arthur Parmentier" w:date="2020-06-05T17:36:00Z">
        <w:r w:rsidRPr="007C437A">
          <w:t>said to also contain signs o</w:t>
        </w:r>
      </w:ins>
      <w:ins w:id="3249" w:author="Arthur Parmentier" w:date="2020-06-05T17:37:00Z">
        <w:r w:rsidRPr="007C437A">
          <w:t xml:space="preserve">f </w:t>
        </w:r>
      </w:ins>
      <w:ins w:id="3250" w:author="Arthur Parmentier" w:date="2020-06-05T17:36:00Z">
        <w:r w:rsidRPr="007C437A">
          <w:t>the category “Content”, although this division is at the same level.</w:t>
        </w:r>
      </w:ins>
      <w:ins w:id="3251" w:author="Arthur Parmentier" w:date="2020-06-05T17:37:00Z">
        <w:r w:rsidRPr="007C437A">
          <w:t xml:space="preserve"> </w:t>
        </w:r>
      </w:ins>
    </w:p>
    <w:p w:rsidR="005C7C74" w:rsidRDefault="00ED0716" w:rsidP="00EF75B3">
      <w:pPr>
        <w:pStyle w:val="Paragraphedeliste"/>
        <w:numPr>
          <w:ilvl w:val="0"/>
          <w:numId w:val="11"/>
        </w:numPr>
        <w:rPr>
          <w:ins w:id="3252" w:author="Arthur Parmentier" w:date="2020-06-07T22:49:00Z"/>
        </w:rPr>
        <w:pPrChange w:id="3253" w:author="Arthur Parmentier" w:date="2020-06-10T16:26:00Z">
          <w:pPr>
            <w:pStyle w:val="Paragraphedeliste"/>
            <w:numPr>
              <w:numId w:val="11"/>
            </w:numPr>
            <w:ind w:hanging="360"/>
          </w:pPr>
        </w:pPrChange>
      </w:pPr>
      <w:ins w:id="3254" w:author="Arthur Parmentier" w:date="2020-06-07T22:49:00Z">
        <w:r>
          <w:t>On one hand, t</w:t>
        </w:r>
      </w:ins>
      <w:ins w:id="3255" w:author="Arthur Parmentier" w:date="2020-06-05T17:46:00Z">
        <w:r w:rsidR="005441BE" w:rsidRPr="007C437A">
          <w:t xml:space="preserve">he “Who, What, How, </w:t>
        </w:r>
        <w:proofErr w:type="gramStart"/>
        <w:r w:rsidR="005441BE" w:rsidRPr="007C437A">
          <w:t>When</w:t>
        </w:r>
        <w:proofErr w:type="gramEnd"/>
        <w:r w:rsidR="005441BE" w:rsidRPr="007C437A">
          <w:t xml:space="preserve">” categories can be seen as the </w:t>
        </w:r>
      </w:ins>
      <w:ins w:id="3256" w:author="Arthur Parmentier" w:date="2020-06-05T17:47:00Z">
        <w:r w:rsidR="005441BE" w:rsidRPr="007C437A">
          <w:t>analogies</w:t>
        </w:r>
      </w:ins>
      <w:ins w:id="3257" w:author="Arthur Parmentier" w:date="2020-06-05T17:46:00Z">
        <w:r w:rsidR="005441BE" w:rsidRPr="007C437A">
          <w:t xml:space="preserve"> of </w:t>
        </w:r>
      </w:ins>
      <w:ins w:id="3258" w:author="Arthur Parmentier" w:date="2020-06-07T22:42:00Z">
        <w:r w:rsidR="0080218A">
          <w:t>subject, verb</w:t>
        </w:r>
      </w:ins>
      <w:ins w:id="3259" w:author="Arthur Parmentier" w:date="2020-06-07T22:43:00Z">
        <w:r w:rsidR="00523A85">
          <w:t>, direct object</w:t>
        </w:r>
      </w:ins>
      <w:ins w:id="3260" w:author="Arthur Parmentier" w:date="2020-06-07T22:42:00Z">
        <w:r w:rsidR="0080218A">
          <w:t xml:space="preserve"> </w:t>
        </w:r>
      </w:ins>
      <w:ins w:id="3261" w:author="Arthur Parmentier" w:date="2020-06-05T17:47:00Z">
        <w:r w:rsidR="005441BE" w:rsidRPr="007C437A">
          <w:t xml:space="preserve">and other </w:t>
        </w:r>
      </w:ins>
      <w:ins w:id="3262" w:author="Arthur Parmentier" w:date="2020-06-05T19:22:00Z">
        <w:r w:rsidR="000E299B" w:rsidRPr="007C437A">
          <w:t>syntactic</w:t>
        </w:r>
      </w:ins>
      <w:ins w:id="3263" w:author="Arthur Parmentier" w:date="2020-06-05T17:47:00Z">
        <w:r w:rsidR="005441BE" w:rsidRPr="007C437A">
          <w:t xml:space="preserve"> </w:t>
        </w:r>
      </w:ins>
      <w:ins w:id="3264" w:author="Arthur Parmentier" w:date="2020-06-07T22:42:00Z">
        <w:r w:rsidR="0080218A">
          <w:t>functions</w:t>
        </w:r>
      </w:ins>
      <w:ins w:id="3265" w:author="Arthur Parmentier" w:date="2020-06-05T17:47:00Z">
        <w:r w:rsidR="005441BE" w:rsidRPr="007C437A">
          <w:t xml:space="preserve"> in written or oral languages we are familiar with.</w:t>
        </w:r>
      </w:ins>
      <w:ins w:id="3266" w:author="Arthur Parmentier" w:date="2020-06-07T22:47:00Z">
        <w:r w:rsidR="00603BF3">
          <w:t xml:space="preserve"> Moreover, these functions have a specific order that cannot be changed.</w:t>
        </w:r>
      </w:ins>
    </w:p>
    <w:p w:rsidR="00ED0716" w:rsidRDefault="00ED0716" w:rsidP="00EF75B3">
      <w:pPr>
        <w:pStyle w:val="Paragraphedeliste"/>
        <w:numPr>
          <w:ilvl w:val="0"/>
          <w:numId w:val="11"/>
        </w:numPr>
        <w:rPr>
          <w:ins w:id="3267" w:author="Arthur Parmentier" w:date="2020-06-07T22:47:00Z"/>
        </w:rPr>
        <w:pPrChange w:id="3268" w:author="Arthur Parmentier" w:date="2020-06-10T16:26:00Z">
          <w:pPr>
            <w:pStyle w:val="Paragraphedeliste"/>
            <w:numPr>
              <w:numId w:val="11"/>
            </w:numPr>
            <w:ind w:hanging="360"/>
          </w:pPr>
        </w:pPrChange>
      </w:pPr>
      <w:ins w:id="3269" w:author="Arthur Parmentier" w:date="2020-06-07T22:49:00Z">
        <w:r>
          <w:t xml:space="preserve">On the other hand, </w:t>
        </w:r>
      </w:ins>
      <w:ins w:id="3270" w:author="Arthur Parmentier" w:date="2020-06-07T22:51:00Z">
        <w:r>
          <w:t xml:space="preserve">the “Identifiers, Content, Modifier, </w:t>
        </w:r>
        <w:proofErr w:type="gramStart"/>
        <w:r>
          <w:t>Go</w:t>
        </w:r>
        <w:proofErr w:type="gramEnd"/>
        <w:r>
          <w:t xml:space="preserve"> gestures”, </w:t>
        </w:r>
      </w:ins>
      <w:ins w:id="3271" w:author="Arthur Parmentier" w:date="2020-06-07T22:52:00Z">
        <w:r w:rsidR="005D0DE2">
          <w:t>etc.</w:t>
        </w:r>
      </w:ins>
      <w:ins w:id="3272" w:author="Arthur Parmentier" w:date="2020-06-07T22:51:00Z">
        <w:r>
          <w:t xml:space="preserve"> seem to correspond to </w:t>
        </w:r>
      </w:ins>
      <w:ins w:id="3273" w:author="Arthur Parmentier" w:date="2020-06-07T22:53:00Z">
        <w:r w:rsidR="00D47C89">
          <w:t>syntactic</w:t>
        </w:r>
      </w:ins>
      <w:ins w:id="3274" w:author="Arthur Parmentier" w:date="2020-06-07T22:52:00Z">
        <w:r>
          <w:t xml:space="preserve"> labels</w:t>
        </w:r>
      </w:ins>
      <w:ins w:id="3275" w:author="Arthur Parmentier" w:date="2020-06-07T22:53:00Z">
        <w:r w:rsidR="00D47C89">
          <w:t xml:space="preserve"> (</w:t>
        </w:r>
      </w:ins>
      <w:ins w:id="3276" w:author="Arthur Parmentier" w:date="2020-06-07T22:54:00Z">
        <w:r w:rsidR="00D47C89">
          <w:t>also called syntactic tags)</w:t>
        </w:r>
      </w:ins>
      <w:ins w:id="3277" w:author="Arthur Parmentier" w:date="2020-06-07T22:52:00Z">
        <w:r>
          <w:t xml:space="preserve"> of the signs in SP.</w:t>
        </w:r>
      </w:ins>
    </w:p>
    <w:p w:rsidR="00BF0C35" w:rsidRPr="007C437A" w:rsidRDefault="00CC430C" w:rsidP="00EF75B3">
      <w:pPr>
        <w:pStyle w:val="Paragraphedeliste"/>
        <w:numPr>
          <w:ilvl w:val="0"/>
          <w:numId w:val="11"/>
        </w:numPr>
        <w:rPr>
          <w:ins w:id="3278" w:author="Arthur Parmentier" w:date="2020-06-05T18:02:00Z"/>
        </w:rPr>
        <w:pPrChange w:id="3279" w:author="Arthur Parmentier" w:date="2020-06-10T16:26:00Z">
          <w:pPr/>
        </w:pPrChange>
      </w:pPr>
      <w:ins w:id="3280" w:author="Arthur Parmentier" w:date="2020-06-05T18:02:00Z">
        <w:r w:rsidRPr="007C437A">
          <w:t xml:space="preserve">It is in these </w:t>
        </w:r>
      </w:ins>
      <w:ins w:id="3281" w:author="Arthur Parmentier" w:date="2020-06-07T22:43:00Z">
        <w:r w:rsidR="00523A85">
          <w:t>functional categories</w:t>
        </w:r>
      </w:ins>
      <w:ins w:id="3282" w:author="Arthur Parmentier" w:date="2020-06-05T18:02:00Z">
        <w:r w:rsidRPr="007C437A">
          <w:t xml:space="preserve"> that </w:t>
        </w:r>
      </w:ins>
      <w:ins w:id="3283" w:author="Arthur Parmentier" w:date="2020-06-07T22:43:00Z">
        <w:r w:rsidR="00523A85">
          <w:t>signs</w:t>
        </w:r>
      </w:ins>
      <w:ins w:id="3284" w:author="Arthur Parmentier" w:date="2020-06-05T18:02:00Z">
        <w:r w:rsidRPr="007C437A">
          <w:t xml:space="preserve"> are also </w:t>
        </w:r>
      </w:ins>
      <w:ins w:id="3285" w:author="Arthur Parmentier" w:date="2020-06-07T22:43:00Z">
        <w:r w:rsidR="00523A85">
          <w:t>descr</w:t>
        </w:r>
      </w:ins>
      <w:ins w:id="3286" w:author="Arthur Parmentier" w:date="2020-06-07T22:44:00Z">
        <w:r w:rsidR="00523A85">
          <w:t>ibed</w:t>
        </w:r>
      </w:ins>
      <w:ins w:id="3287" w:author="Arthur Parmentier" w:date="2020-06-05T18:02:00Z">
        <w:r w:rsidRPr="007C437A">
          <w:t xml:space="preserve"> in Walter’s SP workbooks</w:t>
        </w:r>
      </w:ins>
      <w:ins w:id="3288" w:author="Arthur Parmentier" w:date="2020-06-06T19:11:00Z">
        <w:r w:rsidR="00DD6F1F" w:rsidRPr="007C437A">
          <w:t xml:space="preserve"> 1 and 2</w:t>
        </w:r>
      </w:ins>
      <w:ins w:id="3289" w:author="Arthur Parmentier" w:date="2020-06-05T18:02:00Z">
        <w:r w:rsidRPr="007C437A">
          <w:t>.</w:t>
        </w:r>
      </w:ins>
    </w:p>
    <w:p w:rsidR="00CC430C" w:rsidRPr="007C437A" w:rsidRDefault="00CC430C" w:rsidP="00EF75B3">
      <w:pPr>
        <w:rPr>
          <w:ins w:id="3290" w:author="Arthur Parmentier" w:date="2020-06-05T17:23:00Z"/>
        </w:rPr>
        <w:pPrChange w:id="3291" w:author="Arthur Parmentier" w:date="2020-06-10T16:26:00Z">
          <w:pPr/>
        </w:pPrChange>
      </w:pPr>
      <w:ins w:id="3292" w:author="Arthur Parmentier" w:date="2020-06-05T18:04:00Z">
        <w:r w:rsidRPr="007C437A">
          <w:rPr>
            <w:noProof/>
            <w:rPrChange w:id="3293" w:author="Arthur Parmentier" w:date="2020-06-07T15:27:00Z">
              <w:rPr>
                <w:noProof/>
              </w:rPr>
            </w:rPrChange>
          </w:rPr>
          <w:drawing>
            <wp:inline distT="0" distB="0" distL="0" distR="0">
              <wp:extent cx="6188710" cy="1395730"/>
              <wp:effectExtent l="0" t="0" r="254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lossary_of_gestures.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395730"/>
                      </a:xfrm>
                      <a:prstGeom prst="rect">
                        <a:avLst/>
                      </a:prstGeom>
                    </pic:spPr>
                  </pic:pic>
                </a:graphicData>
              </a:graphic>
            </wp:inline>
          </w:drawing>
        </w:r>
      </w:ins>
    </w:p>
    <w:p w:rsidR="00BF0C35" w:rsidRPr="007C437A" w:rsidRDefault="00CC430C" w:rsidP="00EF75B3">
      <w:pPr>
        <w:rPr>
          <w:ins w:id="3294" w:author="Arthur Parmentier" w:date="2020-06-05T17:23:00Z"/>
        </w:rPr>
        <w:pPrChange w:id="3295" w:author="Arthur Parmentier" w:date="2020-06-10T16:26:00Z">
          <w:pPr/>
        </w:pPrChange>
      </w:pPr>
      <w:ins w:id="3296" w:author="Arthur Parmentier" w:date="2020-06-05T18:07:00Z">
        <w:r w:rsidRPr="007C437A">
          <w:rPr>
            <w:noProof/>
            <w:rPrChange w:id="3297" w:author="Arthur Parmentier" w:date="2020-06-07T15:27:00Z">
              <w:rPr>
                <w:noProof/>
              </w:rPr>
            </w:rPrChange>
          </w:rPr>
          <w:drawing>
            <wp:inline distT="0" distB="0" distL="0" distR="0">
              <wp:extent cx="2086266" cy="733527"/>
              <wp:effectExtent l="0" t="0" r="9525" b="9525"/>
              <wp:docPr id="21" name="Image 21"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eak.PNG"/>
                      <pic:cNvPicPr/>
                    </pic:nvPicPr>
                    <pic:blipFill>
                      <a:blip r:embed="rId10">
                        <a:extLst>
                          <a:ext uri="{28A0092B-C50C-407E-A947-70E740481C1C}">
                            <a14:useLocalDpi xmlns:a14="http://schemas.microsoft.com/office/drawing/2010/main" val="0"/>
                          </a:ext>
                        </a:extLst>
                      </a:blip>
                      <a:stretch>
                        <a:fillRect/>
                      </a:stretch>
                    </pic:blipFill>
                    <pic:spPr>
                      <a:xfrm>
                        <a:off x="0" y="0"/>
                        <a:ext cx="2086266" cy="733527"/>
                      </a:xfrm>
                      <a:prstGeom prst="rect">
                        <a:avLst/>
                      </a:prstGeom>
                    </pic:spPr>
                  </pic:pic>
                </a:graphicData>
              </a:graphic>
            </wp:inline>
          </w:drawing>
        </w:r>
        <w:r w:rsidRPr="007C437A">
          <w:rPr>
            <w:noProof/>
            <w:rPrChange w:id="3298" w:author="Arthur Parmentier" w:date="2020-06-07T15:27:00Z">
              <w:rPr>
                <w:noProof/>
              </w:rPr>
            </w:rPrChange>
          </w:rPr>
          <w:drawing>
            <wp:inline distT="0" distB="0" distL="0" distR="0">
              <wp:extent cx="1714739" cy="857370"/>
              <wp:effectExtent l="0" t="0" r="0" b="0"/>
              <wp:docPr id="22" name="Image 22"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ng_tone.PNG"/>
                      <pic:cNvPicPr/>
                    </pic:nvPicPr>
                    <pic:blipFill>
                      <a:blip r:embed="rId11">
                        <a:extLst>
                          <a:ext uri="{28A0092B-C50C-407E-A947-70E740481C1C}">
                            <a14:useLocalDpi xmlns:a14="http://schemas.microsoft.com/office/drawing/2010/main" val="0"/>
                          </a:ext>
                        </a:extLst>
                      </a:blip>
                      <a:stretch>
                        <a:fillRect/>
                      </a:stretch>
                    </pic:blipFill>
                    <pic:spPr>
                      <a:xfrm>
                        <a:off x="0" y="0"/>
                        <a:ext cx="1714739" cy="857370"/>
                      </a:xfrm>
                      <a:prstGeom prst="rect">
                        <a:avLst/>
                      </a:prstGeom>
                    </pic:spPr>
                  </pic:pic>
                </a:graphicData>
              </a:graphic>
            </wp:inline>
          </w:drawing>
        </w:r>
        <w:r w:rsidRPr="007C437A">
          <w:rPr>
            <w:noProof/>
            <w:rPrChange w:id="3299" w:author="Arthur Parmentier" w:date="2020-06-07T15:27:00Z">
              <w:rPr>
                <w:noProof/>
              </w:rPr>
            </w:rPrChange>
          </w:rPr>
          <w:drawing>
            <wp:inline distT="0" distB="0" distL="0" distR="0">
              <wp:extent cx="1971950" cy="647790"/>
              <wp:effectExtent l="0" t="0" r="9525" b="0"/>
              <wp:docPr id="23" name="Image 23"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3300" w:author="Arthur Parmentier" w:date="2020-06-07T15:27:00Z">
              <w:rPr>
                <w:noProof/>
              </w:rPr>
            </w:rPrChange>
          </w:rPr>
          <w:drawing>
            <wp:inline distT="0" distB="0" distL="0" distR="0">
              <wp:extent cx="1743318" cy="895475"/>
              <wp:effectExtent l="0" t="0" r="9525" b="0"/>
              <wp:docPr id="24" name="Image 24"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g.PNG"/>
                      <pic:cNvPicPr/>
                    </pic:nvPicPr>
                    <pic:blipFill>
                      <a:blip r:embed="rId13">
                        <a:extLst>
                          <a:ext uri="{28A0092B-C50C-407E-A947-70E740481C1C}">
                            <a14:useLocalDpi xmlns:a14="http://schemas.microsoft.com/office/drawing/2010/main" val="0"/>
                          </a:ext>
                        </a:extLst>
                      </a:blip>
                      <a:stretch>
                        <a:fillRect/>
                      </a:stretch>
                    </pic:blipFill>
                    <pic:spPr>
                      <a:xfrm>
                        <a:off x="0" y="0"/>
                        <a:ext cx="1743318" cy="895475"/>
                      </a:xfrm>
                      <a:prstGeom prst="rect">
                        <a:avLst/>
                      </a:prstGeom>
                    </pic:spPr>
                  </pic:pic>
                </a:graphicData>
              </a:graphic>
            </wp:inline>
          </w:drawing>
        </w:r>
        <w:r w:rsidRPr="007C437A">
          <w:rPr>
            <w:noProof/>
            <w:rPrChange w:id="3301" w:author="Arthur Parmentier" w:date="2020-06-07T15:27:00Z">
              <w:rPr>
                <w:noProof/>
              </w:rPr>
            </w:rPrChange>
          </w:rPr>
          <w:drawing>
            <wp:inline distT="0" distB="0" distL="0" distR="0">
              <wp:extent cx="2010056" cy="800212"/>
              <wp:effectExtent l="0" t="0" r="9525" b="0"/>
              <wp:docPr id="25" name="Image 25"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BF0C35" w:rsidRPr="007C437A" w:rsidRDefault="00C04C33" w:rsidP="00EF75B3">
      <w:pPr>
        <w:rPr>
          <w:ins w:id="3302" w:author="Arthur Parmentier" w:date="2020-06-05T18:14:00Z"/>
        </w:rPr>
        <w:pPrChange w:id="3303" w:author="Arthur Parmentier" w:date="2020-06-10T16:26:00Z">
          <w:pPr/>
        </w:pPrChange>
      </w:pPr>
      <w:ins w:id="3304" w:author="Arthur Parmentier" w:date="2020-06-05T18:12:00Z">
        <w:r w:rsidRPr="007C437A">
          <w:lastRenderedPageBreak/>
          <w:t>Although</w:t>
        </w:r>
      </w:ins>
      <w:ins w:id="3305" w:author="Arthur Parmentier" w:date="2020-06-05T18:09:00Z">
        <w:r w:rsidR="00CC430C" w:rsidRPr="007C437A">
          <w:t xml:space="preserve"> in the WB1, the signs are only classified by “syntax”</w:t>
        </w:r>
      </w:ins>
      <w:ins w:id="3306" w:author="Arthur Parmentier" w:date="2020-06-05T18:10:00Z">
        <w:r w:rsidR="00CC430C" w:rsidRPr="007C437A">
          <w:t xml:space="preserve"> (Who, What, How, When)</w:t>
        </w:r>
      </w:ins>
      <w:ins w:id="3307" w:author="Arthur Parmentier" w:date="2020-06-05T18:09:00Z">
        <w:r w:rsidR="00CC430C" w:rsidRPr="007C437A">
          <w:t xml:space="preserve"> and “category” (function signals </w:t>
        </w:r>
      </w:ins>
      <w:ins w:id="3308" w:author="Arthur Parmentier" w:date="2020-06-05T18:10:00Z">
        <w:r w:rsidR="00CC430C" w:rsidRPr="007C437A">
          <w:t>or sculpting gestures), in WB2</w:t>
        </w:r>
      </w:ins>
      <w:ins w:id="3309" w:author="Arthur Parmentier" w:date="2020-06-05T18:11:00Z">
        <w:r w:rsidR="00CC430C" w:rsidRPr="007C437A">
          <w:t xml:space="preserve"> the “subcategories”</w:t>
        </w:r>
      </w:ins>
      <w:ins w:id="3310" w:author="Arthur Parmentier" w:date="2020-06-07T22:55:00Z">
        <w:r w:rsidR="00C1087F">
          <w:t xml:space="preserve"> (</w:t>
        </w:r>
        <w:r w:rsidR="00C1087F" w:rsidRPr="007C437A">
          <w:t xml:space="preserve">Identifier, Content, Modifier, </w:t>
        </w:r>
        <w:proofErr w:type="gramStart"/>
        <w:r w:rsidR="00C1087F" w:rsidRPr="007C437A">
          <w:t>Go</w:t>
        </w:r>
        <w:proofErr w:type="gramEnd"/>
        <w:r w:rsidR="00C1087F" w:rsidRPr="007C437A">
          <w:t xml:space="preserve"> gesture</w:t>
        </w:r>
        <w:r w:rsidR="00C1087F">
          <w:t>)</w:t>
        </w:r>
      </w:ins>
      <w:ins w:id="3311" w:author="Arthur Parmentier" w:date="2020-06-05T18:11:00Z">
        <w:r w:rsidR="00CC430C" w:rsidRPr="007C437A">
          <w:t xml:space="preserve"> are introduced.</w:t>
        </w:r>
      </w:ins>
      <w:ins w:id="3312" w:author="Arthur Parmentier" w:date="2020-06-05T18:12:00Z">
        <w:r w:rsidRPr="007C437A">
          <w:t xml:space="preserve"> </w:t>
        </w:r>
      </w:ins>
      <w:ins w:id="3313" w:author="Arthur Parmentier" w:date="2020-06-07T22:54:00Z">
        <w:r w:rsidR="00C1087F">
          <w:br/>
        </w:r>
      </w:ins>
      <w:ins w:id="3314" w:author="Arthur Parmentier" w:date="2020-06-05T18:12:00Z">
        <w:r w:rsidRPr="007C437A">
          <w:t xml:space="preserve">From the reading of the “structure of Soundpainting” and our initial remarks, we could conclude that there is an exact </w:t>
        </w:r>
      </w:ins>
      <w:ins w:id="3315" w:author="Arthur Parmentier" w:date="2020-06-05T18:13:00Z">
        <w:r w:rsidRPr="007C437A">
          <w:t>mapping between the synta</w:t>
        </w:r>
      </w:ins>
      <w:ins w:id="3316" w:author="Arthur Parmentier" w:date="2020-06-07T22:54:00Z">
        <w:r w:rsidR="00C1087F">
          <w:t xml:space="preserve">ctic functions </w:t>
        </w:r>
      </w:ins>
      <w:ins w:id="3317" w:author="Arthur Parmentier" w:date="2020-06-05T18:13:00Z">
        <w:r w:rsidRPr="007C437A">
          <w:t xml:space="preserve">Who, What, How, When and the </w:t>
        </w:r>
      </w:ins>
      <w:ins w:id="3318" w:author="Arthur Parmentier" w:date="2020-06-07T22:55:00Z">
        <w:r w:rsidR="00C1087F">
          <w:t xml:space="preserve">syntactic labels </w:t>
        </w:r>
      </w:ins>
      <w:ins w:id="3319" w:author="Arthur Parmentier" w:date="2020-06-05T18:13:00Z">
        <w:r w:rsidRPr="007C437A">
          <w:t xml:space="preserve">“Identifier, Content, Modifier, Go gesture”. However, we observer examples </w:t>
        </w:r>
      </w:ins>
      <w:ins w:id="3320" w:author="Arthur Parmentier" w:date="2020-06-05T18:14:00Z">
        <w:r w:rsidRPr="007C437A">
          <w:t xml:space="preserve">in the WB2 that contradicts this </w:t>
        </w:r>
      </w:ins>
      <w:ins w:id="3321" w:author="Arthur Parmentier" w:date="2020-06-06T19:13:00Z">
        <w:r w:rsidR="00257B38" w:rsidRPr="007C437A">
          <w:t>hypothesis</w:t>
        </w:r>
      </w:ins>
      <w:ins w:id="3322" w:author="Arthur Parmentier" w:date="2020-06-05T18:14:00Z">
        <w:r w:rsidRPr="007C437A">
          <w:t>.</w:t>
        </w:r>
      </w:ins>
    </w:p>
    <w:p w:rsidR="00C04C33" w:rsidRPr="007C437A" w:rsidRDefault="00C04C33" w:rsidP="00EF75B3">
      <w:pPr>
        <w:rPr>
          <w:ins w:id="3323" w:author="Arthur Parmentier" w:date="2020-06-05T18:08:00Z"/>
        </w:rPr>
        <w:pPrChange w:id="3324" w:author="Arthur Parmentier" w:date="2020-06-10T16:26:00Z">
          <w:pPr/>
        </w:pPrChange>
      </w:pPr>
      <w:ins w:id="3325" w:author="Arthur Parmentier" w:date="2020-06-05T18:15:00Z">
        <w:r w:rsidRPr="007C437A">
          <w:rPr>
            <w:noProof/>
            <w:rPrChange w:id="3326" w:author="Arthur Parmentier" w:date="2020-06-07T15:27:00Z">
              <w:rPr>
                <w:noProof/>
              </w:rPr>
            </w:rPrChange>
          </w:rPr>
          <w:drawing>
            <wp:inline distT="0" distB="0" distL="0" distR="0">
              <wp:extent cx="2029108" cy="724001"/>
              <wp:effectExtent l="0" t="0" r="9525" b="0"/>
              <wp:docPr id="26" name="Image 2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cent.PNG"/>
                      <pic:cNvPicPr/>
                    </pic:nvPicPr>
                    <pic:blipFill>
                      <a:blip r:embed="rId15">
                        <a:extLst>
                          <a:ext uri="{28A0092B-C50C-407E-A947-70E740481C1C}">
                            <a14:useLocalDpi xmlns:a14="http://schemas.microsoft.com/office/drawing/2010/main" val="0"/>
                          </a:ext>
                        </a:extLst>
                      </a:blip>
                      <a:stretch>
                        <a:fillRect/>
                      </a:stretch>
                    </pic:blipFill>
                    <pic:spPr>
                      <a:xfrm>
                        <a:off x="0" y="0"/>
                        <a:ext cx="2029108" cy="724001"/>
                      </a:xfrm>
                      <a:prstGeom prst="rect">
                        <a:avLst/>
                      </a:prstGeom>
                    </pic:spPr>
                  </pic:pic>
                </a:graphicData>
              </a:graphic>
            </wp:inline>
          </w:drawing>
        </w:r>
        <w:r w:rsidRPr="007C437A">
          <w:rPr>
            <w:noProof/>
            <w:rPrChange w:id="3327" w:author="Arthur Parmentier" w:date="2020-06-07T15:27:00Z">
              <w:rPr>
                <w:noProof/>
              </w:rPr>
            </w:rPrChange>
          </w:rPr>
          <w:drawing>
            <wp:inline distT="0" distB="0" distL="0" distR="0">
              <wp:extent cx="1991003" cy="704948"/>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3328" w:author="Arthur Parmentier" w:date="2020-06-07T15:27:00Z">
              <w:rPr>
                <w:noProof/>
              </w:rPr>
            </w:rPrChange>
          </w:rPr>
          <w:drawing>
            <wp:inline distT="0" distB="0" distL="0" distR="0">
              <wp:extent cx="2010056" cy="781159"/>
              <wp:effectExtent l="0" t="0" r="9525" b="0"/>
              <wp:docPr id="28" name="Image 28"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thout.PNG"/>
                      <pic:cNvPicPr/>
                    </pic:nvPicPr>
                    <pic:blipFill>
                      <a:blip r:embed="rId17">
                        <a:extLst>
                          <a:ext uri="{28A0092B-C50C-407E-A947-70E740481C1C}">
                            <a14:useLocalDpi xmlns:a14="http://schemas.microsoft.com/office/drawing/2010/main" val="0"/>
                          </a:ext>
                        </a:extLst>
                      </a:blip>
                      <a:stretch>
                        <a:fillRect/>
                      </a:stretch>
                    </pic:blipFill>
                    <pic:spPr>
                      <a:xfrm>
                        <a:off x="0" y="0"/>
                        <a:ext cx="2010056" cy="781159"/>
                      </a:xfrm>
                      <a:prstGeom prst="rect">
                        <a:avLst/>
                      </a:prstGeom>
                    </pic:spPr>
                  </pic:pic>
                </a:graphicData>
              </a:graphic>
            </wp:inline>
          </w:drawing>
        </w:r>
        <w:r w:rsidRPr="007C437A">
          <w:rPr>
            <w:noProof/>
            <w:rPrChange w:id="3329" w:author="Arthur Parmentier" w:date="2020-06-07T15:27:00Z">
              <w:rPr>
                <w:noProof/>
              </w:rPr>
            </w:rPrChange>
          </w:rPr>
          <w:drawing>
            <wp:inline distT="0" distB="0" distL="0" distR="0">
              <wp:extent cx="1971950" cy="1152686"/>
              <wp:effectExtent l="0" t="0" r="9525" b="9525"/>
              <wp:docPr id="29" name="Image 29"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rganic_dev.PNG"/>
                      <pic:cNvPicPr/>
                    </pic:nvPicPr>
                    <pic:blipFill>
                      <a:blip r:embed="rId18">
                        <a:extLst>
                          <a:ext uri="{28A0092B-C50C-407E-A947-70E740481C1C}">
                            <a14:useLocalDpi xmlns:a14="http://schemas.microsoft.com/office/drawing/2010/main" val="0"/>
                          </a:ext>
                        </a:extLst>
                      </a:blip>
                      <a:stretch>
                        <a:fillRect/>
                      </a:stretch>
                    </pic:blipFill>
                    <pic:spPr>
                      <a:xfrm>
                        <a:off x="0" y="0"/>
                        <a:ext cx="1971950" cy="1152686"/>
                      </a:xfrm>
                      <a:prstGeom prst="rect">
                        <a:avLst/>
                      </a:prstGeom>
                    </pic:spPr>
                  </pic:pic>
                </a:graphicData>
              </a:graphic>
            </wp:inline>
          </w:drawing>
        </w:r>
      </w:ins>
    </w:p>
    <w:p w:rsidR="00CC430C" w:rsidRPr="007C437A" w:rsidRDefault="00C04C33" w:rsidP="00EF75B3">
      <w:pPr>
        <w:rPr>
          <w:ins w:id="3330" w:author="Arthur Parmentier" w:date="2020-06-05T18:19:00Z"/>
        </w:rPr>
        <w:pPrChange w:id="3331" w:author="Arthur Parmentier" w:date="2020-06-10T16:26:00Z">
          <w:pPr/>
        </w:pPrChange>
      </w:pPr>
      <w:ins w:id="3332" w:author="Arthur Parmentier" w:date="2020-06-05T18:16:00Z">
        <w:r w:rsidRPr="007C437A">
          <w:t xml:space="preserve">In those examples, additional </w:t>
        </w:r>
      </w:ins>
      <w:ins w:id="3333" w:author="Arthur Parmentier" w:date="2020-06-07T22:55:00Z">
        <w:r w:rsidR="00CC2C90">
          <w:t>“</w:t>
        </w:r>
      </w:ins>
      <w:ins w:id="3334" w:author="Arthur Parmentier" w:date="2020-06-05T18:16:00Z">
        <w:r w:rsidRPr="007C437A">
          <w:t>syntax</w:t>
        </w:r>
      </w:ins>
      <w:ins w:id="3335" w:author="Arthur Parmentier" w:date="2020-06-07T22:55:00Z">
        <w:r w:rsidR="00CC2C90">
          <w:t>”</w:t>
        </w:r>
      </w:ins>
      <w:ins w:id="3336" w:author="Arthur Parmentier" w:date="2020-06-05T18:16:00Z">
        <w:r w:rsidRPr="007C437A">
          <w:t xml:space="preserve"> categories are mentioned in parenthesis and we observe signs of the </w:t>
        </w:r>
      </w:ins>
      <w:ins w:id="3337" w:author="Arthur Parmentier" w:date="2020-06-07T22:56:00Z">
        <w:r w:rsidR="00CC2C90">
          <w:t>label</w:t>
        </w:r>
      </w:ins>
      <w:ins w:id="3338" w:author="Arthur Parmentier" w:date="2020-06-05T18:17:00Z">
        <w:r w:rsidRPr="007C437A">
          <w:t xml:space="preserve"> “Content” that are classified as part of the “How” </w:t>
        </w:r>
      </w:ins>
      <w:ins w:id="3339" w:author="Arthur Parmentier" w:date="2020-06-07T22:56:00Z">
        <w:r w:rsidR="00CC2C90">
          <w:t>syntactic function</w:t>
        </w:r>
      </w:ins>
      <w:ins w:id="3340" w:author="Arthur Parmentier" w:date="2020-06-05T18:17:00Z">
        <w:r w:rsidRPr="007C437A">
          <w:t xml:space="preserve">, or “Modifiers” that </w:t>
        </w:r>
      </w:ins>
      <w:ins w:id="3341" w:author="Arthur Parmentier" w:date="2020-06-07T22:56:00Z">
        <w:r w:rsidR="00CC2C90">
          <w:t>classified as</w:t>
        </w:r>
      </w:ins>
      <w:ins w:id="3342" w:author="Arthur Parmentier" w:date="2020-06-05T18:17:00Z">
        <w:r w:rsidRPr="007C437A">
          <w:t xml:space="preserve"> “What” </w:t>
        </w:r>
      </w:ins>
      <w:ins w:id="3343" w:author="Arthur Parmentier" w:date="2020-06-07T22:56:00Z">
        <w:r w:rsidR="00CC2C90">
          <w:t>or</w:t>
        </w:r>
      </w:ins>
      <w:ins w:id="3344" w:author="Arthur Parmentier" w:date="2020-06-05T18:17:00Z">
        <w:r w:rsidRPr="007C437A">
          <w:t xml:space="preserve"> “</w:t>
        </w:r>
      </w:ins>
      <w:ins w:id="3345" w:author="Arthur Parmentier" w:date="2020-06-05T18:18:00Z">
        <w:r w:rsidRPr="007C437A">
          <w:t xml:space="preserve">Who”. Similarly, other signs are indicated as sharing the </w:t>
        </w:r>
      </w:ins>
      <w:ins w:id="3346" w:author="Arthur Parmentier" w:date="2020-06-07T22:57:00Z">
        <w:r w:rsidR="00CC2C90">
          <w:t>functions</w:t>
        </w:r>
      </w:ins>
      <w:ins w:id="3347" w:author="Arthur Parmentier" w:date="2020-06-05T18:18:00Z">
        <w:r w:rsidRPr="007C437A">
          <w:t xml:space="preserve"> What and How, What and Who… and</w:t>
        </w:r>
      </w:ins>
      <w:ins w:id="3348" w:author="Arthur Parmentier" w:date="2020-06-05T18:19:00Z">
        <w:r w:rsidRPr="007C437A">
          <w:t xml:space="preserve"> some Modifiers are </w:t>
        </w:r>
      </w:ins>
      <w:ins w:id="3349" w:author="Arthur Parmentier" w:date="2020-06-07T22:57:00Z">
        <w:r w:rsidR="00CC2C90">
          <w:t>classified as</w:t>
        </w:r>
      </w:ins>
      <w:ins w:id="3350" w:author="Arthur Parmentier" w:date="2020-06-05T18:19:00Z">
        <w:r w:rsidRPr="007C437A">
          <w:t xml:space="preserve"> “When”.</w:t>
        </w:r>
      </w:ins>
      <w:ins w:id="3351" w:author="Arthur Parmentier" w:date="2020-06-08T00:02:00Z">
        <w:r w:rsidR="00CD6D2E">
          <w:t xml:space="preserve"> A pri</w:t>
        </w:r>
      </w:ins>
      <w:ins w:id="3352" w:author="Arthur Parmentier" w:date="2020-06-08T00:03:00Z">
        <w:r w:rsidR="00CD6D2E">
          <w:t>ori, these could be interpreted as inconsistencies in Thompson’s analysis of the SP grammar.</w:t>
        </w:r>
      </w:ins>
    </w:p>
    <w:p w:rsidR="00752860" w:rsidRPr="007C437A" w:rsidRDefault="00CD6D2E" w:rsidP="00EF75B3">
      <w:pPr>
        <w:rPr>
          <w:ins w:id="3353" w:author="Arthur Parmentier" w:date="2020-06-05T18:22:00Z"/>
        </w:rPr>
        <w:pPrChange w:id="3354" w:author="Arthur Parmentier" w:date="2020-06-10T16:26:00Z">
          <w:pPr/>
        </w:pPrChange>
      </w:pPr>
      <w:ins w:id="3355" w:author="Arthur Parmentier" w:date="2020-06-08T00:04:00Z">
        <w:r>
          <w:t xml:space="preserve">My interpretation of his analysis of the SP grammar is the </w:t>
        </w:r>
        <w:r w:rsidR="00857472">
          <w:t>following</w:t>
        </w:r>
      </w:ins>
      <w:ins w:id="3356" w:author="Arthur Parmentier" w:date="2020-06-05T18:22:00Z">
        <w:r w:rsidR="00752860" w:rsidRPr="007C437A">
          <w:t>:</w:t>
        </w:r>
      </w:ins>
    </w:p>
    <w:p w:rsidR="00857472" w:rsidRDefault="00752860" w:rsidP="00EF75B3">
      <w:pPr>
        <w:pStyle w:val="Paragraphedeliste"/>
        <w:numPr>
          <w:ilvl w:val="0"/>
          <w:numId w:val="11"/>
        </w:numPr>
        <w:rPr>
          <w:ins w:id="3357" w:author="Arthur Parmentier" w:date="2020-06-08T00:10:00Z"/>
        </w:rPr>
        <w:pPrChange w:id="3358" w:author="Arthur Parmentier" w:date="2020-06-10T16:26:00Z">
          <w:pPr>
            <w:pStyle w:val="Paragraphedeliste"/>
            <w:numPr>
              <w:numId w:val="11"/>
            </w:numPr>
            <w:ind w:hanging="360"/>
          </w:pPr>
        </w:pPrChange>
      </w:pPr>
      <w:ins w:id="3359" w:author="Arthur Parmentier" w:date="2020-06-05T18:22:00Z">
        <w:r w:rsidRPr="007C437A">
          <w:t>First, I think that</w:t>
        </w:r>
      </w:ins>
      <w:ins w:id="3360" w:author="Arthur Parmentier" w:date="2020-06-05T18:19:00Z">
        <w:r w:rsidR="00C04C33" w:rsidRPr="007C437A">
          <w:t xml:space="preserve"> there </w:t>
        </w:r>
      </w:ins>
      <w:ins w:id="3361" w:author="Arthur Parmentier" w:date="2020-06-05T18:20:00Z">
        <w:r w:rsidR="00C04C33" w:rsidRPr="007C437A">
          <w:t xml:space="preserve">is a confusion between the </w:t>
        </w:r>
      </w:ins>
      <w:ins w:id="3362" w:author="Arthur Parmentier" w:date="2020-06-08T00:05:00Z">
        <w:r w:rsidR="00857472">
          <w:t xml:space="preserve">notions of </w:t>
        </w:r>
      </w:ins>
      <w:ins w:id="3363" w:author="Arthur Parmentier" w:date="2020-06-08T00:34:00Z">
        <w:r w:rsidR="006B356D">
          <w:t>lexical categor</w:t>
        </w:r>
      </w:ins>
      <w:ins w:id="3364" w:author="Arthur Parmentier" w:date="2020-06-08T00:35:00Z">
        <w:r w:rsidR="006B356D">
          <w:t>ie</w:t>
        </w:r>
      </w:ins>
      <w:ins w:id="3365" w:author="Arthur Parmentier" w:date="2020-06-08T00:05:00Z">
        <w:r w:rsidR="00857472">
          <w:t xml:space="preserve">s, </w:t>
        </w:r>
      </w:ins>
      <w:ins w:id="3366" w:author="Arthur Parmentier" w:date="2020-06-08T00:35:00Z">
        <w:r w:rsidR="00E71AB6">
          <w:t xml:space="preserve">syntactic </w:t>
        </w:r>
      </w:ins>
      <w:ins w:id="3367" w:author="Arthur Parmentier" w:date="2020-06-07T22:24:00Z">
        <w:r w:rsidR="00EF5C44">
          <w:t>structure</w:t>
        </w:r>
      </w:ins>
      <w:ins w:id="3368" w:author="Arthur Parmentier" w:date="2020-06-08T00:05:00Z">
        <w:r w:rsidR="00857472">
          <w:t>s and functions in his a</w:t>
        </w:r>
      </w:ins>
      <w:ins w:id="3369" w:author="Arthur Parmentier" w:date="2020-06-08T00:06:00Z">
        <w:r w:rsidR="00857472">
          <w:t xml:space="preserve">nalysis. It is suggested in his definition of the SP structure that </w:t>
        </w:r>
      </w:ins>
      <w:ins w:id="3370" w:author="Arthur Parmentier" w:date="2020-06-08T00:07:00Z">
        <w:r w:rsidR="00857472">
          <w:t xml:space="preserve">to each </w:t>
        </w:r>
      </w:ins>
      <w:ins w:id="3371" w:author="Arthur Parmentier" w:date="2020-06-08T00:34:00Z">
        <w:r w:rsidR="006B356D">
          <w:t>lexical category</w:t>
        </w:r>
      </w:ins>
      <w:ins w:id="3372" w:author="Arthur Parmentier" w:date="2020-06-08T00:07:00Z">
        <w:r w:rsidR="00857472">
          <w:t xml:space="preserve"> (Identifier, Content, Modifier, Go gesture…) corresponds a single grammatical </w:t>
        </w:r>
      </w:ins>
      <w:ins w:id="3373" w:author="Arthur Parmentier" w:date="2020-06-08T00:08:00Z">
        <w:r w:rsidR="00857472">
          <w:t>function (Who, What, How, When)</w:t>
        </w:r>
      </w:ins>
      <w:ins w:id="3374" w:author="Arthur Parmentier" w:date="2020-06-08T00:09:00Z">
        <w:r w:rsidR="00857472">
          <w:t xml:space="preserve">, while in his WB 2, he shows </w:t>
        </w:r>
      </w:ins>
      <w:ins w:id="3375" w:author="Arthur Parmentier" w:date="2020-06-08T00:35:00Z">
        <w:r w:rsidR="004D5BD4">
          <w:t>it</w:t>
        </w:r>
      </w:ins>
      <w:ins w:id="3376" w:author="Arthur Parmentier" w:date="2020-06-08T00:09:00Z">
        <w:r w:rsidR="00857472">
          <w:t xml:space="preserve"> can correspond</w:t>
        </w:r>
      </w:ins>
      <w:ins w:id="3377" w:author="Arthur Parmentier" w:date="2020-06-08T00:35:00Z">
        <w:r w:rsidR="009D140B">
          <w:t xml:space="preserve"> to</w:t>
        </w:r>
      </w:ins>
      <w:ins w:id="3378" w:author="Arthur Parmentier" w:date="2020-06-08T00:09:00Z">
        <w:r w:rsidR="00857472">
          <w:t xml:space="preserve"> several functions. He does however not detail how a </w:t>
        </w:r>
      </w:ins>
      <w:ins w:id="3379" w:author="Arthur Parmentier" w:date="2020-06-08T00:36:00Z">
        <w:r w:rsidR="00B41BD3">
          <w:t>lexical category</w:t>
        </w:r>
      </w:ins>
      <w:ins w:id="3380" w:author="Arthur Parmentier" w:date="2020-06-08T00:09:00Z">
        <w:r w:rsidR="00857472">
          <w:t xml:space="preserve"> performs a specific function, or </w:t>
        </w:r>
      </w:ins>
      <w:ins w:id="3381" w:author="Arthur Parmentier" w:date="2020-06-08T00:10:00Z">
        <w:r w:rsidR="00857472">
          <w:t>in which structures it can change from its “main function” to its “alternative” ones.</w:t>
        </w:r>
      </w:ins>
    </w:p>
    <w:p w:rsidR="00857472" w:rsidRDefault="00857472" w:rsidP="00EF75B3">
      <w:pPr>
        <w:pStyle w:val="Paragraphedeliste"/>
        <w:numPr>
          <w:ilvl w:val="0"/>
          <w:numId w:val="11"/>
        </w:numPr>
        <w:rPr>
          <w:ins w:id="3382" w:author="Arthur Parmentier" w:date="2020-06-08T00:12:00Z"/>
        </w:rPr>
        <w:pPrChange w:id="3383" w:author="Arthur Parmentier" w:date="2020-06-10T16:26:00Z">
          <w:pPr>
            <w:pStyle w:val="Paragraphedeliste"/>
            <w:numPr>
              <w:numId w:val="11"/>
            </w:numPr>
            <w:ind w:hanging="360"/>
          </w:pPr>
        </w:pPrChange>
      </w:pPr>
      <w:ins w:id="3384" w:author="Arthur Parmentier" w:date="2020-06-08T00:11:00Z">
        <w:r>
          <w:t xml:space="preserve">Then, I think that additional confusion is brought by the naming of his categories for the </w:t>
        </w:r>
      </w:ins>
      <w:ins w:id="3385" w:author="Arthur Parmentier" w:date="2020-06-08T00:12:00Z">
        <w:r>
          <w:t xml:space="preserve">signs: </w:t>
        </w:r>
      </w:ins>
      <w:ins w:id="3386" w:author="Arthur Parmentier" w:date="2020-06-08T00:11:00Z">
        <w:r>
          <w:t xml:space="preserve">“category”, “subcategory”, “syntax”. </w:t>
        </w:r>
      </w:ins>
      <w:ins w:id="3387" w:author="Arthur Parmentier" w:date="2020-06-08T00:12:00Z">
        <w:r>
          <w:t>I think he misses two important things:</w:t>
        </w:r>
      </w:ins>
    </w:p>
    <w:p w:rsidR="00857472" w:rsidRDefault="00BE0944" w:rsidP="00EF75B3">
      <w:pPr>
        <w:pStyle w:val="Paragraphedeliste"/>
        <w:numPr>
          <w:ilvl w:val="1"/>
          <w:numId w:val="11"/>
        </w:numPr>
        <w:rPr>
          <w:ins w:id="3388" w:author="Arthur Parmentier" w:date="2020-06-08T00:13:00Z"/>
        </w:rPr>
        <w:pPrChange w:id="3389" w:author="Arthur Parmentier" w:date="2020-06-10T16:26:00Z">
          <w:pPr>
            <w:pStyle w:val="Paragraphedeliste"/>
            <w:numPr>
              <w:ilvl w:val="1"/>
              <w:numId w:val="11"/>
            </w:numPr>
            <w:ind w:left="1440" w:hanging="360"/>
          </w:pPr>
        </w:pPrChange>
      </w:pPr>
      <w:ins w:id="3390" w:author="Arthur Parmentier" w:date="2020-06-08T00:38:00Z">
        <w:r>
          <w:t>What is named “syntax” correspond to the typical syntactic functions that the sign</w:t>
        </w:r>
      </w:ins>
      <w:ins w:id="3391" w:author="Arthur Parmentier" w:date="2020-06-08T00:39:00Z">
        <w:r>
          <w:t xml:space="preserve"> can perform in the clause.</w:t>
        </w:r>
        <w:r w:rsidR="000F22A7">
          <w:t xml:space="preserve"> However, it is different from the syntactic categories themselves</w:t>
        </w:r>
      </w:ins>
      <w:ins w:id="3392" w:author="Arthur Parmentier" w:date="2020-06-08T00:41:00Z">
        <w:r w:rsidR="000F22A7">
          <w:t xml:space="preserve"> (I suggest to name them “Identifier phrase”, “Content </w:t>
        </w:r>
        <w:proofErr w:type="gramStart"/>
        <w:r w:rsidR="000F22A7">
          <w:t>phrase”…</w:t>
        </w:r>
        <w:proofErr w:type="gramEnd"/>
        <w:r w:rsidR="000F22A7">
          <w:t>)</w:t>
        </w:r>
      </w:ins>
      <w:ins w:id="3393" w:author="Arthur Parmentier" w:date="2020-06-08T00:39:00Z">
        <w:r w:rsidR="000F22A7">
          <w:t xml:space="preserve">, among which the lexical category is relevant </w:t>
        </w:r>
      </w:ins>
      <w:ins w:id="3394" w:author="Arthur Parmentier" w:date="2020-06-08T00:40:00Z">
        <w:r w:rsidR="000F22A7">
          <w:t>for a single sign (Identifier, Co</w:t>
        </w:r>
      </w:ins>
      <w:ins w:id="3395" w:author="Arthur Parmentier" w:date="2020-06-08T00:41:00Z">
        <w:r w:rsidR="000F22A7">
          <w:t>ntent…)</w:t>
        </w:r>
        <w:r w:rsidR="0030454A">
          <w:t>.</w:t>
        </w:r>
      </w:ins>
    </w:p>
    <w:p w:rsidR="00C9469B" w:rsidRDefault="00857472" w:rsidP="00EF75B3">
      <w:pPr>
        <w:pStyle w:val="Paragraphedeliste"/>
        <w:numPr>
          <w:ilvl w:val="1"/>
          <w:numId w:val="11"/>
        </w:numPr>
        <w:rPr>
          <w:ins w:id="3396" w:author="Arthur Parmentier" w:date="2020-06-08T00:17:00Z"/>
        </w:rPr>
        <w:pPrChange w:id="3397" w:author="Arthur Parmentier" w:date="2020-06-10T16:26:00Z">
          <w:pPr>
            <w:pStyle w:val="Paragraphedeliste"/>
            <w:numPr>
              <w:ilvl w:val="1"/>
              <w:numId w:val="11"/>
            </w:numPr>
            <w:ind w:left="1440" w:hanging="360"/>
          </w:pPr>
        </w:pPrChange>
      </w:pPr>
      <w:ins w:id="3398" w:author="Arthur Parmentier" w:date="2020-06-08T00:13:00Z">
        <w:r>
          <w:t xml:space="preserve">That </w:t>
        </w:r>
      </w:ins>
      <w:ins w:id="3399" w:author="Arthur Parmentier" w:date="2020-06-08T00:14:00Z">
        <w:r>
          <w:t xml:space="preserve">the “categories” (at the opposite of the “subcategories” and “syntax”) </w:t>
        </w:r>
      </w:ins>
      <w:ins w:id="3400" w:author="Arthur Parmentier" w:date="2020-06-08T00:15:00Z">
        <w:r w:rsidR="00A8465E">
          <w:t xml:space="preserve">may be relevant in artistic terms, in order to think the roles of the signs in the artistic creation (sculpting, function…) but may not be relevant </w:t>
        </w:r>
      </w:ins>
      <w:ins w:id="3401" w:author="Arthur Parmentier" w:date="2020-06-08T00:16:00Z">
        <w:r w:rsidR="00A8465E">
          <w:t>at the syntax level</w:t>
        </w:r>
      </w:ins>
      <w:ins w:id="3402" w:author="Arthur Parmentier" w:date="2020-06-08T00:15:00Z">
        <w:r w:rsidR="00A8465E">
          <w:t>.</w:t>
        </w:r>
      </w:ins>
    </w:p>
    <w:p w:rsidR="00C04C33" w:rsidRPr="007C437A" w:rsidRDefault="00C9469B" w:rsidP="00EF75B3">
      <w:pPr>
        <w:ind w:left="720"/>
        <w:rPr>
          <w:ins w:id="3403" w:author="Arthur Parmentier" w:date="2020-06-05T18:23:00Z"/>
        </w:rPr>
        <w:pPrChange w:id="3404" w:author="Arthur Parmentier" w:date="2020-06-10T16:26:00Z">
          <w:pPr>
            <w:pStyle w:val="Paragraphedeliste"/>
            <w:numPr>
              <w:numId w:val="11"/>
            </w:numPr>
            <w:ind w:hanging="360"/>
          </w:pPr>
        </w:pPrChange>
      </w:pPr>
      <w:ins w:id="3405" w:author="Arthur Parmentier" w:date="2020-06-08T00:17:00Z">
        <w:r>
          <w:lastRenderedPageBreak/>
          <w:t>If instead, he would rename those categories as “artistic category”, “</w:t>
        </w:r>
      </w:ins>
      <w:ins w:id="3406" w:author="Arthur Parmentier" w:date="2020-06-08T00:34:00Z">
        <w:r w:rsidR="006B356D">
          <w:t>lexical category</w:t>
        </w:r>
      </w:ins>
      <w:ins w:id="3407" w:author="Arthur Parmentier" w:date="2020-06-08T00:17:00Z">
        <w:r>
          <w:t xml:space="preserve">” and “syntactic function”, parts of the </w:t>
        </w:r>
      </w:ins>
      <w:ins w:id="3408" w:author="Arthur Parmentier" w:date="2020-06-08T00:18:00Z">
        <w:r>
          <w:t>ambiguity would be removed.</w:t>
        </w:r>
      </w:ins>
    </w:p>
    <w:p w:rsidR="00DD5382" w:rsidRDefault="00C9469B" w:rsidP="00EF75B3">
      <w:pPr>
        <w:pStyle w:val="Paragraphedeliste"/>
        <w:numPr>
          <w:ilvl w:val="0"/>
          <w:numId w:val="11"/>
        </w:numPr>
        <w:rPr>
          <w:ins w:id="3409" w:author="Arthur Parmentier" w:date="2020-06-08T00:43:00Z"/>
        </w:rPr>
        <w:pPrChange w:id="3410" w:author="Arthur Parmentier" w:date="2020-06-10T16:26:00Z">
          <w:pPr>
            <w:pStyle w:val="Paragraphedeliste"/>
            <w:numPr>
              <w:numId w:val="11"/>
            </w:numPr>
            <w:ind w:hanging="360"/>
          </w:pPr>
        </w:pPrChange>
      </w:pPr>
      <w:ins w:id="3411" w:author="Arthur Parmentier" w:date="2020-06-08T00:21:00Z">
        <w:r>
          <w:t xml:space="preserve">Moreover, </w:t>
        </w:r>
      </w:ins>
      <w:ins w:id="3412" w:author="Arthur Parmentier" w:date="2020-06-05T18:24:00Z">
        <w:r w:rsidR="00752860" w:rsidRPr="007C437A">
          <w:t>I think that this hierarchy of categories has been designed to explain further complexity in the syntax itself, without studying it</w:t>
        </w:r>
      </w:ins>
      <w:ins w:id="3413" w:author="Arthur Parmentier" w:date="2020-06-08T00:42:00Z">
        <w:r w:rsidR="00F82F29">
          <w:t>s</w:t>
        </w:r>
        <w:r w:rsidR="00486495">
          <w:t xml:space="preserve"> deeper</w:t>
        </w:r>
      </w:ins>
      <w:ins w:id="3414" w:author="Arthur Parmentier" w:date="2020-06-05T18:24:00Z">
        <w:r w:rsidR="00752860" w:rsidRPr="007C437A">
          <w:t xml:space="preserve"> mechanisms </w:t>
        </w:r>
      </w:ins>
      <w:ins w:id="3415" w:author="Arthur Parmentier" w:date="2020-06-05T18:25:00Z">
        <w:r w:rsidR="00752860" w:rsidRPr="007C437A">
          <w:t>to derive the relevant synta</w:t>
        </w:r>
      </w:ins>
      <w:ins w:id="3416" w:author="Arthur Parmentier" w:date="2020-06-08T00:43:00Z">
        <w:r w:rsidR="00BB0B55">
          <w:t>ctic</w:t>
        </w:r>
      </w:ins>
      <w:ins w:id="3417" w:author="Arthur Parmentier" w:date="2020-06-05T18:25:00Z">
        <w:r w:rsidR="00752860" w:rsidRPr="007C437A">
          <w:t xml:space="preserve"> categories in SP.</w:t>
        </w:r>
      </w:ins>
      <w:ins w:id="3418" w:author="Arthur Parmentier" w:date="2020-06-05T18:26:00Z">
        <w:r w:rsidR="00C87BEA" w:rsidRPr="007C437A">
          <w:t xml:space="preserve"> In other words, </w:t>
        </w:r>
      </w:ins>
      <w:ins w:id="3419" w:author="Arthur Parmentier" w:date="2020-06-08T00:23:00Z">
        <w:r w:rsidR="00480CA1">
          <w:t>by suggesting the existence of “alternative syntax” categories,</w:t>
        </w:r>
      </w:ins>
      <w:ins w:id="3420" w:author="Arthur Parmentier" w:date="2020-06-08T00:22:00Z">
        <w:r w:rsidR="00480CA1">
          <w:t xml:space="preserve"> Thompson is leaving implicit that</w:t>
        </w:r>
      </w:ins>
      <w:ins w:id="3421" w:author="Arthur Parmentier" w:date="2020-06-08T00:43:00Z">
        <w:r w:rsidR="00DD5382">
          <w:t>:</w:t>
        </w:r>
      </w:ins>
    </w:p>
    <w:p w:rsidR="00DD5382" w:rsidRDefault="00C87BEA" w:rsidP="00EF75B3">
      <w:pPr>
        <w:pStyle w:val="Paragraphedeliste"/>
        <w:numPr>
          <w:ilvl w:val="1"/>
          <w:numId w:val="11"/>
        </w:numPr>
        <w:rPr>
          <w:ins w:id="3422" w:author="Arthur Parmentier" w:date="2020-06-08T00:43:00Z"/>
        </w:rPr>
        <w:pPrChange w:id="3423" w:author="Arthur Parmentier" w:date="2020-06-10T16:26:00Z">
          <w:pPr>
            <w:pStyle w:val="Paragraphedeliste"/>
            <w:numPr>
              <w:ilvl w:val="1"/>
              <w:numId w:val="11"/>
            </w:numPr>
            <w:ind w:left="1440" w:hanging="360"/>
          </w:pPr>
        </w:pPrChange>
      </w:pPr>
      <w:ins w:id="3424" w:author="Arthur Parmentier" w:date="2020-06-05T18:26:00Z">
        <w:r w:rsidRPr="007C437A">
          <w:t xml:space="preserve"> </w:t>
        </w:r>
      </w:ins>
      <w:ins w:id="3425" w:author="Arthur Parmentier" w:date="2020-06-08T00:51:00Z">
        <w:r w:rsidR="00326B6E">
          <w:t>T</w:t>
        </w:r>
      </w:ins>
      <w:ins w:id="3426" w:author="Arthur Parmentier" w:date="2020-06-05T18:26:00Z">
        <w:r w:rsidRPr="007C437A">
          <w:t xml:space="preserve">he syntax of </w:t>
        </w:r>
      </w:ins>
      <w:ins w:id="3427" w:author="Arthur Parmentier" w:date="2020-06-08T00:44:00Z">
        <w:r w:rsidR="00DD5382">
          <w:t>SP has</w:t>
        </w:r>
      </w:ins>
      <w:ins w:id="3428" w:author="Arthur Parmentier" w:date="2020-06-08T00:45:00Z">
        <w:r w:rsidR="00DD5382">
          <w:t xml:space="preserve"> several</w:t>
        </w:r>
      </w:ins>
      <w:ins w:id="3429" w:author="Arthur Parmentier" w:date="2020-06-08T00:44:00Z">
        <w:r w:rsidR="00DD5382">
          <w:t xml:space="preserve"> </w:t>
        </w:r>
      </w:ins>
      <w:ins w:id="3430" w:author="Arthur Parmentier" w:date="2020-06-08T00:45:00Z">
        <w:r w:rsidR="00DD5382">
          <w:t>hierarchical structures (phrases) that can be constructed out of several sign to perform a single function</w:t>
        </w:r>
      </w:ins>
    </w:p>
    <w:p w:rsidR="00DD5382" w:rsidRDefault="00DD5382" w:rsidP="00EF75B3">
      <w:pPr>
        <w:pStyle w:val="Paragraphedeliste"/>
        <w:numPr>
          <w:ilvl w:val="1"/>
          <w:numId w:val="11"/>
        </w:numPr>
        <w:rPr>
          <w:ins w:id="3431" w:author="Arthur Parmentier" w:date="2020-06-08T00:47:00Z"/>
        </w:rPr>
        <w:pPrChange w:id="3432" w:author="Arthur Parmentier" w:date="2020-06-10T16:26:00Z">
          <w:pPr>
            <w:pStyle w:val="Paragraphedeliste"/>
            <w:numPr>
              <w:ilvl w:val="1"/>
              <w:numId w:val="11"/>
            </w:numPr>
            <w:ind w:left="1440" w:hanging="360"/>
          </w:pPr>
        </w:pPrChange>
      </w:pPr>
      <w:ins w:id="3433" w:author="Arthur Parmentier" w:date="2020-06-08T00:46:00Z">
        <w:r>
          <w:t xml:space="preserve">There are additional lexical categories such as </w:t>
        </w:r>
        <w:proofErr w:type="spellStart"/>
        <w:r>
          <w:t>adpositions</w:t>
        </w:r>
        <w:proofErr w:type="spellEnd"/>
        <w:r>
          <w:t xml:space="preserve"> that allow to construct phrases from single signs, while changing their funct</w:t>
        </w:r>
      </w:ins>
      <w:ins w:id="3434" w:author="Arthur Parmentier" w:date="2020-06-08T00:47:00Z">
        <w:r>
          <w:t>ion</w:t>
        </w:r>
      </w:ins>
    </w:p>
    <w:p w:rsidR="00DD5382" w:rsidRDefault="00DD5382" w:rsidP="00EF75B3">
      <w:pPr>
        <w:pStyle w:val="Paragraphedeliste"/>
        <w:rPr>
          <w:ins w:id="3435" w:author="Arthur Parmentier" w:date="2020-06-09T23:50:00Z"/>
        </w:rPr>
        <w:pPrChange w:id="3436" w:author="Arthur Parmentier" w:date="2020-06-10T16:26:00Z">
          <w:pPr>
            <w:pStyle w:val="Paragraphedeliste"/>
          </w:pPr>
        </w:pPrChange>
      </w:pPr>
      <w:ins w:id="3437" w:author="Arthur Parmentier" w:date="2020-06-08T00:47:00Z">
        <w:r>
          <w:t xml:space="preserve">As a simple example, let’s simply mention at this point that the </w:t>
        </w:r>
      </w:ins>
      <w:ins w:id="3438" w:author="Arthur Parmentier" w:date="2020-06-08T00:50:00Z">
        <w:r w:rsidR="00393C40">
          <w:t xml:space="preserve">common </w:t>
        </w:r>
      </w:ins>
      <w:ins w:id="3439" w:author="Arthur Parmentier" w:date="2020-06-08T00:47:00Z">
        <w:r>
          <w:t>clause “minimalism group</w:t>
        </w:r>
      </w:ins>
      <w:ins w:id="3440" w:author="Arthur Parmentier" w:date="2020-06-08T00:48:00Z">
        <w:r>
          <w:t xml:space="preserve">, off” is not explained in Thompson’s description, nor “Whole group, </w:t>
        </w:r>
      </w:ins>
      <w:ins w:id="3441" w:author="Arthur Parmentier" w:date="2020-06-08T00:49:00Z">
        <w:r>
          <w:t>long tone with movement, play” or “Whole group, movement with long tone, play” (and it</w:t>
        </w:r>
      </w:ins>
      <w:ins w:id="3442" w:author="Arthur Parmentier" w:date="2020-06-08T00:50:00Z">
        <w:r>
          <w:t xml:space="preserve"> is unclear at this stage too which one of the latter is correct).</w:t>
        </w:r>
      </w:ins>
    </w:p>
    <w:p w:rsidR="008D30F8" w:rsidRDefault="008D30F8" w:rsidP="00EF75B3">
      <w:pPr>
        <w:pStyle w:val="Paragraphedeliste"/>
        <w:rPr>
          <w:ins w:id="3443" w:author="Arthur Parmentier" w:date="2020-06-09T23:50:00Z"/>
        </w:rPr>
        <w:pPrChange w:id="3444" w:author="Arthur Parmentier" w:date="2020-06-10T16:26:00Z">
          <w:pPr>
            <w:pStyle w:val="Paragraphedeliste"/>
          </w:pPr>
        </w:pPrChange>
      </w:pPr>
    </w:p>
    <w:p w:rsidR="008D30F8" w:rsidRPr="008D30F8" w:rsidRDefault="008D30F8" w:rsidP="00EF75B3">
      <w:pPr>
        <w:autoSpaceDE w:val="0"/>
        <w:autoSpaceDN w:val="0"/>
        <w:adjustRightInd w:val="0"/>
        <w:spacing w:after="0" w:line="240" w:lineRule="auto"/>
        <w:rPr>
          <w:ins w:id="3445" w:author="Arthur Parmentier" w:date="2020-06-09T23:50:00Z"/>
          <w:rFonts w:ascii="ArialMT" w:hAnsi="ArialMT" w:cs="ArialMT"/>
          <w:color w:val="FFFFFF"/>
          <w:rPrChange w:id="3446" w:author="Arthur Parmentier" w:date="2020-06-09T23:50:00Z">
            <w:rPr>
              <w:ins w:id="3447" w:author="Arthur Parmentier" w:date="2020-06-09T23:50:00Z"/>
              <w:rFonts w:ascii="ArialMT" w:hAnsi="ArialMT" w:cs="ArialMT"/>
              <w:color w:val="FFFFFF"/>
              <w:lang w:val="fr-FR"/>
            </w:rPr>
          </w:rPrChange>
        </w:rPr>
        <w:pPrChange w:id="3448" w:author="Arthur Parmentier" w:date="2020-06-10T16:26:00Z">
          <w:pPr>
            <w:autoSpaceDE w:val="0"/>
            <w:autoSpaceDN w:val="0"/>
            <w:adjustRightInd w:val="0"/>
            <w:spacing w:after="0" w:line="240" w:lineRule="auto"/>
          </w:pPr>
        </w:pPrChange>
      </w:pPr>
      <w:ins w:id="3449" w:author="Arthur Parmentier" w:date="2020-06-09T23:50:00Z">
        <w:r w:rsidRPr="008D30F8">
          <w:rPr>
            <w:rFonts w:ascii="ArialMT" w:hAnsi="ArialMT" w:cs="ArialMT"/>
            <w:color w:val="FFFFFF"/>
            <w:rPrChange w:id="3450" w:author="Arthur Parmentier" w:date="2020-06-09T23:50:00Z">
              <w:rPr>
                <w:rFonts w:ascii="ArialMT" w:hAnsi="ArialMT" w:cs="ArialMT"/>
                <w:color w:val="FFFFFF"/>
                <w:lang w:val="fr-FR"/>
              </w:rPr>
            </w:rPrChange>
          </w:rPr>
          <w:t>There are several gestures in Soundpainting which defy reasoning—</w:t>
        </w:r>
      </w:ins>
    </w:p>
    <w:p w:rsidR="008D30F8" w:rsidRPr="008D30F8" w:rsidRDefault="008D30F8" w:rsidP="00EF75B3">
      <w:pPr>
        <w:autoSpaceDE w:val="0"/>
        <w:autoSpaceDN w:val="0"/>
        <w:adjustRightInd w:val="0"/>
        <w:spacing w:after="0" w:line="240" w:lineRule="auto"/>
        <w:rPr>
          <w:ins w:id="3451" w:author="Arthur Parmentier" w:date="2020-06-09T23:50:00Z"/>
          <w:rFonts w:ascii="ArialMT" w:hAnsi="ArialMT" w:cs="ArialMT"/>
          <w:color w:val="FFFFFF"/>
          <w:rPrChange w:id="3452" w:author="Arthur Parmentier" w:date="2020-06-09T23:50:00Z">
            <w:rPr>
              <w:ins w:id="3453" w:author="Arthur Parmentier" w:date="2020-06-09T23:50:00Z"/>
              <w:rFonts w:ascii="ArialMT" w:hAnsi="ArialMT" w:cs="ArialMT"/>
              <w:color w:val="FFFFFF"/>
              <w:lang w:val="fr-FR"/>
            </w:rPr>
          </w:rPrChange>
        </w:rPr>
        <w:pPrChange w:id="3454" w:author="Arthur Parmentier" w:date="2020-06-10T16:26:00Z">
          <w:pPr>
            <w:autoSpaceDE w:val="0"/>
            <w:autoSpaceDN w:val="0"/>
            <w:adjustRightInd w:val="0"/>
            <w:spacing w:after="0" w:line="240" w:lineRule="auto"/>
          </w:pPr>
        </w:pPrChange>
      </w:pPr>
      <w:ins w:id="3455" w:author="Arthur Parmentier" w:date="2020-06-09T23:50:00Z">
        <w:r w:rsidRPr="008D30F8">
          <w:rPr>
            <w:rFonts w:ascii="ArialMT" w:hAnsi="ArialMT" w:cs="ArialMT"/>
            <w:color w:val="FFFFFF"/>
            <w:rPrChange w:id="3456" w:author="Arthur Parmentier" w:date="2020-06-09T23:50:00Z">
              <w:rPr>
                <w:rFonts w:ascii="ArialMT" w:hAnsi="ArialMT" w:cs="ArialMT"/>
                <w:color w:val="FFFFFF"/>
                <w:lang w:val="fr-FR"/>
              </w:rPr>
            </w:rPrChange>
          </w:rPr>
          <w:t>irregular verbs so-to-speak. In other words, they break the rules of</w:t>
        </w:r>
      </w:ins>
    </w:p>
    <w:p w:rsidR="008D30F8" w:rsidRPr="008D30F8" w:rsidRDefault="008D30F8" w:rsidP="00EF75B3">
      <w:pPr>
        <w:autoSpaceDE w:val="0"/>
        <w:autoSpaceDN w:val="0"/>
        <w:adjustRightInd w:val="0"/>
        <w:spacing w:after="0" w:line="240" w:lineRule="auto"/>
        <w:rPr>
          <w:ins w:id="3457" w:author="Arthur Parmentier" w:date="2020-06-09T23:50:00Z"/>
          <w:rFonts w:ascii="ArialMT" w:hAnsi="ArialMT" w:cs="ArialMT"/>
          <w:color w:val="FFFFFF"/>
          <w:rPrChange w:id="3458" w:author="Arthur Parmentier" w:date="2020-06-09T23:50:00Z">
            <w:rPr>
              <w:ins w:id="3459" w:author="Arthur Parmentier" w:date="2020-06-09T23:50:00Z"/>
              <w:rFonts w:ascii="ArialMT" w:hAnsi="ArialMT" w:cs="ArialMT"/>
              <w:color w:val="FFFFFF"/>
              <w:lang w:val="fr-FR"/>
            </w:rPr>
          </w:rPrChange>
        </w:rPr>
        <w:pPrChange w:id="3460" w:author="Arthur Parmentier" w:date="2020-06-10T16:26:00Z">
          <w:pPr>
            <w:autoSpaceDE w:val="0"/>
            <w:autoSpaceDN w:val="0"/>
            <w:adjustRightInd w:val="0"/>
            <w:spacing w:after="0" w:line="240" w:lineRule="auto"/>
          </w:pPr>
        </w:pPrChange>
      </w:pPr>
      <w:ins w:id="3461" w:author="Arthur Parmentier" w:date="2020-06-09T23:50:00Z">
        <w:r w:rsidRPr="008D30F8">
          <w:rPr>
            <w:rFonts w:ascii="ArialMT" w:hAnsi="ArialMT" w:cs="ArialMT"/>
            <w:color w:val="FFFFFF"/>
            <w:rPrChange w:id="3462" w:author="Arthur Parmentier" w:date="2020-06-09T23:50:00Z">
              <w:rPr>
                <w:rFonts w:ascii="ArialMT" w:hAnsi="ArialMT" w:cs="ArialMT"/>
                <w:color w:val="FFFFFF"/>
                <w:lang w:val="fr-FR"/>
              </w:rPr>
            </w:rPrChange>
          </w:rPr>
          <w:t>Soundpainting. A good example of this is the 'Watch Me' gesture,</w:t>
        </w:r>
      </w:ins>
    </w:p>
    <w:p w:rsidR="008D30F8" w:rsidRPr="008D30F8" w:rsidRDefault="008D30F8" w:rsidP="00EF75B3">
      <w:pPr>
        <w:autoSpaceDE w:val="0"/>
        <w:autoSpaceDN w:val="0"/>
        <w:adjustRightInd w:val="0"/>
        <w:spacing w:after="0" w:line="240" w:lineRule="auto"/>
        <w:rPr>
          <w:ins w:id="3463" w:author="Arthur Parmentier" w:date="2020-06-09T23:50:00Z"/>
          <w:rFonts w:ascii="ArialMT" w:hAnsi="ArialMT" w:cs="ArialMT"/>
          <w:color w:val="FFFFFF"/>
          <w:rPrChange w:id="3464" w:author="Arthur Parmentier" w:date="2020-06-09T23:50:00Z">
            <w:rPr>
              <w:ins w:id="3465" w:author="Arthur Parmentier" w:date="2020-06-09T23:50:00Z"/>
              <w:rFonts w:ascii="ArialMT" w:hAnsi="ArialMT" w:cs="ArialMT"/>
              <w:color w:val="FFFFFF"/>
              <w:lang w:val="fr-FR"/>
            </w:rPr>
          </w:rPrChange>
        </w:rPr>
        <w:pPrChange w:id="3466" w:author="Arthur Parmentier" w:date="2020-06-10T16:26:00Z">
          <w:pPr>
            <w:autoSpaceDE w:val="0"/>
            <w:autoSpaceDN w:val="0"/>
            <w:adjustRightInd w:val="0"/>
            <w:spacing w:after="0" w:line="240" w:lineRule="auto"/>
          </w:pPr>
        </w:pPrChange>
      </w:pPr>
      <w:ins w:id="3467" w:author="Arthur Parmentier" w:date="2020-06-09T23:50:00Z">
        <w:r w:rsidRPr="008D30F8">
          <w:rPr>
            <w:rFonts w:ascii="ArialMT" w:hAnsi="ArialMT" w:cs="ArialMT"/>
            <w:color w:val="FFFFFF"/>
            <w:rPrChange w:id="3468" w:author="Arthur Parmentier" w:date="2020-06-09T23:50:00Z">
              <w:rPr>
                <w:rFonts w:ascii="ArialMT" w:hAnsi="ArialMT" w:cs="ArialMT"/>
                <w:color w:val="FFFFFF"/>
                <w:lang w:val="fr-FR"/>
              </w:rPr>
            </w:rPrChange>
          </w:rPr>
          <w:t>which gets used as an 'off' gesture when removing yourself from</w:t>
        </w:r>
      </w:ins>
    </w:p>
    <w:p w:rsidR="008D30F8" w:rsidRPr="008D30F8" w:rsidRDefault="008D30F8" w:rsidP="00EF75B3">
      <w:pPr>
        <w:autoSpaceDE w:val="0"/>
        <w:autoSpaceDN w:val="0"/>
        <w:adjustRightInd w:val="0"/>
        <w:spacing w:after="0" w:line="240" w:lineRule="auto"/>
        <w:rPr>
          <w:ins w:id="3469" w:author="Arthur Parmentier" w:date="2020-06-09T23:50:00Z"/>
          <w:rFonts w:ascii="ArialMT" w:hAnsi="ArialMT" w:cs="ArialMT"/>
          <w:color w:val="FFFFFF"/>
          <w:rPrChange w:id="3470" w:author="Arthur Parmentier" w:date="2020-06-09T23:50:00Z">
            <w:rPr>
              <w:ins w:id="3471" w:author="Arthur Parmentier" w:date="2020-06-09T23:50:00Z"/>
              <w:rFonts w:ascii="ArialMT" w:hAnsi="ArialMT" w:cs="ArialMT"/>
              <w:color w:val="FFFFFF"/>
              <w:lang w:val="fr-FR"/>
            </w:rPr>
          </w:rPrChange>
        </w:rPr>
        <w:pPrChange w:id="3472" w:author="Arthur Parmentier" w:date="2020-06-10T16:26:00Z">
          <w:pPr>
            <w:autoSpaceDE w:val="0"/>
            <w:autoSpaceDN w:val="0"/>
            <w:adjustRightInd w:val="0"/>
            <w:spacing w:after="0" w:line="240" w:lineRule="auto"/>
          </w:pPr>
        </w:pPrChange>
      </w:pPr>
      <w:ins w:id="3473" w:author="Arthur Parmentier" w:date="2020-06-09T23:50:00Z">
        <w:r w:rsidRPr="008D30F8">
          <w:rPr>
            <w:rFonts w:ascii="ArialMT" w:hAnsi="ArialMT" w:cs="ArialMT"/>
            <w:color w:val="FFFFFF"/>
            <w:rPrChange w:id="3474" w:author="Arthur Parmentier" w:date="2020-06-09T23:50:00Z">
              <w:rPr>
                <w:rFonts w:ascii="ArialMT" w:hAnsi="ArialMT" w:cs="ArialMT"/>
                <w:color w:val="FFFFFF"/>
                <w:lang w:val="fr-FR"/>
              </w:rPr>
            </w:rPrChange>
          </w:rPr>
          <w:t>'</w:t>
        </w:r>
        <w:proofErr w:type="spellStart"/>
        <w:r w:rsidRPr="008D30F8">
          <w:rPr>
            <w:rFonts w:ascii="ArialMT" w:hAnsi="ArialMT" w:cs="ArialMT"/>
            <w:color w:val="FFFFFF"/>
            <w:rPrChange w:id="3475" w:author="Arthur Parmentier" w:date="2020-06-09T23:50:00Z">
              <w:rPr>
                <w:rFonts w:ascii="ArialMT" w:hAnsi="ArialMT" w:cs="ArialMT"/>
                <w:color w:val="FFFFFF"/>
                <w:lang w:val="fr-FR"/>
              </w:rPr>
            </w:rPrChange>
          </w:rPr>
          <w:t>Shapeline</w:t>
        </w:r>
        <w:proofErr w:type="spellEnd"/>
        <w:r w:rsidRPr="008D30F8">
          <w:rPr>
            <w:rFonts w:ascii="ArialMT" w:hAnsi="ArialMT" w:cs="ArialMT"/>
            <w:color w:val="FFFFFF"/>
            <w:rPrChange w:id="3476" w:author="Arthur Parmentier" w:date="2020-06-09T23:50:00Z">
              <w:rPr>
                <w:rFonts w:ascii="ArialMT" w:hAnsi="ArialMT" w:cs="ArialMT"/>
                <w:color w:val="FFFFFF"/>
                <w:lang w:val="fr-FR"/>
              </w:rPr>
            </w:rPrChange>
          </w:rPr>
          <w:t>' mode. Another example is the 'Synchronize' gesture—in</w:t>
        </w:r>
      </w:ins>
    </w:p>
    <w:p w:rsidR="008D30F8" w:rsidRPr="008D30F8" w:rsidRDefault="008D30F8" w:rsidP="00EF75B3">
      <w:pPr>
        <w:autoSpaceDE w:val="0"/>
        <w:autoSpaceDN w:val="0"/>
        <w:adjustRightInd w:val="0"/>
        <w:spacing w:after="0" w:line="240" w:lineRule="auto"/>
        <w:rPr>
          <w:ins w:id="3477" w:author="Arthur Parmentier" w:date="2020-06-09T23:50:00Z"/>
          <w:rFonts w:ascii="ArialMT" w:hAnsi="ArialMT" w:cs="ArialMT"/>
          <w:color w:val="FFFFFF"/>
          <w:rPrChange w:id="3478" w:author="Arthur Parmentier" w:date="2020-06-09T23:50:00Z">
            <w:rPr>
              <w:ins w:id="3479" w:author="Arthur Parmentier" w:date="2020-06-09T23:50:00Z"/>
              <w:rFonts w:ascii="ArialMT" w:hAnsi="ArialMT" w:cs="ArialMT"/>
              <w:color w:val="FFFFFF"/>
              <w:lang w:val="fr-FR"/>
            </w:rPr>
          </w:rPrChange>
        </w:rPr>
        <w:pPrChange w:id="3480" w:author="Arthur Parmentier" w:date="2020-06-10T16:26:00Z">
          <w:pPr>
            <w:autoSpaceDE w:val="0"/>
            <w:autoSpaceDN w:val="0"/>
            <w:adjustRightInd w:val="0"/>
            <w:spacing w:after="0" w:line="240" w:lineRule="auto"/>
          </w:pPr>
        </w:pPrChange>
      </w:pPr>
      <w:ins w:id="3481" w:author="Arthur Parmentier" w:date="2020-06-09T23:50:00Z">
        <w:r w:rsidRPr="008D30F8">
          <w:rPr>
            <w:rFonts w:ascii="ArialMT" w:hAnsi="ArialMT" w:cs="ArialMT"/>
            <w:color w:val="FFFFFF"/>
            <w:rPrChange w:id="3482" w:author="Arthur Parmentier" w:date="2020-06-09T23:50:00Z">
              <w:rPr>
                <w:rFonts w:ascii="ArialMT" w:hAnsi="ArialMT" w:cs="ArialMT"/>
                <w:color w:val="FFFFFF"/>
                <w:lang w:val="fr-FR"/>
              </w:rPr>
            </w:rPrChange>
          </w:rPr>
          <w:t>this case, the gesture isn't initiated by a 'Go' gesture—the content is</w:t>
        </w:r>
      </w:ins>
    </w:p>
    <w:p w:rsidR="008D30F8" w:rsidRPr="008D30F8" w:rsidRDefault="008D30F8" w:rsidP="00EF75B3">
      <w:pPr>
        <w:autoSpaceDE w:val="0"/>
        <w:autoSpaceDN w:val="0"/>
        <w:adjustRightInd w:val="0"/>
        <w:spacing w:after="0" w:line="240" w:lineRule="auto"/>
        <w:rPr>
          <w:ins w:id="3483" w:author="Arthur Parmentier" w:date="2020-06-09T23:50:00Z"/>
          <w:rFonts w:ascii="ArialMT" w:hAnsi="ArialMT" w:cs="ArialMT"/>
          <w:color w:val="FFFFFF"/>
          <w:rPrChange w:id="3484" w:author="Arthur Parmentier" w:date="2020-06-09T23:50:00Z">
            <w:rPr>
              <w:ins w:id="3485" w:author="Arthur Parmentier" w:date="2020-06-09T23:50:00Z"/>
              <w:rFonts w:ascii="ArialMT" w:hAnsi="ArialMT" w:cs="ArialMT"/>
              <w:color w:val="FFFFFF"/>
              <w:lang w:val="fr-FR"/>
            </w:rPr>
          </w:rPrChange>
        </w:rPr>
        <w:pPrChange w:id="3486" w:author="Arthur Parmentier" w:date="2020-06-10T16:26:00Z">
          <w:pPr>
            <w:autoSpaceDE w:val="0"/>
            <w:autoSpaceDN w:val="0"/>
            <w:adjustRightInd w:val="0"/>
            <w:spacing w:after="0" w:line="240" w:lineRule="auto"/>
          </w:pPr>
        </w:pPrChange>
      </w:pPr>
      <w:ins w:id="3487" w:author="Arthur Parmentier" w:date="2020-06-09T23:50:00Z">
        <w:r w:rsidRPr="008D30F8">
          <w:rPr>
            <w:rFonts w:ascii="ArialMT" w:hAnsi="ArialMT" w:cs="ArialMT"/>
            <w:color w:val="FFFFFF"/>
            <w:rPrChange w:id="3488" w:author="Arthur Parmentier" w:date="2020-06-09T23:50:00Z">
              <w:rPr>
                <w:rFonts w:ascii="ArialMT" w:hAnsi="ArialMT" w:cs="ArialMT"/>
                <w:color w:val="FFFFFF"/>
                <w:lang w:val="fr-FR"/>
              </w:rPr>
            </w:rPrChange>
          </w:rPr>
          <w:t>performed once the 'Synchronization' gesture is signed.</w:t>
        </w:r>
      </w:ins>
    </w:p>
    <w:p w:rsidR="008D30F8" w:rsidRPr="008D30F8" w:rsidRDefault="008D30F8" w:rsidP="00EF75B3">
      <w:pPr>
        <w:autoSpaceDE w:val="0"/>
        <w:autoSpaceDN w:val="0"/>
        <w:adjustRightInd w:val="0"/>
        <w:spacing w:after="0" w:line="240" w:lineRule="auto"/>
        <w:rPr>
          <w:ins w:id="3489" w:author="Arthur Parmentier" w:date="2020-06-09T23:50:00Z"/>
          <w:rFonts w:ascii="ArialMT" w:hAnsi="ArialMT" w:cs="ArialMT"/>
          <w:color w:val="FFFFFF"/>
          <w:rPrChange w:id="3490" w:author="Arthur Parmentier" w:date="2020-06-09T23:50:00Z">
            <w:rPr>
              <w:ins w:id="3491" w:author="Arthur Parmentier" w:date="2020-06-09T23:50:00Z"/>
              <w:rFonts w:ascii="ArialMT" w:hAnsi="ArialMT" w:cs="ArialMT"/>
              <w:color w:val="FFFFFF"/>
              <w:lang w:val="fr-FR"/>
            </w:rPr>
          </w:rPrChange>
        </w:rPr>
        <w:pPrChange w:id="3492" w:author="Arthur Parmentier" w:date="2020-06-10T16:26:00Z">
          <w:pPr>
            <w:autoSpaceDE w:val="0"/>
            <w:autoSpaceDN w:val="0"/>
            <w:adjustRightInd w:val="0"/>
            <w:spacing w:after="0" w:line="240" w:lineRule="auto"/>
          </w:pPr>
        </w:pPrChange>
      </w:pPr>
      <w:ins w:id="3493" w:author="Arthur Parmentier" w:date="2020-06-09T23:50:00Z">
        <w:r w:rsidRPr="008D30F8">
          <w:rPr>
            <w:rFonts w:ascii="ArialMT" w:hAnsi="ArialMT" w:cs="ArialMT"/>
            <w:color w:val="FFFFFF"/>
            <w:rPrChange w:id="3494" w:author="Arthur Parmentier" w:date="2020-06-09T23:50:00Z">
              <w:rPr>
                <w:rFonts w:ascii="ArialMT" w:hAnsi="ArialMT" w:cs="ArialMT"/>
                <w:color w:val="FFFFFF"/>
                <w:lang w:val="fr-FR"/>
              </w:rPr>
            </w:rPrChange>
          </w:rPr>
          <w:t>In most spoken languages there are irregular verbs—the reasoning</w:t>
        </w:r>
      </w:ins>
    </w:p>
    <w:p w:rsidR="008D30F8" w:rsidRPr="008D30F8" w:rsidRDefault="008D30F8" w:rsidP="00EF75B3">
      <w:pPr>
        <w:autoSpaceDE w:val="0"/>
        <w:autoSpaceDN w:val="0"/>
        <w:adjustRightInd w:val="0"/>
        <w:spacing w:after="0" w:line="240" w:lineRule="auto"/>
        <w:rPr>
          <w:ins w:id="3495" w:author="Arthur Parmentier" w:date="2020-06-09T23:50:00Z"/>
          <w:rFonts w:ascii="ArialMT" w:hAnsi="ArialMT" w:cs="ArialMT"/>
          <w:color w:val="FFFFFF"/>
          <w:rPrChange w:id="3496" w:author="Arthur Parmentier" w:date="2020-06-09T23:50:00Z">
            <w:rPr>
              <w:ins w:id="3497" w:author="Arthur Parmentier" w:date="2020-06-09T23:50:00Z"/>
              <w:rFonts w:ascii="ArialMT" w:hAnsi="ArialMT" w:cs="ArialMT"/>
              <w:color w:val="FFFFFF"/>
              <w:lang w:val="fr-FR"/>
            </w:rPr>
          </w:rPrChange>
        </w:rPr>
        <w:pPrChange w:id="3498" w:author="Arthur Parmentier" w:date="2020-06-10T16:26:00Z">
          <w:pPr>
            <w:autoSpaceDE w:val="0"/>
            <w:autoSpaceDN w:val="0"/>
            <w:adjustRightInd w:val="0"/>
            <w:spacing w:after="0" w:line="240" w:lineRule="auto"/>
          </w:pPr>
        </w:pPrChange>
      </w:pPr>
      <w:ins w:id="3499" w:author="Arthur Parmentier" w:date="2020-06-09T23:50:00Z">
        <w:r w:rsidRPr="008D30F8">
          <w:rPr>
            <w:rFonts w:ascii="ArialMT" w:hAnsi="ArialMT" w:cs="ArialMT"/>
            <w:color w:val="FFFFFF"/>
            <w:rPrChange w:id="3500" w:author="Arthur Parmentier" w:date="2020-06-09T23:50:00Z">
              <w:rPr>
                <w:rFonts w:ascii="ArialMT" w:hAnsi="ArialMT" w:cs="ArialMT"/>
                <w:color w:val="FFFFFF"/>
                <w:lang w:val="fr-FR"/>
              </w:rPr>
            </w:rPrChange>
          </w:rPr>
          <w:t>for their existence is confusing. I can't say how this came about in</w:t>
        </w:r>
      </w:ins>
    </w:p>
    <w:p w:rsidR="008D30F8" w:rsidRPr="008D30F8" w:rsidRDefault="008D30F8" w:rsidP="00EF75B3">
      <w:pPr>
        <w:autoSpaceDE w:val="0"/>
        <w:autoSpaceDN w:val="0"/>
        <w:adjustRightInd w:val="0"/>
        <w:spacing w:after="0" w:line="240" w:lineRule="auto"/>
        <w:rPr>
          <w:ins w:id="3501" w:author="Arthur Parmentier" w:date="2020-06-09T23:50:00Z"/>
          <w:rFonts w:ascii="ArialMT" w:hAnsi="ArialMT" w:cs="ArialMT"/>
          <w:color w:val="FFFFFF"/>
          <w:rPrChange w:id="3502" w:author="Arthur Parmentier" w:date="2020-06-09T23:50:00Z">
            <w:rPr>
              <w:ins w:id="3503" w:author="Arthur Parmentier" w:date="2020-06-09T23:50:00Z"/>
              <w:rFonts w:ascii="ArialMT" w:hAnsi="ArialMT" w:cs="ArialMT"/>
              <w:color w:val="FFFFFF"/>
              <w:lang w:val="fr-FR"/>
            </w:rPr>
          </w:rPrChange>
        </w:rPr>
        <w:pPrChange w:id="3504" w:author="Arthur Parmentier" w:date="2020-06-10T16:26:00Z">
          <w:pPr>
            <w:autoSpaceDE w:val="0"/>
            <w:autoSpaceDN w:val="0"/>
            <w:adjustRightInd w:val="0"/>
            <w:spacing w:after="0" w:line="240" w:lineRule="auto"/>
          </w:pPr>
        </w:pPrChange>
      </w:pPr>
      <w:ins w:id="3505" w:author="Arthur Parmentier" w:date="2020-06-09T23:50:00Z">
        <w:r w:rsidRPr="008D30F8">
          <w:rPr>
            <w:rFonts w:ascii="ArialMT" w:hAnsi="ArialMT" w:cs="ArialMT"/>
            <w:color w:val="FFFFFF"/>
            <w:rPrChange w:id="3506" w:author="Arthur Parmentier" w:date="2020-06-09T23:50:00Z">
              <w:rPr>
                <w:rFonts w:ascii="ArialMT" w:hAnsi="ArialMT" w:cs="ArialMT"/>
                <w:color w:val="FFFFFF"/>
                <w:lang w:val="fr-FR"/>
              </w:rPr>
            </w:rPrChange>
          </w:rPr>
          <w:t>other languages, but I would venture to say it's probably for the same</w:t>
        </w:r>
      </w:ins>
    </w:p>
    <w:p w:rsidR="008D30F8" w:rsidRPr="008D30F8" w:rsidRDefault="008D30F8" w:rsidP="00EF75B3">
      <w:pPr>
        <w:autoSpaceDE w:val="0"/>
        <w:autoSpaceDN w:val="0"/>
        <w:adjustRightInd w:val="0"/>
        <w:spacing w:after="0" w:line="240" w:lineRule="auto"/>
        <w:rPr>
          <w:ins w:id="3507" w:author="Arthur Parmentier" w:date="2020-06-09T23:50:00Z"/>
          <w:rFonts w:ascii="ArialMT" w:hAnsi="ArialMT" w:cs="ArialMT"/>
          <w:color w:val="FFFFFF"/>
          <w:rPrChange w:id="3508" w:author="Arthur Parmentier" w:date="2020-06-09T23:50:00Z">
            <w:rPr>
              <w:ins w:id="3509" w:author="Arthur Parmentier" w:date="2020-06-09T23:50:00Z"/>
              <w:rFonts w:ascii="ArialMT" w:hAnsi="ArialMT" w:cs="ArialMT"/>
              <w:color w:val="FFFFFF"/>
              <w:lang w:val="fr-FR"/>
            </w:rPr>
          </w:rPrChange>
        </w:rPr>
        <w:pPrChange w:id="3510" w:author="Arthur Parmentier" w:date="2020-06-10T16:26:00Z">
          <w:pPr>
            <w:autoSpaceDE w:val="0"/>
            <w:autoSpaceDN w:val="0"/>
            <w:adjustRightInd w:val="0"/>
            <w:spacing w:after="0" w:line="240" w:lineRule="auto"/>
          </w:pPr>
        </w:pPrChange>
      </w:pPr>
      <w:ins w:id="3511" w:author="Arthur Parmentier" w:date="2020-06-09T23:50:00Z">
        <w:r w:rsidRPr="008D30F8">
          <w:rPr>
            <w:rFonts w:ascii="ArialMT" w:hAnsi="ArialMT" w:cs="ArialMT"/>
            <w:color w:val="FFFFFF"/>
            <w:rPrChange w:id="3512" w:author="Arthur Parmentier" w:date="2020-06-09T23:50:00Z">
              <w:rPr>
                <w:rFonts w:ascii="ArialMT" w:hAnsi="ArialMT" w:cs="ArialMT"/>
                <w:color w:val="FFFFFF"/>
                <w:lang w:val="fr-FR"/>
              </w:rPr>
            </w:rPrChange>
          </w:rPr>
          <w:t>reason—in the Soundpainting language, in each case, I had to break</w:t>
        </w:r>
      </w:ins>
    </w:p>
    <w:p w:rsidR="008D30F8" w:rsidRPr="008D30F8" w:rsidRDefault="008D30F8" w:rsidP="00EF75B3">
      <w:pPr>
        <w:pStyle w:val="Paragraphedeliste"/>
        <w:rPr>
          <w:ins w:id="3513" w:author="Arthur Parmentier" w:date="2020-06-08T00:43:00Z"/>
          <w:rPrChange w:id="3514" w:author="Arthur Parmentier" w:date="2020-06-09T23:50:00Z">
            <w:rPr>
              <w:ins w:id="3515" w:author="Arthur Parmentier" w:date="2020-06-08T00:43:00Z"/>
            </w:rPr>
          </w:rPrChange>
        </w:rPr>
        <w:pPrChange w:id="3516" w:author="Arthur Parmentier" w:date="2020-06-10T16:26:00Z">
          <w:pPr>
            <w:pStyle w:val="Paragraphedeliste"/>
            <w:numPr>
              <w:ilvl w:val="1"/>
              <w:numId w:val="11"/>
            </w:numPr>
            <w:ind w:left="1440" w:hanging="360"/>
          </w:pPr>
        </w:pPrChange>
      </w:pPr>
      <w:ins w:id="3517" w:author="Arthur Parmentier" w:date="2020-06-09T23:50:00Z">
        <w:r w:rsidRPr="008D30F8">
          <w:rPr>
            <w:rFonts w:ascii="ArialMT" w:hAnsi="ArialMT" w:cs="ArialMT"/>
            <w:color w:val="FFFFFF"/>
            <w:rPrChange w:id="3518" w:author="Arthur Parmentier" w:date="2020-06-09T23:50:00Z">
              <w:rPr>
                <w:rFonts w:ascii="ArialMT" w:hAnsi="ArialMT" w:cs="ArialMT"/>
                <w:color w:val="FFFFFF"/>
                <w:lang w:val="fr-FR"/>
              </w:rPr>
            </w:rPrChange>
          </w:rPr>
          <w:t>the rules to achieve my goals.</w:t>
        </w:r>
      </w:ins>
    </w:p>
    <w:p w:rsidR="00752860" w:rsidRPr="007C437A" w:rsidRDefault="00480CA1" w:rsidP="00EF75B3">
      <w:pPr>
        <w:ind w:left="720"/>
        <w:rPr>
          <w:ins w:id="3519" w:author="Arthur Parmentier" w:date="2020-06-05T18:25:00Z"/>
        </w:rPr>
        <w:pPrChange w:id="3520" w:author="Arthur Parmentier" w:date="2020-06-10T16:26:00Z">
          <w:pPr>
            <w:pStyle w:val="Paragraphedeliste"/>
            <w:numPr>
              <w:numId w:val="11"/>
            </w:numPr>
            <w:ind w:hanging="360"/>
          </w:pPr>
        </w:pPrChange>
      </w:pPr>
      <w:ins w:id="3521" w:author="Arthur Parmentier" w:date="2020-06-08T00:24:00Z">
        <w:r>
          <w:t>A deeper linguistic analysis</w:t>
        </w:r>
      </w:ins>
      <w:ins w:id="3522" w:author="Arthur Parmentier" w:date="2020-06-05T18:27:00Z">
        <w:r w:rsidR="00C87BEA" w:rsidRPr="007C437A">
          <w:t xml:space="preserve"> would</w:t>
        </w:r>
      </w:ins>
      <w:ins w:id="3523" w:author="Arthur Parmentier" w:date="2020-06-08T00:24:00Z">
        <w:r>
          <w:t xml:space="preserve"> probably</w:t>
        </w:r>
      </w:ins>
      <w:ins w:id="3524" w:author="Arthur Parmentier" w:date="2020-06-05T18:27:00Z">
        <w:r w:rsidR="00C87BEA" w:rsidRPr="007C437A">
          <w:t xml:space="preserve"> lead to</w:t>
        </w:r>
      </w:ins>
      <w:ins w:id="3525" w:author="Arthur Parmentier" w:date="2020-06-08T00:24:00Z">
        <w:r>
          <w:t xml:space="preserve"> more</w:t>
        </w:r>
      </w:ins>
      <w:ins w:id="3526" w:author="Arthur Parmentier" w:date="2020-06-05T18:27:00Z">
        <w:r w:rsidR="00C87BEA" w:rsidRPr="007C437A">
          <w:t xml:space="preserve"> relevant categories to think </w:t>
        </w:r>
      </w:ins>
      <w:ins w:id="3527" w:author="Arthur Parmentier" w:date="2020-06-05T18:28:00Z">
        <w:r w:rsidR="00C87BEA" w:rsidRPr="007C437A">
          <w:t>signs</w:t>
        </w:r>
      </w:ins>
      <w:ins w:id="3528" w:author="Arthur Parmentier" w:date="2020-06-08T00:50:00Z">
        <w:r w:rsidR="00F7044D">
          <w:t xml:space="preserve"> with,</w:t>
        </w:r>
      </w:ins>
      <w:ins w:id="3529" w:author="Arthur Parmentier" w:date="2020-06-05T18:28:00Z">
        <w:r w:rsidR="00C87BEA" w:rsidRPr="007C437A">
          <w:t xml:space="preserve"> in terms of their position in the </w:t>
        </w:r>
      </w:ins>
      <w:ins w:id="3530" w:author="Arthur Parmentier" w:date="2020-06-08T00:51:00Z">
        <w:r w:rsidR="00F7044D">
          <w:t>clause</w:t>
        </w:r>
      </w:ins>
      <w:ins w:id="3531" w:author="Arthur Parmentier" w:date="2020-06-08T00:20:00Z">
        <w:r w:rsidR="00C9469B">
          <w:t xml:space="preserve">, their function, but also their use in more complex </w:t>
        </w:r>
      </w:ins>
      <w:ins w:id="3532" w:author="Arthur Parmentier" w:date="2020-06-08T00:51:00Z">
        <w:r w:rsidR="00944734">
          <w:t xml:space="preserve">syntactic </w:t>
        </w:r>
      </w:ins>
      <w:ins w:id="3533" w:author="Arthur Parmentier" w:date="2020-06-08T00:20:00Z">
        <w:r w:rsidR="00C9469B">
          <w:t>structures</w:t>
        </w:r>
      </w:ins>
      <w:ins w:id="3534" w:author="Arthur Parmentier" w:date="2020-06-08T00:51:00Z">
        <w:r w:rsidR="00944734">
          <w:t>.</w:t>
        </w:r>
      </w:ins>
    </w:p>
    <w:p w:rsidR="00752860" w:rsidRPr="007C437A" w:rsidRDefault="00C87BEA" w:rsidP="00EF75B3">
      <w:pPr>
        <w:pStyle w:val="Paragraphedeliste"/>
        <w:numPr>
          <w:ilvl w:val="0"/>
          <w:numId w:val="11"/>
        </w:numPr>
        <w:rPr>
          <w:ins w:id="3535" w:author="Arthur Parmentier" w:date="2020-06-06T18:04:00Z"/>
        </w:rPr>
        <w:pPrChange w:id="3536" w:author="Arthur Parmentier" w:date="2020-06-10T16:26:00Z">
          <w:pPr>
            <w:pStyle w:val="Paragraphedeliste"/>
            <w:numPr>
              <w:numId w:val="11"/>
            </w:numPr>
            <w:ind w:hanging="360"/>
          </w:pPr>
        </w:pPrChange>
      </w:pPr>
      <w:ins w:id="3537" w:author="Arthur Parmentier" w:date="2020-06-05T18:29:00Z">
        <w:r w:rsidRPr="007C437A">
          <w:t xml:space="preserve">Finally, I think that </w:t>
        </w:r>
      </w:ins>
      <w:ins w:id="3538" w:author="Arthur Parmentier" w:date="2020-06-08T00:25:00Z">
        <w:r w:rsidR="00D15FB4">
          <w:t xml:space="preserve">his </w:t>
        </w:r>
      </w:ins>
      <w:ins w:id="3539" w:author="Arthur Parmentier" w:date="2020-06-05T18:29:00Z">
        <w:r w:rsidRPr="007C437A">
          <w:t xml:space="preserve">description suffers from the </w:t>
        </w:r>
      </w:ins>
      <w:ins w:id="3540" w:author="Arthur Parmentier" w:date="2020-06-08T00:25:00Z">
        <w:r w:rsidR="00D15FB4">
          <w:t>velocity</w:t>
        </w:r>
      </w:ins>
      <w:ins w:id="3541" w:author="Arthur Parmentier" w:date="2020-06-05T18:29:00Z">
        <w:r w:rsidRPr="007C437A">
          <w:t xml:space="preserve"> at which the language has evolved from</w:t>
        </w:r>
      </w:ins>
      <w:ins w:id="3542" w:author="Arthur Parmentier" w:date="2020-06-08T00:25:00Z">
        <w:r w:rsidR="00EE0694">
          <w:t xml:space="preserve"> its most</w:t>
        </w:r>
      </w:ins>
      <w:ins w:id="3543" w:author="Arthur Parmentier" w:date="2020-06-05T18:29:00Z">
        <w:r w:rsidRPr="007C437A">
          <w:t xml:space="preserve"> basic elements to complex uses and rul</w:t>
        </w:r>
      </w:ins>
      <w:ins w:id="3544" w:author="Arthur Parmentier" w:date="2020-06-05T18:30:00Z">
        <w:r w:rsidRPr="007C437A">
          <w:t>es</w:t>
        </w:r>
      </w:ins>
      <w:ins w:id="3545" w:author="Arthur Parmentier" w:date="2020-06-08T00:30:00Z">
        <w:r w:rsidR="00AB5E12">
          <w:t>, leading to describe its structure both in artistic and linguis</w:t>
        </w:r>
      </w:ins>
      <w:ins w:id="3546" w:author="Arthur Parmentier" w:date="2020-06-08T00:31:00Z">
        <w:r w:rsidR="00AB5E12">
          <w:t>tic terms and principles</w:t>
        </w:r>
      </w:ins>
      <w:ins w:id="3547" w:author="Arthur Parmentier" w:date="2020-06-05T18:30:00Z">
        <w:r w:rsidRPr="007C437A">
          <w:t>. This description might have been proposed at a time at which it made sense to think in those</w:t>
        </w:r>
      </w:ins>
      <w:ins w:id="3548" w:author="Arthur Parmentier" w:date="2020-06-08T00:26:00Z">
        <w:r w:rsidR="00EE0694">
          <w:t xml:space="preserve"> simple</w:t>
        </w:r>
      </w:ins>
      <w:ins w:id="3549" w:author="Arthur Parmentier" w:date="2020-06-05T18:30:00Z">
        <w:r w:rsidRPr="007C437A">
          <w:t xml:space="preserve"> terms, while </w:t>
        </w:r>
      </w:ins>
      <w:ins w:id="3550" w:author="Arthur Parmentier" w:date="2020-06-08T00:26:00Z">
        <w:r w:rsidR="00EE0694">
          <w:t xml:space="preserve">it was </w:t>
        </w:r>
        <w:proofErr w:type="gramStart"/>
        <w:r w:rsidR="00EE0694">
          <w:t>sufficient</w:t>
        </w:r>
        <w:proofErr w:type="gramEnd"/>
        <w:r w:rsidR="00EE0694">
          <w:t xml:space="preserve"> to introduce only superficial elements of syntax </w:t>
        </w:r>
      </w:ins>
      <w:ins w:id="3551" w:author="Arthur Parmentier" w:date="2020-06-08T00:27:00Z">
        <w:r w:rsidR="00EE0694">
          <w:t>as the performers would internalize in practice many of the implicit complexity of the language.</w:t>
        </w:r>
      </w:ins>
    </w:p>
    <w:p w:rsidR="00C51F09" w:rsidRPr="007C437A" w:rsidRDefault="00C51F09" w:rsidP="00EF75B3">
      <w:pPr>
        <w:rPr>
          <w:ins w:id="3552" w:author="Arthur Parmentier" w:date="2020-06-05T18:31:00Z"/>
        </w:rPr>
        <w:pPrChange w:id="3553" w:author="Arthur Parmentier" w:date="2020-06-10T16:26:00Z">
          <w:pPr>
            <w:pStyle w:val="Paragraphedeliste"/>
            <w:numPr>
              <w:numId w:val="11"/>
            </w:numPr>
            <w:ind w:hanging="360"/>
          </w:pPr>
        </w:pPrChange>
      </w:pPr>
      <w:ins w:id="3554" w:author="Arthur Parmentier" w:date="2020-06-06T18:04:00Z">
        <w:r w:rsidRPr="007C437A">
          <w:t xml:space="preserve">The description of </w:t>
        </w:r>
      </w:ins>
      <w:ins w:id="3555" w:author="Arthur Parmentier" w:date="2020-06-06T18:05:00Z">
        <w:r w:rsidRPr="007C437A">
          <w:t>the</w:t>
        </w:r>
      </w:ins>
      <w:ins w:id="3556" w:author="Arthur Parmentier" w:date="2020-06-06T18:04:00Z">
        <w:r w:rsidRPr="007C437A">
          <w:t xml:space="preserve"> whole syntax </w:t>
        </w:r>
      </w:ins>
      <w:ins w:id="3557" w:author="Arthur Parmentier" w:date="2020-06-06T18:05:00Z">
        <w:r w:rsidRPr="007C437A">
          <w:t xml:space="preserve">of SP </w:t>
        </w:r>
      </w:ins>
      <w:ins w:id="3558" w:author="Arthur Parmentier" w:date="2020-06-06T18:04:00Z">
        <w:r w:rsidRPr="007C437A">
          <w:t>would be the subject of a whole book and</w:t>
        </w:r>
      </w:ins>
      <w:ins w:id="3559" w:author="Arthur Parmentier" w:date="2020-06-08T00:51:00Z">
        <w:r w:rsidR="005539BB">
          <w:t xml:space="preserve"> out</w:t>
        </w:r>
      </w:ins>
      <w:ins w:id="3560" w:author="Arthur Parmentier" w:date="2020-06-08T00:52:00Z">
        <w:r w:rsidR="005539BB">
          <w:t xml:space="preserve"> of my field of expertise</w:t>
        </w:r>
      </w:ins>
      <w:ins w:id="3561" w:author="Arthur Parmentier" w:date="2020-06-06T18:04:00Z">
        <w:r w:rsidRPr="007C437A">
          <w:t xml:space="preserve">. </w:t>
        </w:r>
      </w:ins>
      <w:ins w:id="3562" w:author="Arthur Parmentier" w:date="2020-06-08T00:52:00Z">
        <w:r w:rsidR="0083330E">
          <w:br/>
        </w:r>
      </w:ins>
      <w:ins w:id="3563" w:author="Arthur Parmentier" w:date="2020-06-06T18:04:00Z">
        <w:r w:rsidRPr="007C437A">
          <w:t xml:space="preserve">However, I will </w:t>
        </w:r>
      </w:ins>
      <w:ins w:id="3564" w:author="Arthur Parmentier" w:date="2020-06-08T00:53:00Z">
        <w:r w:rsidR="0083330E">
          <w:t>underline</w:t>
        </w:r>
      </w:ins>
      <w:ins w:id="3565" w:author="Arthur Parmentier" w:date="2020-06-06T18:04:00Z">
        <w:r w:rsidRPr="007C437A">
          <w:t xml:space="preserve"> some of its basic elements </w:t>
        </w:r>
      </w:ins>
      <w:ins w:id="3566" w:author="Arthur Parmentier" w:date="2020-06-08T00:52:00Z">
        <w:r w:rsidR="0083330E">
          <w:t xml:space="preserve">that will be relevant to my technical proposition of a recognition tool and </w:t>
        </w:r>
      </w:ins>
      <w:ins w:id="3567" w:author="Arthur Parmentier" w:date="2020-06-08T00:53:00Z">
        <w:r w:rsidR="0083330E">
          <w:t>propose a view on its mechanisms at several levels.</w:t>
        </w:r>
      </w:ins>
    </w:p>
    <w:p w:rsidR="00EB42AE" w:rsidRPr="007C437A" w:rsidRDefault="00EB42AE" w:rsidP="00EF75B3">
      <w:pPr>
        <w:pStyle w:val="Titre5"/>
        <w:rPr>
          <w:ins w:id="3568" w:author="Arthur Parmentier" w:date="2020-06-05T19:00:00Z"/>
          <w:rPrChange w:id="3569" w:author="Arthur Parmentier" w:date="2020-06-07T15:27:00Z">
            <w:rPr>
              <w:ins w:id="3570" w:author="Arthur Parmentier" w:date="2020-06-05T19:00:00Z"/>
            </w:rPr>
          </w:rPrChange>
        </w:rPr>
        <w:pPrChange w:id="3571" w:author="Arthur Parmentier" w:date="2020-06-10T16:26:00Z">
          <w:pPr>
            <w:pStyle w:val="Titre5"/>
          </w:pPr>
        </w:pPrChange>
      </w:pPr>
      <w:ins w:id="3572" w:author="Arthur Parmentier" w:date="2020-06-05T19:00:00Z">
        <w:r w:rsidRPr="007C437A">
          <w:rPr>
            <w:rPrChange w:id="3573" w:author="Arthur Parmentier" w:date="2020-06-07T15:27:00Z">
              <w:rPr/>
            </w:rPrChange>
          </w:rPr>
          <w:lastRenderedPageBreak/>
          <w:t xml:space="preserve">A closer look </w:t>
        </w:r>
      </w:ins>
      <w:ins w:id="3574" w:author="Arthur Parmentier" w:date="2020-06-05T19:20:00Z">
        <w:r w:rsidR="000E299B" w:rsidRPr="007C437A">
          <w:rPr>
            <w:rPrChange w:id="3575" w:author="Arthur Parmentier" w:date="2020-06-07T15:27:00Z">
              <w:rPr/>
            </w:rPrChange>
          </w:rPr>
          <w:t>at</w:t>
        </w:r>
      </w:ins>
      <w:ins w:id="3576" w:author="Arthur Parmentier" w:date="2020-06-05T19:00:00Z">
        <w:r w:rsidRPr="007C437A">
          <w:rPr>
            <w:rPrChange w:id="3577" w:author="Arthur Parmentier" w:date="2020-06-07T15:27:00Z">
              <w:rPr/>
            </w:rPrChange>
          </w:rPr>
          <w:t xml:space="preserve"> SP syntax</w:t>
        </w:r>
      </w:ins>
    </w:p>
    <w:p w:rsidR="00DC1017" w:rsidRPr="007C437A" w:rsidRDefault="00EB42AE" w:rsidP="00EF75B3">
      <w:pPr>
        <w:rPr>
          <w:ins w:id="3578" w:author="Arthur Parmentier" w:date="2020-06-05T19:20:00Z"/>
        </w:rPr>
        <w:pPrChange w:id="3579" w:author="Arthur Parmentier" w:date="2020-06-10T16:26:00Z">
          <w:pPr/>
        </w:pPrChange>
      </w:pPr>
      <w:ins w:id="3580" w:author="Arthur Parmentier" w:date="2020-06-05T19:01:00Z">
        <w:r w:rsidRPr="007C437A">
          <w:t xml:space="preserve">In this part, I will </w:t>
        </w:r>
      </w:ins>
      <w:ins w:id="3581" w:author="Arthur Parmentier" w:date="2020-06-05T19:02:00Z">
        <w:r w:rsidRPr="007C437A">
          <w:t>step back from the historical description of the SP syntax to cover its structure in its contemporary form</w:t>
        </w:r>
      </w:ins>
      <w:ins w:id="3582" w:author="Arthur Parmentier" w:date="2020-06-05T19:03:00Z">
        <w:r w:rsidRPr="007C437A">
          <w:t>s and</w:t>
        </w:r>
      </w:ins>
      <w:ins w:id="3583" w:author="Arthur Parmentier" w:date="2020-06-05T21:03:00Z">
        <w:r w:rsidR="007E76C0" w:rsidRPr="007C437A">
          <w:t xml:space="preserve"> try</w:t>
        </w:r>
      </w:ins>
      <w:ins w:id="3584" w:author="Arthur Parmentier" w:date="2020-06-06T12:46:00Z">
        <w:r w:rsidR="00551BBF" w:rsidRPr="007C437A">
          <w:t xml:space="preserve"> to</w:t>
        </w:r>
      </w:ins>
      <w:ins w:id="3585" w:author="Arthur Parmentier" w:date="2020-06-05T19:03:00Z">
        <w:r w:rsidRPr="007C437A">
          <w:t xml:space="preserve"> provide a wider view</w:t>
        </w:r>
      </w:ins>
      <w:ins w:id="3586" w:author="Arthur Parmentier" w:date="2020-06-05T19:30:00Z">
        <w:r w:rsidR="00706ADC" w:rsidRPr="007C437A">
          <w:t xml:space="preserve"> of its components</w:t>
        </w:r>
      </w:ins>
      <w:ins w:id="3587" w:author="Arthur Parmentier" w:date="2020-06-06T20:40:00Z">
        <w:r w:rsidR="005E6896" w:rsidRPr="007C437A">
          <w:t xml:space="preserve"> </w:t>
        </w:r>
        <w:r w:rsidR="006A6B19" w:rsidRPr="007C437A">
          <w:t>including my own observations and</w:t>
        </w:r>
      </w:ins>
      <w:ins w:id="3588" w:author="Arthur Parmentier" w:date="2020-06-06T20:41:00Z">
        <w:r w:rsidR="006A6B19" w:rsidRPr="007C437A">
          <w:t xml:space="preserve"> interpretations.</w:t>
        </w:r>
      </w:ins>
    </w:p>
    <w:p w:rsidR="000E299B" w:rsidRPr="007C437A" w:rsidRDefault="000E299B" w:rsidP="00EF75B3">
      <w:pPr>
        <w:pStyle w:val="Titre6"/>
        <w:rPr>
          <w:ins w:id="3589" w:author="Arthur Parmentier" w:date="2020-06-05T20:54:00Z"/>
          <w:rPrChange w:id="3590" w:author="Arthur Parmentier" w:date="2020-06-07T15:27:00Z">
            <w:rPr>
              <w:ins w:id="3591" w:author="Arthur Parmentier" w:date="2020-06-05T20:54:00Z"/>
            </w:rPr>
          </w:rPrChange>
        </w:rPr>
        <w:pPrChange w:id="3592" w:author="Arthur Parmentier" w:date="2020-06-10T16:26:00Z">
          <w:pPr>
            <w:pStyle w:val="Titre6"/>
          </w:pPr>
        </w:pPrChange>
      </w:pPr>
      <w:ins w:id="3593" w:author="Arthur Parmentier" w:date="2020-06-05T19:20:00Z">
        <w:r w:rsidRPr="007C437A">
          <w:rPr>
            <w:b w:val="0"/>
            <w:rPrChange w:id="3594" w:author="Arthur Parmentier" w:date="2020-06-07T15:27:00Z">
              <w:rPr>
                <w:b w:val="0"/>
              </w:rPr>
            </w:rPrChange>
          </w:rPr>
          <w:t>The big picture</w:t>
        </w:r>
      </w:ins>
    </w:p>
    <w:p w:rsidR="001C2AA6" w:rsidRPr="007C437A" w:rsidRDefault="007E76C0" w:rsidP="00EF75B3">
      <w:pPr>
        <w:keepNext/>
        <w:rPr>
          <w:ins w:id="3595" w:author="Arthur Parmentier" w:date="2020-06-05T21:05:00Z"/>
        </w:rPr>
        <w:pPrChange w:id="3596" w:author="Arthur Parmentier" w:date="2020-06-10T16:26:00Z">
          <w:pPr/>
        </w:pPrChange>
      </w:pPr>
      <w:ins w:id="3597" w:author="Arthur Parmentier" w:date="2020-06-05T20:54:00Z">
        <w:r w:rsidRPr="007C437A">
          <w:rPr>
            <w:noProof/>
            <w:rPrChange w:id="3598" w:author="Arthur Parmentier" w:date="2020-06-07T15:27:00Z">
              <w:rPr>
                <w:noProof/>
              </w:rPr>
            </w:rPrChange>
          </w:rPr>
          <w:drawing>
            <wp:inline distT="0" distB="0" distL="0" distR="0">
              <wp:extent cx="5968949" cy="435038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 syntax big picture.png"/>
                      <pic:cNvPicPr/>
                    </pic:nvPicPr>
                    <pic:blipFill>
                      <a:blip r:embed="rId19">
                        <a:extLst>
                          <a:ext uri="{28A0092B-C50C-407E-A947-70E740481C1C}">
                            <a14:useLocalDpi xmlns:a14="http://schemas.microsoft.com/office/drawing/2010/main" val="0"/>
                          </a:ext>
                        </a:extLst>
                      </a:blip>
                      <a:stretch>
                        <a:fillRect/>
                      </a:stretch>
                    </pic:blipFill>
                    <pic:spPr>
                      <a:xfrm>
                        <a:off x="0" y="0"/>
                        <a:ext cx="5968949" cy="4350385"/>
                      </a:xfrm>
                      <a:prstGeom prst="rect">
                        <a:avLst/>
                      </a:prstGeom>
                    </pic:spPr>
                  </pic:pic>
                </a:graphicData>
              </a:graphic>
            </wp:inline>
          </w:drawing>
        </w:r>
      </w:ins>
    </w:p>
    <w:p w:rsidR="007E76C0" w:rsidRPr="007C437A" w:rsidRDefault="001C2AA6" w:rsidP="00EF75B3">
      <w:pPr>
        <w:pStyle w:val="Lgende"/>
        <w:rPr>
          <w:ins w:id="3599" w:author="Arthur Parmentier" w:date="2020-06-05T21:09:00Z"/>
        </w:rPr>
        <w:pPrChange w:id="3600" w:author="Arthur Parmentier" w:date="2020-06-10T16:26:00Z">
          <w:pPr>
            <w:pStyle w:val="Lgende"/>
          </w:pPr>
        </w:pPrChange>
      </w:pPr>
      <w:bookmarkStart w:id="3601" w:name="_Ref42283886"/>
      <w:bookmarkStart w:id="3602" w:name="_Ref42283881"/>
      <w:ins w:id="3603" w:author="Arthur Parmentier" w:date="2020-06-05T21:05:00Z">
        <w:r w:rsidRPr="007C437A">
          <w:t xml:space="preserve">Figure </w:t>
        </w:r>
        <w:r w:rsidRPr="007C437A">
          <w:rPr>
            <w:rPrChange w:id="3604" w:author="Arthur Parmentier" w:date="2020-06-07T15:27:00Z">
              <w:rPr/>
            </w:rPrChange>
          </w:rPr>
          <w:fldChar w:fldCharType="begin"/>
        </w:r>
        <w:r w:rsidRPr="007C437A">
          <w:instrText xml:space="preserve"> SEQ Figure \* ARABIC </w:instrText>
        </w:r>
      </w:ins>
      <w:r w:rsidRPr="007C437A">
        <w:rPr>
          <w:rPrChange w:id="3605" w:author="Arthur Parmentier" w:date="2020-06-07T15:27:00Z">
            <w:rPr/>
          </w:rPrChange>
        </w:rPr>
        <w:fldChar w:fldCharType="separate"/>
      </w:r>
      <w:ins w:id="3606" w:author="Arthur Parmentier" w:date="2020-06-05T21:05:00Z">
        <w:r w:rsidRPr="007C437A">
          <w:rPr>
            <w:rPrChange w:id="3607" w:author="Arthur Parmentier" w:date="2020-06-07T15:27:00Z">
              <w:rPr>
                <w:noProof/>
              </w:rPr>
            </w:rPrChange>
          </w:rPr>
          <w:t>1</w:t>
        </w:r>
        <w:r w:rsidRPr="007C437A">
          <w:rPr>
            <w:rPrChange w:id="3608" w:author="Arthur Parmentier" w:date="2020-06-07T15:27:00Z">
              <w:rPr/>
            </w:rPrChange>
          </w:rPr>
          <w:fldChar w:fldCharType="end"/>
        </w:r>
        <w:bookmarkEnd w:id="3601"/>
        <w:r w:rsidRPr="007C437A">
          <w:t xml:space="preserve"> Representations of the modes, their "enter"-"escape" dynamic with respect to the "Default mode" and the </w:t>
        </w:r>
      </w:ins>
      <w:ins w:id="3609" w:author="Arthur Parmentier" w:date="2020-06-05T21:06:00Z">
        <w:r w:rsidR="00B964BD" w:rsidRPr="007C437A">
          <w:t>correlation of</w:t>
        </w:r>
      </w:ins>
      <w:ins w:id="3610" w:author="Arthur Parmentier" w:date="2020-06-05T21:05:00Z">
        <w:r w:rsidRPr="007C437A">
          <w:t xml:space="preserve"> the ambiguity bet</w:t>
        </w:r>
      </w:ins>
      <w:ins w:id="3611" w:author="Arthur Parmentier" w:date="2020-06-05T21:06:00Z">
        <w:r w:rsidR="003E12E8" w:rsidRPr="007C437A">
          <w:t>ween</w:t>
        </w:r>
      </w:ins>
      <w:ins w:id="3612" w:author="Arthur Parmentier" w:date="2020-06-05T21:05:00Z">
        <w:r w:rsidRPr="007C437A">
          <w:t xml:space="preserve"> two modes and their respective sig</w:t>
        </w:r>
      </w:ins>
      <w:ins w:id="3613" w:author="Arthur Parmentier" w:date="2020-06-06T12:20:00Z">
        <w:r w:rsidR="00A440D0" w:rsidRPr="007C437A">
          <w:t xml:space="preserve">n/gestures </w:t>
        </w:r>
      </w:ins>
      <w:ins w:id="3614" w:author="Arthur Parmentier" w:date="2020-06-05T21:05:00Z">
        <w:r w:rsidRPr="007C437A">
          <w:t>corpus</w:t>
        </w:r>
      </w:ins>
      <w:bookmarkEnd w:id="3602"/>
      <w:ins w:id="3615" w:author="Arthur Parmentier" w:date="2020-06-06T12:20:00Z">
        <w:r w:rsidR="00A440D0" w:rsidRPr="007C437A">
          <w:t xml:space="preserve">: the “enter” and “escape” signs are used to disambiguate the interpretation of </w:t>
        </w:r>
      </w:ins>
      <w:ins w:id="3616" w:author="Arthur Parmentier" w:date="2020-06-06T12:21:00Z">
        <w:r w:rsidR="00A440D0" w:rsidRPr="007C437A">
          <w:t>gestures or sign common to two or more modes for the performer. In the non-ambiguous cases, we see that the “escape” signs disappear (</w:t>
        </w:r>
      </w:ins>
      <w:ins w:id="3617" w:author="Arthur Parmentier" w:date="2020-06-06T12:22:00Z">
        <w:r w:rsidR="00A440D0" w:rsidRPr="007C437A">
          <w:t>or is simply a “step outside the box”).</w:t>
        </w:r>
      </w:ins>
      <w:ins w:id="3618" w:author="Arthur Parmentier" w:date="2020-06-06T19:14:00Z">
        <w:r w:rsidR="00BD746C" w:rsidRPr="007C437A">
          <w:br/>
        </w:r>
        <w:r w:rsidR="00BD746C" w:rsidRPr="007C437A">
          <w:br/>
        </w:r>
      </w:ins>
      <w:ins w:id="3619" w:author="Arthur Parmentier" w:date="2020-06-06T12:22:00Z">
        <w:r w:rsidR="00A440D0" w:rsidRPr="007C437A">
          <w:t xml:space="preserve"> </w:t>
        </w:r>
        <w:r w:rsidR="00A440D0" w:rsidRPr="007C437A">
          <w:rPr>
            <w:vertAlign w:val="superscript"/>
          </w:rPr>
          <w:t>1</w:t>
        </w:r>
        <w:r w:rsidR="00A440D0" w:rsidRPr="007C437A">
          <w:t xml:space="preserve">Launch mode </w:t>
        </w:r>
      </w:ins>
      <w:ins w:id="3620" w:author="Arthur Parmentier" w:date="2020-06-06T12:23:00Z">
        <w:r w:rsidR="00A440D0" w:rsidRPr="007C437A">
          <w:t xml:space="preserve">is ambiguous because some signs must be interpreted as in </w:t>
        </w:r>
        <w:proofErr w:type="spellStart"/>
        <w:r w:rsidR="00A440D0" w:rsidRPr="007C437A">
          <w:t>shapeline</w:t>
        </w:r>
        <w:proofErr w:type="spellEnd"/>
        <w:r w:rsidR="00A440D0" w:rsidRPr="007C437A">
          <w:t xml:space="preserve"> (Identifiers for instance). However, </w:t>
        </w:r>
      </w:ins>
      <w:ins w:id="3621" w:author="Arthur Parmentier" w:date="2020-06-06T12:24:00Z">
        <w:r w:rsidR="00A440D0" w:rsidRPr="007C437A">
          <w:t>it is not ambiguous for contents and modifiers, which can simply be performed immediately when the soundpainter “steps into the box”.</w:t>
        </w:r>
      </w:ins>
      <w:ins w:id="3622" w:author="Arthur Parmentier" w:date="2020-06-06T12:25:00Z">
        <w:r w:rsidR="00A440D0" w:rsidRPr="007C437A">
          <w:t xml:space="preserve"> For that reason, </w:t>
        </w:r>
      </w:ins>
      <w:ins w:id="3623" w:author="Arthur Parmentier" w:date="2020-06-06T12:46:00Z">
        <w:r w:rsidR="0071562A" w:rsidRPr="007C437A">
          <w:t>their</w:t>
        </w:r>
      </w:ins>
      <w:ins w:id="3624" w:author="Arthur Parmentier" w:date="2020-06-06T12:25:00Z">
        <w:r w:rsidR="00A440D0" w:rsidRPr="007C437A">
          <w:t xml:space="preserve"> enter and exit signs are not always performed when there is no ambiguity. It is also possible that </w:t>
        </w:r>
      </w:ins>
      <w:ins w:id="3625" w:author="Arthur Parmentier" w:date="2020-06-06T12:26:00Z">
        <w:r w:rsidR="00A440D0" w:rsidRPr="007C437A">
          <w:t>one particular mode is used by convention</w:t>
        </w:r>
      </w:ins>
      <w:ins w:id="3626" w:author="Arthur Parmentier" w:date="2020-06-06T12:46:00Z">
        <w:r w:rsidR="00FB620E" w:rsidRPr="007C437A">
          <w:t xml:space="preserve"> </w:t>
        </w:r>
      </w:ins>
      <w:ins w:id="3627" w:author="Arthur Parmentier" w:date="2020-06-06T12:47:00Z">
        <w:r w:rsidR="004D7731" w:rsidRPr="007C437A">
          <w:t xml:space="preserve">(by default) </w:t>
        </w:r>
      </w:ins>
      <w:ins w:id="3628" w:author="Arthur Parmentier" w:date="2020-06-06T12:46:00Z">
        <w:r w:rsidR="00FB620E" w:rsidRPr="007C437A">
          <w:t xml:space="preserve">instead of the </w:t>
        </w:r>
      </w:ins>
      <w:ins w:id="3629" w:author="Arthur Parmentier" w:date="2020-06-06T12:47:00Z">
        <w:r w:rsidR="005C65F5" w:rsidRPr="007C437A">
          <w:t>“</w:t>
        </w:r>
      </w:ins>
      <w:ins w:id="3630" w:author="Arthur Parmentier" w:date="2020-06-06T12:46:00Z">
        <w:r w:rsidR="00FB620E" w:rsidRPr="007C437A">
          <w:t>default mode</w:t>
        </w:r>
      </w:ins>
      <w:ins w:id="3631" w:author="Arthur Parmentier" w:date="2020-06-06T12:47:00Z">
        <w:r w:rsidR="005C65F5" w:rsidRPr="007C437A">
          <w:t>”</w:t>
        </w:r>
      </w:ins>
      <w:ins w:id="3632" w:author="Arthur Parmentier" w:date="2020-06-06T12:20:00Z">
        <w:r w:rsidR="00A440D0" w:rsidRPr="007C437A">
          <w:t xml:space="preserve"> </w:t>
        </w:r>
      </w:ins>
      <w:ins w:id="3633" w:author="Arthur Parmentier" w:date="2020-06-06T12:26:00Z">
        <w:r w:rsidR="00A440D0" w:rsidRPr="007C437A">
          <w:t xml:space="preserve">(for instance, it is often the case that dancer </w:t>
        </w:r>
      </w:ins>
      <w:ins w:id="3634" w:author="Arthur Parmentier" w:date="2020-06-06T12:46:00Z">
        <w:r w:rsidR="0071562A" w:rsidRPr="007C437A">
          <w:t>interprets</w:t>
        </w:r>
      </w:ins>
      <w:ins w:id="3635" w:author="Arthur Parmentier" w:date="2020-06-06T12:26:00Z">
        <w:r w:rsidR="00A440D0" w:rsidRPr="007C437A">
          <w:t xml:space="preserve"> signs and gestures in launch mode during p</w:t>
        </w:r>
      </w:ins>
      <w:ins w:id="3636" w:author="Arthur Parmentier" w:date="2020-06-06T12:27:00Z">
        <w:r w:rsidR="00A440D0" w:rsidRPr="007C437A">
          <w:t>erformance by default), in which case the enter and escape sign may not be used either.</w:t>
        </w:r>
      </w:ins>
    </w:p>
    <w:p w:rsidR="0077353F" w:rsidRPr="007C437A" w:rsidRDefault="00122D9C" w:rsidP="00EF75B3">
      <w:pPr>
        <w:rPr>
          <w:ins w:id="3637" w:author="Arthur Parmentier" w:date="2020-06-06T19:24:00Z"/>
        </w:rPr>
        <w:pPrChange w:id="3638" w:author="Arthur Parmentier" w:date="2020-06-10T16:26:00Z">
          <w:pPr/>
        </w:pPrChange>
      </w:pPr>
      <w:ins w:id="3639" w:author="Arthur Parmentier" w:date="2020-06-05T21:09:00Z">
        <w:r w:rsidRPr="007C437A">
          <w:t>Let’s start with the big picture.</w:t>
        </w:r>
      </w:ins>
      <w:ins w:id="3640" w:author="Arthur Parmentier" w:date="2020-06-05T21:26:00Z">
        <w:r w:rsidR="00274337" w:rsidRPr="007C437A">
          <w:br/>
        </w:r>
      </w:ins>
      <w:ins w:id="3641" w:author="Arthur Parmentier" w:date="2020-06-05T21:16:00Z">
        <w:r w:rsidRPr="007C437A">
          <w:t xml:space="preserve">Imagine a language that has an alphabet (a set of signs) and several </w:t>
        </w:r>
      </w:ins>
      <w:ins w:id="3642" w:author="Arthur Parmentier" w:date="2020-06-05T21:18:00Z">
        <w:r w:rsidRPr="007C437A">
          <w:t>syntaxes</w:t>
        </w:r>
      </w:ins>
      <w:ins w:id="3643" w:author="Arthur Parmentier" w:date="2020-06-05T21:16:00Z">
        <w:r w:rsidRPr="007C437A">
          <w:t xml:space="preserve"> that </w:t>
        </w:r>
      </w:ins>
      <w:ins w:id="3644" w:author="Arthur Parmentier" w:date="2020-06-05T21:17:00Z">
        <w:r w:rsidRPr="007C437A">
          <w:t xml:space="preserve">all speakers know and can use whenever they think that one is more appropriate than </w:t>
        </w:r>
      </w:ins>
      <w:ins w:id="3645" w:author="Arthur Parmentier" w:date="2020-06-05T21:18:00Z">
        <w:r w:rsidRPr="007C437A">
          <w:t xml:space="preserve">the </w:t>
        </w:r>
      </w:ins>
      <w:ins w:id="3646" w:author="Arthur Parmentier" w:date="2020-06-05T21:17:00Z">
        <w:r w:rsidRPr="007C437A">
          <w:t xml:space="preserve">others. Let’s call these </w:t>
        </w:r>
      </w:ins>
      <w:ins w:id="3647" w:author="Arthur Parmentier" w:date="2020-06-05T21:18:00Z">
        <w:r w:rsidRPr="007C437A">
          <w:t>syntaxes</w:t>
        </w:r>
      </w:ins>
      <w:ins w:id="3648" w:author="Arthur Parmentier" w:date="2020-06-05T21:17:00Z">
        <w:r w:rsidRPr="007C437A">
          <w:t xml:space="preserve"> “modes”.</w:t>
        </w:r>
      </w:ins>
      <w:ins w:id="3649" w:author="Arthur Parmentier" w:date="2020-06-05T21:19:00Z">
        <w:r w:rsidRPr="007C437A">
          <w:t xml:space="preserve"> SP is such a language. </w:t>
        </w:r>
        <w:r w:rsidR="004C1058" w:rsidRPr="007C437A">
          <w:t xml:space="preserve">We have seen that SP has an alphabet and how it is created. </w:t>
        </w:r>
      </w:ins>
      <w:ins w:id="3650" w:author="Arthur Parmentier" w:date="2020-06-05T21:20:00Z">
        <w:r w:rsidR="004C1058" w:rsidRPr="007C437A">
          <w:t xml:space="preserve">We have also seen that modes are said by Walter Thompson to “embody </w:t>
        </w:r>
      </w:ins>
      <w:ins w:id="3651" w:author="Arthur Parmentier" w:date="2020-06-05T21:21:00Z">
        <w:r w:rsidR="004C1058" w:rsidRPr="007C437A">
          <w:t xml:space="preserve">specific </w:t>
        </w:r>
        <w:r w:rsidR="004C1058" w:rsidRPr="007C437A">
          <w:lastRenderedPageBreak/>
          <w:t xml:space="preserve">performance parameters”, even though </w:t>
        </w:r>
      </w:ins>
      <w:ins w:id="3652" w:author="Arthur Parmentier" w:date="2020-06-06T19:15:00Z">
        <w:r w:rsidR="003C4D17" w:rsidRPr="007C437A">
          <w:t>they are at this point</w:t>
        </w:r>
      </w:ins>
      <w:ins w:id="3653" w:author="Arthur Parmentier" w:date="2020-06-05T21:21:00Z">
        <w:r w:rsidR="004C1058" w:rsidRPr="007C437A">
          <w:t xml:space="preserve"> probably not usual Content gestures. </w:t>
        </w:r>
      </w:ins>
      <w:ins w:id="3654" w:author="Arthur Parmentier" w:date="2020-06-06T19:15:00Z">
        <w:r w:rsidR="00163AE7" w:rsidRPr="007C437A">
          <w:br/>
        </w:r>
      </w:ins>
      <w:ins w:id="3655" w:author="Arthur Parmentier" w:date="2020-06-05T21:22:00Z">
        <w:r w:rsidR="004C1058" w:rsidRPr="007C437A">
          <w:t xml:space="preserve">My proposition is to understand modes as several </w:t>
        </w:r>
      </w:ins>
      <w:ins w:id="3656" w:author="Arthur Parmentier" w:date="2020-06-06T13:06:00Z">
        <w:r w:rsidR="00DD01C7" w:rsidRPr="007C437A">
          <w:t>syntactic</w:t>
        </w:r>
      </w:ins>
      <w:ins w:id="3657" w:author="Arthur Parmentier" w:date="2020-06-05T21:23:00Z">
        <w:r w:rsidR="004C1058" w:rsidRPr="007C437A">
          <w:t xml:space="preserve"> and semantic</w:t>
        </w:r>
        <w:r w:rsidR="004C1058" w:rsidRPr="007C437A">
          <w:rPr>
            <w:rStyle w:val="Appelnotedebasdep"/>
          </w:rPr>
          <w:footnoteReference w:id="25"/>
        </w:r>
      </w:ins>
      <w:ins w:id="3665" w:author="Arthur Parmentier" w:date="2020-06-05T21:22:00Z">
        <w:r w:rsidR="004C1058" w:rsidRPr="007C437A">
          <w:t xml:space="preserve"> modules that the soundpainter can use during the performan</w:t>
        </w:r>
      </w:ins>
      <w:ins w:id="3666" w:author="Arthur Parmentier" w:date="2020-06-05T21:23:00Z">
        <w:r w:rsidR="004C1058" w:rsidRPr="007C437A">
          <w:t>ce</w:t>
        </w:r>
      </w:ins>
      <w:ins w:id="3667" w:author="Arthur Parmentier" w:date="2020-06-05T21:25:00Z">
        <w:r w:rsidR="002E7599" w:rsidRPr="007C437A">
          <w:t>, i.</w:t>
        </w:r>
      </w:ins>
      <w:ins w:id="3668" w:author="Arthur Parmentier" w:date="2020-06-05T21:26:00Z">
        <w:r w:rsidR="002E7599" w:rsidRPr="007C437A">
          <w:t xml:space="preserve">e. the specific performance parameters that Walter Thompson speaks about are their </w:t>
        </w:r>
      </w:ins>
      <w:ins w:id="3669" w:author="Arthur Parmentier" w:date="2020-06-06T13:06:00Z">
        <w:r w:rsidR="00DD01C7" w:rsidRPr="007C437A">
          <w:t>syntactic</w:t>
        </w:r>
      </w:ins>
      <w:ins w:id="3670" w:author="Arthur Parmentier" w:date="2020-06-05T21:26:00Z">
        <w:r w:rsidR="002E7599" w:rsidRPr="007C437A">
          <w:t xml:space="preserve"> (and semantic) </w:t>
        </w:r>
        <w:r w:rsidR="00274337" w:rsidRPr="007C437A">
          <w:t>components</w:t>
        </w:r>
        <w:r w:rsidR="002E7599" w:rsidRPr="007C437A">
          <w:t>.</w:t>
        </w:r>
      </w:ins>
      <w:ins w:id="3671" w:author="Arthur Parmentier" w:date="2020-06-05T21:27:00Z">
        <w:r w:rsidR="00274337" w:rsidRPr="007C437A">
          <w:br/>
          <w:t>One may say that such two different modules, because they have different syntaxes,</w:t>
        </w:r>
      </w:ins>
      <w:ins w:id="3672" w:author="Arthur Parmentier" w:date="2020-06-05T21:28:00Z">
        <w:r w:rsidR="00274337" w:rsidRPr="007C437A">
          <w:t xml:space="preserve"> are </w:t>
        </w:r>
      </w:ins>
      <w:ins w:id="3673" w:author="Arthur Parmentier" w:date="2020-06-06T19:16:00Z">
        <w:r w:rsidR="00C66F72" w:rsidRPr="007C437A">
          <w:t xml:space="preserve">therefore </w:t>
        </w:r>
      </w:ins>
      <w:ins w:id="3674" w:author="Arthur Parmentier" w:date="2020-06-05T21:28:00Z">
        <w:r w:rsidR="00274337" w:rsidRPr="007C437A">
          <w:t xml:space="preserve">two different languages </w:t>
        </w:r>
      </w:ins>
      <w:ins w:id="3675" w:author="Arthur Parmentier" w:date="2020-06-06T19:17:00Z">
        <w:r w:rsidR="00BB7AB5" w:rsidRPr="007C437A">
          <w:t>and wonder how they could</w:t>
        </w:r>
        <w:r w:rsidR="00983480" w:rsidRPr="007C437A">
          <w:t xml:space="preserve"> form</w:t>
        </w:r>
      </w:ins>
      <w:ins w:id="3676" w:author="Arthur Parmentier" w:date="2020-06-05T21:28:00Z">
        <w:r w:rsidR="00274337" w:rsidRPr="007C437A">
          <w:t xml:space="preserve"> a single language that we call SP. </w:t>
        </w:r>
      </w:ins>
      <w:ins w:id="3677" w:author="Arthur Parmentier" w:date="2020-06-06T19:17:00Z">
        <w:r w:rsidR="00A70873" w:rsidRPr="007C437A">
          <w:t>T</w:t>
        </w:r>
      </w:ins>
      <w:ins w:id="3678" w:author="Arthur Parmentier" w:date="2020-06-05T21:29:00Z">
        <w:r w:rsidR="00274337" w:rsidRPr="007C437A">
          <w:t xml:space="preserve">o understand how they </w:t>
        </w:r>
      </w:ins>
      <w:ins w:id="3679" w:author="Arthur Parmentier" w:date="2020-06-06T19:18:00Z">
        <w:r w:rsidR="006B144E" w:rsidRPr="007C437A">
          <w:t>relate to</w:t>
        </w:r>
      </w:ins>
      <w:ins w:id="3680" w:author="Arthur Parmentier" w:date="2020-06-05T21:29:00Z">
        <w:r w:rsidR="00274337" w:rsidRPr="007C437A">
          <w:t xml:space="preserve"> each other and labeled under “SP”, let’s </w:t>
        </w:r>
        <w:proofErr w:type="gramStart"/>
        <w:r w:rsidR="00274337" w:rsidRPr="007C437A">
          <w:t>take a look</w:t>
        </w:r>
        <w:proofErr w:type="gramEnd"/>
        <w:r w:rsidR="00274337" w:rsidRPr="007C437A">
          <w:t xml:space="preserve"> at the </w:t>
        </w:r>
      </w:ins>
      <w:ins w:id="3681" w:author="Arthur Parmentier" w:date="2020-06-06T19:17:00Z">
        <w:r w:rsidR="0015677B" w:rsidRPr="007C437A">
          <w:t xml:space="preserve">alphabetical level (their set of possible </w:t>
        </w:r>
      </w:ins>
      <w:ins w:id="3682" w:author="Arthur Parmentier" w:date="2020-06-06T19:18:00Z">
        <w:r w:rsidR="0015677B" w:rsidRPr="007C437A">
          <w:t xml:space="preserve">signs) </w:t>
        </w:r>
      </w:ins>
      <w:ins w:id="3683" w:author="Arthur Parmentier" w:date="2020-06-05T21:29:00Z">
        <w:r w:rsidR="00687A5C" w:rsidRPr="007C437A">
          <w:t>to understand their common features.</w:t>
        </w:r>
      </w:ins>
    </w:p>
    <w:p w:rsidR="00B437A4" w:rsidRPr="007C437A" w:rsidRDefault="00B437A4" w:rsidP="00EF75B3">
      <w:pPr>
        <w:pStyle w:val="Titre6"/>
        <w:rPr>
          <w:ins w:id="3684" w:author="Arthur Parmentier" w:date="2020-06-06T19:18:00Z"/>
          <w:rPrChange w:id="3685" w:author="Arthur Parmentier" w:date="2020-06-07T15:27:00Z">
            <w:rPr>
              <w:ins w:id="3686" w:author="Arthur Parmentier" w:date="2020-06-06T19:18:00Z"/>
            </w:rPr>
          </w:rPrChange>
        </w:rPr>
        <w:pPrChange w:id="3687" w:author="Arthur Parmentier" w:date="2020-06-10T16:26:00Z">
          <w:pPr/>
        </w:pPrChange>
      </w:pPr>
      <w:ins w:id="3688" w:author="Arthur Parmentier" w:date="2020-06-06T19:24:00Z">
        <w:r w:rsidRPr="007C437A">
          <w:rPr>
            <w:rPrChange w:id="3689" w:author="Arthur Parmentier" w:date="2020-06-07T15:27:00Z">
              <w:rPr/>
            </w:rPrChange>
          </w:rPr>
          <w:t>A shared alphabet for several syntaxes</w:t>
        </w:r>
      </w:ins>
    </w:p>
    <w:p w:rsidR="00122D9C" w:rsidRPr="007C437A" w:rsidRDefault="00122D9C" w:rsidP="00EF75B3">
      <w:pPr>
        <w:rPr>
          <w:ins w:id="3690" w:author="Arthur Parmentier" w:date="2020-06-06T19:24:00Z"/>
        </w:rPr>
        <w:pPrChange w:id="3691" w:author="Arthur Parmentier" w:date="2020-06-10T16:26:00Z">
          <w:pPr/>
        </w:pPrChange>
      </w:pPr>
      <w:ins w:id="3692" w:author="Arthur Parmentier" w:date="2020-06-05T21:09:00Z">
        <w:r w:rsidRPr="007C437A">
          <w:t xml:space="preserve">Imagine </w:t>
        </w:r>
      </w:ins>
      <w:ins w:id="3693" w:author="Arthur Parmentier" w:date="2020-06-05T21:10:00Z">
        <w:r w:rsidRPr="007C437A">
          <w:t>the dictionary of SP and visualize the abstract space of all signs in SP (bottom of</w:t>
        </w:r>
      </w:ins>
      <w:ins w:id="3694" w:author="Arthur Parmentier" w:date="2020-06-05T21:11:00Z">
        <w:r w:rsidRPr="007C437A">
          <w:t xml:space="preserve"> </w:t>
        </w:r>
        <w:r w:rsidRPr="007C437A">
          <w:rPr>
            <w:rPrChange w:id="3695" w:author="Arthur Parmentier" w:date="2020-06-07T15:27:00Z">
              <w:rPr/>
            </w:rPrChange>
          </w:rPr>
          <w:fldChar w:fldCharType="begin"/>
        </w:r>
        <w:r w:rsidRPr="007C437A">
          <w:instrText xml:space="preserve"> REF _Ref42283886 \h </w:instrText>
        </w:r>
      </w:ins>
      <w:r w:rsidRPr="007C437A">
        <w:rPr>
          <w:rPrChange w:id="3696" w:author="Arthur Parmentier" w:date="2020-06-07T15:27:00Z">
            <w:rPr/>
          </w:rPrChange>
        </w:rPr>
      </w:r>
      <w:r w:rsidRPr="007C437A">
        <w:rPr>
          <w:rPrChange w:id="3697" w:author="Arthur Parmentier" w:date="2020-06-07T15:27:00Z">
            <w:rPr/>
          </w:rPrChange>
        </w:rPr>
        <w:fldChar w:fldCharType="separate"/>
      </w:r>
      <w:ins w:id="3698" w:author="Arthur Parmentier" w:date="2020-06-05T21:11:00Z">
        <w:r w:rsidRPr="007C437A">
          <w:t xml:space="preserve">Figure </w:t>
        </w:r>
        <w:r w:rsidRPr="007C437A">
          <w:rPr>
            <w:rPrChange w:id="3699" w:author="Arthur Parmentier" w:date="2020-06-07T15:27:00Z">
              <w:rPr>
                <w:noProof/>
              </w:rPr>
            </w:rPrChange>
          </w:rPr>
          <w:t>1</w:t>
        </w:r>
        <w:r w:rsidRPr="007C437A">
          <w:rPr>
            <w:rPrChange w:id="3700" w:author="Arthur Parmentier" w:date="2020-06-07T15:27:00Z">
              <w:rPr/>
            </w:rPrChange>
          </w:rPr>
          <w:fldChar w:fldCharType="end"/>
        </w:r>
        <w:r w:rsidRPr="007C437A">
          <w:t xml:space="preserve">). </w:t>
        </w:r>
      </w:ins>
      <w:ins w:id="3701" w:author="Arthur Parmentier" w:date="2020-06-05T21:15:00Z">
        <w:r w:rsidRPr="007C437A">
          <w:br/>
        </w:r>
      </w:ins>
      <w:ins w:id="3702" w:author="Arthur Parmentier" w:date="2020-06-05T21:11:00Z">
        <w:r w:rsidRPr="007C437A">
          <w:t xml:space="preserve">Among those signs, some are used in specific modes only. For instance, the sign “scan” </w:t>
        </w:r>
      </w:ins>
      <w:ins w:id="3703" w:author="Arthur Parmentier" w:date="2020-06-05T21:12:00Z">
        <w:r w:rsidRPr="007C437A">
          <w:t xml:space="preserve">is significant only for the mode that </w:t>
        </w:r>
      </w:ins>
      <w:ins w:id="3704" w:author="Arthur Parmentier" w:date="2020-06-06T19:19:00Z">
        <w:r w:rsidR="001D75D5" w:rsidRPr="007C437A">
          <w:t>has</w:t>
        </w:r>
      </w:ins>
      <w:ins w:id="3705" w:author="Arthur Parmentier" w:date="2020-06-05T21:12:00Z">
        <w:r w:rsidRPr="007C437A">
          <w:t xml:space="preserve"> its name, as it allows the soundpainter to enter the scan mode from </w:t>
        </w:r>
      </w:ins>
      <w:ins w:id="3706" w:author="Arthur Parmentier" w:date="2020-06-05T21:13:00Z">
        <w:r w:rsidRPr="007C437A">
          <w:t xml:space="preserve">the “Who, What, How, When”-like </w:t>
        </w:r>
      </w:ins>
      <w:ins w:id="3707" w:author="Arthur Parmentier" w:date="2020-06-05T21:14:00Z">
        <w:r w:rsidRPr="007C437A">
          <w:t xml:space="preserve">syntactic </w:t>
        </w:r>
      </w:ins>
      <w:ins w:id="3708" w:author="Arthur Parmentier" w:date="2020-06-05T21:13:00Z">
        <w:r w:rsidRPr="007C437A">
          <w:t>structure, that we will call the “</w:t>
        </w:r>
      </w:ins>
      <w:ins w:id="3709" w:author="Arthur Parmentier" w:date="2020-06-05T21:14:00Z">
        <w:r w:rsidRPr="007C437A">
          <w:t>d</w:t>
        </w:r>
      </w:ins>
      <w:ins w:id="3710" w:author="Arthur Parmentier" w:date="2020-06-05T21:13:00Z">
        <w:r w:rsidRPr="007C437A">
          <w:t>efault mode” of SP</w:t>
        </w:r>
      </w:ins>
      <w:ins w:id="3711" w:author="Arthur Parmentier" w:date="2020-06-06T19:21:00Z">
        <w:r w:rsidR="00B001BB" w:rsidRPr="007C437A">
          <w:t xml:space="preserve"> (t</w:t>
        </w:r>
      </w:ins>
      <w:ins w:id="3712" w:author="Arthur Parmentier" w:date="2020-06-06T19:19:00Z">
        <w:r w:rsidR="002869D0" w:rsidRPr="007C437A">
          <w:t xml:space="preserve">he main reason for choosing this name (default) is that it </w:t>
        </w:r>
      </w:ins>
      <w:ins w:id="3713" w:author="Arthur Parmentier" w:date="2020-06-06T19:20:00Z">
        <w:r w:rsidR="002869D0" w:rsidRPr="007C437A">
          <w:t>is the syntactic module that soundpainters use by convention and which allows to connect all modes together</w:t>
        </w:r>
      </w:ins>
      <w:ins w:id="3714" w:author="Arthur Parmentier" w:date="2020-06-06T19:21:00Z">
        <w:r w:rsidR="00B001BB" w:rsidRPr="007C437A">
          <w:t>)</w:t>
        </w:r>
      </w:ins>
      <w:ins w:id="3715" w:author="Arthur Parmentier" w:date="2020-06-06T19:20:00Z">
        <w:r w:rsidR="002869D0" w:rsidRPr="007C437A">
          <w:t>.</w:t>
        </w:r>
      </w:ins>
      <w:ins w:id="3716" w:author="Arthur Parmentier" w:date="2020-06-05T21:13:00Z">
        <w:r w:rsidRPr="007C437A">
          <w:t xml:space="preserve"> </w:t>
        </w:r>
      </w:ins>
      <w:ins w:id="3717" w:author="Arthur Parmentier" w:date="2020-06-05T21:14:00Z">
        <w:r w:rsidRPr="007C437A">
          <w:t>Outside the scan mode an</w:t>
        </w:r>
      </w:ins>
      <w:ins w:id="3718" w:author="Arthur Parmentier" w:date="2020-06-05T21:15:00Z">
        <w:r w:rsidRPr="007C437A">
          <w:t xml:space="preserve">d its variations, the </w:t>
        </w:r>
      </w:ins>
      <w:ins w:id="3719" w:author="Arthur Parmentier" w:date="2020-06-06T19:21:00Z">
        <w:r w:rsidR="00AF1433" w:rsidRPr="007C437A">
          <w:t xml:space="preserve">sign </w:t>
        </w:r>
      </w:ins>
      <w:ins w:id="3720" w:author="Arthur Parmentier" w:date="2020-06-05T21:15:00Z">
        <w:r w:rsidRPr="007C437A">
          <w:t xml:space="preserve">“scan” is practically not meaningful </w:t>
        </w:r>
      </w:ins>
      <w:ins w:id="3721" w:author="Arthur Parmentier" w:date="2020-06-06T19:21:00Z">
        <w:r w:rsidR="00AF1433" w:rsidRPr="007C437A">
          <w:t>n</w:t>
        </w:r>
      </w:ins>
      <w:ins w:id="3722" w:author="Arthur Parmentier" w:date="2020-06-05T21:15:00Z">
        <w:r w:rsidRPr="007C437A">
          <w:t>or used.</w:t>
        </w:r>
      </w:ins>
      <w:ins w:id="3723" w:author="Arthur Parmentier" w:date="2020-06-05T21:36:00Z">
        <w:r w:rsidR="006C6E21" w:rsidRPr="007C437A">
          <w:t xml:space="preserve"> Therefore, when the soundpainter uses that sign, it is clear for the performer which mode the soundpainter uses.</w:t>
        </w:r>
      </w:ins>
      <w:ins w:id="3724" w:author="Arthur Parmentier" w:date="2020-06-05T21:15:00Z">
        <w:r w:rsidRPr="007C437A">
          <w:br/>
          <w:t xml:space="preserve">However, some </w:t>
        </w:r>
      </w:ins>
      <w:ins w:id="3725" w:author="Arthur Parmentier" w:date="2020-06-05T21:32:00Z">
        <w:r w:rsidR="00907944" w:rsidRPr="007C437A">
          <w:t xml:space="preserve">signs </w:t>
        </w:r>
      </w:ins>
      <w:ins w:id="3726" w:author="Arthur Parmentier" w:date="2020-06-06T12:19:00Z">
        <w:r w:rsidR="0072567A" w:rsidRPr="007C437A">
          <w:t>are significant and can be interpreted differently</w:t>
        </w:r>
      </w:ins>
      <w:ins w:id="3727" w:author="Arthur Parmentier" w:date="2020-06-05T21:33:00Z">
        <w:r w:rsidR="00907944" w:rsidRPr="007C437A">
          <w:t xml:space="preserve"> </w:t>
        </w:r>
      </w:ins>
      <w:ins w:id="3728" w:author="Arthur Parmentier" w:date="2020-06-05T21:34:00Z">
        <w:r w:rsidR="006C6E21" w:rsidRPr="007C437A">
          <w:t xml:space="preserve">in </w:t>
        </w:r>
      </w:ins>
      <w:ins w:id="3729" w:author="Arthur Parmentier" w:date="2020-06-05T21:35:00Z">
        <w:r w:rsidR="006C6E21" w:rsidRPr="007C437A">
          <w:t xml:space="preserve">several modes, which is represented in </w:t>
        </w:r>
        <w:r w:rsidR="006C6E21" w:rsidRPr="007C437A">
          <w:rPr>
            <w:rPrChange w:id="3730" w:author="Arthur Parmentier" w:date="2020-06-07T15:27:00Z">
              <w:rPr/>
            </w:rPrChange>
          </w:rPr>
          <w:fldChar w:fldCharType="begin"/>
        </w:r>
        <w:r w:rsidR="006C6E21" w:rsidRPr="007C437A">
          <w:instrText xml:space="preserve"> REF _Ref42283886 \h </w:instrText>
        </w:r>
      </w:ins>
      <w:r w:rsidR="006C6E21" w:rsidRPr="007C437A">
        <w:rPr>
          <w:rPrChange w:id="3731" w:author="Arthur Parmentier" w:date="2020-06-07T15:27:00Z">
            <w:rPr/>
          </w:rPrChange>
        </w:rPr>
      </w:r>
      <w:ins w:id="3732" w:author="Arthur Parmentier" w:date="2020-06-05T21:35:00Z">
        <w:r w:rsidR="006C6E21" w:rsidRPr="007C437A">
          <w:rPr>
            <w:rPrChange w:id="3733" w:author="Arthur Parmentier" w:date="2020-06-07T15:27:00Z">
              <w:rPr/>
            </w:rPrChange>
          </w:rPr>
          <w:fldChar w:fldCharType="separate"/>
        </w:r>
        <w:r w:rsidR="006C6E21" w:rsidRPr="007C437A">
          <w:t xml:space="preserve">Figure </w:t>
        </w:r>
        <w:r w:rsidR="006C6E21" w:rsidRPr="007C437A">
          <w:rPr>
            <w:rPrChange w:id="3734" w:author="Arthur Parmentier" w:date="2020-06-07T15:27:00Z">
              <w:rPr>
                <w:noProof/>
              </w:rPr>
            </w:rPrChange>
          </w:rPr>
          <w:t>1</w:t>
        </w:r>
        <w:r w:rsidR="006C6E21" w:rsidRPr="007C437A">
          <w:rPr>
            <w:rPrChange w:id="3735" w:author="Arthur Parmentier" w:date="2020-06-07T15:27:00Z">
              <w:rPr/>
            </w:rPrChange>
          </w:rPr>
          <w:fldChar w:fldCharType="end"/>
        </w:r>
        <w:r w:rsidR="006C6E21" w:rsidRPr="007C437A">
          <w:t xml:space="preserve"> by the overlapping of two </w:t>
        </w:r>
      </w:ins>
      <w:ins w:id="3736" w:author="Arthur Parmentier" w:date="2020-06-06T12:19:00Z">
        <w:r w:rsidR="0072567A" w:rsidRPr="007C437A">
          <w:t>sets (ellipses)</w:t>
        </w:r>
      </w:ins>
      <w:ins w:id="3737" w:author="Arthur Parmentier" w:date="2020-06-05T21:35:00Z">
        <w:r w:rsidR="006C6E21" w:rsidRPr="007C437A">
          <w:t xml:space="preserve"> at the </w:t>
        </w:r>
      </w:ins>
      <w:ins w:id="3738" w:author="Arthur Parmentier" w:date="2020-06-06T19:22:00Z">
        <w:r w:rsidR="00E02161" w:rsidRPr="007C437A">
          <w:t>gestures</w:t>
        </w:r>
      </w:ins>
      <w:ins w:id="3739" w:author="Arthur Parmentier" w:date="2020-06-05T21:35:00Z">
        <w:r w:rsidR="006C6E21" w:rsidRPr="007C437A">
          <w:t xml:space="preserve"> level. </w:t>
        </w:r>
      </w:ins>
      <w:ins w:id="3740" w:author="Arthur Parmentier" w:date="2020-06-06T19:22:00Z">
        <w:r w:rsidR="001C10F6" w:rsidRPr="007C437A">
          <w:t>When using those signs</w:t>
        </w:r>
      </w:ins>
      <w:ins w:id="3741" w:author="Arthur Parmentier" w:date="2020-06-05T21:35:00Z">
        <w:r w:rsidR="006C6E21" w:rsidRPr="007C437A">
          <w:t xml:space="preserve">, </w:t>
        </w:r>
      </w:ins>
      <w:ins w:id="3742" w:author="Arthur Parmentier" w:date="2020-06-05T21:36:00Z">
        <w:r w:rsidR="006C6E21" w:rsidRPr="007C437A">
          <w:t xml:space="preserve">it is no longer </w:t>
        </w:r>
      </w:ins>
      <w:ins w:id="3743" w:author="Arthur Parmentier" w:date="2020-06-06T19:22:00Z">
        <w:r w:rsidR="001C10F6" w:rsidRPr="007C437A">
          <w:t>obvious</w:t>
        </w:r>
      </w:ins>
      <w:ins w:id="3744" w:author="Arthur Parmentier" w:date="2020-06-05T21:36:00Z">
        <w:r w:rsidR="006C6E21" w:rsidRPr="007C437A">
          <w:t xml:space="preserve"> what mode the soundpainter uses</w:t>
        </w:r>
      </w:ins>
      <w:ins w:id="3745" w:author="Arthur Parmentier" w:date="2020-06-06T19:22:00Z">
        <w:r w:rsidR="001C10F6" w:rsidRPr="007C437A">
          <w:t xml:space="preserve"> and how they shou</w:t>
        </w:r>
      </w:ins>
      <w:ins w:id="3746" w:author="Arthur Parmentier" w:date="2020-06-06T19:23:00Z">
        <w:r w:rsidR="001C10F6" w:rsidRPr="007C437A">
          <w:t>ld be interpreted:</w:t>
        </w:r>
      </w:ins>
      <w:ins w:id="3747" w:author="Arthur Parmentier" w:date="2020-06-06T10:34:00Z">
        <w:r w:rsidR="00EE3EF9" w:rsidRPr="007C437A">
          <w:t xml:space="preserve"> the mode is ambiguous</w:t>
        </w:r>
      </w:ins>
      <w:ins w:id="3748" w:author="Arthur Parmentier" w:date="2020-06-05T21:37:00Z">
        <w:r w:rsidR="006C6E21" w:rsidRPr="007C437A">
          <w:t xml:space="preserve">, so there </w:t>
        </w:r>
      </w:ins>
      <w:ins w:id="3749" w:author="Arthur Parmentier" w:date="2020-06-05T21:39:00Z">
        <w:r w:rsidR="00A451DF" w:rsidRPr="007C437A">
          <w:t>must</w:t>
        </w:r>
      </w:ins>
      <w:ins w:id="3750" w:author="Arthur Parmentier" w:date="2020-06-05T21:37:00Z">
        <w:r w:rsidR="006C6E21" w:rsidRPr="007C437A">
          <w:t xml:space="preserve"> be a way for the soundpainter to let the performers know what mode he is using. This is the role of what I call the “enter” and “es</w:t>
        </w:r>
      </w:ins>
      <w:ins w:id="3751" w:author="Arthur Parmentier" w:date="2020-06-05T21:38:00Z">
        <w:r w:rsidR="006C6E21" w:rsidRPr="007C437A">
          <w:t>cape”</w:t>
        </w:r>
        <w:r w:rsidR="006C6E21" w:rsidRPr="007C437A">
          <w:rPr>
            <w:rStyle w:val="Appelnotedebasdep"/>
          </w:rPr>
          <w:footnoteReference w:id="26"/>
        </w:r>
        <w:r w:rsidR="006C6E21" w:rsidRPr="007C437A">
          <w:t xml:space="preserve"> signs</w:t>
        </w:r>
      </w:ins>
      <w:ins w:id="3758" w:author="Arthur Parmentier" w:date="2020-06-06T12:28:00Z">
        <w:r w:rsidR="00595AA3" w:rsidRPr="007C437A">
          <w:t xml:space="preserve"> for each mode</w:t>
        </w:r>
      </w:ins>
      <w:ins w:id="3759" w:author="Arthur Parmentier" w:date="2020-06-06T10:44:00Z">
        <w:r w:rsidR="003A5421" w:rsidRPr="007C437A">
          <w:t>.</w:t>
        </w:r>
      </w:ins>
    </w:p>
    <w:p w:rsidR="00B437A4" w:rsidRPr="007C437A" w:rsidRDefault="00B437A4" w:rsidP="00EF75B3">
      <w:pPr>
        <w:pStyle w:val="Titre6"/>
        <w:rPr>
          <w:ins w:id="3760" w:author="Arthur Parmentier" w:date="2020-06-05T21:39:00Z"/>
          <w:rPrChange w:id="3761" w:author="Arthur Parmentier" w:date="2020-06-07T15:27:00Z">
            <w:rPr>
              <w:ins w:id="3762" w:author="Arthur Parmentier" w:date="2020-06-05T21:39:00Z"/>
            </w:rPr>
          </w:rPrChange>
        </w:rPr>
        <w:pPrChange w:id="3763" w:author="Arthur Parmentier" w:date="2020-06-10T16:26:00Z">
          <w:pPr/>
        </w:pPrChange>
      </w:pPr>
      <w:ins w:id="3764" w:author="Arthur Parmentier" w:date="2020-06-06T19:24:00Z">
        <w:r w:rsidRPr="007C437A">
          <w:rPr>
            <w:rPrChange w:id="3765" w:author="Arthur Parmentier" w:date="2020-06-07T15:27:00Z">
              <w:rPr/>
            </w:rPrChange>
          </w:rPr>
          <w:t>The ambiguit</w:t>
        </w:r>
      </w:ins>
      <w:ins w:id="3766" w:author="Arthur Parmentier" w:date="2020-06-06T19:25:00Z">
        <w:r w:rsidRPr="007C437A">
          <w:rPr>
            <w:rPrChange w:id="3767" w:author="Arthur Parmentier" w:date="2020-06-07T15:27:00Z">
              <w:rPr/>
            </w:rPrChange>
          </w:rPr>
          <w:t>ies</w:t>
        </w:r>
      </w:ins>
      <w:ins w:id="3768" w:author="Arthur Parmentier" w:date="2020-06-06T19:24:00Z">
        <w:r w:rsidRPr="007C437A">
          <w:rPr>
            <w:rPrChange w:id="3769" w:author="Arthur Parmentier" w:date="2020-06-07T15:27:00Z">
              <w:rPr/>
            </w:rPrChange>
          </w:rPr>
          <w:t xml:space="preserve"> between modes </w:t>
        </w:r>
      </w:ins>
      <w:ins w:id="3770" w:author="Arthur Parmentier" w:date="2020-06-06T19:25:00Z">
        <w:r w:rsidR="001303A0" w:rsidRPr="007C437A">
          <w:rPr>
            <w:rPrChange w:id="3771" w:author="Arthur Parmentier" w:date="2020-06-07T15:27:00Z">
              <w:rPr/>
            </w:rPrChange>
          </w:rPr>
          <w:t>resolved by the</w:t>
        </w:r>
      </w:ins>
      <w:ins w:id="3772" w:author="Arthur Parmentier" w:date="2020-06-06T19:24:00Z">
        <w:r w:rsidRPr="007C437A">
          <w:rPr>
            <w:rPrChange w:id="3773" w:author="Arthur Parmentier" w:date="2020-06-07T15:27:00Z">
              <w:rPr/>
            </w:rPrChange>
          </w:rPr>
          <w:t xml:space="preserve"> “enter” and “escape” signs</w:t>
        </w:r>
      </w:ins>
    </w:p>
    <w:p w:rsidR="0079757F" w:rsidRPr="007C437A" w:rsidRDefault="00A451DF" w:rsidP="00EF75B3">
      <w:pPr>
        <w:rPr>
          <w:ins w:id="3774" w:author="Arthur Parmentier" w:date="2020-06-06T12:51:00Z"/>
        </w:rPr>
        <w:pPrChange w:id="3775" w:author="Arthur Parmentier" w:date="2020-06-10T16:26:00Z">
          <w:pPr/>
        </w:pPrChange>
      </w:pPr>
      <w:ins w:id="3776" w:author="Arthur Parmentier" w:date="2020-06-05T21:39:00Z">
        <w:r w:rsidRPr="007C437A">
          <w:t>The enter and escape signs allow the soundpainter to “navigate” between the different modes</w:t>
        </w:r>
        <w:r w:rsidR="00106056" w:rsidRPr="007C437A">
          <w:t xml:space="preserve">, by signing the enter sign </w:t>
        </w:r>
      </w:ins>
      <w:ins w:id="3777" w:author="Arthur Parmentier" w:date="2020-06-05T21:40:00Z">
        <w:r w:rsidR="00106056" w:rsidRPr="007C437A">
          <w:t>of</w:t>
        </w:r>
      </w:ins>
      <w:ins w:id="3778" w:author="Arthur Parmentier" w:date="2020-06-05T21:42:00Z">
        <w:r w:rsidR="00106056" w:rsidRPr="007C437A">
          <w:t xml:space="preserve"> one</w:t>
        </w:r>
      </w:ins>
      <w:ins w:id="3779" w:author="Arthur Parmentier" w:date="2020-06-05T21:40:00Z">
        <w:r w:rsidR="00106056" w:rsidRPr="007C437A">
          <w:t xml:space="preserve"> mode </w:t>
        </w:r>
      </w:ins>
      <w:ins w:id="3780" w:author="Arthur Parmentier" w:date="2020-06-05T21:42:00Z">
        <w:r w:rsidR="00106056" w:rsidRPr="007C437A">
          <w:t>to “enter</w:t>
        </w:r>
      </w:ins>
      <w:ins w:id="3781" w:author="Arthur Parmentier" w:date="2020-06-05T21:40:00Z">
        <w:r w:rsidR="00106056" w:rsidRPr="007C437A">
          <w:t xml:space="preserve"> it</w:t>
        </w:r>
      </w:ins>
      <w:ins w:id="3782" w:author="Arthur Parmentier" w:date="2020-06-05T21:42:00Z">
        <w:r w:rsidR="00106056" w:rsidRPr="007C437A">
          <w:t xml:space="preserve">” (i.e. use its </w:t>
        </w:r>
      </w:ins>
      <w:ins w:id="3783" w:author="Arthur Parmentier" w:date="2020-06-06T13:06:00Z">
        <w:r w:rsidR="00DD01C7" w:rsidRPr="007C437A">
          <w:t>syntactic</w:t>
        </w:r>
      </w:ins>
      <w:ins w:id="3784" w:author="Arthur Parmentier" w:date="2020-06-05T21:42:00Z">
        <w:r w:rsidR="00106056" w:rsidRPr="007C437A">
          <w:t xml:space="preserve"> and semantic structure)</w:t>
        </w:r>
      </w:ins>
      <w:ins w:id="3785" w:author="Arthur Parmentier" w:date="2020-06-05T21:40:00Z">
        <w:r w:rsidR="00106056" w:rsidRPr="007C437A">
          <w:t xml:space="preserve"> and signing its escape sign when escaping from that mode.</w:t>
        </w:r>
      </w:ins>
      <w:ins w:id="3786" w:author="Arthur Parmentier" w:date="2020-06-06T10:35:00Z">
        <w:r w:rsidR="00EE3EF9" w:rsidRPr="007C437A">
          <w:t xml:space="preserve"> </w:t>
        </w:r>
      </w:ins>
      <w:ins w:id="3787" w:author="Arthur Parmentier" w:date="2020-06-05T21:41:00Z">
        <w:r w:rsidR="00106056" w:rsidRPr="007C437A">
          <w:t xml:space="preserve"> </w:t>
        </w:r>
      </w:ins>
      <w:ins w:id="3788" w:author="Arthur Parmentier" w:date="2020-06-05T22:27:00Z">
        <w:r w:rsidR="00C514A9" w:rsidRPr="007C437A">
          <w:t>However, not all modes are in</w:t>
        </w:r>
      </w:ins>
      <w:ins w:id="3789" w:author="Arthur Parmentier" w:date="2020-06-05T22:28:00Z">
        <w:r w:rsidR="00C514A9" w:rsidRPr="007C437A">
          <w:t xml:space="preserve"> the graph are connected; in fact, there is a mode from which we can enter all other modes and that we return to by default when escaping a mode</w:t>
        </w:r>
      </w:ins>
      <w:ins w:id="3790" w:author="Arthur Parmentier" w:date="2020-06-05T22:29:00Z">
        <w:r w:rsidR="00C514A9" w:rsidRPr="007C437A">
          <w:t xml:space="preserve">. I call it the “default mode” (or the “core”, “central” mode of SP), from </w:t>
        </w:r>
      </w:ins>
      <w:ins w:id="3791" w:author="Arthur Parmentier" w:date="2020-06-05T22:30:00Z">
        <w:r w:rsidR="00C514A9" w:rsidRPr="007C437A">
          <w:t>which the other modes connect, just like modules in the system.</w:t>
        </w:r>
      </w:ins>
      <w:ins w:id="3792" w:author="Arthur Parmentier" w:date="2020-06-06T10:44:00Z">
        <w:r w:rsidR="003A5421" w:rsidRPr="007C437A">
          <w:t xml:space="preserve"> We can see that the “escape”</w:t>
        </w:r>
      </w:ins>
      <w:ins w:id="3793" w:author="Arthur Parmentier" w:date="2020-06-05T22:30:00Z">
        <w:r w:rsidR="00297C3F" w:rsidRPr="007C437A">
          <w:br/>
          <w:t>It would be interesting to discuss further the</w:t>
        </w:r>
      </w:ins>
      <w:ins w:id="3794" w:author="Arthur Parmentier" w:date="2020-06-06T10:30:00Z">
        <w:r w:rsidR="00CF01B3" w:rsidRPr="007C437A">
          <w:t xml:space="preserve"> motivations and</w:t>
        </w:r>
      </w:ins>
      <w:ins w:id="3795" w:author="Arthur Parmentier" w:date="2020-06-05T22:30:00Z">
        <w:r w:rsidR="00297C3F" w:rsidRPr="007C437A">
          <w:t xml:space="preserve"> consequences of this centrality of the default mode, and why it is not possible to direct</w:t>
        </w:r>
      </w:ins>
      <w:ins w:id="3796" w:author="Arthur Parmentier" w:date="2020-06-05T22:31:00Z">
        <w:r w:rsidR="00297C3F" w:rsidRPr="007C437A">
          <w:t>ly move on from one mode to the others</w:t>
        </w:r>
        <w:r w:rsidR="00DE44D3" w:rsidRPr="007C437A">
          <w:t xml:space="preserve"> by simply signing </w:t>
        </w:r>
      </w:ins>
      <w:ins w:id="3797" w:author="Arthur Parmentier" w:date="2020-06-05T22:32:00Z">
        <w:r w:rsidR="00DE44D3" w:rsidRPr="007C437A">
          <w:t>the dedicated “enter” signs for each mode.</w:t>
        </w:r>
      </w:ins>
      <w:ins w:id="3798" w:author="Arthur Parmentier" w:date="2020-06-06T10:30:00Z">
        <w:r w:rsidR="00CF01B3" w:rsidRPr="007C437A">
          <w:t xml:space="preserve"> If it was the case, I speculate that </w:t>
        </w:r>
      </w:ins>
      <w:ins w:id="3799" w:author="Arthur Parmentier" w:date="2020-06-05T22:32:00Z">
        <w:r w:rsidR="00DE44D3" w:rsidRPr="007C437A">
          <w:t xml:space="preserve">the common “tear </w:t>
        </w:r>
        <w:r w:rsidR="00DE44D3" w:rsidRPr="007C437A">
          <w:lastRenderedPageBreak/>
          <w:t xml:space="preserve">up” sign would take the place of the enter sign for the default mode. </w:t>
        </w:r>
      </w:ins>
      <w:ins w:id="3800" w:author="Arthur Parmentier" w:date="2020-06-06T10:31:00Z">
        <w:r w:rsidR="00EE3EF9" w:rsidRPr="007C437A">
          <w:t>I leave that discuss</w:t>
        </w:r>
      </w:ins>
      <w:ins w:id="3801" w:author="Arthur Parmentier" w:date="2020-06-06T12:28:00Z">
        <w:r w:rsidR="0079757F" w:rsidRPr="007C437A">
          <w:t>ion</w:t>
        </w:r>
      </w:ins>
      <w:ins w:id="3802" w:author="Arthur Parmentier" w:date="2020-06-06T10:31:00Z">
        <w:r w:rsidR="00EE3EF9" w:rsidRPr="007C437A">
          <w:t xml:space="preserve"> to further research and debates in the </w:t>
        </w:r>
      </w:ins>
      <w:ins w:id="3803" w:author="Arthur Parmentier" w:date="2020-06-06T10:32:00Z">
        <w:r w:rsidR="00EE3EF9" w:rsidRPr="007C437A">
          <w:t>SP community.</w:t>
        </w:r>
      </w:ins>
    </w:p>
    <w:p w:rsidR="00B427B1" w:rsidRPr="007C437A" w:rsidRDefault="0016056E" w:rsidP="00EF75B3">
      <w:pPr>
        <w:pStyle w:val="Titre6"/>
        <w:rPr>
          <w:ins w:id="3804" w:author="Arthur Parmentier" w:date="2020-06-06T12:53:00Z"/>
          <w:rPrChange w:id="3805" w:author="Arthur Parmentier" w:date="2020-06-07T15:27:00Z">
            <w:rPr>
              <w:ins w:id="3806" w:author="Arthur Parmentier" w:date="2020-06-06T12:53:00Z"/>
            </w:rPr>
          </w:rPrChange>
        </w:rPr>
        <w:pPrChange w:id="3807" w:author="Arthur Parmentier" w:date="2020-06-10T16:26:00Z">
          <w:pPr>
            <w:pStyle w:val="Titre6"/>
          </w:pPr>
        </w:pPrChange>
      </w:pPr>
      <w:ins w:id="3808" w:author="Arthur Parmentier" w:date="2020-06-06T19:51:00Z">
        <w:r w:rsidRPr="007C437A">
          <w:rPr>
            <w:b w:val="0"/>
            <w:rPrChange w:id="3809" w:author="Arthur Parmentier" w:date="2020-06-07T15:27:00Z">
              <w:rPr>
                <w:b w:val="0"/>
              </w:rPr>
            </w:rPrChange>
          </w:rPr>
          <w:t>About syntactic</w:t>
        </w:r>
      </w:ins>
      <w:ins w:id="3810" w:author="Arthur Parmentier" w:date="2020-06-06T12:53:00Z">
        <w:r w:rsidR="00B427B1" w:rsidRPr="007C437A">
          <w:rPr>
            <w:b w:val="0"/>
            <w:rPrChange w:id="3811" w:author="Arthur Parmentier" w:date="2020-06-07T15:27:00Z">
              <w:rPr>
                <w:b w:val="0"/>
              </w:rPr>
            </w:rPrChange>
          </w:rPr>
          <w:t xml:space="preserve"> differences</w:t>
        </w:r>
      </w:ins>
      <w:ins w:id="3812" w:author="Arthur Parmentier" w:date="2020-06-06T19:51:00Z">
        <w:r w:rsidRPr="007C437A">
          <w:rPr>
            <w:b w:val="0"/>
            <w:rPrChange w:id="3813" w:author="Arthur Parmentier" w:date="2020-06-07T15:27:00Z">
              <w:rPr>
                <w:b w:val="0"/>
              </w:rPr>
            </w:rPrChange>
          </w:rPr>
          <w:t xml:space="preserve"> and semantic similarities</w:t>
        </w:r>
      </w:ins>
      <w:ins w:id="3814" w:author="Arthur Parmentier" w:date="2020-06-06T12:53:00Z">
        <w:r w:rsidR="00B427B1" w:rsidRPr="007C437A">
          <w:rPr>
            <w:b w:val="0"/>
            <w:rPrChange w:id="3815" w:author="Arthur Parmentier" w:date="2020-06-07T15:27:00Z">
              <w:rPr>
                <w:b w:val="0"/>
              </w:rPr>
            </w:rPrChange>
          </w:rPr>
          <w:t xml:space="preserve"> between modes</w:t>
        </w:r>
      </w:ins>
    </w:p>
    <w:p w:rsidR="00B427B1" w:rsidRPr="007C437A" w:rsidRDefault="00B427B1" w:rsidP="00EF75B3">
      <w:pPr>
        <w:rPr>
          <w:ins w:id="3816" w:author="Arthur Parmentier" w:date="2020-06-06T19:26:00Z"/>
        </w:rPr>
        <w:pPrChange w:id="3817" w:author="Arthur Parmentier" w:date="2020-06-10T16:26:00Z">
          <w:pPr/>
        </w:pPrChange>
      </w:pPr>
      <w:ins w:id="3818" w:author="Arthur Parmentier" w:date="2020-06-06T12:53:00Z">
        <w:r w:rsidRPr="007C437A">
          <w:t>Synta</w:t>
        </w:r>
      </w:ins>
      <w:ins w:id="3819" w:author="Arthur Parmentier" w:date="2020-06-06T13:06:00Z">
        <w:r w:rsidR="00DD01C7" w:rsidRPr="007C437A">
          <w:t>ct</w:t>
        </w:r>
      </w:ins>
      <w:ins w:id="3820" w:author="Arthur Parmentier" w:date="2020-06-06T12:53:00Z">
        <w:r w:rsidRPr="007C437A">
          <w:t xml:space="preserve">ic differences are the most obvious ones to observe between modes. </w:t>
        </w:r>
      </w:ins>
      <w:ins w:id="3821" w:author="Arthur Parmentier" w:date="2020-06-06T12:54:00Z">
        <w:r w:rsidRPr="007C437A">
          <w:t>Whereas some modes have a structured syntax that allow to form complex requests (such as the Who, What, How, When s</w:t>
        </w:r>
      </w:ins>
      <w:ins w:id="3822" w:author="Arthur Parmentier" w:date="2020-06-06T12:55:00Z">
        <w:r w:rsidRPr="007C437A">
          <w:t>yntax), some modes suc</w:t>
        </w:r>
      </w:ins>
      <w:ins w:id="3823" w:author="Arthur Parmentier" w:date="2020-06-06T12:56:00Z">
        <w:r w:rsidRPr="007C437A">
          <w:t>h as “</w:t>
        </w:r>
        <w:proofErr w:type="spellStart"/>
        <w:r w:rsidRPr="007C437A">
          <w:t>shapeline</w:t>
        </w:r>
        <w:proofErr w:type="spellEnd"/>
        <w:r w:rsidRPr="007C437A">
          <w:t>” have no syntax</w:t>
        </w:r>
      </w:ins>
      <w:ins w:id="3824" w:author="Arthur Parmentier" w:date="2020-06-06T12:57:00Z">
        <w:r w:rsidRPr="007C437A">
          <w:t>: the performer must interpret freely</w:t>
        </w:r>
      </w:ins>
      <w:ins w:id="3825" w:author="Arthur Parmentier" w:date="2020-06-06T12:58:00Z">
        <w:r w:rsidR="00FC110A" w:rsidRPr="007C437A">
          <w:t>, or in “abstract ways”</w:t>
        </w:r>
      </w:ins>
      <w:ins w:id="3826" w:author="Arthur Parmentier" w:date="2020-06-06T12:57:00Z">
        <w:r w:rsidRPr="007C437A">
          <w:t xml:space="preserve"> the gestures and signs of the soundpainter</w:t>
        </w:r>
      </w:ins>
      <w:ins w:id="3827" w:author="Arthur Parmentier" w:date="2020-06-06T12:58:00Z">
        <w:r w:rsidR="00FC110A" w:rsidRPr="007C437A">
          <w:t xml:space="preserve">. Everything can be signed in that mode, even signs </w:t>
        </w:r>
      </w:ins>
      <w:ins w:id="3828" w:author="Arthur Parmentier" w:date="2020-06-06T12:59:00Z">
        <w:r w:rsidR="00FC110A" w:rsidRPr="007C437A">
          <w:t xml:space="preserve">that do not exist in the SP language (or dictionary). We also have modes with other </w:t>
        </w:r>
      </w:ins>
      <w:ins w:id="3829" w:author="Arthur Parmentier" w:date="2020-06-06T13:06:00Z">
        <w:r w:rsidR="00DD01C7" w:rsidRPr="007C437A">
          <w:t>syntactic</w:t>
        </w:r>
      </w:ins>
      <w:ins w:id="3830" w:author="Arthur Parmentier" w:date="2020-06-06T12:59:00Z">
        <w:r w:rsidR="00FC110A" w:rsidRPr="007C437A">
          <w:t xml:space="preserve"> structures</w:t>
        </w:r>
      </w:ins>
      <w:ins w:id="3831" w:author="Arthur Parmentier" w:date="2020-06-06T13:00:00Z">
        <w:r w:rsidR="00FC110A" w:rsidRPr="007C437A">
          <w:t xml:space="preserve"> that the default mode, for instance “Play can’t play”.</w:t>
        </w:r>
      </w:ins>
      <w:ins w:id="3832" w:author="Arthur Parmentier" w:date="2020-06-06T18:45:00Z">
        <w:r w:rsidR="00C76B94" w:rsidRPr="007C437A">
          <w:t xml:space="preserve"> In general</w:t>
        </w:r>
      </w:ins>
      <w:ins w:id="3833" w:author="Arthur Parmentier" w:date="2020-06-06T19:25:00Z">
        <w:r w:rsidR="005F3CFB" w:rsidRPr="007C437A">
          <w:t xml:space="preserve">, </w:t>
        </w:r>
      </w:ins>
      <w:ins w:id="3834" w:author="Arthur Parmentier" w:date="2020-06-06T19:26:00Z">
        <w:r w:rsidR="005F3CFB" w:rsidRPr="007C437A">
          <w:t>we can classify the modes in two types that are relevant to the composer:</w:t>
        </w:r>
      </w:ins>
    </w:p>
    <w:p w:rsidR="005F3CFB" w:rsidRPr="007C437A" w:rsidRDefault="005F3CFB" w:rsidP="00EF75B3">
      <w:pPr>
        <w:pStyle w:val="Paragraphedeliste"/>
        <w:numPr>
          <w:ilvl w:val="0"/>
          <w:numId w:val="11"/>
        </w:numPr>
        <w:rPr>
          <w:ins w:id="3835" w:author="Arthur Parmentier" w:date="2020-06-06T19:27:00Z"/>
        </w:rPr>
        <w:pPrChange w:id="3836" w:author="Arthur Parmentier" w:date="2020-06-10T16:26:00Z">
          <w:pPr>
            <w:pStyle w:val="Paragraphedeliste"/>
            <w:numPr>
              <w:numId w:val="11"/>
            </w:numPr>
            <w:ind w:hanging="360"/>
          </w:pPr>
        </w:pPrChange>
      </w:pPr>
      <w:ins w:id="3837" w:author="Arthur Parmentier" w:date="2020-06-06T19:26:00Z">
        <w:r w:rsidRPr="007C437A">
          <w:t>Those that allow to create structured and delayed requests, in which the signs are not interpreted immediately but only</w:t>
        </w:r>
      </w:ins>
      <w:ins w:id="3838" w:author="Arthur Parmentier" w:date="2020-06-06T19:27:00Z">
        <w:r w:rsidRPr="007C437A">
          <w:t xml:space="preserve"> at the end of a sequence</w:t>
        </w:r>
      </w:ins>
    </w:p>
    <w:p w:rsidR="005F3CFB" w:rsidRPr="007C437A" w:rsidRDefault="005F3CFB" w:rsidP="00EF75B3">
      <w:pPr>
        <w:pStyle w:val="Paragraphedeliste"/>
        <w:numPr>
          <w:ilvl w:val="0"/>
          <w:numId w:val="11"/>
        </w:numPr>
        <w:rPr>
          <w:ins w:id="3839" w:author="Arthur Parmentier" w:date="2020-06-06T19:27:00Z"/>
        </w:rPr>
        <w:pPrChange w:id="3840" w:author="Arthur Parmentier" w:date="2020-06-10T16:26:00Z">
          <w:pPr>
            <w:pStyle w:val="Paragraphedeliste"/>
            <w:numPr>
              <w:numId w:val="11"/>
            </w:numPr>
            <w:ind w:hanging="360"/>
          </w:pPr>
        </w:pPrChange>
      </w:pPr>
      <w:ins w:id="3841" w:author="Arthur Parmentier" w:date="2020-06-06T19:27:00Z">
        <w:r w:rsidRPr="007C437A">
          <w:t>Those that request the performers to respond to the signs in real time</w:t>
        </w:r>
      </w:ins>
    </w:p>
    <w:p w:rsidR="003807C2" w:rsidRPr="007C437A" w:rsidRDefault="003807C2" w:rsidP="00EF75B3">
      <w:pPr>
        <w:rPr>
          <w:ins w:id="3842" w:author="Arthur Parmentier" w:date="2020-06-06T13:00:00Z"/>
        </w:rPr>
        <w:pPrChange w:id="3843" w:author="Arthur Parmentier" w:date="2020-06-10T16:26:00Z">
          <w:pPr/>
        </w:pPrChange>
      </w:pPr>
      <w:ins w:id="3844" w:author="Arthur Parmentier" w:date="2020-06-06T19:28:00Z">
        <w:r w:rsidRPr="007C437A">
          <w:t xml:space="preserve">To mark this polarity between “structured request and delayed response” and “immediate response to single signs or gestures”, the </w:t>
        </w:r>
      </w:ins>
      <w:ins w:id="3845" w:author="Arthur Parmentier" w:date="2020-06-06T19:29:00Z">
        <w:r w:rsidRPr="007C437A">
          <w:t>“</w:t>
        </w:r>
      </w:ins>
      <w:ins w:id="3846" w:author="Arthur Parmentier" w:date="2020-06-06T19:28:00Z">
        <w:r w:rsidRPr="007C437A">
          <w:t>imaginary</w:t>
        </w:r>
      </w:ins>
      <w:ins w:id="3847" w:author="Arthur Parmentier" w:date="2020-06-06T19:29:00Z">
        <w:r w:rsidRPr="007C437A">
          <w:t xml:space="preserve"> box” is used. </w:t>
        </w:r>
      </w:ins>
      <w:ins w:id="3848" w:author="Arthur Parmentier" w:date="2020-06-06T19:30:00Z">
        <w:r w:rsidRPr="007C437A">
          <w:t xml:space="preserve">The imaginary box is usually introduced as an imaginary space in front of the soundpainter </w:t>
        </w:r>
      </w:ins>
      <w:ins w:id="3849" w:author="Arthur Parmentier" w:date="2020-06-06T19:31:00Z">
        <w:r w:rsidRPr="007C437A">
          <w:t xml:space="preserve">that the soundpainter enters when he wants his request to be </w:t>
        </w:r>
      </w:ins>
      <w:ins w:id="3850" w:author="Arthur Parmentier" w:date="2020-06-06T19:32:00Z">
        <w:r w:rsidRPr="007C437A">
          <w:t>executed by the performers</w:t>
        </w:r>
      </w:ins>
      <w:ins w:id="3851" w:author="Arthur Parmentier" w:date="2020-06-06T19:33:00Z">
        <w:r w:rsidRPr="007C437A">
          <w:t>, opposed to the neutral position where the soundpainter prepares the request. Howe</w:t>
        </w:r>
      </w:ins>
      <w:ins w:id="3852" w:author="Arthur Parmentier" w:date="2020-06-06T19:34:00Z">
        <w:r w:rsidRPr="007C437A">
          <w:t>ver, this description is only merely valid for the syntax of the default mode (Who, What, How, When -like)</w:t>
        </w:r>
      </w:ins>
      <w:ins w:id="3853" w:author="Arthur Parmentier" w:date="2020-06-06T19:36:00Z">
        <w:r w:rsidRPr="007C437A">
          <w:t>: t</w:t>
        </w:r>
      </w:ins>
      <w:ins w:id="3854" w:author="Arthur Parmentier" w:date="2020-06-06T19:34:00Z">
        <w:r w:rsidRPr="007C437A">
          <w:t>he imagina</w:t>
        </w:r>
      </w:ins>
      <w:ins w:id="3855" w:author="Arthur Parmentier" w:date="2020-06-06T19:35:00Z">
        <w:r w:rsidRPr="007C437A">
          <w:t xml:space="preserve">ry box is also used in other modes, including those in which there are no structured requests. </w:t>
        </w:r>
      </w:ins>
      <w:ins w:id="3856" w:author="Arthur Parmentier" w:date="2020-06-06T19:36:00Z">
        <w:r w:rsidRPr="007C437A">
          <w:t xml:space="preserve">In fact, the box is a </w:t>
        </w:r>
      </w:ins>
      <w:ins w:id="3857" w:author="Arthur Parmentier" w:date="2020-06-06T19:37:00Z">
        <w:r w:rsidRPr="007C437A">
          <w:t xml:space="preserve">sign universal to all SP modes, with a slightly different meaning than what Thompson presents: </w:t>
        </w:r>
      </w:ins>
      <w:ins w:id="3858" w:author="Arthur Parmentier" w:date="2020-06-06T19:38:00Z">
        <w:r w:rsidR="006B493F" w:rsidRPr="007C437A">
          <w:t>entering or not the box is the sign of whether the re</w:t>
        </w:r>
      </w:ins>
      <w:ins w:id="3859" w:author="Arthur Parmentier" w:date="2020-06-06T19:39:00Z">
        <w:r w:rsidR="006B493F" w:rsidRPr="007C437A">
          <w:t>quest is to be answered immediately by the performer or not; it is the indication</w:t>
        </w:r>
      </w:ins>
      <w:ins w:id="3860" w:author="Arthur Parmentier" w:date="2020-06-06T19:40:00Z">
        <w:r w:rsidR="00F35428" w:rsidRPr="007C437A">
          <w:t xml:space="preserve"> to the performers</w:t>
        </w:r>
      </w:ins>
      <w:ins w:id="3861" w:author="Arthur Parmentier" w:date="2020-06-06T19:39:00Z">
        <w:r w:rsidR="006B493F" w:rsidRPr="007C437A">
          <w:t xml:space="preserve"> of whether to expect a structure in the request </w:t>
        </w:r>
      </w:ins>
      <w:ins w:id="3862" w:author="Arthur Parmentier" w:date="2020-06-06T19:40:00Z">
        <w:r w:rsidR="006B493F" w:rsidRPr="007C437A">
          <w:t>or not.</w:t>
        </w:r>
        <w:r w:rsidR="0091268D" w:rsidRPr="007C437A">
          <w:t xml:space="preserve"> Therefore, in all modes that do not allow </w:t>
        </w:r>
      </w:ins>
      <w:ins w:id="3863" w:author="Arthur Parmentier" w:date="2020-06-06T19:41:00Z">
        <w:r w:rsidR="0091268D" w:rsidRPr="007C437A">
          <w:t>for building structured requests, the soundpainter uses his signs inside the box.</w:t>
        </w:r>
        <w:r w:rsidR="0091268D" w:rsidRPr="007C437A">
          <w:br/>
        </w:r>
      </w:ins>
      <w:ins w:id="3864" w:author="Arthur Parmentier" w:date="2020-06-06T19:42:00Z">
        <w:r w:rsidR="0091268D" w:rsidRPr="007C437A">
          <w:t>Stepping in or out this imaginary box can also act as an</w:t>
        </w:r>
      </w:ins>
      <w:ins w:id="3865" w:author="Arthur Parmentier" w:date="2020-06-06T19:43:00Z">
        <w:r w:rsidR="0091268D" w:rsidRPr="007C437A">
          <w:t xml:space="preserve"> enter/</w:t>
        </w:r>
      </w:ins>
      <w:ins w:id="3866" w:author="Arthur Parmentier" w:date="2020-06-06T19:42:00Z">
        <w:r w:rsidR="0091268D" w:rsidRPr="007C437A">
          <w:t>escape sign from</w:t>
        </w:r>
      </w:ins>
      <w:ins w:id="3867" w:author="Arthur Parmentier" w:date="2020-06-06T19:44:00Z">
        <w:r w:rsidR="00AE2B8F" w:rsidRPr="007C437A">
          <w:t xml:space="preserve"> the default mode to</w:t>
        </w:r>
      </w:ins>
      <w:ins w:id="3868" w:author="Arthur Parmentier" w:date="2020-06-06T19:42:00Z">
        <w:r w:rsidR="0091268D" w:rsidRPr="007C437A">
          <w:t xml:space="preserve"> all that only propose</w:t>
        </w:r>
      </w:ins>
      <w:ins w:id="3869" w:author="Arthur Parmentier" w:date="2020-06-06T19:43:00Z">
        <w:r w:rsidR="0091268D" w:rsidRPr="007C437A">
          <w:t xml:space="preserve"> non-structured requests</w:t>
        </w:r>
      </w:ins>
      <w:ins w:id="3870" w:author="Arthur Parmentier" w:date="2020-06-06T19:45:00Z">
        <w:r w:rsidR="00AE2B8F" w:rsidRPr="007C437A">
          <w:t xml:space="preserve"> and are unambiguous</w:t>
        </w:r>
      </w:ins>
      <w:ins w:id="3871" w:author="Arthur Parmentier" w:date="2020-06-06T19:46:00Z">
        <w:r w:rsidR="00AE2B8F" w:rsidRPr="007C437A">
          <w:t xml:space="preserve"> with respect to the default mode</w:t>
        </w:r>
      </w:ins>
      <w:ins w:id="3872" w:author="Arthur Parmentier" w:date="2020-06-06T19:44:00Z">
        <w:r w:rsidR="00AE2B8F" w:rsidRPr="007C437A">
          <w:t xml:space="preserve">. For instance, to exit the scan mode, it is </w:t>
        </w:r>
      </w:ins>
      <w:ins w:id="3873" w:author="Arthur Parmentier" w:date="2020-06-06T19:46:00Z">
        <w:r w:rsidR="00AE2B8F" w:rsidRPr="007C437A">
          <w:t>enough</w:t>
        </w:r>
      </w:ins>
      <w:ins w:id="3874" w:author="Arthur Parmentier" w:date="2020-06-06T19:45:00Z">
        <w:r w:rsidR="00AE2B8F" w:rsidRPr="007C437A">
          <w:t xml:space="preserve"> to step out of the box and use the default mode syntax again, without using an additional escape sign</w:t>
        </w:r>
      </w:ins>
      <w:ins w:id="3875" w:author="Arthur Parmentier" w:date="2020-06-06T19:46:00Z">
        <w:r w:rsidR="00AE2B8F" w:rsidRPr="007C437A">
          <w:t xml:space="preserve"> to signify </w:t>
        </w:r>
        <w:r w:rsidR="00C6459A" w:rsidRPr="007C437A">
          <w:t>the change in mode.</w:t>
        </w:r>
      </w:ins>
    </w:p>
    <w:p w:rsidR="00FC110A" w:rsidRPr="007C437A" w:rsidRDefault="00FC110A" w:rsidP="00EF75B3">
      <w:pPr>
        <w:rPr>
          <w:ins w:id="3876" w:author="Arthur Parmentier" w:date="2020-06-05T19:20:00Z"/>
          <w:rPrChange w:id="3877" w:author="Arthur Parmentier" w:date="2020-06-07T15:27:00Z">
            <w:rPr>
              <w:ins w:id="3878" w:author="Arthur Parmentier" w:date="2020-06-05T19:20:00Z"/>
            </w:rPr>
          </w:rPrChange>
        </w:rPr>
        <w:pPrChange w:id="3879" w:author="Arthur Parmentier" w:date="2020-06-10T16:26:00Z">
          <w:pPr>
            <w:pStyle w:val="Titre6"/>
          </w:pPr>
        </w:pPrChange>
      </w:pPr>
      <w:ins w:id="3880" w:author="Arthur Parmentier" w:date="2020-06-06T13:00:00Z">
        <w:r w:rsidRPr="007C437A">
          <w:rPr>
            <w:rPrChange w:id="3881" w:author="Arthur Parmentier" w:date="2020-06-07T15:27:00Z">
              <w:rPr>
                <w:b w:val="0"/>
              </w:rPr>
            </w:rPrChange>
          </w:rPr>
          <w:t xml:space="preserve">On the </w:t>
        </w:r>
      </w:ins>
      <w:ins w:id="3882" w:author="Arthur Parmentier" w:date="2020-06-06T19:47:00Z">
        <w:r w:rsidR="00F65BD6" w:rsidRPr="007C437A">
          <w:rPr>
            <w:rPrChange w:id="3883" w:author="Arthur Parmentier" w:date="2020-06-07T15:27:00Z">
              <w:rPr>
                <w:b w:val="0"/>
              </w:rPr>
            </w:rPrChange>
          </w:rPr>
          <w:t>semantic side</w:t>
        </w:r>
      </w:ins>
      <w:ins w:id="3884" w:author="Arthur Parmentier" w:date="2020-06-06T13:00:00Z">
        <w:r w:rsidRPr="007C437A">
          <w:rPr>
            <w:rPrChange w:id="3885" w:author="Arthur Parmentier" w:date="2020-06-07T15:27:00Z">
              <w:rPr>
                <w:b w:val="0"/>
              </w:rPr>
            </w:rPrChange>
          </w:rPr>
          <w:t xml:space="preserve">, </w:t>
        </w:r>
      </w:ins>
      <w:ins w:id="3886" w:author="Arthur Parmentier" w:date="2020-06-06T13:01:00Z">
        <w:r w:rsidRPr="007C437A">
          <w:rPr>
            <w:rPrChange w:id="3887" w:author="Arthur Parmentier" w:date="2020-06-07T15:27:00Z">
              <w:rPr>
                <w:b w:val="0"/>
              </w:rPr>
            </w:rPrChange>
          </w:rPr>
          <w:t xml:space="preserve">many signs are shared by several modes and have similar, if not equivalent meanings in all these modes. </w:t>
        </w:r>
      </w:ins>
      <w:ins w:id="3888" w:author="Arthur Parmentier" w:date="2020-06-06T13:02:00Z">
        <w:r w:rsidRPr="007C437A">
          <w:rPr>
            <w:rPrChange w:id="3889" w:author="Arthur Parmentier" w:date="2020-06-07T15:27:00Z">
              <w:rPr>
                <w:b w:val="0"/>
              </w:rPr>
            </w:rPrChange>
          </w:rPr>
          <w:t xml:space="preserve">In fact, the common semantic features of the different SP modes are what make them efficient and what allow their </w:t>
        </w:r>
      </w:ins>
      <w:ins w:id="3890" w:author="Arthur Parmentier" w:date="2020-06-06T13:03:00Z">
        <w:r w:rsidRPr="007C437A">
          <w:rPr>
            <w:rPrChange w:id="3891" w:author="Arthur Parmentier" w:date="2020-06-07T15:27:00Z">
              <w:rPr>
                <w:b w:val="0"/>
              </w:rPr>
            </w:rPrChange>
          </w:rPr>
          <w:t xml:space="preserve">quick </w:t>
        </w:r>
      </w:ins>
      <w:ins w:id="3892" w:author="Arthur Parmentier" w:date="2020-06-06T13:02:00Z">
        <w:r w:rsidRPr="007C437A">
          <w:rPr>
            <w:rPrChange w:id="3893" w:author="Arthur Parmentier" w:date="2020-06-07T15:27:00Z">
              <w:rPr>
                <w:b w:val="0"/>
              </w:rPr>
            </w:rPrChange>
          </w:rPr>
          <w:t xml:space="preserve">learning and memorization </w:t>
        </w:r>
      </w:ins>
      <w:ins w:id="3894" w:author="Arthur Parmentier" w:date="2020-06-06T13:03:00Z">
        <w:r w:rsidRPr="007C437A">
          <w:rPr>
            <w:rPrChange w:id="3895" w:author="Arthur Parmentier" w:date="2020-06-07T15:27:00Z">
              <w:rPr>
                <w:b w:val="0"/>
              </w:rPr>
            </w:rPrChange>
          </w:rPr>
          <w:t>by the performers. Indeed, if instead there were only signs proper to each mode and new signs had to be learned for each one, S</w:t>
        </w:r>
      </w:ins>
      <w:ins w:id="3896" w:author="Arthur Parmentier" w:date="2020-06-06T13:04:00Z">
        <w:r w:rsidRPr="007C437A">
          <w:rPr>
            <w:rPrChange w:id="3897" w:author="Arthur Parmentier" w:date="2020-06-07T15:27:00Z">
              <w:rPr>
                <w:b w:val="0"/>
              </w:rPr>
            </w:rPrChange>
          </w:rPr>
          <w:t xml:space="preserve">P would probably </w:t>
        </w:r>
        <w:proofErr w:type="spellStart"/>
        <w:r w:rsidRPr="007C437A">
          <w:rPr>
            <w:rPrChange w:id="3898" w:author="Arthur Parmentier" w:date="2020-06-07T15:27:00Z">
              <w:rPr>
                <w:b w:val="0"/>
              </w:rPr>
            </w:rPrChange>
          </w:rPr>
          <w:t>loose</w:t>
        </w:r>
        <w:proofErr w:type="spellEnd"/>
        <w:r w:rsidRPr="007C437A">
          <w:rPr>
            <w:rPrChange w:id="3899" w:author="Arthur Parmentier" w:date="2020-06-07T15:27:00Z">
              <w:rPr>
                <w:b w:val="0"/>
              </w:rPr>
            </w:rPrChange>
          </w:rPr>
          <w:t xml:space="preserve"> much of its performativity, which for me lies in its ability to mix several syntaxes with similar semantics.</w:t>
        </w:r>
      </w:ins>
    </w:p>
    <w:p w:rsidR="000E299B" w:rsidRDefault="00DE27EC" w:rsidP="00EF75B3">
      <w:pPr>
        <w:pStyle w:val="Titre6"/>
        <w:rPr>
          <w:ins w:id="3900" w:author="Arthur Parmentier" w:date="2020-06-07T22:34:00Z"/>
        </w:rPr>
        <w:pPrChange w:id="3901" w:author="Arthur Parmentier" w:date="2020-06-10T16:26:00Z">
          <w:pPr>
            <w:pStyle w:val="Titre5"/>
          </w:pPr>
        </w:pPrChange>
      </w:pPr>
      <w:ins w:id="3902" w:author="Arthur Parmentier" w:date="2020-06-06T13:08:00Z">
        <w:r w:rsidRPr="007C437A">
          <w:t>Remarks on the syntax of the “default” mode</w:t>
        </w:r>
      </w:ins>
    </w:p>
    <w:p w:rsidR="00EC06A7" w:rsidRPr="00EC06A7" w:rsidRDefault="00EC06A7">
      <w:pPr>
        <w:rPr>
          <w:ins w:id="3903" w:author="Arthur Parmentier" w:date="2020-06-06T12:48:00Z"/>
          <w:rPrChange w:id="3904" w:author="Arthur Parmentier" w:date="2020-06-07T22:34:00Z">
            <w:rPr>
              <w:ins w:id="3905" w:author="Arthur Parmentier" w:date="2020-06-06T12:48:00Z"/>
            </w:rPr>
          </w:rPrChange>
        </w:rPr>
        <w:pPrChange w:id="3906" w:author="Arthur Parmentier" w:date="2020-06-07T22:34:00Z">
          <w:pPr>
            <w:pStyle w:val="Titre6"/>
          </w:pPr>
        </w:pPrChange>
      </w:pPr>
      <w:ins w:id="3907" w:author="Arthur Parmentier" w:date="2020-06-07T22:34:00Z">
        <w:r>
          <w:t xml:space="preserve">Structures that performs functions. The structures are the assemblage of </w:t>
        </w:r>
      </w:ins>
      <w:ins w:id="3908" w:author="Arthur Parmentier" w:date="2020-06-07T22:40:00Z">
        <w:r w:rsidR="000431DD">
          <w:t xml:space="preserve">one or several </w:t>
        </w:r>
      </w:ins>
      <w:ins w:id="3909" w:author="Arthur Parmentier" w:date="2020-06-07T22:34:00Z">
        <w:r>
          <w:t>signs (phrases in linguistics), and the functions of SP are called W</w:t>
        </w:r>
      </w:ins>
      <w:ins w:id="3910" w:author="Arthur Parmentier" w:date="2020-06-07T22:35:00Z">
        <w:r>
          <w:t>ho, What, How, When.</w:t>
        </w:r>
      </w:ins>
      <w:ins w:id="3911" w:author="Arthur Parmentier" w:date="2020-06-07T22:41:00Z">
        <w:r w:rsidR="000431DD">
          <w:t xml:space="preserve"> The assemblage of the Who, What, How, </w:t>
        </w:r>
        <w:proofErr w:type="gramStart"/>
        <w:r w:rsidR="000431DD">
          <w:t>When</w:t>
        </w:r>
        <w:proofErr w:type="gramEnd"/>
        <w:r w:rsidR="000431DD">
          <w:t xml:space="preserve"> phrases is called a clause.</w:t>
        </w:r>
      </w:ins>
    </w:p>
    <w:p w:rsidR="006E03AC" w:rsidRPr="007C437A" w:rsidRDefault="00E60509" w:rsidP="00B427B1">
      <w:pPr>
        <w:rPr>
          <w:ins w:id="3912" w:author="Arthur Parmentier" w:date="2020-06-06T20:00:00Z"/>
        </w:rPr>
      </w:pPr>
      <w:ins w:id="3913" w:author="Arthur Parmentier" w:date="2020-06-06T14:04:00Z">
        <w:r w:rsidRPr="007C437A">
          <w:lastRenderedPageBreak/>
          <w:t xml:space="preserve">The “default mode” appears as a very </w:t>
        </w:r>
      </w:ins>
      <w:ins w:id="3914" w:author="Arthur Parmentier" w:date="2020-06-06T19:52:00Z">
        <w:r w:rsidR="00DA1511" w:rsidRPr="007C437A">
          <w:t>unique</w:t>
        </w:r>
      </w:ins>
      <w:ins w:id="3915" w:author="Arthur Parmentier" w:date="2020-06-06T14:04:00Z">
        <w:r w:rsidRPr="007C437A">
          <w:t xml:space="preserve"> element of the SP syntax because of its centrality in the </w:t>
        </w:r>
      </w:ins>
      <w:ins w:id="3916" w:author="Arthur Parmentier" w:date="2020-06-06T14:05:00Z">
        <w:r w:rsidRPr="007C437A">
          <w:t xml:space="preserve">network of modes </w:t>
        </w:r>
      </w:ins>
      <w:ins w:id="3917" w:author="Arthur Parmentier" w:date="2020-06-06T19:53:00Z">
        <w:r w:rsidR="006127A3" w:rsidRPr="007C437A">
          <w:t>(</w:t>
        </w:r>
        <w:r w:rsidR="006127A3" w:rsidRPr="007C437A">
          <w:rPr>
            <w:rPrChange w:id="3918" w:author="Arthur Parmentier" w:date="2020-06-07T15:27:00Z">
              <w:rPr/>
            </w:rPrChange>
          </w:rPr>
          <w:fldChar w:fldCharType="begin"/>
        </w:r>
        <w:r w:rsidR="006127A3" w:rsidRPr="007C437A">
          <w:instrText xml:space="preserve"> REF _Ref42283886 \h </w:instrText>
        </w:r>
      </w:ins>
      <w:r w:rsidR="006127A3" w:rsidRPr="007C437A">
        <w:rPr>
          <w:rPrChange w:id="3919" w:author="Arthur Parmentier" w:date="2020-06-07T15:27:00Z">
            <w:rPr/>
          </w:rPrChange>
        </w:rPr>
      </w:r>
      <w:ins w:id="3920" w:author="Arthur Parmentier" w:date="2020-06-06T19:53:00Z">
        <w:r w:rsidR="006127A3" w:rsidRPr="007C437A">
          <w:rPr>
            <w:rPrChange w:id="3921" w:author="Arthur Parmentier" w:date="2020-06-07T15:27:00Z">
              <w:rPr/>
            </w:rPrChange>
          </w:rPr>
          <w:fldChar w:fldCharType="separate"/>
        </w:r>
        <w:r w:rsidR="006127A3" w:rsidRPr="007C437A">
          <w:t xml:space="preserve">Figure </w:t>
        </w:r>
        <w:r w:rsidR="006127A3" w:rsidRPr="007C437A">
          <w:rPr>
            <w:rPrChange w:id="3922" w:author="Arthur Parmentier" w:date="2020-06-07T15:27:00Z">
              <w:rPr>
                <w:noProof/>
              </w:rPr>
            </w:rPrChange>
          </w:rPr>
          <w:t>1</w:t>
        </w:r>
        <w:r w:rsidR="006127A3" w:rsidRPr="007C437A">
          <w:rPr>
            <w:rPrChange w:id="3923" w:author="Arthur Parmentier" w:date="2020-06-07T15:27:00Z">
              <w:rPr/>
            </w:rPrChange>
          </w:rPr>
          <w:fldChar w:fldCharType="end"/>
        </w:r>
        <w:r w:rsidR="006127A3" w:rsidRPr="007C437A">
          <w:t xml:space="preserve">) </w:t>
        </w:r>
      </w:ins>
      <w:ins w:id="3924" w:author="Arthur Parmentier" w:date="2020-06-06T20:00:00Z">
        <w:r w:rsidR="006E03AC" w:rsidRPr="007C437A">
          <w:t xml:space="preserve">and </w:t>
        </w:r>
      </w:ins>
      <w:ins w:id="3925" w:author="Arthur Parmentier" w:date="2020-06-06T20:04:00Z">
        <w:r w:rsidR="006E03AC" w:rsidRPr="007C437A">
          <w:t xml:space="preserve">its use as the conventional syntax of SP, to the point that it is in those syntactic terms that </w:t>
        </w:r>
      </w:ins>
      <w:ins w:id="3926" w:author="Arthur Parmentier" w:date="2020-06-06T20:05:00Z">
        <w:r w:rsidR="006E03AC" w:rsidRPr="007C437A">
          <w:t>SP is presented, despite the number of syntaxes it covers.</w:t>
        </w:r>
      </w:ins>
    </w:p>
    <w:p w:rsidR="00C45B55" w:rsidRPr="007C437A" w:rsidRDefault="00E60509" w:rsidP="00B427B1">
      <w:pPr>
        <w:rPr>
          <w:ins w:id="3927" w:author="Arthur Parmentier" w:date="2020-06-06T20:07:00Z"/>
        </w:rPr>
      </w:pPr>
      <w:ins w:id="3928" w:author="Arthur Parmentier" w:date="2020-06-06T14:11:00Z">
        <w:r w:rsidRPr="007C437A">
          <w:t xml:space="preserve">In my observations, I found </w:t>
        </w:r>
      </w:ins>
      <w:ins w:id="3929" w:author="Arthur Parmentier" w:date="2020-06-06T19:59:00Z">
        <w:r w:rsidR="00314848" w:rsidRPr="007C437A">
          <w:t>that</w:t>
        </w:r>
      </w:ins>
      <w:ins w:id="3930" w:author="Arthur Parmentier" w:date="2020-06-06T14:11:00Z">
        <w:r w:rsidRPr="007C437A">
          <w:t xml:space="preserve"> the syntactic </w:t>
        </w:r>
      </w:ins>
      <w:ins w:id="3931" w:author="Arthur Parmentier" w:date="2020-06-06T19:59:00Z">
        <w:r w:rsidR="00314848" w:rsidRPr="007C437A">
          <w:t xml:space="preserve">and grammatical </w:t>
        </w:r>
      </w:ins>
      <w:ins w:id="3932" w:author="Arthur Parmentier" w:date="2020-06-06T20:06:00Z">
        <w:r w:rsidR="00C45B55" w:rsidRPr="007C437A">
          <w:t>rules</w:t>
        </w:r>
      </w:ins>
      <w:ins w:id="3933" w:author="Arthur Parmentier" w:date="2020-06-06T14:12:00Z">
        <w:r w:rsidRPr="007C437A">
          <w:t xml:space="preserve"> are made explicit by the soundpainter </w:t>
        </w:r>
      </w:ins>
      <w:ins w:id="3934" w:author="Arthur Parmentier" w:date="2020-06-06T20:06:00Z">
        <w:r w:rsidR="00C45B55" w:rsidRPr="007C437A">
          <w:t>(</w:t>
        </w:r>
      </w:ins>
      <w:ins w:id="3935" w:author="Arthur Parmentier" w:date="2020-06-06T14:12:00Z">
        <w:r w:rsidRPr="007C437A">
          <w:t>or teacher</w:t>
        </w:r>
      </w:ins>
      <w:ins w:id="3936" w:author="Arthur Parmentier" w:date="2020-06-06T20:06:00Z">
        <w:r w:rsidR="00C45B55" w:rsidRPr="007C437A">
          <w:t>) for each mode but the default mode</w:t>
        </w:r>
      </w:ins>
      <w:ins w:id="3937" w:author="Arthur Parmentier" w:date="2020-06-06T14:12:00Z">
        <w:r w:rsidRPr="007C437A">
          <w:t>.</w:t>
        </w:r>
      </w:ins>
      <w:ins w:id="3938" w:author="Arthur Parmentier" w:date="2020-06-06T20:07:00Z">
        <w:r w:rsidR="00C45B55" w:rsidRPr="007C437A">
          <w:t xml:space="preserve"> I suggest two explanations for this phenomenon:</w:t>
        </w:r>
      </w:ins>
    </w:p>
    <w:p w:rsidR="00C45B55" w:rsidRPr="007C437A" w:rsidRDefault="00C45B55" w:rsidP="00C45B55">
      <w:pPr>
        <w:pStyle w:val="Paragraphedeliste"/>
        <w:numPr>
          <w:ilvl w:val="0"/>
          <w:numId w:val="11"/>
        </w:numPr>
        <w:rPr>
          <w:ins w:id="3939" w:author="Arthur Parmentier" w:date="2020-06-06T20:08:00Z"/>
        </w:rPr>
      </w:pPr>
      <w:ins w:id="3940" w:author="Arthur Parmentier" w:date="2020-06-06T20:07:00Z">
        <w:r w:rsidRPr="007C437A">
          <w:t>The default mode syntax is the most compl</w:t>
        </w:r>
      </w:ins>
      <w:ins w:id="3941" w:author="Arthur Parmentier" w:date="2020-06-06T20:08:00Z">
        <w:r w:rsidRPr="007C437A">
          <w:t>ex one of all modes</w:t>
        </w:r>
      </w:ins>
    </w:p>
    <w:p w:rsidR="00C45B55" w:rsidRPr="007C437A" w:rsidRDefault="00C45B55">
      <w:pPr>
        <w:pStyle w:val="Paragraphedeliste"/>
        <w:numPr>
          <w:ilvl w:val="0"/>
          <w:numId w:val="11"/>
        </w:numPr>
        <w:rPr>
          <w:ins w:id="3942" w:author="Arthur Parmentier" w:date="2020-06-06T20:08:00Z"/>
        </w:rPr>
      </w:pPr>
      <w:ins w:id="3943" w:author="Arthur Parmentier" w:date="2020-06-06T20:08:00Z">
        <w:r w:rsidRPr="007C437A">
          <w:t>Part of its syntax is borrowed from languages that the performers are already familiar with</w:t>
        </w:r>
      </w:ins>
    </w:p>
    <w:p w:rsidR="00A5016A" w:rsidRPr="007C437A" w:rsidRDefault="00B46B57" w:rsidP="00A5016A">
      <w:pPr>
        <w:rPr>
          <w:ins w:id="3944" w:author="Arthur Parmentier" w:date="2020-06-06T20:34:00Z"/>
        </w:rPr>
      </w:pPr>
      <w:ins w:id="3945" w:author="Arthur Parmentier" w:date="2020-06-06T20:09:00Z">
        <w:r w:rsidRPr="007C437A">
          <w:t>Indeed,</w:t>
        </w:r>
        <w:r w:rsidR="00C45B55" w:rsidRPr="007C437A">
          <w:t xml:space="preserve"> a unique feature of the default mode is that is incorporates syntactic elements and rules from </w:t>
        </w:r>
        <w:r w:rsidR="00D15B2C" w:rsidRPr="007C437A">
          <w:t>Western oral and written languages.</w:t>
        </w:r>
        <w:r w:rsidR="00C45B55" w:rsidRPr="007C437A">
          <w:t xml:space="preserve"> Those elements, such as recursion, omission, prepositions (both simple and complex </w:t>
        </w:r>
        <w:proofErr w:type="spellStart"/>
        <w:r w:rsidR="00C45B55" w:rsidRPr="007C437A">
          <w:t>adpositions</w:t>
        </w:r>
        <w:proofErr w:type="spellEnd"/>
        <w:r w:rsidR="00C45B55" w:rsidRPr="007C437A">
          <w:t>), postpositions or logic operators allow for greater complexity in the reques</w:t>
        </w:r>
      </w:ins>
      <w:ins w:id="3946" w:author="Arthur Parmentier" w:date="2020-06-06T20:10:00Z">
        <w:r w:rsidR="007C5AC4" w:rsidRPr="007C437A">
          <w:t>t structure</w:t>
        </w:r>
      </w:ins>
      <w:ins w:id="3947" w:author="Arthur Parmentier" w:date="2020-06-06T20:09:00Z">
        <w:r w:rsidR="00C45B55" w:rsidRPr="007C437A">
          <w:t xml:space="preserve"> and are usually implicitly learned (i.e. they are not explicated by the teacher or soundpainter). </w:t>
        </w:r>
      </w:ins>
      <w:ins w:id="3948" w:author="Arthur Parmentier" w:date="2020-06-06T20:10:00Z">
        <w:r w:rsidR="00BC4BBB" w:rsidRPr="007C437A">
          <w:t xml:space="preserve">Examples of such elements are </w:t>
        </w:r>
      </w:ins>
      <w:ins w:id="3949" w:author="Arthur Parmentier" w:date="2020-06-06T20:09:00Z">
        <w:r w:rsidR="00C45B55" w:rsidRPr="007C437A">
          <w:t>with, within (and without), through, add, remove, go back to, move on to….</w:t>
        </w:r>
      </w:ins>
      <w:ins w:id="3950" w:author="Arthur Parmentier" w:date="2020-06-06T20:33:00Z">
        <w:r w:rsidR="00A5016A" w:rsidRPr="007C437A">
          <w:br/>
        </w:r>
      </w:ins>
      <w:ins w:id="3951" w:author="Arthur Parmentier" w:date="2020-06-06T20:34:00Z">
        <w:r w:rsidR="00A5016A" w:rsidRPr="007C437A">
          <w:t>Still in 2020, most introductions to the default mode of SP follow the “Who, What, How, When” classification and explanation of its syntax. In practice, it is often the only explicated part of grammar, while the interpretation of signs like such as prepositions, postpositions or logic operators are often left implicit to the performers already familiar with Western languages.</w:t>
        </w:r>
      </w:ins>
    </w:p>
    <w:p w:rsidR="00237DE8" w:rsidRPr="007C437A" w:rsidRDefault="00A5016A" w:rsidP="00237DE8">
      <w:pPr>
        <w:rPr>
          <w:ins w:id="3952" w:author="Arthur Parmentier" w:date="2020-06-06T17:14:00Z"/>
        </w:rPr>
      </w:pPr>
      <w:ins w:id="3953" w:author="Arthur Parmentier" w:date="2020-06-06T20:34:00Z">
        <w:r w:rsidRPr="007C437A">
          <w:t>In linguistic literature, we have observed several languages that do not possess these concepts.</w:t>
        </w:r>
        <w:r w:rsidRPr="007C437A">
          <w:rPr>
            <w:rStyle w:val="Appelnotedebasdep"/>
          </w:rPr>
          <w:footnoteReference w:id="27"/>
        </w:r>
        <w:r w:rsidRPr="007C437A">
          <w:t xml:space="preserve"> One could wonder how much presenting the syntax of the default SP mode to communities that are not familiar to Western languages would challenge the usual conceptions of the SP syntax. </w:t>
        </w:r>
      </w:ins>
      <w:ins w:id="3964" w:author="Arthur Parmentier" w:date="2020-06-06T17:52:00Z">
        <w:r w:rsidR="00A531CB" w:rsidRPr="007C437A">
          <w:t>The story of the e</w:t>
        </w:r>
      </w:ins>
      <w:ins w:id="3965" w:author="Arthur Parmentier" w:date="2020-06-06T18:06:00Z">
        <w:r w:rsidR="006A1B0D" w:rsidRPr="007C437A">
          <w:t>me</w:t>
        </w:r>
      </w:ins>
      <w:ins w:id="3966" w:author="Arthur Parmentier" w:date="2020-06-06T17:52:00Z">
        <w:r w:rsidR="00A531CB" w:rsidRPr="007C437A">
          <w:t xml:space="preserve">rgence of the Launch Mode is an </w:t>
        </w:r>
      </w:ins>
      <w:ins w:id="3967" w:author="Arthur Parmentier" w:date="2020-06-06T20:35:00Z">
        <w:r w:rsidRPr="007C437A">
          <w:t>answer to that question</w:t>
        </w:r>
      </w:ins>
      <w:ins w:id="3968" w:author="Arthur Parmentier" w:date="2020-06-06T17:53:00Z">
        <w:r w:rsidR="00A531CB" w:rsidRPr="007C437A">
          <w:t>:</w:t>
        </w:r>
      </w:ins>
    </w:p>
    <w:p w:rsidR="00237DE8" w:rsidRPr="007C437A" w:rsidRDefault="00237DE8">
      <w:pPr>
        <w:pStyle w:val="Citation"/>
        <w:rPr>
          <w:ins w:id="3969" w:author="Arthur Parmentier" w:date="2020-06-06T17:14:00Z"/>
          <w:rPrChange w:id="3970" w:author="Arthur Parmentier" w:date="2020-06-07T15:27:00Z">
            <w:rPr>
              <w:ins w:id="3971" w:author="Arthur Parmentier" w:date="2020-06-06T17:14:00Z"/>
            </w:rPr>
          </w:rPrChange>
        </w:rPr>
        <w:pPrChange w:id="3972" w:author="Arthur Parmentier" w:date="2020-06-06T17:53:00Z">
          <w:pPr>
            <w:pStyle w:val="NormalWeb"/>
          </w:pPr>
        </w:pPrChange>
      </w:pPr>
      <w:ins w:id="3973" w:author="Arthur Parmentier" w:date="2020-06-06T17:14:00Z">
        <w:r w:rsidRPr="007C437A">
          <w:rPr>
            <w:rPrChange w:id="3974" w:author="Arthur Parmentier" w:date="2020-06-07T15:27:00Z">
              <w:rPr>
                <w:i/>
                <w:iCs/>
              </w:rPr>
            </w:rPrChange>
          </w:rPr>
          <w:t xml:space="preserve">“Launch Mode means to respond to the What gesture immediately – a Go gesture is not needed. In other words, when the Soundpainter signs a Long Tone, </w:t>
        </w:r>
        <w:proofErr w:type="gramStart"/>
        <w:r w:rsidRPr="007C437A">
          <w:rPr>
            <w:rPrChange w:id="3975" w:author="Arthur Parmentier" w:date="2020-06-07T15:27:00Z">
              <w:rPr>
                <w:i/>
                <w:iCs/>
              </w:rPr>
            </w:rPrChange>
          </w:rPr>
          <w:t>at the moment</w:t>
        </w:r>
        <w:proofErr w:type="gramEnd"/>
        <w:r w:rsidRPr="007C437A">
          <w:rPr>
            <w:rPrChange w:id="3976" w:author="Arthur Parmentier" w:date="2020-06-07T15:27:00Z">
              <w:rPr>
                <w:i/>
                <w:iCs/>
              </w:rPr>
            </w:rPrChange>
          </w:rPr>
          <w:t xml:space="preserve"> of signing the gesture, the group responds and performs a Long Tone.</w:t>
        </w:r>
      </w:ins>
    </w:p>
    <w:p w:rsidR="00237DE8" w:rsidRPr="007C437A" w:rsidRDefault="00237DE8">
      <w:pPr>
        <w:pStyle w:val="Citation"/>
        <w:rPr>
          <w:ins w:id="3977" w:author="Arthur Parmentier" w:date="2020-06-06T17:14:00Z"/>
          <w:rPrChange w:id="3978" w:author="Arthur Parmentier" w:date="2020-06-07T15:27:00Z">
            <w:rPr>
              <w:ins w:id="3979" w:author="Arthur Parmentier" w:date="2020-06-06T17:14:00Z"/>
            </w:rPr>
          </w:rPrChange>
        </w:rPr>
        <w:pPrChange w:id="3980" w:author="Arthur Parmentier" w:date="2020-06-06T17:53:00Z">
          <w:pPr>
            <w:pStyle w:val="NormalWeb"/>
          </w:pPr>
        </w:pPrChange>
      </w:pPr>
      <w:ins w:id="3981" w:author="Arthur Parmentier" w:date="2020-06-06T17:14:00Z">
        <w:r w:rsidRPr="007C437A">
          <w:rPr>
            <w:rPrChange w:id="3982" w:author="Arthur Parmentier" w:date="2020-06-07T15:27:00Z">
              <w:rPr>
                <w:i/>
                <w:iCs/>
              </w:rPr>
            </w:rPrChange>
          </w:rPr>
          <w:t>The idea for this gesture came from my work with the learning impaired. It isn’t always possible for people with learning disabilities to comprehend a Soundpainting phrase incorporating the syntax in its entirety – Whole Group, Long Tone, Volume Fader (</w:t>
        </w:r>
        <w:proofErr w:type="spellStart"/>
        <w:r w:rsidRPr="007C437A">
          <w:rPr>
            <w:rPrChange w:id="3983" w:author="Arthur Parmentier" w:date="2020-06-07T15:27:00Z">
              <w:rPr>
                <w:i/>
                <w:iCs/>
              </w:rPr>
            </w:rPrChange>
          </w:rPr>
          <w:t>ppp</w:t>
        </w:r>
        <w:proofErr w:type="spellEnd"/>
        <w:r w:rsidRPr="007C437A">
          <w:rPr>
            <w:rPrChange w:id="3984" w:author="Arthur Parmentier" w:date="2020-06-07T15:27:00Z">
              <w:rPr>
                <w:i/>
                <w:iCs/>
              </w:rPr>
            </w:rPrChange>
          </w:rPr>
          <w:t xml:space="preserve">), Play. This type of phrase wasn’t possible to follow the first time I </w:t>
        </w:r>
        <w:proofErr w:type="spellStart"/>
        <w:r w:rsidRPr="007C437A">
          <w:rPr>
            <w:rPrChange w:id="3985" w:author="Arthur Parmentier" w:date="2020-06-07T15:27:00Z">
              <w:rPr>
                <w:i/>
                <w:iCs/>
              </w:rPr>
            </w:rPrChange>
          </w:rPr>
          <w:t>Soundpainted</w:t>
        </w:r>
        <w:proofErr w:type="spellEnd"/>
        <w:r w:rsidRPr="007C437A">
          <w:rPr>
            <w:rPrChange w:id="3986" w:author="Arthur Parmentier" w:date="2020-06-07T15:27:00Z">
              <w:rPr>
                <w:i/>
                <w:iCs/>
              </w:rPr>
            </w:rPrChange>
          </w:rPr>
          <w:t xml:space="preserve"> with a group of learning impaired people. </w:t>
        </w:r>
        <w:proofErr w:type="gramStart"/>
        <w:r w:rsidRPr="007C437A">
          <w:rPr>
            <w:rPrChange w:id="3987" w:author="Arthur Parmentier" w:date="2020-06-07T15:27:00Z">
              <w:rPr>
                <w:i/>
                <w:iCs/>
              </w:rPr>
            </w:rPrChange>
          </w:rPr>
          <w:t>So</w:t>
        </w:r>
        <w:proofErr w:type="gramEnd"/>
        <w:r w:rsidRPr="007C437A">
          <w:rPr>
            <w:rPrChange w:id="3988" w:author="Arthur Parmentier" w:date="2020-06-07T15:27:00Z">
              <w:rPr>
                <w:i/>
                <w:iCs/>
              </w:rPr>
            </w:rPrChange>
          </w:rPr>
          <w:t xml:space="preserve"> I ask the group to respond to the Long Tone gesture at the moment I signed them. I gave an oral example of what was </w:t>
        </w:r>
        <w:proofErr w:type="gramStart"/>
        <w:r w:rsidRPr="007C437A">
          <w:rPr>
            <w:rPrChange w:id="3989" w:author="Arthur Parmentier" w:date="2020-06-07T15:27:00Z">
              <w:rPr>
                <w:i/>
                <w:iCs/>
              </w:rPr>
            </w:rPrChange>
          </w:rPr>
          <w:t>expected</w:t>
        </w:r>
        <w:proofErr w:type="gramEnd"/>
        <w:r w:rsidRPr="007C437A">
          <w:rPr>
            <w:rPrChange w:id="3990" w:author="Arthur Parmentier" w:date="2020-06-07T15:27:00Z">
              <w:rPr>
                <w:i/>
                <w:iCs/>
              </w:rPr>
            </w:rPrChange>
          </w:rPr>
          <w:t xml:space="preserve"> and the group found it very easy to comprehend. I took the same approach with all the other gestures I taught the group.</w:t>
        </w:r>
      </w:ins>
    </w:p>
    <w:p w:rsidR="00237DE8" w:rsidRPr="007C437A" w:rsidRDefault="00237DE8" w:rsidP="00A531CB">
      <w:pPr>
        <w:pStyle w:val="Citation"/>
        <w:rPr>
          <w:ins w:id="3991" w:author="Arthur Parmentier" w:date="2020-06-06T17:53:00Z"/>
        </w:rPr>
      </w:pPr>
      <w:ins w:id="3992" w:author="Arthur Parmentier" w:date="2020-06-06T17:14:00Z">
        <w:r w:rsidRPr="007C437A">
          <w:lastRenderedPageBreak/>
          <w:t xml:space="preserve">Afterwards, I decided to use the immediate response to a What gesture and created Launch Mode. Nowadays, Launch Mode is a widely used gesture amongst many Soundpainters and its origin came from </w:t>
        </w:r>
      </w:ins>
      <w:ins w:id="3993" w:author="Arthur Parmentier" w:date="2020-06-06T17:53:00Z">
        <w:r w:rsidR="00D83AC5" w:rsidRPr="007C437A">
          <w:t>necessity. “</w:t>
        </w:r>
      </w:ins>
      <w:customXmlInsRangeStart w:id="3994" w:author="Arthur Parmentier" w:date="2020-06-10T19:46:00Z"/>
      <w:sdt>
        <w:sdtPr>
          <w:id w:val="1081717494"/>
          <w:citation/>
        </w:sdtPr>
        <w:sdtContent>
          <w:customXmlInsRangeEnd w:id="3994"/>
          <w:ins w:id="3995" w:author="Arthur Parmentier" w:date="2020-06-10T19:46:00Z">
            <w:r w:rsidR="005E324E">
              <w:fldChar w:fldCharType="begin"/>
            </w:r>
            <w:r w:rsidR="005E324E" w:rsidRPr="005E324E">
              <w:rPr>
                <w:rPrChange w:id="3996" w:author="Arthur Parmentier" w:date="2020-06-10T19:46:00Z">
                  <w:rPr>
                    <w:lang w:val="fr-FR"/>
                  </w:rPr>
                </w:rPrChange>
              </w:rPr>
              <w:instrText xml:space="preserve"> CITATION Hel \l 1036 </w:instrText>
            </w:r>
          </w:ins>
          <w:r w:rsidR="005E324E">
            <w:fldChar w:fldCharType="separate"/>
          </w:r>
          <w:r w:rsidR="00304C55">
            <w:rPr>
              <w:noProof/>
            </w:rPr>
            <w:t xml:space="preserve"> (Minors &amp; Thompson, s.d.)</w:t>
          </w:r>
          <w:ins w:id="3997" w:author="Arthur Parmentier" w:date="2020-06-10T19:46:00Z">
            <w:r w:rsidR="005E324E">
              <w:fldChar w:fldCharType="end"/>
            </w:r>
          </w:ins>
          <w:customXmlInsRangeStart w:id="3998" w:author="Arthur Parmentier" w:date="2020-06-10T19:46:00Z"/>
        </w:sdtContent>
      </w:sdt>
      <w:customXmlInsRangeEnd w:id="3998"/>
    </w:p>
    <w:p w:rsidR="005B7F91" w:rsidRPr="007C437A" w:rsidRDefault="00D83AC5" w:rsidP="00D83AC5">
      <w:pPr>
        <w:rPr>
          <w:ins w:id="3999" w:author="Arthur Parmentier" w:date="2020-06-06T21:59:00Z"/>
        </w:rPr>
      </w:pPr>
      <w:ins w:id="4000" w:author="Arthur Parmentier" w:date="2020-06-06T17:53:00Z">
        <w:r w:rsidRPr="007C437A">
          <w:t>In this example, we can see that t</w:t>
        </w:r>
      </w:ins>
      <w:ins w:id="4001" w:author="Arthur Parmentier" w:date="2020-06-06T17:54:00Z">
        <w:r w:rsidRPr="007C437A">
          <w:t xml:space="preserve">he default mode does have a degree of complexity that involve </w:t>
        </w:r>
      </w:ins>
      <w:ins w:id="4002" w:author="Arthur Parmentier" w:date="2020-06-06T20:35:00Z">
        <w:r w:rsidR="00421D32" w:rsidRPr="007C437A">
          <w:t>prior</w:t>
        </w:r>
      </w:ins>
      <w:ins w:id="4003" w:author="Arthur Parmentier" w:date="2020-06-06T20:36:00Z">
        <w:r w:rsidR="00421D32" w:rsidRPr="007C437A">
          <w:t xml:space="preserve"> </w:t>
        </w:r>
      </w:ins>
      <w:ins w:id="4004" w:author="Arthur Parmentier" w:date="2020-06-06T17:54:00Z">
        <w:r w:rsidRPr="007C437A">
          <w:t xml:space="preserve">knowledge in </w:t>
        </w:r>
      </w:ins>
      <w:ins w:id="4005" w:author="Arthur Parmentier" w:date="2020-06-06T20:36:00Z">
        <w:r w:rsidR="00421D32" w:rsidRPr="007C437A">
          <w:t>grammatical rules</w:t>
        </w:r>
      </w:ins>
      <w:ins w:id="4006" w:author="Arthur Parmentier" w:date="2020-06-06T17:55:00Z">
        <w:r w:rsidRPr="007C437A">
          <w:t xml:space="preserve"> </w:t>
        </w:r>
      </w:ins>
      <w:ins w:id="4007" w:author="Arthur Parmentier" w:date="2020-06-06T20:36:00Z">
        <w:r w:rsidR="00421D32" w:rsidRPr="007C437A">
          <w:t>and</w:t>
        </w:r>
      </w:ins>
      <w:ins w:id="4008" w:author="Arthur Parmentier" w:date="2020-06-06T17:55:00Z">
        <w:r w:rsidRPr="007C437A">
          <w:t xml:space="preserve"> logic. </w:t>
        </w:r>
      </w:ins>
      <w:ins w:id="4009" w:author="Arthur Parmentier" w:date="2020-06-06T21:59:00Z">
        <w:r w:rsidR="007D30A4" w:rsidRPr="007C437A">
          <w:t>Of course, all mechanisms of language are not cultural and learned, but t</w:t>
        </w:r>
      </w:ins>
      <w:ins w:id="4010" w:author="Arthur Parmentier" w:date="2020-06-06T17:57:00Z">
        <w:r w:rsidRPr="007C437A">
          <w:t>h</w:t>
        </w:r>
      </w:ins>
      <w:ins w:id="4011" w:author="Arthur Parmentier" w:date="2020-06-06T20:36:00Z">
        <w:r w:rsidR="009D182D" w:rsidRPr="007C437A">
          <w:t>ese rules</w:t>
        </w:r>
      </w:ins>
      <w:ins w:id="4012" w:author="Arthur Parmentier" w:date="2020-06-06T17:55:00Z">
        <w:r w:rsidRPr="007C437A">
          <w:t xml:space="preserve"> were not </w:t>
        </w:r>
      </w:ins>
      <w:ins w:id="4013" w:author="Arthur Parmentier" w:date="2020-06-06T17:56:00Z">
        <w:r w:rsidRPr="007C437A">
          <w:t xml:space="preserve">internalized by the learning impaired and it might </w:t>
        </w:r>
      </w:ins>
      <w:ins w:id="4014" w:author="Arthur Parmentier" w:date="2020-06-06T20:35:00Z">
        <w:r w:rsidR="00EB6FB5" w:rsidRPr="007C437A">
          <w:t xml:space="preserve">as </w:t>
        </w:r>
      </w:ins>
      <w:ins w:id="4015" w:author="Arthur Parmentier" w:date="2020-06-06T17:56:00Z">
        <w:r w:rsidRPr="007C437A">
          <w:t>well be an issue for working with p</w:t>
        </w:r>
      </w:ins>
      <w:ins w:id="4016" w:author="Arthur Parmentier" w:date="2020-06-06T20:36:00Z">
        <w:r w:rsidR="009D182D" w:rsidRPr="007C437A">
          <w:t>eople</w:t>
        </w:r>
      </w:ins>
      <w:ins w:id="4017" w:author="Arthur Parmentier" w:date="2020-06-06T17:56:00Z">
        <w:r w:rsidRPr="007C437A">
          <w:t xml:space="preserve"> whose language or culture</w:t>
        </w:r>
      </w:ins>
      <w:ins w:id="4018" w:author="Arthur Parmentier" w:date="2020-06-06T17:57:00Z">
        <w:r w:rsidRPr="007C437A">
          <w:t xml:space="preserve"> does not yield them either.</w:t>
        </w:r>
      </w:ins>
    </w:p>
    <w:p w:rsidR="00FC2614" w:rsidRDefault="005A4AA8" w:rsidP="00D83AC5">
      <w:pPr>
        <w:rPr>
          <w:ins w:id="4019" w:author="Arthur Parmentier" w:date="2020-06-09T16:27:00Z"/>
        </w:rPr>
      </w:pPr>
      <w:ins w:id="4020" w:author="Arthur Parmentier" w:date="2020-06-06T21:59:00Z">
        <w:r w:rsidRPr="007C437A">
          <w:t xml:space="preserve">I suggest </w:t>
        </w:r>
      </w:ins>
      <w:ins w:id="4021" w:author="Arthur Parmentier" w:date="2020-06-06T22:00:00Z">
        <w:r w:rsidRPr="007C437A">
          <w:t xml:space="preserve">for future research </w:t>
        </w:r>
      </w:ins>
      <w:ins w:id="4022" w:author="Arthur Parmentier" w:date="2020-06-06T21:59:00Z">
        <w:r w:rsidRPr="007C437A">
          <w:t xml:space="preserve">to push the analysis of the SP syntax </w:t>
        </w:r>
      </w:ins>
      <w:ins w:id="4023" w:author="Arthur Parmentier" w:date="2020-06-06T22:04:00Z">
        <w:r w:rsidRPr="007C437A">
          <w:t xml:space="preserve">and its formalization in linguistic terms. </w:t>
        </w:r>
      </w:ins>
      <w:proofErr w:type="gramStart"/>
      <w:ins w:id="4024" w:author="Arthur Parmentier" w:date="2020-06-06T22:05:00Z">
        <w:r w:rsidRPr="007C437A">
          <w:t>At the moment</w:t>
        </w:r>
      </w:ins>
      <w:proofErr w:type="gramEnd"/>
      <w:ins w:id="4025" w:author="Arthur Parmentier" w:date="2020-06-06T22:06:00Z">
        <w:r w:rsidRPr="007C437A">
          <w:t xml:space="preserve"> I am writing </w:t>
        </w:r>
      </w:ins>
      <w:ins w:id="4026" w:author="Arthur Parmentier" w:date="2020-06-06T22:05:00Z">
        <w:r w:rsidRPr="007C437A">
          <w:t xml:space="preserve">this report, a dictionary is being built that </w:t>
        </w:r>
      </w:ins>
      <w:ins w:id="4027" w:author="Arthur Parmentier" w:date="2020-06-06T22:09:00Z">
        <w:r w:rsidR="003911EB" w:rsidRPr="007C437A">
          <w:t xml:space="preserve">already </w:t>
        </w:r>
      </w:ins>
      <w:ins w:id="4028" w:author="Arthur Parmentier" w:date="2020-06-06T22:05:00Z">
        <w:r w:rsidRPr="007C437A">
          <w:t>contain</w:t>
        </w:r>
      </w:ins>
      <w:ins w:id="4029" w:author="Arthur Parmentier" w:date="2020-06-06T22:06:00Z">
        <w:r w:rsidRPr="007C437A">
          <w:t>s</w:t>
        </w:r>
      </w:ins>
      <w:ins w:id="4030" w:author="Arthur Parmentier" w:date="2020-06-06T22:09:00Z">
        <w:r w:rsidR="003911EB" w:rsidRPr="007C437A">
          <w:t xml:space="preserve"> some</w:t>
        </w:r>
      </w:ins>
      <w:ins w:id="4031" w:author="Arthur Parmentier" w:date="2020-06-06T22:06:00Z">
        <w:r w:rsidRPr="007C437A">
          <w:t xml:space="preserve"> descriptions of signs in terms of syntax</w:t>
        </w:r>
      </w:ins>
      <w:ins w:id="4032" w:author="Arthur Parmentier" w:date="2020-06-06T22:09:00Z">
        <w:r w:rsidR="003911EB" w:rsidRPr="007C437A">
          <w:t>, such as the ones that have historically been formalized by Thompson</w:t>
        </w:r>
      </w:ins>
      <w:ins w:id="4033" w:author="Arthur Parmentier" w:date="2020-06-06T22:06:00Z">
        <w:r w:rsidRPr="007C437A">
          <w:t>. I believe that a linguistic approach</w:t>
        </w:r>
      </w:ins>
      <w:ins w:id="4034" w:author="Arthur Parmentier" w:date="2020-06-06T22:08:00Z">
        <w:r w:rsidRPr="007C437A">
          <w:t xml:space="preserve"> to SP</w:t>
        </w:r>
      </w:ins>
      <w:ins w:id="4035" w:author="Arthur Parmentier" w:date="2020-06-06T22:06:00Z">
        <w:r w:rsidRPr="007C437A">
          <w:t xml:space="preserve"> would</w:t>
        </w:r>
      </w:ins>
      <w:ins w:id="4036" w:author="Arthur Parmentier" w:date="2020-06-06T22:08:00Z">
        <w:r w:rsidRPr="007C437A">
          <w:t xml:space="preserve"> be very relevant and</w:t>
        </w:r>
      </w:ins>
      <w:ins w:id="4037" w:author="Arthur Parmentier" w:date="2020-06-06T22:06:00Z">
        <w:r w:rsidRPr="007C437A">
          <w:t xml:space="preserve"> add </w:t>
        </w:r>
      </w:ins>
      <w:ins w:id="4038" w:author="Arthur Parmentier" w:date="2020-06-06T22:09:00Z">
        <w:r w:rsidR="00111E92" w:rsidRPr="007C437A">
          <w:t xml:space="preserve">a lot of </w:t>
        </w:r>
      </w:ins>
      <w:ins w:id="4039" w:author="Arthur Parmentier" w:date="2020-06-06T22:06:00Z">
        <w:r w:rsidRPr="007C437A">
          <w:t>value to this collaborative work</w:t>
        </w:r>
      </w:ins>
      <w:ins w:id="4040" w:author="Arthur Parmentier" w:date="2020-06-06T22:09:00Z">
        <w:r w:rsidRPr="007C437A">
          <w:t>.</w:t>
        </w:r>
      </w:ins>
    </w:p>
    <w:p w:rsidR="005A4AA8" w:rsidRPr="007C437A" w:rsidRDefault="00FC2614" w:rsidP="00D83AC5">
      <w:pPr>
        <w:rPr>
          <w:ins w:id="4041" w:author="Arthur Parmentier" w:date="2020-06-06T21:58:00Z"/>
        </w:rPr>
      </w:pPr>
      <w:ins w:id="4042" w:author="Arthur Parmentier" w:date="2020-06-09T16:27:00Z">
        <w:r>
          <w:br w:type="page"/>
        </w:r>
      </w:ins>
    </w:p>
    <w:p w:rsidR="00CC430C" w:rsidRPr="007C437A" w:rsidDel="00CC430C" w:rsidRDefault="00CC430C">
      <w:pPr>
        <w:rPr>
          <w:del w:id="4043" w:author="Arthur Parmentier" w:date="2020-06-05T18:08:00Z"/>
          <w:rPrChange w:id="4044" w:author="Arthur Parmentier" w:date="2020-06-07T15:27:00Z">
            <w:rPr>
              <w:del w:id="4045" w:author="Arthur Parmentier" w:date="2020-06-05T18:08:00Z"/>
            </w:rPr>
          </w:rPrChange>
        </w:rPr>
        <w:pPrChange w:id="4046" w:author="Arthur Parmentier" w:date="2020-06-05T16:28:00Z">
          <w:pPr>
            <w:pStyle w:val="Titre2"/>
          </w:pPr>
        </w:pPrChange>
      </w:pPr>
      <w:bookmarkStart w:id="4047" w:name="_Toc42698854"/>
      <w:bookmarkStart w:id="4048" w:name="_Toc42698933"/>
      <w:bookmarkEnd w:id="4047"/>
      <w:bookmarkEnd w:id="4048"/>
    </w:p>
    <w:p w:rsidR="00B400C3" w:rsidRPr="007C437A" w:rsidDel="00CC430C" w:rsidRDefault="00B400C3" w:rsidP="00E6654A">
      <w:pPr>
        <w:rPr>
          <w:del w:id="4049" w:author="Arthur Parmentier" w:date="2020-06-05T18:08:00Z"/>
        </w:rPr>
      </w:pPr>
      <w:del w:id="4050" w:author="Arthur Parmentier" w:date="2020-06-05T18:08:00Z">
        <w:r w:rsidRPr="007C437A" w:rsidDel="00CC430C">
          <w:delText>Those concepts are used to describe the structure of the language</w:delText>
        </w:r>
        <w:r w:rsidR="00D23577" w:rsidRPr="007C437A" w:rsidDel="00CC430C">
          <w:delText>: its grammar</w:delText>
        </w:r>
        <w:r w:rsidRPr="007C437A" w:rsidDel="00CC430C">
          <w:delText>. They are emergent from SP, in the sense that they have been formalized dozens of years after the creation of SP and refer to its</w:delText>
        </w:r>
        <w:r w:rsidR="00B11EF1" w:rsidRPr="007C437A" w:rsidDel="00CC430C">
          <w:delText xml:space="preserve"> particular</w:delText>
        </w:r>
        <w:r w:rsidRPr="007C437A" w:rsidDel="00CC430C">
          <w:delText xml:space="preserve"> </w:delText>
        </w:r>
        <w:r w:rsidR="00B11EF1" w:rsidRPr="007C437A" w:rsidDel="00CC430C">
          <w:delText>grammar</w:delText>
        </w:r>
        <w:r w:rsidRPr="007C437A" w:rsidDel="00CC430C">
          <w:delText xml:space="preserve"> rather than objects that are also found in other contexts. I would </w:delText>
        </w:r>
        <w:r w:rsidR="00BA63E4" w:rsidRPr="007C437A" w:rsidDel="00CC430C">
          <w:delText>call</w:delText>
        </w:r>
        <w:r w:rsidRPr="007C437A" w:rsidDel="00CC430C">
          <w:delText xml:space="preserve"> the latter ones “borrowed” concepts.</w:delText>
        </w:r>
        <w:bookmarkStart w:id="4051" w:name="_Toc42698855"/>
        <w:bookmarkStart w:id="4052" w:name="_Toc42698934"/>
        <w:bookmarkEnd w:id="4051"/>
        <w:bookmarkEnd w:id="4052"/>
      </w:del>
    </w:p>
    <w:p w:rsidR="00BA63E4" w:rsidRPr="007C437A" w:rsidDel="00CC430C" w:rsidRDefault="00BA63E4" w:rsidP="00E6654A">
      <w:pPr>
        <w:rPr>
          <w:del w:id="4053" w:author="Arthur Parmentier" w:date="2020-06-05T18:08:00Z"/>
        </w:rPr>
      </w:pPr>
      <w:del w:id="4054" w:author="Arthur Parmentier" w:date="2020-06-05T18:08:00Z">
        <w:r w:rsidRPr="007C437A" w:rsidDel="00CC430C">
          <w:delText>One should really think of these concepts as an equivalent of the “noun”, “verb”, “</w:delText>
        </w:r>
        <w:r w:rsidR="00245836" w:rsidRPr="007C437A" w:rsidDel="00CC430C">
          <w:delText>adjective” …</w:delText>
        </w:r>
        <w:r w:rsidRPr="007C437A" w:rsidDel="00CC430C">
          <w:delText xml:space="preserve"> that are used to describe oral languages that modern societies are familiar with</w:delText>
        </w:r>
        <w:r w:rsidR="008C1CCA" w:rsidRPr="007C437A" w:rsidDel="00CC430C">
          <w:delText xml:space="preserve"> in their oral languages.</w:delText>
        </w:r>
        <w:bookmarkStart w:id="4055" w:name="_Toc42698856"/>
        <w:bookmarkStart w:id="4056" w:name="_Toc42698935"/>
        <w:bookmarkEnd w:id="4055"/>
        <w:bookmarkEnd w:id="4056"/>
      </w:del>
    </w:p>
    <w:p w:rsidR="00245836" w:rsidRPr="007C437A" w:rsidDel="00CC430C" w:rsidRDefault="00245836" w:rsidP="00E6654A">
      <w:pPr>
        <w:rPr>
          <w:del w:id="4057" w:author="Arthur Parmentier" w:date="2020-06-05T18:08:00Z"/>
        </w:rPr>
      </w:pPr>
      <w:del w:id="4058" w:author="Arthur Parmentier" w:date="2020-06-05T18:08:00Z">
        <w:r w:rsidRPr="007C437A" w:rsidDel="00CC430C">
          <w:delText xml:space="preserve">It is important to note that sign languages (among which, SP) do </w:delText>
        </w:r>
        <w:r w:rsidRPr="007C437A" w:rsidDel="00CC430C">
          <w:rPr>
            <w:b/>
            <w:bCs/>
          </w:rPr>
          <w:delText>not</w:delText>
        </w:r>
        <w:r w:rsidRPr="007C437A" w:rsidDel="00CC430C">
          <w:delText xml:space="preserve"> use </w:delText>
        </w:r>
        <w:r w:rsidR="00B7667C" w:rsidRPr="007C437A" w:rsidDel="00CC430C">
          <w:delText>the same concepts as modern oral languages to describe their grammar.</w:delText>
        </w:r>
        <w:bookmarkStart w:id="4059" w:name="_Toc42698857"/>
        <w:bookmarkStart w:id="4060" w:name="_Toc42698936"/>
        <w:bookmarkEnd w:id="4059"/>
        <w:bookmarkEnd w:id="4060"/>
      </w:del>
    </w:p>
    <w:p w:rsidR="00BE04C2" w:rsidRPr="007C437A" w:rsidDel="00486DE0" w:rsidRDefault="00BE04C2">
      <w:pPr>
        <w:pStyle w:val="Titre3"/>
        <w:rPr>
          <w:del w:id="4061" w:author="Arthur Parmentier" w:date="2020-06-06T18:07:00Z"/>
        </w:rPr>
      </w:pPr>
      <w:bookmarkStart w:id="4062" w:name="_Toc40025939"/>
      <w:del w:id="4063" w:author="Arthur Parmentier" w:date="2020-06-06T18:07:00Z">
        <w:r w:rsidRPr="007C437A" w:rsidDel="00486DE0">
          <w:delText>Identifiers</w:delText>
        </w:r>
        <w:bookmarkStart w:id="4064" w:name="_Toc42698858"/>
        <w:bookmarkStart w:id="4065" w:name="_Toc42698937"/>
        <w:bookmarkEnd w:id="4062"/>
        <w:bookmarkEnd w:id="4064"/>
        <w:bookmarkEnd w:id="4065"/>
      </w:del>
    </w:p>
    <w:p w:rsidR="00DE3F01" w:rsidRPr="007C437A" w:rsidDel="00486DE0" w:rsidRDefault="00DE3F01">
      <w:pPr>
        <w:pStyle w:val="Titre3"/>
        <w:rPr>
          <w:del w:id="4066" w:author="Arthur Parmentier" w:date="2020-06-06T18:07:00Z"/>
        </w:rPr>
      </w:pPr>
      <w:bookmarkStart w:id="4067" w:name="_Toc40025940"/>
      <w:del w:id="4068" w:author="Arthur Parmentier" w:date="2020-06-06T18:07:00Z">
        <w:r w:rsidRPr="007C437A" w:rsidDel="00486DE0">
          <w:delText>Content</w:delText>
        </w:r>
        <w:bookmarkStart w:id="4069" w:name="_Toc42698859"/>
        <w:bookmarkStart w:id="4070" w:name="_Toc42698938"/>
        <w:bookmarkEnd w:id="4067"/>
        <w:bookmarkEnd w:id="4069"/>
        <w:bookmarkEnd w:id="4070"/>
      </w:del>
    </w:p>
    <w:p w:rsidR="00BE04C2" w:rsidRPr="007C437A" w:rsidDel="00486DE0" w:rsidRDefault="00BE04C2">
      <w:pPr>
        <w:pStyle w:val="Titre3"/>
        <w:rPr>
          <w:del w:id="4071" w:author="Arthur Parmentier" w:date="2020-06-06T18:07:00Z"/>
        </w:rPr>
      </w:pPr>
      <w:bookmarkStart w:id="4072" w:name="_Toc40025941"/>
      <w:del w:id="4073" w:author="Arthur Parmentier" w:date="2020-06-06T18:07:00Z">
        <w:r w:rsidRPr="007C437A" w:rsidDel="00486DE0">
          <w:delText>Modifiers (content parameters)</w:delText>
        </w:r>
        <w:bookmarkStart w:id="4074" w:name="_Toc42698860"/>
        <w:bookmarkStart w:id="4075" w:name="_Toc42698939"/>
        <w:bookmarkEnd w:id="4072"/>
        <w:bookmarkEnd w:id="4074"/>
        <w:bookmarkEnd w:id="4075"/>
      </w:del>
    </w:p>
    <w:p w:rsidR="00C16C06" w:rsidRPr="007C437A" w:rsidDel="00486DE0" w:rsidRDefault="00C16C06">
      <w:pPr>
        <w:pStyle w:val="Titre3"/>
        <w:rPr>
          <w:del w:id="4076" w:author="Arthur Parmentier" w:date="2020-06-06T18:07:00Z"/>
        </w:rPr>
      </w:pPr>
      <w:bookmarkStart w:id="4077" w:name="_Toc40025942"/>
      <w:del w:id="4078" w:author="Arthur Parmentier" w:date="2020-06-06T18:07:00Z">
        <w:r w:rsidRPr="007C437A" w:rsidDel="00486DE0">
          <w:delText>Mode</w:delText>
        </w:r>
        <w:bookmarkStart w:id="4079" w:name="_Toc42698861"/>
        <w:bookmarkStart w:id="4080" w:name="_Toc42698940"/>
        <w:bookmarkEnd w:id="4077"/>
        <w:bookmarkEnd w:id="4079"/>
        <w:bookmarkEnd w:id="4080"/>
      </w:del>
    </w:p>
    <w:p w:rsidR="00BE04C2" w:rsidRPr="007C437A" w:rsidDel="006E2B59" w:rsidRDefault="00400535" w:rsidP="00E6654A">
      <w:pPr>
        <w:rPr>
          <w:del w:id="4081" w:author="Arthur Parmentier" w:date="2020-06-06T22:10:00Z"/>
        </w:rPr>
      </w:pPr>
      <w:del w:id="4082" w:author="Arthur Parmentier" w:date="2020-06-06T22:10:00Z">
        <w:r w:rsidRPr="007C437A" w:rsidDel="006E2B59">
          <w:delText>All these structural concepts (grammar) are not culturally dependent.</w:delText>
        </w:r>
        <w:bookmarkStart w:id="4083" w:name="_Toc42698862"/>
        <w:bookmarkStart w:id="4084" w:name="_Toc42698941"/>
        <w:bookmarkEnd w:id="4083"/>
        <w:bookmarkEnd w:id="4084"/>
      </w:del>
    </w:p>
    <w:p w:rsidR="00E7027A" w:rsidRPr="007C437A" w:rsidDel="00FC2614" w:rsidRDefault="00E7027A" w:rsidP="00E6654A">
      <w:pPr>
        <w:rPr>
          <w:del w:id="4085" w:author="Arthur Parmentier" w:date="2020-06-09T16:27:00Z"/>
        </w:rPr>
      </w:pPr>
      <w:bookmarkStart w:id="4086" w:name="_Toc42698863"/>
      <w:bookmarkStart w:id="4087" w:name="_Toc42698942"/>
      <w:bookmarkEnd w:id="4086"/>
      <w:bookmarkEnd w:id="4087"/>
    </w:p>
    <w:p w:rsidR="00086E5D" w:rsidRPr="007C437A" w:rsidDel="00FC2614" w:rsidRDefault="00086E5D" w:rsidP="00E6654A">
      <w:pPr>
        <w:rPr>
          <w:del w:id="4088" w:author="Arthur Parmentier" w:date="2020-06-09T16:27:00Z"/>
        </w:rPr>
      </w:pPr>
      <w:bookmarkStart w:id="4089" w:name="_Toc42698864"/>
      <w:bookmarkStart w:id="4090" w:name="_Toc42698943"/>
      <w:bookmarkEnd w:id="4089"/>
      <w:bookmarkEnd w:id="4090"/>
    </w:p>
    <w:p w:rsidR="00086E5D" w:rsidRPr="007C437A" w:rsidDel="00FC2614" w:rsidRDefault="00086E5D" w:rsidP="00E6654A">
      <w:pPr>
        <w:rPr>
          <w:del w:id="4091" w:author="Arthur Parmentier" w:date="2020-06-09T16:27:00Z"/>
        </w:rPr>
      </w:pPr>
      <w:bookmarkStart w:id="4092" w:name="_Toc42698865"/>
      <w:bookmarkStart w:id="4093" w:name="_Toc42698944"/>
      <w:bookmarkEnd w:id="4092"/>
      <w:bookmarkEnd w:id="4093"/>
    </w:p>
    <w:p w:rsidR="00086E5D" w:rsidRPr="007C437A" w:rsidDel="006E2B59" w:rsidRDefault="00587BD5" w:rsidP="00E6654A">
      <w:pPr>
        <w:rPr>
          <w:moveFrom w:id="4094" w:author="Arthur Parmentier" w:date="2020-06-06T22:11:00Z"/>
        </w:rPr>
      </w:pPr>
      <w:moveFromRangeStart w:id="4095" w:author="Arthur Parmentier" w:date="2020-06-06T22:11:00Z" w:name="move42373884"/>
      <w:moveFrom w:id="4096" w:author="Arthur Parmentier" w:date="2020-06-06T22:11:00Z">
        <w:r w:rsidRPr="007C437A" w:rsidDel="006E2B59">
          <w:t>DRAFT</w:t>
        </w:r>
        <w:r w:rsidR="00D72AC0" w:rsidRPr="007C437A" w:rsidDel="006E2B59">
          <w:t xml:space="preserve"> of ideas</w:t>
        </w:r>
        <w:bookmarkStart w:id="4097" w:name="_Toc42698866"/>
        <w:bookmarkStart w:id="4098" w:name="_Toc42698945"/>
        <w:bookmarkEnd w:id="4097"/>
        <w:bookmarkEnd w:id="4098"/>
      </w:moveFrom>
    </w:p>
    <w:p w:rsidR="00103759" w:rsidRPr="007C437A" w:rsidDel="006E2B59" w:rsidRDefault="0031070A" w:rsidP="00E6654A">
      <w:pPr>
        <w:pStyle w:val="Paragraphedeliste"/>
        <w:numPr>
          <w:ilvl w:val="0"/>
          <w:numId w:val="8"/>
        </w:numPr>
        <w:rPr>
          <w:moveFrom w:id="4099" w:author="Arthur Parmentier" w:date="2020-06-06T22:11:00Z"/>
        </w:rPr>
      </w:pPr>
      <w:moveFrom w:id="4100" w:author="Arthur Parmentier" w:date="2020-06-06T22:11:00Z">
        <w:r w:rsidRPr="007C437A" w:rsidDel="006E2B59">
          <w:t>“Traditional” Soundpainting vs “</w:t>
        </w:r>
        <w:r w:rsidR="0086556A" w:rsidRPr="007C437A" w:rsidDel="006E2B59">
          <w:t>Alternative</w:t>
        </w:r>
        <w:r w:rsidRPr="007C437A" w:rsidDel="006E2B59">
          <w:t xml:space="preserve">” Soundpainting: a question a configuration </w:t>
        </w:r>
        <w:r w:rsidR="00E7027A" w:rsidRPr="007C437A" w:rsidDel="006E2B59">
          <w:t xml:space="preserve">(soundpainting as a </w:t>
        </w:r>
        <w:r w:rsidR="0086556A" w:rsidRPr="007C437A" w:rsidDel="006E2B59">
          <w:t>language</w:t>
        </w:r>
        <w:r w:rsidR="00E7027A" w:rsidRPr="007C437A" w:rsidDel="006E2B59">
          <w:t xml:space="preserve"> but not a configuration) means that it is not necessarily linked to the frontal relation between a composer (human) and an orchestra (of human performers).</w:t>
        </w:r>
        <w:r w:rsidR="0086556A" w:rsidRPr="007C437A" w:rsidDel="006E2B59">
          <w:t xml:space="preserve"> </w:t>
        </w:r>
        <w:r w:rsidR="002C276B" w:rsidRPr="007C437A" w:rsidDel="006E2B59">
          <w:t>My use of the word “t</w:t>
        </w:r>
        <w:r w:rsidR="0086556A" w:rsidRPr="007C437A" w:rsidDel="006E2B59">
          <w:t>raditional</w:t>
        </w:r>
        <w:r w:rsidR="002C276B" w:rsidRPr="007C437A" w:rsidDel="006E2B59">
          <w:t>”</w:t>
        </w:r>
        <w:r w:rsidR="0086556A" w:rsidRPr="007C437A" w:rsidDel="006E2B59">
          <w:t xml:space="preserve"> refers to the transmission </w:t>
        </w:r>
        <w:r w:rsidR="001F182F" w:rsidRPr="007C437A" w:rsidDel="006E2B59">
          <w:t xml:space="preserve">and definition of SP </w:t>
        </w:r>
        <w:r w:rsidR="0086556A" w:rsidRPr="007C437A" w:rsidDel="006E2B59">
          <w:t xml:space="preserve">by Walter, with his own use &amp; configuration of Soundpainting performances. </w:t>
        </w:r>
        <w:r w:rsidR="001450CB" w:rsidRPr="007C437A" w:rsidDel="006E2B59">
          <w:t>There is no “modern” Soundpainting but rather an expanding field of research and experimentations in how the language and its concepts can extend to very different contexts and configurations. Develop with Brasilian version of SP &amp; baila baila</w:t>
        </w:r>
        <w:r w:rsidR="002C276B" w:rsidRPr="007C437A" w:rsidDel="006E2B59">
          <w:t>.</w:t>
        </w:r>
        <w:bookmarkStart w:id="4101" w:name="_Toc42698867"/>
        <w:bookmarkStart w:id="4102" w:name="_Toc42698946"/>
        <w:bookmarkEnd w:id="4101"/>
        <w:bookmarkEnd w:id="4102"/>
      </w:moveFrom>
    </w:p>
    <w:p w:rsidR="00B70897" w:rsidRPr="007C437A" w:rsidDel="006E2B59" w:rsidRDefault="00B70897" w:rsidP="00E6654A">
      <w:pPr>
        <w:pStyle w:val="Paragraphedeliste"/>
        <w:numPr>
          <w:ilvl w:val="1"/>
          <w:numId w:val="8"/>
        </w:numPr>
        <w:rPr>
          <w:moveFrom w:id="4103" w:author="Arthur Parmentier" w:date="2020-06-06T22:11:00Z"/>
        </w:rPr>
      </w:pPr>
      <w:moveFrom w:id="4104" w:author="Arthur Parmentier" w:date="2020-06-06T22:11:00Z">
        <w:r w:rsidRPr="007C437A" w:rsidDel="006E2B59">
          <w:t>The concepts depend on the configuration. For instance, a “note” in music is very different from the concept (or its absence!) of “note” in visual arts.</w:t>
        </w:r>
        <w:bookmarkStart w:id="4105" w:name="_Toc42698868"/>
        <w:bookmarkStart w:id="4106" w:name="_Toc42698947"/>
        <w:bookmarkEnd w:id="4105"/>
        <w:bookmarkEnd w:id="4106"/>
      </w:moveFrom>
    </w:p>
    <w:p w:rsidR="00B70897" w:rsidRPr="007C437A" w:rsidDel="006E2B59" w:rsidRDefault="00B70897" w:rsidP="00E6654A">
      <w:pPr>
        <w:pStyle w:val="Paragraphedeliste"/>
        <w:numPr>
          <w:ilvl w:val="1"/>
          <w:numId w:val="8"/>
        </w:numPr>
        <w:rPr>
          <w:moveFrom w:id="4107" w:author="Arthur Parmentier" w:date="2020-06-06T22:11:00Z"/>
        </w:rPr>
      </w:pPr>
      <w:moveFrom w:id="4108" w:author="Arthur Parmentier" w:date="2020-06-06T22:11:00Z">
        <w:r w:rsidRPr="007C437A" w:rsidDel="006E2B59">
          <w:t>SP early concepts were built for music performances and translated later for other disciplines.</w:t>
        </w:r>
        <w:r w:rsidR="00A76EAE" w:rsidRPr="007C437A" w:rsidDel="006E2B59">
          <w:t xml:space="preserve"> (Q: why do we even use this word “discipline” in arts?)</w:t>
        </w:r>
        <w:r w:rsidR="002649BB" w:rsidRPr="007C437A" w:rsidDel="006E2B59">
          <w:br/>
          <w:t xml:space="preserve">-&gt; Concepts inside SP are “stolen” from </w:t>
        </w:r>
        <w:r w:rsidR="00A40688" w:rsidRPr="007C437A" w:rsidDel="006E2B59">
          <w:t>the configuration/context it deals with.</w:t>
        </w:r>
        <w:bookmarkStart w:id="4109" w:name="_Toc42698869"/>
        <w:bookmarkStart w:id="4110" w:name="_Toc42698948"/>
        <w:bookmarkEnd w:id="4109"/>
        <w:bookmarkEnd w:id="4110"/>
      </w:moveFrom>
    </w:p>
    <w:p w:rsidR="00A40688" w:rsidRPr="007C437A" w:rsidDel="006E2B59" w:rsidRDefault="00A40688" w:rsidP="00E6654A">
      <w:pPr>
        <w:pStyle w:val="Paragraphedeliste"/>
        <w:numPr>
          <w:ilvl w:val="1"/>
          <w:numId w:val="8"/>
        </w:numPr>
        <w:rPr>
          <w:moveFrom w:id="4111" w:author="Arthur Parmentier" w:date="2020-06-06T22:11:00Z"/>
        </w:rPr>
      </w:pPr>
      <w:moveFrom w:id="4112" w:author="Arthur Parmentier" w:date="2020-06-06T22:11:00Z">
        <w:r w:rsidRPr="007C437A" w:rsidDel="006E2B59">
          <w:t>SP acts as a kind of translation from the concepts of different practices to signs</w:t>
        </w:r>
        <w:bookmarkStart w:id="4113" w:name="_Toc42698870"/>
        <w:bookmarkStart w:id="4114" w:name="_Toc42698949"/>
        <w:bookmarkEnd w:id="4113"/>
        <w:bookmarkEnd w:id="4114"/>
      </w:moveFrom>
    </w:p>
    <w:p w:rsidR="00103759" w:rsidRPr="007C437A" w:rsidDel="006E2B59" w:rsidRDefault="002C276B" w:rsidP="00E6654A">
      <w:pPr>
        <w:pStyle w:val="Paragraphedeliste"/>
        <w:numPr>
          <w:ilvl w:val="1"/>
          <w:numId w:val="8"/>
        </w:numPr>
        <w:rPr>
          <w:moveFrom w:id="4115" w:author="Arthur Parmentier" w:date="2020-06-06T22:11:00Z"/>
        </w:rPr>
      </w:pPr>
      <w:moveFrom w:id="4116" w:author="Arthur Parmentier" w:date="2020-06-06T22:11:00Z">
        <w:r w:rsidRPr="007C437A" w:rsidDel="006E2B59">
          <w:t xml:space="preserve">It is therefore important to understand that </w:t>
        </w:r>
        <w:r w:rsidR="00103759" w:rsidRPr="007C437A" w:rsidDel="006E2B59">
          <w:t>to my point of view, there is not a fixed set of concepts that would be incorporated by the SP language</w:t>
        </w:r>
        <w:bookmarkStart w:id="4117" w:name="_Toc42698871"/>
        <w:bookmarkStart w:id="4118" w:name="_Toc42698950"/>
        <w:bookmarkEnd w:id="4117"/>
        <w:bookmarkEnd w:id="4118"/>
      </w:moveFrom>
    </w:p>
    <w:p w:rsidR="0031070A" w:rsidRPr="007C437A" w:rsidDel="00FC2614" w:rsidRDefault="00103759" w:rsidP="00E6654A">
      <w:pPr>
        <w:pStyle w:val="Paragraphedeliste"/>
        <w:numPr>
          <w:ilvl w:val="1"/>
          <w:numId w:val="8"/>
        </w:numPr>
        <w:rPr>
          <w:del w:id="4119" w:author="Arthur Parmentier" w:date="2020-06-09T16:27:00Z"/>
          <w:moveFrom w:id="4120" w:author="Arthur Parmentier" w:date="2020-06-06T22:11:00Z"/>
        </w:rPr>
      </w:pPr>
      <w:moveFrom w:id="4121" w:author="Arthur Parmentier" w:date="2020-06-06T22:11:00Z">
        <w:r w:rsidRPr="007C437A" w:rsidDel="006E2B59">
          <w:t>but rather a fluid, dynamic and varying g</w:t>
        </w:r>
        <w:del w:id="4122" w:author="Arthur Parmentier" w:date="2020-06-09T16:27:00Z">
          <w:r w:rsidRPr="007C437A" w:rsidDel="00FC2614">
            <w:delText>rammar</w:delText>
          </w:r>
          <w:bookmarkStart w:id="4123" w:name="_Toc42698872"/>
          <w:bookmarkStart w:id="4124" w:name="_Toc42698951"/>
          <w:bookmarkEnd w:id="4123"/>
          <w:bookmarkEnd w:id="4124"/>
        </w:del>
      </w:moveFrom>
    </w:p>
    <w:p w:rsidR="00400535" w:rsidRPr="007C437A" w:rsidDel="00FC2614" w:rsidRDefault="00400535" w:rsidP="00E6654A">
      <w:pPr>
        <w:rPr>
          <w:del w:id="4125" w:author="Arthur Parmentier" w:date="2020-06-09T16:27:00Z"/>
        </w:rPr>
      </w:pPr>
      <w:bookmarkStart w:id="4126" w:name="_Toc42698873"/>
      <w:bookmarkStart w:id="4127" w:name="_Toc42698952"/>
      <w:bookmarkEnd w:id="4126"/>
      <w:bookmarkEnd w:id="4127"/>
      <w:moveFromRangeEnd w:id="4095"/>
    </w:p>
    <w:p w:rsidR="0008325B" w:rsidRPr="007C437A" w:rsidDel="00687356" w:rsidRDefault="00400535">
      <w:pPr>
        <w:pStyle w:val="Titre1"/>
        <w:rPr>
          <w:del w:id="4128" w:author="Arthur Parmentier" w:date="2020-05-14T13:28:00Z"/>
        </w:rPr>
      </w:pPr>
      <w:del w:id="4129" w:author="Arthur Parmentier" w:date="2020-05-14T13:28:00Z">
        <w:r w:rsidRPr="007C437A" w:rsidDel="00A84632">
          <w:delText xml:space="preserve">Modes and </w:delText>
        </w:r>
        <w:r w:rsidR="00F25194" w:rsidRPr="007C437A" w:rsidDel="00A84632">
          <w:delText>defaults:</w:delText>
        </w:r>
        <w:r w:rsidR="00F419AB" w:rsidRPr="007C437A" w:rsidDel="00A84632">
          <w:delText xml:space="preserve"> </w:delText>
        </w:r>
        <w:r w:rsidRPr="007C437A" w:rsidDel="00A84632">
          <w:delText>attempt to define particular grammars inside a “universal” one</w:delText>
        </w:r>
        <w:r w:rsidR="00F419AB" w:rsidRPr="007C437A" w:rsidDel="00A84632">
          <w:delText>?</w:delText>
        </w:r>
        <w:bookmarkStart w:id="4130" w:name="_Toc40355387"/>
        <w:bookmarkStart w:id="4131" w:name="_Toc40355924"/>
        <w:bookmarkStart w:id="4132" w:name="_Toc40356088"/>
        <w:bookmarkStart w:id="4133" w:name="_Toc42698874"/>
        <w:bookmarkStart w:id="4134" w:name="_Toc42698953"/>
        <w:bookmarkEnd w:id="4130"/>
        <w:bookmarkEnd w:id="4131"/>
        <w:bookmarkEnd w:id="4132"/>
        <w:bookmarkEnd w:id="4133"/>
        <w:bookmarkEnd w:id="4134"/>
      </w:del>
    </w:p>
    <w:p w:rsidR="003F27F2" w:rsidRPr="007C437A" w:rsidRDefault="00AC7276" w:rsidP="00EF75B3">
      <w:pPr>
        <w:pStyle w:val="Titre2"/>
        <w:rPr>
          <w:ins w:id="4135" w:author="Arthur Parmentier" w:date="2020-06-06T23:44:00Z"/>
        </w:rPr>
        <w:pPrChange w:id="4136" w:author="Arthur Parmentier" w:date="2020-06-10T16:26:00Z">
          <w:pPr>
            <w:pStyle w:val="Titre1"/>
          </w:pPr>
        </w:pPrChange>
      </w:pPr>
      <w:bookmarkStart w:id="4137" w:name="_Toc42698954"/>
      <w:ins w:id="4138" w:author="Arthur Parmentier" w:date="2020-06-06T20:41:00Z">
        <w:r w:rsidRPr="007C437A">
          <w:t xml:space="preserve">Meta-structures of SP: </w:t>
        </w:r>
      </w:ins>
      <w:ins w:id="4139" w:author="Arthur Parmentier" w:date="2020-06-08T23:06:00Z">
        <w:r w:rsidR="00F4343F">
          <w:t xml:space="preserve">communication outside sign language, </w:t>
        </w:r>
      </w:ins>
      <w:ins w:id="4140" w:author="Arthur Parmentier" w:date="2020-06-06T20:55:00Z">
        <w:r w:rsidR="00804910" w:rsidRPr="007C437A">
          <w:t>configurations</w:t>
        </w:r>
      </w:ins>
      <w:ins w:id="4141" w:author="Arthur Parmentier" w:date="2020-06-09T16:24:00Z">
        <w:r w:rsidR="00AD58C1">
          <w:t xml:space="preserve">, </w:t>
        </w:r>
      </w:ins>
      <w:ins w:id="4142" w:author="Arthur Parmentier" w:date="2020-06-08T23:00:00Z">
        <w:r w:rsidR="00AA461F">
          <w:t>conventions</w:t>
        </w:r>
      </w:ins>
      <w:ins w:id="4143" w:author="Arthur Parmentier" w:date="2020-06-09T16:24:00Z">
        <w:r w:rsidR="00AD58C1">
          <w:t xml:space="preserve"> and</w:t>
        </w:r>
      </w:ins>
      <w:ins w:id="4144" w:author="Arthur Parmentier" w:date="2020-06-08T23:01:00Z">
        <w:r w:rsidR="00B220F4">
          <w:t xml:space="preserve"> </w:t>
        </w:r>
      </w:ins>
      <w:ins w:id="4145" w:author="Arthur Parmentier" w:date="2020-06-06T20:55:00Z">
        <w:r w:rsidR="00804910" w:rsidRPr="007C437A">
          <w:t>diffusion mechani</w:t>
        </w:r>
      </w:ins>
      <w:ins w:id="4146" w:author="Arthur Parmentier" w:date="2020-06-06T20:56:00Z">
        <w:r w:rsidR="00804910" w:rsidRPr="007C437A">
          <w:t>sms</w:t>
        </w:r>
      </w:ins>
      <w:bookmarkEnd w:id="4137"/>
    </w:p>
    <w:p w:rsidR="0057131A" w:rsidRPr="007C437A" w:rsidRDefault="0057131A" w:rsidP="00EF75B3">
      <w:pPr>
        <w:rPr>
          <w:ins w:id="4147" w:author="Arthur Parmentier" w:date="2020-06-06T23:44:00Z"/>
        </w:rPr>
        <w:pPrChange w:id="4148" w:author="Arthur Parmentier" w:date="2020-06-10T16:26:00Z">
          <w:pPr/>
        </w:pPrChange>
      </w:pPr>
      <w:ins w:id="4149" w:author="Arthur Parmentier" w:date="2020-06-06T23:44:00Z">
        <w:r w:rsidRPr="007C437A">
          <w:t>In the previous sections of this report, I have discussed several mechanisms of SP</w:t>
        </w:r>
      </w:ins>
      <w:ins w:id="4150" w:author="Arthur Parmentier" w:date="2020-06-08T23:10:00Z">
        <w:r w:rsidR="00873B84">
          <w:t xml:space="preserve"> such as </w:t>
        </w:r>
      </w:ins>
      <w:ins w:id="4151" w:author="Arthur Parmentier" w:date="2020-06-06T23:44:00Z">
        <w:r w:rsidRPr="007C437A">
          <w:t xml:space="preserve">its linguistic and intrinsic structural features. </w:t>
        </w:r>
      </w:ins>
      <w:ins w:id="4152" w:author="Arthur Parmentier" w:date="2020-06-08T22:57:00Z">
        <w:r w:rsidR="003A6B59">
          <w:br/>
          <w:t xml:space="preserve">In this section, I would like to first </w:t>
        </w:r>
      </w:ins>
      <w:ins w:id="4153" w:author="Arthur Parmentier" w:date="2020-06-06T23:44:00Z">
        <w:r w:rsidRPr="007C437A">
          <w:t>point out that it cannot only be described in those terms and limited to those mechanisms</w:t>
        </w:r>
      </w:ins>
      <w:ins w:id="4154" w:author="Arthur Parmentier" w:date="2020-06-08T22:59:00Z">
        <w:r w:rsidR="003A6B59">
          <w:t xml:space="preserve">, </w:t>
        </w:r>
        <w:r w:rsidR="003A6B59" w:rsidRPr="007C437A">
          <w:t>give an overview of some extrinsic aspect of SP that play important roles in the way that it is used and understood by those who practice it</w:t>
        </w:r>
      </w:ins>
      <w:ins w:id="4155" w:author="Arthur Parmentier" w:date="2020-06-08T22:57:00Z">
        <w:r w:rsidR="003A6B59">
          <w:t xml:space="preserve"> and </w:t>
        </w:r>
      </w:ins>
      <w:ins w:id="4156" w:author="Arthur Parmentier" w:date="2020-06-08T22:59:00Z">
        <w:r w:rsidR="003A6B59">
          <w:t>finally</w:t>
        </w:r>
      </w:ins>
      <w:ins w:id="4157" w:author="Arthur Parmentier" w:date="2020-06-08T22:57:00Z">
        <w:r w:rsidR="003A6B59">
          <w:t xml:space="preserve"> </w:t>
        </w:r>
      </w:ins>
      <w:ins w:id="4158" w:author="Arthur Parmentier" w:date="2020-06-08T22:58:00Z">
        <w:r w:rsidR="003A6B59">
          <w:t>discuss the implications of the linguistic modeling</w:t>
        </w:r>
      </w:ins>
      <w:ins w:id="4159" w:author="Arthur Parmentier" w:date="2020-06-08T22:59:00Z">
        <w:r w:rsidR="003A6B59">
          <w:t xml:space="preserve"> of SP in a critique of some</w:t>
        </w:r>
      </w:ins>
      <w:ins w:id="4160" w:author="Arthur Parmentier" w:date="2020-06-08T23:11:00Z">
        <w:r w:rsidR="00AD6CB9">
          <w:t xml:space="preserve"> of the</w:t>
        </w:r>
      </w:ins>
      <w:ins w:id="4161" w:author="Arthur Parmentier" w:date="2020-06-08T22:59:00Z">
        <w:r w:rsidR="003A6B59">
          <w:t xml:space="preserve"> traditional </w:t>
        </w:r>
      </w:ins>
      <w:ins w:id="4162" w:author="Arthur Parmentier" w:date="2020-06-08T23:07:00Z">
        <w:r w:rsidR="00BC20F5">
          <w:t xml:space="preserve">definitions and </w:t>
        </w:r>
      </w:ins>
      <w:ins w:id="4163" w:author="Arthur Parmentier" w:date="2020-06-08T22:59:00Z">
        <w:r w:rsidR="003A6B59">
          <w:t>presentations of SP.</w:t>
        </w:r>
      </w:ins>
    </w:p>
    <w:p w:rsidR="00983E0A" w:rsidRDefault="00983E0A" w:rsidP="00EF75B3">
      <w:pPr>
        <w:pStyle w:val="Titre3"/>
        <w:rPr>
          <w:ins w:id="4164" w:author="Arthur Parmentier" w:date="2020-06-08T23:12:00Z"/>
        </w:rPr>
        <w:pPrChange w:id="4165" w:author="Arthur Parmentier" w:date="2020-06-10T16:26:00Z">
          <w:pPr/>
        </w:pPrChange>
      </w:pPr>
      <w:bookmarkStart w:id="4166" w:name="_Toc42698955"/>
      <w:ins w:id="4167" w:author="Arthur Parmentier" w:date="2020-06-08T23:12:00Z">
        <w:r>
          <w:t>Preliminary remark: what we mean when we say “SP”</w:t>
        </w:r>
        <w:bookmarkEnd w:id="4166"/>
      </w:ins>
    </w:p>
    <w:p w:rsidR="00E21AD2" w:rsidRPr="007C437A" w:rsidRDefault="00E21AD2" w:rsidP="00EF75B3">
      <w:pPr>
        <w:rPr>
          <w:ins w:id="4168" w:author="Arthur Parmentier" w:date="2020-06-06T23:41:00Z"/>
          <w:rPrChange w:id="4169" w:author="Arthur Parmentier" w:date="2020-06-07T15:27:00Z">
            <w:rPr>
              <w:ins w:id="4170" w:author="Arthur Parmentier" w:date="2020-06-06T23:41:00Z"/>
            </w:rPr>
          </w:rPrChange>
        </w:rPr>
        <w:pPrChange w:id="4171" w:author="Arthur Parmentier" w:date="2020-06-10T16:26:00Z">
          <w:pPr>
            <w:pStyle w:val="Titre1"/>
          </w:pPr>
        </w:pPrChange>
      </w:pPr>
      <w:ins w:id="4172" w:author="Arthur Parmentier" w:date="2020-06-07T00:28:00Z">
        <w:r w:rsidRPr="007C437A">
          <w:rPr>
            <w:rPrChange w:id="4173" w:author="Arthur Parmentier" w:date="2020-06-07T15:27:00Z">
              <w:rPr/>
            </w:rPrChange>
          </w:rPr>
          <w:t xml:space="preserve">I observe that what is usually called “SP” is not only the communication between the soundpainters and the performers with signs but also the whole context and performance configuration that surrounds it and establish a broader communication between the soundpainters, performers but also external agents such as the public. I think that it is important to clarify that </w:t>
        </w:r>
      </w:ins>
      <w:ins w:id="4174" w:author="Arthur Parmentier" w:date="2020-06-08T23:13:00Z">
        <w:r w:rsidR="00EE49AA">
          <w:t xml:space="preserve">the name </w:t>
        </w:r>
      </w:ins>
      <w:ins w:id="4175" w:author="Arthur Parmentier" w:date="2020-06-07T00:28:00Z">
        <w:r w:rsidRPr="007C437A">
          <w:rPr>
            <w:rPrChange w:id="4176" w:author="Arthur Parmentier" w:date="2020-06-07T15:27:00Z">
              <w:rPr/>
            </w:rPrChange>
          </w:rPr>
          <w:t>SP is</w:t>
        </w:r>
      </w:ins>
      <w:ins w:id="4177" w:author="Arthur Parmentier" w:date="2020-06-08T23:13:00Z">
        <w:r w:rsidR="00EE49AA">
          <w:t xml:space="preserve"> commonly used to si</w:t>
        </w:r>
      </w:ins>
      <w:ins w:id="4178" w:author="Arthur Parmentier" w:date="2020-06-08T23:14:00Z">
        <w:r w:rsidR="00EE49AA">
          <w:t>gnify</w:t>
        </w:r>
      </w:ins>
      <w:ins w:id="4179" w:author="Arthur Parmentier" w:date="2020-06-07T00:28:00Z">
        <w:r w:rsidRPr="007C437A">
          <w:rPr>
            <w:rPrChange w:id="4180" w:author="Arthur Parmentier" w:date="2020-06-07T15:27:00Z">
              <w:rPr/>
            </w:rPrChange>
          </w:rPr>
          <w:t xml:space="preserve"> not only </w:t>
        </w:r>
      </w:ins>
      <w:ins w:id="4181" w:author="Arthur Parmentier" w:date="2020-06-08T23:14:00Z">
        <w:r w:rsidR="00EE49AA">
          <w:t>a</w:t>
        </w:r>
      </w:ins>
      <w:ins w:id="4182" w:author="Arthur Parmentier" w:date="2020-06-07T00:28:00Z">
        <w:r w:rsidRPr="007C437A">
          <w:rPr>
            <w:rPrChange w:id="4183" w:author="Arthur Parmentier" w:date="2020-06-07T15:27:00Z">
              <w:rPr/>
            </w:rPrChange>
          </w:rPr>
          <w:t xml:space="preserve"> sign language but </w:t>
        </w:r>
      </w:ins>
      <w:ins w:id="4184" w:author="Arthur Parmentier" w:date="2020-06-08T23:14:00Z">
        <w:r w:rsidR="00EE49AA">
          <w:t>an</w:t>
        </w:r>
      </w:ins>
      <w:ins w:id="4185" w:author="Arthur Parmentier" w:date="2020-06-07T00:28:00Z">
        <w:r w:rsidRPr="007C437A">
          <w:rPr>
            <w:rPrChange w:id="4186" w:author="Arthur Parmentier" w:date="2020-06-07T15:27:00Z">
              <w:rPr/>
            </w:rPrChange>
          </w:rPr>
          <w:t xml:space="preserve"> artistic practice as a whole: a context, configuration, esthetic, conventions</w:t>
        </w:r>
      </w:ins>
      <w:ins w:id="4187" w:author="Arthur Parmentier" w:date="2020-06-08T23:14:00Z">
        <w:r w:rsidR="00C85902">
          <w:t xml:space="preserve"> and several types of communication</w:t>
        </w:r>
      </w:ins>
      <w:ins w:id="4188" w:author="Arthur Parmentier" w:date="2020-06-07T00:28:00Z">
        <w:r w:rsidRPr="007C437A">
          <w:rPr>
            <w:rPrChange w:id="4189" w:author="Arthur Parmentier" w:date="2020-06-07T15:27:00Z">
              <w:rPr/>
            </w:rPrChange>
          </w:rPr>
          <w:t>… While I won’t enter the process of re-defining SP, I would like to discuss in the following parts what I call the “meta-structures” of SP, which are all the structures and mechanisms above the description of SP as mere sign language</w:t>
        </w:r>
      </w:ins>
      <w:ins w:id="4190" w:author="Arthur Parmentier" w:date="2020-06-08T23:15:00Z">
        <w:r w:rsidR="009C23CD">
          <w:t xml:space="preserve"> that compose its usual definition.</w:t>
        </w:r>
      </w:ins>
    </w:p>
    <w:p w:rsidR="0057131A" w:rsidRPr="007C437A" w:rsidRDefault="004456BA" w:rsidP="00EF75B3">
      <w:pPr>
        <w:pStyle w:val="Titre3"/>
        <w:rPr>
          <w:ins w:id="4191" w:author="Arthur Parmentier" w:date="2020-06-06T23:46:00Z"/>
        </w:rPr>
        <w:pPrChange w:id="4192" w:author="Arthur Parmentier" w:date="2020-06-10T16:26:00Z">
          <w:pPr>
            <w:pStyle w:val="Titre2"/>
          </w:pPr>
        </w:pPrChange>
      </w:pPr>
      <w:bookmarkStart w:id="4193" w:name="_Toc42698956"/>
      <w:ins w:id="4194" w:author="Arthur Parmentier" w:date="2020-06-08T12:17:00Z">
        <w:r>
          <w:t>SP as a complex communication form</w:t>
        </w:r>
      </w:ins>
      <w:bookmarkEnd w:id="4193"/>
    </w:p>
    <w:p w:rsidR="00E2520C" w:rsidRDefault="0057131A" w:rsidP="00EF75B3">
      <w:pPr>
        <w:rPr>
          <w:ins w:id="4195" w:author="Arthur Parmentier" w:date="2020-06-08T12:09:00Z"/>
        </w:rPr>
        <w:pPrChange w:id="4196" w:author="Arthur Parmentier" w:date="2020-06-10T16:26:00Z">
          <w:pPr/>
        </w:pPrChange>
      </w:pPr>
      <w:ins w:id="4197" w:author="Arthur Parmentier" w:date="2020-06-06T23:47:00Z">
        <w:r w:rsidRPr="007C437A">
          <w:t xml:space="preserve">We have seen that SP allow </w:t>
        </w:r>
      </w:ins>
      <w:ins w:id="4198" w:author="Arthur Parmentier" w:date="2020-06-08T12:07:00Z">
        <w:r w:rsidR="00E2520C">
          <w:t>for a communication</w:t>
        </w:r>
      </w:ins>
      <w:ins w:id="4199" w:author="Arthur Parmentier" w:date="2020-06-08T12:08:00Z">
        <w:r w:rsidR="00E2520C">
          <w:t xml:space="preserve"> from one or several </w:t>
        </w:r>
      </w:ins>
      <w:ins w:id="4200" w:author="Arthur Parmentier" w:date="2020-06-08T12:11:00Z">
        <w:r w:rsidR="009329D2">
          <w:t>senders</w:t>
        </w:r>
      </w:ins>
      <w:ins w:id="4201" w:author="Arthur Parmentier" w:date="2020-06-06T23:52:00Z">
        <w:r w:rsidR="00CC42BC" w:rsidRPr="007C437A">
          <w:t xml:space="preserve"> (the soundpainters) to receivers (the performers)</w:t>
        </w:r>
      </w:ins>
      <w:ins w:id="4202" w:author="Arthur Parmentier" w:date="2020-06-08T12:09:00Z">
        <w:r w:rsidR="00E2520C">
          <w:t>: s</w:t>
        </w:r>
      </w:ins>
      <w:ins w:id="4203" w:author="Arthur Parmentier" w:date="2020-06-08T12:08:00Z">
        <w:r w:rsidR="00E2520C">
          <w:t xml:space="preserve">o far, we have </w:t>
        </w:r>
      </w:ins>
      <w:ins w:id="4204" w:author="Arthur Parmentier" w:date="2020-06-08T23:16:00Z">
        <w:r w:rsidR="00751806">
          <w:t xml:space="preserve">only </w:t>
        </w:r>
      </w:ins>
      <w:ins w:id="4205" w:author="Arthur Parmentier" w:date="2020-06-08T12:08:00Z">
        <w:r w:rsidR="00E2520C">
          <w:t xml:space="preserve">discussed SP as a </w:t>
        </w:r>
      </w:ins>
      <w:ins w:id="4206" w:author="Arthur Parmentier" w:date="2020-06-08T23:16:00Z">
        <w:r w:rsidR="000D14BB">
          <w:t>linear</w:t>
        </w:r>
      </w:ins>
      <w:ins w:id="4207" w:author="Arthur Parmentier" w:date="2020-06-08T12:08:00Z">
        <w:r w:rsidR="00E2520C">
          <w:t xml:space="preserve"> communication</w:t>
        </w:r>
      </w:ins>
      <w:ins w:id="4208" w:author="Arthur Parmentier" w:date="2020-06-08T12:12:00Z">
        <w:r w:rsidR="009329D2">
          <w:t xml:space="preserve"> </w:t>
        </w:r>
      </w:ins>
      <w:ins w:id="4209" w:author="Arthur Parmentier" w:date="2020-06-08T23:17:00Z">
        <w:r w:rsidR="008C4AF3">
          <w:t xml:space="preserve">form </w:t>
        </w:r>
      </w:ins>
      <w:ins w:id="4210" w:author="Arthur Parmentier" w:date="2020-06-08T12:12:00Z">
        <w:r w:rsidR="009329D2">
          <w:t>using sign language.</w:t>
        </w:r>
      </w:ins>
      <w:ins w:id="4211" w:author="Arthur Parmentier" w:date="2020-06-08T12:11:00Z">
        <w:r w:rsidR="009329D2">
          <w:t xml:space="preserve"> </w:t>
        </w:r>
      </w:ins>
    </w:p>
    <w:p w:rsidR="004456BA" w:rsidRDefault="004456BA" w:rsidP="00EF75B3">
      <w:pPr>
        <w:rPr>
          <w:ins w:id="4212" w:author="Arthur Parmentier" w:date="2020-06-08T12:16:00Z"/>
        </w:rPr>
        <w:pPrChange w:id="4213" w:author="Arthur Parmentier" w:date="2020-06-10T16:26:00Z">
          <w:pPr/>
        </w:pPrChange>
      </w:pPr>
      <w:ins w:id="4214" w:author="Arthur Parmentier" w:date="2020-06-08T12:14:00Z">
        <w:r>
          <w:t xml:space="preserve">In general, </w:t>
        </w:r>
      </w:ins>
      <w:ins w:id="4215" w:author="Arthur Parmentier" w:date="2020-06-08T23:17:00Z">
        <w:r w:rsidR="00B345C7">
          <w:t>we can identify</w:t>
        </w:r>
      </w:ins>
      <w:ins w:id="4216" w:author="Arthur Parmentier" w:date="2020-06-08T12:14:00Z">
        <w:r>
          <w:t xml:space="preserve"> multiple interaction</w:t>
        </w:r>
      </w:ins>
      <w:ins w:id="4217" w:author="Arthur Parmentier" w:date="2020-06-08T23:17:00Z">
        <w:r w:rsidR="00ED2D39">
          <w:t>s</w:t>
        </w:r>
      </w:ins>
      <w:ins w:id="4218" w:author="Arthur Parmentier" w:date="2020-06-08T12:14:00Z">
        <w:r>
          <w:t xml:space="preserve"> within </w:t>
        </w:r>
      </w:ins>
      <w:ins w:id="4219" w:author="Arthur Parmentier" w:date="2020-06-08T23:17:00Z">
        <w:r w:rsidR="00102CE8">
          <w:t>a</w:t>
        </w:r>
      </w:ins>
      <w:ins w:id="4220" w:author="Arthur Parmentier" w:date="2020-06-08T12:14:00Z">
        <w:r>
          <w:t xml:space="preserve"> </w:t>
        </w:r>
      </w:ins>
      <w:ins w:id="4221" w:author="Arthur Parmentier" w:date="2020-06-08T12:15:00Z">
        <w:r>
          <w:t>S</w:t>
        </w:r>
      </w:ins>
      <w:ins w:id="4222" w:author="Arthur Parmentier" w:date="2020-06-08T23:17:00Z">
        <w:r w:rsidR="00903E37">
          <w:t>P</w:t>
        </w:r>
      </w:ins>
      <w:ins w:id="4223" w:author="Arthur Parmentier" w:date="2020-06-08T12:15:00Z">
        <w:r>
          <w:t xml:space="preserve"> group</w:t>
        </w:r>
      </w:ins>
      <w:ins w:id="4224" w:author="Arthur Parmentier" w:date="2020-06-08T23:17:00Z">
        <w:r w:rsidR="001B667A">
          <w:t>, including feedbacks</w:t>
        </w:r>
      </w:ins>
      <w:ins w:id="4225" w:author="Arthur Parmentier" w:date="2020-06-08T23:18:00Z">
        <w:r w:rsidR="001B667A">
          <w:t xml:space="preserve"> to the </w:t>
        </w:r>
        <w:proofErr w:type="spellStart"/>
        <w:r w:rsidR="001B667A">
          <w:t>soundpainter’s</w:t>
        </w:r>
        <w:proofErr w:type="spellEnd"/>
        <w:r w:rsidR="001B667A">
          <w:t xml:space="preserve"> request</w:t>
        </w:r>
      </w:ins>
      <w:ins w:id="4226" w:author="Arthur Parmentier" w:date="2020-06-08T12:15:00Z">
        <w:r>
          <w:t xml:space="preserve">. The soundpainters </w:t>
        </w:r>
      </w:ins>
      <w:ins w:id="4227" w:author="Arthur Parmentier" w:date="2020-06-08T23:18:00Z">
        <w:r w:rsidR="004E36CD">
          <w:t xml:space="preserve">may </w:t>
        </w:r>
      </w:ins>
      <w:ins w:id="4228" w:author="Arthur Parmentier" w:date="2020-06-08T12:15:00Z">
        <w:r>
          <w:t xml:space="preserve">receive </w:t>
        </w:r>
      </w:ins>
      <w:ins w:id="4229" w:author="Arthur Parmentier" w:date="2020-06-08T23:18:00Z">
        <w:r w:rsidR="001C1ACF">
          <w:t>several</w:t>
        </w:r>
      </w:ins>
      <w:ins w:id="4230" w:author="Arthur Parmentier" w:date="2020-06-08T12:15:00Z">
        <w:r>
          <w:t xml:space="preserve"> forms of </w:t>
        </w:r>
      </w:ins>
      <w:ins w:id="4231" w:author="Arthur Parmentier" w:date="2020-06-08T12:17:00Z">
        <w:r>
          <w:t>feedback:</w:t>
        </w:r>
      </w:ins>
    </w:p>
    <w:p w:rsidR="004456BA" w:rsidRDefault="004456BA" w:rsidP="00EF75B3">
      <w:pPr>
        <w:pStyle w:val="Paragraphedeliste"/>
        <w:numPr>
          <w:ilvl w:val="0"/>
          <w:numId w:val="11"/>
        </w:numPr>
        <w:rPr>
          <w:ins w:id="4232" w:author="Arthur Parmentier" w:date="2020-06-08T12:16:00Z"/>
        </w:rPr>
        <w:pPrChange w:id="4233" w:author="Arthur Parmentier" w:date="2020-06-10T16:26:00Z">
          <w:pPr>
            <w:pStyle w:val="Paragraphedeliste"/>
            <w:numPr>
              <w:numId w:val="11"/>
            </w:numPr>
            <w:ind w:hanging="360"/>
          </w:pPr>
        </w:pPrChange>
      </w:pPr>
      <w:ins w:id="4234" w:author="Arthur Parmentier" w:date="2020-06-08T12:16:00Z">
        <w:r>
          <w:t>The artistic productions of the performers</w:t>
        </w:r>
      </w:ins>
    </w:p>
    <w:p w:rsidR="004456BA" w:rsidRDefault="004456BA" w:rsidP="00EF75B3">
      <w:pPr>
        <w:pStyle w:val="Paragraphedeliste"/>
        <w:numPr>
          <w:ilvl w:val="0"/>
          <w:numId w:val="11"/>
        </w:numPr>
        <w:rPr>
          <w:ins w:id="4235" w:author="Arthur Parmentier" w:date="2020-06-08T12:17:00Z"/>
        </w:rPr>
        <w:pPrChange w:id="4236" w:author="Arthur Parmentier" w:date="2020-06-10T16:26:00Z">
          <w:pPr>
            <w:pStyle w:val="Paragraphedeliste"/>
            <w:numPr>
              <w:numId w:val="11"/>
            </w:numPr>
            <w:ind w:hanging="360"/>
          </w:pPr>
        </w:pPrChange>
      </w:pPr>
      <w:ins w:id="4237" w:author="Arthur Parmentier" w:date="2020-06-08T12:17:00Z">
        <w:r>
          <w:t>The unintentional communications of both the performer and the public</w:t>
        </w:r>
      </w:ins>
    </w:p>
    <w:p w:rsidR="004456BA" w:rsidRDefault="004456BA" w:rsidP="00EF75B3">
      <w:pPr>
        <w:pStyle w:val="Paragraphedeliste"/>
        <w:numPr>
          <w:ilvl w:val="0"/>
          <w:numId w:val="11"/>
        </w:numPr>
        <w:rPr>
          <w:ins w:id="4238" w:author="Arthur Parmentier" w:date="2020-06-08T12:16:00Z"/>
        </w:rPr>
        <w:pPrChange w:id="4239" w:author="Arthur Parmentier" w:date="2020-06-10T16:26:00Z">
          <w:pPr/>
        </w:pPrChange>
      </w:pPr>
      <w:ins w:id="4240" w:author="Arthur Parmentier" w:date="2020-06-08T12:18:00Z">
        <w:r>
          <w:t>The few signs that can be used by performers as such (not as soundpainters)</w:t>
        </w:r>
      </w:ins>
    </w:p>
    <w:p w:rsidR="00373A1E" w:rsidRPr="007C437A" w:rsidRDefault="00CC42BC" w:rsidP="00EF75B3">
      <w:pPr>
        <w:rPr>
          <w:ins w:id="4241" w:author="Arthur Parmentier" w:date="2020-06-08T13:14:00Z"/>
        </w:rPr>
        <w:pPrChange w:id="4242" w:author="Arthur Parmentier" w:date="2020-06-10T16:26:00Z">
          <w:pPr/>
        </w:pPrChange>
      </w:pPr>
      <w:ins w:id="4243" w:author="Arthur Parmentier" w:date="2020-06-06T23:50:00Z">
        <w:r w:rsidRPr="007C437A">
          <w:t xml:space="preserve">Although there are some </w:t>
        </w:r>
      </w:ins>
      <w:ins w:id="4244" w:author="Arthur Parmentier" w:date="2020-06-06T23:55:00Z">
        <w:r w:rsidRPr="007C437A">
          <w:t>configurations</w:t>
        </w:r>
      </w:ins>
      <w:ins w:id="4245" w:author="Arthur Parmentier" w:date="2020-06-06T23:50:00Z">
        <w:r w:rsidRPr="007C437A">
          <w:t xml:space="preserve"> in which </w:t>
        </w:r>
      </w:ins>
      <w:ins w:id="4246" w:author="Arthur Parmentier" w:date="2020-06-08T12:18:00Z">
        <w:r w:rsidR="009177A3">
          <w:t xml:space="preserve">some of these elements of communication </w:t>
        </w:r>
      </w:ins>
      <w:ins w:id="4247" w:author="Arthur Parmentier" w:date="2020-06-08T23:19:00Z">
        <w:r w:rsidR="00E321F3">
          <w:t>occur</w:t>
        </w:r>
      </w:ins>
      <w:ins w:id="4248" w:author="Arthur Parmentier" w:date="2020-06-08T12:19:00Z">
        <w:r w:rsidR="009177A3">
          <w:t xml:space="preserve">, soundpainters </w:t>
        </w:r>
      </w:ins>
      <w:ins w:id="4249" w:author="Arthur Parmentier" w:date="2020-06-06T23:50:00Z">
        <w:r w:rsidRPr="007C437A">
          <w:t xml:space="preserve">are usually able to perceive </w:t>
        </w:r>
      </w:ins>
      <w:ins w:id="4250" w:author="Arthur Parmentier" w:date="2020-06-08T12:19:00Z">
        <w:r w:rsidR="009177A3">
          <w:t>a feedback to</w:t>
        </w:r>
      </w:ins>
      <w:ins w:id="4251" w:author="Arthur Parmentier" w:date="2020-06-08T12:20:00Z">
        <w:r w:rsidR="009177A3">
          <w:t xml:space="preserve"> </w:t>
        </w:r>
      </w:ins>
      <w:ins w:id="4252" w:author="Arthur Parmentier" w:date="2020-06-08T23:19:00Z">
        <w:r w:rsidR="00C65CE6">
          <w:t xml:space="preserve">their </w:t>
        </w:r>
        <w:proofErr w:type="spellStart"/>
        <w:r w:rsidR="00C65CE6">
          <w:t>resquests</w:t>
        </w:r>
      </w:ins>
      <w:proofErr w:type="spellEnd"/>
      <w:ins w:id="4253" w:author="Arthur Parmentier" w:date="2020-06-08T12:20:00Z">
        <w:r w:rsidR="009177A3">
          <w:t>.</w:t>
        </w:r>
      </w:ins>
      <w:ins w:id="4254" w:author="Arthur Parmentier" w:date="2020-06-06T23:51:00Z">
        <w:r w:rsidRPr="007C437A">
          <w:t xml:space="preserve"> </w:t>
        </w:r>
      </w:ins>
      <w:ins w:id="4255" w:author="Arthur Parmentier" w:date="2020-06-08T13:14:00Z">
        <w:r w:rsidR="00373A1E" w:rsidRPr="007C437A">
          <w:t>One may object that the</w:t>
        </w:r>
      </w:ins>
      <w:ins w:id="4256" w:author="Arthur Parmentier" w:date="2020-06-08T23:19:00Z">
        <w:r w:rsidR="00C65CE6">
          <w:t>y can</w:t>
        </w:r>
      </w:ins>
      <w:ins w:id="4257" w:author="Arthur Parmentier" w:date="2020-06-08T13:14:00Z">
        <w:r w:rsidR="00373A1E" w:rsidRPr="007C437A">
          <w:t xml:space="preserve"> be prepared in advance and written down on </w:t>
        </w:r>
        <w:proofErr w:type="gramStart"/>
        <w:r w:rsidR="00373A1E" w:rsidRPr="007C437A">
          <w:t>some kind of score</w:t>
        </w:r>
        <w:proofErr w:type="gramEnd"/>
        <w:r w:rsidR="00373A1E" w:rsidRPr="007C437A">
          <w:t>, s</w:t>
        </w:r>
      </w:ins>
      <w:ins w:id="4258" w:author="Arthur Parmentier" w:date="2020-06-08T23:20:00Z">
        <w:r w:rsidR="00030A90">
          <w:t>uch</w:t>
        </w:r>
      </w:ins>
      <w:ins w:id="4259" w:author="Arthur Parmentier" w:date="2020-06-08T13:14:00Z">
        <w:r w:rsidR="00373A1E" w:rsidRPr="007C437A">
          <w:t xml:space="preserve"> that the feedback from the performers would have no influence </w:t>
        </w:r>
      </w:ins>
      <w:ins w:id="4260" w:author="Arthur Parmentier" w:date="2020-06-08T23:20:00Z">
        <w:r w:rsidR="00CF725B">
          <w:t>on the linear communication from the soundpainter to the performers</w:t>
        </w:r>
      </w:ins>
      <w:ins w:id="4261" w:author="Arthur Parmentier" w:date="2020-06-08T13:14:00Z">
        <w:r w:rsidR="00373A1E" w:rsidRPr="007C437A">
          <w:t xml:space="preserve">. It is however not the case in general and is often reported and discussed how the requests are </w:t>
        </w:r>
      </w:ins>
      <w:ins w:id="4262" w:author="Arthur Parmentier" w:date="2020-06-08T23:20:00Z">
        <w:r w:rsidR="004C3DC9">
          <w:t xml:space="preserve">made </w:t>
        </w:r>
      </w:ins>
      <w:ins w:id="4263" w:author="Arthur Parmentier" w:date="2020-06-08T13:14:00Z">
        <w:r w:rsidR="00373A1E" w:rsidRPr="007C437A">
          <w:t>in reaction to the proposals of the performers</w:t>
        </w:r>
        <w:r w:rsidR="00373A1E">
          <w:t>: this part of what is called “real time composition” a</w:t>
        </w:r>
      </w:ins>
      <w:ins w:id="4264" w:author="Arthur Parmentier" w:date="2020-06-08T13:15:00Z">
        <w:r w:rsidR="00373A1E">
          <w:t>nd the role of the soundpainter as a composer who listens to and shapes the artistic propositions of the group.</w:t>
        </w:r>
      </w:ins>
    </w:p>
    <w:p w:rsidR="009864BB" w:rsidRDefault="009864BB" w:rsidP="00EF75B3">
      <w:pPr>
        <w:pStyle w:val="Titre3"/>
        <w:rPr>
          <w:ins w:id="4265" w:author="Arthur Parmentier" w:date="2020-06-08T15:31:00Z"/>
        </w:rPr>
        <w:pPrChange w:id="4266" w:author="Arthur Parmentier" w:date="2020-06-10T16:26:00Z">
          <w:pPr>
            <w:pStyle w:val="Titre2"/>
          </w:pPr>
        </w:pPrChange>
      </w:pPr>
      <w:bookmarkStart w:id="4267" w:name="_Toc42698957"/>
      <w:ins w:id="4268" w:author="Arthur Parmentier" w:date="2020-06-08T13:16:00Z">
        <w:r>
          <w:lastRenderedPageBreak/>
          <w:t>Co</w:t>
        </w:r>
      </w:ins>
      <w:ins w:id="4269" w:author="Arthur Parmentier" w:date="2020-06-08T13:17:00Z">
        <w:r>
          <w:t xml:space="preserve">nfigurations </w:t>
        </w:r>
      </w:ins>
      <w:ins w:id="4270" w:author="Arthur Parmentier" w:date="2020-06-08T18:22:00Z">
        <w:r w:rsidR="009E67E3">
          <w:t xml:space="preserve">of </w:t>
        </w:r>
      </w:ins>
      <w:ins w:id="4271" w:author="Arthur Parmentier" w:date="2020-06-08T13:17:00Z">
        <w:r w:rsidR="00850432">
          <w:t>SP</w:t>
        </w:r>
      </w:ins>
      <w:ins w:id="4272" w:author="Arthur Parmentier" w:date="2020-06-08T18:22:00Z">
        <w:r w:rsidR="00FD6204">
          <w:t xml:space="preserve"> practices and performances</w:t>
        </w:r>
      </w:ins>
      <w:bookmarkEnd w:id="4267"/>
    </w:p>
    <w:p w:rsidR="001A5CF4" w:rsidRPr="001A5CF4" w:rsidRDefault="001A5CF4" w:rsidP="00EF75B3">
      <w:pPr>
        <w:pStyle w:val="Titre4"/>
        <w:rPr>
          <w:ins w:id="4273" w:author="Arthur Parmentier" w:date="2020-06-08T13:17:00Z"/>
          <w:rPrChange w:id="4274" w:author="Arthur Parmentier" w:date="2020-06-08T15:31:00Z">
            <w:rPr>
              <w:ins w:id="4275" w:author="Arthur Parmentier" w:date="2020-06-08T13:17:00Z"/>
            </w:rPr>
          </w:rPrChange>
        </w:rPr>
        <w:pPrChange w:id="4276" w:author="Arthur Parmentier" w:date="2020-06-10T16:26:00Z">
          <w:pPr>
            <w:pStyle w:val="Titre2"/>
          </w:pPr>
        </w:pPrChange>
      </w:pPr>
      <w:ins w:id="4277" w:author="Arthur Parmentier" w:date="2020-06-08T15:31:00Z">
        <w:r>
          <w:t>Introduction to the notion of configuration</w:t>
        </w:r>
      </w:ins>
      <w:ins w:id="4278" w:author="Arthur Parmentier" w:date="2020-06-08T23:21:00Z">
        <w:r w:rsidR="00AB1579">
          <w:t>s</w:t>
        </w:r>
      </w:ins>
      <w:ins w:id="4279" w:author="Arthur Parmentier" w:date="2020-06-08T15:31:00Z">
        <w:r>
          <w:t xml:space="preserve"> and context</w:t>
        </w:r>
      </w:ins>
      <w:ins w:id="4280" w:author="Arthur Parmentier" w:date="2020-06-08T23:21:00Z">
        <w:r w:rsidR="00AB1579">
          <w:t xml:space="preserve">s </w:t>
        </w:r>
      </w:ins>
      <w:ins w:id="4281" w:author="Arthur Parmentier" w:date="2020-06-08T23:25:00Z">
        <w:r w:rsidR="00B11F9D">
          <w:t>of SP</w:t>
        </w:r>
      </w:ins>
      <w:ins w:id="4282" w:author="Arthur Parmentier" w:date="2020-06-08T23:10:00Z">
        <w:r w:rsidR="005169EE">
          <w:t xml:space="preserve"> performances</w:t>
        </w:r>
      </w:ins>
    </w:p>
    <w:p w:rsidR="00850432" w:rsidRDefault="00850432" w:rsidP="00EF75B3">
      <w:pPr>
        <w:rPr>
          <w:ins w:id="4283" w:author="Arthur Parmentier" w:date="2020-06-08T13:18:00Z"/>
        </w:rPr>
        <w:pPrChange w:id="4284" w:author="Arthur Parmentier" w:date="2020-06-10T16:26:00Z">
          <w:pPr/>
        </w:pPrChange>
      </w:pPr>
      <w:ins w:id="4285" w:author="Arthur Parmentier" w:date="2020-06-08T13:17:00Z">
        <w:r w:rsidRPr="007C437A">
          <w:t xml:space="preserve">In this part, I would like to show </w:t>
        </w:r>
      </w:ins>
      <w:ins w:id="4286" w:author="Arthur Parmentier" w:date="2020-06-08T23:22:00Z">
        <w:r w:rsidR="008106B0">
          <w:t xml:space="preserve">some </w:t>
        </w:r>
      </w:ins>
      <w:ins w:id="4287" w:author="Arthur Parmentier" w:date="2020-06-08T13:17:00Z">
        <w:r w:rsidRPr="007C437A">
          <w:t>contextual features</w:t>
        </w:r>
      </w:ins>
      <w:ins w:id="4288" w:author="Arthur Parmentier" w:date="2020-06-09T13:36:00Z">
        <w:r w:rsidR="00797885">
          <w:t xml:space="preserve"> that</w:t>
        </w:r>
      </w:ins>
      <w:ins w:id="4289" w:author="Arthur Parmentier" w:date="2020-06-08T13:17:00Z">
        <w:r w:rsidRPr="007C437A">
          <w:t xml:space="preserve"> </w:t>
        </w:r>
      </w:ins>
      <w:ins w:id="4290" w:author="Arthur Parmentier" w:date="2020-06-08T23:22:00Z">
        <w:r w:rsidR="00E10955">
          <w:t>play an important</w:t>
        </w:r>
      </w:ins>
      <w:ins w:id="4291" w:author="Arthur Parmentier" w:date="2020-06-08T23:23:00Z">
        <w:r w:rsidR="00E10955">
          <w:t xml:space="preserve"> role in</w:t>
        </w:r>
      </w:ins>
      <w:ins w:id="4292" w:author="Arthur Parmentier" w:date="2020-06-08T13:17:00Z">
        <w:r w:rsidRPr="007C437A">
          <w:t xml:space="preserve"> SP</w:t>
        </w:r>
      </w:ins>
      <w:ins w:id="4293" w:author="Arthur Parmentier" w:date="2020-06-08T13:18:00Z">
        <w:r>
          <w:t xml:space="preserve"> and</w:t>
        </w:r>
      </w:ins>
      <w:ins w:id="4294" w:author="Arthur Parmentier" w:date="2020-06-08T13:17:00Z">
        <w:r w:rsidRPr="007C437A">
          <w:t xml:space="preserve"> point out the historical emergence of new configurations in which</w:t>
        </w:r>
      </w:ins>
      <w:ins w:id="4295" w:author="Arthur Parmentier" w:date="2020-06-09T13:47:00Z">
        <w:r w:rsidR="00A9180F">
          <w:t xml:space="preserve"> </w:t>
        </w:r>
      </w:ins>
      <w:ins w:id="4296" w:author="Arthur Parmentier" w:date="2020-06-08T13:17:00Z">
        <w:r w:rsidRPr="007C437A">
          <w:t>conventions</w:t>
        </w:r>
      </w:ins>
      <w:ins w:id="4297" w:author="Arthur Parmentier" w:date="2020-06-09T13:47:00Z">
        <w:r w:rsidR="00A9180F">
          <w:t xml:space="preserve"> that are usually presented (by Thompson for instance) as representative of SP</w:t>
        </w:r>
      </w:ins>
      <w:ins w:id="4298" w:author="Arthur Parmentier" w:date="2020-06-08T13:17:00Z">
        <w:r w:rsidRPr="007C437A">
          <w:t xml:space="preserve"> such as the traditional dichotomy between the composer and the performers (or the orchestra) disappear</w:t>
        </w:r>
      </w:ins>
      <w:ins w:id="4299" w:author="Arthur Parmentier" w:date="2020-06-09T13:47:00Z">
        <w:r w:rsidR="00A9180F">
          <w:t>.</w:t>
        </w:r>
      </w:ins>
    </w:p>
    <w:p w:rsidR="00850432" w:rsidRDefault="00850432" w:rsidP="00EF75B3">
      <w:pPr>
        <w:rPr>
          <w:ins w:id="4300" w:author="Arthur Parmentier" w:date="2020-06-08T13:24:00Z"/>
        </w:rPr>
        <w:pPrChange w:id="4301" w:author="Arthur Parmentier" w:date="2020-06-10T16:26:00Z">
          <w:pPr/>
        </w:pPrChange>
      </w:pPr>
      <w:ins w:id="4302" w:author="Arthur Parmentier" w:date="2020-06-08T13:18:00Z">
        <w:r>
          <w:t>We have seen that SP is introduced</w:t>
        </w:r>
      </w:ins>
      <w:ins w:id="4303" w:author="Arthur Parmentier" w:date="2020-06-08T13:19:00Z">
        <w:r>
          <w:t xml:space="preserve"> as a sign language between a soundpainter which is the composer and an orchestra that is the set of performers. We also have seen that these roles </w:t>
        </w:r>
      </w:ins>
      <w:ins w:id="4304" w:author="Arthur Parmentier" w:date="2020-06-08T13:20:00Z">
        <w:r>
          <w:t xml:space="preserve">are </w:t>
        </w:r>
      </w:ins>
      <w:ins w:id="4305" w:author="Arthur Parmentier" w:date="2020-06-08T13:22:00Z">
        <w:r>
          <w:t>questioned</w:t>
        </w:r>
      </w:ins>
      <w:ins w:id="4306" w:author="Arthur Parmentier" w:date="2020-06-08T13:20:00Z">
        <w:r>
          <w:t xml:space="preserve"> and that SP is used in different ways </w:t>
        </w:r>
      </w:ins>
      <w:ins w:id="4307" w:author="Arthur Parmentier" w:date="2020-06-08T13:21:00Z">
        <w:r>
          <w:t>by dance duets, jazz bands and other groups</w:t>
        </w:r>
      </w:ins>
      <w:ins w:id="4308" w:author="Arthur Parmentier" w:date="2020-06-08T13:22:00Z">
        <w:r>
          <w:t xml:space="preserve"> in which performers may also </w:t>
        </w:r>
        <w:proofErr w:type="spellStart"/>
        <w:r>
          <w:t>sounpaint</w:t>
        </w:r>
        <w:proofErr w:type="spellEnd"/>
        <w:r>
          <w:t>, or soundpainters are also see</w:t>
        </w:r>
      </w:ins>
      <w:ins w:id="4309" w:author="Arthur Parmentier" w:date="2020-06-08T13:23:00Z">
        <w:r>
          <w:t>n</w:t>
        </w:r>
      </w:ins>
      <w:ins w:id="4310" w:author="Arthur Parmentier" w:date="2020-06-08T13:22:00Z">
        <w:r>
          <w:t xml:space="preserve"> as performers</w:t>
        </w:r>
      </w:ins>
      <w:ins w:id="4311" w:author="Arthur Parmentier" w:date="2020-06-08T23:24:00Z">
        <w:r w:rsidR="00C05158">
          <w:t xml:space="preserve"> themselves</w:t>
        </w:r>
      </w:ins>
      <w:ins w:id="4312" w:author="Arthur Parmentier" w:date="2020-06-08T13:23:00Z">
        <w:r>
          <w:t xml:space="preserve">, while the composition process may not be directed by a composer anymore, but may be a collective process </w:t>
        </w:r>
      </w:ins>
      <w:ins w:id="4313" w:author="Arthur Parmentier" w:date="2020-06-08T13:24:00Z">
        <w:r>
          <w:t xml:space="preserve">in which the notion of composer makes </w:t>
        </w:r>
      </w:ins>
      <w:ins w:id="4314" w:author="Arthur Parmentier" w:date="2020-06-08T23:24:00Z">
        <w:r w:rsidR="000F0A8E">
          <w:t xml:space="preserve">no or </w:t>
        </w:r>
      </w:ins>
      <w:ins w:id="4315" w:author="Arthur Parmentier" w:date="2020-06-08T13:24:00Z">
        <w:r>
          <w:t>little sense.</w:t>
        </w:r>
      </w:ins>
    </w:p>
    <w:p w:rsidR="00850432" w:rsidRDefault="00850432" w:rsidP="00EF75B3">
      <w:pPr>
        <w:rPr>
          <w:ins w:id="4316" w:author="Arthur Parmentier" w:date="2020-06-08T16:04:00Z"/>
        </w:rPr>
        <w:pPrChange w:id="4317" w:author="Arthur Parmentier" w:date="2020-06-10T16:26:00Z">
          <w:pPr/>
        </w:pPrChange>
      </w:pPr>
      <w:ins w:id="4318" w:author="Arthur Parmentier" w:date="2020-06-08T13:24:00Z">
        <w:r>
          <w:t>I would like to call these</w:t>
        </w:r>
      </w:ins>
      <w:ins w:id="4319" w:author="Arthur Parmentier" w:date="2020-06-08T18:24:00Z">
        <w:r w:rsidR="00D315D5">
          <w:t xml:space="preserve"> different</w:t>
        </w:r>
      </w:ins>
      <w:ins w:id="4320" w:author="Arthur Parmentier" w:date="2020-06-08T13:24:00Z">
        <w:r>
          <w:t xml:space="preserve"> “ways” </w:t>
        </w:r>
      </w:ins>
      <w:ins w:id="4321" w:author="Arthur Parmentier" w:date="2020-06-08T13:25:00Z">
        <w:r>
          <w:t>using</w:t>
        </w:r>
      </w:ins>
      <w:ins w:id="4322" w:author="Arthur Parmentier" w:date="2020-06-08T13:24:00Z">
        <w:r>
          <w:t xml:space="preserve"> of </w:t>
        </w:r>
      </w:ins>
      <w:ins w:id="4323" w:author="Arthur Parmentier" w:date="2020-06-08T13:25:00Z">
        <w:r>
          <w:t>Soundpainting</w:t>
        </w:r>
        <w:r w:rsidR="00DE6BC9">
          <w:t xml:space="preserve"> and their context</w:t>
        </w:r>
      </w:ins>
      <w:ins w:id="4324" w:author="Arthur Parmentier" w:date="2020-06-08T23:25:00Z">
        <w:r w:rsidR="00B11F9D">
          <w:t>s</w:t>
        </w:r>
      </w:ins>
      <w:ins w:id="4325" w:author="Arthur Parmentier" w:date="2020-06-08T13:25:00Z">
        <w:r>
          <w:t>: configurations.</w:t>
        </w:r>
      </w:ins>
      <w:ins w:id="4326" w:author="Arthur Parmentier" w:date="2020-06-08T18:24:00Z">
        <w:r w:rsidR="00B27715">
          <w:t xml:space="preserve"> A configuration may embody </w:t>
        </w:r>
      </w:ins>
      <w:ins w:id="4327" w:author="Arthur Parmentier" w:date="2020-06-08T18:25:00Z">
        <w:r w:rsidR="00B27715">
          <w:t>many parameters such as the distribution of the roles in the group, what are the possible interactions with the public, spatial arrangement, cultural conventions but also particular compositional rules</w:t>
        </w:r>
      </w:ins>
      <w:ins w:id="4328" w:author="Arthur Parmentier" w:date="2020-06-08T18:26:00Z">
        <w:r w:rsidR="00B808B5">
          <w:t xml:space="preserve"> and other elements of context that are not defined using the sign language itself.</w:t>
        </w:r>
      </w:ins>
      <w:ins w:id="4329" w:author="Arthur Parmentier" w:date="2020-06-09T13:49:00Z">
        <w:r w:rsidR="00D00478">
          <w:t xml:space="preserve"> I use it to mean in general “the context of the performance and how people decide to use SP within the performance”.</w:t>
        </w:r>
      </w:ins>
    </w:p>
    <w:p w:rsidR="00C108A5" w:rsidRDefault="00C108A5" w:rsidP="00EF75B3">
      <w:pPr>
        <w:pStyle w:val="Titre5"/>
        <w:rPr>
          <w:ins w:id="4330" w:author="Arthur Parmentier" w:date="2020-06-08T16:04:00Z"/>
        </w:rPr>
        <w:pPrChange w:id="4331" w:author="Arthur Parmentier" w:date="2020-06-10T16:26:00Z">
          <w:pPr>
            <w:pStyle w:val="Titre3"/>
          </w:pPr>
        </w:pPrChange>
      </w:pPr>
      <w:ins w:id="4332" w:author="Arthur Parmentier" w:date="2020-06-08T16:04:00Z">
        <w:r>
          <w:t>A remark on the sign “configuration” of the SP sign language</w:t>
        </w:r>
      </w:ins>
    </w:p>
    <w:p w:rsidR="006714AF" w:rsidRDefault="006714AF" w:rsidP="00EF75B3">
      <w:pPr>
        <w:rPr>
          <w:ins w:id="4333" w:author="Arthur Parmentier" w:date="2020-06-08T18:06:00Z"/>
        </w:rPr>
        <w:pPrChange w:id="4334" w:author="Arthur Parmentier" w:date="2020-06-10T16:26:00Z">
          <w:pPr/>
        </w:pPrChange>
      </w:pPr>
      <w:ins w:id="4335" w:author="Arthur Parmentier" w:date="2020-06-08T18:06:00Z">
        <w:r w:rsidRPr="007C437A">
          <w:t>There is a sign in SP called “configuration”</w:t>
        </w:r>
        <w:r>
          <w:t xml:space="preserve">, whose </w:t>
        </w:r>
      </w:ins>
      <w:ins w:id="4336" w:author="Arthur Parmentier" w:date="2020-06-08T18:07:00Z">
        <w:r w:rsidR="00895A24">
          <w:t>description</w:t>
        </w:r>
      </w:ins>
      <w:ins w:id="4337" w:author="Arthur Parmentier" w:date="2020-06-08T18:06:00Z">
        <w:r>
          <w:t xml:space="preserve"> </w:t>
        </w:r>
        <w:r w:rsidR="00224842">
          <w:t>in the WB2</w:t>
        </w:r>
        <w:r>
          <w:t xml:space="preserve"> is the following:</w:t>
        </w:r>
      </w:ins>
    </w:p>
    <w:p w:rsidR="006714AF" w:rsidRDefault="006714AF" w:rsidP="00EF75B3">
      <w:pPr>
        <w:rPr>
          <w:ins w:id="4338" w:author="Arthur Parmentier" w:date="2020-06-08T18:07:00Z"/>
        </w:rPr>
        <w:pPrChange w:id="4339" w:author="Arthur Parmentier" w:date="2020-06-10T16:26:00Z">
          <w:pPr/>
        </w:pPrChange>
      </w:pPr>
      <w:ins w:id="4340" w:author="Arthur Parmentier" w:date="2020-06-08T18:06:00Z">
        <w:r>
          <w:t>“Players maintain the parameters of an assigned role, individually, or in a specified group or groups. A Configuration may comprise style and/or specific role function for the performer. Configurations are usually assigned in rehearsal. A Configuration may have a style assignment such as a performers role commonly found in most traditional jazz ensembles.”</w:t>
        </w:r>
      </w:ins>
    </w:p>
    <w:p w:rsidR="00895A24" w:rsidRDefault="00895A24" w:rsidP="00EF75B3">
      <w:pPr>
        <w:rPr>
          <w:ins w:id="4341" w:author="Arthur Parmentier" w:date="2020-06-08T18:06:00Z"/>
        </w:rPr>
        <w:pPrChange w:id="4342" w:author="Arthur Parmentier" w:date="2020-06-10T16:26:00Z">
          <w:pPr/>
        </w:pPrChange>
      </w:pPr>
      <w:ins w:id="4343" w:author="Arthur Parmentier" w:date="2020-06-08T18:07:00Z">
        <w:r>
          <w:t>Such a definition does relate to notions</w:t>
        </w:r>
      </w:ins>
      <w:ins w:id="4344" w:author="Arthur Parmentier" w:date="2020-06-08T18:08:00Z">
        <w:r>
          <w:t xml:space="preserve"> </w:t>
        </w:r>
      </w:ins>
      <w:ins w:id="4345" w:author="Arthur Parmentier" w:date="2020-06-09T13:50:00Z">
        <w:r w:rsidR="00FF616F">
          <w:t xml:space="preserve">of </w:t>
        </w:r>
      </w:ins>
      <w:ins w:id="4346" w:author="Arthur Parmentier" w:date="2020-06-08T18:08:00Z">
        <w:r>
          <w:t xml:space="preserve">roles and compositional conventions. However, my own use of the word “configuration” is </w:t>
        </w:r>
      </w:ins>
      <w:ins w:id="4347" w:author="Arthur Parmentier" w:date="2020-06-08T18:26:00Z">
        <w:r w:rsidR="00754027">
          <w:t xml:space="preserve">perhaps </w:t>
        </w:r>
      </w:ins>
      <w:ins w:id="4348" w:author="Arthur Parmentier" w:date="2020-06-08T18:08:00Z">
        <w:r>
          <w:t xml:space="preserve">broader than its meaning in the SP </w:t>
        </w:r>
      </w:ins>
      <w:ins w:id="4349" w:author="Arthur Parmentier" w:date="2020-06-08T18:10:00Z">
        <w:r w:rsidR="00B07D80">
          <w:t xml:space="preserve">language </w:t>
        </w:r>
      </w:ins>
      <w:ins w:id="4350" w:author="Arthur Parmentier" w:date="2020-06-08T18:27:00Z">
        <w:r w:rsidR="00754027">
          <w:t>and does not directly refer to its use within the sign language</w:t>
        </w:r>
      </w:ins>
      <w:ins w:id="4351" w:author="Arthur Parmentier" w:date="2020-06-08T18:10:00Z">
        <w:r>
          <w:t>.</w:t>
        </w:r>
      </w:ins>
    </w:p>
    <w:p w:rsidR="001A5CF4" w:rsidRDefault="001A5CF4" w:rsidP="00EF75B3">
      <w:pPr>
        <w:pStyle w:val="Titre4"/>
        <w:rPr>
          <w:ins w:id="4352" w:author="Arthur Parmentier" w:date="2020-06-08T18:34:00Z"/>
        </w:rPr>
        <w:pPrChange w:id="4353" w:author="Arthur Parmentier" w:date="2020-06-10T16:26:00Z">
          <w:pPr>
            <w:pStyle w:val="Titre3"/>
          </w:pPr>
        </w:pPrChange>
      </w:pPr>
      <w:ins w:id="4354" w:author="Arthur Parmentier" w:date="2020-06-08T15:32:00Z">
        <w:r>
          <w:t xml:space="preserve">A </w:t>
        </w:r>
      </w:ins>
      <w:ins w:id="4355" w:author="Arthur Parmentier" w:date="2020-06-08T15:59:00Z">
        <w:r w:rsidR="001F466C">
          <w:t xml:space="preserve">linguistic </w:t>
        </w:r>
      </w:ins>
      <w:ins w:id="4356" w:author="Arthur Parmentier" w:date="2020-06-08T15:32:00Z">
        <w:r>
          <w:t xml:space="preserve">re-definition of SP </w:t>
        </w:r>
      </w:ins>
      <w:ins w:id="4357" w:author="Arthur Parmentier" w:date="2020-06-08T15:59:00Z">
        <w:r w:rsidR="004934C1">
          <w:t xml:space="preserve">taken away </w:t>
        </w:r>
      </w:ins>
      <w:ins w:id="4358" w:author="Arthur Parmentier" w:date="2020-06-08T18:14:00Z">
        <w:r w:rsidR="0079574E">
          <w:t>from its</w:t>
        </w:r>
      </w:ins>
      <w:ins w:id="4359" w:author="Arthur Parmentier" w:date="2020-06-08T15:59:00Z">
        <w:r w:rsidR="004934C1">
          <w:t xml:space="preserve"> traditional configurations and contexts</w:t>
        </w:r>
      </w:ins>
    </w:p>
    <w:p w:rsidR="00890A89" w:rsidRPr="00890A89" w:rsidRDefault="00890A89" w:rsidP="00EF75B3">
      <w:pPr>
        <w:rPr>
          <w:ins w:id="4360" w:author="Arthur Parmentier" w:date="2020-06-08T18:33:00Z"/>
          <w:rPrChange w:id="4361" w:author="Arthur Parmentier" w:date="2020-06-08T18:34:00Z">
            <w:rPr>
              <w:ins w:id="4362" w:author="Arthur Parmentier" w:date="2020-06-08T18:33:00Z"/>
            </w:rPr>
          </w:rPrChange>
        </w:rPr>
        <w:pPrChange w:id="4363" w:author="Arthur Parmentier" w:date="2020-06-10T16:26:00Z">
          <w:pPr>
            <w:pStyle w:val="Titre3"/>
          </w:pPr>
        </w:pPrChange>
      </w:pPr>
      <w:ins w:id="4364" w:author="Arthur Parmentier" w:date="2020-06-08T18:34:00Z">
        <w:r>
          <w:t xml:space="preserve">At this point, it is important to motivate the concept of configuration by stepping back from the historical introduction of SP by Walter Thompson and reflect on what </w:t>
        </w:r>
      </w:ins>
      <w:ins w:id="4365" w:author="Arthur Parmentier" w:date="2020-06-08T23:26:00Z">
        <w:r w:rsidR="00D60283">
          <w:t xml:space="preserve">SP </w:t>
        </w:r>
      </w:ins>
      <w:ins w:id="4366" w:author="Arthur Parmentier" w:date="2020-06-08T18:34:00Z">
        <w:r>
          <w:t>represents today and might represent it in the future.</w:t>
        </w:r>
      </w:ins>
    </w:p>
    <w:p w:rsidR="00890A89" w:rsidRPr="00890A89" w:rsidRDefault="00890A89" w:rsidP="00EF75B3">
      <w:pPr>
        <w:pStyle w:val="Titre5"/>
        <w:rPr>
          <w:ins w:id="4367" w:author="Arthur Parmentier" w:date="2020-06-08T13:25:00Z"/>
          <w:rPrChange w:id="4368" w:author="Arthur Parmentier" w:date="2020-06-08T18:33:00Z">
            <w:rPr>
              <w:ins w:id="4369" w:author="Arthur Parmentier" w:date="2020-06-08T13:25:00Z"/>
            </w:rPr>
          </w:rPrChange>
        </w:rPr>
        <w:pPrChange w:id="4370" w:author="Arthur Parmentier" w:date="2020-06-10T16:26:00Z">
          <w:pPr/>
        </w:pPrChange>
      </w:pPr>
      <w:ins w:id="4371" w:author="Arthur Parmentier" w:date="2020-06-08T18:34:00Z">
        <w:r>
          <w:t>Performativity of a language</w:t>
        </w:r>
      </w:ins>
    </w:p>
    <w:p w:rsidR="00890A89" w:rsidRDefault="003F2132" w:rsidP="00EF75B3">
      <w:pPr>
        <w:rPr>
          <w:ins w:id="4372" w:author="Arthur Parmentier" w:date="2020-06-08T18:34:00Z"/>
        </w:rPr>
        <w:pPrChange w:id="4373" w:author="Arthur Parmentier" w:date="2020-06-10T16:26:00Z">
          <w:pPr/>
        </w:pPrChange>
      </w:pPr>
      <w:ins w:id="4374" w:author="Arthur Parmentier" w:date="2020-06-08T13:27:00Z">
        <w:r>
          <w:t xml:space="preserve">Let’s </w:t>
        </w:r>
      </w:ins>
      <w:ins w:id="4375" w:author="Arthur Parmentier" w:date="2020-06-08T13:28:00Z">
        <w:r>
          <w:t xml:space="preserve">forget for a moment the history of SP and assume that </w:t>
        </w:r>
      </w:ins>
      <w:ins w:id="4376" w:author="Arthur Parmentier" w:date="2020-06-08T18:28:00Z">
        <w:r w:rsidR="00060940">
          <w:t>it</w:t>
        </w:r>
      </w:ins>
      <w:ins w:id="4377" w:author="Arthur Parmentier" w:date="2020-06-08T13:28:00Z">
        <w:r>
          <w:t xml:space="preserve"> is a mere sign language, that </w:t>
        </w:r>
      </w:ins>
      <w:ins w:id="4378" w:author="Arthur Parmentier" w:date="2020-06-08T13:29:00Z">
        <w:r>
          <w:t>is only def</w:t>
        </w:r>
      </w:ins>
      <w:ins w:id="4379" w:author="Arthur Parmentier" w:date="2020-06-08T13:30:00Z">
        <w:r>
          <w:t>ined by</w:t>
        </w:r>
      </w:ins>
      <w:ins w:id="4380" w:author="Arthur Parmentier" w:date="2020-06-08T13:28:00Z">
        <w:r>
          <w:t xml:space="preserve"> </w:t>
        </w:r>
      </w:ins>
      <w:ins w:id="4381" w:author="Arthur Parmentier" w:date="2020-06-08T23:27:00Z">
        <w:r w:rsidR="00227BF5">
          <w:t xml:space="preserve">its </w:t>
        </w:r>
        <w:r w:rsidR="004930FA">
          <w:t>g</w:t>
        </w:r>
      </w:ins>
      <w:ins w:id="4382" w:author="Arthur Parmentier" w:date="2020-06-08T13:28:00Z">
        <w:r>
          <w:t>rammatical and semantic features</w:t>
        </w:r>
      </w:ins>
      <w:ins w:id="4383" w:author="Arthur Parmentier" w:date="2020-06-08T13:29:00Z">
        <w:r>
          <w:t>.</w:t>
        </w:r>
      </w:ins>
      <w:ins w:id="4384" w:author="Arthur Parmentier" w:date="2020-06-08T13:30:00Z">
        <w:r>
          <w:t xml:space="preserve"> One may use this language </w:t>
        </w:r>
      </w:ins>
      <w:ins w:id="4385" w:author="Arthur Parmentier" w:date="2020-06-08T13:31:00Z">
        <w:r>
          <w:t xml:space="preserve">for cooking, </w:t>
        </w:r>
      </w:ins>
      <w:ins w:id="4386" w:author="Arthur Parmentier" w:date="2020-06-08T13:32:00Z">
        <w:r>
          <w:t xml:space="preserve">buying </w:t>
        </w:r>
        <w:r>
          <w:lastRenderedPageBreak/>
          <w:t>clothes on the market or playing games. In all of these uses cases, SP may seem</w:t>
        </w:r>
      </w:ins>
      <w:ins w:id="4387" w:author="Arthur Parmentier" w:date="2020-06-08T13:33:00Z">
        <w:r>
          <w:t xml:space="preserve"> very inefficient </w:t>
        </w:r>
      </w:ins>
      <w:ins w:id="4388" w:author="Arthur Parmentier" w:date="2020-06-08T18:28:00Z">
        <w:r w:rsidR="00C353F5">
          <w:t xml:space="preserve">for </w:t>
        </w:r>
      </w:ins>
      <w:ins w:id="4389" w:author="Arthur Parmentier" w:date="2020-06-08T13:33:00Z">
        <w:r>
          <w:t xml:space="preserve">communicating relevant messages and meanings. </w:t>
        </w:r>
      </w:ins>
      <w:ins w:id="4390" w:author="Arthur Parmentier" w:date="2020-06-08T13:34:00Z">
        <w:r>
          <w:t>However, it might be performant in a band, in a group of dancers or between a co</w:t>
        </w:r>
      </w:ins>
      <w:ins w:id="4391" w:author="Arthur Parmentier" w:date="2020-06-09T13:52:00Z">
        <w:r w:rsidR="000D336C">
          <w:t>mposer or a conductor</w:t>
        </w:r>
      </w:ins>
      <w:ins w:id="4392" w:author="Arthur Parmentier" w:date="2020-06-08T13:34:00Z">
        <w:r>
          <w:t xml:space="preserve"> and </w:t>
        </w:r>
      </w:ins>
      <w:ins w:id="4393" w:author="Arthur Parmentier" w:date="2020-06-09T13:52:00Z">
        <w:r w:rsidR="00871E58">
          <w:t>an</w:t>
        </w:r>
      </w:ins>
      <w:ins w:id="4394" w:author="Arthur Parmentier" w:date="2020-06-08T13:34:00Z">
        <w:r>
          <w:t xml:space="preserve"> orchestra. </w:t>
        </w:r>
      </w:ins>
    </w:p>
    <w:p w:rsidR="00890A89" w:rsidRDefault="00890A89" w:rsidP="00EF75B3">
      <w:pPr>
        <w:pStyle w:val="Titre5"/>
        <w:rPr>
          <w:ins w:id="4395" w:author="Arthur Parmentier" w:date="2020-06-08T18:34:00Z"/>
        </w:rPr>
        <w:pPrChange w:id="4396" w:author="Arthur Parmentier" w:date="2020-06-10T16:26:00Z">
          <w:pPr/>
        </w:pPrChange>
      </w:pPr>
      <w:ins w:id="4397" w:author="Arthur Parmentier" w:date="2020-06-08T18:34:00Z">
        <w:r>
          <w:t>Configurations as external elements to languages</w:t>
        </w:r>
      </w:ins>
    </w:p>
    <w:p w:rsidR="006A47EF" w:rsidRDefault="006D0FEC" w:rsidP="00EF75B3">
      <w:pPr>
        <w:rPr>
          <w:ins w:id="4398" w:author="Arthur Parmentier" w:date="2020-06-08T23:30:00Z"/>
        </w:rPr>
        <w:pPrChange w:id="4399" w:author="Arthur Parmentier" w:date="2020-06-10T16:26:00Z">
          <w:pPr/>
        </w:pPrChange>
      </w:pPr>
      <w:ins w:id="4400" w:author="Arthur Parmentier" w:date="2020-06-08T13:41:00Z">
        <w:r>
          <w:t>SP may then simply be</w:t>
        </w:r>
      </w:ins>
      <w:ins w:id="4401" w:author="Arthur Parmentier" w:date="2020-06-08T18:28:00Z">
        <w:r w:rsidR="00B32C65">
          <w:t xml:space="preserve"> understood</w:t>
        </w:r>
      </w:ins>
      <w:ins w:id="4402" w:author="Arthur Parmentier" w:date="2020-06-08T13:41:00Z">
        <w:r>
          <w:t xml:space="preserve"> </w:t>
        </w:r>
      </w:ins>
      <w:ins w:id="4403" w:author="Arthur Parmentier" w:date="2020-06-08T18:28:00Z">
        <w:r w:rsidR="00B32C65">
          <w:t xml:space="preserve">as </w:t>
        </w:r>
      </w:ins>
      <w:ins w:id="4404" w:author="Arthur Parmentier" w:date="2020-06-08T13:41:00Z">
        <w:r>
          <w:t xml:space="preserve">a language </w:t>
        </w:r>
      </w:ins>
      <w:ins w:id="4405" w:author="Arthur Parmentier" w:date="2020-06-08T18:29:00Z">
        <w:r w:rsidR="00657D0E">
          <w:t xml:space="preserve">among </w:t>
        </w:r>
      </w:ins>
      <w:ins w:id="4406" w:author="Arthur Parmentier" w:date="2020-06-08T13:41:00Z">
        <w:r>
          <w:t>other</w:t>
        </w:r>
      </w:ins>
      <w:ins w:id="4407" w:author="Arthur Parmentier" w:date="2020-06-08T18:29:00Z">
        <w:r w:rsidR="00657D0E">
          <w:t>s</w:t>
        </w:r>
      </w:ins>
      <w:ins w:id="4408" w:author="Arthur Parmentier" w:date="2020-06-08T13:41:00Z">
        <w:r>
          <w:t xml:space="preserve">, that is used in specific configurations for which it is more convenient than others, </w:t>
        </w:r>
      </w:ins>
      <w:ins w:id="4409" w:author="Arthur Parmentier" w:date="2020-06-08T13:42:00Z">
        <w:r>
          <w:t xml:space="preserve">but </w:t>
        </w:r>
      </w:ins>
      <w:ins w:id="4410" w:author="Arthur Parmentier" w:date="2020-06-08T18:29:00Z">
        <w:r w:rsidR="005D4B83">
          <w:t>that is not defined by its use in cooking,</w:t>
        </w:r>
      </w:ins>
      <w:ins w:id="4411" w:author="Arthur Parmentier" w:date="2020-06-08T18:30:00Z">
        <w:r w:rsidR="005D4B83">
          <w:t xml:space="preserve"> playing games nor </w:t>
        </w:r>
        <w:r w:rsidR="00297038">
          <w:t>betwee</w:t>
        </w:r>
      </w:ins>
      <w:ins w:id="4412" w:author="Arthur Parmentier" w:date="2020-06-08T18:31:00Z">
        <w:r w:rsidR="00297038">
          <w:t>n</w:t>
        </w:r>
      </w:ins>
      <w:ins w:id="4413" w:author="Arthur Parmentier" w:date="2020-06-08T18:30:00Z">
        <w:r w:rsidR="003150F0">
          <w:t xml:space="preserve"> a composer and an orchestra.</w:t>
        </w:r>
      </w:ins>
      <w:ins w:id="4414" w:author="Arthur Parmentier" w:date="2020-06-08T18:31:00Z">
        <w:r w:rsidR="00937E5A">
          <w:t xml:space="preserve"> The </w:t>
        </w:r>
      </w:ins>
      <w:ins w:id="4415" w:author="Arthur Parmentier" w:date="2020-06-08T23:28:00Z">
        <w:r w:rsidR="005B365D">
          <w:t>observation</w:t>
        </w:r>
        <w:r w:rsidR="00AE6E7C">
          <w:t xml:space="preserve"> that</w:t>
        </w:r>
      </w:ins>
      <w:ins w:id="4416" w:author="Arthur Parmentier" w:date="2020-06-08T18:31:00Z">
        <w:r w:rsidR="00937E5A">
          <w:t xml:space="preserve"> it is </w:t>
        </w:r>
      </w:ins>
      <w:ins w:id="4417" w:author="Arthur Parmentier" w:date="2020-06-08T23:28:00Z">
        <w:r w:rsidR="005B365D">
          <w:t>mostly</w:t>
        </w:r>
      </w:ins>
      <w:ins w:id="4418" w:author="Arthur Parmentier" w:date="2020-06-08T18:31:00Z">
        <w:r w:rsidR="00937E5A">
          <w:t xml:space="preserve"> use</w:t>
        </w:r>
      </w:ins>
      <w:ins w:id="4419" w:author="Arthur Parmentier" w:date="2020-06-08T23:28:00Z">
        <w:r w:rsidR="00E07F18">
          <w:t>d</w:t>
        </w:r>
      </w:ins>
      <w:ins w:id="4420" w:author="Arthur Parmentier" w:date="2020-06-08T18:31:00Z">
        <w:r w:rsidR="00937E5A">
          <w:t xml:space="preserve"> between composers and orchestras may simply be understood as a result of </w:t>
        </w:r>
      </w:ins>
      <w:ins w:id="4421" w:author="Arthur Parmentier" w:date="2020-06-08T23:28:00Z">
        <w:r w:rsidR="00F66855">
          <w:t>its</w:t>
        </w:r>
      </w:ins>
      <w:ins w:id="4422" w:author="Arthur Parmentier" w:date="2020-06-08T18:31:00Z">
        <w:r w:rsidR="00937E5A">
          <w:t xml:space="preserve"> history</w:t>
        </w:r>
      </w:ins>
      <w:ins w:id="4423" w:author="Arthur Parmentier" w:date="2020-06-08T23:29:00Z">
        <w:r w:rsidR="00F66855">
          <w:t xml:space="preserve">, diffusion, adoption processes </w:t>
        </w:r>
      </w:ins>
      <w:ins w:id="4424" w:author="Arthur Parmentier" w:date="2020-06-08T18:31:00Z">
        <w:r w:rsidR="00937E5A">
          <w:t xml:space="preserve">and what it has been designed for and performative </w:t>
        </w:r>
      </w:ins>
      <w:ins w:id="4425" w:author="Arthur Parmentier" w:date="2020-06-08T23:31:00Z">
        <w:r w:rsidR="00BF1915">
          <w:t>at</w:t>
        </w:r>
      </w:ins>
      <w:ins w:id="4426" w:author="Arthur Parmentier" w:date="2020-06-09T13:53:00Z">
        <w:r w:rsidR="006D7C14">
          <w:t>,</w:t>
        </w:r>
      </w:ins>
      <w:ins w:id="4427" w:author="Arthur Parmentier" w:date="2020-06-08T23:31:00Z">
        <w:r w:rsidR="00BF1915">
          <w:t xml:space="preserve"> but</w:t>
        </w:r>
      </w:ins>
      <w:ins w:id="4428" w:author="Arthur Parmentier" w:date="2020-06-08T18:32:00Z">
        <w:r w:rsidR="00937E5A">
          <w:t xml:space="preserve"> is not a </w:t>
        </w:r>
      </w:ins>
      <w:ins w:id="4429" w:author="Arthur Parmentier" w:date="2020-06-08T23:29:00Z">
        <w:r w:rsidR="00F66855">
          <w:t xml:space="preserve">constitutive </w:t>
        </w:r>
      </w:ins>
      <w:ins w:id="4430" w:author="Arthur Parmentier" w:date="2020-06-08T18:32:00Z">
        <w:r w:rsidR="00937E5A">
          <w:t>element of its definition.</w:t>
        </w:r>
      </w:ins>
      <w:ins w:id="4431" w:author="Arthur Parmentier" w:date="2020-06-08T23:50:00Z">
        <w:r w:rsidR="00487362">
          <w:br/>
          <w:t xml:space="preserve">Of course, what we usually mean by </w:t>
        </w:r>
      </w:ins>
      <w:ins w:id="4432" w:author="Arthur Parmentier" w:date="2020-06-09T13:53:00Z">
        <w:r w:rsidR="00C325A3">
          <w:t>“</w:t>
        </w:r>
      </w:ins>
      <w:ins w:id="4433" w:author="Arthur Parmentier" w:date="2020-06-08T23:50:00Z">
        <w:r w:rsidR="00487362">
          <w:t>SP</w:t>
        </w:r>
      </w:ins>
      <w:ins w:id="4434" w:author="Arthur Parmentier" w:date="2020-06-09T13:53:00Z">
        <w:r w:rsidR="00C325A3">
          <w:t>”</w:t>
        </w:r>
      </w:ins>
      <w:ins w:id="4435" w:author="Arthur Parmentier" w:date="2020-06-08T23:50:00Z">
        <w:r w:rsidR="00487362">
          <w:t xml:space="preserve"> does not ref</w:t>
        </w:r>
      </w:ins>
      <w:ins w:id="4436" w:author="Arthur Parmentier" w:date="2020-06-08T23:51:00Z">
        <w:r w:rsidR="00487362">
          <w:t xml:space="preserve">er to it as a mere language and also relates to elements of context such as the configurations it is used in; but my point here </w:t>
        </w:r>
      </w:ins>
      <w:ins w:id="4437" w:author="Arthur Parmentier" w:date="2020-06-09T13:53:00Z">
        <w:r w:rsidR="00E34CE1">
          <w:t>is</w:t>
        </w:r>
      </w:ins>
      <w:ins w:id="4438" w:author="Arthur Parmentier" w:date="2020-06-08T23:51:00Z">
        <w:r w:rsidR="00487362">
          <w:t xml:space="preserve"> to argue that </w:t>
        </w:r>
      </w:ins>
      <w:ins w:id="4439" w:author="Arthur Parmentier" w:date="2020-06-08T23:52:00Z">
        <w:r w:rsidR="00487362">
          <w:t>configurations are not constitutive elements of languages</w:t>
        </w:r>
      </w:ins>
      <w:ins w:id="4440" w:author="Arthur Parmentier" w:date="2020-06-09T13:54:00Z">
        <w:r w:rsidR="00A922A5">
          <w:t>,</w:t>
        </w:r>
      </w:ins>
      <w:ins w:id="4441" w:author="Arthur Parmentier" w:date="2020-06-08T23:52:00Z">
        <w:r w:rsidR="00487362">
          <w:t xml:space="preserve"> </w:t>
        </w:r>
      </w:ins>
      <w:ins w:id="4442" w:author="Arthur Parmentier" w:date="2020-06-09T13:54:00Z">
        <w:r w:rsidR="00A922A5">
          <w:t>while</w:t>
        </w:r>
        <w:r w:rsidR="00084009">
          <w:t xml:space="preserve"> it is true</w:t>
        </w:r>
        <w:r w:rsidR="003F5D0A">
          <w:t xml:space="preserve"> that</w:t>
        </w:r>
      </w:ins>
      <w:ins w:id="4443" w:author="Arthur Parmentier" w:date="2020-06-08T23:52:00Z">
        <w:r w:rsidR="00487362">
          <w:t xml:space="preserve"> languages are used in </w:t>
        </w:r>
      </w:ins>
      <w:ins w:id="4444" w:author="Arthur Parmentier" w:date="2020-06-09T13:54:00Z">
        <w:r w:rsidR="00B1799B">
          <w:t xml:space="preserve">specific </w:t>
        </w:r>
      </w:ins>
      <w:ins w:id="4445" w:author="Arthur Parmentier" w:date="2020-06-08T23:52:00Z">
        <w:r w:rsidR="00487362">
          <w:t>configurations.</w:t>
        </w:r>
      </w:ins>
      <w:ins w:id="4446" w:author="Arthur Parmentier" w:date="2020-06-08T23:50:00Z">
        <w:r w:rsidR="00487362">
          <w:t xml:space="preserve"> </w:t>
        </w:r>
      </w:ins>
    </w:p>
    <w:p w:rsidR="003F2132" w:rsidRDefault="006D0FEC" w:rsidP="00EF75B3">
      <w:pPr>
        <w:rPr>
          <w:ins w:id="4447" w:author="Arthur Parmentier" w:date="2020-06-08T18:35:00Z"/>
        </w:rPr>
        <w:pPrChange w:id="4448" w:author="Arthur Parmentier" w:date="2020-06-10T16:26:00Z">
          <w:pPr/>
        </w:pPrChange>
      </w:pPr>
      <w:ins w:id="4449" w:author="Arthur Parmentier" w:date="2020-06-08T13:42:00Z">
        <w:r>
          <w:t>We can m</w:t>
        </w:r>
      </w:ins>
      <w:ins w:id="4450" w:author="Arthur Parmentier" w:date="2020-06-08T13:43:00Z">
        <w:r>
          <w:t xml:space="preserve">ake an analogy here with </w:t>
        </w:r>
      </w:ins>
      <w:ins w:id="4451" w:author="Arthur Parmentier" w:date="2020-06-08T23:38:00Z">
        <w:r w:rsidR="00A35815">
          <w:t>oral or written languages</w:t>
        </w:r>
      </w:ins>
      <w:ins w:id="4452" w:author="Arthur Parmentier" w:date="2020-06-08T13:43:00Z">
        <w:r>
          <w:t xml:space="preserve">, that are </w:t>
        </w:r>
      </w:ins>
      <w:ins w:id="4453" w:author="Arthur Parmentier" w:date="2020-06-08T13:44:00Z">
        <w:r>
          <w:t xml:space="preserve">convenient </w:t>
        </w:r>
      </w:ins>
      <w:ins w:id="4454" w:author="Arthur Parmentier" w:date="2020-06-08T23:39:00Z">
        <w:r w:rsidR="00A35815">
          <w:t>cooking or playing games</w:t>
        </w:r>
      </w:ins>
      <w:ins w:id="4455" w:author="Arthur Parmentier" w:date="2020-06-08T13:45:00Z">
        <w:r>
          <w:t xml:space="preserve"> </w:t>
        </w:r>
      </w:ins>
      <w:ins w:id="4456" w:author="Arthur Parmentier" w:date="2020-06-08T13:44:00Z">
        <w:r>
          <w:t xml:space="preserve">but </w:t>
        </w:r>
      </w:ins>
      <w:ins w:id="4457" w:author="Arthur Parmentier" w:date="2020-06-08T23:39:00Z">
        <w:r w:rsidR="00A35815">
          <w:t xml:space="preserve">perhaps not as good as SP for </w:t>
        </w:r>
      </w:ins>
      <w:ins w:id="4458" w:author="Arthur Parmentier" w:date="2020-06-08T15:02:00Z">
        <w:r w:rsidR="00BB465F">
          <w:t>real-time composition with a multi-disciplinary orchestra.</w:t>
        </w:r>
      </w:ins>
      <w:ins w:id="4459" w:author="Arthur Parmentier" w:date="2020-06-08T15:03:00Z">
        <w:r w:rsidR="00B32327">
          <w:t xml:space="preserve"> Yet these languages</w:t>
        </w:r>
      </w:ins>
      <w:ins w:id="4460" w:author="Arthur Parmentier" w:date="2020-06-08T23:40:00Z">
        <w:r w:rsidR="00A35815">
          <w:t>, such as English,</w:t>
        </w:r>
      </w:ins>
      <w:ins w:id="4461" w:author="Arthur Parmentier" w:date="2020-06-08T15:03:00Z">
        <w:r w:rsidR="00B32327">
          <w:t xml:space="preserve"> are used in a variety of configurations</w:t>
        </w:r>
      </w:ins>
      <w:ins w:id="4462" w:author="Arthur Parmentier" w:date="2020-06-08T23:39:00Z">
        <w:r w:rsidR="00A35815">
          <w:t>: from</w:t>
        </w:r>
      </w:ins>
      <w:ins w:id="4463" w:author="Arthur Parmentier" w:date="2020-06-08T23:40:00Z">
        <w:r w:rsidR="00A35815">
          <w:t xml:space="preserve"> </w:t>
        </w:r>
      </w:ins>
      <w:ins w:id="4464" w:author="Arthur Parmentier" w:date="2020-06-08T23:41:00Z">
        <w:r w:rsidR="00A31DED">
          <w:t xml:space="preserve">a collective </w:t>
        </w:r>
      </w:ins>
      <w:ins w:id="4465" w:author="Arthur Parmentier" w:date="2020-06-08T23:40:00Z">
        <w:r w:rsidR="00A35815">
          <w:t xml:space="preserve">communication between several family members </w:t>
        </w:r>
      </w:ins>
      <w:ins w:id="4466" w:author="Arthur Parmentier" w:date="2020-06-08T23:42:00Z">
        <w:r w:rsidR="00A31DED">
          <w:t xml:space="preserve">in their house </w:t>
        </w:r>
      </w:ins>
      <w:ins w:id="4467" w:author="Arthur Parmentier" w:date="2020-06-08T23:40:00Z">
        <w:r w:rsidR="00A35815">
          <w:t>in England where it is born</w:t>
        </w:r>
        <w:r w:rsidR="00A31DED">
          <w:t xml:space="preserve"> to </w:t>
        </w:r>
      </w:ins>
      <w:ins w:id="4468" w:author="Arthur Parmentier" w:date="2020-06-08T23:41:00Z">
        <w:r w:rsidR="00A31DED">
          <w:t>a monologue</w:t>
        </w:r>
      </w:ins>
      <w:ins w:id="4469" w:author="Arthur Parmentier" w:date="2020-06-09T13:55:00Z">
        <w:r w:rsidR="002E10B4">
          <w:t xml:space="preserve"> </w:t>
        </w:r>
        <w:r w:rsidR="00986B78" w:rsidRPr="00986B78">
          <w:t>of a foreign indigenous tribe representative</w:t>
        </w:r>
      </w:ins>
      <w:ins w:id="4470" w:author="Arthur Parmentier" w:date="2020-06-08T23:41:00Z">
        <w:r w:rsidR="00A31DED">
          <w:t xml:space="preserve"> </w:t>
        </w:r>
      </w:ins>
      <w:ins w:id="4471" w:author="Arthur Parmentier" w:date="2020-06-08T23:42:00Z">
        <w:r w:rsidR="00A31DED">
          <w:t>at ONU. English can no</w:t>
        </w:r>
      </w:ins>
      <w:ins w:id="4472" w:author="Arthur Parmentier" w:date="2020-06-08T23:43:00Z">
        <w:r w:rsidR="00A31DED">
          <w:t xml:space="preserve"> longer be defined as the language of families in England, nor as the international</w:t>
        </w:r>
      </w:ins>
      <w:ins w:id="4473" w:author="Arthur Parmentier" w:date="2020-06-08T23:44:00Z">
        <w:r w:rsidR="00A31DED">
          <w:t xml:space="preserve"> language </w:t>
        </w:r>
      </w:ins>
      <w:ins w:id="4474" w:author="Arthur Parmentier" w:date="2020-06-08T23:45:00Z">
        <w:r w:rsidR="00A31DED">
          <w:t>for ONU speeches in</w:t>
        </w:r>
      </w:ins>
      <w:ins w:id="4475" w:author="Arthur Parmentier" w:date="2020-06-08T23:44:00Z">
        <w:r w:rsidR="00A31DED">
          <w:t xml:space="preserve"> 2020; it is </w:t>
        </w:r>
      </w:ins>
      <w:ins w:id="4476" w:author="Arthur Parmentier" w:date="2020-06-09T13:55:00Z">
        <w:r w:rsidR="00986B78">
          <w:t xml:space="preserve">also </w:t>
        </w:r>
      </w:ins>
      <w:ins w:id="4477" w:author="Arthur Parmentier" w:date="2020-06-08T23:44:00Z">
        <w:r w:rsidR="00A31DED">
          <w:t>used in many</w:t>
        </w:r>
      </w:ins>
      <w:ins w:id="4478" w:author="Arthur Parmentier" w:date="2020-06-09T13:55:00Z">
        <w:r w:rsidR="00986B78">
          <w:t xml:space="preserve"> other </w:t>
        </w:r>
      </w:ins>
      <w:ins w:id="4479" w:author="Arthur Parmentier" w:date="2020-06-08T23:44:00Z">
        <w:r w:rsidR="00A31DED">
          <w:t>contexts and configuration</w:t>
        </w:r>
      </w:ins>
      <w:ins w:id="4480" w:author="Arthur Parmentier" w:date="2020-06-09T13:55:00Z">
        <w:r w:rsidR="00986B78">
          <w:t>s</w:t>
        </w:r>
      </w:ins>
      <w:ins w:id="4481" w:author="Arthur Parmentier" w:date="2020-06-08T23:46:00Z">
        <w:r w:rsidR="00A31DED">
          <w:t>.</w:t>
        </w:r>
        <w:r w:rsidR="00A31DED">
          <w:br/>
          <w:t>In fact, we know from psychology and the st</w:t>
        </w:r>
      </w:ins>
      <w:ins w:id="4482" w:author="Arthur Parmentier" w:date="2020-06-08T23:47:00Z">
        <w:r w:rsidR="00A31DED">
          <w:t xml:space="preserve">udies of concepts </w:t>
        </w:r>
      </w:ins>
      <w:ins w:id="4483" w:author="Arthur Parmentier" w:date="2020-06-08T23:46:00Z">
        <w:r w:rsidR="00A31DED">
          <w:t>that there may not be a definition of En</w:t>
        </w:r>
      </w:ins>
      <w:ins w:id="4484" w:author="Arthur Parmentier" w:date="2020-06-08T23:47:00Z">
        <w:r w:rsidR="00A31DED">
          <w:t>glish at all but only several perspective</w:t>
        </w:r>
      </w:ins>
      <w:ins w:id="4485" w:author="Arthur Parmentier" w:date="2020-06-08T23:48:00Z">
        <w:r w:rsidR="00A31DED">
          <w:t>s</w:t>
        </w:r>
      </w:ins>
      <w:ins w:id="4486" w:author="Arthur Parmentier" w:date="2020-06-08T23:47:00Z">
        <w:r w:rsidR="00A31DED">
          <w:t xml:space="preserve"> that combine into a single complex</w:t>
        </w:r>
      </w:ins>
      <w:ins w:id="4487" w:author="Arthur Parmentier" w:date="2020-06-08T23:48:00Z">
        <w:r w:rsidR="00A31DED">
          <w:t xml:space="preserve"> concept</w:t>
        </w:r>
      </w:ins>
      <w:ins w:id="4488" w:author="Arthur Parmentier" w:date="2020-06-08T23:49:00Z">
        <w:r w:rsidR="00A31DED">
          <w:t>.</w:t>
        </w:r>
      </w:ins>
    </w:p>
    <w:p w:rsidR="000D29DB" w:rsidRDefault="000D29DB" w:rsidP="00EF75B3">
      <w:pPr>
        <w:pStyle w:val="Titre5"/>
        <w:rPr>
          <w:ins w:id="4489" w:author="Arthur Parmentier" w:date="2020-06-08T15:06:00Z"/>
        </w:rPr>
        <w:pPrChange w:id="4490" w:author="Arthur Parmentier" w:date="2020-06-10T16:26:00Z">
          <w:pPr/>
        </w:pPrChange>
      </w:pPr>
      <w:ins w:id="4491" w:author="Arthur Parmentier" w:date="2020-06-08T18:35:00Z">
        <w:r>
          <w:t>A critique of compositional choices</w:t>
        </w:r>
        <w:r w:rsidR="008C6D3A">
          <w:t xml:space="preserve"> and configurationa</w:t>
        </w:r>
      </w:ins>
      <w:ins w:id="4492" w:author="Arthur Parmentier" w:date="2020-06-08T18:36:00Z">
        <w:r w:rsidR="008C6D3A">
          <w:t>l choices</w:t>
        </w:r>
      </w:ins>
      <w:ins w:id="4493" w:author="Arthur Parmentier" w:date="2020-06-08T18:35:00Z">
        <w:r>
          <w:t xml:space="preserve"> as </w:t>
        </w:r>
      </w:ins>
      <w:ins w:id="4494" w:author="Arthur Parmentier" w:date="2020-06-08T23:57:00Z">
        <w:r w:rsidR="00BB3699">
          <w:t xml:space="preserve">definitions and </w:t>
        </w:r>
      </w:ins>
      <w:ins w:id="4495" w:author="Arthur Parmentier" w:date="2020-06-08T18:35:00Z">
        <w:r>
          <w:t xml:space="preserve">rules </w:t>
        </w:r>
      </w:ins>
      <w:ins w:id="4496" w:author="Arthur Parmentier" w:date="2020-06-08T23:57:00Z">
        <w:r w:rsidR="00BB3699">
          <w:t>of</w:t>
        </w:r>
      </w:ins>
      <w:ins w:id="4497" w:author="Arthur Parmentier" w:date="2020-06-08T18:35:00Z">
        <w:r>
          <w:t xml:space="preserve"> SP</w:t>
        </w:r>
      </w:ins>
    </w:p>
    <w:p w:rsidR="00220B16" w:rsidRDefault="00FE312D" w:rsidP="00EF75B3">
      <w:pPr>
        <w:rPr>
          <w:ins w:id="4498" w:author="Arthur Parmentier" w:date="2020-06-08T15:09:00Z"/>
        </w:rPr>
        <w:pPrChange w:id="4499" w:author="Arthur Parmentier" w:date="2020-06-10T16:26:00Z">
          <w:pPr/>
        </w:pPrChange>
      </w:pPr>
      <w:proofErr w:type="gramStart"/>
      <w:ins w:id="4500" w:author="Arthur Parmentier" w:date="2020-06-08T23:57:00Z">
        <w:r>
          <w:t>Similarly</w:t>
        </w:r>
      </w:ins>
      <w:proofErr w:type="gramEnd"/>
      <w:ins w:id="4501" w:author="Arthur Parmentier" w:date="2020-06-08T23:54:00Z">
        <w:r w:rsidR="005029C5">
          <w:t xml:space="preserve"> to my previous example with the English language, </w:t>
        </w:r>
      </w:ins>
      <w:ins w:id="4502" w:author="Arthur Parmentier" w:date="2020-06-08T15:06:00Z">
        <w:r w:rsidR="00220B16">
          <w:t xml:space="preserve">I would like to push for a similar understanding of SP as </w:t>
        </w:r>
      </w:ins>
      <w:ins w:id="4503" w:author="Arthur Parmentier" w:date="2020-06-08T23:55:00Z">
        <w:r w:rsidR="002C7ED6">
          <w:t xml:space="preserve">complex concept involving </w:t>
        </w:r>
      </w:ins>
      <w:ins w:id="4504" w:author="Arthur Parmentier" w:date="2020-06-08T15:06:00Z">
        <w:r w:rsidR="00220B16">
          <w:t xml:space="preserve">a sign language and set of practices that are not defined by any configuration </w:t>
        </w:r>
      </w:ins>
      <w:ins w:id="4505" w:author="Arthur Parmentier" w:date="2020-06-08T15:07:00Z">
        <w:r w:rsidR="00220B16">
          <w:t xml:space="preserve">or context. </w:t>
        </w:r>
      </w:ins>
      <w:ins w:id="4506" w:author="Arthur Parmentier" w:date="2020-06-08T15:11:00Z">
        <w:r w:rsidR="00220B16">
          <w:t>For instance, let’s consider the following statements, that are found in Thompson’s and other presentations</w:t>
        </w:r>
      </w:ins>
      <w:ins w:id="4507" w:author="Arthur Parmentier" w:date="2020-06-09T13:58:00Z">
        <w:r w:rsidR="004D5133">
          <w:t xml:space="preserve"> and definitions</w:t>
        </w:r>
      </w:ins>
      <w:ins w:id="4508" w:author="Arthur Parmentier" w:date="2020-06-08T15:11:00Z">
        <w:r w:rsidR="00220B16">
          <w:t xml:space="preserve"> of SP:</w:t>
        </w:r>
      </w:ins>
    </w:p>
    <w:p w:rsidR="00220B16" w:rsidRDefault="00220B16" w:rsidP="00EF75B3">
      <w:pPr>
        <w:pStyle w:val="Paragraphedeliste"/>
        <w:numPr>
          <w:ilvl w:val="0"/>
          <w:numId w:val="11"/>
        </w:numPr>
        <w:rPr>
          <w:ins w:id="4509" w:author="Arthur Parmentier" w:date="2020-06-08T15:09:00Z"/>
        </w:rPr>
        <w:pPrChange w:id="4510" w:author="Arthur Parmentier" w:date="2020-06-10T16:26:00Z">
          <w:pPr>
            <w:pStyle w:val="Paragraphedeliste"/>
            <w:numPr>
              <w:numId w:val="11"/>
            </w:numPr>
            <w:ind w:hanging="360"/>
          </w:pPr>
        </w:pPrChange>
      </w:pPr>
      <w:ins w:id="4511" w:author="Arthur Parmentier" w:date="2020-06-08T15:12:00Z">
        <w:r>
          <w:t>The soundpainter is a/the composer</w:t>
        </w:r>
      </w:ins>
    </w:p>
    <w:p w:rsidR="00220B16" w:rsidRDefault="00220B16" w:rsidP="00EF75B3">
      <w:pPr>
        <w:pStyle w:val="Paragraphedeliste"/>
        <w:numPr>
          <w:ilvl w:val="0"/>
          <w:numId w:val="11"/>
        </w:numPr>
        <w:rPr>
          <w:ins w:id="4512" w:author="Arthur Parmentier" w:date="2020-06-08T15:14:00Z"/>
        </w:rPr>
        <w:pPrChange w:id="4513" w:author="Arthur Parmentier" w:date="2020-06-10T16:26:00Z">
          <w:pPr>
            <w:pStyle w:val="Paragraphedeliste"/>
            <w:numPr>
              <w:numId w:val="11"/>
            </w:numPr>
            <w:ind w:hanging="360"/>
          </w:pPr>
        </w:pPrChange>
      </w:pPr>
      <w:ins w:id="4514" w:author="Arthur Parmentier" w:date="2020-06-08T15:13:00Z">
        <w:r>
          <w:t xml:space="preserve">The gestures are signed </w:t>
        </w:r>
      </w:ins>
      <w:ins w:id="4515" w:author="Arthur Parmentier" w:date="2020-06-08T15:14:00Z">
        <w:r>
          <w:t xml:space="preserve">by the soundpainter (here, </w:t>
        </w:r>
      </w:ins>
      <w:ins w:id="4516" w:author="Arthur Parmentier" w:date="2020-06-09T13:58:00Z">
        <w:r w:rsidR="00216F41">
          <w:t xml:space="preserve">I would like to point out </w:t>
        </w:r>
      </w:ins>
      <w:ins w:id="4517" w:author="Arthur Parmentier" w:date="2020-06-08T15:14:00Z">
        <w:r>
          <w:t xml:space="preserve">the unicity </w:t>
        </w:r>
      </w:ins>
      <w:ins w:id="4518" w:author="Arthur Parmentier" w:date="2020-06-09T13:58:00Z">
        <w:r w:rsidR="002E22F0">
          <w:t>implied by</w:t>
        </w:r>
      </w:ins>
      <w:ins w:id="4519" w:author="Arthur Parmentier" w:date="2020-06-08T15:14:00Z">
        <w:r>
          <w:t xml:space="preserve"> “the”)</w:t>
        </w:r>
      </w:ins>
    </w:p>
    <w:p w:rsidR="00220B16" w:rsidRDefault="00FC3006" w:rsidP="00EF75B3">
      <w:pPr>
        <w:pStyle w:val="Paragraphedeliste"/>
        <w:numPr>
          <w:ilvl w:val="0"/>
          <w:numId w:val="11"/>
        </w:numPr>
        <w:rPr>
          <w:ins w:id="4520" w:author="Arthur Parmentier" w:date="2020-06-08T15:15:00Z"/>
        </w:rPr>
        <w:pPrChange w:id="4521" w:author="Arthur Parmentier" w:date="2020-06-10T16:26:00Z">
          <w:pPr>
            <w:pStyle w:val="Paragraphedeliste"/>
            <w:numPr>
              <w:numId w:val="11"/>
            </w:numPr>
            <w:ind w:hanging="360"/>
          </w:pPr>
        </w:pPrChange>
      </w:pPr>
      <w:ins w:id="4522" w:author="Arthur Parmentier" w:date="2020-06-08T15:15:00Z">
        <w:r>
          <w:t>“The Soundpainter, standing in front of the group (usually), signs a phrase to the group then composes with the responses.”</w:t>
        </w:r>
      </w:ins>
    </w:p>
    <w:p w:rsidR="00FC3006" w:rsidRDefault="00FC3006" w:rsidP="00EF75B3">
      <w:pPr>
        <w:pStyle w:val="Paragraphedeliste"/>
        <w:numPr>
          <w:ilvl w:val="0"/>
          <w:numId w:val="11"/>
        </w:numPr>
        <w:rPr>
          <w:ins w:id="4523" w:author="Arthur Parmentier" w:date="2020-06-08T15:16:00Z"/>
        </w:rPr>
        <w:pPrChange w:id="4524" w:author="Arthur Parmentier" w:date="2020-06-10T16:26:00Z">
          <w:pPr>
            <w:pStyle w:val="Paragraphedeliste"/>
            <w:numPr>
              <w:numId w:val="11"/>
            </w:numPr>
            <w:ind w:hanging="360"/>
          </w:pPr>
        </w:pPrChange>
      </w:pPr>
      <w:ins w:id="4525" w:author="Arthur Parmentier" w:date="2020-06-08T15:16:00Z">
        <w:r>
          <w:t>“One of the most important aspects of Soundpainting is to compose with what happens in the moment whether it is intended or not”</w:t>
        </w:r>
      </w:ins>
    </w:p>
    <w:p w:rsidR="006A3A7E" w:rsidRDefault="006A3A7E" w:rsidP="00EF75B3">
      <w:pPr>
        <w:pStyle w:val="Paragraphedeliste"/>
        <w:numPr>
          <w:ilvl w:val="0"/>
          <w:numId w:val="11"/>
        </w:numPr>
        <w:rPr>
          <w:ins w:id="4526" w:author="Arthur Parmentier" w:date="2020-06-08T15:17:00Z"/>
        </w:rPr>
        <w:pPrChange w:id="4527" w:author="Arthur Parmentier" w:date="2020-06-10T16:26:00Z">
          <w:pPr>
            <w:pStyle w:val="Paragraphedeliste"/>
            <w:numPr>
              <w:numId w:val="11"/>
            </w:numPr>
            <w:ind w:hanging="360"/>
          </w:pPr>
        </w:pPrChange>
      </w:pPr>
      <w:ins w:id="4528" w:author="Arthur Parmentier" w:date="2020-06-08T15:16:00Z">
        <w:r>
          <w:t>“A very important part of Soundpainting language is the basic rule that there is no such thing as a mistake”</w:t>
        </w:r>
      </w:ins>
    </w:p>
    <w:p w:rsidR="006A3A7E" w:rsidRDefault="006A3A7E" w:rsidP="00EF75B3">
      <w:pPr>
        <w:pStyle w:val="Paragraphedeliste"/>
        <w:numPr>
          <w:ilvl w:val="0"/>
          <w:numId w:val="11"/>
        </w:numPr>
        <w:rPr>
          <w:ins w:id="4529" w:author="Arthur Parmentier" w:date="2020-06-08T15:17:00Z"/>
        </w:rPr>
        <w:pPrChange w:id="4530" w:author="Arthur Parmentier" w:date="2020-06-10T16:26:00Z">
          <w:pPr>
            <w:pStyle w:val="Paragraphedeliste"/>
            <w:numPr>
              <w:numId w:val="11"/>
            </w:numPr>
            <w:ind w:hanging="360"/>
          </w:pPr>
        </w:pPrChange>
      </w:pPr>
      <w:ins w:id="4531" w:author="Arthur Parmentier" w:date="2020-06-08T15:17:00Z">
        <w:r>
          <w:t xml:space="preserve">“It is the </w:t>
        </w:r>
        <w:proofErr w:type="spellStart"/>
        <w:r>
          <w:t>Soundpainter’s</w:t>
        </w:r>
        <w:proofErr w:type="spellEnd"/>
        <w:r>
          <w:t xml:space="preserve"> responsibility to realize the piece”</w:t>
        </w:r>
      </w:ins>
    </w:p>
    <w:p w:rsidR="006A3A7E" w:rsidRDefault="006A3A7E" w:rsidP="00EF75B3">
      <w:pPr>
        <w:pStyle w:val="Paragraphedeliste"/>
        <w:numPr>
          <w:ilvl w:val="0"/>
          <w:numId w:val="11"/>
        </w:numPr>
        <w:rPr>
          <w:ins w:id="4532" w:author="Arthur Parmentier" w:date="2020-06-08T15:18:00Z"/>
        </w:rPr>
        <w:pPrChange w:id="4533" w:author="Arthur Parmentier" w:date="2020-06-10T16:26:00Z">
          <w:pPr>
            <w:pStyle w:val="Paragraphedeliste"/>
            <w:numPr>
              <w:numId w:val="11"/>
            </w:numPr>
            <w:ind w:hanging="360"/>
          </w:pPr>
        </w:pPrChange>
      </w:pPr>
      <w:ins w:id="4534" w:author="Arthur Parmentier" w:date="2020-06-08T15:17:00Z">
        <w:r>
          <w:lastRenderedPageBreak/>
          <w:t>“[The soundpainter is] the creator of</w:t>
        </w:r>
      </w:ins>
      <w:ins w:id="4535" w:author="Arthur Parmentier" w:date="2020-06-08T15:18:00Z">
        <w:r>
          <w:t xml:space="preserve"> the work, the director of the performance, the instigation for communication among an ensemble, the owner of the work”</w:t>
        </w:r>
      </w:ins>
    </w:p>
    <w:p w:rsidR="006A3A7E" w:rsidRDefault="00464FE8" w:rsidP="00EF75B3">
      <w:pPr>
        <w:pStyle w:val="Paragraphedeliste"/>
        <w:numPr>
          <w:ilvl w:val="0"/>
          <w:numId w:val="11"/>
        </w:numPr>
        <w:rPr>
          <w:ins w:id="4536" w:author="Arthur Parmentier" w:date="2020-06-08T15:47:00Z"/>
        </w:rPr>
        <w:pPrChange w:id="4537" w:author="Arthur Parmentier" w:date="2020-06-10T16:26:00Z">
          <w:pPr>
            <w:pStyle w:val="Paragraphedeliste"/>
            <w:numPr>
              <w:numId w:val="11"/>
            </w:numPr>
            <w:ind w:hanging="360"/>
          </w:pPr>
        </w:pPrChange>
      </w:pPr>
      <w:ins w:id="4538" w:author="Arthur Parmentier" w:date="2020-06-08T15:23:00Z">
        <w:r>
          <w:t xml:space="preserve">“All performers must keep the Soundpainter in their vision whether directly or in their periphery. This must be so </w:t>
        </w:r>
        <w:proofErr w:type="gramStart"/>
        <w:r>
          <w:t>in order for</w:t>
        </w:r>
        <w:proofErr w:type="gramEnd"/>
        <w:r>
          <w:t xml:space="preserve"> the Soundpainter to communicate the next phrase and be able to continue with the development of the piece.”</w:t>
        </w:r>
      </w:ins>
    </w:p>
    <w:p w:rsidR="00A319B1" w:rsidRDefault="00A319B1" w:rsidP="00EF75B3">
      <w:pPr>
        <w:pStyle w:val="Paragraphedeliste"/>
        <w:numPr>
          <w:ilvl w:val="0"/>
          <w:numId w:val="11"/>
        </w:numPr>
        <w:rPr>
          <w:ins w:id="4539" w:author="Arthur Parmentier" w:date="2020-06-08T15:23:00Z"/>
        </w:rPr>
        <w:pPrChange w:id="4540" w:author="Arthur Parmentier" w:date="2020-06-10T16:26:00Z">
          <w:pPr>
            <w:pStyle w:val="Paragraphedeliste"/>
            <w:numPr>
              <w:numId w:val="11"/>
            </w:numPr>
            <w:ind w:hanging="360"/>
          </w:pPr>
        </w:pPrChange>
      </w:pPr>
      <w:ins w:id="4541" w:author="Arthur Parmentier" w:date="2020-06-08T15:48:00Z">
        <w:r w:rsidRPr="007C437A">
          <w:t>“There is a general rule in SP which states: Whenever any Content is being performed it is an error if the Soundpainter uses Scanning, Point to Point, or any of the others Modes or Content gestures without first indicating what to for with the materiel being performed.”</w:t>
        </w:r>
      </w:ins>
    </w:p>
    <w:p w:rsidR="00DE4DC8" w:rsidRDefault="001A5CF4" w:rsidP="00EF75B3">
      <w:pPr>
        <w:rPr>
          <w:ins w:id="4542" w:author="Arthur Parmentier" w:date="2020-06-08T15:27:00Z"/>
        </w:rPr>
        <w:pPrChange w:id="4543" w:author="Arthur Parmentier" w:date="2020-06-10T16:26:00Z">
          <w:pPr>
            <w:pStyle w:val="Paragraphedeliste"/>
            <w:numPr>
              <w:numId w:val="45"/>
            </w:numPr>
            <w:ind w:hanging="360"/>
          </w:pPr>
        </w:pPrChange>
      </w:pPr>
      <w:ins w:id="4544" w:author="Arthur Parmentier" w:date="2020-06-08T15:28:00Z">
        <w:r>
          <w:t xml:space="preserve">I would like to </w:t>
        </w:r>
      </w:ins>
      <w:ins w:id="4545" w:author="Arthur Parmentier" w:date="2020-06-08T15:30:00Z">
        <w:r>
          <w:t xml:space="preserve">propose </w:t>
        </w:r>
      </w:ins>
      <w:ins w:id="4546" w:author="Arthur Parmentier" w:date="2020-06-08T15:29:00Z">
        <w:r>
          <w:t>that these statements are not</w:t>
        </w:r>
      </w:ins>
      <w:ins w:id="4547" w:author="Arthur Parmentier" w:date="2020-06-08T15:30:00Z">
        <w:r>
          <w:t xml:space="preserve"> </w:t>
        </w:r>
      </w:ins>
      <w:ins w:id="4548" w:author="Arthur Parmentier" w:date="2020-06-09T13:59:00Z">
        <w:r w:rsidR="0037763E">
          <w:t>cons</w:t>
        </w:r>
      </w:ins>
      <w:ins w:id="4549" w:author="Arthur Parmentier" w:date="2020-06-09T14:00:00Z">
        <w:r w:rsidR="0037763E">
          <w:t>idered</w:t>
        </w:r>
      </w:ins>
      <w:ins w:id="4550" w:author="Arthur Parmentier" w:date="2020-06-08T15:30:00Z">
        <w:r>
          <w:t xml:space="preserve"> as</w:t>
        </w:r>
      </w:ins>
      <w:ins w:id="4551" w:author="Arthur Parmentier" w:date="2020-06-08T15:29:00Z">
        <w:r>
          <w:t xml:space="preserve"> properties of SP nor elements of its definition but</w:t>
        </w:r>
      </w:ins>
      <w:ins w:id="4552" w:author="Arthur Parmentier" w:date="2020-06-08T15:25:00Z">
        <w:r w:rsidR="00DE4DC8">
          <w:t xml:space="preserve"> </w:t>
        </w:r>
      </w:ins>
      <w:ins w:id="4553" w:author="Arthur Parmentier" w:date="2020-06-09T14:00:00Z">
        <w:r w:rsidR="00B41679">
          <w:t xml:space="preserve">as </w:t>
        </w:r>
      </w:ins>
      <w:ins w:id="4554" w:author="Arthur Parmentier" w:date="2020-06-08T15:25:00Z">
        <w:r w:rsidR="00DE4DC8">
          <w:t>either</w:t>
        </w:r>
      </w:ins>
      <w:ins w:id="4555" w:author="Arthur Parmentier" w:date="2020-06-08T23:56:00Z">
        <w:r w:rsidR="00994F61">
          <w:t xml:space="preserve"> configuration or compositional choices </w:t>
        </w:r>
      </w:ins>
      <w:ins w:id="4556" w:author="Arthur Parmentier" w:date="2020-06-09T14:00:00Z">
        <w:r w:rsidR="00A129D2">
          <w:t xml:space="preserve">- </w:t>
        </w:r>
      </w:ins>
      <w:ins w:id="4557" w:author="Arthur Parmentier" w:date="2020-06-08T23:56:00Z">
        <w:r w:rsidR="00994F61">
          <w:t>that of course are important parts of SP but not constitutive of its definition.</w:t>
        </w:r>
      </w:ins>
    </w:p>
    <w:p w:rsidR="001A5CF4" w:rsidRDefault="001A5CF4" w:rsidP="00EF75B3">
      <w:pPr>
        <w:rPr>
          <w:ins w:id="4558" w:author="Arthur Parmentier" w:date="2020-06-08T15:42:00Z"/>
        </w:rPr>
        <w:pPrChange w:id="4559" w:author="Arthur Parmentier" w:date="2020-06-10T16:26:00Z">
          <w:pPr/>
        </w:pPrChange>
      </w:pPr>
      <w:ins w:id="4560" w:author="Arthur Parmentier" w:date="2020-06-08T15:28:00Z">
        <w:r>
          <w:t xml:space="preserve">To </w:t>
        </w:r>
      </w:ins>
      <w:ins w:id="4561" w:author="Arthur Parmentier" w:date="2020-06-08T15:29:00Z">
        <w:r>
          <w:t>demonst</w:t>
        </w:r>
      </w:ins>
      <w:ins w:id="4562" w:author="Arthur Parmentier" w:date="2020-06-08T15:30:00Z">
        <w:r>
          <w:t>rate t</w:t>
        </w:r>
      </w:ins>
      <w:ins w:id="4563" w:author="Arthur Parmentier" w:date="2020-06-08T15:31:00Z">
        <w:r>
          <w:t xml:space="preserve">his proposition, I would </w:t>
        </w:r>
      </w:ins>
      <w:ins w:id="4564" w:author="Arthur Parmentier" w:date="2020-06-08T15:39:00Z">
        <w:r w:rsidR="001C65CC">
          <w:t xml:space="preserve">simply </w:t>
        </w:r>
      </w:ins>
      <w:ins w:id="4565" w:author="Arthur Parmentier" w:date="2020-06-08T15:40:00Z">
        <w:r w:rsidR="001C65CC">
          <w:t>draw the attention on examples in which the SP sign language is used that contradict those statements</w:t>
        </w:r>
      </w:ins>
      <w:ins w:id="4566" w:author="Arthur Parmentier" w:date="2020-06-08T15:41:00Z">
        <w:r w:rsidR="001C65CC">
          <w:t xml:space="preserve">, such as those that were presented in section </w:t>
        </w:r>
        <w:r w:rsidR="001C65CC">
          <w:fldChar w:fldCharType="begin"/>
        </w:r>
        <w:r w:rsidR="001C65CC">
          <w:instrText xml:space="preserve"> REF _Ref42523320 \r \h </w:instrText>
        </w:r>
      </w:ins>
      <w:r w:rsidR="001C65CC">
        <w:fldChar w:fldCharType="separate"/>
      </w:r>
      <w:ins w:id="4567" w:author="Arthur Parmentier" w:date="2020-06-08T15:41:00Z">
        <w:r w:rsidR="001C65CC">
          <w:t>III.B.3</w:t>
        </w:r>
        <w:r w:rsidR="001C65CC">
          <w:fldChar w:fldCharType="end"/>
        </w:r>
        <w:r w:rsidR="001C65CC">
          <w:t>.</w:t>
        </w:r>
      </w:ins>
      <w:ins w:id="4568" w:author="Arthur Parmentier" w:date="2020-06-08T23:58:00Z">
        <w:r w:rsidR="00206549">
          <w:t xml:space="preserve"> In </w:t>
        </w:r>
      </w:ins>
      <w:ins w:id="4569" w:author="Arthur Parmentier" w:date="2020-06-08T15:42:00Z">
        <w:r w:rsidR="00A319B1">
          <w:t>such “revisited” orchestras</w:t>
        </w:r>
      </w:ins>
      <w:ins w:id="4570" w:author="Arthur Parmentier" w:date="2020-06-08T23:58:00Z">
        <w:r w:rsidR="00206549">
          <w:t>, we observe that</w:t>
        </w:r>
      </w:ins>
      <w:ins w:id="4571" w:author="Arthur Parmentier" w:date="2020-06-08T15:42:00Z">
        <w:r w:rsidR="00A319B1">
          <w:t>:</w:t>
        </w:r>
      </w:ins>
    </w:p>
    <w:p w:rsidR="00A319B1" w:rsidRDefault="00A319B1" w:rsidP="00EF75B3">
      <w:pPr>
        <w:pStyle w:val="Paragraphedeliste"/>
        <w:numPr>
          <w:ilvl w:val="0"/>
          <w:numId w:val="11"/>
        </w:numPr>
        <w:rPr>
          <w:ins w:id="4572" w:author="Arthur Parmentier" w:date="2020-06-08T15:44:00Z"/>
        </w:rPr>
        <w:pPrChange w:id="4573" w:author="Arthur Parmentier" w:date="2020-06-10T16:26:00Z">
          <w:pPr>
            <w:pStyle w:val="Paragraphedeliste"/>
            <w:numPr>
              <w:numId w:val="11"/>
            </w:numPr>
            <w:ind w:hanging="360"/>
          </w:pPr>
        </w:pPrChange>
      </w:pPr>
      <w:ins w:id="4574" w:author="Arthur Parmentier" w:date="2020-06-08T15:42:00Z">
        <w:r>
          <w:t xml:space="preserve">Performers can </w:t>
        </w:r>
        <w:proofErr w:type="spellStart"/>
        <w:r>
          <w:t>soundpaint</w:t>
        </w:r>
        <w:proofErr w:type="spellEnd"/>
        <w:r>
          <w:t xml:space="preserve"> while perform</w:t>
        </w:r>
      </w:ins>
      <w:ins w:id="4575" w:author="Arthur Parmentier" w:date="2020-06-08T15:43:00Z">
        <w:r>
          <w:t xml:space="preserve">ing, hence creating a shared composition and voiding the notion of composer (and unique composer) </w:t>
        </w:r>
      </w:ins>
      <w:ins w:id="4576" w:author="Arthur Parmentier" w:date="2020-06-08T15:44:00Z">
        <w:r>
          <w:t>in the definition or as a property of SP</w:t>
        </w:r>
      </w:ins>
    </w:p>
    <w:p w:rsidR="00A319B1" w:rsidRDefault="00A319B1" w:rsidP="00EF75B3">
      <w:pPr>
        <w:pStyle w:val="Paragraphedeliste"/>
        <w:numPr>
          <w:ilvl w:val="0"/>
          <w:numId w:val="11"/>
        </w:numPr>
        <w:rPr>
          <w:ins w:id="4577" w:author="Arthur Parmentier" w:date="2020-06-08T15:46:00Z"/>
        </w:rPr>
        <w:pPrChange w:id="4578" w:author="Arthur Parmentier" w:date="2020-06-10T16:26:00Z">
          <w:pPr>
            <w:pStyle w:val="Paragraphedeliste"/>
            <w:numPr>
              <w:numId w:val="11"/>
            </w:numPr>
            <w:ind w:hanging="360"/>
          </w:pPr>
        </w:pPrChange>
      </w:pPr>
      <w:ins w:id="4579" w:author="Arthur Parmentier" w:date="2020-06-08T15:44:00Z">
        <w:r>
          <w:t xml:space="preserve">Several compositional rules </w:t>
        </w:r>
      </w:ins>
      <w:ins w:id="4580" w:author="Arthur Parmentier" w:date="2020-06-08T15:50:00Z">
        <w:r w:rsidR="009A2D98">
          <w:t xml:space="preserve">that </w:t>
        </w:r>
      </w:ins>
      <w:ins w:id="4581" w:author="Arthur Parmentier" w:date="2020-06-08T15:45:00Z">
        <w:r>
          <w:t>Thompson defines as SP rules</w:t>
        </w:r>
      </w:ins>
      <w:ins w:id="4582" w:author="Arthur Parmentier" w:date="2020-06-08T15:51:00Z">
        <w:r w:rsidR="009A2D98">
          <w:t xml:space="preserve"> </w:t>
        </w:r>
      </w:ins>
      <w:ins w:id="4583" w:author="Arthur Parmentier" w:date="2020-06-08T15:50:00Z">
        <w:r w:rsidR="009A2D98">
          <w:t xml:space="preserve">are changed </w:t>
        </w:r>
      </w:ins>
      <w:ins w:id="4584" w:author="Arthur Parmentier" w:date="2020-06-08T15:51:00Z">
        <w:r w:rsidR="009A2D98">
          <w:t>or not considered</w:t>
        </w:r>
      </w:ins>
      <w:ins w:id="4585" w:author="Arthur Parmentier" w:date="2020-06-08T23:58:00Z">
        <w:r w:rsidR="00590C07">
          <w:t xml:space="preserve"> at all</w:t>
        </w:r>
      </w:ins>
      <w:ins w:id="4586" w:author="Arthur Parmentier" w:date="2020-06-08T15:46:00Z">
        <w:r>
          <w:t>:</w:t>
        </w:r>
      </w:ins>
    </w:p>
    <w:p w:rsidR="00A319B1" w:rsidRDefault="00A319B1" w:rsidP="00EF75B3">
      <w:pPr>
        <w:pStyle w:val="Paragraphedeliste"/>
        <w:numPr>
          <w:ilvl w:val="1"/>
          <w:numId w:val="11"/>
        </w:numPr>
        <w:rPr>
          <w:ins w:id="4587" w:author="Arthur Parmentier" w:date="2020-06-08T15:47:00Z"/>
        </w:rPr>
        <w:pPrChange w:id="4588" w:author="Arthur Parmentier" w:date="2020-06-10T16:26:00Z">
          <w:pPr>
            <w:pStyle w:val="Paragraphedeliste"/>
            <w:numPr>
              <w:ilvl w:val="1"/>
              <w:numId w:val="11"/>
            </w:numPr>
            <w:ind w:left="1440" w:hanging="360"/>
          </w:pPr>
        </w:pPrChange>
      </w:pPr>
      <w:ins w:id="4589" w:author="Arthur Parmentier" w:date="2020-06-08T15:46:00Z">
        <w:r>
          <w:t>Some soundpainters do not require</w:t>
        </w:r>
      </w:ins>
      <w:ins w:id="4590" w:author="Arthur Parmentier" w:date="2020-06-08T15:45:00Z">
        <w:r>
          <w:t xml:space="preserve"> all performers</w:t>
        </w:r>
      </w:ins>
      <w:ins w:id="4591" w:author="Arthur Parmentier" w:date="2020-06-08T15:47:00Z">
        <w:r>
          <w:t xml:space="preserve"> to always keep</w:t>
        </w:r>
      </w:ins>
      <w:ins w:id="4592" w:author="Arthur Parmentier" w:date="2020-06-08T15:45:00Z">
        <w:r>
          <w:t xml:space="preserve"> </w:t>
        </w:r>
      </w:ins>
      <w:ins w:id="4593" w:author="Arthur Parmentier" w:date="2020-06-08T15:46:00Z">
        <w:r>
          <w:t>them</w:t>
        </w:r>
      </w:ins>
      <w:ins w:id="4594" w:author="Arthur Parmentier" w:date="2020-06-08T15:45:00Z">
        <w:r>
          <w:t xml:space="preserve"> in vision</w:t>
        </w:r>
      </w:ins>
      <w:ins w:id="4595" w:author="Arthur Parmentier" w:date="2020-06-09T23:27:00Z">
        <w:r w:rsidR="003A5127">
          <w:t>.</w:t>
        </w:r>
      </w:ins>
    </w:p>
    <w:p w:rsidR="00A319B1" w:rsidRDefault="00A319B1" w:rsidP="00EF75B3">
      <w:pPr>
        <w:pStyle w:val="Paragraphedeliste"/>
        <w:numPr>
          <w:ilvl w:val="1"/>
          <w:numId w:val="11"/>
        </w:numPr>
        <w:rPr>
          <w:ins w:id="4596" w:author="Arthur Parmentier" w:date="2020-06-08T15:49:00Z"/>
        </w:rPr>
        <w:pPrChange w:id="4597" w:author="Arthur Parmentier" w:date="2020-06-10T16:26:00Z">
          <w:pPr>
            <w:pStyle w:val="Paragraphedeliste"/>
            <w:numPr>
              <w:ilvl w:val="1"/>
              <w:numId w:val="11"/>
            </w:numPr>
            <w:ind w:left="1440" w:hanging="360"/>
          </w:pPr>
        </w:pPrChange>
      </w:pPr>
      <w:ins w:id="4598" w:author="Arthur Parmentier" w:date="2020-06-08T15:48:00Z">
        <w:r>
          <w:t xml:space="preserve">Some soundpainters may as well consider that it is not an error </w:t>
        </w:r>
      </w:ins>
      <w:ins w:id="4599" w:author="Arthur Parmentier" w:date="2020-06-08T15:49:00Z">
        <w:r>
          <w:t xml:space="preserve">to ask for new content or mode without </w:t>
        </w:r>
        <w:r w:rsidRPr="007C437A">
          <w:t>first indicating what to for with the materiel being performed</w:t>
        </w:r>
        <w:r>
          <w:t>, and may as well consider by default that the performers must stop their previous artistic production when it happens</w:t>
        </w:r>
      </w:ins>
    </w:p>
    <w:p w:rsidR="00B412DE" w:rsidRDefault="009A2D98" w:rsidP="00EF75B3">
      <w:pPr>
        <w:pStyle w:val="Paragraphedeliste"/>
        <w:numPr>
          <w:ilvl w:val="1"/>
          <w:numId w:val="11"/>
        </w:numPr>
        <w:rPr>
          <w:ins w:id="4600" w:author="Arthur Parmentier" w:date="2020-06-08T15:55:00Z"/>
        </w:rPr>
        <w:pPrChange w:id="4601" w:author="Arthur Parmentier" w:date="2020-06-10T16:26:00Z">
          <w:pPr>
            <w:pStyle w:val="Paragraphedeliste"/>
            <w:numPr>
              <w:ilvl w:val="1"/>
              <w:numId w:val="11"/>
            </w:numPr>
            <w:ind w:left="1440" w:hanging="360"/>
          </w:pPr>
        </w:pPrChange>
      </w:pPr>
      <w:ins w:id="4602" w:author="Arthur Parmentier" w:date="2020-06-08T15:52:00Z">
        <w:r>
          <w:t xml:space="preserve">Some groups </w:t>
        </w:r>
      </w:ins>
      <w:ins w:id="4603" w:author="Arthur Parmentier" w:date="2020-06-08T15:53:00Z">
        <w:r>
          <w:t>do not consider any responsibility of one or several soundpainter to realize the piece</w:t>
        </w:r>
      </w:ins>
      <w:ins w:id="4604" w:author="Arthur Parmentier" w:date="2020-06-08T15:54:00Z">
        <w:r>
          <w:t xml:space="preserve">, promoting more </w:t>
        </w:r>
      </w:ins>
      <w:ins w:id="4605" w:author="Arthur Parmentier" w:date="2020-06-08T15:55:00Z">
        <w:r>
          <w:t>democrati</w:t>
        </w:r>
      </w:ins>
      <w:ins w:id="4606" w:author="Arthur Parmentier" w:date="2020-06-08T23:59:00Z">
        <w:r w:rsidR="00E13592">
          <w:t>c</w:t>
        </w:r>
      </w:ins>
      <w:ins w:id="4607" w:author="Arthur Parmentier" w:date="2020-06-08T15:54:00Z">
        <w:r>
          <w:t xml:space="preserve"> structures where each has an equal authori</w:t>
        </w:r>
      </w:ins>
      <w:ins w:id="4608" w:author="Arthur Parmentier" w:date="2020-06-08T15:55:00Z">
        <w:r>
          <w:t>ty and responsibility in making compositional choices, performing and realizing the piece.</w:t>
        </w:r>
      </w:ins>
      <w:ins w:id="4609" w:author="Arthur Parmentier" w:date="2020-06-09T23:25:00Z">
        <w:r w:rsidR="003A5127">
          <w:t xml:space="preserve"> </w:t>
        </w:r>
      </w:ins>
      <w:ins w:id="4610" w:author="Arthur Parmentier" w:date="2020-06-09T23:27:00Z">
        <w:r w:rsidR="003A5127">
          <w:br/>
        </w:r>
        <w:r w:rsidR="003A5127">
          <w:br/>
        </w:r>
      </w:ins>
      <w:ins w:id="4611" w:author="Arthur Parmentier" w:date="2020-06-09T23:28:00Z">
        <w:r w:rsidR="00472D1B">
          <w:t>All</w:t>
        </w:r>
      </w:ins>
      <w:ins w:id="4612" w:author="Arthur Parmentier" w:date="2020-06-09T23:27:00Z">
        <w:r w:rsidR="003A5127">
          <w:t xml:space="preserve"> these points are also relations of power and hie</w:t>
        </w:r>
      </w:ins>
      <w:ins w:id="4613" w:author="Arthur Parmentier" w:date="2020-06-09T23:28:00Z">
        <w:r w:rsidR="003A5127">
          <w:t>rarchy between the soundpainter and the performers</w:t>
        </w:r>
        <w:r w:rsidR="00472D1B">
          <w:t>. It is important to note that</w:t>
        </w:r>
      </w:ins>
      <w:ins w:id="4614" w:author="Arthur Parmentier" w:date="2020-06-09T23:25:00Z">
        <w:r w:rsidR="003A5127">
          <w:t xml:space="preserve"> configurations also embody power and hierarchical relations, that may appear </w:t>
        </w:r>
      </w:ins>
      <w:ins w:id="4615" w:author="Arthur Parmentier" w:date="2020-06-09T23:26:00Z">
        <w:r w:rsidR="003A5127">
          <w:t xml:space="preserve">also in the form of spatial configurations (the soundpainter </w:t>
        </w:r>
        <w:proofErr w:type="spellStart"/>
        <w:r w:rsidR="003A5127">
          <w:t>sountpainting</w:t>
        </w:r>
        <w:proofErr w:type="spellEnd"/>
        <w:r w:rsidR="003A5127">
          <w:t xml:space="preserve"> in front of the orchestra). </w:t>
        </w:r>
      </w:ins>
    </w:p>
    <w:p w:rsidR="00B412DE" w:rsidRDefault="00B412DE" w:rsidP="00EF75B3">
      <w:pPr>
        <w:pStyle w:val="Paragraphedeliste"/>
        <w:numPr>
          <w:ilvl w:val="0"/>
          <w:numId w:val="11"/>
        </w:numPr>
        <w:rPr>
          <w:ins w:id="4616" w:author="Arthur Parmentier" w:date="2020-06-08T15:57:00Z"/>
        </w:rPr>
        <w:pPrChange w:id="4617" w:author="Arthur Parmentier" w:date="2020-06-10T16:26:00Z">
          <w:pPr>
            <w:pStyle w:val="Paragraphedeliste"/>
            <w:numPr>
              <w:numId w:val="11"/>
            </w:numPr>
            <w:ind w:hanging="360"/>
          </w:pPr>
        </w:pPrChange>
      </w:pPr>
      <w:ins w:id="4618" w:author="Arthur Parmentier" w:date="2020-06-08T15:55:00Z">
        <w:r>
          <w:t>SP can be used in</w:t>
        </w:r>
      </w:ins>
      <w:ins w:id="4619" w:author="Arthur Parmentier" w:date="2020-06-08T15:56:00Z">
        <w:r>
          <w:t xml:space="preserve"> configurations where it is not the only nor most important language, hence not having a great influence or an influence at all on the philosophy of the composi</w:t>
        </w:r>
      </w:ins>
      <w:ins w:id="4620" w:author="Arthur Parmentier" w:date="2020-06-08T15:57:00Z">
        <w:r>
          <w:t>tion or artistic production.</w:t>
        </w:r>
      </w:ins>
    </w:p>
    <w:p w:rsidR="009C3CB4" w:rsidRDefault="009C3CB4" w:rsidP="00EF75B3">
      <w:pPr>
        <w:pStyle w:val="Paragraphedeliste"/>
        <w:numPr>
          <w:ilvl w:val="0"/>
          <w:numId w:val="11"/>
        </w:numPr>
        <w:rPr>
          <w:ins w:id="4621" w:author="Arthur Parmentier" w:date="2020-06-08T15:58:00Z"/>
        </w:rPr>
        <w:pPrChange w:id="4622" w:author="Arthur Parmentier" w:date="2020-06-10T16:26:00Z">
          <w:pPr>
            <w:pStyle w:val="Paragraphedeliste"/>
            <w:numPr>
              <w:numId w:val="11"/>
            </w:numPr>
            <w:ind w:hanging="360"/>
          </w:pPr>
        </w:pPrChange>
      </w:pPr>
      <w:ins w:id="4623" w:author="Arthur Parmentier" w:date="2020-06-08T15:57:00Z">
        <w:r>
          <w:t>SP is used outside the artistic field, hence making notions of co</w:t>
        </w:r>
      </w:ins>
      <w:ins w:id="4624" w:author="Arthur Parmentier" w:date="2020-06-08T15:58:00Z">
        <w:r>
          <w:t>mposition, orchestra, composer, discipline, etc. void.</w:t>
        </w:r>
      </w:ins>
    </w:p>
    <w:p w:rsidR="00850432" w:rsidRDefault="00CD69D9" w:rsidP="00EF75B3">
      <w:pPr>
        <w:rPr>
          <w:ins w:id="4625" w:author="Arthur Parmentier" w:date="2020-06-08T18:17:00Z"/>
        </w:rPr>
        <w:pPrChange w:id="4626" w:author="Arthur Parmentier" w:date="2020-06-10T16:26:00Z">
          <w:pPr/>
        </w:pPrChange>
      </w:pPr>
      <w:ins w:id="4627" w:author="Arthur Parmentier" w:date="2020-06-08T15:59:00Z">
        <w:r>
          <w:t>At the opposit</w:t>
        </w:r>
      </w:ins>
      <w:ins w:id="4628" w:author="Arthur Parmentier" w:date="2020-06-08T16:00:00Z">
        <w:r>
          <w:t xml:space="preserve">e of these new configurations, we can </w:t>
        </w:r>
        <w:r w:rsidR="003E6512">
          <w:t xml:space="preserve">read the vision of Thompson on SP </w:t>
        </w:r>
      </w:ins>
      <w:ins w:id="4629" w:author="Arthur Parmentier" w:date="2020-06-08T23:59:00Z">
        <w:r w:rsidR="00BE00F1">
          <w:t>in</w:t>
        </w:r>
      </w:ins>
      <w:ins w:id="4630" w:author="Arthur Parmentier" w:date="2020-06-08T18:15:00Z">
        <w:r w:rsidR="00224A9B">
          <w:t xml:space="preserve"> the </w:t>
        </w:r>
      </w:ins>
      <w:ins w:id="4631" w:author="Arthur Parmentier" w:date="2020-06-08T16:01:00Z">
        <w:r w:rsidR="003E6512">
          <w:t xml:space="preserve">compositional rules, configurations and contexts </w:t>
        </w:r>
      </w:ins>
      <w:ins w:id="4632" w:author="Arthur Parmentier" w:date="2020-06-09T00:01:00Z">
        <w:r w:rsidR="00B71D33">
          <w:t xml:space="preserve">that he defines SP with and </w:t>
        </w:r>
      </w:ins>
      <w:ins w:id="4633" w:author="Arthur Parmentier" w:date="2020-06-08T16:01:00Z">
        <w:r w:rsidR="003E6512">
          <w:t xml:space="preserve">in which </w:t>
        </w:r>
      </w:ins>
      <w:ins w:id="4634" w:author="Arthur Parmentier" w:date="2020-06-09T00:01:00Z">
        <w:r w:rsidR="00B71D33">
          <w:t>it</w:t>
        </w:r>
      </w:ins>
      <w:ins w:id="4635" w:author="Arthur Parmentier" w:date="2020-06-08T16:01:00Z">
        <w:r w:rsidR="003E6512">
          <w:t xml:space="preserve"> has </w:t>
        </w:r>
      </w:ins>
      <w:ins w:id="4636" w:author="Arthur Parmentier" w:date="2020-06-09T14:02:00Z">
        <w:r w:rsidR="00793367">
          <w:t>grown</w:t>
        </w:r>
      </w:ins>
      <w:ins w:id="4637" w:author="Arthur Parmentier" w:date="2020-06-09T00:01:00Z">
        <w:r w:rsidR="00B71D33">
          <w:t>.</w:t>
        </w:r>
      </w:ins>
      <w:ins w:id="4638" w:author="Arthur Parmentier" w:date="2020-06-08T16:01:00Z">
        <w:r w:rsidR="003E6512">
          <w:t xml:space="preserve"> </w:t>
        </w:r>
      </w:ins>
      <w:ins w:id="4639" w:author="Arthur Parmentier" w:date="2020-06-09T00:02:00Z">
        <w:r w:rsidR="00B71D33">
          <w:t>However, they</w:t>
        </w:r>
      </w:ins>
      <w:ins w:id="4640" w:author="Arthur Parmentier" w:date="2020-06-08T16:01:00Z">
        <w:r w:rsidR="003E6512">
          <w:t xml:space="preserve"> may now not </w:t>
        </w:r>
      </w:ins>
      <w:ins w:id="4641" w:author="Arthur Parmentier" w:date="2020-06-08T16:02:00Z">
        <w:r w:rsidR="003E6512">
          <w:t xml:space="preserve">be </w:t>
        </w:r>
      </w:ins>
      <w:ins w:id="4642" w:author="Arthur Parmentier" w:date="2020-06-09T00:00:00Z">
        <w:r w:rsidR="00731A7B">
          <w:t>used</w:t>
        </w:r>
      </w:ins>
      <w:ins w:id="4643" w:author="Arthur Parmentier" w:date="2020-06-08T16:02:00Z">
        <w:r w:rsidR="003E6512">
          <w:t xml:space="preserve"> anymore to describe</w:t>
        </w:r>
      </w:ins>
      <w:ins w:id="4644" w:author="Arthur Parmentier" w:date="2020-06-09T00:00:00Z">
        <w:r w:rsidR="00362366">
          <w:t xml:space="preserve"> and define</w:t>
        </w:r>
      </w:ins>
      <w:ins w:id="4645" w:author="Arthur Parmentier" w:date="2020-06-08T16:02:00Z">
        <w:r w:rsidR="003E6512">
          <w:t xml:space="preserve"> all the varieties of contexts, </w:t>
        </w:r>
        <w:r w:rsidR="003E6512">
          <w:lastRenderedPageBreak/>
          <w:t xml:space="preserve">configurations, compositional choices and </w:t>
        </w:r>
      </w:ins>
      <w:ins w:id="4646" w:author="Arthur Parmentier" w:date="2020-06-09T14:01:00Z">
        <w:r w:rsidR="0050707D">
          <w:t>“</w:t>
        </w:r>
      </w:ins>
      <w:ins w:id="4647" w:author="Arthur Parmentier" w:date="2020-06-08T16:02:00Z">
        <w:r w:rsidR="003E6512">
          <w:t>philosophies</w:t>
        </w:r>
      </w:ins>
      <w:ins w:id="4648" w:author="Arthur Parmentier" w:date="2020-06-09T14:01:00Z">
        <w:r w:rsidR="0050707D">
          <w:t>”</w:t>
        </w:r>
      </w:ins>
      <w:ins w:id="4649" w:author="Arthur Parmentier" w:date="2020-06-08T16:02:00Z">
        <w:r w:rsidR="003E6512">
          <w:t xml:space="preserve"> that surrounds </w:t>
        </w:r>
      </w:ins>
      <w:ins w:id="4650" w:author="Arthur Parmentier" w:date="2020-06-09T00:02:00Z">
        <w:r w:rsidR="00E435E0">
          <w:t>its</w:t>
        </w:r>
      </w:ins>
      <w:ins w:id="4651" w:author="Arthur Parmentier" w:date="2020-06-08T16:02:00Z">
        <w:r w:rsidR="003E6512">
          <w:t xml:space="preserve"> use as </w:t>
        </w:r>
      </w:ins>
      <w:ins w:id="4652" w:author="Arthur Parmentier" w:date="2020-06-09T00:02:00Z">
        <w:r w:rsidR="00D92D3E">
          <w:t xml:space="preserve">a mere </w:t>
        </w:r>
      </w:ins>
      <w:ins w:id="4653" w:author="Arthur Parmentier" w:date="2020-06-08T16:02:00Z">
        <w:r w:rsidR="003E6512">
          <w:t>sign language that can be described in linguistic terms</w:t>
        </w:r>
      </w:ins>
      <w:ins w:id="4654" w:author="Arthur Parmentier" w:date="2020-06-08T16:03:00Z">
        <w:r w:rsidR="003E6512">
          <w:t>, hence the common core to all these different uses of the language.</w:t>
        </w:r>
      </w:ins>
    </w:p>
    <w:p w:rsidR="00224A9B" w:rsidRDefault="00E02143" w:rsidP="00EF75B3">
      <w:pPr>
        <w:pStyle w:val="Titre4"/>
        <w:rPr>
          <w:ins w:id="4655" w:author="Arthur Parmentier" w:date="2020-06-08T18:37:00Z"/>
        </w:rPr>
        <w:pPrChange w:id="4656" w:author="Arthur Parmentier" w:date="2020-06-10T16:26:00Z">
          <w:pPr>
            <w:pStyle w:val="Titre3"/>
          </w:pPr>
        </w:pPrChange>
      </w:pPr>
      <w:ins w:id="4657" w:author="Arthur Parmentier" w:date="2020-06-08T18:18:00Z">
        <w:r>
          <w:t>D</w:t>
        </w:r>
      </w:ins>
      <w:ins w:id="4658" w:author="Arthur Parmentier" w:date="2020-06-08T18:17:00Z">
        <w:r w:rsidR="00224A9B" w:rsidRPr="00DC7F98">
          <w:t xml:space="preserve">efault parameters as </w:t>
        </w:r>
      </w:ins>
      <w:ins w:id="4659" w:author="Arthur Parmentier" w:date="2020-06-08T18:18:00Z">
        <w:r>
          <w:t xml:space="preserve">conventions and </w:t>
        </w:r>
      </w:ins>
      <w:ins w:id="4660" w:author="Arthur Parmentier" w:date="2020-06-08T18:17:00Z">
        <w:r w:rsidR="00224A9B">
          <w:t>configurational</w:t>
        </w:r>
        <w:r w:rsidR="00224A9B" w:rsidRPr="00DC7F98">
          <w:t xml:space="preserve"> elements of SP</w:t>
        </w:r>
      </w:ins>
    </w:p>
    <w:p w:rsidR="002A31F6" w:rsidRPr="002A31F6" w:rsidRDefault="00D25C4A" w:rsidP="00EF75B3">
      <w:pPr>
        <w:pStyle w:val="Titre5"/>
        <w:rPr>
          <w:ins w:id="4661" w:author="Arthur Parmentier" w:date="2020-06-08T18:17:00Z"/>
          <w:rPrChange w:id="4662" w:author="Arthur Parmentier" w:date="2020-06-08T18:37:00Z">
            <w:rPr>
              <w:ins w:id="4663" w:author="Arthur Parmentier" w:date="2020-06-08T18:17:00Z"/>
            </w:rPr>
          </w:rPrChange>
        </w:rPr>
        <w:pPrChange w:id="4664" w:author="Arthur Parmentier" w:date="2020-06-10T16:26:00Z">
          <w:pPr>
            <w:pStyle w:val="Titre3"/>
          </w:pPr>
        </w:pPrChange>
      </w:pPr>
      <w:ins w:id="4665" w:author="Arthur Parmentier" w:date="2020-06-09T14:04:00Z">
        <w:r>
          <w:t xml:space="preserve">A </w:t>
        </w:r>
      </w:ins>
      <w:ins w:id="4666" w:author="Arthur Parmentier" w:date="2020-06-09T14:05:00Z">
        <w:r>
          <w:t>confusion between default parameters, conventions about the interpretation of s</w:t>
        </w:r>
      </w:ins>
      <w:ins w:id="4667" w:author="Arthur Parmentier" w:date="2020-06-09T14:44:00Z">
        <w:r w:rsidR="007A375A">
          <w:t>entences</w:t>
        </w:r>
      </w:ins>
      <w:ins w:id="4668" w:author="Arthur Parmentier" w:date="2020-06-09T14:05:00Z">
        <w:r>
          <w:t xml:space="preserve"> and grammatical rules in Thompson’s descriptions of SP</w:t>
        </w:r>
      </w:ins>
    </w:p>
    <w:p w:rsidR="00224A9B" w:rsidRPr="00DC7F98" w:rsidRDefault="00224A9B" w:rsidP="00EF75B3">
      <w:pPr>
        <w:rPr>
          <w:ins w:id="4669" w:author="Arthur Parmentier" w:date="2020-06-08T18:17:00Z"/>
        </w:rPr>
        <w:pPrChange w:id="4670" w:author="Arthur Parmentier" w:date="2020-06-10T16:26:00Z">
          <w:pPr/>
        </w:pPrChange>
      </w:pPr>
      <w:ins w:id="4671" w:author="Arthur Parmentier" w:date="2020-06-08T18:17:00Z">
        <w:r w:rsidRPr="00DC7F98">
          <w:t xml:space="preserve">In the WB2 of SP, Thompson introduces the complex concept of layer in SP with the following sentence: </w:t>
        </w:r>
      </w:ins>
    </w:p>
    <w:p w:rsidR="00224A9B" w:rsidRPr="007C437A" w:rsidRDefault="00224A9B" w:rsidP="00EF75B3">
      <w:pPr>
        <w:rPr>
          <w:ins w:id="4672" w:author="Arthur Parmentier" w:date="2020-06-08T18:17:00Z"/>
        </w:rPr>
        <w:pPrChange w:id="4673" w:author="Arthur Parmentier" w:date="2020-06-10T16:26:00Z">
          <w:pPr/>
        </w:pPrChange>
      </w:pPr>
      <w:ins w:id="4674" w:author="Arthur Parmentier" w:date="2020-06-08T18:17:00Z">
        <w:r w:rsidRPr="007C437A">
          <w:t>“There is a general rule in SP which states: Whenever any Content is being performed it is an error if the Soundpainter uses Scanning, Point to Point, or any of the others Modes or Content gestures without first indicating what to for with the materiel being performed.”</w:t>
        </w:r>
      </w:ins>
    </w:p>
    <w:p w:rsidR="00224A9B" w:rsidRPr="007C437A" w:rsidRDefault="00224A9B" w:rsidP="00EF75B3">
      <w:pPr>
        <w:rPr>
          <w:ins w:id="4675" w:author="Arthur Parmentier" w:date="2020-06-08T18:17:00Z"/>
        </w:rPr>
        <w:pPrChange w:id="4676" w:author="Arthur Parmentier" w:date="2020-06-10T16:26:00Z">
          <w:pPr/>
        </w:pPrChange>
      </w:pPr>
      <w:ins w:id="4677" w:author="Arthur Parmentier" w:date="2020-06-08T18:17:00Z">
        <w:r w:rsidRPr="007C437A">
          <w:t>He then explains how the concept of layer solves this problem by requesting the performers to play those modes or gestures “above” the layer of original material and to return to it when the Scanning, Point to Point or other Content gestures do not require them to perform.</w:t>
        </w:r>
      </w:ins>
    </w:p>
    <w:p w:rsidR="0046150A" w:rsidRDefault="00224A9B" w:rsidP="00EF75B3">
      <w:pPr>
        <w:rPr>
          <w:ins w:id="4678" w:author="Arthur Parmentier" w:date="2020-06-08T18:42:00Z"/>
        </w:rPr>
        <w:pPrChange w:id="4679" w:author="Arthur Parmentier" w:date="2020-06-10T16:26:00Z">
          <w:pPr>
            <w:pStyle w:val="Paragraphedeliste"/>
            <w:numPr>
              <w:numId w:val="11"/>
            </w:numPr>
            <w:ind w:hanging="360"/>
          </w:pPr>
        </w:pPrChange>
      </w:pPr>
      <w:ins w:id="4680" w:author="Arthur Parmentier" w:date="2020-06-08T18:17:00Z">
        <w:r w:rsidRPr="007C437A">
          <w:t>I would like to disc</w:t>
        </w:r>
      </w:ins>
      <w:ins w:id="4681" w:author="Arthur Parmentier" w:date="2020-06-08T18:42:00Z">
        <w:r w:rsidR="00763035">
          <w:t>uss Thompson’s statement</w:t>
        </w:r>
      </w:ins>
      <w:ins w:id="4682" w:author="Arthur Parmentier" w:date="2020-06-08T18:17:00Z">
        <w:r w:rsidRPr="007C437A">
          <w:t>:</w:t>
        </w:r>
      </w:ins>
    </w:p>
    <w:p w:rsidR="00923281" w:rsidRDefault="00923281" w:rsidP="00EF75B3">
      <w:pPr>
        <w:pStyle w:val="Paragraphedeliste"/>
        <w:numPr>
          <w:ilvl w:val="0"/>
          <w:numId w:val="11"/>
        </w:numPr>
        <w:rPr>
          <w:ins w:id="4683" w:author="Arthur Parmentier" w:date="2020-06-09T14:40:00Z"/>
        </w:rPr>
        <w:pPrChange w:id="4684" w:author="Arthur Parmentier" w:date="2020-06-10T16:26:00Z">
          <w:pPr>
            <w:pStyle w:val="Paragraphedeliste"/>
            <w:numPr>
              <w:numId w:val="11"/>
            </w:numPr>
            <w:ind w:hanging="360"/>
          </w:pPr>
        </w:pPrChange>
      </w:pPr>
      <w:ins w:id="4685" w:author="Arthur Parmentier" w:date="2020-06-09T14:40:00Z">
        <w:r>
          <w:t>First</w:t>
        </w:r>
      </w:ins>
      <w:ins w:id="4686" w:author="Arthur Parmentier" w:date="2020-06-09T14:42:00Z">
        <w:r>
          <w:t>, I would like to remark that in his description, the error is a grammatical error (the sentence is wrong</w:t>
        </w:r>
      </w:ins>
      <w:ins w:id="4687" w:author="Arthur Parmentier" w:date="2020-06-09T14:43:00Z">
        <w:r>
          <w:t>), hence the “general rule” is in his words a grammatical rule of SP.</w:t>
        </w:r>
      </w:ins>
    </w:p>
    <w:p w:rsidR="0052121B" w:rsidRDefault="009C730D" w:rsidP="00EF75B3">
      <w:pPr>
        <w:pStyle w:val="Paragraphedeliste"/>
        <w:numPr>
          <w:ilvl w:val="0"/>
          <w:numId w:val="11"/>
        </w:numPr>
        <w:rPr>
          <w:ins w:id="4688" w:author="Arthur Parmentier" w:date="2020-06-08T18:44:00Z"/>
        </w:rPr>
        <w:pPrChange w:id="4689" w:author="Arthur Parmentier" w:date="2020-06-10T16:26:00Z">
          <w:pPr>
            <w:pStyle w:val="Paragraphedeliste"/>
            <w:numPr>
              <w:numId w:val="11"/>
            </w:numPr>
            <w:ind w:hanging="360"/>
          </w:pPr>
        </w:pPrChange>
      </w:pPr>
      <w:ins w:id="4690" w:author="Arthur Parmentier" w:date="2020-06-09T14:43:00Z">
        <w:r>
          <w:t xml:space="preserve">Then, </w:t>
        </w:r>
      </w:ins>
      <w:ins w:id="4691" w:author="Arthur Parmentier" w:date="2020-06-08T18:43:00Z">
        <w:r w:rsidR="0046150A">
          <w:t xml:space="preserve">I would like to </w:t>
        </w:r>
      </w:ins>
      <w:ins w:id="4692" w:author="Arthur Parmentier" w:date="2020-06-09T14:18:00Z">
        <w:r w:rsidR="00E1724C">
          <w:t>point out</w:t>
        </w:r>
      </w:ins>
      <w:ins w:id="4693" w:author="Arthur Parmentier" w:date="2020-06-08T18:43:00Z">
        <w:r w:rsidR="0046150A">
          <w:t xml:space="preserve"> that </w:t>
        </w:r>
      </w:ins>
      <w:ins w:id="4694" w:author="Arthur Parmentier" w:date="2020-06-09T14:20:00Z">
        <w:r w:rsidR="00E1724C">
          <w:t xml:space="preserve">part of Thompson’s statement is inconsistent with </w:t>
        </w:r>
      </w:ins>
      <w:ins w:id="4695" w:author="Arthur Parmentier" w:date="2020-06-09T14:22:00Z">
        <w:r w:rsidR="00E1724C">
          <w:t xml:space="preserve">very common </w:t>
        </w:r>
      </w:ins>
      <w:ins w:id="4696" w:author="Arthur Parmentier" w:date="2020-06-09T14:23:00Z">
        <w:r w:rsidR="00F93BBF">
          <w:t xml:space="preserve">similar </w:t>
        </w:r>
      </w:ins>
      <w:ins w:id="4697" w:author="Arthur Parmentier" w:date="2020-06-09T14:22:00Z">
        <w:r w:rsidR="00E1724C">
          <w:t xml:space="preserve">situations in SP </w:t>
        </w:r>
      </w:ins>
      <w:ins w:id="4698" w:author="Arthur Parmentier" w:date="2020-06-09T14:23:00Z">
        <w:r w:rsidR="00E1724C">
          <w:t xml:space="preserve">that are not </w:t>
        </w:r>
      </w:ins>
      <w:ins w:id="4699" w:author="Arthur Parmentier" w:date="2020-06-09T14:46:00Z">
        <w:r w:rsidR="00BA4A28">
          <w:t xml:space="preserve">considered </w:t>
        </w:r>
      </w:ins>
      <w:ins w:id="4700" w:author="Arthur Parmentier" w:date="2020-06-09T14:23:00Z">
        <w:r w:rsidR="00E1724C">
          <w:t>as errors.</w:t>
        </w:r>
      </w:ins>
      <w:ins w:id="4701" w:author="Arthur Parmentier" w:date="2020-06-08T18:44:00Z">
        <w:r w:rsidR="0052121B">
          <w:br/>
        </w:r>
        <w:r w:rsidR="0052121B" w:rsidRPr="007C437A">
          <w:t xml:space="preserve">In his statement, Thompson </w:t>
        </w:r>
      </w:ins>
      <w:ins w:id="4702" w:author="Arthur Parmentier" w:date="2020-06-09T14:23:00Z">
        <w:r w:rsidR="00FB06DB">
          <w:t>describ</w:t>
        </w:r>
        <w:r w:rsidR="0058409F">
          <w:t>es</w:t>
        </w:r>
      </w:ins>
      <w:ins w:id="4703" w:author="Arthur Parmentier" w:date="2020-06-08T18:44:00Z">
        <w:r w:rsidR="0052121B" w:rsidRPr="007C437A">
          <w:t xml:space="preserve"> the ambiguity </w:t>
        </w:r>
      </w:ins>
      <w:ins w:id="4704" w:author="Arthur Parmentier" w:date="2020-06-09T14:46:00Z">
        <w:r w:rsidR="00FA2ADF">
          <w:t xml:space="preserve">on the side of the performer </w:t>
        </w:r>
      </w:ins>
      <w:ins w:id="4705" w:author="Arthur Parmentier" w:date="2020-06-08T18:44:00Z">
        <w:r w:rsidR="0052121B" w:rsidRPr="007C437A">
          <w:t>of being request</w:t>
        </w:r>
      </w:ins>
      <w:ins w:id="4706" w:author="Arthur Parmentier" w:date="2020-06-09T14:24:00Z">
        <w:r w:rsidR="000C7823">
          <w:t>ed</w:t>
        </w:r>
      </w:ins>
      <w:ins w:id="4707" w:author="Arthur Parmentier" w:date="2020-06-08T18:44:00Z">
        <w:r w:rsidR="0052121B" w:rsidRPr="007C437A">
          <w:t xml:space="preserve"> a new content, for instance with Content gestures without first indicating what to do with the material being performed. </w:t>
        </w:r>
      </w:ins>
      <w:ins w:id="4708" w:author="Arthur Parmentier" w:date="2020-06-08T18:45:00Z">
        <w:r w:rsidR="0052121B">
          <w:br/>
        </w:r>
      </w:ins>
      <w:ins w:id="4709" w:author="Arthur Parmentier" w:date="2020-06-08T18:44:00Z">
        <w:r w:rsidR="0052121B" w:rsidRPr="007C437A">
          <w:t>However, in practice, this situation is observed</w:t>
        </w:r>
      </w:ins>
      <w:ins w:id="4710" w:author="Arthur Parmentier" w:date="2020-06-09T14:46:00Z">
        <w:r w:rsidR="00D45F62">
          <w:t xml:space="preserve"> very commonly and even</w:t>
        </w:r>
      </w:ins>
      <w:ins w:id="4711" w:author="Arthur Parmentier" w:date="2020-06-08T18:44:00Z">
        <w:r w:rsidR="0052121B" w:rsidRPr="007C437A">
          <w:t xml:space="preserve"> in the compositions</w:t>
        </w:r>
      </w:ins>
      <w:ins w:id="4712" w:author="Arthur Parmentier" w:date="2020-06-09T14:24:00Z">
        <w:r w:rsidR="004B4449">
          <w:t xml:space="preserve"> and teachings</w:t>
        </w:r>
      </w:ins>
      <w:ins w:id="4713" w:author="Arthur Parmentier" w:date="2020-06-08T18:44:00Z">
        <w:r w:rsidR="0052121B" w:rsidRPr="007C437A">
          <w:t xml:space="preserve"> of Thompson himself. Take the following basic example: “whole group, long tone, play. Whole group, minimalism, play”. According to his statement, the second phrase is an error because the performers have not been indicated what to do with the ongoing long tone. </w:t>
        </w:r>
        <w:r w:rsidR="0052121B" w:rsidRPr="007C437A">
          <w:br/>
        </w:r>
      </w:ins>
      <w:ins w:id="4714" w:author="Arthur Parmentier" w:date="2020-06-08T18:45:00Z">
        <w:r w:rsidR="0052121B">
          <w:t>In fact</w:t>
        </w:r>
      </w:ins>
      <w:ins w:id="4715" w:author="Arthur Parmentier" w:date="2020-06-08T18:44:00Z">
        <w:r w:rsidR="0052121B" w:rsidRPr="007C437A">
          <w:t>, we learn by convention in SP that the long tone must be stopped</w:t>
        </w:r>
      </w:ins>
      <w:ins w:id="4716" w:author="Arthur Parmentier" w:date="2020-06-09T14:47:00Z">
        <w:r w:rsidR="00B62A72">
          <w:t xml:space="preserve"> by the performers</w:t>
        </w:r>
      </w:ins>
      <w:ins w:id="4717" w:author="Arthur Parmentier" w:date="2020-06-08T18:44:00Z">
        <w:r w:rsidR="0052121B" w:rsidRPr="007C437A">
          <w:t xml:space="preserve"> at the moment that the minimalism is requested by the soundpainter</w:t>
        </w:r>
      </w:ins>
      <w:ins w:id="4718" w:author="Arthur Parmentier" w:date="2020-06-09T14:48:00Z">
        <w:r w:rsidR="00172A35">
          <w:t xml:space="preserve">; I have never seen a soundpainter signing “[step out the </w:t>
        </w:r>
      </w:ins>
      <w:ins w:id="4719" w:author="Arthur Parmentier" w:date="2020-06-09T14:49:00Z">
        <w:r w:rsidR="00172A35">
          <w:t xml:space="preserve">box] </w:t>
        </w:r>
      </w:ins>
      <w:ins w:id="4720" w:author="Arthur Parmentier" w:date="2020-06-09T14:48:00Z">
        <w:r w:rsidR="00172A35">
          <w:t>whole group, off, minimalism, play [step in the box]”</w:t>
        </w:r>
      </w:ins>
      <w:ins w:id="4721" w:author="Arthur Parmentier" w:date="2020-06-09T14:49:00Z">
        <w:r w:rsidR="00172A35">
          <w:t xml:space="preserve"> to tell the performers to stop prior content before performing the minimalism.</w:t>
        </w:r>
      </w:ins>
      <w:ins w:id="4722" w:author="Arthur Parmentier" w:date="2020-06-08T18:44:00Z">
        <w:r w:rsidR="0052121B" w:rsidRPr="007C437A">
          <w:t xml:space="preserve"> </w:t>
        </w:r>
      </w:ins>
      <w:ins w:id="4723" w:author="Arthur Parmentier" w:date="2020-06-09T14:49:00Z">
        <w:r w:rsidR="00915A1A">
          <w:br/>
        </w:r>
      </w:ins>
      <w:ins w:id="4724" w:author="Arthur Parmentier" w:date="2020-06-08T18:44:00Z">
        <w:r w:rsidR="0052121B" w:rsidRPr="007C437A">
          <w:t xml:space="preserve">The fact that </w:t>
        </w:r>
      </w:ins>
      <w:ins w:id="4725" w:author="Arthur Parmentier" w:date="2020-06-08T18:46:00Z">
        <w:r w:rsidR="00F332F2">
          <w:t xml:space="preserve">a prior content </w:t>
        </w:r>
      </w:ins>
      <w:ins w:id="4726" w:author="Arthur Parmentier" w:date="2020-06-08T18:44:00Z">
        <w:r w:rsidR="0052121B" w:rsidRPr="007C437A">
          <w:t xml:space="preserve">must be stopped </w:t>
        </w:r>
      </w:ins>
      <w:ins w:id="4727" w:author="Arthur Parmentier" w:date="2020-06-08T18:46:00Z">
        <w:r w:rsidR="00F332F2">
          <w:t xml:space="preserve">when a new one is requested </w:t>
        </w:r>
      </w:ins>
      <w:ins w:id="4728" w:author="Arthur Parmentier" w:date="2020-06-08T18:44:00Z">
        <w:r w:rsidR="0052121B" w:rsidRPr="007C437A">
          <w:t xml:space="preserve">is a convention that has been formalized in SP as “default parameters”. If one decides to ask the performers to behave differently, the new parameters </w:t>
        </w:r>
      </w:ins>
      <w:ins w:id="4729" w:author="Arthur Parmentier" w:date="2020-06-09T14:25:00Z">
        <w:r w:rsidR="00640E93">
          <w:t>can</w:t>
        </w:r>
      </w:ins>
      <w:ins w:id="4730" w:author="Arthur Parmentier" w:date="2020-06-08T18:44:00Z">
        <w:r w:rsidR="0052121B" w:rsidRPr="007C437A">
          <w:t xml:space="preserve"> be conventionally defined prior to the performance </w:t>
        </w:r>
        <w:r w:rsidR="0052121B" w:rsidRPr="007C437A">
          <w:lastRenderedPageBreak/>
          <w:t>and assigned to specific signs and indexes</w:t>
        </w:r>
        <w:r w:rsidR="0052121B" w:rsidRPr="007C437A">
          <w:rPr>
            <w:rStyle w:val="Appelnotedebasdep"/>
          </w:rPr>
          <w:footnoteReference w:id="28"/>
        </w:r>
        <w:r w:rsidR="0052121B" w:rsidRPr="007C437A">
          <w:t>. In his statement, Thompson seems to forget that the situation he describes is very common but is in practice never judged as an error, because of the conventions that are learned on how to interpret such ambiguous requests.</w:t>
        </w:r>
      </w:ins>
    </w:p>
    <w:p w:rsidR="00224A9B" w:rsidRPr="007C437A" w:rsidRDefault="00B45AC7" w:rsidP="00EF75B3">
      <w:pPr>
        <w:pStyle w:val="Paragraphedeliste"/>
        <w:numPr>
          <w:ilvl w:val="0"/>
          <w:numId w:val="11"/>
        </w:numPr>
        <w:rPr>
          <w:ins w:id="4735" w:author="Arthur Parmentier" w:date="2020-06-08T18:17:00Z"/>
        </w:rPr>
        <w:pPrChange w:id="4736" w:author="Arthur Parmentier" w:date="2020-06-10T16:26:00Z">
          <w:pPr>
            <w:pStyle w:val="Paragraphedeliste"/>
            <w:numPr>
              <w:numId w:val="11"/>
            </w:numPr>
            <w:ind w:hanging="360"/>
          </w:pPr>
        </w:pPrChange>
      </w:pPr>
      <w:ins w:id="4737" w:author="Arthur Parmentier" w:date="2020-06-09T14:43:00Z">
        <w:r>
          <w:t>At this point, o</w:t>
        </w:r>
      </w:ins>
      <w:ins w:id="4738" w:author="Arthur Parmentier" w:date="2020-06-08T18:47:00Z">
        <w:r w:rsidR="00F332F2">
          <w:t xml:space="preserve">ne could still argue that </w:t>
        </w:r>
      </w:ins>
      <w:ins w:id="4739" w:author="Arthur Parmentier" w:date="2020-06-08T18:48:00Z">
        <w:r w:rsidR="00F332F2">
          <w:t xml:space="preserve">even though </w:t>
        </w:r>
      </w:ins>
      <w:ins w:id="4740" w:author="Arthur Parmentier" w:date="2020-06-08T18:47:00Z">
        <w:r w:rsidR="00F332F2">
          <w:t>the error is conventional</w:t>
        </w:r>
      </w:ins>
      <w:ins w:id="4741" w:author="Arthur Parmentier" w:date="2020-06-08T18:48:00Z">
        <w:r w:rsidR="00F332F2">
          <w:t xml:space="preserve"> and not </w:t>
        </w:r>
      </w:ins>
      <w:ins w:id="4742" w:author="Arthur Parmentier" w:date="2020-06-09T14:43:00Z">
        <w:r>
          <w:t>grammatical</w:t>
        </w:r>
      </w:ins>
      <w:ins w:id="4743" w:author="Arthur Parmentier" w:date="2020-06-08T18:48:00Z">
        <w:r w:rsidR="00F332F2">
          <w:t>, it is</w:t>
        </w:r>
      </w:ins>
      <w:ins w:id="4744" w:author="Arthur Parmentier" w:date="2020-06-08T18:47:00Z">
        <w:r w:rsidR="00F332F2">
          <w:t xml:space="preserve"> still</w:t>
        </w:r>
      </w:ins>
      <w:ins w:id="4745" w:author="Arthur Parmentier" w:date="2020-06-08T18:48:00Z">
        <w:r w:rsidR="00F332F2">
          <w:t xml:space="preserve"> a rule of SP.</w:t>
        </w:r>
      </w:ins>
      <w:ins w:id="4746" w:author="Arthur Parmentier" w:date="2020-06-08T18:43:00Z">
        <w:r w:rsidR="0046150A">
          <w:br/>
        </w:r>
      </w:ins>
      <w:ins w:id="4747" w:author="Arthur Parmentier" w:date="2020-06-08T18:42:00Z">
        <w:r w:rsidR="0046150A" w:rsidRPr="007C437A">
          <w:t>We have seen previously that in the</w:t>
        </w:r>
        <w:r w:rsidR="0046150A">
          <w:t xml:space="preserve"> conventions </w:t>
        </w:r>
        <w:r w:rsidR="0046150A" w:rsidRPr="007C437A">
          <w:t>of SP, the mistake has no place on the side of the performer</w:t>
        </w:r>
      </w:ins>
      <w:ins w:id="4748" w:author="Arthur Parmentier" w:date="2020-06-08T18:49:00Z">
        <w:r w:rsidR="00164176">
          <w:t xml:space="preserve">. </w:t>
        </w:r>
      </w:ins>
      <w:ins w:id="4749" w:author="Arthur Parmentier" w:date="2020-06-08T18:50:00Z">
        <w:r w:rsidR="00164176">
          <w:t>At the exception of grammatical errors</w:t>
        </w:r>
      </w:ins>
      <w:ins w:id="4750" w:author="Arthur Parmentier" w:date="2020-06-09T14:50:00Z">
        <w:r w:rsidR="00CC52F4">
          <w:t xml:space="preserve"> (which in this case it is not)</w:t>
        </w:r>
      </w:ins>
      <w:ins w:id="4751" w:author="Arthur Parmentier" w:date="2020-06-08T18:50:00Z">
        <w:r w:rsidR="00164176">
          <w:t xml:space="preserve">, </w:t>
        </w:r>
      </w:ins>
      <w:ins w:id="4752" w:author="Arthur Parmentier" w:date="2020-06-08T18:49:00Z">
        <w:r w:rsidR="00164176">
          <w:t>I</w:t>
        </w:r>
      </w:ins>
      <w:ins w:id="4753" w:author="Arthur Parmentier" w:date="2020-06-08T18:17:00Z">
        <w:r w:rsidR="00224A9B" w:rsidRPr="007C437A">
          <w:t xml:space="preserve"> </w:t>
        </w:r>
      </w:ins>
      <w:ins w:id="4754" w:author="Arthur Parmentier" w:date="2020-06-08T18:50:00Z">
        <w:r w:rsidR="00164176">
          <w:t xml:space="preserve">then </w:t>
        </w:r>
      </w:ins>
      <w:ins w:id="4755" w:author="Arthur Parmentier" w:date="2020-06-08T18:17:00Z">
        <w:r w:rsidR="00224A9B" w:rsidRPr="007C437A">
          <w:t>wonder why would mistakes exist on the side of the soundpainter</w:t>
        </w:r>
      </w:ins>
      <w:ins w:id="4756" w:author="Arthur Parmentier" w:date="2020-06-08T18:49:00Z">
        <w:r w:rsidR="00164176">
          <w:t xml:space="preserve">. </w:t>
        </w:r>
      </w:ins>
      <w:ins w:id="4757" w:author="Arthur Parmentier" w:date="2020-06-08T18:50:00Z">
        <w:r w:rsidR="00164176">
          <w:t xml:space="preserve">Indeed, </w:t>
        </w:r>
      </w:ins>
      <w:ins w:id="4758" w:author="Arthur Parmentier" w:date="2020-06-08T18:17:00Z">
        <w:r w:rsidR="00224A9B" w:rsidRPr="007C437A">
          <w:t xml:space="preserve">Thompson justifies the inexistence of mistakes on the performer side by the interesting propositions and situations it creates for the composition. </w:t>
        </w:r>
        <w:r w:rsidR="00224A9B" w:rsidRPr="007C437A">
          <w:br/>
          <w:t>I believe that</w:t>
        </w:r>
      </w:ins>
      <w:ins w:id="4759" w:author="Arthur Parmentier" w:date="2020-06-09T14:50:00Z">
        <w:r w:rsidR="0056155E">
          <w:t xml:space="preserve"> in general,</w:t>
        </w:r>
      </w:ins>
      <w:ins w:id="4760" w:author="Arthur Parmentier" w:date="2020-06-08T18:17:00Z">
        <w:r w:rsidR="00224A9B" w:rsidRPr="007C437A">
          <w:t xml:space="preserve"> mistakes on the side of the soundpainter could also result in interesting compositional propositions, ambiguities and unexpected behaviors. It is well known that languages develop some mistakes and that </w:t>
        </w:r>
      </w:ins>
      <w:ins w:id="4761" w:author="Arthur Parmentier" w:date="2020-06-09T14:50:00Z">
        <w:r w:rsidR="00102D2B">
          <w:t>they</w:t>
        </w:r>
      </w:ins>
      <w:ins w:id="4762" w:author="Arthur Parmentier" w:date="2020-06-08T18:17:00Z">
        <w:r w:rsidR="00224A9B" w:rsidRPr="007C437A">
          <w:t xml:space="preserve"> are most of the time the result of unconscious analogies</w:t>
        </w:r>
      </w:ins>
      <w:ins w:id="4763" w:author="Arthur Parmentier" w:date="2020-06-10T19:50:00Z">
        <w:r w:rsidR="00BB4EE1">
          <w:t xml:space="preserve"> </w:t>
        </w:r>
      </w:ins>
      <w:customXmlInsRangeStart w:id="4764" w:author="Arthur Parmentier" w:date="2020-06-10T19:51:00Z"/>
      <w:sdt>
        <w:sdtPr>
          <w:id w:val="-1963263489"/>
          <w:citation/>
        </w:sdtPr>
        <w:sdtContent>
          <w:customXmlInsRangeEnd w:id="4764"/>
          <w:ins w:id="4765" w:author="Arthur Parmentier" w:date="2020-06-10T19:51:00Z">
            <w:r w:rsidR="00BB4EE1">
              <w:fldChar w:fldCharType="begin"/>
            </w:r>
            <w:r w:rsidR="00BB4EE1" w:rsidRPr="00BB4EE1">
              <w:rPr>
                <w:rPrChange w:id="4766" w:author="Arthur Parmentier" w:date="2020-06-10T19:51:00Z">
                  <w:rPr>
                    <w:lang w:val="fr-FR"/>
                  </w:rPr>
                </w:rPrChange>
              </w:rPr>
              <w:instrText xml:space="preserve"> CITATION Dou09 \l 1036 </w:instrText>
            </w:r>
          </w:ins>
          <w:r w:rsidR="00BB4EE1">
            <w:fldChar w:fldCharType="separate"/>
          </w:r>
          <w:r w:rsidR="00304C55">
            <w:rPr>
              <w:noProof/>
            </w:rPr>
            <w:t>(Hofstadter, 2009)</w:t>
          </w:r>
          <w:ins w:id="4767" w:author="Arthur Parmentier" w:date="2020-06-10T19:51:00Z">
            <w:r w:rsidR="00BB4EE1">
              <w:fldChar w:fldCharType="end"/>
            </w:r>
          </w:ins>
          <w:customXmlInsRangeStart w:id="4768" w:author="Arthur Parmentier" w:date="2020-06-10T19:51:00Z"/>
        </w:sdtContent>
      </w:sdt>
      <w:customXmlInsRangeEnd w:id="4768"/>
      <w:ins w:id="4769" w:author="Arthur Parmentier" w:date="2020-06-10T19:50:00Z">
        <w:r w:rsidR="00BB4EE1" w:rsidRPr="007C437A">
          <w:t xml:space="preserve"> </w:t>
        </w:r>
      </w:ins>
      <w:ins w:id="4770" w:author="Arthur Parmentier" w:date="2020-06-08T18:17:00Z">
        <w:r w:rsidR="00224A9B" w:rsidRPr="007C437A">
          <w:t xml:space="preserve">(and </w:t>
        </w:r>
      </w:ins>
      <w:ins w:id="4771" w:author="Arthur Parmentier" w:date="2020-06-10T19:50:00Z">
        <w:r w:rsidR="00BB4EE1">
          <w:t xml:space="preserve">possibly </w:t>
        </w:r>
      </w:ins>
      <w:ins w:id="4772" w:author="Arthur Parmentier" w:date="2020-06-08T18:17:00Z">
        <w:r w:rsidR="00224A9B" w:rsidRPr="007C437A">
          <w:t>other mechanisms) that reveal the role</w:t>
        </w:r>
      </w:ins>
      <w:ins w:id="4773" w:author="Arthur Parmentier" w:date="2020-06-09T14:51:00Z">
        <w:r w:rsidR="006B4535">
          <w:t xml:space="preserve"> of hidden structures</w:t>
        </w:r>
      </w:ins>
      <w:ins w:id="4774" w:author="Arthur Parmentier" w:date="2020-06-08T18:17:00Z">
        <w:r w:rsidR="00224A9B" w:rsidRPr="007C437A">
          <w:t xml:space="preserve"> in the</w:t>
        </w:r>
      </w:ins>
      <w:ins w:id="4775" w:author="Arthur Parmentier" w:date="2020-06-09T14:51:00Z">
        <w:r w:rsidR="00F20247">
          <w:t xml:space="preserve"> understanding and</w:t>
        </w:r>
      </w:ins>
      <w:ins w:id="4776" w:author="Arthur Parmentier" w:date="2020-06-08T18:17:00Z">
        <w:r w:rsidR="00224A9B" w:rsidRPr="007C437A">
          <w:t xml:space="preserve"> production of language. In fact, most of the language we use for our everyday life comes from such mistakes and uncontrolled evolutions of the grammar.</w:t>
        </w:r>
      </w:ins>
    </w:p>
    <w:p w:rsidR="006626B3" w:rsidRDefault="00224A9B" w:rsidP="00EF75B3">
      <w:pPr>
        <w:pStyle w:val="Paragraphedeliste"/>
        <w:numPr>
          <w:ilvl w:val="0"/>
          <w:numId w:val="11"/>
        </w:numPr>
        <w:rPr>
          <w:ins w:id="4777" w:author="Arthur Parmentier" w:date="2020-06-08T19:00:00Z"/>
        </w:rPr>
        <w:pPrChange w:id="4778" w:author="Arthur Parmentier" w:date="2020-06-10T16:26:00Z">
          <w:pPr>
            <w:pStyle w:val="Paragraphedeliste"/>
            <w:numPr>
              <w:numId w:val="11"/>
            </w:numPr>
            <w:ind w:left="360" w:hanging="360"/>
          </w:pPr>
        </w:pPrChange>
      </w:pPr>
      <w:ins w:id="4779" w:author="Arthur Parmentier" w:date="2020-06-08T18:17:00Z">
        <w:r w:rsidRPr="007C437A">
          <w:t xml:space="preserve">Finally, I would like to propose an interpretation of his statement as a mark of his own conventions as a composer. This will allow us to discuss the role of the traditional composer in the structural rules of SP that are particular to </w:t>
        </w:r>
      </w:ins>
      <w:ins w:id="4780" w:author="Arthur Parmentier" w:date="2020-06-09T14:52:00Z">
        <w:r w:rsidR="003906EB">
          <w:t>configurations</w:t>
        </w:r>
      </w:ins>
      <w:ins w:id="4781" w:author="Arthur Parmentier" w:date="2020-06-08T18:17:00Z">
        <w:r w:rsidRPr="007C437A">
          <w:t xml:space="preserve"> rather than the syntax of the sign language.</w:t>
        </w:r>
        <w:r w:rsidRPr="007C437A">
          <w:br/>
          <w:t xml:space="preserve">It is obvious that most of structures and conventions in SP follow closely the visions of Thompson on composition and what he </w:t>
        </w:r>
      </w:ins>
      <w:ins w:id="4782" w:author="Arthur Parmentier" w:date="2020-06-08T18:53:00Z">
        <w:r w:rsidR="00267F35">
          <w:t>does</w:t>
        </w:r>
      </w:ins>
      <w:ins w:id="4783" w:author="Arthur Parmentier" w:date="2020-06-08T18:17:00Z">
        <w:r w:rsidRPr="007C437A">
          <w:t xml:space="preserve"> expect from the performers</w:t>
        </w:r>
      </w:ins>
      <w:ins w:id="4784" w:author="Arthur Parmentier" w:date="2020-06-08T18:52:00Z">
        <w:r w:rsidR="006A2FCD">
          <w:t xml:space="preserve"> hims</w:t>
        </w:r>
      </w:ins>
      <w:ins w:id="4785" w:author="Arthur Parmentier" w:date="2020-06-08T18:53:00Z">
        <w:r w:rsidR="006A2FCD">
          <w:t>elf</w:t>
        </w:r>
      </w:ins>
      <w:ins w:id="4786" w:author="Arthur Parmentier" w:date="2020-06-08T18:17:00Z">
        <w:r w:rsidRPr="007C437A">
          <w:t xml:space="preserve">. What he calls a “general rule” </w:t>
        </w:r>
      </w:ins>
      <w:ins w:id="4787" w:author="Arthur Parmentier" w:date="2020-06-08T18:53:00Z">
        <w:r w:rsidR="006C4D16">
          <w:t>in his statement is to my point of view</w:t>
        </w:r>
      </w:ins>
      <w:ins w:id="4788" w:author="Arthur Parmentier" w:date="2020-06-08T18:17:00Z">
        <w:r w:rsidRPr="007C437A">
          <w:t xml:space="preserve"> his own convention. </w:t>
        </w:r>
      </w:ins>
      <w:ins w:id="4789" w:author="Arthur Parmentier" w:date="2020-06-08T18:54:00Z">
        <w:r w:rsidR="006C4D16">
          <w:br/>
        </w:r>
      </w:ins>
      <w:ins w:id="4790" w:author="Arthur Parmentier" w:date="2020-06-08T18:17:00Z">
        <w:r w:rsidRPr="007C437A">
          <w:t xml:space="preserve">Indeed, a different composer could as well </w:t>
        </w:r>
      </w:ins>
      <w:ins w:id="4791" w:author="Arthur Parmentier" w:date="2020-06-08T18:54:00Z">
        <w:r w:rsidR="006C4D16">
          <w:t>propose by convention that</w:t>
        </w:r>
      </w:ins>
      <w:ins w:id="4792" w:author="Arthur Parmentier" w:date="2020-06-08T18:17:00Z">
        <w:r w:rsidRPr="007C437A">
          <w:t xml:space="preserve"> scan, point to point and all content gestures are meant as </w:t>
        </w:r>
      </w:ins>
      <w:ins w:id="4793" w:author="Arthur Parmentier" w:date="2020-06-08T18:54:00Z">
        <w:r w:rsidR="009D3389">
          <w:t xml:space="preserve">additional </w:t>
        </w:r>
      </w:ins>
      <w:ins w:id="4794" w:author="Arthur Parmentier" w:date="2020-06-08T18:17:00Z">
        <w:r w:rsidRPr="007C437A">
          <w:t>layers</w:t>
        </w:r>
      </w:ins>
      <w:ins w:id="4795" w:author="Arthur Parmentier" w:date="2020-06-08T18:54:00Z">
        <w:r w:rsidR="006626B3">
          <w:t xml:space="preserve"> on</w:t>
        </w:r>
      </w:ins>
      <w:ins w:id="4796" w:author="Arthur Parmentier" w:date="2020-06-08T18:17:00Z">
        <w:r w:rsidRPr="007C437A">
          <w:t xml:space="preserve"> the ongoing material. </w:t>
        </w:r>
      </w:ins>
      <w:ins w:id="4797" w:author="Arthur Parmentier" w:date="2020-06-08T18:55:00Z">
        <w:r w:rsidR="006626B3">
          <w:t>S</w:t>
        </w:r>
      </w:ins>
      <w:ins w:id="4798" w:author="Arthur Parmentier" w:date="2020-06-08T18:17:00Z">
        <w:r w:rsidRPr="007C437A">
          <w:t xml:space="preserve">uch conventions </w:t>
        </w:r>
      </w:ins>
      <w:ins w:id="4799" w:author="Arthur Parmentier" w:date="2020-06-08T18:55:00Z">
        <w:r w:rsidR="006626B3">
          <w:t>are what allow performers to</w:t>
        </w:r>
      </w:ins>
      <w:ins w:id="4800" w:author="Arthur Parmentier" w:date="2020-06-08T18:17:00Z">
        <w:r w:rsidRPr="007C437A">
          <w:t xml:space="preserve"> interpret ambiguous requests</w:t>
        </w:r>
      </w:ins>
      <w:ins w:id="4801" w:author="Arthur Parmentier" w:date="2020-06-08T18:56:00Z">
        <w:r w:rsidR="006626B3">
          <w:t xml:space="preserve"> in other situations</w:t>
        </w:r>
      </w:ins>
      <w:ins w:id="4802" w:author="Arthur Parmentier" w:date="2020-06-08T18:55:00Z">
        <w:r w:rsidR="006626B3">
          <w:t xml:space="preserve"> (</w:t>
        </w:r>
      </w:ins>
      <w:ins w:id="4803" w:author="Arthur Parmentier" w:date="2020-06-08T18:56:00Z">
        <w:r w:rsidR="006626B3">
          <w:t>cf. the example in the first point)</w:t>
        </w:r>
      </w:ins>
      <w:ins w:id="4804" w:author="Arthur Parmentier" w:date="2020-06-08T18:17:00Z">
        <w:r w:rsidRPr="007C437A">
          <w:t>; but it may be the case that Thompson or other soundpainters disagree on th</w:t>
        </w:r>
      </w:ins>
      <w:ins w:id="4805" w:author="Arthur Parmentier" w:date="2020-06-08T18:57:00Z">
        <w:r w:rsidR="006626B3">
          <w:t>e conventions to use when the soundpainter indicates new modes.</w:t>
        </w:r>
        <w:r w:rsidR="006626B3">
          <w:br/>
        </w:r>
      </w:ins>
      <w:ins w:id="4806" w:author="Arthur Parmentier" w:date="2020-06-08T18:59:00Z">
        <w:r w:rsidR="006626B3">
          <w:t>As a composer</w:t>
        </w:r>
      </w:ins>
      <w:ins w:id="4807" w:author="Arthur Parmentier" w:date="2020-06-08T18:17:00Z">
        <w:r w:rsidRPr="007C437A">
          <w:t xml:space="preserve"> Thompson developed and formalize</w:t>
        </w:r>
      </w:ins>
      <w:ins w:id="4808" w:author="Arthur Parmentier" w:date="2020-06-08T18:58:00Z">
        <w:r w:rsidR="006626B3">
          <w:t>d</w:t>
        </w:r>
      </w:ins>
      <w:ins w:id="4809" w:author="Arthur Parmentier" w:date="2020-06-08T18:17:00Z">
        <w:r w:rsidRPr="007C437A">
          <w:t xml:space="preserve"> an important set of conventions from his own experience (we can think of the conventions about the development rates, neutral positions, or simple conventions such as what defines a minimalism or a pointillism)</w:t>
        </w:r>
      </w:ins>
      <w:ins w:id="4810" w:author="Arthur Parmentier" w:date="2020-06-08T18:59:00Z">
        <w:r w:rsidR="006626B3">
          <w:t xml:space="preserve"> that he diffuses as a main figure and teacher of SP.</w:t>
        </w:r>
      </w:ins>
    </w:p>
    <w:p w:rsidR="00224A9B" w:rsidRDefault="00224A9B" w:rsidP="00EF75B3">
      <w:pPr>
        <w:rPr>
          <w:ins w:id="4811" w:author="Arthur Parmentier" w:date="2020-06-08T19:02:00Z"/>
        </w:rPr>
        <w:pPrChange w:id="4812" w:author="Arthur Parmentier" w:date="2020-06-10T16:26:00Z">
          <w:pPr/>
        </w:pPrChange>
      </w:pPr>
      <w:ins w:id="4813" w:author="Arthur Parmentier" w:date="2020-06-08T18:17:00Z">
        <w:r w:rsidRPr="007C437A">
          <w:t xml:space="preserve">This example </w:t>
        </w:r>
      </w:ins>
      <w:ins w:id="4814" w:author="Arthur Parmentier" w:date="2020-06-09T15:56:00Z">
        <w:r w:rsidR="0015509F">
          <w:t xml:space="preserve">also </w:t>
        </w:r>
      </w:ins>
      <w:ins w:id="4815" w:author="Arthur Parmentier" w:date="2020-06-08T18:17:00Z">
        <w:r w:rsidRPr="007C437A">
          <w:t xml:space="preserve">points out </w:t>
        </w:r>
      </w:ins>
      <w:ins w:id="4816" w:author="Arthur Parmentier" w:date="2020-06-09T15:56:00Z">
        <w:r w:rsidR="0015509F">
          <w:t xml:space="preserve">the </w:t>
        </w:r>
      </w:ins>
      <w:ins w:id="4817" w:author="Arthur Parmentier" w:date="2020-06-08T18:17:00Z">
        <w:r w:rsidRPr="007C437A">
          <w:t xml:space="preserve">important role </w:t>
        </w:r>
      </w:ins>
      <w:ins w:id="4818" w:author="Arthur Parmentier" w:date="2020-06-09T15:56:00Z">
        <w:r w:rsidR="0015509F">
          <w:t>of</w:t>
        </w:r>
      </w:ins>
      <w:ins w:id="4819" w:author="Arthur Parmentier" w:date="2020-06-08T18:17:00Z">
        <w:r w:rsidRPr="007C437A">
          <w:t xml:space="preserve"> conventions and other sets of rules that are not explained from within the grammar of SP but </w:t>
        </w:r>
      </w:ins>
      <w:ins w:id="4820" w:author="Arthur Parmentier" w:date="2020-06-09T15:58:00Z">
        <w:r w:rsidR="0015509F">
          <w:t>are determined by</w:t>
        </w:r>
      </w:ins>
      <w:ins w:id="4821" w:author="Arthur Parmentier" w:date="2020-06-08T19:00:00Z">
        <w:r w:rsidR="006626B3">
          <w:t xml:space="preserve"> the configuration of the group</w:t>
        </w:r>
      </w:ins>
      <w:ins w:id="4822" w:author="Arthur Parmentier" w:date="2020-06-09T15:57:00Z">
        <w:r w:rsidR="0015509F">
          <w:t xml:space="preserve">, for instance by </w:t>
        </w:r>
      </w:ins>
      <w:ins w:id="4823" w:author="Arthur Parmentier" w:date="2020-06-09T15:58:00Z">
        <w:r w:rsidR="0015509F">
          <w:t>a</w:t>
        </w:r>
      </w:ins>
      <w:ins w:id="4824" w:author="Arthur Parmentier" w:date="2020-06-09T15:57:00Z">
        <w:r w:rsidR="0015509F">
          <w:t xml:space="preserve"> </w:t>
        </w:r>
      </w:ins>
      <w:ins w:id="4825" w:author="Arthur Parmentier" w:date="2020-06-09T15:58:00Z">
        <w:r w:rsidR="0015509F">
          <w:t>composer.</w:t>
        </w:r>
      </w:ins>
    </w:p>
    <w:p w:rsidR="00475506" w:rsidRDefault="00475506" w:rsidP="00EF75B3">
      <w:pPr>
        <w:pStyle w:val="Titre5"/>
        <w:rPr>
          <w:ins w:id="4826" w:author="Arthur Parmentier" w:date="2020-06-08T19:01:00Z"/>
        </w:rPr>
        <w:pPrChange w:id="4827" w:author="Arthur Parmentier" w:date="2020-06-10T16:26:00Z">
          <w:pPr/>
        </w:pPrChange>
      </w:pPr>
      <w:ins w:id="4828" w:author="Arthur Parmentier" w:date="2020-06-08T19:03:00Z">
        <w:r>
          <w:lastRenderedPageBreak/>
          <w:t>A remark on the diffusion of conventions in SP</w:t>
        </w:r>
      </w:ins>
    </w:p>
    <w:p w:rsidR="00E02592" w:rsidRDefault="00BE5C4A" w:rsidP="00EF75B3">
      <w:pPr>
        <w:rPr>
          <w:ins w:id="4829" w:author="Arthur Parmentier" w:date="2020-06-08T19:03:00Z"/>
        </w:rPr>
        <w:pPrChange w:id="4830" w:author="Arthur Parmentier" w:date="2020-06-10T16:26:00Z">
          <w:pPr/>
        </w:pPrChange>
      </w:pPr>
      <w:ins w:id="4831" w:author="Arthur Parmentier" w:date="2020-06-08T19:19:00Z">
        <w:r>
          <w:t>The pr</w:t>
        </w:r>
      </w:ins>
      <w:ins w:id="4832" w:author="Arthur Parmentier" w:date="2020-06-08T19:20:00Z">
        <w:r>
          <w:t xml:space="preserve">evious example </w:t>
        </w:r>
      </w:ins>
      <w:ins w:id="4833" w:author="Arthur Parmentier" w:date="2020-06-08T19:01:00Z">
        <w:r w:rsidR="00E02592">
          <w:t xml:space="preserve">underlines the </w:t>
        </w:r>
      </w:ins>
      <w:ins w:id="4834" w:author="Arthur Parmentier" w:date="2020-06-09T15:59:00Z">
        <w:r w:rsidR="00413D55">
          <w:t xml:space="preserve">conjunction of two </w:t>
        </w:r>
      </w:ins>
      <w:ins w:id="4835" w:author="Arthur Parmentier" w:date="2020-06-08T19:01:00Z">
        <w:r w:rsidR="00E02592">
          <w:t>role</w:t>
        </w:r>
      </w:ins>
      <w:ins w:id="4836" w:author="Arthur Parmentier" w:date="2020-06-09T15:59:00Z">
        <w:r w:rsidR="00413D55">
          <w:t>s</w:t>
        </w:r>
      </w:ins>
      <w:ins w:id="4837" w:author="Arthur Parmentier" w:date="2020-06-08T19:01:00Z">
        <w:r w:rsidR="00E02592">
          <w:t xml:space="preserve"> of Thompson</w:t>
        </w:r>
      </w:ins>
      <w:ins w:id="4838" w:author="Arthur Parmentier" w:date="2020-06-09T15:59:00Z">
        <w:r w:rsidR="00413D55">
          <w:t>, first as a composer and second as</w:t>
        </w:r>
      </w:ins>
      <w:ins w:id="4839" w:author="Arthur Parmentier" w:date="2020-06-08T19:01:00Z">
        <w:r w:rsidR="00E02592">
          <w:t xml:space="preserve"> the main diffusor and authority of SP, who defined SP rules not only in terms of grammar and semantics but also in term</w:t>
        </w:r>
      </w:ins>
      <w:ins w:id="4840" w:author="Arthur Parmentier" w:date="2020-06-08T19:02:00Z">
        <w:r w:rsidR="00E02592">
          <w:t>s of conventions such as default parameters and configuration choices.</w:t>
        </w:r>
      </w:ins>
    </w:p>
    <w:p w:rsidR="00694125" w:rsidRDefault="007F1431" w:rsidP="00EF75B3">
      <w:pPr>
        <w:rPr>
          <w:ins w:id="4841" w:author="Arthur Parmentier" w:date="2020-06-08T19:22:00Z"/>
        </w:rPr>
        <w:pPrChange w:id="4842" w:author="Arthur Parmentier" w:date="2020-06-10T16:26:00Z">
          <w:pPr/>
        </w:pPrChange>
      </w:pPr>
      <w:ins w:id="4843" w:author="Arthur Parmentier" w:date="2020-06-08T19:20:00Z">
        <w:r>
          <w:t xml:space="preserve">In the previous parts, </w:t>
        </w:r>
      </w:ins>
      <w:ins w:id="4844" w:author="Arthur Parmentier" w:date="2020-06-08T19:03:00Z">
        <w:r w:rsidR="009C2211" w:rsidRPr="007C437A">
          <w:t xml:space="preserve">I have tried to push for a conceptual separation between SP as a sign language and the elements of context such as conventions and configurations that come with SP performances. </w:t>
        </w:r>
      </w:ins>
      <w:ins w:id="4845" w:author="Arthur Parmentier" w:date="2020-06-08T19:21:00Z">
        <w:r>
          <w:t>T</w:t>
        </w:r>
      </w:ins>
      <w:ins w:id="4846" w:author="Arthur Parmentier" w:date="2020-06-08T19:03:00Z">
        <w:r w:rsidR="009C2211" w:rsidRPr="007C437A">
          <w:t xml:space="preserve">his separation is analogical to language and culture: the culture defines the use, conventions and configurations of a language; the language itself can be described in mere linguistic terms but cannot be understood without elements of culture, that are however not necessarily elements of language. I believe that there is an implicit confusion </w:t>
        </w:r>
      </w:ins>
      <w:ins w:id="4847" w:author="Arthur Parmentier" w:date="2020-06-08T19:21:00Z">
        <w:r>
          <w:t xml:space="preserve">in Thompson’s descriptions </w:t>
        </w:r>
      </w:ins>
      <w:ins w:id="4848" w:author="Arthur Parmentier" w:date="2020-06-08T19:03:00Z">
        <w:r w:rsidR="009C2211" w:rsidRPr="007C437A">
          <w:t xml:space="preserve">between the </w:t>
        </w:r>
      </w:ins>
      <w:ins w:id="4849" w:author="Arthur Parmentier" w:date="2020-06-09T16:01:00Z">
        <w:r w:rsidR="00AC5A44">
          <w:t xml:space="preserve">compositional </w:t>
        </w:r>
      </w:ins>
      <w:ins w:id="4850" w:author="Arthur Parmentier" w:date="2020-06-09T16:02:00Z">
        <w:r w:rsidR="00AC5A44">
          <w:t>conventions in</w:t>
        </w:r>
      </w:ins>
      <w:ins w:id="4851" w:author="Arthur Parmentier" w:date="2020-06-08T19:03:00Z">
        <w:r w:rsidR="009C2211" w:rsidRPr="007C437A">
          <w:t xml:space="preserve"> SP and </w:t>
        </w:r>
      </w:ins>
      <w:ins w:id="4852" w:author="Arthur Parmentier" w:date="2020-06-09T16:02:00Z">
        <w:r w:rsidR="00AC5A44">
          <w:t>its</w:t>
        </w:r>
      </w:ins>
      <w:ins w:id="4853" w:author="Arthur Parmentier" w:date="2020-06-08T19:03:00Z">
        <w:r w:rsidR="009C2211" w:rsidRPr="007C437A">
          <w:t xml:space="preserve"> definition of SP as a sign language.</w:t>
        </w:r>
      </w:ins>
      <w:ins w:id="4854" w:author="Arthur Parmentier" w:date="2020-06-08T19:22:00Z">
        <w:r w:rsidR="00694125">
          <w:t xml:space="preserve"> I </w:t>
        </w:r>
      </w:ins>
      <w:ins w:id="4855" w:author="Arthur Parmentier" w:date="2020-06-08T21:33:00Z">
        <w:r w:rsidR="00AE15ED">
          <w:t xml:space="preserve">explain this confusion by </w:t>
        </w:r>
      </w:ins>
      <w:ins w:id="4856" w:author="Arthur Parmentier" w:date="2020-06-08T21:34:00Z">
        <w:r w:rsidR="00AE15ED">
          <w:t>the following</w:t>
        </w:r>
      </w:ins>
      <w:ins w:id="4857" w:author="Arthur Parmentier" w:date="2020-06-08T19:22:00Z">
        <w:r w:rsidR="00694125">
          <w:t>:</w:t>
        </w:r>
      </w:ins>
    </w:p>
    <w:p w:rsidR="00694125" w:rsidRDefault="00694125" w:rsidP="00EF75B3">
      <w:pPr>
        <w:pStyle w:val="Paragraphedeliste"/>
        <w:numPr>
          <w:ilvl w:val="0"/>
          <w:numId w:val="11"/>
        </w:numPr>
        <w:rPr>
          <w:ins w:id="4858" w:author="Arthur Parmentier" w:date="2020-06-08T21:29:00Z"/>
        </w:rPr>
        <w:pPrChange w:id="4859" w:author="Arthur Parmentier" w:date="2020-06-10T16:26:00Z">
          <w:pPr>
            <w:pStyle w:val="Paragraphedeliste"/>
            <w:numPr>
              <w:numId w:val="11"/>
            </w:numPr>
            <w:ind w:hanging="360"/>
          </w:pPr>
        </w:pPrChange>
      </w:pPr>
      <w:ins w:id="4860" w:author="Arthur Parmentier" w:date="2020-06-08T19:22:00Z">
        <w:r>
          <w:t>The most obvious</w:t>
        </w:r>
      </w:ins>
      <w:ins w:id="4861" w:author="Arthur Parmentier" w:date="2020-06-08T21:34:00Z">
        <w:r w:rsidR="00AE15ED">
          <w:t xml:space="preserve"> point</w:t>
        </w:r>
      </w:ins>
      <w:ins w:id="4862" w:author="Arthur Parmentier" w:date="2020-06-08T19:22:00Z">
        <w:r>
          <w:t xml:space="preserve"> is that Thompson </w:t>
        </w:r>
      </w:ins>
      <w:ins w:id="4863" w:author="Arthur Parmentier" w:date="2020-06-08T19:23:00Z">
        <w:r>
          <w:t xml:space="preserve">is not a linguist himself and started to think about SP in linguistic terms </w:t>
        </w:r>
      </w:ins>
      <w:ins w:id="4864" w:author="Arthur Parmentier" w:date="2020-06-08T21:29:00Z">
        <w:r w:rsidR="00AE15ED">
          <w:t>dozens</w:t>
        </w:r>
      </w:ins>
      <w:ins w:id="4865" w:author="Arthur Parmentier" w:date="2020-06-08T21:28:00Z">
        <w:r w:rsidR="00AE15ED">
          <w:t xml:space="preserve"> of years after internalizing his own</w:t>
        </w:r>
      </w:ins>
      <w:ins w:id="4866" w:author="Arthur Parmentier" w:date="2020-06-08T21:29:00Z">
        <w:r w:rsidR="00AE15ED">
          <w:t xml:space="preserve"> representations of SP in artistic and compositional terms</w:t>
        </w:r>
      </w:ins>
      <w:ins w:id="4867" w:author="Arthur Parmentier" w:date="2020-06-08T21:34:00Z">
        <w:r w:rsidR="00AE15ED">
          <w:t>.</w:t>
        </w:r>
      </w:ins>
    </w:p>
    <w:p w:rsidR="00AE15ED" w:rsidRDefault="00AE15ED" w:rsidP="00EF75B3">
      <w:pPr>
        <w:pStyle w:val="Paragraphedeliste"/>
        <w:numPr>
          <w:ilvl w:val="0"/>
          <w:numId w:val="11"/>
        </w:numPr>
        <w:rPr>
          <w:ins w:id="4868" w:author="Arthur Parmentier" w:date="2020-06-08T21:35:00Z"/>
        </w:rPr>
        <w:pPrChange w:id="4869" w:author="Arthur Parmentier" w:date="2020-06-10T16:26:00Z">
          <w:pPr>
            <w:pStyle w:val="Paragraphedeliste"/>
            <w:numPr>
              <w:numId w:val="11"/>
            </w:numPr>
            <w:ind w:hanging="360"/>
          </w:pPr>
        </w:pPrChange>
      </w:pPr>
      <w:ins w:id="4870" w:author="Arthur Parmentier" w:date="2020-06-08T21:36:00Z">
        <w:r>
          <w:t>He</w:t>
        </w:r>
      </w:ins>
      <w:ins w:id="4871" w:author="Arthur Parmentier" w:date="2020-06-08T21:34:00Z">
        <w:r>
          <w:t xml:space="preserve"> is</w:t>
        </w:r>
      </w:ins>
      <w:ins w:id="4872" w:author="Arthur Parmentier" w:date="2020-06-08T21:36:00Z">
        <w:r>
          <w:t xml:space="preserve"> historically</w:t>
        </w:r>
      </w:ins>
      <w:ins w:id="4873" w:author="Arthur Parmentier" w:date="2020-06-08T21:34:00Z">
        <w:r>
          <w:t xml:space="preserve"> the </w:t>
        </w:r>
      </w:ins>
      <w:ins w:id="4874" w:author="Arthur Parmentier" w:date="2020-06-08T21:51:00Z">
        <w:r w:rsidR="00BC0976">
          <w:t xml:space="preserve">creator and </w:t>
        </w:r>
      </w:ins>
      <w:ins w:id="4875" w:author="Arthur Parmentier" w:date="2020-06-08T21:34:00Z">
        <w:r>
          <w:t>main diffuser of SP</w:t>
        </w:r>
      </w:ins>
      <w:ins w:id="4876" w:author="Arthur Parmentier" w:date="2020-06-08T21:35:00Z">
        <w:r>
          <w:t xml:space="preserve"> and</w:t>
        </w:r>
      </w:ins>
      <w:ins w:id="4877" w:author="Arthur Parmentier" w:date="2020-06-08T21:34:00Z">
        <w:r>
          <w:t xml:space="preserve"> </w:t>
        </w:r>
      </w:ins>
      <w:ins w:id="4878" w:author="Arthur Parmentier" w:date="2020-06-08T21:51:00Z">
        <w:r w:rsidR="00F703B9">
          <w:t>teach</w:t>
        </w:r>
      </w:ins>
      <w:ins w:id="4879" w:author="Arthur Parmentier" w:date="2020-06-08T21:34:00Z">
        <w:r>
          <w:t xml:space="preserve"> his compositional </w:t>
        </w:r>
      </w:ins>
      <w:ins w:id="4880" w:author="Arthur Parmentier" w:date="2020-06-08T21:35:00Z">
        <w:r>
          <w:t xml:space="preserve">conventions and propositions </w:t>
        </w:r>
      </w:ins>
      <w:ins w:id="4881" w:author="Arthur Parmentier" w:date="2020-06-08T21:52:00Z">
        <w:r w:rsidR="00E46618">
          <w:t>as part of</w:t>
        </w:r>
      </w:ins>
      <w:ins w:id="4882" w:author="Arthur Parmentier" w:date="2020-06-08T21:35:00Z">
        <w:r>
          <w:t xml:space="preserve"> the language itself; he </w:t>
        </w:r>
      </w:ins>
      <w:ins w:id="4883" w:author="Arthur Parmentier" w:date="2020-06-08T21:52:00Z">
        <w:r w:rsidR="00F26C82">
          <w:t>presents</w:t>
        </w:r>
      </w:ins>
      <w:ins w:id="4884" w:author="Arthur Parmentier" w:date="2020-06-08T21:35:00Z">
        <w:r>
          <w:t xml:space="preserve"> SP as a composition tool</w:t>
        </w:r>
      </w:ins>
      <w:ins w:id="4885" w:author="Arthur Parmentier" w:date="2020-06-08T21:50:00Z">
        <w:r w:rsidR="00AD578D">
          <w:t xml:space="preserve"> and what he designed and developed it for</w:t>
        </w:r>
      </w:ins>
      <w:ins w:id="4886" w:author="Arthur Parmentier" w:date="2020-06-08T21:35:00Z">
        <w:r>
          <w:t>, not only as a mere language.</w:t>
        </w:r>
      </w:ins>
    </w:p>
    <w:p w:rsidR="00C5218C" w:rsidRDefault="00AA3711" w:rsidP="00EF75B3">
      <w:pPr>
        <w:pStyle w:val="Paragraphedeliste"/>
        <w:numPr>
          <w:ilvl w:val="0"/>
          <w:numId w:val="11"/>
        </w:numPr>
        <w:rPr>
          <w:ins w:id="4887" w:author="Arthur Parmentier" w:date="2020-06-08T22:04:00Z"/>
        </w:rPr>
        <w:pPrChange w:id="4888" w:author="Arthur Parmentier" w:date="2020-06-10T16:26:00Z">
          <w:pPr>
            <w:pStyle w:val="Paragraphedeliste"/>
            <w:numPr>
              <w:numId w:val="11"/>
            </w:numPr>
            <w:ind w:hanging="360"/>
          </w:pPr>
        </w:pPrChange>
      </w:pPr>
      <w:ins w:id="4889" w:author="Arthur Parmentier" w:date="2020-06-08T21:36:00Z">
        <w:r>
          <w:t>SP may be</w:t>
        </w:r>
      </w:ins>
      <w:ins w:id="4890" w:author="Arthur Parmentier" w:date="2020-06-08T21:54:00Z">
        <w:r w:rsidR="00C60A78">
          <w:t xml:space="preserve"> most</w:t>
        </w:r>
      </w:ins>
      <w:ins w:id="4891" w:author="Arthur Parmentier" w:date="2020-06-08T21:36:00Z">
        <w:r>
          <w:t xml:space="preserve"> appreciated</w:t>
        </w:r>
      </w:ins>
      <w:ins w:id="4892" w:author="Arthur Parmentier" w:date="2020-06-08T21:50:00Z">
        <w:r w:rsidR="00AD578D">
          <w:t xml:space="preserve"> </w:t>
        </w:r>
      </w:ins>
      <w:ins w:id="4893" w:author="Arthur Parmentier" w:date="2020-06-08T21:57:00Z">
        <w:r w:rsidR="00520B77">
          <w:t xml:space="preserve">and adopted </w:t>
        </w:r>
      </w:ins>
      <w:ins w:id="4894" w:author="Arthur Parmentier" w:date="2020-06-08T21:55:00Z">
        <w:r w:rsidR="00C60A78">
          <w:t>for the</w:t>
        </w:r>
      </w:ins>
      <w:ins w:id="4895" w:author="Arthur Parmentier" w:date="2020-06-08T21:37:00Z">
        <w:r>
          <w:t xml:space="preserve"> set of compositional propositions and concepts from several disciplines</w:t>
        </w:r>
      </w:ins>
      <w:ins w:id="4896" w:author="Arthur Parmentier" w:date="2020-06-08T21:55:00Z">
        <w:r w:rsidR="00C60A78">
          <w:t xml:space="preserve"> that it encapsulate</w:t>
        </w:r>
      </w:ins>
      <w:ins w:id="4897" w:author="Arthur Parmentier" w:date="2020-06-08T21:56:00Z">
        <w:r w:rsidR="00C60A78">
          <w:t>s</w:t>
        </w:r>
      </w:ins>
      <w:ins w:id="4898" w:author="Arthur Parmentier" w:date="2020-06-08T21:57:00Z">
        <w:r w:rsidR="00520B77">
          <w:t xml:space="preserve"> rather than its internal mechanisms as a langue such as the creation of new signs, modes and syntactic </w:t>
        </w:r>
      </w:ins>
      <w:ins w:id="4899" w:author="Arthur Parmentier" w:date="2020-06-08T21:58:00Z">
        <w:r w:rsidR="00520B77">
          <w:t>structures</w:t>
        </w:r>
      </w:ins>
      <w:ins w:id="4900" w:author="Arthur Parmentier" w:date="2020-06-08T21:37:00Z">
        <w:r>
          <w:t>.</w:t>
        </w:r>
      </w:ins>
      <w:ins w:id="4901" w:author="Arthur Parmentier" w:date="2020-06-08T21:58:00Z">
        <w:r w:rsidR="00520B77">
          <w:t xml:space="preserve"> In other words, </w:t>
        </w:r>
      </w:ins>
      <w:ins w:id="4902" w:author="Arthur Parmentier" w:date="2020-06-08T21:59:00Z">
        <w:r w:rsidR="00520B77">
          <w:t xml:space="preserve">the adopting of SP may rely more on the exploration of </w:t>
        </w:r>
      </w:ins>
      <w:ins w:id="4903" w:author="Arthur Parmentier" w:date="2020-06-08T21:58:00Z">
        <w:r w:rsidR="00520B77">
          <w:t xml:space="preserve">its different modes, contents and “built-in” categories than </w:t>
        </w:r>
      </w:ins>
      <w:ins w:id="4904" w:author="Arthur Parmentier" w:date="2020-06-08T22:00:00Z">
        <w:r w:rsidR="00520B77">
          <w:t>the creation of new modes, contents, signs and structures.</w:t>
        </w:r>
      </w:ins>
      <w:ins w:id="4905" w:author="Arthur Parmentier" w:date="2020-06-08T21:58:00Z">
        <w:r w:rsidR="00520B77">
          <w:br/>
        </w:r>
      </w:ins>
      <w:ins w:id="4906" w:author="Arthur Parmentier" w:date="2020-06-08T21:37:00Z">
        <w:r>
          <w:t>We have seen that it</w:t>
        </w:r>
      </w:ins>
      <w:ins w:id="4907" w:author="Arthur Parmentier" w:date="2020-06-08T22:00:00Z">
        <w:r w:rsidR="00520B77">
          <w:t xml:space="preserve"> indeed</w:t>
        </w:r>
      </w:ins>
      <w:ins w:id="4908" w:author="Arthur Parmentier" w:date="2020-06-08T21:37:00Z">
        <w:r>
          <w:t xml:space="preserve"> borrows </w:t>
        </w:r>
      </w:ins>
      <w:ins w:id="4909" w:author="Arthur Parmentier" w:date="2020-06-08T22:02:00Z">
        <w:r w:rsidR="00520B77">
          <w:t xml:space="preserve">ideas and artistic concepts </w:t>
        </w:r>
      </w:ins>
      <w:ins w:id="4910" w:author="Arthur Parmentier" w:date="2020-06-08T21:37:00Z">
        <w:r>
          <w:t>from elsewhere</w:t>
        </w:r>
      </w:ins>
      <w:ins w:id="4911" w:author="Arthur Parmentier" w:date="2020-06-08T22:01:00Z">
        <w:r w:rsidR="00520B77">
          <w:t xml:space="preserve"> and provide a convenient context </w:t>
        </w:r>
      </w:ins>
      <w:ins w:id="4912" w:author="Arthur Parmentier" w:date="2020-06-08T22:02:00Z">
        <w:r w:rsidR="00520B77">
          <w:t xml:space="preserve">to explore them, which </w:t>
        </w:r>
      </w:ins>
      <w:ins w:id="4913" w:author="Arthur Parmentier" w:date="2020-06-08T22:04:00Z">
        <w:r w:rsidR="00AE26D5">
          <w:t xml:space="preserve">assembled, </w:t>
        </w:r>
      </w:ins>
      <w:ins w:id="4914" w:author="Arthur Parmentier" w:date="2020-06-08T22:02:00Z">
        <w:r w:rsidR="00520B77">
          <w:t>make</w:t>
        </w:r>
      </w:ins>
      <w:ins w:id="4915" w:author="Arthur Parmentier" w:date="2020-06-08T22:04:00Z">
        <w:r w:rsidR="00AE26D5">
          <w:t>s</w:t>
        </w:r>
      </w:ins>
      <w:ins w:id="4916" w:author="Arthur Parmentier" w:date="2020-06-08T22:02:00Z">
        <w:r w:rsidR="00520B77">
          <w:t xml:space="preserve"> it a very powerful tool to </w:t>
        </w:r>
      </w:ins>
      <w:ins w:id="4917" w:author="Arthur Parmentier" w:date="2020-06-08T22:03:00Z">
        <w:r w:rsidR="00520B77">
          <w:t>move</w:t>
        </w:r>
      </w:ins>
      <w:ins w:id="4918" w:author="Arthur Parmentier" w:date="2020-06-08T22:04:00Z">
        <w:r w:rsidR="00520B77">
          <w:t xml:space="preserve"> on</w:t>
        </w:r>
      </w:ins>
      <w:ins w:id="4919" w:author="Arthur Parmentier" w:date="2020-06-08T22:03:00Z">
        <w:r w:rsidR="00520B77">
          <w:t xml:space="preserve"> from</w:t>
        </w:r>
      </w:ins>
      <w:ins w:id="4920" w:author="Arthur Parmentier" w:date="2020-06-08T22:02:00Z">
        <w:r w:rsidR="00520B77">
          <w:t xml:space="preserve"> other </w:t>
        </w:r>
      </w:ins>
      <w:ins w:id="4921" w:author="Arthur Parmentier" w:date="2020-06-08T22:03:00Z">
        <w:r w:rsidR="00520B77">
          <w:t>configurat</w:t>
        </w:r>
      </w:ins>
      <w:ins w:id="4922" w:author="Arthur Parmentier" w:date="2020-06-08T22:04:00Z">
        <w:r w:rsidR="00520B77">
          <w:t>ions of improvisation, real-time composition or experimental music.</w:t>
        </w:r>
      </w:ins>
    </w:p>
    <w:p w:rsidR="00AE15ED" w:rsidRDefault="00C5218C" w:rsidP="00EF75B3">
      <w:pPr>
        <w:pStyle w:val="Paragraphedeliste"/>
        <w:numPr>
          <w:ilvl w:val="0"/>
          <w:numId w:val="11"/>
        </w:numPr>
        <w:rPr>
          <w:ins w:id="4923" w:author="Arthur Parmentier" w:date="2020-06-08T19:22:00Z"/>
        </w:rPr>
        <w:pPrChange w:id="4924" w:author="Arthur Parmentier" w:date="2020-06-10T16:26:00Z">
          <w:pPr/>
        </w:pPrChange>
      </w:pPr>
      <w:ins w:id="4925" w:author="Arthur Parmentier" w:date="2020-06-08T22:05:00Z">
        <w:r>
          <w:t>Finally, the “traditional</w:t>
        </w:r>
      </w:ins>
      <w:ins w:id="4926" w:author="Arthur Parmentier" w:date="2020-06-08T23:01:00Z">
        <w:r w:rsidR="00685FE2">
          <w:t>”</w:t>
        </w:r>
      </w:ins>
      <w:ins w:id="4927" w:author="Arthur Parmentier" w:date="2020-06-08T22:05:00Z">
        <w:r>
          <w:t xml:space="preserve"> visions</w:t>
        </w:r>
      </w:ins>
      <w:ins w:id="4928" w:author="Arthur Parmentier" w:date="2020-06-08T22:06:00Z">
        <w:r>
          <w:t xml:space="preserve"> on and conventions in</w:t>
        </w:r>
      </w:ins>
      <w:ins w:id="4929" w:author="Arthur Parmentier" w:date="2020-06-08T22:05:00Z">
        <w:r>
          <w:t xml:space="preserve"> SP might be related to </w:t>
        </w:r>
      </w:ins>
      <w:ins w:id="4930" w:author="Arthur Parmentier" w:date="2020-06-08T22:08:00Z">
        <w:r w:rsidR="00B908FA">
          <w:t>a</w:t>
        </w:r>
      </w:ins>
      <w:ins w:id="4931" w:author="Arthur Parmentier" w:date="2020-06-08T22:05:00Z">
        <w:r>
          <w:t xml:space="preserve"> </w:t>
        </w:r>
      </w:ins>
      <w:ins w:id="4932" w:author="Arthur Parmentier" w:date="2020-06-08T21:38:00Z">
        <w:r w:rsidR="00AA3711">
          <w:t>Western</w:t>
        </w:r>
      </w:ins>
      <w:ins w:id="4933" w:author="Arthur Parmentier" w:date="2020-06-08T22:08:00Z">
        <w:r w:rsidR="00B908FA">
          <w:t xml:space="preserve"> </w:t>
        </w:r>
      </w:ins>
      <w:ins w:id="4934" w:author="Arthur Parmentier" w:date="2020-06-08T21:38:00Z">
        <w:r w:rsidR="00AA3711">
          <w:t>vision on arts</w:t>
        </w:r>
      </w:ins>
      <w:ins w:id="4935" w:author="Arthur Parmentier" w:date="2020-06-08T22:08:00Z">
        <w:r w:rsidR="00B908FA">
          <w:t>, performance and their cultural conventions</w:t>
        </w:r>
      </w:ins>
      <w:ins w:id="4936" w:author="Arthur Parmentier" w:date="2020-06-08T22:06:00Z">
        <w:r>
          <w:t xml:space="preserve">. The fact that SP </w:t>
        </w:r>
      </w:ins>
      <w:ins w:id="4937" w:author="Arthur Parmentier" w:date="2020-06-08T22:07:00Z">
        <w:r>
          <w:t>developed</w:t>
        </w:r>
      </w:ins>
      <w:ins w:id="4938" w:author="Arthur Parmentier" w:date="2020-06-08T22:06:00Z">
        <w:r>
          <w:t xml:space="preserve"> a lot in Europe </w:t>
        </w:r>
      </w:ins>
      <w:ins w:id="4939" w:author="Arthur Parmentier" w:date="2020-06-08T22:07:00Z">
        <w:r>
          <w:t xml:space="preserve">may have had an </w:t>
        </w:r>
      </w:ins>
      <w:ins w:id="4940" w:author="Arthur Parmentier" w:date="2020-06-08T22:08:00Z">
        <w:r>
          <w:t xml:space="preserve">important </w:t>
        </w:r>
      </w:ins>
      <w:ins w:id="4941" w:author="Arthur Parmentier" w:date="2020-06-08T22:07:00Z">
        <w:r>
          <w:t xml:space="preserve">influence on the </w:t>
        </w:r>
      </w:ins>
      <w:ins w:id="4942" w:author="Arthur Parmentier" w:date="2020-06-08T22:08:00Z">
        <w:r>
          <w:t xml:space="preserve">culturally determined </w:t>
        </w:r>
      </w:ins>
      <w:ins w:id="4943" w:author="Arthur Parmentier" w:date="2020-06-08T22:07:00Z">
        <w:r>
          <w:t>configurations it was used in and the people who diffused it</w:t>
        </w:r>
      </w:ins>
      <w:ins w:id="4944" w:author="Arthur Parmentier" w:date="2020-06-08T22:08:00Z">
        <w:r>
          <w:t>.</w:t>
        </w:r>
      </w:ins>
    </w:p>
    <w:p w:rsidR="009C2211" w:rsidRPr="00850432" w:rsidRDefault="003F4DEE" w:rsidP="00EF75B3">
      <w:pPr>
        <w:rPr>
          <w:ins w:id="4945" w:author="Arthur Parmentier" w:date="2020-06-08T13:16:00Z"/>
          <w:rPrChange w:id="4946" w:author="Arthur Parmentier" w:date="2020-06-08T13:17:00Z">
            <w:rPr>
              <w:ins w:id="4947" w:author="Arthur Parmentier" w:date="2020-06-08T13:16:00Z"/>
            </w:rPr>
          </w:rPrChange>
        </w:rPr>
        <w:pPrChange w:id="4948" w:author="Arthur Parmentier" w:date="2020-06-10T16:26:00Z">
          <w:pPr>
            <w:pStyle w:val="Titre2"/>
          </w:pPr>
        </w:pPrChange>
      </w:pPr>
      <w:ins w:id="4949" w:author="Arthur Parmentier" w:date="2020-06-08T23:03:00Z">
        <w:r>
          <w:t xml:space="preserve">I interpreted those </w:t>
        </w:r>
      </w:ins>
      <w:ins w:id="4950" w:author="Arthur Parmentier" w:date="2020-06-08T23:02:00Z">
        <w:r>
          <w:t xml:space="preserve">specificities </w:t>
        </w:r>
      </w:ins>
      <w:ins w:id="4951" w:author="Arthur Parmentier" w:date="2020-06-08T23:03:00Z">
        <w:r>
          <w:t xml:space="preserve">in </w:t>
        </w:r>
      </w:ins>
      <w:ins w:id="4952" w:author="Arthur Parmentier" w:date="2020-06-08T23:02:00Z">
        <w:r>
          <w:t xml:space="preserve">the </w:t>
        </w:r>
      </w:ins>
      <w:ins w:id="4953" w:author="Arthur Parmentier" w:date="2020-06-08T23:03:00Z">
        <w:r>
          <w:t xml:space="preserve">mechanisms and contexts of </w:t>
        </w:r>
      </w:ins>
      <w:ins w:id="4954" w:author="Arthur Parmentier" w:date="2020-06-08T23:02:00Z">
        <w:r>
          <w:t xml:space="preserve">diffusion of SP </w:t>
        </w:r>
      </w:ins>
      <w:ins w:id="4955" w:author="Arthur Parmentier" w:date="2020-06-08T23:03:00Z">
        <w:r>
          <w:t xml:space="preserve">as explanations of what I would call rather </w:t>
        </w:r>
      </w:ins>
      <w:ins w:id="4956" w:author="Arthur Parmentier" w:date="2020-06-08T23:04:00Z">
        <w:r>
          <w:t>mainstream or traditional configurations of SP in contrast to marginal, recent configuration</w:t>
        </w:r>
      </w:ins>
      <w:ins w:id="4957" w:author="Arthur Parmentier" w:date="2020-06-08T23:05:00Z">
        <w:r>
          <w:t>s.</w:t>
        </w:r>
      </w:ins>
    </w:p>
    <w:p w:rsidR="00B51C3F" w:rsidRPr="007C437A" w:rsidRDefault="00980410" w:rsidP="00EF75B3">
      <w:pPr>
        <w:pStyle w:val="Titre4"/>
        <w:rPr>
          <w:ins w:id="4958" w:author="Arthur Parmentier" w:date="2020-06-07T14:40:00Z"/>
        </w:rPr>
        <w:pPrChange w:id="4959" w:author="Arthur Parmentier" w:date="2020-06-10T16:26:00Z">
          <w:pPr>
            <w:pStyle w:val="Titre3"/>
          </w:pPr>
        </w:pPrChange>
      </w:pPr>
      <w:ins w:id="4960" w:author="Arthur Parmentier" w:date="2020-06-08T18:19:00Z">
        <w:r>
          <w:t>A remark on</w:t>
        </w:r>
      </w:ins>
      <w:ins w:id="4961" w:author="Arthur Parmentier" w:date="2020-06-08T22:15:00Z">
        <w:r w:rsidR="003E0426">
          <w:t xml:space="preserve"> the performativity of SP,</w:t>
        </w:r>
      </w:ins>
      <w:ins w:id="4962" w:author="Arthur Parmentier" w:date="2020-06-08T18:19:00Z">
        <w:r>
          <w:t xml:space="preserve"> s</w:t>
        </w:r>
      </w:ins>
      <w:ins w:id="4963" w:author="Arthur Parmentier" w:date="2020-06-08T18:16:00Z">
        <w:r w:rsidR="00224A9B">
          <w:t>tyle</w:t>
        </w:r>
      </w:ins>
      <w:ins w:id="4964" w:author="Arthur Parmentier" w:date="2020-06-08T22:15:00Z">
        <w:r w:rsidR="00675373">
          <w:t xml:space="preserve"> </w:t>
        </w:r>
        <w:r w:rsidR="009673EB">
          <w:t>and</w:t>
        </w:r>
      </w:ins>
      <w:ins w:id="4965" w:author="Arthur Parmentier" w:date="2020-06-08T18:20:00Z">
        <w:r w:rsidR="00965F40">
          <w:t xml:space="preserve"> </w:t>
        </w:r>
      </w:ins>
      <w:ins w:id="4966" w:author="Arthur Parmentier" w:date="2020-06-07T14:59:00Z">
        <w:r w:rsidR="00770F9D" w:rsidRPr="007C437A">
          <w:t>esthetics</w:t>
        </w:r>
      </w:ins>
    </w:p>
    <w:p w:rsidR="00C738C5" w:rsidRDefault="00B51C3F" w:rsidP="00EF75B3">
      <w:pPr>
        <w:rPr>
          <w:ins w:id="4967" w:author="Arthur Parmentier" w:date="2020-06-08T22:15:00Z"/>
        </w:rPr>
        <w:pPrChange w:id="4968" w:author="Arthur Parmentier" w:date="2020-06-10T16:26:00Z">
          <w:pPr/>
        </w:pPrChange>
      </w:pPr>
      <w:ins w:id="4969" w:author="Arthur Parmentier" w:date="2020-06-07T14:40:00Z">
        <w:r w:rsidRPr="007C437A">
          <w:t>Walter Thompson writes in his</w:t>
        </w:r>
      </w:ins>
      <w:ins w:id="4970" w:author="Arthur Parmentier" w:date="2020-06-07T14:41:00Z">
        <w:r w:rsidRPr="007C437A">
          <w:t xml:space="preserve"> WB2: “At this point in your studies you understand Soundpainting is not a style of music such as Classical, Jazz, Rock, Rap, Folk, etc. It i</w:t>
        </w:r>
      </w:ins>
      <w:ins w:id="4971" w:author="Arthur Parmentier" w:date="2020-06-07T14:42:00Z">
        <w:r w:rsidRPr="007C437A">
          <w:t>s</w:t>
        </w:r>
      </w:ins>
      <w:ins w:id="4972" w:author="Arthur Parmentier" w:date="2020-06-07T14:41:00Z">
        <w:r w:rsidRPr="007C437A">
          <w:t xml:space="preserve"> a sign language for composing in real time</w:t>
        </w:r>
      </w:ins>
      <w:ins w:id="4973" w:author="Arthur Parmentier" w:date="2020-06-07T14:42:00Z">
        <w:r w:rsidRPr="007C437A">
          <w:t>”.</w:t>
        </w:r>
        <w:r w:rsidR="0080662F" w:rsidRPr="007C437A">
          <w:t xml:space="preserve"> What is raised here is the fact that one can use Soundpainting for very different esthetic and stylistic results.</w:t>
        </w:r>
      </w:ins>
      <w:ins w:id="4974" w:author="Arthur Parmentier" w:date="2020-06-08T22:16:00Z">
        <w:r w:rsidR="00985095">
          <w:t xml:space="preserve"> However, I will try </w:t>
        </w:r>
      </w:ins>
      <w:ins w:id="4975" w:author="Arthur Parmentier" w:date="2020-06-08T22:17:00Z">
        <w:r w:rsidR="00985095">
          <w:t>to discuss the practical extent of the esthetics and style productions with SP, that are in practice very oriented towards certain types of music only.</w:t>
        </w:r>
      </w:ins>
    </w:p>
    <w:p w:rsidR="005D3530" w:rsidRDefault="00530085" w:rsidP="00EF75B3">
      <w:pPr>
        <w:rPr>
          <w:ins w:id="4976" w:author="Arthur Parmentier" w:date="2020-06-08T22:12:00Z"/>
        </w:rPr>
        <w:pPrChange w:id="4977" w:author="Arthur Parmentier" w:date="2020-06-10T16:26:00Z">
          <w:pPr/>
        </w:pPrChange>
      </w:pPr>
      <w:ins w:id="4978" w:author="Arthur Parmentier" w:date="2020-06-07T15:18:00Z">
        <w:r w:rsidRPr="007C437A">
          <w:lastRenderedPageBreak/>
          <w:t>On one side,</w:t>
        </w:r>
      </w:ins>
      <w:ins w:id="4979" w:author="Arthur Parmentier" w:date="2020-06-07T14:44:00Z">
        <w:r w:rsidR="002B27F4" w:rsidRPr="007C437A">
          <w:t xml:space="preserve"> SP is not equally used to produce all styles and esthetic</w:t>
        </w:r>
      </w:ins>
      <w:ins w:id="4980" w:author="Arthur Parmentier" w:date="2020-06-07T14:45:00Z">
        <w:r w:rsidR="002B27F4" w:rsidRPr="007C437A">
          <w:t>s. SP is more efficient and performative at composing in certain styles that other</w:t>
        </w:r>
      </w:ins>
      <w:ins w:id="4981" w:author="Arthur Parmentier" w:date="2020-06-07T14:46:00Z">
        <w:r w:rsidR="002B27F4" w:rsidRPr="007C437A">
          <w:t>s</w:t>
        </w:r>
      </w:ins>
      <w:ins w:id="4982" w:author="Arthur Parmentier" w:date="2020-06-07T14:47:00Z">
        <w:r w:rsidR="002B27F4" w:rsidRPr="007C437A">
          <w:t xml:space="preserve">, which may explain why some artists are </w:t>
        </w:r>
        <w:r w:rsidR="00EE175E" w:rsidRPr="007C437A">
          <w:t xml:space="preserve">more </w:t>
        </w:r>
        <w:r w:rsidR="002B27F4" w:rsidRPr="007C437A">
          <w:t>interested in SP and some are less.</w:t>
        </w:r>
      </w:ins>
      <w:ins w:id="4983" w:author="Arthur Parmentier" w:date="2020-06-08T18:19:00Z">
        <w:r w:rsidR="00834C4D">
          <w:t xml:space="preserve"> This also explains why </w:t>
        </w:r>
      </w:ins>
      <w:ins w:id="4984" w:author="Arthur Parmentier" w:date="2020-06-08T18:20:00Z">
        <w:r w:rsidR="00834C4D">
          <w:t>some people say that something “sounds” or “looks” like SP</w:t>
        </w:r>
      </w:ins>
      <w:ins w:id="4985" w:author="Arthur Parmentier" w:date="2020-06-08T22:12:00Z">
        <w:r w:rsidR="0022488D">
          <w:t>, as they do construct of prototypical view of the style of SP from their experience.</w:t>
        </w:r>
      </w:ins>
    </w:p>
    <w:p w:rsidR="00224457" w:rsidRDefault="0047451C" w:rsidP="00EF75B3">
      <w:pPr>
        <w:rPr>
          <w:ins w:id="4986" w:author="Arthur Parmentier" w:date="2020-06-08T22:18:00Z"/>
        </w:rPr>
        <w:pPrChange w:id="4987" w:author="Arthur Parmentier" w:date="2020-06-10T16:26:00Z">
          <w:pPr/>
        </w:pPrChange>
      </w:pPr>
      <w:ins w:id="4988" w:author="Arthur Parmentier" w:date="2020-06-07T15:05:00Z">
        <w:r w:rsidRPr="007C437A">
          <w:t xml:space="preserve">On the other side, </w:t>
        </w:r>
      </w:ins>
      <w:ins w:id="4989" w:author="Arthur Parmentier" w:date="2020-06-07T15:06:00Z">
        <w:r w:rsidRPr="007C437A">
          <w:t>the production of a certain style or esthetic, the</w:t>
        </w:r>
      </w:ins>
      <w:ins w:id="4990" w:author="Arthur Parmentier" w:date="2020-06-08T18:19:00Z">
        <w:r w:rsidR="00980410">
          <w:t xml:space="preserve"> choices of</w:t>
        </w:r>
      </w:ins>
      <w:ins w:id="4991" w:author="Arthur Parmentier" w:date="2020-06-07T15:06:00Z">
        <w:r w:rsidRPr="007C437A">
          <w:t xml:space="preserve"> conventions and configurations in SP are </w:t>
        </w:r>
      </w:ins>
      <w:ins w:id="4992" w:author="Arthur Parmentier" w:date="2020-06-08T22:13:00Z">
        <w:r w:rsidR="005D3530">
          <w:t>conditioned by</w:t>
        </w:r>
      </w:ins>
      <w:ins w:id="4993" w:author="Arthur Parmentier" w:date="2020-06-07T15:06:00Z">
        <w:r w:rsidRPr="007C437A">
          <w:t xml:space="preserve"> both particular (individual) and cultural </w:t>
        </w:r>
      </w:ins>
      <w:ins w:id="4994" w:author="Arthur Parmentier" w:date="2020-06-08T22:13:00Z">
        <w:r w:rsidR="005D3530">
          <w:t>contexts, which may also have influenced its development towards a greater performativity for certain styles and esthetics</w:t>
        </w:r>
      </w:ins>
      <w:ins w:id="4995" w:author="Arthur Parmentier" w:date="2020-06-08T22:14:00Z">
        <w:r w:rsidR="005D3530">
          <w:t>, for instance linked to the Western contemporary artistic practices.</w:t>
        </w:r>
      </w:ins>
    </w:p>
    <w:p w:rsidR="00E00D1B" w:rsidRDefault="00E00D1B" w:rsidP="00EF75B3">
      <w:pPr>
        <w:rPr>
          <w:ins w:id="4996" w:author="Arthur Parmentier" w:date="2020-06-09T23:08:00Z"/>
        </w:rPr>
        <w:pPrChange w:id="4997" w:author="Arthur Parmentier" w:date="2020-06-10T16:26:00Z">
          <w:pPr/>
        </w:pPrChange>
      </w:pPr>
      <w:ins w:id="4998" w:author="Arthur Parmentier" w:date="2020-06-08T22:18:00Z">
        <w:r>
          <w:t xml:space="preserve">Because SP is now developing in many countries, cultures and is being used by an increasing number of artists, I am sure that the diversity of its use will keep increasing, from </w:t>
        </w:r>
      </w:ins>
      <w:ins w:id="4999" w:author="Arthur Parmentier" w:date="2020-06-08T22:19:00Z">
        <w:r>
          <w:t xml:space="preserve">experimental contemporary performances to </w:t>
        </w:r>
        <w:proofErr w:type="spellStart"/>
        <w:r>
          <w:t>baila</w:t>
        </w:r>
        <w:proofErr w:type="spellEnd"/>
        <w:r>
          <w:t xml:space="preserve"> </w:t>
        </w:r>
        <w:proofErr w:type="spellStart"/>
        <w:r>
          <w:t>baila</w:t>
        </w:r>
        <w:proofErr w:type="spellEnd"/>
        <w:r>
          <w:t xml:space="preserve"> parties.</w:t>
        </w:r>
        <w:r w:rsidR="006D51E1">
          <w:rPr>
            <w:rStyle w:val="Appelnotedebasdep"/>
          </w:rPr>
          <w:footnoteReference w:id="29"/>
        </w:r>
      </w:ins>
      <w:ins w:id="5003" w:author="Arthur Parmentier" w:date="2020-06-08T22:18:00Z">
        <w:r>
          <w:t xml:space="preserve"> </w:t>
        </w:r>
      </w:ins>
    </w:p>
    <w:p w:rsidR="00E03EAB" w:rsidRDefault="00E03EAB" w:rsidP="00EF75B3">
      <w:pPr>
        <w:pStyle w:val="Titre3"/>
        <w:rPr>
          <w:ins w:id="5004" w:author="Arthur Parmentier" w:date="2020-06-09T23:08:00Z"/>
        </w:rPr>
        <w:pPrChange w:id="5005" w:author="Arthur Parmentier" w:date="2020-06-10T16:26:00Z">
          <w:pPr>
            <w:pStyle w:val="Titre2"/>
          </w:pPr>
        </w:pPrChange>
      </w:pPr>
      <w:bookmarkStart w:id="5006" w:name="_Toc42698958"/>
      <w:ins w:id="5007" w:author="Arthur Parmentier" w:date="2020-06-09T23:08:00Z">
        <w:r>
          <w:t>Concluding remark: the meaning of SP as its use</w:t>
        </w:r>
        <w:bookmarkEnd w:id="5006"/>
      </w:ins>
    </w:p>
    <w:p w:rsidR="00E03EAB" w:rsidRDefault="00E03EAB" w:rsidP="00E03EAB">
      <w:pPr>
        <w:rPr>
          <w:ins w:id="5008" w:author="Arthur Parmentier" w:date="2020-06-09T23:12:00Z"/>
        </w:rPr>
      </w:pPr>
      <w:ins w:id="5009" w:author="Arthur Parmentier" w:date="2020-06-09T23:09:00Z">
        <w:r>
          <w:t>In the previous parts, I have been critical about the deploying of many elements of contexts inside the common defin</w:t>
        </w:r>
      </w:ins>
      <w:ins w:id="5010" w:author="Arthur Parmentier" w:date="2020-06-09T23:10:00Z">
        <w:r>
          <w:t xml:space="preserve">itions and descriptions of SP. However, in this part, I would like to step back from this critique and reflect </w:t>
        </w:r>
      </w:ins>
      <w:ins w:id="5011" w:author="Arthur Parmentier" w:date="2020-06-09T23:11:00Z">
        <w:r>
          <w:t xml:space="preserve">on SP from </w:t>
        </w:r>
      </w:ins>
      <w:ins w:id="5012" w:author="Arthur Parmentier" w:date="2020-06-10T18:26:00Z">
        <w:r w:rsidR="00572563">
          <w:t xml:space="preserve">the </w:t>
        </w:r>
      </w:ins>
      <w:ins w:id="5013" w:author="Arthur Parmentier" w:date="2020-06-09T23:11:00Z">
        <w:r>
          <w:t>point of Wittgenstein for whom the meaning can only b</w:t>
        </w:r>
      </w:ins>
      <w:ins w:id="5014" w:author="Arthur Parmentier" w:date="2020-06-09T23:12:00Z">
        <w:r>
          <w:t>e a function and definition of how the language is used in very practical situations.</w:t>
        </w:r>
      </w:ins>
    </w:p>
    <w:p w:rsidR="003D2A80" w:rsidRDefault="00E03EAB">
      <w:pPr>
        <w:rPr>
          <w:ins w:id="5015" w:author="Arthur Parmentier" w:date="2020-06-10T18:24:00Z"/>
        </w:rPr>
      </w:pPr>
      <w:ins w:id="5016" w:author="Arthur Parmentier" w:date="2020-06-09T23:13:00Z">
        <w:r>
          <w:t>In accordance with what we have seen of the concept theories, Wittgenstein reminds us that definitions are constr</w:t>
        </w:r>
      </w:ins>
      <w:ins w:id="5017" w:author="Arthur Parmentier" w:date="2020-06-09T23:14:00Z">
        <w:r>
          <w:t xml:space="preserve">ucted from the common use of words and language, rather than linguistic analysis and theoretical models. </w:t>
        </w:r>
      </w:ins>
      <w:ins w:id="5018" w:author="Arthur Parmentier" w:date="2020-06-09T23:15:00Z">
        <w:r>
          <w:t xml:space="preserve">In particular, the elements of context that I have discussed previously are commonly recognized as part of SP </w:t>
        </w:r>
      </w:ins>
      <w:ins w:id="5019" w:author="Arthur Parmentier" w:date="2020-06-09T23:16:00Z">
        <w:r>
          <w:t>and although my attempts at identifying the divergent orig</w:t>
        </w:r>
      </w:ins>
      <w:ins w:id="5020" w:author="Arthur Parmentier" w:date="2020-06-09T23:17:00Z">
        <w:r>
          <w:t xml:space="preserve">ins of the elements constitutive of its definition (linguistic elements, configurational elements, convention…) it is nevertheless true </w:t>
        </w:r>
      </w:ins>
      <w:ins w:id="5021" w:author="Arthur Parmentier" w:date="2020-06-09T23:18:00Z">
        <w:r w:rsidR="00AB0F11">
          <w:t>that SP cannot be understood without them, and that they constitute the meaning of SP.</w:t>
        </w:r>
      </w:ins>
      <w:ins w:id="5022" w:author="Arthur Parmentier" w:date="2020-06-10T18:24:00Z">
        <w:r w:rsidR="003D2A80">
          <w:br w:type="page"/>
        </w:r>
      </w:ins>
    </w:p>
    <w:p w:rsidR="00B22614" w:rsidRPr="007C437A" w:rsidDel="00A84632" w:rsidRDefault="00B22614" w:rsidP="00E6654A">
      <w:pPr>
        <w:rPr>
          <w:del w:id="5023" w:author="Arthur Parmentier" w:date="2020-05-14T13:28:00Z"/>
        </w:rPr>
      </w:pPr>
      <w:bookmarkStart w:id="5024" w:name="_Toc40355388"/>
      <w:bookmarkStart w:id="5025" w:name="_Toc40355925"/>
      <w:bookmarkStart w:id="5026" w:name="_Toc40356089"/>
      <w:bookmarkStart w:id="5027" w:name="_Toc40363697"/>
      <w:bookmarkStart w:id="5028" w:name="_Toc40363760"/>
      <w:bookmarkStart w:id="5029" w:name="_Toc40431469"/>
      <w:bookmarkStart w:id="5030" w:name="_Toc41067197"/>
      <w:bookmarkStart w:id="5031" w:name="_Toc42259012"/>
      <w:bookmarkStart w:id="5032" w:name="_Toc42259089"/>
      <w:bookmarkStart w:id="5033" w:name="_Toc42449768"/>
      <w:bookmarkStart w:id="5034" w:name="_Toc42449850"/>
      <w:bookmarkStart w:id="5035" w:name="_Toc42550036"/>
      <w:bookmarkStart w:id="5036" w:name="_Toc42550129"/>
      <w:bookmarkStart w:id="5037" w:name="_Toc42698880"/>
      <w:bookmarkStart w:id="5038" w:name="_Toc42698959"/>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p>
    <w:p w:rsidR="00F25194" w:rsidRPr="007C437A" w:rsidRDefault="00295FEB" w:rsidP="00E6654A">
      <w:pPr>
        <w:pStyle w:val="Titre1"/>
        <w:rPr>
          <w:ins w:id="5039" w:author="Arthur Parmentier" w:date="2020-05-15T10:44:00Z"/>
        </w:rPr>
      </w:pPr>
      <w:bookmarkStart w:id="5040" w:name="_Toc42698960"/>
      <w:ins w:id="5041" w:author="Arthur Parmentier" w:date="2020-06-10T16:27:00Z">
        <w:r>
          <w:t xml:space="preserve">Practical part: </w:t>
        </w:r>
      </w:ins>
      <w:del w:id="5042" w:author="Arthur Parmentier" w:date="2020-06-10T16:27:00Z">
        <w:r w:rsidR="00F25194" w:rsidRPr="007C437A" w:rsidDel="00295FEB">
          <w:delText>S</w:delText>
        </w:r>
      </w:del>
      <w:ins w:id="5043" w:author="Arthur Parmentier" w:date="2020-06-10T18:25:00Z">
        <w:r w:rsidR="006340F0">
          <w:t>SP</w:t>
        </w:r>
      </w:ins>
      <w:del w:id="5044" w:author="Arthur Parmentier" w:date="2020-06-10T18:25:00Z">
        <w:r w:rsidR="00F25194" w:rsidRPr="007C437A" w:rsidDel="006340F0">
          <w:delText>oundpainting</w:delText>
        </w:r>
      </w:del>
      <w:r w:rsidR="00F25194" w:rsidRPr="007C437A">
        <w:t xml:space="preserve"> recognition with Max/MSP</w:t>
      </w:r>
      <w:bookmarkEnd w:id="5040"/>
    </w:p>
    <w:p w:rsidR="00D32387" w:rsidRPr="007C437A" w:rsidRDefault="00B01D9E">
      <w:pPr>
        <w:rPr>
          <w:ins w:id="5045" w:author="Arthur Parmentier" w:date="2020-05-18T17:13:00Z"/>
        </w:rPr>
      </w:pPr>
      <w:ins w:id="5046" w:author="Arthur Parmentier" w:date="2020-05-15T10:44:00Z">
        <w:r w:rsidRPr="007C437A">
          <w:t xml:space="preserve">In this section, </w:t>
        </w:r>
      </w:ins>
      <w:ins w:id="5047" w:author="Arthur Parmentier" w:date="2020-05-15T10:45:00Z">
        <w:r w:rsidRPr="007C437A">
          <w:t xml:space="preserve">I will introduce my Max/MSP </w:t>
        </w:r>
      </w:ins>
      <w:ins w:id="5048" w:author="Arthur Parmentier" w:date="2020-06-10T18:25:00Z">
        <w:r w:rsidR="005C702E">
          <w:t>S</w:t>
        </w:r>
      </w:ins>
      <w:ins w:id="5049" w:author="Arthur Parmentier" w:date="2020-05-15T10:45:00Z">
        <w:r w:rsidRPr="007C437A">
          <w:t xml:space="preserve">oundpainting recognition tool. </w:t>
        </w:r>
      </w:ins>
    </w:p>
    <w:p w:rsidR="00D32387" w:rsidRPr="007C437A" w:rsidRDefault="00D32387">
      <w:pPr>
        <w:rPr>
          <w:ins w:id="5050" w:author="Arthur Parmentier" w:date="2020-05-18T17:13:00Z"/>
        </w:rPr>
      </w:pPr>
      <w:ins w:id="5051" w:author="Arthur Parmentier" w:date="2020-05-18T17:13:00Z">
        <w:r w:rsidRPr="007C437A">
          <w:t>First, w</w:t>
        </w:r>
      </w:ins>
      <w:ins w:id="5052" w:author="Arthur Parmentier" w:date="2020-05-15T10:46:00Z">
        <w:r w:rsidR="00B01D9E" w:rsidRPr="007C437A">
          <w:t>e will motivate the creation of such a tool, capable of recognizing several SP signs but also of creating new ones, as a composer would do.</w:t>
        </w:r>
        <w:r w:rsidR="00C261F8" w:rsidRPr="007C437A">
          <w:t xml:space="preserve"> </w:t>
        </w:r>
      </w:ins>
    </w:p>
    <w:p w:rsidR="00B01D9E" w:rsidRPr="007C437A" w:rsidRDefault="00C261F8">
      <w:pPr>
        <w:rPr>
          <w:ins w:id="5053" w:author="Arthur Parmentier" w:date="2020-05-18T17:10:00Z"/>
        </w:rPr>
      </w:pPr>
      <w:ins w:id="5054" w:author="Arthur Parmentier" w:date="2020-05-15T10:46:00Z">
        <w:r w:rsidRPr="007C437A">
          <w:t>Then, we will explore</w:t>
        </w:r>
      </w:ins>
      <w:ins w:id="5055" w:author="Arthur Parmentier" w:date="2020-05-15T10:47:00Z">
        <w:r w:rsidRPr="007C437A">
          <w:t xml:space="preserve"> the structure of this tool in a top-bottom approach, in contrast with constructivist model of SP that I presented in previous s</w:t>
        </w:r>
      </w:ins>
      <w:ins w:id="5056" w:author="Arthur Parmentier" w:date="2020-05-15T10:48:00Z">
        <w:r w:rsidRPr="007C437A">
          <w:t>ections</w:t>
        </w:r>
      </w:ins>
      <w:ins w:id="5057" w:author="Arthur Parmentier" w:date="2020-05-18T17:14:00Z">
        <w:r w:rsidR="00D32387" w:rsidRPr="007C437A">
          <w:t>, by discussing the global structure of the program and then taking a deeper look into the features and key objects of each layer.</w:t>
        </w:r>
      </w:ins>
    </w:p>
    <w:p w:rsidR="00CE7ED8" w:rsidRPr="007C437A" w:rsidRDefault="00D32387">
      <w:pPr>
        <w:rPr>
          <w:ins w:id="5058" w:author="Arthur Parmentier" w:date="2020-05-18T17:16:00Z"/>
        </w:rPr>
      </w:pPr>
      <w:ins w:id="5059" w:author="Arthur Parmentier" w:date="2020-05-18T17:14:00Z">
        <w:r w:rsidRPr="007C437A">
          <w:t>Moreover,</w:t>
        </w:r>
      </w:ins>
      <w:ins w:id="5060" w:author="Arthur Parmentier" w:date="2020-05-18T17:10:00Z">
        <w:r w:rsidR="00CE7ED8" w:rsidRPr="007C437A">
          <w:t xml:space="preserve"> we will</w:t>
        </w:r>
      </w:ins>
      <w:ins w:id="5061" w:author="Arthur Parmentier" w:date="2020-05-18T17:15:00Z">
        <w:r w:rsidRPr="007C437A">
          <w:t xml:space="preserve"> </w:t>
        </w:r>
      </w:ins>
      <w:ins w:id="5062" w:author="Arthur Parmentier" w:date="2020-05-18T17:16:00Z">
        <w:r w:rsidRPr="007C437A">
          <w:t>investigate</w:t>
        </w:r>
      </w:ins>
      <w:ins w:id="5063" w:author="Arthur Parmentier" w:date="2020-05-18T17:15:00Z">
        <w:r w:rsidRPr="007C437A">
          <w:t xml:space="preserve"> basic performance </w:t>
        </w:r>
      </w:ins>
      <w:ins w:id="5064" w:author="Arthur Parmentier" w:date="2020-05-18T17:16:00Z">
        <w:r w:rsidRPr="007C437A">
          <w:t>mechanisms to optimize the speed and accuracy of the system.</w:t>
        </w:r>
      </w:ins>
    </w:p>
    <w:p w:rsidR="00D32387" w:rsidRPr="007C437A" w:rsidRDefault="00D32387">
      <w:pPr>
        <w:rPr>
          <w:rPrChange w:id="5065" w:author="Arthur Parmentier" w:date="2020-06-07T15:27:00Z">
            <w:rPr/>
          </w:rPrChange>
        </w:rPr>
        <w:pPrChange w:id="5066" w:author="Arthur Parmentier" w:date="2020-05-15T10:44:00Z">
          <w:pPr>
            <w:pStyle w:val="Titre1"/>
          </w:pPr>
        </w:pPrChange>
      </w:pPr>
      <w:ins w:id="5067" w:author="Arthur Parmentier" w:date="2020-05-18T17:16:00Z">
        <w:r w:rsidRPr="007C437A">
          <w:rPr>
            <w:rPrChange w:id="5068" w:author="Arthur Parmentier" w:date="2020-06-07T15:27:00Z">
              <w:rPr/>
            </w:rPrChange>
          </w:rPr>
          <w:t xml:space="preserve">Finally, we will discuss </w:t>
        </w:r>
      </w:ins>
      <w:ins w:id="5069" w:author="Arthur Parmentier" w:date="2020-05-18T17:17:00Z">
        <w:r w:rsidRPr="007C437A">
          <w:rPr>
            <w:rPrChange w:id="5070" w:author="Arthur Parmentier" w:date="2020-06-07T15:27:00Z">
              <w:rPr/>
            </w:rPrChange>
          </w:rPr>
          <w:t>the use of this tool for learning SP in connection with the theoretical aspects discussed in the previous parts. We will look at some implications of the tool for the</w:t>
        </w:r>
      </w:ins>
      <w:ins w:id="5071" w:author="Arthur Parmentier" w:date="2020-05-18T17:18:00Z">
        <w:r w:rsidRPr="007C437A">
          <w:rPr>
            <w:rPrChange w:id="5072" w:author="Arthur Parmentier" w:date="2020-06-07T15:27:00Z">
              <w:rPr/>
            </w:rPrChange>
          </w:rPr>
          <w:t xml:space="preserve"> formalization of SP and hopefully, the future of the language.</w:t>
        </w:r>
      </w:ins>
    </w:p>
    <w:p w:rsidR="00F25194" w:rsidRPr="007C437A" w:rsidRDefault="00F25194">
      <w:pPr>
        <w:pStyle w:val="Titre2"/>
        <w:rPr>
          <w:ins w:id="5073" w:author="Arthur Parmentier" w:date="2020-05-15T10:37:00Z"/>
        </w:rPr>
      </w:pPr>
      <w:bookmarkStart w:id="5074" w:name="_Toc42698961"/>
      <w:r w:rsidRPr="007C437A">
        <w:t>A new configuration: motivations, goals, workflow &amp; challenges</w:t>
      </w:r>
      <w:bookmarkEnd w:id="5074"/>
    </w:p>
    <w:p w:rsidR="006E7D32" w:rsidRDefault="006E7D32">
      <w:pPr>
        <w:pStyle w:val="Titre3"/>
        <w:rPr>
          <w:ins w:id="5075" w:author="Arthur Parmentier" w:date="2020-06-10T18:36:00Z"/>
        </w:rPr>
      </w:pPr>
      <w:bookmarkStart w:id="5076" w:name="_Toc42698962"/>
      <w:ins w:id="5077" w:author="Arthur Parmentier" w:date="2020-05-15T15:41:00Z">
        <w:r w:rsidRPr="007C437A">
          <w:rPr>
            <w:rPrChange w:id="5078" w:author="Arthur Parmentier" w:date="2020-06-07T15:27:00Z">
              <w:rPr/>
            </w:rPrChange>
          </w:rPr>
          <w:t>Motivations</w:t>
        </w:r>
      </w:ins>
      <w:bookmarkEnd w:id="5076"/>
    </w:p>
    <w:p w:rsidR="00402BCD" w:rsidRDefault="00402BCD" w:rsidP="00402BCD">
      <w:pPr>
        <w:pStyle w:val="Titre4"/>
        <w:rPr>
          <w:ins w:id="5079" w:author="Arthur Parmentier" w:date="2020-06-10T18:37:00Z"/>
        </w:rPr>
      </w:pPr>
      <w:ins w:id="5080" w:author="Arthur Parmentier" w:date="2020-06-10T18:36:00Z">
        <w:r>
          <w:t>Computer music with SP</w:t>
        </w:r>
      </w:ins>
    </w:p>
    <w:p w:rsidR="00402BCD" w:rsidRPr="00402BCD" w:rsidRDefault="00402BCD" w:rsidP="00402BCD">
      <w:pPr>
        <w:rPr>
          <w:ins w:id="5081" w:author="Arthur Parmentier" w:date="2020-06-10T18:37:00Z"/>
          <w:rPrChange w:id="5082" w:author="Arthur Parmentier" w:date="2020-06-10T18:37:00Z">
            <w:rPr>
              <w:ins w:id="5083" w:author="Arthur Parmentier" w:date="2020-06-10T18:37:00Z"/>
            </w:rPr>
          </w:rPrChange>
        </w:rPr>
        <w:pPrChange w:id="5084" w:author="Arthur Parmentier" w:date="2020-06-10T18:37:00Z">
          <w:pPr>
            <w:pStyle w:val="Titre4"/>
          </w:pPr>
        </w:pPrChange>
      </w:pPr>
      <w:ins w:id="5085" w:author="Arthur Parmentier" w:date="2020-06-10T18:37:00Z">
        <w:r>
          <w:t>Thompson rep</w:t>
        </w:r>
      </w:ins>
      <w:ins w:id="5086" w:author="Arthur Parmentier" w:date="2020-06-10T18:38:00Z">
        <w:r>
          <w:t xml:space="preserve">orts the specificities of using and controlling electronic instruments with </w:t>
        </w:r>
      </w:ins>
      <w:ins w:id="5087" w:author="Arthur Parmentier" w:date="2020-06-10T18:39:00Z">
        <w:r>
          <w:t>SP:</w:t>
        </w:r>
      </w:ins>
    </w:p>
    <w:p w:rsidR="00402BCD" w:rsidRDefault="00402BCD" w:rsidP="00402BCD">
      <w:pPr>
        <w:pStyle w:val="Citation"/>
        <w:rPr>
          <w:ins w:id="5088" w:author="Arthur Parmentier" w:date="2020-06-10T18:37:00Z"/>
        </w:rPr>
        <w:pPrChange w:id="5089" w:author="Arthur Parmentier" w:date="2020-06-10T18:39:00Z">
          <w:pPr/>
        </w:pPrChange>
      </w:pPr>
      <w:ins w:id="5090" w:author="Arthur Parmentier" w:date="2020-06-10T18:37:00Z">
        <w:r>
          <w:t>“Electronic” are incorporated into your work and gestural language. What software have your laptop performers worked with in the past?</w:t>
        </w:r>
      </w:ins>
    </w:p>
    <w:p w:rsidR="00402BCD" w:rsidRDefault="00402BCD" w:rsidP="00402BCD">
      <w:pPr>
        <w:pStyle w:val="Citation"/>
        <w:rPr>
          <w:ins w:id="5091" w:author="Arthur Parmentier" w:date="2020-06-10T18:37:00Z"/>
        </w:rPr>
        <w:pPrChange w:id="5092" w:author="Arthur Parmentier" w:date="2020-06-10T18:39:00Z">
          <w:pPr/>
        </w:pPrChange>
      </w:pPr>
      <w:ins w:id="5093" w:author="Arthur Parmentier" w:date="2020-06-10T18:37:00Z">
        <w:r>
          <w:t>Each laptop performer usually designs or modifies their own software in order to be able to respond to the gestures quickly.</w:t>
        </w:r>
      </w:ins>
    </w:p>
    <w:p w:rsidR="00402BCD" w:rsidRDefault="00402BCD" w:rsidP="00402BCD">
      <w:pPr>
        <w:pStyle w:val="Citation"/>
        <w:rPr>
          <w:ins w:id="5094" w:author="Arthur Parmentier" w:date="2020-06-10T18:37:00Z"/>
        </w:rPr>
        <w:pPrChange w:id="5095" w:author="Arthur Parmentier" w:date="2020-06-10T18:39:00Z">
          <w:pPr/>
        </w:pPrChange>
      </w:pPr>
      <w:ins w:id="5096" w:author="Arthur Parmentier" w:date="2020-06-10T18:37:00Z">
        <w:r>
          <w:t>Have you found any limitation in the real-time nature of the response from these electronic ensemble members?</w:t>
        </w:r>
      </w:ins>
    </w:p>
    <w:p w:rsidR="00402BCD" w:rsidRDefault="00402BCD" w:rsidP="00402BCD">
      <w:pPr>
        <w:pStyle w:val="Citation"/>
        <w:rPr>
          <w:ins w:id="5097" w:author="Arthur Parmentier" w:date="2020-06-10T18:39:00Z"/>
        </w:rPr>
      </w:pPr>
      <w:ins w:id="5098" w:author="Arthur Parmentier" w:date="2020-06-10T18:37:00Z">
        <w:r>
          <w:t xml:space="preserve">There are times during a Soundpainting where I have signed a laptop player to perform a phrase and they are not ready to do so. This is common and each Soundpainter must set specific Defaults during rehearsal in order to deal with this problem. For example: If a laptop player is signed a gesture such as Pointillism, but they are not ready to perform it because of their software or any other reason, they must sign to the Soundpainter the gesture called “I Can’t Do This”. The Soundpainter will either wait and sign the same phrase a little later in the piece, when the laptop player is ready, or will discard the idea and go on to another. This is a commonly used Default when working with any discipline that may need a little extra time to </w:t>
        </w:r>
        <w:r>
          <w:lastRenderedPageBreak/>
          <w:t>prepare a response. This is the same when working with visual artists – they often need a little more time to prepare a response to certain gestures.</w:t>
        </w:r>
      </w:ins>
    </w:p>
    <w:p w:rsidR="00402BCD" w:rsidRPr="00402BCD" w:rsidRDefault="00402BCD" w:rsidP="00402BCD">
      <w:pPr>
        <w:rPr>
          <w:ins w:id="5099" w:author="Arthur Parmentier" w:date="2020-06-10T18:36:00Z"/>
          <w:rPrChange w:id="5100" w:author="Arthur Parmentier" w:date="2020-06-10T18:39:00Z">
            <w:rPr>
              <w:ins w:id="5101" w:author="Arthur Parmentier" w:date="2020-06-10T18:36:00Z"/>
            </w:rPr>
          </w:rPrChange>
        </w:rPr>
        <w:pPrChange w:id="5102" w:author="Arthur Parmentier" w:date="2020-06-10T18:39:00Z">
          <w:pPr>
            <w:pStyle w:val="Titre4"/>
          </w:pPr>
        </w:pPrChange>
      </w:pPr>
    </w:p>
    <w:p w:rsidR="00402BCD" w:rsidRPr="00402BCD" w:rsidRDefault="00402BCD" w:rsidP="00402BCD">
      <w:pPr>
        <w:pStyle w:val="Titre4"/>
        <w:rPr>
          <w:ins w:id="5103" w:author="Arthur Parmentier" w:date="2020-05-15T15:41:00Z"/>
          <w:rPrChange w:id="5104" w:author="Arthur Parmentier" w:date="2020-06-10T18:36:00Z">
            <w:rPr>
              <w:ins w:id="5105" w:author="Arthur Parmentier" w:date="2020-05-15T15:41:00Z"/>
            </w:rPr>
          </w:rPrChange>
        </w:rPr>
        <w:pPrChange w:id="5106" w:author="Arthur Parmentier" w:date="2020-06-10T18:36:00Z">
          <w:pPr/>
        </w:pPrChange>
      </w:pPr>
      <w:ins w:id="5107" w:author="Arthur Parmentier" w:date="2020-06-10T18:36:00Z">
        <w:r>
          <w:t>A new configuration</w:t>
        </w:r>
      </w:ins>
    </w:p>
    <w:p w:rsidR="00124705" w:rsidRPr="007C437A" w:rsidRDefault="00C261F8" w:rsidP="00B01D9E">
      <w:pPr>
        <w:rPr>
          <w:ins w:id="5108" w:author="Arthur Parmentier" w:date="2020-06-02T18:11:00Z"/>
        </w:rPr>
      </w:pPr>
      <w:ins w:id="5109" w:author="Arthur Parmentier" w:date="2020-05-15T10:51:00Z">
        <w:r w:rsidRPr="007C437A">
          <w:t xml:space="preserve">We have seen </w:t>
        </w:r>
      </w:ins>
      <w:ins w:id="5110" w:author="Arthur Parmentier" w:date="2020-05-15T11:07:00Z">
        <w:r w:rsidR="00573005" w:rsidRPr="007C437A">
          <w:t>previously</w:t>
        </w:r>
      </w:ins>
      <w:ins w:id="5111" w:author="Arthur Parmentier" w:date="2020-05-15T10:52:00Z">
        <w:r w:rsidRPr="007C437A">
          <w:t xml:space="preserve"> that SP is used in d</w:t>
        </w:r>
      </w:ins>
      <w:ins w:id="5112" w:author="Arthur Parmentier" w:date="2020-05-15T10:53:00Z">
        <w:r w:rsidRPr="007C437A">
          <w:t>ifferent configurations</w:t>
        </w:r>
      </w:ins>
      <w:ins w:id="5113" w:author="Arthur Parmentier" w:date="2020-05-15T10:54:00Z">
        <w:r w:rsidRPr="007C437A">
          <w:t xml:space="preserve"> and their </w:t>
        </w:r>
      </w:ins>
      <w:ins w:id="5114" w:author="Arthur Parmentier" w:date="2020-05-15T10:57:00Z">
        <w:r w:rsidR="00124705" w:rsidRPr="007C437A">
          <w:t>role as a super-</w:t>
        </w:r>
      </w:ins>
      <w:ins w:id="5115" w:author="Arthur Parmentier" w:date="2020-05-15T10:55:00Z">
        <w:r w:rsidRPr="007C437A">
          <w:t>structure</w:t>
        </w:r>
      </w:ins>
      <w:ins w:id="5116" w:author="Arthur Parmentier" w:date="2020-06-02T18:05:00Z">
        <w:r w:rsidR="00783AA3" w:rsidRPr="007C437A">
          <w:t>,</w:t>
        </w:r>
      </w:ins>
      <w:ins w:id="5117" w:author="Arthur Parmentier" w:date="2020-05-15T10:55:00Z">
        <w:r w:rsidRPr="007C437A">
          <w:t xml:space="preserve"> </w:t>
        </w:r>
      </w:ins>
      <w:ins w:id="5118" w:author="Arthur Parmentier" w:date="2020-06-02T18:04:00Z">
        <w:r w:rsidR="00783AA3" w:rsidRPr="007C437A">
          <w:t>defining its set of internal</w:t>
        </w:r>
      </w:ins>
      <w:ins w:id="5119" w:author="Arthur Parmentier" w:date="2020-05-15T10:58:00Z">
        <w:r w:rsidR="00124705" w:rsidRPr="007C437A">
          <w:t xml:space="preserve"> grammars </w:t>
        </w:r>
      </w:ins>
      <w:ins w:id="5120" w:author="Arthur Parmentier" w:date="2020-06-06T17:19:00Z">
        <w:r w:rsidR="00B95361" w:rsidRPr="007C437A">
          <w:t>(for instance, the modes</w:t>
        </w:r>
      </w:ins>
      <w:ins w:id="5121" w:author="Arthur Parmentier" w:date="2020-05-15T10:58:00Z">
        <w:r w:rsidR="00124705" w:rsidRPr="007C437A">
          <w:t>),</w:t>
        </w:r>
      </w:ins>
      <w:ins w:id="5122" w:author="Arthur Parmentier" w:date="2020-05-15T10:59:00Z">
        <w:r w:rsidR="00124705" w:rsidRPr="007C437A">
          <w:t xml:space="preserve"> the roles of emitter/receiver (soundpainter/performer) </w:t>
        </w:r>
      </w:ins>
      <w:ins w:id="5123" w:author="Arthur Parmentier" w:date="2020-06-02T18:06:00Z">
        <w:r w:rsidR="00E176C0" w:rsidRPr="007C437A">
          <w:t>and</w:t>
        </w:r>
      </w:ins>
      <w:ins w:id="5124" w:author="Arthur Parmentier" w:date="2020-05-15T10:59:00Z">
        <w:r w:rsidR="00124705" w:rsidRPr="007C437A">
          <w:t xml:space="preserve"> the “default parameters”</w:t>
        </w:r>
      </w:ins>
      <w:ins w:id="5125" w:author="Arthur Parmentier" w:date="2020-06-02T18:05:00Z">
        <w:r w:rsidR="00783AA3" w:rsidRPr="007C437A">
          <w:t xml:space="preserve"> as</w:t>
        </w:r>
      </w:ins>
      <w:ins w:id="5126" w:author="Arthur Parmentier" w:date="2020-05-15T11:00:00Z">
        <w:r w:rsidR="00124705" w:rsidRPr="007C437A">
          <w:t xml:space="preserve"> context-depend rules </w:t>
        </w:r>
      </w:ins>
      <w:ins w:id="5127" w:author="Arthur Parmentier" w:date="2020-06-02T18:06:00Z">
        <w:r w:rsidR="00783AA3" w:rsidRPr="007C437A">
          <w:t>for</w:t>
        </w:r>
      </w:ins>
      <w:ins w:id="5128" w:author="Arthur Parmentier" w:date="2020-05-15T11:00:00Z">
        <w:r w:rsidR="00124705" w:rsidRPr="007C437A">
          <w:t xml:space="preserve"> the performance.</w:t>
        </w:r>
      </w:ins>
    </w:p>
    <w:p w:rsidR="00E176C0" w:rsidRPr="007C437A" w:rsidRDefault="00E176C0" w:rsidP="00B01D9E">
      <w:pPr>
        <w:rPr>
          <w:ins w:id="5129" w:author="Arthur Parmentier" w:date="2020-06-02T18:34:00Z"/>
        </w:rPr>
      </w:pPr>
      <w:ins w:id="5130" w:author="Arthur Parmentier" w:date="2020-06-02T18:11:00Z">
        <w:r w:rsidRPr="007C437A">
          <w:t>By creating a SP recognition tool, I am proposing new configuration</w:t>
        </w:r>
      </w:ins>
      <w:ins w:id="5131" w:author="Arthur Parmentier" w:date="2020-06-02T18:26:00Z">
        <w:r w:rsidR="003D3E7E" w:rsidRPr="007C437A">
          <w:t>s for</w:t>
        </w:r>
      </w:ins>
      <w:ins w:id="5132" w:author="Arthur Parmentier" w:date="2020-06-02T18:12:00Z">
        <w:r w:rsidRPr="007C437A">
          <w:t xml:space="preserve"> SP</w:t>
        </w:r>
      </w:ins>
      <w:ins w:id="5133" w:author="Arthur Parmentier" w:date="2020-06-02T18:26:00Z">
        <w:r w:rsidR="003D3E7E" w:rsidRPr="007C437A">
          <w:t xml:space="preserve">, in which </w:t>
        </w:r>
      </w:ins>
      <w:ins w:id="5134" w:author="Arthur Parmentier" w:date="2020-06-02T18:27:00Z">
        <w:r w:rsidR="003D3E7E" w:rsidRPr="007C437A">
          <w:t>a computer</w:t>
        </w:r>
      </w:ins>
      <w:ins w:id="5135" w:author="Arthur Parmentier" w:date="2020-06-02T18:26:00Z">
        <w:r w:rsidR="003D3E7E" w:rsidRPr="007C437A">
          <w:t xml:space="preserve"> </w:t>
        </w:r>
      </w:ins>
      <w:ins w:id="5136" w:author="Arthur Parmentier" w:date="2020-06-02T18:27:00Z">
        <w:r w:rsidR="003D3E7E" w:rsidRPr="007C437A">
          <w:t>can</w:t>
        </w:r>
      </w:ins>
      <w:ins w:id="5137" w:author="Arthur Parmentier" w:date="2020-06-02T18:26:00Z">
        <w:r w:rsidR="003D3E7E" w:rsidRPr="007C437A">
          <w:t xml:space="preserve"> process SP signs</w:t>
        </w:r>
      </w:ins>
      <w:ins w:id="5138" w:author="Arthur Parmentier" w:date="2020-06-02T18:28:00Z">
        <w:r w:rsidR="003D3E7E" w:rsidRPr="007C437A">
          <w:t xml:space="preserve"> and </w:t>
        </w:r>
      </w:ins>
      <w:ins w:id="5139" w:author="Arthur Parmentier" w:date="2020-06-02T18:29:00Z">
        <w:r w:rsidR="003D3E7E" w:rsidRPr="007C437A">
          <w:t>take the role of one or several performers at the same time, aside other human performers or not</w:t>
        </w:r>
      </w:ins>
      <w:ins w:id="5140" w:author="Arthur Parmentier" w:date="2020-06-02T18:12:00Z">
        <w:r w:rsidRPr="007C437A">
          <w:t>.</w:t>
        </w:r>
      </w:ins>
      <w:ins w:id="5141" w:author="Arthur Parmentier" w:date="2020-06-02T18:30:00Z">
        <w:r w:rsidR="003D3E7E" w:rsidRPr="007C437A">
          <w:t xml:space="preserve"> At the difference of what is possible with human performers, the program itself can only </w:t>
        </w:r>
      </w:ins>
      <w:ins w:id="5142" w:author="Arthur Parmentier" w:date="2020-06-02T18:31:00Z">
        <w:r w:rsidR="003D3E7E" w:rsidRPr="007C437A">
          <w:t>recognize sign</w:t>
        </w:r>
      </w:ins>
      <w:ins w:id="5143" w:author="Arthur Parmentier" w:date="2020-06-02T18:37:00Z">
        <w:r w:rsidR="008A1107" w:rsidRPr="007C437A">
          <w:t>s</w:t>
        </w:r>
      </w:ins>
      <w:ins w:id="5144" w:author="Arthur Parmentier" w:date="2020-06-02T18:31:00Z">
        <w:r w:rsidR="003D3E7E" w:rsidRPr="007C437A">
          <w:t xml:space="preserve"> from one </w:t>
        </w:r>
      </w:ins>
      <w:ins w:id="5145" w:author="Arthur Parmentier" w:date="2020-06-10T18:27:00Z">
        <w:r w:rsidR="00D6045A">
          <w:t>sender</w:t>
        </w:r>
      </w:ins>
      <w:ins w:id="5146" w:author="Arthur Parmentier" w:date="2020-06-02T18:31:00Z">
        <w:r w:rsidR="003D3E7E" w:rsidRPr="007C437A">
          <w:t xml:space="preserve"> at the time</w:t>
        </w:r>
      </w:ins>
      <w:ins w:id="5147" w:author="Arthur Parmentier" w:date="2020-06-02T18:33:00Z">
        <w:r w:rsidR="008A1107" w:rsidRPr="007C437A">
          <w:t xml:space="preserve"> </w:t>
        </w:r>
      </w:ins>
      <w:ins w:id="5148" w:author="Arthur Parmentier" w:date="2020-06-02T18:36:00Z">
        <w:r w:rsidR="008A1107" w:rsidRPr="007C437A">
          <w:t xml:space="preserve">(the soundpainter) </w:t>
        </w:r>
      </w:ins>
      <w:ins w:id="5149" w:author="Arthur Parmentier" w:date="2020-06-02T18:33:00Z">
        <w:r w:rsidR="008A1107" w:rsidRPr="007C437A">
          <w:t xml:space="preserve">and cannot </w:t>
        </w:r>
      </w:ins>
      <w:ins w:id="5150" w:author="Arthur Parmentier" w:date="2020-06-10T18:27:00Z">
        <w:r w:rsidR="004641DB">
          <w:t>send</w:t>
        </w:r>
      </w:ins>
      <w:ins w:id="5151" w:author="Arthur Parmentier" w:date="2020-06-02T18:33:00Z">
        <w:r w:rsidR="008A1107" w:rsidRPr="007C437A">
          <w:t xml:space="preserve"> </w:t>
        </w:r>
      </w:ins>
      <w:ins w:id="5152" w:author="Arthur Parmentier" w:date="2020-06-10T18:27:00Z">
        <w:r w:rsidR="004641DB">
          <w:t xml:space="preserve">SP </w:t>
        </w:r>
      </w:ins>
      <w:ins w:id="5153" w:author="Arthur Parmentier" w:date="2020-06-02T18:33:00Z">
        <w:r w:rsidR="008A1107" w:rsidRPr="007C437A">
          <w:t>signs itself</w:t>
        </w:r>
      </w:ins>
      <w:ins w:id="5154" w:author="Arthur Parmentier" w:date="2020-06-10T18:27:00Z">
        <w:r w:rsidR="008054B0">
          <w:t xml:space="preserve"> (but it </w:t>
        </w:r>
      </w:ins>
      <w:ins w:id="5155" w:author="Arthur Parmentier" w:date="2020-06-10T18:28:00Z">
        <w:r w:rsidR="008054B0">
          <w:t xml:space="preserve">can of course provide other </w:t>
        </w:r>
        <w:r w:rsidR="006D40A3">
          <w:t>types</w:t>
        </w:r>
        <w:r w:rsidR="008054B0">
          <w:t xml:space="preserve"> of feedback)</w:t>
        </w:r>
      </w:ins>
      <w:ins w:id="5156" w:author="Arthur Parmentier" w:date="2020-06-02T18:33:00Z">
        <w:r w:rsidR="008A1107" w:rsidRPr="007C437A">
          <w:t xml:space="preserve">. Among </w:t>
        </w:r>
      </w:ins>
      <w:ins w:id="5157" w:author="Arthur Parmentier" w:date="2020-06-02T18:34:00Z">
        <w:r w:rsidR="008A1107" w:rsidRPr="007C437A">
          <w:t>the set of possible configurations, I would like to mention two of them that I had in mind when starting this project:</w:t>
        </w:r>
      </w:ins>
    </w:p>
    <w:p w:rsidR="008A1107" w:rsidRPr="007C437A" w:rsidRDefault="008A1107" w:rsidP="008A1107">
      <w:pPr>
        <w:pStyle w:val="Paragraphedeliste"/>
        <w:numPr>
          <w:ilvl w:val="0"/>
          <w:numId w:val="14"/>
        </w:numPr>
        <w:rPr>
          <w:ins w:id="5158" w:author="Arthur Parmentier" w:date="2020-06-02T18:39:00Z"/>
        </w:rPr>
      </w:pPr>
      <w:ins w:id="5159" w:author="Arthur Parmentier" w:date="2020-06-02T18:34:00Z">
        <w:r w:rsidRPr="007C437A">
          <w:t>In the first configuration</w:t>
        </w:r>
      </w:ins>
      <w:ins w:id="5160" w:author="Arthur Parmentier" w:date="2020-06-02T18:35:00Z">
        <w:r w:rsidRPr="007C437A">
          <w:t xml:space="preserve">, </w:t>
        </w:r>
      </w:ins>
      <w:ins w:id="5161" w:author="Arthur Parmentier" w:date="2020-06-02T18:38:00Z">
        <w:r w:rsidRPr="007C437A">
          <w:t xml:space="preserve">the orchestra is </w:t>
        </w:r>
      </w:ins>
      <w:ins w:id="5162" w:author="Arthur Parmentier" w:date="2020-06-02T18:40:00Z">
        <w:r w:rsidRPr="007C437A">
          <w:t>simulated by</w:t>
        </w:r>
      </w:ins>
      <w:ins w:id="5163" w:author="Arthur Parmentier" w:date="2020-06-02T18:38:00Z">
        <w:r w:rsidRPr="007C437A">
          <w:t xml:space="preserve"> the computer runni</w:t>
        </w:r>
      </w:ins>
      <w:ins w:id="5164" w:author="Arthur Parmentier" w:date="2020-06-02T18:39:00Z">
        <w:r w:rsidRPr="007C437A">
          <w:t xml:space="preserve">ng the SP recognition tool </w:t>
        </w:r>
      </w:ins>
      <w:ins w:id="5165" w:author="Arthur Parmentier" w:date="2020-06-02T18:40:00Z">
        <w:r w:rsidRPr="007C437A">
          <w:t>(</w:t>
        </w:r>
      </w:ins>
      <w:ins w:id="5166" w:author="Arthur Parmentier" w:date="2020-06-02T18:39:00Z">
        <w:r w:rsidRPr="007C437A">
          <w:t>and possibly other digital gear</w:t>
        </w:r>
      </w:ins>
      <w:ins w:id="5167" w:author="Arthur Parmentier" w:date="2020-06-02T18:40:00Z">
        <w:r w:rsidRPr="007C437A">
          <w:t>)</w:t>
        </w:r>
      </w:ins>
      <w:ins w:id="5168" w:author="Arthur Parmentier" w:date="2020-06-02T18:39:00Z">
        <w:r w:rsidRPr="007C437A">
          <w:t>, without other human performers.</w:t>
        </w:r>
      </w:ins>
    </w:p>
    <w:p w:rsidR="008A1107" w:rsidRPr="007C437A" w:rsidRDefault="008A1107">
      <w:pPr>
        <w:pStyle w:val="Paragraphedeliste"/>
        <w:numPr>
          <w:ilvl w:val="0"/>
          <w:numId w:val="14"/>
        </w:numPr>
        <w:rPr>
          <w:ins w:id="5169" w:author="Arthur Parmentier" w:date="2020-05-15T11:00:00Z"/>
        </w:rPr>
        <w:pPrChange w:id="5170" w:author="Arthur Parmentier" w:date="2020-06-02T18:34:00Z">
          <w:pPr/>
        </w:pPrChange>
      </w:pPr>
      <w:ins w:id="5171" w:author="Arthur Parmentier" w:date="2020-06-02T18:39:00Z">
        <w:r w:rsidRPr="007C437A">
          <w:t xml:space="preserve">In the second configuration, the computer </w:t>
        </w:r>
      </w:ins>
      <w:ins w:id="5172" w:author="Arthur Parmentier" w:date="2020-06-02T18:40:00Z">
        <w:r w:rsidRPr="007C437A">
          <w:t>takes the role of single performer inside an orchestra with other human performers.</w:t>
        </w:r>
      </w:ins>
    </w:p>
    <w:p w:rsidR="00B01D9E" w:rsidRPr="007C437A" w:rsidRDefault="00E176C0" w:rsidP="00B01D9E">
      <w:pPr>
        <w:rPr>
          <w:ins w:id="5173" w:author="Arthur Parmentier" w:date="2020-05-15T11:21:00Z"/>
        </w:rPr>
      </w:pPr>
      <w:ins w:id="5174" w:author="Arthur Parmentier" w:date="2020-06-02T18:10:00Z">
        <w:r w:rsidRPr="007C437A">
          <w:t>In general, t</w:t>
        </w:r>
      </w:ins>
      <w:ins w:id="5175" w:author="Arthur Parmentier" w:date="2020-05-15T11:17:00Z">
        <w:r w:rsidR="005E56A8" w:rsidRPr="007C437A">
          <w:t xml:space="preserve">he </w:t>
        </w:r>
      </w:ins>
      <w:ins w:id="5176" w:author="Arthur Parmentier" w:date="2020-06-02T18:11:00Z">
        <w:r w:rsidRPr="007C437A">
          <w:t>choice and use</w:t>
        </w:r>
      </w:ins>
      <w:ins w:id="5177" w:author="Arthur Parmentier" w:date="2020-05-15T11:17:00Z">
        <w:r w:rsidR="005E56A8" w:rsidRPr="007C437A">
          <w:t xml:space="preserve"> of a specific configuration is motivated by </w:t>
        </w:r>
      </w:ins>
      <w:ins w:id="5178" w:author="Arthur Parmentier" w:date="2020-06-02T18:08:00Z">
        <w:r w:rsidRPr="007C437A">
          <w:t>the</w:t>
        </w:r>
      </w:ins>
      <w:ins w:id="5179" w:author="Arthur Parmentier" w:date="2020-06-02T18:07:00Z">
        <w:r w:rsidRPr="007C437A">
          <w:t xml:space="preserve"> qualities (in term</w:t>
        </w:r>
      </w:ins>
      <w:ins w:id="5180" w:author="Arthur Parmentier" w:date="2020-06-02T18:08:00Z">
        <w:r w:rsidRPr="007C437A">
          <w:t>s</w:t>
        </w:r>
      </w:ins>
      <w:ins w:id="5181" w:author="Arthur Parmentier" w:date="2020-06-02T18:07:00Z">
        <w:r w:rsidRPr="007C437A">
          <w:t xml:space="preserve"> of creative processes, special layout, communication rules</w:t>
        </w:r>
      </w:ins>
      <w:ins w:id="5182" w:author="Arthur Parmentier" w:date="2020-06-02T18:08:00Z">
        <w:r w:rsidRPr="007C437A">
          <w:t>…) it has for achieving a certain result in the performance</w:t>
        </w:r>
      </w:ins>
      <w:ins w:id="5183" w:author="Arthur Parmentier" w:date="2020-06-02T18:11:00Z">
        <w:r w:rsidRPr="007C437A">
          <w:t>.</w:t>
        </w:r>
      </w:ins>
      <w:ins w:id="5184" w:author="Arthur Parmentier" w:date="2020-06-02T18:41:00Z">
        <w:r w:rsidR="008A1107" w:rsidRPr="007C437A">
          <w:t xml:space="preserve"> Let’s discuss the qualities </w:t>
        </w:r>
      </w:ins>
      <w:ins w:id="5185" w:author="Arthur Parmentier" w:date="2020-06-02T18:46:00Z">
        <w:r w:rsidR="00724CD5" w:rsidRPr="007C437A">
          <w:t>of these</w:t>
        </w:r>
      </w:ins>
      <w:ins w:id="5186" w:author="Arthur Parmentier" w:date="2020-06-02T18:41:00Z">
        <w:r w:rsidR="008A1107" w:rsidRPr="007C437A">
          <w:t xml:space="preserve"> two configurations:</w:t>
        </w:r>
      </w:ins>
    </w:p>
    <w:p w:rsidR="0080158F" w:rsidRPr="007C437A" w:rsidRDefault="008A1107" w:rsidP="0080158F">
      <w:pPr>
        <w:pStyle w:val="Paragraphedeliste"/>
        <w:numPr>
          <w:ilvl w:val="0"/>
          <w:numId w:val="8"/>
        </w:numPr>
        <w:rPr>
          <w:ins w:id="5187" w:author="Arthur Parmentier" w:date="2020-05-15T11:30:00Z"/>
        </w:rPr>
      </w:pPr>
      <w:ins w:id="5188" w:author="Arthur Parmentier" w:date="2020-06-02T18:41:00Z">
        <w:r w:rsidRPr="007C437A">
          <w:t xml:space="preserve">In the configuration one, </w:t>
        </w:r>
      </w:ins>
      <w:ins w:id="5189" w:author="Arthur Parmentier" w:date="2020-05-15T11:24:00Z">
        <w:r w:rsidR="0080158F" w:rsidRPr="007C437A">
          <w:t>such a tool can be used</w:t>
        </w:r>
      </w:ins>
      <w:ins w:id="5190" w:author="Arthur Parmentier" w:date="2020-05-15T11:39:00Z">
        <w:r w:rsidR="000C2232" w:rsidRPr="007C437A">
          <w:t xml:space="preserve"> </w:t>
        </w:r>
      </w:ins>
      <w:ins w:id="5191" w:author="Arthur Parmentier" w:date="2020-05-15T11:24:00Z">
        <w:r w:rsidR="0080158F" w:rsidRPr="007C437A">
          <w:t xml:space="preserve">as a learning tool for individuals </w:t>
        </w:r>
      </w:ins>
      <w:ins w:id="5192" w:author="Arthur Parmentier" w:date="2020-05-15T11:25:00Z">
        <w:r w:rsidR="0080158F" w:rsidRPr="007C437A">
          <w:t>aside the collective approaches to learning SP</w:t>
        </w:r>
      </w:ins>
      <w:ins w:id="5193" w:author="Arthur Parmentier" w:date="2020-05-15T11:26:00Z">
        <w:r w:rsidR="0080158F" w:rsidRPr="007C437A">
          <w:t xml:space="preserve">. </w:t>
        </w:r>
      </w:ins>
      <w:ins w:id="5194" w:author="Arthur Parmentier" w:date="2020-05-15T11:27:00Z">
        <w:r w:rsidR="0080158F" w:rsidRPr="007C437A">
          <w:t>As for now, the tool only covers the basic structures of SP</w:t>
        </w:r>
        <w:r w:rsidR="002C0BFC" w:rsidRPr="007C437A">
          <w:t xml:space="preserve"> and would only be interesting for beginners </w:t>
        </w:r>
      </w:ins>
      <w:ins w:id="5195" w:author="Arthur Parmentier" w:date="2020-05-15T11:28:00Z">
        <w:r w:rsidR="002C0BFC" w:rsidRPr="007C437A">
          <w:t>in SP</w:t>
        </w:r>
      </w:ins>
      <w:ins w:id="5196" w:author="Arthur Parmentier" w:date="2020-06-02T18:42:00Z">
        <w:r w:rsidRPr="007C437A">
          <w:t xml:space="preserve"> or soundpainters</w:t>
        </w:r>
      </w:ins>
      <w:ins w:id="5197" w:author="Arthur Parmentier" w:date="2020-05-15T11:28:00Z">
        <w:r w:rsidR="002C0BFC" w:rsidRPr="007C437A">
          <w:t xml:space="preserve"> who cannot rehearse with a group.</w:t>
        </w:r>
      </w:ins>
    </w:p>
    <w:p w:rsidR="002C0BFC" w:rsidRPr="007C437A" w:rsidRDefault="008A1107" w:rsidP="0080158F">
      <w:pPr>
        <w:pStyle w:val="Paragraphedeliste"/>
        <w:numPr>
          <w:ilvl w:val="0"/>
          <w:numId w:val="8"/>
        </w:numPr>
        <w:rPr>
          <w:ins w:id="5198" w:author="Arthur Parmentier" w:date="2020-05-15T11:40:00Z"/>
        </w:rPr>
      </w:pPr>
      <w:ins w:id="5199" w:author="Arthur Parmentier" w:date="2020-06-02T18:43:00Z">
        <w:r w:rsidRPr="007C437A">
          <w:t>In both configurations</w:t>
        </w:r>
      </w:ins>
      <w:ins w:id="5200" w:author="Arthur Parmentier" w:date="2020-05-15T11:31:00Z">
        <w:r w:rsidR="002C0BFC" w:rsidRPr="007C437A">
          <w:t xml:space="preserve">, </w:t>
        </w:r>
      </w:ins>
      <w:ins w:id="5201" w:author="Arthur Parmentier" w:date="2020-05-15T11:32:00Z">
        <w:r w:rsidR="002C0BFC" w:rsidRPr="007C437A">
          <w:t xml:space="preserve">such a tool is </w:t>
        </w:r>
      </w:ins>
      <w:ins w:id="5202" w:author="Arthur Parmentier" w:date="2020-06-02T18:43:00Z">
        <w:r w:rsidRPr="007C437A">
          <w:t>also</w:t>
        </w:r>
      </w:ins>
      <w:ins w:id="5203" w:author="Arthur Parmentier" w:date="2020-05-15T11:32:00Z">
        <w:r w:rsidR="002C0BFC" w:rsidRPr="007C437A">
          <w:t xml:space="preserve"> interesting</w:t>
        </w:r>
      </w:ins>
      <w:ins w:id="5204" w:author="Arthur Parmentier" w:date="2020-06-02T18:43:00Z">
        <w:r w:rsidRPr="007C437A">
          <w:t xml:space="preserve"> even for more advanced soundpainters</w:t>
        </w:r>
      </w:ins>
      <w:ins w:id="5205" w:author="Arthur Parmentier" w:date="2020-05-15T11:39:00Z">
        <w:r w:rsidR="000C2232" w:rsidRPr="007C437A">
          <w:t xml:space="preserve"> </w:t>
        </w:r>
      </w:ins>
      <w:ins w:id="5206" w:author="Arthur Parmentier" w:date="2020-05-15T11:32:00Z">
        <w:r w:rsidR="002C0BFC" w:rsidRPr="007C437A">
          <w:t xml:space="preserve">for exploring new areas </w:t>
        </w:r>
      </w:ins>
      <w:ins w:id="5207" w:author="Arthur Parmentier" w:date="2020-05-15T11:34:00Z">
        <w:r w:rsidR="002C0BFC" w:rsidRPr="007C437A">
          <w:t>of composition</w:t>
        </w:r>
      </w:ins>
      <w:ins w:id="5208" w:author="Arthur Parmentier" w:date="2020-06-02T18:45:00Z">
        <w:r w:rsidR="00724CD5" w:rsidRPr="007C437A">
          <w:t xml:space="preserve"> with</w:t>
        </w:r>
      </w:ins>
      <w:ins w:id="5209" w:author="Arthur Parmentier" w:date="2020-05-15T11:35:00Z">
        <w:r w:rsidR="002C0BFC" w:rsidRPr="007C437A">
          <w:t xml:space="preserve"> artificial intelligence, </w:t>
        </w:r>
      </w:ins>
      <w:ins w:id="5210" w:author="Arthur Parmentier" w:date="2020-05-15T11:36:00Z">
        <w:r w:rsidR="002C0BFC" w:rsidRPr="007C437A">
          <w:t>machine learning and</w:t>
        </w:r>
      </w:ins>
      <w:ins w:id="5211" w:author="Arthur Parmentier" w:date="2020-05-15T11:37:00Z">
        <w:r w:rsidR="002C0BFC" w:rsidRPr="007C437A">
          <w:t xml:space="preserve"> their complex generative processes.</w:t>
        </w:r>
      </w:ins>
    </w:p>
    <w:p w:rsidR="007D0D3B" w:rsidRPr="007C437A" w:rsidRDefault="00724CD5" w:rsidP="0080158F">
      <w:pPr>
        <w:pStyle w:val="Paragraphedeliste"/>
        <w:numPr>
          <w:ilvl w:val="0"/>
          <w:numId w:val="8"/>
        </w:numPr>
        <w:rPr>
          <w:ins w:id="5212" w:author="Arthur Parmentier" w:date="2020-06-02T18:48:00Z"/>
        </w:rPr>
      </w:pPr>
      <w:ins w:id="5213" w:author="Arthur Parmentier" w:date="2020-06-02T18:43:00Z">
        <w:r w:rsidRPr="007C437A">
          <w:t xml:space="preserve">In </w:t>
        </w:r>
      </w:ins>
      <w:ins w:id="5214" w:author="Arthur Parmentier" w:date="2020-06-02T18:46:00Z">
        <w:r w:rsidRPr="007C437A">
          <w:t xml:space="preserve">the second </w:t>
        </w:r>
      </w:ins>
      <w:ins w:id="5215" w:author="Arthur Parmentier" w:date="2020-06-02T18:43:00Z">
        <w:r w:rsidRPr="007C437A">
          <w:t>configuration,</w:t>
        </w:r>
      </w:ins>
      <w:ins w:id="5216" w:author="Arthur Parmentier" w:date="2020-06-02T18:44:00Z">
        <w:r w:rsidRPr="007C437A">
          <w:t xml:space="preserve"> </w:t>
        </w:r>
      </w:ins>
      <w:ins w:id="5217" w:author="Arthur Parmentier" w:date="2020-05-15T11:42:00Z">
        <w:r w:rsidR="007D0D3B" w:rsidRPr="007C437A">
          <w:t xml:space="preserve">the tool </w:t>
        </w:r>
      </w:ins>
      <w:ins w:id="5218" w:author="Arthur Parmentier" w:date="2020-06-02T18:47:00Z">
        <w:r w:rsidRPr="007C437A">
          <w:t>can</w:t>
        </w:r>
      </w:ins>
      <w:ins w:id="5219" w:author="Arthur Parmentier" w:date="2020-05-15T11:42:00Z">
        <w:r w:rsidR="007D0D3B" w:rsidRPr="007C437A">
          <w:t xml:space="preserve"> be used as a controller with other digital elements that are already part of the performance</w:t>
        </w:r>
      </w:ins>
      <w:ins w:id="5220" w:author="Arthur Parmentier" w:date="2020-06-02T18:47:00Z">
        <w:r w:rsidRPr="007C437A">
          <w:t xml:space="preserve"> and sometimes used by the human performers </w:t>
        </w:r>
      </w:ins>
      <w:ins w:id="5221" w:author="Arthur Parmentier" w:date="2020-06-02T18:48:00Z">
        <w:r w:rsidRPr="007C437A">
          <w:t>themselves:</w:t>
        </w:r>
      </w:ins>
      <w:ins w:id="5222" w:author="Arthur Parmentier" w:date="2020-05-15T11:42:00Z">
        <w:r w:rsidR="007D0D3B" w:rsidRPr="007C437A">
          <w:t xml:space="preserve"> effect processors, amplification mechanisms</w:t>
        </w:r>
      </w:ins>
      <w:ins w:id="5223" w:author="Arthur Parmentier" w:date="2020-05-15T11:43:00Z">
        <w:r w:rsidR="007D0D3B" w:rsidRPr="007C437A">
          <w:t>, mixing devices, recording devices and m</w:t>
        </w:r>
      </w:ins>
      <w:ins w:id="5224" w:author="Arthur Parmentier" w:date="2020-06-02T18:48:00Z">
        <w:r w:rsidRPr="007C437A">
          <w:t>uch more</w:t>
        </w:r>
      </w:ins>
      <w:ins w:id="5225" w:author="Arthur Parmentier" w:date="2020-05-15T11:43:00Z">
        <w:r w:rsidR="007D0D3B" w:rsidRPr="007C437A">
          <w:t xml:space="preserve">. It is </w:t>
        </w:r>
      </w:ins>
      <w:ins w:id="5226" w:author="Arthur Parmentier" w:date="2020-05-15T11:44:00Z">
        <w:r w:rsidR="007D0D3B" w:rsidRPr="007C437A">
          <w:t>sometimes</w:t>
        </w:r>
      </w:ins>
      <w:ins w:id="5227" w:author="Arthur Parmentier" w:date="2020-05-15T11:43:00Z">
        <w:r w:rsidR="007D0D3B" w:rsidRPr="007C437A">
          <w:t xml:space="preserve"> the case that such elements </w:t>
        </w:r>
      </w:ins>
      <w:ins w:id="5228" w:author="Arthur Parmentier" w:date="2020-05-15T12:15:00Z">
        <w:r w:rsidR="00736DF0" w:rsidRPr="007C437A">
          <w:t>cannot be controlled</w:t>
        </w:r>
      </w:ins>
      <w:ins w:id="5229" w:author="Arthur Parmentier" w:date="2020-05-15T11:43:00Z">
        <w:r w:rsidR="007D0D3B" w:rsidRPr="007C437A">
          <w:t xml:space="preserve"> real-time performance because of the complexi</w:t>
        </w:r>
      </w:ins>
      <w:ins w:id="5230" w:author="Arthur Parmentier" w:date="2020-05-15T11:44:00Z">
        <w:r w:rsidR="007D0D3B" w:rsidRPr="007C437A">
          <w:t xml:space="preserve">ty of their interface or controls, or that it requires </w:t>
        </w:r>
      </w:ins>
      <w:ins w:id="5231" w:author="Arthur Parmentier" w:date="2020-05-15T11:45:00Z">
        <w:r w:rsidR="007D0D3B" w:rsidRPr="007C437A">
          <w:t>performers to manipulate them. The interfacing possibilities offered by Max/MSP makes it an ideal choice for contro</w:t>
        </w:r>
      </w:ins>
      <w:ins w:id="5232" w:author="Arthur Parmentier" w:date="2020-05-15T11:46:00Z">
        <w:r w:rsidR="007D0D3B" w:rsidRPr="007C437A">
          <w:t>lling these devices within the SP language directly</w:t>
        </w:r>
      </w:ins>
      <w:ins w:id="5233" w:author="Arthur Parmentier" w:date="2020-05-15T12:16:00Z">
        <w:r w:rsidR="00736DF0" w:rsidRPr="007C437A">
          <w:t>.</w:t>
        </w:r>
      </w:ins>
    </w:p>
    <w:p w:rsidR="00705639" w:rsidRPr="007C437A" w:rsidRDefault="00705639" w:rsidP="00705639">
      <w:pPr>
        <w:rPr>
          <w:ins w:id="5234" w:author="Arthur Parmentier" w:date="2020-06-06T17:20:00Z"/>
        </w:rPr>
      </w:pPr>
      <w:ins w:id="5235" w:author="Arthur Parmentier" w:date="2020-06-02T18:48:00Z">
        <w:r w:rsidRPr="007C437A">
          <w:t>Of course, there are other possible config</w:t>
        </w:r>
      </w:ins>
      <w:ins w:id="5236" w:author="Arthur Parmentier" w:date="2020-06-02T18:49:00Z">
        <w:r w:rsidRPr="007C437A">
          <w:t>urations in which people would want to use the tool</w:t>
        </w:r>
      </w:ins>
      <w:ins w:id="5237" w:author="Arthur Parmentier" w:date="2020-06-02T18:51:00Z">
        <w:r w:rsidRPr="007C437A">
          <w:t xml:space="preserve">, such as remote performances over internet, where the tool </w:t>
        </w:r>
      </w:ins>
      <w:ins w:id="5238" w:author="Arthur Parmentier" w:date="2020-06-02T18:52:00Z">
        <w:r w:rsidRPr="007C437A">
          <w:t>could act as a</w:t>
        </w:r>
      </w:ins>
      <w:ins w:id="5239" w:author="Arthur Parmentier" w:date="2020-06-02T18:53:00Z">
        <w:r w:rsidRPr="007C437A">
          <w:t xml:space="preserve">n interpreter </w:t>
        </w:r>
      </w:ins>
      <w:ins w:id="5240" w:author="Arthur Parmentier" w:date="2020-06-02T18:54:00Z">
        <w:r w:rsidR="004E0B5A" w:rsidRPr="007C437A">
          <w:t xml:space="preserve">from video to words and simple parameters </w:t>
        </w:r>
      </w:ins>
      <w:ins w:id="5241" w:author="Arthur Parmentier" w:date="2020-06-02T18:53:00Z">
        <w:r w:rsidRPr="007C437A">
          <w:t>for reducing the bandwidth of the information to pass over internet</w:t>
        </w:r>
      </w:ins>
      <w:ins w:id="5242" w:author="Arthur Parmentier" w:date="2020-06-02T18:54:00Z">
        <w:r w:rsidR="004E0B5A" w:rsidRPr="007C437A">
          <w:t>.</w:t>
        </w:r>
      </w:ins>
    </w:p>
    <w:p w:rsidR="00A12510" w:rsidRPr="007C437A" w:rsidRDefault="00A12510" w:rsidP="00705639">
      <w:pPr>
        <w:rPr>
          <w:ins w:id="5243" w:author="Arthur Parmentier" w:date="2020-06-02T18:55:00Z"/>
        </w:rPr>
      </w:pPr>
    </w:p>
    <w:p w:rsidR="006D10E9" w:rsidRPr="007C437A" w:rsidRDefault="006D10E9" w:rsidP="006D10E9">
      <w:pPr>
        <w:pStyle w:val="Titre3"/>
        <w:rPr>
          <w:ins w:id="5244" w:author="Arthur Parmentier" w:date="2020-05-15T15:41:00Z"/>
        </w:rPr>
      </w:pPr>
      <w:bookmarkStart w:id="5245" w:name="_Toc42698963"/>
      <w:ins w:id="5246" w:author="Arthur Parmentier" w:date="2020-05-15T15:41:00Z">
        <w:r w:rsidRPr="007C437A">
          <w:lastRenderedPageBreak/>
          <w:t>Goals</w:t>
        </w:r>
        <w:bookmarkEnd w:id="5245"/>
      </w:ins>
    </w:p>
    <w:p w:rsidR="006054A3" w:rsidRPr="007C437A" w:rsidRDefault="006054A3" w:rsidP="006054A3">
      <w:pPr>
        <w:rPr>
          <w:ins w:id="5247" w:author="Arthur Parmentier" w:date="2020-05-15T15:43:00Z"/>
        </w:rPr>
      </w:pPr>
      <w:ins w:id="5248" w:author="Arthur Parmentier" w:date="2020-05-15T15:42:00Z">
        <w:r w:rsidRPr="007C437A">
          <w:t xml:space="preserve">In the frame of </w:t>
        </w:r>
      </w:ins>
      <w:ins w:id="5249" w:author="Arthur Parmentier" w:date="2020-06-02T19:02:00Z">
        <w:r w:rsidR="00B64BAF" w:rsidRPr="007C437A">
          <w:t>my</w:t>
        </w:r>
      </w:ins>
      <w:ins w:id="5250" w:author="Arthur Parmentier" w:date="2020-05-15T15:42:00Z">
        <w:r w:rsidRPr="007C437A">
          <w:t xml:space="preserve"> master thesis, I have chosen</w:t>
        </w:r>
      </w:ins>
      <w:ins w:id="5251" w:author="Arthur Parmentier" w:date="2020-05-15T22:16:00Z">
        <w:r w:rsidR="00D57E4A" w:rsidRPr="007C437A">
          <w:t xml:space="preserve"> to </w:t>
        </w:r>
      </w:ins>
      <w:ins w:id="5252" w:author="Arthur Parmentier" w:date="2020-05-15T22:25:00Z">
        <w:r w:rsidR="00E85217" w:rsidRPr="007C437A">
          <w:t>focus on the use case of my tool as a learning tool</w:t>
        </w:r>
      </w:ins>
      <w:ins w:id="5253" w:author="Arthur Parmentier" w:date="2020-06-02T18:58:00Z">
        <w:r w:rsidR="001C55EF" w:rsidRPr="007C437A">
          <w:t xml:space="preserve"> in the first configuration (simulation of the whole SP orchestra)</w:t>
        </w:r>
      </w:ins>
      <w:ins w:id="5254" w:author="Arthur Parmentier" w:date="2020-05-15T22:25:00Z">
        <w:r w:rsidR="00E85217" w:rsidRPr="007C437A">
          <w:t>.</w:t>
        </w:r>
      </w:ins>
    </w:p>
    <w:p w:rsidR="006054A3" w:rsidRPr="007C437A" w:rsidRDefault="00A43C46" w:rsidP="006054A3">
      <w:pPr>
        <w:rPr>
          <w:ins w:id="5255" w:author="Arthur Parmentier" w:date="2020-05-15T15:44:00Z"/>
        </w:rPr>
      </w:pPr>
      <w:ins w:id="5256" w:author="Arthur Parmentier" w:date="2020-05-15T22:02:00Z">
        <w:r w:rsidRPr="007C437A">
          <w:t xml:space="preserve">In analogy with the </w:t>
        </w:r>
      </w:ins>
      <w:ins w:id="5257" w:author="Arthur Parmentier" w:date="2020-05-15T22:03:00Z">
        <w:r w:rsidRPr="007C437A">
          <w:t>constructivist</w:t>
        </w:r>
      </w:ins>
      <w:ins w:id="5258" w:author="Arthur Parmentier" w:date="2020-05-15T22:02:00Z">
        <w:r w:rsidRPr="007C437A">
          <w:t xml:space="preserve"> mode</w:t>
        </w:r>
      </w:ins>
      <w:ins w:id="5259" w:author="Arthur Parmentier" w:date="2020-05-15T22:03:00Z">
        <w:r w:rsidRPr="007C437A">
          <w:t>l we discussed previously, we know that the</w:t>
        </w:r>
      </w:ins>
      <w:ins w:id="5260" w:author="Arthur Parmentier" w:date="2020-05-15T15:44:00Z">
        <w:r w:rsidR="006054A3" w:rsidRPr="007C437A">
          <w:t xml:space="preserve"> learning tool must have </w:t>
        </w:r>
      </w:ins>
      <w:ins w:id="5261" w:author="Arthur Parmentier" w:date="2020-05-15T22:12:00Z">
        <w:r w:rsidR="002A46D5" w:rsidRPr="007C437A">
          <w:t xml:space="preserve">at least </w:t>
        </w:r>
      </w:ins>
      <w:ins w:id="5262" w:author="Arthur Parmentier" w:date="2020-05-15T15:44:00Z">
        <w:r w:rsidR="006054A3" w:rsidRPr="007C437A">
          <w:t>the following features:</w:t>
        </w:r>
      </w:ins>
    </w:p>
    <w:p w:rsidR="002408AA" w:rsidRPr="007C437A" w:rsidRDefault="002408AA">
      <w:pPr>
        <w:pStyle w:val="Paragraphedeliste"/>
        <w:numPr>
          <w:ilvl w:val="0"/>
          <w:numId w:val="23"/>
        </w:numPr>
        <w:rPr>
          <w:ins w:id="5263" w:author="Arthur Parmentier" w:date="2020-05-15T22:02:00Z"/>
        </w:rPr>
      </w:pPr>
      <w:ins w:id="5264" w:author="Arthur Parmentier" w:date="2020-05-15T21:59:00Z">
        <w:r w:rsidRPr="007C437A">
          <w:t>A</w:t>
        </w:r>
      </w:ins>
      <w:ins w:id="5265" w:author="Arthur Parmentier" w:date="2020-05-15T22:00:00Z">
        <w:r w:rsidRPr="007C437A">
          <w:t xml:space="preserve"> mechanism of sign </w:t>
        </w:r>
      </w:ins>
      <w:ins w:id="5266" w:author="Arthur Parmentier" w:date="2020-06-02T18:59:00Z">
        <w:r w:rsidR="00964E49" w:rsidRPr="007C437A">
          <w:t xml:space="preserve">&amp; dictionary </w:t>
        </w:r>
      </w:ins>
      <w:ins w:id="5267" w:author="Arthur Parmentier" w:date="2020-05-15T22:00:00Z">
        <w:r w:rsidRPr="007C437A">
          <w:t>creation</w:t>
        </w:r>
      </w:ins>
    </w:p>
    <w:p w:rsidR="00A43C46" w:rsidRPr="007C437A" w:rsidRDefault="004C63B5" w:rsidP="006054A3">
      <w:pPr>
        <w:pStyle w:val="Paragraphedeliste"/>
        <w:numPr>
          <w:ilvl w:val="0"/>
          <w:numId w:val="23"/>
        </w:numPr>
        <w:rPr>
          <w:ins w:id="5268" w:author="Arthur Parmentier" w:date="2020-05-15T22:04:00Z"/>
        </w:rPr>
      </w:pPr>
      <w:ins w:id="5269" w:author="Arthur Parmentier" w:date="2020-05-15T22:04:00Z">
        <w:r w:rsidRPr="007C437A">
          <w:t xml:space="preserve">A </w:t>
        </w:r>
      </w:ins>
      <w:ins w:id="5270" w:author="Arthur Parmentier" w:date="2020-06-02T18:59:00Z">
        <w:r w:rsidR="00964E49" w:rsidRPr="007C437A">
          <w:t>mechanism of classification between different signs and parametrization of different positions in</w:t>
        </w:r>
      </w:ins>
      <w:ins w:id="5271" w:author="Arthur Parmentier" w:date="2020-06-02T19:00:00Z">
        <w:r w:rsidR="00964E49" w:rsidRPr="007C437A">
          <w:t xml:space="preserve"> the body space</w:t>
        </w:r>
      </w:ins>
    </w:p>
    <w:p w:rsidR="004C63B5" w:rsidRPr="007C437A" w:rsidRDefault="004C63B5" w:rsidP="006054A3">
      <w:pPr>
        <w:pStyle w:val="Paragraphedeliste"/>
        <w:numPr>
          <w:ilvl w:val="0"/>
          <w:numId w:val="23"/>
        </w:numPr>
        <w:rPr>
          <w:ins w:id="5272" w:author="Arthur Parmentier" w:date="2020-05-15T22:10:00Z"/>
        </w:rPr>
      </w:pPr>
      <w:ins w:id="5273" w:author="Arthur Parmentier" w:date="2020-05-15T22:08:00Z">
        <w:r w:rsidRPr="007C437A">
          <w:t>One or several grammatical systems</w:t>
        </w:r>
      </w:ins>
      <w:ins w:id="5274" w:author="Arthur Parmentier" w:date="2020-05-15T22:09:00Z">
        <w:r w:rsidRPr="007C437A">
          <w:t xml:space="preserve"> </w:t>
        </w:r>
      </w:ins>
      <w:ins w:id="5275" w:author="Arthur Parmentier" w:date="2020-06-02T19:01:00Z">
        <w:r w:rsidR="00964E49" w:rsidRPr="007C437A">
          <w:t>for parsing the sequence of signs and gestures (one grammar for each mode)</w:t>
        </w:r>
      </w:ins>
    </w:p>
    <w:p w:rsidR="00E30937" w:rsidRPr="007C437A" w:rsidRDefault="00E30937" w:rsidP="006054A3">
      <w:pPr>
        <w:pStyle w:val="Paragraphedeliste"/>
        <w:numPr>
          <w:ilvl w:val="0"/>
          <w:numId w:val="23"/>
        </w:numPr>
        <w:rPr>
          <w:ins w:id="5276" w:author="Arthur Parmentier" w:date="2020-05-15T22:12:00Z"/>
        </w:rPr>
      </w:pPr>
      <w:ins w:id="5277" w:author="Arthur Parmentier" w:date="2020-05-15T22:11:00Z">
        <w:r w:rsidRPr="007C437A">
          <w:t xml:space="preserve">Audio/visual feedback in response to the </w:t>
        </w:r>
        <w:proofErr w:type="spellStart"/>
        <w:r w:rsidRPr="007C437A">
          <w:t>soundpainter’s</w:t>
        </w:r>
        <w:proofErr w:type="spellEnd"/>
        <w:r w:rsidRPr="007C437A">
          <w:t xml:space="preserve"> requests</w:t>
        </w:r>
      </w:ins>
    </w:p>
    <w:p w:rsidR="00D57E4A" w:rsidRPr="007C437A" w:rsidRDefault="003D5D5B">
      <w:pPr>
        <w:rPr>
          <w:rPrChange w:id="5278" w:author="Arthur Parmentier" w:date="2020-06-07T15:27:00Z">
            <w:rPr/>
          </w:rPrChange>
        </w:rPr>
        <w:pPrChange w:id="5279" w:author="Arthur Parmentier" w:date="2020-05-15T22:12:00Z">
          <w:pPr>
            <w:pStyle w:val="Titre2"/>
          </w:pPr>
        </w:pPrChange>
      </w:pPr>
      <w:ins w:id="5280" w:author="Arthur Parmentier" w:date="2020-05-16T10:46:00Z">
        <w:r w:rsidRPr="007C437A">
          <w:rPr>
            <w:rPrChange w:id="5281" w:author="Arthur Parmentier" w:date="2020-06-07T15:27:00Z">
              <w:rPr/>
            </w:rPrChange>
          </w:rPr>
          <w:t xml:space="preserve">The goal of my </w:t>
        </w:r>
      </w:ins>
      <w:ins w:id="5282" w:author="Arthur Parmentier" w:date="2020-06-02T19:03:00Z">
        <w:r w:rsidR="004C2F74" w:rsidRPr="007C437A">
          <w:rPr>
            <w:rPrChange w:id="5283" w:author="Arthur Parmentier" w:date="2020-06-07T15:27:00Z">
              <w:rPr/>
            </w:rPrChange>
          </w:rPr>
          <w:t>project</w:t>
        </w:r>
      </w:ins>
      <w:ins w:id="5284" w:author="Arthur Parmentier" w:date="2020-05-16T10:46:00Z">
        <w:r w:rsidRPr="007C437A">
          <w:rPr>
            <w:rPrChange w:id="5285" w:author="Arthur Parmentier" w:date="2020-06-07T15:27:00Z">
              <w:rPr/>
            </w:rPrChange>
          </w:rPr>
          <w:t xml:space="preserve"> </w:t>
        </w:r>
      </w:ins>
      <w:ins w:id="5286" w:author="Arthur Parmentier" w:date="2020-06-02T19:03:00Z">
        <w:r w:rsidR="004C2F74" w:rsidRPr="007C437A">
          <w:rPr>
            <w:rPrChange w:id="5287" w:author="Arthur Parmentier" w:date="2020-06-07T15:27:00Z">
              <w:rPr/>
            </w:rPrChange>
          </w:rPr>
          <w:t>is</w:t>
        </w:r>
      </w:ins>
      <w:ins w:id="5288" w:author="Arthur Parmentier" w:date="2020-05-16T10:47:00Z">
        <w:r w:rsidRPr="007C437A">
          <w:rPr>
            <w:rPrChange w:id="5289" w:author="Arthur Parmentier" w:date="2020-06-07T15:27:00Z">
              <w:rPr/>
            </w:rPrChange>
          </w:rPr>
          <w:t xml:space="preserve"> to implement these features</w:t>
        </w:r>
      </w:ins>
      <w:ins w:id="5290" w:author="Arthur Parmentier" w:date="2020-05-16T10:50:00Z">
        <w:r w:rsidRPr="007C437A">
          <w:rPr>
            <w:rPrChange w:id="5291" w:author="Arthur Parmentier" w:date="2020-06-07T15:27:00Z">
              <w:rPr/>
            </w:rPrChange>
          </w:rPr>
          <w:t>, focusing on only one mode (the default SP mode) and implementing an audio feedback by simulating a small orchestra.</w:t>
        </w:r>
      </w:ins>
    </w:p>
    <w:p w:rsidR="00F25194" w:rsidRPr="007C437A" w:rsidRDefault="00F25194">
      <w:pPr>
        <w:pStyle w:val="Titre2"/>
        <w:rPr>
          <w:ins w:id="5292" w:author="Arthur Parmentier" w:date="2020-05-22T19:13:00Z"/>
        </w:rPr>
      </w:pPr>
      <w:bookmarkStart w:id="5293" w:name="_Toc42698964"/>
      <w:r w:rsidRPr="007C437A">
        <w:t>The big picture</w:t>
      </w:r>
      <w:bookmarkEnd w:id="5293"/>
      <w:del w:id="5294" w:author="Arthur Parmentier" w:date="2020-05-22T19:13:00Z">
        <w:r w:rsidRPr="007C437A" w:rsidDel="00195BC6">
          <w:delText>: general description of the system</w:delText>
        </w:r>
      </w:del>
    </w:p>
    <w:p w:rsidR="00195BC6" w:rsidRPr="007C437A" w:rsidRDefault="00195BC6">
      <w:pPr>
        <w:pStyle w:val="Titre3"/>
        <w:rPr>
          <w:ins w:id="5295" w:author="Arthur Parmentier" w:date="2020-05-16T10:55:00Z"/>
          <w:rPrChange w:id="5296" w:author="Arthur Parmentier" w:date="2020-06-07T15:27:00Z">
            <w:rPr>
              <w:ins w:id="5297" w:author="Arthur Parmentier" w:date="2020-05-16T10:55:00Z"/>
            </w:rPr>
          </w:rPrChange>
        </w:rPr>
        <w:pPrChange w:id="5298" w:author="Arthur Parmentier" w:date="2020-05-22T19:13:00Z">
          <w:pPr>
            <w:pStyle w:val="Titre2"/>
          </w:pPr>
        </w:pPrChange>
      </w:pPr>
      <w:bookmarkStart w:id="5299" w:name="_Toc42698965"/>
      <w:ins w:id="5300" w:author="Arthur Parmentier" w:date="2020-05-22T19:13:00Z">
        <w:r w:rsidRPr="007C437A">
          <w:rPr>
            <w:rPrChange w:id="5301" w:author="Arthur Parmentier" w:date="2020-06-07T15:27:00Z">
              <w:rPr/>
            </w:rPrChange>
          </w:rPr>
          <w:t>General overview of the system</w:t>
        </w:r>
      </w:ins>
      <w:bookmarkEnd w:id="5299"/>
    </w:p>
    <w:p w:rsidR="00672C10" w:rsidRPr="007C437A" w:rsidRDefault="00FD4109" w:rsidP="00672C10">
      <w:pPr>
        <w:rPr>
          <w:ins w:id="5302" w:author="Arthur Parmentier" w:date="2020-05-18T14:35:00Z"/>
        </w:rPr>
      </w:pPr>
      <w:ins w:id="5303" w:author="Arthur Parmentier" w:date="2020-06-02T19:04:00Z">
        <w:r w:rsidRPr="007C437A">
          <w:t>These goals and</w:t>
        </w:r>
      </w:ins>
      <w:ins w:id="5304" w:author="Arthur Parmentier" w:date="2020-05-16T11:00:00Z">
        <w:r w:rsidR="00672C10" w:rsidRPr="007C437A">
          <w:t xml:space="preserve"> the construc</w:t>
        </w:r>
      </w:ins>
      <w:ins w:id="5305" w:author="Arthur Parmentier" w:date="2020-05-16T11:01:00Z">
        <w:r w:rsidR="00672C10" w:rsidRPr="007C437A">
          <w:t>tivist approach to SP</w:t>
        </w:r>
      </w:ins>
      <w:ins w:id="5306" w:author="Arthur Parmentier" w:date="2020-05-22T19:07:00Z">
        <w:r w:rsidR="00BD79EF" w:rsidRPr="007C437A">
          <w:t xml:space="preserve"> that was </w:t>
        </w:r>
      </w:ins>
      <w:ins w:id="5307" w:author="Arthur Parmentier" w:date="2020-05-22T19:08:00Z">
        <w:r w:rsidR="00BD79EF" w:rsidRPr="007C437A">
          <w:t>presented in the previous parts</w:t>
        </w:r>
      </w:ins>
      <w:ins w:id="5308" w:author="Arthur Parmentier" w:date="2020-05-16T11:01:00Z">
        <w:r w:rsidR="00672C10" w:rsidRPr="007C437A">
          <w:t xml:space="preserve"> </w:t>
        </w:r>
      </w:ins>
      <w:ins w:id="5309" w:author="Arthur Parmentier" w:date="2020-06-02T19:04:00Z">
        <w:r w:rsidRPr="007C437A">
          <w:t>are</w:t>
        </w:r>
      </w:ins>
      <w:ins w:id="5310" w:author="Arthur Parmentier" w:date="2020-05-16T11:01:00Z">
        <w:r w:rsidR="00672C10" w:rsidRPr="007C437A">
          <w:t xml:space="preserve"> direct inspiration</w:t>
        </w:r>
      </w:ins>
      <w:ins w:id="5311" w:author="Arthur Parmentier" w:date="2020-06-02T19:04:00Z">
        <w:r w:rsidRPr="007C437A">
          <w:t>s</w:t>
        </w:r>
      </w:ins>
      <w:ins w:id="5312" w:author="Arthur Parmentier" w:date="2020-05-16T11:01:00Z">
        <w:r w:rsidR="00672C10" w:rsidRPr="007C437A">
          <w:t xml:space="preserve"> for </w:t>
        </w:r>
      </w:ins>
      <w:ins w:id="5313" w:author="Arthur Parmentier" w:date="2020-06-02T19:04:00Z">
        <w:r w:rsidRPr="007C437A">
          <w:t>building the recognition</w:t>
        </w:r>
      </w:ins>
      <w:ins w:id="5314" w:author="Arthur Parmentier" w:date="2020-05-16T11:01:00Z">
        <w:r w:rsidR="00672C10" w:rsidRPr="007C437A">
          <w:t xml:space="preserve"> </w:t>
        </w:r>
      </w:ins>
      <w:ins w:id="5315" w:author="Arthur Parmentier" w:date="2020-06-02T19:04:00Z">
        <w:r w:rsidRPr="007C437A">
          <w:t>with</w:t>
        </w:r>
      </w:ins>
      <w:ins w:id="5316" w:author="Arthur Parmentier" w:date="2020-05-16T11:01:00Z">
        <w:r w:rsidR="00672C10" w:rsidRPr="007C437A">
          <w:t xml:space="preserve"> several independent layers</w:t>
        </w:r>
      </w:ins>
      <w:ins w:id="5317" w:author="Arthur Parmentier" w:date="2020-05-18T14:33:00Z">
        <w:r w:rsidR="007A0B34" w:rsidRPr="007C437A">
          <w:t xml:space="preserve">, that are represented in </w:t>
        </w:r>
      </w:ins>
      <w:ins w:id="5318" w:author="Arthur Parmentier" w:date="2020-05-18T14:34:00Z">
        <w:r w:rsidR="007A0B34" w:rsidRPr="007C437A">
          <w:rPr>
            <w:rPrChange w:id="5319" w:author="Arthur Parmentier" w:date="2020-06-07T15:27:00Z">
              <w:rPr/>
            </w:rPrChange>
          </w:rPr>
          <w:fldChar w:fldCharType="begin"/>
        </w:r>
        <w:r w:rsidR="007A0B34" w:rsidRPr="007C437A">
          <w:instrText xml:space="preserve"> REF _Ref40704902 \h </w:instrText>
        </w:r>
      </w:ins>
      <w:r w:rsidR="007A0B34" w:rsidRPr="007C437A">
        <w:rPr>
          <w:rPrChange w:id="5320" w:author="Arthur Parmentier" w:date="2020-06-07T15:27:00Z">
            <w:rPr/>
          </w:rPrChange>
        </w:rPr>
      </w:r>
      <w:r w:rsidR="007A0B34" w:rsidRPr="007C437A">
        <w:rPr>
          <w:rPrChange w:id="5321" w:author="Arthur Parmentier" w:date="2020-06-07T15:27:00Z">
            <w:rPr/>
          </w:rPrChange>
        </w:rPr>
        <w:fldChar w:fldCharType="separate"/>
      </w:r>
      <w:ins w:id="5322" w:author="Arthur Parmentier" w:date="2020-05-18T14:34:00Z">
        <w:r w:rsidR="007A0B34" w:rsidRPr="007C437A">
          <w:t xml:space="preserve">Figure </w:t>
        </w:r>
        <w:r w:rsidR="007A0B34" w:rsidRPr="007C437A">
          <w:rPr>
            <w:rPrChange w:id="5323" w:author="Arthur Parmentier" w:date="2020-06-07T15:27:00Z">
              <w:rPr>
                <w:noProof/>
              </w:rPr>
            </w:rPrChange>
          </w:rPr>
          <w:t>1</w:t>
        </w:r>
        <w:r w:rsidR="007A0B34" w:rsidRPr="007C437A">
          <w:rPr>
            <w:rPrChange w:id="5324" w:author="Arthur Parmentier" w:date="2020-06-07T15:27:00Z">
              <w:rPr/>
            </w:rPrChange>
          </w:rPr>
          <w:fldChar w:fldCharType="end"/>
        </w:r>
      </w:ins>
      <w:ins w:id="5325" w:author="Arthur Parmentier" w:date="2020-05-18T14:35:00Z">
        <w:r w:rsidR="007A0B34" w:rsidRPr="007C437A">
          <w:t>.</w:t>
        </w:r>
      </w:ins>
    </w:p>
    <w:p w:rsidR="00040E14" w:rsidRPr="007C437A" w:rsidRDefault="00E43538" w:rsidP="00672C10">
      <w:pPr>
        <w:rPr>
          <w:ins w:id="5326" w:author="Arthur Parmentier" w:date="2020-06-02T19:15:00Z"/>
        </w:rPr>
      </w:pPr>
      <w:ins w:id="5327" w:author="Arthur Parmentier" w:date="2020-05-18T14:36:00Z">
        <w:r w:rsidRPr="007C437A">
          <w:t xml:space="preserve">Each layer </w:t>
        </w:r>
      </w:ins>
      <w:ins w:id="5328" w:author="Arthur Parmentier" w:date="2020-06-02T19:05:00Z">
        <w:r w:rsidR="00040E14" w:rsidRPr="007C437A">
          <w:t xml:space="preserve">has a </w:t>
        </w:r>
      </w:ins>
      <w:proofErr w:type="gramStart"/>
      <w:ins w:id="5329" w:author="Arthur Parmentier" w:date="2020-06-02T19:06:00Z">
        <w:r w:rsidR="00040E14" w:rsidRPr="007C437A">
          <w:t>particular function</w:t>
        </w:r>
      </w:ins>
      <w:proofErr w:type="gramEnd"/>
      <w:ins w:id="5330" w:author="Arthur Parmentier" w:date="2020-06-02T19:05:00Z">
        <w:r w:rsidR="00040E14" w:rsidRPr="007C437A">
          <w:t xml:space="preserve"> that </w:t>
        </w:r>
      </w:ins>
      <w:ins w:id="5331" w:author="Arthur Parmentier" w:date="2020-06-02T19:06:00Z">
        <w:r w:rsidR="00040E14" w:rsidRPr="007C437A">
          <w:t>the user should easily be able to interpret.</w:t>
        </w:r>
      </w:ins>
      <w:ins w:id="5332" w:author="Arthur Parmentier" w:date="2020-06-02T19:07:00Z">
        <w:r w:rsidR="00040E14" w:rsidRPr="007C437A">
          <w:t xml:space="preserve"> Inside each layer are different processes and objects that the user interacts </w:t>
        </w:r>
      </w:ins>
      <w:ins w:id="5333" w:author="Arthur Parmentier" w:date="2020-06-02T19:09:00Z">
        <w:r w:rsidR="00040E14" w:rsidRPr="007C437A">
          <w:t>superficially with from</w:t>
        </w:r>
      </w:ins>
      <w:ins w:id="5334" w:author="Arthur Parmentier" w:date="2020-06-02T19:08:00Z">
        <w:r w:rsidR="00040E14" w:rsidRPr="007C437A">
          <w:t xml:space="preserve"> the interface of the pro</w:t>
        </w:r>
      </w:ins>
      <w:ins w:id="5335" w:author="Arthur Parmentier" w:date="2020-06-02T19:09:00Z">
        <w:r w:rsidR="00040E14" w:rsidRPr="007C437A">
          <w:t>gram.</w:t>
        </w:r>
      </w:ins>
      <w:ins w:id="5336" w:author="Arthur Parmentier" w:date="2020-06-02T19:10:00Z">
        <w:r w:rsidR="00040E14" w:rsidRPr="007C437A">
          <w:t xml:space="preserve"> For transparency, I have put in </w:t>
        </w:r>
      </w:ins>
      <w:ins w:id="5337" w:author="Arthur Parmentier" w:date="2020-06-03T17:22:00Z">
        <w:r w:rsidR="003A23BB" w:rsidRPr="007C437A">
          <w:t>white</w:t>
        </w:r>
      </w:ins>
      <w:ins w:id="5338" w:author="Arthur Parmentier" w:date="2020-06-02T19:10:00Z">
        <w:r w:rsidR="00040E14" w:rsidRPr="007C437A">
          <w:t xml:space="preserve"> the parts that I built myself and in </w:t>
        </w:r>
      </w:ins>
      <w:ins w:id="5339" w:author="Arthur Parmentier" w:date="2020-06-03T17:22:00Z">
        <w:r w:rsidR="003A23BB" w:rsidRPr="007C437A">
          <w:t>blue</w:t>
        </w:r>
      </w:ins>
      <w:ins w:id="5340" w:author="Arthur Parmentier" w:date="2020-06-02T19:10:00Z">
        <w:r w:rsidR="00040E14" w:rsidRPr="007C437A">
          <w:t xml:space="preserve"> the parts that are either taken </w:t>
        </w:r>
      </w:ins>
      <w:ins w:id="5341" w:author="Arthur Parmentier" w:date="2020-06-02T19:11:00Z">
        <w:r w:rsidR="00040E14" w:rsidRPr="007C437A">
          <w:t>from other works</w:t>
        </w:r>
      </w:ins>
      <w:ins w:id="5342" w:author="Arthur Parmentier" w:date="2020-06-02T19:33:00Z">
        <w:r w:rsidR="00351FEC" w:rsidRPr="007C437A">
          <w:rPr>
            <w:rStyle w:val="Appelnotedebasdep"/>
          </w:rPr>
          <w:footnoteReference w:id="30"/>
        </w:r>
      </w:ins>
      <w:ins w:id="5345" w:author="Arthur Parmentier" w:date="2020-06-02T19:11:00Z">
        <w:r w:rsidR="00040E14" w:rsidRPr="007C437A">
          <w:t xml:space="preserve"> </w:t>
        </w:r>
      </w:ins>
      <w:ins w:id="5346" w:author="Arthur Parmentier" w:date="2020-06-03T17:22:00Z">
        <w:r w:rsidR="003A23BB" w:rsidRPr="007C437A">
          <w:t>or</w:t>
        </w:r>
      </w:ins>
      <w:ins w:id="5347" w:author="Arthur Parmentier" w:date="2020-06-02T19:11:00Z">
        <w:r w:rsidR="00040E14" w:rsidRPr="007C437A">
          <w:t xml:space="preserve"> only slightly modified for my project.</w:t>
        </w:r>
      </w:ins>
    </w:p>
    <w:p w:rsidR="007D7578" w:rsidRPr="007C437A" w:rsidRDefault="007D7578" w:rsidP="00672C10">
      <w:pPr>
        <w:rPr>
          <w:ins w:id="5348" w:author="Arthur Parmentier" w:date="2020-06-02T19:26:00Z"/>
        </w:rPr>
      </w:pPr>
      <w:ins w:id="5349" w:author="Arthur Parmentier" w:date="2020-06-02T19:26:00Z">
        <w:r w:rsidRPr="007C437A">
          <w:t>At the interface l</w:t>
        </w:r>
      </w:ins>
      <w:ins w:id="5350" w:author="Arthur Parmentier" w:date="2020-06-02T19:32:00Z">
        <w:r w:rsidR="00B61700" w:rsidRPr="007C437A">
          <w:t>evel</w:t>
        </w:r>
      </w:ins>
      <w:ins w:id="5351" w:author="Arthur Parmentier" w:date="2020-06-02T19:26:00Z">
        <w:r w:rsidRPr="007C437A">
          <w:t>, all</w:t>
        </w:r>
      </w:ins>
      <w:ins w:id="5352" w:author="Arthur Parmentier" w:date="2020-06-02T19:16:00Z">
        <w:r w:rsidR="00FF3359" w:rsidRPr="007C437A">
          <w:t xml:space="preserve"> layers are implemented inside </w:t>
        </w:r>
      </w:ins>
      <w:ins w:id="5353" w:author="Arthur Parmentier" w:date="2020-06-02T19:17:00Z">
        <w:r w:rsidR="00FF3359" w:rsidRPr="007C437A">
          <w:t>Max/MSP, a graphical programming environment designed by IRCAM and optimized for real-time applications.</w:t>
        </w:r>
      </w:ins>
      <w:ins w:id="5354" w:author="Arthur Parmentier" w:date="2020-06-02T19:18:00Z">
        <w:r w:rsidR="00FF3359" w:rsidRPr="007C437A">
          <w:t xml:space="preserve"> </w:t>
        </w:r>
      </w:ins>
      <w:ins w:id="5355" w:author="Arthur Parmentier" w:date="2020-06-02T22:57:00Z">
        <w:r w:rsidR="004B04FD" w:rsidRPr="007C437A">
          <w:t>T</w:t>
        </w:r>
      </w:ins>
      <w:ins w:id="5356" w:author="Arthur Parmentier" w:date="2020-06-02T22:55:00Z">
        <w:r w:rsidR="004B04FD" w:rsidRPr="007C437A">
          <w:t>he user interface has a ver</w:t>
        </w:r>
      </w:ins>
      <w:ins w:id="5357" w:author="Arthur Parmentier" w:date="2020-06-02T22:56:00Z">
        <w:r w:rsidR="004B04FD" w:rsidRPr="007C437A">
          <w:t xml:space="preserve">y basic look and design. The user can see the whole </w:t>
        </w:r>
        <w:proofErr w:type="spellStart"/>
        <w:r w:rsidR="004B04FD" w:rsidRPr="007C437A">
          <w:t>patcher</w:t>
        </w:r>
        <w:proofErr w:type="spellEnd"/>
        <w:r w:rsidR="004B04FD" w:rsidRPr="007C437A">
          <w:t xml:space="preserve"> in the main window and </w:t>
        </w:r>
      </w:ins>
      <w:ins w:id="5358" w:author="Arthur Parmentier" w:date="2020-06-02T22:57:00Z">
        <w:r w:rsidR="005C333E" w:rsidRPr="007C437A">
          <w:t xml:space="preserve">is </w:t>
        </w:r>
      </w:ins>
      <w:ins w:id="5359" w:author="Arthur Parmentier" w:date="2020-06-02T22:56:00Z">
        <w:r w:rsidR="004B04FD" w:rsidRPr="007C437A">
          <w:t xml:space="preserve">also </w:t>
        </w:r>
      </w:ins>
      <w:ins w:id="5360" w:author="Arthur Parmentier" w:date="2020-06-02T22:57:00Z">
        <w:r w:rsidR="005C333E" w:rsidRPr="007C437A">
          <w:t xml:space="preserve">able to </w:t>
        </w:r>
      </w:ins>
      <w:ins w:id="5361" w:author="Arthur Parmentier" w:date="2020-06-02T22:56:00Z">
        <w:r w:rsidR="004B04FD" w:rsidRPr="007C437A">
          <w:t>access</w:t>
        </w:r>
      </w:ins>
      <w:ins w:id="5362" w:author="Arthur Parmentier" w:date="2020-06-02T22:57:00Z">
        <w:r w:rsidR="004B04FD" w:rsidRPr="007C437A">
          <w:t xml:space="preserve"> specific </w:t>
        </w:r>
      </w:ins>
      <w:ins w:id="5363" w:author="Arthur Parmentier" w:date="2020-06-02T22:58:00Z">
        <w:r w:rsidR="005C333E" w:rsidRPr="007C437A">
          <w:t>functionalities</w:t>
        </w:r>
      </w:ins>
      <w:ins w:id="5364" w:author="Arthur Parmentier" w:date="2020-06-02T22:57:00Z">
        <w:r w:rsidR="004B04FD" w:rsidRPr="007C437A">
          <w:t xml:space="preserve"> of each layer by using tabs.</w:t>
        </w:r>
      </w:ins>
    </w:p>
    <w:p w:rsidR="00FF3359" w:rsidRPr="007C437A" w:rsidRDefault="007D7578" w:rsidP="00672C10">
      <w:pPr>
        <w:rPr>
          <w:ins w:id="5365" w:author="Arthur Parmentier" w:date="2020-06-02T19:09:00Z"/>
        </w:rPr>
      </w:pPr>
      <w:ins w:id="5366" w:author="Arthur Parmentier" w:date="2020-06-02T19:26:00Z">
        <w:r w:rsidRPr="007C437A">
          <w:t xml:space="preserve">At the processing level, </w:t>
        </w:r>
      </w:ins>
      <w:ins w:id="5367" w:author="Arthur Parmentier" w:date="2020-06-02T19:20:00Z">
        <w:r w:rsidR="00FF3359" w:rsidRPr="007C437A">
          <w:t>Max/MSP itself h</w:t>
        </w:r>
      </w:ins>
      <w:ins w:id="5368" w:author="Arthur Parmentier" w:date="2020-06-02T19:21:00Z">
        <w:r w:rsidR="00FF3359" w:rsidRPr="007C437A">
          <w:t>as three different threads that it uses for processing the data passing through its compiled objects.</w:t>
        </w:r>
      </w:ins>
      <w:ins w:id="5369" w:author="Arthur Parmentier" w:date="2020-06-02T19:23:00Z">
        <w:r w:rsidR="00FF3359" w:rsidRPr="007C437A">
          <w:t xml:space="preserve"> For these threads, Max </w:t>
        </w:r>
      </w:ins>
      <w:ins w:id="5370" w:author="Arthur Parmentier" w:date="2020-06-02T19:24:00Z">
        <w:r w:rsidR="00FF3359" w:rsidRPr="007C437A">
          <w:t>guarantees</w:t>
        </w:r>
      </w:ins>
      <w:ins w:id="5371" w:author="Arthur Parmentier" w:date="2020-06-02T19:23:00Z">
        <w:r w:rsidR="00FF3359" w:rsidRPr="007C437A">
          <w:t xml:space="preserve"> the synchroni</w:t>
        </w:r>
      </w:ins>
      <w:ins w:id="5372" w:author="Arthur Parmentier" w:date="2020-06-02T19:24:00Z">
        <w:r w:rsidR="00FF3359" w:rsidRPr="007C437A">
          <w:t>city</w:t>
        </w:r>
        <w:r w:rsidRPr="007C437A">
          <w:t xml:space="preserve">/ordering of events. </w:t>
        </w:r>
      </w:ins>
      <w:ins w:id="5373" w:author="Arthur Parmentier" w:date="2020-06-02T19:22:00Z">
        <w:r w:rsidR="00FF3359" w:rsidRPr="007C437A">
          <w:t xml:space="preserve">However, Max also interprets node.js code </w:t>
        </w:r>
      </w:ins>
      <w:ins w:id="5374" w:author="Arthur Parmentier" w:date="2020-06-02T19:24:00Z">
        <w:r w:rsidRPr="007C437A">
          <w:t>that</w:t>
        </w:r>
      </w:ins>
      <w:ins w:id="5375" w:author="Arthur Parmentier" w:date="2020-06-02T19:23:00Z">
        <w:r w:rsidR="00FF3359" w:rsidRPr="007C437A">
          <w:t xml:space="preserve"> is </w:t>
        </w:r>
      </w:ins>
      <w:ins w:id="5376" w:author="Arthur Parmentier" w:date="2020-06-02T19:24:00Z">
        <w:r w:rsidRPr="007C437A">
          <w:t>processed in external thread</w:t>
        </w:r>
      </w:ins>
      <w:ins w:id="5377" w:author="Arthur Parmentier" w:date="2020-06-02T19:25:00Z">
        <w:r w:rsidRPr="007C437A">
          <w:t>s asynchronously to Max internal threads.</w:t>
        </w:r>
      </w:ins>
      <w:ins w:id="5378" w:author="Arthur Parmentier" w:date="2020-06-02T19:26:00Z">
        <w:r w:rsidRPr="007C437A">
          <w:t xml:space="preserve"> We wil</w:t>
        </w:r>
      </w:ins>
      <w:ins w:id="5379" w:author="Arthur Parmentier" w:date="2020-06-02T19:27:00Z">
        <w:r w:rsidRPr="007C437A">
          <w:t>l discuss the consequences and implementation choices of this remark in future sections of the report.</w:t>
        </w:r>
      </w:ins>
    </w:p>
    <w:p w:rsidR="00436197" w:rsidRPr="007C437A" w:rsidRDefault="00324E8C" w:rsidP="00672C10">
      <w:pPr>
        <w:rPr>
          <w:ins w:id="5380" w:author="Arthur Parmentier" w:date="2020-05-16T11:02:00Z"/>
        </w:rPr>
      </w:pPr>
      <w:ins w:id="5381" w:author="Arthur Parmentier" w:date="2020-05-18T14:40:00Z">
        <w:r w:rsidRPr="007C437A">
          <w:rPr>
            <w:noProof/>
            <w:rPrChange w:id="5382" w:author="Arthur Parmentier" w:date="2020-06-07T15:27:00Z">
              <w:rPr>
                <w:noProof/>
              </w:rPr>
            </w:rPrChange>
          </w:rPr>
          <w:lastRenderedPageBreak/>
          <w:drawing>
            <wp:anchor distT="0" distB="0" distL="114300" distR="114300" simplePos="0" relativeHeight="251661312" behindDoc="0" locked="0" layoutInCell="1" allowOverlap="1">
              <wp:simplePos x="0" y="0"/>
              <wp:positionH relativeFrom="margin">
                <wp:posOffset>749300</wp:posOffset>
              </wp:positionH>
              <wp:positionV relativeFrom="page">
                <wp:posOffset>838200</wp:posOffset>
              </wp:positionV>
              <wp:extent cx="4682490" cy="7985760"/>
              <wp:effectExtent l="0" t="0" r="3810" b="0"/>
              <wp:wrapTopAndBottom/>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gPicture(3).svg"/>
                      <pic:cNvPicPr/>
                    </pic:nvPicPr>
                    <pic:blipFill>
                      <a:blip r:embed="rId20">
                        <a:extLst>
                          <a:ext uri="{28A0092B-C50C-407E-A947-70E740481C1C}">
                            <a14:useLocalDpi xmlns:a14="http://schemas.microsoft.com/office/drawing/2010/main" val="0"/>
                          </a:ext>
                        </a:extLst>
                      </a:blip>
                      <a:stretch>
                        <a:fillRect/>
                      </a:stretch>
                    </pic:blipFill>
                    <pic:spPr>
                      <a:xfrm>
                        <a:off x="0" y="0"/>
                        <a:ext cx="4682490" cy="7985760"/>
                      </a:xfrm>
                      <a:prstGeom prst="rect">
                        <a:avLst/>
                      </a:prstGeom>
                    </pic:spPr>
                  </pic:pic>
                </a:graphicData>
              </a:graphic>
              <wp14:sizeRelH relativeFrom="margin">
                <wp14:pctWidth>0</wp14:pctWidth>
              </wp14:sizeRelH>
              <wp14:sizeRelV relativeFrom="margin">
                <wp14:pctHeight>0</wp14:pctHeight>
              </wp14:sizeRelV>
            </wp:anchor>
          </w:drawing>
        </w:r>
      </w:ins>
      <w:ins w:id="5383" w:author="Arthur Parmentier" w:date="2020-05-18T14:33:00Z">
        <w:r w:rsidR="007A0B34" w:rsidRPr="007C437A">
          <w:rPr>
            <w:noProof/>
            <w:rPrChange w:id="5384" w:author="Arthur Parmentier" w:date="2020-06-07T15:27:00Z">
              <w:rPr>
                <w:noProof/>
              </w:rPr>
            </w:rPrChange>
          </w:rPr>
          <mc:AlternateContent>
            <mc:Choice Requires="wps">
              <w:drawing>
                <wp:anchor distT="0" distB="0" distL="114300" distR="114300" simplePos="0" relativeHeight="251660288" behindDoc="0" locked="0" layoutInCell="1" allowOverlap="1" wp14:anchorId="1B594BE8" wp14:editId="4BC1D3C1">
                  <wp:simplePos x="0" y="0"/>
                  <wp:positionH relativeFrom="column">
                    <wp:posOffset>751205</wp:posOffset>
                  </wp:positionH>
                  <wp:positionV relativeFrom="paragraph">
                    <wp:posOffset>8365490</wp:posOffset>
                  </wp:positionV>
                  <wp:extent cx="4683125" cy="635"/>
                  <wp:effectExtent l="0" t="0" r="22225" b="37465"/>
                  <wp:wrapTopAndBottom/>
                  <wp:docPr id="3" name="Zone de texte 3"/>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rsidR="00C75F92" w:rsidRPr="002C3653" w:rsidRDefault="00C75F92">
                              <w:pPr>
                                <w:pStyle w:val="Lgende"/>
                                <w:rPr>
                                  <w:noProof/>
                                </w:rPr>
                                <w:pPrChange w:id="5385" w:author="Arthur Parmentier" w:date="2020-05-18T14:33:00Z">
                                  <w:pPr/>
                                </w:pPrChange>
                              </w:pPr>
                              <w:bookmarkStart w:id="5386" w:name="_Ref40704902"/>
                              <w:bookmarkStart w:id="5387" w:name="_Ref40704896"/>
                              <w:ins w:id="5388" w:author="Arthur Parmentier" w:date="2020-05-18T14:33:00Z">
                                <w:r>
                                  <w:t xml:space="preserve">Figure </w:t>
                                </w:r>
                                <w:r>
                                  <w:fldChar w:fldCharType="begin"/>
                                </w:r>
                                <w:r>
                                  <w:instrText xml:space="preserve"> SEQ Figure \* ARABIC </w:instrText>
                                </w:r>
                              </w:ins>
                              <w:r>
                                <w:fldChar w:fldCharType="separate"/>
                              </w:r>
                              <w:ins w:id="5389" w:author="Arthur Parmentier" w:date="2020-06-05T21:05:00Z">
                                <w:r>
                                  <w:rPr>
                                    <w:noProof/>
                                  </w:rPr>
                                  <w:t>2</w:t>
                                </w:r>
                              </w:ins>
                              <w:ins w:id="5390" w:author="Arthur Parmentier" w:date="2020-05-18T14:33:00Z">
                                <w:r>
                                  <w:fldChar w:fldCharType="end"/>
                                </w:r>
                                <w:bookmarkEnd w:id="5386"/>
                                <w:r>
                                  <w:t xml:space="preserve"> Summary of the recognition program structure</w:t>
                                </w:r>
                              </w:ins>
                              <w:bookmarkEnd w:id="53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594BE8" id="_x0000_t202" coordsize="21600,21600" o:spt="202" path="m,l,21600r21600,l21600,xe">
                  <v:stroke joinstyle="miter"/>
                  <v:path gradientshapeok="t" o:connecttype="rect"/>
                </v:shapetype>
                <v:shape id="Zone de texte 3" o:spid="_x0000_s1026" type="#_x0000_t202" style="position:absolute;margin-left:59.15pt;margin-top:658.7pt;width:36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" stroked="f">
                  <v:textbox style="mso-fit-shape-to-text:t" inset="0,0,0,0">
                    <w:txbxContent>
                      <w:p w:rsidR="00C75F92" w:rsidRPr="002C3653" w:rsidRDefault="00C75F92">
                        <w:pPr>
                          <w:pStyle w:val="Lgende"/>
                          <w:rPr>
                            <w:noProof/>
                          </w:rPr>
                          <w:pPrChange w:id="5391" w:author="Arthur Parmentier" w:date="2020-05-18T14:33:00Z">
                            <w:pPr/>
                          </w:pPrChange>
                        </w:pPr>
                        <w:bookmarkStart w:id="5392" w:name="_Ref40704902"/>
                        <w:bookmarkStart w:id="5393" w:name="_Ref40704896"/>
                        <w:ins w:id="5394" w:author="Arthur Parmentier" w:date="2020-05-18T14:33:00Z">
                          <w:r>
                            <w:t xml:space="preserve">Figure </w:t>
                          </w:r>
                          <w:r>
                            <w:fldChar w:fldCharType="begin"/>
                          </w:r>
                          <w:r>
                            <w:instrText xml:space="preserve"> SEQ Figure \* ARABIC </w:instrText>
                          </w:r>
                        </w:ins>
                        <w:r>
                          <w:fldChar w:fldCharType="separate"/>
                        </w:r>
                        <w:ins w:id="5395" w:author="Arthur Parmentier" w:date="2020-06-05T21:05:00Z">
                          <w:r>
                            <w:rPr>
                              <w:noProof/>
                            </w:rPr>
                            <w:t>2</w:t>
                          </w:r>
                        </w:ins>
                        <w:ins w:id="5396" w:author="Arthur Parmentier" w:date="2020-05-18T14:33:00Z">
                          <w:r>
                            <w:fldChar w:fldCharType="end"/>
                          </w:r>
                          <w:bookmarkEnd w:id="5392"/>
                          <w:r>
                            <w:t xml:space="preserve"> Summary of the recognition program structure</w:t>
                          </w:r>
                        </w:ins>
                        <w:bookmarkEnd w:id="5393"/>
                      </w:p>
                    </w:txbxContent>
                  </v:textbox>
                  <w10:wrap type="topAndBottom"/>
                </v:shape>
              </w:pict>
            </mc:Fallback>
          </mc:AlternateContent>
        </w:r>
      </w:ins>
    </w:p>
    <w:p w:rsidR="00705B17" w:rsidRPr="007C437A" w:rsidRDefault="00705B17">
      <w:pPr>
        <w:pStyle w:val="Titre3"/>
        <w:rPr>
          <w:ins w:id="5397" w:author="Arthur Parmentier" w:date="2020-05-22T17:09:00Z"/>
          <w:rPrChange w:id="5398" w:author="Arthur Parmentier" w:date="2020-06-07T15:27:00Z">
            <w:rPr>
              <w:ins w:id="5399" w:author="Arthur Parmentier" w:date="2020-05-22T17:09:00Z"/>
            </w:rPr>
          </w:rPrChange>
        </w:rPr>
        <w:pPrChange w:id="5400" w:author="Arthur Parmentier" w:date="2020-05-22T19:10:00Z">
          <w:pPr>
            <w:pStyle w:val="Titre2"/>
          </w:pPr>
        </w:pPrChange>
      </w:pPr>
      <w:bookmarkStart w:id="5401" w:name="_Toc42698966"/>
      <w:ins w:id="5402" w:author="Arthur Parmentier" w:date="2020-05-22T17:08:00Z">
        <w:r w:rsidRPr="007C437A">
          <w:rPr>
            <w:rPrChange w:id="5403" w:author="Arthur Parmentier" w:date="2020-06-07T15:27:00Z">
              <w:rPr/>
            </w:rPrChange>
          </w:rPr>
          <w:lastRenderedPageBreak/>
          <w:t>The choice of Max/MSP</w:t>
        </w:r>
      </w:ins>
      <w:bookmarkEnd w:id="5401"/>
    </w:p>
    <w:p w:rsidR="0085122F" w:rsidRPr="007C437A" w:rsidRDefault="0085122F" w:rsidP="0085122F">
      <w:pPr>
        <w:rPr>
          <w:ins w:id="5404" w:author="Arthur Parmentier" w:date="2020-05-22T17:14:00Z"/>
        </w:rPr>
      </w:pPr>
      <w:ins w:id="5405" w:author="Arthur Parmentier" w:date="2020-05-22T17:09:00Z">
        <w:r w:rsidRPr="007C437A">
          <w:t xml:space="preserve">Before starting a finer description of the mechanisms of the program, I would like to </w:t>
        </w:r>
      </w:ins>
      <w:ins w:id="5406" w:author="Arthur Parmentier" w:date="2020-05-22T17:13:00Z">
        <w:r w:rsidRPr="007C437A">
          <w:t>motivate the choice of Max/MSP as the main programming environment</w:t>
        </w:r>
      </w:ins>
      <w:ins w:id="5407" w:author="Arthur Parmentier" w:date="2020-05-22T19:11:00Z">
        <w:r w:rsidR="00417CFA" w:rsidRPr="007C437A">
          <w:t xml:space="preserve"> hosting the different layers and functionalities.</w:t>
        </w:r>
      </w:ins>
    </w:p>
    <w:p w:rsidR="0034163D" w:rsidRPr="007C437A" w:rsidRDefault="0085122F" w:rsidP="0085122F">
      <w:pPr>
        <w:rPr>
          <w:ins w:id="5408" w:author="Arthur Parmentier" w:date="2020-05-22T17:21:00Z"/>
        </w:rPr>
      </w:pPr>
      <w:ins w:id="5409" w:author="Arthur Parmentier" w:date="2020-05-22T17:14:00Z">
        <w:r w:rsidRPr="007C437A">
          <w:t>There are several options for building such a t</w:t>
        </w:r>
      </w:ins>
      <w:ins w:id="5410" w:author="Arthur Parmentier" w:date="2020-05-22T17:15:00Z">
        <w:r w:rsidRPr="007C437A">
          <w:t>ool</w:t>
        </w:r>
      </w:ins>
      <w:ins w:id="5411" w:author="Arthur Parmentier" w:date="2020-05-22T17:20:00Z">
        <w:r w:rsidR="0034163D" w:rsidRPr="007C437A">
          <w:t xml:space="preserve">, each with their own pros and cons. </w:t>
        </w:r>
      </w:ins>
      <w:ins w:id="5412" w:author="Arthur Parmentier" w:date="2020-05-22T17:21:00Z">
        <w:r w:rsidR="0034163D" w:rsidRPr="007C437A">
          <w:t xml:space="preserve">In my case, I have considered Unity3D and </w:t>
        </w:r>
        <w:proofErr w:type="spellStart"/>
        <w:r w:rsidR="0034163D" w:rsidRPr="007C437A">
          <w:t>PureData</w:t>
        </w:r>
        <w:proofErr w:type="spellEnd"/>
        <w:r w:rsidR="0034163D" w:rsidRPr="007C437A">
          <w:t xml:space="preserve"> as the main alternatives to Max/MSP.</w:t>
        </w:r>
      </w:ins>
    </w:p>
    <w:p w:rsidR="0034163D" w:rsidRPr="007C437A" w:rsidRDefault="0034163D" w:rsidP="0085122F">
      <w:pPr>
        <w:rPr>
          <w:ins w:id="5413" w:author="Arthur Parmentier" w:date="2020-05-22T17:23:00Z"/>
        </w:rPr>
      </w:pPr>
      <w:ins w:id="5414" w:author="Arthur Parmentier" w:date="2020-05-22T17:21:00Z">
        <w:r w:rsidRPr="007C437A">
          <w:t>The advantage of Unity3D over Max/MSP</w:t>
        </w:r>
      </w:ins>
      <w:ins w:id="5415" w:author="Arthur Parmentier" w:date="2020-05-22T17:22:00Z">
        <w:r w:rsidRPr="007C437A">
          <w:t>(/Jitter) is that it is endorsed by a much larger community, it is free and has a better potential in terms</w:t>
        </w:r>
      </w:ins>
      <w:ins w:id="5416" w:author="Arthur Parmentier" w:date="2020-05-22T17:23:00Z">
        <w:r w:rsidRPr="007C437A">
          <w:t xml:space="preserve"> of graphics.</w:t>
        </w:r>
      </w:ins>
    </w:p>
    <w:p w:rsidR="0034163D" w:rsidRPr="007C437A" w:rsidRDefault="0034163D" w:rsidP="0085122F">
      <w:pPr>
        <w:rPr>
          <w:ins w:id="5417" w:author="Arthur Parmentier" w:date="2020-05-22T17:23:00Z"/>
        </w:rPr>
      </w:pPr>
      <w:ins w:id="5418" w:author="Arthur Parmentier" w:date="2020-05-22T17:23:00Z">
        <w:r w:rsidRPr="007C437A">
          <w:t xml:space="preserve">The advantage of </w:t>
        </w:r>
        <w:proofErr w:type="spellStart"/>
        <w:r w:rsidRPr="007C437A">
          <w:t>PureData</w:t>
        </w:r>
        <w:proofErr w:type="spellEnd"/>
        <w:r w:rsidRPr="007C437A">
          <w:t xml:space="preserve"> over Max/MSP is essentially that is it free and open source.</w:t>
        </w:r>
      </w:ins>
    </w:p>
    <w:p w:rsidR="0034163D" w:rsidRPr="007C437A" w:rsidRDefault="0034163D" w:rsidP="0085122F">
      <w:pPr>
        <w:rPr>
          <w:ins w:id="5419" w:author="Arthur Parmentier" w:date="2020-05-22T17:24:00Z"/>
        </w:rPr>
      </w:pPr>
      <w:ins w:id="5420" w:author="Arthur Parmentier" w:date="2020-05-22T17:23:00Z">
        <w:r w:rsidRPr="007C437A">
          <w:t xml:space="preserve">However, I think that Max/MSP is a better </w:t>
        </w:r>
      </w:ins>
      <w:ins w:id="5421" w:author="Arthur Parmentier" w:date="2020-05-22T17:24:00Z">
        <w:r w:rsidRPr="007C437A">
          <w:t>choice than those software for the following reasons:</w:t>
        </w:r>
      </w:ins>
    </w:p>
    <w:p w:rsidR="0034163D" w:rsidRPr="007C437A" w:rsidRDefault="0034163D" w:rsidP="0034163D">
      <w:pPr>
        <w:pStyle w:val="Paragraphedeliste"/>
        <w:numPr>
          <w:ilvl w:val="0"/>
          <w:numId w:val="40"/>
        </w:numPr>
        <w:rPr>
          <w:ins w:id="5422" w:author="Arthur Parmentier" w:date="2020-05-22T17:29:00Z"/>
        </w:rPr>
      </w:pPr>
      <w:ins w:id="5423" w:author="Arthur Parmentier" w:date="2020-05-22T17:24:00Z">
        <w:r w:rsidRPr="007C437A">
          <w:t>Max/MSP is a high-level object-based programming language</w:t>
        </w:r>
      </w:ins>
      <w:ins w:id="5424" w:author="Arthur Parmentier" w:date="2020-05-22T17:25:00Z">
        <w:r w:rsidRPr="007C437A">
          <w:t xml:space="preserve"> with already</w:t>
        </w:r>
      </w:ins>
      <w:ins w:id="5425" w:author="Arthur Parmentier" w:date="2020-05-22T17:26:00Z">
        <w:r w:rsidRPr="007C437A">
          <w:t xml:space="preserve"> optimized pieces for music and real-time applications that are easy to use</w:t>
        </w:r>
      </w:ins>
      <w:ins w:id="5426" w:author="Arthur Parmentier" w:date="2020-05-22T17:30:00Z">
        <w:r w:rsidR="001E09DA" w:rsidRPr="007C437A">
          <w:t xml:space="preserve"> and assemble</w:t>
        </w:r>
      </w:ins>
      <w:ins w:id="5427" w:author="Arthur Parmentier" w:date="2020-05-22T17:26:00Z">
        <w:r w:rsidRPr="007C437A">
          <w:t xml:space="preserve">. It allows for </w:t>
        </w:r>
      </w:ins>
      <w:ins w:id="5428" w:author="Arthur Parmentier" w:date="2020-05-22T17:27:00Z">
        <w:r w:rsidRPr="007C437A">
          <w:t>scripting in JS and Node.js, which makes it a powerful host for a</w:t>
        </w:r>
      </w:ins>
      <w:ins w:id="5429" w:author="Arthur Parmentier" w:date="2020-05-22T17:28:00Z">
        <w:r w:rsidRPr="007C437A">
          <w:t xml:space="preserve"> huge number of scripts and tools developed by the web community</w:t>
        </w:r>
      </w:ins>
      <w:ins w:id="5430" w:author="Arthur Parmentier" w:date="2020-05-22T17:29:00Z">
        <w:r w:rsidR="001E09DA" w:rsidRPr="007C437A">
          <w:t xml:space="preserve"> and its graphical interface al</w:t>
        </w:r>
      </w:ins>
      <w:ins w:id="5431" w:author="Arthur Parmentier" w:date="2020-05-22T17:30:00Z">
        <w:r w:rsidR="001E09DA" w:rsidRPr="007C437A">
          <w:t>low newbies in coding to catch up easily with what is going on.</w:t>
        </w:r>
      </w:ins>
    </w:p>
    <w:p w:rsidR="0034163D" w:rsidRPr="007C437A" w:rsidRDefault="001E09DA" w:rsidP="0034163D">
      <w:pPr>
        <w:pStyle w:val="Paragraphedeliste"/>
        <w:numPr>
          <w:ilvl w:val="0"/>
          <w:numId w:val="40"/>
        </w:numPr>
        <w:rPr>
          <w:ins w:id="5432" w:author="Arthur Parmentier" w:date="2020-05-22T17:33:00Z"/>
        </w:rPr>
      </w:pPr>
      <w:ins w:id="5433" w:author="Arthur Parmentier" w:date="2020-05-22T17:31:00Z">
        <w:r w:rsidRPr="007C437A">
          <w:t>Max/MSP comes from IRCAM and is used by a community of artists and musicians</w:t>
        </w:r>
      </w:ins>
      <w:ins w:id="5434" w:author="Arthur Parmentier" w:date="2020-05-22T17:32:00Z">
        <w:r w:rsidRPr="007C437A">
          <w:t xml:space="preserve"> with </w:t>
        </w:r>
      </w:ins>
      <w:ins w:id="5435" w:author="Arthur Parmentier" w:date="2020-05-22T17:33:00Z">
        <w:r w:rsidRPr="007C437A">
          <w:t>interests very similar to my projects.</w:t>
        </w:r>
      </w:ins>
    </w:p>
    <w:p w:rsidR="001E09DA" w:rsidRPr="007C437A" w:rsidRDefault="001E09DA" w:rsidP="0034163D">
      <w:pPr>
        <w:pStyle w:val="Paragraphedeliste"/>
        <w:numPr>
          <w:ilvl w:val="0"/>
          <w:numId w:val="40"/>
        </w:numPr>
        <w:rPr>
          <w:ins w:id="5436" w:author="Arthur Parmentier" w:date="2020-05-22T17:36:00Z"/>
        </w:rPr>
      </w:pPr>
      <w:ins w:id="5437" w:author="Arthur Parmentier" w:date="2020-05-22T17:34:00Z">
        <w:r w:rsidRPr="007C437A">
          <w:t>Max/MSP has a nicer visual interface than PD, is maintained by a commercial company</w:t>
        </w:r>
      </w:ins>
      <w:ins w:id="5438" w:author="Arthur Parmentier" w:date="2020-05-22T17:35:00Z">
        <w:r w:rsidRPr="007C437A">
          <w:t xml:space="preserve"> whereas PD has not been updated for years</w:t>
        </w:r>
      </w:ins>
      <w:ins w:id="5439" w:author="Arthur Parmentier" w:date="2020-05-22T17:36:00Z">
        <w:r w:rsidRPr="007C437A">
          <w:t>.</w:t>
        </w:r>
      </w:ins>
    </w:p>
    <w:p w:rsidR="001E09DA" w:rsidRPr="007C437A" w:rsidRDefault="00EE1399" w:rsidP="0034163D">
      <w:pPr>
        <w:pStyle w:val="Paragraphedeliste"/>
        <w:numPr>
          <w:ilvl w:val="0"/>
          <w:numId w:val="40"/>
        </w:numPr>
        <w:rPr>
          <w:ins w:id="5440" w:author="Arthur Parmentier" w:date="2020-05-22T17:37:00Z"/>
        </w:rPr>
      </w:pPr>
      <w:ins w:id="5441" w:author="Arthur Parmentier" w:date="2020-05-22T17:39:00Z">
        <w:r w:rsidRPr="007C437A">
          <w:t>PD connects badly to external pieces (node.js scripts, java…) that are critical for my project.</w:t>
        </w:r>
      </w:ins>
    </w:p>
    <w:p w:rsidR="0085122F" w:rsidRPr="007C437A" w:rsidRDefault="00EE1399" w:rsidP="0085122F">
      <w:pPr>
        <w:pStyle w:val="Paragraphedeliste"/>
        <w:numPr>
          <w:ilvl w:val="0"/>
          <w:numId w:val="40"/>
        </w:numPr>
        <w:rPr>
          <w:ins w:id="5442" w:author="Arthur Parmentier" w:date="2020-05-22T17:42:00Z"/>
        </w:rPr>
      </w:pPr>
      <w:ins w:id="5443" w:author="Arthur Parmentier" w:date="2020-05-22T17:40:00Z">
        <w:r w:rsidRPr="007C437A">
          <w:t xml:space="preserve">The graphical programming interface of Max/MSP can be transformed into a user </w:t>
        </w:r>
      </w:ins>
      <w:ins w:id="5444" w:author="Arthur Parmentier" w:date="2020-05-22T17:41:00Z">
        <w:r w:rsidRPr="007C437A">
          <w:t xml:space="preserve">interface easily (for simple demos such as </w:t>
        </w:r>
      </w:ins>
      <w:ins w:id="5445" w:author="Arthur Parmentier" w:date="2020-05-22T17:42:00Z">
        <w:r w:rsidRPr="007C437A">
          <w:t>mine) …</w:t>
        </w:r>
      </w:ins>
      <w:ins w:id="5446" w:author="Arthur Parmentier" w:date="2020-05-22T17:41:00Z">
        <w:r w:rsidRPr="007C437A">
          <w:t xml:space="preserve"> or very extensively, with complex GUI objects.</w:t>
        </w:r>
      </w:ins>
    </w:p>
    <w:p w:rsidR="00EE1399" w:rsidRPr="007C437A" w:rsidRDefault="00EE1399" w:rsidP="0085122F">
      <w:pPr>
        <w:pStyle w:val="Paragraphedeliste"/>
        <w:numPr>
          <w:ilvl w:val="0"/>
          <w:numId w:val="40"/>
        </w:numPr>
        <w:rPr>
          <w:ins w:id="5447" w:author="Arthur Parmentier" w:date="2020-05-22T17:43:00Z"/>
        </w:rPr>
      </w:pPr>
      <w:ins w:id="5448" w:author="Arthur Parmentier" w:date="2020-05-22T17:42:00Z">
        <w:r w:rsidRPr="007C437A">
          <w:t>Given my programming skills and the time constraints of the project, Max/MSP was a much faster approa</w:t>
        </w:r>
      </w:ins>
      <w:ins w:id="5449" w:author="Arthur Parmentier" w:date="2020-05-22T17:43:00Z">
        <w:r w:rsidRPr="007C437A">
          <w:t>ch than Unity3D.</w:t>
        </w:r>
      </w:ins>
    </w:p>
    <w:p w:rsidR="00FF3359" w:rsidRPr="007C437A" w:rsidRDefault="00EE1399">
      <w:pPr>
        <w:rPr>
          <w:ins w:id="5450" w:author="Arthur Parmentier" w:date="2020-05-22T17:43:00Z"/>
        </w:rPr>
        <w:pPrChange w:id="5451" w:author="Arthur Parmentier" w:date="2020-05-22T17:43:00Z">
          <w:pPr>
            <w:pStyle w:val="Paragraphedeliste"/>
            <w:numPr>
              <w:numId w:val="40"/>
            </w:numPr>
            <w:ind w:hanging="360"/>
          </w:pPr>
        </w:pPrChange>
      </w:pPr>
      <w:ins w:id="5452" w:author="Arthur Parmentier" w:date="2020-05-22T17:43:00Z">
        <w:r w:rsidRPr="007C437A">
          <w:t xml:space="preserve">Although being a commercial software, </w:t>
        </w:r>
      </w:ins>
      <w:ins w:id="5453" w:author="Arthur Parmentier" w:date="2020-05-22T18:37:00Z">
        <w:r w:rsidR="00C24A48" w:rsidRPr="007C437A">
          <w:t>Max/MSP</w:t>
        </w:r>
      </w:ins>
      <w:ins w:id="5454" w:author="Arthur Parmentier" w:date="2020-05-22T17:43:00Z">
        <w:r w:rsidRPr="007C437A">
          <w:t xml:space="preserve"> patch</w:t>
        </w:r>
      </w:ins>
      <w:ins w:id="5455" w:author="Arthur Parmentier" w:date="2020-05-22T18:37:00Z">
        <w:r w:rsidR="00C24A48" w:rsidRPr="007C437A">
          <w:t>ers</w:t>
        </w:r>
      </w:ins>
      <w:ins w:id="5456" w:author="Arthur Parmentier" w:date="2020-05-22T17:43:00Z">
        <w:r w:rsidRPr="007C437A">
          <w:t xml:space="preserve"> can be compi</w:t>
        </w:r>
      </w:ins>
      <w:ins w:id="5457" w:author="Arthur Parmentier" w:date="2020-05-22T17:44:00Z">
        <w:r w:rsidRPr="007C437A">
          <w:t>led to a standalone program for Windows and Mac OS, allowing to s</w:t>
        </w:r>
      </w:ins>
      <w:ins w:id="5458" w:author="Arthur Parmentier" w:date="2020-05-22T17:45:00Z">
        <w:r w:rsidRPr="007C437A">
          <w:t>hare the program for free.</w:t>
        </w:r>
      </w:ins>
    </w:p>
    <w:p w:rsidR="00DE1036" w:rsidRPr="007C437A" w:rsidDel="00CE7ED8" w:rsidRDefault="00AD721A">
      <w:pPr>
        <w:pStyle w:val="Titre2"/>
        <w:rPr>
          <w:del w:id="5459" w:author="Arthur Parmentier" w:date="2020-05-18T13:37:00Z"/>
        </w:rPr>
      </w:pPr>
      <w:bookmarkStart w:id="5460" w:name="_Toc42698967"/>
      <w:ins w:id="5461" w:author="Arthur Parmentier" w:date="2020-06-03T22:06:00Z">
        <w:r w:rsidRPr="007C437A">
          <w:t>Description of each layer</w:t>
        </w:r>
      </w:ins>
      <w:bookmarkEnd w:id="5460"/>
    </w:p>
    <w:p w:rsidR="00CE7ED8" w:rsidRPr="007C437A" w:rsidRDefault="00CE7ED8">
      <w:pPr>
        <w:pStyle w:val="Titre2"/>
        <w:rPr>
          <w:ins w:id="5462" w:author="Arthur Parmentier" w:date="2020-05-18T17:11:00Z"/>
        </w:rPr>
      </w:pPr>
      <w:bookmarkStart w:id="5463" w:name="_Toc42698968"/>
      <w:bookmarkEnd w:id="5463"/>
    </w:p>
    <w:p w:rsidR="00F25194" w:rsidRPr="007C437A" w:rsidRDefault="00F25194">
      <w:pPr>
        <w:pStyle w:val="Titre3"/>
        <w:rPr>
          <w:ins w:id="5464" w:author="Arthur Parmentier" w:date="2020-05-18T15:01:00Z"/>
          <w:rPrChange w:id="5465" w:author="Arthur Parmentier" w:date="2020-06-07T15:27:00Z">
            <w:rPr>
              <w:ins w:id="5466" w:author="Arthur Parmentier" w:date="2020-05-18T15:01:00Z"/>
            </w:rPr>
          </w:rPrChange>
        </w:rPr>
        <w:pPrChange w:id="5467" w:author="Arthur Parmentier" w:date="2020-05-18T17:12:00Z">
          <w:pPr>
            <w:pStyle w:val="Titre2"/>
          </w:pPr>
        </w:pPrChange>
      </w:pPr>
      <w:bookmarkStart w:id="5468" w:name="_Toc42698969"/>
      <w:r w:rsidRPr="007C437A">
        <w:rPr>
          <w:rPrChange w:id="5469" w:author="Arthur Parmentier" w:date="2020-06-07T15:27:00Z">
            <w:rPr/>
          </w:rPrChange>
        </w:rPr>
        <w:t xml:space="preserve">Part 1: </w:t>
      </w:r>
      <w:del w:id="5470" w:author="Arthur Parmentier" w:date="2020-05-18T15:01:00Z">
        <w:r w:rsidRPr="007C437A" w:rsidDel="00237B5C">
          <w:rPr>
            <w:rPrChange w:id="5471" w:author="Arthur Parmentier" w:date="2020-06-07T15:27:00Z">
              <w:rPr/>
            </w:rPrChange>
          </w:rPr>
          <w:delText>Posenet &amp; gloves feature building</w:delText>
        </w:r>
      </w:del>
      <w:ins w:id="5472" w:author="Arthur Parmentier" w:date="2020-05-18T15:01:00Z">
        <w:r w:rsidR="00237B5C" w:rsidRPr="007C437A">
          <w:rPr>
            <w:rPrChange w:id="5473" w:author="Arthur Parmentier" w:date="2020-06-07T15:27:00Z">
              <w:rPr/>
            </w:rPrChange>
          </w:rPr>
          <w:t>Motion tracking inputs</w:t>
        </w:r>
        <w:bookmarkEnd w:id="5468"/>
      </w:ins>
    </w:p>
    <w:p w:rsidR="00F11A13" w:rsidRPr="007C437A" w:rsidRDefault="00F11A13" w:rsidP="0060525E">
      <w:pPr>
        <w:rPr>
          <w:ins w:id="5474" w:author="Arthur Parmentier" w:date="2020-05-22T19:19:00Z"/>
        </w:rPr>
      </w:pPr>
      <w:ins w:id="5475" w:author="Arthur Parmentier" w:date="2020-05-22T19:13:00Z">
        <w:r w:rsidRPr="007C437A">
          <w:t>As</w:t>
        </w:r>
      </w:ins>
      <w:ins w:id="5476" w:author="Arthur Parmentier" w:date="2020-05-22T19:14:00Z">
        <w:r w:rsidRPr="007C437A">
          <w:t xml:space="preserve"> humans, we are equipped with </w:t>
        </w:r>
      </w:ins>
      <w:ins w:id="5477" w:author="Arthur Parmentier" w:date="2020-05-22T19:15:00Z">
        <w:r w:rsidRPr="007C437A">
          <w:t>cognition and recognition systems that allow us</w:t>
        </w:r>
      </w:ins>
      <w:ins w:id="5478" w:author="Arthur Parmentier" w:date="2020-05-22T19:16:00Z">
        <w:r w:rsidRPr="007C437A">
          <w:t xml:space="preserve"> to discern </w:t>
        </w:r>
      </w:ins>
      <w:ins w:id="5479" w:author="Arthur Parmentier" w:date="2020-06-03T17:24:00Z">
        <w:r w:rsidR="00EF1B4B" w:rsidRPr="007C437A">
          <w:t xml:space="preserve">a wide variety of </w:t>
        </w:r>
      </w:ins>
      <w:ins w:id="5480" w:author="Arthur Parmentier" w:date="2020-05-22T19:16:00Z">
        <w:r w:rsidRPr="007C437A">
          <w:t>objects</w:t>
        </w:r>
      </w:ins>
      <w:ins w:id="5481" w:author="Arthur Parmentier" w:date="2020-06-03T17:24:00Z">
        <w:r w:rsidR="00EF1B4B" w:rsidRPr="007C437A">
          <w:t xml:space="preserve"> such as</w:t>
        </w:r>
      </w:ins>
      <w:ins w:id="5482" w:author="Arthur Parmentier" w:date="2020-05-22T19:16:00Z">
        <w:r w:rsidRPr="007C437A">
          <w:t xml:space="preserve"> bodies in space and to build features </w:t>
        </w:r>
      </w:ins>
      <w:ins w:id="5483" w:author="Arthur Parmentier" w:date="2020-05-22T19:17:00Z">
        <w:r w:rsidRPr="007C437A">
          <w:t>to identify</w:t>
        </w:r>
      </w:ins>
      <w:ins w:id="5484" w:author="Arthur Parmentier" w:date="2020-06-03T17:25:00Z">
        <w:r w:rsidR="00EF1B4B" w:rsidRPr="007C437A">
          <w:t xml:space="preserve"> (</w:t>
        </w:r>
      </w:ins>
      <w:ins w:id="5485" w:author="Arthur Parmentier" w:date="2020-05-22T19:17:00Z">
        <w:r w:rsidRPr="007C437A">
          <w:t>classify</w:t>
        </w:r>
      </w:ins>
      <w:ins w:id="5486" w:author="Arthur Parmentier" w:date="2020-06-03T17:25:00Z">
        <w:r w:rsidR="00EF1B4B" w:rsidRPr="007C437A">
          <w:t>)</w:t>
        </w:r>
      </w:ins>
      <w:ins w:id="5487" w:author="Arthur Parmentier" w:date="2020-05-22T19:17:00Z">
        <w:r w:rsidRPr="007C437A">
          <w:t xml:space="preserve"> movements and </w:t>
        </w:r>
      </w:ins>
      <w:ins w:id="5488" w:author="Arthur Parmentier" w:date="2020-06-03T17:25:00Z">
        <w:r w:rsidR="00EF1B4B" w:rsidRPr="007C437A">
          <w:t xml:space="preserve">gestural </w:t>
        </w:r>
      </w:ins>
      <w:ins w:id="5489" w:author="Arthur Parmentier" w:date="2020-05-22T19:17:00Z">
        <w:r w:rsidRPr="007C437A">
          <w:t>signs</w:t>
        </w:r>
      </w:ins>
      <w:ins w:id="5490" w:author="Arthur Parmentier" w:date="2020-06-03T17:25:00Z">
        <w:r w:rsidR="00EF1B4B" w:rsidRPr="007C437A">
          <w:t xml:space="preserve"> from those bodies</w:t>
        </w:r>
      </w:ins>
      <w:ins w:id="5491" w:author="Arthur Parmentier" w:date="2020-05-22T19:17:00Z">
        <w:r w:rsidRPr="007C437A">
          <w:t>.</w:t>
        </w:r>
      </w:ins>
      <w:ins w:id="5492" w:author="Arthur Parmentier" w:date="2020-06-03T17:25:00Z">
        <w:r w:rsidR="00EF1B4B" w:rsidRPr="007C437A">
          <w:br/>
        </w:r>
      </w:ins>
      <w:ins w:id="5493" w:author="Arthur Parmentier" w:date="2020-05-22T19:18:00Z">
        <w:r w:rsidRPr="007C437A">
          <w:t>Computers, however, are not natively equipped with such systems</w:t>
        </w:r>
      </w:ins>
      <w:ins w:id="5494" w:author="Arthur Parmentier" w:date="2020-05-22T19:19:00Z">
        <w:r w:rsidRPr="007C437A">
          <w:t>, so that it is necessary to build them in this project, according to the goals a</w:t>
        </w:r>
      </w:ins>
      <w:ins w:id="5495" w:author="Arthur Parmentier" w:date="2020-05-22T19:20:00Z">
        <w:r w:rsidRPr="007C437A">
          <w:t>nd objectives we defined previously.</w:t>
        </w:r>
      </w:ins>
    </w:p>
    <w:p w:rsidR="0060525E" w:rsidRPr="007C437A" w:rsidRDefault="0060525E" w:rsidP="0060525E">
      <w:pPr>
        <w:rPr>
          <w:ins w:id="5496" w:author="Arthur Parmentier" w:date="2020-05-18T15:06:00Z"/>
        </w:rPr>
      </w:pPr>
      <w:ins w:id="5497" w:author="Arthur Parmentier" w:date="2020-05-18T15:02:00Z">
        <w:r w:rsidRPr="007C437A">
          <w:t>The role of the motion tracking layer is to compute a set of motion features</w:t>
        </w:r>
      </w:ins>
      <w:ins w:id="5498" w:author="Arthur Parmentier" w:date="2020-05-18T15:03:00Z">
        <w:r w:rsidRPr="007C437A">
          <w:t xml:space="preserve"> from the movement of the user. There </w:t>
        </w:r>
      </w:ins>
      <w:ins w:id="5499" w:author="Arthur Parmentier" w:date="2020-06-03T17:26:00Z">
        <w:r w:rsidR="00EF1B4B" w:rsidRPr="007C437A">
          <w:t xml:space="preserve">exist several </w:t>
        </w:r>
      </w:ins>
      <w:ins w:id="5500" w:author="Arthur Parmentier" w:date="2020-05-18T15:03:00Z">
        <w:r w:rsidRPr="007C437A">
          <w:t>motion tracking systems</w:t>
        </w:r>
      </w:ins>
      <w:ins w:id="5501" w:author="Arthur Parmentier" w:date="2020-05-18T15:04:00Z">
        <w:r w:rsidRPr="007C437A">
          <w:t xml:space="preserve"> with different technologies</w:t>
        </w:r>
      </w:ins>
      <w:ins w:id="5502" w:author="Arthur Parmentier" w:date="2020-06-03T17:26:00Z">
        <w:r w:rsidR="00EF1B4B" w:rsidRPr="007C437A">
          <w:t xml:space="preserve"> that allow computers to recognize bodies and compute</w:t>
        </w:r>
      </w:ins>
      <w:ins w:id="5503" w:author="Arthur Parmentier" w:date="2020-06-03T17:27:00Z">
        <w:r w:rsidR="00EF1B4B" w:rsidRPr="007C437A">
          <w:t xml:space="preserve"> several features that can be used to identify gestural signs</w:t>
        </w:r>
      </w:ins>
      <w:ins w:id="5504" w:author="Arthur Parmentier" w:date="2020-05-18T15:04:00Z">
        <w:r w:rsidRPr="007C437A">
          <w:t>.</w:t>
        </w:r>
      </w:ins>
      <w:ins w:id="5505" w:author="Arthur Parmentier" w:date="2020-06-03T17:27:00Z">
        <w:r w:rsidR="00EF1B4B" w:rsidRPr="007C437A">
          <w:br/>
        </w:r>
      </w:ins>
      <w:ins w:id="5506" w:author="Arthur Parmentier" w:date="2020-05-18T15:04:00Z">
        <w:r w:rsidRPr="007C437A">
          <w:lastRenderedPageBreak/>
          <w:t xml:space="preserve">In SP, </w:t>
        </w:r>
      </w:ins>
      <w:ins w:id="5507" w:author="Arthur Parmentier" w:date="2020-05-18T15:05:00Z">
        <w:r w:rsidRPr="007C437A">
          <w:t>there are</w:t>
        </w:r>
      </w:ins>
      <w:ins w:id="5508" w:author="Arthur Parmentier" w:date="2020-05-18T15:07:00Z">
        <w:r w:rsidRPr="007C437A">
          <w:t xml:space="preserve"> some</w:t>
        </w:r>
      </w:ins>
      <w:ins w:id="5509" w:author="Arthur Parmentier" w:date="2020-05-18T15:05:00Z">
        <w:r w:rsidRPr="007C437A">
          <w:t xml:space="preserve"> body parts </w:t>
        </w:r>
      </w:ins>
      <w:ins w:id="5510" w:author="Arthur Parmentier" w:date="2020-05-18T15:07:00Z">
        <w:r w:rsidRPr="007C437A">
          <w:t xml:space="preserve">such as the hands </w:t>
        </w:r>
      </w:ins>
      <w:ins w:id="5511" w:author="Arthur Parmentier" w:date="2020-05-18T15:05:00Z">
        <w:r w:rsidRPr="007C437A">
          <w:t>that are much more frequently to sign than others</w:t>
        </w:r>
      </w:ins>
      <w:ins w:id="5512" w:author="Arthur Parmentier" w:date="2020-05-18T15:06:00Z">
        <w:r w:rsidRPr="007C437A">
          <w:t>, therefore they require more precise tracking than the latter to classify amongst the signs.</w:t>
        </w:r>
      </w:ins>
      <w:ins w:id="5513" w:author="Arthur Parmentier" w:date="2020-05-22T19:21:00Z">
        <w:r w:rsidR="0049456C" w:rsidRPr="007C437A">
          <w:t xml:space="preserve"> However, all </w:t>
        </w:r>
      </w:ins>
      <w:ins w:id="5514" w:author="Arthur Parmentier" w:date="2020-05-22T19:22:00Z">
        <w:r w:rsidR="0049456C" w:rsidRPr="007C437A">
          <w:t xml:space="preserve">motion tracking systems available </w:t>
        </w:r>
      </w:ins>
      <w:ins w:id="5515" w:author="Arthur Parmentier" w:date="2020-05-22T19:23:00Z">
        <w:r w:rsidR="0049456C" w:rsidRPr="007C437A">
          <w:t>have a finite range of operation, i.e. they can only track motion at a certain scale.</w:t>
        </w:r>
      </w:ins>
      <w:ins w:id="5516" w:author="Arthur Parmentier" w:date="2020-06-03T17:27:00Z">
        <w:r w:rsidR="00E84F73" w:rsidRPr="007C437A">
          <w:t xml:space="preserve"> (just l</w:t>
        </w:r>
      </w:ins>
      <w:ins w:id="5517" w:author="Arthur Parmentier" w:date="2020-06-03T17:28:00Z">
        <w:r w:rsidR="00E84F73" w:rsidRPr="007C437A">
          <w:t>ike the human cognition system).</w:t>
        </w:r>
      </w:ins>
      <w:ins w:id="5518" w:author="Arthur Parmentier" w:date="2020-05-22T19:29:00Z">
        <w:r w:rsidR="0049456C" w:rsidRPr="007C437A">
          <w:br/>
        </w:r>
      </w:ins>
      <w:ins w:id="5519" w:author="Arthur Parmentier" w:date="2020-06-03T17:27:00Z">
        <w:r w:rsidR="00EF1B4B" w:rsidRPr="007C437A">
          <w:t>W</w:t>
        </w:r>
      </w:ins>
      <w:ins w:id="5520" w:author="Arthur Parmentier" w:date="2020-05-22T19:24:00Z">
        <w:r w:rsidR="0049456C" w:rsidRPr="007C437A">
          <w:t xml:space="preserve">e can </w:t>
        </w:r>
      </w:ins>
      <w:ins w:id="5521" w:author="Arthur Parmentier" w:date="2020-05-22T19:28:00Z">
        <w:r w:rsidR="0049456C" w:rsidRPr="007C437A">
          <w:t>observe</w:t>
        </w:r>
      </w:ins>
      <w:ins w:id="5522" w:author="Arthur Parmentier" w:date="2020-05-22T19:24:00Z">
        <w:r w:rsidR="0049456C" w:rsidRPr="007C437A">
          <w:t xml:space="preserve"> two </w:t>
        </w:r>
      </w:ins>
      <w:ins w:id="5523" w:author="Arthur Parmentier" w:date="2020-05-22T19:25:00Z">
        <w:r w:rsidR="0049456C" w:rsidRPr="007C437A">
          <w:t>main scales at which signs are performed: full body and hands.</w:t>
        </w:r>
      </w:ins>
      <w:ins w:id="5524" w:author="Arthur Parmentier" w:date="2020-05-22T19:29:00Z">
        <w:r w:rsidR="0049456C" w:rsidRPr="007C437A">
          <w:t xml:space="preserve"> </w:t>
        </w:r>
      </w:ins>
      <w:ins w:id="5525" w:author="Arthur Parmentier" w:date="2020-05-22T19:31:00Z">
        <w:r w:rsidR="00640FA9" w:rsidRPr="007C437A">
          <w:t>Although the</w:t>
        </w:r>
      </w:ins>
      <w:ins w:id="5526" w:author="Arthur Parmentier" w:date="2020-05-22T19:32:00Z">
        <w:r w:rsidR="00640FA9" w:rsidRPr="007C437A">
          <w:t>re are certain costly technologies that would allow us to deal with both scale in one model, I propose</w:t>
        </w:r>
      </w:ins>
      <w:ins w:id="5527" w:author="Arthur Parmentier" w:date="2020-05-22T19:33:00Z">
        <w:r w:rsidR="00640FA9" w:rsidRPr="007C437A">
          <w:t xml:space="preserve"> and discuss</w:t>
        </w:r>
      </w:ins>
      <w:ins w:id="5528" w:author="Arthur Parmentier" w:date="2020-05-22T19:32:00Z">
        <w:r w:rsidR="00640FA9" w:rsidRPr="007C437A">
          <w:t xml:space="preserve"> two different</w:t>
        </w:r>
      </w:ins>
      <w:ins w:id="5529" w:author="Arthur Parmentier" w:date="2020-05-22T19:33:00Z">
        <w:r w:rsidR="00640FA9" w:rsidRPr="007C437A">
          <w:t xml:space="preserve"> technologies that are each adapted and efficient </w:t>
        </w:r>
      </w:ins>
      <w:ins w:id="5530" w:author="Arthur Parmentier" w:date="2020-05-22T19:44:00Z">
        <w:r w:rsidR="00D16ED0" w:rsidRPr="007C437A">
          <w:t>for each one.</w:t>
        </w:r>
      </w:ins>
    </w:p>
    <w:p w:rsidR="00240203" w:rsidRPr="007C437A" w:rsidRDefault="00240203">
      <w:pPr>
        <w:pStyle w:val="Titre4"/>
        <w:rPr>
          <w:ins w:id="5531" w:author="Arthur Parmentier" w:date="2020-05-22T19:45:00Z"/>
        </w:rPr>
      </w:pPr>
      <w:ins w:id="5532" w:author="Arthur Parmentier" w:date="2020-05-18T15:10:00Z">
        <w:r w:rsidRPr="007C437A">
          <w:t xml:space="preserve">Full body </w:t>
        </w:r>
      </w:ins>
      <w:ins w:id="5533" w:author="Arthur Parmentier" w:date="2020-05-22T19:44:00Z">
        <w:r w:rsidR="00BE6686" w:rsidRPr="007C437A">
          <w:t>scale: “skeleton” tracking</w:t>
        </w:r>
      </w:ins>
    </w:p>
    <w:p w:rsidR="00F6380F" w:rsidRPr="007C437A" w:rsidRDefault="003D69EC" w:rsidP="00F6380F">
      <w:pPr>
        <w:rPr>
          <w:ins w:id="5534" w:author="Arthur Parmentier" w:date="2020-05-22T19:51:00Z"/>
        </w:rPr>
      </w:pPr>
      <w:ins w:id="5535" w:author="Arthur Parmentier" w:date="2020-06-03T17:38:00Z">
        <w:r w:rsidRPr="007C437A">
          <w:t>To construct our features for the identification of the signs, we must drop a lot of in</w:t>
        </w:r>
      </w:ins>
      <w:ins w:id="5536" w:author="Arthur Parmentier" w:date="2020-06-03T17:39:00Z">
        <w:r w:rsidRPr="007C437A">
          <w:t>formation from the input of the system, such as the webcam or motion tracki</w:t>
        </w:r>
      </w:ins>
      <w:ins w:id="5537" w:author="Arthur Parmentier" w:date="2020-06-03T17:40:00Z">
        <w:r w:rsidRPr="007C437A">
          <w:t xml:space="preserve">ng system we are using. For instance, information such as colors, </w:t>
        </w:r>
      </w:ins>
      <w:ins w:id="5538" w:author="Arthur Parmentier" w:date="2020-06-03T17:41:00Z">
        <w:r w:rsidRPr="007C437A">
          <w:t>certain body parts such as the belly or torso</w:t>
        </w:r>
      </w:ins>
      <w:ins w:id="5539" w:author="Arthur Parmentier" w:date="2020-06-03T17:42:00Z">
        <w:r w:rsidRPr="007C437A">
          <w:t xml:space="preserve">, sound, </w:t>
        </w:r>
        <w:proofErr w:type="spellStart"/>
        <w:r w:rsidRPr="007C437A">
          <w:t>etc</w:t>
        </w:r>
        <w:proofErr w:type="spellEnd"/>
        <w:r w:rsidRPr="007C437A">
          <w:t xml:space="preserve">, are not crucial for the identification of SP signs. There may be cases in which there are, but they will not be covered </w:t>
        </w:r>
      </w:ins>
      <w:ins w:id="5540" w:author="Arthur Parmentier" w:date="2020-06-03T17:43:00Z">
        <w:r w:rsidRPr="007C437A">
          <w:t xml:space="preserve">by this project. </w:t>
        </w:r>
      </w:ins>
      <w:ins w:id="5541" w:author="Arthur Parmentier" w:date="2020-06-03T17:44:00Z">
        <w:r w:rsidRPr="007C437A">
          <w:br/>
        </w:r>
      </w:ins>
      <w:ins w:id="5542" w:author="Arthur Parmentier" w:date="2020-06-03T17:43:00Z">
        <w:r w:rsidRPr="007C437A">
          <w:t>Typically, the “skeleton” representation of the position of each broad body part of the soundpainter (hands, shoulders, head, hips, knees,</w:t>
        </w:r>
      </w:ins>
      <w:ins w:id="5543" w:author="Arthur Parmentier" w:date="2020-06-03T17:44:00Z">
        <w:r w:rsidRPr="007C437A">
          <w:t xml:space="preserve"> feet…) </w:t>
        </w:r>
      </w:ins>
      <w:ins w:id="5544" w:author="Arthur Parmentier" w:date="2020-06-03T17:45:00Z">
        <w:r w:rsidRPr="007C437A">
          <w:t xml:space="preserve">would allow the computer to recognized most basic signs at the full body scale. Because of the structure of the body (articulations, </w:t>
        </w:r>
      </w:ins>
      <w:ins w:id="5545" w:author="Arthur Parmentier" w:date="2020-06-03T17:46:00Z">
        <w:r w:rsidRPr="007C437A">
          <w:t>rigid body parts…), only several key points are needed to model its skeleton. Then, t</w:t>
        </w:r>
      </w:ins>
      <w:ins w:id="5546" w:author="Arthur Parmentier" w:date="2020-05-22T19:45:00Z">
        <w:r w:rsidR="00F6380F" w:rsidRPr="007C437A">
          <w:t xml:space="preserve">he </w:t>
        </w:r>
      </w:ins>
      <w:ins w:id="5547" w:author="Arthur Parmentier" w:date="2020-05-22T19:46:00Z">
        <w:r w:rsidR="00F6380F" w:rsidRPr="007C437A">
          <w:t>features that would allow us to classify different signs must typically</w:t>
        </w:r>
      </w:ins>
      <w:ins w:id="5548" w:author="Arthur Parmentier" w:date="2020-05-22T19:47:00Z">
        <w:r w:rsidR="00F6380F" w:rsidRPr="007C437A">
          <w:t xml:space="preserve"> reach a precision of the order of magnitude below the</w:t>
        </w:r>
      </w:ins>
      <w:ins w:id="5549" w:author="Arthur Parmentier" w:date="2020-06-03T17:28:00Z">
        <w:r w:rsidR="00E84F73" w:rsidRPr="007C437A">
          <w:t xml:space="preserve"> </w:t>
        </w:r>
      </w:ins>
      <w:ins w:id="5550" w:author="Arthur Parmentier" w:date="2020-06-03T17:46:00Z">
        <w:r w:rsidRPr="007C437A">
          <w:t>distance between t</w:t>
        </w:r>
      </w:ins>
      <w:ins w:id="5551" w:author="Arthur Parmentier" w:date="2020-06-03T17:47:00Z">
        <w:r w:rsidRPr="007C437A">
          <w:t xml:space="preserve">wo </w:t>
        </w:r>
        <w:proofErr w:type="spellStart"/>
        <w:r w:rsidRPr="007C437A">
          <w:t>keypoints</w:t>
        </w:r>
        <w:proofErr w:type="spellEnd"/>
        <w:r w:rsidRPr="007C437A">
          <w:t>.</w:t>
        </w:r>
      </w:ins>
      <w:ins w:id="5552" w:author="Arthur Parmentier" w:date="2020-06-03T17:31:00Z">
        <w:r w:rsidR="00E84F73" w:rsidRPr="007C437A">
          <w:t xml:space="preserve"> </w:t>
        </w:r>
      </w:ins>
      <w:proofErr w:type="gramStart"/>
      <w:ins w:id="5553" w:author="Arthur Parmentier" w:date="2020-06-03T17:47:00Z">
        <w:r w:rsidRPr="007C437A">
          <w:t>Assuming</w:t>
        </w:r>
      </w:ins>
      <w:ins w:id="5554" w:author="Arthur Parmentier" w:date="2020-05-22T19:47:00Z">
        <w:r w:rsidR="00F6380F" w:rsidRPr="007C437A">
          <w:t xml:space="preserve"> </w:t>
        </w:r>
      </w:ins>
      <w:ins w:id="5555" w:author="Arthur Parmentier" w:date="2020-05-22T19:48:00Z">
        <w:r w:rsidR="00F6380F" w:rsidRPr="007C437A">
          <w:t>that</w:t>
        </w:r>
        <w:proofErr w:type="gramEnd"/>
        <w:r w:rsidR="00F6380F" w:rsidRPr="007C437A">
          <w:t xml:space="preserve"> most body parts are separated by a distance of </w:t>
        </w:r>
      </w:ins>
      <w:ins w:id="5556" w:author="Arthur Parmentier" w:date="2020-05-22T19:49:00Z">
        <w:r w:rsidR="00F6380F" w:rsidRPr="007C437A">
          <w:t xml:space="preserve">the </w:t>
        </w:r>
      </w:ins>
      <w:ins w:id="5557" w:author="Arthur Parmentier" w:date="2020-05-22T19:48:00Z">
        <w:r w:rsidR="00F6380F" w:rsidRPr="007C437A">
          <w:t xml:space="preserve">order of 10cm, </w:t>
        </w:r>
      </w:ins>
      <w:ins w:id="5558" w:author="Arthur Parmentier" w:date="2020-05-22T19:49:00Z">
        <w:r w:rsidR="00F6380F" w:rsidRPr="007C437A">
          <w:t xml:space="preserve">we know </w:t>
        </w:r>
        <w:r w:rsidR="00F6380F" w:rsidRPr="007C437A">
          <w:rPr>
            <w:i/>
            <w:iCs/>
          </w:rPr>
          <w:t>a priori</w:t>
        </w:r>
        <w:r w:rsidR="00F6380F" w:rsidRPr="007C437A">
          <w:t xml:space="preserve"> that our motion tracking model at this scale must reach </w:t>
        </w:r>
      </w:ins>
      <w:ins w:id="5559" w:author="Arthur Parmentier" w:date="2020-05-22T19:50:00Z">
        <w:r w:rsidR="00F6380F" w:rsidRPr="007C437A">
          <w:t>a precision of the order of the centimeter.</w:t>
        </w:r>
      </w:ins>
    </w:p>
    <w:p w:rsidR="0004080C" w:rsidRPr="007C437A" w:rsidRDefault="0004080C">
      <w:pPr>
        <w:rPr>
          <w:ins w:id="5560" w:author="Arthur Parmentier" w:date="2020-05-18T15:10:00Z"/>
          <w:rPrChange w:id="5561" w:author="Arthur Parmentier" w:date="2020-06-07T15:27:00Z">
            <w:rPr>
              <w:ins w:id="5562" w:author="Arthur Parmentier" w:date="2020-05-18T15:10:00Z"/>
            </w:rPr>
          </w:rPrChange>
        </w:rPr>
        <w:pPrChange w:id="5563" w:author="Arthur Parmentier" w:date="2020-05-22T19:45:00Z">
          <w:pPr>
            <w:pStyle w:val="Titre3"/>
          </w:pPr>
        </w:pPrChange>
      </w:pPr>
      <w:ins w:id="5564" w:author="Arthur Parmentier" w:date="2020-05-22T19:51:00Z">
        <w:r w:rsidRPr="007C437A">
          <w:rPr>
            <w:rPrChange w:id="5565" w:author="Arthur Parmentier" w:date="2020-06-07T15:27:00Z">
              <w:rPr/>
            </w:rPrChange>
          </w:rPr>
          <w:t xml:space="preserve">In the following part, I will </w:t>
        </w:r>
      </w:ins>
      <w:ins w:id="5566" w:author="Arthur Parmentier" w:date="2020-05-22T19:52:00Z">
        <w:r w:rsidRPr="007C437A">
          <w:rPr>
            <w:rPrChange w:id="5567" w:author="Arthur Parmentier" w:date="2020-06-07T15:27:00Z">
              <w:rPr/>
            </w:rPrChange>
          </w:rPr>
          <w:t xml:space="preserve">introduce and motivate the choice of </w:t>
        </w:r>
        <w:proofErr w:type="spellStart"/>
        <w:r w:rsidRPr="007C437A">
          <w:rPr>
            <w:rPrChange w:id="5568" w:author="Arthur Parmentier" w:date="2020-06-07T15:27:00Z">
              <w:rPr/>
            </w:rPrChange>
          </w:rPr>
          <w:t>PoseNet</w:t>
        </w:r>
        <w:proofErr w:type="spellEnd"/>
        <w:r w:rsidRPr="007C437A">
          <w:rPr>
            <w:rPrChange w:id="5569" w:author="Arthur Parmentier" w:date="2020-06-07T15:27:00Z">
              <w:rPr/>
            </w:rPrChange>
          </w:rPr>
          <w:t xml:space="preserve"> as the main motion tracking model at the full body scale.</w:t>
        </w:r>
      </w:ins>
    </w:p>
    <w:p w:rsidR="005F48A0" w:rsidRPr="007C437A" w:rsidRDefault="005F48A0">
      <w:pPr>
        <w:pStyle w:val="Titre5"/>
        <w:rPr>
          <w:ins w:id="5570" w:author="Arthur Parmentier" w:date="2020-05-19T15:54:00Z"/>
          <w:rPrChange w:id="5571" w:author="Arthur Parmentier" w:date="2020-06-07T15:27:00Z">
            <w:rPr>
              <w:ins w:id="5572" w:author="Arthur Parmentier" w:date="2020-05-19T15:54:00Z"/>
            </w:rPr>
          </w:rPrChange>
        </w:rPr>
        <w:pPrChange w:id="5573" w:author="Arthur Parmentier" w:date="2020-05-19T15:54:00Z">
          <w:pPr/>
        </w:pPrChange>
      </w:pPr>
      <w:ins w:id="5574" w:author="Arthur Parmentier" w:date="2020-05-19T15:54:00Z">
        <w:r w:rsidRPr="007C437A">
          <w:rPr>
            <w:rPrChange w:id="5575" w:author="Arthur Parmentier" w:date="2020-06-07T15:27:00Z">
              <w:rPr/>
            </w:rPrChange>
          </w:rPr>
          <w:t xml:space="preserve">Introduction to </w:t>
        </w:r>
        <w:proofErr w:type="spellStart"/>
        <w:r w:rsidRPr="007C437A">
          <w:rPr>
            <w:rPrChange w:id="5576" w:author="Arthur Parmentier" w:date="2020-06-07T15:27:00Z">
              <w:rPr/>
            </w:rPrChange>
          </w:rPr>
          <w:t>PoseNet</w:t>
        </w:r>
        <w:proofErr w:type="spellEnd"/>
      </w:ins>
    </w:p>
    <w:p w:rsidR="00240203" w:rsidRPr="007C437A" w:rsidRDefault="00116732" w:rsidP="00240203">
      <w:pPr>
        <w:rPr>
          <w:ins w:id="5577" w:author="Arthur Parmentier" w:date="2020-05-22T19:57:00Z"/>
        </w:rPr>
      </w:pPr>
      <w:proofErr w:type="spellStart"/>
      <w:ins w:id="5578" w:author="Arthur Parmentier" w:date="2020-05-18T15:17:00Z">
        <w:r w:rsidRPr="007C437A">
          <w:rPr>
            <w:rStyle w:val="Accentuation"/>
            <w:i w:val="0"/>
            <w:iCs w:val="0"/>
            <w:rPrChange w:id="5579" w:author="Arthur Parmentier" w:date="2020-06-07T15:27:00Z">
              <w:rPr>
                <w:rStyle w:val="Accentuation"/>
              </w:rPr>
            </w:rPrChange>
          </w:rPr>
          <w:t>PoseNet</w:t>
        </w:r>
      </w:ins>
      <w:proofErr w:type="spellEnd"/>
      <w:ins w:id="5580" w:author="Arthur Parmentier" w:date="2020-05-18T15:19:00Z">
        <w:r w:rsidRPr="007C437A">
          <w:rPr>
            <w:rStyle w:val="Appelnotedebasdep"/>
          </w:rPr>
          <w:footnoteReference w:id="31"/>
        </w:r>
      </w:ins>
      <w:ins w:id="5586" w:author="Arthur Parmentier" w:date="2020-05-22T19:54:00Z">
        <w:r w:rsidR="00BA66EC" w:rsidRPr="007C437A">
          <w:t xml:space="preserve"> is</w:t>
        </w:r>
      </w:ins>
      <w:ins w:id="5587" w:author="Arthur Parmentier" w:date="2020-05-18T15:17:00Z">
        <w:r w:rsidRPr="007C437A">
          <w:t xml:space="preserve"> a </w:t>
        </w:r>
      </w:ins>
      <w:ins w:id="5588" w:author="Arthur Parmentier" w:date="2020-05-22T19:20:00Z">
        <w:r w:rsidR="00BD73B3" w:rsidRPr="007C437A">
          <w:t>computer-</w:t>
        </w:r>
      </w:ins>
      <w:ins w:id="5589" w:author="Arthur Parmentier" w:date="2020-05-18T15:17:00Z">
        <w:r w:rsidRPr="007C437A">
          <w:t>vision model that can be used to estimate the pose of a person in an image or video by estimating where key body joints are</w:t>
        </w:r>
      </w:ins>
      <w:ins w:id="5590" w:author="Arthur Parmentier" w:date="2020-05-19T15:27:00Z">
        <w:r w:rsidR="00DC1119" w:rsidRPr="007C437A">
          <w:t xml:space="preserve"> in 2D space</w:t>
        </w:r>
      </w:ins>
      <w:ins w:id="5591" w:author="Arthur Parmentier" w:date="2020-05-18T15:17:00Z">
        <w:r w:rsidRPr="007C437A">
          <w:t>.</w:t>
        </w:r>
      </w:ins>
      <w:ins w:id="5592" w:author="Arthur Parmentier" w:date="2020-05-18T15:24:00Z">
        <w:r w:rsidR="00CE53C0" w:rsidRPr="007C437A">
          <w:t xml:space="preserve"> </w:t>
        </w:r>
      </w:ins>
      <w:ins w:id="5593" w:author="Arthur Parmentier" w:date="2020-05-22T19:55:00Z">
        <w:r w:rsidR="005E0A3C" w:rsidRPr="007C437A">
          <w:t>Its performances on modern CPUs and GPUs allow it to run in real-time using a webcam or alternative low-latency vide</w:t>
        </w:r>
      </w:ins>
      <w:ins w:id="5594" w:author="Arthur Parmentier" w:date="2020-05-22T19:56:00Z">
        <w:r w:rsidR="005E0A3C" w:rsidRPr="007C437A">
          <w:t>o input devices.</w:t>
        </w:r>
      </w:ins>
    </w:p>
    <w:p w:rsidR="00D86CC2" w:rsidRPr="007C437A" w:rsidRDefault="00D86CC2" w:rsidP="00240203">
      <w:pPr>
        <w:rPr>
          <w:ins w:id="5595" w:author="Arthur Parmentier" w:date="2020-05-22T20:07:00Z"/>
        </w:rPr>
      </w:pPr>
      <w:ins w:id="5596" w:author="Arthur Parmentier" w:date="2020-05-22T19:57:00Z">
        <w:r w:rsidRPr="007C437A">
          <w:t>In Max/MSP</w:t>
        </w:r>
      </w:ins>
      <w:ins w:id="5597" w:author="Arthur Parmentier" w:date="2020-05-22T19:58:00Z">
        <w:r w:rsidRPr="007C437A">
          <w:t>, I could adapt</w:t>
        </w:r>
      </w:ins>
      <w:ins w:id="5598" w:author="Arthur Parmentier" w:date="2020-05-22T19:59:00Z">
        <w:r w:rsidRPr="007C437A">
          <w:t xml:space="preserve"> and upgrade</w:t>
        </w:r>
      </w:ins>
      <w:ins w:id="5599" w:author="Arthur Parmentier" w:date="2020-05-22T19:58:00Z">
        <w:r w:rsidRPr="007C437A">
          <w:t xml:space="preserve"> two demonstration projects </w:t>
        </w:r>
      </w:ins>
      <w:ins w:id="5600" w:author="Arthur Parmentier" w:date="2020-05-22T19:59:00Z">
        <w:r w:rsidRPr="007C437A">
          <w:t>showing</w:t>
        </w:r>
      </w:ins>
      <w:ins w:id="5601" w:author="Arthur Parmentier" w:date="2020-05-22T19:58:00Z">
        <w:r w:rsidRPr="007C437A">
          <w:t xml:space="preserve"> how </w:t>
        </w:r>
      </w:ins>
      <w:ins w:id="5602" w:author="Arthur Parmentier" w:date="2020-05-22T19:59:00Z">
        <w:r w:rsidRPr="007C437A">
          <w:t xml:space="preserve">to port </w:t>
        </w:r>
        <w:proofErr w:type="spellStart"/>
        <w:r w:rsidRPr="007C437A">
          <w:t>PoseNet</w:t>
        </w:r>
        <w:proofErr w:type="spellEnd"/>
        <w:r w:rsidRPr="007C437A">
          <w:t xml:space="preserve"> into Max with Node.js</w:t>
        </w:r>
      </w:ins>
      <w:ins w:id="5603" w:author="Arthur Parmentier" w:date="2020-05-22T19:58:00Z">
        <w:r w:rsidRPr="007C437A">
          <w:rPr>
            <w:rStyle w:val="Appelnotedebasdep"/>
          </w:rPr>
          <w:footnoteReference w:id="32"/>
        </w:r>
      </w:ins>
      <w:ins w:id="5610" w:author="Arthur Parmentier" w:date="2020-05-22T19:59:00Z">
        <w:r w:rsidRPr="007C437A">
          <w:t xml:space="preserve"> to build </w:t>
        </w:r>
      </w:ins>
      <w:ins w:id="5611" w:author="Arthur Parmentier" w:date="2020-05-22T20:00:00Z">
        <w:r w:rsidR="00B44867" w:rsidRPr="007C437A">
          <w:t xml:space="preserve">a simple user interface </w:t>
        </w:r>
      </w:ins>
      <w:ins w:id="5612" w:author="Arthur Parmentier" w:date="2020-05-22T20:06:00Z">
        <w:r w:rsidR="00D0268F" w:rsidRPr="007C437A">
          <w:t xml:space="preserve">(1.2.) </w:t>
        </w:r>
      </w:ins>
      <w:ins w:id="5613" w:author="Arthur Parmentier" w:date="2020-05-22T20:00:00Z">
        <w:r w:rsidR="00B44867" w:rsidRPr="007C437A">
          <w:t xml:space="preserve">allowing the user to start </w:t>
        </w:r>
        <w:proofErr w:type="spellStart"/>
        <w:r w:rsidR="00B44867" w:rsidRPr="007C437A">
          <w:t>PoseNet</w:t>
        </w:r>
        <w:proofErr w:type="spellEnd"/>
        <w:r w:rsidR="00B44867" w:rsidRPr="007C437A">
          <w:t xml:space="preserve"> either in a separate window, within an Electron process or directly </w:t>
        </w:r>
      </w:ins>
      <w:ins w:id="5614" w:author="Arthur Parmentier" w:date="2020-05-22T20:01:00Z">
        <w:r w:rsidR="00B44867" w:rsidRPr="007C437A">
          <w:t xml:space="preserve">inside a </w:t>
        </w:r>
        <w:proofErr w:type="spellStart"/>
        <w:r w:rsidR="00B44867" w:rsidRPr="007C437A">
          <w:t>Jweb</w:t>
        </w:r>
        <w:proofErr w:type="spellEnd"/>
        <w:r w:rsidR="00B44867" w:rsidRPr="007C437A">
          <w:t xml:space="preserve"> object on the </w:t>
        </w:r>
        <w:proofErr w:type="spellStart"/>
        <w:r w:rsidR="00B44867" w:rsidRPr="007C437A">
          <w:t>patcher</w:t>
        </w:r>
        <w:proofErr w:type="spellEnd"/>
        <w:r w:rsidR="00B44867" w:rsidRPr="007C437A">
          <w:t xml:space="preserve">. </w:t>
        </w:r>
      </w:ins>
      <w:ins w:id="5615" w:author="Arthur Parmentier" w:date="2020-06-03T21:42:00Z">
        <w:r w:rsidR="0083784D" w:rsidRPr="007C437A">
          <w:t xml:space="preserve">A demo of the process can be found in my </w:t>
        </w:r>
      </w:ins>
      <w:ins w:id="5616" w:author="Arthur Parmentier" w:date="2020-06-03T21:44:00Z">
        <w:r w:rsidR="0083784D" w:rsidRPr="007C437A">
          <w:rPr>
            <w:rPrChange w:id="5617" w:author="Arthur Parmentier" w:date="2020-06-07T15:27:00Z">
              <w:rPr/>
            </w:rPrChange>
          </w:rPr>
          <w:fldChar w:fldCharType="begin"/>
        </w:r>
        <w:r w:rsidR="0083784D" w:rsidRPr="007C437A">
          <w:instrText xml:space="preserve"> HYPERLINK "https://www.youtube.com/watch?v=jW6bo6XkhFo" </w:instrText>
        </w:r>
        <w:r w:rsidR="0083784D" w:rsidRPr="007C437A">
          <w:rPr>
            <w:rPrChange w:id="5618" w:author="Arthur Parmentier" w:date="2020-06-07T15:27:00Z">
              <w:rPr/>
            </w:rPrChange>
          </w:rPr>
          <w:fldChar w:fldCharType="separate"/>
        </w:r>
        <w:r w:rsidR="0083784D" w:rsidRPr="007C437A">
          <w:rPr>
            <w:rStyle w:val="Lienhypertexte"/>
          </w:rPr>
          <w:t>second</w:t>
        </w:r>
        <w:r w:rsidR="0083784D" w:rsidRPr="007C437A">
          <w:rPr>
            <w:rPrChange w:id="5619" w:author="Arthur Parmentier" w:date="2020-06-07T15:27:00Z">
              <w:rPr/>
            </w:rPrChange>
          </w:rPr>
          <w:fldChar w:fldCharType="end"/>
        </w:r>
      </w:ins>
      <w:ins w:id="5620" w:author="Arthur Parmentier" w:date="2020-06-03T21:43:00Z">
        <w:r w:rsidR="0083784D" w:rsidRPr="007C437A">
          <w:t xml:space="preserve"> and </w:t>
        </w:r>
      </w:ins>
      <w:ins w:id="5621" w:author="Arthur Parmentier" w:date="2020-06-03T21:44:00Z">
        <w:r w:rsidR="0083784D" w:rsidRPr="007C437A">
          <w:rPr>
            <w:rPrChange w:id="5622" w:author="Arthur Parmentier" w:date="2020-06-07T15:27:00Z">
              <w:rPr/>
            </w:rPrChange>
          </w:rPr>
          <w:fldChar w:fldCharType="begin"/>
        </w:r>
        <w:r w:rsidR="0083784D" w:rsidRPr="007C437A">
          <w:instrText xml:space="preserve"> HYPERLINK "https://www.youtube.com/watch?v=OmPFMT9mgOs" </w:instrText>
        </w:r>
        <w:r w:rsidR="0083784D" w:rsidRPr="007C437A">
          <w:rPr>
            <w:rPrChange w:id="5623" w:author="Arthur Parmentier" w:date="2020-06-07T15:27:00Z">
              <w:rPr/>
            </w:rPrChange>
          </w:rPr>
          <w:fldChar w:fldCharType="separate"/>
        </w:r>
        <w:r w:rsidR="0083784D" w:rsidRPr="007C437A">
          <w:rPr>
            <w:rStyle w:val="Lienhypertexte"/>
          </w:rPr>
          <w:t>third</w:t>
        </w:r>
        <w:r w:rsidR="0083784D" w:rsidRPr="007C437A">
          <w:rPr>
            <w:rPrChange w:id="5624" w:author="Arthur Parmentier" w:date="2020-06-07T15:27:00Z">
              <w:rPr/>
            </w:rPrChange>
          </w:rPr>
          <w:fldChar w:fldCharType="end"/>
        </w:r>
      </w:ins>
      <w:ins w:id="5625" w:author="Arthur Parmentier" w:date="2020-06-03T21:43:00Z">
        <w:r w:rsidR="0083784D" w:rsidRPr="007C437A">
          <w:t xml:space="preserve"> demo video of the tool. </w:t>
        </w:r>
      </w:ins>
      <w:ins w:id="5626" w:author="Arthur Parmentier" w:date="2020-05-22T20:01:00Z">
        <w:r w:rsidR="00B44867" w:rsidRPr="007C437A">
          <w:t xml:space="preserve">I have observed </w:t>
        </w:r>
      </w:ins>
      <w:ins w:id="5627" w:author="Arthur Parmentier" w:date="2020-05-22T20:02:00Z">
        <w:r w:rsidR="00B44867" w:rsidRPr="007C437A">
          <w:t>a</w:t>
        </w:r>
      </w:ins>
      <w:ins w:id="5628" w:author="Arthur Parmentier" w:date="2020-05-22T20:01:00Z">
        <w:r w:rsidR="00B44867" w:rsidRPr="007C437A">
          <w:t xml:space="preserve"> </w:t>
        </w:r>
      </w:ins>
      <w:ins w:id="5629" w:author="Arthur Parmentier" w:date="2020-06-03T17:49:00Z">
        <w:r w:rsidR="00EB3650" w:rsidRPr="007C437A">
          <w:t xml:space="preserve">slightly </w:t>
        </w:r>
      </w:ins>
      <w:ins w:id="5630" w:author="Arthur Parmentier" w:date="2020-06-03T17:48:00Z">
        <w:r w:rsidR="00DD75CE" w:rsidRPr="007C437A">
          <w:t xml:space="preserve">lower </w:t>
        </w:r>
      </w:ins>
      <w:ins w:id="5631" w:author="Arthur Parmentier" w:date="2020-05-22T20:01:00Z">
        <w:r w:rsidR="00B44867" w:rsidRPr="007C437A">
          <w:t>performance</w:t>
        </w:r>
      </w:ins>
      <w:ins w:id="5632" w:author="Arthur Parmentier" w:date="2020-05-22T20:02:00Z">
        <w:r w:rsidR="00B44867" w:rsidRPr="007C437A">
          <w:t xml:space="preserve"> with the </w:t>
        </w:r>
        <w:proofErr w:type="spellStart"/>
        <w:r w:rsidR="00B44867" w:rsidRPr="007C437A">
          <w:t>Jweb</w:t>
        </w:r>
        <w:proofErr w:type="spellEnd"/>
        <w:r w:rsidR="00B44867" w:rsidRPr="007C437A">
          <w:t xml:space="preserve"> object than the Electron process on my computer</w:t>
        </w:r>
      </w:ins>
      <w:ins w:id="5633" w:author="Arthur Parmentier" w:date="2020-05-22T20:03:00Z">
        <w:r w:rsidR="00B44867" w:rsidRPr="007C437A">
          <w:t xml:space="preserve"> </w:t>
        </w:r>
      </w:ins>
      <w:ins w:id="5634" w:author="Arthur Parmentier" w:date="2020-05-23T19:47:00Z">
        <w:r w:rsidR="00BF1ECB" w:rsidRPr="007C437A">
          <w:t>and</w:t>
        </w:r>
      </w:ins>
      <w:ins w:id="5635" w:author="Arthur Parmentier" w:date="2020-05-22T20:03:00Z">
        <w:r w:rsidR="00B44867" w:rsidRPr="007C437A">
          <w:t xml:space="preserve"> the Electron process has the advantage of having its dedicated window, allowing the user to move it</w:t>
        </w:r>
      </w:ins>
      <w:ins w:id="5636" w:author="Arthur Parmentier" w:date="2020-05-22T20:05:00Z">
        <w:r w:rsidR="00DB3548" w:rsidRPr="007C437A">
          <w:t>, resize it</w:t>
        </w:r>
      </w:ins>
      <w:ins w:id="5637" w:author="Arthur Parmentier" w:date="2020-05-22T20:03:00Z">
        <w:r w:rsidR="00B44867" w:rsidRPr="007C437A">
          <w:t xml:space="preserve"> and </w:t>
        </w:r>
        <w:r w:rsidR="00B44867" w:rsidRPr="007C437A">
          <w:lastRenderedPageBreak/>
          <w:t xml:space="preserve">most important, to keep it visible while the model is running, otherwise </w:t>
        </w:r>
      </w:ins>
      <w:proofErr w:type="spellStart"/>
      <w:ins w:id="5638" w:author="Arthur Parmentier" w:date="2020-05-22T20:04:00Z">
        <w:r w:rsidR="00DB3548" w:rsidRPr="007C437A">
          <w:t>PoseNet</w:t>
        </w:r>
        <w:proofErr w:type="spellEnd"/>
        <w:r w:rsidR="00DB3548" w:rsidRPr="007C437A">
          <w:t xml:space="preserve"> performance drops critically. Both </w:t>
        </w:r>
      </w:ins>
      <w:ins w:id="5639" w:author="Arthur Parmentier" w:date="2020-05-23T19:47:00Z">
        <w:r w:rsidR="00E336D0" w:rsidRPr="007C437A">
          <w:t>hosts (</w:t>
        </w:r>
        <w:proofErr w:type="spellStart"/>
        <w:r w:rsidR="00E336D0" w:rsidRPr="007C437A">
          <w:t>Jweb</w:t>
        </w:r>
        <w:proofErr w:type="spellEnd"/>
        <w:r w:rsidR="00E336D0" w:rsidRPr="007C437A">
          <w:t xml:space="preserve"> and Electron) </w:t>
        </w:r>
      </w:ins>
      <w:ins w:id="5640" w:author="Arthur Parmentier" w:date="2020-05-22T20:04:00Z">
        <w:r w:rsidR="00DB3548" w:rsidRPr="007C437A">
          <w:t>are perfectly in</w:t>
        </w:r>
      </w:ins>
      <w:ins w:id="5641" w:author="Arthur Parmentier" w:date="2020-05-22T20:05:00Z">
        <w:r w:rsidR="00DB3548" w:rsidRPr="007C437A">
          <w:t>ter-</w:t>
        </w:r>
      </w:ins>
      <w:ins w:id="5642" w:author="Arthur Parmentier" w:date="2020-05-22T20:07:00Z">
        <w:r w:rsidR="005B6936" w:rsidRPr="007C437A">
          <w:t>changeable</w:t>
        </w:r>
      </w:ins>
      <w:ins w:id="5643" w:author="Arthur Parmentier" w:date="2020-05-22T20:06:00Z">
        <w:r w:rsidR="00DB3548" w:rsidRPr="007C437A">
          <w:t xml:space="preserve"> in less than a minute (for loading the model).</w:t>
        </w:r>
      </w:ins>
    </w:p>
    <w:p w:rsidR="005B6936" w:rsidRPr="007C437A" w:rsidRDefault="005B6936">
      <w:pPr>
        <w:keepNext/>
        <w:rPr>
          <w:ins w:id="5644" w:author="Arthur Parmentier" w:date="2020-05-22T20:11:00Z"/>
        </w:rPr>
        <w:pPrChange w:id="5645" w:author="Arthur Parmentier" w:date="2020-05-22T20:11:00Z">
          <w:pPr/>
        </w:pPrChange>
      </w:pPr>
      <w:ins w:id="5646" w:author="Arthur Parmentier" w:date="2020-05-22T20:11:00Z">
        <w:r w:rsidRPr="007C437A">
          <w:rPr>
            <w:noProof/>
            <w:rPrChange w:id="5647" w:author="Arthur Parmentier" w:date="2020-06-07T15:27:00Z">
              <w:rPr>
                <w:noProof/>
              </w:rPr>
            </w:rPrChange>
          </w:rPr>
          <w:drawing>
            <wp:inline distT="0" distB="0" distL="0" distR="0">
              <wp:extent cx="6188710" cy="3935095"/>
              <wp:effectExtent l="0" t="0" r="254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enet.PNG"/>
                      <pic:cNvPicPr/>
                    </pic:nvPicPr>
                    <pic:blipFill>
                      <a:blip r:embed="rId21">
                        <a:extLst>
                          <a:ext uri="{28A0092B-C50C-407E-A947-70E740481C1C}">
                            <a14:useLocalDpi xmlns:a14="http://schemas.microsoft.com/office/drawing/2010/main" val="0"/>
                          </a:ext>
                        </a:extLst>
                      </a:blip>
                      <a:stretch>
                        <a:fillRect/>
                      </a:stretch>
                    </pic:blipFill>
                    <pic:spPr>
                      <a:xfrm>
                        <a:off x="0" y="0"/>
                        <a:ext cx="6188710" cy="3935095"/>
                      </a:xfrm>
                      <a:prstGeom prst="rect">
                        <a:avLst/>
                      </a:prstGeom>
                    </pic:spPr>
                  </pic:pic>
                </a:graphicData>
              </a:graphic>
            </wp:inline>
          </w:drawing>
        </w:r>
      </w:ins>
    </w:p>
    <w:p w:rsidR="005B6936" w:rsidRPr="007C437A" w:rsidRDefault="005B6936">
      <w:pPr>
        <w:pStyle w:val="Lgende"/>
        <w:rPr>
          <w:ins w:id="5648" w:author="Arthur Parmentier" w:date="2020-05-19T15:04:00Z"/>
          <w:rPrChange w:id="5649" w:author="Arthur Parmentier" w:date="2020-06-07T15:27:00Z">
            <w:rPr>
              <w:ins w:id="5650" w:author="Arthur Parmentier" w:date="2020-05-19T15:04:00Z"/>
            </w:rPr>
          </w:rPrChange>
        </w:rPr>
        <w:pPrChange w:id="5651" w:author="Arthur Parmentier" w:date="2020-05-22T20:11:00Z">
          <w:pPr/>
        </w:pPrChange>
      </w:pPr>
      <w:ins w:id="5652" w:author="Arthur Parmentier" w:date="2020-05-22T20:11:00Z">
        <w:r w:rsidRPr="007C437A">
          <w:rPr>
            <w:rPrChange w:id="5653" w:author="Arthur Parmentier" w:date="2020-06-07T15:27:00Z">
              <w:rPr>
                <w:i/>
                <w:iCs/>
              </w:rPr>
            </w:rPrChange>
          </w:rPr>
          <w:t xml:space="preserve">Figure </w:t>
        </w:r>
        <w:r w:rsidRPr="007C437A">
          <w:rPr>
            <w:rPrChange w:id="5654" w:author="Arthur Parmentier" w:date="2020-06-07T15:27:00Z">
              <w:rPr>
                <w:i/>
                <w:iCs/>
              </w:rPr>
            </w:rPrChange>
          </w:rPr>
          <w:fldChar w:fldCharType="begin"/>
        </w:r>
        <w:r w:rsidRPr="007C437A">
          <w:rPr>
            <w:rPrChange w:id="5655" w:author="Arthur Parmentier" w:date="2020-06-07T15:27:00Z">
              <w:rPr>
                <w:i/>
                <w:iCs/>
              </w:rPr>
            </w:rPrChange>
          </w:rPr>
          <w:instrText xml:space="preserve"> SEQ Figure \* ARABIC </w:instrText>
        </w:r>
      </w:ins>
      <w:r w:rsidRPr="007C437A">
        <w:rPr>
          <w:rPrChange w:id="5656" w:author="Arthur Parmentier" w:date="2020-06-07T15:27:00Z">
            <w:rPr>
              <w:i/>
              <w:iCs/>
            </w:rPr>
          </w:rPrChange>
        </w:rPr>
        <w:fldChar w:fldCharType="separate"/>
      </w:r>
      <w:ins w:id="5657" w:author="Arthur Parmentier" w:date="2020-06-05T21:05:00Z">
        <w:r w:rsidR="001C2AA6" w:rsidRPr="007C437A">
          <w:rPr>
            <w:rPrChange w:id="5658" w:author="Arthur Parmentier" w:date="2020-06-07T15:27:00Z">
              <w:rPr>
                <w:i/>
                <w:iCs/>
                <w:noProof/>
              </w:rPr>
            </w:rPrChange>
          </w:rPr>
          <w:t>3</w:t>
        </w:r>
      </w:ins>
      <w:ins w:id="5659" w:author="Arthur Parmentier" w:date="2020-05-22T20:11:00Z">
        <w:r w:rsidRPr="007C437A">
          <w:rPr>
            <w:rPrChange w:id="5660" w:author="Arthur Parmentier" w:date="2020-06-07T15:27:00Z">
              <w:rPr>
                <w:i/>
                <w:iCs/>
              </w:rPr>
            </w:rPrChange>
          </w:rPr>
          <w:fldChar w:fldCharType="end"/>
        </w:r>
        <w:r w:rsidRPr="007C437A">
          <w:rPr>
            <w:rPrChange w:id="5661" w:author="Arthur Parmentier" w:date="2020-06-07T15:27:00Z">
              <w:rPr>
                <w:i/>
                <w:iCs/>
              </w:rPr>
            </w:rPrChange>
          </w:rPr>
          <w:t xml:space="preserve"> View of </w:t>
        </w:r>
        <w:proofErr w:type="spellStart"/>
        <w:r w:rsidRPr="007C437A">
          <w:rPr>
            <w:rPrChange w:id="5662" w:author="Arthur Parmentier" w:date="2020-06-07T15:27:00Z">
              <w:rPr>
                <w:i/>
                <w:iCs/>
              </w:rPr>
            </w:rPrChange>
          </w:rPr>
          <w:t>PoseNet</w:t>
        </w:r>
        <w:proofErr w:type="spellEnd"/>
        <w:r w:rsidRPr="007C437A">
          <w:rPr>
            <w:rPrChange w:id="5663" w:author="Arthur Parmentier" w:date="2020-06-07T15:27:00Z">
              <w:rPr>
                <w:i/>
                <w:iCs/>
              </w:rPr>
            </w:rPrChange>
          </w:rPr>
          <w:t xml:space="preserve"> inside Max/MSP</w:t>
        </w:r>
      </w:ins>
    </w:p>
    <w:p w:rsidR="00863218" w:rsidRPr="007C437A" w:rsidRDefault="009F79AA" w:rsidP="00240203">
      <w:pPr>
        <w:rPr>
          <w:ins w:id="5664" w:author="Arthur Parmentier" w:date="2020-05-18T15:21:00Z"/>
        </w:rPr>
      </w:pPr>
      <w:ins w:id="5665" w:author="Arthur Parmentier" w:date="2020-05-19T15:15:00Z">
        <w:r w:rsidRPr="007C437A">
          <w:rPr>
            <w:noProof/>
            <w:rPrChange w:id="5666" w:author="Arthur Parmentier" w:date="2020-06-07T15:27:00Z">
              <w:rPr>
                <w:noProof/>
              </w:rPr>
            </w:rPrChange>
          </w:rPr>
          <w:lastRenderedPageBreak/>
          <mc:AlternateContent>
            <mc:Choice Requires="wps">
              <w:drawing>
                <wp:anchor distT="0" distB="0" distL="114300" distR="114300" simplePos="0" relativeHeight="251664384" behindDoc="0" locked="0" layoutInCell="1" allowOverlap="1" wp14:anchorId="65E018EF" wp14:editId="61297039">
                  <wp:simplePos x="0" y="0"/>
                  <wp:positionH relativeFrom="column">
                    <wp:posOffset>1148715</wp:posOffset>
                  </wp:positionH>
                  <wp:positionV relativeFrom="paragraph">
                    <wp:posOffset>3571875</wp:posOffset>
                  </wp:positionV>
                  <wp:extent cx="3891280" cy="635"/>
                  <wp:effectExtent l="0" t="0" r="13970" b="37465"/>
                  <wp:wrapTopAndBottom/>
                  <wp:docPr id="2" name="Zone de texte 2"/>
                  <wp:cNvGraphicFramePr/>
                  <a:graphic xmlns:a="http://schemas.openxmlformats.org/drawingml/2006/main">
                    <a:graphicData uri="http://schemas.microsoft.com/office/word/2010/wordprocessingShape">
                      <wps:wsp>
                        <wps:cNvSpPr txBox="1"/>
                        <wps:spPr>
                          <a:xfrm>
                            <a:off x="0" y="0"/>
                            <a:ext cx="3891280" cy="635"/>
                          </a:xfrm>
                          <a:prstGeom prst="rect">
                            <a:avLst/>
                          </a:prstGeom>
                          <a:solidFill>
                            <a:prstClr val="white"/>
                          </a:solidFill>
                          <a:ln>
                            <a:noFill/>
                          </a:ln>
                        </wps:spPr>
                        <wps:txbx>
                          <w:txbxContent>
                            <w:p w:rsidR="00C75F92" w:rsidRPr="00821FC2" w:rsidRDefault="00C75F92">
                              <w:pPr>
                                <w:pStyle w:val="Lgende"/>
                                <w:rPr>
                                  <w:noProof/>
                                </w:rPr>
                                <w:pPrChange w:id="5667" w:author="Arthur Parmentier" w:date="2020-05-19T15:15:00Z">
                                  <w:pPr/>
                                </w:pPrChange>
                              </w:pPr>
                              <w:ins w:id="5668" w:author="Arthur Parmentier" w:date="2020-05-19T15:15:00Z">
                                <w:r>
                                  <w:t xml:space="preserve">Figure </w:t>
                                </w:r>
                                <w:r>
                                  <w:fldChar w:fldCharType="begin"/>
                                </w:r>
                                <w:r>
                                  <w:instrText xml:space="preserve"> SEQ Figure \* ARABIC </w:instrText>
                                </w:r>
                              </w:ins>
                              <w:r>
                                <w:fldChar w:fldCharType="separate"/>
                              </w:r>
                              <w:ins w:id="5669" w:author="Arthur Parmentier" w:date="2020-06-05T21:05:00Z">
                                <w:r>
                                  <w:rPr>
                                    <w:noProof/>
                                  </w:rPr>
                                  <w:t>4</w:t>
                                </w:r>
                              </w:ins>
                              <w:ins w:id="5670" w:author="Arthur Parmentier" w:date="2020-05-19T15:15:00Z">
                                <w:r>
                                  <w:fldChar w:fldCharType="end"/>
                                </w:r>
                                <w:r>
                                  <w:t xml:space="preserve"> </w:t>
                                </w:r>
                                <w:proofErr w:type="spellStart"/>
                                <w:r>
                                  <w:t>Posenet</w:t>
                                </w:r>
                                <w:proofErr w:type="spellEnd"/>
                                <w:r>
                                  <w:t xml:space="preserve"> skeleton tracking for "rest of the group"</w:t>
                                </w:r>
                              </w:ins>
                              <w:ins w:id="5671" w:author="Arthur Parmentier" w:date="2020-05-22T20:12:00Z">
                                <w:r>
                                  <w:t>, from the Electron external window</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018EF" id="Zone de texte 2" o:spid="_x0000_s1027" type="#_x0000_t202" style="position:absolute;margin-left:90.45pt;margin-top:281.25pt;width:30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" stroked="f">
                  <v:textbox style="mso-fit-shape-to-text:t" inset="0,0,0,0">
                    <w:txbxContent>
                      <w:p w:rsidR="00C75F92" w:rsidRPr="00821FC2" w:rsidRDefault="00C75F92">
                        <w:pPr>
                          <w:pStyle w:val="Lgende"/>
                          <w:rPr>
                            <w:noProof/>
                          </w:rPr>
                          <w:pPrChange w:id="5672" w:author="Arthur Parmentier" w:date="2020-05-19T15:15:00Z">
                            <w:pPr/>
                          </w:pPrChange>
                        </w:pPr>
                        <w:ins w:id="5673" w:author="Arthur Parmentier" w:date="2020-05-19T15:15:00Z">
                          <w:r>
                            <w:t xml:space="preserve">Figure </w:t>
                          </w:r>
                          <w:r>
                            <w:fldChar w:fldCharType="begin"/>
                          </w:r>
                          <w:r>
                            <w:instrText xml:space="preserve"> SEQ Figure \* ARABIC </w:instrText>
                          </w:r>
                        </w:ins>
                        <w:r>
                          <w:fldChar w:fldCharType="separate"/>
                        </w:r>
                        <w:ins w:id="5674" w:author="Arthur Parmentier" w:date="2020-06-05T21:05:00Z">
                          <w:r>
                            <w:rPr>
                              <w:noProof/>
                            </w:rPr>
                            <w:t>4</w:t>
                          </w:r>
                        </w:ins>
                        <w:ins w:id="5675" w:author="Arthur Parmentier" w:date="2020-05-19T15:15:00Z">
                          <w:r>
                            <w:fldChar w:fldCharType="end"/>
                          </w:r>
                          <w:r>
                            <w:t xml:space="preserve"> </w:t>
                          </w:r>
                          <w:proofErr w:type="spellStart"/>
                          <w:r>
                            <w:t>Posenet</w:t>
                          </w:r>
                          <w:proofErr w:type="spellEnd"/>
                          <w:r>
                            <w:t xml:space="preserve"> skeleton tracking for "rest of the group"</w:t>
                          </w:r>
                        </w:ins>
                        <w:ins w:id="5676" w:author="Arthur Parmentier" w:date="2020-05-22T20:12:00Z">
                          <w:r>
                            <w:t>, from the Electron external window</w:t>
                          </w:r>
                        </w:ins>
                      </w:p>
                    </w:txbxContent>
                  </v:textbox>
                  <w10:wrap type="topAndBottom"/>
                </v:shape>
              </w:pict>
            </mc:Fallback>
          </mc:AlternateContent>
        </w:r>
      </w:ins>
      <w:ins w:id="5677" w:author="Arthur Parmentier" w:date="2020-05-19T15:14:00Z">
        <w:r w:rsidR="00863218" w:rsidRPr="007C437A">
          <w:rPr>
            <w:noProof/>
            <w:rPrChange w:id="5678" w:author="Arthur Parmentier" w:date="2020-06-07T15:27:00Z">
              <w:rPr>
                <w:noProof/>
              </w:rPr>
            </w:rPrChange>
          </w:rPr>
          <w:drawing>
            <wp:anchor distT="0" distB="0" distL="114300" distR="114300" simplePos="0" relativeHeight="251662336" behindDoc="0" locked="0" layoutInCell="1" allowOverlap="1">
              <wp:simplePos x="0" y="0"/>
              <wp:positionH relativeFrom="page">
                <wp:align>center</wp:align>
              </wp:positionH>
              <wp:positionV relativeFrom="paragraph">
                <wp:posOffset>1549</wp:posOffset>
              </wp:positionV>
              <wp:extent cx="3891600" cy="35136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senet_demo.PNG"/>
                      <pic:cNvPicPr/>
                    </pic:nvPicPr>
                    <pic:blipFill>
                      <a:blip r:embed="rId22">
                        <a:extLst>
                          <a:ext uri="{28A0092B-C50C-407E-A947-70E740481C1C}">
                            <a14:useLocalDpi xmlns:a14="http://schemas.microsoft.com/office/drawing/2010/main" val="0"/>
                          </a:ext>
                        </a:extLst>
                      </a:blip>
                      <a:stretch>
                        <a:fillRect/>
                      </a:stretch>
                    </pic:blipFill>
                    <pic:spPr>
                      <a:xfrm>
                        <a:off x="0" y="0"/>
                        <a:ext cx="3891600" cy="3513600"/>
                      </a:xfrm>
                      <a:prstGeom prst="rect">
                        <a:avLst/>
                      </a:prstGeom>
                    </pic:spPr>
                  </pic:pic>
                </a:graphicData>
              </a:graphic>
              <wp14:sizeRelH relativeFrom="margin">
                <wp14:pctWidth>0</wp14:pctWidth>
              </wp14:sizeRelH>
              <wp14:sizeRelV relativeFrom="margin">
                <wp14:pctHeight>0</wp14:pctHeight>
              </wp14:sizeRelV>
            </wp:anchor>
          </w:drawing>
        </w:r>
      </w:ins>
    </w:p>
    <w:p w:rsidR="00E713ED" w:rsidRPr="007C437A" w:rsidRDefault="00E713ED" w:rsidP="00240203">
      <w:pPr>
        <w:rPr>
          <w:ins w:id="5679" w:author="Arthur Parmentier" w:date="2020-05-18T15:23:00Z"/>
        </w:rPr>
      </w:pPr>
      <w:proofErr w:type="spellStart"/>
      <w:ins w:id="5680" w:author="Arthur Parmentier" w:date="2020-05-18T15:21:00Z">
        <w:r w:rsidRPr="007C437A">
          <w:t>PoseNet</w:t>
        </w:r>
        <w:proofErr w:type="spellEnd"/>
        <w:r w:rsidRPr="007C437A">
          <w:t xml:space="preserve"> allows the user</w:t>
        </w:r>
      </w:ins>
      <w:ins w:id="5681" w:author="Arthur Parmentier" w:date="2020-05-18T15:22:00Z">
        <w:r w:rsidR="006F7BD1" w:rsidRPr="007C437A">
          <w:t xml:space="preserve"> to choose different models and </w:t>
        </w:r>
      </w:ins>
      <w:ins w:id="5682" w:author="Arthur Parmentier" w:date="2020-05-18T15:23:00Z">
        <w:r w:rsidR="006F7BD1" w:rsidRPr="007C437A">
          <w:t>internal parameters that will affect its performance</w:t>
        </w:r>
        <w:r w:rsidR="00CE53C0" w:rsidRPr="007C437A">
          <w:t>:</w:t>
        </w:r>
      </w:ins>
    </w:p>
    <w:p w:rsidR="00CE53C0" w:rsidRPr="007C437A" w:rsidRDefault="00CE53C0" w:rsidP="00CE53C0">
      <w:pPr>
        <w:pStyle w:val="Paragraphedeliste"/>
        <w:numPr>
          <w:ilvl w:val="0"/>
          <w:numId w:val="24"/>
        </w:numPr>
        <w:rPr>
          <w:ins w:id="5683" w:author="Arthur Parmentier" w:date="2020-05-18T15:24:00Z"/>
        </w:rPr>
      </w:pPr>
      <w:ins w:id="5684" w:author="Arthur Parmentier" w:date="2020-05-18T15:23:00Z">
        <w:r w:rsidRPr="007C437A">
          <w:t>The architecture of the mo</w:t>
        </w:r>
      </w:ins>
      <w:ins w:id="5685" w:author="Arthur Parmentier" w:date="2020-05-18T15:24:00Z">
        <w:r w:rsidRPr="007C437A">
          <w:t>del (</w:t>
        </w:r>
        <w:proofErr w:type="spellStart"/>
        <w:r w:rsidRPr="007C437A">
          <w:t>MobileNet</w:t>
        </w:r>
        <w:proofErr w:type="spellEnd"/>
        <w:r w:rsidRPr="007C437A">
          <w:t xml:space="preserve"> or </w:t>
        </w:r>
        <w:proofErr w:type="spellStart"/>
        <w:r w:rsidRPr="007C437A">
          <w:t>ResNet</w:t>
        </w:r>
        <w:proofErr w:type="spellEnd"/>
        <w:r w:rsidRPr="007C437A">
          <w:t>)</w:t>
        </w:r>
      </w:ins>
    </w:p>
    <w:p w:rsidR="00CE53C0" w:rsidRPr="007C437A" w:rsidRDefault="00CE53C0" w:rsidP="00CE53C0">
      <w:pPr>
        <w:pStyle w:val="Paragraphedeliste"/>
        <w:numPr>
          <w:ilvl w:val="0"/>
          <w:numId w:val="24"/>
        </w:numPr>
        <w:rPr>
          <w:ins w:id="5686" w:author="Arthur Parmentier" w:date="2020-05-18T15:27:00Z"/>
        </w:rPr>
      </w:pPr>
      <w:ins w:id="5687" w:author="Arthur Parmentier" w:date="2020-05-18T15:24:00Z">
        <w:r w:rsidRPr="007C437A">
          <w:t xml:space="preserve">The input resolution of the </w:t>
        </w:r>
      </w:ins>
      <w:ins w:id="5688" w:author="Arthur Parmentier" w:date="2020-05-18T15:25:00Z">
        <w:r w:rsidR="00266B08" w:rsidRPr="007C437A">
          <w:t>video input</w:t>
        </w:r>
      </w:ins>
    </w:p>
    <w:p w:rsidR="00266B08" w:rsidRPr="007C437A" w:rsidRDefault="00266B08" w:rsidP="00CE53C0">
      <w:pPr>
        <w:pStyle w:val="Paragraphedeliste"/>
        <w:numPr>
          <w:ilvl w:val="0"/>
          <w:numId w:val="24"/>
        </w:numPr>
        <w:rPr>
          <w:ins w:id="5689" w:author="Arthur Parmentier" w:date="2020-05-18T15:27:00Z"/>
        </w:rPr>
      </w:pPr>
      <w:ins w:id="5690" w:author="Arthur Parmentier" w:date="2020-05-18T15:27:00Z">
        <w:r w:rsidRPr="007C437A">
          <w:t>The output stride of the model</w:t>
        </w:r>
      </w:ins>
    </w:p>
    <w:p w:rsidR="00266B08" w:rsidRPr="007C437A" w:rsidRDefault="00266B08" w:rsidP="00CE53C0">
      <w:pPr>
        <w:pStyle w:val="Paragraphedeliste"/>
        <w:numPr>
          <w:ilvl w:val="0"/>
          <w:numId w:val="24"/>
        </w:numPr>
        <w:rPr>
          <w:ins w:id="5691" w:author="Arthur Parmentier" w:date="2020-05-18T15:28:00Z"/>
        </w:rPr>
      </w:pPr>
      <w:ins w:id="5692" w:author="Arthur Parmentier" w:date="2020-05-18T15:28:00Z">
        <w:r w:rsidRPr="007C437A">
          <w:t xml:space="preserve">The depths of the convolution operations (for </w:t>
        </w:r>
        <w:proofErr w:type="spellStart"/>
        <w:r w:rsidRPr="007C437A">
          <w:t>MobileNet</w:t>
        </w:r>
        <w:proofErr w:type="spellEnd"/>
        <w:r w:rsidRPr="007C437A">
          <w:t xml:space="preserve"> only)</w:t>
        </w:r>
      </w:ins>
    </w:p>
    <w:p w:rsidR="00266B08" w:rsidRPr="007C437A" w:rsidRDefault="00266B08" w:rsidP="00CE53C0">
      <w:pPr>
        <w:pStyle w:val="Paragraphedeliste"/>
        <w:numPr>
          <w:ilvl w:val="0"/>
          <w:numId w:val="24"/>
        </w:numPr>
        <w:rPr>
          <w:ins w:id="5693" w:author="Arthur Parmentier" w:date="2020-05-18T15:29:00Z"/>
        </w:rPr>
      </w:pPr>
      <w:ins w:id="5694" w:author="Arthur Parmentier" w:date="2020-05-18T15:29:00Z">
        <w:r w:rsidRPr="007C437A">
          <w:t>The size of the model (</w:t>
        </w:r>
        <w:proofErr w:type="spellStart"/>
        <w:r w:rsidRPr="007C437A">
          <w:t>ResNet</w:t>
        </w:r>
        <w:proofErr w:type="spellEnd"/>
        <w:r w:rsidRPr="007C437A">
          <w:t xml:space="preserve"> only</w:t>
        </w:r>
        <w:r w:rsidR="005C78CB" w:rsidRPr="007C437A">
          <w:t>, only affects loading time</w:t>
        </w:r>
        <w:r w:rsidRPr="007C437A">
          <w:t>)</w:t>
        </w:r>
      </w:ins>
    </w:p>
    <w:p w:rsidR="00DA3D9A" w:rsidRPr="007C437A" w:rsidRDefault="00CE7ED8">
      <w:pPr>
        <w:rPr>
          <w:ins w:id="5695" w:author="Arthur Parmentier" w:date="2020-05-22T20:13:00Z"/>
        </w:rPr>
      </w:pPr>
      <w:ins w:id="5696" w:author="Arthur Parmentier" w:date="2020-05-18T17:10:00Z">
        <w:r w:rsidRPr="007C437A">
          <w:t xml:space="preserve">With these settings, the user can adapt the model to its </w:t>
        </w:r>
      </w:ins>
      <w:ins w:id="5697" w:author="Arthur Parmentier" w:date="2020-05-18T17:13:00Z">
        <w:r w:rsidR="000C5075" w:rsidRPr="007C437A">
          <w:t>hardware</w:t>
        </w:r>
      </w:ins>
      <w:ins w:id="5698" w:author="Arthur Parmentier" w:date="2020-05-18T17:10:00Z">
        <w:r w:rsidRPr="007C437A">
          <w:t xml:space="preserve"> </w:t>
        </w:r>
      </w:ins>
      <w:ins w:id="5699" w:author="Arthur Parmentier" w:date="2020-05-19T10:00:00Z">
        <w:r w:rsidR="00674C10" w:rsidRPr="007C437A">
          <w:t>to get the best performance.</w:t>
        </w:r>
      </w:ins>
    </w:p>
    <w:p w:rsidR="00FF0413" w:rsidRPr="007C437A" w:rsidRDefault="00F66CEC">
      <w:pPr>
        <w:rPr>
          <w:ins w:id="5700" w:author="Arthur Parmentier" w:date="2020-05-19T10:00:00Z"/>
        </w:rPr>
      </w:pPr>
      <w:ins w:id="5701" w:author="Arthur Parmentier" w:date="2020-05-23T09:45:00Z">
        <w:r w:rsidRPr="007C437A">
          <w:t>We will discuss the optimal performance settings in a next section.</w:t>
        </w:r>
      </w:ins>
    </w:p>
    <w:p w:rsidR="005B0B86" w:rsidRPr="007C437A" w:rsidRDefault="005B0B86">
      <w:pPr>
        <w:pStyle w:val="Titre5"/>
        <w:rPr>
          <w:ins w:id="5702" w:author="Arthur Parmentier" w:date="2020-05-19T15:54:00Z"/>
          <w:rPrChange w:id="5703" w:author="Arthur Parmentier" w:date="2020-06-07T15:27:00Z">
            <w:rPr>
              <w:ins w:id="5704" w:author="Arthur Parmentier" w:date="2020-05-19T15:54:00Z"/>
            </w:rPr>
          </w:rPrChange>
        </w:rPr>
        <w:pPrChange w:id="5705" w:author="Arthur Parmentier" w:date="2020-05-19T15:54:00Z">
          <w:pPr/>
        </w:pPrChange>
      </w:pPr>
      <w:proofErr w:type="spellStart"/>
      <w:ins w:id="5706" w:author="Arthur Parmentier" w:date="2020-05-19T15:54:00Z">
        <w:r w:rsidRPr="007C437A">
          <w:rPr>
            <w:rPrChange w:id="5707" w:author="Arthur Parmentier" w:date="2020-06-07T15:27:00Z">
              <w:rPr/>
            </w:rPrChange>
          </w:rPr>
          <w:t>PoseNet</w:t>
        </w:r>
        <w:proofErr w:type="spellEnd"/>
        <w:r w:rsidRPr="007C437A">
          <w:rPr>
            <w:rPrChange w:id="5708" w:author="Arthur Parmentier" w:date="2020-06-07T15:27:00Z">
              <w:rPr/>
            </w:rPrChange>
          </w:rPr>
          <w:t xml:space="preserve"> advantages</w:t>
        </w:r>
      </w:ins>
    </w:p>
    <w:p w:rsidR="00674C10" w:rsidRPr="007C437A" w:rsidRDefault="00674C10">
      <w:pPr>
        <w:rPr>
          <w:ins w:id="5709" w:author="Arthur Parmentier" w:date="2020-05-19T10:01:00Z"/>
        </w:rPr>
      </w:pPr>
      <w:proofErr w:type="spellStart"/>
      <w:ins w:id="5710" w:author="Arthur Parmentier" w:date="2020-05-19T10:01:00Z">
        <w:r w:rsidRPr="007C437A">
          <w:t>PoseNet</w:t>
        </w:r>
        <w:proofErr w:type="spellEnd"/>
        <w:r w:rsidRPr="007C437A">
          <w:t xml:space="preserve"> has several advantages to its concurrent </w:t>
        </w:r>
      </w:ins>
      <w:ins w:id="5711" w:author="Arthur Parmentier" w:date="2020-05-23T09:50:00Z">
        <w:r w:rsidR="00C52DE9" w:rsidRPr="007C437A">
          <w:t>technologies:</w:t>
        </w:r>
      </w:ins>
    </w:p>
    <w:p w:rsidR="00674C10" w:rsidRPr="007C437A" w:rsidRDefault="00674C10" w:rsidP="00674C10">
      <w:pPr>
        <w:pStyle w:val="Paragraphedeliste"/>
        <w:numPr>
          <w:ilvl w:val="0"/>
          <w:numId w:val="25"/>
        </w:numPr>
        <w:rPr>
          <w:ins w:id="5712" w:author="Arthur Parmentier" w:date="2020-05-19T10:08:00Z"/>
        </w:rPr>
      </w:pPr>
      <w:ins w:id="5713" w:author="Arthur Parmentier" w:date="2020-05-19T10:01:00Z">
        <w:r w:rsidRPr="007C437A">
          <w:t>It takes it input from a webcam or any video input that can be recognize</w:t>
        </w:r>
      </w:ins>
      <w:ins w:id="5714" w:author="Arthur Parmentier" w:date="2020-05-19T10:02:00Z">
        <w:r w:rsidRPr="007C437A">
          <w:t>d by the computer,</w:t>
        </w:r>
      </w:ins>
      <w:ins w:id="5715" w:author="Arthur Parmentier" w:date="2020-05-19T10:08:00Z">
        <w:r w:rsidRPr="007C437A">
          <w:t xml:space="preserve"> so that</w:t>
        </w:r>
      </w:ins>
    </w:p>
    <w:p w:rsidR="00674C10" w:rsidRPr="007C437A" w:rsidRDefault="00674C10" w:rsidP="00674C10">
      <w:pPr>
        <w:pStyle w:val="Paragraphedeliste"/>
        <w:numPr>
          <w:ilvl w:val="1"/>
          <w:numId w:val="25"/>
        </w:numPr>
        <w:rPr>
          <w:ins w:id="5716" w:author="Arthur Parmentier" w:date="2020-05-19T10:09:00Z"/>
        </w:rPr>
      </w:pPr>
      <w:ins w:id="5717" w:author="Arthur Parmentier" w:date="2020-05-19T10:09:00Z">
        <w:r w:rsidRPr="007C437A">
          <w:t>For many laptops with integrated webcam, there is no need of external hardware</w:t>
        </w:r>
      </w:ins>
    </w:p>
    <w:p w:rsidR="00674C10" w:rsidRPr="007C437A" w:rsidRDefault="006A67AC">
      <w:pPr>
        <w:pStyle w:val="Paragraphedeliste"/>
        <w:numPr>
          <w:ilvl w:val="1"/>
          <w:numId w:val="25"/>
        </w:numPr>
        <w:rPr>
          <w:ins w:id="5718" w:author="Arthur Parmentier" w:date="2020-05-19T10:03:00Z"/>
        </w:rPr>
        <w:pPrChange w:id="5719" w:author="Arthur Parmentier" w:date="2020-05-19T10:08:00Z">
          <w:pPr>
            <w:pStyle w:val="Paragraphedeliste"/>
            <w:numPr>
              <w:numId w:val="25"/>
            </w:numPr>
            <w:ind w:hanging="360"/>
          </w:pPr>
        </w:pPrChange>
      </w:pPr>
      <w:ins w:id="5720" w:author="Arthur Parmentier" w:date="2020-05-19T10:09:00Z">
        <w:r w:rsidRPr="007C437A">
          <w:t>It can be used with very common</w:t>
        </w:r>
      </w:ins>
      <w:ins w:id="5721" w:author="Arthur Parmentier" w:date="2020-05-19T10:10:00Z">
        <w:r w:rsidRPr="007C437A">
          <w:t xml:space="preserve"> and cheap</w:t>
        </w:r>
      </w:ins>
      <w:ins w:id="5722" w:author="Arthur Parmentier" w:date="2020-05-19T10:09:00Z">
        <w:r w:rsidRPr="007C437A">
          <w:t xml:space="preserve"> ha</w:t>
        </w:r>
      </w:ins>
      <w:ins w:id="5723" w:author="Arthur Parmentier" w:date="2020-05-19T10:10:00Z">
        <w:r w:rsidRPr="007C437A">
          <w:t>rdware in case the computer does not have its own webcam, making the costs typically very low</w:t>
        </w:r>
      </w:ins>
    </w:p>
    <w:p w:rsidR="00674C10" w:rsidRPr="007C437A" w:rsidRDefault="00674C10" w:rsidP="00674C10">
      <w:pPr>
        <w:pStyle w:val="Paragraphedeliste"/>
        <w:numPr>
          <w:ilvl w:val="0"/>
          <w:numId w:val="25"/>
        </w:numPr>
        <w:rPr>
          <w:ins w:id="5724" w:author="Arthur Parmentier" w:date="2020-05-19T10:06:00Z"/>
        </w:rPr>
      </w:pPr>
      <w:ins w:id="5725" w:author="Arthur Parmentier" w:date="2020-05-19T10:05:00Z">
        <w:r w:rsidRPr="007C437A">
          <w:lastRenderedPageBreak/>
          <w:t xml:space="preserve">It provides a direct feedback of its accuracy to the user by overlapping the skeleton joints with the video, allowing users to change </w:t>
        </w:r>
      </w:ins>
      <w:ins w:id="5726" w:author="Arthur Parmentier" w:date="2020-05-19T10:06:00Z">
        <w:r w:rsidRPr="007C437A">
          <w:t>settings according to how good they see the model performing</w:t>
        </w:r>
      </w:ins>
    </w:p>
    <w:p w:rsidR="00674C10" w:rsidRPr="007C437A" w:rsidRDefault="00B1735D" w:rsidP="00674C10">
      <w:pPr>
        <w:pStyle w:val="Paragraphedeliste"/>
        <w:numPr>
          <w:ilvl w:val="0"/>
          <w:numId w:val="25"/>
        </w:numPr>
        <w:rPr>
          <w:ins w:id="5727" w:author="Arthur Parmentier" w:date="2020-05-19T10:19:00Z"/>
        </w:rPr>
      </w:pPr>
      <w:ins w:id="5728" w:author="Arthur Parmentier" w:date="2020-05-19T10:11:00Z">
        <w:r w:rsidRPr="007C437A">
          <w:t>It</w:t>
        </w:r>
      </w:ins>
      <w:ins w:id="5729" w:author="Arthur Parmentier" w:date="2020-05-19T10:13:00Z">
        <w:r w:rsidRPr="007C437A">
          <w:t xml:space="preserve"> is </w:t>
        </w:r>
      </w:ins>
      <w:ins w:id="5730" w:author="Arthur Parmentier" w:date="2020-05-19T10:15:00Z">
        <w:r w:rsidRPr="007C437A">
          <w:t xml:space="preserve">an </w:t>
        </w:r>
      </w:ins>
      <w:ins w:id="5731" w:author="Arthur Parmentier" w:date="2020-05-19T10:13:00Z">
        <w:r w:rsidRPr="007C437A">
          <w:t>open</w:t>
        </w:r>
      </w:ins>
      <w:ins w:id="5732" w:author="Arthur Parmentier" w:date="2020-05-19T10:15:00Z">
        <w:r w:rsidRPr="007C437A">
          <w:t>-</w:t>
        </w:r>
      </w:ins>
      <w:ins w:id="5733" w:author="Arthur Parmentier" w:date="2020-05-19T10:13:00Z">
        <w:r w:rsidRPr="007C437A">
          <w:t>source</w:t>
        </w:r>
      </w:ins>
      <w:ins w:id="5734" w:author="Arthur Parmentier" w:date="2020-05-19T10:15:00Z">
        <w:r w:rsidRPr="007C437A">
          <w:t xml:space="preserve"> project</w:t>
        </w:r>
      </w:ins>
      <w:ins w:id="5735" w:author="Arthur Parmentier" w:date="2020-05-19T10:17:00Z">
        <w:r w:rsidRPr="007C437A">
          <w:t>, led by giants (Google…)</w:t>
        </w:r>
      </w:ins>
      <w:ins w:id="5736" w:author="Arthur Parmentier" w:date="2020-05-19T10:19:00Z">
        <w:r w:rsidRPr="007C437A">
          <w:t xml:space="preserve"> and</w:t>
        </w:r>
      </w:ins>
      <w:ins w:id="5737" w:author="Arthur Parmentier" w:date="2020-05-19T10:17:00Z">
        <w:r w:rsidRPr="007C437A">
          <w:t xml:space="preserve"> supported by a </w:t>
        </w:r>
      </w:ins>
      <w:ins w:id="5738" w:author="Arthur Parmentier" w:date="2020-05-19T10:18:00Z">
        <w:r w:rsidRPr="007C437A">
          <w:t xml:space="preserve">vast </w:t>
        </w:r>
      </w:ins>
      <w:ins w:id="5739" w:author="Arthur Parmentier" w:date="2020-05-19T10:17:00Z">
        <w:r w:rsidRPr="007C437A">
          <w:t>community</w:t>
        </w:r>
      </w:ins>
    </w:p>
    <w:p w:rsidR="000D15D8" w:rsidRPr="007C437A" w:rsidRDefault="008E45E0" w:rsidP="00674C10">
      <w:pPr>
        <w:pStyle w:val="Paragraphedeliste"/>
        <w:numPr>
          <w:ilvl w:val="0"/>
          <w:numId w:val="25"/>
        </w:numPr>
        <w:rPr>
          <w:ins w:id="5740" w:author="Arthur Parmentier" w:date="2020-05-19T10:23:00Z"/>
        </w:rPr>
      </w:pPr>
      <w:ins w:id="5741" w:author="Arthur Parmentier" w:date="2020-05-19T10:20:00Z">
        <w:r w:rsidRPr="007C437A">
          <w:t>It is still un</w:t>
        </w:r>
      </w:ins>
      <w:ins w:id="5742" w:author="Arthur Parmentier" w:date="2020-05-19T10:21:00Z">
        <w:r w:rsidRPr="007C437A">
          <w:t xml:space="preserve">der development and will probably continue to be improved over the years, </w:t>
        </w:r>
      </w:ins>
      <w:ins w:id="5743" w:author="Arthur Parmentier" w:date="2020-05-19T10:22:00Z">
        <w:r w:rsidRPr="007C437A">
          <w:t>so it has a much greater potential than hardware-dependent solutions that are getting obsolete very fast</w:t>
        </w:r>
      </w:ins>
    </w:p>
    <w:p w:rsidR="003C7CC5" w:rsidRPr="007C437A" w:rsidRDefault="003C7CC5" w:rsidP="00674C10">
      <w:pPr>
        <w:pStyle w:val="Paragraphedeliste"/>
        <w:numPr>
          <w:ilvl w:val="0"/>
          <w:numId w:val="25"/>
        </w:numPr>
        <w:rPr>
          <w:ins w:id="5744" w:author="Arthur Parmentier" w:date="2020-05-19T11:12:00Z"/>
        </w:rPr>
      </w:pPr>
      <w:ins w:id="5745" w:author="Arthur Parmentier" w:date="2020-05-19T10:24:00Z">
        <w:r w:rsidRPr="007C437A">
          <w:t xml:space="preserve">It </w:t>
        </w:r>
      </w:ins>
      <w:ins w:id="5746" w:author="Arthur Parmentier" w:date="2020-05-19T11:12:00Z">
        <w:r w:rsidR="00A43D2B" w:rsidRPr="007C437A">
          <w:t>integrates</w:t>
        </w:r>
      </w:ins>
      <w:ins w:id="5747" w:author="Arthur Parmentier" w:date="2020-05-19T11:11:00Z">
        <w:r w:rsidR="00A43D2B" w:rsidRPr="007C437A">
          <w:t xml:space="preserve"> with Max (and other systems) </w:t>
        </w:r>
      </w:ins>
      <w:ins w:id="5748" w:author="Arthur Parmentier" w:date="2020-05-19T11:12:00Z">
        <w:r w:rsidR="00A43D2B" w:rsidRPr="007C437A">
          <w:t>very easily</w:t>
        </w:r>
        <w:r w:rsidR="001E1856" w:rsidRPr="007C437A">
          <w:t xml:space="preserve"> as it can be run in a little</w:t>
        </w:r>
      </w:ins>
      <w:ins w:id="5749" w:author="Arthur Parmentier" w:date="2020-05-23T09:49:00Z">
        <w:r w:rsidR="009D2FFA" w:rsidRPr="007C437A">
          <w:t xml:space="preserve"> node.js</w:t>
        </w:r>
      </w:ins>
      <w:ins w:id="5750" w:author="Arthur Parmentier" w:date="2020-05-19T11:12:00Z">
        <w:r w:rsidR="001E1856" w:rsidRPr="007C437A">
          <w:t xml:space="preserve"> server</w:t>
        </w:r>
      </w:ins>
    </w:p>
    <w:p w:rsidR="00091253" w:rsidRPr="007C437A" w:rsidRDefault="00091253">
      <w:pPr>
        <w:pStyle w:val="Titre5"/>
        <w:rPr>
          <w:ins w:id="5751" w:author="Arthur Parmentier" w:date="2020-05-19T15:54:00Z"/>
          <w:rPrChange w:id="5752" w:author="Arthur Parmentier" w:date="2020-06-07T15:27:00Z">
            <w:rPr>
              <w:ins w:id="5753" w:author="Arthur Parmentier" w:date="2020-05-19T15:54:00Z"/>
            </w:rPr>
          </w:rPrChange>
        </w:rPr>
        <w:pPrChange w:id="5754" w:author="Arthur Parmentier" w:date="2020-05-19T15:54:00Z">
          <w:pPr/>
        </w:pPrChange>
      </w:pPr>
      <w:ins w:id="5755" w:author="Arthur Parmentier" w:date="2020-05-19T15:55:00Z">
        <w:r w:rsidRPr="007C437A">
          <w:rPr>
            <w:rPrChange w:id="5756" w:author="Arthur Parmentier" w:date="2020-06-07T15:27:00Z">
              <w:rPr/>
            </w:rPrChange>
          </w:rPr>
          <w:t xml:space="preserve">The main shortcoming of </w:t>
        </w:r>
        <w:proofErr w:type="spellStart"/>
        <w:r w:rsidRPr="007C437A">
          <w:rPr>
            <w:rPrChange w:id="5757" w:author="Arthur Parmentier" w:date="2020-06-07T15:27:00Z">
              <w:rPr/>
            </w:rPrChange>
          </w:rPr>
          <w:t>PoseNet</w:t>
        </w:r>
        <w:proofErr w:type="spellEnd"/>
        <w:r w:rsidRPr="007C437A">
          <w:rPr>
            <w:rPrChange w:id="5758" w:author="Arthur Parmentier" w:date="2020-06-07T15:27:00Z">
              <w:rPr/>
            </w:rPrChange>
          </w:rPr>
          <w:t>: depth</w:t>
        </w:r>
      </w:ins>
    </w:p>
    <w:p w:rsidR="008F3623" w:rsidRPr="007C437A" w:rsidRDefault="00792D87" w:rsidP="008F3623">
      <w:pPr>
        <w:rPr>
          <w:ins w:id="5759" w:author="Arthur Parmentier" w:date="2020-05-19T15:29:00Z"/>
        </w:rPr>
      </w:pPr>
      <w:ins w:id="5760" w:author="Arthur Parmentier" w:date="2020-05-19T15:27:00Z">
        <w:r w:rsidRPr="007C437A">
          <w:t>The only ma</w:t>
        </w:r>
      </w:ins>
      <w:ins w:id="5761" w:author="Arthur Parmentier" w:date="2020-05-19T15:28:00Z">
        <w:r w:rsidRPr="007C437A">
          <w:t>j</w:t>
        </w:r>
      </w:ins>
      <w:ins w:id="5762" w:author="Arthur Parmentier" w:date="2020-05-19T15:27:00Z">
        <w:r w:rsidRPr="007C437A">
          <w:t xml:space="preserve">or shortcoming of </w:t>
        </w:r>
        <w:proofErr w:type="spellStart"/>
        <w:r w:rsidRPr="007C437A">
          <w:t>PoseNet</w:t>
        </w:r>
        <w:proofErr w:type="spellEnd"/>
        <w:r w:rsidRPr="007C437A">
          <w:t xml:space="preserve"> </w:t>
        </w:r>
      </w:ins>
      <w:ins w:id="5763" w:author="Arthur Parmentier" w:date="2020-05-19T15:28:00Z">
        <w:r w:rsidRPr="007C437A">
          <w:t>with respect to other motion tracki</w:t>
        </w:r>
      </w:ins>
      <w:ins w:id="5764" w:author="Arthur Parmentier" w:date="2020-05-19T15:29:00Z">
        <w:r w:rsidRPr="007C437A">
          <w:t>ng systems is that it only operates in 2D and does not</w:t>
        </w:r>
      </w:ins>
      <w:ins w:id="5765" w:author="Arthur Parmentier" w:date="2020-06-03T17:49:00Z">
        <w:r w:rsidR="001F5AEC" w:rsidRPr="007C437A">
          <w:t xml:space="preserve"> </w:t>
        </w:r>
      </w:ins>
      <w:ins w:id="5766" w:author="Arthur Parmentier" w:date="2020-06-03T17:50:00Z">
        <w:r w:rsidR="001F5AEC" w:rsidRPr="007C437A">
          <w:t>model</w:t>
        </w:r>
      </w:ins>
      <w:ins w:id="5767" w:author="Arthur Parmentier" w:date="2020-05-19T15:29:00Z">
        <w:r w:rsidRPr="007C437A">
          <w:t xml:space="preserve"> the depth of each</w:t>
        </w:r>
      </w:ins>
      <w:ins w:id="5768" w:author="Arthur Parmentier" w:date="2020-06-03T17:50:00Z">
        <w:r w:rsidR="001F5AEC" w:rsidRPr="007C437A">
          <w:t xml:space="preserve"> body</w:t>
        </w:r>
      </w:ins>
      <w:ins w:id="5769" w:author="Arthur Parmentier" w:date="2020-05-19T15:29:00Z">
        <w:r w:rsidRPr="007C437A">
          <w:t xml:space="preserve"> joint.</w:t>
        </w:r>
      </w:ins>
    </w:p>
    <w:p w:rsidR="00792D87" w:rsidRPr="007C437A" w:rsidRDefault="00792D87" w:rsidP="008F3623">
      <w:pPr>
        <w:rPr>
          <w:ins w:id="5770" w:author="Arthur Parmentier" w:date="2020-05-19T15:55:00Z"/>
        </w:rPr>
      </w:pPr>
      <w:ins w:id="5771" w:author="Arthur Parmentier" w:date="2020-05-19T15:29:00Z">
        <w:r w:rsidRPr="007C437A">
          <w:t>As a workaround</w:t>
        </w:r>
      </w:ins>
      <w:ins w:id="5772" w:author="Arthur Parmentier" w:date="2020-05-19T15:30:00Z">
        <w:r w:rsidRPr="007C437A">
          <w:t xml:space="preserve">, I first built a simple calibration process </w:t>
        </w:r>
      </w:ins>
      <w:ins w:id="5773" w:author="Arthur Parmentier" w:date="2020-06-03T17:50:00Z">
        <w:r w:rsidR="00AF2EC4" w:rsidRPr="007C437A">
          <w:t>that</w:t>
        </w:r>
      </w:ins>
      <w:ins w:id="5774" w:author="Arthur Parmentier" w:date="2020-05-19T15:30:00Z">
        <w:r w:rsidRPr="007C437A">
          <w:t xml:space="preserve"> allow</w:t>
        </w:r>
      </w:ins>
      <w:ins w:id="5775" w:author="Arthur Parmentier" w:date="2020-06-03T17:50:00Z">
        <w:r w:rsidR="00AF2EC4" w:rsidRPr="007C437A">
          <w:t>ed</w:t>
        </w:r>
      </w:ins>
      <w:ins w:id="5776" w:author="Arthur Parmentier" w:date="2020-05-19T15:30:00Z">
        <w:r w:rsidRPr="007C437A">
          <w:t xml:space="preserve"> to compute the depth of the </w:t>
        </w:r>
      </w:ins>
      <w:ins w:id="5777" w:author="Arthur Parmentier" w:date="2020-05-19T15:31:00Z">
        <w:r w:rsidRPr="007C437A">
          <w:t>torso of the user as well as its angle to the camera</w:t>
        </w:r>
      </w:ins>
      <w:ins w:id="5778" w:author="Arthur Parmentier" w:date="2020-06-03T17:50:00Z">
        <w:r w:rsidR="00904AF3" w:rsidRPr="007C437A">
          <w:t>.</w:t>
        </w:r>
      </w:ins>
      <w:ins w:id="5779" w:author="Arthur Parmentier" w:date="2020-05-19T15:31:00Z">
        <w:r w:rsidRPr="007C437A">
          <w:t xml:space="preserve"> </w:t>
        </w:r>
      </w:ins>
      <w:ins w:id="5780" w:author="Arthur Parmentier" w:date="2020-06-03T17:50:00Z">
        <w:r w:rsidR="00904AF3" w:rsidRPr="007C437A">
          <w:t>After some testing,</w:t>
        </w:r>
      </w:ins>
      <w:ins w:id="5781" w:author="Arthur Parmentier" w:date="2020-05-19T15:31:00Z">
        <w:r w:rsidRPr="007C437A">
          <w:t xml:space="preserve"> I realized that it was useless </w:t>
        </w:r>
      </w:ins>
      <w:ins w:id="5782" w:author="Arthur Parmentier" w:date="2020-05-19T15:32:00Z">
        <w:r w:rsidRPr="007C437A">
          <w:t>in my use case</w:t>
        </w:r>
      </w:ins>
      <w:ins w:id="5783" w:author="Arthur Parmentier" w:date="2020-06-03T17:50:00Z">
        <w:r w:rsidR="00904AF3" w:rsidRPr="007C437A">
          <w:t xml:space="preserve">, did not allow any better classification </w:t>
        </w:r>
      </w:ins>
      <w:ins w:id="5784" w:author="Arthur Parmentier" w:date="2020-05-19T15:32:00Z">
        <w:r w:rsidRPr="007C437A">
          <w:t>and would only bring noise in the data.</w:t>
        </w:r>
      </w:ins>
    </w:p>
    <w:p w:rsidR="00F35BC0" w:rsidRPr="007C437A" w:rsidRDefault="00F35BC0">
      <w:pPr>
        <w:pStyle w:val="Titre6"/>
        <w:rPr>
          <w:ins w:id="5785" w:author="Arthur Parmentier" w:date="2020-06-03T17:51:00Z"/>
        </w:rPr>
      </w:pPr>
      <w:ins w:id="5786" w:author="Arthur Parmentier" w:date="2020-05-19T15:55:00Z">
        <w:r w:rsidRPr="007C437A">
          <w:t>Depth in SP</w:t>
        </w:r>
      </w:ins>
    </w:p>
    <w:p w:rsidR="00704B21" w:rsidRPr="007C437A" w:rsidRDefault="00704B21">
      <w:pPr>
        <w:rPr>
          <w:ins w:id="5787" w:author="Arthur Parmentier" w:date="2020-05-19T15:32:00Z"/>
        </w:rPr>
      </w:pPr>
      <w:ins w:id="5788" w:author="Arthur Parmentier" w:date="2020-06-03T17:51:00Z">
        <w:r w:rsidRPr="007C437A">
          <w:t xml:space="preserve">In fact, there are also some </w:t>
        </w:r>
      </w:ins>
      <w:ins w:id="5789" w:author="Arthur Parmentier" w:date="2020-06-03T17:52:00Z">
        <w:r w:rsidRPr="007C437A">
          <w:t xml:space="preserve">specificities that allow us to recognize SP signs without any depth information in </w:t>
        </w:r>
        <w:proofErr w:type="spellStart"/>
        <w:r w:rsidRPr="007C437A">
          <w:t>PoseNet</w:t>
        </w:r>
        <w:proofErr w:type="spellEnd"/>
        <w:r w:rsidRPr="007C437A">
          <w:t>.</w:t>
        </w:r>
      </w:ins>
    </w:p>
    <w:p w:rsidR="009D75C8" w:rsidRPr="007C437A" w:rsidRDefault="00E715BE" w:rsidP="008F3623">
      <w:pPr>
        <w:rPr>
          <w:ins w:id="5790" w:author="Arthur Parmentier" w:date="2020-05-19T15:42:00Z"/>
        </w:rPr>
      </w:pPr>
      <w:ins w:id="5791" w:author="Arthur Parmentier" w:date="2020-05-19T15:35:00Z">
        <w:r w:rsidRPr="007C437A">
          <w:t xml:space="preserve">My observation </w:t>
        </w:r>
      </w:ins>
      <w:ins w:id="5792" w:author="Arthur Parmentier" w:date="2020-05-19T15:38:00Z">
        <w:r w:rsidR="00FE10BB" w:rsidRPr="007C437A">
          <w:t>is that depth</w:t>
        </w:r>
      </w:ins>
      <w:ins w:id="5793" w:author="Arthur Parmentier" w:date="2020-05-19T15:40:00Z">
        <w:r w:rsidR="009D75C8" w:rsidRPr="007C437A">
          <w:t xml:space="preserve"> (z axis)</w:t>
        </w:r>
      </w:ins>
      <w:ins w:id="5794" w:author="Arthur Parmentier" w:date="2020-05-19T15:38:00Z">
        <w:r w:rsidR="00FE10BB" w:rsidRPr="007C437A">
          <w:t xml:space="preserve"> </w:t>
        </w:r>
      </w:ins>
      <w:ins w:id="5795" w:author="Arthur Parmentier" w:date="2020-05-19T15:35:00Z">
        <w:r w:rsidRPr="007C437A">
          <w:t>is often not the most informative axi</w:t>
        </w:r>
      </w:ins>
      <w:ins w:id="5796" w:author="Arthur Parmentier" w:date="2020-05-19T15:36:00Z">
        <w:r w:rsidRPr="007C437A">
          <w:t>s for recognizing SP gestures and even signs like “play” which</w:t>
        </w:r>
      </w:ins>
      <w:ins w:id="5797" w:author="Arthur Parmentier" w:date="2020-05-19T15:37:00Z">
        <w:r w:rsidR="00FE10BB" w:rsidRPr="007C437A">
          <w:t xml:space="preserve"> uses the </w:t>
        </w:r>
      </w:ins>
      <w:ins w:id="5798" w:author="Arthur Parmentier" w:date="2020-05-19T15:40:00Z">
        <w:r w:rsidR="009D75C8" w:rsidRPr="007C437A">
          <w:t>z</w:t>
        </w:r>
      </w:ins>
      <w:ins w:id="5799" w:author="Arthur Parmentier" w:date="2020-05-19T15:41:00Z">
        <w:r w:rsidR="009D75C8" w:rsidRPr="007C437A">
          <w:t xml:space="preserve"> </w:t>
        </w:r>
      </w:ins>
      <w:ins w:id="5800" w:author="Arthur Parmentier" w:date="2020-05-19T15:37:00Z">
        <w:r w:rsidR="00FE10BB" w:rsidRPr="007C437A">
          <w:t>dimension extensively can be recognized only by the movement of the body in 2D, from the p</w:t>
        </w:r>
      </w:ins>
      <w:ins w:id="5801" w:author="Arthur Parmentier" w:date="2020-05-19T15:38:00Z">
        <w:r w:rsidR="00FE10BB" w:rsidRPr="007C437A">
          <w:t>oint of view of the camera in front of the soundpainter</w:t>
        </w:r>
      </w:ins>
      <w:ins w:id="5802" w:author="Arthur Parmentier" w:date="2020-06-03T17:52:00Z">
        <w:r w:rsidR="00B11BF7" w:rsidRPr="007C437A">
          <w:t>, because t</w:t>
        </w:r>
      </w:ins>
      <w:ins w:id="5803" w:author="Arthur Parmentier" w:date="2020-06-03T17:53:00Z">
        <w:r w:rsidR="00B11BF7" w:rsidRPr="007C437A">
          <w:t>here is little ambiguity with other signs.</w:t>
        </w:r>
        <w:r w:rsidR="00DA4920" w:rsidRPr="007C437A">
          <w:t xml:space="preserve"> Depth would only be impor</w:t>
        </w:r>
      </w:ins>
      <w:ins w:id="5804" w:author="Arthur Parmentier" w:date="2020-06-03T17:54:00Z">
        <w:r w:rsidR="00DA4920" w:rsidRPr="007C437A">
          <w:t>tant in cases where two signs would be similar in 2D space and depth would be the only information allowing to classify them</w:t>
        </w:r>
        <w:r w:rsidR="0069767F" w:rsidRPr="007C437A">
          <w:t>; which is rare in my experience of SP.</w:t>
        </w:r>
      </w:ins>
    </w:p>
    <w:p w:rsidR="00E715BE" w:rsidRPr="007C437A" w:rsidRDefault="009D75C8" w:rsidP="008F3623">
      <w:pPr>
        <w:rPr>
          <w:ins w:id="5805" w:author="Arthur Parmentier" w:date="2020-06-03T17:56:00Z"/>
        </w:rPr>
      </w:pPr>
      <w:ins w:id="5806" w:author="Arthur Parmentier" w:date="2020-05-19T15:42:00Z">
        <w:r w:rsidRPr="007C437A">
          <w:t>However, capturing dept</w:t>
        </w:r>
      </w:ins>
      <w:ins w:id="5807" w:author="Arthur Parmentier" w:date="2020-05-19T15:43:00Z">
        <w:r w:rsidRPr="007C437A">
          <w:t>h is important for one special sign in SP, which is often called “entering the box”</w:t>
        </w:r>
      </w:ins>
      <w:ins w:id="5808" w:author="Arthur Parmentier" w:date="2020-06-03T17:55:00Z">
        <w:r w:rsidR="007145B0" w:rsidRPr="007C437A">
          <w:t xml:space="preserve"> and </w:t>
        </w:r>
      </w:ins>
      <w:ins w:id="5809" w:author="Arthur Parmentier" w:date="2020-06-03T17:56:00Z">
        <w:r w:rsidR="007145B0" w:rsidRPr="007C437A">
          <w:t xml:space="preserve">almost </w:t>
        </w:r>
      </w:ins>
      <w:ins w:id="5810" w:author="Arthur Parmentier" w:date="2020-06-03T17:55:00Z">
        <w:r w:rsidR="007145B0" w:rsidRPr="007C437A">
          <w:t xml:space="preserve">only takes place in the depth </w:t>
        </w:r>
      </w:ins>
      <w:ins w:id="5811" w:author="Arthur Parmentier" w:date="2020-06-03T17:56:00Z">
        <w:r w:rsidR="007145B0" w:rsidRPr="007C437A">
          <w:t>dimension</w:t>
        </w:r>
      </w:ins>
      <w:ins w:id="5812" w:author="Arthur Parmentier" w:date="2020-05-19T15:43:00Z">
        <w:r w:rsidRPr="007C437A">
          <w:t xml:space="preserve">. Its specialty is that </w:t>
        </w:r>
      </w:ins>
      <w:ins w:id="5813" w:author="Arthur Parmentier" w:date="2020-05-19T15:44:00Z">
        <w:r w:rsidRPr="007C437A">
          <w:t>this sign</w:t>
        </w:r>
      </w:ins>
      <w:ins w:id="5814" w:author="Arthur Parmentier" w:date="2020-05-19T15:45:00Z">
        <w:r w:rsidRPr="007C437A">
          <w:t xml:space="preserve">, consisting in putting one foot in an abstract </w:t>
        </w:r>
      </w:ins>
      <w:ins w:id="5815" w:author="Arthur Parmentier" w:date="2020-05-19T15:46:00Z">
        <w:r w:rsidRPr="007C437A">
          <w:t>“</w:t>
        </w:r>
      </w:ins>
      <w:ins w:id="5816" w:author="Arthur Parmentier" w:date="2020-05-19T15:45:00Z">
        <w:r w:rsidRPr="007C437A">
          <w:t>box</w:t>
        </w:r>
      </w:ins>
      <w:ins w:id="5817" w:author="Arthur Parmentier" w:date="2020-05-19T15:46:00Z">
        <w:r w:rsidRPr="007C437A">
          <w:t>”</w:t>
        </w:r>
      </w:ins>
      <w:ins w:id="5818" w:author="Arthur Parmentier" w:date="2020-05-19T15:45:00Z">
        <w:r w:rsidRPr="007C437A">
          <w:t xml:space="preserve"> in front of the soundpainter,</w:t>
        </w:r>
      </w:ins>
      <w:ins w:id="5819" w:author="Arthur Parmentier" w:date="2020-05-19T15:44:00Z">
        <w:r w:rsidRPr="007C437A">
          <w:t xml:space="preserve"> is used </w:t>
        </w:r>
      </w:ins>
      <w:ins w:id="5820" w:author="Arthur Parmentier" w:date="2020-05-19T15:47:00Z">
        <w:r w:rsidR="00395172" w:rsidRPr="007C437A">
          <w:t xml:space="preserve">in many SP modes </w:t>
        </w:r>
      </w:ins>
      <w:ins w:id="5821" w:author="Arthur Parmentier" w:date="2020-05-19T15:44:00Z">
        <w:r w:rsidRPr="007C437A">
          <w:t>to significate “execute the request now”</w:t>
        </w:r>
      </w:ins>
      <w:ins w:id="5822" w:author="Arthur Parmentier" w:date="2020-05-19T15:47:00Z">
        <w:r w:rsidR="00395172" w:rsidRPr="007C437A">
          <w:t>; whether the request has been defined previously (default mode) or is being signed while the soundpainter has “ent</w:t>
        </w:r>
      </w:ins>
      <w:ins w:id="5823" w:author="Arthur Parmentier" w:date="2020-05-19T15:48:00Z">
        <w:r w:rsidR="00395172" w:rsidRPr="007C437A">
          <w:t>ered the box”.</w:t>
        </w:r>
      </w:ins>
      <w:ins w:id="5824" w:author="Arthur Parmentier" w:date="2020-05-19T15:49:00Z">
        <w:r w:rsidR="007D4E17" w:rsidRPr="007C437A">
          <w:t xml:space="preserve"> </w:t>
        </w:r>
      </w:ins>
      <w:ins w:id="5825" w:author="Arthur Parmentier" w:date="2020-05-19T21:41:00Z">
        <w:r w:rsidR="009D3597" w:rsidRPr="007C437A">
          <w:t xml:space="preserve">It is </w:t>
        </w:r>
      </w:ins>
      <w:ins w:id="5826" w:author="Arthur Parmentier" w:date="2020-05-19T21:47:00Z">
        <w:r w:rsidR="00214331" w:rsidRPr="007C437A">
          <w:t>only meaningful when</w:t>
        </w:r>
      </w:ins>
      <w:ins w:id="5827" w:author="Arthur Parmentier" w:date="2020-05-19T21:41:00Z">
        <w:r w:rsidR="009D3597" w:rsidRPr="007C437A">
          <w:t xml:space="preserve"> executed simultaneously to other signs, </w:t>
        </w:r>
      </w:ins>
      <w:ins w:id="5828" w:author="Arthur Parmentier" w:date="2020-05-19T21:42:00Z">
        <w:r w:rsidR="009D3597" w:rsidRPr="007C437A">
          <w:t>for instance</w:t>
        </w:r>
      </w:ins>
      <w:ins w:id="5829" w:author="Arthur Parmentier" w:date="2020-05-19T21:41:00Z">
        <w:r w:rsidR="009D3597" w:rsidRPr="007C437A">
          <w:t xml:space="preserve"> “go gestures” in default mode</w:t>
        </w:r>
      </w:ins>
      <w:ins w:id="5830" w:author="Arthur Parmentier" w:date="2020-05-19T21:42:00Z">
        <w:r w:rsidR="009D3597" w:rsidRPr="007C437A">
          <w:t xml:space="preserve"> or </w:t>
        </w:r>
      </w:ins>
      <w:ins w:id="5831" w:author="Arthur Parmentier" w:date="2020-05-19T21:41:00Z">
        <w:r w:rsidR="009D3597" w:rsidRPr="007C437A">
          <w:t>contents</w:t>
        </w:r>
      </w:ins>
      <w:ins w:id="5832" w:author="Arthur Parmentier" w:date="2020-05-19T21:42:00Z">
        <w:r w:rsidR="009D3597" w:rsidRPr="007C437A">
          <w:t xml:space="preserve"> in launch mode.</w:t>
        </w:r>
      </w:ins>
      <w:ins w:id="5833" w:author="Arthur Parmentier" w:date="2020-05-19T21:46:00Z">
        <w:r w:rsidR="00393470" w:rsidRPr="007C437A">
          <w:t xml:space="preserve"> </w:t>
        </w:r>
      </w:ins>
      <w:ins w:id="5834" w:author="Arthur Parmentier" w:date="2020-05-19T15:49:00Z">
        <w:r w:rsidR="007D4E17" w:rsidRPr="007C437A">
          <w:t xml:space="preserve">The </w:t>
        </w:r>
      </w:ins>
      <w:ins w:id="5835" w:author="Arthur Parmentier" w:date="2020-05-19T15:50:00Z">
        <w:r w:rsidR="005A7B09" w:rsidRPr="007C437A">
          <w:t>opposite</w:t>
        </w:r>
      </w:ins>
      <w:ins w:id="5836" w:author="Arthur Parmentier" w:date="2020-05-19T15:49:00Z">
        <w:r w:rsidR="007D4E17" w:rsidRPr="007C437A">
          <w:t xml:space="preserve"> sign “exiting the box” also has the very specific meaning of “g</w:t>
        </w:r>
      </w:ins>
      <w:ins w:id="5837" w:author="Arthur Parmentier" w:date="2020-05-19T15:50:00Z">
        <w:r w:rsidR="007D4E17" w:rsidRPr="007C437A">
          <w:t>etting back to default mode”.</w:t>
        </w:r>
      </w:ins>
    </w:p>
    <w:p w:rsidR="007145B0" w:rsidRPr="007C437A" w:rsidRDefault="007145B0" w:rsidP="008F3623">
      <w:pPr>
        <w:rPr>
          <w:ins w:id="5838" w:author="Arthur Parmentier" w:date="2020-05-19T16:00:00Z"/>
        </w:rPr>
      </w:pPr>
      <w:ins w:id="5839" w:author="Arthur Parmentier" w:date="2020-06-03T17:56:00Z">
        <w:r w:rsidRPr="007C437A">
          <w:t>How can we manage to</w:t>
        </w:r>
      </w:ins>
      <w:ins w:id="5840" w:author="Arthur Parmentier" w:date="2020-06-03T17:57:00Z">
        <w:r w:rsidRPr="007C437A">
          <w:t xml:space="preserve"> get past that specific issue?</w:t>
        </w:r>
      </w:ins>
    </w:p>
    <w:p w:rsidR="009C261B" w:rsidRPr="007C437A" w:rsidRDefault="009C261B" w:rsidP="009C261B">
      <w:pPr>
        <w:pStyle w:val="Titre6"/>
        <w:rPr>
          <w:ins w:id="5841" w:author="Arthur Parmentier" w:date="2020-05-19T16:01:00Z"/>
        </w:rPr>
      </w:pPr>
      <w:ins w:id="5842" w:author="Arthur Parmentier" w:date="2020-05-19T16:00:00Z">
        <w:r w:rsidRPr="007C437A">
          <w:t>Reco</w:t>
        </w:r>
      </w:ins>
      <w:ins w:id="5843" w:author="Arthur Parmentier" w:date="2020-05-19T16:01:00Z">
        <w:r w:rsidRPr="007C437A">
          <w:t xml:space="preserve">gnition without depth: compromises </w:t>
        </w:r>
      </w:ins>
      <w:ins w:id="5844" w:author="Arthur Parmentier" w:date="2020-05-20T11:39:00Z">
        <w:r w:rsidR="000506E4" w:rsidRPr="007C437A">
          <w:t>and simplifications of SP grammar</w:t>
        </w:r>
      </w:ins>
    </w:p>
    <w:p w:rsidR="009C261B" w:rsidRPr="007C437A" w:rsidRDefault="00A00963" w:rsidP="009C261B">
      <w:pPr>
        <w:rPr>
          <w:ins w:id="5845" w:author="Arthur Parmentier" w:date="2020-05-19T16:04:00Z"/>
        </w:rPr>
      </w:pPr>
      <w:ins w:id="5846" w:author="Arthur Parmentier" w:date="2020-05-19T16:03:00Z">
        <w:r w:rsidRPr="007C437A">
          <w:t xml:space="preserve">Ideally, one would want to capture depth and abandon </w:t>
        </w:r>
        <w:proofErr w:type="spellStart"/>
        <w:r w:rsidRPr="007C437A">
          <w:t>PoseNet</w:t>
        </w:r>
        <w:proofErr w:type="spellEnd"/>
        <w:r w:rsidRPr="007C437A">
          <w:t xml:space="preserve"> for a better tracking method</w:t>
        </w:r>
      </w:ins>
      <w:ins w:id="5847" w:author="Arthur Parmentier" w:date="2020-05-19T20:01:00Z">
        <w:r w:rsidR="00D6200D" w:rsidRPr="007C437A">
          <w:t>:</w:t>
        </w:r>
      </w:ins>
    </w:p>
    <w:p w:rsidR="00A00963" w:rsidRPr="007C437A" w:rsidRDefault="00A00963" w:rsidP="00A00963">
      <w:pPr>
        <w:pStyle w:val="Paragraphedeliste"/>
        <w:numPr>
          <w:ilvl w:val="0"/>
          <w:numId w:val="26"/>
        </w:numPr>
        <w:rPr>
          <w:ins w:id="5848" w:author="Arthur Parmentier" w:date="2020-05-19T16:06:00Z"/>
        </w:rPr>
      </w:pPr>
      <w:ins w:id="5849" w:author="Arthur Parmentier" w:date="2020-05-19T16:04:00Z">
        <w:r w:rsidRPr="007C437A">
          <w:t>Kinect</w:t>
        </w:r>
      </w:ins>
      <w:ins w:id="5850" w:author="Arthur Parmentier" w:date="2020-05-19T16:05:00Z">
        <w:r w:rsidR="005E2970" w:rsidRPr="007C437A">
          <w:t xml:space="preserve"> systems</w:t>
        </w:r>
      </w:ins>
      <w:ins w:id="5851" w:author="Arthur Parmentier" w:date="2020-05-19T16:04:00Z">
        <w:r w:rsidRPr="007C437A">
          <w:t xml:space="preserve"> can capture depth</w:t>
        </w:r>
        <w:r w:rsidR="005E2970" w:rsidRPr="007C437A">
          <w:t xml:space="preserve"> </w:t>
        </w:r>
      </w:ins>
      <w:ins w:id="5852" w:author="Arthur Parmentier" w:date="2020-05-19T16:05:00Z">
        <w:r w:rsidR="005E2970" w:rsidRPr="007C437A">
          <w:t>but have many other shortcomings in terms of performance, user experience and portability</w:t>
        </w:r>
      </w:ins>
    </w:p>
    <w:p w:rsidR="005E2970" w:rsidRPr="007C437A" w:rsidRDefault="005E2970" w:rsidP="00A00963">
      <w:pPr>
        <w:pStyle w:val="Paragraphedeliste"/>
        <w:numPr>
          <w:ilvl w:val="0"/>
          <w:numId w:val="26"/>
        </w:numPr>
        <w:rPr>
          <w:ins w:id="5853" w:author="Arthur Parmentier" w:date="2020-05-19T16:09:00Z"/>
        </w:rPr>
      </w:pPr>
      <w:ins w:id="5854" w:author="Arthur Parmentier" w:date="2020-05-19T16:07:00Z">
        <w:r w:rsidRPr="007C437A">
          <w:lastRenderedPageBreak/>
          <w:t xml:space="preserve">Motion capture suits </w:t>
        </w:r>
      </w:ins>
      <w:ins w:id="5855" w:author="Arthur Parmentier" w:date="2020-05-23T09:50:00Z">
        <w:r w:rsidR="00C52DE9" w:rsidRPr="007C437A">
          <w:t xml:space="preserve">(for instance, IR </w:t>
        </w:r>
      </w:ins>
      <w:ins w:id="5856" w:author="Arthur Parmentier" w:date="2020-06-03T17:57:00Z">
        <w:r w:rsidR="004020A1" w:rsidRPr="007C437A">
          <w:t>marker-based</w:t>
        </w:r>
      </w:ins>
      <w:ins w:id="5857" w:author="Arthur Parmentier" w:date="2020-05-23T09:50:00Z">
        <w:r w:rsidR="00C52DE9" w:rsidRPr="007C437A">
          <w:t xml:space="preserve"> suits) </w:t>
        </w:r>
      </w:ins>
      <w:ins w:id="5858" w:author="Arthur Parmentier" w:date="2020-05-19T16:07:00Z">
        <w:r w:rsidRPr="007C437A">
          <w:t xml:space="preserve">are usually the most accurate and performant devices but their costs and </w:t>
        </w:r>
      </w:ins>
      <w:proofErr w:type="spellStart"/>
      <w:ins w:id="5859" w:author="Arthur Parmentier" w:date="2020-05-19T16:08:00Z">
        <w:r w:rsidRPr="007C437A">
          <w:t>and</w:t>
        </w:r>
        <w:proofErr w:type="spellEnd"/>
        <w:r w:rsidRPr="007C437A">
          <w:t xml:space="preserve"> specificities make them unattractive for sharing the tool to the SP community</w:t>
        </w:r>
      </w:ins>
    </w:p>
    <w:p w:rsidR="005E2970" w:rsidRPr="007C437A" w:rsidRDefault="005E2970" w:rsidP="00A00963">
      <w:pPr>
        <w:pStyle w:val="Paragraphedeliste"/>
        <w:numPr>
          <w:ilvl w:val="0"/>
          <w:numId w:val="26"/>
        </w:numPr>
        <w:rPr>
          <w:ins w:id="5860" w:author="Arthur Parmentier" w:date="2020-05-19T19:58:00Z"/>
        </w:rPr>
      </w:pPr>
      <w:proofErr w:type="spellStart"/>
      <w:ins w:id="5861" w:author="Arthur Parmentier" w:date="2020-05-19T16:10:00Z">
        <w:r w:rsidRPr="007C437A">
          <w:t>OpenPose</w:t>
        </w:r>
        <w:proofErr w:type="spellEnd"/>
        <w:r w:rsidRPr="007C437A">
          <w:rPr>
            <w:rStyle w:val="Appelnotedebasdep"/>
          </w:rPr>
          <w:footnoteReference w:id="33"/>
        </w:r>
      </w:ins>
      <w:ins w:id="5863" w:author="Arthur Parmentier" w:date="2020-05-19T16:14:00Z">
        <w:r w:rsidR="00A516F0" w:rsidRPr="007C437A">
          <w:t xml:space="preserve"> </w:t>
        </w:r>
      </w:ins>
      <w:ins w:id="5864" w:author="Arthur Parmentier" w:date="2020-05-19T16:15:00Z">
        <w:r w:rsidR="00A516F0" w:rsidRPr="007C437A">
          <w:t xml:space="preserve">is the main realistic alternative to </w:t>
        </w:r>
        <w:proofErr w:type="spellStart"/>
        <w:r w:rsidR="00A516F0" w:rsidRPr="007C437A">
          <w:t>Po</w:t>
        </w:r>
      </w:ins>
      <w:ins w:id="5865" w:author="Arthur Parmentier" w:date="2020-05-19T16:16:00Z">
        <w:r w:rsidR="00A516F0" w:rsidRPr="007C437A">
          <w:t>seNet</w:t>
        </w:r>
        <w:proofErr w:type="spellEnd"/>
        <w:r w:rsidR="00A516F0" w:rsidRPr="007C437A">
          <w:t xml:space="preserve"> at this moment</w:t>
        </w:r>
      </w:ins>
      <w:ins w:id="5866" w:author="Arthur Parmentier" w:date="2020-05-19T19:48:00Z">
        <w:r w:rsidR="009A7725" w:rsidRPr="007C437A">
          <w:t xml:space="preserve">; it supports 3D triangulation from multiple view (like two cameras orthogonal to the soundpainter) </w:t>
        </w:r>
      </w:ins>
      <w:ins w:id="5867" w:author="Arthur Parmentier" w:date="2020-05-19T16:16:00Z">
        <w:r w:rsidR="00A516F0" w:rsidRPr="007C437A">
          <w:t>but could not be ported to Max without much hassle</w:t>
        </w:r>
        <w:r w:rsidR="00A516F0" w:rsidRPr="007C437A">
          <w:rPr>
            <w:rStyle w:val="Appelnotedebasdep"/>
          </w:rPr>
          <w:footnoteReference w:id="34"/>
        </w:r>
      </w:ins>
    </w:p>
    <w:p w:rsidR="009A7725" w:rsidRPr="007C437A" w:rsidRDefault="009A7725">
      <w:pPr>
        <w:pStyle w:val="Paragraphedeliste"/>
        <w:numPr>
          <w:ilvl w:val="0"/>
          <w:numId w:val="26"/>
        </w:numPr>
        <w:rPr>
          <w:ins w:id="5897" w:author="Arthur Parmentier" w:date="2020-05-19T15:50:00Z"/>
        </w:rPr>
        <w:pPrChange w:id="5898" w:author="Arthur Parmentier" w:date="2020-05-19T16:04:00Z">
          <w:pPr/>
        </w:pPrChange>
      </w:pPr>
      <w:ins w:id="5899" w:author="Arthur Parmentier" w:date="2020-05-19T19:58:00Z">
        <w:r w:rsidRPr="007C437A">
          <w:t xml:space="preserve">Some </w:t>
        </w:r>
      </w:ins>
      <w:ins w:id="5900" w:author="Arthur Parmentier" w:date="2020-05-19T19:59:00Z">
        <w:r w:rsidRPr="007C437A">
          <w:t xml:space="preserve">learnable triangulation </w:t>
        </w:r>
        <w:r w:rsidR="00F707EB" w:rsidRPr="007C437A">
          <w:t>methods are being developed recently</w:t>
        </w:r>
        <w:r w:rsidR="00F707EB" w:rsidRPr="007C437A">
          <w:rPr>
            <w:rStyle w:val="Appelnotedebasdep"/>
          </w:rPr>
          <w:footnoteReference w:id="35"/>
        </w:r>
        <w:r w:rsidR="00F707EB" w:rsidRPr="007C437A">
          <w:t xml:space="preserve"> </w:t>
        </w:r>
      </w:ins>
      <w:ins w:id="5904" w:author="Arthur Parmentier" w:date="2020-05-19T20:02:00Z">
        <w:r w:rsidR="00D6200D" w:rsidRPr="007C437A">
          <w:t>yet</w:t>
        </w:r>
      </w:ins>
      <w:ins w:id="5905" w:author="Arthur Parmentier" w:date="2020-05-19T19:59:00Z">
        <w:r w:rsidR="00F707EB" w:rsidRPr="007C437A">
          <w:t xml:space="preserve"> far from portable to my project</w:t>
        </w:r>
      </w:ins>
    </w:p>
    <w:p w:rsidR="00D6200D" w:rsidRPr="007C437A" w:rsidRDefault="00D6200D" w:rsidP="00D6200D">
      <w:pPr>
        <w:rPr>
          <w:ins w:id="5906" w:author="Arthur Parmentier" w:date="2020-05-19T22:45:00Z"/>
        </w:rPr>
      </w:pPr>
      <w:proofErr w:type="spellStart"/>
      <w:ins w:id="5907" w:author="Arthur Parmentier" w:date="2020-05-19T20:01:00Z">
        <w:r w:rsidRPr="007C437A">
          <w:t>PoseNet</w:t>
        </w:r>
        <w:proofErr w:type="spellEnd"/>
        <w:r w:rsidRPr="007C437A">
          <w:t xml:space="preserve"> appears like the best compromise</w:t>
        </w:r>
      </w:ins>
      <w:ins w:id="5908" w:author="Arthur Parmentier" w:date="2020-05-19T20:03:00Z">
        <w:r w:rsidRPr="007C437A">
          <w:t xml:space="preserve"> for th</w:t>
        </w:r>
      </w:ins>
      <w:ins w:id="5909" w:author="Arthur Parmentier" w:date="2020-05-19T22:49:00Z">
        <w:r w:rsidR="008706E0" w:rsidRPr="007C437A">
          <w:t>is particular</w:t>
        </w:r>
      </w:ins>
      <w:ins w:id="5910" w:author="Arthur Parmentier" w:date="2020-05-19T20:03:00Z">
        <w:r w:rsidRPr="007C437A">
          <w:t xml:space="preserve"> use case</w:t>
        </w:r>
      </w:ins>
      <w:ins w:id="5911" w:author="Arthur Parmentier" w:date="2020-05-19T22:50:00Z">
        <w:r w:rsidR="008706E0" w:rsidRPr="007C437A">
          <w:t>, its goals and under the constraints</w:t>
        </w:r>
      </w:ins>
      <w:ins w:id="5912" w:author="Arthur Parmentier" w:date="2020-05-19T20:03:00Z">
        <w:r w:rsidRPr="007C437A">
          <w:t xml:space="preserve"> of this project.</w:t>
        </w:r>
      </w:ins>
      <w:ins w:id="5913" w:author="Arthur Parmentier" w:date="2020-05-19T21:52:00Z">
        <w:r w:rsidR="00F45509" w:rsidRPr="007C437A">
          <w:br/>
        </w:r>
      </w:ins>
      <w:ins w:id="5914" w:author="Arthur Parmentier" w:date="2020-05-19T20:04:00Z">
        <w:r w:rsidRPr="007C437A">
          <w:t xml:space="preserve">In </w:t>
        </w:r>
      </w:ins>
      <w:ins w:id="5915" w:author="Arthur Parmentier" w:date="2020-05-19T21:53:00Z">
        <w:r w:rsidR="00F45509" w:rsidRPr="007C437A">
          <w:t>theory</w:t>
        </w:r>
      </w:ins>
      <w:ins w:id="5916" w:author="Arthur Parmentier" w:date="2020-05-19T20:04:00Z">
        <w:r w:rsidRPr="007C437A">
          <w:t>, it would be sufficient to add a simple external hardware of software mechanism to know whether the soundpainter has “</w:t>
        </w:r>
      </w:ins>
      <w:ins w:id="5917" w:author="Arthur Parmentier" w:date="2020-05-19T20:05:00Z">
        <w:r w:rsidRPr="007C437A">
          <w:t>entered the box” or not to remove the greatest part of the problem</w:t>
        </w:r>
      </w:ins>
      <w:ins w:id="5918" w:author="Arthur Parmentier" w:date="2020-05-19T22:47:00Z">
        <w:r w:rsidR="00B832E8" w:rsidRPr="007C437A">
          <w:t>. One could for instance t</w:t>
        </w:r>
      </w:ins>
      <w:ins w:id="5919" w:author="Arthur Parmentier" w:date="2020-05-19T22:48:00Z">
        <w:r w:rsidR="00B832E8" w:rsidRPr="007C437A">
          <w:t xml:space="preserve">hink of using a numeric carpet of a simple tracker of relative feet </w:t>
        </w:r>
        <w:r w:rsidR="007B3735" w:rsidRPr="007C437A">
          <w:t>d</w:t>
        </w:r>
      </w:ins>
      <w:ins w:id="5920" w:author="Arthur Parmentier" w:date="2020-05-19T22:49:00Z">
        <w:r w:rsidR="007B3735" w:rsidRPr="007C437A">
          <w:t>istance on the z axis</w:t>
        </w:r>
      </w:ins>
      <w:ins w:id="5921" w:author="Arthur Parmentier" w:date="2020-05-19T22:48:00Z">
        <w:r w:rsidR="00B832E8" w:rsidRPr="007C437A">
          <w:t xml:space="preserve"> to achieve this.</w:t>
        </w:r>
      </w:ins>
      <w:ins w:id="5922" w:author="Arthur Parmentier" w:date="2020-05-19T21:52:00Z">
        <w:r w:rsidR="00F45509" w:rsidRPr="007C437A">
          <w:br/>
        </w:r>
      </w:ins>
      <w:ins w:id="5923" w:author="Arthur Parmentier" w:date="2020-05-19T21:53:00Z">
        <w:r w:rsidR="00F45509" w:rsidRPr="007C437A">
          <w:t xml:space="preserve">In fact, </w:t>
        </w:r>
      </w:ins>
      <w:ins w:id="5924" w:author="Arthur Parmentier" w:date="2020-05-19T21:54:00Z">
        <w:r w:rsidR="00F45509" w:rsidRPr="007C437A">
          <w:t xml:space="preserve">I chose to work primarily on the default mode as my use case. In this mode, </w:t>
        </w:r>
      </w:ins>
      <w:ins w:id="5925" w:author="Arthur Parmentier" w:date="2020-05-19T21:56:00Z">
        <w:r w:rsidR="00F45509" w:rsidRPr="007C437A">
          <w:t>the</w:t>
        </w:r>
      </w:ins>
      <w:ins w:id="5926" w:author="Arthur Parmentier" w:date="2020-05-19T21:57:00Z">
        <w:r w:rsidR="00F45509" w:rsidRPr="007C437A">
          <w:t xml:space="preserve"> practical</w:t>
        </w:r>
      </w:ins>
      <w:ins w:id="5927" w:author="Arthur Parmentier" w:date="2020-05-19T21:56:00Z">
        <w:r w:rsidR="00F45509" w:rsidRPr="007C437A">
          <w:t xml:space="preserve"> use of the “go gesture</w:t>
        </w:r>
      </w:ins>
      <w:ins w:id="5928" w:author="Arthur Parmentier" w:date="2020-05-19T21:57:00Z">
        <w:r w:rsidR="00F45509" w:rsidRPr="007C437A">
          <w:t>”</w:t>
        </w:r>
      </w:ins>
      <w:ins w:id="5929" w:author="Arthur Parmentier" w:date="2020-05-19T22:20:00Z">
        <w:r w:rsidR="000B345C" w:rsidRPr="007C437A">
          <w:t xml:space="preserve"> “play”</w:t>
        </w:r>
      </w:ins>
      <w:ins w:id="5930" w:author="Arthur Parmentier" w:date="2020-05-19T21:57:00Z">
        <w:r w:rsidR="00F45509" w:rsidRPr="007C437A">
          <w:t xml:space="preserve"> is always associated with “entering the box”</w:t>
        </w:r>
      </w:ins>
      <w:ins w:id="5931" w:author="Arthur Parmentier" w:date="2020-06-10T19:54:00Z">
        <w:r w:rsidR="00BE235B" w:rsidRPr="007C437A">
          <w:t xml:space="preserve"> </w:t>
        </w:r>
      </w:ins>
      <w:ins w:id="5932" w:author="Arthur Parmentier" w:date="2020-05-19T22:20:00Z">
        <w:r w:rsidR="00FE27EB" w:rsidRPr="007C437A">
          <w:t>while even if the use of other “go gestures” such as “</w:t>
        </w:r>
      </w:ins>
      <w:ins w:id="5933" w:author="Arthur Parmentier" w:date="2020-05-19T22:22:00Z">
        <w:r w:rsidR="00FE27EB" w:rsidRPr="007C437A">
          <w:t>S</w:t>
        </w:r>
      </w:ins>
      <w:ins w:id="5934" w:author="Arthur Parmentier" w:date="2020-05-19T22:20:00Z">
        <w:r w:rsidR="00FE27EB" w:rsidRPr="007C437A">
          <w:t>lowly enter” is not</w:t>
        </w:r>
      </w:ins>
      <w:ins w:id="5935" w:author="Arthur Parmentier" w:date="2020-05-19T22:21:00Z">
        <w:r w:rsidR="00FE27EB" w:rsidRPr="007C437A">
          <w:t xml:space="preserve"> always </w:t>
        </w:r>
      </w:ins>
      <w:ins w:id="5936" w:author="Arthur Parmentier" w:date="2020-05-19T22:20:00Z">
        <w:r w:rsidR="00FE27EB" w:rsidRPr="007C437A">
          <w:t>with “entering the box”</w:t>
        </w:r>
      </w:ins>
      <w:ins w:id="5937" w:author="Arthur Parmentier" w:date="2020-05-19T22:21:00Z">
        <w:r w:rsidR="00FE27EB" w:rsidRPr="007C437A">
          <w:t xml:space="preserve">, a simplified version of the grammar can </w:t>
        </w:r>
      </w:ins>
      <w:ins w:id="5938" w:author="Arthur Parmentier" w:date="2020-05-19T22:22:00Z">
        <w:r w:rsidR="00FE27EB" w:rsidRPr="007C437A">
          <w:t>easily assume that “entering the box” is always performed with “go gestures”</w:t>
        </w:r>
        <w:r w:rsidR="000459FB" w:rsidRPr="007C437A">
          <w:t xml:space="preserve">, without </w:t>
        </w:r>
      </w:ins>
      <w:ins w:id="5939" w:author="Arthur Parmentier" w:date="2020-05-19T22:23:00Z">
        <w:r w:rsidR="000459FB" w:rsidRPr="007C437A">
          <w:t>removing much of the SP performativity</w:t>
        </w:r>
        <w:r w:rsidR="0015034E" w:rsidRPr="007C437A">
          <w:t xml:space="preserve"> in </w:t>
        </w:r>
        <w:r w:rsidR="007C1D12" w:rsidRPr="007C437A">
          <w:t>this</w:t>
        </w:r>
        <w:r w:rsidR="0015034E" w:rsidRPr="007C437A">
          <w:t xml:space="preserve"> mode.</w:t>
        </w:r>
      </w:ins>
    </w:p>
    <w:p w:rsidR="00337510" w:rsidRPr="007C437A" w:rsidRDefault="00B832E8">
      <w:pPr>
        <w:rPr>
          <w:ins w:id="5940" w:author="Arthur Parmentier" w:date="2020-05-20T11:27:00Z"/>
        </w:rPr>
      </w:pPr>
      <w:ins w:id="5941" w:author="Arthur Parmentier" w:date="2020-05-19T22:45:00Z">
        <w:r w:rsidRPr="007C437A">
          <w:t>With this</w:t>
        </w:r>
      </w:ins>
      <w:ins w:id="5942" w:author="Arthur Parmentier" w:date="2020-05-19T22:46:00Z">
        <w:r w:rsidRPr="007C437A">
          <w:t xml:space="preserve"> </w:t>
        </w:r>
      </w:ins>
      <w:ins w:id="5943" w:author="Arthur Parmentier" w:date="2020-05-19T22:45:00Z">
        <w:r w:rsidRPr="007C437A">
          <w:t>simplification in m</w:t>
        </w:r>
      </w:ins>
      <w:ins w:id="5944" w:author="Arthur Parmentier" w:date="2020-05-19T22:46:00Z">
        <w:r w:rsidRPr="007C437A">
          <w:t xml:space="preserve">ind, a 2D tracking </w:t>
        </w:r>
      </w:ins>
      <w:ins w:id="5945" w:author="Arthur Parmentier" w:date="2020-05-19T22:47:00Z">
        <w:r w:rsidRPr="007C437A">
          <w:t xml:space="preserve">of the full body </w:t>
        </w:r>
      </w:ins>
      <w:ins w:id="5946" w:author="Arthur Parmentier" w:date="2020-05-19T22:46:00Z">
        <w:r w:rsidRPr="007C437A">
          <w:t xml:space="preserve">is </w:t>
        </w:r>
      </w:ins>
      <w:ins w:id="5947" w:author="Arthur Parmentier" w:date="2020-05-19T22:53:00Z">
        <w:r w:rsidR="00BF2076" w:rsidRPr="007C437A">
          <w:t>enough</w:t>
        </w:r>
      </w:ins>
      <w:ins w:id="5948" w:author="Arthur Parmentier" w:date="2020-05-19T22:47:00Z">
        <w:r w:rsidRPr="007C437A">
          <w:t xml:space="preserve"> </w:t>
        </w:r>
      </w:ins>
      <w:ins w:id="5949" w:author="Arthur Parmentier" w:date="2020-05-19T22:53:00Z">
        <w:r w:rsidR="00BF2076" w:rsidRPr="007C437A">
          <w:t xml:space="preserve">to cover the </w:t>
        </w:r>
      </w:ins>
      <w:ins w:id="5950" w:author="Arthur Parmentier" w:date="2020-05-19T22:54:00Z">
        <w:r w:rsidR="00BF2076" w:rsidRPr="007C437A">
          <w:t>default mode.</w:t>
        </w:r>
      </w:ins>
      <w:ins w:id="5951" w:author="Arthur Parmentier" w:date="2020-05-19T22:57:00Z">
        <w:r w:rsidR="00BF2076" w:rsidRPr="007C437A">
          <w:t xml:space="preserve"> But what about</w:t>
        </w:r>
      </w:ins>
      <w:ins w:id="5952" w:author="Arthur Parmentier" w:date="2020-05-19T22:58:00Z">
        <w:r w:rsidR="00BF2076" w:rsidRPr="007C437A">
          <w:t xml:space="preserve"> over modes, that also make use of the “box” in a different way?</w:t>
        </w:r>
        <w:r w:rsidR="00BF2076" w:rsidRPr="007C437A">
          <w:br/>
        </w:r>
      </w:ins>
      <w:ins w:id="5953" w:author="Arthur Parmentier" w:date="2020-05-19T22:59:00Z">
        <w:r w:rsidR="00BF2076" w:rsidRPr="007C437A">
          <w:t>Interestingly, most other SP modes that I am aware of</w:t>
        </w:r>
      </w:ins>
      <w:ins w:id="5954" w:author="Arthur Parmentier" w:date="2020-05-19T23:01:00Z">
        <w:r w:rsidR="00BF2076" w:rsidRPr="007C437A">
          <w:t xml:space="preserve"> are using immediate requests rather than structured requests</w:t>
        </w:r>
      </w:ins>
      <w:ins w:id="5955" w:author="Arthur Parmentier" w:date="2020-05-20T11:19:00Z">
        <w:r w:rsidR="00C907A8" w:rsidRPr="007C437A">
          <w:t>, and the soundpainter is always standing in the “box”</w:t>
        </w:r>
      </w:ins>
      <w:ins w:id="5956" w:author="Arthur Parmentier" w:date="2020-05-20T11:20:00Z">
        <w:r w:rsidR="00C907A8" w:rsidRPr="007C437A">
          <w:t xml:space="preserve"> when using these modes</w:t>
        </w:r>
      </w:ins>
      <w:ins w:id="5957" w:author="Arthur Parmentier" w:date="2020-05-19T23:02:00Z">
        <w:r w:rsidR="00BF2076" w:rsidRPr="007C437A">
          <w:t>.</w:t>
        </w:r>
        <w:r w:rsidR="00F24850" w:rsidRPr="007C437A">
          <w:t xml:space="preserve"> In other words, </w:t>
        </w:r>
      </w:ins>
      <w:ins w:id="5958" w:author="Arthur Parmentier" w:date="2020-05-19T23:03:00Z">
        <w:r w:rsidR="00F24850" w:rsidRPr="007C437A">
          <w:t>signing “outside the box”</w:t>
        </w:r>
      </w:ins>
      <w:ins w:id="5959" w:author="Arthur Parmentier" w:date="2020-05-20T11:21:00Z">
        <w:r w:rsidR="00C907A8" w:rsidRPr="007C437A">
          <w:t>, not in real-time</w:t>
        </w:r>
      </w:ins>
      <w:ins w:id="5960" w:author="Arthur Parmentier" w:date="2020-05-20T11:22:00Z">
        <w:r w:rsidR="00C907A8" w:rsidRPr="007C437A">
          <w:t>, to make</w:t>
        </w:r>
      </w:ins>
      <w:ins w:id="5961" w:author="Arthur Parmentier" w:date="2020-05-19T23:03:00Z">
        <w:r w:rsidR="00F24850" w:rsidRPr="007C437A">
          <w:t xml:space="preserve"> </w:t>
        </w:r>
      </w:ins>
      <w:ins w:id="5962" w:author="Arthur Parmentier" w:date="2020-05-20T11:22:00Z">
        <w:r w:rsidR="00C907A8" w:rsidRPr="007C437A">
          <w:t xml:space="preserve">structured requests </w:t>
        </w:r>
      </w:ins>
      <w:ins w:id="5963" w:author="Arthur Parmentier" w:date="2020-05-20T11:23:00Z">
        <w:r w:rsidR="00C907A8" w:rsidRPr="007C437A">
          <w:t>is particular to the default mode</w:t>
        </w:r>
      </w:ins>
      <w:ins w:id="5964" w:author="Arthur Parmentier" w:date="2020-05-19T23:03:00Z">
        <w:r w:rsidR="00F24850" w:rsidRPr="007C437A">
          <w:t>.</w:t>
        </w:r>
      </w:ins>
      <w:ins w:id="5965" w:author="Arthur Parmentier" w:date="2020-05-19T23:04:00Z">
        <w:r w:rsidR="00F24850" w:rsidRPr="007C437A">
          <w:rPr>
            <w:rStyle w:val="Appelnotedebasdep"/>
          </w:rPr>
          <w:footnoteReference w:id="36"/>
        </w:r>
      </w:ins>
      <w:ins w:id="5984" w:author="Arthur Parmentier" w:date="2020-05-19T23:08:00Z">
        <w:r w:rsidR="00833F14" w:rsidRPr="007C437A">
          <w:t xml:space="preserve"> By entering</w:t>
        </w:r>
      </w:ins>
      <w:ins w:id="5985" w:author="Arthur Parmentier" w:date="2020-05-19T23:09:00Z">
        <w:r w:rsidR="00833F14" w:rsidRPr="007C437A">
          <w:t xml:space="preserve"> or exiting</w:t>
        </w:r>
      </w:ins>
      <w:ins w:id="5986" w:author="Arthur Parmentier" w:date="2020-05-19T23:08:00Z">
        <w:r w:rsidR="00833F14" w:rsidRPr="007C437A">
          <w:t xml:space="preserve"> </w:t>
        </w:r>
      </w:ins>
      <w:ins w:id="5987" w:author="Arthur Parmentier" w:date="2020-05-19T23:09:00Z">
        <w:r w:rsidR="00833F14" w:rsidRPr="007C437A">
          <w:t>other</w:t>
        </w:r>
      </w:ins>
      <w:ins w:id="5988" w:author="Arthur Parmentier" w:date="2020-05-19T23:08:00Z">
        <w:r w:rsidR="00833F14" w:rsidRPr="007C437A">
          <w:t xml:space="preserve"> mode</w:t>
        </w:r>
      </w:ins>
      <w:ins w:id="5989" w:author="Arthur Parmentier" w:date="2020-05-19T23:09:00Z">
        <w:r w:rsidR="00833F14" w:rsidRPr="007C437A">
          <w:t>s</w:t>
        </w:r>
      </w:ins>
      <w:ins w:id="5990" w:author="Arthur Parmentier" w:date="2020-05-19T23:08:00Z">
        <w:r w:rsidR="00833F14" w:rsidRPr="007C437A">
          <w:t xml:space="preserve"> (marked with </w:t>
        </w:r>
      </w:ins>
      <w:ins w:id="5991" w:author="Arthur Parmentier" w:date="2020-05-19T23:09:00Z">
        <w:r w:rsidR="00833F14" w:rsidRPr="007C437A">
          <w:t>their</w:t>
        </w:r>
      </w:ins>
      <w:ins w:id="5992" w:author="Arthur Parmentier" w:date="2020-05-19T23:08:00Z">
        <w:r w:rsidR="00833F14" w:rsidRPr="007C437A">
          <w:t xml:space="preserve"> “enter</w:t>
        </w:r>
      </w:ins>
      <w:ins w:id="5993" w:author="Arthur Parmentier" w:date="2020-05-19T23:09:00Z">
        <w:r w:rsidR="00833F14" w:rsidRPr="007C437A">
          <w:t xml:space="preserve">” and “exit” signs), the program should be able </w:t>
        </w:r>
      </w:ins>
      <w:ins w:id="5994" w:author="Arthur Parmentier" w:date="2020-05-19T23:10:00Z">
        <w:r w:rsidR="00833F14" w:rsidRPr="007C437A">
          <w:t>to know whether requests must be considered immediate requests</w:t>
        </w:r>
      </w:ins>
      <w:ins w:id="5995" w:author="Arthur Parmentier" w:date="2020-05-19T23:11:00Z">
        <w:r w:rsidR="00833F14" w:rsidRPr="007C437A">
          <w:t xml:space="preserve"> </w:t>
        </w:r>
      </w:ins>
      <w:ins w:id="5996" w:author="Arthur Parmentier" w:date="2020-05-19T23:10:00Z">
        <w:r w:rsidR="00833F14" w:rsidRPr="007C437A">
          <w:t>or structured, delayed ones</w:t>
        </w:r>
      </w:ins>
      <w:ins w:id="5997" w:author="Arthur Parmentier" w:date="2020-05-19T23:11:00Z">
        <w:r w:rsidR="00833F14" w:rsidRPr="007C437A">
          <w:rPr>
            <w:rStyle w:val="Appelnotedebasdep"/>
          </w:rPr>
          <w:footnoteReference w:id="37"/>
        </w:r>
      </w:ins>
      <w:ins w:id="6012" w:author="Arthur Parmentier" w:date="2020-05-20T11:25:00Z">
        <w:r w:rsidR="00337510" w:rsidRPr="007C437A">
          <w:t>.</w:t>
        </w:r>
      </w:ins>
    </w:p>
    <w:p w:rsidR="00337510" w:rsidRPr="007C437A" w:rsidRDefault="00337510">
      <w:pPr>
        <w:rPr>
          <w:ins w:id="6013" w:author="Arthur Parmentier" w:date="2020-05-20T11:39:00Z"/>
        </w:rPr>
      </w:pPr>
      <w:ins w:id="6014" w:author="Arthur Parmentier" w:date="2020-05-20T11:27:00Z">
        <w:r w:rsidRPr="007C437A">
          <w:lastRenderedPageBreak/>
          <w:t xml:space="preserve">In conclusion, </w:t>
        </w:r>
      </w:ins>
      <w:ins w:id="6015" w:author="Arthur Parmentier" w:date="2020-05-20T11:40:00Z">
        <w:r w:rsidR="00B307BE" w:rsidRPr="007C437A">
          <w:t xml:space="preserve">although more expensive or complex systems would allow for full 3D tracking of the body, </w:t>
        </w:r>
      </w:ins>
      <w:proofErr w:type="spellStart"/>
      <w:ins w:id="6016" w:author="Arthur Parmentier" w:date="2020-05-20T11:27:00Z">
        <w:r w:rsidRPr="007C437A">
          <w:t>PoseNet</w:t>
        </w:r>
      </w:ins>
      <w:proofErr w:type="spellEnd"/>
      <w:ins w:id="6017" w:author="Arthur Parmentier" w:date="2020-05-20T11:29:00Z">
        <w:r w:rsidR="000506E4" w:rsidRPr="007C437A">
          <w:t xml:space="preserve"> </w:t>
        </w:r>
      </w:ins>
      <w:ins w:id="6018" w:author="Arthur Parmentier" w:date="2020-05-20T11:30:00Z">
        <w:r w:rsidR="000506E4" w:rsidRPr="007C437A">
          <w:t xml:space="preserve">is suitable for </w:t>
        </w:r>
      </w:ins>
      <w:ins w:id="6019" w:author="Arthur Parmentier" w:date="2020-05-20T11:31:00Z">
        <w:r w:rsidR="000506E4" w:rsidRPr="007C437A">
          <w:t xml:space="preserve">building most features at the </w:t>
        </w:r>
      </w:ins>
      <w:ins w:id="6020" w:author="Arthur Parmentier" w:date="2020-05-23T09:56:00Z">
        <w:r w:rsidR="00AB2243" w:rsidRPr="007C437A">
          <w:t xml:space="preserve">full </w:t>
        </w:r>
      </w:ins>
      <w:ins w:id="6021" w:author="Arthur Parmentier" w:date="2020-05-20T11:31:00Z">
        <w:r w:rsidR="000506E4" w:rsidRPr="007C437A">
          <w:t>body scale relevant to SP</w:t>
        </w:r>
      </w:ins>
      <w:ins w:id="6022" w:author="Arthur Parmentier" w:date="2020-05-20T11:40:00Z">
        <w:r w:rsidR="00B21279" w:rsidRPr="007C437A">
          <w:t xml:space="preserve"> and is the most adapted technology in the frame of this project</w:t>
        </w:r>
      </w:ins>
      <w:ins w:id="6023" w:author="Arthur Parmentier" w:date="2020-05-20T11:31:00Z">
        <w:r w:rsidR="000506E4" w:rsidRPr="007C437A">
          <w:t>.</w:t>
        </w:r>
      </w:ins>
      <w:ins w:id="6024" w:author="Arthur Parmentier" w:date="2020-05-20T11:41:00Z">
        <w:r w:rsidR="00B21279" w:rsidRPr="007C437A">
          <w:br/>
        </w:r>
      </w:ins>
      <w:ins w:id="6025" w:author="Arthur Parmentier" w:date="2020-05-20T11:33:00Z">
        <w:r w:rsidR="000506E4" w:rsidRPr="007C437A">
          <w:t>From the observation of correlations between missing depth features and known signs/features, we are able</w:t>
        </w:r>
      </w:ins>
      <w:ins w:id="6026" w:author="Arthur Parmentier" w:date="2020-05-20T11:34:00Z">
        <w:r w:rsidR="000506E4" w:rsidRPr="007C437A">
          <w:t xml:space="preserve"> to make a small simplification of the SP grammar by assuming that </w:t>
        </w:r>
      </w:ins>
      <w:ins w:id="6027" w:author="Arthur Parmentier" w:date="2020-05-20T11:35:00Z">
        <w:r w:rsidR="000506E4" w:rsidRPr="007C437A">
          <w:t xml:space="preserve">the requests must </w:t>
        </w:r>
      </w:ins>
      <w:ins w:id="6028" w:author="Arthur Parmentier" w:date="2020-05-20T11:36:00Z">
        <w:r w:rsidR="000506E4" w:rsidRPr="007C437A">
          <w:t>be executed immediately when “go gestures” are used, and that in every mode but the default one, the requests are immediate.</w:t>
        </w:r>
      </w:ins>
      <w:ins w:id="6029" w:author="Arthur Parmentier" w:date="2020-05-20T11:37:00Z">
        <w:r w:rsidR="000506E4" w:rsidRPr="007C437A">
          <w:t xml:space="preserve"> Under these assumptions, </w:t>
        </w:r>
        <w:proofErr w:type="spellStart"/>
        <w:r w:rsidR="000506E4" w:rsidRPr="007C437A">
          <w:t>PoseNet</w:t>
        </w:r>
        <w:proofErr w:type="spellEnd"/>
        <w:r w:rsidR="000506E4" w:rsidRPr="007C437A">
          <w:t xml:space="preserve"> is </w:t>
        </w:r>
        <w:proofErr w:type="gramStart"/>
        <w:r w:rsidR="000506E4" w:rsidRPr="007C437A">
          <w:t>sufficient</w:t>
        </w:r>
        <w:proofErr w:type="gramEnd"/>
        <w:r w:rsidR="000506E4" w:rsidRPr="007C437A">
          <w:t xml:space="preserve"> to build all necessary features to </w:t>
        </w:r>
      </w:ins>
      <w:ins w:id="6030" w:author="Arthur Parmentier" w:date="2020-05-20T11:38:00Z">
        <w:r w:rsidR="000506E4" w:rsidRPr="007C437A">
          <w:t>recognize</w:t>
        </w:r>
      </w:ins>
      <w:ins w:id="6031" w:author="Arthur Parmentier" w:date="2020-05-20T11:37:00Z">
        <w:r w:rsidR="000506E4" w:rsidRPr="007C437A">
          <w:t xml:space="preserve"> SP signs at the body scale.</w:t>
        </w:r>
      </w:ins>
    </w:p>
    <w:p w:rsidR="00774F33" w:rsidRPr="007C437A" w:rsidRDefault="000340B7" w:rsidP="000340B7">
      <w:pPr>
        <w:pStyle w:val="Titre5"/>
        <w:rPr>
          <w:ins w:id="6032" w:author="Arthur Parmentier" w:date="2020-05-20T11:41:00Z"/>
        </w:rPr>
      </w:pPr>
      <w:ins w:id="6033" w:author="Arthur Parmentier" w:date="2020-05-20T11:41:00Z">
        <w:r w:rsidRPr="007C437A">
          <w:t>Building features</w:t>
        </w:r>
      </w:ins>
    </w:p>
    <w:p w:rsidR="003D367C" w:rsidRPr="007C437A" w:rsidRDefault="00F71238" w:rsidP="003D367C">
      <w:pPr>
        <w:rPr>
          <w:ins w:id="6034" w:author="Arthur Parmentier" w:date="2020-05-20T15:19:00Z"/>
        </w:rPr>
      </w:pPr>
      <w:ins w:id="6035" w:author="Arthur Parmentier" w:date="2020-05-20T15:19:00Z">
        <w:r w:rsidRPr="007C437A">
          <w:t>Meaningful features to feed the classifier with need to satisfy the following properties:</w:t>
        </w:r>
      </w:ins>
    </w:p>
    <w:p w:rsidR="00F71238" w:rsidRPr="007C437A" w:rsidRDefault="00D2561F" w:rsidP="00F71238">
      <w:pPr>
        <w:pStyle w:val="Paragraphedeliste"/>
        <w:numPr>
          <w:ilvl w:val="0"/>
          <w:numId w:val="30"/>
        </w:numPr>
        <w:rPr>
          <w:ins w:id="6036" w:author="Arthur Parmentier" w:date="2020-05-20T15:24:00Z"/>
        </w:rPr>
      </w:pPr>
      <w:ins w:id="6037" w:author="Arthur Parmentier" w:date="2020-05-20T15:30:00Z">
        <w:r w:rsidRPr="007C437A">
          <w:t>The set of features shou</w:t>
        </w:r>
      </w:ins>
      <w:ins w:id="6038" w:author="Arthur Parmentier" w:date="2020-05-20T15:31:00Z">
        <w:r w:rsidRPr="007C437A">
          <w:t xml:space="preserve">ld </w:t>
        </w:r>
      </w:ins>
      <w:ins w:id="6039" w:author="Arthur Parmentier" w:date="2020-05-20T19:02:00Z">
        <w:r w:rsidR="00830C1A" w:rsidRPr="007C437A">
          <w:t>reduce to the</w:t>
        </w:r>
      </w:ins>
      <w:ins w:id="6040" w:author="Arthur Parmentier" w:date="2020-05-20T15:31:00Z">
        <w:r w:rsidRPr="007C437A">
          <w:t xml:space="preserve"> lowest number of dimensions, while still being meaningful, </w:t>
        </w:r>
      </w:ins>
      <w:ins w:id="6041" w:author="Arthur Parmentier" w:date="2020-05-20T19:02:00Z">
        <w:r w:rsidR="00830C1A" w:rsidRPr="007C437A">
          <w:t xml:space="preserve">in order </w:t>
        </w:r>
      </w:ins>
      <w:ins w:id="6042" w:author="Arthur Parmentier" w:date="2020-05-20T15:31:00Z">
        <w:r w:rsidRPr="007C437A">
          <w:t xml:space="preserve">to avoid the </w:t>
        </w:r>
      </w:ins>
      <w:ins w:id="6043" w:author="Arthur Parmentier" w:date="2020-05-20T19:03:00Z">
        <w:r w:rsidR="00FE52CB" w:rsidRPr="007C437A">
          <w:t>so-called “</w:t>
        </w:r>
      </w:ins>
      <w:ins w:id="6044" w:author="Arthur Parmentier" w:date="2020-05-20T15:31:00Z">
        <w:r w:rsidRPr="007C437A">
          <w:t>curse of dimensionality</w:t>
        </w:r>
      </w:ins>
      <w:ins w:id="6045" w:author="Arthur Parmentier" w:date="2020-05-20T19:03:00Z">
        <w:r w:rsidR="00FE52CB" w:rsidRPr="007C437A">
          <w:t>” problem</w:t>
        </w:r>
      </w:ins>
      <w:ins w:id="6046" w:author="Arthur Parmentier" w:date="2020-05-20T15:31:00Z">
        <w:r w:rsidRPr="007C437A">
          <w:t xml:space="preserve">. </w:t>
        </w:r>
      </w:ins>
      <w:ins w:id="6047" w:author="Arthur Parmentier" w:date="2020-05-20T19:03:00Z">
        <w:r w:rsidR="003D04EE" w:rsidRPr="007C437A">
          <w:t>It</w:t>
        </w:r>
      </w:ins>
      <w:ins w:id="6048" w:author="Arthur Parmentier" w:date="2020-05-20T15:31:00Z">
        <w:r w:rsidRPr="007C437A">
          <w:t xml:space="preserve"> can for instance be solved with a principal</w:t>
        </w:r>
      </w:ins>
      <w:ins w:id="6049" w:author="Arthur Parmentier" w:date="2020-05-20T15:32:00Z">
        <w:r w:rsidRPr="007C437A">
          <w:t xml:space="preserve"> component </w:t>
        </w:r>
      </w:ins>
      <w:ins w:id="6050" w:author="Arthur Parmentier" w:date="2020-05-20T19:03:00Z">
        <w:r w:rsidR="0080466C" w:rsidRPr="007C437A">
          <w:t>analysis which in general provides the best set of features</w:t>
        </w:r>
      </w:ins>
      <w:ins w:id="6051" w:author="Arthur Parmentier" w:date="2020-05-20T19:04:00Z">
        <w:r w:rsidR="0080466C" w:rsidRPr="007C437A">
          <w:t xml:space="preserve"> to a given classification problem</w:t>
        </w:r>
      </w:ins>
      <w:ins w:id="6052" w:author="Arthur Parmentier" w:date="2020-05-20T19:03:00Z">
        <w:r w:rsidR="0080466C" w:rsidRPr="007C437A">
          <w:t>; h</w:t>
        </w:r>
      </w:ins>
      <w:ins w:id="6053" w:author="Arthur Parmentier" w:date="2020-05-20T15:33:00Z">
        <w:r w:rsidRPr="007C437A">
          <w:t>owever, in our case, we want the features to always remain interpretable to the user, so that we cannot afford such a transformation.</w:t>
        </w:r>
      </w:ins>
      <w:ins w:id="6054" w:author="Arthur Parmentier" w:date="2020-05-20T15:34:00Z">
        <w:r w:rsidRPr="007C437A">
          <w:t xml:space="preserve"> Instead, we should only keep the most significant joints in </w:t>
        </w:r>
        <w:proofErr w:type="spellStart"/>
        <w:r w:rsidRPr="007C437A">
          <w:t>PoseNet</w:t>
        </w:r>
        <w:proofErr w:type="spellEnd"/>
        <w:r w:rsidRPr="007C437A">
          <w:t xml:space="preserve"> outpu</w:t>
        </w:r>
      </w:ins>
      <w:ins w:id="6055" w:author="Arthur Parmentier" w:date="2020-05-20T15:35:00Z">
        <w:r w:rsidRPr="007C437A">
          <w:t xml:space="preserve">t such as the wrists or elbows positions, discarding less significant ones </w:t>
        </w:r>
      </w:ins>
      <w:ins w:id="6056" w:author="Arthur Parmentier" w:date="2020-05-20T15:36:00Z">
        <w:r w:rsidRPr="007C437A">
          <w:t xml:space="preserve">(for SP) </w:t>
        </w:r>
      </w:ins>
      <w:ins w:id="6057" w:author="Arthur Parmentier" w:date="2020-05-20T15:35:00Z">
        <w:r w:rsidRPr="007C437A">
          <w:t xml:space="preserve">such as the nose or hips. However, if the user wants to build its own set of signs that </w:t>
        </w:r>
      </w:ins>
      <w:ins w:id="6058" w:author="Arthur Parmentier" w:date="2020-05-20T15:36:00Z">
        <w:r w:rsidRPr="007C437A">
          <w:t xml:space="preserve">rely heavily on these body parts, he would have to use such features. </w:t>
        </w:r>
      </w:ins>
    </w:p>
    <w:p w:rsidR="00264F0D" w:rsidRPr="007C437A" w:rsidRDefault="005B458C" w:rsidP="00264F0D">
      <w:pPr>
        <w:pStyle w:val="Paragraphedeliste"/>
        <w:numPr>
          <w:ilvl w:val="0"/>
          <w:numId w:val="30"/>
        </w:numPr>
        <w:rPr>
          <w:ins w:id="6059" w:author="Arthur Parmentier" w:date="2020-05-20T19:10:00Z"/>
        </w:rPr>
      </w:pPr>
      <w:ins w:id="6060" w:author="Arthur Parmentier" w:date="2020-05-20T15:27:00Z">
        <w:r w:rsidRPr="007C437A">
          <w:t xml:space="preserve">The </w:t>
        </w:r>
      </w:ins>
      <w:ins w:id="6061" w:author="Arthur Parmentier" w:date="2020-05-20T15:38:00Z">
        <w:r w:rsidR="00D2561F" w:rsidRPr="007C437A">
          <w:t xml:space="preserve">features must be invariant to transformations that are not meaningful and do not correspond </w:t>
        </w:r>
      </w:ins>
      <w:ins w:id="6062" w:author="Arthur Parmentier" w:date="2020-05-20T15:39:00Z">
        <w:r w:rsidR="00D2561F" w:rsidRPr="007C437A">
          <w:t>to any sign. In particular, the features must be translation</w:t>
        </w:r>
        <w:r w:rsidR="001014E8" w:rsidRPr="007C437A">
          <w:t>-</w:t>
        </w:r>
      </w:ins>
      <w:ins w:id="6063" w:author="Arthur Parmentier" w:date="2020-05-20T15:40:00Z">
        <w:r w:rsidR="001014E8" w:rsidRPr="007C437A">
          <w:t xml:space="preserve"> &amp;</w:t>
        </w:r>
      </w:ins>
      <w:ins w:id="6064" w:author="Arthur Parmentier" w:date="2020-05-20T15:39:00Z">
        <w:r w:rsidR="00D2561F" w:rsidRPr="007C437A">
          <w:t xml:space="preserve"> rotation</w:t>
        </w:r>
      </w:ins>
      <w:ins w:id="6065" w:author="Arthur Parmentier" w:date="2020-05-20T15:40:00Z">
        <w:r w:rsidR="001014E8" w:rsidRPr="007C437A">
          <w:t>-invariants</w:t>
        </w:r>
      </w:ins>
      <w:ins w:id="6066" w:author="Arthur Parmentier" w:date="2020-05-20T19:07:00Z">
        <w:r w:rsidR="007012CB" w:rsidRPr="007C437A">
          <w:t xml:space="preserve"> and</w:t>
        </w:r>
      </w:ins>
      <w:ins w:id="6067" w:author="Arthur Parmentier" w:date="2020-05-20T15:40:00Z">
        <w:r w:rsidR="001014E8" w:rsidRPr="007C437A">
          <w:t xml:space="preserve"> independent of the dimensions of the body of the soundpainter.</w:t>
        </w:r>
        <w:r w:rsidR="001014E8" w:rsidRPr="007C437A">
          <w:br/>
          <w:t xml:space="preserve">In practice, this is achieved with </w:t>
        </w:r>
      </w:ins>
      <w:proofErr w:type="spellStart"/>
      <w:ins w:id="6068" w:author="Arthur Parmentier" w:date="2020-05-20T15:41:00Z">
        <w:r w:rsidR="001014E8" w:rsidRPr="007C437A">
          <w:t>PoseNet</w:t>
        </w:r>
        <w:proofErr w:type="spellEnd"/>
        <w:r w:rsidR="001014E8" w:rsidRPr="007C437A">
          <w:t xml:space="preserve"> by taking the </w:t>
        </w:r>
      </w:ins>
      <w:ins w:id="6069" w:author="Arthur Parmentier" w:date="2020-05-20T15:42:00Z">
        <w:r w:rsidR="001014E8" w:rsidRPr="007C437A">
          <w:t xml:space="preserve">X &amp; Y </w:t>
        </w:r>
      </w:ins>
      <w:ins w:id="6070" w:author="Arthur Parmentier" w:date="2020-05-20T15:41:00Z">
        <w:r w:rsidR="001014E8" w:rsidRPr="007C437A">
          <w:t xml:space="preserve">distance between </w:t>
        </w:r>
      </w:ins>
      <w:ins w:id="6071" w:author="Arthur Parmentier" w:date="2020-05-20T15:42:00Z">
        <w:r w:rsidR="001014E8" w:rsidRPr="007C437A">
          <w:t>each joint and the nose, which is considered a fixed point and then normalizing the X dimension with respect to the inter-shoulders dis</w:t>
        </w:r>
      </w:ins>
      <w:ins w:id="6072" w:author="Arthur Parmentier" w:date="2020-05-20T15:43:00Z">
        <w:r w:rsidR="001014E8" w:rsidRPr="007C437A">
          <w:t>tance and the Y dimension with respect to the distance between the middle of the hips and the nose.</w:t>
        </w:r>
      </w:ins>
      <w:ins w:id="6073" w:author="Arthur Parmentier" w:date="2020-05-20T18:55:00Z">
        <w:r w:rsidR="009A5E99" w:rsidRPr="007C437A">
          <w:br/>
        </w:r>
      </w:ins>
      <w:ins w:id="6074" w:author="Arthur Parmentier" w:date="2020-05-20T19:08:00Z">
        <w:r w:rsidR="00264F0D" w:rsidRPr="007C437A">
          <w:t>The feature invariance will allow a sign to be</w:t>
        </w:r>
      </w:ins>
      <w:ins w:id="6075" w:author="Arthur Parmentier" w:date="2020-05-20T19:09:00Z">
        <w:r w:rsidR="00264F0D" w:rsidRPr="007C437A">
          <w:t xml:space="preserve"> recognized</w:t>
        </w:r>
      </w:ins>
      <w:ins w:id="6076" w:author="Arthur Parmentier" w:date="2020-05-20T19:08:00Z">
        <w:r w:rsidR="00264F0D" w:rsidRPr="007C437A">
          <w:t xml:space="preserve"> </w:t>
        </w:r>
      </w:ins>
      <w:ins w:id="6077" w:author="Arthur Parmentier" w:date="2020-05-20T19:09:00Z">
        <w:r w:rsidR="00264F0D" w:rsidRPr="007C437A">
          <w:t xml:space="preserve">independently of the </w:t>
        </w:r>
        <w:proofErr w:type="spellStart"/>
        <w:r w:rsidR="00264F0D" w:rsidRPr="007C437A">
          <w:t>soundpainter’s</w:t>
        </w:r>
        <w:proofErr w:type="spellEnd"/>
        <w:r w:rsidR="00264F0D" w:rsidRPr="007C437A">
          <w:t xml:space="preserve"> </w:t>
        </w:r>
      </w:ins>
    </w:p>
    <w:p w:rsidR="005B458C" w:rsidRPr="007C437A" w:rsidRDefault="00264F0D" w:rsidP="00264F0D">
      <w:pPr>
        <w:pStyle w:val="Paragraphedeliste"/>
        <w:numPr>
          <w:ilvl w:val="1"/>
          <w:numId w:val="30"/>
        </w:numPr>
        <w:rPr>
          <w:ins w:id="6078" w:author="Arthur Parmentier" w:date="2020-05-20T19:10:00Z"/>
        </w:rPr>
      </w:pPr>
      <w:ins w:id="6079" w:author="Arthur Parmentier" w:date="2020-05-20T19:09:00Z">
        <w:r w:rsidRPr="007C437A">
          <w:t>location and orientation</w:t>
        </w:r>
      </w:ins>
      <w:ins w:id="6080" w:author="Arthur Parmentier" w:date="2020-05-20T18:56:00Z">
        <w:r w:rsidR="009A5E99" w:rsidRPr="007C437A">
          <w:t xml:space="preserve"> </w:t>
        </w:r>
      </w:ins>
      <w:ins w:id="6081" w:author="Arthur Parmentier" w:date="2020-05-20T19:10:00Z">
        <w:r w:rsidRPr="007C437A">
          <w:t>(</w:t>
        </w:r>
      </w:ins>
      <w:ins w:id="6082" w:author="Arthur Parmentier" w:date="2020-05-20T18:56:00Z">
        <w:r w:rsidR="009A5E99" w:rsidRPr="007C437A">
          <w:t xml:space="preserve">as long as the soundpainter </w:t>
        </w:r>
      </w:ins>
      <w:proofErr w:type="gramStart"/>
      <w:ins w:id="6083" w:author="Arthur Parmentier" w:date="2020-05-20T19:00:00Z">
        <w:r w:rsidR="001D766B" w:rsidRPr="007C437A">
          <w:t>faces</w:t>
        </w:r>
        <w:proofErr w:type="gramEnd"/>
        <w:r w:rsidR="001D766B" w:rsidRPr="007C437A">
          <w:t xml:space="preserve"> the camera </w:t>
        </w:r>
      </w:ins>
      <w:ins w:id="6084" w:author="Arthur Parmentier" w:date="2020-05-20T19:01:00Z">
        <w:r w:rsidR="001D766B" w:rsidRPr="007C437A">
          <w:t xml:space="preserve">with a relatively small angle </w:t>
        </w:r>
      </w:ins>
      <w:ins w:id="6085" w:author="Arthur Parmentier" w:date="2020-05-20T19:00:00Z">
        <w:r w:rsidR="001D766B" w:rsidRPr="007C437A">
          <w:t>and does</w:t>
        </w:r>
      </w:ins>
      <w:ins w:id="6086" w:author="Arthur Parmentier" w:date="2020-05-20T18:57:00Z">
        <w:r w:rsidR="009A5E99" w:rsidRPr="007C437A">
          <w:t xml:space="preserve"> not</w:t>
        </w:r>
      </w:ins>
      <w:ins w:id="6087" w:author="Arthur Parmentier" w:date="2020-05-20T19:00:00Z">
        <w:r w:rsidR="001D766B" w:rsidRPr="007C437A">
          <w:t xml:space="preserve"> </w:t>
        </w:r>
      </w:ins>
      <w:ins w:id="6088" w:author="Arthur Parmentier" w:date="2020-05-20T18:57:00Z">
        <w:r w:rsidR="009A5E99" w:rsidRPr="007C437A">
          <w:t>get outside</w:t>
        </w:r>
      </w:ins>
      <w:ins w:id="6089" w:author="Arthur Parmentier" w:date="2020-05-20T19:00:00Z">
        <w:r w:rsidR="001D766B" w:rsidRPr="007C437A">
          <w:t xml:space="preserve"> its</w:t>
        </w:r>
      </w:ins>
      <w:ins w:id="6090" w:author="Arthur Parmentier" w:date="2020-05-20T18:57:00Z">
        <w:r w:rsidR="009A5E99" w:rsidRPr="007C437A">
          <w:t xml:space="preserve"> field of view</w:t>
        </w:r>
      </w:ins>
      <w:ins w:id="6091" w:author="Arthur Parmentier" w:date="2020-05-20T19:10:00Z">
        <w:r w:rsidRPr="007C437A">
          <w:t>)</w:t>
        </w:r>
      </w:ins>
    </w:p>
    <w:p w:rsidR="00264F0D" w:rsidRPr="007C437A" w:rsidRDefault="00264F0D" w:rsidP="00264F0D">
      <w:pPr>
        <w:pStyle w:val="Paragraphedeliste"/>
        <w:numPr>
          <w:ilvl w:val="1"/>
          <w:numId w:val="30"/>
        </w:numPr>
        <w:rPr>
          <w:ins w:id="6092" w:author="Arthur Parmentier" w:date="2020-05-20T19:35:00Z"/>
        </w:rPr>
      </w:pPr>
      <w:ins w:id="6093" w:author="Arthur Parmentier" w:date="2020-05-20T19:10:00Z">
        <w:r w:rsidRPr="007C437A">
          <w:t>body dimensions (</w:t>
        </w:r>
        <w:proofErr w:type="gramStart"/>
        <w:r w:rsidRPr="007C437A">
          <w:t>assuming that</w:t>
        </w:r>
        <w:proofErr w:type="gramEnd"/>
        <w:r w:rsidRPr="007C437A">
          <w:t xml:space="preserve"> the general proportions of the human b</w:t>
        </w:r>
      </w:ins>
      <w:ins w:id="6094" w:author="Arthur Parmentier" w:date="2020-05-20T19:11:00Z">
        <w:r w:rsidRPr="007C437A">
          <w:t xml:space="preserve">ody </w:t>
        </w:r>
      </w:ins>
      <w:ins w:id="6095" w:author="Arthur Parmentier" w:date="2020-05-20T19:34:00Z">
        <w:r w:rsidR="0005532E" w:rsidRPr="007C437A">
          <w:t>remain</w:t>
        </w:r>
      </w:ins>
      <w:ins w:id="6096" w:author="Arthur Parmentier" w:date="2020-05-20T19:11:00Z">
        <w:r w:rsidRPr="007C437A">
          <w:t xml:space="preserve"> constant)</w:t>
        </w:r>
      </w:ins>
    </w:p>
    <w:p w:rsidR="0005532E" w:rsidRPr="007C437A" w:rsidRDefault="0005532E" w:rsidP="0005532E">
      <w:pPr>
        <w:rPr>
          <w:ins w:id="6097" w:author="Arthur Parmentier" w:date="2020-05-20T19:37:00Z"/>
        </w:rPr>
      </w:pPr>
      <w:ins w:id="6098" w:author="Arthur Parmentier" w:date="2020-05-20T19:35:00Z">
        <w:r w:rsidRPr="007C437A">
          <w:t>With these constraints in mind</w:t>
        </w:r>
      </w:ins>
      <w:ins w:id="6099" w:author="Arthur Parmentier" w:date="2020-05-20T19:40:00Z">
        <w:r w:rsidRPr="007C437A">
          <w:t xml:space="preserve"> and </w:t>
        </w:r>
      </w:ins>
      <w:ins w:id="6100" w:author="Arthur Parmentier" w:date="2020-05-20T19:42:00Z">
        <w:r w:rsidR="00C2080C" w:rsidRPr="007C437A">
          <w:t xml:space="preserve">from </w:t>
        </w:r>
      </w:ins>
      <w:ins w:id="6101" w:author="Arthur Parmentier" w:date="2020-05-20T19:40:00Z">
        <w:r w:rsidRPr="007C437A">
          <w:t>my previous knowledge of SP signs</w:t>
        </w:r>
      </w:ins>
      <w:ins w:id="6102" w:author="Arthur Parmentier" w:date="2020-05-20T19:36:00Z">
        <w:r w:rsidRPr="007C437A">
          <w:t xml:space="preserve">, </w:t>
        </w:r>
      </w:ins>
      <w:ins w:id="6103" w:author="Arthur Parmentier" w:date="2020-05-20T19:40:00Z">
        <w:r w:rsidR="00C2080C" w:rsidRPr="007C437A">
          <w:t>I</w:t>
        </w:r>
      </w:ins>
      <w:ins w:id="6104" w:author="Arthur Parmentier" w:date="2020-05-20T19:36:00Z">
        <w:r w:rsidRPr="007C437A">
          <w:t xml:space="preserve"> c</w:t>
        </w:r>
      </w:ins>
      <w:ins w:id="6105" w:author="Arthur Parmentier" w:date="2020-05-20T19:42:00Z">
        <w:r w:rsidR="00C2080C" w:rsidRPr="007C437A">
          <w:t>ould first</w:t>
        </w:r>
      </w:ins>
      <w:ins w:id="6106" w:author="Arthur Parmentier" w:date="2020-05-20T19:36:00Z">
        <w:r w:rsidRPr="007C437A">
          <w:t xml:space="preserve"> order the body joints in </w:t>
        </w:r>
        <w:proofErr w:type="spellStart"/>
        <w:r w:rsidRPr="007C437A">
          <w:t>PoseNet</w:t>
        </w:r>
        <w:proofErr w:type="spellEnd"/>
        <w:r w:rsidRPr="007C437A">
          <w:t xml:space="preserve"> by their importance for SP signs recognition for </w:t>
        </w:r>
      </w:ins>
      <w:ins w:id="6107" w:author="Arthur Parmentier" w:date="2020-05-20T19:37:00Z">
        <w:r w:rsidRPr="007C437A">
          <w:t>basic signs in default mode:</w:t>
        </w:r>
      </w:ins>
    </w:p>
    <w:p w:rsidR="0005532E" w:rsidRPr="007C437A" w:rsidRDefault="0005532E" w:rsidP="0005532E">
      <w:pPr>
        <w:pStyle w:val="Paragraphedeliste"/>
        <w:numPr>
          <w:ilvl w:val="0"/>
          <w:numId w:val="31"/>
        </w:numPr>
        <w:rPr>
          <w:ins w:id="6108" w:author="Arthur Parmentier" w:date="2020-05-20T19:40:00Z"/>
        </w:rPr>
      </w:pPr>
      <w:ins w:id="6109" w:author="Arthur Parmentier" w:date="2020-05-20T19:37:00Z">
        <w:r w:rsidRPr="007C437A">
          <w:t>wrists</w:t>
        </w:r>
      </w:ins>
    </w:p>
    <w:p w:rsidR="0005532E" w:rsidRPr="007C437A" w:rsidRDefault="0005532E">
      <w:pPr>
        <w:pStyle w:val="Paragraphedeliste"/>
        <w:numPr>
          <w:ilvl w:val="0"/>
          <w:numId w:val="31"/>
        </w:numPr>
        <w:rPr>
          <w:ins w:id="6110" w:author="Arthur Parmentier" w:date="2020-05-20T19:37:00Z"/>
        </w:rPr>
      </w:pPr>
      <w:ins w:id="6111" w:author="Arthur Parmentier" w:date="2020-05-20T19:40:00Z">
        <w:r w:rsidRPr="007C437A">
          <w:t>elbows</w:t>
        </w:r>
      </w:ins>
    </w:p>
    <w:p w:rsidR="00C2080C" w:rsidRPr="007C437A" w:rsidRDefault="00C2080C" w:rsidP="00C2080C">
      <w:pPr>
        <w:pStyle w:val="Paragraphedeliste"/>
        <w:numPr>
          <w:ilvl w:val="0"/>
          <w:numId w:val="31"/>
        </w:numPr>
        <w:rPr>
          <w:ins w:id="6112" w:author="Arthur Parmentier" w:date="2020-05-20T19:41:00Z"/>
        </w:rPr>
      </w:pPr>
      <w:ins w:id="6113" w:author="Arthur Parmentier" w:date="2020-05-20T19:41:00Z">
        <w:r w:rsidRPr="007C437A">
          <w:t>shoulders</w:t>
        </w:r>
      </w:ins>
    </w:p>
    <w:p w:rsidR="00C2080C" w:rsidRPr="007C437A" w:rsidRDefault="00C2080C" w:rsidP="00C2080C">
      <w:pPr>
        <w:pStyle w:val="Paragraphedeliste"/>
        <w:numPr>
          <w:ilvl w:val="0"/>
          <w:numId w:val="31"/>
        </w:numPr>
        <w:rPr>
          <w:ins w:id="6114" w:author="Arthur Parmentier" w:date="2020-05-20T19:41:00Z"/>
        </w:rPr>
      </w:pPr>
      <w:ins w:id="6115" w:author="Arthur Parmentier" w:date="2020-05-20T19:41:00Z">
        <w:r w:rsidRPr="007C437A">
          <w:t>all other joints</w:t>
        </w:r>
      </w:ins>
    </w:p>
    <w:p w:rsidR="00ED2134" w:rsidRPr="007C437A" w:rsidRDefault="00C2080C">
      <w:pPr>
        <w:rPr>
          <w:ins w:id="6116" w:author="Arthur Parmentier" w:date="2020-05-20T20:02:00Z"/>
        </w:rPr>
      </w:pPr>
      <w:ins w:id="6117" w:author="Arthur Parmentier" w:date="2020-05-20T19:41:00Z">
        <w:r w:rsidRPr="007C437A">
          <w:lastRenderedPageBreak/>
          <w:t>I</w:t>
        </w:r>
      </w:ins>
      <w:ins w:id="6118" w:author="Arthur Parmentier" w:date="2020-05-20T19:42:00Z">
        <w:r w:rsidRPr="007C437A">
          <w:t xml:space="preserve">n fact, </w:t>
        </w:r>
      </w:ins>
      <w:ins w:id="6119" w:author="Arthur Parmentier" w:date="2020-05-20T19:43:00Z">
        <w:r w:rsidRPr="007C437A">
          <w:t>I decided to only use wrists and elbows positions</w:t>
        </w:r>
      </w:ins>
      <w:ins w:id="6120" w:author="Arthur Parmentier" w:date="2020-05-20T19:44:00Z">
        <w:r w:rsidRPr="007C437A">
          <w:t>, which gave the best performance in my initial tests</w:t>
        </w:r>
      </w:ins>
      <w:ins w:id="6121" w:author="Arthur Parmentier" w:date="2020-05-20T19:47:00Z">
        <w:r w:rsidR="00545764" w:rsidRPr="007C437A">
          <w:t>, reducing the feature space dimension to 8</w:t>
        </w:r>
        <w:r w:rsidR="00567C86" w:rsidRPr="007C437A">
          <w:t xml:space="preserve"> instead of 34 (all </w:t>
        </w:r>
        <w:r w:rsidR="00667A8E" w:rsidRPr="007C437A">
          <w:t xml:space="preserve">17 </w:t>
        </w:r>
        <w:r w:rsidR="00567C86" w:rsidRPr="007C437A">
          <w:t>body joints X and Y values)</w:t>
        </w:r>
        <w:r w:rsidR="005550CB" w:rsidRPr="007C437A">
          <w:t>.</w:t>
        </w:r>
      </w:ins>
      <w:ins w:id="6122" w:author="Arthur Parmentier" w:date="2020-05-20T19:43:00Z">
        <w:r w:rsidRPr="007C437A">
          <w:rPr>
            <w:rStyle w:val="Appelnotedebasdep"/>
          </w:rPr>
          <w:footnoteReference w:id="38"/>
        </w:r>
      </w:ins>
    </w:p>
    <w:p w:rsidR="00C46A73" w:rsidRPr="007C437A" w:rsidRDefault="00F304EE">
      <w:pPr>
        <w:pStyle w:val="Titre4"/>
        <w:rPr>
          <w:ins w:id="6143" w:author="Arthur Parmentier" w:date="2020-05-21T15:08:00Z"/>
          <w:rPrChange w:id="6144" w:author="Arthur Parmentier" w:date="2020-06-07T15:27:00Z">
            <w:rPr>
              <w:ins w:id="6145" w:author="Arthur Parmentier" w:date="2020-05-21T15:08:00Z"/>
            </w:rPr>
          </w:rPrChange>
        </w:rPr>
        <w:pPrChange w:id="6146" w:author="Arthur Parmentier" w:date="2020-05-21T15:08:00Z">
          <w:pPr/>
        </w:pPrChange>
      </w:pPr>
      <w:ins w:id="6147" w:author="Arthur Parmentier" w:date="2020-05-20T20:02:00Z">
        <w:r w:rsidRPr="007C437A">
          <w:rPr>
            <w:rPrChange w:id="6148" w:author="Arthur Parmentier" w:date="2020-06-07T15:27:00Z">
              <w:rPr/>
            </w:rPrChange>
          </w:rPr>
          <w:t>Hands tracking</w:t>
        </w:r>
      </w:ins>
    </w:p>
    <w:p w:rsidR="00C46A73" w:rsidRPr="007C437A" w:rsidRDefault="004020A1" w:rsidP="00F304EE">
      <w:pPr>
        <w:rPr>
          <w:ins w:id="6149" w:author="Arthur Parmentier" w:date="2020-06-03T17:58:00Z"/>
        </w:rPr>
      </w:pPr>
      <w:proofErr w:type="gramStart"/>
      <w:ins w:id="6150" w:author="Arthur Parmentier" w:date="2020-06-03T18:00:00Z">
        <w:r w:rsidRPr="007C437A">
          <w:t>Similarly</w:t>
        </w:r>
      </w:ins>
      <w:proofErr w:type="gramEnd"/>
      <w:ins w:id="6151" w:author="Arthur Parmentier" w:date="2020-06-03T17:58:00Z">
        <w:r w:rsidRPr="007C437A">
          <w:t xml:space="preserve"> </w:t>
        </w:r>
      </w:ins>
      <w:ins w:id="6152" w:author="Arthur Parmentier" w:date="2020-06-03T17:57:00Z">
        <w:r w:rsidRPr="007C437A">
          <w:t>to the ful</w:t>
        </w:r>
      </w:ins>
      <w:ins w:id="6153" w:author="Arthur Parmentier" w:date="2020-06-03T17:58:00Z">
        <w:r w:rsidRPr="007C437A">
          <w:t>l body model, hands can be represented as a skeleton in which our features are built from the position of the han</w:t>
        </w:r>
      </w:ins>
      <w:ins w:id="6154" w:author="Arthur Parmentier" w:date="2020-06-03T17:59:00Z">
        <w:r w:rsidRPr="007C437A">
          <w:t>ds in space.</w:t>
        </w:r>
      </w:ins>
      <w:ins w:id="6155" w:author="Arthur Parmentier" w:date="2020-06-03T18:00:00Z">
        <w:r w:rsidRPr="007C437A">
          <w:t xml:space="preserve"> This time, a 3D model is necessary as several signs are ambiguous in 2D space and can only be classified by looking</w:t>
        </w:r>
      </w:ins>
      <w:ins w:id="6156" w:author="Arthur Parmentier" w:date="2020-06-03T18:01:00Z">
        <w:r w:rsidRPr="007C437A">
          <w:t xml:space="preserve"> at whether the palm is facing the soundpainter or the opposite direction. It is for instance the case with the signs “two” and “volume”.</w:t>
        </w:r>
      </w:ins>
    </w:p>
    <w:p w:rsidR="004020A1" w:rsidRPr="007C437A" w:rsidRDefault="00890740" w:rsidP="00890740">
      <w:pPr>
        <w:pStyle w:val="Titre5"/>
        <w:rPr>
          <w:ins w:id="6157" w:author="Arthur Parmentier" w:date="2020-06-03T18:06:00Z"/>
        </w:rPr>
      </w:pPr>
      <w:ins w:id="6158" w:author="Arthur Parmentier" w:date="2020-06-03T18:06:00Z">
        <w:r w:rsidRPr="007C437A">
          <w:t>Hi5 Gloves</w:t>
        </w:r>
      </w:ins>
    </w:p>
    <w:p w:rsidR="00890740" w:rsidRPr="007C437A" w:rsidRDefault="00890740">
      <w:pPr>
        <w:rPr>
          <w:ins w:id="6159" w:author="Arthur Parmentier" w:date="2020-06-03T17:58:00Z"/>
        </w:rPr>
      </w:pPr>
      <w:ins w:id="6160" w:author="Arthur Parmentier" w:date="2020-06-03T18:06:00Z">
        <w:r w:rsidRPr="007C437A">
          <w:t>Just like for the full body model, I initi</w:t>
        </w:r>
      </w:ins>
      <w:ins w:id="6161" w:author="Arthur Parmentier" w:date="2020-06-03T18:07:00Z">
        <w:r w:rsidRPr="007C437A">
          <w:t xml:space="preserve">ally looked at several existing technologies to model 3D positions of the hands. At the time of </w:t>
        </w:r>
      </w:ins>
      <w:ins w:id="6162" w:author="Arthur Parmentier" w:date="2020-06-03T18:08:00Z">
        <w:r w:rsidRPr="007C437A">
          <w:t xml:space="preserve">my research (before early March 2020), there was no equivalent </w:t>
        </w:r>
      </w:ins>
      <w:ins w:id="6163" w:author="Arthur Parmentier" w:date="2020-06-03T18:57:00Z">
        <w:r w:rsidR="00221FBD" w:rsidRPr="007C437A">
          <w:t xml:space="preserve">computer-vision </w:t>
        </w:r>
      </w:ins>
      <w:ins w:id="6164" w:author="Arthur Parmentier" w:date="2020-06-03T18:08:00Z">
        <w:r w:rsidRPr="007C437A">
          <w:t xml:space="preserve">model </w:t>
        </w:r>
      </w:ins>
      <w:proofErr w:type="gramStart"/>
      <w:ins w:id="6165" w:author="Arthur Parmentier" w:date="2020-06-03T18:57:00Z">
        <w:r w:rsidR="00221FBD" w:rsidRPr="007C437A">
          <w:t>similar to</w:t>
        </w:r>
      </w:ins>
      <w:proofErr w:type="gramEnd"/>
      <w:ins w:id="6166" w:author="Arthur Parmentier" w:date="2020-06-03T18:08:00Z">
        <w:r w:rsidRPr="007C437A">
          <w:t xml:space="preserve"> </w:t>
        </w:r>
        <w:proofErr w:type="spellStart"/>
        <w:r w:rsidRPr="007C437A">
          <w:t>PoseNet</w:t>
        </w:r>
        <w:proofErr w:type="spellEnd"/>
        <w:r w:rsidRPr="007C437A">
          <w:t xml:space="preserve"> </w:t>
        </w:r>
      </w:ins>
      <w:ins w:id="6167" w:author="Arthur Parmentier" w:date="2020-06-03T18:57:00Z">
        <w:r w:rsidR="00221FBD" w:rsidRPr="007C437A">
          <w:t>for the hands</w:t>
        </w:r>
      </w:ins>
      <w:ins w:id="6168" w:author="Arthur Parmentier" w:date="2020-06-03T18:58:00Z">
        <w:r w:rsidR="00221FBD" w:rsidRPr="007C437A">
          <w:t xml:space="preserve"> </w:t>
        </w:r>
      </w:ins>
      <w:ins w:id="6169" w:author="Arthur Parmentier" w:date="2020-06-03T18:08:00Z">
        <w:r w:rsidRPr="007C437A">
          <w:t>that I could integrate into Ma</w:t>
        </w:r>
      </w:ins>
      <w:ins w:id="6170" w:author="Arthur Parmentier" w:date="2020-06-03T18:57:00Z">
        <w:r w:rsidR="00221FBD" w:rsidRPr="007C437A">
          <w:t>x</w:t>
        </w:r>
      </w:ins>
      <w:ins w:id="6171" w:author="Arthur Parmentier" w:date="2020-06-03T19:00:00Z">
        <w:r w:rsidR="00221FBD" w:rsidRPr="007C437A">
          <w:t>.</w:t>
        </w:r>
        <w:r w:rsidR="00221FBD" w:rsidRPr="007C437A">
          <w:rPr>
            <w:rStyle w:val="Appelnotedebasdep"/>
          </w:rPr>
          <w:footnoteReference w:id="39"/>
        </w:r>
      </w:ins>
    </w:p>
    <w:p w:rsidR="004020A1" w:rsidRPr="007C437A" w:rsidRDefault="00221FBD" w:rsidP="00F304EE">
      <w:pPr>
        <w:rPr>
          <w:ins w:id="6181" w:author="Arthur Parmentier" w:date="2020-06-03T19:04:00Z"/>
        </w:rPr>
      </w:pPr>
      <w:ins w:id="6182" w:author="Arthur Parmentier" w:date="2020-06-03T19:02:00Z">
        <w:r w:rsidRPr="007C437A">
          <w:t>Instead, a variety of dedicated hardware wa</w:t>
        </w:r>
      </w:ins>
      <w:ins w:id="6183" w:author="Arthur Parmentier" w:date="2020-06-03T19:03:00Z">
        <w:r w:rsidRPr="007C437A">
          <w:t xml:space="preserve">s already available on the market with three major </w:t>
        </w:r>
      </w:ins>
      <w:ins w:id="6184" w:author="Arthur Parmentier" w:date="2020-06-03T19:04:00Z">
        <w:r w:rsidRPr="007C437A">
          <w:t>technologies:</w:t>
        </w:r>
      </w:ins>
    </w:p>
    <w:p w:rsidR="00221FBD" w:rsidRPr="007C437A" w:rsidRDefault="00221FBD" w:rsidP="00221FBD">
      <w:pPr>
        <w:pStyle w:val="Paragraphedeliste"/>
        <w:numPr>
          <w:ilvl w:val="0"/>
          <w:numId w:val="40"/>
        </w:numPr>
        <w:rPr>
          <w:ins w:id="6185" w:author="Arthur Parmentier" w:date="2020-06-03T19:04:00Z"/>
        </w:rPr>
      </w:pPr>
      <w:ins w:id="6186" w:author="Arthur Parmentier" w:date="2020-06-03T19:04:00Z">
        <w:r w:rsidRPr="007C437A">
          <w:t>Marker based gloves</w:t>
        </w:r>
      </w:ins>
    </w:p>
    <w:p w:rsidR="00221FBD" w:rsidRPr="007C437A" w:rsidRDefault="00221FBD" w:rsidP="00221FBD">
      <w:pPr>
        <w:pStyle w:val="Paragraphedeliste"/>
        <w:numPr>
          <w:ilvl w:val="0"/>
          <w:numId w:val="40"/>
        </w:numPr>
        <w:rPr>
          <w:ins w:id="6187" w:author="Arthur Parmentier" w:date="2020-06-03T19:04:00Z"/>
        </w:rPr>
      </w:pPr>
      <w:ins w:id="6188" w:author="Arthur Parmentier" w:date="2020-06-03T19:04:00Z">
        <w:r w:rsidRPr="007C437A">
          <w:t>Flex sensors</w:t>
        </w:r>
      </w:ins>
    </w:p>
    <w:p w:rsidR="00221FBD" w:rsidRPr="007C437A" w:rsidRDefault="00221FBD" w:rsidP="00221FBD">
      <w:pPr>
        <w:pStyle w:val="Paragraphedeliste"/>
        <w:numPr>
          <w:ilvl w:val="0"/>
          <w:numId w:val="40"/>
        </w:numPr>
        <w:rPr>
          <w:ins w:id="6189" w:author="Arthur Parmentier" w:date="2020-06-03T19:05:00Z"/>
        </w:rPr>
      </w:pPr>
      <w:ins w:id="6190" w:author="Arthur Parmentier" w:date="2020-06-03T19:04:00Z">
        <w:r w:rsidRPr="007C437A">
          <w:t>Inertial measurement units</w:t>
        </w:r>
      </w:ins>
      <w:ins w:id="6191" w:author="Arthur Parmentier" w:date="2020-06-03T19:05:00Z">
        <w:r w:rsidRPr="007C437A">
          <w:t>, typically using small magnetometers</w:t>
        </w:r>
      </w:ins>
    </w:p>
    <w:p w:rsidR="00E20C85" w:rsidRPr="007C437A" w:rsidRDefault="00221FBD" w:rsidP="00221FBD">
      <w:pPr>
        <w:rPr>
          <w:ins w:id="6192" w:author="Arthur Parmentier" w:date="2020-06-03T19:08:00Z"/>
        </w:rPr>
      </w:pPr>
      <w:ins w:id="6193" w:author="Arthur Parmentier" w:date="2020-06-03T19:05:00Z">
        <w:r w:rsidRPr="007C437A">
          <w:t xml:space="preserve">The prices of this equipment </w:t>
        </w:r>
        <w:proofErr w:type="gramStart"/>
        <w:r w:rsidRPr="007C437A">
          <w:t>is</w:t>
        </w:r>
        <w:proofErr w:type="gramEnd"/>
        <w:r w:rsidRPr="007C437A">
          <w:t xml:space="preserve"> quite expensive on the market, from 1000 </w:t>
        </w:r>
        <w:proofErr w:type="spellStart"/>
        <w:r w:rsidRPr="007C437A">
          <w:t>chf</w:t>
        </w:r>
        <w:proofErr w:type="spellEnd"/>
        <w:r w:rsidRPr="007C437A">
          <w:t xml:space="preserve"> to 5000+ </w:t>
        </w:r>
        <w:proofErr w:type="spellStart"/>
        <w:r w:rsidRPr="007C437A">
          <w:t>chf</w:t>
        </w:r>
      </w:ins>
      <w:proofErr w:type="spellEnd"/>
      <w:ins w:id="6194" w:author="Arthur Parmentier" w:date="2020-06-03T19:06:00Z">
        <w:r w:rsidRPr="007C437A">
          <w:t xml:space="preserve"> for most expensive models. </w:t>
        </w:r>
      </w:ins>
      <w:ins w:id="6195" w:author="Arthur Parmentier" w:date="2020-06-03T19:08:00Z">
        <w:r w:rsidR="00E20C85" w:rsidRPr="007C437A">
          <w:t xml:space="preserve">The cheapest models suffer from important </w:t>
        </w:r>
      </w:ins>
      <w:ins w:id="6196" w:author="Arthur Parmentier" w:date="2020-06-03T19:32:00Z">
        <w:r w:rsidR="00B34D15" w:rsidRPr="007C437A">
          <w:t>shortcomings</w:t>
        </w:r>
      </w:ins>
      <w:ins w:id="6197" w:author="Arthur Parmentier" w:date="2020-06-03T19:08:00Z">
        <w:r w:rsidR="00E20C85" w:rsidRPr="007C437A">
          <w:t>:</w:t>
        </w:r>
      </w:ins>
    </w:p>
    <w:p w:rsidR="00221FBD" w:rsidRPr="007C437A" w:rsidRDefault="00221FBD" w:rsidP="00E20C85">
      <w:pPr>
        <w:pStyle w:val="Paragraphedeliste"/>
        <w:numPr>
          <w:ilvl w:val="0"/>
          <w:numId w:val="40"/>
        </w:numPr>
        <w:rPr>
          <w:ins w:id="6198" w:author="Arthur Parmentier" w:date="2020-06-03T19:08:00Z"/>
        </w:rPr>
      </w:pPr>
      <w:ins w:id="6199" w:author="Arthur Parmentier" w:date="2020-06-03T19:06:00Z">
        <w:r w:rsidRPr="007C437A">
          <w:t xml:space="preserve">IMUs are reported to drift when magnetic fields are present </w:t>
        </w:r>
      </w:ins>
      <w:ins w:id="6200" w:author="Arthur Parmentier" w:date="2020-06-03T19:07:00Z">
        <w:r w:rsidRPr="007C437A">
          <w:t>around the gloves, preventing a close use of computers, cellphones</w:t>
        </w:r>
        <w:r w:rsidR="00E20C85" w:rsidRPr="007C437A">
          <w:t xml:space="preserve"> and other electronic devices</w:t>
        </w:r>
        <w:r w:rsidRPr="007C437A">
          <w:t xml:space="preserve"> nearby.</w:t>
        </w:r>
      </w:ins>
    </w:p>
    <w:p w:rsidR="00E20C85" w:rsidRPr="007C437A" w:rsidRDefault="00E20C85" w:rsidP="00E20C85">
      <w:pPr>
        <w:pStyle w:val="Paragraphedeliste"/>
        <w:numPr>
          <w:ilvl w:val="0"/>
          <w:numId w:val="40"/>
        </w:numPr>
        <w:rPr>
          <w:ins w:id="6201" w:author="Arthur Parmentier" w:date="2020-06-03T19:33:00Z"/>
        </w:rPr>
      </w:pPr>
      <w:ins w:id="6202" w:author="Arthur Parmentier" w:date="2020-06-03T19:08:00Z">
        <w:r w:rsidRPr="007C437A">
          <w:t>Flex sensors are only one dimensional</w:t>
        </w:r>
      </w:ins>
      <w:ins w:id="6203" w:author="Arthur Parmentier" w:date="2020-06-03T19:09:00Z">
        <w:r w:rsidRPr="007C437A">
          <w:t>. In the cheap</w:t>
        </w:r>
      </w:ins>
      <w:ins w:id="6204" w:author="Arthur Parmentier" w:date="2020-06-03T19:10:00Z">
        <w:r w:rsidRPr="007C437A">
          <w:t xml:space="preserve">est gloves, many important dimensions of the </w:t>
        </w:r>
      </w:ins>
      <w:ins w:id="6205" w:author="Arthur Parmentier" w:date="2020-06-03T19:33:00Z">
        <w:r w:rsidR="00277174" w:rsidRPr="007C437A">
          <w:t>fingers’</w:t>
        </w:r>
      </w:ins>
      <w:ins w:id="6206" w:author="Arthur Parmentier" w:date="2020-06-03T19:10:00Z">
        <w:r w:rsidRPr="007C437A">
          <w:t xml:space="preserve"> movements such as the </w:t>
        </w:r>
      </w:ins>
      <w:ins w:id="6207" w:author="Arthur Parmentier" w:date="2020-06-03T19:11:00Z">
        <w:r w:rsidRPr="007C437A">
          <w:t>phalangeal joint angles</w:t>
        </w:r>
      </w:ins>
      <w:ins w:id="6208" w:author="Arthur Parmentier" w:date="2020-06-03T19:12:00Z">
        <w:r w:rsidRPr="007C437A">
          <w:t xml:space="preserve"> or angles between two fingers are therefore not captured, whereas they are</w:t>
        </w:r>
      </w:ins>
      <w:ins w:id="6209" w:author="Arthur Parmentier" w:date="2020-06-03T19:13:00Z">
        <w:r w:rsidRPr="007C437A">
          <w:t xml:space="preserve"> often used in SP and other sign languages.</w:t>
        </w:r>
      </w:ins>
    </w:p>
    <w:p w:rsidR="00277174" w:rsidRPr="007C437A" w:rsidRDefault="00277174" w:rsidP="00E20C85">
      <w:pPr>
        <w:pStyle w:val="Paragraphedeliste"/>
        <w:numPr>
          <w:ilvl w:val="0"/>
          <w:numId w:val="40"/>
        </w:numPr>
        <w:rPr>
          <w:ins w:id="6210" w:author="Arthur Parmentier" w:date="2020-06-03T19:32:00Z"/>
        </w:rPr>
      </w:pPr>
      <w:ins w:id="6211" w:author="Arthur Parmentier" w:date="2020-06-03T19:33:00Z">
        <w:r w:rsidRPr="007C437A">
          <w:t xml:space="preserve">Some gloves are designed for specific </w:t>
        </w:r>
      </w:ins>
      <w:ins w:id="6212" w:author="Arthur Parmentier" w:date="2020-06-03T19:34:00Z">
        <w:r w:rsidRPr="007C437A">
          <w:t>software</w:t>
        </w:r>
      </w:ins>
      <w:ins w:id="6213" w:author="Arthur Parmentier" w:date="2020-06-03T19:33:00Z">
        <w:r w:rsidRPr="007C437A">
          <w:t xml:space="preserve"> such as U</w:t>
        </w:r>
      </w:ins>
      <w:ins w:id="6214" w:author="Arthur Parmentier" w:date="2020-06-03T19:34:00Z">
        <w:r w:rsidRPr="007C437A">
          <w:t>nity and may not integrate with Max easily.</w:t>
        </w:r>
      </w:ins>
    </w:p>
    <w:p w:rsidR="00277174" w:rsidRPr="007C437A" w:rsidRDefault="00277174" w:rsidP="00277174">
      <w:pPr>
        <w:rPr>
          <w:ins w:id="6215" w:author="Arthur Parmentier" w:date="2020-06-03T19:37:00Z"/>
        </w:rPr>
      </w:pPr>
      <w:ins w:id="6216" w:author="Arthur Parmentier" w:date="2020-06-03T19:34:00Z">
        <w:r w:rsidRPr="007C437A">
          <w:t xml:space="preserve">While most expensive gloves </w:t>
        </w:r>
      </w:ins>
      <w:ins w:id="6217" w:author="Arthur Parmentier" w:date="2020-06-03T19:35:00Z">
        <w:r w:rsidRPr="007C437A">
          <w:t xml:space="preserve">often provide solutions to these problems, I decided to start with the IMU based Hi5 gloves from </w:t>
        </w:r>
        <w:proofErr w:type="spellStart"/>
        <w:r w:rsidRPr="007C437A">
          <w:t>Noitom</w:t>
        </w:r>
        <w:proofErr w:type="spellEnd"/>
        <w:r w:rsidRPr="007C437A">
          <w:t xml:space="preserve">, which is one of the cheapest one available on the market </w:t>
        </w:r>
      </w:ins>
      <w:ins w:id="6218" w:author="Arthur Parmentier" w:date="2020-06-03T19:36:00Z">
        <w:r w:rsidRPr="007C437A">
          <w:t xml:space="preserve">(1000 </w:t>
        </w:r>
        <w:proofErr w:type="spellStart"/>
        <w:r w:rsidRPr="007C437A">
          <w:t>chf</w:t>
        </w:r>
        <w:proofErr w:type="spellEnd"/>
        <w:r w:rsidRPr="007C437A">
          <w:t xml:space="preserve"> approx.) </w:t>
        </w:r>
      </w:ins>
      <w:ins w:id="6219" w:author="Arthur Parmentier" w:date="2020-06-03T19:35:00Z">
        <w:r w:rsidRPr="007C437A">
          <w:t>which</w:t>
        </w:r>
      </w:ins>
      <w:ins w:id="6220" w:author="Arthur Parmentier" w:date="2020-06-03T19:36:00Z">
        <w:r w:rsidRPr="007C437A">
          <w:t xml:space="preserve"> provides a Unity and C++ SDK. </w:t>
        </w:r>
      </w:ins>
    </w:p>
    <w:p w:rsidR="00277174" w:rsidRPr="007C437A" w:rsidRDefault="00277174" w:rsidP="00277174">
      <w:pPr>
        <w:rPr>
          <w:ins w:id="6221" w:author="Arthur Parmentier" w:date="2020-06-03T19:39:00Z"/>
        </w:rPr>
      </w:pPr>
      <w:ins w:id="6222" w:author="Arthur Parmentier" w:date="2020-06-03T19:38:00Z">
        <w:r w:rsidRPr="007C437A">
          <w:lastRenderedPageBreak/>
          <w:t xml:space="preserve">However, at the time of this report (early June), I have still been unable to test the gloves with Max. </w:t>
        </w:r>
      </w:ins>
      <w:ins w:id="6223" w:author="Arthur Parmentier" w:date="2020-06-03T19:39:00Z">
        <w:r w:rsidRPr="007C437A">
          <w:t xml:space="preserve">I have made </w:t>
        </w:r>
      </w:ins>
      <w:ins w:id="6224" w:author="Arthur Parmentier" w:date="2020-06-03T19:58:00Z">
        <w:r w:rsidR="004B4499" w:rsidRPr="007C437A">
          <w:t>two</w:t>
        </w:r>
      </w:ins>
      <w:ins w:id="6225" w:author="Arthur Parmentier" w:date="2020-06-03T19:39:00Z">
        <w:r w:rsidRPr="007C437A">
          <w:t xml:space="preserve"> mistakes during the conducting of the project:</w:t>
        </w:r>
      </w:ins>
    </w:p>
    <w:p w:rsidR="00277174" w:rsidRPr="007C437A" w:rsidRDefault="004B4499" w:rsidP="00277174">
      <w:pPr>
        <w:pStyle w:val="Paragraphedeliste"/>
        <w:numPr>
          <w:ilvl w:val="0"/>
          <w:numId w:val="40"/>
        </w:numPr>
        <w:rPr>
          <w:ins w:id="6226" w:author="Arthur Parmentier" w:date="2020-06-03T19:52:00Z"/>
        </w:rPr>
      </w:pPr>
      <w:ins w:id="6227" w:author="Arthur Parmentier" w:date="2020-06-03T19:56:00Z">
        <w:r w:rsidRPr="007C437A">
          <w:t>Before buying the gloves, I</w:t>
        </w:r>
      </w:ins>
      <w:ins w:id="6228" w:author="Arthur Parmentier" w:date="2020-06-03T19:43:00Z">
        <w:r w:rsidR="00882698" w:rsidRPr="007C437A">
          <w:t xml:space="preserve"> had not realized that the gloves</w:t>
        </w:r>
      </w:ins>
      <w:ins w:id="6229" w:author="Arthur Parmentier" w:date="2020-06-03T19:45:00Z">
        <w:r w:rsidR="00882698" w:rsidRPr="007C437A">
          <w:t xml:space="preserve"> connection with the </w:t>
        </w:r>
        <w:proofErr w:type="spellStart"/>
        <w:r w:rsidR="00882698" w:rsidRPr="007C437A">
          <w:t>Vive</w:t>
        </w:r>
        <w:proofErr w:type="spellEnd"/>
        <w:r w:rsidR="00882698" w:rsidRPr="007C437A">
          <w:t xml:space="preserve"> trackers was</w:t>
        </w:r>
      </w:ins>
      <w:ins w:id="6230" w:author="Arthur Parmentier" w:date="2020-06-03T19:46:00Z">
        <w:r w:rsidR="00882698" w:rsidRPr="007C437A">
          <w:t xml:space="preserve"> not only a feature as they are marketed on their website and documentation but that the </w:t>
        </w:r>
        <w:proofErr w:type="spellStart"/>
        <w:r w:rsidR="00882698" w:rsidRPr="007C437A">
          <w:t>Vive</w:t>
        </w:r>
        <w:proofErr w:type="spellEnd"/>
        <w:r w:rsidR="00882698" w:rsidRPr="007C437A">
          <w:t xml:space="preserve"> trackers were also necessary for using the gloves directly with the provided Unity plugin.</w:t>
        </w:r>
      </w:ins>
      <w:ins w:id="6231" w:author="Arthur Parmentier" w:date="2020-06-03T19:48:00Z">
        <w:r w:rsidR="00882698" w:rsidRPr="007C437A">
          <w:t xml:space="preserve"> In fact, the connection </w:t>
        </w:r>
      </w:ins>
      <w:ins w:id="6232" w:author="Arthur Parmentier" w:date="2020-06-03T19:49:00Z">
        <w:r w:rsidR="00882698" w:rsidRPr="007C437A">
          <w:t xml:space="preserve">with </w:t>
        </w:r>
      </w:ins>
      <w:ins w:id="6233" w:author="Arthur Parmentier" w:date="2020-06-03T19:48:00Z">
        <w:r w:rsidR="00882698" w:rsidRPr="007C437A">
          <w:t xml:space="preserve">positional tracking </w:t>
        </w:r>
      </w:ins>
      <w:ins w:id="6234" w:author="Arthur Parmentier" w:date="2020-06-03T19:49:00Z">
        <w:r w:rsidR="00882698" w:rsidRPr="007C437A">
          <w:t xml:space="preserve">devices </w:t>
        </w:r>
      </w:ins>
      <w:ins w:id="6235" w:author="Arthur Parmentier" w:date="2020-06-03T19:48:00Z">
        <w:r w:rsidR="00882698" w:rsidRPr="007C437A">
          <w:t xml:space="preserve">was not </w:t>
        </w:r>
      </w:ins>
      <w:ins w:id="6236" w:author="Arthur Parmentier" w:date="2020-06-03T19:49:00Z">
        <w:r w:rsidR="00882698" w:rsidRPr="007C437A">
          <w:t>explicitly documented as a requirement for the Unity Plugin in their documentation</w:t>
        </w:r>
      </w:ins>
      <w:ins w:id="6237" w:author="Arthur Parmentier" w:date="2020-06-03T19:50:00Z">
        <w:r w:rsidR="00882698" w:rsidRPr="007C437A">
          <w:t xml:space="preserve">. We </w:t>
        </w:r>
      </w:ins>
      <w:ins w:id="6238" w:author="Arthur Parmentier" w:date="2020-06-03T19:51:00Z">
        <w:r w:rsidR="00882698" w:rsidRPr="007C437A">
          <w:t xml:space="preserve">could therefore not use the gloves on the fly with the provided scene and </w:t>
        </w:r>
      </w:ins>
      <w:ins w:id="6239" w:author="Arthur Parmentier" w:date="2020-06-03T19:52:00Z">
        <w:r w:rsidR="00882698" w:rsidRPr="007C437A">
          <w:t>needed</w:t>
        </w:r>
      </w:ins>
      <w:ins w:id="6240" w:author="Arthur Parmentier" w:date="2020-06-03T19:51:00Z">
        <w:r w:rsidR="00882698" w:rsidRPr="007C437A">
          <w:t xml:space="preserve"> additional scripting using the SDK.</w:t>
        </w:r>
      </w:ins>
      <w:ins w:id="6241" w:author="Arthur Parmentier" w:date="2020-06-03T19:44:00Z">
        <w:r w:rsidR="00882698" w:rsidRPr="007C437A">
          <w:t xml:space="preserve"> </w:t>
        </w:r>
      </w:ins>
    </w:p>
    <w:p w:rsidR="003F7478" w:rsidRPr="007C437A" w:rsidRDefault="004B4499" w:rsidP="00277174">
      <w:pPr>
        <w:pStyle w:val="Paragraphedeliste"/>
        <w:numPr>
          <w:ilvl w:val="0"/>
          <w:numId w:val="40"/>
        </w:numPr>
        <w:rPr>
          <w:ins w:id="6242" w:author="Arthur Parmentier" w:date="2020-06-03T19:58:00Z"/>
        </w:rPr>
      </w:pPr>
      <w:ins w:id="6243" w:author="Arthur Parmentier" w:date="2020-06-03T19:56:00Z">
        <w:r w:rsidRPr="007C437A">
          <w:t xml:space="preserve">I had been late on testing the gloves and identifying that issue. Although it made sense to me </w:t>
        </w:r>
      </w:ins>
      <w:ins w:id="6244" w:author="Arthur Parmentier" w:date="2020-06-03T19:57:00Z">
        <w:r w:rsidRPr="007C437A">
          <w:t>to start by building all the core mechanisms of the tool and pipeline before integrating the gloves, it was a mistake not to test them ea</w:t>
        </w:r>
      </w:ins>
      <w:ins w:id="6245" w:author="Arthur Parmentier" w:date="2020-06-03T19:58:00Z">
        <w:r w:rsidRPr="007C437A">
          <w:t>rlier, so that I could have figured out this issue at early stages.</w:t>
        </w:r>
      </w:ins>
    </w:p>
    <w:p w:rsidR="004B4499" w:rsidRPr="007C437A" w:rsidRDefault="004B4499" w:rsidP="004B4499">
      <w:pPr>
        <w:rPr>
          <w:ins w:id="6246" w:author="Arthur Parmentier" w:date="2020-06-03T20:03:00Z"/>
        </w:rPr>
      </w:pPr>
      <w:ins w:id="6247" w:author="Arthur Parmentier" w:date="2020-06-03T19:59:00Z">
        <w:r w:rsidRPr="007C437A">
          <w:t>The EM+ lab offer</w:t>
        </w:r>
      </w:ins>
      <w:ins w:id="6248" w:author="Arthur Parmentier" w:date="2020-06-03T20:00:00Z">
        <w:r w:rsidRPr="007C437A">
          <w:t xml:space="preserve">ed me support to </w:t>
        </w:r>
      </w:ins>
      <w:ins w:id="6249" w:author="Arthur Parmentier" w:date="2020-06-03T20:03:00Z">
        <w:r w:rsidRPr="007C437A">
          <w:t>build</w:t>
        </w:r>
      </w:ins>
      <w:ins w:id="6250" w:author="Arthur Parmentier" w:date="2020-06-03T20:00:00Z">
        <w:r w:rsidRPr="007C437A">
          <w:t xml:space="preserve"> a dedicated object in Max </w:t>
        </w:r>
      </w:ins>
      <w:ins w:id="6251" w:author="Arthur Parmentier" w:date="2020-06-03T20:03:00Z">
        <w:r w:rsidRPr="007C437A">
          <w:t xml:space="preserve">for </w:t>
        </w:r>
      </w:ins>
      <w:ins w:id="6252" w:author="Arthur Parmentier" w:date="2020-06-03T20:00:00Z">
        <w:r w:rsidRPr="007C437A">
          <w:t>receiv</w:t>
        </w:r>
      </w:ins>
      <w:ins w:id="6253" w:author="Arthur Parmentier" w:date="2020-06-03T20:03:00Z">
        <w:r w:rsidRPr="007C437A">
          <w:t>ing</w:t>
        </w:r>
      </w:ins>
      <w:ins w:id="6254" w:author="Arthur Parmentier" w:date="2020-06-03T20:00:00Z">
        <w:r w:rsidRPr="007C437A">
          <w:t xml:space="preserve"> the gloves data. The first experiments with the C++ SDK were good but unfortunately</w:t>
        </w:r>
      </w:ins>
      <w:ins w:id="6255" w:author="Arthur Parmentier" w:date="2020-06-03T20:01:00Z">
        <w:r w:rsidRPr="007C437A">
          <w:t xml:space="preserve">, </w:t>
        </w:r>
      </w:ins>
      <w:ins w:id="6256" w:author="Arthur Parmentier" w:date="2020-06-03T20:02:00Z">
        <w:r w:rsidRPr="007C437A">
          <w:t>the difficult schedule of that semester did not yet allow us to go further.</w:t>
        </w:r>
      </w:ins>
    </w:p>
    <w:p w:rsidR="004B4499" w:rsidRPr="007C437A" w:rsidRDefault="004B4499">
      <w:pPr>
        <w:pStyle w:val="Titre5"/>
        <w:rPr>
          <w:ins w:id="6257" w:author="Arthur Parmentier" w:date="2020-05-21T15:08:00Z"/>
          <w:rPrChange w:id="6258" w:author="Arthur Parmentier" w:date="2020-06-07T15:27:00Z">
            <w:rPr>
              <w:ins w:id="6259" w:author="Arthur Parmentier" w:date="2020-05-21T15:08:00Z"/>
            </w:rPr>
          </w:rPrChange>
        </w:rPr>
        <w:pPrChange w:id="6260" w:author="Arthur Parmentier" w:date="2020-06-03T20:03:00Z">
          <w:pPr/>
        </w:pPrChange>
      </w:pPr>
      <w:proofErr w:type="spellStart"/>
      <w:ins w:id="6261" w:author="Arthur Parmentier" w:date="2020-06-03T20:03:00Z">
        <w:r w:rsidRPr="007C437A">
          <w:rPr>
            <w:rPrChange w:id="6262" w:author="Arthur Parmentier" w:date="2020-06-07T15:27:00Z">
              <w:rPr/>
            </w:rPrChange>
          </w:rPr>
          <w:t>HandPose</w:t>
        </w:r>
      </w:ins>
      <w:proofErr w:type="spellEnd"/>
    </w:p>
    <w:p w:rsidR="00C46A73" w:rsidRPr="007C437A" w:rsidRDefault="00F64405" w:rsidP="00F304EE">
      <w:pPr>
        <w:rPr>
          <w:ins w:id="6263" w:author="Arthur Parmentier" w:date="2020-06-03T20:17:00Z"/>
        </w:rPr>
      </w:pPr>
      <w:ins w:id="6264" w:author="Arthur Parmentier" w:date="2020-06-03T20:19:00Z">
        <w:r w:rsidRPr="007C437A">
          <w:t>A</w:t>
        </w:r>
      </w:ins>
      <w:ins w:id="6265" w:author="Arthur Parmentier" w:date="2020-06-03T20:05:00Z">
        <w:r w:rsidR="002E54F7" w:rsidRPr="007C437A">
          <w:t>round</w:t>
        </w:r>
      </w:ins>
      <w:ins w:id="6266" w:author="Arthur Parmentier" w:date="2020-06-03T20:03:00Z">
        <w:r w:rsidR="004B4499" w:rsidRPr="007C437A">
          <w:t xml:space="preserve"> mid-</w:t>
        </w:r>
      </w:ins>
      <w:ins w:id="6267" w:author="Arthur Parmentier" w:date="2020-06-03T20:07:00Z">
        <w:r w:rsidR="009C5B97" w:rsidRPr="007C437A">
          <w:t>M</w:t>
        </w:r>
      </w:ins>
      <w:ins w:id="6268" w:author="Arthur Parmentier" w:date="2020-06-03T20:03:00Z">
        <w:r w:rsidR="004B4499" w:rsidRPr="007C437A">
          <w:t xml:space="preserve">arch, </w:t>
        </w:r>
        <w:proofErr w:type="spellStart"/>
        <w:r w:rsidR="004B4499" w:rsidRPr="007C437A">
          <w:t>Tensorflow</w:t>
        </w:r>
        <w:proofErr w:type="spellEnd"/>
        <w:r w:rsidR="004B4499" w:rsidRPr="007C437A">
          <w:t xml:space="preserve"> released the new </w:t>
        </w:r>
        <w:proofErr w:type="spellStart"/>
        <w:r w:rsidR="004B4499" w:rsidRPr="007C437A">
          <w:t>HandPose</w:t>
        </w:r>
        <w:proofErr w:type="spellEnd"/>
        <w:r w:rsidR="004B4499" w:rsidRPr="007C437A">
          <w:t xml:space="preserve"> model</w:t>
        </w:r>
      </w:ins>
      <w:ins w:id="6269" w:author="Arthur Parmentier" w:date="2020-06-03T20:04:00Z">
        <w:r w:rsidR="004B4499" w:rsidRPr="007C437A">
          <w:rPr>
            <w:rStyle w:val="Appelnotedebasdep"/>
          </w:rPr>
          <w:footnoteReference w:id="40"/>
        </w:r>
      </w:ins>
      <w:ins w:id="6276" w:author="Arthur Parmentier" w:date="2020-06-03T20:03:00Z">
        <w:r w:rsidR="004B4499" w:rsidRPr="007C437A">
          <w:t>.</w:t>
        </w:r>
      </w:ins>
      <w:ins w:id="6277" w:author="Arthur Parmentier" w:date="2020-06-03T20:05:00Z">
        <w:r w:rsidR="009C5B97" w:rsidRPr="007C437A">
          <w:t xml:space="preserve"> I first heard about it from within the Max community</w:t>
        </w:r>
      </w:ins>
      <w:ins w:id="6278" w:author="Arthur Parmentier" w:date="2020-06-03T20:06:00Z">
        <w:r w:rsidR="009C5B97" w:rsidRPr="007C437A">
          <w:t xml:space="preserve">, when a first wrap of </w:t>
        </w:r>
        <w:proofErr w:type="spellStart"/>
        <w:r w:rsidR="009C5B97" w:rsidRPr="007C437A">
          <w:t>HandPose</w:t>
        </w:r>
        <w:proofErr w:type="spellEnd"/>
        <w:r w:rsidR="009C5B97" w:rsidRPr="007C437A">
          <w:t xml:space="preserve"> into an Electron se</w:t>
        </w:r>
      </w:ins>
      <w:ins w:id="6279" w:author="Arthur Parmentier" w:date="2020-06-03T20:08:00Z">
        <w:r w:rsidR="003D6C76" w:rsidRPr="007C437A">
          <w:t>r</w:t>
        </w:r>
      </w:ins>
      <w:ins w:id="6280" w:author="Arthur Parmentier" w:date="2020-06-03T20:06:00Z">
        <w:r w:rsidR="009C5B97" w:rsidRPr="007C437A">
          <w:t xml:space="preserve">ver (just like </w:t>
        </w:r>
        <w:proofErr w:type="spellStart"/>
        <w:r w:rsidR="009C5B97" w:rsidRPr="007C437A">
          <w:t>PoseNet</w:t>
        </w:r>
        <w:proofErr w:type="spellEnd"/>
        <w:r w:rsidR="009C5B97" w:rsidRPr="007C437A">
          <w:t xml:space="preserve">) was shared on </w:t>
        </w:r>
      </w:ins>
      <w:proofErr w:type="spellStart"/>
      <w:ins w:id="6281" w:author="Arthur Parmentier" w:date="2020-06-03T20:07:00Z">
        <w:r w:rsidR="009C5B97" w:rsidRPr="007C437A">
          <w:t>github</w:t>
        </w:r>
        <w:proofErr w:type="spellEnd"/>
        <w:r w:rsidR="009C5B97" w:rsidRPr="007C437A">
          <w:t xml:space="preserve"> </w:t>
        </w:r>
      </w:ins>
      <w:ins w:id="6282" w:author="Arthur Parmentier" w:date="2020-06-03T20:09:00Z">
        <w:r w:rsidR="003D6C76" w:rsidRPr="007C437A">
          <w:t xml:space="preserve">late </w:t>
        </w:r>
      </w:ins>
      <w:ins w:id="6283" w:author="Arthur Parmentier" w:date="2020-06-03T20:07:00Z">
        <w:r w:rsidR="009C5B97" w:rsidRPr="007C437A">
          <w:t>May</w:t>
        </w:r>
      </w:ins>
      <w:ins w:id="6284" w:author="Arthur Parmentier" w:date="2020-06-03T20:08:00Z">
        <w:r w:rsidR="003D6C76" w:rsidRPr="007C437A">
          <w:rPr>
            <w:rStyle w:val="Appelnotedebasdep"/>
          </w:rPr>
          <w:footnoteReference w:id="41"/>
        </w:r>
      </w:ins>
      <w:ins w:id="6287" w:author="Arthur Parmentier" w:date="2020-06-03T20:07:00Z">
        <w:r w:rsidR="009C5B97" w:rsidRPr="007C437A">
          <w:t>.</w:t>
        </w:r>
        <w:r w:rsidR="003D6C76" w:rsidRPr="007C437A">
          <w:t xml:space="preserve"> In the following days, I contributed to designing an interface within Max that made the out</w:t>
        </w:r>
      </w:ins>
      <w:ins w:id="6288" w:author="Arthur Parmentier" w:date="2020-06-03T20:08:00Z">
        <w:r w:rsidR="003D6C76" w:rsidRPr="007C437A">
          <w:t>put of the model accessible to the user</w:t>
        </w:r>
      </w:ins>
      <w:ins w:id="6289" w:author="Arthur Parmentier" w:date="2020-06-03T20:14:00Z">
        <w:r w:rsidR="00373B55" w:rsidRPr="007C437A">
          <w:t xml:space="preserve"> (</w:t>
        </w:r>
        <w:r w:rsidR="00373B55" w:rsidRPr="007C437A">
          <w:rPr>
            <w:rPrChange w:id="6290" w:author="Arthur Parmentier" w:date="2020-06-07T15:27:00Z">
              <w:rPr/>
            </w:rPrChange>
          </w:rPr>
          <w:fldChar w:fldCharType="begin"/>
        </w:r>
        <w:r w:rsidR="00373B55" w:rsidRPr="007C437A">
          <w:instrText xml:space="preserve"> REF _Ref42107678 \h </w:instrText>
        </w:r>
      </w:ins>
      <w:r w:rsidR="00373B55" w:rsidRPr="007C437A">
        <w:rPr>
          <w:rPrChange w:id="6291" w:author="Arthur Parmentier" w:date="2020-06-07T15:27:00Z">
            <w:rPr/>
          </w:rPrChange>
        </w:rPr>
      </w:r>
      <w:r w:rsidR="00373B55" w:rsidRPr="007C437A">
        <w:rPr>
          <w:rPrChange w:id="6292" w:author="Arthur Parmentier" w:date="2020-06-07T15:27:00Z">
            <w:rPr/>
          </w:rPrChange>
        </w:rPr>
        <w:fldChar w:fldCharType="separate"/>
      </w:r>
      <w:ins w:id="6293" w:author="Arthur Parmentier" w:date="2020-06-03T20:14:00Z">
        <w:r w:rsidR="00373B55" w:rsidRPr="007C437A">
          <w:t xml:space="preserve">Figure </w:t>
        </w:r>
        <w:r w:rsidR="00373B55" w:rsidRPr="007C437A">
          <w:rPr>
            <w:rPrChange w:id="6294" w:author="Arthur Parmentier" w:date="2020-06-07T15:27:00Z">
              <w:rPr>
                <w:noProof/>
              </w:rPr>
            </w:rPrChange>
          </w:rPr>
          <w:t>4</w:t>
        </w:r>
        <w:r w:rsidR="00373B55" w:rsidRPr="007C437A">
          <w:rPr>
            <w:rPrChange w:id="6295" w:author="Arthur Parmentier" w:date="2020-06-07T15:27:00Z">
              <w:rPr/>
            </w:rPrChange>
          </w:rPr>
          <w:fldChar w:fldCharType="end"/>
        </w:r>
        <w:r w:rsidR="00373B55" w:rsidRPr="007C437A">
          <w:t>).</w:t>
        </w:r>
      </w:ins>
    </w:p>
    <w:p w:rsidR="00254700" w:rsidRPr="007C437A" w:rsidRDefault="00F64405" w:rsidP="00F304EE">
      <w:pPr>
        <w:rPr>
          <w:ins w:id="6296" w:author="Arthur Parmentier" w:date="2020-06-03T20:18:00Z"/>
        </w:rPr>
      </w:pPr>
      <w:ins w:id="6297" w:author="Arthur Parmentier" w:date="2020-06-03T20:19:00Z">
        <w:r w:rsidRPr="007C437A">
          <w:t>While</w:t>
        </w:r>
      </w:ins>
      <w:ins w:id="6298" w:author="Arthur Parmentier" w:date="2020-06-03T20:17:00Z">
        <w:r w:rsidRPr="007C437A">
          <w:t xml:space="preserve"> I was stuck with the Hi5 gloves, </w:t>
        </w:r>
        <w:proofErr w:type="spellStart"/>
        <w:r w:rsidRPr="007C437A">
          <w:t>HandPose</w:t>
        </w:r>
        <w:proofErr w:type="spellEnd"/>
        <w:r w:rsidRPr="007C437A">
          <w:t xml:space="preserve"> provided me an easy and light way to </w:t>
        </w:r>
      </w:ins>
      <w:ins w:id="6299" w:author="Arthur Parmentier" w:date="2020-06-03T20:18:00Z">
        <w:r w:rsidRPr="007C437A">
          <w:t>test the multi-input pipeline and the combination of the two scales or recognition inside Max.</w:t>
        </w:r>
      </w:ins>
      <w:ins w:id="6300" w:author="Arthur Parmentier" w:date="2020-06-03T21:35:00Z">
        <w:r w:rsidR="00F91D42" w:rsidRPr="007C437A">
          <w:t xml:space="preserve"> An introduction to </w:t>
        </w:r>
        <w:proofErr w:type="spellStart"/>
        <w:r w:rsidR="00F91D42" w:rsidRPr="007C437A">
          <w:t>HandPose</w:t>
        </w:r>
        <w:proofErr w:type="spellEnd"/>
        <w:r w:rsidR="00F91D42" w:rsidRPr="007C437A">
          <w:t xml:space="preserve"> inside my recognition tool is shown in my </w:t>
        </w:r>
      </w:ins>
      <w:ins w:id="6301" w:author="Arthur Parmentier" w:date="2020-06-03T21:36:00Z">
        <w:r w:rsidR="00F91D42" w:rsidRPr="007C437A">
          <w:rPr>
            <w:rPrChange w:id="6302" w:author="Arthur Parmentier" w:date="2020-06-07T15:27:00Z">
              <w:rPr/>
            </w:rPrChange>
          </w:rPr>
          <w:fldChar w:fldCharType="begin"/>
        </w:r>
        <w:r w:rsidR="00F91D42" w:rsidRPr="007C437A">
          <w:instrText xml:space="preserve"> HYPERLINK "https://www.youtube.com/watch?v=rKD5BMaHmI8" </w:instrText>
        </w:r>
        <w:r w:rsidR="00F91D42" w:rsidRPr="007C437A">
          <w:rPr>
            <w:rPrChange w:id="6303" w:author="Arthur Parmentier" w:date="2020-06-07T15:27:00Z">
              <w:rPr/>
            </w:rPrChange>
          </w:rPr>
          <w:fldChar w:fldCharType="separate"/>
        </w:r>
        <w:r w:rsidR="00F91D42" w:rsidRPr="007C437A">
          <w:rPr>
            <w:rStyle w:val="Lienhypertexte"/>
          </w:rPr>
          <w:t>fourth demo video</w:t>
        </w:r>
        <w:r w:rsidR="00F91D42" w:rsidRPr="007C437A">
          <w:rPr>
            <w:rPrChange w:id="6304" w:author="Arthur Parmentier" w:date="2020-06-07T15:27:00Z">
              <w:rPr/>
            </w:rPrChange>
          </w:rPr>
          <w:fldChar w:fldCharType="end"/>
        </w:r>
      </w:ins>
      <w:ins w:id="6305" w:author="Arthur Parmentier" w:date="2020-06-03T21:35:00Z">
        <w:r w:rsidR="00F91D42" w:rsidRPr="007C437A">
          <w:t>.</w:t>
        </w:r>
      </w:ins>
    </w:p>
    <w:p w:rsidR="00F64405" w:rsidRPr="007C437A" w:rsidRDefault="00DB2BB8" w:rsidP="00F304EE">
      <w:pPr>
        <w:rPr>
          <w:ins w:id="6306" w:author="Arthur Parmentier" w:date="2020-06-03T20:20:00Z"/>
        </w:rPr>
      </w:pPr>
      <w:proofErr w:type="spellStart"/>
      <w:ins w:id="6307" w:author="Arthur Parmentier" w:date="2020-06-03T20:19:00Z">
        <w:r w:rsidRPr="007C437A">
          <w:t>HandPose</w:t>
        </w:r>
        <w:proofErr w:type="spellEnd"/>
        <w:r w:rsidRPr="007C437A">
          <w:t xml:space="preserve"> properties are very similar to </w:t>
        </w:r>
        <w:proofErr w:type="spellStart"/>
        <w:r w:rsidRPr="007C437A">
          <w:t>PoseNet</w:t>
        </w:r>
        <w:proofErr w:type="spellEnd"/>
        <w:r w:rsidRPr="007C437A">
          <w:t xml:space="preserve">, hence it runs in a similar </w:t>
        </w:r>
      </w:ins>
      <w:ins w:id="6308" w:author="Arthur Parmentier" w:date="2020-06-03T20:20:00Z">
        <w:r w:rsidRPr="007C437A">
          <w:t>Electron node.js server, also has several performance settings and joints that can be selected by the user as features for the classification model.</w:t>
        </w:r>
      </w:ins>
    </w:p>
    <w:p w:rsidR="00DB2BB8" w:rsidRPr="007C437A" w:rsidRDefault="00DB2BB8" w:rsidP="00F304EE">
      <w:pPr>
        <w:rPr>
          <w:ins w:id="6309" w:author="Arthur Parmentier" w:date="2020-06-03T20:09:00Z"/>
        </w:rPr>
      </w:pPr>
      <w:ins w:id="6310" w:author="Arthur Parmentier" w:date="2020-06-03T20:20:00Z">
        <w:r w:rsidRPr="007C437A">
          <w:t xml:space="preserve">Contrary </w:t>
        </w:r>
      </w:ins>
      <w:ins w:id="6311" w:author="Arthur Parmentier" w:date="2020-06-03T20:21:00Z">
        <w:r w:rsidRPr="007C437A">
          <w:t xml:space="preserve">to </w:t>
        </w:r>
        <w:proofErr w:type="spellStart"/>
        <w:r w:rsidRPr="007C437A">
          <w:t>PoseNet</w:t>
        </w:r>
        <w:proofErr w:type="spellEnd"/>
        <w:r w:rsidRPr="007C437A">
          <w:t xml:space="preserve">, </w:t>
        </w:r>
        <w:proofErr w:type="spellStart"/>
        <w:r w:rsidRPr="007C437A">
          <w:t>HandPose</w:t>
        </w:r>
        <w:proofErr w:type="spellEnd"/>
        <w:r w:rsidRPr="007C437A">
          <w:t xml:space="preserve"> models the hand in 3D. However, it cannot yet recognize two hands at the same time, although there are good reasons to believe that this will be implemented </w:t>
        </w:r>
      </w:ins>
      <w:ins w:id="6312" w:author="Arthur Parmentier" w:date="2020-06-03T20:23:00Z">
        <w:r w:rsidR="005634B9" w:rsidRPr="007C437A">
          <w:t>soon</w:t>
        </w:r>
      </w:ins>
      <w:ins w:id="6313" w:author="Arthur Parmentier" w:date="2020-06-03T20:21:00Z">
        <w:r w:rsidRPr="007C437A">
          <w:t>.</w:t>
        </w:r>
      </w:ins>
      <w:ins w:id="6314" w:author="Arthur Parmentier" w:date="2020-06-03T20:22:00Z">
        <w:r w:rsidRPr="007C437A">
          <w:rPr>
            <w:rStyle w:val="Appelnotedebasdep"/>
          </w:rPr>
          <w:footnoteReference w:id="42"/>
        </w:r>
      </w:ins>
    </w:p>
    <w:p w:rsidR="00373B55" w:rsidRPr="007C437A" w:rsidRDefault="00373B55">
      <w:pPr>
        <w:keepNext/>
        <w:rPr>
          <w:ins w:id="6321" w:author="Arthur Parmentier" w:date="2020-06-03T20:13:00Z"/>
        </w:rPr>
        <w:pPrChange w:id="6322" w:author="Arthur Parmentier" w:date="2020-06-03T20:13:00Z">
          <w:pPr/>
        </w:pPrChange>
      </w:pPr>
      <w:ins w:id="6323" w:author="Arthur Parmentier" w:date="2020-06-03T20:12:00Z">
        <w:r w:rsidRPr="007C437A">
          <w:rPr>
            <w:noProof/>
            <w:rPrChange w:id="6324" w:author="Arthur Parmentier" w:date="2020-06-07T15:27:00Z">
              <w:rPr>
                <w:noProof/>
              </w:rPr>
            </w:rPrChange>
          </w:rPr>
          <w:lastRenderedPageBreak/>
          <w:drawing>
            <wp:inline distT="0" distB="0" distL="0" distR="0">
              <wp:extent cx="6188710" cy="713359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ndpose_input.PNG"/>
                      <pic:cNvPicPr/>
                    </pic:nvPicPr>
                    <pic:blipFill>
                      <a:blip r:embed="rId23">
                        <a:extLst>
                          <a:ext uri="{28A0092B-C50C-407E-A947-70E740481C1C}">
                            <a14:useLocalDpi xmlns:a14="http://schemas.microsoft.com/office/drawing/2010/main" val="0"/>
                          </a:ext>
                        </a:extLst>
                      </a:blip>
                      <a:stretch>
                        <a:fillRect/>
                      </a:stretch>
                    </pic:blipFill>
                    <pic:spPr>
                      <a:xfrm>
                        <a:off x="0" y="0"/>
                        <a:ext cx="6188710" cy="7133590"/>
                      </a:xfrm>
                      <a:prstGeom prst="rect">
                        <a:avLst/>
                      </a:prstGeom>
                    </pic:spPr>
                  </pic:pic>
                </a:graphicData>
              </a:graphic>
            </wp:inline>
          </w:drawing>
        </w:r>
      </w:ins>
    </w:p>
    <w:p w:rsidR="00373B55" w:rsidRPr="007C437A" w:rsidRDefault="00373B55">
      <w:pPr>
        <w:pStyle w:val="Lgende"/>
        <w:rPr>
          <w:ins w:id="6325" w:author="Arthur Parmentier" w:date="2020-05-20T20:03:00Z"/>
          <w:rPrChange w:id="6326" w:author="Arthur Parmentier" w:date="2020-06-07T15:27:00Z">
            <w:rPr>
              <w:ins w:id="6327" w:author="Arthur Parmentier" w:date="2020-05-20T20:03:00Z"/>
            </w:rPr>
          </w:rPrChange>
        </w:rPr>
        <w:pPrChange w:id="6328" w:author="Arthur Parmentier" w:date="2020-06-03T20:13:00Z">
          <w:pPr/>
        </w:pPrChange>
      </w:pPr>
      <w:bookmarkStart w:id="6329" w:name="_Ref42107678"/>
      <w:bookmarkStart w:id="6330" w:name="_Ref42107663"/>
      <w:ins w:id="6331" w:author="Arthur Parmentier" w:date="2020-06-03T20:13:00Z">
        <w:r w:rsidRPr="007C437A">
          <w:rPr>
            <w:rPrChange w:id="6332" w:author="Arthur Parmentier" w:date="2020-06-07T15:27:00Z">
              <w:rPr>
                <w:i/>
                <w:iCs/>
              </w:rPr>
            </w:rPrChange>
          </w:rPr>
          <w:t xml:space="preserve">Figure </w:t>
        </w:r>
        <w:r w:rsidRPr="007C437A">
          <w:rPr>
            <w:rPrChange w:id="6333" w:author="Arthur Parmentier" w:date="2020-06-07T15:27:00Z">
              <w:rPr>
                <w:i/>
                <w:iCs/>
              </w:rPr>
            </w:rPrChange>
          </w:rPr>
          <w:fldChar w:fldCharType="begin"/>
        </w:r>
        <w:r w:rsidRPr="007C437A">
          <w:rPr>
            <w:rPrChange w:id="6334" w:author="Arthur Parmentier" w:date="2020-06-07T15:27:00Z">
              <w:rPr>
                <w:i/>
                <w:iCs/>
              </w:rPr>
            </w:rPrChange>
          </w:rPr>
          <w:instrText xml:space="preserve"> SEQ Figure \* ARABIC </w:instrText>
        </w:r>
      </w:ins>
      <w:r w:rsidRPr="007C437A">
        <w:rPr>
          <w:rPrChange w:id="6335" w:author="Arthur Parmentier" w:date="2020-06-07T15:27:00Z">
            <w:rPr>
              <w:i/>
              <w:iCs/>
            </w:rPr>
          </w:rPrChange>
        </w:rPr>
        <w:fldChar w:fldCharType="separate"/>
      </w:r>
      <w:ins w:id="6336" w:author="Arthur Parmentier" w:date="2020-06-05T21:05:00Z">
        <w:r w:rsidR="001C2AA6" w:rsidRPr="007C437A">
          <w:rPr>
            <w:rPrChange w:id="6337" w:author="Arthur Parmentier" w:date="2020-06-07T15:27:00Z">
              <w:rPr>
                <w:i/>
                <w:iCs/>
                <w:noProof/>
              </w:rPr>
            </w:rPrChange>
          </w:rPr>
          <w:t>5</w:t>
        </w:r>
      </w:ins>
      <w:ins w:id="6338" w:author="Arthur Parmentier" w:date="2020-06-03T20:13:00Z">
        <w:r w:rsidRPr="007C437A">
          <w:rPr>
            <w:rPrChange w:id="6339" w:author="Arthur Parmentier" w:date="2020-06-07T15:27:00Z">
              <w:rPr>
                <w:i/>
                <w:iCs/>
              </w:rPr>
            </w:rPrChange>
          </w:rPr>
          <w:fldChar w:fldCharType="end"/>
        </w:r>
        <w:bookmarkEnd w:id="6329"/>
        <w:r w:rsidRPr="007C437A">
          <w:rPr>
            <w:rPrChange w:id="6340" w:author="Arthur Parmentier" w:date="2020-06-07T15:27:00Z">
              <w:rPr>
                <w:i/>
                <w:iCs/>
              </w:rPr>
            </w:rPrChange>
          </w:rPr>
          <w:t xml:space="preserve"> My re-worked </w:t>
        </w:r>
        <w:proofErr w:type="spellStart"/>
        <w:r w:rsidRPr="007C437A">
          <w:rPr>
            <w:rPrChange w:id="6341" w:author="Arthur Parmentier" w:date="2020-06-07T15:27:00Z">
              <w:rPr>
                <w:i/>
                <w:iCs/>
              </w:rPr>
            </w:rPrChange>
          </w:rPr>
          <w:t>HandPose</w:t>
        </w:r>
        <w:proofErr w:type="spellEnd"/>
        <w:r w:rsidRPr="007C437A">
          <w:rPr>
            <w:rPrChange w:id="6342" w:author="Arthur Parmentier" w:date="2020-06-07T15:27:00Z">
              <w:rPr>
                <w:i/>
                <w:iCs/>
              </w:rPr>
            </w:rPrChange>
          </w:rPr>
          <w:t xml:space="preserve"> port to max</w:t>
        </w:r>
      </w:ins>
      <w:bookmarkEnd w:id="6330"/>
    </w:p>
    <w:p w:rsidR="008362F0" w:rsidRPr="007C437A" w:rsidRDefault="008362F0" w:rsidP="008362F0">
      <w:pPr>
        <w:rPr>
          <w:ins w:id="6343" w:author="Arthur Parmentier" w:date="2020-06-03T21:25:00Z"/>
        </w:rPr>
      </w:pPr>
      <w:ins w:id="6344" w:author="Arthur Parmentier" w:date="2020-06-03T20:51:00Z">
        <w:r w:rsidRPr="007C437A">
          <w:t>In SP, signs that</w:t>
        </w:r>
      </w:ins>
      <w:ins w:id="6345" w:author="Arthur Parmentier" w:date="2020-06-03T20:52:00Z">
        <w:r w:rsidRPr="007C437A">
          <w:t xml:space="preserve"> are made of hand poses in can have two versions</w:t>
        </w:r>
      </w:ins>
      <w:ins w:id="6346" w:author="Arthur Parmentier" w:date="2020-06-03T20:53:00Z">
        <w:r w:rsidRPr="007C437A">
          <w:t xml:space="preserve">: two-handed and one-handed versions. </w:t>
        </w:r>
      </w:ins>
      <w:ins w:id="6347" w:author="Arthur Parmentier" w:date="2020-06-03T21:11:00Z">
        <w:r w:rsidR="005B413B" w:rsidRPr="007C437A">
          <w:t xml:space="preserve">While </w:t>
        </w:r>
        <w:proofErr w:type="spellStart"/>
        <w:r w:rsidR="005B413B" w:rsidRPr="007C437A">
          <w:t>HandPose</w:t>
        </w:r>
        <w:proofErr w:type="spellEnd"/>
        <w:r w:rsidR="005B413B" w:rsidRPr="007C437A">
          <w:t xml:space="preserve"> only allows for using one hand at the same time, the soundpainter can therefore use o</w:t>
        </w:r>
      </w:ins>
      <w:ins w:id="6348" w:author="Arthur Parmentier" w:date="2020-06-03T21:12:00Z">
        <w:r w:rsidR="005B413B" w:rsidRPr="007C437A">
          <w:t xml:space="preserve">nly one-handed signs with the recognition tool. Another possibility would be to the split the video input from the camera for the left and right side </w:t>
        </w:r>
      </w:ins>
      <w:ins w:id="6349" w:author="Arthur Parmentier" w:date="2020-06-03T21:13:00Z">
        <w:r w:rsidR="005B413B" w:rsidRPr="007C437A">
          <w:t xml:space="preserve">of the body (only one hand in each side) and </w:t>
        </w:r>
        <w:r w:rsidR="005B413B" w:rsidRPr="007C437A">
          <w:lastRenderedPageBreak/>
          <w:t xml:space="preserve">running the model on both sides. This has not been tested by </w:t>
        </w:r>
        <w:proofErr w:type="gramStart"/>
        <w:r w:rsidR="005B413B" w:rsidRPr="007C437A">
          <w:t>myself</w:t>
        </w:r>
        <w:proofErr w:type="gramEnd"/>
        <w:r w:rsidR="005B413B" w:rsidRPr="007C437A">
          <w:t xml:space="preserve"> by would theoretically work without problem</w:t>
        </w:r>
      </w:ins>
      <w:ins w:id="6350" w:author="Arthur Parmentier" w:date="2020-06-03T21:14:00Z">
        <w:r w:rsidR="005B413B" w:rsidRPr="007C437A">
          <w:t xml:space="preserve"> if the user is able to do so.</w:t>
        </w:r>
      </w:ins>
    </w:p>
    <w:p w:rsidR="00EE5351" w:rsidRPr="007C437A" w:rsidRDefault="00F91D42">
      <w:pPr>
        <w:rPr>
          <w:ins w:id="6351" w:author="Arthur Parmentier" w:date="2020-06-03T20:49:00Z"/>
          <w:rPrChange w:id="6352" w:author="Arthur Parmentier" w:date="2020-06-07T15:27:00Z">
            <w:rPr>
              <w:ins w:id="6353" w:author="Arthur Parmentier" w:date="2020-06-03T20:49:00Z"/>
            </w:rPr>
          </w:rPrChange>
        </w:rPr>
        <w:pPrChange w:id="6354" w:author="Arthur Parmentier" w:date="2020-06-03T20:50:00Z">
          <w:pPr>
            <w:pStyle w:val="Titre4"/>
          </w:pPr>
        </w:pPrChange>
      </w:pPr>
      <w:ins w:id="6355" w:author="Arthur Parmentier" w:date="2020-06-03T21:34:00Z">
        <w:r w:rsidRPr="007C437A">
          <w:rPr>
            <w:rPrChange w:id="6356" w:author="Arthur Parmentier" w:date="2020-06-07T15:27:00Z">
              <w:rPr/>
            </w:rPrChange>
          </w:rPr>
          <w:t>Another</w:t>
        </w:r>
      </w:ins>
      <w:ins w:id="6357" w:author="Arthur Parmentier" w:date="2020-06-03T21:25:00Z">
        <w:r w:rsidR="00EE5351" w:rsidRPr="007C437A">
          <w:rPr>
            <w:rPrChange w:id="6358" w:author="Arthur Parmentier" w:date="2020-06-07T15:27:00Z">
              <w:rPr/>
            </w:rPrChange>
          </w:rPr>
          <w:t xml:space="preserve"> important constraint when using </w:t>
        </w:r>
        <w:proofErr w:type="spellStart"/>
        <w:r w:rsidR="00EE5351" w:rsidRPr="007C437A">
          <w:rPr>
            <w:rPrChange w:id="6359" w:author="Arthur Parmentier" w:date="2020-06-07T15:27:00Z">
              <w:rPr/>
            </w:rPrChange>
          </w:rPr>
          <w:t>HandPose</w:t>
        </w:r>
        <w:proofErr w:type="spellEnd"/>
        <w:r w:rsidR="00EE5351" w:rsidRPr="007C437A">
          <w:rPr>
            <w:rPrChange w:id="6360" w:author="Arthur Parmentier" w:date="2020-06-07T15:27:00Z">
              <w:rPr/>
            </w:rPrChange>
          </w:rPr>
          <w:t xml:space="preserve"> is that the model only </w:t>
        </w:r>
      </w:ins>
      <w:ins w:id="6361" w:author="Arthur Parmentier" w:date="2020-06-03T21:26:00Z">
        <w:r w:rsidR="00EE5351" w:rsidRPr="007C437A">
          <w:rPr>
            <w:rPrChange w:id="6362" w:author="Arthur Parmentier" w:date="2020-06-07T15:27:00Z">
              <w:rPr/>
            </w:rPrChange>
          </w:rPr>
          <w:t xml:space="preserve">works </w:t>
        </w:r>
        <w:proofErr w:type="gramStart"/>
        <w:r w:rsidR="00EE5351" w:rsidRPr="007C437A">
          <w:rPr>
            <w:rPrChange w:id="6363" w:author="Arthur Parmentier" w:date="2020-06-07T15:27:00Z">
              <w:rPr/>
            </w:rPrChange>
          </w:rPr>
          <w:t>as long as</w:t>
        </w:r>
        <w:proofErr w:type="gramEnd"/>
        <w:r w:rsidR="00EE5351" w:rsidRPr="007C437A">
          <w:rPr>
            <w:rPrChange w:id="6364" w:author="Arthur Parmentier" w:date="2020-06-07T15:27:00Z">
              <w:rPr/>
            </w:rPrChange>
          </w:rPr>
          <w:t xml:space="preserve"> the hand is sufficiently close to the camera</w:t>
        </w:r>
      </w:ins>
      <w:ins w:id="6365" w:author="Arthur Parmentier" w:date="2020-06-03T21:27:00Z">
        <w:r w:rsidR="00EE5351" w:rsidRPr="007C437A">
          <w:rPr>
            <w:rPrChange w:id="6366" w:author="Arthur Parmentier" w:date="2020-06-07T15:27:00Z">
              <w:rPr/>
            </w:rPrChange>
          </w:rPr>
          <w:t xml:space="preserve">, typically within 2 meters from the camera. This greatly limits the ability of the soundpainter to use </w:t>
        </w:r>
        <w:proofErr w:type="spellStart"/>
        <w:r w:rsidR="00EE5351" w:rsidRPr="007C437A">
          <w:rPr>
            <w:rPrChange w:id="6367" w:author="Arthur Parmentier" w:date="2020-06-07T15:27:00Z">
              <w:rPr/>
            </w:rPrChange>
          </w:rPr>
          <w:t>PoseNet</w:t>
        </w:r>
        <w:proofErr w:type="spellEnd"/>
        <w:r w:rsidR="00EE5351" w:rsidRPr="007C437A">
          <w:rPr>
            <w:rPrChange w:id="6368" w:author="Arthur Parmentier" w:date="2020-06-07T15:27:00Z">
              <w:rPr/>
            </w:rPrChange>
          </w:rPr>
          <w:t xml:space="preserve"> and </w:t>
        </w:r>
        <w:proofErr w:type="spellStart"/>
        <w:r w:rsidR="00EE5351" w:rsidRPr="007C437A">
          <w:rPr>
            <w:rPrChange w:id="6369" w:author="Arthur Parmentier" w:date="2020-06-07T15:27:00Z">
              <w:rPr/>
            </w:rPrChange>
          </w:rPr>
          <w:t>HandPos</w:t>
        </w:r>
      </w:ins>
      <w:ins w:id="6370" w:author="Arthur Parmentier" w:date="2020-06-03T21:28:00Z">
        <w:r w:rsidR="00EE5351" w:rsidRPr="007C437A">
          <w:rPr>
            <w:rPrChange w:id="6371" w:author="Arthur Parmentier" w:date="2020-06-07T15:27:00Z">
              <w:rPr/>
            </w:rPrChange>
          </w:rPr>
          <w:t>e</w:t>
        </w:r>
        <w:proofErr w:type="spellEnd"/>
        <w:r w:rsidR="00EE5351" w:rsidRPr="007C437A">
          <w:rPr>
            <w:rPrChange w:id="6372" w:author="Arthur Parmentier" w:date="2020-06-07T15:27:00Z">
              <w:rPr/>
            </w:rPrChange>
          </w:rPr>
          <w:t xml:space="preserve"> models on the same video source. While </w:t>
        </w:r>
        <w:proofErr w:type="spellStart"/>
        <w:r w:rsidR="00EE5351" w:rsidRPr="007C437A">
          <w:rPr>
            <w:rPrChange w:id="6373" w:author="Arthur Parmentier" w:date="2020-06-07T15:27:00Z">
              <w:rPr/>
            </w:rPrChange>
          </w:rPr>
          <w:t>PoseNet</w:t>
        </w:r>
        <w:proofErr w:type="spellEnd"/>
        <w:r w:rsidR="00EE5351" w:rsidRPr="007C437A">
          <w:rPr>
            <w:rPrChange w:id="6374" w:author="Arthur Parmentier" w:date="2020-06-07T15:27:00Z">
              <w:rPr/>
            </w:rPrChange>
          </w:rPr>
          <w:t xml:space="preserve"> has a greater accuracy when the full body is visible (not only arms), </w:t>
        </w:r>
        <w:proofErr w:type="spellStart"/>
        <w:r w:rsidR="00EE5351" w:rsidRPr="007C437A">
          <w:rPr>
            <w:rPrChange w:id="6375" w:author="Arthur Parmentier" w:date="2020-06-07T15:27:00Z">
              <w:rPr/>
            </w:rPrChange>
          </w:rPr>
          <w:t>HandPose</w:t>
        </w:r>
        <w:proofErr w:type="spellEnd"/>
        <w:r w:rsidR="00EE5351" w:rsidRPr="007C437A">
          <w:rPr>
            <w:rPrChange w:id="6376" w:author="Arthur Parmentier" w:date="2020-06-07T15:27:00Z">
              <w:rPr/>
            </w:rPrChange>
          </w:rPr>
          <w:t xml:space="preserve"> requires the user to typically get closer to the camera than the distance at which the </w:t>
        </w:r>
      </w:ins>
      <w:proofErr w:type="gramStart"/>
      <w:ins w:id="6377" w:author="Arthur Parmentier" w:date="2020-06-03T21:29:00Z">
        <w:r w:rsidR="00EE5351" w:rsidRPr="007C437A">
          <w:rPr>
            <w:rPrChange w:id="6378" w:author="Arthur Parmentier" w:date="2020-06-07T15:27:00Z">
              <w:rPr/>
            </w:rPrChange>
          </w:rPr>
          <w:t>whole body</w:t>
        </w:r>
        <w:proofErr w:type="gramEnd"/>
        <w:r w:rsidR="00EE5351" w:rsidRPr="007C437A">
          <w:rPr>
            <w:rPrChange w:id="6379" w:author="Arthur Parmentier" w:date="2020-06-07T15:27:00Z">
              <w:rPr/>
            </w:rPrChange>
          </w:rPr>
          <w:t xml:space="preserve"> fits inside the camera’s view. I suggest </w:t>
        </w:r>
      </w:ins>
      <w:ins w:id="6380" w:author="Arthur Parmentier" w:date="2020-06-03T21:30:00Z">
        <w:r w:rsidR="00EE5351" w:rsidRPr="007C437A">
          <w:rPr>
            <w:rPrChange w:id="6381" w:author="Arthur Parmentier" w:date="2020-06-07T15:27:00Z">
              <w:rPr/>
            </w:rPrChange>
          </w:rPr>
          <w:t>using</w:t>
        </w:r>
      </w:ins>
      <w:ins w:id="6382" w:author="Arthur Parmentier" w:date="2020-06-03T21:29:00Z">
        <w:r w:rsidR="00EE5351" w:rsidRPr="007C437A">
          <w:rPr>
            <w:rPrChange w:id="6383" w:author="Arthur Parmentier" w:date="2020-06-07T15:27:00Z">
              <w:rPr/>
            </w:rPrChange>
          </w:rPr>
          <w:t xml:space="preserve"> separate camera for each model, one that would be close to the soundpaint</w:t>
        </w:r>
      </w:ins>
      <w:ins w:id="6384" w:author="Arthur Parmentier" w:date="2020-06-03T21:30:00Z">
        <w:r w:rsidR="00EE5351" w:rsidRPr="007C437A">
          <w:rPr>
            <w:rPrChange w:id="6385" w:author="Arthur Parmentier" w:date="2020-06-07T15:27:00Z">
              <w:rPr/>
            </w:rPrChange>
          </w:rPr>
          <w:t xml:space="preserve">er for </w:t>
        </w:r>
        <w:proofErr w:type="spellStart"/>
        <w:r w:rsidR="00EE5351" w:rsidRPr="007C437A">
          <w:rPr>
            <w:rPrChange w:id="6386" w:author="Arthur Parmentier" w:date="2020-06-07T15:27:00Z">
              <w:rPr/>
            </w:rPrChange>
          </w:rPr>
          <w:t>HandPose</w:t>
        </w:r>
        <w:proofErr w:type="spellEnd"/>
        <w:r w:rsidR="00EE5351" w:rsidRPr="007C437A">
          <w:rPr>
            <w:rPrChange w:id="6387" w:author="Arthur Parmentier" w:date="2020-06-07T15:27:00Z">
              <w:rPr/>
            </w:rPrChange>
          </w:rPr>
          <w:t xml:space="preserve"> and one further for </w:t>
        </w:r>
        <w:proofErr w:type="spellStart"/>
        <w:r w:rsidR="00EE5351" w:rsidRPr="007C437A">
          <w:rPr>
            <w:rPrChange w:id="6388" w:author="Arthur Parmentier" w:date="2020-06-07T15:27:00Z">
              <w:rPr/>
            </w:rPrChange>
          </w:rPr>
          <w:t>PoseNet</w:t>
        </w:r>
        <w:proofErr w:type="spellEnd"/>
        <w:r w:rsidR="00EE5351" w:rsidRPr="007C437A">
          <w:rPr>
            <w:rPrChange w:id="6389" w:author="Arthur Parmentier" w:date="2020-06-07T15:27:00Z">
              <w:rPr/>
            </w:rPrChange>
          </w:rPr>
          <w:t>.</w:t>
        </w:r>
      </w:ins>
      <w:ins w:id="6390" w:author="Arthur Parmentier" w:date="2020-06-03T21:25:00Z">
        <w:r w:rsidR="00EE5351" w:rsidRPr="007C437A">
          <w:rPr>
            <w:rPrChange w:id="6391" w:author="Arthur Parmentier" w:date="2020-06-07T15:27:00Z">
              <w:rPr/>
            </w:rPrChange>
          </w:rPr>
          <w:t xml:space="preserve"> </w:t>
        </w:r>
      </w:ins>
      <w:ins w:id="6392" w:author="Arthur Parmentier" w:date="2020-06-03T21:31:00Z">
        <w:r w:rsidR="00EE5351" w:rsidRPr="007C437A">
          <w:rPr>
            <w:rPrChange w:id="6393" w:author="Arthur Parmentier" w:date="2020-06-07T15:27:00Z">
              <w:rPr/>
            </w:rPrChange>
          </w:rPr>
          <w:t>I have not been however to test this configuration yet. If it is not possible, then I suggest making sure that the arms</w:t>
        </w:r>
      </w:ins>
      <w:ins w:id="6394" w:author="Arthur Parmentier" w:date="2020-06-03T21:32:00Z">
        <w:r w:rsidR="00EE5351" w:rsidRPr="007C437A">
          <w:rPr>
            <w:rPrChange w:id="6395" w:author="Arthur Parmentier" w:date="2020-06-07T15:27:00Z">
              <w:rPr/>
            </w:rPrChange>
          </w:rPr>
          <w:t xml:space="preserve">, torso and head are well visible for </w:t>
        </w:r>
        <w:proofErr w:type="spellStart"/>
        <w:r w:rsidR="00EE5351" w:rsidRPr="007C437A">
          <w:rPr>
            <w:rPrChange w:id="6396" w:author="Arthur Parmentier" w:date="2020-06-07T15:27:00Z">
              <w:rPr/>
            </w:rPrChange>
          </w:rPr>
          <w:t>PoseNet</w:t>
        </w:r>
        <w:proofErr w:type="spellEnd"/>
        <w:r w:rsidR="00EE5351" w:rsidRPr="007C437A">
          <w:rPr>
            <w:rPrChange w:id="6397" w:author="Arthur Parmentier" w:date="2020-06-07T15:27:00Z">
              <w:rPr/>
            </w:rPrChange>
          </w:rPr>
          <w:t>, while leaving hips, knees and feet under the field of view of the camera</w:t>
        </w:r>
      </w:ins>
      <w:ins w:id="6398" w:author="Arthur Parmentier" w:date="2020-06-03T21:33:00Z">
        <w:r w:rsidR="00EE5351" w:rsidRPr="007C437A">
          <w:rPr>
            <w:rPrChange w:id="6399" w:author="Arthur Parmentier" w:date="2020-06-07T15:27:00Z">
              <w:rPr/>
            </w:rPrChange>
          </w:rPr>
          <w:t xml:space="preserve"> and making sure that hands are put as close as possible to the camera when signing with hand poses.</w:t>
        </w:r>
      </w:ins>
    </w:p>
    <w:p w:rsidR="00F304EE" w:rsidRPr="007C437A" w:rsidRDefault="00F304EE" w:rsidP="00F304EE">
      <w:pPr>
        <w:pStyle w:val="Titre4"/>
        <w:rPr>
          <w:ins w:id="6400" w:author="Arthur Parmentier" w:date="2020-05-23T10:02:00Z"/>
        </w:rPr>
      </w:pPr>
      <w:ins w:id="6401" w:author="Arthur Parmentier" w:date="2020-05-20T20:03:00Z">
        <w:r w:rsidRPr="007C437A">
          <w:t>Input manager</w:t>
        </w:r>
      </w:ins>
    </w:p>
    <w:p w:rsidR="00F304EE" w:rsidRPr="007C437A" w:rsidRDefault="00AF3FE7" w:rsidP="00F304EE">
      <w:pPr>
        <w:rPr>
          <w:ins w:id="6402" w:author="Arthur Parmentier" w:date="2020-06-03T22:07:00Z"/>
        </w:rPr>
      </w:pPr>
      <w:ins w:id="6403" w:author="Arthur Parmentier" w:date="2020-05-20T20:22:00Z">
        <w:r w:rsidRPr="007C437A">
          <w:t xml:space="preserve">I initially created the ‘input manager’ </w:t>
        </w:r>
      </w:ins>
      <w:ins w:id="6404" w:author="Arthur Parmentier" w:date="2020-05-20T20:23:00Z">
        <w:r w:rsidRPr="007C437A">
          <w:t>to allow the user to select in the list of all possible inputs (</w:t>
        </w:r>
        <w:proofErr w:type="spellStart"/>
        <w:r w:rsidRPr="007C437A">
          <w:t>PoseNet</w:t>
        </w:r>
        <w:proofErr w:type="spellEnd"/>
        <w:r w:rsidRPr="007C437A">
          <w:t xml:space="preserve">, Kinect, gloves…) those </w:t>
        </w:r>
      </w:ins>
      <w:ins w:id="6405" w:author="Arthur Parmentier" w:date="2020-06-03T22:07:00Z">
        <w:r w:rsidR="005C26EA" w:rsidRPr="007C437A">
          <w:t>that he wanted to use and that the program should listen to</w:t>
        </w:r>
      </w:ins>
      <w:ins w:id="6406" w:author="Arthur Parmentier" w:date="2020-05-20T20:23:00Z">
        <w:r w:rsidRPr="007C437A">
          <w:t>.</w:t>
        </w:r>
      </w:ins>
      <w:ins w:id="6407" w:author="Arthur Parmentier" w:date="2020-05-20T20:24:00Z">
        <w:r w:rsidRPr="007C437A">
          <w:t xml:space="preserve"> This way, </w:t>
        </w:r>
      </w:ins>
      <w:ins w:id="6408" w:author="Arthur Parmentier" w:date="2020-05-23T10:29:00Z">
        <w:r w:rsidR="001A4444" w:rsidRPr="007C437A">
          <w:t>each part of the</w:t>
        </w:r>
      </w:ins>
      <w:ins w:id="6409" w:author="Arthur Parmentier" w:date="2020-05-20T20:24:00Z">
        <w:r w:rsidRPr="007C437A">
          <w:t xml:space="preserve"> system would know how many features to expect and how to route the data flow correctly.</w:t>
        </w:r>
      </w:ins>
    </w:p>
    <w:p w:rsidR="005C26EA" w:rsidRPr="007C437A" w:rsidRDefault="005C26EA" w:rsidP="00F304EE">
      <w:pPr>
        <w:rPr>
          <w:ins w:id="6410" w:author="Arthur Parmentier" w:date="2020-05-20T20:24:00Z"/>
        </w:rPr>
      </w:pPr>
      <w:ins w:id="6411" w:author="Arthur Parmentier" w:date="2020-06-03T22:08:00Z">
        <w:r w:rsidRPr="007C437A">
          <w:t xml:space="preserve">Until late stages of the project, when I started working with both </w:t>
        </w:r>
        <w:proofErr w:type="spellStart"/>
        <w:r w:rsidRPr="007C437A">
          <w:t>PoseNet</w:t>
        </w:r>
        <w:proofErr w:type="spellEnd"/>
        <w:r w:rsidRPr="007C437A">
          <w:t xml:space="preserve"> and </w:t>
        </w:r>
        <w:proofErr w:type="spellStart"/>
        <w:r w:rsidRPr="007C437A">
          <w:t>HandPose</w:t>
        </w:r>
        <w:proofErr w:type="spellEnd"/>
        <w:r w:rsidRPr="007C437A">
          <w:t xml:space="preserve">, it was unclear for me whether a single DTW </w:t>
        </w:r>
      </w:ins>
      <w:ins w:id="6412" w:author="Arthur Parmentier" w:date="2020-06-03T22:09:00Z">
        <w:r w:rsidRPr="007C437A">
          <w:t xml:space="preserve">model would be able to classify all signs from a sign input combining all the selected features from both </w:t>
        </w:r>
        <w:proofErr w:type="spellStart"/>
        <w:r w:rsidRPr="007C437A">
          <w:t>HandPose</w:t>
        </w:r>
        <w:proofErr w:type="spellEnd"/>
        <w:r w:rsidRPr="007C437A">
          <w:t xml:space="preserve"> and </w:t>
        </w:r>
        <w:proofErr w:type="spellStart"/>
        <w:r w:rsidRPr="007C437A">
          <w:t>Posenet</w:t>
        </w:r>
        <w:proofErr w:type="spellEnd"/>
        <w:r w:rsidRPr="007C437A">
          <w:t>, or if I should instead use several models</w:t>
        </w:r>
      </w:ins>
      <w:ins w:id="6413" w:author="Arthur Parmentier" w:date="2020-06-03T22:10:00Z">
        <w:r w:rsidRPr="007C437A">
          <w:t xml:space="preserve"> depending of the type of signs that the program should recognize (movement with the full body, hand poses, faders…).</w:t>
        </w:r>
      </w:ins>
      <w:ins w:id="6414" w:author="Arthur Parmentier" w:date="2020-06-03T22:12:00Z">
        <w:r w:rsidR="00C26758" w:rsidRPr="007C437A">
          <w:t xml:space="preserve"> There was also no built-in way to make a generic input to model routing in Max</w:t>
        </w:r>
      </w:ins>
      <w:ins w:id="6415" w:author="Arthur Parmentier" w:date="2020-06-03T22:13:00Z">
        <w:r w:rsidR="00C26758" w:rsidRPr="007C437A">
          <w:t>, so that I was hesitating between building a fixed routing that would work for my use case but would not allow any flexibility to change the inputs to each model</w:t>
        </w:r>
      </w:ins>
      <w:ins w:id="6416" w:author="Arthur Parmentier" w:date="2020-06-03T22:14:00Z">
        <w:r w:rsidR="00C26758" w:rsidRPr="007C437A">
          <w:t>, or building the desired input manager routing matrix myself. I chose the second option which allowed me to build a very modu</w:t>
        </w:r>
      </w:ins>
      <w:ins w:id="6417" w:author="Arthur Parmentier" w:date="2020-06-03T22:15:00Z">
        <w:r w:rsidR="00C26758" w:rsidRPr="007C437A">
          <w:t>lar tool, in which I could add or remove models and inputs in the future following my needs and the constraints of the several SP modes.</w:t>
        </w:r>
      </w:ins>
    </w:p>
    <w:p w:rsidR="00AF3FE7" w:rsidRPr="007C437A" w:rsidRDefault="00C26758">
      <w:pPr>
        <w:rPr>
          <w:ins w:id="6418" w:author="Arthur Parmentier" w:date="2020-05-20T22:45:00Z"/>
        </w:rPr>
        <w:pPrChange w:id="6419" w:author="Arthur Parmentier" w:date="2020-06-03T22:25:00Z">
          <w:pPr>
            <w:pStyle w:val="Paragraphedeliste"/>
            <w:numPr>
              <w:numId w:val="34"/>
            </w:numPr>
            <w:ind w:hanging="360"/>
          </w:pPr>
        </w:pPrChange>
      </w:pPr>
      <w:ins w:id="6420" w:author="Arthur Parmentier" w:date="2020-06-03T22:16:00Z">
        <w:r w:rsidRPr="007C437A">
          <w:t>The present input manager allows</w:t>
        </w:r>
      </w:ins>
      <w:ins w:id="6421" w:author="Arthur Parmentier" w:date="2020-05-23T10:30:00Z">
        <w:r w:rsidR="00EA3401" w:rsidRPr="007C437A">
          <w:t xml:space="preserve"> the user</w:t>
        </w:r>
      </w:ins>
      <w:ins w:id="6422" w:author="Arthur Parmentier" w:date="2020-05-20T20:25:00Z">
        <w:r w:rsidR="00AF3FE7" w:rsidRPr="007C437A">
          <w:t xml:space="preserve"> to add his own input to the system automatically, without manually creating additional routings all over the program</w:t>
        </w:r>
      </w:ins>
      <w:ins w:id="6423" w:author="Arthur Parmentier" w:date="2020-06-03T22:17:00Z">
        <w:r w:rsidR="00E3655F" w:rsidRPr="007C437A">
          <w:t xml:space="preserve">, by following </w:t>
        </w:r>
      </w:ins>
      <w:ins w:id="6424" w:author="Arthur Parmentier" w:date="2020-06-03T22:24:00Z">
        <w:r w:rsidR="00E3655F" w:rsidRPr="007C437A">
          <w:t>only a few conventions</w:t>
        </w:r>
      </w:ins>
      <w:ins w:id="6425" w:author="Arthur Parmentier" w:date="2020-05-20T20:26:00Z">
        <w:r w:rsidR="00AF3FE7" w:rsidRPr="007C437A">
          <w:t xml:space="preserve"> </w:t>
        </w:r>
      </w:ins>
    </w:p>
    <w:p w:rsidR="00937092" w:rsidRPr="007C437A" w:rsidRDefault="00E3655F" w:rsidP="00937092">
      <w:pPr>
        <w:pStyle w:val="Paragraphedeliste"/>
        <w:numPr>
          <w:ilvl w:val="0"/>
          <w:numId w:val="34"/>
        </w:numPr>
        <w:rPr>
          <w:ins w:id="6426" w:author="Arthur Parmentier" w:date="2020-05-20T22:45:00Z"/>
        </w:rPr>
      </w:pPr>
      <w:ins w:id="6427" w:author="Arthur Parmentier" w:date="2020-06-03T22:24:00Z">
        <w:r w:rsidRPr="007C437A">
          <w:t xml:space="preserve">each input must send its data </w:t>
        </w:r>
      </w:ins>
      <w:ins w:id="6428" w:author="Arthur Parmentier" w:date="2020-05-20T22:56:00Z">
        <w:r w:rsidR="00985386" w:rsidRPr="007C437A">
          <w:t>through</w:t>
        </w:r>
      </w:ins>
      <w:ins w:id="6429" w:author="Arthur Parmentier" w:date="2020-05-20T22:45:00Z">
        <w:r w:rsidR="00937092" w:rsidRPr="007C437A">
          <w:t xml:space="preserve"> a “send &lt;</w:t>
        </w:r>
        <w:proofErr w:type="spellStart"/>
        <w:r w:rsidR="00937092" w:rsidRPr="007C437A">
          <w:t>input_name</w:t>
        </w:r>
        <w:proofErr w:type="spellEnd"/>
        <w:r w:rsidR="00937092" w:rsidRPr="007C437A">
          <w:t>&gt;” object</w:t>
        </w:r>
      </w:ins>
    </w:p>
    <w:p w:rsidR="00D0466E" w:rsidRPr="007C437A" w:rsidRDefault="00E3655F" w:rsidP="00E3655F">
      <w:pPr>
        <w:pStyle w:val="Paragraphedeliste"/>
        <w:numPr>
          <w:ilvl w:val="0"/>
          <w:numId w:val="34"/>
        </w:numPr>
        <w:rPr>
          <w:ins w:id="6430" w:author="Arthur Parmentier" w:date="2020-06-03T22:26:00Z"/>
        </w:rPr>
      </w:pPr>
      <w:ins w:id="6431" w:author="Arthur Parmentier" w:date="2020-06-03T22:25:00Z">
        <w:r w:rsidRPr="007C437A">
          <w:t>each input must also forward its “</w:t>
        </w:r>
      </w:ins>
      <w:ins w:id="6432" w:author="Arthur Parmentier" w:date="2020-05-20T22:48:00Z">
        <w:r w:rsidR="00937092" w:rsidRPr="007C437A">
          <w:t>size” (</w:t>
        </w:r>
      </w:ins>
      <w:ins w:id="6433" w:author="Arthur Parmentier" w:date="2020-05-20T22:46:00Z">
        <w:r w:rsidR="00937092" w:rsidRPr="007C437A">
          <w:t>number of dimensions of the input</w:t>
        </w:r>
      </w:ins>
      <w:ins w:id="6434" w:author="Arthur Parmentier" w:date="2020-05-20T22:48:00Z">
        <w:r w:rsidR="00937092" w:rsidRPr="007C437A">
          <w:t>)</w:t>
        </w:r>
      </w:ins>
      <w:ins w:id="6435" w:author="Arthur Parmentier" w:date="2020-05-20T22:47:00Z">
        <w:r w:rsidR="00937092" w:rsidRPr="007C437A">
          <w:t xml:space="preserve"> </w:t>
        </w:r>
      </w:ins>
      <w:ins w:id="6436" w:author="Arthur Parmentier" w:date="2020-05-20T22:52:00Z">
        <w:r w:rsidR="008D00B2" w:rsidRPr="007C437A">
          <w:t>before the recording is launched</w:t>
        </w:r>
      </w:ins>
      <w:ins w:id="6437" w:author="Arthur Parmentier" w:date="2020-05-20T22:47:00Z">
        <w:r w:rsidR="00937092" w:rsidRPr="007C437A">
          <w:rPr>
            <w:rStyle w:val="Appelnotedebasdep"/>
          </w:rPr>
          <w:footnoteReference w:id="43"/>
        </w:r>
      </w:ins>
      <w:ins w:id="6468" w:author="Arthur Parmentier" w:date="2020-05-20T22:54:00Z">
        <w:r w:rsidR="00ED06F1" w:rsidRPr="007C437A">
          <w:t xml:space="preserve"> through a “sen</w:t>
        </w:r>
      </w:ins>
      <w:ins w:id="6469" w:author="Arthur Parmentier" w:date="2020-05-20T22:57:00Z">
        <w:r w:rsidR="00985386" w:rsidRPr="007C437A">
          <w:t>d</w:t>
        </w:r>
      </w:ins>
      <w:ins w:id="6470" w:author="Arthur Parmentier" w:date="2020-05-20T22:54:00Z">
        <w:r w:rsidR="00ED06F1" w:rsidRPr="007C437A">
          <w:t xml:space="preserve"> </w:t>
        </w:r>
      </w:ins>
      <w:ins w:id="6471" w:author="Arthur Parmentier" w:date="2020-05-20T22:55:00Z">
        <w:r w:rsidR="00A62CFE" w:rsidRPr="007C437A">
          <w:t>&lt;</w:t>
        </w:r>
        <w:proofErr w:type="spellStart"/>
        <w:r w:rsidR="00A62CFE" w:rsidRPr="007C437A">
          <w:t>input_name</w:t>
        </w:r>
        <w:proofErr w:type="spellEnd"/>
        <w:r w:rsidR="00A62CFE" w:rsidRPr="007C437A">
          <w:t>&gt;_size” object</w:t>
        </w:r>
      </w:ins>
    </w:p>
    <w:p w:rsidR="00E3655F" w:rsidRPr="007C437A" w:rsidRDefault="00E3655F" w:rsidP="00E3655F">
      <w:pPr>
        <w:rPr>
          <w:ins w:id="6472" w:author="Arthur Parmentier" w:date="2020-06-03T22:31:00Z"/>
        </w:rPr>
      </w:pPr>
      <w:ins w:id="6473" w:author="Arthur Parmentier" w:date="2020-06-03T22:26:00Z">
        <w:r w:rsidRPr="007C437A">
          <w:t xml:space="preserve">Then, on the input manager panel, the user can select what input should be used by each model. </w:t>
        </w:r>
      </w:ins>
      <w:ins w:id="6474" w:author="Arthur Parmentier" w:date="2020-06-03T22:27:00Z">
        <w:r w:rsidRPr="007C437A">
          <w:t>Because inputs have different data rates and dimensions, it is</w:t>
        </w:r>
      </w:ins>
      <w:ins w:id="6475" w:author="Arthur Parmentier" w:date="2020-06-03T22:30:00Z">
        <w:r w:rsidR="009304A6" w:rsidRPr="007C437A">
          <w:t xml:space="preserve"> in general</w:t>
        </w:r>
      </w:ins>
      <w:ins w:id="6476" w:author="Arthur Parmentier" w:date="2020-06-03T22:27:00Z">
        <w:r w:rsidRPr="007C437A">
          <w:t xml:space="preserve"> not possible to </w:t>
        </w:r>
        <w:r w:rsidR="009304A6" w:rsidRPr="007C437A">
          <w:t xml:space="preserve">route more </w:t>
        </w:r>
        <w:r w:rsidR="009304A6" w:rsidRPr="007C437A">
          <w:lastRenderedPageBreak/>
          <w:t xml:space="preserve">than one input to a single model. If two inputs </w:t>
        </w:r>
      </w:ins>
      <w:ins w:id="6477" w:author="Arthur Parmentier" w:date="2020-06-03T22:29:00Z">
        <w:r w:rsidR="009304A6" w:rsidRPr="007C437A">
          <w:t>are compatible (typically with similar data rates)</w:t>
        </w:r>
      </w:ins>
      <w:ins w:id="6478" w:author="Arthur Parmentier" w:date="2020-06-03T22:27:00Z">
        <w:r w:rsidR="009304A6" w:rsidRPr="007C437A">
          <w:t xml:space="preserve"> the user simply can create a new input </w:t>
        </w:r>
      </w:ins>
      <w:ins w:id="6479" w:author="Arthur Parmentier" w:date="2020-06-03T22:28:00Z">
        <w:r w:rsidR="009304A6" w:rsidRPr="007C437A">
          <w:t xml:space="preserve">and merge the two original ones in </w:t>
        </w:r>
        <w:proofErr w:type="gramStart"/>
        <w:r w:rsidR="009304A6" w:rsidRPr="007C437A">
          <w:t>a single one</w:t>
        </w:r>
      </w:ins>
      <w:proofErr w:type="gramEnd"/>
      <w:ins w:id="6480" w:author="Arthur Parmentier" w:date="2020-06-03T22:29:00Z">
        <w:r w:rsidR="009304A6" w:rsidRPr="007C437A">
          <w:t xml:space="preserve"> the way he wants to</w:t>
        </w:r>
      </w:ins>
      <w:ins w:id="6481" w:author="Arthur Parmentier" w:date="2020-06-03T22:30:00Z">
        <w:r w:rsidR="009304A6" w:rsidRPr="007C437A">
          <w:t xml:space="preserve"> if he would like to route this new combination to a single model.</w:t>
        </w:r>
      </w:ins>
    </w:p>
    <w:p w:rsidR="004C7B1A" w:rsidRPr="007C437A" w:rsidRDefault="004C7B1A">
      <w:pPr>
        <w:keepNext/>
        <w:rPr>
          <w:ins w:id="6482" w:author="Arthur Parmentier" w:date="2020-06-03T22:41:00Z"/>
        </w:rPr>
        <w:pPrChange w:id="6483" w:author="Arthur Parmentier" w:date="2020-06-03T22:41:00Z">
          <w:pPr/>
        </w:pPrChange>
      </w:pPr>
      <w:ins w:id="6484" w:author="Arthur Parmentier" w:date="2020-06-03T22:40:00Z">
        <w:r w:rsidRPr="007C437A">
          <w:rPr>
            <w:noProof/>
            <w:rPrChange w:id="6485" w:author="Arthur Parmentier" w:date="2020-06-07T15:27:00Z">
              <w:rPr>
                <w:noProof/>
              </w:rPr>
            </w:rPrChange>
          </w:rPr>
          <w:drawing>
            <wp:inline distT="0" distB="0" distL="0" distR="0">
              <wp:extent cx="5125165" cy="4058216"/>
              <wp:effectExtent l="0" t="0" r="0" b="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put_routing.PNG"/>
                      <pic:cNvPicPr/>
                    </pic:nvPicPr>
                    <pic:blipFill>
                      <a:blip r:embed="rId24">
                        <a:extLst>
                          <a:ext uri="{28A0092B-C50C-407E-A947-70E740481C1C}">
                            <a14:useLocalDpi xmlns:a14="http://schemas.microsoft.com/office/drawing/2010/main" val="0"/>
                          </a:ext>
                        </a:extLst>
                      </a:blip>
                      <a:stretch>
                        <a:fillRect/>
                      </a:stretch>
                    </pic:blipFill>
                    <pic:spPr>
                      <a:xfrm>
                        <a:off x="0" y="0"/>
                        <a:ext cx="5125165" cy="4058216"/>
                      </a:xfrm>
                      <a:prstGeom prst="rect">
                        <a:avLst/>
                      </a:prstGeom>
                    </pic:spPr>
                  </pic:pic>
                </a:graphicData>
              </a:graphic>
            </wp:inline>
          </w:drawing>
        </w:r>
      </w:ins>
    </w:p>
    <w:p w:rsidR="004C7B1A" w:rsidRPr="007C437A" w:rsidRDefault="004C7B1A">
      <w:pPr>
        <w:pStyle w:val="Lgende"/>
        <w:rPr>
          <w:ins w:id="6486" w:author="Arthur Parmentier" w:date="2020-05-20T19:38:00Z"/>
          <w:rPrChange w:id="6487" w:author="Arthur Parmentier" w:date="2020-06-07T15:27:00Z">
            <w:rPr>
              <w:ins w:id="6488" w:author="Arthur Parmentier" w:date="2020-05-20T19:38:00Z"/>
            </w:rPr>
          </w:rPrChange>
        </w:rPr>
        <w:pPrChange w:id="6489" w:author="Arthur Parmentier" w:date="2020-06-03T22:41:00Z">
          <w:pPr>
            <w:pStyle w:val="Paragraphedeliste"/>
            <w:numPr>
              <w:numId w:val="31"/>
            </w:numPr>
            <w:ind w:hanging="360"/>
          </w:pPr>
        </w:pPrChange>
      </w:pPr>
      <w:ins w:id="6490" w:author="Arthur Parmentier" w:date="2020-06-03T22:41:00Z">
        <w:r w:rsidRPr="007C437A">
          <w:rPr>
            <w:rPrChange w:id="6491" w:author="Arthur Parmentier" w:date="2020-06-07T15:27:00Z">
              <w:rPr>
                <w:i/>
                <w:iCs/>
              </w:rPr>
            </w:rPrChange>
          </w:rPr>
          <w:t xml:space="preserve">Figure </w:t>
        </w:r>
        <w:r w:rsidRPr="007C437A">
          <w:rPr>
            <w:rPrChange w:id="6492" w:author="Arthur Parmentier" w:date="2020-06-07T15:27:00Z">
              <w:rPr>
                <w:i/>
                <w:iCs/>
              </w:rPr>
            </w:rPrChange>
          </w:rPr>
          <w:fldChar w:fldCharType="begin"/>
        </w:r>
        <w:r w:rsidRPr="007C437A">
          <w:rPr>
            <w:rPrChange w:id="6493" w:author="Arthur Parmentier" w:date="2020-06-07T15:27:00Z">
              <w:rPr>
                <w:i/>
                <w:iCs/>
              </w:rPr>
            </w:rPrChange>
          </w:rPr>
          <w:instrText xml:space="preserve"> SEQ Figure \* ARABIC </w:instrText>
        </w:r>
      </w:ins>
      <w:r w:rsidRPr="007C437A">
        <w:rPr>
          <w:rPrChange w:id="6494" w:author="Arthur Parmentier" w:date="2020-06-07T15:27:00Z">
            <w:rPr>
              <w:i/>
              <w:iCs/>
            </w:rPr>
          </w:rPrChange>
        </w:rPr>
        <w:fldChar w:fldCharType="separate"/>
      </w:r>
      <w:ins w:id="6495" w:author="Arthur Parmentier" w:date="2020-06-05T21:05:00Z">
        <w:r w:rsidR="001C2AA6" w:rsidRPr="007C437A">
          <w:rPr>
            <w:rPrChange w:id="6496" w:author="Arthur Parmentier" w:date="2020-06-07T15:27:00Z">
              <w:rPr>
                <w:i/>
                <w:iCs/>
                <w:noProof/>
              </w:rPr>
            </w:rPrChange>
          </w:rPr>
          <w:t>6</w:t>
        </w:r>
      </w:ins>
      <w:ins w:id="6497" w:author="Arthur Parmentier" w:date="2020-06-03T22:41:00Z">
        <w:r w:rsidRPr="007C437A">
          <w:rPr>
            <w:rPrChange w:id="6498" w:author="Arthur Parmentier" w:date="2020-06-07T15:27:00Z">
              <w:rPr>
                <w:i/>
                <w:iCs/>
              </w:rPr>
            </w:rPrChange>
          </w:rPr>
          <w:fldChar w:fldCharType="end"/>
        </w:r>
        <w:r w:rsidRPr="007C437A">
          <w:rPr>
            <w:rPrChange w:id="6499" w:author="Arthur Parmentier" w:date="2020-06-07T15:27:00Z">
              <w:rPr>
                <w:i/>
                <w:iCs/>
              </w:rPr>
            </w:rPrChange>
          </w:rPr>
          <w:t xml:space="preserve"> Input to model routing interface</w:t>
        </w:r>
        <w:r w:rsidR="00835835" w:rsidRPr="007C437A">
          <w:rPr>
            <w:rPrChange w:id="6500" w:author="Arthur Parmentier" w:date="2020-06-07T15:27:00Z">
              <w:rPr>
                <w:i/>
                <w:iCs/>
              </w:rPr>
            </w:rPrChange>
          </w:rPr>
          <w:t>. The routing matrix is automatically updated from the list of inputs and models that the user defines</w:t>
        </w:r>
      </w:ins>
      <w:ins w:id="6501" w:author="Arthur Parmentier" w:date="2020-06-03T22:42:00Z">
        <w:r w:rsidR="00835835" w:rsidRPr="007C437A">
          <w:rPr>
            <w:rPrChange w:id="6502" w:author="Arthur Parmentier" w:date="2020-06-07T15:27:00Z">
              <w:rPr>
                <w:i/>
                <w:iCs/>
              </w:rPr>
            </w:rPrChange>
          </w:rPr>
          <w:t>, allowing the user to add his own inputs or models in little time.</w:t>
        </w:r>
      </w:ins>
    </w:p>
    <w:p w:rsidR="002E315F" w:rsidRPr="007C437A" w:rsidDel="00F02080" w:rsidRDefault="002E315F">
      <w:pPr>
        <w:rPr>
          <w:del w:id="6503" w:author="Arthur Parmentier" w:date="2020-05-20T19:53:00Z"/>
          <w:rPrChange w:id="6504" w:author="Arthur Parmentier" w:date="2020-06-07T15:27:00Z">
            <w:rPr>
              <w:del w:id="6505" w:author="Arthur Parmentier" w:date="2020-05-20T19:53:00Z"/>
            </w:rPr>
          </w:rPrChange>
        </w:rPr>
        <w:pPrChange w:id="6506" w:author="Arthur Parmentier" w:date="2020-05-20T19:38:00Z">
          <w:pPr>
            <w:pStyle w:val="Titre2"/>
          </w:pPr>
        </w:pPrChange>
      </w:pPr>
      <w:bookmarkStart w:id="6507" w:name="_Toc41067207"/>
      <w:bookmarkStart w:id="6508" w:name="_Toc42259023"/>
      <w:bookmarkStart w:id="6509" w:name="_Toc42259100"/>
      <w:bookmarkStart w:id="6510" w:name="_Toc42449779"/>
      <w:bookmarkStart w:id="6511" w:name="_Toc42449861"/>
      <w:bookmarkStart w:id="6512" w:name="_Toc42550047"/>
      <w:bookmarkStart w:id="6513" w:name="_Toc42550140"/>
      <w:bookmarkStart w:id="6514" w:name="_Toc42698891"/>
      <w:bookmarkStart w:id="6515" w:name="_Toc42698970"/>
      <w:bookmarkEnd w:id="6507"/>
      <w:bookmarkEnd w:id="6508"/>
      <w:bookmarkEnd w:id="6509"/>
      <w:bookmarkEnd w:id="6510"/>
      <w:bookmarkEnd w:id="6511"/>
      <w:bookmarkEnd w:id="6512"/>
      <w:bookmarkEnd w:id="6513"/>
      <w:bookmarkEnd w:id="6514"/>
      <w:bookmarkEnd w:id="6515"/>
    </w:p>
    <w:p w:rsidR="00F25194" w:rsidRPr="007C437A" w:rsidRDefault="00F25194">
      <w:pPr>
        <w:pStyle w:val="Titre3"/>
        <w:rPr>
          <w:ins w:id="6516" w:author="Arthur Parmentier" w:date="2020-05-20T19:53:00Z"/>
        </w:rPr>
      </w:pPr>
      <w:bookmarkStart w:id="6517" w:name="_Toc42698971"/>
      <w:r w:rsidRPr="007C437A">
        <w:t xml:space="preserve">Part 2: </w:t>
      </w:r>
      <w:del w:id="6518" w:author="Arthur Parmentier" w:date="2020-05-20T19:57:00Z">
        <w:r w:rsidRPr="007C437A" w:rsidDel="000C6A61">
          <w:delText>Training &amp; data management</w:delText>
        </w:r>
      </w:del>
      <w:ins w:id="6519" w:author="Arthur Parmentier" w:date="2020-05-20T19:57:00Z">
        <w:r w:rsidR="000C6A61" w:rsidRPr="007C437A">
          <w:t>Signs &amp; dictionary management</w:t>
        </w:r>
      </w:ins>
      <w:bookmarkEnd w:id="6517"/>
    </w:p>
    <w:p w:rsidR="00635850" w:rsidRPr="007C437A" w:rsidRDefault="00635850" w:rsidP="00070661">
      <w:pPr>
        <w:rPr>
          <w:ins w:id="6520" w:author="Arthur Parmentier" w:date="2020-06-03T22:46:00Z"/>
        </w:rPr>
      </w:pPr>
      <w:ins w:id="6521" w:author="Arthur Parmentier" w:date="2020-06-03T22:46:00Z">
        <w:r w:rsidRPr="007C437A">
          <w:t>Once the inputs and models are defined in the program, the user can start recording signs and building its sign dictionaries for each model.</w:t>
        </w:r>
      </w:ins>
    </w:p>
    <w:p w:rsidR="0051412E" w:rsidRPr="007C437A" w:rsidRDefault="0051412E">
      <w:pPr>
        <w:pStyle w:val="Titre4"/>
        <w:rPr>
          <w:ins w:id="6522" w:author="Arthur Parmentier" w:date="2020-06-03T23:38:00Z"/>
          <w:rPrChange w:id="6523" w:author="Arthur Parmentier" w:date="2020-06-07T15:27:00Z">
            <w:rPr>
              <w:ins w:id="6524" w:author="Arthur Parmentier" w:date="2020-06-03T23:38:00Z"/>
            </w:rPr>
          </w:rPrChange>
        </w:rPr>
        <w:pPrChange w:id="6525" w:author="Arthur Parmentier" w:date="2020-06-03T23:38:00Z">
          <w:pPr/>
        </w:pPrChange>
      </w:pPr>
      <w:ins w:id="6526" w:author="Arthur Parmentier" w:date="2020-06-03T23:38:00Z">
        <w:r w:rsidRPr="007C437A">
          <w:rPr>
            <w:rPrChange w:id="6527" w:author="Arthur Parmentier" w:date="2020-06-07T15:27:00Z">
              <w:rPr/>
            </w:rPrChange>
          </w:rPr>
          <w:t>Sign creation</w:t>
        </w:r>
      </w:ins>
    </w:p>
    <w:p w:rsidR="00635850" w:rsidRPr="007C437A" w:rsidRDefault="000C6A61" w:rsidP="00070661">
      <w:pPr>
        <w:rPr>
          <w:ins w:id="6528" w:author="Arthur Parmentier" w:date="2020-06-03T22:47:00Z"/>
        </w:rPr>
      </w:pPr>
      <w:ins w:id="6529" w:author="Arthur Parmentier" w:date="2020-05-20T19:57:00Z">
        <w:r w:rsidRPr="007C437A">
          <w:t xml:space="preserve">We have seen that creating new signs is </w:t>
        </w:r>
      </w:ins>
      <w:ins w:id="6530" w:author="Arthur Parmentier" w:date="2020-06-03T22:47:00Z">
        <w:r w:rsidR="00635850" w:rsidRPr="007C437A">
          <w:t>one of the</w:t>
        </w:r>
      </w:ins>
      <w:ins w:id="6531" w:author="Arthur Parmentier" w:date="2020-05-20T19:58:00Z">
        <w:r w:rsidRPr="007C437A">
          <w:t xml:space="preserve"> core mechanism</w:t>
        </w:r>
      </w:ins>
      <w:ins w:id="6532" w:author="Arthur Parmentier" w:date="2020-06-03T22:47:00Z">
        <w:r w:rsidR="00635850" w:rsidRPr="007C437A">
          <w:t>s</w:t>
        </w:r>
      </w:ins>
      <w:ins w:id="6533" w:author="Arthur Parmentier" w:date="2020-05-20T19:58:00Z">
        <w:r w:rsidRPr="007C437A">
          <w:t xml:space="preserve"> of SP. </w:t>
        </w:r>
      </w:ins>
      <w:ins w:id="6534" w:author="Arthur Parmentier" w:date="2020-06-03T22:47:00Z">
        <w:r w:rsidR="00635850" w:rsidRPr="007C437A">
          <w:t xml:space="preserve">It is also </w:t>
        </w:r>
      </w:ins>
      <w:ins w:id="6535" w:author="Arthur Parmentier" w:date="2020-06-03T22:48:00Z">
        <w:r w:rsidR="00635850" w:rsidRPr="007C437A">
          <w:t>one important feature of</w:t>
        </w:r>
      </w:ins>
      <w:ins w:id="6536" w:author="Arthur Parmentier" w:date="2020-06-03T22:47:00Z">
        <w:r w:rsidR="00635850" w:rsidRPr="007C437A">
          <w:t xml:space="preserve"> my program</w:t>
        </w:r>
      </w:ins>
      <w:ins w:id="6537" w:author="Arthur Parmentier" w:date="2020-06-03T22:48:00Z">
        <w:r w:rsidR="00635850" w:rsidRPr="007C437A">
          <w:t xml:space="preserve"> in which</w:t>
        </w:r>
      </w:ins>
      <w:ins w:id="6538" w:author="Arthur Parmentier" w:date="2020-06-03T22:47:00Z">
        <w:r w:rsidR="00635850" w:rsidRPr="007C437A">
          <w:t xml:space="preserve"> the user can either create his own signs or use pre-recorded </w:t>
        </w:r>
      </w:ins>
      <w:ins w:id="6539" w:author="Arthur Parmentier" w:date="2020-06-03T22:48:00Z">
        <w:r w:rsidR="00635850" w:rsidRPr="007C437A">
          <w:t>signs, for instance that would have been created or recorded by other users.</w:t>
        </w:r>
      </w:ins>
    </w:p>
    <w:p w:rsidR="00F304EE" w:rsidRPr="007C437A" w:rsidRDefault="00070661" w:rsidP="00070661">
      <w:pPr>
        <w:rPr>
          <w:ins w:id="6540" w:author="Arthur Parmentier" w:date="2020-05-20T21:38:00Z"/>
        </w:rPr>
      </w:pPr>
      <w:ins w:id="6541" w:author="Arthur Parmentier" w:date="2020-05-20T21:38:00Z">
        <w:r w:rsidRPr="007C437A">
          <w:t xml:space="preserve">In my program, a sign is defined </w:t>
        </w:r>
      </w:ins>
      <w:ins w:id="6542" w:author="Arthur Parmentier" w:date="2020-05-20T21:45:00Z">
        <w:r w:rsidR="002D466E" w:rsidRPr="007C437A">
          <w:t>t</w:t>
        </w:r>
      </w:ins>
      <w:ins w:id="6543" w:author="Arthur Parmentier" w:date="2020-06-03T22:52:00Z">
        <w:r w:rsidR="00BD52CD" w:rsidRPr="007C437A">
          <w:t>wo</w:t>
        </w:r>
      </w:ins>
      <w:ins w:id="6544" w:author="Arthur Parmentier" w:date="2020-05-20T21:38:00Z">
        <w:r w:rsidRPr="007C437A">
          <w:t xml:space="preserve"> properties:</w:t>
        </w:r>
      </w:ins>
    </w:p>
    <w:p w:rsidR="00070661" w:rsidRPr="007C437A" w:rsidRDefault="00070661">
      <w:pPr>
        <w:pStyle w:val="Paragraphedeliste"/>
        <w:numPr>
          <w:ilvl w:val="0"/>
          <w:numId w:val="33"/>
        </w:numPr>
        <w:rPr>
          <w:ins w:id="6545" w:author="Arthur Parmentier" w:date="2020-05-20T20:02:00Z"/>
        </w:rPr>
        <w:pPrChange w:id="6546" w:author="Arthur Parmentier" w:date="2020-05-20T21:38:00Z">
          <w:pPr>
            <w:pStyle w:val="Paragraphedeliste"/>
            <w:numPr>
              <w:numId w:val="32"/>
            </w:numPr>
            <w:ind w:hanging="360"/>
          </w:pPr>
        </w:pPrChange>
      </w:pPr>
      <w:ins w:id="6547" w:author="Arthur Parmentier" w:date="2020-05-20T21:38:00Z">
        <w:r w:rsidRPr="007C437A">
          <w:t>Its name</w:t>
        </w:r>
      </w:ins>
    </w:p>
    <w:p w:rsidR="00F304EE" w:rsidRPr="007C437A" w:rsidRDefault="00070661" w:rsidP="00F304EE">
      <w:pPr>
        <w:pStyle w:val="Paragraphedeliste"/>
        <w:numPr>
          <w:ilvl w:val="0"/>
          <w:numId w:val="32"/>
        </w:numPr>
        <w:rPr>
          <w:ins w:id="6548" w:author="Arthur Parmentier" w:date="2020-06-03T22:50:00Z"/>
        </w:rPr>
      </w:pPr>
      <w:ins w:id="6549" w:author="Arthur Parmentier" w:date="2020-05-20T21:39:00Z">
        <w:r w:rsidRPr="007C437A">
          <w:lastRenderedPageBreak/>
          <w:t>Its category</w:t>
        </w:r>
      </w:ins>
      <w:ins w:id="6550" w:author="Arthur Parmentier" w:date="2020-05-20T21:28:00Z">
        <w:r w:rsidR="007D4B4B" w:rsidRPr="007C437A">
          <w:t>, in ana</w:t>
        </w:r>
      </w:ins>
      <w:ins w:id="6551" w:author="Arthur Parmentier" w:date="2020-05-20T21:29:00Z">
        <w:r w:rsidR="007D4B4B" w:rsidRPr="007C437A">
          <w:t xml:space="preserve">logy with the </w:t>
        </w:r>
      </w:ins>
      <w:ins w:id="6552" w:author="Arthur Parmentier" w:date="2020-06-05T19:22:00Z">
        <w:r w:rsidR="000E299B" w:rsidRPr="007C437A">
          <w:t>syntactic</w:t>
        </w:r>
      </w:ins>
      <w:ins w:id="6553" w:author="Arthur Parmentier" w:date="2020-05-20T21:29:00Z">
        <w:r w:rsidR="007D4B4B" w:rsidRPr="007C437A">
          <w:t xml:space="preserve"> model </w:t>
        </w:r>
      </w:ins>
      <w:ins w:id="6554" w:author="Arthur Parmentier" w:date="2020-06-03T22:49:00Z">
        <w:r w:rsidR="00D20FA9" w:rsidRPr="007C437A">
          <w:t>of</w:t>
        </w:r>
      </w:ins>
      <w:ins w:id="6555" w:author="Arthur Parmentier" w:date="2020-05-20T21:30:00Z">
        <w:r w:rsidR="007D4B4B" w:rsidRPr="007C437A">
          <w:t xml:space="preserve"> </w:t>
        </w:r>
        <w:proofErr w:type="gramStart"/>
        <w:r w:rsidR="007D4B4B" w:rsidRPr="007C437A">
          <w:t>SP</w:t>
        </w:r>
      </w:ins>
      <w:ins w:id="6556" w:author="Arthur Parmentier" w:date="2020-06-03T22:49:00Z">
        <w:r w:rsidR="00D20FA9" w:rsidRPr="007C437A">
          <w:t xml:space="preserve"> </w:t>
        </w:r>
      </w:ins>
      <w:ins w:id="6557" w:author="Arthur Parmentier" w:date="2020-05-20T21:30:00Z">
        <w:r w:rsidR="007D4B4B" w:rsidRPr="007C437A">
          <w:t>:</w:t>
        </w:r>
        <w:proofErr w:type="gramEnd"/>
        <w:r w:rsidR="007D4B4B" w:rsidRPr="007C437A">
          <w:t xml:space="preserve"> WHO, WHAT, HOW, WHEN, OFF,</w:t>
        </w:r>
      </w:ins>
      <w:ins w:id="6558" w:author="Arthur Parmentier" w:date="2020-05-20T21:31:00Z">
        <w:r w:rsidR="007D4B4B" w:rsidRPr="007C437A">
          <w:t xml:space="preserve"> NEUTRAL</w:t>
        </w:r>
      </w:ins>
      <w:ins w:id="6559" w:author="Arthur Parmentier" w:date="2020-06-03T22:49:00Z">
        <w:r w:rsidR="00D20FA9" w:rsidRPr="007C437A">
          <w:t xml:space="preserve"> &amp;</w:t>
        </w:r>
      </w:ins>
      <w:ins w:id="6560" w:author="Arthur Parmentier" w:date="2020-05-20T21:32:00Z">
        <w:r w:rsidR="007D4B4B" w:rsidRPr="007C437A">
          <w:t xml:space="preserve"> LOGIC</w:t>
        </w:r>
      </w:ins>
      <w:ins w:id="6561" w:author="Arthur Parmentier" w:date="2020-06-03T22:50:00Z">
        <w:r w:rsidR="00D20FA9" w:rsidRPr="007C437A">
          <w:t xml:space="preserve"> </w:t>
        </w:r>
        <w:r w:rsidR="00D20FA9" w:rsidRPr="007C437A">
          <w:rPr>
            <w:rStyle w:val="Appelnotedebasdep"/>
          </w:rPr>
          <w:footnoteReference w:id="44"/>
        </w:r>
      </w:ins>
    </w:p>
    <w:p w:rsidR="0012023C" w:rsidRPr="007C437A" w:rsidRDefault="001653F3" w:rsidP="001653F3">
      <w:pPr>
        <w:rPr>
          <w:ins w:id="6563" w:author="Arthur Parmentier" w:date="2020-05-22T09:21:00Z"/>
        </w:rPr>
      </w:pPr>
      <w:ins w:id="6564" w:author="Arthur Parmentier" w:date="2020-05-20T21:50:00Z">
        <w:r w:rsidRPr="007C437A">
          <w:t>The</w:t>
        </w:r>
      </w:ins>
      <w:ins w:id="6565" w:author="Arthur Parmentier" w:date="2020-06-03T22:52:00Z">
        <w:r w:rsidR="00BD52CD" w:rsidRPr="007C437A">
          <w:t xml:space="preserve">se </w:t>
        </w:r>
      </w:ins>
      <w:ins w:id="6566" w:author="Arthur Parmentier" w:date="2020-05-20T21:50:00Z">
        <w:r w:rsidRPr="007C437A">
          <w:t xml:space="preserve">properties are </w:t>
        </w:r>
        <w:proofErr w:type="gramStart"/>
        <w:r w:rsidRPr="007C437A">
          <w:t>sufficient</w:t>
        </w:r>
        <w:proofErr w:type="gramEnd"/>
        <w:r w:rsidRPr="007C437A">
          <w:t xml:space="preserve"> to allow t</w:t>
        </w:r>
      </w:ins>
      <w:ins w:id="6567" w:author="Arthur Parmentier" w:date="2020-05-20T21:51:00Z">
        <w:r w:rsidRPr="007C437A">
          <w:t>he program to parse the sign</w:t>
        </w:r>
      </w:ins>
      <w:ins w:id="6568" w:author="Arthur Parmentier" w:date="2020-05-20T22:05:00Z">
        <w:r w:rsidR="0012023C" w:rsidRPr="007C437A">
          <w:t>, i.e. to construct a meaningful request from the temporal flow of signs</w:t>
        </w:r>
      </w:ins>
      <w:ins w:id="6569" w:author="Arthur Parmentier" w:date="2020-06-03T22:52:00Z">
        <w:r w:rsidR="00BD52CD" w:rsidRPr="007C437A">
          <w:t>.</w:t>
        </w:r>
      </w:ins>
      <w:ins w:id="6570" w:author="Arthur Parmentier" w:date="2020-06-03T22:51:00Z">
        <w:r w:rsidR="00BD52CD" w:rsidRPr="007C437A">
          <w:t xml:space="preserve"> </w:t>
        </w:r>
      </w:ins>
    </w:p>
    <w:p w:rsidR="00A87845" w:rsidRPr="007C437A" w:rsidRDefault="00BD52CD" w:rsidP="001653F3">
      <w:pPr>
        <w:rPr>
          <w:ins w:id="6571" w:author="Arthur Parmentier" w:date="2020-05-20T22:05:00Z"/>
        </w:rPr>
      </w:pPr>
      <w:ins w:id="6572" w:author="Arthur Parmentier" w:date="2020-05-20T22:08:00Z">
        <w:r w:rsidRPr="007C437A">
          <w:rPr>
            <w:noProof/>
            <w:rPrChange w:id="6573" w:author="Arthur Parmentier" w:date="2020-06-07T15:27:00Z">
              <w:rPr>
                <w:noProof/>
              </w:rPr>
            </w:rPrChange>
          </w:rPr>
          <mc:AlternateContent>
            <mc:Choice Requires="wps">
              <w:drawing>
                <wp:anchor distT="0" distB="0" distL="114300" distR="114300" simplePos="0" relativeHeight="251667456" behindDoc="0" locked="0" layoutInCell="1" allowOverlap="1" wp14:anchorId="7684A32A" wp14:editId="597466A9">
                  <wp:simplePos x="0" y="0"/>
                  <wp:positionH relativeFrom="margin">
                    <wp:align>center</wp:align>
                  </wp:positionH>
                  <wp:positionV relativeFrom="paragraph">
                    <wp:posOffset>2797175</wp:posOffset>
                  </wp:positionV>
                  <wp:extent cx="3171190" cy="635"/>
                  <wp:effectExtent l="0" t="0" r="10160" b="23495"/>
                  <wp:wrapTopAndBottom/>
                  <wp:docPr id="6" name="Zone de texte 6"/>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rsidR="00C75F92" w:rsidRPr="00311097" w:rsidRDefault="00C75F92">
                              <w:pPr>
                                <w:pStyle w:val="Lgende"/>
                                <w:rPr>
                                  <w:noProof/>
                                </w:rPr>
                                <w:pPrChange w:id="6574" w:author="Arthur Parmentier" w:date="2020-05-20T22:08:00Z">
                                  <w:pPr/>
                                </w:pPrChange>
                              </w:pPr>
                              <w:bookmarkStart w:id="6575" w:name="_Ref41031792"/>
                              <w:bookmarkStart w:id="6576" w:name="_Ref41031785"/>
                              <w:ins w:id="6577" w:author="Arthur Parmentier" w:date="2020-05-20T22:08:00Z">
                                <w:r>
                                  <w:t xml:space="preserve">Figure </w:t>
                                </w:r>
                                <w:r>
                                  <w:fldChar w:fldCharType="begin"/>
                                </w:r>
                                <w:r>
                                  <w:instrText xml:space="preserve"> SEQ Figure \* ARABIC </w:instrText>
                                </w:r>
                              </w:ins>
                              <w:r>
                                <w:fldChar w:fldCharType="separate"/>
                              </w:r>
                              <w:ins w:id="6578" w:author="Arthur Parmentier" w:date="2020-06-05T21:05:00Z">
                                <w:r>
                                  <w:rPr>
                                    <w:noProof/>
                                  </w:rPr>
                                  <w:t>7</w:t>
                                </w:r>
                              </w:ins>
                              <w:ins w:id="6579" w:author="Arthur Parmentier" w:date="2020-05-20T22:08:00Z">
                                <w:r>
                                  <w:fldChar w:fldCharType="end"/>
                                </w:r>
                                <w:bookmarkEnd w:id="6575"/>
                                <w:r>
                                  <w:t xml:space="preserve"> User interface for defining new signs</w:t>
                                </w:r>
                              </w:ins>
                              <w:bookmarkEnd w:id="6576"/>
                              <w:ins w:id="6580" w:author="Arthur Parmentier" w:date="2020-06-03T22:56:00Z">
                                <w:r>
                                  <w:t xml:space="preserve"> and recording them to the buffers of a model. </w:t>
                                </w:r>
                              </w:ins>
                              <w:ins w:id="6581" w:author="Arthur Parmentier" w:date="2020-06-03T22:57:00Z">
                                <w:r>
                                  <w:t>First, the user can select which model he wants to use to recognize the sign</w:t>
                                </w:r>
                              </w:ins>
                              <w:ins w:id="6582" w:author="Arthur Parmentier" w:date="2020-06-03T22:58:00Z">
                                <w:r>
                                  <w:t xml:space="preserve">s he wants to add. </w:t>
                                </w:r>
                              </w:ins>
                              <w:ins w:id="6583" w:author="Arthur Parmentier" w:date="2020-06-03T22:57:00Z">
                                <w:r>
                                  <w:t>Then</w:t>
                                </w:r>
                              </w:ins>
                              <w:ins w:id="6584" w:author="Arthur Parmentier" w:date="2020-06-03T22:56:00Z">
                                <w:r>
                                  <w:t xml:space="preserve">, </w:t>
                                </w:r>
                              </w:ins>
                              <w:ins w:id="6585" w:author="Arthur Parmentier" w:date="2020-06-03T22:57:00Z">
                                <w:r>
                                  <w:t>he</w:t>
                                </w:r>
                              </w:ins>
                              <w:ins w:id="6586" w:author="Arthur Parmentier" w:date="2020-06-03T22:56:00Z">
                                <w:r>
                                  <w:t xml:space="preserve"> must enter the signs and their corresponding category</w:t>
                                </w:r>
                              </w:ins>
                              <w:ins w:id="6587" w:author="Arthur Parmentier" w:date="2020-06-03T22:57:00Z">
                                <w:r>
                                  <w:t xml:space="preserve"> that he would like to record. </w:t>
                                </w:r>
                              </w:ins>
                              <w:ins w:id="6588" w:author="Arthur Parmentier" w:date="2020-06-03T22:58:00Z">
                                <w:r>
                                  <w:t>Finally, he can set a few parameters before launching the automated recording session.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4A32A" id="Zone de texte 6" o:spid="_x0000_s1028" type="#_x0000_t202" style="position:absolute;margin-left:0;margin-top:220.25pt;width:249.7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" stroked="f">
                  <v:textbox style="mso-fit-shape-to-text:t" inset="0,0,0,0">
                    <w:txbxContent>
                      <w:p w:rsidR="00C75F92" w:rsidRPr="00311097" w:rsidRDefault="00C75F92">
                        <w:pPr>
                          <w:pStyle w:val="Lgende"/>
                          <w:rPr>
                            <w:noProof/>
                          </w:rPr>
                          <w:pPrChange w:id="6589" w:author="Arthur Parmentier" w:date="2020-05-20T22:08:00Z">
                            <w:pPr/>
                          </w:pPrChange>
                        </w:pPr>
                        <w:bookmarkStart w:id="6590" w:name="_Ref41031792"/>
                        <w:bookmarkStart w:id="6591" w:name="_Ref41031785"/>
                        <w:ins w:id="6592" w:author="Arthur Parmentier" w:date="2020-05-20T22:08:00Z">
                          <w:r>
                            <w:t xml:space="preserve">Figure </w:t>
                          </w:r>
                          <w:r>
                            <w:fldChar w:fldCharType="begin"/>
                          </w:r>
                          <w:r>
                            <w:instrText xml:space="preserve"> SEQ Figure \* ARABIC </w:instrText>
                          </w:r>
                        </w:ins>
                        <w:r>
                          <w:fldChar w:fldCharType="separate"/>
                        </w:r>
                        <w:ins w:id="6593" w:author="Arthur Parmentier" w:date="2020-06-05T21:05:00Z">
                          <w:r>
                            <w:rPr>
                              <w:noProof/>
                            </w:rPr>
                            <w:t>7</w:t>
                          </w:r>
                        </w:ins>
                        <w:ins w:id="6594" w:author="Arthur Parmentier" w:date="2020-05-20T22:08:00Z">
                          <w:r>
                            <w:fldChar w:fldCharType="end"/>
                          </w:r>
                          <w:bookmarkEnd w:id="6590"/>
                          <w:r>
                            <w:t xml:space="preserve"> User interface for defining new signs</w:t>
                          </w:r>
                        </w:ins>
                        <w:bookmarkEnd w:id="6591"/>
                        <w:ins w:id="6595" w:author="Arthur Parmentier" w:date="2020-06-03T22:56:00Z">
                          <w:r>
                            <w:t xml:space="preserve"> and recording them to the buffers of a model. </w:t>
                          </w:r>
                        </w:ins>
                        <w:ins w:id="6596" w:author="Arthur Parmentier" w:date="2020-06-03T22:57:00Z">
                          <w:r>
                            <w:t>First, the user can select which model he wants to use to recognize the sign</w:t>
                          </w:r>
                        </w:ins>
                        <w:ins w:id="6597" w:author="Arthur Parmentier" w:date="2020-06-03T22:58:00Z">
                          <w:r>
                            <w:t xml:space="preserve">s he wants to add. </w:t>
                          </w:r>
                        </w:ins>
                        <w:ins w:id="6598" w:author="Arthur Parmentier" w:date="2020-06-03T22:57:00Z">
                          <w:r>
                            <w:t>Then</w:t>
                          </w:r>
                        </w:ins>
                        <w:ins w:id="6599" w:author="Arthur Parmentier" w:date="2020-06-03T22:56:00Z">
                          <w:r>
                            <w:t xml:space="preserve">, </w:t>
                          </w:r>
                        </w:ins>
                        <w:ins w:id="6600" w:author="Arthur Parmentier" w:date="2020-06-03T22:57:00Z">
                          <w:r>
                            <w:t>he</w:t>
                          </w:r>
                        </w:ins>
                        <w:ins w:id="6601" w:author="Arthur Parmentier" w:date="2020-06-03T22:56:00Z">
                          <w:r>
                            <w:t xml:space="preserve"> must enter the signs and their corresponding category</w:t>
                          </w:r>
                        </w:ins>
                        <w:ins w:id="6602" w:author="Arthur Parmentier" w:date="2020-06-03T22:57:00Z">
                          <w:r>
                            <w:t xml:space="preserve"> that he would like to record. </w:t>
                          </w:r>
                        </w:ins>
                        <w:ins w:id="6603" w:author="Arthur Parmentier" w:date="2020-06-03T22:58:00Z">
                          <w:r>
                            <w:t>Finally, he can set a few parameters before launching the automated recording session.</w:t>
                          </w:r>
                        </w:ins>
                      </w:p>
                    </w:txbxContent>
                  </v:textbox>
                  <w10:wrap type="topAndBottom" anchorx="margin"/>
                </v:shape>
              </w:pict>
            </mc:Fallback>
          </mc:AlternateContent>
        </w:r>
      </w:ins>
      <w:ins w:id="6604" w:author="Arthur Parmentier" w:date="2020-05-20T22:06:00Z">
        <w:r w:rsidRPr="007C437A">
          <w:rPr>
            <w:noProof/>
            <w:rPrChange w:id="6605" w:author="Arthur Parmentier" w:date="2020-06-07T15:27:00Z">
              <w:rPr>
                <w:noProof/>
              </w:rPr>
            </w:rPrChange>
          </w:rPr>
          <w:drawing>
            <wp:anchor distT="0" distB="0" distL="114300" distR="114300" simplePos="0" relativeHeight="251665408" behindDoc="1" locked="0" layoutInCell="1" allowOverlap="1">
              <wp:simplePos x="0" y="0"/>
              <wp:positionH relativeFrom="margin">
                <wp:align>center</wp:align>
              </wp:positionH>
              <wp:positionV relativeFrom="line">
                <wp:posOffset>306705</wp:posOffset>
              </wp:positionV>
              <wp:extent cx="4746625" cy="236220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ing.PNG"/>
                      <pic:cNvPicPr/>
                    </pic:nvPicPr>
                    <pic:blipFill>
                      <a:blip r:embed="rId25">
                        <a:extLst>
                          <a:ext uri="{28A0092B-C50C-407E-A947-70E740481C1C}">
                            <a14:useLocalDpi xmlns:a14="http://schemas.microsoft.com/office/drawing/2010/main" val="0"/>
                          </a:ext>
                        </a:extLst>
                      </a:blip>
                      <a:stretch>
                        <a:fillRect/>
                      </a:stretch>
                    </pic:blipFill>
                    <pic:spPr>
                      <a:xfrm>
                        <a:off x="0" y="0"/>
                        <a:ext cx="4746625" cy="2362200"/>
                      </a:xfrm>
                      <a:prstGeom prst="rect">
                        <a:avLst/>
                      </a:prstGeom>
                    </pic:spPr>
                  </pic:pic>
                </a:graphicData>
              </a:graphic>
              <wp14:sizeRelH relativeFrom="margin">
                <wp14:pctWidth>0</wp14:pctWidth>
              </wp14:sizeRelH>
              <wp14:sizeRelV relativeFrom="margin">
                <wp14:pctHeight>0</wp14:pctHeight>
              </wp14:sizeRelV>
            </wp:anchor>
          </w:drawing>
        </w:r>
      </w:ins>
      <w:ins w:id="6606" w:author="Arthur Parmentier" w:date="2020-06-03T23:07:00Z">
        <w:r w:rsidR="00FB2824" w:rsidRPr="007C437A">
          <w:t>The procedure for defining a new sign is shown</w:t>
        </w:r>
      </w:ins>
      <w:ins w:id="6607" w:author="Arthur Parmentier" w:date="2020-05-22T09:22:00Z">
        <w:r w:rsidR="00A87845" w:rsidRPr="007C437A">
          <w:t xml:space="preserve"> in 2.1. (</w:t>
        </w:r>
      </w:ins>
      <w:ins w:id="6608" w:author="Arthur Parmentier" w:date="2020-06-03T22:56:00Z">
        <w:r w:rsidRPr="007C437A">
          <w:rPr>
            <w:rPrChange w:id="6609" w:author="Arthur Parmentier" w:date="2020-06-07T15:27:00Z">
              <w:rPr/>
            </w:rPrChange>
          </w:rPr>
          <w:fldChar w:fldCharType="begin"/>
        </w:r>
        <w:r w:rsidRPr="007C437A">
          <w:instrText xml:space="preserve"> REF _Ref41031792 \h </w:instrText>
        </w:r>
      </w:ins>
      <w:r w:rsidRPr="007C437A">
        <w:rPr>
          <w:rPrChange w:id="6610" w:author="Arthur Parmentier" w:date="2020-06-07T15:27:00Z">
            <w:rPr/>
          </w:rPrChange>
        </w:rPr>
      </w:r>
      <w:r w:rsidRPr="007C437A">
        <w:rPr>
          <w:rPrChange w:id="6611" w:author="Arthur Parmentier" w:date="2020-06-07T15:27:00Z">
            <w:rPr/>
          </w:rPrChange>
        </w:rPr>
        <w:fldChar w:fldCharType="separate"/>
      </w:r>
      <w:ins w:id="6612" w:author="Arthur Parmentier" w:date="2020-06-03T22:56:00Z">
        <w:r w:rsidRPr="007C437A">
          <w:t xml:space="preserve">Figure </w:t>
        </w:r>
        <w:r w:rsidRPr="007C437A">
          <w:rPr>
            <w:rPrChange w:id="6613" w:author="Arthur Parmentier" w:date="2020-06-07T15:27:00Z">
              <w:rPr>
                <w:noProof/>
              </w:rPr>
            </w:rPrChange>
          </w:rPr>
          <w:t>6</w:t>
        </w:r>
        <w:r w:rsidRPr="007C437A">
          <w:rPr>
            <w:rPrChange w:id="6614" w:author="Arthur Parmentier" w:date="2020-06-07T15:27:00Z">
              <w:rPr/>
            </w:rPrChange>
          </w:rPr>
          <w:fldChar w:fldCharType="end"/>
        </w:r>
      </w:ins>
      <w:ins w:id="6615" w:author="Arthur Parmentier" w:date="2020-05-22T09:23:00Z">
        <w:r w:rsidR="00A87845" w:rsidRPr="007C437A">
          <w:t>).</w:t>
        </w:r>
      </w:ins>
    </w:p>
    <w:p w:rsidR="001653F3" w:rsidRPr="007C437A" w:rsidRDefault="00991C57" w:rsidP="001653F3">
      <w:pPr>
        <w:rPr>
          <w:ins w:id="6616" w:author="Arthur Parmentier" w:date="2020-05-20T21:52:00Z"/>
        </w:rPr>
      </w:pPr>
      <w:ins w:id="6617" w:author="Arthur Parmentier" w:date="2020-06-03T23:08:00Z">
        <w:r w:rsidRPr="007C437A">
          <w:t>For the sign to effectively by identify,</w:t>
        </w:r>
      </w:ins>
      <w:ins w:id="6618" w:author="Arthur Parmentier" w:date="2020-05-20T21:52:00Z">
        <w:r w:rsidR="001653F3" w:rsidRPr="007C437A">
          <w:t xml:space="preserve"> two steps</w:t>
        </w:r>
      </w:ins>
      <w:ins w:id="6619" w:author="Arthur Parmentier" w:date="2020-06-03T23:08:00Z">
        <w:r w:rsidRPr="007C437A">
          <w:t xml:space="preserve"> are required after the sign has been defined</w:t>
        </w:r>
      </w:ins>
      <w:ins w:id="6620" w:author="Arthur Parmentier" w:date="2020-05-20T21:54:00Z">
        <w:r w:rsidR="00D17256" w:rsidRPr="007C437A">
          <w:t>:</w:t>
        </w:r>
      </w:ins>
    </w:p>
    <w:p w:rsidR="002D466E" w:rsidRPr="007C437A" w:rsidRDefault="00A0616F" w:rsidP="001653F3">
      <w:pPr>
        <w:pStyle w:val="Paragraphedeliste"/>
        <w:numPr>
          <w:ilvl w:val="0"/>
          <w:numId w:val="32"/>
        </w:numPr>
        <w:rPr>
          <w:ins w:id="6621" w:author="Arthur Parmentier" w:date="2020-05-20T21:52:00Z"/>
        </w:rPr>
      </w:pPr>
      <w:ins w:id="6622" w:author="Arthur Parmentier" w:date="2020-05-20T21:53:00Z">
        <w:r w:rsidRPr="007C437A">
          <w:t>Record</w:t>
        </w:r>
      </w:ins>
      <w:ins w:id="6623" w:author="Arthur Parmentier" w:date="2020-05-20T21:52:00Z">
        <w:r w:rsidR="001653F3" w:rsidRPr="007C437A">
          <w:t xml:space="preserve"> </w:t>
        </w:r>
      </w:ins>
      <w:ins w:id="6624" w:author="Arthur Parmentier" w:date="2020-05-20T21:45:00Z">
        <w:r w:rsidR="002D466E" w:rsidRPr="007C437A">
          <w:t>training examples</w:t>
        </w:r>
      </w:ins>
    </w:p>
    <w:p w:rsidR="001653F3" w:rsidRPr="007C437A" w:rsidRDefault="001653F3" w:rsidP="001653F3">
      <w:pPr>
        <w:pStyle w:val="Paragraphedeliste"/>
        <w:numPr>
          <w:ilvl w:val="0"/>
          <w:numId w:val="32"/>
        </w:numPr>
        <w:rPr>
          <w:ins w:id="6625" w:author="Arthur Parmentier" w:date="2020-06-03T23:09:00Z"/>
        </w:rPr>
      </w:pPr>
      <w:ins w:id="6626" w:author="Arthur Parmentier" w:date="2020-05-20T21:53:00Z">
        <w:r w:rsidRPr="007C437A">
          <w:t>Program the virtual instrument itself</w:t>
        </w:r>
      </w:ins>
      <w:ins w:id="6627" w:author="Arthur Parmentier" w:date="2020-06-03T23:09:00Z">
        <w:r w:rsidR="00991C57" w:rsidRPr="007C437A">
          <w:t xml:space="preserve"> to interpret the sign</w:t>
        </w:r>
      </w:ins>
    </w:p>
    <w:p w:rsidR="00991C57" w:rsidRPr="007C437A" w:rsidRDefault="00991C57">
      <w:pPr>
        <w:rPr>
          <w:ins w:id="6628" w:author="Arthur Parmentier" w:date="2020-05-20T21:54:00Z"/>
        </w:rPr>
        <w:pPrChange w:id="6629" w:author="Arthur Parmentier" w:date="2020-06-03T23:09:00Z">
          <w:pPr>
            <w:pStyle w:val="Paragraphedeliste"/>
            <w:numPr>
              <w:numId w:val="32"/>
            </w:numPr>
            <w:ind w:hanging="360"/>
          </w:pPr>
        </w:pPrChange>
      </w:pPr>
      <w:ins w:id="6630" w:author="Arthur Parmentier" w:date="2020-06-03T23:09:00Z">
        <w:r w:rsidRPr="007C437A">
          <w:t>While the recording of training examples is an auto</w:t>
        </w:r>
      </w:ins>
      <w:ins w:id="6631" w:author="Arthur Parmentier" w:date="2020-06-03T23:10:00Z">
        <w:r w:rsidRPr="007C437A">
          <w:t xml:space="preserve">mated process that simply involves pushing one button, the programming of the virtual instrument or device that the sign should control is outside the scope of the program. </w:t>
        </w:r>
      </w:ins>
      <w:ins w:id="6632" w:author="Arthur Parmentier" w:date="2020-06-03T23:11:00Z">
        <w:r w:rsidRPr="007C437A">
          <w:t xml:space="preserve">For demo purposes, I have implemented myself the interpretation of some signs by Ableton Live and a simulation of an orchestra with the Bach Project, but </w:t>
        </w:r>
      </w:ins>
      <w:ins w:id="6633" w:author="Arthur Parmentier" w:date="2020-06-03T23:25:00Z">
        <w:r w:rsidR="006C424F" w:rsidRPr="007C437A">
          <w:t>the connection with other devices must be implemen</w:t>
        </w:r>
      </w:ins>
      <w:ins w:id="6634" w:author="Arthur Parmentier" w:date="2020-06-03T23:26:00Z">
        <w:r w:rsidR="006C424F" w:rsidRPr="007C437A">
          <w:t>ted later by the user himself.</w:t>
        </w:r>
      </w:ins>
      <w:ins w:id="6635" w:author="Arthur Parmentier" w:date="2020-06-03T23:11:00Z">
        <w:r w:rsidRPr="007C437A">
          <w:t xml:space="preserve"> </w:t>
        </w:r>
      </w:ins>
    </w:p>
    <w:p w:rsidR="0051412E" w:rsidRPr="007C437A" w:rsidRDefault="0051412E">
      <w:pPr>
        <w:pStyle w:val="Titre4"/>
        <w:rPr>
          <w:ins w:id="6636" w:author="Arthur Parmentier" w:date="2020-06-03T23:39:00Z"/>
          <w:rPrChange w:id="6637" w:author="Arthur Parmentier" w:date="2020-06-07T15:27:00Z">
            <w:rPr>
              <w:ins w:id="6638" w:author="Arthur Parmentier" w:date="2020-06-03T23:39:00Z"/>
            </w:rPr>
          </w:rPrChange>
        </w:rPr>
        <w:pPrChange w:id="6639" w:author="Arthur Parmentier" w:date="2020-06-03T23:39:00Z">
          <w:pPr/>
        </w:pPrChange>
      </w:pPr>
      <w:ins w:id="6640" w:author="Arthur Parmentier" w:date="2020-06-03T23:39:00Z">
        <w:r w:rsidRPr="007C437A">
          <w:rPr>
            <w:rPrChange w:id="6641" w:author="Arthur Parmentier" w:date="2020-06-07T15:27:00Z">
              <w:rPr/>
            </w:rPrChange>
          </w:rPr>
          <w:t>Sign recording</w:t>
        </w:r>
      </w:ins>
    </w:p>
    <w:p w:rsidR="001222FB" w:rsidRPr="007C437A" w:rsidRDefault="00145F52" w:rsidP="00D17256">
      <w:pPr>
        <w:rPr>
          <w:ins w:id="6642" w:author="Arthur Parmentier" w:date="2020-05-20T22:23:00Z"/>
        </w:rPr>
      </w:pPr>
      <w:ins w:id="6643" w:author="Arthur Parmentier" w:date="2020-05-20T22:14:00Z">
        <w:r w:rsidRPr="007C437A">
          <w:t xml:space="preserve">The user can choose to either define one sign at the time and </w:t>
        </w:r>
      </w:ins>
      <w:ins w:id="6644" w:author="Arthur Parmentier" w:date="2020-05-20T22:15:00Z">
        <w:r w:rsidRPr="007C437A">
          <w:t>record one or several training examples for</w:t>
        </w:r>
      </w:ins>
      <w:ins w:id="6645" w:author="Arthur Parmentier" w:date="2020-05-20T22:14:00Z">
        <w:r w:rsidRPr="007C437A">
          <w:t xml:space="preserve"> it, then saving the training </w:t>
        </w:r>
      </w:ins>
      <w:ins w:id="6646" w:author="Arthur Parmentier" w:date="2020-05-20T22:15:00Z">
        <w:r w:rsidRPr="007C437A">
          <w:t xml:space="preserve">data and adding another sign… or directly define a list </w:t>
        </w:r>
      </w:ins>
      <w:ins w:id="6647" w:author="Arthur Parmentier" w:date="2020-05-20T22:16:00Z">
        <w:r w:rsidRPr="007C437A">
          <w:t>of signs and recording all of them in the same session.</w:t>
        </w:r>
      </w:ins>
    </w:p>
    <w:p w:rsidR="00A83578" w:rsidRPr="007C437A" w:rsidRDefault="00A83578" w:rsidP="00D17256">
      <w:pPr>
        <w:rPr>
          <w:ins w:id="6648" w:author="Arthur Parmentier" w:date="2020-05-20T22:26:00Z"/>
        </w:rPr>
      </w:pPr>
      <w:ins w:id="6649" w:author="Arthur Parmentier" w:date="2020-05-20T22:23:00Z">
        <w:r w:rsidRPr="007C437A">
          <w:lastRenderedPageBreak/>
          <w:t xml:space="preserve">The </w:t>
        </w:r>
      </w:ins>
      <w:ins w:id="6650" w:author="Arthur Parmentier" w:date="2020-05-20T22:25:00Z">
        <w:r w:rsidRPr="007C437A">
          <w:t>recording session has the following form:</w:t>
        </w:r>
      </w:ins>
    </w:p>
    <w:p w:rsidR="00A83578" w:rsidRPr="007C437A" w:rsidRDefault="00A83578" w:rsidP="00A83578">
      <w:pPr>
        <w:pStyle w:val="Paragraphedeliste"/>
        <w:numPr>
          <w:ilvl w:val="1"/>
          <w:numId w:val="11"/>
        </w:numPr>
        <w:rPr>
          <w:ins w:id="6651" w:author="Arthur Parmentier" w:date="2020-05-20T22:26:00Z"/>
        </w:rPr>
      </w:pPr>
      <w:ins w:id="6652" w:author="Arthur Parmentier" w:date="2020-05-20T22:26:00Z">
        <w:r w:rsidRPr="007C437A">
          <w:t>Initial preparation time</w:t>
        </w:r>
      </w:ins>
      <w:ins w:id="6653" w:author="Arthur Parmentier" w:date="2020-05-20T22:30:00Z">
        <w:r w:rsidRPr="007C437A">
          <w:t xml:space="preserve"> of </w:t>
        </w:r>
      </w:ins>
      <w:ins w:id="6654" w:author="Arthur Parmentier" w:date="2020-05-20T22:31:00Z">
        <w:r w:rsidRPr="007C437A">
          <w:rPr>
            <w:i/>
            <w:iCs/>
          </w:rPr>
          <w:t>I</w:t>
        </w:r>
      </w:ins>
      <w:ins w:id="6655" w:author="Arthur Parmentier" w:date="2020-05-20T22:30:00Z">
        <w:r w:rsidRPr="007C437A">
          <w:t xml:space="preserve"> seconds</w:t>
        </w:r>
      </w:ins>
    </w:p>
    <w:p w:rsidR="00A83578" w:rsidRPr="007C437A" w:rsidRDefault="00A83578" w:rsidP="00A83578">
      <w:pPr>
        <w:pStyle w:val="Paragraphedeliste"/>
        <w:numPr>
          <w:ilvl w:val="1"/>
          <w:numId w:val="11"/>
        </w:numPr>
        <w:rPr>
          <w:ins w:id="6656" w:author="Arthur Parmentier" w:date="2020-05-20T22:28:00Z"/>
        </w:rPr>
      </w:pPr>
      <w:ins w:id="6657" w:author="Arthur Parmentier" w:date="2020-05-20T22:27:00Z">
        <w:r w:rsidRPr="007C437A">
          <w:t xml:space="preserve">Each sign is recorded </w:t>
        </w:r>
        <w:r w:rsidRPr="007C437A">
          <w:rPr>
            <w:i/>
            <w:iCs/>
            <w:rPrChange w:id="6658" w:author="Arthur Parmentier" w:date="2020-06-07T15:27:00Z">
              <w:rPr/>
            </w:rPrChange>
          </w:rPr>
          <w:t>N</w:t>
        </w:r>
        <w:r w:rsidRPr="007C437A">
          <w:t xml:space="preserve"> </w:t>
        </w:r>
      </w:ins>
      <w:ins w:id="6659" w:author="Arthur Parmentier" w:date="2020-05-20T22:28:00Z">
        <w:r w:rsidRPr="007C437A">
          <w:t>times</w:t>
        </w:r>
      </w:ins>
      <w:ins w:id="6660" w:author="Arthur Parmentier" w:date="2020-05-20T22:29:00Z">
        <w:r w:rsidRPr="007C437A">
          <w:t>, in the following loop:</w:t>
        </w:r>
      </w:ins>
    </w:p>
    <w:p w:rsidR="00A83578" w:rsidRPr="007C437A" w:rsidRDefault="00A83578" w:rsidP="00A83578">
      <w:pPr>
        <w:pStyle w:val="Paragraphedeliste"/>
        <w:numPr>
          <w:ilvl w:val="2"/>
          <w:numId w:val="11"/>
        </w:numPr>
        <w:rPr>
          <w:ins w:id="6661" w:author="Arthur Parmentier" w:date="2020-05-20T22:28:00Z"/>
        </w:rPr>
      </w:pPr>
      <w:ins w:id="6662" w:author="Arthur Parmentier" w:date="2020-05-20T22:29:00Z">
        <w:r w:rsidRPr="007C437A">
          <w:t>The</w:t>
        </w:r>
      </w:ins>
      <w:ins w:id="6663" w:author="Arthur Parmentier" w:date="2020-05-20T22:28:00Z">
        <w:r w:rsidRPr="007C437A">
          <w:t xml:space="preserve"> recording is launch</w:t>
        </w:r>
      </w:ins>
      <w:ins w:id="6664" w:author="Arthur Parmentier" w:date="2020-05-20T22:32:00Z">
        <w:r w:rsidRPr="007C437A">
          <w:t>ed</w:t>
        </w:r>
      </w:ins>
      <w:ins w:id="6665" w:author="Arthur Parmentier" w:date="2020-05-20T22:28:00Z">
        <w:r w:rsidRPr="007C437A">
          <w:t xml:space="preserve"> for </w:t>
        </w:r>
      </w:ins>
      <w:ins w:id="6666" w:author="Arthur Parmentier" w:date="2020-05-20T22:29:00Z">
        <w:r w:rsidRPr="007C437A">
          <w:rPr>
            <w:i/>
            <w:iCs/>
            <w:rPrChange w:id="6667" w:author="Arthur Parmentier" w:date="2020-06-07T15:27:00Z">
              <w:rPr/>
            </w:rPrChange>
          </w:rPr>
          <w:t>R</w:t>
        </w:r>
      </w:ins>
      <w:ins w:id="6668" w:author="Arthur Parmentier" w:date="2020-05-20T22:28:00Z">
        <w:r w:rsidRPr="007C437A">
          <w:t xml:space="preserve"> seconds</w:t>
        </w:r>
      </w:ins>
    </w:p>
    <w:p w:rsidR="00A83578" w:rsidRPr="007C437A" w:rsidRDefault="0088440D" w:rsidP="00A83578">
      <w:pPr>
        <w:pStyle w:val="Paragraphedeliste"/>
        <w:numPr>
          <w:ilvl w:val="2"/>
          <w:numId w:val="11"/>
        </w:numPr>
        <w:rPr>
          <w:ins w:id="6669" w:author="Arthur Parmentier" w:date="2020-05-20T22:30:00Z"/>
        </w:rPr>
      </w:pPr>
      <w:ins w:id="6670" w:author="Arthur Parmentier" w:date="2020-05-21T09:49:00Z">
        <w:r w:rsidRPr="007C437A">
          <w:t>Break (preparation time for next recording) of</w:t>
        </w:r>
      </w:ins>
      <w:ins w:id="6671" w:author="Arthur Parmentier" w:date="2020-05-20T22:29:00Z">
        <w:r w:rsidR="00A83578" w:rsidRPr="007C437A">
          <w:t xml:space="preserve"> </w:t>
        </w:r>
        <w:r w:rsidR="00A83578" w:rsidRPr="007C437A">
          <w:rPr>
            <w:i/>
            <w:iCs/>
            <w:rPrChange w:id="6672" w:author="Arthur Parmentier" w:date="2020-06-07T15:27:00Z">
              <w:rPr/>
            </w:rPrChange>
          </w:rPr>
          <w:t>P</w:t>
        </w:r>
        <w:r w:rsidR="00A83578" w:rsidRPr="007C437A">
          <w:t xml:space="preserve"> seconds</w:t>
        </w:r>
      </w:ins>
    </w:p>
    <w:p w:rsidR="00A83578" w:rsidRPr="007C437A" w:rsidRDefault="00A83578" w:rsidP="00A83578">
      <w:pPr>
        <w:rPr>
          <w:ins w:id="6673" w:author="Arthur Parmentier" w:date="2020-05-20T22:43:00Z"/>
        </w:rPr>
      </w:pPr>
      <w:ins w:id="6674" w:author="Arthur Parmentier" w:date="2020-05-20T22:31:00Z">
        <w:r w:rsidRPr="007C437A">
          <w:t xml:space="preserve">The user can change the values of </w:t>
        </w:r>
      </w:ins>
      <w:ins w:id="6675" w:author="Arthur Parmentier" w:date="2020-05-20T22:32:00Z">
        <w:r w:rsidRPr="007C437A">
          <w:rPr>
            <w:i/>
            <w:iCs/>
          </w:rPr>
          <w:t>0&lt;</w:t>
        </w:r>
      </w:ins>
      <w:ins w:id="6676" w:author="Arthur Parmentier" w:date="2020-05-20T22:31:00Z">
        <w:r w:rsidRPr="007C437A">
          <w:rPr>
            <w:i/>
            <w:iCs/>
          </w:rPr>
          <w:t xml:space="preserve">I, </w:t>
        </w:r>
      </w:ins>
      <w:ins w:id="6677" w:author="Arthur Parmentier" w:date="2020-05-20T22:32:00Z">
        <w:r w:rsidRPr="007C437A">
          <w:rPr>
            <w:i/>
            <w:iCs/>
          </w:rPr>
          <w:t>0&lt;</w:t>
        </w:r>
      </w:ins>
      <w:ins w:id="6678" w:author="Arthur Parmentier" w:date="2020-05-20T22:31:00Z">
        <w:r w:rsidRPr="007C437A">
          <w:rPr>
            <w:i/>
            <w:iCs/>
          </w:rPr>
          <w:t xml:space="preserve">N, </w:t>
        </w:r>
      </w:ins>
      <w:ins w:id="6679" w:author="Arthur Parmentier" w:date="2020-05-20T22:32:00Z">
        <w:r w:rsidRPr="007C437A">
          <w:rPr>
            <w:i/>
            <w:iCs/>
          </w:rPr>
          <w:t>0&lt;</w:t>
        </w:r>
      </w:ins>
      <w:ins w:id="6680" w:author="Arthur Parmentier" w:date="2020-05-20T22:31:00Z">
        <w:r w:rsidRPr="007C437A">
          <w:rPr>
            <w:i/>
            <w:iCs/>
          </w:rPr>
          <w:t>R</w:t>
        </w:r>
      </w:ins>
      <w:ins w:id="6681" w:author="Arthur Parmentier" w:date="2020-05-20T22:32:00Z">
        <w:r w:rsidRPr="007C437A">
          <w:rPr>
            <w:i/>
            <w:iCs/>
          </w:rPr>
          <w:t>&lt;5</w:t>
        </w:r>
      </w:ins>
      <w:ins w:id="6682" w:author="Arthur Parmentier" w:date="2020-05-20T22:33:00Z">
        <w:r w:rsidR="005325E0" w:rsidRPr="007C437A">
          <w:rPr>
            <w:rStyle w:val="Appelnotedebasdep"/>
            <w:i/>
            <w:iCs/>
          </w:rPr>
          <w:footnoteReference w:id="45"/>
        </w:r>
      </w:ins>
      <w:ins w:id="6701" w:author="Arthur Parmentier" w:date="2020-05-20T22:31:00Z">
        <w:r w:rsidRPr="007C437A">
          <w:rPr>
            <w:i/>
            <w:iCs/>
          </w:rPr>
          <w:t xml:space="preserve"> </w:t>
        </w:r>
        <w:r w:rsidRPr="007C437A">
          <w:t xml:space="preserve">and </w:t>
        </w:r>
      </w:ins>
      <w:ins w:id="6702" w:author="Arthur Parmentier" w:date="2020-05-20T22:32:00Z">
        <w:r w:rsidRPr="007C437A">
          <w:t>0&lt;</w:t>
        </w:r>
      </w:ins>
      <w:ins w:id="6703" w:author="Arthur Parmentier" w:date="2020-05-20T22:31:00Z">
        <w:r w:rsidRPr="007C437A">
          <w:rPr>
            <w:i/>
            <w:iCs/>
          </w:rPr>
          <w:t>P</w:t>
        </w:r>
        <w:r w:rsidRPr="007C437A">
          <w:t xml:space="preserve"> according to his needs.</w:t>
        </w:r>
      </w:ins>
    </w:p>
    <w:p w:rsidR="00937092" w:rsidRPr="007C437A" w:rsidRDefault="004256FE">
      <w:pPr>
        <w:rPr>
          <w:ins w:id="6704" w:author="Arthur Parmentier" w:date="2020-05-21T09:56:00Z"/>
        </w:rPr>
      </w:pPr>
      <w:ins w:id="6705" w:author="Arthur Parmentier" w:date="2020-05-21T09:53:00Z">
        <w:r w:rsidRPr="007C437A">
          <w:t>Each record</w:t>
        </w:r>
      </w:ins>
      <w:ins w:id="6706" w:author="Arthur Parmentier" w:date="2020-05-22T09:23:00Z">
        <w:r w:rsidR="00A87845" w:rsidRPr="007C437A">
          <w:t>ing</w:t>
        </w:r>
      </w:ins>
      <w:ins w:id="6707" w:author="Arthur Parmentier" w:date="2020-05-21T09:53:00Z">
        <w:r w:rsidRPr="007C437A">
          <w:t xml:space="preserve"> </w:t>
        </w:r>
      </w:ins>
      <w:ins w:id="6708" w:author="Arthur Parmentier" w:date="2020-05-22T09:24:00Z">
        <w:r w:rsidR="00A728E6" w:rsidRPr="007C437A">
          <w:t>takes place in</w:t>
        </w:r>
      </w:ins>
      <w:ins w:id="6709" w:author="Arthur Parmentier" w:date="2020-05-21T09:54:00Z">
        <w:r w:rsidRPr="007C437A">
          <w:t xml:space="preserve"> a different buffer of the Multiple Buffer (</w:t>
        </w:r>
        <w:proofErr w:type="spellStart"/>
        <w:r w:rsidRPr="007C437A">
          <w:t>MuBu</w:t>
        </w:r>
        <w:proofErr w:type="spellEnd"/>
        <w:r w:rsidRPr="007C437A">
          <w:t>) object</w:t>
        </w:r>
      </w:ins>
      <w:ins w:id="6710" w:author="Arthur Parmentier" w:date="2020-06-03T23:27:00Z">
        <w:r w:rsidR="001B372B" w:rsidRPr="007C437A">
          <w:t xml:space="preserve">s (one </w:t>
        </w:r>
        <w:proofErr w:type="spellStart"/>
        <w:r w:rsidR="001B372B" w:rsidRPr="007C437A">
          <w:t>Mubu</w:t>
        </w:r>
        <w:proofErr w:type="spellEnd"/>
        <w:r w:rsidR="001B372B" w:rsidRPr="007C437A">
          <w:t xml:space="preserve"> object per model</w:t>
        </w:r>
        <w:r w:rsidR="001B372B" w:rsidRPr="007C437A">
          <w:rPr>
            <w:rStyle w:val="Appelnotedebasdep"/>
          </w:rPr>
          <w:footnoteReference w:id="46"/>
        </w:r>
        <w:r w:rsidR="001B372B" w:rsidRPr="007C437A">
          <w:t>)</w:t>
        </w:r>
      </w:ins>
      <w:ins w:id="6722" w:author="Arthur Parmentier" w:date="2020-05-21T09:54:00Z">
        <w:r w:rsidRPr="007C437A">
          <w:t xml:space="preserve"> and </w:t>
        </w:r>
      </w:ins>
      <w:ins w:id="6723" w:author="Arthur Parmentier" w:date="2020-05-21T09:51:00Z">
        <w:r w:rsidRPr="007C437A">
          <w:t>ea</w:t>
        </w:r>
      </w:ins>
      <w:ins w:id="6724" w:author="Arthur Parmentier" w:date="2020-05-21T09:52:00Z">
        <w:r w:rsidRPr="007C437A">
          <w:t>ch active input data</w:t>
        </w:r>
      </w:ins>
      <w:ins w:id="6725" w:author="Arthur Parmentier" w:date="2020-05-21T09:51:00Z">
        <w:r w:rsidRPr="007C437A">
          <w:t xml:space="preserve"> </w:t>
        </w:r>
      </w:ins>
      <w:ins w:id="6726" w:author="Arthur Parmentier" w:date="2020-05-21T09:52:00Z">
        <w:r w:rsidRPr="007C437A">
          <w:t>is</w:t>
        </w:r>
      </w:ins>
      <w:ins w:id="6727" w:author="Arthur Parmentier" w:date="2020-05-21T09:51:00Z">
        <w:r w:rsidRPr="007C437A">
          <w:t xml:space="preserve"> saved into</w:t>
        </w:r>
      </w:ins>
      <w:ins w:id="6728" w:author="Arthur Parmentier" w:date="2020-05-21T09:52:00Z">
        <w:r w:rsidRPr="007C437A">
          <w:t xml:space="preserve"> a different </w:t>
        </w:r>
      </w:ins>
      <w:ins w:id="6729" w:author="Arthur Parmentier" w:date="2020-05-21T09:54:00Z">
        <w:r w:rsidRPr="007C437A">
          <w:t xml:space="preserve">track. The user can </w:t>
        </w:r>
      </w:ins>
      <w:ins w:id="6730" w:author="Arthur Parmentier" w:date="2020-05-21T09:55:00Z">
        <w:r w:rsidRPr="007C437A">
          <w:t>na</w:t>
        </w:r>
      </w:ins>
      <w:ins w:id="6731" w:author="Arthur Parmentier" w:date="2020-05-21T09:56:00Z">
        <w:r w:rsidRPr="007C437A">
          <w:t>vigate</w:t>
        </w:r>
      </w:ins>
      <w:ins w:id="6732" w:author="Arthur Parmentier" w:date="2020-05-21T09:55:00Z">
        <w:r w:rsidRPr="007C437A">
          <w:t xml:space="preserve"> the recorded data in each buffer and track using the Multiple Buffer Interface (</w:t>
        </w:r>
        <w:proofErr w:type="spellStart"/>
        <w:r w:rsidRPr="007C437A">
          <w:t>Imubu</w:t>
        </w:r>
        <w:proofErr w:type="spellEnd"/>
        <w:r w:rsidRPr="007C437A">
          <w:t xml:space="preserve"> object)</w:t>
        </w:r>
      </w:ins>
      <w:ins w:id="6733" w:author="Arthur Parmentier" w:date="2020-05-21T09:56:00Z">
        <w:r w:rsidRPr="007C437A">
          <w:t>.</w:t>
        </w:r>
      </w:ins>
    </w:p>
    <w:p w:rsidR="0051412E" w:rsidRPr="007C437A" w:rsidRDefault="00EA7F1C">
      <w:pPr>
        <w:keepNext/>
        <w:rPr>
          <w:ins w:id="6734" w:author="Arthur Parmentier" w:date="2020-06-03T23:37:00Z"/>
        </w:rPr>
        <w:pPrChange w:id="6735" w:author="Arthur Parmentier" w:date="2020-06-03T23:37:00Z">
          <w:pPr/>
        </w:pPrChange>
      </w:pPr>
      <w:ins w:id="6736" w:author="Arthur Parmentier" w:date="2020-06-03T23:36:00Z">
        <w:r w:rsidRPr="007C437A">
          <w:rPr>
            <w:noProof/>
            <w:rPrChange w:id="6737" w:author="Arthur Parmentier" w:date="2020-06-07T15:27:00Z">
              <w:rPr>
                <w:noProof/>
              </w:rPr>
            </w:rPrChange>
          </w:rPr>
          <w:drawing>
            <wp:inline distT="0" distB="0" distL="0" distR="0">
              <wp:extent cx="6188710" cy="3032760"/>
              <wp:effectExtent l="0" t="0" r="2540" b="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bu.PNG"/>
                      <pic:cNvPicPr/>
                    </pic:nvPicPr>
                    <pic:blipFill>
                      <a:blip r:embed="rId26">
                        <a:extLst>
                          <a:ext uri="{28A0092B-C50C-407E-A947-70E740481C1C}">
                            <a14:useLocalDpi xmlns:a14="http://schemas.microsoft.com/office/drawing/2010/main" val="0"/>
                          </a:ext>
                        </a:extLst>
                      </a:blip>
                      <a:stretch>
                        <a:fillRect/>
                      </a:stretch>
                    </pic:blipFill>
                    <pic:spPr>
                      <a:xfrm>
                        <a:off x="0" y="0"/>
                        <a:ext cx="6188710" cy="3032760"/>
                      </a:xfrm>
                      <a:prstGeom prst="rect">
                        <a:avLst/>
                      </a:prstGeom>
                    </pic:spPr>
                  </pic:pic>
                </a:graphicData>
              </a:graphic>
            </wp:inline>
          </w:drawing>
        </w:r>
      </w:ins>
    </w:p>
    <w:p w:rsidR="00EA7F1C" w:rsidRPr="007C437A" w:rsidRDefault="0051412E">
      <w:pPr>
        <w:pStyle w:val="Lgende"/>
        <w:rPr>
          <w:ins w:id="6738" w:author="Arthur Parmentier" w:date="2020-06-03T23:36:00Z"/>
          <w:rPrChange w:id="6739" w:author="Arthur Parmentier" w:date="2020-06-07T15:27:00Z">
            <w:rPr>
              <w:ins w:id="6740" w:author="Arthur Parmentier" w:date="2020-06-03T23:36:00Z"/>
            </w:rPr>
          </w:rPrChange>
        </w:rPr>
        <w:pPrChange w:id="6741" w:author="Arthur Parmentier" w:date="2020-06-03T23:37:00Z">
          <w:pPr/>
        </w:pPrChange>
      </w:pPr>
      <w:ins w:id="6742" w:author="Arthur Parmentier" w:date="2020-06-03T23:37:00Z">
        <w:r w:rsidRPr="007C437A">
          <w:rPr>
            <w:rPrChange w:id="6743" w:author="Arthur Parmentier" w:date="2020-06-07T15:27:00Z">
              <w:rPr>
                <w:i/>
                <w:iCs/>
              </w:rPr>
            </w:rPrChange>
          </w:rPr>
          <w:t xml:space="preserve">Figure </w:t>
        </w:r>
        <w:r w:rsidRPr="007C437A">
          <w:rPr>
            <w:rPrChange w:id="6744" w:author="Arthur Parmentier" w:date="2020-06-07T15:27:00Z">
              <w:rPr>
                <w:i/>
                <w:iCs/>
              </w:rPr>
            </w:rPrChange>
          </w:rPr>
          <w:fldChar w:fldCharType="begin"/>
        </w:r>
        <w:r w:rsidRPr="007C437A">
          <w:rPr>
            <w:rPrChange w:id="6745" w:author="Arthur Parmentier" w:date="2020-06-07T15:27:00Z">
              <w:rPr>
                <w:i/>
                <w:iCs/>
              </w:rPr>
            </w:rPrChange>
          </w:rPr>
          <w:instrText xml:space="preserve"> SEQ Figure \* ARABIC </w:instrText>
        </w:r>
      </w:ins>
      <w:r w:rsidRPr="007C437A">
        <w:rPr>
          <w:rPrChange w:id="6746" w:author="Arthur Parmentier" w:date="2020-06-07T15:27:00Z">
            <w:rPr>
              <w:i/>
              <w:iCs/>
            </w:rPr>
          </w:rPrChange>
        </w:rPr>
        <w:fldChar w:fldCharType="separate"/>
      </w:r>
      <w:ins w:id="6747" w:author="Arthur Parmentier" w:date="2020-06-05T21:05:00Z">
        <w:r w:rsidR="001C2AA6" w:rsidRPr="007C437A">
          <w:rPr>
            <w:rPrChange w:id="6748" w:author="Arthur Parmentier" w:date="2020-06-07T15:27:00Z">
              <w:rPr>
                <w:i/>
                <w:iCs/>
                <w:noProof/>
              </w:rPr>
            </w:rPrChange>
          </w:rPr>
          <w:t>8</w:t>
        </w:r>
      </w:ins>
      <w:ins w:id="6749" w:author="Arthur Parmentier" w:date="2020-06-03T23:37:00Z">
        <w:r w:rsidRPr="007C437A">
          <w:rPr>
            <w:rPrChange w:id="6750" w:author="Arthur Parmentier" w:date="2020-06-07T15:27:00Z">
              <w:rPr>
                <w:i/>
                <w:iCs/>
              </w:rPr>
            </w:rPrChange>
          </w:rPr>
          <w:fldChar w:fldCharType="end"/>
        </w:r>
        <w:r w:rsidRPr="007C437A">
          <w:rPr>
            <w:rPrChange w:id="6751" w:author="Arthur Parmentier" w:date="2020-06-07T15:27:00Z">
              <w:rPr>
                <w:i/>
                <w:iCs/>
              </w:rPr>
            </w:rPrChange>
          </w:rPr>
          <w:t xml:space="preserve"> </w:t>
        </w:r>
        <w:proofErr w:type="spellStart"/>
        <w:r w:rsidRPr="007C437A">
          <w:rPr>
            <w:rPrChange w:id="6752" w:author="Arthur Parmentier" w:date="2020-06-07T15:27:00Z">
              <w:rPr>
                <w:i/>
                <w:iCs/>
              </w:rPr>
            </w:rPrChange>
          </w:rPr>
          <w:t>Imubu</w:t>
        </w:r>
        <w:proofErr w:type="spellEnd"/>
        <w:r w:rsidRPr="007C437A">
          <w:rPr>
            <w:rPrChange w:id="6753" w:author="Arthur Parmentier" w:date="2020-06-07T15:27:00Z">
              <w:rPr>
                <w:i/>
                <w:iCs/>
              </w:rPr>
            </w:rPrChange>
          </w:rPr>
          <w:t xml:space="preserve"> controls and interface.</w:t>
        </w:r>
      </w:ins>
    </w:p>
    <w:p w:rsidR="00D17256" w:rsidRPr="007C437A" w:rsidRDefault="004256FE">
      <w:pPr>
        <w:rPr>
          <w:ins w:id="6754" w:author="Arthur Parmentier" w:date="2020-05-21T10:01:00Z"/>
        </w:rPr>
      </w:pPr>
      <w:ins w:id="6755" w:author="Arthur Parmentier" w:date="2020-05-21T09:57:00Z">
        <w:r w:rsidRPr="007C437A">
          <w:t>After the recording session, the data contained in a given track of a gi</w:t>
        </w:r>
      </w:ins>
      <w:ins w:id="6756" w:author="Arthur Parmentier" w:date="2020-05-21T09:58:00Z">
        <w:r w:rsidRPr="007C437A">
          <w:t xml:space="preserve">ven buffer corresponds to </w:t>
        </w:r>
      </w:ins>
      <w:ins w:id="6757" w:author="Arthur Parmentier" w:date="2020-05-20T21:54:00Z">
        <w:r w:rsidR="00D17256" w:rsidRPr="007C437A">
          <w:t xml:space="preserve">a </w:t>
        </w:r>
      </w:ins>
      <w:ins w:id="6758" w:author="Arthur Parmentier" w:date="2020-05-21T09:58:00Z">
        <w:r w:rsidRPr="007C437A">
          <w:t>(</w:t>
        </w:r>
      </w:ins>
      <w:ins w:id="6759" w:author="Arthur Parmentier" w:date="2020-05-20T21:54:00Z">
        <w:r w:rsidR="00D17256" w:rsidRPr="007C437A">
          <w:t>N</w:t>
        </w:r>
      </w:ins>
      <w:ins w:id="6760" w:author="Arthur Parmentier" w:date="2020-05-21T09:58:00Z">
        <w:r w:rsidRPr="007C437A">
          <w:t>+1)</w:t>
        </w:r>
      </w:ins>
      <w:ins w:id="6761" w:author="Arthur Parmentier" w:date="2020-05-21T10:13:00Z">
        <w:r w:rsidR="0008549C" w:rsidRPr="007C437A">
          <w:t xml:space="preserve"> </w:t>
        </w:r>
      </w:ins>
      <w:ins w:id="6762" w:author="Arthur Parmentier" w:date="2020-05-20T21:54:00Z">
        <w:r w:rsidR="00D17256" w:rsidRPr="007C437A">
          <w:t>x</w:t>
        </w:r>
      </w:ins>
      <w:ins w:id="6763" w:author="Arthur Parmentier" w:date="2020-05-21T10:13:00Z">
        <w:r w:rsidR="0008549C" w:rsidRPr="007C437A">
          <w:t xml:space="preserve"> </w:t>
        </w:r>
      </w:ins>
      <w:ins w:id="6764" w:author="Arthur Parmentier" w:date="2020-05-20T21:54:00Z">
        <w:r w:rsidR="00D17256" w:rsidRPr="007C437A">
          <w:t xml:space="preserve">L matrix with N being the number of dimensions of </w:t>
        </w:r>
      </w:ins>
      <w:ins w:id="6765" w:author="Arthur Parmentier" w:date="2020-05-21T09:58:00Z">
        <w:r w:rsidRPr="007C437A">
          <w:t>the corresponding</w:t>
        </w:r>
      </w:ins>
      <w:ins w:id="6766" w:author="Arthur Parmentier" w:date="2020-05-20T21:54:00Z">
        <w:r w:rsidR="00D17256" w:rsidRPr="007C437A">
          <w:t xml:space="preserve"> input and L being the number of steps in the recording sequence (sampling rate x duration of the sequence)</w:t>
        </w:r>
      </w:ins>
      <w:ins w:id="6767" w:author="Arthur Parmentier" w:date="2020-05-21T09:58:00Z">
        <w:r w:rsidRPr="007C437A">
          <w:t>. T</w:t>
        </w:r>
      </w:ins>
      <w:ins w:id="6768" w:author="Arthur Parmentier" w:date="2020-05-21T09:59:00Z">
        <w:r w:rsidRPr="007C437A">
          <w:t xml:space="preserve">he additional dimension corresponds to the time-tagging of the data. </w:t>
        </w:r>
      </w:ins>
      <w:ins w:id="6769" w:author="Arthur Parmentier" w:date="2020-05-21T10:01:00Z">
        <w:r w:rsidR="005C1896" w:rsidRPr="007C437A">
          <w:t>There are two main reasons for time-tagging the data:</w:t>
        </w:r>
      </w:ins>
    </w:p>
    <w:p w:rsidR="005C1896" w:rsidRPr="007C437A" w:rsidRDefault="005C1896" w:rsidP="005C1896">
      <w:pPr>
        <w:pStyle w:val="Paragraphedeliste"/>
        <w:numPr>
          <w:ilvl w:val="0"/>
          <w:numId w:val="35"/>
        </w:numPr>
        <w:rPr>
          <w:ins w:id="6770" w:author="Arthur Parmentier" w:date="2020-05-21T10:02:00Z"/>
        </w:rPr>
      </w:pPr>
      <w:ins w:id="6771" w:author="Arthur Parmentier" w:date="2020-05-21T10:01:00Z">
        <w:r w:rsidRPr="007C437A">
          <w:t xml:space="preserve">When several inputs are recorded at the same time, each has its own </w:t>
        </w:r>
      </w:ins>
      <w:ins w:id="6772" w:author="Arthur Parmentier" w:date="2020-05-21T10:02:00Z">
        <w:r w:rsidRPr="007C437A">
          <w:t>output rate</w:t>
        </w:r>
      </w:ins>
      <w:ins w:id="6773" w:author="Arthur Parmentier" w:date="2020-05-21T10:03:00Z">
        <w:r w:rsidRPr="007C437A">
          <w:t xml:space="preserve">; </w:t>
        </w:r>
      </w:ins>
      <w:ins w:id="6774" w:author="Arthur Parmentier" w:date="2020-05-21T10:04:00Z">
        <w:r w:rsidRPr="007C437A">
          <w:t>time-tagging the data in each track guarantees that during playback, the rate of each track is preserved</w:t>
        </w:r>
      </w:ins>
    </w:p>
    <w:p w:rsidR="005C1896" w:rsidRPr="007C437A" w:rsidRDefault="005C1896" w:rsidP="005C1896">
      <w:pPr>
        <w:pStyle w:val="Paragraphedeliste"/>
        <w:numPr>
          <w:ilvl w:val="0"/>
          <w:numId w:val="35"/>
        </w:numPr>
        <w:rPr>
          <w:ins w:id="6775" w:author="Arthur Parmentier" w:date="2020-05-21T10:11:00Z"/>
        </w:rPr>
      </w:pPr>
      <w:ins w:id="6776" w:author="Arthur Parmentier" w:date="2020-05-21T10:02:00Z">
        <w:r w:rsidRPr="007C437A">
          <w:lastRenderedPageBreak/>
          <w:t xml:space="preserve">Individual inputs can have varying output rates over time, for instance </w:t>
        </w:r>
        <w:proofErr w:type="spellStart"/>
        <w:r w:rsidRPr="007C437A">
          <w:t>Pose</w:t>
        </w:r>
      </w:ins>
      <w:ins w:id="6777" w:author="Arthur Parmentier" w:date="2020-06-03T23:37:00Z">
        <w:r w:rsidR="0051412E" w:rsidRPr="007C437A">
          <w:t>N</w:t>
        </w:r>
      </w:ins>
      <w:ins w:id="6778" w:author="Arthur Parmentier" w:date="2020-05-21T10:02:00Z">
        <w:r w:rsidRPr="007C437A">
          <w:t>et</w:t>
        </w:r>
      </w:ins>
      <w:proofErr w:type="spellEnd"/>
      <w:ins w:id="6779" w:author="Arthur Parmentier" w:date="2020-06-03T23:37:00Z">
        <w:r w:rsidR="0051412E" w:rsidRPr="007C437A">
          <w:t xml:space="preserve"> and </w:t>
        </w:r>
        <w:proofErr w:type="spellStart"/>
        <w:r w:rsidR="0051412E" w:rsidRPr="007C437A">
          <w:t>HandPose</w:t>
        </w:r>
        <w:proofErr w:type="spellEnd"/>
        <w:r w:rsidR="0051412E" w:rsidRPr="007C437A">
          <w:t xml:space="preserve"> that run on GPU</w:t>
        </w:r>
      </w:ins>
      <w:ins w:id="6780" w:author="Arthur Parmentier" w:date="2020-05-21T10:08:00Z">
        <w:r w:rsidRPr="007C437A">
          <w:t>. Although we will see that the Dynamic Time Warping classification does “warp” the seq</w:t>
        </w:r>
      </w:ins>
      <w:ins w:id="6781" w:author="Arthur Parmentier" w:date="2020-05-21T10:09:00Z">
        <w:r w:rsidRPr="007C437A">
          <w:t xml:space="preserve">uence in time and is therefore not sensitive to </w:t>
        </w:r>
        <w:r w:rsidR="00D9796F" w:rsidRPr="007C437A">
          <w:t xml:space="preserve">small variations of data rate, it </w:t>
        </w:r>
      </w:ins>
      <w:ins w:id="6782" w:author="Arthur Parmentier" w:date="2020-05-21T10:10:00Z">
        <w:r w:rsidR="00D9796F" w:rsidRPr="007C437A">
          <w:t xml:space="preserve">is safe to assume that keeping the data timing in place </w:t>
        </w:r>
      </w:ins>
      <w:ins w:id="6783" w:author="Arthur Parmentier" w:date="2020-05-21T10:11:00Z">
        <w:r w:rsidR="00D9796F" w:rsidRPr="007C437A">
          <w:t>always would better represent the original movements of the soundpainter</w:t>
        </w:r>
      </w:ins>
    </w:p>
    <w:p w:rsidR="00B92220" w:rsidRPr="007C437A" w:rsidRDefault="00995831" w:rsidP="00B92220">
      <w:pPr>
        <w:rPr>
          <w:ins w:id="6784" w:author="Arthur Parmentier" w:date="2020-05-21T14:39:00Z"/>
        </w:rPr>
      </w:pPr>
      <w:ins w:id="6785" w:author="Arthur Parmentier" w:date="2020-05-21T10:16:00Z">
        <w:r w:rsidRPr="007C437A">
          <w:t>Wrapping up, i</w:t>
        </w:r>
      </w:ins>
      <w:ins w:id="6786" w:author="Arthur Parmentier" w:date="2020-05-21T10:15:00Z">
        <w:r w:rsidRPr="007C437A">
          <w:t xml:space="preserve">nside the </w:t>
        </w:r>
        <w:proofErr w:type="spellStart"/>
        <w:r w:rsidRPr="007C437A">
          <w:t>MuBu</w:t>
        </w:r>
        <w:proofErr w:type="spellEnd"/>
        <w:r w:rsidRPr="007C437A">
          <w:t xml:space="preserve"> object, </w:t>
        </w:r>
      </w:ins>
      <w:ins w:id="6787" w:author="Arthur Parmentier" w:date="2020-05-21T10:16:00Z">
        <w:r w:rsidRPr="007C437A">
          <w:t>a sign is represented by</w:t>
        </w:r>
      </w:ins>
      <w:ins w:id="6788" w:author="Arthur Parmentier" w:date="2020-05-21T14:37:00Z">
        <w:r w:rsidR="00B92220" w:rsidRPr="007C437A">
          <w:t xml:space="preserve"> labeled</w:t>
        </w:r>
      </w:ins>
      <w:ins w:id="6789" w:author="Arthur Parmentier" w:date="2020-05-21T14:34:00Z">
        <w:r w:rsidR="00B92220" w:rsidRPr="007C437A">
          <w:t xml:space="preserve"> multi-dimensional buffers</w:t>
        </w:r>
      </w:ins>
      <w:ins w:id="6790" w:author="Arthur Parmentier" w:date="2020-05-21T14:38:00Z">
        <w:r w:rsidR="00B92220" w:rsidRPr="007C437A">
          <w:t xml:space="preserve"> that contain the motion tracking data corresponding to each </w:t>
        </w:r>
      </w:ins>
      <w:ins w:id="6791" w:author="Arthur Parmentier" w:date="2020-05-21T14:39:00Z">
        <w:r w:rsidR="00B92220" w:rsidRPr="007C437A">
          <w:t>recorded example of the sign.</w:t>
        </w:r>
      </w:ins>
    </w:p>
    <w:p w:rsidR="00B92220" w:rsidRPr="007C437A" w:rsidRDefault="00B92220">
      <w:pPr>
        <w:rPr>
          <w:ins w:id="6792" w:author="Arthur Parmentier" w:date="2020-05-22T09:05:00Z"/>
        </w:rPr>
      </w:pPr>
      <w:ins w:id="6793" w:author="Arthur Parmentier" w:date="2020-05-21T14:39:00Z">
        <w:r w:rsidRPr="007C437A">
          <w:t xml:space="preserve">Once the data has been recorded, the user is able to save the </w:t>
        </w:r>
      </w:ins>
      <w:ins w:id="6794" w:author="Arthur Parmentier" w:date="2020-05-21T14:40:00Z">
        <w:r w:rsidRPr="007C437A">
          <w:t xml:space="preserve">recorded buffers to files in </w:t>
        </w:r>
        <w:proofErr w:type="gramStart"/>
        <w:r w:rsidRPr="007C437A">
          <w:t>the .</w:t>
        </w:r>
        <w:proofErr w:type="gramEnd"/>
        <w:r w:rsidRPr="007C437A">
          <w:t>/data folder</w:t>
        </w:r>
      </w:ins>
      <w:ins w:id="6795" w:author="Arthur Parmentier" w:date="2020-05-22T09:24:00Z">
        <w:r w:rsidR="00AE73D8" w:rsidRPr="007C437A">
          <w:t xml:space="preserve">, by using the dedicated button </w:t>
        </w:r>
      </w:ins>
      <w:ins w:id="6796" w:author="Arthur Parmentier" w:date="2020-06-03T23:38:00Z">
        <w:r w:rsidR="0051412E" w:rsidRPr="007C437A">
          <w:t>“Save buffers to file”</w:t>
        </w:r>
      </w:ins>
      <w:ins w:id="6797" w:author="Arthur Parmentier" w:date="2020-05-22T09:24:00Z">
        <w:r w:rsidR="00AE73D8" w:rsidRPr="007C437A">
          <w:t>.</w:t>
        </w:r>
      </w:ins>
    </w:p>
    <w:p w:rsidR="0051412E" w:rsidRPr="007C437A" w:rsidRDefault="0051412E">
      <w:pPr>
        <w:pStyle w:val="Titre4"/>
        <w:rPr>
          <w:ins w:id="6798" w:author="Arthur Parmentier" w:date="2020-06-03T23:38:00Z"/>
          <w:rPrChange w:id="6799" w:author="Arthur Parmentier" w:date="2020-06-07T15:27:00Z">
            <w:rPr>
              <w:ins w:id="6800" w:author="Arthur Parmentier" w:date="2020-06-03T23:38:00Z"/>
            </w:rPr>
          </w:rPrChange>
        </w:rPr>
        <w:pPrChange w:id="6801" w:author="Arthur Parmentier" w:date="2020-06-03T23:38:00Z">
          <w:pPr/>
        </w:pPrChange>
      </w:pPr>
      <w:ins w:id="6802" w:author="Arthur Parmentier" w:date="2020-06-03T23:39:00Z">
        <w:r w:rsidRPr="007C437A">
          <w:rPr>
            <w:rPrChange w:id="6803" w:author="Arthur Parmentier" w:date="2020-06-07T15:27:00Z">
              <w:rPr/>
            </w:rPrChange>
          </w:rPr>
          <w:t>Saving recordings to file: building a dictionary</w:t>
        </w:r>
      </w:ins>
    </w:p>
    <w:p w:rsidR="00023308" w:rsidRPr="007C437A" w:rsidRDefault="00023308" w:rsidP="00023308">
      <w:pPr>
        <w:rPr>
          <w:ins w:id="6804" w:author="Arthur Parmentier" w:date="2020-05-22T08:10:00Z"/>
        </w:rPr>
      </w:pPr>
      <w:ins w:id="6805" w:author="Arthur Parmentier" w:date="2020-05-22T08:10:00Z">
        <w:r w:rsidRPr="007C437A">
          <w:t>What would be ideal would be to store the data in the following fashion:</w:t>
        </w:r>
      </w:ins>
    </w:p>
    <w:p w:rsidR="00023308" w:rsidRPr="007C437A" w:rsidRDefault="00023308" w:rsidP="00023308">
      <w:pPr>
        <w:rPr>
          <w:ins w:id="6806" w:author="Arthur Parmentier" w:date="2020-05-22T08:27:00Z"/>
        </w:rPr>
      </w:pPr>
      <w:proofErr w:type="gramStart"/>
      <w:ins w:id="6807" w:author="Arthur Parmentier" w:date="2020-05-22T08:10:00Z">
        <w:r w:rsidRPr="007C437A">
          <w:t>./</w:t>
        </w:r>
        <w:proofErr w:type="gramEnd"/>
        <w:r w:rsidRPr="007C437A">
          <w:t>data</w:t>
        </w:r>
        <w:r w:rsidRPr="007C437A">
          <w:br/>
        </w:r>
        <w:r w:rsidRPr="007C437A">
          <w:tab/>
          <w:t>/</w:t>
        </w:r>
        <w:proofErr w:type="spellStart"/>
        <w:r w:rsidRPr="007C437A">
          <w:t>track_name</w:t>
        </w:r>
        <w:proofErr w:type="spellEnd"/>
        <w:r w:rsidRPr="007C437A">
          <w:t xml:space="preserve"> (corresponds to the input name)</w:t>
        </w:r>
        <w:r w:rsidRPr="007C437A">
          <w:br/>
        </w:r>
        <w:r w:rsidRPr="007C437A">
          <w:tab/>
        </w:r>
        <w:r w:rsidRPr="007C437A">
          <w:tab/>
          <w:t>/</w:t>
        </w:r>
      </w:ins>
      <w:proofErr w:type="spellStart"/>
      <w:ins w:id="6808" w:author="Arthur Parmentier" w:date="2020-05-22T08:11:00Z">
        <w:r w:rsidRPr="007C437A">
          <w:t>sign_label</w:t>
        </w:r>
      </w:ins>
      <w:proofErr w:type="spellEnd"/>
      <w:ins w:id="6809" w:author="Arthur Parmentier" w:date="2020-05-22T08:10:00Z">
        <w:r w:rsidRPr="007C437A">
          <w:t xml:space="preserve"> + </w:t>
        </w:r>
        <w:proofErr w:type="spellStart"/>
        <w:r w:rsidRPr="007C437A">
          <w:t>unique_id</w:t>
        </w:r>
        <w:proofErr w:type="spellEnd"/>
        <w:r w:rsidRPr="007C437A">
          <w:t xml:space="preserve"> (.</w:t>
        </w:r>
        <w:proofErr w:type="spellStart"/>
        <w:r w:rsidRPr="007C437A">
          <w:t>mubu</w:t>
        </w:r>
        <w:proofErr w:type="spellEnd"/>
        <w:r w:rsidRPr="007C437A">
          <w:t xml:space="preserve"> or .txt)</w:t>
        </w:r>
      </w:ins>
    </w:p>
    <w:p w:rsidR="003943E3" w:rsidRPr="007C437A" w:rsidRDefault="003943E3" w:rsidP="00023308">
      <w:pPr>
        <w:rPr>
          <w:ins w:id="6810" w:author="Arthur Parmentier" w:date="2020-05-22T08:10:00Z"/>
        </w:rPr>
      </w:pPr>
      <w:ins w:id="6811" w:author="Arthur Parmentier" w:date="2020-05-22T08:27:00Z">
        <w:r w:rsidRPr="007C437A">
          <w:t xml:space="preserve">The motivation for using this file and folder structure is that it best represents the data structure of the </w:t>
        </w:r>
        <w:proofErr w:type="spellStart"/>
        <w:r w:rsidRPr="007C437A">
          <w:t>MuBu</w:t>
        </w:r>
        <w:proofErr w:type="spellEnd"/>
        <w:r w:rsidRPr="007C437A">
          <w:t xml:space="preserve"> object itself</w:t>
        </w:r>
      </w:ins>
      <w:ins w:id="6812" w:author="Arthur Parmentier" w:date="2020-05-22T08:28:00Z">
        <w:r w:rsidRPr="007C437A">
          <w:t xml:space="preserve"> and </w:t>
        </w:r>
      </w:ins>
      <w:ins w:id="6813" w:author="Arthur Parmentier" w:date="2020-05-22T08:29:00Z">
        <w:r w:rsidRPr="007C437A">
          <w:t xml:space="preserve">allows the user to clearly identify what the file corresponds to without looking at its metadata. The user would then be allowed to mix data from </w:t>
        </w:r>
      </w:ins>
      <w:ins w:id="6814" w:author="Arthur Parmentier" w:date="2020-05-22T08:30:00Z">
        <w:r w:rsidRPr="007C437A">
          <w:t xml:space="preserve">recording sessions that are inhomogeneous, i.e. with a different number of </w:t>
        </w:r>
        <w:r w:rsidR="00CA7DF5" w:rsidRPr="007C437A">
          <w:t>recorded inputs</w:t>
        </w:r>
      </w:ins>
      <w:ins w:id="6815" w:author="Arthur Parmentier" w:date="2020-05-22T08:31:00Z">
        <w:r w:rsidR="00CA7DF5" w:rsidRPr="007C437A">
          <w:t>, by loading all the files that corresponds to the inputs he uses, even though they might come from very different sessions.</w:t>
        </w:r>
      </w:ins>
    </w:p>
    <w:p w:rsidR="00023308" w:rsidRPr="007C437A" w:rsidRDefault="00023308">
      <w:pPr>
        <w:rPr>
          <w:ins w:id="6816" w:author="Arthur Parmentier" w:date="2020-05-22T08:21:00Z"/>
        </w:rPr>
      </w:pPr>
      <w:ins w:id="6817" w:author="Arthur Parmentier" w:date="2020-05-22T08:11:00Z">
        <w:r w:rsidRPr="007C437A">
          <w:t xml:space="preserve">However, the </w:t>
        </w:r>
        <w:proofErr w:type="spellStart"/>
        <w:r w:rsidRPr="007C437A">
          <w:t>MuBu</w:t>
        </w:r>
        <w:proofErr w:type="spellEnd"/>
        <w:r w:rsidRPr="007C437A">
          <w:t xml:space="preserve"> object write and read mechanisms suffers </w:t>
        </w:r>
      </w:ins>
      <w:ins w:id="6818" w:author="Arthur Parmentier" w:date="2020-05-22T08:13:00Z">
        <w:r w:rsidRPr="007C437A">
          <w:t>from bugs</w:t>
        </w:r>
        <w:r w:rsidRPr="007C437A">
          <w:rPr>
            <w:rStyle w:val="Appelnotedebasdep"/>
          </w:rPr>
          <w:footnoteReference w:id="47"/>
        </w:r>
      </w:ins>
      <w:ins w:id="6820" w:author="Arthur Parmentier" w:date="2020-05-22T08:21:00Z">
        <w:r w:rsidR="008A6401" w:rsidRPr="007C437A">
          <w:t xml:space="preserve"> that should be fixed by the </w:t>
        </w:r>
      </w:ins>
      <w:ins w:id="6821" w:author="Arthur Parmentier" w:date="2020-05-22T08:22:00Z">
        <w:r w:rsidR="008A6401" w:rsidRPr="007C437A">
          <w:t>developers</w:t>
        </w:r>
      </w:ins>
      <w:ins w:id="6822" w:author="Arthur Parmentier" w:date="2020-05-22T08:21:00Z">
        <w:r w:rsidR="008A6401" w:rsidRPr="007C437A">
          <w:t xml:space="preserve"> in the </w:t>
        </w:r>
      </w:ins>
      <w:ins w:id="6823" w:author="Arthur Parmentier" w:date="2020-05-22T08:22:00Z">
        <w:r w:rsidR="008A6401" w:rsidRPr="007C437A">
          <w:t>near future (as of May 2020)</w:t>
        </w:r>
      </w:ins>
      <w:ins w:id="6824" w:author="Arthur Parmentier" w:date="2020-05-22T08:12:00Z">
        <w:r w:rsidRPr="007C437A">
          <w:t xml:space="preserve"> </w:t>
        </w:r>
      </w:ins>
      <w:ins w:id="6825" w:author="Arthur Parmentier" w:date="2020-05-22T08:13:00Z">
        <w:r w:rsidRPr="007C437A">
          <w:t>and I had to implement a workaround before it gets fixed</w:t>
        </w:r>
      </w:ins>
      <w:ins w:id="6826" w:author="Arthur Parmentier" w:date="2020-05-22T08:20:00Z">
        <w:r w:rsidR="008A6401" w:rsidRPr="007C437A">
          <w:t xml:space="preserve">, by saving </w:t>
        </w:r>
      </w:ins>
      <w:ins w:id="6827" w:author="Arthur Parmentier" w:date="2020-05-22T08:21:00Z">
        <w:r w:rsidR="008A6401" w:rsidRPr="007C437A">
          <w:t>each</w:t>
        </w:r>
      </w:ins>
      <w:ins w:id="6828" w:author="Arthur Parmentier" w:date="2020-05-22T08:20:00Z">
        <w:r w:rsidR="008A6401" w:rsidRPr="007C437A">
          <w:t xml:space="preserve"> buffer with all </w:t>
        </w:r>
      </w:ins>
      <w:ins w:id="6829" w:author="Arthur Parmentier" w:date="2020-05-22T08:21:00Z">
        <w:r w:rsidR="008A6401" w:rsidRPr="007C437A">
          <w:t>its</w:t>
        </w:r>
      </w:ins>
      <w:ins w:id="6830" w:author="Arthur Parmentier" w:date="2020-05-22T08:20:00Z">
        <w:r w:rsidR="008A6401" w:rsidRPr="007C437A">
          <w:t xml:space="preserve"> tracks in</w:t>
        </w:r>
      </w:ins>
      <w:ins w:id="6831" w:author="Arthur Parmentier" w:date="2020-05-22T08:21:00Z">
        <w:r w:rsidR="008A6401" w:rsidRPr="007C437A">
          <w:t xml:space="preserve"> a single file:</w:t>
        </w:r>
      </w:ins>
    </w:p>
    <w:p w:rsidR="008A6401" w:rsidRPr="007C437A" w:rsidRDefault="008A6401" w:rsidP="008A6401">
      <w:pPr>
        <w:rPr>
          <w:ins w:id="6832" w:author="Arthur Parmentier" w:date="2020-05-22T08:21:00Z"/>
        </w:rPr>
      </w:pPr>
      <w:proofErr w:type="gramStart"/>
      <w:ins w:id="6833" w:author="Arthur Parmentier" w:date="2020-05-22T08:21:00Z">
        <w:r w:rsidRPr="007C437A">
          <w:t>./</w:t>
        </w:r>
        <w:proofErr w:type="gramEnd"/>
        <w:r w:rsidRPr="007C437A">
          <w:t>data</w:t>
        </w:r>
        <w:r w:rsidRPr="007C437A">
          <w:br/>
        </w:r>
        <w:r w:rsidRPr="007C437A">
          <w:tab/>
          <w:t>/configuration_#track_name_1_#track_name_2…</w:t>
        </w:r>
        <w:r w:rsidRPr="007C437A">
          <w:br/>
        </w:r>
        <w:r w:rsidRPr="007C437A">
          <w:tab/>
        </w:r>
        <w:r w:rsidRPr="007C437A">
          <w:tab/>
          <w:t>/</w:t>
        </w:r>
        <w:proofErr w:type="spellStart"/>
        <w:r w:rsidRPr="007C437A">
          <w:t>buffer_name</w:t>
        </w:r>
        <w:proofErr w:type="spellEnd"/>
        <w:r w:rsidRPr="007C437A">
          <w:t xml:space="preserve"> + </w:t>
        </w:r>
        <w:proofErr w:type="spellStart"/>
        <w:r w:rsidRPr="007C437A">
          <w:t>unique_id</w:t>
        </w:r>
        <w:proofErr w:type="spellEnd"/>
        <w:r w:rsidRPr="007C437A">
          <w:t xml:space="preserve"> (.</w:t>
        </w:r>
        <w:proofErr w:type="spellStart"/>
        <w:r w:rsidRPr="007C437A">
          <w:t>mubu</w:t>
        </w:r>
        <w:proofErr w:type="spellEnd"/>
        <w:r w:rsidRPr="007C437A">
          <w:t>, .txt)</w:t>
        </w:r>
      </w:ins>
    </w:p>
    <w:p w:rsidR="008A6401" w:rsidRPr="007C437A" w:rsidRDefault="008A6401">
      <w:pPr>
        <w:rPr>
          <w:ins w:id="6834" w:author="Arthur Parmentier" w:date="2020-06-03T23:40:00Z"/>
        </w:rPr>
      </w:pPr>
      <w:ins w:id="6835" w:author="Arthur Parmentier" w:date="2020-05-22T08:22:00Z">
        <w:r w:rsidRPr="007C437A">
          <w:t>This way, the buffer names are saved correctly</w:t>
        </w:r>
      </w:ins>
      <w:ins w:id="6836" w:author="Arthur Parmentier" w:date="2020-05-22T08:31:00Z">
        <w:r w:rsidR="00DD65AA" w:rsidRPr="007C437A">
          <w:t>, but the user is no longer able to mix data</w:t>
        </w:r>
      </w:ins>
      <w:ins w:id="6837" w:author="Arthur Parmentier" w:date="2020-05-22T08:32:00Z">
        <w:r w:rsidR="00DD65AA" w:rsidRPr="007C437A">
          <w:t xml:space="preserve"> from different sets of inputs.</w:t>
        </w:r>
      </w:ins>
    </w:p>
    <w:p w:rsidR="00F05472" w:rsidRPr="007C437A" w:rsidRDefault="00F05472">
      <w:pPr>
        <w:pStyle w:val="Titre4"/>
        <w:rPr>
          <w:ins w:id="6838" w:author="Arthur Parmentier" w:date="2020-05-22T08:23:00Z"/>
          <w:rPrChange w:id="6839" w:author="Arthur Parmentier" w:date="2020-06-07T15:27:00Z">
            <w:rPr>
              <w:ins w:id="6840" w:author="Arthur Parmentier" w:date="2020-05-22T08:23:00Z"/>
            </w:rPr>
          </w:rPrChange>
        </w:rPr>
        <w:pPrChange w:id="6841" w:author="Arthur Parmentier" w:date="2020-06-03T23:40:00Z">
          <w:pPr/>
        </w:pPrChange>
      </w:pPr>
      <w:ins w:id="6842" w:author="Arthur Parmentier" w:date="2020-06-03T23:40:00Z">
        <w:r w:rsidRPr="007C437A">
          <w:rPr>
            <w:rPrChange w:id="6843" w:author="Arthur Parmentier" w:date="2020-06-07T15:27:00Z">
              <w:rPr/>
            </w:rPrChange>
          </w:rPr>
          <w:t>Loading pre-recorded signs</w:t>
        </w:r>
      </w:ins>
    </w:p>
    <w:p w:rsidR="008A6401" w:rsidRPr="007C437A" w:rsidRDefault="008A6401">
      <w:pPr>
        <w:rPr>
          <w:ins w:id="6844" w:author="Arthur Parmentier" w:date="2020-06-03T23:42:00Z"/>
        </w:rPr>
      </w:pPr>
      <w:ins w:id="6845" w:author="Arthur Parmentier" w:date="2020-05-22T08:24:00Z">
        <w:r w:rsidRPr="007C437A">
          <w:t xml:space="preserve">Loading </w:t>
        </w:r>
      </w:ins>
      <w:ins w:id="6846" w:author="Arthur Parmentier" w:date="2020-05-22T09:14:00Z">
        <w:r w:rsidR="00A87845" w:rsidRPr="007C437A">
          <w:t xml:space="preserve">buffer data from files </w:t>
        </w:r>
      </w:ins>
      <w:ins w:id="6847" w:author="Arthur Parmentier" w:date="2020-05-22T08:24:00Z">
        <w:r w:rsidRPr="007C437A">
          <w:t>is much simpler and can be achieved</w:t>
        </w:r>
      </w:ins>
      <w:ins w:id="6848" w:author="Arthur Parmentier" w:date="2020-05-22T09:25:00Z">
        <w:r w:rsidR="00C83F83" w:rsidRPr="007C437A">
          <w:t xml:space="preserve"> in 2.3.</w:t>
        </w:r>
      </w:ins>
      <w:ins w:id="6849" w:author="Arthur Parmentier" w:date="2020-05-22T08:24:00Z">
        <w:r w:rsidRPr="007C437A">
          <w:t xml:space="preserve"> by a simple drag and drop of one or several data files </w:t>
        </w:r>
      </w:ins>
      <w:ins w:id="6850" w:author="Arthur Parmentier" w:date="2020-05-22T08:25:00Z">
        <w:r w:rsidRPr="007C437A">
          <w:t xml:space="preserve">in the dedicated zone </w:t>
        </w:r>
      </w:ins>
      <w:ins w:id="6851" w:author="Arthur Parmentier" w:date="2020-06-03T23:40:00Z">
        <w:r w:rsidR="00F05472" w:rsidRPr="007C437A">
          <w:t xml:space="preserve">(see </w:t>
        </w:r>
        <w:r w:rsidR="00F05472" w:rsidRPr="007C437A">
          <w:rPr>
            <w:rPrChange w:id="6852" w:author="Arthur Parmentier" w:date="2020-06-07T15:27:00Z">
              <w:rPr/>
            </w:rPrChange>
          </w:rPr>
          <w:fldChar w:fldCharType="begin"/>
        </w:r>
        <w:r w:rsidR="00F05472" w:rsidRPr="007C437A">
          <w:instrText xml:space="preserve"> REF _Ref41031792 \h </w:instrText>
        </w:r>
      </w:ins>
      <w:r w:rsidR="00F05472" w:rsidRPr="007C437A">
        <w:rPr>
          <w:rPrChange w:id="6853" w:author="Arthur Parmentier" w:date="2020-06-07T15:27:00Z">
            <w:rPr/>
          </w:rPrChange>
        </w:rPr>
      </w:r>
      <w:r w:rsidR="00F05472" w:rsidRPr="007C437A">
        <w:rPr>
          <w:rPrChange w:id="6854" w:author="Arthur Parmentier" w:date="2020-06-07T15:27:00Z">
            <w:rPr/>
          </w:rPrChange>
        </w:rPr>
        <w:fldChar w:fldCharType="separate"/>
      </w:r>
      <w:ins w:id="6855" w:author="Arthur Parmentier" w:date="2020-06-03T23:40:00Z">
        <w:r w:rsidR="00F05472" w:rsidRPr="007C437A">
          <w:t xml:space="preserve">Figure </w:t>
        </w:r>
        <w:r w:rsidR="00F05472" w:rsidRPr="007C437A">
          <w:rPr>
            <w:rPrChange w:id="6856" w:author="Arthur Parmentier" w:date="2020-06-07T15:27:00Z">
              <w:rPr>
                <w:noProof/>
              </w:rPr>
            </w:rPrChange>
          </w:rPr>
          <w:t>6</w:t>
        </w:r>
        <w:r w:rsidR="00F05472" w:rsidRPr="007C437A">
          <w:rPr>
            <w:rPrChange w:id="6857" w:author="Arthur Parmentier" w:date="2020-06-07T15:27:00Z">
              <w:rPr/>
            </w:rPrChange>
          </w:rPr>
          <w:fldChar w:fldCharType="end"/>
        </w:r>
        <w:r w:rsidR="00F05472" w:rsidRPr="007C437A">
          <w:t>)</w:t>
        </w:r>
      </w:ins>
      <w:ins w:id="6858" w:author="Arthur Parmentier" w:date="2020-05-22T08:25:00Z">
        <w:r w:rsidRPr="007C437A">
          <w:t>.</w:t>
        </w:r>
      </w:ins>
    </w:p>
    <w:p w:rsidR="00F05472" w:rsidRPr="007C437A" w:rsidRDefault="00F05472">
      <w:pPr>
        <w:pStyle w:val="Titre4"/>
        <w:rPr>
          <w:ins w:id="6859" w:author="Arthur Parmentier" w:date="2020-05-22T09:04:00Z"/>
          <w:rPrChange w:id="6860" w:author="Arthur Parmentier" w:date="2020-06-07T15:27:00Z">
            <w:rPr>
              <w:ins w:id="6861" w:author="Arthur Parmentier" w:date="2020-05-22T09:04:00Z"/>
            </w:rPr>
          </w:rPrChange>
        </w:rPr>
        <w:pPrChange w:id="6862" w:author="Arthur Parmentier" w:date="2020-06-03T23:42:00Z">
          <w:pPr/>
        </w:pPrChange>
      </w:pPr>
      <w:ins w:id="6863" w:author="Arthur Parmentier" w:date="2020-06-03T23:42:00Z">
        <w:r w:rsidRPr="007C437A">
          <w:rPr>
            <w:rPrChange w:id="6864" w:author="Arthur Parmentier" w:date="2020-06-07T15:27:00Z">
              <w:rPr/>
            </w:rPrChange>
          </w:rPr>
          <w:t>Summary</w:t>
        </w:r>
      </w:ins>
    </w:p>
    <w:p w:rsidR="00A87845" w:rsidRPr="007C437A" w:rsidRDefault="00A87845">
      <w:pPr>
        <w:rPr>
          <w:ins w:id="6865" w:author="Arthur Parmentier" w:date="2020-05-22T09:16:00Z"/>
        </w:rPr>
      </w:pPr>
      <w:ins w:id="6866" w:author="Arthur Parmentier" w:date="2020-05-22T09:15:00Z">
        <w:r w:rsidRPr="007C437A">
          <w:t>Wrapping up, the user flow of the sign &amp; dictionary management layer is the fol</w:t>
        </w:r>
      </w:ins>
      <w:ins w:id="6867" w:author="Arthur Parmentier" w:date="2020-05-22T09:16:00Z">
        <w:r w:rsidRPr="007C437A">
          <w:t>lowing:</w:t>
        </w:r>
      </w:ins>
    </w:p>
    <w:p w:rsidR="00A87845" w:rsidRPr="007C437A" w:rsidRDefault="00A87845" w:rsidP="00A87845">
      <w:pPr>
        <w:pStyle w:val="Paragraphedeliste"/>
        <w:numPr>
          <w:ilvl w:val="0"/>
          <w:numId w:val="38"/>
        </w:numPr>
        <w:rPr>
          <w:ins w:id="6868" w:author="Arthur Parmentier" w:date="2020-05-22T09:25:00Z"/>
        </w:rPr>
      </w:pPr>
      <w:ins w:id="6869" w:author="Arthur Parmentier" w:date="2020-05-22T09:16:00Z">
        <w:r w:rsidRPr="007C437A">
          <w:lastRenderedPageBreak/>
          <w:t xml:space="preserve">If the user wants to record new signs, i.e. either record examples of a </w:t>
        </w:r>
      </w:ins>
      <w:ins w:id="6870" w:author="Arthur Parmentier" w:date="2020-05-22T09:17:00Z">
        <w:r w:rsidRPr="007C437A">
          <w:t>sign that was not recorded and saved previously or record more examples of a sign that was already saved into files, he</w:t>
        </w:r>
      </w:ins>
      <w:ins w:id="6871" w:author="Arthur Parmentier" w:date="2020-05-22T09:18:00Z">
        <w:r w:rsidRPr="007C437A">
          <w:t xml:space="preserve"> must first define which signs he wants to record  and then launch the recording session</w:t>
        </w:r>
      </w:ins>
      <w:ins w:id="6872" w:author="Arthur Parmentier" w:date="2020-06-03T23:41:00Z">
        <w:r w:rsidR="00F05472" w:rsidRPr="007C437A">
          <w:t>.</w:t>
        </w:r>
      </w:ins>
      <w:ins w:id="6873" w:author="Arthur Parmentier" w:date="2020-05-22T09:18:00Z">
        <w:r w:rsidRPr="007C437A">
          <w:br/>
          <w:t>Once the si</w:t>
        </w:r>
      </w:ins>
      <w:ins w:id="6874" w:author="Arthur Parmentier" w:date="2020-05-22T09:19:00Z">
        <w:r w:rsidRPr="007C437A">
          <w:t xml:space="preserve">gns are recorded in the buffer, he </w:t>
        </w:r>
      </w:ins>
      <w:ins w:id="6875" w:author="Arthur Parmentier" w:date="2020-06-03T23:41:00Z">
        <w:r w:rsidR="00F05472" w:rsidRPr="007C437A">
          <w:t xml:space="preserve">can </w:t>
        </w:r>
      </w:ins>
      <w:ins w:id="6876" w:author="Arthur Parmentier" w:date="2020-05-22T09:19:00Z">
        <w:r w:rsidRPr="007C437A">
          <w:t>save them</w:t>
        </w:r>
      </w:ins>
      <w:ins w:id="6877" w:author="Arthur Parmentier" w:date="2020-06-03T23:41:00Z">
        <w:r w:rsidR="00F05472" w:rsidRPr="007C437A">
          <w:t xml:space="preserve"> to files</w:t>
        </w:r>
      </w:ins>
      <w:ins w:id="6878" w:author="Arthur Parmentier" w:date="2020-05-22T09:19:00Z">
        <w:r w:rsidRPr="007C437A">
          <w:t xml:space="preserve"> by hitting the </w:t>
        </w:r>
      </w:ins>
      <w:ins w:id="6879" w:author="Arthur Parmentier" w:date="2020-06-03T23:41:00Z">
        <w:r w:rsidR="00F05472" w:rsidRPr="007C437A">
          <w:t>corresponding</w:t>
        </w:r>
      </w:ins>
      <w:ins w:id="6880" w:author="Arthur Parmentier" w:date="2020-05-22T09:19:00Z">
        <w:r w:rsidRPr="007C437A">
          <w:t xml:space="preserve"> button if he is satisfied by the recordings.</w:t>
        </w:r>
        <w:r w:rsidRPr="007C437A">
          <w:br/>
        </w:r>
      </w:ins>
      <w:ins w:id="6881" w:author="Arthur Parmentier" w:date="2020-05-22T09:20:00Z">
        <w:r w:rsidRPr="007C437A">
          <w:t xml:space="preserve">If the user adds new signs </w:t>
        </w:r>
      </w:ins>
      <w:ins w:id="6882" w:author="Arthur Parmentier" w:date="2020-06-03T23:42:00Z">
        <w:r w:rsidR="00F05472" w:rsidRPr="007C437A">
          <w:t xml:space="preserve">again </w:t>
        </w:r>
      </w:ins>
      <w:ins w:id="6883" w:author="Arthur Parmentier" w:date="2020-05-22T09:20:00Z">
        <w:r w:rsidRPr="007C437A">
          <w:t xml:space="preserve">without saving the buffers </w:t>
        </w:r>
      </w:ins>
      <w:ins w:id="6884" w:author="Arthur Parmentier" w:date="2020-06-03T23:42:00Z">
        <w:r w:rsidR="00F05472" w:rsidRPr="007C437A">
          <w:t>first</w:t>
        </w:r>
      </w:ins>
      <w:ins w:id="6885" w:author="Arthur Parmentier" w:date="2020-05-22T09:20:00Z">
        <w:r w:rsidRPr="007C437A">
          <w:t xml:space="preserve">, the data that was contained in the </w:t>
        </w:r>
        <w:proofErr w:type="spellStart"/>
        <w:r w:rsidRPr="007C437A">
          <w:t>Mu</w:t>
        </w:r>
      </w:ins>
      <w:ins w:id="6886" w:author="Arthur Parmentier" w:date="2020-05-22T09:21:00Z">
        <w:r w:rsidRPr="007C437A">
          <w:t>Bu</w:t>
        </w:r>
        <w:proofErr w:type="spellEnd"/>
        <w:r w:rsidRPr="007C437A">
          <w:t xml:space="preserve"> object is lost.</w:t>
        </w:r>
      </w:ins>
    </w:p>
    <w:p w:rsidR="006D0BF0" w:rsidRPr="007C437A" w:rsidRDefault="006D0BF0">
      <w:pPr>
        <w:pStyle w:val="Paragraphedeliste"/>
        <w:numPr>
          <w:ilvl w:val="0"/>
          <w:numId w:val="38"/>
        </w:numPr>
        <w:rPr>
          <w:ins w:id="6887" w:author="Arthur Parmentier" w:date="2020-05-22T08:19:00Z"/>
        </w:rPr>
        <w:pPrChange w:id="6888" w:author="Arthur Parmentier" w:date="2020-05-22T09:30:00Z">
          <w:pPr/>
        </w:pPrChange>
      </w:pPr>
      <w:ins w:id="6889" w:author="Arthur Parmentier" w:date="2020-05-22T09:26:00Z">
        <w:r w:rsidRPr="007C437A">
          <w:t>Once the recording</w:t>
        </w:r>
      </w:ins>
      <w:ins w:id="6890" w:author="Arthur Parmentier" w:date="2020-05-22T09:27:00Z">
        <w:r w:rsidRPr="007C437A">
          <w:t xml:space="preserve">s of new signs </w:t>
        </w:r>
      </w:ins>
      <w:ins w:id="6891" w:author="Arthur Parmentier" w:date="2020-05-22T09:29:00Z">
        <w:r w:rsidRPr="007C437A">
          <w:t>are</w:t>
        </w:r>
      </w:ins>
      <w:ins w:id="6892" w:author="Arthur Parmentier" w:date="2020-05-22T09:27:00Z">
        <w:r w:rsidRPr="007C437A">
          <w:t xml:space="preserve"> finished, the user should load </w:t>
        </w:r>
      </w:ins>
      <w:ins w:id="6893" w:author="Arthur Parmentier" w:date="2020-05-22T09:28:00Z">
        <w:r w:rsidRPr="007C437A">
          <w:t xml:space="preserve">into the </w:t>
        </w:r>
        <w:proofErr w:type="spellStart"/>
        <w:r w:rsidRPr="007C437A">
          <w:t>MuBu</w:t>
        </w:r>
        <w:proofErr w:type="spellEnd"/>
        <w:r w:rsidRPr="007C437A">
          <w:t xml:space="preserve"> object </w:t>
        </w:r>
      </w:ins>
      <w:ins w:id="6894" w:author="Arthur Parmentier" w:date="2020-05-22T09:27:00Z">
        <w:r w:rsidRPr="007C437A">
          <w:t>the data files of all signs that he wants to recognize and classify</w:t>
        </w:r>
      </w:ins>
      <w:ins w:id="6895" w:author="Arthur Parmentier" w:date="2020-05-22T09:28:00Z">
        <w:r w:rsidRPr="007C437A">
          <w:t>, for all inputs that he would be using. This is done in by dragging and dropping the corresponding files from the data f</w:t>
        </w:r>
      </w:ins>
      <w:ins w:id="6896" w:author="Arthur Parmentier" w:date="2020-05-22T09:29:00Z">
        <w:r w:rsidRPr="007C437A">
          <w:t>older</w:t>
        </w:r>
      </w:ins>
      <w:ins w:id="6897" w:author="Arthur Parmentier" w:date="2020-06-03T23:42:00Z">
        <w:r w:rsidR="00F05472" w:rsidRPr="007C437A">
          <w:t xml:space="preserve"> into the dedicated zone.</w:t>
        </w:r>
      </w:ins>
    </w:p>
    <w:p w:rsidR="00023308" w:rsidRPr="007C437A" w:rsidDel="008A6401" w:rsidRDefault="00023308">
      <w:pPr>
        <w:rPr>
          <w:del w:id="6898" w:author="Arthur Parmentier" w:date="2020-05-22T08:20:00Z"/>
          <w:rPrChange w:id="6899" w:author="Arthur Parmentier" w:date="2020-06-07T15:27:00Z">
            <w:rPr>
              <w:del w:id="6900" w:author="Arthur Parmentier" w:date="2020-05-22T08:20:00Z"/>
            </w:rPr>
          </w:rPrChange>
        </w:rPr>
        <w:pPrChange w:id="6901" w:author="Arthur Parmentier" w:date="2020-05-21T14:34:00Z">
          <w:pPr>
            <w:pStyle w:val="Titre2"/>
          </w:pPr>
        </w:pPrChange>
      </w:pPr>
      <w:bookmarkStart w:id="6902" w:name="_Toc41067209"/>
      <w:bookmarkStart w:id="6903" w:name="_Toc42259025"/>
      <w:bookmarkStart w:id="6904" w:name="_Toc42259102"/>
      <w:bookmarkStart w:id="6905" w:name="_Toc42449781"/>
      <w:bookmarkStart w:id="6906" w:name="_Toc42449863"/>
      <w:bookmarkStart w:id="6907" w:name="_Toc42550049"/>
      <w:bookmarkStart w:id="6908" w:name="_Toc42550142"/>
      <w:bookmarkStart w:id="6909" w:name="_Toc42698893"/>
      <w:bookmarkStart w:id="6910" w:name="_Toc42698972"/>
      <w:bookmarkEnd w:id="6902"/>
      <w:bookmarkEnd w:id="6903"/>
      <w:bookmarkEnd w:id="6904"/>
      <w:bookmarkEnd w:id="6905"/>
      <w:bookmarkEnd w:id="6906"/>
      <w:bookmarkEnd w:id="6907"/>
      <w:bookmarkEnd w:id="6908"/>
      <w:bookmarkEnd w:id="6909"/>
      <w:bookmarkEnd w:id="6910"/>
    </w:p>
    <w:p w:rsidR="00F25194" w:rsidRPr="007C437A" w:rsidRDefault="00F25194">
      <w:pPr>
        <w:pStyle w:val="Titre3"/>
        <w:rPr>
          <w:ins w:id="6911" w:author="Arthur Parmentier" w:date="2020-06-04T10:50:00Z"/>
        </w:rPr>
      </w:pPr>
      <w:bookmarkStart w:id="6912" w:name="_Toc42698973"/>
      <w:r w:rsidRPr="007C437A">
        <w:t xml:space="preserve">Part 3: </w:t>
      </w:r>
      <w:del w:id="6913" w:author="Arthur Parmentier" w:date="2020-05-22T09:59:00Z">
        <w:r w:rsidRPr="007C437A" w:rsidDel="009B5ADF">
          <w:delText>Classification</w:delText>
        </w:r>
      </w:del>
      <w:ins w:id="6914" w:author="Arthur Parmentier" w:date="2020-05-22T09:59:00Z">
        <w:r w:rsidR="009B5ADF" w:rsidRPr="007C437A">
          <w:t>Real-time classifier</w:t>
        </w:r>
      </w:ins>
      <w:ins w:id="6915" w:author="Arthur Parmentier" w:date="2020-06-03T23:51:00Z">
        <w:r w:rsidR="00284E1B" w:rsidRPr="007C437A">
          <w:t>s</w:t>
        </w:r>
      </w:ins>
      <w:ins w:id="6916" w:author="Arthur Parmentier" w:date="2020-06-03T23:52:00Z">
        <w:r w:rsidR="00284E1B" w:rsidRPr="007C437A">
          <w:t>, regression or DTW models</w:t>
        </w:r>
      </w:ins>
      <w:bookmarkEnd w:id="6912"/>
    </w:p>
    <w:p w:rsidR="007111F3" w:rsidRPr="007C437A" w:rsidRDefault="007111F3" w:rsidP="007111F3">
      <w:pPr>
        <w:rPr>
          <w:ins w:id="6917" w:author="Arthur Parmentier" w:date="2020-06-04T10:52:00Z"/>
        </w:rPr>
      </w:pPr>
      <w:ins w:id="6918" w:author="Arthur Parmentier" w:date="2020-06-04T10:50:00Z">
        <w:r w:rsidRPr="007C437A">
          <w:t xml:space="preserve">Now that </w:t>
        </w:r>
      </w:ins>
      <w:ins w:id="6919" w:author="Arthur Parmentier" w:date="2020-06-04T10:51:00Z">
        <w:r w:rsidRPr="007C437A">
          <w:t xml:space="preserve">the user has been able to connect his motion tracking inputs and record a few signs, we will see how the </w:t>
        </w:r>
      </w:ins>
      <w:ins w:id="6920" w:author="Arthur Parmentier" w:date="2020-06-04T10:52:00Z">
        <w:r w:rsidRPr="007C437A">
          <w:t>system is able to “recognize” the signs in real time with one or several machine learning model.</w:t>
        </w:r>
      </w:ins>
    </w:p>
    <w:p w:rsidR="007111F3" w:rsidRPr="007C437A" w:rsidRDefault="007111F3">
      <w:pPr>
        <w:pStyle w:val="Titre4"/>
        <w:rPr>
          <w:ins w:id="6921" w:author="Arthur Parmentier" w:date="2020-05-22T09:43:00Z"/>
          <w:rPrChange w:id="6922" w:author="Arthur Parmentier" w:date="2020-06-07T15:27:00Z">
            <w:rPr>
              <w:ins w:id="6923" w:author="Arthur Parmentier" w:date="2020-05-22T09:43:00Z"/>
            </w:rPr>
          </w:rPrChange>
        </w:rPr>
        <w:pPrChange w:id="6924" w:author="Arthur Parmentier" w:date="2020-06-04T10:53:00Z">
          <w:pPr>
            <w:pStyle w:val="Titre3"/>
          </w:pPr>
        </w:pPrChange>
      </w:pPr>
      <w:ins w:id="6925" w:author="Arthur Parmentier" w:date="2020-06-04T10:53:00Z">
        <w:r w:rsidRPr="007C437A">
          <w:rPr>
            <w:rPrChange w:id="6926" w:author="Arthur Parmentier" w:date="2020-06-07T15:27:00Z">
              <w:rPr/>
            </w:rPrChange>
          </w:rPr>
          <w:t>A short introduction to cognition and machine learning models</w:t>
        </w:r>
      </w:ins>
    </w:p>
    <w:p w:rsidR="00834EA5" w:rsidRPr="007C437A" w:rsidRDefault="00834EA5" w:rsidP="00834EA5">
      <w:pPr>
        <w:rPr>
          <w:ins w:id="6927" w:author="Arthur Parmentier" w:date="2020-05-22T09:58:00Z"/>
        </w:rPr>
      </w:pPr>
      <w:ins w:id="6928" w:author="Arthur Parmentier" w:date="2020-05-22T09:46:00Z">
        <w:r w:rsidRPr="007C437A">
          <w:t xml:space="preserve">The word “cognition” </w:t>
        </w:r>
      </w:ins>
      <w:proofErr w:type="gramStart"/>
      <w:ins w:id="6929" w:author="Arthur Parmentier" w:date="2020-05-22T09:47:00Z">
        <w:r w:rsidRPr="007C437A">
          <w:t>dates back to</w:t>
        </w:r>
        <w:proofErr w:type="gramEnd"/>
        <w:r w:rsidRPr="007C437A">
          <w:t xml:space="preserve"> the 15th century, where it meant "thinking and awareness."</w:t>
        </w:r>
      </w:ins>
      <w:ins w:id="6930" w:author="Arthur Parmentier" w:date="2020-06-10T20:00:00Z">
        <w:r w:rsidR="00652A8E">
          <w:t xml:space="preserve"> </w:t>
        </w:r>
      </w:ins>
      <w:customXmlInsRangeStart w:id="6931" w:author="Arthur Parmentier" w:date="2020-06-10T20:00:00Z"/>
      <w:sdt>
        <w:sdtPr>
          <w:id w:val="1548497108"/>
          <w:citation/>
        </w:sdtPr>
        <w:sdtContent>
          <w:customXmlInsRangeEnd w:id="6931"/>
          <w:ins w:id="6932" w:author="Arthur Parmentier" w:date="2020-06-10T20:00:00Z">
            <w:r w:rsidR="00652A8E">
              <w:fldChar w:fldCharType="begin"/>
            </w:r>
            <w:r w:rsidR="00652A8E">
              <w:rPr>
                <w:lang w:val="fr-FR"/>
              </w:rPr>
              <w:instrText xml:space="preserve"> CITATION Rev \l 1036 </w:instrText>
            </w:r>
          </w:ins>
          <w:r w:rsidR="00652A8E">
            <w:fldChar w:fldCharType="separate"/>
          </w:r>
          <w:r w:rsidR="00304C55" w:rsidRPr="00304C55">
            <w:rPr>
              <w:noProof/>
              <w:lang w:val="fr-FR"/>
            </w:rPr>
            <w:t>(Revlin)</w:t>
          </w:r>
          <w:ins w:id="6933" w:author="Arthur Parmentier" w:date="2020-06-10T20:00:00Z">
            <w:r w:rsidR="00652A8E">
              <w:fldChar w:fldCharType="end"/>
            </w:r>
          </w:ins>
          <w:customXmlInsRangeStart w:id="6934" w:author="Arthur Parmentier" w:date="2020-06-10T20:00:00Z"/>
        </w:sdtContent>
      </w:sdt>
      <w:customXmlInsRangeEnd w:id="6934"/>
      <w:ins w:id="6935" w:author="Arthur Parmentier" w:date="2020-06-10T20:00:00Z">
        <w:r w:rsidR="00652A8E">
          <w:t>.</w:t>
        </w:r>
      </w:ins>
      <w:ins w:id="6936" w:author="Arthur Parmentier" w:date="2020-05-22T09:47:00Z">
        <w:r w:rsidRPr="007C437A">
          <w:t xml:space="preserve"> The term comes from the Latin noun </w:t>
        </w:r>
        <w:proofErr w:type="spellStart"/>
        <w:r w:rsidRPr="007C437A">
          <w:rPr>
            <w:i/>
            <w:iCs/>
            <w:rPrChange w:id="6937" w:author="Arthur Parmentier" w:date="2020-06-07T15:27:00Z">
              <w:rPr/>
            </w:rPrChange>
          </w:rPr>
          <w:t>cognitio</w:t>
        </w:r>
        <w:proofErr w:type="spellEnd"/>
        <w:r w:rsidRPr="007C437A">
          <w:t xml:space="preserve"> ('examination,' 'learning,' or 'knowledge'), derived from the verb </w:t>
        </w:r>
        <w:proofErr w:type="spellStart"/>
        <w:r w:rsidRPr="007C437A">
          <w:rPr>
            <w:i/>
            <w:iCs/>
            <w:rPrChange w:id="6938" w:author="Arthur Parmentier" w:date="2020-06-07T15:27:00Z">
              <w:rPr/>
            </w:rPrChange>
          </w:rPr>
          <w:t>cognosco</w:t>
        </w:r>
        <w:proofErr w:type="spellEnd"/>
        <w:r w:rsidRPr="007C437A">
          <w:t xml:space="preserve">, a compound of con ('with') and </w:t>
        </w:r>
        <w:proofErr w:type="spellStart"/>
        <w:r w:rsidRPr="007C437A">
          <w:t>gnōscō</w:t>
        </w:r>
        <w:proofErr w:type="spellEnd"/>
        <w:r w:rsidRPr="007C437A">
          <w:t xml:space="preserve"> ('know'). The latter half, </w:t>
        </w:r>
        <w:proofErr w:type="spellStart"/>
        <w:r w:rsidRPr="007C437A">
          <w:t>gnōscō</w:t>
        </w:r>
        <w:proofErr w:type="spellEnd"/>
        <w:r w:rsidRPr="007C437A">
          <w:t xml:space="preserve">, itself is a cognate of a Greek verb, </w:t>
        </w:r>
        <w:proofErr w:type="spellStart"/>
        <w:r w:rsidRPr="007C437A">
          <w:t>gi</w:t>
        </w:r>
        <w:proofErr w:type="spellEnd"/>
        <w:r w:rsidRPr="007C437A">
          <w:t>(g)</w:t>
        </w:r>
        <w:proofErr w:type="spellStart"/>
        <w:r w:rsidRPr="007C437A">
          <w:t>n</w:t>
        </w:r>
        <w:r w:rsidRPr="007C437A">
          <w:rPr>
            <w:rFonts w:ascii="Cambria" w:hAnsi="Cambria" w:cs="Cambria"/>
          </w:rPr>
          <w:t>ό</w:t>
        </w:r>
        <w:r w:rsidRPr="007C437A">
          <w:t>sko</w:t>
        </w:r>
        <w:proofErr w:type="spellEnd"/>
        <w:r w:rsidRPr="007C437A">
          <w:t xml:space="preserve"> (</w:t>
        </w:r>
        <w:proofErr w:type="spellStart"/>
        <w:r w:rsidRPr="007C437A">
          <w:rPr>
            <w:rFonts w:ascii="Cambria" w:hAnsi="Cambria" w:cs="Cambria"/>
          </w:rPr>
          <w:t>γι</w:t>
        </w:r>
        <w:proofErr w:type="spellEnd"/>
        <w:r w:rsidRPr="007C437A">
          <w:t>(</w:t>
        </w:r>
        <w:r w:rsidRPr="007C437A">
          <w:rPr>
            <w:rFonts w:ascii="Cambria" w:hAnsi="Cambria" w:cs="Cambria"/>
          </w:rPr>
          <w:t>γ</w:t>
        </w:r>
        <w:r w:rsidRPr="007C437A">
          <w:t>)</w:t>
        </w:r>
        <w:proofErr w:type="spellStart"/>
        <w:r w:rsidRPr="007C437A">
          <w:rPr>
            <w:rFonts w:ascii="Cambria" w:hAnsi="Cambria" w:cs="Cambria"/>
          </w:rPr>
          <w:t>νώσκω</w:t>
        </w:r>
        <w:proofErr w:type="spellEnd"/>
        <w:r w:rsidRPr="007C437A">
          <w:t>, 'I know,' or 'perceive')</w:t>
        </w:r>
      </w:ins>
      <w:ins w:id="6939" w:author="Arthur Parmentier" w:date="2020-06-10T20:00:00Z">
        <w:r w:rsidR="00652A8E">
          <w:t xml:space="preserve"> </w:t>
        </w:r>
      </w:ins>
      <w:customXmlInsRangeStart w:id="6940" w:author="Arthur Parmentier" w:date="2020-06-10T20:02:00Z"/>
      <w:sdt>
        <w:sdtPr>
          <w:id w:val="-437443446"/>
          <w:citation/>
        </w:sdtPr>
        <w:sdtContent>
          <w:customXmlInsRangeEnd w:id="6940"/>
          <w:ins w:id="6941" w:author="Arthur Parmentier" w:date="2020-06-10T20:02:00Z">
            <w:r w:rsidR="00652A8E">
              <w:fldChar w:fldCharType="begin"/>
            </w:r>
            <w:r w:rsidR="00652A8E" w:rsidRPr="00652A8E">
              <w:rPr>
                <w:rPrChange w:id="6942" w:author="Arthur Parmentier" w:date="2020-06-10T20:02:00Z">
                  <w:rPr>
                    <w:lang w:val="fr-FR"/>
                  </w:rPr>
                </w:rPrChange>
              </w:rPr>
              <w:instrText xml:space="preserve"> CITATION Lid \l 1036 </w:instrText>
            </w:r>
          </w:ins>
          <w:r w:rsidR="00652A8E">
            <w:fldChar w:fldCharType="separate"/>
          </w:r>
          <w:r w:rsidR="00304C55">
            <w:rPr>
              <w:noProof/>
            </w:rPr>
            <w:t>(Liddell, Henry, &amp; R.)</w:t>
          </w:r>
          <w:ins w:id="6943" w:author="Arthur Parmentier" w:date="2020-06-10T20:02:00Z">
            <w:r w:rsidR="00652A8E">
              <w:fldChar w:fldCharType="end"/>
            </w:r>
          </w:ins>
          <w:customXmlInsRangeStart w:id="6944" w:author="Arthur Parmentier" w:date="2020-06-10T20:02:00Z"/>
        </w:sdtContent>
      </w:sdt>
      <w:customXmlInsRangeEnd w:id="6944"/>
      <w:ins w:id="6945" w:author="Arthur Parmentier" w:date="2020-06-10T20:02:00Z">
        <w:r w:rsidR="00652A8E">
          <w:t>.</w:t>
        </w:r>
      </w:ins>
      <w:ins w:id="6946" w:author="Arthur Parmentier" w:date="2020-06-10T20:00:00Z">
        <w:r w:rsidR="00652A8E" w:rsidRPr="007C437A">
          <w:t xml:space="preserve"> </w:t>
        </w:r>
      </w:ins>
      <w:ins w:id="6947" w:author="Arthur Parmentier" w:date="2020-05-22T09:53:00Z">
        <w:r w:rsidRPr="007C437A">
          <w:br/>
        </w:r>
      </w:ins>
      <w:ins w:id="6948" w:author="Arthur Parmentier" w:date="2020-05-22T09:54:00Z">
        <w:r w:rsidR="009B5ADF" w:rsidRPr="007C437A">
          <w:t xml:space="preserve">Re-cognition </w:t>
        </w:r>
      </w:ins>
      <w:ins w:id="6949" w:author="Arthur Parmentier" w:date="2020-05-22T09:55:00Z">
        <w:r w:rsidR="009B5ADF" w:rsidRPr="007C437A">
          <w:t xml:space="preserve">can therefore be understood as </w:t>
        </w:r>
      </w:ins>
      <w:ins w:id="6950" w:author="Arthur Parmentier" w:date="2020-05-22T09:54:00Z">
        <w:r w:rsidR="009B5ADF" w:rsidRPr="007C437A">
          <w:t>the process</w:t>
        </w:r>
      </w:ins>
      <w:ins w:id="6951" w:author="Arthur Parmentier" w:date="2020-05-22T09:55:00Z">
        <w:r w:rsidR="009B5ADF" w:rsidRPr="007C437A">
          <w:t xml:space="preserve"> of “another” cognition, that allows</w:t>
        </w:r>
      </w:ins>
      <w:ins w:id="6952" w:author="Arthur Parmentier" w:date="2020-05-22T09:56:00Z">
        <w:r w:rsidR="009B5ADF" w:rsidRPr="007C437A">
          <w:t xml:space="preserve"> the identification of something already knew</w:t>
        </w:r>
      </w:ins>
      <w:ins w:id="6953" w:author="Arthur Parmentier" w:date="2020-05-22T09:57:00Z">
        <w:r w:rsidR="009B5ADF" w:rsidRPr="007C437A">
          <w:t xml:space="preserve"> or already perceived.</w:t>
        </w:r>
      </w:ins>
    </w:p>
    <w:p w:rsidR="009B5ADF" w:rsidRPr="007C437A" w:rsidRDefault="009B5ADF" w:rsidP="00834EA5">
      <w:pPr>
        <w:rPr>
          <w:ins w:id="6954" w:author="Arthur Parmentier" w:date="2020-05-22T10:12:00Z"/>
        </w:rPr>
      </w:pPr>
      <w:ins w:id="6955" w:author="Arthur Parmentier" w:date="2020-05-22T09:58:00Z">
        <w:r w:rsidRPr="007C437A">
          <w:t xml:space="preserve">One can wonder what </w:t>
        </w:r>
      </w:ins>
      <w:ins w:id="6956" w:author="Arthur Parmentier" w:date="2020-05-22T09:59:00Z">
        <w:r w:rsidRPr="007C437A">
          <w:t>the core processes of recognition are</w:t>
        </w:r>
      </w:ins>
      <w:ins w:id="6957" w:author="Arthur Parmentier" w:date="2020-05-22T10:00:00Z">
        <w:r w:rsidRPr="007C437A">
          <w:t xml:space="preserve"> and try to reproduce them on a computer.</w:t>
        </w:r>
      </w:ins>
      <w:ins w:id="6958" w:author="Arthur Parmentier" w:date="2020-05-22T10:04:00Z">
        <w:r w:rsidR="00E908AB" w:rsidRPr="007C437A">
          <w:t xml:space="preserve"> Very common examples</w:t>
        </w:r>
      </w:ins>
      <w:ins w:id="6959" w:author="Arthur Parmentier" w:date="2020-05-22T10:05:00Z">
        <w:r w:rsidR="00E908AB" w:rsidRPr="007C437A">
          <w:t xml:space="preserve"> of computer-recognition come from the so-called computer vision field</w:t>
        </w:r>
      </w:ins>
      <w:ins w:id="6960" w:author="Arthur Parmentier" w:date="2020-05-22T10:08:00Z">
        <w:r w:rsidR="00E908AB" w:rsidRPr="007C437A">
          <w:t xml:space="preserve"> such as</w:t>
        </w:r>
      </w:ins>
      <w:ins w:id="6961" w:author="Arthur Parmentier" w:date="2020-05-22T10:07:00Z">
        <w:r w:rsidR="00E908AB" w:rsidRPr="007C437A">
          <w:t xml:space="preserve"> object recognition</w:t>
        </w:r>
      </w:ins>
      <w:ins w:id="6962" w:author="Arthur Parmentier" w:date="2020-05-22T10:18:00Z">
        <w:r w:rsidR="00BB3B34" w:rsidRPr="007C437A">
          <w:t xml:space="preserve"> (classification</w:t>
        </w:r>
      </w:ins>
      <w:ins w:id="6963" w:author="Arthur Parmentier" w:date="2020-05-22T10:19:00Z">
        <w:r w:rsidR="00BB3B34" w:rsidRPr="007C437A">
          <w:t>)</w:t>
        </w:r>
      </w:ins>
      <w:ins w:id="6964" w:author="Arthur Parmentier" w:date="2020-05-22T10:08:00Z">
        <w:r w:rsidR="00E908AB" w:rsidRPr="007C437A">
          <w:t xml:space="preserve"> or</w:t>
        </w:r>
      </w:ins>
      <w:ins w:id="6965" w:author="Arthur Parmentier" w:date="2020-05-22T10:07:00Z">
        <w:r w:rsidR="00E908AB" w:rsidRPr="007C437A">
          <w:t xml:space="preserve"> detection</w:t>
        </w:r>
      </w:ins>
      <w:ins w:id="6966" w:author="Arthur Parmentier" w:date="2020-05-22T10:08:00Z">
        <w:r w:rsidR="00E908AB" w:rsidRPr="007C437A">
          <w:t xml:space="preserve"> </w:t>
        </w:r>
      </w:ins>
      <w:ins w:id="6967" w:author="Arthur Parmentier" w:date="2020-05-22T10:09:00Z">
        <w:r w:rsidR="00E908AB" w:rsidRPr="007C437A">
          <w:t xml:space="preserve">convolutional neural networks </w:t>
        </w:r>
      </w:ins>
      <w:ins w:id="6968" w:author="Arthur Parmentier" w:date="2020-05-22T10:10:00Z">
        <w:r w:rsidR="00E908AB" w:rsidRPr="007C437A">
          <w:t xml:space="preserve">(CNNs) </w:t>
        </w:r>
      </w:ins>
      <w:ins w:id="6969" w:author="Arthur Parmentier" w:date="2020-05-22T10:09:00Z">
        <w:r w:rsidR="00E908AB" w:rsidRPr="007C437A">
          <w:t xml:space="preserve">whose performances are now close </w:t>
        </w:r>
      </w:ins>
      <w:ins w:id="6970" w:author="Arthur Parmentier" w:date="2020-05-22T10:10:00Z">
        <w:r w:rsidR="00E908AB" w:rsidRPr="007C437A">
          <w:t>to that of humans. However, CNNs are trained on huge amount of data</w:t>
        </w:r>
      </w:ins>
      <w:ins w:id="6971" w:author="Arthur Parmentier" w:date="2020-05-22T10:11:00Z">
        <w:r w:rsidR="00E908AB" w:rsidRPr="007C437A">
          <w:t xml:space="preserve"> and are (in general) not models that can be interpreted by humans.</w:t>
        </w:r>
      </w:ins>
    </w:p>
    <w:p w:rsidR="00D60A1F" w:rsidRPr="007C437A" w:rsidRDefault="00E908AB" w:rsidP="00834EA5">
      <w:pPr>
        <w:rPr>
          <w:ins w:id="6972" w:author="Arthur Parmentier" w:date="2020-06-04T11:50:00Z"/>
        </w:rPr>
      </w:pPr>
      <w:ins w:id="6973" w:author="Arthur Parmentier" w:date="2020-05-22T10:12:00Z">
        <w:r w:rsidRPr="007C437A">
          <w:t>In the context of this master project</w:t>
        </w:r>
      </w:ins>
      <w:ins w:id="6974" w:author="Arthur Parmentier" w:date="2020-05-22T10:15:00Z">
        <w:r w:rsidR="00BB3B34" w:rsidRPr="007C437A">
          <w:t xml:space="preserve"> and to offer the ability of creating new signs </w:t>
        </w:r>
      </w:ins>
      <w:ins w:id="6975" w:author="Arthur Parmentier" w:date="2020-05-22T10:16:00Z">
        <w:r w:rsidR="00BB3B34" w:rsidRPr="007C437A">
          <w:t xml:space="preserve">to the user, we </w:t>
        </w:r>
      </w:ins>
      <w:ins w:id="6976" w:author="Arthur Parmentier" w:date="2020-05-22T10:24:00Z">
        <w:r w:rsidR="00D60A1F" w:rsidRPr="007C437A">
          <w:t>must</w:t>
        </w:r>
      </w:ins>
      <w:ins w:id="6977" w:author="Arthur Parmentier" w:date="2020-05-22T10:16:00Z">
        <w:r w:rsidR="00BB3B34" w:rsidRPr="007C437A">
          <w:t xml:space="preserve"> work with </w:t>
        </w:r>
      </w:ins>
      <w:ins w:id="6978" w:author="Arthur Parmentier" w:date="2020-05-22T10:17:00Z">
        <w:r w:rsidR="00BB3B34" w:rsidRPr="007C437A">
          <w:t>lightweight</w:t>
        </w:r>
      </w:ins>
      <w:ins w:id="6979" w:author="Arthur Parmentier" w:date="2020-05-22T10:16:00Z">
        <w:r w:rsidR="00BB3B34" w:rsidRPr="007C437A">
          <w:t>, interpretable models that can</w:t>
        </w:r>
      </w:ins>
      <w:ins w:id="6980" w:author="Arthur Parmentier" w:date="2020-05-22T10:17:00Z">
        <w:r w:rsidR="00BB3B34" w:rsidRPr="007C437A">
          <w:t xml:space="preserve"> be trained fast and</w:t>
        </w:r>
      </w:ins>
      <w:ins w:id="6981" w:author="Arthur Parmentier" w:date="2020-05-22T10:16:00Z">
        <w:r w:rsidR="00BB3B34" w:rsidRPr="007C437A">
          <w:t xml:space="preserve"> </w:t>
        </w:r>
      </w:ins>
      <w:ins w:id="6982" w:author="Arthur Parmentier" w:date="2020-05-22T10:17:00Z">
        <w:r w:rsidR="00BB3B34" w:rsidRPr="007C437A">
          <w:t>identify the signs that are performed in real time</w:t>
        </w:r>
      </w:ins>
      <w:ins w:id="6983" w:author="Arthur Parmentier" w:date="2020-05-22T10:19:00Z">
        <w:r w:rsidR="00BB3B34" w:rsidRPr="007C437A">
          <w:t>. In our case, the identification process is a simple classification process, in which we ask the classifier to predict the</w:t>
        </w:r>
      </w:ins>
      <w:ins w:id="6984" w:author="Arthur Parmentier" w:date="2020-05-22T10:20:00Z">
        <w:r w:rsidR="00BB3B34" w:rsidRPr="007C437A">
          <w:t xml:space="preserve"> “class” of the motion sequence performed by the performer among a set of classes that </w:t>
        </w:r>
      </w:ins>
      <w:ins w:id="6985" w:author="Arthur Parmentier" w:date="2020-05-22T10:21:00Z">
        <w:r w:rsidR="00BB3B34" w:rsidRPr="007C437A">
          <w:t>have been previously learned by the model: SP signs.</w:t>
        </w:r>
      </w:ins>
    </w:p>
    <w:p w:rsidR="00983F9B" w:rsidRPr="007C437A" w:rsidRDefault="00983F9B" w:rsidP="00834EA5">
      <w:pPr>
        <w:rPr>
          <w:ins w:id="6986" w:author="Arthur Parmentier" w:date="2020-05-22T10:36:00Z"/>
        </w:rPr>
      </w:pPr>
      <w:ins w:id="6987" w:author="Arthur Parmentier" w:date="2020-06-04T11:51:00Z">
        <w:r w:rsidRPr="007C437A">
          <w:t>We have seen that in SP, there are very different types of signs (movements, poses</w:t>
        </w:r>
      </w:ins>
      <w:ins w:id="6988" w:author="Arthur Parmentier" w:date="2020-06-04T11:52:00Z">
        <w:r w:rsidRPr="007C437A">
          <w:t xml:space="preserve"> – at several scales). </w:t>
        </w:r>
      </w:ins>
      <w:ins w:id="6989" w:author="Arthur Parmentier" w:date="2020-06-04T11:56:00Z">
        <w:r w:rsidRPr="007C437A">
          <w:t>At</w:t>
        </w:r>
        <w:r w:rsidR="005A331F" w:rsidRPr="007C437A">
          <w:t xml:space="preserve"> the beginning of my project, I thought about recognizing all signs with </w:t>
        </w:r>
      </w:ins>
      <w:ins w:id="6990" w:author="Arthur Parmentier" w:date="2020-06-04T11:57:00Z">
        <w:r w:rsidR="005A331F" w:rsidRPr="007C437A">
          <w:t>a single Dynamic Time Warping model.</w:t>
        </w:r>
      </w:ins>
    </w:p>
    <w:p w:rsidR="00DF645F" w:rsidRPr="007C437A" w:rsidRDefault="005A331F">
      <w:pPr>
        <w:rPr>
          <w:ins w:id="6991" w:author="Arthur Parmentier" w:date="2020-06-04T11:57:00Z"/>
        </w:rPr>
      </w:pPr>
      <w:ins w:id="6992" w:author="Arthur Parmentier" w:date="2020-06-04T11:57:00Z">
        <w:r w:rsidRPr="007C437A">
          <w:t>Indeed,</w:t>
        </w:r>
      </w:ins>
      <w:ins w:id="6993" w:author="Arthur Parmentier" w:date="2020-05-22T10:39:00Z">
        <w:r w:rsidR="00DF645F" w:rsidRPr="007C437A">
          <w:t xml:space="preserve"> two light-weight models are generally presented in the literature to classify time-sequences:</w:t>
        </w:r>
      </w:ins>
      <w:ins w:id="6994" w:author="Arthur Parmentier" w:date="2020-05-22T10:40:00Z">
        <w:r w:rsidR="00DF645F" w:rsidRPr="007C437A">
          <w:t xml:space="preserve"> Dynamic Time Warping </w:t>
        </w:r>
      </w:ins>
      <w:ins w:id="6995" w:author="Arthur Parmentier" w:date="2020-05-22T10:41:00Z">
        <w:r w:rsidR="00D50F7A" w:rsidRPr="007C437A">
          <w:t xml:space="preserve">(DTW) </w:t>
        </w:r>
      </w:ins>
      <w:ins w:id="6996" w:author="Arthur Parmentier" w:date="2020-05-22T10:40:00Z">
        <w:r w:rsidR="00DF645F" w:rsidRPr="007C437A">
          <w:t>and Hidden Markov Models</w:t>
        </w:r>
      </w:ins>
      <w:ins w:id="6997" w:author="Arthur Parmentier" w:date="2020-05-22T10:41:00Z">
        <w:r w:rsidR="00D50F7A" w:rsidRPr="007C437A">
          <w:t xml:space="preserve"> (HMM</w:t>
        </w:r>
      </w:ins>
      <w:ins w:id="6998" w:author="Arthur Parmentier" w:date="2020-05-22T10:42:00Z">
        <w:r w:rsidR="00D50F7A" w:rsidRPr="007C437A">
          <w:t>)</w:t>
        </w:r>
      </w:ins>
      <w:ins w:id="6999" w:author="Arthur Parmentier" w:date="2020-05-22T12:58:00Z">
        <w:r w:rsidR="00B734D3" w:rsidRPr="007C437A">
          <w:t>.</w:t>
        </w:r>
      </w:ins>
      <w:ins w:id="7000" w:author="Arthur Parmentier" w:date="2020-05-22T10:40:00Z">
        <w:r w:rsidR="00DF645F" w:rsidRPr="007C437A">
          <w:t xml:space="preserve"> In general</w:t>
        </w:r>
      </w:ins>
      <w:ins w:id="7001" w:author="Arthur Parmentier" w:date="2020-05-22T10:41:00Z">
        <w:r w:rsidR="00D50F7A" w:rsidRPr="007C437A">
          <w:t xml:space="preserve">, DTW is observed to be </w:t>
        </w:r>
        <w:r w:rsidR="00D50F7A" w:rsidRPr="007C437A">
          <w:lastRenderedPageBreak/>
          <w:t xml:space="preserve">faster and more accurate </w:t>
        </w:r>
      </w:ins>
      <w:ins w:id="7002" w:author="Arthur Parmentier" w:date="2020-06-10T20:04:00Z">
        <w:r w:rsidR="003E46DE" w:rsidRPr="007C437A">
          <w:t>than</w:t>
        </w:r>
      </w:ins>
      <w:ins w:id="7003" w:author="Arthur Parmentier" w:date="2020-05-22T10:41:00Z">
        <w:r w:rsidR="00D50F7A" w:rsidRPr="007C437A">
          <w:t xml:space="preserve"> </w:t>
        </w:r>
      </w:ins>
      <w:ins w:id="7004" w:author="Arthur Parmentier" w:date="2020-05-22T10:42:00Z">
        <w:r w:rsidR="00D50F7A" w:rsidRPr="007C437A">
          <w:t>HMMs</w:t>
        </w:r>
      </w:ins>
      <w:ins w:id="7005" w:author="Arthur Parmentier" w:date="2020-06-10T20:04:00Z">
        <w:r w:rsidR="003E46DE">
          <w:t xml:space="preserve"> </w:t>
        </w:r>
      </w:ins>
      <w:customXmlInsRangeStart w:id="7006" w:author="Arthur Parmentier" w:date="2020-06-10T20:04:00Z"/>
      <w:sdt>
        <w:sdtPr>
          <w:id w:val="-1933508910"/>
          <w:citation/>
        </w:sdtPr>
        <w:sdtContent>
          <w:customXmlInsRangeEnd w:id="7006"/>
          <w:ins w:id="7007" w:author="Arthur Parmentier" w:date="2020-06-10T20:04:00Z">
            <w:r w:rsidR="003E46DE">
              <w:fldChar w:fldCharType="begin"/>
            </w:r>
            <w:r w:rsidR="003E46DE" w:rsidRPr="003E46DE">
              <w:rPr>
                <w:rPrChange w:id="7008" w:author="Arthur Parmentier" w:date="2020-06-10T20:04:00Z">
                  <w:rPr>
                    <w:lang w:val="fr-FR"/>
                  </w:rPr>
                </w:rPrChange>
              </w:rPr>
              <w:instrText xml:space="preserve"> CITATION Rah15 \l 1036 </w:instrText>
            </w:r>
          </w:ins>
          <w:r w:rsidR="003E46DE">
            <w:fldChar w:fldCharType="separate"/>
          </w:r>
          <w:r w:rsidR="00304C55">
            <w:rPr>
              <w:noProof/>
            </w:rPr>
            <w:t>(Raheja, 2015)</w:t>
          </w:r>
          <w:ins w:id="7009" w:author="Arthur Parmentier" w:date="2020-06-10T20:04:00Z">
            <w:r w:rsidR="003E46DE">
              <w:fldChar w:fldCharType="end"/>
            </w:r>
          </w:ins>
          <w:customXmlInsRangeStart w:id="7010" w:author="Arthur Parmentier" w:date="2020-06-10T20:04:00Z"/>
        </w:sdtContent>
      </w:sdt>
      <w:customXmlInsRangeEnd w:id="7010"/>
      <w:ins w:id="7011" w:author="Arthur Parmentier" w:date="2020-06-10T20:05:00Z">
        <w:r w:rsidR="003E46DE">
          <w:t xml:space="preserve"> </w:t>
        </w:r>
      </w:ins>
      <w:customXmlInsRangeStart w:id="7012" w:author="Arthur Parmentier" w:date="2020-06-10T20:06:00Z"/>
      <w:sdt>
        <w:sdtPr>
          <w:id w:val="-1880317308"/>
          <w:citation/>
        </w:sdtPr>
        <w:sdtContent>
          <w:customXmlInsRangeEnd w:id="7012"/>
          <w:ins w:id="7013" w:author="Arthur Parmentier" w:date="2020-06-10T20:06:00Z">
            <w:r w:rsidR="003E46DE">
              <w:fldChar w:fldCharType="begin"/>
            </w:r>
            <w:r w:rsidR="003E46DE" w:rsidRPr="003E46DE">
              <w:rPr>
                <w:rPrChange w:id="7014" w:author="Arthur Parmentier" w:date="2020-06-10T20:06:00Z">
                  <w:rPr>
                    <w:lang w:val="fr-FR"/>
                  </w:rPr>
                </w:rPrChange>
              </w:rPr>
              <w:instrText xml:space="preserve"> CITATION Car12 \l 1036 </w:instrText>
            </w:r>
          </w:ins>
          <w:r w:rsidR="003E46DE">
            <w:fldChar w:fldCharType="separate"/>
          </w:r>
          <w:r w:rsidR="00304C55">
            <w:rPr>
              <w:noProof/>
            </w:rPr>
            <w:t>(Carmona J.M., 2012)</w:t>
          </w:r>
          <w:ins w:id="7015" w:author="Arthur Parmentier" w:date="2020-06-10T20:06:00Z">
            <w:r w:rsidR="003E46DE">
              <w:fldChar w:fldCharType="end"/>
            </w:r>
          </w:ins>
          <w:customXmlInsRangeStart w:id="7016" w:author="Arthur Parmentier" w:date="2020-06-10T20:06:00Z"/>
        </w:sdtContent>
      </w:sdt>
      <w:customXmlInsRangeEnd w:id="7016"/>
      <w:ins w:id="7017" w:author="Arthur Parmentier" w:date="2020-05-22T10:42:00Z">
        <w:r w:rsidR="00D50F7A" w:rsidRPr="007C437A">
          <w:t>.</w:t>
        </w:r>
      </w:ins>
      <w:ins w:id="7018" w:author="Arthur Parmentier" w:date="2020-05-22T12:58:00Z">
        <w:r w:rsidR="00B734D3" w:rsidRPr="007C437A">
          <w:t xml:space="preserve"> </w:t>
        </w:r>
      </w:ins>
      <w:ins w:id="7019" w:author="Arthur Parmentier" w:date="2020-06-04T11:12:00Z">
        <w:r w:rsidR="00C4278F" w:rsidRPr="007C437A">
          <w:t>Some works also propose combinations of HMM and DTW or modified DTW algorithms for gesture recognition</w:t>
        </w:r>
      </w:ins>
      <w:ins w:id="7020" w:author="Arthur Parmentier" w:date="2020-06-10T20:49:00Z">
        <w:r w:rsidR="00304C55">
          <w:t xml:space="preserve"> </w:t>
        </w:r>
      </w:ins>
      <w:customXmlInsRangeStart w:id="7021" w:author="Arthur Parmentier" w:date="2020-06-10T20:49:00Z"/>
      <w:sdt>
        <w:sdtPr>
          <w:id w:val="1881120738"/>
          <w:citation/>
        </w:sdtPr>
        <w:sdtContent>
          <w:customXmlInsRangeEnd w:id="7021"/>
          <w:ins w:id="7022" w:author="Arthur Parmentier" w:date="2020-06-10T20:49:00Z">
            <w:r w:rsidR="00304C55">
              <w:fldChar w:fldCharType="begin"/>
            </w:r>
            <w:r w:rsidR="00304C55" w:rsidRPr="00304C55">
              <w:rPr>
                <w:rPrChange w:id="7023" w:author="Arthur Parmentier" w:date="2020-06-10T20:49:00Z">
                  <w:rPr>
                    <w:lang w:val="fr-FR"/>
                  </w:rPr>
                </w:rPrChange>
              </w:rPr>
              <w:instrText xml:space="preserve"> CITATION Hiy16 \l 1036 </w:instrText>
            </w:r>
          </w:ins>
          <w:r w:rsidR="00304C55">
            <w:fldChar w:fldCharType="separate"/>
          </w:r>
          <w:r w:rsidR="00304C55">
            <w:rPr>
              <w:noProof/>
            </w:rPr>
            <w:t>(Hiyadi, 2016)</w:t>
          </w:r>
          <w:ins w:id="7024" w:author="Arthur Parmentier" w:date="2020-06-10T20:49:00Z">
            <w:r w:rsidR="00304C55">
              <w:fldChar w:fldCharType="end"/>
            </w:r>
          </w:ins>
          <w:customXmlInsRangeStart w:id="7025" w:author="Arthur Parmentier" w:date="2020-06-10T20:49:00Z"/>
        </w:sdtContent>
      </w:sdt>
      <w:customXmlInsRangeEnd w:id="7025"/>
      <w:ins w:id="7026" w:author="Arthur Parmentier" w:date="2020-06-10T20:49:00Z">
        <w:r w:rsidR="00304C55">
          <w:t xml:space="preserve"> </w:t>
        </w:r>
      </w:ins>
      <w:customXmlInsRangeStart w:id="7027" w:author="Arthur Parmentier" w:date="2020-06-10T20:50:00Z"/>
      <w:sdt>
        <w:sdtPr>
          <w:id w:val="-1475052818"/>
          <w:citation/>
        </w:sdtPr>
        <w:sdtContent>
          <w:customXmlInsRangeEnd w:id="7027"/>
          <w:ins w:id="7028" w:author="Arthur Parmentier" w:date="2020-06-10T20:50:00Z">
            <w:r w:rsidR="00304C55">
              <w:fldChar w:fldCharType="begin"/>
            </w:r>
            <w:r w:rsidR="00304C55" w:rsidRPr="00304C55">
              <w:rPr>
                <w:rPrChange w:id="7029" w:author="Arthur Parmentier" w:date="2020-06-10T20:50:00Z">
                  <w:rPr>
                    <w:lang w:val="fr-FR"/>
                  </w:rPr>
                </w:rPrChange>
              </w:rPr>
              <w:instrText xml:space="preserve"> CITATION Cho17 \l 1036 </w:instrText>
            </w:r>
          </w:ins>
          <w:r w:rsidR="00304C55">
            <w:fldChar w:fldCharType="separate"/>
          </w:r>
          <w:r w:rsidR="00304C55">
            <w:rPr>
              <w:noProof/>
            </w:rPr>
            <w:t>(Choi, 2017)</w:t>
          </w:r>
          <w:ins w:id="7030" w:author="Arthur Parmentier" w:date="2020-06-10T20:50:00Z">
            <w:r w:rsidR="00304C55">
              <w:fldChar w:fldCharType="end"/>
            </w:r>
          </w:ins>
          <w:customXmlInsRangeStart w:id="7031" w:author="Arthur Parmentier" w:date="2020-06-10T20:50:00Z"/>
        </w:sdtContent>
      </w:sdt>
      <w:customXmlInsRangeEnd w:id="7031"/>
      <w:ins w:id="7032" w:author="Arthur Parmentier" w:date="2020-06-04T11:12:00Z">
        <w:r w:rsidR="00C4278F" w:rsidRPr="007C437A">
          <w:t>.</w:t>
        </w:r>
      </w:ins>
    </w:p>
    <w:p w:rsidR="005A331F" w:rsidRPr="007C437A" w:rsidRDefault="005A331F">
      <w:pPr>
        <w:rPr>
          <w:ins w:id="7033" w:author="Arthur Parmentier" w:date="2020-06-04T12:07:00Z"/>
        </w:rPr>
      </w:pPr>
      <w:ins w:id="7034" w:author="Arthur Parmentier" w:date="2020-06-04T11:57:00Z">
        <w:r w:rsidRPr="007C437A">
          <w:t xml:space="preserve">My initial design was to </w:t>
        </w:r>
      </w:ins>
      <w:ins w:id="7035" w:author="Arthur Parmentier" w:date="2020-06-04T11:58:00Z">
        <w:r w:rsidRPr="007C437A">
          <w:t>sum up all the features that I would use (full body skeleton, hands skeleton…) into a single feature vector that I could feed to DTW.</w:t>
        </w:r>
      </w:ins>
      <w:ins w:id="7036" w:author="Arthur Parmentier" w:date="2020-06-04T11:59:00Z">
        <w:r w:rsidRPr="007C437A">
          <w:t xml:space="preserve"> </w:t>
        </w:r>
      </w:ins>
      <w:ins w:id="7037" w:author="Arthur Parmentier" w:date="2020-06-04T12:05:00Z">
        <w:r w:rsidRPr="007C437A">
          <w:br/>
        </w:r>
      </w:ins>
      <w:ins w:id="7038" w:author="Arthur Parmentier" w:date="2020-06-04T11:59:00Z">
        <w:r w:rsidRPr="007C437A">
          <w:t xml:space="preserve">The first obstacle to this initial design was that all inputs would not have similar data rates, so that </w:t>
        </w:r>
      </w:ins>
      <w:ins w:id="7039" w:author="Arthur Parmentier" w:date="2020-06-04T12:00:00Z">
        <w:r w:rsidRPr="007C437A">
          <w:t>the combination of inputs would either result in a data rate</w:t>
        </w:r>
      </w:ins>
      <w:ins w:id="7040" w:author="Arthur Parmentier" w:date="2020-06-04T12:01:00Z">
        <w:r w:rsidRPr="007C437A">
          <w:t xml:space="preserve"> equal to the slowest input or </w:t>
        </w:r>
      </w:ins>
      <w:ins w:id="7041" w:author="Arthur Parmentier" w:date="2020-06-04T12:03:00Z">
        <w:r w:rsidRPr="007C437A">
          <w:t xml:space="preserve">a very high data rate, equal to the sum of each input data rate, but with common values between two consecutive feature </w:t>
        </w:r>
      </w:ins>
      <w:ins w:id="7042" w:author="Arthur Parmentier" w:date="2020-06-04T12:04:00Z">
        <w:r w:rsidRPr="007C437A">
          <w:t>vectors. This situation would not be ideal as it would require more processing and would not repre</w:t>
        </w:r>
      </w:ins>
      <w:ins w:id="7043" w:author="Arthur Parmentier" w:date="2020-06-04T12:05:00Z">
        <w:r w:rsidRPr="007C437A">
          <w:t>sent accurately the movement.</w:t>
        </w:r>
        <w:r w:rsidRPr="007C437A">
          <w:br/>
          <w:t xml:space="preserve">The second obstacle was that although DTW can recognize poses, it performs much slower than </w:t>
        </w:r>
      </w:ins>
      <w:ins w:id="7044" w:author="Arthur Parmentier" w:date="2020-06-04T12:06:00Z">
        <w:r w:rsidRPr="007C437A">
          <w:t>pose classifiers that are not time</w:t>
        </w:r>
        <w:r w:rsidR="00175441" w:rsidRPr="007C437A">
          <w:t>-dependent</w:t>
        </w:r>
        <w:r w:rsidRPr="007C437A">
          <w:t>, such as SVM</w:t>
        </w:r>
        <w:r w:rsidR="00175441" w:rsidRPr="007C437A">
          <w:t xml:space="preserve"> or decision trees. </w:t>
        </w:r>
      </w:ins>
      <w:ins w:id="7045" w:author="Arthur Parmentier" w:date="2020-06-04T12:07:00Z">
        <w:r w:rsidR="00175441" w:rsidRPr="007C437A">
          <w:t>Ideally, one would want to construct one model per type of sign to be recognize.</w:t>
        </w:r>
      </w:ins>
    </w:p>
    <w:p w:rsidR="00175441" w:rsidRPr="007C437A" w:rsidRDefault="00175441">
      <w:pPr>
        <w:rPr>
          <w:ins w:id="7046" w:author="Arthur Parmentier" w:date="2020-05-22T09:32:00Z"/>
          <w:rPrChange w:id="7047" w:author="Arthur Parmentier" w:date="2020-06-07T15:27:00Z">
            <w:rPr>
              <w:ins w:id="7048" w:author="Arthur Parmentier" w:date="2020-05-22T09:32:00Z"/>
            </w:rPr>
          </w:rPrChange>
        </w:rPr>
        <w:pPrChange w:id="7049" w:author="Arthur Parmentier" w:date="2020-05-22T09:43:00Z">
          <w:pPr>
            <w:pStyle w:val="Titre3"/>
          </w:pPr>
        </w:pPrChange>
      </w:pPr>
      <w:ins w:id="7050" w:author="Arthur Parmentier" w:date="2020-06-04T12:09:00Z">
        <w:r w:rsidRPr="007C437A">
          <w:rPr>
            <w:rPrChange w:id="7051" w:author="Arthur Parmentier" w:date="2020-06-07T15:27:00Z">
              <w:rPr/>
            </w:rPrChange>
          </w:rPr>
          <w:t xml:space="preserve">I have chosen to implement two models for my final prototype: one for the full body with DTW and one </w:t>
        </w:r>
      </w:ins>
      <w:ins w:id="7052" w:author="Arthur Parmentier" w:date="2020-06-04T12:10:00Z">
        <w:r w:rsidRPr="007C437A">
          <w:rPr>
            <w:rPrChange w:id="7053" w:author="Arthur Parmentier" w:date="2020-06-07T15:27:00Z">
              <w:rPr/>
            </w:rPrChange>
          </w:rPr>
          <w:t xml:space="preserve">for the hands with </w:t>
        </w:r>
        <w:proofErr w:type="spellStart"/>
        <w:r w:rsidRPr="007C437A">
          <w:rPr>
            <w:rPrChange w:id="7054" w:author="Arthur Parmentier" w:date="2020-06-07T15:27:00Z">
              <w:rPr/>
            </w:rPrChange>
          </w:rPr>
          <w:t>Adaboost</w:t>
        </w:r>
        <w:proofErr w:type="spellEnd"/>
        <w:r w:rsidRPr="007C437A">
          <w:rPr>
            <w:rPrChange w:id="7055" w:author="Arthur Parmentier" w:date="2020-06-07T15:27:00Z">
              <w:rPr/>
            </w:rPrChange>
          </w:rPr>
          <w:t xml:space="preserve"> decision trees.</w:t>
        </w:r>
      </w:ins>
    </w:p>
    <w:p w:rsidR="006D0BF0" w:rsidRPr="007C437A" w:rsidRDefault="00175441" w:rsidP="006D0BF0">
      <w:pPr>
        <w:pStyle w:val="Titre4"/>
        <w:rPr>
          <w:ins w:id="7056" w:author="Arthur Parmentier" w:date="2020-05-22T09:32:00Z"/>
        </w:rPr>
      </w:pPr>
      <w:ins w:id="7057" w:author="Arthur Parmentier" w:date="2020-06-04T12:10:00Z">
        <w:r w:rsidRPr="007C437A">
          <w:t>Full</w:t>
        </w:r>
      </w:ins>
      <w:ins w:id="7058" w:author="Arthur Parmentier" w:date="2020-06-04T12:12:00Z">
        <w:r w:rsidR="00F73660" w:rsidRPr="007C437A">
          <w:t xml:space="preserve"> </w:t>
        </w:r>
      </w:ins>
      <w:ins w:id="7059" w:author="Arthur Parmentier" w:date="2020-06-04T12:10:00Z">
        <w:r w:rsidRPr="007C437A">
          <w:t xml:space="preserve">body </w:t>
        </w:r>
      </w:ins>
      <w:proofErr w:type="spellStart"/>
      <w:ins w:id="7060" w:author="Arthur Parmentier" w:date="2020-05-22T12:18:00Z">
        <w:r w:rsidR="00E9747D" w:rsidRPr="007C437A">
          <w:t>Wekinator</w:t>
        </w:r>
      </w:ins>
      <w:proofErr w:type="spellEnd"/>
      <w:ins w:id="7061" w:author="Arthur Parmentier" w:date="2020-05-22T09:32:00Z">
        <w:r w:rsidR="006D0BF0" w:rsidRPr="007C437A">
          <w:t xml:space="preserve"> DTW</w:t>
        </w:r>
      </w:ins>
    </w:p>
    <w:p w:rsidR="004116C1" w:rsidRPr="007C437A" w:rsidRDefault="00D50F7A" w:rsidP="006D0BF0">
      <w:pPr>
        <w:rPr>
          <w:ins w:id="7062" w:author="Arthur Parmentier" w:date="2020-05-22T11:38:00Z"/>
        </w:rPr>
      </w:pPr>
      <w:ins w:id="7063" w:author="Arthur Parmentier" w:date="2020-05-22T10:43:00Z">
        <w:r w:rsidRPr="007C437A">
          <w:t xml:space="preserve">Unfortunately, at the time of the project, I could not </w:t>
        </w:r>
      </w:ins>
      <w:ins w:id="7064" w:author="Arthur Parmentier" w:date="2020-05-22T10:44:00Z">
        <w:r w:rsidRPr="007C437A">
          <w:t>find any real-time implementation of DTW in Max/MSP.</w:t>
        </w:r>
        <w:r w:rsidRPr="007C437A">
          <w:rPr>
            <w:rStyle w:val="Appelnotedebasdep"/>
          </w:rPr>
          <w:footnoteReference w:id="48"/>
        </w:r>
      </w:ins>
    </w:p>
    <w:p w:rsidR="00983F9B" w:rsidRPr="007C437A" w:rsidRDefault="00BA3283" w:rsidP="006D0BF0">
      <w:pPr>
        <w:rPr>
          <w:ins w:id="7125" w:author="Arthur Parmentier" w:date="2020-06-04T11:45:00Z"/>
        </w:rPr>
      </w:pPr>
      <w:ins w:id="7126" w:author="Arthur Parmentier" w:date="2020-05-22T11:38:00Z">
        <w:r w:rsidRPr="007C437A">
          <w:t xml:space="preserve">However, </w:t>
        </w:r>
      </w:ins>
      <w:ins w:id="7127" w:author="Arthur Parmentier" w:date="2020-05-22T11:52:00Z">
        <w:r w:rsidR="000430B4" w:rsidRPr="007C437A">
          <w:t xml:space="preserve">the external software </w:t>
        </w:r>
      </w:ins>
      <w:proofErr w:type="spellStart"/>
      <w:ins w:id="7128" w:author="Arthur Parmentier" w:date="2020-05-22T12:18:00Z">
        <w:r w:rsidR="00E9747D" w:rsidRPr="007C437A">
          <w:t>Wekinator</w:t>
        </w:r>
      </w:ins>
      <w:proofErr w:type="spellEnd"/>
      <w:ins w:id="7129" w:author="Arthur Parmentier" w:date="2020-05-22T11:38:00Z">
        <w:r w:rsidRPr="007C437A">
          <w:rPr>
            <w:rStyle w:val="Appelnotedebasdep"/>
          </w:rPr>
          <w:footnoteReference w:id="49"/>
        </w:r>
      </w:ins>
      <w:ins w:id="7134" w:author="Arthur Parmentier" w:date="2020-05-22T11:39:00Z">
        <w:r w:rsidR="00965FAA" w:rsidRPr="007C437A">
          <w:t xml:space="preserve"> offers a very efficient DTW implementation based on the </w:t>
        </w:r>
        <w:proofErr w:type="spellStart"/>
        <w:r w:rsidR="00965FAA" w:rsidRPr="007C437A">
          <w:t>FastDTW</w:t>
        </w:r>
        <w:proofErr w:type="spellEnd"/>
        <w:r w:rsidR="00965FAA" w:rsidRPr="007C437A">
          <w:t xml:space="preserve"> library</w:t>
        </w:r>
      </w:ins>
      <w:ins w:id="7135" w:author="Arthur Parmentier" w:date="2020-06-10T20:50:00Z">
        <w:r w:rsidR="00304C55">
          <w:t xml:space="preserve"> </w:t>
        </w:r>
      </w:ins>
      <w:customXmlInsRangeStart w:id="7136" w:author="Arthur Parmentier" w:date="2020-06-10T20:51:00Z"/>
      <w:sdt>
        <w:sdtPr>
          <w:id w:val="188883977"/>
          <w:citation/>
        </w:sdtPr>
        <w:sdtContent>
          <w:customXmlInsRangeEnd w:id="7136"/>
          <w:ins w:id="7137" w:author="Arthur Parmentier" w:date="2020-06-10T20:51:00Z">
            <w:r w:rsidR="00304C55">
              <w:fldChar w:fldCharType="begin"/>
            </w:r>
            <w:r w:rsidR="00304C55" w:rsidRPr="00304C55">
              <w:rPr>
                <w:rPrChange w:id="7138" w:author="Arthur Parmentier" w:date="2020-06-10T20:51:00Z">
                  <w:rPr>
                    <w:lang w:val="fr-FR"/>
                  </w:rPr>
                </w:rPrChange>
              </w:rPr>
              <w:instrText xml:space="preserve"> CITATION Sta04 \l 1036 </w:instrText>
            </w:r>
          </w:ins>
          <w:r w:rsidR="00304C55">
            <w:fldChar w:fldCharType="separate"/>
          </w:r>
          <w:r w:rsidR="00304C55">
            <w:rPr>
              <w:noProof/>
            </w:rPr>
            <w:t>(Salvador, 2004)</w:t>
          </w:r>
          <w:ins w:id="7139" w:author="Arthur Parmentier" w:date="2020-06-10T20:51:00Z">
            <w:r w:rsidR="00304C55">
              <w:fldChar w:fldCharType="end"/>
            </w:r>
          </w:ins>
          <w:customXmlInsRangeStart w:id="7140" w:author="Arthur Parmentier" w:date="2020-06-10T20:51:00Z"/>
        </w:sdtContent>
      </w:sdt>
      <w:customXmlInsRangeEnd w:id="7140"/>
      <w:ins w:id="7141" w:author="Arthur Parmentier" w:date="2020-05-22T11:43:00Z">
        <w:r w:rsidR="00B827FE" w:rsidRPr="007C437A">
          <w:t xml:space="preserve"> with additional improvements for real-time performance</w:t>
        </w:r>
      </w:ins>
      <w:ins w:id="7142" w:author="Arthur Parmentier" w:date="2020-06-04T11:45:00Z">
        <w:r w:rsidR="00983F9B" w:rsidRPr="007C437A">
          <w:t xml:space="preserve"> and several internal parameters for its DTW model.</w:t>
        </w:r>
      </w:ins>
    </w:p>
    <w:p w:rsidR="00B827FE" w:rsidRPr="007C437A" w:rsidRDefault="00B827FE" w:rsidP="006D0BF0">
      <w:pPr>
        <w:rPr>
          <w:ins w:id="7143" w:author="Arthur Parmentier" w:date="2020-05-22T11:37:00Z"/>
        </w:rPr>
      </w:pPr>
      <w:ins w:id="7144" w:author="Arthur Parmentier" w:date="2020-05-22T11:45:00Z">
        <w:r w:rsidRPr="007C437A">
          <w:t xml:space="preserve">Max </w:t>
        </w:r>
      </w:ins>
      <w:ins w:id="7145" w:author="Arthur Parmentier" w:date="2020-06-04T11:46:00Z">
        <w:r w:rsidR="00983F9B" w:rsidRPr="007C437A">
          <w:t xml:space="preserve">and </w:t>
        </w:r>
        <w:proofErr w:type="spellStart"/>
        <w:r w:rsidR="00983F9B" w:rsidRPr="007C437A">
          <w:t>Wekinator</w:t>
        </w:r>
        <w:proofErr w:type="spellEnd"/>
        <w:r w:rsidR="00983F9B" w:rsidRPr="007C437A">
          <w:t xml:space="preserve"> communicate </w:t>
        </w:r>
      </w:ins>
      <w:ins w:id="7146" w:author="Arthur Parmentier" w:date="2020-06-04T11:44:00Z">
        <w:r w:rsidR="00983F9B" w:rsidRPr="007C437A">
          <w:t>in</w:t>
        </w:r>
      </w:ins>
      <w:ins w:id="7147" w:author="Arthur Parmentier" w:date="2020-05-22T11:45:00Z">
        <w:r w:rsidRPr="007C437A">
          <w:t xml:space="preserve"> </w:t>
        </w:r>
      </w:ins>
      <w:ins w:id="7148" w:author="Arthur Parmentier" w:date="2020-05-22T11:44:00Z">
        <w:r w:rsidRPr="007C437A">
          <w:t>O</w:t>
        </w:r>
      </w:ins>
      <w:ins w:id="7149" w:author="Arthur Parmentier" w:date="2020-05-22T11:45:00Z">
        <w:r w:rsidRPr="007C437A">
          <w:t>pen Sound Control (OSC</w:t>
        </w:r>
      </w:ins>
      <w:ins w:id="7150" w:author="Arthur Parmentier" w:date="2020-06-04T11:49:00Z">
        <w:r w:rsidR="00983F9B" w:rsidRPr="007C437A">
          <w:t>)</w:t>
        </w:r>
      </w:ins>
      <w:ins w:id="7151" w:author="Arthur Parmentier" w:date="2020-06-04T11:46:00Z">
        <w:r w:rsidR="00983F9B" w:rsidRPr="007C437A">
          <w:t>. A</w:t>
        </w:r>
      </w:ins>
      <w:ins w:id="7152" w:author="Arthur Parmentier" w:date="2020-05-22T11:46:00Z">
        <w:r w:rsidRPr="007C437A">
          <w:t xml:space="preserve">lthough the user must launch </w:t>
        </w:r>
      </w:ins>
      <w:proofErr w:type="spellStart"/>
      <w:ins w:id="7153" w:author="Arthur Parmentier" w:date="2020-05-22T12:18:00Z">
        <w:r w:rsidR="00E9747D" w:rsidRPr="007C437A">
          <w:t>Wekinator</w:t>
        </w:r>
      </w:ins>
      <w:proofErr w:type="spellEnd"/>
      <w:ins w:id="7154" w:author="Arthur Parmentier" w:date="2020-05-22T11:46:00Z">
        <w:r w:rsidRPr="007C437A">
          <w:t xml:space="preserve"> separately and perform basic op</w:t>
        </w:r>
      </w:ins>
      <w:ins w:id="7155" w:author="Arthur Parmentier" w:date="2020-05-22T11:47:00Z">
        <w:r w:rsidRPr="007C437A">
          <w:t xml:space="preserve">erations </w:t>
        </w:r>
      </w:ins>
      <w:ins w:id="7156" w:author="Arthur Parmentier" w:date="2020-06-04T11:49:00Z">
        <w:r w:rsidR="00983F9B" w:rsidRPr="007C437A">
          <w:t>on</w:t>
        </w:r>
      </w:ins>
      <w:ins w:id="7157" w:author="Arthur Parmentier" w:date="2020-05-22T11:47:00Z">
        <w:r w:rsidRPr="007C437A">
          <w:t xml:space="preserve"> its </w:t>
        </w:r>
      </w:ins>
      <w:ins w:id="7158" w:author="Arthur Parmentier" w:date="2020-06-04T11:49:00Z">
        <w:r w:rsidR="00983F9B" w:rsidRPr="007C437A">
          <w:t>GUI</w:t>
        </w:r>
      </w:ins>
      <w:ins w:id="7159" w:author="Arthur Parmentier" w:date="2020-05-22T11:47:00Z">
        <w:r w:rsidRPr="007C437A">
          <w:t xml:space="preserve">, </w:t>
        </w:r>
      </w:ins>
      <w:ins w:id="7160" w:author="Arthur Parmentier" w:date="2020-06-04T11:49:00Z">
        <w:r w:rsidR="00983F9B" w:rsidRPr="007C437A">
          <w:t>most important parts</w:t>
        </w:r>
      </w:ins>
      <w:ins w:id="7161" w:author="Arthur Parmentier" w:date="2020-05-22T11:47:00Z">
        <w:r w:rsidRPr="007C437A">
          <w:t xml:space="preserve"> of </w:t>
        </w:r>
      </w:ins>
      <w:proofErr w:type="spellStart"/>
      <w:ins w:id="7162" w:author="Arthur Parmentier" w:date="2020-05-22T12:18:00Z">
        <w:r w:rsidR="00E9747D" w:rsidRPr="007C437A">
          <w:t>Wekinator</w:t>
        </w:r>
      </w:ins>
      <w:proofErr w:type="spellEnd"/>
      <w:ins w:id="7163" w:author="Arthur Parmentier" w:date="2020-05-22T11:47:00Z">
        <w:r w:rsidRPr="007C437A">
          <w:t xml:space="preserve"> can be controlled remotely via OSC, allowing Max </w:t>
        </w:r>
      </w:ins>
      <w:ins w:id="7164" w:author="Arthur Parmentier" w:date="2020-05-22T11:50:00Z">
        <w:r w:rsidR="000430B4" w:rsidRPr="007C437A">
          <w:t xml:space="preserve">to automatize certain operations, such </w:t>
        </w:r>
      </w:ins>
      <w:ins w:id="7165" w:author="Arthur Parmentier" w:date="2020-06-04T11:49:00Z">
        <w:r w:rsidR="00983F9B" w:rsidRPr="007C437A">
          <w:t>its</w:t>
        </w:r>
      </w:ins>
      <w:ins w:id="7166" w:author="Arthur Parmentier" w:date="2020-05-22T11:50:00Z">
        <w:r w:rsidR="000430B4" w:rsidRPr="007C437A">
          <w:t xml:space="preserve"> training process.</w:t>
        </w:r>
      </w:ins>
    </w:p>
    <w:p w:rsidR="004116C1" w:rsidRPr="007C437A" w:rsidRDefault="00D454BF" w:rsidP="006D0BF0">
      <w:pPr>
        <w:rPr>
          <w:ins w:id="7167" w:author="Arthur Parmentier" w:date="2020-05-22T11:53:00Z"/>
        </w:rPr>
      </w:pPr>
      <w:ins w:id="7168" w:author="Arthur Parmentier" w:date="2020-05-22T11:53:00Z">
        <w:r w:rsidRPr="007C437A">
          <w:t xml:space="preserve">The “user guide” for using </w:t>
        </w:r>
      </w:ins>
      <w:proofErr w:type="spellStart"/>
      <w:ins w:id="7169" w:author="Arthur Parmentier" w:date="2020-05-22T12:18:00Z">
        <w:r w:rsidR="00E9747D" w:rsidRPr="007C437A">
          <w:t>Wekinator</w:t>
        </w:r>
      </w:ins>
      <w:proofErr w:type="spellEnd"/>
      <w:ins w:id="7170" w:author="Arthur Parmentier" w:date="2020-05-22T11:53:00Z">
        <w:r w:rsidRPr="007C437A">
          <w:t xml:space="preserve"> with the project is the following:</w:t>
        </w:r>
      </w:ins>
    </w:p>
    <w:p w:rsidR="00D454BF" w:rsidRPr="007C437A" w:rsidRDefault="00D454BF">
      <w:pPr>
        <w:ind w:left="720"/>
        <w:rPr>
          <w:ins w:id="7171" w:author="Arthur Parmentier" w:date="2020-05-22T11:53:00Z"/>
        </w:rPr>
        <w:pPrChange w:id="7172" w:author="Arthur Parmentier" w:date="2020-05-22T11:53:00Z">
          <w:pPr/>
        </w:pPrChange>
      </w:pPr>
      <w:ins w:id="7173" w:author="Arthur Parmentier" w:date="2020-05-22T11:53:00Z">
        <w:r w:rsidRPr="007C437A">
          <w:lastRenderedPageBreak/>
          <w:t xml:space="preserve">1) Start </w:t>
        </w:r>
      </w:ins>
      <w:proofErr w:type="spellStart"/>
      <w:ins w:id="7174" w:author="Arthur Parmentier" w:date="2020-05-22T12:18:00Z">
        <w:r w:rsidR="00E9747D" w:rsidRPr="007C437A">
          <w:t>Wekinator</w:t>
        </w:r>
      </w:ins>
      <w:proofErr w:type="spellEnd"/>
      <w:ins w:id="7175" w:author="Arthur Parmentier" w:date="2020-05-22T11:53:00Z">
        <w:r w:rsidRPr="007C437A">
          <w:t>.</w:t>
        </w:r>
      </w:ins>
    </w:p>
    <w:p w:rsidR="00D454BF" w:rsidRPr="007C437A" w:rsidRDefault="00D454BF">
      <w:pPr>
        <w:ind w:left="720"/>
        <w:rPr>
          <w:ins w:id="7176" w:author="Arthur Parmentier" w:date="2020-05-22T11:53:00Z"/>
        </w:rPr>
        <w:pPrChange w:id="7177" w:author="Arthur Parmentier" w:date="2020-05-22T11:53:00Z">
          <w:pPr/>
        </w:pPrChange>
      </w:pPr>
      <w:ins w:id="7178" w:author="Arthur Parmentier" w:date="2020-05-22T11:53:00Z">
        <w:r w:rsidRPr="007C437A">
          <w:t xml:space="preserve">2) Set the listening port to </w:t>
        </w:r>
      </w:ins>
      <w:ins w:id="7179" w:author="Arthur Parmentier" w:date="2020-06-04T11:49:00Z">
        <w:r w:rsidR="00983F9B" w:rsidRPr="007C437A">
          <w:t xml:space="preserve">match </w:t>
        </w:r>
      </w:ins>
      <w:ins w:id="7180" w:author="Arthur Parmentier" w:date="2020-06-04T11:50:00Z">
        <w:r w:rsidR="00983F9B" w:rsidRPr="007C437A">
          <w:t xml:space="preserve">Max settings </w:t>
        </w:r>
      </w:ins>
      <w:ins w:id="7181" w:author="Arthur Parmentier" w:date="2020-05-22T11:53:00Z">
        <w:r w:rsidRPr="007C437A">
          <w:t>and click "start listening"</w:t>
        </w:r>
      </w:ins>
    </w:p>
    <w:p w:rsidR="00D454BF" w:rsidRPr="007C437A" w:rsidRDefault="00D454BF">
      <w:pPr>
        <w:ind w:left="720"/>
        <w:rPr>
          <w:ins w:id="7182" w:author="Arthur Parmentier" w:date="2020-05-22T11:53:00Z"/>
        </w:rPr>
        <w:pPrChange w:id="7183" w:author="Arthur Parmentier" w:date="2020-05-22T11:53:00Z">
          <w:pPr/>
        </w:pPrChange>
      </w:pPr>
      <w:ins w:id="7184" w:author="Arthur Parmentier" w:date="2020-05-22T11:53:00Z">
        <w:r w:rsidRPr="007C437A">
          <w:t>3) Set the OSC input address to /</w:t>
        </w:r>
        <w:proofErr w:type="spellStart"/>
        <w:r w:rsidRPr="007C437A">
          <w:t>wek</w:t>
        </w:r>
        <w:proofErr w:type="spellEnd"/>
        <w:r w:rsidRPr="007C437A">
          <w:t>/inputs (default)</w:t>
        </w:r>
      </w:ins>
    </w:p>
    <w:p w:rsidR="00D454BF" w:rsidRPr="007C437A" w:rsidRDefault="00D454BF">
      <w:pPr>
        <w:ind w:left="720"/>
        <w:rPr>
          <w:ins w:id="7185" w:author="Arthur Parmentier" w:date="2020-05-22T11:53:00Z"/>
        </w:rPr>
        <w:pPrChange w:id="7186" w:author="Arthur Parmentier" w:date="2020-05-22T11:53:00Z">
          <w:pPr/>
        </w:pPrChange>
      </w:pPr>
      <w:ins w:id="7187" w:author="Arthur Parmentier" w:date="2020-05-22T11:53:00Z">
        <w:r w:rsidRPr="007C437A">
          <w:t xml:space="preserve">4) Change the number of inputs (#inputs) to match the size of your input in this </w:t>
        </w:r>
        <w:proofErr w:type="spellStart"/>
        <w:r w:rsidRPr="007C437A">
          <w:t>patch</w:t>
        </w:r>
      </w:ins>
      <w:ins w:id="7188" w:author="Arthur Parmentier" w:date="2020-05-22T18:38:00Z">
        <w:r w:rsidR="00C24A48" w:rsidRPr="007C437A">
          <w:t>er</w:t>
        </w:r>
      </w:ins>
      <w:proofErr w:type="spellEnd"/>
      <w:ins w:id="7189" w:author="Arthur Parmentier" w:date="2020-05-22T11:53:00Z">
        <w:r w:rsidRPr="007C437A">
          <w:t xml:space="preserve">, as defined in the first layer. For instance, with </w:t>
        </w:r>
      </w:ins>
      <w:proofErr w:type="spellStart"/>
      <w:ins w:id="7190" w:author="Arthur Parmentier" w:date="2020-05-22T11:54:00Z">
        <w:r w:rsidRPr="007C437A">
          <w:t>P</w:t>
        </w:r>
      </w:ins>
      <w:ins w:id="7191" w:author="Arthur Parmentier" w:date="2020-05-22T11:53:00Z">
        <w:r w:rsidRPr="007C437A">
          <w:t>ose</w:t>
        </w:r>
      </w:ins>
      <w:ins w:id="7192" w:author="Arthur Parmentier" w:date="2020-05-22T11:54:00Z">
        <w:r w:rsidRPr="007C437A">
          <w:t>N</w:t>
        </w:r>
      </w:ins>
      <w:ins w:id="7193" w:author="Arthur Parmentier" w:date="2020-05-22T11:53:00Z">
        <w:r w:rsidRPr="007C437A">
          <w:t>et</w:t>
        </w:r>
        <w:proofErr w:type="spellEnd"/>
        <w:r w:rsidRPr="007C437A">
          <w:t>, there are two features per joint (X and Y coordinates) so #inputs = #joints*2</w:t>
        </w:r>
      </w:ins>
    </w:p>
    <w:p w:rsidR="00D454BF" w:rsidRPr="007C437A" w:rsidRDefault="00D454BF">
      <w:pPr>
        <w:ind w:left="720"/>
        <w:rPr>
          <w:ins w:id="7194" w:author="Arthur Parmentier" w:date="2020-05-22T11:53:00Z"/>
        </w:rPr>
        <w:pPrChange w:id="7195" w:author="Arthur Parmentier" w:date="2020-05-22T11:53:00Z">
          <w:pPr/>
        </w:pPrChange>
      </w:pPr>
      <w:ins w:id="7196" w:author="Arthur Parmentier" w:date="2020-05-22T11:53:00Z">
        <w:r w:rsidRPr="007C437A">
          <w:t xml:space="preserve">5) Change the </w:t>
        </w:r>
      </w:ins>
      <w:proofErr w:type="spellStart"/>
      <w:ins w:id="7197" w:author="Arthur Parmentier" w:date="2020-05-22T12:18:00Z">
        <w:r w:rsidR="00E9747D" w:rsidRPr="007C437A">
          <w:t>Wekinator</w:t>
        </w:r>
      </w:ins>
      <w:proofErr w:type="spellEnd"/>
      <w:ins w:id="7198" w:author="Arthur Parmentier" w:date="2020-05-22T11:53:00Z">
        <w:r w:rsidRPr="007C437A">
          <w:t xml:space="preserve"> output type to "All Dynamic Time Warping" with N</w:t>
        </w:r>
      </w:ins>
      <w:ins w:id="7199" w:author="Arthur Parmentier" w:date="2020-06-04T12:14:00Z">
        <w:r w:rsidR="006217E4" w:rsidRPr="007C437A">
          <w:t xml:space="preserve"> gestures types, N</w:t>
        </w:r>
      </w:ins>
      <w:ins w:id="7200" w:author="Arthur Parmentier" w:date="2020-05-22T11:56:00Z">
        <w:r w:rsidR="00FD00B9" w:rsidRPr="007C437A">
          <w:t xml:space="preserve"> </w:t>
        </w:r>
      </w:ins>
      <w:ins w:id="7201" w:author="Arthur Parmentier" w:date="2020-06-04T12:13:00Z">
        <w:r w:rsidR="006217E4" w:rsidRPr="007C437A">
          <w:t>equal o</w:t>
        </w:r>
      </w:ins>
      <w:ins w:id="7202" w:author="Arthur Parmentier" w:date="2020-06-04T12:14:00Z">
        <w:r w:rsidR="006217E4" w:rsidRPr="007C437A">
          <w:t xml:space="preserve">r </w:t>
        </w:r>
      </w:ins>
      <w:ins w:id="7203" w:author="Arthur Parmentier" w:date="2020-06-04T12:13:00Z">
        <w:r w:rsidR="006217E4" w:rsidRPr="007C437A">
          <w:t>greater than</w:t>
        </w:r>
      </w:ins>
      <w:ins w:id="7204" w:author="Arthur Parmentier" w:date="2020-05-22T11:56:00Z">
        <w:r w:rsidR="00FD00B9" w:rsidRPr="007C437A">
          <w:t xml:space="preserve"> </w:t>
        </w:r>
      </w:ins>
      <w:ins w:id="7205" w:author="Arthur Parmentier" w:date="2020-05-22T11:53:00Z">
        <w:r w:rsidRPr="007C437A">
          <w:t xml:space="preserve">the size of your dictionary of signs. It probably does not matter if you </w:t>
        </w:r>
      </w:ins>
      <w:ins w:id="7206" w:author="Arthur Parmentier" w:date="2020-05-22T11:56:00Z">
        <w:r w:rsidR="00FD00B9" w:rsidRPr="007C437A">
          <w:t>specify</w:t>
        </w:r>
      </w:ins>
      <w:ins w:id="7207" w:author="Arthur Parmentier" w:date="2020-05-22T11:53:00Z">
        <w:r w:rsidRPr="007C437A">
          <w:t xml:space="preserve"> a greater amount of types, so you can also use any sufficiently large N if you do not know how many signs it should recognize</w:t>
        </w:r>
      </w:ins>
      <w:ins w:id="7208" w:author="Arthur Parmentier" w:date="2020-05-22T11:56:00Z">
        <w:r w:rsidR="00936A60" w:rsidRPr="007C437A">
          <w:t xml:space="preserve">; </w:t>
        </w:r>
      </w:ins>
      <w:ins w:id="7209" w:author="Arthur Parmentier" w:date="2020-05-22T11:57:00Z">
        <w:r w:rsidR="00936A60" w:rsidRPr="007C437A">
          <w:t xml:space="preserve">ultimately, </w:t>
        </w:r>
      </w:ins>
      <w:proofErr w:type="spellStart"/>
      <w:ins w:id="7210" w:author="Arthur Parmentier" w:date="2020-05-22T12:18:00Z">
        <w:r w:rsidR="00E9747D" w:rsidRPr="007C437A">
          <w:t>Wekinator</w:t>
        </w:r>
      </w:ins>
      <w:proofErr w:type="spellEnd"/>
      <w:ins w:id="7211" w:author="Arthur Parmentier" w:date="2020-05-22T11:57:00Z">
        <w:r w:rsidR="00936A60" w:rsidRPr="007C437A">
          <w:t xml:space="preserve"> will simply never match the signs to those classes.</w:t>
        </w:r>
      </w:ins>
    </w:p>
    <w:p w:rsidR="00D454BF" w:rsidRPr="007C437A" w:rsidRDefault="00D454BF">
      <w:pPr>
        <w:ind w:left="720"/>
        <w:rPr>
          <w:ins w:id="7212" w:author="Arthur Parmentier" w:date="2020-05-22T11:53:00Z"/>
        </w:rPr>
        <w:pPrChange w:id="7213" w:author="Arthur Parmentier" w:date="2020-05-22T11:53:00Z">
          <w:pPr/>
        </w:pPrChange>
      </w:pPr>
      <w:ins w:id="7214" w:author="Arthur Parmentier" w:date="2020-05-22T11:53:00Z">
        <w:r w:rsidRPr="007C437A">
          <w:t xml:space="preserve">6) Set the </w:t>
        </w:r>
        <w:proofErr w:type="spellStart"/>
        <w:r w:rsidRPr="007C437A">
          <w:t>ouput</w:t>
        </w:r>
        <w:proofErr w:type="spellEnd"/>
        <w:r w:rsidRPr="007C437A">
          <w:t xml:space="preserve"> port to </w:t>
        </w:r>
      </w:ins>
      <w:ins w:id="7215" w:author="Arthur Parmentier" w:date="2020-06-04T12:14:00Z">
        <w:r w:rsidR="00AA2510" w:rsidRPr="007C437A">
          <w:t>match Max/MSP settings</w:t>
        </w:r>
      </w:ins>
      <w:ins w:id="7216" w:author="Arthur Parmentier" w:date="2020-05-22T11:53:00Z">
        <w:r w:rsidRPr="007C437A">
          <w:t xml:space="preserve"> and click next.</w:t>
        </w:r>
      </w:ins>
    </w:p>
    <w:p w:rsidR="00D454BF" w:rsidRPr="007C437A" w:rsidRDefault="00D454BF">
      <w:pPr>
        <w:ind w:left="720"/>
        <w:rPr>
          <w:ins w:id="7217" w:author="Arthur Parmentier" w:date="2020-05-22T11:53:00Z"/>
        </w:rPr>
        <w:pPrChange w:id="7218" w:author="Arthur Parmentier" w:date="2020-05-22T11:53:00Z">
          <w:pPr/>
        </w:pPrChange>
      </w:pPr>
      <w:ins w:id="7219" w:author="Arthur Parmentier" w:date="2020-05-22T11:53:00Z">
        <w:r w:rsidRPr="007C437A">
          <w:t xml:space="preserve">7) If any input is running, make sure that the </w:t>
        </w:r>
      </w:ins>
      <w:ins w:id="7220" w:author="Arthur Parmentier" w:date="2020-05-22T11:54:00Z">
        <w:r w:rsidR="008E3834" w:rsidRPr="007C437A">
          <w:t>“</w:t>
        </w:r>
      </w:ins>
      <w:ins w:id="7221" w:author="Arthur Parmentier" w:date="2020-05-22T11:53:00Z">
        <w:r w:rsidRPr="007C437A">
          <w:t xml:space="preserve">OSC </w:t>
        </w:r>
        <w:proofErr w:type="gramStart"/>
        <w:r w:rsidRPr="007C437A">
          <w:t>In</w:t>
        </w:r>
      </w:ins>
      <w:proofErr w:type="gramEnd"/>
      <w:ins w:id="7222" w:author="Arthur Parmentier" w:date="2020-05-22T11:54:00Z">
        <w:r w:rsidR="008E3834" w:rsidRPr="007C437A">
          <w:t>”</w:t>
        </w:r>
      </w:ins>
      <w:ins w:id="7223" w:author="Arthur Parmentier" w:date="2020-05-22T11:53:00Z">
        <w:r w:rsidRPr="007C437A">
          <w:t xml:space="preserve"> indicator of </w:t>
        </w:r>
      </w:ins>
      <w:proofErr w:type="spellStart"/>
      <w:ins w:id="7224" w:author="Arthur Parmentier" w:date="2020-05-22T12:18:00Z">
        <w:r w:rsidR="00E9747D" w:rsidRPr="007C437A">
          <w:t>Wekinator</w:t>
        </w:r>
      </w:ins>
      <w:proofErr w:type="spellEnd"/>
      <w:ins w:id="7225" w:author="Arthur Parmentier" w:date="2020-05-22T11:53:00Z">
        <w:r w:rsidRPr="007C437A">
          <w:t xml:space="preserve"> is green. If it is yellow</w:t>
        </w:r>
      </w:ins>
      <w:ins w:id="7226" w:author="Arthur Parmentier" w:date="2020-05-22T11:54:00Z">
        <w:r w:rsidR="008E3834" w:rsidRPr="007C437A">
          <w:t xml:space="preserve"> instead</w:t>
        </w:r>
      </w:ins>
      <w:ins w:id="7227" w:author="Arthur Parmentier" w:date="2020-05-22T11:53:00Z">
        <w:r w:rsidRPr="007C437A">
          <w:t xml:space="preserve">, </w:t>
        </w:r>
      </w:ins>
      <w:ins w:id="7228" w:author="Arthur Parmentier" w:date="2020-06-04T12:14:00Z">
        <w:r w:rsidR="00D02205" w:rsidRPr="007C437A">
          <w:t>make sure you have some inpu</w:t>
        </w:r>
      </w:ins>
      <w:ins w:id="7229" w:author="Arthur Parmentier" w:date="2020-06-04T12:15:00Z">
        <w:r w:rsidR="00D02205" w:rsidRPr="007C437A">
          <w:t xml:space="preserve">t running and try </w:t>
        </w:r>
      </w:ins>
      <w:ins w:id="7230" w:author="Arthur Parmentier" w:date="2020-05-22T11:53:00Z">
        <w:r w:rsidRPr="007C437A">
          <w:t xml:space="preserve">to open the view/OSC input status window and restart listening to the OSC. If it is red, check that the size of your input in Max matches the #input parameter of </w:t>
        </w:r>
      </w:ins>
      <w:proofErr w:type="spellStart"/>
      <w:ins w:id="7231" w:author="Arthur Parmentier" w:date="2020-05-22T12:18:00Z">
        <w:r w:rsidR="00E9747D" w:rsidRPr="007C437A">
          <w:t>Wekinator</w:t>
        </w:r>
      </w:ins>
      <w:proofErr w:type="spellEnd"/>
      <w:ins w:id="7232" w:author="Arthur Parmentier" w:date="2020-05-22T11:53:00Z">
        <w:r w:rsidRPr="007C437A">
          <w:t>.</w:t>
        </w:r>
      </w:ins>
    </w:p>
    <w:p w:rsidR="00D454BF" w:rsidRPr="007C437A" w:rsidRDefault="00D454BF">
      <w:pPr>
        <w:ind w:left="720"/>
        <w:rPr>
          <w:ins w:id="7233" w:author="Arthur Parmentier" w:date="2020-05-22T11:53:00Z"/>
        </w:rPr>
        <w:pPrChange w:id="7234" w:author="Arthur Parmentier" w:date="2020-05-22T11:53:00Z">
          <w:pPr/>
        </w:pPrChange>
      </w:pPr>
      <w:ins w:id="7235" w:author="Arthur Parmentier" w:date="2020-05-22T11:53:00Z">
        <w:r w:rsidRPr="007C437A">
          <w:t xml:space="preserve">8) You can now push the </w:t>
        </w:r>
      </w:ins>
      <w:ins w:id="7236" w:author="Arthur Parmentier" w:date="2020-06-04T12:15:00Z">
        <w:r w:rsidR="00B35E64" w:rsidRPr="007C437A">
          <w:t>train</w:t>
        </w:r>
      </w:ins>
      <w:ins w:id="7237" w:author="Arthur Parmentier" w:date="2020-05-22T11:53:00Z">
        <w:r w:rsidRPr="007C437A">
          <w:t xml:space="preserve"> button</w:t>
        </w:r>
      </w:ins>
      <w:ins w:id="7238" w:author="Arthur Parmentier" w:date="2020-06-04T12:15:00Z">
        <w:r w:rsidR="00B35E64" w:rsidRPr="007C437A">
          <w:t xml:space="preserve"> aside the </w:t>
        </w:r>
        <w:proofErr w:type="spellStart"/>
        <w:r w:rsidR="00B35E64" w:rsidRPr="007C437A">
          <w:t>Mubu</w:t>
        </w:r>
        <w:proofErr w:type="spellEnd"/>
        <w:r w:rsidR="00B35E64" w:rsidRPr="007C437A">
          <w:t xml:space="preserve"> object for the full body DTW model</w:t>
        </w:r>
      </w:ins>
      <w:ins w:id="7239" w:author="Arthur Parmentier" w:date="2020-05-22T11:53:00Z">
        <w:r w:rsidRPr="007C437A">
          <w:t xml:space="preserve">. The number of examples for each sign should </w:t>
        </w:r>
      </w:ins>
      <w:ins w:id="7240" w:author="Arthur Parmentier" w:date="2020-06-04T12:15:00Z">
        <w:r w:rsidR="009A73CA" w:rsidRPr="007C437A">
          <w:t>show up</w:t>
        </w:r>
      </w:ins>
      <w:ins w:id="7241" w:author="Arthur Parmentier" w:date="2020-05-22T11:53:00Z">
        <w:r w:rsidRPr="007C437A">
          <w:t xml:space="preserve"> in </w:t>
        </w:r>
      </w:ins>
      <w:proofErr w:type="spellStart"/>
      <w:ins w:id="7242" w:author="Arthur Parmentier" w:date="2020-05-22T12:18:00Z">
        <w:r w:rsidR="00E9747D" w:rsidRPr="007C437A">
          <w:t>Wekinator</w:t>
        </w:r>
      </w:ins>
      <w:proofErr w:type="spellEnd"/>
      <w:ins w:id="7243" w:author="Arthur Parmentier" w:date="2020-05-22T11:53:00Z">
        <w:r w:rsidRPr="007C437A">
          <w:t>.</w:t>
        </w:r>
      </w:ins>
    </w:p>
    <w:p w:rsidR="00D454BF" w:rsidRPr="007C437A" w:rsidRDefault="00D454BF">
      <w:pPr>
        <w:ind w:left="720"/>
        <w:rPr>
          <w:ins w:id="7244" w:author="Arthur Parmentier" w:date="2020-05-22T11:37:00Z"/>
        </w:rPr>
        <w:pPrChange w:id="7245" w:author="Arthur Parmentier" w:date="2020-05-22T11:53:00Z">
          <w:pPr/>
        </w:pPrChange>
      </w:pPr>
      <w:ins w:id="7246" w:author="Arthur Parmentier" w:date="2020-05-22T11:53:00Z">
        <w:r w:rsidRPr="007C437A">
          <w:t xml:space="preserve">9) Once the training is done after a few seconds, you can press the "run" button in </w:t>
        </w:r>
      </w:ins>
      <w:proofErr w:type="spellStart"/>
      <w:ins w:id="7247" w:author="Arthur Parmentier" w:date="2020-05-22T12:18:00Z">
        <w:r w:rsidR="00E9747D" w:rsidRPr="007C437A">
          <w:t>Wekinator</w:t>
        </w:r>
      </w:ins>
      <w:proofErr w:type="spellEnd"/>
      <w:ins w:id="7248" w:author="Arthur Parmentier" w:date="2020-05-22T11:53:00Z">
        <w:r w:rsidRPr="007C437A">
          <w:t xml:space="preserve"> to start classifying your live input.</w:t>
        </w:r>
      </w:ins>
    </w:p>
    <w:p w:rsidR="004116C1" w:rsidRPr="007C437A" w:rsidRDefault="00CD5F56" w:rsidP="006D0BF0">
      <w:pPr>
        <w:rPr>
          <w:ins w:id="7249" w:author="Arthur Parmentier" w:date="2020-06-04T12:28:00Z"/>
        </w:rPr>
      </w:pPr>
      <w:ins w:id="7250" w:author="Arthur Parmentier" w:date="2020-05-22T11:57:00Z">
        <w:r w:rsidRPr="007C437A">
          <w:t>These operations ma</w:t>
        </w:r>
      </w:ins>
      <w:ins w:id="7251" w:author="Arthur Parmentier" w:date="2020-05-22T12:20:00Z">
        <w:r w:rsidR="00E9747D" w:rsidRPr="007C437A">
          <w:t>y</w:t>
        </w:r>
      </w:ins>
      <w:ins w:id="7252" w:author="Arthur Parmentier" w:date="2020-05-22T11:57:00Z">
        <w:r w:rsidRPr="007C437A">
          <w:t xml:space="preserve"> take 3 minutes at the fi</w:t>
        </w:r>
      </w:ins>
      <w:ins w:id="7253" w:author="Arthur Parmentier" w:date="2020-05-22T11:58:00Z">
        <w:r w:rsidRPr="007C437A">
          <w:t>rst time use and less than 1 minute once the user would get acquainted to the process. Automatizing these steps</w:t>
        </w:r>
      </w:ins>
      <w:ins w:id="7254" w:author="Arthur Parmentier" w:date="2020-05-22T11:59:00Z">
        <w:r w:rsidRPr="007C437A">
          <w:t xml:space="preserve"> would be very difficult from Max directly, as </w:t>
        </w:r>
      </w:ins>
      <w:proofErr w:type="spellStart"/>
      <w:ins w:id="7255" w:author="Arthur Parmentier" w:date="2020-05-22T12:18:00Z">
        <w:r w:rsidR="00E9747D" w:rsidRPr="007C437A">
          <w:t>Wekinator</w:t>
        </w:r>
      </w:ins>
      <w:proofErr w:type="spellEnd"/>
      <w:ins w:id="7256" w:author="Arthur Parmentier" w:date="2020-05-22T11:59:00Z">
        <w:r w:rsidRPr="007C437A">
          <w:t xml:space="preserve"> builds its own file structures </w:t>
        </w:r>
      </w:ins>
      <w:ins w:id="7257" w:author="Arthur Parmentier" w:date="2020-05-22T12:00:00Z">
        <w:r w:rsidRPr="007C437A">
          <w:t xml:space="preserve">and </w:t>
        </w:r>
      </w:ins>
      <w:ins w:id="7258" w:author="Arthur Parmentier" w:date="2020-06-04T12:16:00Z">
        <w:r w:rsidR="00AF7CAA" w:rsidRPr="007C437A">
          <w:t>I could not find a way</w:t>
        </w:r>
      </w:ins>
      <w:ins w:id="7259" w:author="Arthur Parmentier" w:date="2020-05-22T12:01:00Z">
        <w:r w:rsidRPr="007C437A">
          <w:t xml:space="preserve"> to load a project in </w:t>
        </w:r>
      </w:ins>
      <w:proofErr w:type="spellStart"/>
      <w:ins w:id="7260" w:author="Arthur Parmentier" w:date="2020-05-22T12:18:00Z">
        <w:r w:rsidR="00E9747D" w:rsidRPr="007C437A">
          <w:t>Wekinator</w:t>
        </w:r>
      </w:ins>
      <w:proofErr w:type="spellEnd"/>
      <w:ins w:id="7261" w:author="Arthur Parmentier" w:date="2020-05-22T12:01:00Z">
        <w:r w:rsidRPr="007C437A">
          <w:t xml:space="preserve"> from</w:t>
        </w:r>
      </w:ins>
      <w:ins w:id="7262" w:author="Arthur Parmentier" w:date="2020-05-22T11:58:00Z">
        <w:r w:rsidRPr="007C437A">
          <w:t xml:space="preserve"> </w:t>
        </w:r>
      </w:ins>
      <w:ins w:id="7263" w:author="Arthur Parmentier" w:date="2020-05-22T12:02:00Z">
        <w:r w:rsidRPr="007C437A">
          <w:t>a command line</w:t>
        </w:r>
      </w:ins>
      <w:ins w:id="7264" w:author="Arthur Parmentier" w:date="2020-05-22T12:18:00Z">
        <w:r w:rsidR="00E9747D" w:rsidRPr="007C437A">
          <w:t xml:space="preserve"> directly.</w:t>
        </w:r>
      </w:ins>
      <w:ins w:id="7265" w:author="Arthur Parmentier" w:date="2020-06-04T12:16:00Z">
        <w:r w:rsidR="00805C6B" w:rsidRPr="007C437A">
          <w:t xml:space="preserve"> In the future, it is possible that the </w:t>
        </w:r>
        <w:proofErr w:type="spellStart"/>
        <w:r w:rsidR="00805C6B" w:rsidRPr="007C437A">
          <w:t>InteractML</w:t>
        </w:r>
        <w:proofErr w:type="spellEnd"/>
        <w:r w:rsidR="00805C6B" w:rsidRPr="007C437A">
          <w:t xml:space="preserve"> or </w:t>
        </w:r>
        <w:proofErr w:type="spellStart"/>
        <w:r w:rsidR="00805C6B" w:rsidRPr="007C437A">
          <w:t>Ra</w:t>
        </w:r>
      </w:ins>
      <w:ins w:id="7266" w:author="Arthur Parmentier" w:date="2020-06-04T12:17:00Z">
        <w:r w:rsidR="00805C6B" w:rsidRPr="007C437A">
          <w:t>pidMax</w:t>
        </w:r>
        <w:proofErr w:type="spellEnd"/>
        <w:r w:rsidR="00805C6B" w:rsidRPr="007C437A">
          <w:t xml:space="preserve"> project will make th</w:t>
        </w:r>
      </w:ins>
      <w:ins w:id="7267" w:author="Arthur Parmentier" w:date="2020-06-04T12:28:00Z">
        <w:r w:rsidR="008F7240" w:rsidRPr="007C437A">
          <w:t>e process</w:t>
        </w:r>
      </w:ins>
      <w:ins w:id="7268" w:author="Arthur Parmentier" w:date="2020-06-04T12:17:00Z">
        <w:r w:rsidR="00805C6B" w:rsidRPr="007C437A">
          <w:t xml:space="preserve"> fully automated.</w:t>
        </w:r>
      </w:ins>
    </w:p>
    <w:p w:rsidR="00620051" w:rsidRPr="007C437A" w:rsidRDefault="00620051" w:rsidP="006D0BF0">
      <w:pPr>
        <w:rPr>
          <w:ins w:id="7269" w:author="Arthur Parmentier" w:date="2020-06-04T12:45:00Z"/>
        </w:rPr>
      </w:pPr>
      <w:ins w:id="7270" w:author="Arthur Parmentier" w:date="2020-06-04T12:28:00Z">
        <w:r w:rsidRPr="007C437A">
          <w:t xml:space="preserve">Once the model is running, Max receives in real time the set of DTW distances </w:t>
        </w:r>
      </w:ins>
      <w:ins w:id="7271" w:author="Arthur Parmentier" w:date="2020-06-04T12:29:00Z">
        <w:r w:rsidRPr="007C437A">
          <w:t>from the real time sequence to</w:t>
        </w:r>
      </w:ins>
      <w:ins w:id="7272" w:author="Arthur Parmentier" w:date="2020-06-04T12:28:00Z">
        <w:r w:rsidRPr="007C437A">
          <w:t xml:space="preserve"> each</w:t>
        </w:r>
      </w:ins>
      <w:ins w:id="7273" w:author="Arthur Parmentier" w:date="2020-06-04T12:29:00Z">
        <w:r w:rsidRPr="007C437A">
          <w:t xml:space="preserve"> recorded</w:t>
        </w:r>
      </w:ins>
      <w:ins w:id="7274" w:author="Arthur Parmentier" w:date="2020-06-04T12:28:00Z">
        <w:r w:rsidRPr="007C437A">
          <w:t xml:space="preserve"> </w:t>
        </w:r>
      </w:ins>
      <w:ins w:id="7275" w:author="Arthur Parmentier" w:date="2020-06-04T12:29:00Z">
        <w:r w:rsidRPr="007C437A">
          <w:t xml:space="preserve">sign sequence. By finding the minimal value in that set and </w:t>
        </w:r>
      </w:ins>
      <w:ins w:id="7276" w:author="Arthur Parmentier" w:date="2020-06-04T12:30:00Z">
        <w:r w:rsidRPr="007C437A">
          <w:t xml:space="preserve">comparing this value to a confidence threshold, we </w:t>
        </w:r>
      </w:ins>
      <w:ins w:id="7277" w:author="Arthur Parmentier" w:date="2020-06-04T12:31:00Z">
        <w:r w:rsidRPr="007C437A">
          <w:t>can find when a sign is being performed in real time.</w:t>
        </w:r>
      </w:ins>
    </w:p>
    <w:p w:rsidR="00DD39AE" w:rsidRPr="007C437A" w:rsidRDefault="00DD39AE">
      <w:pPr>
        <w:keepNext/>
        <w:rPr>
          <w:ins w:id="7278" w:author="Arthur Parmentier" w:date="2020-06-04T12:46:00Z"/>
        </w:rPr>
        <w:pPrChange w:id="7279" w:author="Arthur Parmentier" w:date="2020-06-04T12:46:00Z">
          <w:pPr/>
        </w:pPrChange>
      </w:pPr>
      <w:ins w:id="7280" w:author="Arthur Parmentier" w:date="2020-06-04T12:45:00Z">
        <w:r w:rsidRPr="007C437A">
          <w:rPr>
            <w:noProof/>
            <w:rPrChange w:id="7281" w:author="Arthur Parmentier" w:date="2020-06-07T15:27:00Z">
              <w:rPr>
                <w:noProof/>
              </w:rPr>
            </w:rPrChange>
          </w:rPr>
          <w:lastRenderedPageBreak/>
          <w:drawing>
            <wp:inline distT="0" distB="0" distL="0" distR="0">
              <wp:extent cx="6188710" cy="3691890"/>
              <wp:effectExtent l="0" t="0" r="254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TW.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3691890"/>
                      </a:xfrm>
                      <a:prstGeom prst="rect">
                        <a:avLst/>
                      </a:prstGeom>
                    </pic:spPr>
                  </pic:pic>
                </a:graphicData>
              </a:graphic>
            </wp:inline>
          </w:drawing>
        </w:r>
      </w:ins>
    </w:p>
    <w:p w:rsidR="00DD39AE" w:rsidRPr="007C437A" w:rsidRDefault="00DD39AE">
      <w:pPr>
        <w:pStyle w:val="Lgende"/>
        <w:rPr>
          <w:ins w:id="7282" w:author="Arthur Parmentier" w:date="2020-06-04T12:31:00Z"/>
          <w:rPrChange w:id="7283" w:author="Arthur Parmentier" w:date="2020-06-07T15:27:00Z">
            <w:rPr>
              <w:ins w:id="7284" w:author="Arthur Parmentier" w:date="2020-06-04T12:31:00Z"/>
            </w:rPr>
          </w:rPrChange>
        </w:rPr>
        <w:pPrChange w:id="7285" w:author="Arthur Parmentier" w:date="2020-06-04T12:46:00Z">
          <w:pPr/>
        </w:pPrChange>
      </w:pPr>
      <w:ins w:id="7286" w:author="Arthur Parmentier" w:date="2020-06-04T12:46:00Z">
        <w:r w:rsidRPr="007C437A">
          <w:rPr>
            <w:rPrChange w:id="7287" w:author="Arthur Parmentier" w:date="2020-06-07T15:27:00Z">
              <w:rPr>
                <w:i/>
                <w:iCs/>
              </w:rPr>
            </w:rPrChange>
          </w:rPr>
          <w:t xml:space="preserve">Figure </w:t>
        </w:r>
        <w:r w:rsidRPr="007C437A">
          <w:rPr>
            <w:rPrChange w:id="7288" w:author="Arthur Parmentier" w:date="2020-06-07T15:27:00Z">
              <w:rPr>
                <w:i/>
                <w:iCs/>
              </w:rPr>
            </w:rPrChange>
          </w:rPr>
          <w:fldChar w:fldCharType="begin"/>
        </w:r>
        <w:r w:rsidRPr="007C437A">
          <w:rPr>
            <w:rPrChange w:id="7289" w:author="Arthur Parmentier" w:date="2020-06-07T15:27:00Z">
              <w:rPr>
                <w:i/>
                <w:iCs/>
              </w:rPr>
            </w:rPrChange>
          </w:rPr>
          <w:instrText xml:space="preserve"> SEQ Figure \* ARABIC </w:instrText>
        </w:r>
      </w:ins>
      <w:r w:rsidRPr="007C437A">
        <w:rPr>
          <w:rPrChange w:id="7290" w:author="Arthur Parmentier" w:date="2020-06-07T15:27:00Z">
            <w:rPr>
              <w:i/>
              <w:iCs/>
            </w:rPr>
          </w:rPrChange>
        </w:rPr>
        <w:fldChar w:fldCharType="separate"/>
      </w:r>
      <w:ins w:id="7291" w:author="Arthur Parmentier" w:date="2020-06-05T21:05:00Z">
        <w:r w:rsidR="001C2AA6" w:rsidRPr="007C437A">
          <w:rPr>
            <w:rPrChange w:id="7292" w:author="Arthur Parmentier" w:date="2020-06-07T15:27:00Z">
              <w:rPr>
                <w:i/>
                <w:iCs/>
                <w:noProof/>
              </w:rPr>
            </w:rPrChange>
          </w:rPr>
          <w:t>9</w:t>
        </w:r>
      </w:ins>
      <w:ins w:id="7293" w:author="Arthur Parmentier" w:date="2020-06-04T12:46:00Z">
        <w:r w:rsidRPr="007C437A">
          <w:rPr>
            <w:rPrChange w:id="7294" w:author="Arthur Parmentier" w:date="2020-06-07T15:27:00Z">
              <w:rPr>
                <w:i/>
                <w:iCs/>
              </w:rPr>
            </w:rPrChange>
          </w:rPr>
          <w:fldChar w:fldCharType="end"/>
        </w:r>
        <w:r w:rsidRPr="007C437A">
          <w:rPr>
            <w:rPrChange w:id="7295" w:author="Arthur Parmentier" w:date="2020-06-07T15:27:00Z">
              <w:rPr>
                <w:i/>
                <w:iCs/>
              </w:rPr>
            </w:rPrChange>
          </w:rPr>
          <w:t xml:space="preserve"> DTW output GUI in Max. The middle black box are slides that show the confidence level of each sign in real time. Recognized signs are shown at the bottom.</w:t>
        </w:r>
      </w:ins>
    </w:p>
    <w:p w:rsidR="00620051" w:rsidRPr="007C437A" w:rsidRDefault="00620051" w:rsidP="006D0BF0">
      <w:pPr>
        <w:rPr>
          <w:ins w:id="7296" w:author="Arthur Parmentier" w:date="2020-05-22T11:37:00Z"/>
        </w:rPr>
      </w:pPr>
      <w:ins w:id="7297" w:author="Arthur Parmentier" w:date="2020-06-04T12:34:00Z">
        <w:r w:rsidRPr="007C437A">
          <w:t>We will address performance</w:t>
        </w:r>
      </w:ins>
      <w:ins w:id="7298" w:author="Arthur Parmentier" w:date="2020-06-04T12:35:00Z">
        <w:r w:rsidRPr="007C437A">
          <w:t xml:space="preserve"> and accuracy aspects in a further section.</w:t>
        </w:r>
      </w:ins>
    </w:p>
    <w:p w:rsidR="004116C1" w:rsidRPr="007C437A" w:rsidRDefault="00620051" w:rsidP="00620051">
      <w:pPr>
        <w:pStyle w:val="Titre4"/>
        <w:rPr>
          <w:ins w:id="7299" w:author="Arthur Parmentier" w:date="2020-06-04T12:35:00Z"/>
        </w:rPr>
      </w:pPr>
      <w:ins w:id="7300" w:author="Arthur Parmentier" w:date="2020-06-04T12:35:00Z">
        <w:r w:rsidRPr="007C437A">
          <w:t xml:space="preserve">Hands </w:t>
        </w:r>
        <w:proofErr w:type="spellStart"/>
        <w:r w:rsidRPr="007C437A">
          <w:t>Adaboost</w:t>
        </w:r>
        <w:proofErr w:type="spellEnd"/>
        <w:r w:rsidRPr="007C437A">
          <w:t xml:space="preserve"> </w:t>
        </w:r>
      </w:ins>
      <w:ins w:id="7301" w:author="Arthur Parmentier" w:date="2020-06-04T12:42:00Z">
        <w:r w:rsidR="00BD61A6" w:rsidRPr="007C437A">
          <w:t xml:space="preserve">for </w:t>
        </w:r>
      </w:ins>
      <w:ins w:id="7302" w:author="Arthur Parmentier" w:date="2020-06-04T12:35:00Z">
        <w:r w:rsidRPr="007C437A">
          <w:t>decision tree</w:t>
        </w:r>
      </w:ins>
    </w:p>
    <w:p w:rsidR="00620051" w:rsidRPr="007C437A" w:rsidRDefault="00620051" w:rsidP="00620051">
      <w:pPr>
        <w:rPr>
          <w:ins w:id="7303" w:author="Arthur Parmentier" w:date="2020-06-04T12:39:00Z"/>
        </w:rPr>
      </w:pPr>
      <w:ins w:id="7304" w:author="Arthur Parmentier" w:date="2020-06-04T12:35:00Z">
        <w:r w:rsidRPr="007C437A">
          <w:t>To recognize hand poses that are used in s</w:t>
        </w:r>
      </w:ins>
      <w:ins w:id="7305" w:author="Arthur Parmentier" w:date="2020-06-04T12:36:00Z">
        <w:r w:rsidRPr="007C437A">
          <w:t xml:space="preserve">igns like “tempo” or “volume”, I chose to work with </w:t>
        </w:r>
      </w:ins>
      <w:ins w:id="7306" w:author="Arthur Parmentier" w:date="2020-06-04T12:37:00Z">
        <w:r w:rsidRPr="007C437A">
          <w:t xml:space="preserve">an </w:t>
        </w:r>
        <w:proofErr w:type="spellStart"/>
        <w:r w:rsidRPr="007C437A">
          <w:t>Adaboost</w:t>
        </w:r>
        <w:proofErr w:type="spellEnd"/>
        <w:r w:rsidRPr="007C437A">
          <w:t xml:space="preserve"> </w:t>
        </w:r>
      </w:ins>
      <w:ins w:id="7307" w:author="Arthur Parmentier" w:date="2020-06-04T12:42:00Z">
        <w:r w:rsidR="00BD61A6" w:rsidRPr="007C437A">
          <w:t xml:space="preserve">for </w:t>
        </w:r>
      </w:ins>
      <w:ins w:id="7308" w:author="Arthur Parmentier" w:date="2020-06-04T12:37:00Z">
        <w:r w:rsidRPr="007C437A">
          <w:t xml:space="preserve">decision tree classifier model in </w:t>
        </w:r>
        <w:proofErr w:type="spellStart"/>
        <w:r w:rsidRPr="007C437A">
          <w:t>Wekinator</w:t>
        </w:r>
        <w:proofErr w:type="spellEnd"/>
        <w:r w:rsidRPr="007C437A">
          <w:t xml:space="preserve">. The configuration process in </w:t>
        </w:r>
        <w:proofErr w:type="spellStart"/>
        <w:r w:rsidRPr="007C437A">
          <w:t>Wekinator</w:t>
        </w:r>
        <w:proofErr w:type="spellEnd"/>
        <w:r w:rsidRPr="007C437A">
          <w:t xml:space="preserve"> is </w:t>
        </w:r>
      </w:ins>
      <w:ins w:id="7309" w:author="Arthur Parmentier" w:date="2020-06-04T12:38:00Z">
        <w:r w:rsidRPr="007C437A">
          <w:t xml:space="preserve">only </w:t>
        </w:r>
      </w:ins>
      <w:ins w:id="7310" w:author="Arthur Parmentier" w:date="2020-06-04T12:37:00Z">
        <w:r w:rsidRPr="007C437A">
          <w:t>slight</w:t>
        </w:r>
      </w:ins>
      <w:ins w:id="7311" w:author="Arthur Parmentier" w:date="2020-06-04T12:38:00Z">
        <w:r w:rsidRPr="007C437A">
          <w:t xml:space="preserve">ly different </w:t>
        </w:r>
      </w:ins>
      <w:ins w:id="7312" w:author="Arthur Parmentier" w:date="2020-06-04T12:39:00Z">
        <w:r w:rsidR="00103255" w:rsidRPr="007C437A">
          <w:t xml:space="preserve">and is fully detailed in my </w:t>
        </w:r>
        <w:r w:rsidR="00103255" w:rsidRPr="007C437A">
          <w:rPr>
            <w:rPrChange w:id="7313" w:author="Arthur Parmentier" w:date="2020-06-07T15:27:00Z">
              <w:rPr/>
            </w:rPrChange>
          </w:rPr>
          <w:fldChar w:fldCharType="begin"/>
        </w:r>
        <w:r w:rsidR="00103255" w:rsidRPr="007C437A">
          <w:instrText xml:space="preserve"> HYPERLINK "https://www.youtube.com/watch?v=rKD5BMaHmI8" </w:instrText>
        </w:r>
        <w:r w:rsidR="00103255" w:rsidRPr="007C437A">
          <w:rPr>
            <w:rPrChange w:id="7314" w:author="Arthur Parmentier" w:date="2020-06-07T15:27:00Z">
              <w:rPr/>
            </w:rPrChange>
          </w:rPr>
          <w:fldChar w:fldCharType="separate"/>
        </w:r>
        <w:r w:rsidR="00103255" w:rsidRPr="007C437A">
          <w:rPr>
            <w:rStyle w:val="Lienhypertexte"/>
          </w:rPr>
          <w:t>fourth demo video</w:t>
        </w:r>
        <w:r w:rsidR="00103255" w:rsidRPr="007C437A">
          <w:rPr>
            <w:rPrChange w:id="7315" w:author="Arthur Parmentier" w:date="2020-06-07T15:27:00Z">
              <w:rPr/>
            </w:rPrChange>
          </w:rPr>
          <w:fldChar w:fldCharType="end"/>
        </w:r>
        <w:r w:rsidR="00103255" w:rsidRPr="007C437A">
          <w:t>.</w:t>
        </w:r>
      </w:ins>
    </w:p>
    <w:p w:rsidR="00054963" w:rsidRPr="007C437A" w:rsidRDefault="00054963">
      <w:pPr>
        <w:rPr>
          <w:ins w:id="7316" w:author="Arthur Parmentier" w:date="2020-05-22T09:13:00Z"/>
          <w:rPrChange w:id="7317" w:author="Arthur Parmentier" w:date="2020-06-07T15:27:00Z">
            <w:rPr>
              <w:ins w:id="7318" w:author="Arthur Parmentier" w:date="2020-05-22T09:13:00Z"/>
            </w:rPr>
          </w:rPrChange>
        </w:rPr>
        <w:pPrChange w:id="7319" w:author="Arthur Parmentier" w:date="2020-06-04T12:35:00Z">
          <w:pPr>
            <w:pStyle w:val="Titre3"/>
          </w:pPr>
        </w:pPrChange>
      </w:pPr>
      <w:ins w:id="7320" w:author="Arthur Parmentier" w:date="2020-06-04T12:40:00Z">
        <w:r w:rsidRPr="007C437A">
          <w:rPr>
            <w:rPrChange w:id="7321" w:author="Arthur Parmentier" w:date="2020-06-07T15:27:00Z">
              <w:rPr/>
            </w:rPrChange>
          </w:rPr>
          <w:t>At the output of the model, Max receives the index of the most likely sign</w:t>
        </w:r>
      </w:ins>
      <w:ins w:id="7322" w:author="Arthur Parmentier" w:date="2020-06-04T12:41:00Z">
        <w:r w:rsidRPr="007C437A">
          <w:rPr>
            <w:rPrChange w:id="7323" w:author="Arthur Parmentier" w:date="2020-06-07T15:27:00Z">
              <w:rPr/>
            </w:rPrChange>
          </w:rPr>
          <w:t xml:space="preserve"> and can eventually threshold on the confidence of the classification to avoid </w:t>
        </w:r>
      </w:ins>
      <w:ins w:id="7324" w:author="Arthur Parmentier" w:date="2020-06-04T12:42:00Z">
        <w:r w:rsidR="00D26A17" w:rsidRPr="007C437A">
          <w:rPr>
            <w:rPrChange w:id="7325" w:author="Arthur Parmentier" w:date="2020-06-07T15:27:00Z">
              <w:rPr/>
            </w:rPrChange>
          </w:rPr>
          <w:t>false positives</w:t>
        </w:r>
      </w:ins>
      <w:ins w:id="7326" w:author="Arthur Parmentier" w:date="2020-06-04T12:41:00Z">
        <w:r w:rsidRPr="007C437A">
          <w:rPr>
            <w:rPrChange w:id="7327" w:author="Arthur Parmentier" w:date="2020-06-07T15:27:00Z">
              <w:rPr/>
            </w:rPrChange>
          </w:rPr>
          <w:t>.</w:t>
        </w:r>
      </w:ins>
    </w:p>
    <w:p w:rsidR="006D0BF0" w:rsidRPr="007C437A" w:rsidDel="004D7C82" w:rsidRDefault="006D0BF0">
      <w:pPr>
        <w:rPr>
          <w:del w:id="7328" w:author="Arthur Parmentier" w:date="2020-06-04T12:17:00Z"/>
          <w:rPrChange w:id="7329" w:author="Arthur Parmentier" w:date="2020-06-07T15:27:00Z">
            <w:rPr>
              <w:del w:id="7330" w:author="Arthur Parmentier" w:date="2020-06-04T12:17:00Z"/>
            </w:rPr>
          </w:rPrChange>
        </w:rPr>
        <w:pPrChange w:id="7331" w:author="Arthur Parmentier" w:date="2020-05-22T09:13:00Z">
          <w:pPr>
            <w:pStyle w:val="Titre2"/>
          </w:pPr>
        </w:pPrChange>
      </w:pPr>
      <w:bookmarkStart w:id="7332" w:name="_Toc42259027"/>
      <w:bookmarkStart w:id="7333" w:name="_Toc42259104"/>
      <w:bookmarkStart w:id="7334" w:name="_Toc42449783"/>
      <w:bookmarkStart w:id="7335" w:name="_Toc42449865"/>
      <w:bookmarkStart w:id="7336" w:name="_Toc42550051"/>
      <w:bookmarkStart w:id="7337" w:name="_Toc42550144"/>
      <w:bookmarkStart w:id="7338" w:name="_Toc42698895"/>
      <w:bookmarkStart w:id="7339" w:name="_Toc42698974"/>
      <w:bookmarkEnd w:id="7332"/>
      <w:bookmarkEnd w:id="7333"/>
      <w:bookmarkEnd w:id="7334"/>
      <w:bookmarkEnd w:id="7335"/>
      <w:bookmarkEnd w:id="7336"/>
      <w:bookmarkEnd w:id="7337"/>
      <w:bookmarkEnd w:id="7338"/>
      <w:bookmarkEnd w:id="7339"/>
    </w:p>
    <w:p w:rsidR="00F25194" w:rsidRPr="007C437A" w:rsidRDefault="00F25194">
      <w:pPr>
        <w:pStyle w:val="Titre3"/>
        <w:rPr>
          <w:ins w:id="7340" w:author="Arthur Parmentier" w:date="2020-06-04T14:56:00Z"/>
        </w:rPr>
      </w:pPr>
      <w:bookmarkStart w:id="7341" w:name="_Toc42698975"/>
      <w:r w:rsidRPr="007C437A">
        <w:t>Part 4: Grammar parsing</w:t>
      </w:r>
      <w:bookmarkEnd w:id="7341"/>
    </w:p>
    <w:p w:rsidR="00947BFF" w:rsidRPr="007C437A" w:rsidRDefault="00947BFF">
      <w:pPr>
        <w:pStyle w:val="Titre4"/>
        <w:rPr>
          <w:ins w:id="7342" w:author="Arthur Parmentier" w:date="2020-06-04T13:57:00Z"/>
          <w:rPrChange w:id="7343" w:author="Arthur Parmentier" w:date="2020-06-07T15:27:00Z">
            <w:rPr>
              <w:ins w:id="7344" w:author="Arthur Parmentier" w:date="2020-06-04T13:57:00Z"/>
            </w:rPr>
          </w:rPrChange>
        </w:rPr>
        <w:pPrChange w:id="7345" w:author="Arthur Parmentier" w:date="2020-06-04T14:56:00Z">
          <w:pPr>
            <w:pStyle w:val="Titre3"/>
          </w:pPr>
        </w:pPrChange>
      </w:pPr>
      <w:ins w:id="7346" w:author="Arthur Parmentier" w:date="2020-06-04T14:56:00Z">
        <w:r w:rsidRPr="007C437A">
          <w:rPr>
            <w:rPrChange w:id="7347" w:author="Arthur Parmentier" w:date="2020-06-07T15:27:00Z">
              <w:rPr/>
            </w:rPrChange>
          </w:rPr>
          <w:t xml:space="preserve">A finite state machine (FSM) </w:t>
        </w:r>
      </w:ins>
      <w:ins w:id="7348" w:author="Arthur Parmentier" w:date="2020-06-08T01:39:00Z">
        <w:r w:rsidR="00DE0C52">
          <w:t>automaton</w:t>
        </w:r>
      </w:ins>
    </w:p>
    <w:p w:rsidR="00043B6E" w:rsidRPr="007C437A" w:rsidRDefault="00043B6E" w:rsidP="00043B6E">
      <w:pPr>
        <w:rPr>
          <w:ins w:id="7349" w:author="Arthur Parmentier" w:date="2020-06-04T13:59:00Z"/>
        </w:rPr>
      </w:pPr>
      <w:ins w:id="7350" w:author="Arthur Parmentier" w:date="2020-06-04T13:57:00Z">
        <w:r w:rsidRPr="007C437A">
          <w:t xml:space="preserve">From the models introduced in the previous section, </w:t>
        </w:r>
      </w:ins>
      <w:ins w:id="7351" w:author="Arthur Parmentier" w:date="2020-06-04T13:58:00Z">
        <w:r w:rsidRPr="007C437A">
          <w:t xml:space="preserve">we </w:t>
        </w:r>
      </w:ins>
      <w:ins w:id="7352" w:author="Arthur Parmentier" w:date="2020-06-04T13:59:00Z">
        <w:r w:rsidRPr="007C437A">
          <w:t>can</w:t>
        </w:r>
      </w:ins>
      <w:ins w:id="7353" w:author="Arthur Parmentier" w:date="2020-06-04T13:58:00Z">
        <w:r w:rsidRPr="007C437A">
          <w:t xml:space="preserve"> recognize individual signs, forming a sequence in time, just like words form a phrase in oral languages.</w:t>
        </w:r>
      </w:ins>
    </w:p>
    <w:p w:rsidR="00043B6E" w:rsidRPr="007C437A" w:rsidRDefault="00043B6E" w:rsidP="00043B6E">
      <w:pPr>
        <w:rPr>
          <w:ins w:id="7354" w:author="Arthur Parmentier" w:date="2020-06-04T14:02:00Z"/>
        </w:rPr>
      </w:pPr>
      <w:ins w:id="7355" w:author="Arthur Parmentier" w:date="2020-06-04T14:00:00Z">
        <w:r w:rsidRPr="007C437A">
          <w:t xml:space="preserve">The next step is therefore to implement the grammar of SP </w:t>
        </w:r>
      </w:ins>
      <w:ins w:id="7356" w:author="Arthur Parmentier" w:date="2020-06-04T14:01:00Z">
        <w:r w:rsidRPr="007C437A">
          <w:t>with a parsing mechanism that would then allow us to create requests or commands to each device that acts a</w:t>
        </w:r>
      </w:ins>
      <w:ins w:id="7357" w:author="Arthur Parmentier" w:date="2020-06-04T14:02:00Z">
        <w:r w:rsidRPr="007C437A">
          <w:t>s an individual performer in the system.</w:t>
        </w:r>
      </w:ins>
    </w:p>
    <w:p w:rsidR="00043B6E" w:rsidRPr="007C437A" w:rsidRDefault="00043B6E" w:rsidP="00043B6E">
      <w:pPr>
        <w:rPr>
          <w:ins w:id="7358" w:author="Arthur Parmentier" w:date="2020-06-04T14:05:00Z"/>
        </w:rPr>
      </w:pPr>
      <w:ins w:id="7359" w:author="Arthur Parmentier" w:date="2020-06-04T14:02:00Z">
        <w:r w:rsidRPr="007C437A">
          <w:t>We have seen previously that</w:t>
        </w:r>
      </w:ins>
      <w:ins w:id="7360" w:author="Arthur Parmentier" w:date="2020-06-04T14:03:00Z">
        <w:r w:rsidRPr="007C437A">
          <w:t xml:space="preserve"> the default SP mode can be modeled as a regular lan</w:t>
        </w:r>
      </w:ins>
      <w:ins w:id="7361" w:author="Arthur Parmentier" w:date="2020-06-04T14:04:00Z">
        <w:r w:rsidRPr="007C437A">
          <w:t xml:space="preserve">guage. This allow us to build a deterministic finite state machine </w:t>
        </w:r>
      </w:ins>
      <w:ins w:id="7362" w:author="Arthur Parmentier" w:date="2020-06-04T14:06:00Z">
        <w:r w:rsidRPr="007C437A">
          <w:t xml:space="preserve">(FSM) </w:t>
        </w:r>
      </w:ins>
      <w:ins w:id="7363" w:author="Arthur Parmentier" w:date="2020-06-04T14:04:00Z">
        <w:r w:rsidRPr="007C437A">
          <w:t xml:space="preserve">that can create </w:t>
        </w:r>
      </w:ins>
      <w:ins w:id="7364" w:author="Arthur Parmentier" w:date="2020-06-04T14:05:00Z">
        <w:r w:rsidRPr="007C437A">
          <w:t>meaningful requests from the time sequence of signs.</w:t>
        </w:r>
      </w:ins>
    </w:p>
    <w:p w:rsidR="00541D7C" w:rsidRPr="007C437A" w:rsidRDefault="00043B6E">
      <w:pPr>
        <w:rPr>
          <w:ins w:id="7365" w:author="Arthur Parmentier" w:date="2020-06-04T14:46:00Z"/>
        </w:rPr>
        <w:pPrChange w:id="7366" w:author="Arthur Parmentier" w:date="2020-06-04T14:46:00Z">
          <w:pPr>
            <w:keepNext/>
          </w:pPr>
        </w:pPrChange>
      </w:pPr>
      <w:ins w:id="7367" w:author="Arthur Parmentier" w:date="2020-06-04T14:06:00Z">
        <w:r w:rsidRPr="007C437A">
          <w:lastRenderedPageBreak/>
          <w:t xml:space="preserve">There are several ways to implement </w:t>
        </w:r>
        <w:proofErr w:type="gramStart"/>
        <w:r w:rsidRPr="007C437A">
          <w:t>a</w:t>
        </w:r>
        <w:proofErr w:type="gramEnd"/>
        <w:r w:rsidRPr="007C437A">
          <w:t xml:space="preserve"> FSM inside Max</w:t>
        </w:r>
      </w:ins>
      <w:ins w:id="7368" w:author="Arthur Parmentier" w:date="2020-06-04T14:07:00Z">
        <w:r w:rsidRPr="007C437A">
          <w:t xml:space="preserve"> but the most convenient </w:t>
        </w:r>
        <w:r w:rsidR="003341C4" w:rsidRPr="007C437A">
          <w:t xml:space="preserve">way that I found was using a </w:t>
        </w:r>
      </w:ins>
      <w:ins w:id="7369" w:author="Arthur Parmentier" w:date="2020-06-04T14:08:00Z">
        <w:r w:rsidR="003341C4" w:rsidRPr="007C437A">
          <w:t>node.js package called “</w:t>
        </w:r>
        <w:proofErr w:type="spellStart"/>
        <w:r w:rsidR="003341C4" w:rsidRPr="007C437A">
          <w:t>Javascript</w:t>
        </w:r>
        <w:proofErr w:type="spellEnd"/>
        <w:r w:rsidR="003341C4" w:rsidRPr="007C437A">
          <w:t xml:space="preserve"> state machine”</w:t>
        </w:r>
        <w:r w:rsidR="003341C4" w:rsidRPr="007C437A">
          <w:rPr>
            <w:rStyle w:val="Appelnotedebasdep"/>
          </w:rPr>
          <w:footnoteReference w:id="50"/>
        </w:r>
      </w:ins>
      <w:ins w:id="7372" w:author="Arthur Parmentier" w:date="2020-06-04T14:09:00Z">
        <w:r w:rsidR="00443149" w:rsidRPr="007C437A">
          <w:t xml:space="preserve">. </w:t>
        </w:r>
      </w:ins>
      <w:ins w:id="7373" w:author="Arthur Parmentier" w:date="2020-06-04T14:10:00Z">
        <w:r w:rsidR="00443149" w:rsidRPr="007C437A">
          <w:t>By also using the Viz.js lib</w:t>
        </w:r>
      </w:ins>
      <w:ins w:id="7374" w:author="Arthur Parmentier" w:date="2020-06-04T14:11:00Z">
        <w:r w:rsidR="00443149" w:rsidRPr="007C437A">
          <w:t>rary</w:t>
        </w:r>
        <w:r w:rsidR="00443149" w:rsidRPr="007C437A">
          <w:rPr>
            <w:rStyle w:val="Appelnotedebasdep"/>
          </w:rPr>
          <w:footnoteReference w:id="51"/>
        </w:r>
        <w:r w:rsidR="00443149" w:rsidRPr="007C437A">
          <w:t xml:space="preserve">, I was able </w:t>
        </w:r>
      </w:ins>
      <w:ins w:id="7376" w:author="Arthur Parmentier" w:date="2020-06-04T14:12:00Z">
        <w:r w:rsidR="00443149" w:rsidRPr="007C437A">
          <w:t>to display the</w:t>
        </w:r>
      </w:ins>
      <w:ins w:id="7377" w:author="Arthur Parmentier" w:date="2020-06-04T14:13:00Z">
        <w:r w:rsidR="00443149" w:rsidRPr="007C437A">
          <w:t xml:space="preserve"> FSM inside a </w:t>
        </w:r>
        <w:proofErr w:type="spellStart"/>
        <w:r w:rsidR="00443149" w:rsidRPr="007C437A">
          <w:t>Jweb</w:t>
        </w:r>
        <w:proofErr w:type="spellEnd"/>
        <w:r w:rsidR="00443149" w:rsidRPr="007C437A">
          <w:t xml:space="preserve"> object in Max as a connected graph that represents all the states and transitions of the FSM. This is a very nice v</w:t>
        </w:r>
      </w:ins>
      <w:ins w:id="7378" w:author="Arthur Parmentier" w:date="2020-06-04T14:14:00Z">
        <w:r w:rsidR="00443149" w:rsidRPr="007C437A">
          <w:t>isualization for learning the grammar of SP and also for programmers to have a di</w:t>
        </w:r>
      </w:ins>
      <w:ins w:id="7379" w:author="Arthur Parmentier" w:date="2020-06-04T14:15:00Z">
        <w:r w:rsidR="00443149" w:rsidRPr="007C437A">
          <w:t>rect feedback on their grammatical implementation, for instance when adding new modes to the tool in the future</w:t>
        </w:r>
      </w:ins>
      <w:ins w:id="7380" w:author="Arthur Parmentier" w:date="2020-06-04T14:44:00Z">
        <w:r w:rsidR="00327836" w:rsidRPr="007C437A">
          <w:t xml:space="preserve"> (see </w:t>
        </w:r>
        <w:r w:rsidR="00327836" w:rsidRPr="007C437A">
          <w:rPr>
            <w:rPrChange w:id="7381" w:author="Arthur Parmentier" w:date="2020-06-07T15:27:00Z">
              <w:rPr/>
            </w:rPrChange>
          </w:rPr>
          <w:fldChar w:fldCharType="begin"/>
        </w:r>
        <w:r w:rsidR="00327836" w:rsidRPr="007C437A">
          <w:instrText xml:space="preserve"> REF _Ref42174288 \h </w:instrText>
        </w:r>
      </w:ins>
      <w:r w:rsidR="00327836" w:rsidRPr="007C437A">
        <w:rPr>
          <w:rPrChange w:id="7382" w:author="Arthur Parmentier" w:date="2020-06-07T15:27:00Z">
            <w:rPr/>
          </w:rPrChange>
        </w:rPr>
      </w:r>
      <w:r w:rsidR="00327836" w:rsidRPr="007C437A">
        <w:rPr>
          <w:rPrChange w:id="7383" w:author="Arthur Parmentier" w:date="2020-06-07T15:27:00Z">
            <w:rPr/>
          </w:rPrChange>
        </w:rPr>
        <w:fldChar w:fldCharType="separate"/>
      </w:r>
      <w:ins w:id="7384" w:author="Arthur Parmentier" w:date="2020-06-04T14:44:00Z">
        <w:r w:rsidR="00327836" w:rsidRPr="007C437A">
          <w:t xml:space="preserve">Figure </w:t>
        </w:r>
        <w:r w:rsidR="00327836" w:rsidRPr="007C437A">
          <w:rPr>
            <w:rPrChange w:id="7385" w:author="Arthur Parmentier" w:date="2020-06-07T15:27:00Z">
              <w:rPr>
                <w:noProof/>
              </w:rPr>
            </w:rPrChange>
          </w:rPr>
          <w:t>9</w:t>
        </w:r>
        <w:r w:rsidR="00327836" w:rsidRPr="007C437A">
          <w:rPr>
            <w:rPrChange w:id="7386" w:author="Arthur Parmentier" w:date="2020-06-07T15:27:00Z">
              <w:rPr/>
            </w:rPrChange>
          </w:rPr>
          <w:fldChar w:fldCharType="end"/>
        </w:r>
        <w:r w:rsidR="00327836" w:rsidRPr="007C437A">
          <w:t>).</w:t>
        </w:r>
      </w:ins>
    </w:p>
    <w:p w:rsidR="00833029" w:rsidRPr="007C437A" w:rsidRDefault="00833029">
      <w:pPr>
        <w:keepNext/>
        <w:rPr>
          <w:ins w:id="7387" w:author="Arthur Parmentier" w:date="2020-06-04T14:44:00Z"/>
        </w:rPr>
        <w:pPrChange w:id="7388" w:author="Arthur Parmentier" w:date="2020-06-04T14:44:00Z">
          <w:pPr/>
        </w:pPrChange>
      </w:pPr>
      <w:ins w:id="7389" w:author="Arthur Parmentier" w:date="2020-06-04T14:43:00Z">
        <w:r w:rsidRPr="007C437A">
          <w:rPr>
            <w:noProof/>
            <w:rPrChange w:id="7390" w:author="Arthur Parmentier" w:date="2020-06-07T15:27:00Z">
              <w:rPr>
                <w:noProof/>
              </w:rPr>
            </w:rPrChange>
          </w:rPr>
          <w:drawing>
            <wp:inline distT="0" distB="0" distL="0" distR="0">
              <wp:extent cx="6188710" cy="3051175"/>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mata.PNG"/>
                      <pic:cNvPicPr/>
                    </pic:nvPicPr>
                    <pic:blipFill>
                      <a:blip r:embed="rId28">
                        <a:extLst>
                          <a:ext uri="{28A0092B-C50C-407E-A947-70E740481C1C}">
                            <a14:useLocalDpi xmlns:a14="http://schemas.microsoft.com/office/drawing/2010/main" val="0"/>
                          </a:ext>
                        </a:extLst>
                      </a:blip>
                      <a:stretch>
                        <a:fillRect/>
                      </a:stretch>
                    </pic:blipFill>
                    <pic:spPr>
                      <a:xfrm>
                        <a:off x="0" y="0"/>
                        <a:ext cx="6188710" cy="3051175"/>
                      </a:xfrm>
                      <a:prstGeom prst="rect">
                        <a:avLst/>
                      </a:prstGeom>
                    </pic:spPr>
                  </pic:pic>
                </a:graphicData>
              </a:graphic>
            </wp:inline>
          </w:drawing>
        </w:r>
      </w:ins>
    </w:p>
    <w:p w:rsidR="0051238B" w:rsidRPr="007C437A" w:rsidRDefault="00833029" w:rsidP="00833029">
      <w:pPr>
        <w:pStyle w:val="Lgende"/>
        <w:rPr>
          <w:ins w:id="7391" w:author="Arthur Parmentier" w:date="2020-06-04T14:46:00Z"/>
        </w:rPr>
      </w:pPr>
      <w:bookmarkStart w:id="7392" w:name="_Ref42174288"/>
      <w:bookmarkStart w:id="7393" w:name="_Ref42174282"/>
      <w:ins w:id="7394" w:author="Arthur Parmentier" w:date="2020-06-04T14:44:00Z">
        <w:r w:rsidRPr="007C437A">
          <w:t xml:space="preserve">Figure </w:t>
        </w:r>
        <w:r w:rsidRPr="007C437A">
          <w:rPr>
            <w:rPrChange w:id="7395" w:author="Arthur Parmentier" w:date="2020-06-07T15:27:00Z">
              <w:rPr/>
            </w:rPrChange>
          </w:rPr>
          <w:fldChar w:fldCharType="begin"/>
        </w:r>
        <w:r w:rsidRPr="007C437A">
          <w:instrText xml:space="preserve"> SEQ Figure \* ARABIC </w:instrText>
        </w:r>
      </w:ins>
      <w:r w:rsidRPr="007C437A">
        <w:rPr>
          <w:rPrChange w:id="7396" w:author="Arthur Parmentier" w:date="2020-06-07T15:27:00Z">
            <w:rPr/>
          </w:rPrChange>
        </w:rPr>
        <w:fldChar w:fldCharType="separate"/>
      </w:r>
      <w:ins w:id="7397" w:author="Arthur Parmentier" w:date="2020-06-05T21:05:00Z">
        <w:r w:rsidR="001C2AA6" w:rsidRPr="007C437A">
          <w:rPr>
            <w:rPrChange w:id="7398" w:author="Arthur Parmentier" w:date="2020-06-07T15:27:00Z">
              <w:rPr>
                <w:noProof/>
              </w:rPr>
            </w:rPrChange>
          </w:rPr>
          <w:t>10</w:t>
        </w:r>
      </w:ins>
      <w:ins w:id="7399" w:author="Arthur Parmentier" w:date="2020-06-04T14:44:00Z">
        <w:r w:rsidRPr="007C437A">
          <w:rPr>
            <w:rPrChange w:id="7400" w:author="Arthur Parmentier" w:date="2020-06-07T15:27:00Z">
              <w:rPr/>
            </w:rPrChange>
          </w:rPr>
          <w:fldChar w:fldCharType="end"/>
        </w:r>
        <w:bookmarkEnd w:id="7392"/>
        <w:r w:rsidRPr="007C437A">
          <w:t xml:space="preserve"> Max</w:t>
        </w:r>
      </w:ins>
      <w:ins w:id="7401" w:author="Arthur Parmentier" w:date="2020-06-04T15:54:00Z">
        <w:r w:rsidR="009972CC" w:rsidRPr="007C437A">
          <w:t xml:space="preserve"> SP</w:t>
        </w:r>
      </w:ins>
      <w:ins w:id="7402" w:author="Arthur Parmentier" w:date="2020-06-04T14:44:00Z">
        <w:r w:rsidRPr="007C437A">
          <w:t xml:space="preserve"> automat</w:t>
        </w:r>
      </w:ins>
      <w:ins w:id="7403" w:author="Arthur Parmentier" w:date="2020-06-08T01:39:00Z">
        <w:r w:rsidR="00DE0C52">
          <w:t>on</w:t>
        </w:r>
      </w:ins>
      <w:ins w:id="7404" w:author="Arthur Parmentier" w:date="2020-06-04T14:44:00Z">
        <w:r w:rsidRPr="007C437A">
          <w:t xml:space="preserve"> (FSM) GUI</w:t>
        </w:r>
      </w:ins>
      <w:bookmarkEnd w:id="7393"/>
    </w:p>
    <w:p w:rsidR="00541D7C" w:rsidRPr="007C437A" w:rsidRDefault="00541D7C" w:rsidP="00541D7C">
      <w:pPr>
        <w:rPr>
          <w:ins w:id="7405" w:author="Arthur Parmentier" w:date="2020-06-04T14:56:00Z"/>
        </w:rPr>
      </w:pPr>
      <w:ins w:id="7406" w:author="Arthur Parmentier" w:date="2020-06-04T14:47:00Z">
        <w:r w:rsidRPr="007C437A">
          <w:t xml:space="preserve">Yet, the FSM only implements the default SP mode and </w:t>
        </w:r>
      </w:ins>
      <w:ins w:id="7407" w:author="Arthur Parmentier" w:date="2020-06-04T14:48:00Z">
        <w:r w:rsidRPr="007C437A">
          <w:t>although they have a dedicated state, all logic elements are not implemented either</w:t>
        </w:r>
      </w:ins>
      <w:ins w:id="7408" w:author="Arthur Parmentier" w:date="2020-06-04T14:49:00Z">
        <w:r w:rsidRPr="007C437A">
          <w:t xml:space="preserve">, as they introduce a </w:t>
        </w:r>
      </w:ins>
      <w:ins w:id="7409" w:author="Arthur Parmentier" w:date="2020-06-04T14:50:00Z">
        <w:r w:rsidRPr="007C437A">
          <w:t>great level of complexity both in the automata and the interpretation by the device itself.</w:t>
        </w:r>
      </w:ins>
    </w:p>
    <w:p w:rsidR="00947BFF" w:rsidRPr="007C437A" w:rsidRDefault="00947BFF">
      <w:pPr>
        <w:pStyle w:val="Titre4"/>
        <w:rPr>
          <w:ins w:id="7410" w:author="Arthur Parmentier" w:date="2020-06-04T14:50:00Z"/>
          <w:rPrChange w:id="7411" w:author="Arthur Parmentier" w:date="2020-06-07T15:27:00Z">
            <w:rPr>
              <w:ins w:id="7412" w:author="Arthur Parmentier" w:date="2020-06-04T14:50:00Z"/>
            </w:rPr>
          </w:rPrChange>
        </w:rPr>
        <w:pPrChange w:id="7413" w:author="Arthur Parmentier" w:date="2020-06-04T14:56:00Z">
          <w:pPr/>
        </w:pPrChange>
      </w:pPr>
      <w:ins w:id="7414" w:author="Arthur Parmentier" w:date="2020-06-04T14:56:00Z">
        <w:r w:rsidRPr="007C437A">
          <w:rPr>
            <w:rPrChange w:id="7415" w:author="Arthur Parmentier" w:date="2020-06-07T15:27:00Z">
              <w:rPr/>
            </w:rPrChange>
          </w:rPr>
          <w:t>Forming a request to de</w:t>
        </w:r>
      </w:ins>
      <w:ins w:id="7416" w:author="Arthur Parmentier" w:date="2020-06-04T14:57:00Z">
        <w:r w:rsidRPr="007C437A">
          <w:rPr>
            <w:rPrChange w:id="7417" w:author="Arthur Parmentier" w:date="2020-06-07T15:27:00Z">
              <w:rPr/>
            </w:rPrChange>
          </w:rPr>
          <w:t xml:space="preserve">vices </w:t>
        </w:r>
      </w:ins>
      <w:ins w:id="7418" w:author="Arthur Parmentier" w:date="2020-06-04T14:56:00Z">
        <w:r w:rsidRPr="007C437A">
          <w:rPr>
            <w:rPrChange w:id="7419" w:author="Arthur Parmentier" w:date="2020-06-07T15:27:00Z">
              <w:rPr/>
            </w:rPrChange>
          </w:rPr>
          <w:t>from a sequence</w:t>
        </w:r>
      </w:ins>
      <w:ins w:id="7420" w:author="Arthur Parmentier" w:date="2020-06-04T14:57:00Z">
        <w:r w:rsidRPr="007C437A">
          <w:rPr>
            <w:rPrChange w:id="7421" w:author="Arthur Parmentier" w:date="2020-06-07T15:27:00Z">
              <w:rPr/>
            </w:rPrChange>
          </w:rPr>
          <w:t xml:space="preserve"> of signs</w:t>
        </w:r>
      </w:ins>
    </w:p>
    <w:p w:rsidR="00947BFF" w:rsidRPr="007C437A" w:rsidRDefault="00C47018" w:rsidP="00947BFF">
      <w:pPr>
        <w:rPr>
          <w:ins w:id="7422" w:author="Arthur Parmentier" w:date="2020-06-04T15:00:00Z"/>
        </w:rPr>
      </w:pPr>
      <w:ins w:id="7423" w:author="Arthur Parmentier" w:date="2020-06-04T14:58:00Z">
        <w:r w:rsidRPr="007C437A">
          <w:t>For constructing the request messages, I took inspiration from the OSC protocol: at the</w:t>
        </w:r>
      </w:ins>
      <w:ins w:id="7424" w:author="Arthur Parmentier" w:date="2020-06-04T14:59:00Z">
        <w:r w:rsidRPr="007C437A">
          <w:t xml:space="preserve"> output of the automata, requests are sent to the devices with the following rec</w:t>
        </w:r>
      </w:ins>
      <w:ins w:id="7425" w:author="Arthur Parmentier" w:date="2020-06-04T15:00:00Z">
        <w:r w:rsidRPr="007C437A">
          <w:t>ursive forms:</w:t>
        </w:r>
      </w:ins>
    </w:p>
    <w:p w:rsidR="00C47018" w:rsidRPr="007C437A" w:rsidRDefault="00C47018" w:rsidP="00947BFF">
      <w:pPr>
        <w:rPr>
          <w:ins w:id="7426" w:author="Arthur Parmentier" w:date="2020-06-04T15:04:00Z"/>
        </w:rPr>
      </w:pPr>
      <w:ins w:id="7427" w:author="Arthur Parmentier" w:date="2020-06-04T15:00:00Z">
        <w:r w:rsidRPr="007C437A">
          <w:t>/</w:t>
        </w:r>
        <w:proofErr w:type="spellStart"/>
        <w:r w:rsidRPr="007C437A">
          <w:t>device_name</w:t>
        </w:r>
        <w:proofErr w:type="spellEnd"/>
        <w:r w:rsidRPr="007C437A">
          <w:t>/content/parameter value</w:t>
        </w:r>
      </w:ins>
      <w:ins w:id="7428" w:author="Arthur Parmentier" w:date="2020-06-04T15:01:00Z">
        <w:r w:rsidRPr="007C437A">
          <w:br/>
          <w:t>/</w:t>
        </w:r>
        <w:proofErr w:type="spellStart"/>
        <w:r w:rsidRPr="007C437A">
          <w:t>device_name</w:t>
        </w:r>
        <w:proofErr w:type="spellEnd"/>
        <w:r w:rsidRPr="007C437A">
          <w:t>/content/parameter/</w:t>
        </w:r>
      </w:ins>
      <w:proofErr w:type="spellStart"/>
      <w:ins w:id="7429" w:author="Arthur Parmentier" w:date="2020-06-04T15:03:00Z">
        <w:r w:rsidRPr="007C437A">
          <w:t>parameter_of_the</w:t>
        </w:r>
      </w:ins>
      <w:ins w:id="7430" w:author="Arthur Parmentier" w:date="2020-06-04T15:04:00Z">
        <w:r w:rsidRPr="007C437A">
          <w:t>_parameter</w:t>
        </w:r>
        <w:proofErr w:type="spellEnd"/>
        <w:r w:rsidRPr="007C437A">
          <w:t>/…/… value</w:t>
        </w:r>
        <w:r w:rsidR="00CC0516" w:rsidRPr="007C437A">
          <w:t>1 value2 …</w:t>
        </w:r>
      </w:ins>
    </w:p>
    <w:p w:rsidR="00CC0516" w:rsidRPr="007C437A" w:rsidRDefault="009972CC" w:rsidP="00947BFF">
      <w:pPr>
        <w:rPr>
          <w:ins w:id="7431" w:author="Arthur Parmentier" w:date="2020-06-04T15:56:00Z"/>
        </w:rPr>
      </w:pPr>
      <w:ins w:id="7432" w:author="Arthur Parmentier" w:date="2020-06-04T15:51:00Z">
        <w:r w:rsidRPr="007C437A">
          <w:t xml:space="preserve">The way </w:t>
        </w:r>
      </w:ins>
      <w:ins w:id="7433" w:author="Arthur Parmentier" w:date="2020-06-04T15:54:00Z">
        <w:r w:rsidR="00342F3F" w:rsidRPr="007C437A">
          <w:t xml:space="preserve">the request is formed inside the </w:t>
        </w:r>
      </w:ins>
      <w:ins w:id="7434" w:author="Arthur Parmentier" w:date="2020-06-08T01:39:00Z">
        <w:r w:rsidR="00DE0C52">
          <w:t>automaton</w:t>
        </w:r>
      </w:ins>
      <w:ins w:id="7435" w:author="Arthur Parmentier" w:date="2020-06-04T15:54:00Z">
        <w:r w:rsidR="00342F3F" w:rsidRPr="007C437A">
          <w:t xml:space="preserve"> is by collecting each sign</w:t>
        </w:r>
      </w:ins>
      <w:ins w:id="7436" w:author="Arthur Parmentier" w:date="2020-06-04T15:55:00Z">
        <w:r w:rsidR="00342F3F" w:rsidRPr="007C437A">
          <w:t xml:space="preserve"> during the state transitions and assembling them into </w:t>
        </w:r>
      </w:ins>
      <w:ins w:id="7437" w:author="Arthur Parmentier" w:date="2020-06-04T15:56:00Z">
        <w:r w:rsidR="00342F3F" w:rsidRPr="007C437A">
          <w:t>several hierarchical objects:</w:t>
        </w:r>
      </w:ins>
    </w:p>
    <w:p w:rsidR="00342F3F" w:rsidRPr="007C437A" w:rsidRDefault="00342F3F" w:rsidP="00342F3F">
      <w:pPr>
        <w:pStyle w:val="Paragraphedeliste"/>
        <w:numPr>
          <w:ilvl w:val="0"/>
          <w:numId w:val="41"/>
        </w:numPr>
        <w:rPr>
          <w:ins w:id="7438" w:author="Arthur Parmentier" w:date="2020-06-04T15:56:00Z"/>
        </w:rPr>
      </w:pPr>
      <w:ins w:id="7439" w:author="Arthur Parmentier" w:date="2020-06-04T15:56:00Z">
        <w:r w:rsidRPr="007C437A">
          <w:t>The request object that stores each request in the following format:</w:t>
        </w:r>
      </w:ins>
    </w:p>
    <w:p w:rsidR="00342F3F" w:rsidRPr="007C437A" w:rsidRDefault="00342F3F" w:rsidP="00342F3F">
      <w:pPr>
        <w:pStyle w:val="Paragraphedeliste"/>
        <w:numPr>
          <w:ilvl w:val="1"/>
          <w:numId w:val="41"/>
        </w:numPr>
        <w:rPr>
          <w:ins w:id="7440" w:author="Arthur Parmentier" w:date="2020-06-04T15:57:00Z"/>
        </w:rPr>
      </w:pPr>
      <w:ins w:id="7441" w:author="Arthur Parmentier" w:date="2020-06-04T15:56:00Z">
        <w:r w:rsidRPr="007C437A">
          <w:t>At the first level</w:t>
        </w:r>
      </w:ins>
      <w:ins w:id="7442" w:author="Arthur Parmentier" w:date="2020-06-04T15:57:00Z">
        <w:r w:rsidRPr="007C437A">
          <w:t>, the index of the request</w:t>
        </w:r>
      </w:ins>
    </w:p>
    <w:p w:rsidR="00342F3F" w:rsidRPr="007C437A" w:rsidRDefault="00342F3F" w:rsidP="00342F3F">
      <w:pPr>
        <w:pStyle w:val="Paragraphedeliste"/>
        <w:numPr>
          <w:ilvl w:val="2"/>
          <w:numId w:val="41"/>
        </w:numPr>
        <w:rPr>
          <w:ins w:id="7443" w:author="Arthur Parmentier" w:date="2020-06-04T15:57:00Z"/>
        </w:rPr>
      </w:pPr>
      <w:ins w:id="7444" w:author="Arthur Parmentier" w:date="2020-06-04T15:57:00Z">
        <w:r w:rsidRPr="007C437A">
          <w:t>At the second level, the name of the devices</w:t>
        </w:r>
      </w:ins>
    </w:p>
    <w:p w:rsidR="00342F3F" w:rsidRPr="007C437A" w:rsidRDefault="00342F3F" w:rsidP="00342F3F">
      <w:pPr>
        <w:pStyle w:val="Paragraphedeliste"/>
        <w:numPr>
          <w:ilvl w:val="3"/>
          <w:numId w:val="41"/>
        </w:numPr>
        <w:rPr>
          <w:ins w:id="7445" w:author="Arthur Parmentier" w:date="2020-06-04T15:57:00Z"/>
        </w:rPr>
      </w:pPr>
      <w:ins w:id="7446" w:author="Arthur Parmentier" w:date="2020-06-04T15:57:00Z">
        <w:r w:rsidRPr="007C437A">
          <w:lastRenderedPageBreak/>
          <w:t>At the third level, the name of the contents</w:t>
        </w:r>
      </w:ins>
    </w:p>
    <w:p w:rsidR="00342F3F" w:rsidRPr="007C437A" w:rsidRDefault="00342F3F" w:rsidP="00342F3F">
      <w:pPr>
        <w:pStyle w:val="Paragraphedeliste"/>
        <w:numPr>
          <w:ilvl w:val="4"/>
          <w:numId w:val="41"/>
        </w:numPr>
        <w:rPr>
          <w:ins w:id="7447" w:author="Arthur Parmentier" w:date="2020-06-04T15:57:00Z"/>
        </w:rPr>
      </w:pPr>
      <w:ins w:id="7448" w:author="Arthur Parmentier" w:date="2020-06-04T15:57:00Z">
        <w:r w:rsidRPr="007C437A">
          <w:t>At the fourth level, the contents’ parameters</w:t>
        </w:r>
      </w:ins>
    </w:p>
    <w:p w:rsidR="00342F3F" w:rsidRPr="007C437A" w:rsidRDefault="00342F3F" w:rsidP="00342F3F">
      <w:pPr>
        <w:pStyle w:val="Paragraphedeliste"/>
        <w:numPr>
          <w:ilvl w:val="5"/>
          <w:numId w:val="41"/>
        </w:numPr>
        <w:rPr>
          <w:ins w:id="7449" w:author="Arthur Parmentier" w:date="2020-06-04T15:58:00Z"/>
        </w:rPr>
      </w:pPr>
      <w:ins w:id="7450" w:author="Arthur Parmentier" w:date="2020-06-04T16:00:00Z">
        <w:r w:rsidRPr="007C437A">
          <w:rPr>
            <w:noProof/>
            <w:rPrChange w:id="7451" w:author="Arthur Parmentier" w:date="2020-06-07T15:27:00Z">
              <w:rPr>
                <w:noProof/>
              </w:rPr>
            </w:rPrChange>
          </w:rPr>
          <mc:AlternateContent>
            <mc:Choice Requires="wps">
              <w:drawing>
                <wp:anchor distT="0" distB="0" distL="114300" distR="114300" simplePos="0" relativeHeight="251670528" behindDoc="0" locked="0" layoutInCell="1" allowOverlap="1" wp14:anchorId="2087C4F0" wp14:editId="139B0195">
                  <wp:simplePos x="0" y="0"/>
                  <wp:positionH relativeFrom="column">
                    <wp:posOffset>2284730</wp:posOffset>
                  </wp:positionH>
                  <wp:positionV relativeFrom="paragraph">
                    <wp:posOffset>2584450</wp:posOffset>
                  </wp:positionV>
                  <wp:extent cx="1619250" cy="635"/>
                  <wp:effectExtent l="0" t="0" r="19050" b="37465"/>
                  <wp:wrapTopAndBottom/>
                  <wp:docPr id="14" name="Zone de texte 14"/>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rsidR="00C75F92" w:rsidRPr="00910A67" w:rsidRDefault="00C75F92">
                              <w:pPr>
                                <w:pStyle w:val="Lgende"/>
                                <w:rPr>
                                  <w:noProof/>
                                </w:rPr>
                                <w:pPrChange w:id="7452" w:author="Arthur Parmentier" w:date="2020-06-04T16:00:00Z">
                                  <w:pPr>
                                    <w:pStyle w:val="Paragraphedeliste"/>
                                    <w:numPr>
                                      <w:ilvl w:val="5"/>
                                      <w:numId w:val="41"/>
                                    </w:numPr>
                                    <w:ind w:left="4320" w:hanging="360"/>
                                  </w:pPr>
                                </w:pPrChange>
                              </w:pPr>
                              <w:ins w:id="7453" w:author="Arthur Parmentier" w:date="2020-06-04T16:00:00Z">
                                <w:r>
                                  <w:t xml:space="preserve">Figure </w:t>
                                </w:r>
                                <w:r>
                                  <w:fldChar w:fldCharType="begin"/>
                                </w:r>
                                <w:r>
                                  <w:instrText xml:space="preserve"> SEQ Figure \* ARABIC </w:instrText>
                                </w:r>
                              </w:ins>
                              <w:r>
                                <w:fldChar w:fldCharType="separate"/>
                              </w:r>
                              <w:ins w:id="7454" w:author="Arthur Parmentier" w:date="2020-06-05T21:05:00Z">
                                <w:r>
                                  <w:rPr>
                                    <w:noProof/>
                                  </w:rPr>
                                  <w:t>11</w:t>
                                </w:r>
                              </w:ins>
                              <w:ins w:id="7455" w:author="Arthur Parmentier" w:date="2020-06-04T16:00:00Z">
                                <w:r>
                                  <w:fldChar w:fldCharType="end"/>
                                </w:r>
                                <w:r>
                                  <w:t xml:space="preserve"> Representation of the request object inside Max</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7C4F0" id="Zone de texte 14" o:spid="_x0000_s1029" type="#_x0000_t202" style="position:absolute;left:0;text-align:left;margin-left:179.9pt;margin-top:203.5pt;width:12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" stroked="f">
                  <v:textbox style="mso-fit-shape-to-text:t" inset="0,0,0,0">
                    <w:txbxContent>
                      <w:p w:rsidR="00C75F92" w:rsidRPr="00910A67" w:rsidRDefault="00C75F92">
                        <w:pPr>
                          <w:pStyle w:val="Lgende"/>
                          <w:rPr>
                            <w:noProof/>
                          </w:rPr>
                          <w:pPrChange w:id="7456" w:author="Arthur Parmentier" w:date="2020-06-04T16:00:00Z">
                            <w:pPr>
                              <w:pStyle w:val="Paragraphedeliste"/>
                              <w:numPr>
                                <w:ilvl w:val="5"/>
                                <w:numId w:val="41"/>
                              </w:numPr>
                              <w:ind w:left="4320" w:hanging="360"/>
                            </w:pPr>
                          </w:pPrChange>
                        </w:pPr>
                        <w:ins w:id="7457" w:author="Arthur Parmentier" w:date="2020-06-04T16:00:00Z">
                          <w:r>
                            <w:t xml:space="preserve">Figure </w:t>
                          </w:r>
                          <w:r>
                            <w:fldChar w:fldCharType="begin"/>
                          </w:r>
                          <w:r>
                            <w:instrText xml:space="preserve"> SEQ Figure \* ARABIC </w:instrText>
                          </w:r>
                        </w:ins>
                        <w:r>
                          <w:fldChar w:fldCharType="separate"/>
                        </w:r>
                        <w:ins w:id="7458" w:author="Arthur Parmentier" w:date="2020-06-05T21:05:00Z">
                          <w:r>
                            <w:rPr>
                              <w:noProof/>
                            </w:rPr>
                            <w:t>11</w:t>
                          </w:r>
                        </w:ins>
                        <w:ins w:id="7459" w:author="Arthur Parmentier" w:date="2020-06-04T16:00:00Z">
                          <w:r>
                            <w:fldChar w:fldCharType="end"/>
                          </w:r>
                          <w:r>
                            <w:t xml:space="preserve"> Representation of the request object inside Max</w:t>
                          </w:r>
                        </w:ins>
                      </w:p>
                    </w:txbxContent>
                  </v:textbox>
                  <w10:wrap type="topAndBottom"/>
                </v:shape>
              </w:pict>
            </mc:Fallback>
          </mc:AlternateContent>
        </w:r>
      </w:ins>
      <w:ins w:id="7460" w:author="Arthur Parmentier" w:date="2020-06-04T15:59:00Z">
        <w:r w:rsidRPr="007C437A">
          <w:rPr>
            <w:noProof/>
            <w:rPrChange w:id="7461" w:author="Arthur Parmentier" w:date="2020-06-07T15:27:00Z">
              <w:rPr>
                <w:noProof/>
              </w:rPr>
            </w:rPrChange>
          </w:rPr>
          <w:drawing>
            <wp:anchor distT="0" distB="0" distL="114300" distR="114300" simplePos="0" relativeHeight="251668480" behindDoc="0" locked="0" layoutInCell="1" allowOverlap="1">
              <wp:simplePos x="0" y="0"/>
              <wp:positionH relativeFrom="margin">
                <wp:align>center</wp:align>
              </wp:positionH>
              <wp:positionV relativeFrom="page">
                <wp:posOffset>1181100</wp:posOffset>
              </wp:positionV>
              <wp:extent cx="1619250" cy="2260600"/>
              <wp:effectExtent l="0" t="0" r="0" b="6350"/>
              <wp:wrapTopAndBottom/>
              <wp:docPr id="13" name="Image 13" descr="Une image contenant moniteur, écran,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quest_obj.PNG"/>
                      <pic:cNvPicPr/>
                    </pic:nvPicPr>
                    <pic:blipFill>
                      <a:blip r:embed="rId29">
                        <a:extLst>
                          <a:ext uri="{28A0092B-C50C-407E-A947-70E740481C1C}">
                            <a14:useLocalDpi xmlns:a14="http://schemas.microsoft.com/office/drawing/2010/main" val="0"/>
                          </a:ext>
                        </a:extLst>
                      </a:blip>
                      <a:stretch>
                        <a:fillRect/>
                      </a:stretch>
                    </pic:blipFill>
                    <pic:spPr>
                      <a:xfrm>
                        <a:off x="0" y="0"/>
                        <a:ext cx="1619250" cy="2260600"/>
                      </a:xfrm>
                      <a:prstGeom prst="rect">
                        <a:avLst/>
                      </a:prstGeom>
                    </pic:spPr>
                  </pic:pic>
                </a:graphicData>
              </a:graphic>
              <wp14:sizeRelH relativeFrom="margin">
                <wp14:pctWidth>0</wp14:pctWidth>
              </wp14:sizeRelH>
              <wp14:sizeRelV relativeFrom="margin">
                <wp14:pctHeight>0</wp14:pctHeight>
              </wp14:sizeRelV>
            </wp:anchor>
          </w:drawing>
        </w:r>
      </w:ins>
      <w:ins w:id="7462" w:author="Arthur Parmentier" w:date="2020-06-04T15:58:00Z">
        <w:r w:rsidRPr="007C437A">
          <w:t>At deeper levels, the parameters of the parameters…</w:t>
        </w:r>
        <w:r w:rsidRPr="007C437A">
          <w:br/>
        </w:r>
      </w:ins>
    </w:p>
    <w:p w:rsidR="00342F3F" w:rsidRPr="007C437A" w:rsidRDefault="00342F3F" w:rsidP="00342F3F">
      <w:pPr>
        <w:pStyle w:val="Paragraphedeliste"/>
        <w:numPr>
          <w:ilvl w:val="0"/>
          <w:numId w:val="41"/>
        </w:numPr>
        <w:rPr>
          <w:ins w:id="7463" w:author="Arthur Parmentier" w:date="2020-06-04T16:01:00Z"/>
        </w:rPr>
      </w:pPr>
      <w:ins w:id="7464" w:author="Arthur Parmentier" w:date="2020-06-04T16:01:00Z">
        <w:r w:rsidRPr="007C437A">
          <w:t>The “distribution” object that stores what content each device is currently performing.</w:t>
        </w:r>
      </w:ins>
    </w:p>
    <w:p w:rsidR="00342F3F" w:rsidRPr="007C437A" w:rsidRDefault="00342F3F" w:rsidP="00342F3F">
      <w:pPr>
        <w:pStyle w:val="Paragraphedeliste"/>
        <w:numPr>
          <w:ilvl w:val="0"/>
          <w:numId w:val="41"/>
        </w:numPr>
        <w:rPr>
          <w:ins w:id="7465" w:author="Arthur Parmentier" w:date="2020-06-04T16:02:00Z"/>
        </w:rPr>
      </w:pPr>
      <w:ins w:id="7466" w:author="Arthur Parmentier" w:date="2020-06-04T16:01:00Z">
        <w:r w:rsidRPr="007C437A">
          <w:t xml:space="preserve">The “reverse distribution” object </w:t>
        </w:r>
      </w:ins>
      <w:ins w:id="7467" w:author="Arthur Parmentier" w:date="2020-06-04T16:02:00Z">
        <w:r w:rsidRPr="007C437A">
          <w:t>that stores for each content, what device is playing it with what parameters.</w:t>
        </w:r>
      </w:ins>
    </w:p>
    <w:p w:rsidR="00342F3F" w:rsidRPr="007C437A" w:rsidRDefault="00342F3F" w:rsidP="00342F3F">
      <w:pPr>
        <w:rPr>
          <w:ins w:id="7468" w:author="Arthur Parmentier" w:date="2020-06-04T16:04:00Z"/>
        </w:rPr>
      </w:pPr>
      <w:ins w:id="7469" w:author="Arthur Parmentier" w:date="2020-06-04T16:02:00Z">
        <w:r w:rsidRPr="007C437A">
          <w:t>For convenience, I also use inter</w:t>
        </w:r>
      </w:ins>
      <w:ins w:id="7470" w:author="Arthur Parmentier" w:date="2020-06-04T16:03:00Z">
        <w:r w:rsidRPr="007C437A">
          <w:t>mediate objects that store specific types of signs (the “who”, “what” arrays) in the parsing proc</w:t>
        </w:r>
      </w:ins>
      <w:ins w:id="7471" w:author="Arthur Parmentier" w:date="2020-06-04T16:04:00Z">
        <w:r w:rsidRPr="007C437A">
          <w:t>ess</w:t>
        </w:r>
      </w:ins>
      <w:ins w:id="7472" w:author="Arthur Parmentier" w:date="2020-06-04T16:03:00Z">
        <w:r w:rsidRPr="007C437A">
          <w:t>.</w:t>
        </w:r>
      </w:ins>
    </w:p>
    <w:p w:rsidR="00342F3F" w:rsidRPr="007C437A" w:rsidRDefault="00342F3F" w:rsidP="00342F3F">
      <w:pPr>
        <w:rPr>
          <w:ins w:id="7473" w:author="Arthur Parmentier" w:date="2020-06-04T16:06:00Z"/>
        </w:rPr>
      </w:pPr>
      <w:ins w:id="7474" w:author="Arthur Parmentier" w:date="2020-06-04T16:04:00Z">
        <w:r w:rsidRPr="007C437A">
          <w:t xml:space="preserve">Finally, the “group” object </w:t>
        </w:r>
        <w:r w:rsidR="00071EE1" w:rsidRPr="007C437A">
          <w:t xml:space="preserve">defines and store all the groups of the performance and the </w:t>
        </w:r>
      </w:ins>
      <w:ins w:id="7475" w:author="Arthur Parmentier" w:date="2020-06-04T16:05:00Z">
        <w:r w:rsidR="00071EE1" w:rsidRPr="007C437A">
          <w:t xml:space="preserve">“defaults” object stores default values for certain parameters. Both can be used to adapt the parsing to </w:t>
        </w:r>
      </w:ins>
      <w:ins w:id="7476" w:author="Arthur Parmentier" w:date="2020-06-04T16:06:00Z">
        <w:r w:rsidR="00E24837" w:rsidRPr="007C437A">
          <w:t xml:space="preserve">specific </w:t>
        </w:r>
      </w:ins>
      <w:ins w:id="7477" w:author="Arthur Parmentier" w:date="2020-06-04T16:05:00Z">
        <w:r w:rsidR="00071EE1" w:rsidRPr="007C437A">
          <w:t>p</w:t>
        </w:r>
      </w:ins>
      <w:ins w:id="7478" w:author="Arthur Parmentier" w:date="2020-06-04T16:06:00Z">
        <w:r w:rsidR="00071EE1" w:rsidRPr="007C437A">
          <w:t>erformance situation, in analogy with the default parameters and the conventional groups in SP.</w:t>
        </w:r>
      </w:ins>
    </w:p>
    <w:p w:rsidR="00117172" w:rsidRPr="007C437A" w:rsidRDefault="00117172">
      <w:pPr>
        <w:keepNext/>
        <w:rPr>
          <w:ins w:id="7479" w:author="Arthur Parmentier" w:date="2020-06-04T16:08:00Z"/>
        </w:rPr>
        <w:pPrChange w:id="7480" w:author="Arthur Parmentier" w:date="2020-06-04T16:08:00Z">
          <w:pPr/>
        </w:pPrChange>
      </w:pPr>
      <w:ins w:id="7481" w:author="Arthur Parmentier" w:date="2020-06-04T16:07:00Z">
        <w:r w:rsidRPr="007C437A">
          <w:rPr>
            <w:noProof/>
            <w:rPrChange w:id="7482" w:author="Arthur Parmentier" w:date="2020-06-07T15:27:00Z">
              <w:rPr>
                <w:noProof/>
              </w:rPr>
            </w:rPrChange>
          </w:rPr>
          <w:lastRenderedPageBreak/>
          <w:drawing>
            <wp:inline distT="0" distB="0" distL="0" distR="0">
              <wp:extent cx="4925112" cy="8125959"/>
              <wp:effectExtent l="0" t="0" r="8890" b="8890"/>
              <wp:docPr id="15" name="Image 15" descr="Une image contenant capture d’écran, moniteur, écran,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omata debug.PNG"/>
                      <pic:cNvPicPr/>
                    </pic:nvPicPr>
                    <pic:blipFill>
                      <a:blip r:embed="rId30">
                        <a:extLst>
                          <a:ext uri="{28A0092B-C50C-407E-A947-70E740481C1C}">
                            <a14:useLocalDpi xmlns:a14="http://schemas.microsoft.com/office/drawing/2010/main" val="0"/>
                          </a:ext>
                        </a:extLst>
                      </a:blip>
                      <a:stretch>
                        <a:fillRect/>
                      </a:stretch>
                    </pic:blipFill>
                    <pic:spPr>
                      <a:xfrm>
                        <a:off x="0" y="0"/>
                        <a:ext cx="4925112" cy="8125959"/>
                      </a:xfrm>
                      <a:prstGeom prst="rect">
                        <a:avLst/>
                      </a:prstGeom>
                    </pic:spPr>
                  </pic:pic>
                </a:graphicData>
              </a:graphic>
            </wp:inline>
          </w:drawing>
        </w:r>
      </w:ins>
    </w:p>
    <w:p w:rsidR="00117172" w:rsidRPr="007C437A" w:rsidRDefault="00117172" w:rsidP="00117172">
      <w:pPr>
        <w:pStyle w:val="Lgende"/>
        <w:rPr>
          <w:ins w:id="7483" w:author="Arthur Parmentier" w:date="2020-06-04T16:08:00Z"/>
        </w:rPr>
      </w:pPr>
      <w:ins w:id="7484" w:author="Arthur Parmentier" w:date="2020-06-04T16:08:00Z">
        <w:r w:rsidRPr="007C437A">
          <w:t xml:space="preserve">Figure </w:t>
        </w:r>
        <w:r w:rsidRPr="007C437A">
          <w:rPr>
            <w:rPrChange w:id="7485" w:author="Arthur Parmentier" w:date="2020-06-07T15:27:00Z">
              <w:rPr/>
            </w:rPrChange>
          </w:rPr>
          <w:fldChar w:fldCharType="begin"/>
        </w:r>
        <w:r w:rsidRPr="007C437A">
          <w:instrText xml:space="preserve"> SEQ Figure \* ARABIC </w:instrText>
        </w:r>
      </w:ins>
      <w:r w:rsidRPr="007C437A">
        <w:rPr>
          <w:rPrChange w:id="7486" w:author="Arthur Parmentier" w:date="2020-06-07T15:27:00Z">
            <w:rPr/>
          </w:rPrChange>
        </w:rPr>
        <w:fldChar w:fldCharType="separate"/>
      </w:r>
      <w:ins w:id="7487" w:author="Arthur Parmentier" w:date="2020-06-05T21:05:00Z">
        <w:r w:rsidR="001C2AA6" w:rsidRPr="007C437A">
          <w:rPr>
            <w:rPrChange w:id="7488" w:author="Arthur Parmentier" w:date="2020-06-07T15:27:00Z">
              <w:rPr>
                <w:noProof/>
              </w:rPr>
            </w:rPrChange>
          </w:rPr>
          <w:t>12</w:t>
        </w:r>
      </w:ins>
      <w:ins w:id="7489" w:author="Arthur Parmentier" w:date="2020-06-04T16:08:00Z">
        <w:r w:rsidRPr="007C437A">
          <w:rPr>
            <w:rPrChange w:id="7490" w:author="Arthur Parmentier" w:date="2020-06-07T15:27:00Z">
              <w:rPr/>
            </w:rPrChange>
          </w:rPr>
          <w:fldChar w:fldCharType="end"/>
        </w:r>
        <w:r w:rsidRPr="007C437A">
          <w:t xml:space="preserve"> Capture of the </w:t>
        </w:r>
      </w:ins>
      <w:ins w:id="7491" w:author="Arthur Parmentier" w:date="2020-06-08T01:39:00Z">
        <w:r w:rsidR="00DE0C52">
          <w:t>automaton</w:t>
        </w:r>
      </w:ins>
      <w:ins w:id="7492" w:author="Arthur Parmentier" w:date="2020-06-04T16:08:00Z">
        <w:r w:rsidRPr="007C437A">
          <w:t xml:space="preserve"> debug and convenience panels, where the user can take a look in each object internally use by the </w:t>
        </w:r>
      </w:ins>
      <w:ins w:id="7493" w:author="Arthur Parmentier" w:date="2020-06-08T01:39:00Z">
        <w:r w:rsidR="00DE0C52">
          <w:t>automaton</w:t>
        </w:r>
      </w:ins>
      <w:ins w:id="7494" w:author="Arthur Parmentier" w:date="2020-06-04T16:08:00Z">
        <w:r w:rsidRPr="007C437A">
          <w:t xml:space="preserve"> and send messages for testing or debug.</w:t>
        </w:r>
      </w:ins>
    </w:p>
    <w:p w:rsidR="00117172" w:rsidRPr="007C437A" w:rsidRDefault="00117172" w:rsidP="00117172">
      <w:pPr>
        <w:rPr>
          <w:ins w:id="7495" w:author="Arthur Parmentier" w:date="2020-06-04T16:12:00Z"/>
        </w:rPr>
      </w:pPr>
      <w:ins w:id="7496" w:author="Arthur Parmentier" w:date="2020-06-04T16:08:00Z">
        <w:r w:rsidRPr="007C437A">
          <w:lastRenderedPageBreak/>
          <w:t xml:space="preserve">The </w:t>
        </w:r>
      </w:ins>
      <w:ins w:id="7497" w:author="Arthur Parmentier" w:date="2020-06-04T16:11:00Z">
        <w:r w:rsidRPr="007C437A">
          <w:t xml:space="preserve">details of the </w:t>
        </w:r>
      </w:ins>
      <w:ins w:id="7498" w:author="Arthur Parmentier" w:date="2020-06-04T16:08:00Z">
        <w:r w:rsidRPr="007C437A">
          <w:t xml:space="preserve">internal mechanisms of the </w:t>
        </w:r>
      </w:ins>
      <w:ins w:id="7499" w:author="Arthur Parmentier" w:date="2020-06-08T01:39:00Z">
        <w:r w:rsidR="00DE0C52">
          <w:t>automaton</w:t>
        </w:r>
      </w:ins>
      <w:ins w:id="7500" w:author="Arthur Parmentier" w:date="2020-06-04T16:09:00Z">
        <w:r w:rsidRPr="007C437A">
          <w:t xml:space="preserve"> and the operations it makes on those objects are not described in this report because of the</w:t>
        </w:r>
      </w:ins>
      <w:ins w:id="7501" w:author="Arthur Parmentier" w:date="2020-06-04T16:10:00Z">
        <w:r w:rsidRPr="007C437A">
          <w:t xml:space="preserve"> complexity of their description in written English; they are available to the programmer by look</w:t>
        </w:r>
      </w:ins>
      <w:ins w:id="7502" w:author="Arthur Parmentier" w:date="2020-06-04T16:11:00Z">
        <w:r w:rsidRPr="007C437A">
          <w:t xml:space="preserve">ing at the </w:t>
        </w:r>
      </w:ins>
      <w:ins w:id="7503" w:author="Arthur Parmentier" w:date="2020-06-08T01:39:00Z">
        <w:r w:rsidR="00DE0C52">
          <w:t>automaton</w:t>
        </w:r>
      </w:ins>
      <w:ins w:id="7504" w:author="Arthur Parmentier" w:date="2020-06-04T16:11:00Z">
        <w:r w:rsidRPr="007C437A">
          <w:t>.js file that implements those mechanisms.</w:t>
        </w:r>
      </w:ins>
    </w:p>
    <w:p w:rsidR="00D92437" w:rsidRPr="007C437A" w:rsidRDefault="00D92437" w:rsidP="00117172">
      <w:pPr>
        <w:rPr>
          <w:ins w:id="7505" w:author="Arthur Parmentier" w:date="2020-06-04T16:13:00Z"/>
        </w:rPr>
      </w:pPr>
      <w:ins w:id="7506" w:author="Arthur Parmentier" w:date="2020-06-04T16:12:00Z">
        <w:r w:rsidRPr="007C437A">
          <w:t>However, there are specific</w:t>
        </w:r>
      </w:ins>
      <w:ins w:id="7507" w:author="Arthur Parmentier" w:date="2020-06-04T16:13:00Z">
        <w:r w:rsidRPr="007C437A">
          <w:t xml:space="preserve"> elements of the code that can bring interesting points to a conceptual analysis of SP categories.</w:t>
        </w:r>
      </w:ins>
    </w:p>
    <w:p w:rsidR="00D92437" w:rsidRPr="007C437A" w:rsidRDefault="00D92437" w:rsidP="00D92437">
      <w:pPr>
        <w:pStyle w:val="Titre4"/>
        <w:rPr>
          <w:ins w:id="7508" w:author="Arthur Parmentier" w:date="2020-06-04T16:25:00Z"/>
        </w:rPr>
      </w:pPr>
      <w:ins w:id="7509" w:author="Arthur Parmentier" w:date="2020-06-04T16:14:00Z">
        <w:r w:rsidRPr="007C437A">
          <w:t>Discussion of some implementation choices and representation of SP concepts and elements</w:t>
        </w:r>
      </w:ins>
    </w:p>
    <w:p w:rsidR="00A94972" w:rsidRPr="007C437A" w:rsidRDefault="004F69F6" w:rsidP="004F69F6">
      <w:pPr>
        <w:pStyle w:val="Titre5"/>
        <w:rPr>
          <w:ins w:id="7510" w:author="Arthur Parmentier" w:date="2020-06-04T21:46:00Z"/>
        </w:rPr>
      </w:pPr>
      <w:ins w:id="7511" w:author="Arthur Parmentier" w:date="2020-06-04T21:43:00Z">
        <w:r w:rsidRPr="007C437A">
          <w:t>“</w:t>
        </w:r>
      </w:ins>
      <w:ins w:id="7512" w:author="Arthur Parmentier" w:date="2020-06-04T16:26:00Z">
        <w:r w:rsidR="00A94972" w:rsidRPr="007C437A">
          <w:t>Play</w:t>
        </w:r>
      </w:ins>
      <w:ins w:id="7513" w:author="Arthur Parmentier" w:date="2020-06-04T21:43:00Z">
        <w:r w:rsidRPr="007C437A">
          <w:t>”,</w:t>
        </w:r>
      </w:ins>
      <w:ins w:id="7514" w:author="Arthur Parmentier" w:date="2020-06-04T16:26:00Z">
        <w:r w:rsidR="00A94972" w:rsidRPr="007C437A">
          <w:t xml:space="preserve"> </w:t>
        </w:r>
      </w:ins>
      <w:ins w:id="7515" w:author="Arthur Parmentier" w:date="2020-06-04T21:43:00Z">
        <w:r w:rsidRPr="007C437A">
          <w:t>“s</w:t>
        </w:r>
      </w:ins>
      <w:ins w:id="7516" w:author="Arthur Parmentier" w:date="2020-06-04T16:26:00Z">
        <w:r w:rsidR="00A94972" w:rsidRPr="007C437A">
          <w:t>lowly enter</w:t>
        </w:r>
      </w:ins>
      <w:ins w:id="7517" w:author="Arthur Parmentier" w:date="2020-06-04T21:43:00Z">
        <w:r w:rsidRPr="007C437A">
          <w:t>”:</w:t>
        </w:r>
      </w:ins>
      <w:ins w:id="7518" w:author="Arthur Parmentier" w:date="2020-06-04T16:26:00Z">
        <w:r w:rsidR="00A94972" w:rsidRPr="007C437A">
          <w:t xml:space="preserve"> </w:t>
        </w:r>
      </w:ins>
      <w:ins w:id="7519" w:author="Arthur Parmentier" w:date="2020-06-04T21:45:00Z">
        <w:r w:rsidRPr="007C437A">
          <w:t>from the conceptual opposition between immediateness and delay</w:t>
        </w:r>
      </w:ins>
      <w:ins w:id="7520" w:author="Arthur Parmentier" w:date="2020-06-04T21:46:00Z">
        <w:r w:rsidRPr="007C437A">
          <w:t xml:space="preserve"> to a continuous parametrization of time</w:t>
        </w:r>
      </w:ins>
    </w:p>
    <w:p w:rsidR="004F69F6" w:rsidRPr="007C437A" w:rsidRDefault="004F69F6" w:rsidP="004F69F6">
      <w:pPr>
        <w:rPr>
          <w:ins w:id="7521" w:author="Arthur Parmentier" w:date="2020-06-04T21:53:00Z"/>
        </w:rPr>
      </w:pPr>
      <w:ins w:id="7522" w:author="Arthur Parmentier" w:date="2020-06-04T21:47:00Z">
        <w:r w:rsidRPr="007C437A">
          <w:t>To def</w:t>
        </w:r>
      </w:ins>
      <w:ins w:id="7523" w:author="Arthur Parmentier" w:date="2020-06-04T21:48:00Z">
        <w:r w:rsidRPr="007C437A">
          <w:t>ine “when” the events must happen in SP, it is very frequent to either use Play for immediate requests and Slowly for anything that needs to be delay</w:t>
        </w:r>
      </w:ins>
      <w:ins w:id="7524" w:author="Arthur Parmentier" w:date="2020-06-04T21:49:00Z">
        <w:r w:rsidRPr="007C437A">
          <w:t>ed (and eventually precise the delay time using “within X seconds”).</w:t>
        </w:r>
      </w:ins>
      <w:ins w:id="7525" w:author="Arthur Parmentier" w:date="2020-06-04T21:50:00Z">
        <w:r w:rsidRPr="007C437A">
          <w:t xml:space="preserve"> This way, there is a clear opposition between im</w:t>
        </w:r>
      </w:ins>
      <w:ins w:id="7526" w:author="Arthur Parmentier" w:date="2020-06-04T21:51:00Z">
        <w:r w:rsidRPr="007C437A">
          <w:t>mediateness and delay, whereas for a computer, there are no such categories but rather a continuous parametrization of time</w:t>
        </w:r>
      </w:ins>
      <w:ins w:id="7527" w:author="Arthur Parmentier" w:date="2020-06-04T21:52:00Z">
        <w:r w:rsidRPr="007C437A">
          <w:t>, such that it is possible to synchronize events very precisely and define timing in ways much more complex than the immediate versus delayed dichotomy that is relevan</w:t>
        </w:r>
      </w:ins>
      <w:ins w:id="7528" w:author="Arthur Parmentier" w:date="2020-06-04T21:53:00Z">
        <w:r w:rsidRPr="007C437A">
          <w:t>t for human performers.</w:t>
        </w:r>
      </w:ins>
    </w:p>
    <w:p w:rsidR="00046C87" w:rsidRPr="007C437A" w:rsidRDefault="001E11AE" w:rsidP="004F69F6">
      <w:pPr>
        <w:rPr>
          <w:ins w:id="7529" w:author="Arthur Parmentier" w:date="2020-06-04T22:13:00Z"/>
        </w:rPr>
      </w:pPr>
      <w:ins w:id="7530" w:author="Arthur Parmentier" w:date="2020-06-04T21:53:00Z">
        <w:r w:rsidRPr="007C437A">
          <w:t>I think that conceptually, using machines in SP bring</w:t>
        </w:r>
      </w:ins>
      <w:ins w:id="7531" w:author="Arthur Parmentier" w:date="2020-06-04T21:54:00Z">
        <w:r w:rsidRPr="007C437A">
          <w:t>s</w:t>
        </w:r>
      </w:ins>
      <w:ins w:id="7532" w:author="Arthur Parmentier" w:date="2020-06-04T21:53:00Z">
        <w:r w:rsidRPr="007C437A">
          <w:t xml:space="preserve"> new ways of thinking </w:t>
        </w:r>
      </w:ins>
      <w:ins w:id="7533" w:author="Arthur Parmentier" w:date="2020-06-04T21:54:00Z">
        <w:r w:rsidRPr="007C437A">
          <w:t xml:space="preserve">and working with </w:t>
        </w:r>
      </w:ins>
      <w:ins w:id="7534" w:author="Arthur Parmentier" w:date="2020-06-04T21:53:00Z">
        <w:r w:rsidRPr="007C437A">
          <w:t>time in SP</w:t>
        </w:r>
      </w:ins>
      <w:ins w:id="7535" w:author="Arthur Parmentier" w:date="2020-06-04T21:54:00Z">
        <w:r w:rsidRPr="007C437A">
          <w:t xml:space="preserve">. Because I am not an expert </w:t>
        </w:r>
      </w:ins>
      <w:ins w:id="7536" w:author="Arthur Parmentier" w:date="2020-06-04T22:00:00Z">
        <w:r w:rsidR="00046C87" w:rsidRPr="007C437A">
          <w:t xml:space="preserve">on </w:t>
        </w:r>
      </w:ins>
      <w:ins w:id="7537" w:author="Arthur Parmentier" w:date="2020-06-04T21:54:00Z">
        <w:r w:rsidRPr="007C437A">
          <w:t xml:space="preserve">that </w:t>
        </w:r>
      </w:ins>
      <w:ins w:id="7538" w:author="Arthur Parmentier" w:date="2020-06-04T22:00:00Z">
        <w:r w:rsidR="00046C87" w:rsidRPr="007C437A">
          <w:t>side</w:t>
        </w:r>
      </w:ins>
      <w:ins w:id="7539" w:author="Arthur Parmentier" w:date="2020-06-04T21:54:00Z">
        <w:r w:rsidRPr="007C437A">
          <w:t xml:space="preserve"> of SP, I am not sure whether </w:t>
        </w:r>
      </w:ins>
      <w:ins w:id="7540" w:author="Arthur Parmentier" w:date="2020-06-04T21:55:00Z">
        <w:r w:rsidRPr="007C437A">
          <w:t xml:space="preserve">there are already signs </w:t>
        </w:r>
      </w:ins>
      <w:ins w:id="7541" w:author="Arthur Parmentier" w:date="2020-06-04T21:56:00Z">
        <w:r w:rsidRPr="007C437A">
          <w:t xml:space="preserve">for working with time </w:t>
        </w:r>
      </w:ins>
      <w:ins w:id="7542" w:author="Arthur Parmentier" w:date="2020-06-04T21:57:00Z">
        <w:r w:rsidRPr="007C437A">
          <w:t xml:space="preserve">at the precision and parametrization of </w:t>
        </w:r>
      </w:ins>
      <w:ins w:id="7543" w:author="Arthur Parmentier" w:date="2020-06-04T21:56:00Z">
        <w:r w:rsidRPr="007C437A">
          <w:t>machines</w:t>
        </w:r>
      </w:ins>
      <w:ins w:id="7544" w:author="Arthur Parmentier" w:date="2020-06-04T22:02:00Z">
        <w:r w:rsidR="00A15169" w:rsidRPr="007C437A">
          <w:t xml:space="preserve"> (absolute timing, relative timing, continuous parame</w:t>
        </w:r>
      </w:ins>
      <w:ins w:id="7545" w:author="Arthur Parmentier" w:date="2020-06-04T22:03:00Z">
        <w:r w:rsidR="00A15169" w:rsidRPr="007C437A">
          <w:t>trization of time</w:t>
        </w:r>
        <w:r w:rsidR="000223A2" w:rsidRPr="007C437A">
          <w:t xml:space="preserve"> at the very low or very large scale…)</w:t>
        </w:r>
      </w:ins>
      <w:ins w:id="7546" w:author="Arthur Parmentier" w:date="2020-06-04T21:56:00Z">
        <w:r w:rsidRPr="007C437A">
          <w:t xml:space="preserve"> but </w:t>
        </w:r>
      </w:ins>
      <w:ins w:id="7547" w:author="Arthur Parmentier" w:date="2020-06-04T21:57:00Z">
        <w:r w:rsidRPr="007C437A">
          <w:t xml:space="preserve">I have never </w:t>
        </w:r>
        <w:r w:rsidR="00046C87" w:rsidRPr="007C437A">
          <w:t>experienced</w:t>
        </w:r>
        <w:r w:rsidRPr="007C437A">
          <w:t xml:space="preserve"> such signs</w:t>
        </w:r>
      </w:ins>
      <w:ins w:id="7548" w:author="Arthur Parmentier" w:date="2020-06-04T22:02:00Z">
        <w:r w:rsidR="00A15169" w:rsidRPr="007C437A">
          <w:t>.</w:t>
        </w:r>
      </w:ins>
      <w:ins w:id="7549" w:author="Arthur Parmentier" w:date="2020-06-04T22:09:00Z">
        <w:r w:rsidR="00326669" w:rsidRPr="007C437A">
          <w:t xml:space="preserve"> Of course, precision or parametrization is often not wanted in SP where the interest lies in the </w:t>
        </w:r>
      </w:ins>
      <w:ins w:id="7550" w:author="Arthur Parmentier" w:date="2020-06-04T22:10:00Z">
        <w:r w:rsidR="00326669" w:rsidRPr="007C437A">
          <w:t>liberty that a performer has in his propositions. However, with machines, fine descriptions of time are often relevant and allow for a wide variety of results (</w:t>
        </w:r>
      </w:ins>
      <w:ins w:id="7551" w:author="Arthur Parmentier" w:date="2020-06-04T22:11:00Z">
        <w:r w:rsidR="00326669" w:rsidRPr="007C437A">
          <w:t xml:space="preserve">think about signal processing, effects…). I find the idea of requesting a computer to delay </w:t>
        </w:r>
      </w:ins>
      <w:ins w:id="7552" w:author="Arthur Parmentier" w:date="2020-06-04T22:12:00Z">
        <w:r w:rsidR="00326669" w:rsidRPr="007C437A">
          <w:t>a sequence by a few samples only or reaction synchronously to events a very powerful and interesting aspect of working with computer and hope that the language could evolve with</w:t>
        </w:r>
      </w:ins>
      <w:ins w:id="7553" w:author="Arthur Parmentier" w:date="2020-06-04T22:13:00Z">
        <w:r w:rsidR="00326669" w:rsidRPr="007C437A">
          <w:t xml:space="preserve"> the use of such technologies.</w:t>
        </w:r>
      </w:ins>
    </w:p>
    <w:p w:rsidR="00A94972" w:rsidRPr="007C437A" w:rsidRDefault="000F7B62" w:rsidP="003B0646">
      <w:pPr>
        <w:pStyle w:val="Titre5"/>
        <w:rPr>
          <w:ins w:id="7554" w:author="Arthur Parmentier" w:date="2020-06-04T23:32:00Z"/>
        </w:rPr>
      </w:pPr>
      <w:ins w:id="7555" w:author="Arthur Parmentier" w:date="2020-06-04T23:54:00Z">
        <w:r w:rsidRPr="007C437A">
          <w:t xml:space="preserve">Content and modifier sharing the same state in the </w:t>
        </w:r>
      </w:ins>
      <w:ins w:id="7556" w:author="Arthur Parmentier" w:date="2020-06-08T01:39:00Z">
        <w:r w:rsidR="00DE0C52">
          <w:t>automaton</w:t>
        </w:r>
      </w:ins>
    </w:p>
    <w:p w:rsidR="003B0646" w:rsidRPr="007C437A" w:rsidRDefault="003B0646" w:rsidP="003B0646">
      <w:pPr>
        <w:rPr>
          <w:ins w:id="7557" w:author="Arthur Parmentier" w:date="2020-06-04T23:46:00Z"/>
        </w:rPr>
      </w:pPr>
      <w:ins w:id="7558" w:author="Arthur Parmentier" w:date="2020-06-04T23:32:00Z">
        <w:r w:rsidRPr="007C437A">
          <w:t xml:space="preserve">Originally, I had separated the state “content” and “content modifier” in my </w:t>
        </w:r>
      </w:ins>
      <w:ins w:id="7559" w:author="Arthur Parmentier" w:date="2020-06-08T01:39:00Z">
        <w:r w:rsidR="00DE0C52">
          <w:t>automaton</w:t>
        </w:r>
      </w:ins>
      <w:ins w:id="7560" w:author="Arthur Parmentier" w:date="2020-06-04T23:32:00Z">
        <w:r w:rsidRPr="007C437A">
          <w:t xml:space="preserve">, before observing that </w:t>
        </w:r>
      </w:ins>
      <w:ins w:id="7561" w:author="Arthur Parmentier" w:date="2020-06-04T23:33:00Z">
        <w:r w:rsidR="003B4A46" w:rsidRPr="007C437A">
          <w:t>after the first request, they shared the same transitions</w:t>
        </w:r>
      </w:ins>
      <w:ins w:id="7562" w:author="Arthur Parmentier" w:date="2020-06-04T23:42:00Z">
        <w:r w:rsidR="003B4A46" w:rsidRPr="007C437A">
          <w:t xml:space="preserve"> </w:t>
        </w:r>
      </w:ins>
      <w:ins w:id="7563" w:author="Arthur Parmentier" w:date="2020-06-04T23:44:00Z">
        <w:r w:rsidR="00745F86" w:rsidRPr="007C437A">
          <w:t xml:space="preserve">and could be merged into a single state that I called “content modifiers”. This shows that the grammatical construction itself does not reflect the conceptual difference between </w:t>
        </w:r>
      </w:ins>
      <w:ins w:id="7564" w:author="Arthur Parmentier" w:date="2020-06-04T23:45:00Z">
        <w:r w:rsidR="00745F86" w:rsidRPr="007C437A">
          <w:t>each sign (even if the concepts of content and content modifier are relevant for human performers, they are not very different in terms of grammar).</w:t>
        </w:r>
      </w:ins>
    </w:p>
    <w:p w:rsidR="00745F86" w:rsidRPr="007C437A" w:rsidRDefault="00745F86" w:rsidP="003B0646">
      <w:pPr>
        <w:rPr>
          <w:ins w:id="7565" w:author="Arthur Parmentier" w:date="2020-06-04T23:53:00Z"/>
        </w:rPr>
      </w:pPr>
      <w:ins w:id="7566" w:author="Arthur Parmentier" w:date="2020-06-04T23:46:00Z">
        <w:r w:rsidRPr="007C437A">
          <w:t>In fact, it is possible to remark that the idea of a content always come with default parameters, such that signing a content is always eq</w:t>
        </w:r>
      </w:ins>
      <w:ins w:id="7567" w:author="Arthur Parmentier" w:date="2020-06-04T23:47:00Z">
        <w:r w:rsidRPr="007C437A">
          <w:t xml:space="preserve">uivalent to signing content + default or open parameters. On the other side, one could push the limits of the “content </w:t>
        </w:r>
      </w:ins>
      <w:ins w:id="7568" w:author="Arthur Parmentier" w:date="2020-06-04T23:48:00Z">
        <w:r w:rsidRPr="007C437A">
          <w:t>modifier” very far, such that one would observe that at the end, the content has totally changed.</w:t>
        </w:r>
      </w:ins>
      <w:ins w:id="7569" w:author="Arthur Parmentier" w:date="2020-06-04T23:49:00Z">
        <w:r w:rsidRPr="007C437A">
          <w:t xml:space="preserve"> It shows that the frontiers or the concept of content and modifiers are very porous, just like we have seen in the theory of concepts previously.</w:t>
        </w:r>
      </w:ins>
      <w:ins w:id="7570" w:author="Arthur Parmentier" w:date="2020-06-04T23:50:00Z">
        <w:r w:rsidRPr="007C437A">
          <w:t xml:space="preserve"> The fact that the content and modifier state</w:t>
        </w:r>
      </w:ins>
      <w:ins w:id="7571" w:author="Arthur Parmentier" w:date="2020-06-04T23:51:00Z">
        <w:r w:rsidRPr="007C437A">
          <w:t xml:space="preserve"> coincide is to me a direct consequence from the porosity of these two concepts that can regroup </w:t>
        </w:r>
      </w:ins>
      <w:ins w:id="7572" w:author="Arthur Parmentier" w:date="2020-06-04T23:52:00Z">
        <w:r w:rsidRPr="007C437A">
          <w:t xml:space="preserve">under the single idea of “content modifier”, whether it is at a fine level </w:t>
        </w:r>
        <w:r w:rsidRPr="007C437A">
          <w:lastRenderedPageBreak/>
          <w:t xml:space="preserve">(subtle changes in volume </w:t>
        </w:r>
      </w:ins>
      <w:ins w:id="7573" w:author="Arthur Parmentier" w:date="2020-06-04T23:53:00Z">
        <w:r w:rsidR="000F7B62" w:rsidRPr="007C437A">
          <w:t>that are close for the human perception</w:t>
        </w:r>
      </w:ins>
      <w:ins w:id="7574" w:author="Arthur Parmentier" w:date="2020-06-04T23:52:00Z">
        <w:r w:rsidRPr="007C437A">
          <w:t xml:space="preserve">) or </w:t>
        </w:r>
      </w:ins>
      <w:ins w:id="7575" w:author="Arthur Parmentier" w:date="2020-06-04T23:53:00Z">
        <w:r w:rsidR="000F7B62" w:rsidRPr="007C437A">
          <w:t>broader level (change from a long tone to a pointillism, that are very different conceptually).</w:t>
        </w:r>
      </w:ins>
    </w:p>
    <w:p w:rsidR="000F7B62" w:rsidRPr="007C437A" w:rsidRDefault="000F7B62" w:rsidP="000F7B62">
      <w:pPr>
        <w:pStyle w:val="Titre5"/>
        <w:rPr>
          <w:ins w:id="7576" w:author="Arthur Parmentier" w:date="2020-06-05T15:30:00Z"/>
        </w:rPr>
      </w:pPr>
      <w:ins w:id="7577" w:author="Arthur Parmentier" w:date="2020-06-04T23:54:00Z">
        <w:r w:rsidRPr="007C437A">
          <w:t xml:space="preserve">The challenge of </w:t>
        </w:r>
      </w:ins>
      <w:ins w:id="7578" w:author="Arthur Parmentier" w:date="2020-06-05T14:52:00Z">
        <w:r w:rsidR="005557DC" w:rsidRPr="007C437A">
          <w:t>prepositional</w:t>
        </w:r>
      </w:ins>
      <w:ins w:id="7579" w:author="Arthur Parmentier" w:date="2020-06-04T23:55:00Z">
        <w:r w:rsidRPr="007C437A">
          <w:t xml:space="preserve"> elements </w:t>
        </w:r>
      </w:ins>
      <w:ins w:id="7580" w:author="Arthur Parmentier" w:date="2020-06-05T00:19:00Z">
        <w:r w:rsidR="007137A0" w:rsidRPr="007C437A">
          <w:t>unveiling the contextual components of SP</w:t>
        </w:r>
      </w:ins>
    </w:p>
    <w:p w:rsidR="002D025D" w:rsidRPr="007C437A" w:rsidRDefault="002D025D">
      <w:pPr>
        <w:pStyle w:val="Titre6"/>
        <w:rPr>
          <w:ins w:id="7581" w:author="Arthur Parmentier" w:date="2020-06-04T23:55:00Z"/>
          <w:rPrChange w:id="7582" w:author="Arthur Parmentier" w:date="2020-06-07T15:27:00Z">
            <w:rPr>
              <w:ins w:id="7583" w:author="Arthur Parmentier" w:date="2020-06-04T23:55:00Z"/>
            </w:rPr>
          </w:rPrChange>
        </w:rPr>
        <w:pPrChange w:id="7584" w:author="Arthur Parmentier" w:date="2020-06-05T15:30:00Z">
          <w:pPr>
            <w:pStyle w:val="Titre5"/>
          </w:pPr>
        </w:pPrChange>
      </w:pPr>
      <w:ins w:id="7585" w:author="Arthur Parmentier" w:date="2020-06-05T15:31:00Z">
        <w:r w:rsidRPr="007C437A">
          <w:rPr>
            <w:rPrChange w:id="7586" w:author="Arthur Parmentier" w:date="2020-06-07T15:27:00Z">
              <w:rPr>
                <w:b/>
              </w:rPr>
            </w:rPrChange>
          </w:rPr>
          <w:t>“</w:t>
        </w:r>
      </w:ins>
      <w:ins w:id="7587" w:author="Arthur Parmentier" w:date="2020-06-05T15:30:00Z">
        <w:r w:rsidRPr="007C437A">
          <w:rPr>
            <w:rPrChange w:id="7588" w:author="Arthur Parmentier" w:date="2020-06-07T15:27:00Z">
              <w:rPr>
                <w:b/>
              </w:rPr>
            </w:rPrChange>
          </w:rPr>
          <w:t>With</w:t>
        </w:r>
      </w:ins>
      <w:ins w:id="7589" w:author="Arthur Parmentier" w:date="2020-06-05T15:31:00Z">
        <w:r w:rsidRPr="007C437A">
          <w:rPr>
            <w:rPrChange w:id="7590" w:author="Arthur Parmentier" w:date="2020-06-07T15:27:00Z">
              <w:rPr>
                <w:b/>
              </w:rPr>
            </w:rPrChange>
          </w:rPr>
          <w:t>”</w:t>
        </w:r>
      </w:ins>
      <w:ins w:id="7591" w:author="Arthur Parmentier" w:date="2020-06-05T15:30:00Z">
        <w:r w:rsidRPr="007C437A">
          <w:rPr>
            <w:rPrChange w:id="7592" w:author="Arthur Parmentier" w:date="2020-06-07T15:27:00Z">
              <w:rPr>
                <w:b/>
              </w:rPr>
            </w:rPrChange>
          </w:rPr>
          <w:t xml:space="preserve"> + content -&gt; modifier</w:t>
        </w:r>
      </w:ins>
    </w:p>
    <w:p w:rsidR="000F7B62" w:rsidRPr="007C437A" w:rsidRDefault="000F7B62" w:rsidP="000F7B62">
      <w:pPr>
        <w:rPr>
          <w:ins w:id="7593" w:author="Arthur Parmentier" w:date="2020-06-05T15:30:00Z"/>
        </w:rPr>
      </w:pPr>
      <w:ins w:id="7594" w:author="Arthur Parmentier" w:date="2020-06-04T23:55:00Z">
        <w:r w:rsidRPr="007C437A">
          <w:t xml:space="preserve">Adding to the previous remark, we can see that using </w:t>
        </w:r>
      </w:ins>
      <w:ins w:id="7595" w:author="Arthur Parmentier" w:date="2020-06-05T15:11:00Z">
        <w:r w:rsidR="006676C8" w:rsidRPr="007C437A">
          <w:t>prepositional</w:t>
        </w:r>
      </w:ins>
      <w:ins w:id="7596" w:author="Arthur Parmentier" w:date="2020-06-04T23:55:00Z">
        <w:r w:rsidRPr="007C437A">
          <w:t xml:space="preserve"> elements can change </w:t>
        </w:r>
      </w:ins>
      <w:ins w:id="7597" w:author="Arthur Parmentier" w:date="2020-06-05T15:12:00Z">
        <w:r w:rsidR="006676C8" w:rsidRPr="007C437A">
          <w:t>the syntax of the signs. F</w:t>
        </w:r>
      </w:ins>
      <w:ins w:id="7598" w:author="Arthur Parmentier" w:date="2020-06-04T23:56:00Z">
        <w:r w:rsidRPr="007C437A">
          <w:t xml:space="preserve">or </w:t>
        </w:r>
      </w:ins>
      <w:ins w:id="7599" w:author="Arthur Parmentier" w:date="2020-06-05T15:15:00Z">
        <w:r w:rsidR="00AC069B" w:rsidRPr="007C437A">
          <w:t>instance,</w:t>
        </w:r>
      </w:ins>
      <w:ins w:id="7600" w:author="Arthur Parmentier" w:date="2020-06-04T23:56:00Z">
        <w:r w:rsidRPr="007C437A">
          <w:t xml:space="preserve"> in the sentence “whole group, movement with pointillism, slowly enter”</w:t>
        </w:r>
      </w:ins>
      <w:ins w:id="7601" w:author="Arthur Parmentier" w:date="2020-06-05T15:12:00Z">
        <w:r w:rsidR="006676C8" w:rsidRPr="007C437A">
          <w:t xml:space="preserve">, pointillism </w:t>
        </w:r>
      </w:ins>
      <w:ins w:id="7602" w:author="Arthur Parmentier" w:date="2020-06-05T15:13:00Z">
        <w:r w:rsidR="006676C8" w:rsidRPr="007C437A">
          <w:t xml:space="preserve">is a modifier, </w:t>
        </w:r>
      </w:ins>
      <w:ins w:id="7603" w:author="Arthur Parmentier" w:date="2020-06-05T15:15:00Z">
        <w:r w:rsidR="00AC069B" w:rsidRPr="007C437A">
          <w:t>whereas</w:t>
        </w:r>
      </w:ins>
      <w:ins w:id="7604" w:author="Arthur Parmentier" w:date="2020-06-05T15:13:00Z">
        <w:r w:rsidR="006676C8" w:rsidRPr="007C437A">
          <w:t xml:space="preserve"> in the sentence “whole group, pointil</w:t>
        </w:r>
      </w:ins>
      <w:ins w:id="7605" w:author="Arthur Parmentier" w:date="2020-06-05T15:14:00Z">
        <w:r w:rsidR="006676C8" w:rsidRPr="007C437A">
          <w:t>lism, play” it is a content and is often explained as such</w:t>
        </w:r>
      </w:ins>
      <w:ins w:id="7606" w:author="Arthur Parmentier" w:date="2020-06-04T23:57:00Z">
        <w:r w:rsidRPr="007C437A">
          <w:t>.</w:t>
        </w:r>
      </w:ins>
    </w:p>
    <w:p w:rsidR="002D025D" w:rsidRPr="007C437A" w:rsidRDefault="002D025D">
      <w:pPr>
        <w:pStyle w:val="Titre6"/>
        <w:rPr>
          <w:ins w:id="7607" w:author="Arthur Parmentier" w:date="2020-06-05T00:04:00Z"/>
          <w:rPrChange w:id="7608" w:author="Arthur Parmentier" w:date="2020-06-07T15:27:00Z">
            <w:rPr>
              <w:ins w:id="7609" w:author="Arthur Parmentier" w:date="2020-06-05T00:04:00Z"/>
            </w:rPr>
          </w:rPrChange>
        </w:rPr>
        <w:pPrChange w:id="7610" w:author="Arthur Parmentier" w:date="2020-06-05T15:31:00Z">
          <w:pPr/>
        </w:pPrChange>
      </w:pPr>
      <w:ins w:id="7611" w:author="Arthur Parmentier" w:date="2020-06-05T15:31:00Z">
        <w:r w:rsidRPr="007C437A">
          <w:rPr>
            <w:rPrChange w:id="7612" w:author="Arthur Parmentier" w:date="2020-06-07T15:27:00Z">
              <w:rPr>
                <w:b/>
              </w:rPr>
            </w:rPrChange>
          </w:rPr>
          <w:t>Content + “group” -&gt; identifier</w:t>
        </w:r>
      </w:ins>
    </w:p>
    <w:p w:rsidR="00747B7B" w:rsidRPr="007C437A" w:rsidRDefault="002D025D" w:rsidP="000F7B62">
      <w:pPr>
        <w:rPr>
          <w:ins w:id="7613" w:author="Arthur Parmentier" w:date="2020-06-05T00:05:00Z"/>
        </w:rPr>
      </w:pPr>
      <w:ins w:id="7614" w:author="Arthur Parmentier" w:date="2020-06-05T15:30:00Z">
        <w:r w:rsidRPr="007C437A">
          <w:t>Consider</w:t>
        </w:r>
      </w:ins>
      <w:ins w:id="7615" w:author="Arthur Parmentier" w:date="2020-06-05T00:04:00Z">
        <w:r w:rsidR="00747B7B" w:rsidRPr="007C437A">
          <w:t xml:space="preserve"> the following example:</w:t>
        </w:r>
      </w:ins>
    </w:p>
    <w:p w:rsidR="00747B7B" w:rsidRPr="007C437A" w:rsidRDefault="00747B7B" w:rsidP="00747B7B">
      <w:pPr>
        <w:pStyle w:val="Paragraphedeliste"/>
        <w:numPr>
          <w:ilvl w:val="0"/>
          <w:numId w:val="41"/>
        </w:numPr>
        <w:rPr>
          <w:ins w:id="7616" w:author="Arthur Parmentier" w:date="2020-06-05T00:05:00Z"/>
        </w:rPr>
      </w:pPr>
      <w:ins w:id="7617" w:author="Arthur Parmentier" w:date="2020-06-05T00:05:00Z">
        <w:r w:rsidRPr="007C437A">
          <w:t>First request: “percussion 1, actor 1, dancer 1, minimalism, play”</w:t>
        </w:r>
      </w:ins>
    </w:p>
    <w:p w:rsidR="00747B7B" w:rsidRPr="007C437A" w:rsidRDefault="00747B7B" w:rsidP="00747B7B">
      <w:pPr>
        <w:pStyle w:val="Paragraphedeliste"/>
        <w:numPr>
          <w:ilvl w:val="0"/>
          <w:numId w:val="41"/>
        </w:numPr>
        <w:rPr>
          <w:ins w:id="7618" w:author="Arthur Parmentier" w:date="2020-06-05T00:06:00Z"/>
        </w:rPr>
      </w:pPr>
      <w:ins w:id="7619" w:author="Arthur Parmentier" w:date="2020-06-05T00:05:00Z">
        <w:r w:rsidRPr="007C437A">
          <w:t>Second request: “</w:t>
        </w:r>
      </w:ins>
      <w:proofErr w:type="spellStart"/>
      <w:ins w:id="7620" w:author="Arthur Parmentier" w:date="2020-06-05T00:06:00Z">
        <w:r w:rsidRPr="007C437A">
          <w:t>numerics</w:t>
        </w:r>
        <w:proofErr w:type="spellEnd"/>
        <w:r w:rsidRPr="007C437A">
          <w:t>, long tone, play”</w:t>
        </w:r>
      </w:ins>
    </w:p>
    <w:p w:rsidR="00747B7B" w:rsidRPr="007C437A" w:rsidRDefault="00747B7B" w:rsidP="00747B7B">
      <w:pPr>
        <w:pStyle w:val="Paragraphedeliste"/>
        <w:numPr>
          <w:ilvl w:val="0"/>
          <w:numId w:val="41"/>
        </w:numPr>
        <w:rPr>
          <w:ins w:id="7621" w:author="Arthur Parmentier" w:date="2020-06-05T00:06:00Z"/>
        </w:rPr>
      </w:pPr>
      <w:ins w:id="7622" w:author="Arthur Parmentier" w:date="2020-06-05T00:06:00Z">
        <w:r w:rsidRPr="007C437A">
          <w:t>Third request: “minimalism…”</w:t>
        </w:r>
      </w:ins>
    </w:p>
    <w:p w:rsidR="00376090" w:rsidRPr="007C437A" w:rsidRDefault="00747B7B" w:rsidP="00747B7B">
      <w:pPr>
        <w:rPr>
          <w:ins w:id="7623" w:author="Arthur Parmentier" w:date="2020-06-05T00:15:00Z"/>
        </w:rPr>
      </w:pPr>
      <w:ins w:id="7624" w:author="Arthur Parmentier" w:date="2020-06-05T00:06:00Z">
        <w:r w:rsidRPr="007C437A">
          <w:t xml:space="preserve">At this point, the finite state machine </w:t>
        </w:r>
      </w:ins>
      <w:ins w:id="7625" w:author="Arthur Parmentier" w:date="2020-06-05T15:17:00Z">
        <w:r w:rsidR="00AC069B" w:rsidRPr="007C437A">
          <w:t>cannot</w:t>
        </w:r>
      </w:ins>
      <w:ins w:id="7626" w:author="Arthur Parmentier" w:date="2020-06-05T00:06:00Z">
        <w:r w:rsidRPr="007C437A">
          <w:t xml:space="preserve"> determine whether m</w:t>
        </w:r>
      </w:ins>
      <w:ins w:id="7627" w:author="Arthur Parmentier" w:date="2020-06-05T00:07:00Z">
        <w:r w:rsidRPr="007C437A">
          <w:t>inimalism is part of the broad identifier “minimalism group” or if it is a content for the identifier “</w:t>
        </w:r>
        <w:proofErr w:type="spellStart"/>
        <w:r w:rsidRPr="007C437A">
          <w:t>numerics</w:t>
        </w:r>
        <w:proofErr w:type="spellEnd"/>
        <w:r w:rsidRPr="007C437A">
          <w:t>”.</w:t>
        </w:r>
      </w:ins>
      <w:ins w:id="7628" w:author="Arthur Parmentier" w:date="2020-06-05T00:08:00Z">
        <w:r w:rsidR="007D1E32" w:rsidRPr="007C437A">
          <w:t xml:space="preserve"> </w:t>
        </w:r>
      </w:ins>
      <w:ins w:id="7629" w:author="Arthur Parmentier" w:date="2020-06-05T15:16:00Z">
        <w:r w:rsidR="00AC069B" w:rsidRPr="007C437A">
          <w:t xml:space="preserve">To parse the </w:t>
        </w:r>
      </w:ins>
      <w:ins w:id="7630" w:author="Arthur Parmentier" w:date="2020-06-05T19:22:00Z">
        <w:r w:rsidR="000E299B" w:rsidRPr="007C437A">
          <w:t>syntactic</w:t>
        </w:r>
      </w:ins>
      <w:ins w:id="7631" w:author="Arthur Parmentier" w:date="2020-06-05T15:16:00Z">
        <w:r w:rsidR="00AC069B" w:rsidRPr="007C437A">
          <w:t xml:space="preserve"> role of “minimalism”, we therefore </w:t>
        </w:r>
      </w:ins>
      <w:ins w:id="7632" w:author="Arthur Parmentier" w:date="2020-06-05T15:17:00Z">
        <w:r w:rsidR="00AC069B" w:rsidRPr="007C437A">
          <w:t>must</w:t>
        </w:r>
      </w:ins>
      <w:ins w:id="7633" w:author="Arthur Parmentier" w:date="2020-06-05T15:16:00Z">
        <w:r w:rsidR="00AC069B" w:rsidRPr="007C437A">
          <w:t xml:space="preserve"> know more about its context</w:t>
        </w:r>
      </w:ins>
      <w:ins w:id="7634" w:author="Arthur Parmentier" w:date="2020-06-05T15:17:00Z">
        <w:r w:rsidR="00AC069B" w:rsidRPr="007C437A">
          <w:t xml:space="preserve">, i.e. what precedes it and what follows it. </w:t>
        </w:r>
      </w:ins>
    </w:p>
    <w:p w:rsidR="00376090" w:rsidRPr="007C437A" w:rsidRDefault="00376090" w:rsidP="00747B7B">
      <w:pPr>
        <w:rPr>
          <w:ins w:id="7635" w:author="Arthur Parmentier" w:date="2020-06-05T00:15:00Z"/>
        </w:rPr>
      </w:pPr>
      <w:ins w:id="7636" w:author="Arthur Parmentier" w:date="2020-06-05T00:15:00Z">
        <w:r w:rsidRPr="007C437A">
          <w:t xml:space="preserve">The </w:t>
        </w:r>
      </w:ins>
      <w:ins w:id="7637" w:author="Arthur Parmentier" w:date="2020-06-05T15:18:00Z">
        <w:r w:rsidR="00AC069B" w:rsidRPr="007C437A">
          <w:t xml:space="preserve">action of “group” after a content </w:t>
        </w:r>
      </w:ins>
      <w:ins w:id="7638" w:author="Arthur Parmentier" w:date="2020-06-05T15:19:00Z">
        <w:r w:rsidR="00AC069B" w:rsidRPr="007C437A">
          <w:t>can be summarize in the following grammar rule:</w:t>
        </w:r>
      </w:ins>
    </w:p>
    <w:p w:rsidR="00376090" w:rsidRPr="007C437A" w:rsidRDefault="00376090" w:rsidP="00747B7B">
      <w:pPr>
        <w:rPr>
          <w:ins w:id="7639" w:author="Arthur Parmentier" w:date="2020-06-05T15:31:00Z"/>
        </w:rPr>
      </w:pPr>
      <w:ins w:id="7640" w:author="Arthur Parmentier" w:date="2020-06-05T00:16:00Z">
        <w:r w:rsidRPr="007C437A">
          <w:t xml:space="preserve">Content </w:t>
        </w:r>
      </w:ins>
      <w:ins w:id="7641" w:author="Arthur Parmentier" w:date="2020-06-05T00:15:00Z">
        <w:r w:rsidRPr="007C437A">
          <w:t xml:space="preserve">+ “group” -&gt; </w:t>
        </w:r>
      </w:ins>
      <w:ins w:id="7642" w:author="Arthur Parmentier" w:date="2020-06-05T00:16:00Z">
        <w:r w:rsidRPr="007C437A">
          <w:t>Identifier</w:t>
        </w:r>
      </w:ins>
    </w:p>
    <w:p w:rsidR="002D025D" w:rsidRPr="007C437A" w:rsidRDefault="00576B55">
      <w:pPr>
        <w:pStyle w:val="Titre6"/>
        <w:rPr>
          <w:ins w:id="7643" w:author="Arthur Parmentier" w:date="2020-06-05T15:19:00Z"/>
          <w:rPrChange w:id="7644" w:author="Arthur Parmentier" w:date="2020-06-07T15:27:00Z">
            <w:rPr>
              <w:ins w:id="7645" w:author="Arthur Parmentier" w:date="2020-06-05T15:19:00Z"/>
            </w:rPr>
          </w:rPrChange>
        </w:rPr>
        <w:pPrChange w:id="7646" w:author="Arthur Parmentier" w:date="2020-06-05T15:31:00Z">
          <w:pPr/>
        </w:pPrChange>
      </w:pPr>
      <w:ins w:id="7647" w:author="Arthur Parmentier" w:date="2020-06-05T15:32:00Z">
        <w:r w:rsidRPr="007C437A">
          <w:rPr>
            <w:rPrChange w:id="7648" w:author="Arthur Parmentier" w:date="2020-06-07T15:27:00Z">
              <w:rPr>
                <w:b/>
              </w:rPr>
            </w:rPrChange>
          </w:rPr>
          <w:t>Prepositions a</w:t>
        </w:r>
      </w:ins>
      <w:ins w:id="7649" w:author="Arthur Parmentier" w:date="2020-06-05T15:40:00Z">
        <w:r w:rsidR="00D966BC" w:rsidRPr="007C437A">
          <w:rPr>
            <w:rPrChange w:id="7650" w:author="Arthur Parmentier" w:date="2020-06-07T15:27:00Z">
              <w:rPr>
                <w:b/>
              </w:rPr>
            </w:rPrChange>
          </w:rPr>
          <w:t xml:space="preserve">s </w:t>
        </w:r>
      </w:ins>
      <w:ins w:id="7651" w:author="Arthur Parmentier" w:date="2020-06-05T19:22:00Z">
        <w:r w:rsidR="000E299B" w:rsidRPr="007C437A">
          <w:rPr>
            <w:rPrChange w:id="7652" w:author="Arthur Parmentier" w:date="2020-06-07T15:27:00Z">
              <w:rPr>
                <w:b/>
              </w:rPr>
            </w:rPrChange>
          </w:rPr>
          <w:t>syntactic</w:t>
        </w:r>
      </w:ins>
      <w:ins w:id="7653" w:author="Arthur Parmentier" w:date="2020-06-05T15:32:00Z">
        <w:r w:rsidRPr="007C437A">
          <w:rPr>
            <w:rPrChange w:id="7654" w:author="Arthur Parmentier" w:date="2020-06-07T15:27:00Z">
              <w:rPr>
                <w:b/>
              </w:rPr>
            </w:rPrChange>
          </w:rPr>
          <w:t xml:space="preserve"> operators</w:t>
        </w:r>
      </w:ins>
    </w:p>
    <w:p w:rsidR="002D025D" w:rsidRPr="007C437A" w:rsidRDefault="00AC069B" w:rsidP="00747B7B">
      <w:pPr>
        <w:rPr>
          <w:ins w:id="7655" w:author="Arthur Parmentier" w:date="2020-06-05T15:26:00Z"/>
        </w:rPr>
      </w:pPr>
      <w:ins w:id="7656" w:author="Arthur Parmentier" w:date="2020-06-05T15:19:00Z">
        <w:r w:rsidRPr="007C437A">
          <w:t xml:space="preserve">There are examples that </w:t>
        </w:r>
      </w:ins>
      <w:ins w:id="7657" w:author="Arthur Parmentier" w:date="2020-06-05T15:41:00Z">
        <w:r w:rsidR="00D966BC" w:rsidRPr="007C437A">
          <w:t>show</w:t>
        </w:r>
      </w:ins>
      <w:ins w:id="7658" w:author="Arthur Parmentier" w:date="2020-06-05T15:20:00Z">
        <w:r w:rsidRPr="007C437A">
          <w:t xml:space="preserve"> the </w:t>
        </w:r>
      </w:ins>
      <w:ins w:id="7659" w:author="Arthur Parmentier" w:date="2020-06-05T15:31:00Z">
        <w:r w:rsidR="002D025D" w:rsidRPr="007C437A">
          <w:t xml:space="preserve">influence of </w:t>
        </w:r>
      </w:ins>
      <w:ins w:id="7660" w:author="Arthur Parmentier" w:date="2020-06-05T15:20:00Z">
        <w:r w:rsidRPr="007C437A">
          <w:t>context in SP grammar. Think of recursive requests such as</w:t>
        </w:r>
      </w:ins>
      <w:ins w:id="7661" w:author="Arthur Parmentier" w:date="2020-06-05T15:33:00Z">
        <w:r w:rsidR="004B5F28" w:rsidRPr="007C437A">
          <w:t xml:space="preserve">: </w:t>
        </w:r>
      </w:ins>
      <w:ins w:id="7662" w:author="Arthur Parmentier" w:date="2020-06-05T15:20:00Z">
        <w:r w:rsidRPr="007C437A">
          <w:t xml:space="preserve">“Whole group, </w:t>
        </w:r>
      </w:ins>
      <w:ins w:id="7663" w:author="Arthur Parmentier" w:date="2020-06-05T15:21:00Z">
        <w:r w:rsidRPr="007C437A">
          <w:t>pointillism</w:t>
        </w:r>
      </w:ins>
      <w:ins w:id="7664" w:author="Arthur Parmentier" w:date="2020-06-05T15:22:00Z">
        <w:r w:rsidRPr="007C437A">
          <w:t xml:space="preserve"> with head</w:t>
        </w:r>
      </w:ins>
      <w:ins w:id="7665" w:author="Arthur Parmentier" w:date="2020-06-05T15:23:00Z">
        <w:r w:rsidRPr="007C437A">
          <w:t xml:space="preserve"> </w:t>
        </w:r>
      </w:ins>
      <w:ins w:id="7666" w:author="Arthur Parmentier" w:date="2020-06-05T15:22:00Z">
        <w:r w:rsidRPr="007C437A">
          <w:t>add hands low</w:t>
        </w:r>
      </w:ins>
      <w:ins w:id="7667" w:author="Arthur Parmentier" w:date="2020-06-05T15:23:00Z">
        <w:r w:rsidRPr="007C437A">
          <w:t xml:space="preserve"> volume, play”</w:t>
        </w:r>
      </w:ins>
      <w:ins w:id="7668" w:author="Arthur Parmentier" w:date="2020-06-05T15:33:00Z">
        <w:r w:rsidR="004B5F28" w:rsidRPr="007C437A">
          <w:t>.</w:t>
        </w:r>
        <w:r w:rsidR="004B5F28" w:rsidRPr="007C437A">
          <w:br/>
        </w:r>
      </w:ins>
      <w:ins w:id="7669" w:author="Arthur Parmentier" w:date="2020-06-05T15:25:00Z">
        <w:r w:rsidR="002D025D" w:rsidRPr="007C437A">
          <w:t>One could interpret the “low volume</w:t>
        </w:r>
      </w:ins>
      <w:ins w:id="7670" w:author="Arthur Parmentier" w:date="2020-06-05T15:26:00Z">
        <w:r w:rsidR="002D025D" w:rsidRPr="007C437A">
          <w:t>” in two ways:</w:t>
        </w:r>
      </w:ins>
    </w:p>
    <w:p w:rsidR="002D025D" w:rsidRPr="007C437A" w:rsidRDefault="002D025D" w:rsidP="00747B7B">
      <w:pPr>
        <w:rPr>
          <w:ins w:id="7671" w:author="Arthur Parmentier" w:date="2020-06-05T15:26:00Z"/>
        </w:rPr>
      </w:pPr>
      <w:ins w:id="7672" w:author="Arthur Parmentier" w:date="2020-06-05T15:26:00Z">
        <w:r w:rsidRPr="007C437A">
          <w:t>1° referring to the pointillism in general</w:t>
        </w:r>
        <w:r w:rsidRPr="007C437A">
          <w:br/>
          <w:t>2° referring t</w:t>
        </w:r>
      </w:ins>
      <w:ins w:id="7673" w:author="Arthur Parmentier" w:date="2020-06-05T15:34:00Z">
        <w:r w:rsidR="004B5F28" w:rsidRPr="007C437A">
          <w:t>o the</w:t>
        </w:r>
      </w:ins>
      <w:ins w:id="7674" w:author="Arthur Parmentier" w:date="2020-06-05T15:26:00Z">
        <w:r w:rsidRPr="007C437A">
          <w:t xml:space="preserve"> movements </w:t>
        </w:r>
      </w:ins>
      <w:ins w:id="7675" w:author="Arthur Parmentier" w:date="2020-06-05T15:34:00Z">
        <w:r w:rsidR="0018560A" w:rsidRPr="007C437A">
          <w:t xml:space="preserve">of the hands </w:t>
        </w:r>
      </w:ins>
      <w:ins w:id="7676" w:author="Arthur Parmentier" w:date="2020-06-05T15:26:00Z">
        <w:r w:rsidRPr="007C437A">
          <w:t>only</w:t>
        </w:r>
      </w:ins>
    </w:p>
    <w:p w:rsidR="002D025D" w:rsidRPr="007C437A" w:rsidRDefault="002D025D" w:rsidP="00747B7B">
      <w:pPr>
        <w:rPr>
          <w:ins w:id="7677" w:author="Arthur Parmentier" w:date="2020-06-05T15:28:00Z"/>
        </w:rPr>
      </w:pPr>
      <w:ins w:id="7678" w:author="Arthur Parmentier" w:date="2020-06-05T15:26:00Z">
        <w:r w:rsidRPr="007C437A">
          <w:t xml:space="preserve">I would personally </w:t>
        </w:r>
      </w:ins>
      <w:ins w:id="7679" w:author="Arthur Parmentier" w:date="2020-06-05T15:27:00Z">
        <w:r w:rsidRPr="007C437A">
          <w:t xml:space="preserve">interpret the request the first way. </w:t>
        </w:r>
      </w:ins>
      <w:ins w:id="7680" w:author="Arthur Parmentier" w:date="2020-06-05T15:28:00Z">
        <w:r w:rsidRPr="007C437A">
          <w:t>However,</w:t>
        </w:r>
      </w:ins>
      <w:ins w:id="7681" w:author="Arthur Parmentier" w:date="2020-06-05T15:27:00Z">
        <w:r w:rsidRPr="007C437A">
          <w:t xml:space="preserve"> in the following request:</w:t>
        </w:r>
      </w:ins>
      <w:ins w:id="7682" w:author="Arthur Parmentier" w:date="2020-06-05T15:34:00Z">
        <w:r w:rsidR="004B5F28" w:rsidRPr="007C437A">
          <w:t xml:space="preserve"> </w:t>
        </w:r>
      </w:ins>
      <w:ins w:id="7683" w:author="Arthur Parmentier" w:date="2020-06-05T15:27:00Z">
        <w:r w:rsidRPr="007C437A">
          <w:t>“Whole group, pointillism with head</w:t>
        </w:r>
      </w:ins>
      <w:ins w:id="7684" w:author="Arthur Parmentier" w:date="2020-06-05T15:28:00Z">
        <w:r w:rsidRPr="007C437A">
          <w:t xml:space="preserve"> high volume</w:t>
        </w:r>
      </w:ins>
      <w:ins w:id="7685" w:author="Arthur Parmentier" w:date="2020-06-05T15:27:00Z">
        <w:r w:rsidRPr="007C437A">
          <w:t xml:space="preserve"> add hands low volume, play”</w:t>
        </w:r>
      </w:ins>
      <w:ins w:id="7686" w:author="Arthur Parmentier" w:date="2020-06-05T15:34:00Z">
        <w:r w:rsidR="004B5F28" w:rsidRPr="007C437A">
          <w:t xml:space="preserve">, </w:t>
        </w:r>
      </w:ins>
      <w:ins w:id="7687" w:author="Arthur Parmentier" w:date="2020-06-05T15:28:00Z">
        <w:r w:rsidRPr="007C437A">
          <w:t>I would interpret it the second way, i.e. that the low volume refers to the hands only.</w:t>
        </w:r>
      </w:ins>
    </w:p>
    <w:p w:rsidR="009C1A6D" w:rsidRPr="007C437A" w:rsidRDefault="007D69D8" w:rsidP="00747B7B">
      <w:pPr>
        <w:rPr>
          <w:ins w:id="7688" w:author="Arthur Parmentier" w:date="2020-06-05T16:15:00Z"/>
        </w:rPr>
      </w:pPr>
      <w:ins w:id="7689" w:author="Arthur Parmentier" w:date="2020-06-05T15:34:00Z">
        <w:r w:rsidRPr="007C437A">
          <w:t>In general, my observation is th</w:t>
        </w:r>
      </w:ins>
      <w:ins w:id="7690" w:author="Arthur Parmentier" w:date="2020-06-05T16:02:00Z">
        <w:r w:rsidR="0010023A" w:rsidRPr="007C437A">
          <w:t xml:space="preserve">at there is a class of SP signs that I would call “prepositions”: </w:t>
        </w:r>
      </w:ins>
      <w:ins w:id="7691" w:author="Arthur Parmentier" w:date="2020-06-05T15:34:00Z">
        <w:r w:rsidRPr="007C437A">
          <w:t xml:space="preserve">with, without, add, group, </w:t>
        </w:r>
      </w:ins>
      <w:ins w:id="7692" w:author="Arthur Parmentier" w:date="2020-06-05T15:35:00Z">
        <w:r w:rsidRPr="007C437A">
          <w:t>remove</w:t>
        </w:r>
      </w:ins>
      <w:ins w:id="7693" w:author="Arthur Parmentier" w:date="2020-06-05T16:15:00Z">
        <w:r w:rsidR="00A97496" w:rsidRPr="007C437A">
          <w:t>, go on to, go back to, morph</w:t>
        </w:r>
      </w:ins>
      <w:ins w:id="7694" w:author="Arthur Parmentier" w:date="2020-06-05T15:35:00Z">
        <w:r w:rsidRPr="007C437A">
          <w:t>…</w:t>
        </w:r>
      </w:ins>
      <w:ins w:id="7695" w:author="Arthur Parmentier" w:date="2020-06-05T16:02:00Z">
        <w:r w:rsidR="0010023A" w:rsidRPr="007C437A">
          <w:t xml:space="preserve"> that</w:t>
        </w:r>
      </w:ins>
      <w:ins w:id="7696" w:author="Arthur Parmentier" w:date="2020-06-05T15:35:00Z">
        <w:r w:rsidRPr="007C437A">
          <w:t xml:space="preserve"> </w:t>
        </w:r>
      </w:ins>
      <w:ins w:id="7697" w:author="Arthur Parmentier" w:date="2020-06-05T15:45:00Z">
        <w:r w:rsidR="00D966BC" w:rsidRPr="007C437A">
          <w:t>a</w:t>
        </w:r>
        <w:r w:rsidR="00F4578C" w:rsidRPr="007C437A">
          <w:t>ct as operators</w:t>
        </w:r>
      </w:ins>
      <w:ins w:id="7698" w:author="Arthur Parmentier" w:date="2020-06-05T15:46:00Z">
        <w:r w:rsidR="00F4578C" w:rsidRPr="007C437A">
          <w:rPr>
            <w:rStyle w:val="Appelnotedebasdep"/>
          </w:rPr>
          <w:footnoteReference w:id="52"/>
        </w:r>
        <w:r w:rsidR="00F4578C" w:rsidRPr="007C437A">
          <w:t xml:space="preserve"> that changes the </w:t>
        </w:r>
        <w:r w:rsidR="00F4578C" w:rsidRPr="007C437A">
          <w:lastRenderedPageBreak/>
          <w:t>syntax of elements around them.</w:t>
        </w:r>
      </w:ins>
      <w:ins w:id="7704" w:author="Arthur Parmentier" w:date="2020-06-05T16:03:00Z">
        <w:r w:rsidR="007E64ED" w:rsidRPr="007C437A">
          <w:t xml:space="preserve"> In the second SP workbook</w:t>
        </w:r>
      </w:ins>
      <w:ins w:id="7705" w:author="Arthur Parmentier" w:date="2020-06-05T16:05:00Z">
        <w:r w:rsidR="00B25170" w:rsidRPr="007C437A">
          <w:t xml:space="preserve"> by Walter Thompson</w:t>
        </w:r>
      </w:ins>
      <w:ins w:id="7706" w:author="Arthur Parmentier" w:date="2020-06-05T16:12:00Z">
        <w:r w:rsidR="00B25170" w:rsidRPr="007C437A">
          <w:t>,</w:t>
        </w:r>
      </w:ins>
      <w:ins w:id="7707" w:author="Arthur Parmentier" w:date="2020-06-05T16:05:00Z">
        <w:r w:rsidR="00B25170" w:rsidRPr="007C437A">
          <w:t xml:space="preserve"> the</w:t>
        </w:r>
      </w:ins>
      <w:ins w:id="7708" w:author="Arthur Parmentier" w:date="2020-06-05T16:12:00Z">
        <w:r w:rsidR="00B25170" w:rsidRPr="007C437A">
          <w:t>s</w:t>
        </w:r>
      </w:ins>
      <w:ins w:id="7709" w:author="Arthur Parmentier" w:date="2020-06-05T16:05:00Z">
        <w:r w:rsidR="00B25170" w:rsidRPr="007C437A">
          <w:t>e</w:t>
        </w:r>
      </w:ins>
      <w:ins w:id="7710" w:author="Arthur Parmentier" w:date="2020-06-05T16:03:00Z">
        <w:r w:rsidR="007E64ED" w:rsidRPr="007C437A">
          <w:t xml:space="preserve"> signs ar</w:t>
        </w:r>
      </w:ins>
      <w:ins w:id="7711" w:author="Arthur Parmentier" w:date="2020-06-05T16:05:00Z">
        <w:r w:rsidR="00B25170" w:rsidRPr="007C437A">
          <w:t>e described as belonging to</w:t>
        </w:r>
      </w:ins>
      <w:ins w:id="7712" w:author="Arthur Parmentier" w:date="2020-06-05T16:03:00Z">
        <w:r w:rsidR="007E64ED" w:rsidRPr="007C437A">
          <w:t xml:space="preserve"> the syntax categories “what”</w:t>
        </w:r>
      </w:ins>
      <w:ins w:id="7713" w:author="Arthur Parmentier" w:date="2020-06-05T16:07:00Z">
        <w:r w:rsidR="00B25170" w:rsidRPr="007C437A">
          <w:t xml:space="preserve"> or “who”</w:t>
        </w:r>
      </w:ins>
      <w:ins w:id="7714" w:author="Arthur Parmentier" w:date="2020-06-05T16:08:00Z">
        <w:r w:rsidR="00B25170" w:rsidRPr="007C437A">
          <w:t xml:space="preserve"> and part of the </w:t>
        </w:r>
      </w:ins>
      <w:ins w:id="7715" w:author="Arthur Parmentier" w:date="2020-06-05T16:09:00Z">
        <w:r w:rsidR="00B25170" w:rsidRPr="007C437A">
          <w:t xml:space="preserve">“function signal” class. </w:t>
        </w:r>
      </w:ins>
    </w:p>
    <w:p w:rsidR="009C1A6D" w:rsidRPr="007C437A" w:rsidRDefault="009C1A6D" w:rsidP="00747B7B">
      <w:pPr>
        <w:rPr>
          <w:ins w:id="7716" w:author="Arthur Parmentier" w:date="2020-06-05T16:16:00Z"/>
        </w:rPr>
      </w:pPr>
      <w:ins w:id="7717" w:author="Arthur Parmentier" w:date="2020-06-05T16:16:00Z">
        <w:r w:rsidRPr="007C437A">
          <w:rPr>
            <w:noProof/>
            <w:rPrChange w:id="7718" w:author="Arthur Parmentier" w:date="2020-06-07T15:27:00Z">
              <w:rPr>
                <w:noProof/>
              </w:rPr>
            </w:rPrChange>
          </w:rPr>
          <w:drawing>
            <wp:inline distT="0" distB="0" distL="0" distR="0">
              <wp:extent cx="2038635" cy="619211"/>
              <wp:effectExtent l="0" t="0" r="0" b="0"/>
              <wp:docPr id="16" name="Image 1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_on_to_WB2.PNG"/>
                      <pic:cNvPicPr/>
                    </pic:nvPicPr>
                    <pic:blipFill>
                      <a:blip r:embed="rId31">
                        <a:extLst>
                          <a:ext uri="{28A0092B-C50C-407E-A947-70E740481C1C}">
                            <a14:useLocalDpi xmlns:a14="http://schemas.microsoft.com/office/drawing/2010/main" val="0"/>
                          </a:ext>
                        </a:extLst>
                      </a:blip>
                      <a:stretch>
                        <a:fillRect/>
                      </a:stretch>
                    </pic:blipFill>
                    <pic:spPr>
                      <a:xfrm>
                        <a:off x="0" y="0"/>
                        <a:ext cx="2038635" cy="619211"/>
                      </a:xfrm>
                      <a:prstGeom prst="rect">
                        <a:avLst/>
                      </a:prstGeom>
                    </pic:spPr>
                  </pic:pic>
                </a:graphicData>
              </a:graphic>
            </wp:inline>
          </w:drawing>
        </w:r>
        <w:r w:rsidRPr="007C437A">
          <w:rPr>
            <w:noProof/>
            <w:rPrChange w:id="7719" w:author="Arthur Parmentier" w:date="2020-06-07T15:27:00Z">
              <w:rPr>
                <w:noProof/>
              </w:rPr>
            </w:rPrChange>
          </w:rPr>
          <w:drawing>
            <wp:inline distT="0" distB="0" distL="0" distR="0">
              <wp:extent cx="1971950" cy="647790"/>
              <wp:effectExtent l="0" t="0" r="9525" b="0"/>
              <wp:docPr id="17" name="Image 17"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7720" w:author="Arthur Parmentier" w:date="2020-06-07T15:27:00Z">
              <w:rPr>
                <w:noProof/>
              </w:rPr>
            </w:rPrChange>
          </w:rPr>
          <w:drawing>
            <wp:inline distT="0" distB="0" distL="0" distR="0">
              <wp:extent cx="1991003" cy="704948"/>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7721" w:author="Arthur Parmentier" w:date="2020-06-07T15:27:00Z">
              <w:rPr>
                <w:noProof/>
              </w:rPr>
            </w:rPrChange>
          </w:rPr>
          <w:drawing>
            <wp:inline distT="0" distB="0" distL="0" distR="0">
              <wp:extent cx="2010056" cy="800212"/>
              <wp:effectExtent l="0" t="0" r="9525" b="0"/>
              <wp:docPr id="19" name="Image 19"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9C1A6D" w:rsidRPr="007C437A" w:rsidRDefault="009C1A6D" w:rsidP="00747B7B">
      <w:pPr>
        <w:rPr>
          <w:ins w:id="7722" w:author="Arthur Parmentier" w:date="2020-06-05T16:16:00Z"/>
        </w:rPr>
      </w:pPr>
      <w:ins w:id="7723" w:author="Arthur Parmentier" w:date="2020-06-05T16:20:00Z">
        <w:r w:rsidRPr="007C437A">
          <w:t>DECORRELATION what – content how -modifier…??</w:t>
        </w:r>
      </w:ins>
    </w:p>
    <w:p w:rsidR="002D025D" w:rsidRPr="007C437A" w:rsidRDefault="00B25170" w:rsidP="00747B7B">
      <w:pPr>
        <w:rPr>
          <w:ins w:id="7724" w:author="Arthur Parmentier" w:date="2020-06-05T00:15:00Z"/>
        </w:rPr>
      </w:pPr>
      <w:ins w:id="7725" w:author="Arthur Parmentier" w:date="2020-06-05T16:09:00Z">
        <w:r w:rsidRPr="007C437A">
          <w:t>From my model of SP as a re</w:t>
        </w:r>
      </w:ins>
      <w:ins w:id="7726" w:author="Arthur Parmentier" w:date="2020-06-05T16:10:00Z">
        <w:r w:rsidRPr="007C437A">
          <w:t xml:space="preserve">gular language and the previous observations, </w:t>
        </w:r>
        <w:proofErr w:type="gramStart"/>
        <w:r w:rsidRPr="007C437A">
          <w:t>it is clear that at</w:t>
        </w:r>
        <w:proofErr w:type="gramEnd"/>
        <w:r w:rsidRPr="007C437A">
          <w:t xml:space="preserve"> the syntax level, these signs are very different from other </w:t>
        </w:r>
      </w:ins>
      <w:ins w:id="7727" w:author="Arthur Parmentier" w:date="2020-06-05T16:11:00Z">
        <w:r w:rsidRPr="007C437A">
          <w:t>contents</w:t>
        </w:r>
      </w:ins>
      <w:ins w:id="7728" w:author="Arthur Parmentier" w:date="2020-06-05T16:10:00Z">
        <w:r w:rsidRPr="007C437A">
          <w:t xml:space="preserve"> or </w:t>
        </w:r>
      </w:ins>
      <w:ins w:id="7729" w:author="Arthur Parmentier" w:date="2020-06-05T16:11:00Z">
        <w:r w:rsidRPr="007C437A">
          <w:t>modifie</w:t>
        </w:r>
      </w:ins>
      <w:ins w:id="7730" w:author="Arthur Parmentier" w:date="2020-06-05T16:12:00Z">
        <w:r w:rsidRPr="007C437A">
          <w:t xml:space="preserve">rs </w:t>
        </w:r>
      </w:ins>
      <w:ins w:id="7731" w:author="Arthur Parmentier" w:date="2020-06-05T16:10:00Z">
        <w:r w:rsidRPr="007C437A">
          <w:t>signs.</w:t>
        </w:r>
      </w:ins>
    </w:p>
    <w:p w:rsidR="00747B7B" w:rsidRPr="007C437A" w:rsidRDefault="007D1E32" w:rsidP="00747B7B">
      <w:pPr>
        <w:rPr>
          <w:ins w:id="7732" w:author="Arthur Parmentier" w:date="2020-06-05T00:13:00Z"/>
        </w:rPr>
      </w:pPr>
      <w:ins w:id="7733" w:author="Arthur Parmentier" w:date="2020-06-05T00:08:00Z">
        <w:r w:rsidRPr="007C437A">
          <w:t xml:space="preserve">It is a very important limitation of the modeling of SP as a regular language, that I have not solved in my tool yet. Several options </w:t>
        </w:r>
      </w:ins>
      <w:ins w:id="7734" w:author="Arthur Parmentier" w:date="2020-06-05T00:09:00Z">
        <w:r w:rsidRPr="007C437A">
          <w:t>for</w:t>
        </w:r>
      </w:ins>
      <w:ins w:id="7735" w:author="Arthur Parmentier" w:date="2020-06-05T00:10:00Z">
        <w:r w:rsidR="00974865" w:rsidRPr="007C437A">
          <w:t xml:space="preserve"> solving this problem</w:t>
        </w:r>
      </w:ins>
      <w:ins w:id="7736" w:author="Arthur Parmentier" w:date="2020-06-05T00:11:00Z">
        <w:r w:rsidR="00974865" w:rsidRPr="007C437A">
          <w:t xml:space="preserve"> in</w:t>
        </w:r>
      </w:ins>
      <w:ins w:id="7737" w:author="Arthur Parmentier" w:date="2020-06-05T00:09:00Z">
        <w:r w:rsidRPr="007C437A">
          <w:t xml:space="preserve"> </w:t>
        </w:r>
      </w:ins>
      <w:ins w:id="7738" w:author="Arthur Parmentier" w:date="2020-06-05T00:10:00Z">
        <w:r w:rsidRPr="007C437A">
          <w:t xml:space="preserve">a </w:t>
        </w:r>
      </w:ins>
      <w:ins w:id="7739" w:author="Arthur Parmentier" w:date="2020-06-05T00:09:00Z">
        <w:r w:rsidRPr="007C437A">
          <w:t>future implementation are discussed in a further section.</w:t>
        </w:r>
      </w:ins>
    </w:p>
    <w:p w:rsidR="009854FD" w:rsidRPr="007C437A" w:rsidRDefault="00376090">
      <w:pPr>
        <w:rPr>
          <w:ins w:id="7740" w:author="Arthur Parmentier" w:date="2020-06-04T16:33:00Z"/>
        </w:rPr>
        <w:pPrChange w:id="7741" w:author="Arthur Parmentier" w:date="2020-06-05T00:06:00Z">
          <w:pPr>
            <w:pStyle w:val="Paragraphedeliste"/>
            <w:numPr>
              <w:numId w:val="38"/>
            </w:numPr>
            <w:ind w:hanging="360"/>
          </w:pPr>
        </w:pPrChange>
      </w:pPr>
      <w:ins w:id="7742" w:author="Arthur Parmentier" w:date="2020-06-05T00:13:00Z">
        <w:r w:rsidRPr="007C437A">
          <w:t>In all cases that I have identified, it is the logical element that are able to change the category of a sign and therefore</w:t>
        </w:r>
      </w:ins>
      <w:ins w:id="7743" w:author="Arthur Parmentier" w:date="2020-06-05T00:14:00Z">
        <w:r w:rsidRPr="007C437A">
          <w:t xml:space="preserve"> “break” the FSM representation validity</w:t>
        </w:r>
      </w:ins>
      <w:ins w:id="7744" w:author="Arthur Parmentier" w:date="2020-06-05T00:16:00Z">
        <w:r w:rsidRPr="007C437A">
          <w:t xml:space="preserve">. I hope that my work and these observations will </w:t>
        </w:r>
      </w:ins>
      <w:ins w:id="7745" w:author="Arthur Parmentier" w:date="2020-06-05T00:17:00Z">
        <w:r w:rsidRPr="007C437A">
          <w:t>serve as a bas</w:t>
        </w:r>
      </w:ins>
      <w:ins w:id="7746" w:author="Arthur Parmentier" w:date="2020-06-05T00:18:00Z">
        <w:r w:rsidRPr="007C437A">
          <w:t>e</w:t>
        </w:r>
      </w:ins>
      <w:ins w:id="7747" w:author="Arthur Parmentier" w:date="2020-06-05T00:17:00Z">
        <w:r w:rsidRPr="007C437A">
          <w:t xml:space="preserve"> for </w:t>
        </w:r>
      </w:ins>
      <w:ins w:id="7748" w:author="Arthur Parmentier" w:date="2020-06-05T00:18:00Z">
        <w:r w:rsidRPr="007C437A">
          <w:t>deeper</w:t>
        </w:r>
      </w:ins>
      <w:ins w:id="7749" w:author="Arthur Parmentier" w:date="2020-06-05T00:17:00Z">
        <w:r w:rsidRPr="007C437A">
          <w:t xml:space="preserve"> stud</w:t>
        </w:r>
      </w:ins>
      <w:ins w:id="7750" w:author="Arthur Parmentier" w:date="2020-06-05T00:18:00Z">
        <w:r w:rsidRPr="007C437A">
          <w:t>ies</w:t>
        </w:r>
      </w:ins>
      <w:ins w:id="7751" w:author="Arthur Parmentier" w:date="2020-06-05T00:17:00Z">
        <w:r w:rsidRPr="007C437A">
          <w:t xml:space="preserve"> and</w:t>
        </w:r>
      </w:ins>
      <w:ins w:id="7752" w:author="Arthur Parmentier" w:date="2020-06-05T00:18:00Z">
        <w:r w:rsidRPr="007C437A">
          <w:t xml:space="preserve"> linguistic</w:t>
        </w:r>
      </w:ins>
      <w:ins w:id="7753" w:author="Arthur Parmentier" w:date="2020-06-05T00:17:00Z">
        <w:r w:rsidRPr="007C437A">
          <w:t xml:space="preserve"> modeling of SP grammar in its “regular” and “contextual” components</w:t>
        </w:r>
      </w:ins>
      <w:ins w:id="7754" w:author="Arthur Parmentier" w:date="2020-06-05T00:20:00Z">
        <w:r w:rsidR="00897AB2" w:rsidRPr="007C437A">
          <w:t>, a process which to my knowledge has not been done so far.</w:t>
        </w:r>
      </w:ins>
    </w:p>
    <w:p w:rsidR="00C97610" w:rsidRPr="007C437A" w:rsidDel="000F7B62" w:rsidRDefault="00C97610">
      <w:pPr>
        <w:pStyle w:val="Paragraphedeliste"/>
        <w:numPr>
          <w:ilvl w:val="0"/>
          <w:numId w:val="38"/>
        </w:numPr>
        <w:rPr>
          <w:del w:id="7755" w:author="Arthur Parmentier" w:date="2020-06-05T00:01:00Z"/>
          <w:rPrChange w:id="7756" w:author="Arthur Parmentier" w:date="2020-06-07T15:27:00Z">
            <w:rPr>
              <w:del w:id="7757" w:author="Arthur Parmentier" w:date="2020-06-05T00:01:00Z"/>
            </w:rPr>
          </w:rPrChange>
        </w:rPr>
        <w:pPrChange w:id="7758" w:author="Arthur Parmentier" w:date="2020-06-04T16:59:00Z">
          <w:pPr>
            <w:pStyle w:val="Titre2"/>
          </w:pPr>
        </w:pPrChange>
      </w:pPr>
      <w:bookmarkStart w:id="7759" w:name="_Toc42259029"/>
      <w:bookmarkStart w:id="7760" w:name="_Toc42259106"/>
      <w:bookmarkStart w:id="7761" w:name="_Toc42449785"/>
      <w:bookmarkStart w:id="7762" w:name="_Toc42449867"/>
      <w:bookmarkStart w:id="7763" w:name="_Toc42550053"/>
      <w:bookmarkStart w:id="7764" w:name="_Toc42550146"/>
      <w:bookmarkStart w:id="7765" w:name="_Toc42698897"/>
      <w:bookmarkStart w:id="7766" w:name="_Toc42698976"/>
      <w:bookmarkEnd w:id="7759"/>
      <w:bookmarkEnd w:id="7760"/>
      <w:bookmarkEnd w:id="7761"/>
      <w:bookmarkEnd w:id="7762"/>
      <w:bookmarkEnd w:id="7763"/>
      <w:bookmarkEnd w:id="7764"/>
      <w:bookmarkEnd w:id="7765"/>
      <w:bookmarkEnd w:id="7766"/>
    </w:p>
    <w:p w:rsidR="00F25194" w:rsidRPr="007C437A" w:rsidRDefault="00F25194">
      <w:pPr>
        <w:pStyle w:val="Titre3"/>
        <w:rPr>
          <w:ins w:id="7767" w:author="Arthur Parmentier" w:date="2020-06-05T00:33:00Z"/>
        </w:rPr>
      </w:pPr>
      <w:bookmarkStart w:id="7768" w:name="_Toc42698977"/>
      <w:r w:rsidRPr="007C437A">
        <w:t>Part 5: Orchestra simulation</w:t>
      </w:r>
      <w:bookmarkEnd w:id="7768"/>
    </w:p>
    <w:p w:rsidR="002453FD" w:rsidRPr="007C437A" w:rsidRDefault="002453FD" w:rsidP="002453FD">
      <w:pPr>
        <w:rPr>
          <w:ins w:id="7769" w:author="Arthur Parmentier" w:date="2020-06-05T00:37:00Z"/>
        </w:rPr>
      </w:pPr>
      <w:ins w:id="7770" w:author="Arthur Parmentier" w:date="2020-06-05T00:35:00Z">
        <w:r w:rsidRPr="007C437A">
          <w:t xml:space="preserve">From the OSC commands created by the </w:t>
        </w:r>
      </w:ins>
      <w:ins w:id="7771" w:author="Arthur Parmentier" w:date="2020-06-08T01:39:00Z">
        <w:r w:rsidR="00DE0C52">
          <w:t>automaton</w:t>
        </w:r>
      </w:ins>
      <w:ins w:id="7772" w:author="Arthur Parmentier" w:date="2020-06-05T00:35:00Z">
        <w:r w:rsidRPr="007C437A">
          <w:t xml:space="preserve">, there is an unlimited panel of </w:t>
        </w:r>
      </w:ins>
      <w:ins w:id="7773" w:author="Arthur Parmentier" w:date="2020-06-05T00:36:00Z">
        <w:r w:rsidRPr="007C437A">
          <w:t xml:space="preserve">tools and ways to create an orchestra. </w:t>
        </w:r>
      </w:ins>
    </w:p>
    <w:p w:rsidR="002453FD" w:rsidRPr="007C437A" w:rsidRDefault="00AC4940" w:rsidP="002453FD">
      <w:pPr>
        <w:pStyle w:val="Titre4"/>
        <w:rPr>
          <w:ins w:id="7774" w:author="Arthur Parmentier" w:date="2020-06-05T00:37:00Z"/>
        </w:rPr>
      </w:pPr>
      <w:ins w:id="7775" w:author="Arthur Parmentier" w:date="2020-06-05T12:55:00Z">
        <w:r w:rsidRPr="007C437A">
          <w:t xml:space="preserve">First try with </w:t>
        </w:r>
      </w:ins>
      <w:ins w:id="7776" w:author="Arthur Parmentier" w:date="2020-06-05T00:37:00Z">
        <w:r w:rsidR="002453FD" w:rsidRPr="007C437A">
          <w:t>Ableton Live</w:t>
        </w:r>
      </w:ins>
    </w:p>
    <w:p w:rsidR="002453FD" w:rsidRPr="007C437A" w:rsidRDefault="002453FD" w:rsidP="002453FD">
      <w:pPr>
        <w:rPr>
          <w:ins w:id="7777" w:author="Arthur Parmentier" w:date="2020-06-05T00:43:00Z"/>
        </w:rPr>
      </w:pPr>
      <w:ins w:id="7778" w:author="Arthur Parmentier" w:date="2020-06-05T00:36:00Z">
        <w:r w:rsidRPr="007C437A">
          <w:t xml:space="preserve">I originally started by building a connection with </w:t>
        </w:r>
      </w:ins>
      <w:ins w:id="7779" w:author="Arthur Parmentier" w:date="2020-06-05T00:40:00Z">
        <w:r w:rsidR="00233897" w:rsidRPr="007C437A">
          <w:t xml:space="preserve">the performance software </w:t>
        </w:r>
      </w:ins>
      <w:ins w:id="7780" w:author="Arthur Parmentier" w:date="2020-06-05T00:36:00Z">
        <w:r w:rsidRPr="007C437A">
          <w:t>Ableton Live</w:t>
        </w:r>
      </w:ins>
      <w:ins w:id="7781" w:author="Arthur Parmentier" w:date="2020-06-05T00:40:00Z">
        <w:r w:rsidR="00233897" w:rsidRPr="007C437A">
          <w:t xml:space="preserve"> because of its wide spread use in the community of live performing artists</w:t>
        </w:r>
      </w:ins>
      <w:ins w:id="7782" w:author="Arthur Parmentier" w:date="2020-06-05T00:41:00Z">
        <w:r w:rsidR="00233897" w:rsidRPr="007C437A">
          <w:t xml:space="preserve"> (DJs, live performers) and its useful features for li</w:t>
        </w:r>
      </w:ins>
      <w:ins w:id="7783" w:author="Arthur Parmentier" w:date="2020-06-05T00:42:00Z">
        <w:r w:rsidR="00233897" w:rsidRPr="007C437A">
          <w:t>ve music such as the use of scenes and or the launch of clips synchron</w:t>
        </w:r>
      </w:ins>
      <w:ins w:id="7784" w:author="Arthur Parmentier" w:date="2020-06-05T00:43:00Z">
        <w:r w:rsidR="00233897" w:rsidRPr="007C437A">
          <w:t>ized with a particular metric and tempo.</w:t>
        </w:r>
      </w:ins>
    </w:p>
    <w:p w:rsidR="00E93BAC" w:rsidRPr="007C437A" w:rsidRDefault="00E93BAC" w:rsidP="002453FD">
      <w:pPr>
        <w:rPr>
          <w:ins w:id="7785" w:author="Arthur Parmentier" w:date="2020-06-05T00:56:00Z"/>
        </w:rPr>
      </w:pPr>
      <w:ins w:id="7786" w:author="Arthur Parmentier" w:date="2020-06-05T00:44:00Z">
        <w:r w:rsidRPr="007C437A">
          <w:t>Just like many DAWs, Live can be hard to control externally and only offer a limi</w:t>
        </w:r>
      </w:ins>
      <w:ins w:id="7787" w:author="Arthur Parmentier" w:date="2020-06-05T00:45:00Z">
        <w:r w:rsidRPr="007C437A">
          <w:t>ted API to its internal mechanisms. Controlling Live externally typically requires scripting a se</w:t>
        </w:r>
      </w:ins>
      <w:ins w:id="7788" w:author="Arthur Parmentier" w:date="2020-06-05T00:46:00Z">
        <w:r w:rsidRPr="007C437A">
          <w:t xml:space="preserve">rver in python that must be installed manually. However, </w:t>
        </w:r>
        <w:proofErr w:type="spellStart"/>
        <w:r w:rsidRPr="007C437A">
          <w:t>LiveOSC</w:t>
        </w:r>
      </w:ins>
      <w:proofErr w:type="spellEnd"/>
      <w:ins w:id="7789" w:author="Arthur Parmentier" w:date="2020-06-05T00:48:00Z">
        <w:r w:rsidRPr="007C437A">
          <w:rPr>
            <w:rStyle w:val="Appelnotedebasdep"/>
          </w:rPr>
          <w:footnoteReference w:id="53"/>
        </w:r>
      </w:ins>
      <w:ins w:id="7796" w:author="Arthur Parmentier" w:date="2020-06-05T00:46:00Z">
        <w:r w:rsidRPr="007C437A">
          <w:t xml:space="preserve"> has been shared by the community to </w:t>
        </w:r>
      </w:ins>
      <w:ins w:id="7797" w:author="Arthur Parmentier" w:date="2020-06-05T00:47:00Z">
        <w:r w:rsidRPr="007C437A">
          <w:t>help in this process by creating</w:t>
        </w:r>
      </w:ins>
      <w:ins w:id="7798" w:author="Arthur Parmentier" w:date="2020-06-05T00:56:00Z">
        <w:r w:rsidR="00AD4CD1" w:rsidRPr="007C437A">
          <w:t xml:space="preserve"> server that listens to</w:t>
        </w:r>
      </w:ins>
      <w:ins w:id="7799" w:author="Arthur Parmentier" w:date="2020-06-05T00:47:00Z">
        <w:r w:rsidRPr="007C437A">
          <w:t xml:space="preserve"> OSC map</w:t>
        </w:r>
      </w:ins>
      <w:ins w:id="7800" w:author="Arthur Parmentier" w:date="2020-06-05T00:56:00Z">
        <w:r w:rsidR="00AD4CD1" w:rsidRPr="007C437A">
          <w:t xml:space="preserve"> it to</w:t>
        </w:r>
      </w:ins>
      <w:ins w:id="7801" w:author="Arthur Parmentier" w:date="2020-06-05T00:47:00Z">
        <w:r w:rsidRPr="007C437A">
          <w:t xml:space="preserve"> Live parameters</w:t>
        </w:r>
      </w:ins>
      <w:ins w:id="7802" w:author="Arthur Parmentier" w:date="2020-06-05T00:48:00Z">
        <w:r w:rsidRPr="007C437A">
          <w:t>.</w:t>
        </w:r>
      </w:ins>
    </w:p>
    <w:p w:rsidR="00AD4CD1" w:rsidRPr="007C437A" w:rsidRDefault="00AD4CD1" w:rsidP="002453FD">
      <w:pPr>
        <w:rPr>
          <w:ins w:id="7803" w:author="Arthur Parmentier" w:date="2020-06-05T01:07:00Z"/>
        </w:rPr>
      </w:pPr>
      <w:ins w:id="7804" w:author="Arthur Parmentier" w:date="2020-06-05T00:57:00Z">
        <w:r w:rsidRPr="007C437A">
          <w:t xml:space="preserve">In my </w:t>
        </w:r>
      </w:ins>
      <w:ins w:id="7805" w:author="Arthur Parmentier" w:date="2020-06-05T00:58:00Z">
        <w:r w:rsidRPr="007C437A">
          <w:rPr>
            <w:rPrChange w:id="7806" w:author="Arthur Parmentier" w:date="2020-06-07T15:27:00Z">
              <w:rPr/>
            </w:rPrChange>
          </w:rPr>
          <w:fldChar w:fldCharType="begin"/>
        </w:r>
        <w:r w:rsidRPr="007C437A">
          <w:instrText xml:space="preserve"> HYPERLINK "https://www.youtube.com/watch?v=OmPFMT9mgOs" </w:instrText>
        </w:r>
        <w:r w:rsidRPr="007C437A">
          <w:rPr>
            <w:rPrChange w:id="7807" w:author="Arthur Parmentier" w:date="2020-06-07T15:27:00Z">
              <w:rPr/>
            </w:rPrChange>
          </w:rPr>
          <w:fldChar w:fldCharType="separate"/>
        </w:r>
        <w:r w:rsidRPr="007C437A">
          <w:rPr>
            <w:rStyle w:val="Lienhypertexte"/>
          </w:rPr>
          <w:t>third demo video</w:t>
        </w:r>
        <w:r w:rsidRPr="007C437A">
          <w:rPr>
            <w:rPrChange w:id="7808" w:author="Arthur Parmentier" w:date="2020-06-07T15:27:00Z">
              <w:rPr/>
            </w:rPrChange>
          </w:rPr>
          <w:fldChar w:fldCharType="end"/>
        </w:r>
      </w:ins>
      <w:ins w:id="7809" w:author="Arthur Parmentier" w:date="2020-06-05T00:57:00Z">
        <w:r w:rsidRPr="007C437A">
          <w:t>, I showed how I could use custom gestures to launch and stop clips in Live</w:t>
        </w:r>
      </w:ins>
      <w:ins w:id="7810" w:author="Arthur Parmentier" w:date="2020-06-05T00:58:00Z">
        <w:r w:rsidRPr="007C437A">
          <w:t>, just like a simple DJ controller would.</w:t>
        </w:r>
      </w:ins>
      <w:ins w:id="7811" w:author="Arthur Parmentier" w:date="2020-06-05T01:00:00Z">
        <w:r w:rsidRPr="007C437A">
          <w:t xml:space="preserve"> It required only a little effort to convert the conventions I use in my </w:t>
        </w:r>
        <w:r w:rsidRPr="007C437A">
          <w:lastRenderedPageBreak/>
          <w:t>OSC</w:t>
        </w:r>
      </w:ins>
      <w:ins w:id="7812" w:author="Arthur Parmentier" w:date="2020-06-05T01:01:00Z">
        <w:r w:rsidRPr="007C437A">
          <w:t xml:space="preserve"> commands to match the </w:t>
        </w:r>
        <w:proofErr w:type="spellStart"/>
        <w:r w:rsidRPr="007C437A">
          <w:t>LiveOSC</w:t>
        </w:r>
        <w:proofErr w:type="spellEnd"/>
        <w:r w:rsidRPr="007C437A">
          <w:t xml:space="preserve"> format. </w:t>
        </w:r>
      </w:ins>
      <w:ins w:id="7813" w:author="Arthur Parmentier" w:date="2020-06-05T01:03:00Z">
        <w:r w:rsidRPr="007C437A">
          <w:t xml:space="preserve">By synchronizing </w:t>
        </w:r>
      </w:ins>
      <w:ins w:id="7814" w:author="Arthur Parmentier" w:date="2020-06-05T01:01:00Z">
        <w:r w:rsidRPr="007C437A">
          <w:t xml:space="preserve">all the clips </w:t>
        </w:r>
      </w:ins>
      <w:ins w:id="7815" w:author="Arthur Parmentier" w:date="2020-06-05T01:02:00Z">
        <w:r w:rsidRPr="007C437A">
          <w:t>at the same tempo and metric</w:t>
        </w:r>
      </w:ins>
      <w:ins w:id="7816" w:author="Arthur Parmentier" w:date="2020-06-05T01:01:00Z">
        <w:r w:rsidRPr="007C437A">
          <w:t xml:space="preserve">, </w:t>
        </w:r>
      </w:ins>
      <w:ins w:id="7817" w:author="Arthur Parmentier" w:date="2020-06-05T01:03:00Z">
        <w:r w:rsidRPr="007C437A">
          <w:t>Live allowed me to c</w:t>
        </w:r>
      </w:ins>
      <w:ins w:id="7818" w:author="Arthur Parmentier" w:date="2020-06-05T01:04:00Z">
        <w:r w:rsidRPr="007C437A">
          <w:t xml:space="preserve">reate a fun demo with very simple controls that </w:t>
        </w:r>
      </w:ins>
      <w:ins w:id="7819" w:author="Arthur Parmentier" w:date="2020-06-05T01:05:00Z">
        <w:r w:rsidRPr="007C437A">
          <w:t>“sounds good” and can easily be modified and customized by the users.</w:t>
        </w:r>
      </w:ins>
    </w:p>
    <w:p w:rsidR="00E13FD2" w:rsidRPr="007C437A" w:rsidRDefault="00A911BE" w:rsidP="002453FD">
      <w:pPr>
        <w:rPr>
          <w:ins w:id="7820" w:author="Arthur Parmentier" w:date="2020-06-05T12:54:00Z"/>
        </w:rPr>
      </w:pPr>
      <w:ins w:id="7821" w:author="Arthur Parmentier" w:date="2020-06-05T12:38:00Z">
        <w:r w:rsidRPr="007C437A">
          <w:t>However, t</w:t>
        </w:r>
      </w:ins>
      <w:ins w:id="7822" w:author="Arthur Parmentier" w:date="2020-06-05T01:07:00Z">
        <w:r w:rsidR="00E13FD2" w:rsidRPr="007C437A">
          <w:t>he integration of SP commands could not be pushed very far into Live without more complex scripting</w:t>
        </w:r>
      </w:ins>
      <w:ins w:id="7823" w:author="Arthur Parmentier" w:date="2020-06-05T01:08:00Z">
        <w:r w:rsidR="00E13FD2" w:rsidRPr="007C437A">
          <w:t xml:space="preserve"> by extending the </w:t>
        </w:r>
        <w:proofErr w:type="spellStart"/>
        <w:r w:rsidR="00E13FD2" w:rsidRPr="007C437A">
          <w:t>LiveOSC</w:t>
        </w:r>
        <w:proofErr w:type="spellEnd"/>
        <w:r w:rsidR="00E13FD2" w:rsidRPr="007C437A">
          <w:t xml:space="preserve"> API, or perhaps by using additional custom Max for Live scripts.</w:t>
        </w:r>
      </w:ins>
      <w:ins w:id="7824" w:author="Arthur Parmentier" w:date="2020-06-05T12:41:00Z">
        <w:r w:rsidRPr="007C437A">
          <w:t xml:space="preserve"> For instance, in Live like in many DAWs, it is not possible to change dynamically the tempo of single elements, as they are built around a single timeline whose tempo is usually shared by all </w:t>
        </w:r>
      </w:ins>
      <w:ins w:id="7825" w:author="Arthur Parmentier" w:date="2020-06-05T12:42:00Z">
        <w:r w:rsidRPr="007C437A">
          <w:t>clips.</w:t>
        </w:r>
      </w:ins>
      <w:ins w:id="7826" w:author="Arthur Parmentier" w:date="2020-06-05T01:11:00Z">
        <w:r w:rsidR="00E13FD2" w:rsidRPr="007C437A">
          <w:br/>
        </w:r>
      </w:ins>
      <w:ins w:id="7827" w:author="Arthur Parmentier" w:date="2020-06-05T01:10:00Z">
        <w:r w:rsidR="00E13FD2" w:rsidRPr="007C437A">
          <w:t xml:space="preserve">This is </w:t>
        </w:r>
      </w:ins>
      <w:ins w:id="7828" w:author="Arthur Parmentier" w:date="2020-06-05T12:42:00Z">
        <w:r w:rsidRPr="007C437A">
          <w:t xml:space="preserve">a very useful and ergonomic design choice for many use case but clearly is a limit to one of the most basic </w:t>
        </w:r>
      </w:ins>
      <w:ins w:id="7829" w:author="Arthur Parmentier" w:date="2020-06-05T12:43:00Z">
        <w:r w:rsidRPr="007C437A">
          <w:t>element of composition in SP</w:t>
        </w:r>
      </w:ins>
      <w:ins w:id="7830" w:author="Arthur Parmentier" w:date="2020-06-05T01:11:00Z">
        <w:r w:rsidR="00E13FD2" w:rsidRPr="007C437A">
          <w:t xml:space="preserve">. Some extended research showed me that </w:t>
        </w:r>
      </w:ins>
      <w:ins w:id="7831" w:author="Arthur Parmentier" w:date="2020-06-05T01:12:00Z">
        <w:r w:rsidR="00E13FD2" w:rsidRPr="007C437A">
          <w:t xml:space="preserve">there would be some workarounds change the tempo of a single clip of scene from within their </w:t>
        </w:r>
      </w:ins>
      <w:ins w:id="7832" w:author="Arthur Parmentier" w:date="2020-06-05T01:13:00Z">
        <w:r w:rsidR="00E13FD2" w:rsidRPr="007C437A">
          <w:t>naming</w:t>
        </w:r>
      </w:ins>
      <w:ins w:id="7833" w:author="Arthur Parmentier" w:date="2020-06-05T01:12:00Z">
        <w:r w:rsidR="00E13FD2" w:rsidRPr="007C437A">
          <w:t>, which would make it a better tool than other DAWs in which multiple tempos are</w:t>
        </w:r>
      </w:ins>
      <w:ins w:id="7834" w:author="Arthur Parmentier" w:date="2020-06-05T01:13:00Z">
        <w:r w:rsidR="00E13FD2" w:rsidRPr="007C437A">
          <w:t xml:space="preserve"> almost never found. But getting into those modifications in real time would </w:t>
        </w:r>
      </w:ins>
      <w:ins w:id="7835" w:author="Arthur Parmentier" w:date="2020-06-05T12:43:00Z">
        <w:r w:rsidRPr="007C437A">
          <w:t xml:space="preserve">require a very deep “hack” into Live that I could not afford </w:t>
        </w:r>
      </w:ins>
      <w:ins w:id="7836" w:author="Arthur Parmentier" w:date="2020-06-05T12:44:00Z">
        <w:r w:rsidRPr="007C437A">
          <w:t>spending time on in the frame of this project; also given that Live is a proprietary software that would maybe not be the most popular c</w:t>
        </w:r>
      </w:ins>
      <w:ins w:id="7837" w:author="Arthur Parmentier" w:date="2020-06-05T12:45:00Z">
        <w:r w:rsidRPr="007C437A">
          <w:t>hoice among the community of performers and Soundpainting that I target with my tool.</w:t>
        </w:r>
      </w:ins>
    </w:p>
    <w:p w:rsidR="00AC4940" w:rsidRPr="007C437A" w:rsidRDefault="00AC4940" w:rsidP="00AC4940">
      <w:pPr>
        <w:pStyle w:val="Titre4"/>
        <w:rPr>
          <w:ins w:id="7838" w:author="Arthur Parmentier" w:date="2020-06-05T12:54:00Z"/>
        </w:rPr>
      </w:pPr>
      <w:ins w:id="7839" w:author="Arthur Parmentier" w:date="2020-06-05T12:58:00Z">
        <w:r w:rsidRPr="007C437A">
          <w:t>The advantages of DAWs over Max</w:t>
        </w:r>
      </w:ins>
    </w:p>
    <w:p w:rsidR="00AC4940" w:rsidRPr="007C437A" w:rsidRDefault="00AC4940" w:rsidP="00AC4940">
      <w:pPr>
        <w:rPr>
          <w:ins w:id="7840" w:author="Arthur Parmentier" w:date="2020-06-05T13:41:00Z"/>
        </w:rPr>
      </w:pPr>
      <w:ins w:id="7841" w:author="Arthur Parmentier" w:date="2020-06-05T12:54:00Z">
        <w:r w:rsidRPr="007C437A">
          <w:t>While searching for altern</w:t>
        </w:r>
      </w:ins>
      <w:ins w:id="7842" w:author="Arthur Parmentier" w:date="2020-06-05T12:55:00Z">
        <w:r w:rsidRPr="007C437A">
          <w:t>atives to Ableton to implemen</w:t>
        </w:r>
      </w:ins>
      <w:ins w:id="7843" w:author="Arthur Parmentier" w:date="2020-06-05T12:57:00Z">
        <w:r w:rsidRPr="007C437A">
          <w:t>t the virtual orchestra</w:t>
        </w:r>
      </w:ins>
      <w:ins w:id="7844" w:author="Arthur Parmentier" w:date="2020-06-05T12:58:00Z">
        <w:r w:rsidRPr="007C437A">
          <w:t xml:space="preserve">, I realized that </w:t>
        </w:r>
      </w:ins>
      <w:ins w:id="7845" w:author="Arthur Parmentier" w:date="2020-06-05T12:59:00Z">
        <w:r w:rsidRPr="007C437A">
          <w:t>most DAWs d</w:t>
        </w:r>
      </w:ins>
      <w:ins w:id="7846" w:author="Arthur Parmentier" w:date="2020-06-05T13:40:00Z">
        <w:r w:rsidR="00B9593F" w:rsidRPr="007C437A">
          <w:t>o not have</w:t>
        </w:r>
      </w:ins>
      <w:ins w:id="7847" w:author="Arthur Parmentier" w:date="2020-06-05T12:59:00Z">
        <w:r w:rsidRPr="007C437A">
          <w:t xml:space="preserve"> the flexibility that would </w:t>
        </w:r>
      </w:ins>
      <w:ins w:id="7848" w:author="Arthur Parmentier" w:date="2020-06-05T13:40:00Z">
        <w:r w:rsidR="00943D75" w:rsidRPr="007C437A">
          <w:t>is</w:t>
        </w:r>
      </w:ins>
      <w:ins w:id="7849" w:author="Arthur Parmentier" w:date="2020-06-05T12:59:00Z">
        <w:r w:rsidRPr="007C437A">
          <w:t xml:space="preserve"> required for composing in real-time with SP gestures</w:t>
        </w:r>
      </w:ins>
      <w:ins w:id="7850" w:author="Arthur Parmentier" w:date="2020-06-05T13:41:00Z">
        <w:r w:rsidR="00943D75" w:rsidRPr="007C437A">
          <w:t>:</w:t>
        </w:r>
      </w:ins>
    </w:p>
    <w:p w:rsidR="00943D75" w:rsidRPr="007C437A" w:rsidRDefault="00943D75" w:rsidP="00943D75">
      <w:pPr>
        <w:pStyle w:val="Paragraphedeliste"/>
        <w:numPr>
          <w:ilvl w:val="0"/>
          <w:numId w:val="41"/>
        </w:numPr>
        <w:rPr>
          <w:ins w:id="7851" w:author="Arthur Parmentier" w:date="2020-06-05T13:41:00Z"/>
        </w:rPr>
      </w:pPr>
      <w:ins w:id="7852" w:author="Arthur Parmentier" w:date="2020-06-05T13:41:00Z">
        <w:r w:rsidRPr="007C437A">
          <w:t>Working at several tempos</w:t>
        </w:r>
      </w:ins>
    </w:p>
    <w:p w:rsidR="00943D75" w:rsidRPr="007C437A" w:rsidRDefault="00943D75" w:rsidP="00943D75">
      <w:pPr>
        <w:pStyle w:val="Paragraphedeliste"/>
        <w:numPr>
          <w:ilvl w:val="0"/>
          <w:numId w:val="41"/>
        </w:numPr>
        <w:rPr>
          <w:ins w:id="7853" w:author="Arthur Parmentier" w:date="2020-06-05T13:42:00Z"/>
        </w:rPr>
      </w:pPr>
      <w:ins w:id="7854" w:author="Arthur Parmentier" w:date="2020-06-05T13:42:00Z">
        <w:r w:rsidRPr="007C437A">
          <w:t>Looping things on the fly</w:t>
        </w:r>
      </w:ins>
    </w:p>
    <w:p w:rsidR="00943D75" w:rsidRPr="007C437A" w:rsidRDefault="00943D75" w:rsidP="00943D75">
      <w:pPr>
        <w:pStyle w:val="Paragraphedeliste"/>
        <w:numPr>
          <w:ilvl w:val="0"/>
          <w:numId w:val="41"/>
        </w:numPr>
        <w:rPr>
          <w:ins w:id="7855" w:author="Arthur Parmentier" w:date="2020-06-05T13:45:00Z"/>
        </w:rPr>
      </w:pPr>
      <w:ins w:id="7856" w:author="Arthur Parmentier" w:date="2020-06-05T13:44:00Z">
        <w:r w:rsidRPr="007C437A">
          <w:t>Working with continuous frequencies (in contrast with quantized pitches in the frequency domain) for glissandos</w:t>
        </w:r>
      </w:ins>
      <w:ins w:id="7857" w:author="Arthur Parmentier" w:date="2020-06-05T13:45:00Z">
        <w:r w:rsidRPr="007C437A">
          <w:t xml:space="preserve"> and pitch manipulation</w:t>
        </w:r>
      </w:ins>
    </w:p>
    <w:p w:rsidR="00943D75" w:rsidRPr="007C437A" w:rsidRDefault="00943D75" w:rsidP="00943D75">
      <w:pPr>
        <w:pStyle w:val="Paragraphedeliste"/>
        <w:numPr>
          <w:ilvl w:val="0"/>
          <w:numId w:val="41"/>
        </w:numPr>
        <w:rPr>
          <w:ins w:id="7858" w:author="Arthur Parmentier" w:date="2020-06-05T13:45:00Z"/>
        </w:rPr>
      </w:pPr>
      <w:ins w:id="7859" w:author="Arthur Parmentier" w:date="2020-06-05T13:45:00Z">
        <w:r w:rsidRPr="007C437A">
          <w:t>Extension to generative methods that rely and real-time analysis of musical elements</w:t>
        </w:r>
      </w:ins>
    </w:p>
    <w:p w:rsidR="00943D75" w:rsidRPr="007C437A" w:rsidRDefault="00943D75" w:rsidP="00943D75">
      <w:pPr>
        <w:pStyle w:val="Paragraphedeliste"/>
        <w:numPr>
          <w:ilvl w:val="0"/>
          <w:numId w:val="41"/>
        </w:numPr>
        <w:rPr>
          <w:ins w:id="7860" w:author="Arthur Parmentier" w:date="2020-06-05T13:45:00Z"/>
        </w:rPr>
      </w:pPr>
      <w:ins w:id="7861" w:author="Arthur Parmentier" w:date="2020-06-05T13:45:00Z">
        <w:r w:rsidRPr="007C437A">
          <w:t>…</w:t>
        </w:r>
      </w:ins>
    </w:p>
    <w:p w:rsidR="00943D75" w:rsidRPr="007C437A" w:rsidRDefault="00943D75" w:rsidP="00943D75">
      <w:pPr>
        <w:rPr>
          <w:ins w:id="7862" w:author="Arthur Parmentier" w:date="2020-06-05T13:47:00Z"/>
        </w:rPr>
      </w:pPr>
      <w:ins w:id="7863" w:author="Arthur Parmentier" w:date="2020-06-05T13:46:00Z">
        <w:r w:rsidRPr="007C437A">
          <w:t>For many of these elements, Max/MSP looks like a better choice than DAWs</w:t>
        </w:r>
      </w:ins>
      <w:ins w:id="7864" w:author="Arthur Parmentier" w:date="2020-06-05T13:47:00Z">
        <w:r w:rsidRPr="007C437A">
          <w:t xml:space="preserve"> because of its packages and objects dedicated to these features.</w:t>
        </w:r>
      </w:ins>
    </w:p>
    <w:p w:rsidR="00943D75" w:rsidRPr="007C437A" w:rsidRDefault="00943D75" w:rsidP="00943D75">
      <w:pPr>
        <w:rPr>
          <w:ins w:id="7865" w:author="Arthur Parmentier" w:date="2020-06-05T13:50:00Z"/>
        </w:rPr>
      </w:pPr>
      <w:ins w:id="7866" w:author="Arthur Parmentier" w:date="2020-06-05T13:47:00Z">
        <w:r w:rsidRPr="007C437A">
          <w:t xml:space="preserve">However, </w:t>
        </w:r>
      </w:ins>
      <w:ins w:id="7867" w:author="Arthur Parmentier" w:date="2020-06-05T13:50:00Z">
        <w:r w:rsidRPr="007C437A">
          <w:t xml:space="preserve">DAWs offer high-level and ergonomic features that are not </w:t>
        </w:r>
        <w:r w:rsidR="0054171C" w:rsidRPr="007C437A">
          <w:t>found into Max:</w:t>
        </w:r>
      </w:ins>
    </w:p>
    <w:p w:rsidR="0054171C" w:rsidRPr="007C437A" w:rsidRDefault="0054171C">
      <w:pPr>
        <w:pStyle w:val="Paragraphedeliste"/>
        <w:numPr>
          <w:ilvl w:val="0"/>
          <w:numId w:val="38"/>
        </w:numPr>
        <w:rPr>
          <w:ins w:id="7868" w:author="Arthur Parmentier" w:date="2020-06-05T01:14:00Z"/>
        </w:rPr>
        <w:pPrChange w:id="7869" w:author="Arthur Parmentier" w:date="2020-06-05T13:51:00Z">
          <w:pPr/>
        </w:pPrChange>
      </w:pPr>
      <w:ins w:id="7870" w:author="Arthur Parmentier" w:date="2020-06-05T13:51:00Z">
        <w:r w:rsidRPr="007C437A">
          <w:t>Midi roll editor</w:t>
        </w:r>
      </w:ins>
    </w:p>
    <w:p w:rsidR="00E13FD2" w:rsidRPr="007C437A" w:rsidRDefault="00E13FD2">
      <w:pPr>
        <w:rPr>
          <w:ins w:id="7871" w:author="Arthur Parmentier" w:date="2020-05-18T17:06:00Z"/>
          <w:rPrChange w:id="7872" w:author="Arthur Parmentier" w:date="2020-06-07T15:27:00Z">
            <w:rPr>
              <w:ins w:id="7873" w:author="Arthur Parmentier" w:date="2020-05-18T17:06:00Z"/>
            </w:rPr>
          </w:rPrChange>
        </w:rPr>
        <w:pPrChange w:id="7874" w:author="Arthur Parmentier" w:date="2020-06-05T00:37:00Z">
          <w:pPr>
            <w:pStyle w:val="Titre2"/>
          </w:pPr>
        </w:pPrChange>
      </w:pPr>
    </w:p>
    <w:p w:rsidR="005522F0" w:rsidRPr="007C437A" w:rsidRDefault="005522F0">
      <w:pPr>
        <w:pStyle w:val="Titre2"/>
        <w:rPr>
          <w:ins w:id="7875" w:author="Arthur Parmentier" w:date="2020-05-18T17:06:00Z"/>
        </w:rPr>
      </w:pPr>
      <w:bookmarkStart w:id="7876" w:name="_Toc42698978"/>
      <w:ins w:id="7877" w:author="Arthur Parmentier" w:date="2020-05-18T17:06:00Z">
        <w:r w:rsidRPr="007C437A">
          <w:t>Performance</w:t>
        </w:r>
      </w:ins>
      <w:ins w:id="7878" w:author="Arthur Parmentier" w:date="2020-05-22T20:36:00Z">
        <w:r w:rsidR="001F0E95" w:rsidRPr="007C437A">
          <w:t xml:space="preserve"> aspects</w:t>
        </w:r>
      </w:ins>
      <w:bookmarkEnd w:id="7876"/>
    </w:p>
    <w:p w:rsidR="005522F0" w:rsidRPr="007C437A" w:rsidRDefault="005522F0" w:rsidP="005522F0">
      <w:pPr>
        <w:pStyle w:val="Titre3"/>
        <w:rPr>
          <w:ins w:id="7879" w:author="Arthur Parmentier" w:date="2020-05-18T17:07:00Z"/>
        </w:rPr>
      </w:pPr>
      <w:bookmarkStart w:id="7880" w:name="_Toc42698979"/>
      <w:proofErr w:type="spellStart"/>
      <w:ins w:id="7881" w:author="Arthur Parmentier" w:date="2020-05-18T17:06:00Z">
        <w:r w:rsidRPr="007C437A">
          <w:t>PoseNet</w:t>
        </w:r>
        <w:proofErr w:type="spellEnd"/>
        <w:r w:rsidRPr="007C437A">
          <w:t xml:space="preserve"> and </w:t>
        </w:r>
      </w:ins>
      <w:proofErr w:type="spellStart"/>
      <w:ins w:id="7882" w:author="Arthur Parmentier" w:date="2020-05-22T12:18:00Z">
        <w:r w:rsidR="00E9747D" w:rsidRPr="007C437A">
          <w:t>Wekinator</w:t>
        </w:r>
      </w:ins>
      <w:proofErr w:type="spellEnd"/>
      <w:ins w:id="7883" w:author="Arthur Parmentier" w:date="2020-05-18T17:06:00Z">
        <w:r w:rsidRPr="007C437A">
          <w:t xml:space="preserve"> settings</w:t>
        </w:r>
      </w:ins>
      <w:bookmarkEnd w:id="7880"/>
    </w:p>
    <w:p w:rsidR="002A1FE9" w:rsidRPr="007C437A" w:rsidRDefault="002A1FE9" w:rsidP="005522F0">
      <w:pPr>
        <w:rPr>
          <w:ins w:id="7884" w:author="Arthur Parmentier" w:date="2020-05-22T20:36:00Z"/>
        </w:rPr>
      </w:pPr>
      <w:ins w:id="7885" w:author="Arthur Parmentier" w:date="2020-05-22T20:36:00Z">
        <w:r w:rsidRPr="007C437A">
          <w:t>As mentioned previously</w:t>
        </w:r>
      </w:ins>
      <w:ins w:id="7886" w:author="Arthur Parmentier" w:date="2020-05-22T23:32:00Z">
        <w:r w:rsidR="00A37563" w:rsidRPr="007C437A">
          <w:t xml:space="preserve">, </w:t>
        </w:r>
        <w:proofErr w:type="spellStart"/>
        <w:r w:rsidR="00A37563" w:rsidRPr="007C437A">
          <w:t>PoseNet</w:t>
        </w:r>
        <w:proofErr w:type="spellEnd"/>
        <w:r w:rsidR="00A37563" w:rsidRPr="007C437A">
          <w:t xml:space="preserve"> as different parameters that influence its performances.</w:t>
        </w:r>
      </w:ins>
      <w:ins w:id="7887" w:author="Arthur Parmentier" w:date="2020-05-22T23:33:00Z">
        <w:r w:rsidR="00A37563" w:rsidRPr="007C437A">
          <w:t xml:space="preserve"> It is however not obvious where lies the best compromise between accuracy and the</w:t>
        </w:r>
      </w:ins>
      <w:ins w:id="7888" w:author="Arthur Parmentier" w:date="2020-05-22T23:34:00Z">
        <w:r w:rsidR="00A37563" w:rsidRPr="007C437A">
          <w:t xml:space="preserve"> number of poses processed by seconds (FPS).</w:t>
        </w:r>
      </w:ins>
      <w:ins w:id="7889" w:author="Arthur Parmentier" w:date="2020-05-22T23:40:00Z">
        <w:r w:rsidR="009940BE" w:rsidRPr="007C437A">
          <w:t xml:space="preserve"> Let’s </w:t>
        </w:r>
        <w:proofErr w:type="gramStart"/>
        <w:r w:rsidR="009940BE" w:rsidRPr="007C437A">
          <w:t>take a look</w:t>
        </w:r>
        <w:proofErr w:type="gramEnd"/>
        <w:r w:rsidR="009940BE" w:rsidRPr="007C437A">
          <w:t xml:space="preserve"> </w:t>
        </w:r>
      </w:ins>
      <w:ins w:id="7890" w:author="Arthur Parmentier" w:date="2020-05-22T23:41:00Z">
        <w:r w:rsidR="009940BE" w:rsidRPr="007C437A">
          <w:t xml:space="preserve">at how </w:t>
        </w:r>
        <w:proofErr w:type="spellStart"/>
        <w:r w:rsidR="009940BE" w:rsidRPr="007C437A">
          <w:t>Wekinator</w:t>
        </w:r>
        <w:proofErr w:type="spellEnd"/>
        <w:r w:rsidR="009940BE" w:rsidRPr="007C437A">
          <w:t xml:space="preserve"> processes its input to </w:t>
        </w:r>
      </w:ins>
      <w:ins w:id="7891" w:author="Arthur Parmentier" w:date="2020-05-22T23:42:00Z">
        <w:r w:rsidR="008542B7" w:rsidRPr="007C437A">
          <w:t>identify</w:t>
        </w:r>
        <w:r w:rsidR="00185944" w:rsidRPr="007C437A">
          <w:t xml:space="preserve"> the best settings for </w:t>
        </w:r>
        <w:proofErr w:type="spellStart"/>
        <w:r w:rsidR="00185944" w:rsidRPr="007C437A">
          <w:t>PoseNet</w:t>
        </w:r>
        <w:proofErr w:type="spellEnd"/>
        <w:r w:rsidR="00185944" w:rsidRPr="007C437A">
          <w:t>.</w:t>
        </w:r>
      </w:ins>
    </w:p>
    <w:p w:rsidR="005522F0" w:rsidRPr="007C437A" w:rsidRDefault="005522F0" w:rsidP="005522F0">
      <w:pPr>
        <w:rPr>
          <w:ins w:id="7892" w:author="Arthur Parmentier" w:date="2020-05-20T19:53:00Z"/>
        </w:rPr>
      </w:pPr>
      <w:ins w:id="7893" w:author="Arthur Parmentier" w:date="2020-05-18T17:07:00Z">
        <w:r w:rsidRPr="007C437A">
          <w:lastRenderedPageBreak/>
          <w:t>We know that</w:t>
        </w:r>
      </w:ins>
      <w:ins w:id="7894" w:author="Arthur Parmentier" w:date="2020-05-22T20:15:00Z">
        <w:r w:rsidR="00FF217B" w:rsidRPr="007C437A">
          <w:t xml:space="preserve"> by default,</w:t>
        </w:r>
      </w:ins>
      <w:ins w:id="7895" w:author="Arthur Parmentier" w:date="2020-05-18T17:07:00Z">
        <w:r w:rsidRPr="007C437A">
          <w:t xml:space="preserve"> </w:t>
        </w:r>
      </w:ins>
      <w:proofErr w:type="spellStart"/>
      <w:ins w:id="7896" w:author="Arthur Parmentier" w:date="2020-05-22T12:18:00Z">
        <w:r w:rsidR="00E9747D" w:rsidRPr="007C437A">
          <w:t>Wekinator</w:t>
        </w:r>
      </w:ins>
      <w:ins w:id="7897" w:author="Arthur Parmentier" w:date="2020-05-22T20:15:00Z">
        <w:r w:rsidR="00FF217B" w:rsidRPr="007C437A">
          <w:t>’s</w:t>
        </w:r>
        <w:proofErr w:type="spellEnd"/>
        <w:r w:rsidR="00FF217B" w:rsidRPr="007C437A">
          <w:t xml:space="preserve"> DTW</w:t>
        </w:r>
      </w:ins>
      <w:ins w:id="7898" w:author="Arthur Parmentier" w:date="2020-05-18T17:07:00Z">
        <w:r w:rsidRPr="007C437A">
          <w:t xml:space="preserve"> is </w:t>
        </w:r>
        <w:proofErr w:type="spellStart"/>
        <w:r w:rsidRPr="007C437A">
          <w:t>downsampling</w:t>
        </w:r>
        <w:proofErr w:type="spellEnd"/>
        <w:r w:rsidRPr="007C437A">
          <w:t xml:space="preserve"> </w:t>
        </w:r>
      </w:ins>
      <w:ins w:id="7899" w:author="Arthur Parmentier" w:date="2020-05-22T20:15:00Z">
        <w:r w:rsidR="00FF217B" w:rsidRPr="007C437A">
          <w:t>the data rate</w:t>
        </w:r>
      </w:ins>
      <w:ins w:id="7900" w:author="Arthur Parmentier" w:date="2020-05-18T17:07:00Z">
        <w:r w:rsidRPr="007C437A">
          <w:t xml:space="preserve"> to improve the DTW speed, such that the best compromise in performance and accuracy is to keep the number of FPS just below what </w:t>
        </w:r>
      </w:ins>
      <w:proofErr w:type="spellStart"/>
      <w:ins w:id="7901" w:author="Arthur Parmentier" w:date="2020-05-22T12:18:00Z">
        <w:r w:rsidR="00E9747D" w:rsidRPr="007C437A">
          <w:t>Wekinator</w:t>
        </w:r>
      </w:ins>
      <w:proofErr w:type="spellEnd"/>
      <w:ins w:id="7902" w:author="Arthur Parmentier" w:date="2020-05-18T17:07:00Z">
        <w:r w:rsidRPr="007C437A">
          <w:t xml:space="preserve"> can handle without </w:t>
        </w:r>
        <w:proofErr w:type="spellStart"/>
        <w:r w:rsidRPr="007C437A">
          <w:t>downsampling</w:t>
        </w:r>
        <w:proofErr w:type="spellEnd"/>
        <w:r w:rsidRPr="007C437A">
          <w:t xml:space="preserve"> for a sequence of 2 seconds</w:t>
        </w:r>
        <w:r w:rsidRPr="007C437A">
          <w:rPr>
            <w:rStyle w:val="Appelnotedebasdep"/>
          </w:rPr>
          <w:footnoteReference w:id="54"/>
        </w:r>
        <w:r w:rsidRPr="007C437A">
          <w:t xml:space="preserve">. With </w:t>
        </w:r>
      </w:ins>
      <w:proofErr w:type="spellStart"/>
      <w:ins w:id="7908" w:author="Arthur Parmentier" w:date="2020-05-22T12:18:00Z">
        <w:r w:rsidR="00E9747D" w:rsidRPr="007C437A">
          <w:t>Wekinator</w:t>
        </w:r>
      </w:ins>
      <w:ins w:id="7909" w:author="Arthur Parmentier" w:date="2020-05-18T17:07:00Z">
        <w:r w:rsidRPr="007C437A">
          <w:t>’s</w:t>
        </w:r>
        <w:proofErr w:type="spellEnd"/>
        <w:r w:rsidRPr="007C437A">
          <w:t xml:space="preserve"> default settings (max sequence size = 10), the ideal number of FPS is 5</w:t>
        </w:r>
        <w:r w:rsidRPr="007C437A">
          <w:rPr>
            <w:rStyle w:val="Appelnotedebasdep"/>
          </w:rPr>
          <w:footnoteReference w:id="55"/>
        </w:r>
        <w:r w:rsidRPr="007C437A">
          <w:t xml:space="preserve">. On a fast computer, it would be worth to change </w:t>
        </w:r>
      </w:ins>
      <w:proofErr w:type="spellStart"/>
      <w:ins w:id="7912" w:author="Arthur Parmentier" w:date="2020-05-22T12:18:00Z">
        <w:r w:rsidR="00E9747D" w:rsidRPr="007C437A">
          <w:t>Wekinator</w:t>
        </w:r>
      </w:ins>
      <w:ins w:id="7913" w:author="Arthur Parmentier" w:date="2020-05-18T17:07:00Z">
        <w:r w:rsidRPr="007C437A">
          <w:t>’s</w:t>
        </w:r>
        <w:proofErr w:type="spellEnd"/>
        <w:r w:rsidRPr="007C437A">
          <w:t xml:space="preserve"> default max sequence length to 20-</w:t>
        </w:r>
      </w:ins>
      <w:ins w:id="7914" w:author="Arthur Parmentier" w:date="2020-05-22T23:42:00Z">
        <w:r w:rsidR="009940BE" w:rsidRPr="007C437A">
          <w:t>4</w:t>
        </w:r>
      </w:ins>
      <w:ins w:id="7915" w:author="Arthur Parmentier" w:date="2020-05-18T17:07:00Z">
        <w:r w:rsidRPr="007C437A">
          <w:t>0 and run with around 10-</w:t>
        </w:r>
      </w:ins>
      <w:ins w:id="7916" w:author="Arthur Parmentier" w:date="2020-05-22T23:42:00Z">
        <w:r w:rsidR="009940BE" w:rsidRPr="007C437A">
          <w:t>20</w:t>
        </w:r>
      </w:ins>
      <w:ins w:id="7917" w:author="Arthur Parmentier" w:date="2020-05-18T17:07:00Z">
        <w:r w:rsidRPr="007C437A">
          <w:t xml:space="preserve"> FPS, which have proven to be more than enough for SP recognition or disable </w:t>
        </w:r>
        <w:proofErr w:type="spellStart"/>
        <w:r w:rsidRPr="007C437A">
          <w:t>downsampling</w:t>
        </w:r>
        <w:proofErr w:type="spellEnd"/>
        <w:r w:rsidRPr="007C437A">
          <w:t>.</w:t>
        </w:r>
      </w:ins>
    </w:p>
    <w:p w:rsidR="00F02080" w:rsidRPr="007C437A" w:rsidRDefault="00DF2E6B" w:rsidP="005522F0">
      <w:pPr>
        <w:rPr>
          <w:ins w:id="7918" w:author="Arthur Parmentier" w:date="2020-05-22T23:50:00Z"/>
        </w:rPr>
      </w:pPr>
      <w:ins w:id="7919" w:author="Arthur Parmentier" w:date="2020-05-22T23:43:00Z">
        <w:r w:rsidRPr="007C437A">
          <w:t>An</w:t>
        </w:r>
      </w:ins>
      <w:ins w:id="7920" w:author="Arthur Parmentier" w:date="2020-05-22T23:44:00Z">
        <w:r w:rsidRPr="007C437A">
          <w:t xml:space="preserve">other question that would yet still need to be addressed is whether using very different rates for </w:t>
        </w:r>
        <w:proofErr w:type="spellStart"/>
        <w:r w:rsidRPr="007C437A">
          <w:t>PoseNet</w:t>
        </w:r>
        <w:proofErr w:type="spellEnd"/>
        <w:r w:rsidRPr="007C437A">
          <w:t xml:space="preserve"> among the </w:t>
        </w:r>
      </w:ins>
      <w:ins w:id="7921" w:author="Arthur Parmentier" w:date="2020-05-22T23:45:00Z">
        <w:r w:rsidRPr="007C437A">
          <w:t xml:space="preserve">training </w:t>
        </w:r>
      </w:ins>
      <w:ins w:id="7922" w:author="Arthur Parmentier" w:date="2020-05-22T23:44:00Z">
        <w:r w:rsidRPr="007C437A">
          <w:t>dataset or between the training data</w:t>
        </w:r>
      </w:ins>
      <w:ins w:id="7923" w:author="Arthur Parmentier" w:date="2020-05-22T23:45:00Z">
        <w:r w:rsidRPr="007C437A">
          <w:t>set</w:t>
        </w:r>
      </w:ins>
      <w:ins w:id="7924" w:author="Arthur Parmentier" w:date="2020-05-22T23:44:00Z">
        <w:r w:rsidRPr="007C437A">
          <w:t xml:space="preserve"> and rea</w:t>
        </w:r>
      </w:ins>
      <w:ins w:id="7925" w:author="Arthur Parmentier" w:date="2020-05-22T23:45:00Z">
        <w:r w:rsidRPr="007C437A">
          <w:t xml:space="preserve">l-time data would badly affect the performances of </w:t>
        </w:r>
        <w:proofErr w:type="spellStart"/>
        <w:r w:rsidRPr="007C437A">
          <w:t>Wekinator</w:t>
        </w:r>
        <w:proofErr w:type="spellEnd"/>
        <w:r w:rsidRPr="007C437A">
          <w:t xml:space="preserve"> DTW or not. Al</w:t>
        </w:r>
      </w:ins>
      <w:ins w:id="7926" w:author="Arthur Parmentier" w:date="2020-05-22T23:46:00Z">
        <w:r w:rsidRPr="007C437A">
          <w:t>though DTW warps the sequence and should be able to match two sequences with a different data rate, they are still constraints on how</w:t>
        </w:r>
      </w:ins>
      <w:ins w:id="7927" w:author="Arthur Parmentier" w:date="2020-05-22T23:47:00Z">
        <w:r w:rsidRPr="007C437A">
          <w:t xml:space="preserve"> far the algorithm looks forward in time to find a point that may match a s</w:t>
        </w:r>
      </w:ins>
      <w:ins w:id="7928" w:author="Arthur Parmentier" w:date="2020-05-22T23:48:00Z">
        <w:r w:rsidRPr="007C437A">
          <w:t xml:space="preserve">equence in the training set and possibly on how much the sequence can be warped. These remarks are only speculative </w:t>
        </w:r>
        <w:proofErr w:type="gramStart"/>
        <w:r w:rsidRPr="007C437A">
          <w:t>at the moment</w:t>
        </w:r>
      </w:ins>
      <w:proofErr w:type="gramEnd"/>
      <w:ins w:id="7929" w:author="Arthur Parmentier" w:date="2020-05-22T23:49:00Z">
        <w:r w:rsidRPr="007C437A">
          <w:t xml:space="preserve"> and are simply left here to warn the user and programmer about the possible limits of the </w:t>
        </w:r>
        <w:proofErr w:type="spellStart"/>
        <w:r w:rsidRPr="007C437A">
          <w:t>FastDTW</w:t>
        </w:r>
        <w:proofErr w:type="spellEnd"/>
        <w:r w:rsidRPr="007C437A">
          <w:t xml:space="preserve"> and its implementation in </w:t>
        </w:r>
        <w:proofErr w:type="spellStart"/>
        <w:r w:rsidRPr="007C437A">
          <w:t>Wekinator</w:t>
        </w:r>
        <w:proofErr w:type="spellEnd"/>
        <w:r w:rsidRPr="007C437A">
          <w:t xml:space="preserve"> that takes compromises in order to be fast enough for real-time </w:t>
        </w:r>
      </w:ins>
      <w:ins w:id="7930" w:author="Arthur Parmentier" w:date="2020-05-22T23:50:00Z">
        <w:r w:rsidRPr="007C437A">
          <w:t>applications.</w:t>
        </w:r>
      </w:ins>
    </w:p>
    <w:p w:rsidR="00DF2E6B" w:rsidRPr="007C437A" w:rsidRDefault="00DF2E6B" w:rsidP="005522F0">
      <w:pPr>
        <w:rPr>
          <w:ins w:id="7931" w:author="Arthur Parmentier" w:date="2020-05-20T19:53:00Z"/>
        </w:rPr>
      </w:pPr>
      <w:ins w:id="7932" w:author="Arthur Parmentier" w:date="2020-05-22T23:50:00Z">
        <w:r w:rsidRPr="007C437A">
          <w:t xml:space="preserve">It is also to be tested how does the performance of </w:t>
        </w:r>
        <w:proofErr w:type="spellStart"/>
        <w:r w:rsidRPr="007C437A">
          <w:t>Wekinator</w:t>
        </w:r>
        <w:proofErr w:type="spellEnd"/>
        <w:r w:rsidRPr="007C437A">
          <w:t xml:space="preserve"> changes with the </w:t>
        </w:r>
      </w:ins>
      <w:ins w:id="7933" w:author="Arthur Parmentier" w:date="2020-05-22T23:51:00Z">
        <w:r w:rsidRPr="007C437A">
          <w:t>number</w:t>
        </w:r>
      </w:ins>
      <w:ins w:id="7934" w:author="Arthur Parmentier" w:date="2020-05-22T23:50:00Z">
        <w:r w:rsidRPr="007C437A">
          <w:t xml:space="preserve"> of signs to be recognized. In the scope of this project, no more than </w:t>
        </w:r>
      </w:ins>
      <w:ins w:id="7935" w:author="Arthur Parmentier" w:date="2020-05-22T23:51:00Z">
        <w:r w:rsidRPr="007C437A">
          <w:t xml:space="preserve">dozens of signs were tested but it is possible and likely that its performance (accuracy but </w:t>
        </w:r>
      </w:ins>
      <w:ins w:id="7936" w:author="Arthur Parmentier" w:date="2020-05-22T23:52:00Z">
        <w:r w:rsidRPr="007C437A">
          <w:t>also speed)</w:t>
        </w:r>
      </w:ins>
      <w:ins w:id="7937" w:author="Arthur Parmentier" w:date="2020-05-22T23:51:00Z">
        <w:r w:rsidRPr="007C437A">
          <w:t xml:space="preserve"> drops with the increas</w:t>
        </w:r>
      </w:ins>
      <w:ins w:id="7938" w:author="Arthur Parmentier" w:date="2020-05-22T23:52:00Z">
        <w:r w:rsidRPr="007C437A">
          <w:t xml:space="preserve">e of the number of signs. These points should be investigated for future improvements of the tools, especially for working </w:t>
        </w:r>
      </w:ins>
      <w:ins w:id="7939" w:author="Arthur Parmentier" w:date="2020-05-22T23:53:00Z">
        <w:r w:rsidRPr="007C437A">
          <w:t>with bigger sets of signs.</w:t>
        </w:r>
      </w:ins>
    </w:p>
    <w:p w:rsidR="00F02080" w:rsidRPr="007C437A" w:rsidRDefault="00F02080" w:rsidP="005522F0">
      <w:pPr>
        <w:rPr>
          <w:ins w:id="7940" w:author="Arthur Parmentier" w:date="2020-05-20T19:53:00Z"/>
        </w:rPr>
      </w:pPr>
    </w:p>
    <w:p w:rsidR="00F02080" w:rsidRPr="007C437A" w:rsidRDefault="00F02080" w:rsidP="005522F0">
      <w:pPr>
        <w:rPr>
          <w:ins w:id="7941" w:author="Arthur Parmentier" w:date="2020-05-20T19:53:00Z"/>
        </w:rPr>
      </w:pPr>
    </w:p>
    <w:p w:rsidR="00F02080" w:rsidRPr="007C437A" w:rsidRDefault="00F02080" w:rsidP="005522F0">
      <w:pPr>
        <w:rPr>
          <w:ins w:id="7942" w:author="Arthur Parmentier" w:date="2020-05-20T19:53:00Z"/>
        </w:rPr>
      </w:pPr>
    </w:p>
    <w:p w:rsidR="00F02080" w:rsidRPr="007C437A" w:rsidRDefault="00F02080" w:rsidP="00F02080">
      <w:pPr>
        <w:rPr>
          <w:ins w:id="7943" w:author="Arthur Parmentier" w:date="2020-05-20T19:53:00Z"/>
        </w:rPr>
      </w:pPr>
      <w:ins w:id="7944" w:author="Arthur Parmentier" w:date="2020-05-20T19:53:00Z">
        <w:r w:rsidRPr="007C437A">
          <w:t>The qualitative improvement of the translation- &amp; rotation-invariant transformation was also observed during the initial tests with those 8 features by moving in space and taking slightly different orientations to the camera. However, the improvement given by the normalization of the body joints with respect to body dimensions is still to be tested with more users.</w:t>
        </w:r>
      </w:ins>
    </w:p>
    <w:p w:rsidR="00F02080" w:rsidRPr="007C437A" w:rsidRDefault="00EC0CDA">
      <w:pPr>
        <w:pStyle w:val="Titre3"/>
        <w:rPr>
          <w:ins w:id="7945" w:author="Arthur Parmentier" w:date="2020-05-18T17:07:00Z"/>
          <w:rPrChange w:id="7946" w:author="Arthur Parmentier" w:date="2020-06-07T15:27:00Z">
            <w:rPr>
              <w:ins w:id="7947" w:author="Arthur Parmentier" w:date="2020-05-18T17:07:00Z"/>
            </w:rPr>
          </w:rPrChange>
        </w:rPr>
        <w:pPrChange w:id="7948" w:author="Arthur Parmentier" w:date="2020-05-22T08:25:00Z">
          <w:pPr/>
        </w:pPrChange>
      </w:pPr>
      <w:bookmarkStart w:id="7949" w:name="_Toc42698980"/>
      <w:ins w:id="7950" w:author="Arthur Parmentier" w:date="2020-05-22T08:25:00Z">
        <w:r w:rsidRPr="007C437A">
          <w:rPr>
            <w:rPrChange w:id="7951" w:author="Arthur Parmentier" w:date="2020-06-07T15:27:00Z">
              <w:rPr/>
            </w:rPrChange>
          </w:rPr>
          <w:t>Threading</w:t>
        </w:r>
      </w:ins>
      <w:bookmarkEnd w:id="7949"/>
    </w:p>
    <w:p w:rsidR="005522F0" w:rsidRPr="007C437A" w:rsidRDefault="005522F0">
      <w:pPr>
        <w:rPr>
          <w:rPrChange w:id="7952" w:author="Arthur Parmentier" w:date="2020-06-07T15:27:00Z">
            <w:rPr/>
          </w:rPrChange>
        </w:rPr>
        <w:pPrChange w:id="7953" w:author="Arthur Parmentier" w:date="2020-05-18T17:07:00Z">
          <w:pPr>
            <w:pStyle w:val="Titre2"/>
          </w:pPr>
        </w:pPrChange>
      </w:pPr>
    </w:p>
    <w:p w:rsidR="00F25194" w:rsidRPr="007C437A" w:rsidRDefault="00F25194">
      <w:pPr>
        <w:pStyle w:val="Titre2"/>
      </w:pPr>
      <w:del w:id="7954" w:author="Arthur Parmentier" w:date="2020-05-14T15:55:00Z">
        <w:r w:rsidRPr="007C437A" w:rsidDel="008E4BF0">
          <w:lastRenderedPageBreak/>
          <w:delText xml:space="preserve">Part 6: </w:delText>
        </w:r>
      </w:del>
      <w:bookmarkStart w:id="7955" w:name="_Toc42698981"/>
      <w:r w:rsidRPr="007C437A">
        <w:t>Learning</w:t>
      </w:r>
      <w:ins w:id="7956" w:author="Arthur Parmentier" w:date="2020-05-14T15:55:00Z">
        <w:r w:rsidR="008E4BF0" w:rsidRPr="007C437A">
          <w:t xml:space="preserve"> in SP and numerical tool</w:t>
        </w:r>
      </w:ins>
      <w:bookmarkEnd w:id="7955"/>
      <w:del w:id="7957" w:author="Arthur Parmentier" w:date="2020-05-14T15:55:00Z">
        <w:r w:rsidRPr="007C437A" w:rsidDel="008E4BF0">
          <w:delText xml:space="preserve"> mechanism (?)</w:delText>
        </w:r>
      </w:del>
    </w:p>
    <w:p w:rsidR="00604767" w:rsidRPr="007C437A" w:rsidRDefault="00604767">
      <w:pPr>
        <w:pStyle w:val="Titre2"/>
        <w:rPr>
          <w:rPrChange w:id="7958" w:author="Arthur Parmentier" w:date="2020-06-07T15:27:00Z">
            <w:rPr/>
          </w:rPrChange>
        </w:rPr>
        <w:pPrChange w:id="7959" w:author="Arthur Parmentier" w:date="2020-06-07T21:11:00Z">
          <w:pPr>
            <w:pStyle w:val="Titre1"/>
          </w:pPr>
        </w:pPrChange>
      </w:pPr>
      <w:bookmarkStart w:id="7960" w:name="_Toc42698982"/>
      <w:r w:rsidRPr="007C437A">
        <w:rPr>
          <w:rPrChange w:id="7961" w:author="Arthur Parmentier" w:date="2020-06-07T15:27:00Z">
            <w:rPr/>
          </w:rPrChange>
        </w:rPr>
        <w:t>Potential &amp; future of the tool</w:t>
      </w:r>
      <w:bookmarkEnd w:id="7960"/>
    </w:p>
    <w:p w:rsidR="00F7581A" w:rsidRPr="007C437A" w:rsidRDefault="007938BA" w:rsidP="00F7581A">
      <w:pPr>
        <w:pStyle w:val="Titre3"/>
        <w:rPr>
          <w:ins w:id="7962" w:author="Arthur Parmentier" w:date="2020-05-21T17:03:00Z"/>
        </w:rPr>
      </w:pPr>
      <w:bookmarkStart w:id="7963" w:name="_Toc42698983"/>
      <w:ins w:id="7964" w:author="Arthur Parmentier" w:date="2020-05-21T17:03:00Z">
        <w:r w:rsidRPr="007C437A">
          <w:t>Emotion recognition</w:t>
        </w:r>
        <w:bookmarkEnd w:id="7963"/>
      </w:ins>
    </w:p>
    <w:p w:rsidR="007938BA" w:rsidRPr="007C437A" w:rsidRDefault="007938BA">
      <w:pPr>
        <w:pStyle w:val="Titre4"/>
        <w:rPr>
          <w:ins w:id="7965" w:author="Arthur Parmentier" w:date="2020-05-21T17:01:00Z"/>
          <w:rPrChange w:id="7966" w:author="Arthur Parmentier" w:date="2020-06-07T15:27:00Z">
            <w:rPr>
              <w:ins w:id="7967" w:author="Arthur Parmentier" w:date="2020-05-21T17:01:00Z"/>
            </w:rPr>
          </w:rPrChange>
        </w:rPr>
        <w:pPrChange w:id="7968" w:author="Arthur Parmentier" w:date="2020-05-21T17:03:00Z">
          <w:pPr>
            <w:pStyle w:val="Titre6"/>
          </w:pPr>
        </w:pPrChange>
      </w:pPr>
      <w:ins w:id="7969" w:author="Arthur Parmentier" w:date="2020-05-21T17:03:00Z">
        <w:r w:rsidRPr="007C437A">
          <w:rPr>
            <w:rPrChange w:id="7970" w:author="Arthur Parmentier" w:date="2020-06-07T15:27:00Z">
              <w:rPr>
                <w:b w:val="0"/>
              </w:rPr>
            </w:rPrChange>
          </w:rPr>
          <w:t xml:space="preserve">From </w:t>
        </w:r>
        <w:proofErr w:type="spellStart"/>
        <w:r w:rsidRPr="007C437A">
          <w:rPr>
            <w:rPrChange w:id="7971" w:author="Arthur Parmentier" w:date="2020-06-07T15:27:00Z">
              <w:rPr>
                <w:b w:val="0"/>
              </w:rPr>
            </w:rPrChange>
          </w:rPr>
          <w:t>PoseNet</w:t>
        </w:r>
        <w:proofErr w:type="spellEnd"/>
        <w:r w:rsidRPr="007C437A">
          <w:rPr>
            <w:rPrChange w:id="7972" w:author="Arthur Parmentier" w:date="2020-06-07T15:27:00Z">
              <w:rPr>
                <w:b w:val="0"/>
              </w:rPr>
            </w:rPrChange>
          </w:rPr>
          <w:t xml:space="preserve"> to building features for </w:t>
        </w:r>
      </w:ins>
      <w:ins w:id="7973" w:author="Arthur Parmentier" w:date="2020-05-21T17:04:00Z">
        <w:r w:rsidRPr="007C437A">
          <w:rPr>
            <w:rPrChange w:id="7974" w:author="Arthur Parmentier" w:date="2020-06-07T15:27:00Z">
              <w:rPr>
                <w:b w:val="0"/>
              </w:rPr>
            </w:rPrChange>
          </w:rPr>
          <w:t>recognizing emotions</w:t>
        </w:r>
      </w:ins>
      <w:ins w:id="7975" w:author="Arthur Parmentier" w:date="2020-05-21T17:17:00Z">
        <w:r w:rsidR="00E61559" w:rsidRPr="007C437A">
          <w:rPr>
            <w:rPrChange w:id="7976" w:author="Arthur Parmentier" w:date="2020-06-07T15:27:00Z">
              <w:rPr>
                <w:b w:val="0"/>
              </w:rPr>
            </w:rPrChange>
          </w:rPr>
          <w:t xml:space="preserve"> in body gestures</w:t>
        </w:r>
      </w:ins>
    </w:p>
    <w:p w:rsidR="00F7581A" w:rsidRPr="007C437A" w:rsidRDefault="00F7581A" w:rsidP="00F7581A">
      <w:pPr>
        <w:rPr>
          <w:ins w:id="7977" w:author="Arthur Parmentier" w:date="2020-05-21T17:01:00Z"/>
        </w:rPr>
      </w:pPr>
      <w:ins w:id="7978" w:author="Arthur Parmentier" w:date="2020-05-21T17:01:00Z">
        <w:r w:rsidRPr="007C437A">
          <w:t>Although we discussed the choice of meaningful features for recognizing SP signs within the default SP mode, I would like to discuss the motion descriptors library for Max/MSP “</w:t>
        </w:r>
        <w:proofErr w:type="spellStart"/>
        <w:r w:rsidRPr="007C437A">
          <w:t>Modosc</w:t>
        </w:r>
        <w:proofErr w:type="spellEnd"/>
        <w:r w:rsidRPr="007C437A">
          <w:t>”</w:t>
        </w:r>
        <w:r w:rsidRPr="007C437A">
          <w:rPr>
            <w:rStyle w:val="Appelnotedebasdep"/>
          </w:rPr>
          <w:footnoteReference w:id="56"/>
        </w:r>
        <w:r w:rsidRPr="007C437A">
          <w:t xml:space="preserve"> and its potential use in other SP modes.</w:t>
        </w:r>
      </w:ins>
    </w:p>
    <w:p w:rsidR="00F7581A" w:rsidRPr="007C437A" w:rsidRDefault="00F7581A" w:rsidP="00F7581A">
      <w:pPr>
        <w:rPr>
          <w:ins w:id="7988" w:author="Arthur Parmentier" w:date="2020-05-21T17:01:00Z"/>
        </w:rPr>
      </w:pPr>
      <w:ins w:id="7989" w:author="Arthur Parmentier" w:date="2020-05-21T17:01:00Z">
        <w:r w:rsidRPr="007C437A">
          <w:t>Let’s look at the SP mode “</w:t>
        </w:r>
        <w:proofErr w:type="spellStart"/>
        <w:r w:rsidRPr="007C437A">
          <w:t>shapeline</w:t>
        </w:r>
        <w:proofErr w:type="spellEnd"/>
        <w:r w:rsidRPr="007C437A">
          <w:t>”. In this mode, all gestures and signs made by the soundpainter (except the “exit” sign of the mode) are interpreted in a figurative way by the performers, i.e. in an iconic or suggestive way rather than in a symbolic way. For instance, the soundpainter could use his facial expressions to convey emotional content or imitate the throwing of a virtual ball in the space and let the performers interpret (abstractly and freely) the dynamics of the scene.</w:t>
        </w:r>
        <w:r w:rsidRPr="007C437A">
          <w:br/>
          <w:t>Interpretation in such a mode, as we have seen previously, involves particular cultural knowledges as well as knowledges about emotions, facial expressions… whether they are cultural or not.</w:t>
        </w:r>
      </w:ins>
    </w:p>
    <w:p w:rsidR="00F7581A" w:rsidRPr="007C437A" w:rsidRDefault="00F7581A" w:rsidP="00F7581A">
      <w:pPr>
        <w:rPr>
          <w:ins w:id="7990" w:author="Arthur Parmentier" w:date="2020-05-21T17:01:00Z"/>
        </w:rPr>
      </w:pPr>
      <w:ins w:id="7991" w:author="Arthur Parmentier" w:date="2020-05-21T17:01:00Z">
        <w:r w:rsidRPr="007C437A">
          <w:t xml:space="preserve">The </w:t>
        </w:r>
        <w:proofErr w:type="spellStart"/>
        <w:r w:rsidRPr="007C437A">
          <w:t>EyesWeb</w:t>
        </w:r>
        <w:proofErr w:type="spellEnd"/>
        <w:r w:rsidRPr="007C437A">
          <w:t xml:space="preserve"> project</w:t>
        </w:r>
      </w:ins>
      <w:ins w:id="7992" w:author="Arthur Parmentier" w:date="2020-06-10T20:54:00Z">
        <w:r w:rsidR="00304C55">
          <w:t xml:space="preserve"> </w:t>
        </w:r>
      </w:ins>
      <w:customXmlInsRangeStart w:id="7993" w:author="Arthur Parmentier" w:date="2020-06-10T20:57:00Z"/>
      <w:sdt>
        <w:sdtPr>
          <w:id w:val="-2134081648"/>
          <w:citation/>
        </w:sdtPr>
        <w:sdtContent>
          <w:customXmlInsRangeEnd w:id="7993"/>
          <w:ins w:id="7994" w:author="Arthur Parmentier" w:date="2020-06-10T20:57:00Z">
            <w:r w:rsidR="00304C55">
              <w:fldChar w:fldCharType="begin"/>
            </w:r>
            <w:r w:rsidR="00304C55" w:rsidRPr="00304C55">
              <w:rPr>
                <w:rPrChange w:id="7995" w:author="Arthur Parmentier" w:date="2020-06-10T20:57:00Z">
                  <w:rPr>
                    <w:lang w:val="fr-FR"/>
                  </w:rPr>
                </w:rPrChange>
              </w:rPr>
              <w:instrText xml:space="preserve"> CITATION DIB \l 1036 </w:instrText>
            </w:r>
          </w:ins>
          <w:r w:rsidR="00304C55">
            <w:fldChar w:fldCharType="separate"/>
          </w:r>
          <w:r w:rsidR="00304C55">
            <w:rPr>
              <w:noProof/>
            </w:rPr>
            <w:t>(DIBRIS - University of Genoa, s.d.)</w:t>
          </w:r>
          <w:ins w:id="7996" w:author="Arthur Parmentier" w:date="2020-06-10T20:57:00Z">
            <w:r w:rsidR="00304C55">
              <w:fldChar w:fldCharType="end"/>
            </w:r>
          </w:ins>
          <w:customXmlInsRangeStart w:id="7997" w:author="Arthur Parmentier" w:date="2020-06-10T20:57:00Z"/>
        </w:sdtContent>
      </w:sdt>
      <w:customXmlInsRangeEnd w:id="7997"/>
      <w:ins w:id="7998" w:author="Arthur Parmentier" w:date="2020-05-21T17:01:00Z">
        <w:r w:rsidRPr="007C437A">
          <w:t xml:space="preserve"> proposes several “expressive cues” for analyzing body movement and gestures in relation with their emotional content and creating models of interaction between gestures and musical languages, in analogy to what the mode “</w:t>
        </w:r>
        <w:proofErr w:type="spellStart"/>
        <w:r w:rsidRPr="007C437A">
          <w:t>shapeline</w:t>
        </w:r>
        <w:proofErr w:type="spellEnd"/>
        <w:r w:rsidRPr="007C437A">
          <w:t>” offers in SP. Some of these cues are features such as the contraction index, fluidity, curvature of a movement, jerk (first derivative of the acceleration), symmetry with respect to different points of the body, directivity etc.</w:t>
        </w:r>
        <w:r w:rsidRPr="007C437A">
          <w:br/>
          <w:t>Although the authors of the this system are not directly demonstrating that these are the features the cognitive system uses for triggering emotions</w:t>
        </w:r>
      </w:ins>
      <w:ins w:id="7999" w:author="Arthur Parmentier" w:date="2020-06-10T20:52:00Z">
        <w:r w:rsidR="00304C55">
          <w:t xml:space="preserve"> </w:t>
        </w:r>
      </w:ins>
      <w:customXmlInsRangeStart w:id="8000" w:author="Arthur Parmentier" w:date="2020-06-10T20:53:00Z"/>
      <w:sdt>
        <w:sdtPr>
          <w:id w:val="-831676982"/>
          <w:citation/>
        </w:sdtPr>
        <w:sdtContent>
          <w:customXmlInsRangeEnd w:id="8000"/>
          <w:ins w:id="8001" w:author="Arthur Parmentier" w:date="2020-06-10T20:53:00Z">
            <w:r w:rsidR="00304C55">
              <w:fldChar w:fldCharType="begin"/>
            </w:r>
            <w:r w:rsidR="00304C55" w:rsidRPr="00304C55">
              <w:rPr>
                <w:rPrChange w:id="8002" w:author="Arthur Parmentier" w:date="2020-06-10T20:53:00Z">
                  <w:rPr>
                    <w:lang w:val="fr-FR"/>
                  </w:rPr>
                </w:rPrChange>
              </w:rPr>
              <w:instrText xml:space="preserve"> CITATION Pia \l 1036 </w:instrText>
            </w:r>
          </w:ins>
          <w:r w:rsidR="00304C55">
            <w:fldChar w:fldCharType="separate"/>
          </w:r>
          <w:r w:rsidR="00304C55">
            <w:rPr>
              <w:noProof/>
            </w:rPr>
            <w:t>(Piana, Stagliano, Odone, Verri, &amp; Camurri)</w:t>
          </w:r>
          <w:ins w:id="8003" w:author="Arthur Parmentier" w:date="2020-06-10T20:53:00Z">
            <w:r w:rsidR="00304C55">
              <w:fldChar w:fldCharType="end"/>
            </w:r>
          </w:ins>
          <w:customXmlInsRangeStart w:id="8004" w:author="Arthur Parmentier" w:date="2020-06-10T20:53:00Z"/>
        </w:sdtContent>
      </w:sdt>
      <w:customXmlInsRangeEnd w:id="8004"/>
      <w:ins w:id="8005" w:author="Arthur Parmentier" w:date="2020-05-21T17:01:00Z">
        <w:r w:rsidRPr="007C437A">
          <w:t>, the experiments and interactive performances they present suggest that these features do capture some sense of the emotions conveyed through gestures.</w:t>
        </w:r>
      </w:ins>
    </w:p>
    <w:p w:rsidR="00F7581A" w:rsidRPr="007C437A" w:rsidRDefault="00F7581A" w:rsidP="00F7581A">
      <w:pPr>
        <w:rPr>
          <w:ins w:id="8006" w:author="Arthur Parmentier" w:date="2020-05-21T17:04:00Z"/>
        </w:rPr>
      </w:pPr>
      <w:ins w:id="8007" w:author="Arthur Parmentier" w:date="2020-05-21T17:01:00Z">
        <w:r w:rsidRPr="007C437A">
          <w:t>In Max, the “</w:t>
        </w:r>
        <w:proofErr w:type="spellStart"/>
        <w:r w:rsidRPr="007C437A">
          <w:t>Modosc</w:t>
        </w:r>
        <w:proofErr w:type="spellEnd"/>
        <w:r w:rsidRPr="007C437A">
          <w:t xml:space="preserve">” library allows for computing of some of these cues. In future extensions of the project, it would be relevant to explore simple interpretations of emotional contents through gestures with music or visuals contents in the </w:t>
        </w:r>
        <w:proofErr w:type="spellStart"/>
        <w:r w:rsidRPr="007C437A">
          <w:t>shapeline</w:t>
        </w:r>
        <w:proofErr w:type="spellEnd"/>
        <w:r w:rsidRPr="007C437A">
          <w:t xml:space="preserve"> mode based on such features for </w:t>
        </w:r>
        <w:proofErr w:type="spellStart"/>
        <w:r w:rsidRPr="007C437A">
          <w:t>PoseNet</w:t>
        </w:r>
        <w:proofErr w:type="spellEnd"/>
        <w:r w:rsidRPr="007C437A">
          <w:t>, even though more performant models would probably come from non-interpretable machine learning models in the near future.</w:t>
        </w:r>
      </w:ins>
    </w:p>
    <w:p w:rsidR="007938BA" w:rsidRPr="007C437A" w:rsidRDefault="007938BA" w:rsidP="007938BA">
      <w:pPr>
        <w:pStyle w:val="Titre4"/>
        <w:rPr>
          <w:ins w:id="8008" w:author="Arthur Parmentier" w:date="2020-05-21T17:09:00Z"/>
        </w:rPr>
      </w:pPr>
      <w:proofErr w:type="spellStart"/>
      <w:ins w:id="8009" w:author="Arthur Parmentier" w:date="2020-05-21T17:05:00Z">
        <w:r w:rsidRPr="007C437A">
          <w:lastRenderedPageBreak/>
          <w:t>Face</w:t>
        </w:r>
      </w:ins>
      <w:ins w:id="8010" w:author="Arthur Parmentier" w:date="2020-05-21T17:06:00Z">
        <w:r w:rsidRPr="007C437A">
          <w:t>Mesh</w:t>
        </w:r>
      </w:ins>
      <w:proofErr w:type="spellEnd"/>
      <w:ins w:id="8011" w:author="Arthur Parmentier" w:date="2020-05-21T17:17:00Z">
        <w:r w:rsidR="00150C0E" w:rsidRPr="007C437A">
          <w:t xml:space="preserve"> and face emotions recognition</w:t>
        </w:r>
      </w:ins>
    </w:p>
    <w:p w:rsidR="007938BA" w:rsidRPr="007C437A" w:rsidRDefault="007938BA" w:rsidP="007938BA">
      <w:pPr>
        <w:rPr>
          <w:ins w:id="8012" w:author="Arthur Parmentier" w:date="2020-05-21T17:14:00Z"/>
        </w:rPr>
      </w:pPr>
      <w:proofErr w:type="spellStart"/>
      <w:ins w:id="8013" w:author="Arthur Parmentier" w:date="2020-05-21T17:09:00Z">
        <w:r w:rsidRPr="007C437A">
          <w:t>Tensorflow</w:t>
        </w:r>
        <w:proofErr w:type="spellEnd"/>
        <w:r w:rsidRPr="007C437A">
          <w:t xml:space="preserve"> </w:t>
        </w:r>
      </w:ins>
      <w:ins w:id="8014" w:author="Arthur Parmentier" w:date="2020-05-21T17:10:00Z">
        <w:r w:rsidRPr="007C437A">
          <w:t xml:space="preserve">has just released in </w:t>
        </w:r>
      </w:ins>
      <w:ins w:id="8015" w:author="Arthur Parmentier" w:date="2020-05-21T17:13:00Z">
        <w:r w:rsidRPr="007C437A">
          <w:t>March</w:t>
        </w:r>
      </w:ins>
      <w:ins w:id="8016" w:author="Arthur Parmentier" w:date="2020-05-21T17:10:00Z">
        <w:r w:rsidRPr="007C437A">
          <w:t xml:space="preserve"> 2020 the </w:t>
        </w:r>
      </w:ins>
      <w:proofErr w:type="spellStart"/>
      <w:ins w:id="8017" w:author="Arthur Parmentier" w:date="2020-05-21T17:14:00Z">
        <w:r w:rsidR="00E61559" w:rsidRPr="007C437A">
          <w:t>F</w:t>
        </w:r>
      </w:ins>
      <w:ins w:id="8018" w:author="Arthur Parmentier" w:date="2020-05-21T17:10:00Z">
        <w:r w:rsidRPr="007C437A">
          <w:t>acemesh</w:t>
        </w:r>
        <w:proofErr w:type="spellEnd"/>
        <w:r w:rsidRPr="007C437A">
          <w:t xml:space="preserve"> package</w:t>
        </w:r>
      </w:ins>
      <w:ins w:id="8019" w:author="Arthur Parmentier" w:date="2020-05-21T17:31:00Z">
        <w:r w:rsidR="005F3B6B" w:rsidRPr="007C437A">
          <w:rPr>
            <w:rStyle w:val="Appelnotedebasdep"/>
          </w:rPr>
          <w:footnoteReference w:id="57"/>
        </w:r>
      </w:ins>
      <w:ins w:id="8021" w:author="Arthur Parmentier" w:date="2020-05-21T17:11:00Z">
        <w:r w:rsidRPr="007C437A">
          <w:t xml:space="preserve"> that infers approximate 3D facial surface geometry from an image or video stream</w:t>
        </w:r>
      </w:ins>
      <w:ins w:id="8022" w:author="Arthur Parmentier" w:date="2020-05-21T17:13:00Z">
        <w:r w:rsidR="00E61559" w:rsidRPr="007C437A">
          <w:t xml:space="preserve"> and that can be ported to Max just as easily as </w:t>
        </w:r>
        <w:proofErr w:type="spellStart"/>
        <w:r w:rsidR="00E61559" w:rsidRPr="007C437A">
          <w:t>PoseNet</w:t>
        </w:r>
        <w:proofErr w:type="spellEnd"/>
        <w:r w:rsidR="00E61559" w:rsidRPr="007C437A">
          <w:t xml:space="preserve"> or </w:t>
        </w:r>
      </w:ins>
      <w:proofErr w:type="spellStart"/>
      <w:ins w:id="8023" w:author="Arthur Parmentier" w:date="2020-05-21T17:14:00Z">
        <w:r w:rsidR="00E61559" w:rsidRPr="007C437A">
          <w:t>Handpose</w:t>
        </w:r>
        <w:proofErr w:type="spellEnd"/>
        <w:r w:rsidR="00E61559" w:rsidRPr="007C437A">
          <w:t xml:space="preserve"> models.</w:t>
        </w:r>
      </w:ins>
    </w:p>
    <w:p w:rsidR="00E61559" w:rsidRPr="007C437A" w:rsidRDefault="00E61559" w:rsidP="007938BA">
      <w:pPr>
        <w:rPr>
          <w:ins w:id="8024" w:author="Arthur Parmentier" w:date="2020-05-21T17:22:00Z"/>
        </w:rPr>
      </w:pPr>
      <w:ins w:id="8025" w:author="Arthur Parmentier" w:date="2020-05-21T17:15:00Z">
        <w:r w:rsidRPr="007C437A">
          <w:t>One use of this package for SP could be</w:t>
        </w:r>
      </w:ins>
      <w:ins w:id="8026" w:author="Arthur Parmentier" w:date="2020-05-21T17:22:00Z">
        <w:r w:rsidR="00150C0E" w:rsidRPr="007C437A">
          <w:t xml:space="preserve"> building a lightweight</w:t>
        </w:r>
      </w:ins>
      <w:ins w:id="8027" w:author="Arthur Parmentier" w:date="2020-05-21T17:15:00Z">
        <w:r w:rsidRPr="007C437A">
          <w:t xml:space="preserve"> expression and emotion classifi</w:t>
        </w:r>
      </w:ins>
      <w:ins w:id="8028" w:author="Arthur Parmentier" w:date="2020-05-21T17:22:00Z">
        <w:r w:rsidR="00150C0E" w:rsidRPr="007C437A">
          <w:t xml:space="preserve">er that could also be used in SP modes such as the </w:t>
        </w:r>
        <w:proofErr w:type="spellStart"/>
        <w:r w:rsidR="00150C0E" w:rsidRPr="007C437A">
          <w:t>shapeline</w:t>
        </w:r>
      </w:ins>
      <w:proofErr w:type="spellEnd"/>
      <w:ins w:id="8029" w:author="Arthur Parmentier" w:date="2020-05-21T17:15:00Z">
        <w:r w:rsidRPr="007C437A">
          <w:t>.</w:t>
        </w:r>
      </w:ins>
    </w:p>
    <w:p w:rsidR="00150C0E" w:rsidRPr="007C437A" w:rsidRDefault="00150C0E">
      <w:pPr>
        <w:rPr>
          <w:ins w:id="8030" w:author="Arthur Parmentier" w:date="2020-05-21T17:01:00Z"/>
        </w:rPr>
      </w:pPr>
      <w:ins w:id="8031" w:author="Arthur Parmentier" w:date="2020-05-21T17:22:00Z">
        <w:r w:rsidRPr="007C437A">
          <w:t>There are already several convincing attemp</w:t>
        </w:r>
      </w:ins>
      <w:ins w:id="8032" w:author="Arthur Parmentier" w:date="2020-05-21T17:23:00Z">
        <w:r w:rsidRPr="007C437A">
          <w:t>ts at recognizing facial emotions but</w:t>
        </w:r>
      </w:ins>
      <w:ins w:id="8033" w:author="Arthur Parmentier" w:date="2020-05-21T17:24:00Z">
        <w:r w:rsidR="00C43BD9" w:rsidRPr="007C437A">
          <w:t xml:space="preserve"> </w:t>
        </w:r>
        <w:proofErr w:type="spellStart"/>
        <w:r w:rsidR="00C43BD9" w:rsidRPr="007C437A">
          <w:t>Face</w:t>
        </w:r>
      </w:ins>
      <w:ins w:id="8034" w:author="Arthur Parmentier" w:date="2020-05-21T17:31:00Z">
        <w:r w:rsidR="00717498" w:rsidRPr="007C437A">
          <w:t>m</w:t>
        </w:r>
      </w:ins>
      <w:ins w:id="8035" w:author="Arthur Parmentier" w:date="2020-05-21T17:24:00Z">
        <w:r w:rsidR="00C43BD9" w:rsidRPr="007C437A">
          <w:t>esh</w:t>
        </w:r>
        <w:proofErr w:type="spellEnd"/>
        <w:r w:rsidR="00C43BD9" w:rsidRPr="007C437A">
          <w:t xml:space="preserve"> advantage is that it opens the way for fast, real-time emo</w:t>
        </w:r>
      </w:ins>
      <w:ins w:id="8036" w:author="Arthur Parmentier" w:date="2020-05-21T17:25:00Z">
        <w:r w:rsidR="00C43BD9" w:rsidRPr="007C437A">
          <w:t>tion recognition from 3D me</w:t>
        </w:r>
      </w:ins>
      <w:ins w:id="8037" w:author="Arthur Parmentier" w:date="2020-05-21T17:26:00Z">
        <w:r w:rsidR="00C43BD9" w:rsidRPr="007C437A">
          <w:t xml:space="preserve">sh, hence independent of the user’s face color, dimensions, </w:t>
        </w:r>
      </w:ins>
      <w:ins w:id="8038" w:author="Arthur Parmentier" w:date="2020-05-21T17:27:00Z">
        <w:r w:rsidR="00C43BD9" w:rsidRPr="007C437A">
          <w:t xml:space="preserve">eyebrow shape, etc. </w:t>
        </w:r>
      </w:ins>
      <w:ins w:id="8039" w:author="Arthur Parmentier" w:date="2020-05-21T17:28:00Z">
        <w:r w:rsidR="00C43BD9" w:rsidRPr="007C437A">
          <w:t xml:space="preserve">Just like a </w:t>
        </w:r>
      </w:ins>
      <w:ins w:id="8040" w:author="Arthur Parmentier" w:date="2020-05-21T17:29:00Z">
        <w:r w:rsidR="00C43BD9" w:rsidRPr="007C437A">
          <w:t xml:space="preserve">normalized </w:t>
        </w:r>
      </w:ins>
      <w:ins w:id="8041" w:author="Arthur Parmentier" w:date="2020-05-21T17:28:00Z">
        <w:r w:rsidR="00C43BD9" w:rsidRPr="007C437A">
          <w:t xml:space="preserve">skeleton from </w:t>
        </w:r>
        <w:proofErr w:type="spellStart"/>
        <w:r w:rsidR="00C43BD9" w:rsidRPr="007C437A">
          <w:t>PoseNet</w:t>
        </w:r>
        <w:proofErr w:type="spellEnd"/>
        <w:r w:rsidR="00C43BD9" w:rsidRPr="007C437A">
          <w:t xml:space="preserve"> </w:t>
        </w:r>
      </w:ins>
      <w:ins w:id="8042" w:author="Arthur Parmentier" w:date="2020-05-21T17:29:00Z">
        <w:r w:rsidR="00C43BD9" w:rsidRPr="007C437A">
          <w:t xml:space="preserve">allows us to build a simple yet efficient model for recognizing SP signs without heavy training sets and models, the </w:t>
        </w:r>
        <w:proofErr w:type="spellStart"/>
        <w:r w:rsidR="00C43BD9" w:rsidRPr="007C437A">
          <w:t>Face</w:t>
        </w:r>
      </w:ins>
      <w:ins w:id="8043" w:author="Arthur Parmentier" w:date="2020-05-21T17:30:00Z">
        <w:r w:rsidR="00C43BD9" w:rsidRPr="007C437A">
          <w:t>mesh</w:t>
        </w:r>
        <w:proofErr w:type="spellEnd"/>
        <w:r w:rsidR="00C43BD9" w:rsidRPr="007C437A">
          <w:t xml:space="preserve"> could allow </w:t>
        </w:r>
      </w:ins>
      <w:ins w:id="8044" w:author="Arthur Parmentier" w:date="2020-05-21T17:53:00Z">
        <w:r w:rsidR="00C67C3E" w:rsidRPr="007C437A">
          <w:t>us to</w:t>
        </w:r>
      </w:ins>
      <w:ins w:id="8045" w:author="Arthur Parmentier" w:date="2020-05-21T17:30:00Z">
        <w:r w:rsidR="00C43BD9" w:rsidRPr="007C437A">
          <w:t xml:space="preserve"> recogniz</w:t>
        </w:r>
      </w:ins>
      <w:ins w:id="8046" w:author="Arthur Parmentier" w:date="2020-05-21T17:53:00Z">
        <w:r w:rsidR="00C67C3E" w:rsidRPr="007C437A">
          <w:t>e</w:t>
        </w:r>
      </w:ins>
      <w:ins w:id="8047" w:author="Arthur Parmentier" w:date="2020-05-21T17:30:00Z">
        <w:r w:rsidR="00C43BD9" w:rsidRPr="007C437A">
          <w:t xml:space="preserve"> emotions as facial signs… but also creating </w:t>
        </w:r>
      </w:ins>
      <w:ins w:id="8048" w:author="Arthur Parmentier" w:date="2020-05-21T17:53:00Z">
        <w:r w:rsidR="00C67C3E" w:rsidRPr="007C437A">
          <w:t>our</w:t>
        </w:r>
      </w:ins>
      <w:ins w:id="8049" w:author="Arthur Parmentier" w:date="2020-05-21T17:30:00Z">
        <w:r w:rsidR="00C43BD9" w:rsidRPr="007C437A">
          <w:t xml:space="preserve"> own, new sign</w:t>
        </w:r>
      </w:ins>
      <w:ins w:id="8050" w:author="Arthur Parmentier" w:date="2020-05-21T17:53:00Z">
        <w:r w:rsidR="00C67C3E" w:rsidRPr="007C437A">
          <w:t>s</w:t>
        </w:r>
      </w:ins>
      <w:ins w:id="8051" w:author="Arthur Parmentier" w:date="2020-05-21T17:30:00Z">
        <w:r w:rsidR="00C43BD9" w:rsidRPr="007C437A">
          <w:t xml:space="preserve"> with the face</w:t>
        </w:r>
      </w:ins>
      <w:ins w:id="8052" w:author="Arthur Parmentier" w:date="2020-05-21T17:31:00Z">
        <w:r w:rsidR="00C43BD9" w:rsidRPr="007C437A">
          <w:t>.</w:t>
        </w:r>
      </w:ins>
    </w:p>
    <w:p w:rsidR="00604767" w:rsidRPr="007C437A" w:rsidDel="00F7581A" w:rsidRDefault="00186BEF">
      <w:pPr>
        <w:pStyle w:val="Titre3"/>
        <w:rPr>
          <w:del w:id="8053" w:author="Arthur Parmentier" w:date="2020-05-21T17:01:00Z"/>
          <w:rPrChange w:id="8054" w:author="Arthur Parmentier" w:date="2020-06-07T15:27:00Z">
            <w:rPr>
              <w:del w:id="8055" w:author="Arthur Parmentier" w:date="2020-05-21T17:01:00Z"/>
            </w:rPr>
          </w:rPrChange>
        </w:rPr>
        <w:pPrChange w:id="8056" w:author="Arthur Parmentier" w:date="2020-05-18T17:11:00Z">
          <w:pPr>
            <w:pStyle w:val="Titre2"/>
          </w:pPr>
        </w:pPrChange>
      </w:pPr>
      <w:del w:id="8057" w:author="Arthur Parmentier" w:date="2020-05-21T17:01:00Z">
        <w:r w:rsidRPr="007C437A" w:rsidDel="00F7581A">
          <w:rPr>
            <w:rPrChange w:id="8058" w:author="Arthur Parmentier" w:date="2020-06-07T15:27:00Z">
              <w:rPr/>
            </w:rPrChange>
          </w:rPr>
          <w:delText>Topic A: what could be improved and how</w:delText>
        </w:r>
        <w:bookmarkStart w:id="8059" w:name="_Toc41067219"/>
        <w:bookmarkStart w:id="8060" w:name="_Toc42259037"/>
        <w:bookmarkStart w:id="8061" w:name="_Toc42259114"/>
        <w:bookmarkStart w:id="8062" w:name="_Toc42449793"/>
        <w:bookmarkStart w:id="8063" w:name="_Toc42449875"/>
        <w:bookmarkStart w:id="8064" w:name="_Toc42550061"/>
        <w:bookmarkStart w:id="8065" w:name="_Toc42550154"/>
        <w:bookmarkStart w:id="8066" w:name="_Toc42698905"/>
        <w:bookmarkStart w:id="8067" w:name="_Toc42698984"/>
        <w:bookmarkEnd w:id="8059"/>
        <w:bookmarkEnd w:id="8060"/>
        <w:bookmarkEnd w:id="8061"/>
        <w:bookmarkEnd w:id="8062"/>
        <w:bookmarkEnd w:id="8063"/>
        <w:bookmarkEnd w:id="8064"/>
        <w:bookmarkEnd w:id="8065"/>
        <w:bookmarkEnd w:id="8066"/>
        <w:bookmarkEnd w:id="8067"/>
      </w:del>
    </w:p>
    <w:p w:rsidR="003C19D8" w:rsidRPr="007C437A" w:rsidRDefault="003C19D8" w:rsidP="003C19D8">
      <w:pPr>
        <w:pStyle w:val="Titre3"/>
        <w:rPr>
          <w:ins w:id="8068" w:author="Arthur Parmentier" w:date="2020-05-22T10:25:00Z"/>
        </w:rPr>
      </w:pPr>
      <w:bookmarkStart w:id="8069" w:name="_Toc42698985"/>
      <w:ins w:id="8070" w:author="Arthur Parmentier" w:date="2020-05-22T10:24:00Z">
        <w:r w:rsidRPr="007C437A">
          <w:t xml:space="preserve">Classification problem with </w:t>
        </w:r>
      </w:ins>
      <w:ins w:id="8071" w:author="Arthur Parmentier" w:date="2020-05-22T10:25:00Z">
        <w:r w:rsidRPr="007C437A">
          <w:t>CRF</w:t>
        </w:r>
      </w:ins>
      <w:bookmarkEnd w:id="8069"/>
      <w:del w:id="8072" w:author="Arthur Parmentier" w:date="2020-05-22T10:24:00Z">
        <w:r w:rsidR="00186BEF" w:rsidRPr="007C437A" w:rsidDel="003C19D8">
          <w:delText>Topic B: …</w:delText>
        </w:r>
      </w:del>
    </w:p>
    <w:p w:rsidR="003C19D8" w:rsidRPr="008C7E78" w:rsidRDefault="003C19D8">
      <w:pPr>
        <w:pStyle w:val="Paragraphedeliste"/>
        <w:numPr>
          <w:ilvl w:val="0"/>
          <w:numId w:val="14"/>
        </w:numPr>
        <w:rPr>
          <w:lang w:val="fr-FR"/>
          <w:rPrChange w:id="8073" w:author="Arthur Parmentier" w:date="2020-06-07T18:32:00Z">
            <w:rPr/>
          </w:rPrChange>
        </w:rPr>
        <w:pPrChange w:id="8074" w:author="Arthur Parmentier" w:date="2020-05-22T10:25:00Z">
          <w:pPr>
            <w:pStyle w:val="Titre2"/>
          </w:pPr>
        </w:pPrChange>
      </w:pPr>
      <w:ins w:id="8075" w:author="Arthur Parmentier" w:date="2020-05-22T10:25:00Z">
        <w:r w:rsidRPr="008C7E78">
          <w:rPr>
            <w:lang w:val="fr-FR"/>
            <w:rPrChange w:id="8076" w:author="Arthur Parmentier" w:date="2020-06-07T18:32:00Z">
              <w:rPr/>
            </w:rPrChange>
          </w:rPr>
          <w:t xml:space="preserve">Le CRF tient compte de la proba de chaque signe plus de la position dans la requête pour </w:t>
        </w:r>
      </w:ins>
      <w:ins w:id="8077" w:author="Arthur Parmentier" w:date="2020-05-22T10:26:00Z">
        <w:r w:rsidRPr="008C7E78">
          <w:rPr>
            <w:lang w:val="fr-FR"/>
            <w:rPrChange w:id="8078" w:author="Arthur Parmentier" w:date="2020-06-07T18:32:00Z">
              <w:rPr/>
            </w:rPrChange>
          </w:rPr>
          <w:t>classifier le signe</w:t>
        </w:r>
      </w:ins>
    </w:p>
    <w:p w:rsidR="00186BEF" w:rsidRPr="007C437A" w:rsidRDefault="00186BEF">
      <w:pPr>
        <w:pStyle w:val="Titre3"/>
        <w:rPr>
          <w:rPrChange w:id="8079" w:author="Arthur Parmentier" w:date="2020-06-07T15:27:00Z">
            <w:rPr/>
          </w:rPrChange>
        </w:rPr>
        <w:pPrChange w:id="8080" w:author="Arthur Parmentier" w:date="2020-05-18T17:11:00Z">
          <w:pPr>
            <w:pStyle w:val="Titre2"/>
          </w:pPr>
        </w:pPrChange>
      </w:pPr>
      <w:bookmarkStart w:id="8081" w:name="_Toc42698986"/>
      <w:r w:rsidRPr="007C437A">
        <w:rPr>
          <w:rPrChange w:id="8082" w:author="Arthur Parmentier" w:date="2020-06-07T15:27:00Z">
            <w:rPr/>
          </w:rPrChange>
        </w:rPr>
        <w:t>The future</w:t>
      </w:r>
      <w:bookmarkEnd w:id="8081"/>
    </w:p>
    <w:p w:rsidR="00E75199" w:rsidRPr="007C437A" w:rsidRDefault="00E75199" w:rsidP="00E6654A">
      <w:pPr>
        <w:pStyle w:val="Titre1"/>
      </w:pPr>
      <w:bookmarkStart w:id="8083" w:name="_Toc42698987"/>
      <w:r w:rsidRPr="007C437A">
        <w:t>Conclusion</w:t>
      </w:r>
      <w:bookmarkEnd w:id="8083"/>
    </w:p>
    <w:p w:rsidR="00F25194" w:rsidRPr="007C437A" w:rsidRDefault="00F25194" w:rsidP="00E6654A"/>
    <w:customXmlInsRangeStart w:id="8084" w:author="Arthur Parmentier" w:date="2020-06-10T18:46:00Z"/>
    <w:sdt>
      <w:sdtPr>
        <w:rPr>
          <w:lang w:val="fr-FR"/>
        </w:rPr>
        <w:id w:val="-1224292409"/>
        <w:docPartObj>
          <w:docPartGallery w:val="Bibliographies"/>
          <w:docPartUnique/>
        </w:docPartObj>
      </w:sdtPr>
      <w:sdtEndPr>
        <w:rPr>
          <w:rFonts w:asciiTheme="minorHAnsi" w:eastAsia="Nunito ExtraLight" w:hAnsiTheme="minorHAnsi" w:cs="Nunito ExtraLight"/>
          <w:color w:val="auto"/>
          <w:sz w:val="22"/>
          <w:szCs w:val="22"/>
          <w:lang w:val="en-US"/>
        </w:rPr>
      </w:sdtEndPr>
      <w:sdtContent>
        <w:customXmlInsRangeEnd w:id="8084"/>
        <w:p w:rsidR="00310EB8" w:rsidRDefault="00310EB8">
          <w:pPr>
            <w:pStyle w:val="Titre1"/>
            <w:rPr>
              <w:ins w:id="8085" w:author="Arthur Parmentier" w:date="2020-06-10T18:46:00Z"/>
            </w:rPr>
          </w:pPr>
          <w:ins w:id="8086" w:author="Arthur Parmentier" w:date="2020-06-10T18:46:00Z">
            <w:r>
              <w:rPr>
                <w:lang w:val="fr-FR"/>
              </w:rPr>
              <w:t>Bibliographie</w:t>
            </w:r>
          </w:ins>
        </w:p>
        <w:customXmlInsRangeStart w:id="8087" w:author="Arthur Parmentier" w:date="2020-06-10T18:46:00Z"/>
        <w:sdt>
          <w:sdtPr>
            <w:id w:val="111145805"/>
            <w:bibliography/>
          </w:sdtPr>
          <w:sdtContent>
            <w:customXmlInsRangeEnd w:id="8087"/>
            <w:p w:rsidR="00304C55" w:rsidRDefault="00310EB8" w:rsidP="00304C55">
              <w:pPr>
                <w:pStyle w:val="Bibliographie"/>
                <w:ind w:left="720" w:hanging="720"/>
                <w:rPr>
                  <w:noProof/>
                  <w:sz w:val="24"/>
                  <w:szCs w:val="24"/>
                </w:rPr>
              </w:pPr>
              <w:ins w:id="8088" w:author="Arthur Parmentier" w:date="2020-06-10T18:46:00Z">
                <w:r>
                  <w:fldChar w:fldCharType="begin"/>
                </w:r>
                <w:r w:rsidRPr="005272A8">
                  <w:rPr>
                    <w:lang w:val="fr-FR"/>
                    <w:rPrChange w:id="8089" w:author="Arthur Parmentier" w:date="2020-06-10T19:40:00Z">
                      <w:rPr/>
                    </w:rPrChange>
                  </w:rPr>
                  <w:instrText>BIBLIOGRAPHY</w:instrText>
                </w:r>
                <w:r>
                  <w:fldChar w:fldCharType="separate"/>
                </w:r>
              </w:ins>
              <w:r w:rsidR="00304C55">
                <w:rPr>
                  <w:noProof/>
                </w:rPr>
                <w:t xml:space="preserve">La Percumotora. (s.d.). </w:t>
              </w:r>
              <w:r w:rsidR="00304C55">
                <w:rPr>
                  <w:i/>
                  <w:iCs/>
                  <w:noProof/>
                </w:rPr>
                <w:t>Ritmo y Percusión con Señas.</w:t>
              </w:r>
              <w:r w:rsidR="00304C55">
                <w:rPr>
                  <w:noProof/>
                </w:rPr>
                <w:t xml:space="preserve"> Récupéré sur La Percumotora: https://www.lapercumotora.com/lapercumotora/ritmo-y-percusion-con-senas/</w:t>
              </w:r>
            </w:p>
            <w:p w:rsidR="00304C55" w:rsidRDefault="00304C55" w:rsidP="00304C55">
              <w:pPr>
                <w:pStyle w:val="Bibliographie"/>
                <w:ind w:left="720" w:hanging="720"/>
                <w:rPr>
                  <w:noProof/>
                </w:rPr>
              </w:pPr>
              <w:r>
                <w:rPr>
                  <w:noProof/>
                </w:rPr>
                <w:t xml:space="preserve">All About Jazz. (s.d.). </w:t>
              </w:r>
              <w:r>
                <w:rPr>
                  <w:i/>
                  <w:iCs/>
                  <w:noProof/>
                </w:rPr>
                <w:t>Butch Morris .</w:t>
              </w:r>
              <w:r>
                <w:rPr>
                  <w:noProof/>
                </w:rPr>
                <w:t xml:space="preserve"> Récupéré sur All About Jazz: https://www.allaboutjazz.com/butch-morris-butch-morris-by-aaj-staff.php</w:t>
              </w:r>
            </w:p>
            <w:p w:rsidR="00304C55" w:rsidRDefault="00304C55" w:rsidP="00304C55">
              <w:pPr>
                <w:pStyle w:val="Bibliographie"/>
                <w:ind w:left="720" w:hanging="720"/>
                <w:rPr>
                  <w:noProof/>
                </w:rPr>
              </w:pPr>
              <w:r>
                <w:rPr>
                  <w:noProof/>
                </w:rPr>
                <w:t xml:space="preserve">Brock, A. (s.d.). </w:t>
              </w:r>
              <w:r>
                <w:rPr>
                  <w:i/>
                  <w:iCs/>
                  <w:noProof/>
                </w:rPr>
                <w:t>Semantics #1 - Signs and Meaning in Language.</w:t>
              </w:r>
              <w:r>
                <w:rPr>
                  <w:noProof/>
                </w:rPr>
                <w:t xml:space="preserve"> Récupéré sur Youtube: https://www.youtube.com/watch?v=h2PDhtqDgKg</w:t>
              </w:r>
            </w:p>
            <w:p w:rsidR="00304C55" w:rsidRDefault="00304C55" w:rsidP="00304C55">
              <w:pPr>
                <w:pStyle w:val="Bibliographie"/>
                <w:ind w:left="720" w:hanging="720"/>
                <w:rPr>
                  <w:noProof/>
                </w:rPr>
              </w:pPr>
              <w:r>
                <w:rPr>
                  <w:noProof/>
                </w:rPr>
                <w:t xml:space="preserve">Brock, A. (s.d.). </w:t>
              </w:r>
              <w:r>
                <w:rPr>
                  <w:i/>
                  <w:iCs/>
                  <w:noProof/>
                </w:rPr>
                <w:t>Semantics #4 - Prototype Theory.</w:t>
              </w:r>
              <w:r>
                <w:rPr>
                  <w:noProof/>
                </w:rPr>
                <w:t xml:space="preserve"> Récupéré sur Youtube: https://www.youtube.com/watch?v=mff_sPnz_gs</w:t>
              </w:r>
            </w:p>
            <w:p w:rsidR="00304C55" w:rsidRDefault="00304C55" w:rsidP="00304C55">
              <w:pPr>
                <w:pStyle w:val="Bibliographie"/>
                <w:ind w:left="720" w:hanging="720"/>
                <w:rPr>
                  <w:noProof/>
                </w:rPr>
              </w:pPr>
              <w:r>
                <w:rPr>
                  <w:noProof/>
                </w:rPr>
                <w:t xml:space="preserve">Carmona J.M., C. J. (2012). A Performance Evaluation of HMM and DTW for Gesture Recognition. </w:t>
              </w:r>
              <w:r>
                <w:rPr>
                  <w:i/>
                  <w:iCs/>
                  <w:noProof/>
                </w:rPr>
                <w:t>Progress in Pattern Recognition, Image Analysis, Computer Vision, and Applications.</w:t>
              </w:r>
              <w:r>
                <w:rPr>
                  <w:noProof/>
                </w:rPr>
                <w:t xml:space="preserve"> </w:t>
              </w:r>
            </w:p>
            <w:p w:rsidR="00304C55" w:rsidRDefault="00304C55" w:rsidP="00304C55">
              <w:pPr>
                <w:pStyle w:val="Bibliographie"/>
                <w:ind w:left="720" w:hanging="720"/>
                <w:rPr>
                  <w:noProof/>
                </w:rPr>
              </w:pPr>
              <w:r>
                <w:rPr>
                  <w:noProof/>
                </w:rPr>
                <w:lastRenderedPageBreak/>
                <w:t>Choi, H.-r. &amp;.-Y. (2017). Directional Dynamic Time Warping for Gesture Recognition. 22-25.</w:t>
              </w:r>
            </w:p>
            <w:p w:rsidR="00304C55" w:rsidRDefault="00304C55" w:rsidP="00304C55">
              <w:pPr>
                <w:pStyle w:val="Bibliographie"/>
                <w:ind w:left="720" w:hanging="720"/>
                <w:rPr>
                  <w:noProof/>
                </w:rPr>
              </w:pPr>
              <w:r>
                <w:rPr>
                  <w:noProof/>
                </w:rPr>
                <w:t xml:space="preserve">Couture, N., Bottecchia, Chaumette, Cecconello, &amp; Rekalde, e. a. (2017). Using the Soundpainting Language to Fly a Swarm of Drones. </w:t>
              </w:r>
              <w:r>
                <w:rPr>
                  <w:i/>
                  <w:iCs/>
                  <w:noProof/>
                </w:rPr>
                <w:t>Advances in Intelligent Systems and Computing</w:t>
              </w:r>
              <w:r>
                <w:rPr>
                  <w:noProof/>
                </w:rPr>
                <w:t>.</w:t>
              </w:r>
            </w:p>
            <w:p w:rsidR="00304C55" w:rsidRDefault="00304C55" w:rsidP="00304C55">
              <w:pPr>
                <w:pStyle w:val="Bibliographie"/>
                <w:ind w:left="720" w:hanging="720"/>
                <w:rPr>
                  <w:noProof/>
                </w:rPr>
              </w:pPr>
              <w:r>
                <w:rPr>
                  <w:noProof/>
                </w:rPr>
                <w:t xml:space="preserve">DecodingScience. (s.d.). </w:t>
              </w:r>
              <w:r>
                <w:rPr>
                  <w:i/>
                  <w:iCs/>
                  <w:noProof/>
                </w:rPr>
                <w:t>Ferdinand de Saussure: The Linguistic Unit – Sign, Signified and Signifier Explained</w:t>
              </w:r>
              <w:r>
                <w:rPr>
                  <w:noProof/>
                </w:rPr>
                <w:t>. Récupéré sur Decode Science: https://www.decodedscience.org/ferdinand-de-saussure-the-linguistic-unit-sign-signified-and-signifier-explained/</w:t>
              </w:r>
            </w:p>
            <w:p w:rsidR="00304C55" w:rsidRDefault="00304C55" w:rsidP="00304C55">
              <w:pPr>
                <w:pStyle w:val="Bibliographie"/>
                <w:ind w:left="720" w:hanging="720"/>
                <w:rPr>
                  <w:noProof/>
                </w:rPr>
              </w:pPr>
              <w:r>
                <w:rPr>
                  <w:noProof/>
                </w:rPr>
                <w:t xml:space="preserve">DIBRIS - University of Genoa. (s.d.). </w:t>
              </w:r>
              <w:r>
                <w:rPr>
                  <w:i/>
                  <w:iCs/>
                  <w:noProof/>
                </w:rPr>
                <w:t>The EyesWeb Project</w:t>
              </w:r>
              <w:r>
                <w:rPr>
                  <w:noProof/>
                </w:rPr>
                <w:t>. Récupéré sur Infomus: http://www.infomus.org/eyesweb_eng.php</w:t>
              </w:r>
            </w:p>
            <w:p w:rsidR="00304C55" w:rsidRDefault="00304C55" w:rsidP="00304C55">
              <w:pPr>
                <w:pStyle w:val="Bibliographie"/>
                <w:ind w:left="720" w:hanging="720"/>
                <w:rPr>
                  <w:noProof/>
                </w:rPr>
              </w:pPr>
              <w:r>
                <w:rPr>
                  <w:noProof/>
                </w:rPr>
                <w:t xml:space="preserve">Duby, M. (2006). </w:t>
              </w:r>
              <w:r>
                <w:rPr>
                  <w:i/>
                  <w:iCs/>
                  <w:noProof/>
                </w:rPr>
                <w:t>Soundpainting as a system for the collaborative creation of music in performance.</w:t>
              </w:r>
              <w:r>
                <w:rPr>
                  <w:noProof/>
                </w:rPr>
                <w:t xml:space="preserve"> </w:t>
              </w:r>
            </w:p>
            <w:p w:rsidR="00304C55" w:rsidRDefault="00304C55" w:rsidP="00304C55">
              <w:pPr>
                <w:pStyle w:val="Bibliographie"/>
                <w:ind w:left="720" w:hanging="720"/>
                <w:rPr>
                  <w:noProof/>
                </w:rPr>
              </w:pPr>
              <w:r>
                <w:rPr>
                  <w:noProof/>
                </w:rPr>
                <w:t>Hiyadi, H. &amp;. (2016). Combination of HMM and DTW for 3D Dynamic Gesture Recognition Using Depth Only.</w:t>
              </w:r>
            </w:p>
            <w:p w:rsidR="00304C55" w:rsidRDefault="00304C55" w:rsidP="00304C55">
              <w:pPr>
                <w:pStyle w:val="Bibliographie"/>
                <w:ind w:left="720" w:hanging="720"/>
                <w:rPr>
                  <w:noProof/>
                </w:rPr>
              </w:pPr>
              <w:r>
                <w:rPr>
                  <w:noProof/>
                </w:rPr>
                <w:t xml:space="preserve">Hofstadter, D. (2009). </w:t>
              </w:r>
              <w:r>
                <w:rPr>
                  <w:i/>
                  <w:iCs/>
                  <w:noProof/>
                </w:rPr>
                <w:t>Analogy as the Core of Cognition.</w:t>
              </w:r>
              <w:r>
                <w:rPr>
                  <w:noProof/>
                </w:rPr>
                <w:t xml:space="preserve"> Récupéré sur Youtube: https://www.youtube.com/watch?v=n8m7lFQ3njk</w:t>
              </w:r>
            </w:p>
            <w:p w:rsidR="00304C55" w:rsidRDefault="00304C55" w:rsidP="00304C55">
              <w:pPr>
                <w:pStyle w:val="Bibliographie"/>
                <w:ind w:left="720" w:hanging="720"/>
                <w:rPr>
                  <w:noProof/>
                </w:rPr>
              </w:pPr>
              <w:r>
                <w:rPr>
                  <w:noProof/>
                </w:rPr>
                <w:t xml:space="preserve">Hopcroft, U. (s.d.). </w:t>
              </w:r>
              <w:r>
                <w:rPr>
                  <w:i/>
                  <w:iCs/>
                  <w:noProof/>
                </w:rPr>
                <w:t>1979.</w:t>
              </w:r>
              <w:r>
                <w:rPr>
                  <w:noProof/>
                </w:rPr>
                <w:t xml:space="preserve"> </w:t>
              </w:r>
            </w:p>
            <w:p w:rsidR="00304C55" w:rsidRDefault="00304C55" w:rsidP="00304C55">
              <w:pPr>
                <w:pStyle w:val="Bibliographie"/>
                <w:ind w:left="720" w:hanging="720"/>
                <w:rPr>
                  <w:noProof/>
                </w:rPr>
              </w:pPr>
              <w:r>
                <w:rPr>
                  <w:noProof/>
                </w:rPr>
                <w:t xml:space="preserve">Huglo, M. (1963). La chironomie médiévale. </w:t>
              </w:r>
              <w:r>
                <w:rPr>
                  <w:i/>
                  <w:iCs/>
                  <w:noProof/>
                </w:rPr>
                <w:t>Revue de musicologie</w:t>
              </w:r>
              <w:r>
                <w:rPr>
                  <w:noProof/>
                </w:rPr>
                <w:t>.</w:t>
              </w:r>
            </w:p>
            <w:p w:rsidR="00304C55" w:rsidRDefault="00304C55" w:rsidP="00304C55">
              <w:pPr>
                <w:pStyle w:val="Bibliographie"/>
                <w:ind w:left="720" w:hanging="720"/>
                <w:rPr>
                  <w:noProof/>
                </w:rPr>
              </w:pPr>
              <w:r>
                <w:rPr>
                  <w:noProof/>
                </w:rPr>
                <w:t xml:space="preserve">Liddell, Henry, G., &amp; R., S. (s.d.). </w:t>
              </w:r>
              <w:r>
                <w:rPr>
                  <w:i/>
                  <w:iCs/>
                  <w:noProof/>
                </w:rPr>
                <w:t>A Greek-English Lexicon.</w:t>
              </w:r>
              <w:r>
                <w:rPr>
                  <w:noProof/>
                </w:rPr>
                <w:t xml:space="preserve"> </w:t>
              </w:r>
            </w:p>
            <w:p w:rsidR="00304C55" w:rsidRDefault="00304C55" w:rsidP="00304C55">
              <w:pPr>
                <w:pStyle w:val="Bibliographie"/>
                <w:ind w:left="720" w:hanging="720"/>
                <w:rPr>
                  <w:noProof/>
                </w:rPr>
              </w:pPr>
              <w:r>
                <w:rPr>
                  <w:noProof/>
                </w:rPr>
                <w:t xml:space="preserve">Minors, H. J., &amp; Thompson, W. (s.d.). </w:t>
              </w:r>
              <w:r>
                <w:rPr>
                  <w:i/>
                  <w:iCs/>
                  <w:noProof/>
                </w:rPr>
                <w:t>Soundpainting blog</w:t>
              </w:r>
              <w:r>
                <w:rPr>
                  <w:noProof/>
                </w:rPr>
                <w:t>. Récupéré sur Soundpainting: http://www.soundpainting.com/blog/</w:t>
              </w:r>
            </w:p>
            <w:p w:rsidR="00304C55" w:rsidRDefault="00304C55" w:rsidP="00304C55">
              <w:pPr>
                <w:pStyle w:val="Bibliographie"/>
                <w:ind w:left="720" w:hanging="720"/>
                <w:rPr>
                  <w:noProof/>
                </w:rPr>
              </w:pPr>
              <w:r>
                <w:rPr>
                  <w:noProof/>
                </w:rPr>
                <w:t xml:space="preserve">Pâris, A. (s.d.). </w:t>
              </w:r>
              <w:r>
                <w:rPr>
                  <w:i/>
                  <w:iCs/>
                  <w:noProof/>
                </w:rPr>
                <w:t>Direction d'orchestre.</w:t>
              </w:r>
              <w:r>
                <w:rPr>
                  <w:noProof/>
                </w:rPr>
                <w:t xml:space="preserve"> Récupéré sur Universalis: https://www.universalis.fr/encyclopedie/direction-d-orchestre/</w:t>
              </w:r>
            </w:p>
            <w:p w:rsidR="00304C55" w:rsidRDefault="00304C55" w:rsidP="00304C55">
              <w:pPr>
                <w:pStyle w:val="Bibliographie"/>
                <w:ind w:left="720" w:hanging="720"/>
                <w:rPr>
                  <w:noProof/>
                </w:rPr>
              </w:pPr>
              <w:r>
                <w:rPr>
                  <w:noProof/>
                </w:rPr>
                <w:t xml:space="preserve">Peirce, C. S. (1903). </w:t>
              </w:r>
              <w:r>
                <w:rPr>
                  <w:i/>
                  <w:iCs/>
                  <w:noProof/>
                </w:rPr>
                <w:t>Nomenclature and Division of Triadic Relations, as far as they are determined.</w:t>
              </w:r>
              <w:r>
                <w:rPr>
                  <w:noProof/>
                </w:rPr>
                <w:t xml:space="preserve"> </w:t>
              </w:r>
            </w:p>
            <w:p w:rsidR="00304C55" w:rsidRDefault="00304C55" w:rsidP="00304C55">
              <w:pPr>
                <w:pStyle w:val="Bibliographie"/>
                <w:ind w:left="720" w:hanging="720"/>
                <w:rPr>
                  <w:noProof/>
                </w:rPr>
              </w:pPr>
              <w:r>
                <w:rPr>
                  <w:noProof/>
                </w:rPr>
                <w:t>Piana, Stagliano, Odone, Verri, &amp; Camurri. (s.d.). Real-time Automatic Emotion Recognition from Body.</w:t>
              </w:r>
            </w:p>
            <w:p w:rsidR="00304C55" w:rsidRDefault="00304C55" w:rsidP="00304C55">
              <w:pPr>
                <w:pStyle w:val="Bibliographie"/>
                <w:ind w:left="720" w:hanging="720"/>
                <w:rPr>
                  <w:noProof/>
                </w:rPr>
              </w:pPr>
              <w:r>
                <w:rPr>
                  <w:noProof/>
                </w:rPr>
                <w:t xml:space="preserve">Raheja, J. &amp;. (2015). Robust gesture recognition using Kinect: A comparison between DTW and HMM. </w:t>
              </w:r>
              <w:r>
                <w:rPr>
                  <w:i/>
                  <w:iCs/>
                  <w:noProof/>
                </w:rPr>
                <w:t>Optik - International Journal for Light and Electron Optics</w:t>
              </w:r>
              <w:r>
                <w:rPr>
                  <w:noProof/>
                </w:rPr>
                <w:t>.</w:t>
              </w:r>
            </w:p>
            <w:p w:rsidR="00304C55" w:rsidRDefault="00304C55" w:rsidP="00304C55">
              <w:pPr>
                <w:pStyle w:val="Bibliographie"/>
                <w:ind w:left="720" w:hanging="720"/>
                <w:rPr>
                  <w:noProof/>
                </w:rPr>
              </w:pPr>
              <w:r>
                <w:rPr>
                  <w:noProof/>
                </w:rPr>
                <w:t xml:space="preserve">Revlin, R. (s.d.). </w:t>
              </w:r>
              <w:r>
                <w:rPr>
                  <w:i/>
                  <w:iCs/>
                  <w:noProof/>
                </w:rPr>
                <w:t>Cognition: Theory and Practice.</w:t>
              </w:r>
              <w:r>
                <w:rPr>
                  <w:noProof/>
                </w:rPr>
                <w:t xml:space="preserve"> </w:t>
              </w:r>
            </w:p>
            <w:p w:rsidR="00304C55" w:rsidRDefault="00304C55" w:rsidP="00304C55">
              <w:pPr>
                <w:pStyle w:val="Bibliographie"/>
                <w:ind w:left="720" w:hanging="720"/>
                <w:rPr>
                  <w:noProof/>
                </w:rPr>
              </w:pPr>
              <w:r>
                <w:rPr>
                  <w:noProof/>
                </w:rPr>
                <w:t xml:space="preserve">Rosch, E. H. (1973). Natural Categories. </w:t>
              </w:r>
              <w:r>
                <w:rPr>
                  <w:i/>
                  <w:iCs/>
                  <w:noProof/>
                </w:rPr>
                <w:t>Cognitive Psychology 4</w:t>
              </w:r>
              <w:r>
                <w:rPr>
                  <w:noProof/>
                </w:rPr>
                <w:t>, 328-350.</w:t>
              </w:r>
            </w:p>
            <w:p w:rsidR="00304C55" w:rsidRDefault="00304C55" w:rsidP="00304C55">
              <w:pPr>
                <w:pStyle w:val="Bibliographie"/>
                <w:ind w:left="720" w:hanging="720"/>
                <w:rPr>
                  <w:noProof/>
                </w:rPr>
              </w:pPr>
              <w:r>
                <w:rPr>
                  <w:noProof/>
                </w:rPr>
                <w:t xml:space="preserve">Salvador, S. (2004). FastDTW: Toward Accurate Dynamic Time Warping in Linear Time and Space. </w:t>
              </w:r>
              <w:r>
                <w:rPr>
                  <w:i/>
                  <w:iCs/>
                  <w:noProof/>
                </w:rPr>
                <w:t>Intelligent Data Analysis</w:t>
              </w:r>
              <w:r>
                <w:rPr>
                  <w:noProof/>
                </w:rPr>
                <w:t>.</w:t>
              </w:r>
            </w:p>
            <w:p w:rsidR="00304C55" w:rsidRDefault="00304C55" w:rsidP="00304C55">
              <w:pPr>
                <w:pStyle w:val="Bibliographie"/>
                <w:ind w:left="720" w:hanging="720"/>
                <w:rPr>
                  <w:noProof/>
                </w:rPr>
              </w:pPr>
              <w:r>
                <w:rPr>
                  <w:noProof/>
                </w:rPr>
                <w:t xml:space="preserve">Shannon. (1948). </w:t>
              </w:r>
              <w:r>
                <w:rPr>
                  <w:i/>
                  <w:iCs/>
                  <w:noProof/>
                </w:rPr>
                <w:t>A Mathematical Theory of Communication .</w:t>
              </w:r>
              <w:r>
                <w:rPr>
                  <w:noProof/>
                </w:rPr>
                <w:t xml:space="preserve"> </w:t>
              </w:r>
            </w:p>
            <w:p w:rsidR="00304C55" w:rsidRDefault="00304C55" w:rsidP="00304C55">
              <w:pPr>
                <w:pStyle w:val="Bibliographie"/>
                <w:ind w:left="720" w:hanging="720"/>
                <w:rPr>
                  <w:noProof/>
                </w:rPr>
              </w:pPr>
              <w:r>
                <w:rPr>
                  <w:noProof/>
                </w:rPr>
                <w:t xml:space="preserve">Thompson. (s.d.). </w:t>
              </w:r>
              <w:r>
                <w:rPr>
                  <w:i/>
                  <w:iCs/>
                  <w:noProof/>
                </w:rPr>
                <w:t>Soundpainting</w:t>
              </w:r>
              <w:r>
                <w:rPr>
                  <w:noProof/>
                </w:rPr>
                <w:t>. Récupéré sur Soundpainting.com: http://www.soundpainting.com/soundpainting/</w:t>
              </w:r>
            </w:p>
            <w:bookmarkStart w:id="8090" w:name="_GoBack"/>
            <w:bookmarkEnd w:id="8090"/>
            <w:p w:rsidR="00310EB8" w:rsidRDefault="00310EB8" w:rsidP="00304C55">
              <w:pPr>
                <w:rPr>
                  <w:ins w:id="8091" w:author="Arthur Parmentier" w:date="2020-06-10T18:46:00Z"/>
                </w:rPr>
              </w:pPr>
              <w:ins w:id="8092" w:author="Arthur Parmentier" w:date="2020-06-10T18:46:00Z">
                <w:r>
                  <w:rPr>
                    <w:b/>
                    <w:bCs/>
                  </w:rPr>
                  <w:fldChar w:fldCharType="end"/>
                </w:r>
              </w:ins>
            </w:p>
            <w:customXmlInsRangeStart w:id="8093" w:author="Arthur Parmentier" w:date="2020-06-10T18:46:00Z"/>
          </w:sdtContent>
        </w:sdt>
        <w:customXmlInsRangeEnd w:id="8093"/>
        <w:customXmlInsRangeStart w:id="8094" w:author="Arthur Parmentier" w:date="2020-06-10T18:46:00Z"/>
      </w:sdtContent>
    </w:sdt>
    <w:customXmlInsRangeEnd w:id="8094"/>
    <w:p w:rsidR="00F25194" w:rsidRPr="007C437A" w:rsidRDefault="00F25194" w:rsidP="00E6654A"/>
    <w:p w:rsidR="00F25194" w:rsidRPr="007C437A" w:rsidRDefault="00F25194" w:rsidP="00E6654A"/>
    <w:p w:rsidR="00F25194" w:rsidRPr="007C437A" w:rsidRDefault="00B9612C" w:rsidP="00E6654A">
      <w:pPr>
        <w:rPr>
          <w:ins w:id="8095" w:author="Arthur Parmentier" w:date="2020-05-12T19:23:00Z"/>
        </w:rPr>
      </w:pPr>
      <w:ins w:id="8096" w:author="Arthur Parmentier" w:date="2020-05-12T19:13:00Z">
        <w:r w:rsidRPr="007C437A">
          <w:t>SIGN = something that stands for something else</w:t>
        </w:r>
      </w:ins>
      <w:ins w:id="8097" w:author="Arthur Parmentier" w:date="2020-05-12T19:14:00Z">
        <w:r w:rsidR="00A34795" w:rsidRPr="007C437A">
          <w:t>; signified &amp; signifier</w:t>
        </w:r>
        <w:r w:rsidR="00A34795" w:rsidRPr="007C437A">
          <w:br/>
        </w:r>
        <w:proofErr w:type="gramStart"/>
        <w:r w:rsidR="00A34795" w:rsidRPr="007C437A">
          <w:t>3 !</w:t>
        </w:r>
        <w:proofErr w:type="gramEnd"/>
        <w:r w:rsidR="00A34795" w:rsidRPr="007C437A">
          <w:t>= types of signs: symbols, icons and indices</w:t>
        </w:r>
      </w:ins>
    </w:p>
    <w:p w:rsidR="00A34795" w:rsidRPr="007C437A" w:rsidRDefault="00A34795" w:rsidP="00E6654A">
      <w:pPr>
        <w:rPr>
          <w:ins w:id="8098" w:author="Arthur Parmentier" w:date="2020-05-12T19:23:00Z"/>
        </w:rPr>
      </w:pPr>
      <w:ins w:id="8099" w:author="Arthur Parmentier" w:date="2020-05-12T19:23:00Z">
        <w:r w:rsidRPr="007C437A">
          <w:t>No synonyms in SP</w:t>
        </w:r>
      </w:ins>
    </w:p>
    <w:p w:rsidR="00A34795" w:rsidRPr="007C437A" w:rsidRDefault="00A34795" w:rsidP="00E6654A">
      <w:ins w:id="8100" w:author="Arthur Parmentier" w:date="2020-05-12T19:23:00Z">
        <w:r w:rsidRPr="007C437A">
          <w:t>Are there homonyms?</w:t>
        </w:r>
        <w:r w:rsidR="0011688F" w:rsidRPr="007C437A">
          <w:t xml:space="preserve"> YESS</w:t>
        </w:r>
      </w:ins>
    </w:p>
    <w:bookmarkEnd w:id="656"/>
    <w:p w:rsidR="00F25194" w:rsidRPr="007C437A" w:rsidRDefault="00F25194" w:rsidP="00E6654A">
      <w:pPr>
        <w:rPr>
          <w:ins w:id="8101" w:author="Arthur Parmentier" w:date="2020-05-12T19:27:00Z"/>
        </w:rPr>
      </w:pPr>
    </w:p>
    <w:p w:rsidR="008A6488" w:rsidRPr="007C437A" w:rsidRDefault="008A6488" w:rsidP="00E6654A">
      <w:pPr>
        <w:rPr>
          <w:ins w:id="8102" w:author="Arthur Parmentier" w:date="2020-05-12T19:32:00Z"/>
        </w:rPr>
      </w:pPr>
      <w:proofErr w:type="spellStart"/>
      <w:ins w:id="8103" w:author="Arthur Parmentier" w:date="2020-05-12T19:27:00Z">
        <w:r w:rsidRPr="007C437A">
          <w:t>Meronymes</w:t>
        </w:r>
        <w:proofErr w:type="spellEnd"/>
        <w:r w:rsidRPr="007C437A">
          <w:t>… to check/</w:t>
        </w:r>
        <w:proofErr w:type="gramStart"/>
        <w:r w:rsidRPr="007C437A">
          <w:t>discuss</w:t>
        </w:r>
        <w:r w:rsidR="00481EE1" w:rsidRPr="007C437A">
          <w:t xml:space="preserve"> :</w:t>
        </w:r>
        <w:proofErr w:type="gramEnd"/>
        <w:r w:rsidR="00481EE1" w:rsidRPr="007C437A">
          <w:t xml:space="preserve"> sense relations</w:t>
        </w:r>
      </w:ins>
    </w:p>
    <w:p w:rsidR="000717DB" w:rsidRPr="007C437A" w:rsidRDefault="000717DB" w:rsidP="00E6654A">
      <w:pPr>
        <w:rPr>
          <w:ins w:id="8104" w:author="Arthur Parmentier" w:date="2020-05-12T19:32:00Z"/>
        </w:rPr>
      </w:pPr>
    </w:p>
    <w:p w:rsidR="000717DB" w:rsidRPr="007C437A" w:rsidRDefault="000717DB" w:rsidP="00E6654A">
      <w:pPr>
        <w:rPr>
          <w:ins w:id="8105" w:author="Arthur Parmentier" w:date="2020-05-13T09:41:00Z"/>
        </w:rPr>
      </w:pPr>
      <w:ins w:id="8106" w:author="Arthur Parmentier" w:date="2020-05-12T19:32:00Z">
        <w:r w:rsidRPr="007C437A">
          <w:t xml:space="preserve">Sign overloading: </w:t>
        </w:r>
      </w:ins>
      <w:ins w:id="8107" w:author="Arthur Parmentier" w:date="2020-05-12T19:34:00Z">
        <w:r w:rsidR="00C07A15" w:rsidRPr="007C437A">
          <w:t>what is an analogy?</w:t>
        </w:r>
      </w:ins>
    </w:p>
    <w:p w:rsidR="003C3E32" w:rsidRPr="007C437A" w:rsidRDefault="003C3E32" w:rsidP="00E6654A">
      <w:pPr>
        <w:rPr>
          <w:ins w:id="8108" w:author="Arthur Parmentier" w:date="2020-05-13T09:41:00Z"/>
        </w:rPr>
      </w:pPr>
    </w:p>
    <w:p w:rsidR="003C3E32" w:rsidRPr="007C437A" w:rsidRDefault="003C3E32" w:rsidP="00E6654A">
      <w:pPr>
        <w:rPr>
          <w:ins w:id="8109" w:author="Arthur Parmentier" w:date="2020-05-14T13:28:00Z"/>
          <w:rStyle w:val="reference-text"/>
        </w:rPr>
      </w:pPr>
      <w:ins w:id="8110" w:author="Arthur Parmentier" w:date="2020-05-13T09:41:00Z">
        <w:r w:rsidRPr="007C437A">
          <w:t>Quantum-like theory of concepts to model human interaction (interference) in resp</w:t>
        </w:r>
      </w:ins>
      <w:ins w:id="8111" w:author="Arthur Parmentier" w:date="2020-05-13T09:42:00Z">
        <w:r w:rsidRPr="007C437A">
          <w:t xml:space="preserve">onding to SP signs? </w:t>
        </w:r>
      </w:ins>
      <w:ins w:id="8112" w:author="Arthur Parmentier" w:date="2020-05-14T13:28:00Z">
        <w:r w:rsidR="00A84632" w:rsidRPr="007C437A">
          <w:rPr>
            <w:rStyle w:val="reference-text"/>
            <w:rPrChange w:id="8113" w:author="Arthur Parmentier" w:date="2020-06-07T15:27:00Z">
              <w:rPr>
                <w:rStyle w:val="reference-text"/>
              </w:rPr>
            </w:rPrChange>
          </w:rPr>
          <w:fldChar w:fldCharType="begin"/>
        </w:r>
        <w:r w:rsidR="00A84632" w:rsidRPr="007C437A">
          <w:rPr>
            <w:rStyle w:val="reference-text"/>
          </w:rPr>
          <w:instrText xml:space="preserve"> HYPERLINK "</w:instrText>
        </w:r>
      </w:ins>
      <w:ins w:id="8114" w:author="Arthur Parmentier" w:date="2020-05-13T09:42:00Z">
        <w:r w:rsidR="00A84632" w:rsidRPr="007C437A">
          <w:rPr>
            <w:rStyle w:val="reference-text"/>
          </w:rPr>
          <w:instrText>https://www.frontiersin.org/articles/10.3389/fpsyg.2016.00418/full</w:instrText>
        </w:r>
      </w:ins>
      <w:ins w:id="8115" w:author="Arthur Parmentier" w:date="2020-05-14T13:28:00Z">
        <w:r w:rsidR="00A84632" w:rsidRPr="007C437A">
          <w:rPr>
            <w:rStyle w:val="reference-text"/>
          </w:rPr>
          <w:instrText xml:space="preserve">" </w:instrText>
        </w:r>
        <w:r w:rsidR="00A84632" w:rsidRPr="007C437A">
          <w:rPr>
            <w:rStyle w:val="reference-text"/>
            <w:rPrChange w:id="8116" w:author="Arthur Parmentier" w:date="2020-06-07T15:27:00Z">
              <w:rPr>
                <w:rStyle w:val="reference-text"/>
              </w:rPr>
            </w:rPrChange>
          </w:rPr>
          <w:fldChar w:fldCharType="separate"/>
        </w:r>
      </w:ins>
      <w:ins w:id="8117" w:author="Arthur Parmentier" w:date="2020-05-13T09:42:00Z">
        <w:r w:rsidR="00A84632" w:rsidRPr="007C437A">
          <w:rPr>
            <w:rStyle w:val="Lienhypertexte"/>
          </w:rPr>
          <w:t>https://www.frontiersin.org/articles/10.3389/fpsyg.2016.00418/full</w:t>
        </w:r>
      </w:ins>
      <w:ins w:id="8118" w:author="Arthur Parmentier" w:date="2020-05-14T13:28:00Z">
        <w:r w:rsidR="00A84632" w:rsidRPr="007C437A">
          <w:rPr>
            <w:rStyle w:val="reference-text"/>
            <w:rPrChange w:id="8119" w:author="Arthur Parmentier" w:date="2020-06-07T15:27:00Z">
              <w:rPr>
                <w:rStyle w:val="reference-text"/>
              </w:rPr>
            </w:rPrChange>
          </w:rPr>
          <w:fldChar w:fldCharType="end"/>
        </w:r>
      </w:ins>
    </w:p>
    <w:p w:rsidR="00A84632" w:rsidRPr="007C437A" w:rsidRDefault="00A84632" w:rsidP="00E6654A">
      <w:pPr>
        <w:rPr>
          <w:ins w:id="8120" w:author="Arthur Parmentier" w:date="2020-05-14T13:28:00Z"/>
          <w:rStyle w:val="reference-text"/>
        </w:rPr>
      </w:pPr>
    </w:p>
    <w:p w:rsidR="00A84632" w:rsidRPr="007C437A" w:rsidRDefault="00A84632" w:rsidP="00A84632">
      <w:pPr>
        <w:rPr>
          <w:ins w:id="8121" w:author="Arthur Parmentier" w:date="2020-05-14T13:28:00Z"/>
        </w:rPr>
      </w:pPr>
      <w:ins w:id="8122" w:author="Arthur Parmentier" w:date="2020-05-14T13:28:00Z">
        <w:r w:rsidRPr="007C437A">
          <w:t xml:space="preserve">Modes and defaults: attempt to define </w:t>
        </w:r>
        <w:proofErr w:type="gramStart"/>
        <w:r w:rsidRPr="007C437A">
          <w:t>particular grammars</w:t>
        </w:r>
        <w:proofErr w:type="gramEnd"/>
        <w:r w:rsidRPr="007C437A">
          <w:t xml:space="preserve"> inside a “universal” one?</w:t>
        </w:r>
      </w:ins>
    </w:p>
    <w:p w:rsidR="00A84632" w:rsidRPr="008C7E78" w:rsidRDefault="006A7F9F" w:rsidP="00A84632">
      <w:pPr>
        <w:rPr>
          <w:ins w:id="8123" w:author="Arthur Parmentier" w:date="2020-05-14T13:28:00Z"/>
          <w:lang w:val="fr-FR"/>
          <w:rPrChange w:id="8124" w:author="Arthur Parmentier" w:date="2020-06-07T18:32:00Z">
            <w:rPr>
              <w:ins w:id="8125" w:author="Arthur Parmentier" w:date="2020-05-14T13:28:00Z"/>
            </w:rPr>
          </w:rPrChange>
        </w:rPr>
      </w:pPr>
      <w:proofErr w:type="spellStart"/>
      <w:ins w:id="8126" w:author="Arthur Parmentier" w:date="2020-05-14T15:15:00Z">
        <w:r w:rsidRPr="008C7E78">
          <w:rPr>
            <w:lang w:val="fr-FR"/>
            <w:rPrChange w:id="8127" w:author="Arthur Parmentier" w:date="2020-06-07T18:32:00Z">
              <w:rPr/>
            </w:rPrChange>
          </w:rPr>
          <w:t>Enquete</w:t>
        </w:r>
        <w:proofErr w:type="spellEnd"/>
        <w:r w:rsidRPr="008C7E78">
          <w:rPr>
            <w:lang w:val="fr-FR"/>
            <w:rPrChange w:id="8128" w:author="Arthur Parmentier" w:date="2020-06-07T18:32:00Z">
              <w:rPr/>
            </w:rPrChange>
          </w:rPr>
          <w:t xml:space="preserve"> statistique sur poid</w:t>
        </w:r>
        <w:r w:rsidR="00FC6CCC" w:rsidRPr="008C7E78">
          <w:rPr>
            <w:lang w:val="fr-FR"/>
            <w:rPrChange w:id="8129" w:author="Arthur Parmentier" w:date="2020-06-07T18:32:00Z">
              <w:rPr/>
            </w:rPrChange>
          </w:rPr>
          <w:t>s</w:t>
        </w:r>
        <w:r w:rsidRPr="008C7E78">
          <w:rPr>
            <w:lang w:val="fr-FR"/>
            <w:rPrChange w:id="8130" w:author="Arthur Parmentier" w:date="2020-06-07T18:32:00Z">
              <w:rPr/>
            </w:rPrChange>
          </w:rPr>
          <w:t xml:space="preserve"> cogniti</w:t>
        </w:r>
      </w:ins>
      <w:ins w:id="8131" w:author="Arthur Parmentier" w:date="2020-05-14T15:16:00Z">
        <w:r w:rsidR="00711575" w:rsidRPr="008C7E78">
          <w:rPr>
            <w:lang w:val="fr-FR"/>
            <w:rPrChange w:id="8132" w:author="Arthur Parmentier" w:date="2020-06-07T18:32:00Z">
              <w:rPr/>
            </w:rPrChange>
          </w:rPr>
          <w:t>f</w:t>
        </w:r>
      </w:ins>
      <w:ins w:id="8133" w:author="Arthur Parmentier" w:date="2020-05-14T15:15:00Z">
        <w:r w:rsidRPr="008C7E78">
          <w:rPr>
            <w:lang w:val="fr-FR"/>
            <w:rPrChange w:id="8134" w:author="Arthur Parmentier" w:date="2020-06-07T18:32:00Z">
              <w:rPr/>
            </w:rPrChange>
          </w:rPr>
          <w:t>/temps de réponse/complexité de la réponse/débutant/experts</w:t>
        </w:r>
      </w:ins>
    </w:p>
    <w:p w:rsidR="00A84632" w:rsidRPr="008C7E78" w:rsidRDefault="00A84632" w:rsidP="00A84632">
      <w:pPr>
        <w:rPr>
          <w:ins w:id="8135" w:author="Arthur Parmentier" w:date="2020-05-14T13:28:00Z"/>
          <w:lang w:val="fr-FR"/>
          <w:rPrChange w:id="8136" w:author="Arthur Parmentier" w:date="2020-06-07T18:32:00Z">
            <w:rPr>
              <w:ins w:id="8137" w:author="Arthur Parmentier" w:date="2020-05-14T13:28:00Z"/>
            </w:rPr>
          </w:rPrChange>
        </w:rPr>
      </w:pPr>
    </w:p>
    <w:p w:rsidR="00A84632" w:rsidRPr="008C7E78" w:rsidRDefault="00A84632" w:rsidP="00A84632">
      <w:pPr>
        <w:rPr>
          <w:ins w:id="8138" w:author="Arthur Parmentier" w:date="2020-05-14T13:28:00Z"/>
          <w:lang w:val="fr-FR"/>
          <w:rPrChange w:id="8139" w:author="Arthur Parmentier" w:date="2020-06-07T18:32:00Z">
            <w:rPr>
              <w:ins w:id="8140" w:author="Arthur Parmentier" w:date="2020-05-14T13:28:00Z"/>
            </w:rPr>
          </w:rPrChange>
        </w:rPr>
      </w:pPr>
    </w:p>
    <w:p w:rsidR="00A84632" w:rsidRPr="008C7E78" w:rsidRDefault="00A84632" w:rsidP="00A84632">
      <w:pPr>
        <w:rPr>
          <w:ins w:id="8141" w:author="Arthur Parmentier" w:date="2020-05-14T13:28:00Z"/>
          <w:lang w:val="fr-FR"/>
          <w:rPrChange w:id="8142" w:author="Arthur Parmentier" w:date="2020-06-07T18:32:00Z">
            <w:rPr>
              <w:ins w:id="8143" w:author="Arthur Parmentier" w:date="2020-05-14T13:28:00Z"/>
            </w:rPr>
          </w:rPrChange>
        </w:rPr>
      </w:pPr>
    </w:p>
    <w:p w:rsidR="00A84632" w:rsidRPr="008C7E78" w:rsidRDefault="00A84632" w:rsidP="00A84632">
      <w:pPr>
        <w:rPr>
          <w:ins w:id="8144" w:author="Arthur Parmentier" w:date="2020-05-14T13:28:00Z"/>
          <w:lang w:val="fr-FR"/>
          <w:rPrChange w:id="8145" w:author="Arthur Parmentier" w:date="2020-06-07T18:32:00Z">
            <w:rPr>
              <w:ins w:id="8146" w:author="Arthur Parmentier" w:date="2020-05-14T13:28:00Z"/>
            </w:rPr>
          </w:rPrChange>
        </w:rPr>
      </w:pPr>
    </w:p>
    <w:p w:rsidR="00A84632" w:rsidRPr="008C7E78" w:rsidRDefault="00A84632" w:rsidP="00A84632">
      <w:pPr>
        <w:rPr>
          <w:ins w:id="8147" w:author="Arthur Parmentier" w:date="2020-05-14T13:28:00Z"/>
          <w:lang w:val="fr-FR"/>
          <w:rPrChange w:id="8148" w:author="Arthur Parmentier" w:date="2020-06-07T18:32:00Z">
            <w:rPr>
              <w:ins w:id="8149" w:author="Arthur Parmentier" w:date="2020-05-14T13:28:00Z"/>
            </w:rPr>
          </w:rPrChange>
        </w:rPr>
      </w:pPr>
    </w:p>
    <w:p w:rsidR="00A84632" w:rsidRPr="008C7E78" w:rsidRDefault="00A84632" w:rsidP="00A84632">
      <w:pPr>
        <w:rPr>
          <w:ins w:id="8150" w:author="Arthur Parmentier" w:date="2020-05-14T13:28:00Z"/>
          <w:lang w:val="fr-FR"/>
          <w:rPrChange w:id="8151" w:author="Arthur Parmentier" w:date="2020-06-07T18:32:00Z">
            <w:rPr>
              <w:ins w:id="8152" w:author="Arthur Parmentier" w:date="2020-05-14T13:28:00Z"/>
            </w:rPr>
          </w:rPrChange>
        </w:rPr>
      </w:pPr>
    </w:p>
    <w:p w:rsidR="00A84632" w:rsidRPr="007C437A" w:rsidRDefault="00A84632" w:rsidP="00A84632">
      <w:pPr>
        <w:rPr>
          <w:ins w:id="8153" w:author="Arthur Parmentier" w:date="2020-05-14T13:28:00Z"/>
        </w:rPr>
      </w:pPr>
      <w:ins w:id="8154" w:author="Arthur Parmentier" w:date="2020-05-14T13:28:00Z">
        <w:r w:rsidRPr="007C437A">
          <w:t>“categorization is the name of the cognition game and analogy is the mechanism that drives it all”.</w:t>
        </w:r>
      </w:ins>
    </w:p>
    <w:p w:rsidR="00A84632" w:rsidRPr="007C437A" w:rsidRDefault="00A84632" w:rsidP="00A84632">
      <w:pPr>
        <w:rPr>
          <w:ins w:id="8155" w:author="Arthur Parmentier" w:date="2020-05-14T13:28:00Z"/>
        </w:rPr>
      </w:pPr>
      <w:ins w:id="8156" w:author="Arthur Parmentier" w:date="2020-05-14T13:28:00Z">
        <w:r w:rsidRPr="007C437A">
          <w:t>Making analogy = raising the similar features of two mental things</w:t>
        </w:r>
      </w:ins>
    </w:p>
    <w:p w:rsidR="00A84632" w:rsidRPr="007C437A" w:rsidRDefault="00A84632" w:rsidP="00A84632">
      <w:pPr>
        <w:rPr>
          <w:ins w:id="8157" w:author="Arthur Parmentier" w:date="2020-05-14T13:28:00Z"/>
        </w:rPr>
      </w:pPr>
      <w:ins w:id="8158" w:author="Arthur Parmentier" w:date="2020-05-14T13:28:00Z">
        <w:r w:rsidRPr="007C437A">
          <w:t>Analogy is responsible for concept’s expansion.</w:t>
        </w:r>
      </w:ins>
    </w:p>
    <w:p w:rsidR="00A84632" w:rsidRPr="008C7E78" w:rsidRDefault="00A84632" w:rsidP="00A84632">
      <w:pPr>
        <w:rPr>
          <w:ins w:id="8159" w:author="Arthur Parmentier" w:date="2020-05-14T13:28:00Z"/>
          <w:lang w:val="fr-FR"/>
          <w:rPrChange w:id="8160" w:author="Arthur Parmentier" w:date="2020-06-07T18:32:00Z">
            <w:rPr>
              <w:ins w:id="8161" w:author="Arthur Parmentier" w:date="2020-05-14T13:28:00Z"/>
            </w:rPr>
          </w:rPrChange>
        </w:rPr>
      </w:pPr>
      <w:ins w:id="8162" w:author="Arthur Parmentier" w:date="2020-05-14T13:28:00Z">
        <w:r w:rsidRPr="007C437A">
          <w:t xml:space="preserve">Hierarchy of concepts? At least a complex form of structuring; Link with </w:t>
        </w:r>
        <w:proofErr w:type="spellStart"/>
        <w:r w:rsidRPr="007C437A">
          <w:t>researchs</w:t>
        </w:r>
        <w:proofErr w:type="spellEnd"/>
        <w:r w:rsidRPr="007C437A">
          <w:t xml:space="preserve"> in DH ontologies. </w:t>
        </w:r>
        <w:r w:rsidRPr="008C7E78">
          <w:rPr>
            <w:lang w:val="fr-FR"/>
            <w:rPrChange w:id="8163" w:author="Arthur Parmentier" w:date="2020-06-07T18:32:00Z">
              <w:rPr/>
            </w:rPrChange>
          </w:rPr>
          <w:t xml:space="preserve">Nice </w:t>
        </w:r>
        <w:proofErr w:type="spellStart"/>
        <w:proofErr w:type="gramStart"/>
        <w:r w:rsidRPr="008C7E78">
          <w:rPr>
            <w:lang w:val="fr-FR"/>
            <w:rPrChange w:id="8164" w:author="Arthur Parmentier" w:date="2020-06-07T18:32:00Z">
              <w:rPr/>
            </w:rPrChange>
          </w:rPr>
          <w:t>example</w:t>
        </w:r>
        <w:proofErr w:type="spellEnd"/>
        <w:r w:rsidRPr="008C7E78">
          <w:rPr>
            <w:lang w:val="fr-FR"/>
            <w:rPrChange w:id="8165" w:author="Arthur Parmentier" w:date="2020-06-07T18:32:00Z">
              <w:rPr/>
            </w:rPrChange>
          </w:rPr>
          <w:t>:</w:t>
        </w:r>
        <w:proofErr w:type="gramEnd"/>
        <w:r w:rsidRPr="008C7E78">
          <w:rPr>
            <w:lang w:val="fr-FR"/>
            <w:rPrChange w:id="8166" w:author="Arthur Parmentier" w:date="2020-06-07T18:32:00Z">
              <w:rPr/>
            </w:rPrChange>
          </w:rPr>
          <w:t xml:space="preserve"> </w:t>
        </w:r>
        <w:proofErr w:type="spellStart"/>
        <w:r w:rsidRPr="008C7E78">
          <w:rPr>
            <w:lang w:val="fr-FR"/>
            <w:rPrChange w:id="8167" w:author="Arthur Parmentier" w:date="2020-06-07T18:32:00Z">
              <w:rPr/>
            </w:rPrChange>
          </w:rPr>
          <w:t>german</w:t>
        </w:r>
        <w:proofErr w:type="spellEnd"/>
        <w:r w:rsidRPr="008C7E78">
          <w:rPr>
            <w:lang w:val="fr-FR"/>
            <w:rPrChange w:id="8168" w:author="Arthur Parmentier" w:date="2020-06-07T18:32:00Z">
              <w:rPr/>
            </w:rPrChange>
          </w:rPr>
          <w:t xml:space="preserve"> </w:t>
        </w:r>
        <w:proofErr w:type="spellStart"/>
        <w:r w:rsidRPr="008C7E78">
          <w:rPr>
            <w:lang w:val="fr-FR"/>
            <w:rPrChange w:id="8169" w:author="Arthur Parmentier" w:date="2020-06-07T18:32:00Z">
              <w:rPr/>
            </w:rPrChange>
          </w:rPr>
          <w:t>way</w:t>
        </w:r>
        <w:proofErr w:type="spellEnd"/>
        <w:r w:rsidRPr="008C7E78">
          <w:rPr>
            <w:lang w:val="fr-FR"/>
            <w:rPrChange w:id="8170" w:author="Arthur Parmentier" w:date="2020-06-07T18:32:00Z">
              <w:rPr/>
            </w:rPrChange>
          </w:rPr>
          <w:t xml:space="preserve"> of </w:t>
        </w:r>
        <w:proofErr w:type="spellStart"/>
        <w:r w:rsidRPr="008C7E78">
          <w:rPr>
            <w:lang w:val="fr-FR"/>
            <w:rPrChange w:id="8171" w:author="Arthur Parmentier" w:date="2020-06-07T18:32:00Z">
              <w:rPr/>
            </w:rPrChange>
          </w:rPr>
          <w:t>constructing</w:t>
        </w:r>
        <w:proofErr w:type="spellEnd"/>
        <w:r w:rsidRPr="008C7E78">
          <w:rPr>
            <w:lang w:val="fr-FR"/>
            <w:rPrChange w:id="8172" w:author="Arthur Parmentier" w:date="2020-06-07T18:32:00Z">
              <w:rPr/>
            </w:rPrChange>
          </w:rPr>
          <w:t xml:space="preserve"> </w:t>
        </w:r>
        <w:proofErr w:type="spellStart"/>
        <w:r w:rsidRPr="008C7E78">
          <w:rPr>
            <w:lang w:val="fr-FR"/>
            <w:rPrChange w:id="8173" w:author="Arthur Parmentier" w:date="2020-06-07T18:32:00Z">
              <w:rPr/>
            </w:rPrChange>
          </w:rPr>
          <w:t>words</w:t>
        </w:r>
        <w:proofErr w:type="spellEnd"/>
      </w:ins>
    </w:p>
    <w:p w:rsidR="00A84632" w:rsidRPr="008C7E78" w:rsidRDefault="00A84632" w:rsidP="00E6654A">
      <w:pPr>
        <w:rPr>
          <w:ins w:id="8174" w:author="Arthur Parmentier" w:date="2020-05-14T13:28:00Z"/>
          <w:lang w:val="fr-FR"/>
          <w:rPrChange w:id="8175" w:author="Arthur Parmentier" w:date="2020-06-07T18:32:00Z">
            <w:rPr>
              <w:ins w:id="8176" w:author="Arthur Parmentier" w:date="2020-05-14T13:28:00Z"/>
            </w:rPr>
          </w:rPrChange>
        </w:rPr>
      </w:pPr>
    </w:p>
    <w:p w:rsidR="00A84632" w:rsidRPr="008C7E78" w:rsidRDefault="000B405B" w:rsidP="00E6654A">
      <w:pPr>
        <w:rPr>
          <w:ins w:id="8177" w:author="Arthur Parmentier" w:date="2020-05-14T14:50:00Z"/>
          <w:lang w:val="fr-FR"/>
          <w:rPrChange w:id="8178" w:author="Arthur Parmentier" w:date="2020-06-07T18:32:00Z">
            <w:rPr>
              <w:ins w:id="8179" w:author="Arthur Parmentier" w:date="2020-05-14T14:50:00Z"/>
            </w:rPr>
          </w:rPrChange>
        </w:rPr>
      </w:pPr>
      <w:proofErr w:type="spellStart"/>
      <w:ins w:id="8180" w:author="Arthur Parmentier" w:date="2020-05-14T14:49:00Z">
        <w:r w:rsidRPr="008C7E78">
          <w:rPr>
            <w:lang w:val="fr-FR"/>
            <w:rPrChange w:id="8181" w:author="Arthur Parmentier" w:date="2020-06-07T18:32:00Z">
              <w:rPr/>
            </w:rPrChange>
          </w:rPr>
          <w:t>Utilization</w:t>
        </w:r>
        <w:proofErr w:type="spellEnd"/>
        <w:r w:rsidRPr="008C7E78">
          <w:rPr>
            <w:lang w:val="fr-FR"/>
            <w:rPrChange w:id="8182" w:author="Arthur Parmentier" w:date="2020-06-07T18:32:00Z">
              <w:rPr/>
            </w:rPrChange>
          </w:rPr>
          <w:t xml:space="preserve"> </w:t>
        </w:r>
        <w:proofErr w:type="gramStart"/>
        <w:r w:rsidRPr="008C7E78">
          <w:rPr>
            <w:lang w:val="fr-FR"/>
            <w:rPrChange w:id="8183" w:author="Arthur Parmentier" w:date="2020-06-07T18:32:00Z">
              <w:rPr/>
            </w:rPrChange>
          </w:rPr>
          <w:t>des signes motivée</w:t>
        </w:r>
        <w:proofErr w:type="gramEnd"/>
        <w:r w:rsidRPr="008C7E78">
          <w:rPr>
            <w:lang w:val="fr-FR"/>
            <w:rPrChange w:id="8184" w:author="Arthur Parmentier" w:date="2020-06-07T18:32:00Z">
              <w:rPr/>
            </w:rPrChange>
          </w:rPr>
          <w:t xml:space="preserve"> par la </w:t>
        </w:r>
        <w:proofErr w:type="spellStart"/>
        <w:r w:rsidRPr="008C7E78">
          <w:rPr>
            <w:lang w:val="fr-FR"/>
            <w:rPrChange w:id="8185" w:author="Arthur Parmentier" w:date="2020-06-07T18:32:00Z">
              <w:rPr/>
            </w:rPrChange>
          </w:rPr>
          <w:t>representation</w:t>
        </w:r>
        <w:proofErr w:type="spellEnd"/>
        <w:r w:rsidRPr="008C7E78">
          <w:rPr>
            <w:lang w:val="fr-FR"/>
            <w:rPrChange w:id="8186" w:author="Arthur Parmentier" w:date="2020-06-07T18:32:00Z">
              <w:rPr/>
            </w:rPrChange>
          </w:rPr>
          <w:t xml:space="preserve"> a priori du concept/résultat du soundpainter</w:t>
        </w:r>
      </w:ins>
    </w:p>
    <w:p w:rsidR="006331DF" w:rsidRPr="008C7E78" w:rsidRDefault="006331DF" w:rsidP="00E6654A">
      <w:pPr>
        <w:rPr>
          <w:ins w:id="8187" w:author="Arthur Parmentier" w:date="2020-05-14T14:51:00Z"/>
          <w:lang w:val="fr-FR"/>
          <w:rPrChange w:id="8188" w:author="Arthur Parmentier" w:date="2020-06-07T18:32:00Z">
            <w:rPr>
              <w:ins w:id="8189" w:author="Arthur Parmentier" w:date="2020-05-14T14:51:00Z"/>
            </w:rPr>
          </w:rPrChange>
        </w:rPr>
      </w:pPr>
      <w:ins w:id="8190" w:author="Arthur Parmentier" w:date="2020-05-14T14:50:00Z">
        <w:r w:rsidRPr="008C7E78">
          <w:rPr>
            <w:lang w:val="fr-FR"/>
            <w:rPrChange w:id="8191" w:author="Arthur Parmentier" w:date="2020-06-07T18:32:00Z">
              <w:rPr/>
            </w:rPrChange>
          </w:rPr>
          <w:lastRenderedPageBreak/>
          <w:t xml:space="preserve">Représentation mentale qui </w:t>
        </w:r>
        <w:proofErr w:type="spellStart"/>
        <w:r w:rsidRPr="008C7E78">
          <w:rPr>
            <w:lang w:val="fr-FR"/>
            <w:rPrChange w:id="8192" w:author="Arthur Parmentier" w:date="2020-06-07T18:32:00Z">
              <w:rPr/>
            </w:rPrChange>
          </w:rPr>
          <w:t>precede</w:t>
        </w:r>
        <w:proofErr w:type="spellEnd"/>
        <w:r w:rsidRPr="008C7E78">
          <w:rPr>
            <w:lang w:val="fr-FR"/>
            <w:rPrChange w:id="8193" w:author="Arthur Parmentier" w:date="2020-06-07T18:32:00Z">
              <w:rPr/>
            </w:rPrChange>
          </w:rPr>
          <w:t xml:space="preserve"> la réponse du </w:t>
        </w:r>
        <w:proofErr w:type="gramStart"/>
        <w:r w:rsidRPr="008C7E78">
          <w:rPr>
            <w:lang w:val="fr-FR"/>
            <w:rPrChange w:id="8194" w:author="Arthur Parmentier" w:date="2020-06-07T18:32:00Z">
              <w:rPr/>
            </w:rPrChange>
          </w:rPr>
          <w:t>performer;</w:t>
        </w:r>
        <w:proofErr w:type="gramEnd"/>
        <w:r w:rsidRPr="008C7E78">
          <w:rPr>
            <w:lang w:val="fr-FR"/>
            <w:rPrChange w:id="8195" w:author="Arthur Parmentier" w:date="2020-06-07T18:32:00Z">
              <w:rPr/>
            </w:rPrChange>
          </w:rPr>
          <w:t xml:space="preserve"> intéressant pour W (tout le monde?) si </w:t>
        </w:r>
      </w:ins>
      <w:ins w:id="8196" w:author="Arthur Parmentier" w:date="2020-05-14T14:51:00Z">
        <w:r w:rsidRPr="008C7E78">
          <w:rPr>
            <w:lang w:val="fr-FR"/>
            <w:rPrChange w:id="8197" w:author="Arthur Parmentier" w:date="2020-06-07T18:32:00Z">
              <w:rPr/>
            </w:rPrChange>
          </w:rPr>
          <w:t>la réponse n’est pas telle qu’attendue</w:t>
        </w:r>
      </w:ins>
    </w:p>
    <w:p w:rsidR="00C63733" w:rsidRPr="008C7E78" w:rsidRDefault="00C63733" w:rsidP="00E6654A">
      <w:pPr>
        <w:rPr>
          <w:ins w:id="8198" w:author="Arthur Parmentier" w:date="2020-05-14T14:57:00Z"/>
          <w:lang w:val="fr-FR"/>
          <w:rPrChange w:id="8199" w:author="Arthur Parmentier" w:date="2020-06-07T18:32:00Z">
            <w:rPr>
              <w:ins w:id="8200" w:author="Arthur Parmentier" w:date="2020-05-14T14:57:00Z"/>
            </w:rPr>
          </w:rPrChange>
        </w:rPr>
      </w:pPr>
      <w:ins w:id="8201" w:author="Arthur Parmentier" w:date="2020-05-14T14:51:00Z">
        <w:r w:rsidRPr="008C7E78">
          <w:rPr>
            <w:lang w:val="fr-FR"/>
            <w:rPrChange w:id="8202" w:author="Arthur Parmentier" w:date="2020-06-07T18:32:00Z">
              <w:rPr/>
            </w:rPrChange>
          </w:rPr>
          <w:t>On ne peut s’adresser qu’à une discipline qu’on connait un peu</w:t>
        </w:r>
      </w:ins>
    </w:p>
    <w:p w:rsidR="00CD4FE1" w:rsidRPr="008C7E78" w:rsidRDefault="00CD4FE1" w:rsidP="00E6654A">
      <w:pPr>
        <w:rPr>
          <w:ins w:id="8203" w:author="Arthur Parmentier" w:date="2020-05-14T14:57:00Z"/>
          <w:lang w:val="fr-FR"/>
          <w:rPrChange w:id="8204" w:author="Arthur Parmentier" w:date="2020-06-07T18:32:00Z">
            <w:rPr>
              <w:ins w:id="8205" w:author="Arthur Parmentier" w:date="2020-05-14T14:57:00Z"/>
            </w:rPr>
          </w:rPrChange>
        </w:rPr>
      </w:pPr>
    </w:p>
    <w:p w:rsidR="00CD4FE1" w:rsidRPr="008C7E78" w:rsidRDefault="00CD4FE1" w:rsidP="00E6654A">
      <w:pPr>
        <w:rPr>
          <w:ins w:id="8206" w:author="Arthur Parmentier" w:date="2020-05-14T14:59:00Z"/>
          <w:lang w:val="fr-FR"/>
          <w:rPrChange w:id="8207" w:author="Arthur Parmentier" w:date="2020-06-07T18:32:00Z">
            <w:rPr>
              <w:ins w:id="8208" w:author="Arthur Parmentier" w:date="2020-05-14T14:59:00Z"/>
            </w:rPr>
          </w:rPrChange>
        </w:rPr>
      </w:pPr>
      <w:proofErr w:type="spellStart"/>
      <w:ins w:id="8209" w:author="Arthur Parmentier" w:date="2020-05-14T14:57:00Z">
        <w:r w:rsidRPr="008C7E78">
          <w:rPr>
            <w:lang w:val="fr-FR"/>
            <w:rPrChange w:id="8210" w:author="Arthur Parmentier" w:date="2020-06-07T18:32:00Z">
              <w:rPr/>
            </w:rPrChange>
          </w:rPr>
          <w:t>Immobilté</w:t>
        </w:r>
        <w:proofErr w:type="spellEnd"/>
        <w:r w:rsidRPr="008C7E78">
          <w:rPr>
            <w:lang w:val="fr-FR"/>
            <w:rPrChange w:id="8211" w:author="Arthur Parmentier" w:date="2020-06-07T18:32:00Z">
              <w:rPr/>
            </w:rPrChange>
          </w:rPr>
          <w:t xml:space="preserve"> du soundpainter dans la config ordi et config traditionnelle </w:t>
        </w:r>
        <w:proofErr w:type="spellStart"/>
        <w:r w:rsidRPr="008C7E78">
          <w:rPr>
            <w:lang w:val="fr-FR"/>
            <w:rPrChange w:id="8212" w:author="Arthur Parmentier" w:date="2020-06-07T18:32:00Z">
              <w:rPr/>
            </w:rPrChange>
          </w:rPr>
          <w:t>walter</w:t>
        </w:r>
      </w:ins>
      <w:proofErr w:type="spellEnd"/>
      <w:ins w:id="8213" w:author="Arthur Parmentier" w:date="2020-05-14T14:58:00Z">
        <w:r w:rsidR="00B47E57" w:rsidRPr="008C7E78">
          <w:rPr>
            <w:lang w:val="fr-FR"/>
            <w:rPrChange w:id="8214" w:author="Arthur Parmentier" w:date="2020-06-07T18:32:00Z">
              <w:rPr/>
            </w:rPrChange>
          </w:rPr>
          <w:t xml:space="preserve"> =&gt; aucune “</w:t>
        </w:r>
        <w:proofErr w:type="spellStart"/>
        <w:r w:rsidR="00B47E57" w:rsidRPr="008C7E78">
          <w:rPr>
            <w:lang w:val="fr-FR"/>
            <w:rPrChange w:id="8215" w:author="Arthur Parmentier" w:date="2020-06-07T18:32:00Z">
              <w:rPr/>
            </w:rPrChange>
          </w:rPr>
          <w:t>deformation</w:t>
        </w:r>
        <w:proofErr w:type="spellEnd"/>
        <w:r w:rsidR="00B47E57" w:rsidRPr="008C7E78">
          <w:rPr>
            <w:lang w:val="fr-FR"/>
            <w:rPrChange w:id="8216" w:author="Arthur Parmentier" w:date="2020-06-07T18:32:00Z">
              <w:rPr/>
            </w:rPrChange>
          </w:rPr>
          <w:t>” du contexte de la performance artistique</w:t>
        </w:r>
        <w:r w:rsidR="004732DA" w:rsidRPr="008C7E78">
          <w:rPr>
            <w:lang w:val="fr-FR"/>
            <w:rPrChange w:id="8217" w:author="Arthur Parmentier" w:date="2020-06-07T18:32:00Z">
              <w:rPr/>
            </w:rPrChange>
          </w:rPr>
          <w:br/>
          <w:t>Notion d’espace</w:t>
        </w:r>
      </w:ins>
    </w:p>
    <w:p w:rsidR="00474CFF" w:rsidRPr="008C7E78" w:rsidRDefault="00474CFF" w:rsidP="00E6654A">
      <w:pPr>
        <w:rPr>
          <w:ins w:id="8218" w:author="Arthur Parmentier" w:date="2020-05-14T14:59:00Z"/>
          <w:lang w:val="fr-FR"/>
          <w:rPrChange w:id="8219" w:author="Arthur Parmentier" w:date="2020-06-07T18:32:00Z">
            <w:rPr>
              <w:ins w:id="8220" w:author="Arthur Parmentier" w:date="2020-05-14T14:59:00Z"/>
            </w:rPr>
          </w:rPrChange>
        </w:rPr>
      </w:pPr>
      <w:ins w:id="8221" w:author="Arthur Parmentier" w:date="2020-05-14T14:59:00Z">
        <w:r w:rsidRPr="008C7E78">
          <w:rPr>
            <w:lang w:val="fr-FR"/>
            <w:rPrChange w:id="8222" w:author="Arthur Parmentier" w:date="2020-06-07T18:32:00Z">
              <w:rPr/>
            </w:rPrChange>
          </w:rPr>
          <w:t xml:space="preserve">Distinction SP et </w:t>
        </w:r>
        <w:proofErr w:type="gramStart"/>
        <w:r w:rsidRPr="008C7E78">
          <w:rPr>
            <w:lang w:val="fr-FR"/>
            <w:rPrChange w:id="8223" w:author="Arthur Parmentier" w:date="2020-06-07T18:32:00Z">
              <w:rPr/>
            </w:rPrChange>
          </w:rPr>
          <w:t>performer:</w:t>
        </w:r>
        <w:proofErr w:type="gramEnd"/>
        <w:r w:rsidRPr="008C7E78">
          <w:rPr>
            <w:lang w:val="fr-FR"/>
            <w:rPrChange w:id="8224" w:author="Arthur Parmentier" w:date="2020-06-07T18:32:00Z">
              <w:rPr/>
            </w:rPrChange>
          </w:rPr>
          <w:t xml:space="preserve"> discussion de l’év</w:t>
        </w:r>
      </w:ins>
      <w:ins w:id="8225" w:author="Arthur Parmentier" w:date="2020-05-14T15:00:00Z">
        <w:r w:rsidRPr="008C7E78">
          <w:rPr>
            <w:lang w:val="fr-FR"/>
            <w:rPrChange w:id="8226" w:author="Arthur Parmentier" w:date="2020-06-07T18:32:00Z">
              <w:rPr/>
            </w:rPrChange>
          </w:rPr>
          <w:t>o</w:t>
        </w:r>
      </w:ins>
      <w:ins w:id="8227" w:author="Arthur Parmentier" w:date="2020-05-14T14:59:00Z">
        <w:r w:rsidRPr="008C7E78">
          <w:rPr>
            <w:lang w:val="fr-FR"/>
            <w:rPrChange w:id="8228" w:author="Arthur Parmentier" w:date="2020-06-07T18:32:00Z">
              <w:rPr/>
            </w:rPrChange>
          </w:rPr>
          <w:t>l</w:t>
        </w:r>
      </w:ins>
      <w:ins w:id="8229" w:author="Arthur Parmentier" w:date="2020-05-14T15:00:00Z">
        <w:r w:rsidRPr="008C7E78">
          <w:rPr>
            <w:lang w:val="fr-FR"/>
            <w:rPrChange w:id="8230" w:author="Arthur Parmentier" w:date="2020-06-07T18:32:00Z">
              <w:rPr/>
            </w:rPrChange>
          </w:rPr>
          <w:t>u</w:t>
        </w:r>
      </w:ins>
      <w:ins w:id="8231" w:author="Arthur Parmentier" w:date="2020-05-14T14:59:00Z">
        <w:r w:rsidRPr="008C7E78">
          <w:rPr>
            <w:lang w:val="fr-FR"/>
            <w:rPrChange w:id="8232" w:author="Arthur Parmentier" w:date="2020-06-07T18:32:00Z">
              <w:rPr/>
            </w:rPrChange>
          </w:rPr>
          <w:t>tion</w:t>
        </w:r>
      </w:ins>
      <w:ins w:id="8233" w:author="Arthur Parmentier" w:date="2020-05-14T15:01:00Z">
        <w:r w:rsidRPr="008C7E78">
          <w:rPr>
            <w:lang w:val="fr-FR"/>
            <w:rPrChange w:id="8234" w:author="Arthur Parmentier" w:date="2020-06-07T18:32:00Z">
              <w:rPr/>
            </w:rPrChange>
          </w:rPr>
          <w:t>, prospections de configuration possible?</w:t>
        </w:r>
      </w:ins>
      <w:ins w:id="8235" w:author="Arthur Parmentier" w:date="2020-05-14T14:59:00Z">
        <w:r w:rsidRPr="008C7E78">
          <w:rPr>
            <w:lang w:val="fr-FR"/>
            <w:rPrChange w:id="8236" w:author="Arthur Parmentier" w:date="2020-06-07T18:32:00Z">
              <w:rPr/>
            </w:rPrChange>
          </w:rPr>
          <w:t xml:space="preserve"> </w:t>
        </w:r>
      </w:ins>
    </w:p>
    <w:p w:rsidR="00474CFF" w:rsidRPr="008C7E78" w:rsidRDefault="00474CFF" w:rsidP="00E6654A">
      <w:pPr>
        <w:rPr>
          <w:ins w:id="8237" w:author="Arthur Parmentier" w:date="2020-05-14T15:29:00Z"/>
          <w:lang w:val="fr-FR"/>
          <w:rPrChange w:id="8238" w:author="Arthur Parmentier" w:date="2020-06-07T18:32:00Z">
            <w:rPr>
              <w:ins w:id="8239" w:author="Arthur Parmentier" w:date="2020-05-14T15:29:00Z"/>
            </w:rPr>
          </w:rPrChange>
        </w:rPr>
      </w:pPr>
      <w:ins w:id="8240" w:author="Arthur Parmentier" w:date="2020-05-14T14:59:00Z">
        <w:r w:rsidRPr="008C7E78">
          <w:rPr>
            <w:lang w:val="fr-FR"/>
            <w:rPrChange w:id="8241" w:author="Arthur Parmentier" w:date="2020-06-07T18:32:00Z">
              <w:rPr/>
            </w:rPrChange>
          </w:rPr>
          <w:t xml:space="preserve">Nouvelles </w:t>
        </w:r>
        <w:proofErr w:type="gramStart"/>
        <w:r w:rsidRPr="008C7E78">
          <w:rPr>
            <w:lang w:val="fr-FR"/>
            <w:rPrChange w:id="8242" w:author="Arthur Parmentier" w:date="2020-06-07T18:32:00Z">
              <w:rPr/>
            </w:rPrChange>
          </w:rPr>
          <w:t>configurations:</w:t>
        </w:r>
        <w:proofErr w:type="gramEnd"/>
        <w:r w:rsidRPr="008C7E78">
          <w:rPr>
            <w:lang w:val="fr-FR"/>
            <w:rPrChange w:id="8243" w:author="Arthur Parmentier" w:date="2020-06-07T18:32:00Z">
              <w:rPr/>
            </w:rPrChange>
          </w:rPr>
          <w:t xml:space="preserve"> le </w:t>
        </w:r>
        <w:proofErr w:type="spellStart"/>
        <w:r w:rsidRPr="008C7E78">
          <w:rPr>
            <w:lang w:val="fr-FR"/>
            <w:rPrChange w:id="8244" w:author="Arthur Parmentier" w:date="2020-06-07T18:32:00Z">
              <w:rPr/>
            </w:rPrChange>
          </w:rPr>
          <w:t>so</w:t>
        </w:r>
      </w:ins>
      <w:proofErr w:type="spellEnd"/>
    </w:p>
    <w:p w:rsidR="0017374C" w:rsidRPr="008C7E78" w:rsidRDefault="0017374C" w:rsidP="00E6654A">
      <w:pPr>
        <w:rPr>
          <w:ins w:id="8245" w:author="Arthur Parmentier" w:date="2020-05-14T15:29:00Z"/>
          <w:lang w:val="fr-FR"/>
          <w:rPrChange w:id="8246" w:author="Arthur Parmentier" w:date="2020-06-07T18:32:00Z">
            <w:rPr>
              <w:ins w:id="8247" w:author="Arthur Parmentier" w:date="2020-05-14T15:29:00Z"/>
            </w:rPr>
          </w:rPrChange>
        </w:rPr>
      </w:pPr>
    </w:p>
    <w:p w:rsidR="0017374C" w:rsidRPr="008C7E78" w:rsidRDefault="0017374C" w:rsidP="00E6654A">
      <w:pPr>
        <w:rPr>
          <w:ins w:id="8248" w:author="Arthur Parmentier" w:date="2020-05-14T15:37:00Z"/>
          <w:lang w:val="fr-FR"/>
          <w:rPrChange w:id="8249" w:author="Arthur Parmentier" w:date="2020-06-07T18:32:00Z">
            <w:rPr>
              <w:ins w:id="8250" w:author="Arthur Parmentier" w:date="2020-05-14T15:37:00Z"/>
            </w:rPr>
          </w:rPrChange>
        </w:rPr>
      </w:pPr>
      <w:ins w:id="8251" w:author="Arthur Parmentier" w:date="2020-05-14T15:29:00Z">
        <w:r w:rsidRPr="008C7E78">
          <w:rPr>
            <w:lang w:val="fr-FR"/>
            <w:rPrChange w:id="8252" w:author="Arthur Parmentier" w:date="2020-06-07T18:32:00Z">
              <w:rPr/>
            </w:rPrChange>
          </w:rPr>
          <w:t xml:space="preserve">W a </w:t>
        </w:r>
        <w:proofErr w:type="spellStart"/>
        <w:r w:rsidR="009814BB" w:rsidRPr="008C7E78">
          <w:rPr>
            <w:lang w:val="fr-FR"/>
            <w:rPrChange w:id="8253" w:author="Arthur Parmentier" w:date="2020-06-07T18:32:00Z">
              <w:rPr/>
            </w:rPrChange>
          </w:rPr>
          <w:t>d</w:t>
        </w:r>
        <w:r w:rsidRPr="008C7E78">
          <w:rPr>
            <w:lang w:val="fr-FR"/>
            <w:rPrChange w:id="8254" w:author="Arthur Parmentier" w:date="2020-06-07T18:32:00Z">
              <w:rPr/>
            </w:rPrChange>
          </w:rPr>
          <w:t>eja</w:t>
        </w:r>
        <w:proofErr w:type="spellEnd"/>
        <w:r w:rsidRPr="008C7E78">
          <w:rPr>
            <w:lang w:val="fr-FR"/>
            <w:rPrChange w:id="8255" w:author="Arthur Parmentier" w:date="2020-06-07T18:32:00Z">
              <w:rPr/>
            </w:rPrChange>
          </w:rPr>
          <w:t xml:space="preserve"> supprimé </w:t>
        </w:r>
        <w:proofErr w:type="gramStart"/>
        <w:r w:rsidRPr="008C7E78">
          <w:rPr>
            <w:lang w:val="fr-FR"/>
            <w:rPrChange w:id="8256" w:author="Arthur Parmentier" w:date="2020-06-07T18:32:00Z">
              <w:rPr/>
            </w:rPrChange>
          </w:rPr>
          <w:t>signe?</w:t>
        </w:r>
        <w:proofErr w:type="gramEnd"/>
        <w:r w:rsidR="009814BB" w:rsidRPr="008C7E78">
          <w:rPr>
            <w:lang w:val="fr-FR"/>
            <w:rPrChange w:id="8257" w:author="Arthur Parmentier" w:date="2020-06-07T18:32:00Z">
              <w:rPr/>
            </w:rPrChange>
          </w:rPr>
          <w:t xml:space="preserve"> </w:t>
        </w:r>
        <w:proofErr w:type="gramStart"/>
        <w:r w:rsidR="009814BB" w:rsidRPr="008C7E78">
          <w:rPr>
            <w:lang w:val="fr-FR"/>
            <w:rPrChange w:id="8258" w:author="Arthur Parmentier" w:date="2020-06-07T18:32:00Z">
              <w:rPr/>
            </w:rPrChange>
          </w:rPr>
          <w:t>Pk?</w:t>
        </w:r>
        <w:proofErr w:type="gramEnd"/>
        <w:r w:rsidRPr="008C7E78">
          <w:rPr>
            <w:lang w:val="fr-FR"/>
            <w:rPrChange w:id="8259" w:author="Arthur Parmentier" w:date="2020-06-07T18:32:00Z">
              <w:rPr/>
            </w:rPrChange>
          </w:rPr>
          <w:t xml:space="preserve"> Ex “race” supprimée du dict de l’académie</w:t>
        </w:r>
      </w:ins>
      <w:ins w:id="8260" w:author="Arthur Parmentier" w:date="2020-05-14T15:30:00Z">
        <w:r w:rsidR="008B1BC4" w:rsidRPr="008C7E78">
          <w:rPr>
            <w:lang w:val="fr-FR"/>
            <w:rPrChange w:id="8261" w:author="Arthur Parmentier" w:date="2020-06-07T18:32:00Z">
              <w:rPr/>
            </w:rPrChange>
          </w:rPr>
          <w:br/>
          <w:t xml:space="preserve">Pas de synonyme en </w:t>
        </w:r>
        <w:proofErr w:type="gramStart"/>
        <w:r w:rsidR="008B1BC4" w:rsidRPr="008C7E78">
          <w:rPr>
            <w:lang w:val="fr-FR"/>
            <w:rPrChange w:id="8262" w:author="Arthur Parmentier" w:date="2020-06-07T18:32:00Z">
              <w:rPr/>
            </w:rPrChange>
          </w:rPr>
          <w:t>SP?</w:t>
        </w:r>
        <w:proofErr w:type="gramEnd"/>
        <w:r w:rsidR="009C4444" w:rsidRPr="008C7E78">
          <w:rPr>
            <w:lang w:val="fr-FR"/>
            <w:rPrChange w:id="8263" w:author="Arthur Parmentier" w:date="2020-06-07T18:32:00Z">
              <w:rPr/>
            </w:rPrChange>
          </w:rPr>
          <w:t xml:space="preserve"> </w:t>
        </w:r>
      </w:ins>
      <w:proofErr w:type="spellStart"/>
      <w:ins w:id="8264" w:author="Arthur Parmentier" w:date="2020-05-14T15:31:00Z">
        <w:r w:rsidR="009C4444" w:rsidRPr="008C7E78">
          <w:rPr>
            <w:lang w:val="fr-FR"/>
            <w:rPrChange w:id="8265" w:author="Arthur Parmentier" w:date="2020-06-07T18:32:00Z">
              <w:rPr/>
            </w:rPrChange>
          </w:rPr>
          <w:t>Interpretation</w:t>
        </w:r>
        <w:proofErr w:type="spellEnd"/>
        <w:r w:rsidR="009C4444" w:rsidRPr="008C7E78">
          <w:rPr>
            <w:lang w:val="fr-FR"/>
            <w:rPrChange w:id="8266" w:author="Arthur Parmentier" w:date="2020-06-07T18:32:00Z">
              <w:rPr/>
            </w:rPrChange>
          </w:rPr>
          <w:t xml:space="preserve"> du synonyme d</w:t>
        </w:r>
      </w:ins>
      <w:ins w:id="8267" w:author="Arthur Parmentier" w:date="2020-05-14T15:32:00Z">
        <w:r w:rsidR="009C4444" w:rsidRPr="008C7E78">
          <w:rPr>
            <w:lang w:val="fr-FR"/>
            <w:rPrChange w:id="8268" w:author="Arthur Parmentier" w:date="2020-06-07T18:32:00Z">
              <w:rPr/>
            </w:rPrChange>
          </w:rPr>
          <w:t xml:space="preserve">ans les langues avec </w:t>
        </w:r>
        <w:proofErr w:type="spellStart"/>
        <w:proofErr w:type="gramStart"/>
        <w:r w:rsidR="009C4444" w:rsidRPr="008C7E78">
          <w:rPr>
            <w:lang w:val="fr-FR"/>
            <w:rPrChange w:id="8269" w:author="Arthur Parmentier" w:date="2020-06-07T18:32:00Z">
              <w:rPr/>
            </w:rPrChange>
          </w:rPr>
          <w:t>contexts</w:t>
        </w:r>
        <w:proofErr w:type="spellEnd"/>
        <w:r w:rsidR="009C4444" w:rsidRPr="008C7E78">
          <w:rPr>
            <w:lang w:val="fr-FR"/>
            <w:rPrChange w:id="8270" w:author="Arthur Parmentier" w:date="2020-06-07T18:32:00Z">
              <w:rPr/>
            </w:rPrChange>
          </w:rPr>
          <w:t>:</w:t>
        </w:r>
        <w:proofErr w:type="gramEnd"/>
        <w:r w:rsidR="009C4444" w:rsidRPr="008C7E78">
          <w:rPr>
            <w:lang w:val="fr-FR"/>
            <w:rPrChange w:id="8271" w:author="Arthur Parmentier" w:date="2020-06-07T18:32:00Z">
              <w:rPr/>
            </w:rPrChange>
          </w:rPr>
          <w:t xml:space="preserve"> ???</w:t>
        </w:r>
        <w:r w:rsidR="00A67223" w:rsidRPr="008C7E78">
          <w:rPr>
            <w:lang w:val="fr-FR"/>
            <w:rPrChange w:id="8272" w:author="Arthur Parmentier" w:date="2020-06-07T18:32:00Z">
              <w:rPr/>
            </w:rPrChange>
          </w:rPr>
          <w:t xml:space="preserve"> nuance contextuelle (</w:t>
        </w:r>
        <w:proofErr w:type="spellStart"/>
        <w:r w:rsidR="00A67223" w:rsidRPr="008C7E78">
          <w:rPr>
            <w:lang w:val="fr-FR"/>
            <w:rPrChange w:id="8273" w:author="Arthur Parmentier" w:date="2020-06-07T18:32:00Z">
              <w:rPr/>
            </w:rPrChange>
          </w:rPr>
          <w:t>cf</w:t>
        </w:r>
        <w:proofErr w:type="spellEnd"/>
        <w:r w:rsidR="00A67223" w:rsidRPr="008C7E78">
          <w:rPr>
            <w:lang w:val="fr-FR"/>
            <w:rPrChange w:id="8274" w:author="Arthur Parmentier" w:date="2020-06-07T18:32:00Z">
              <w:rPr/>
            </w:rPrChange>
          </w:rPr>
          <w:t xml:space="preserve"> </w:t>
        </w:r>
        <w:proofErr w:type="spellStart"/>
        <w:r w:rsidR="00A67223" w:rsidRPr="008C7E78">
          <w:rPr>
            <w:lang w:val="fr-FR"/>
            <w:rPrChange w:id="8275" w:author="Arthur Parmentier" w:date="2020-06-07T18:32:00Z">
              <w:rPr/>
            </w:rPrChange>
          </w:rPr>
          <w:t>video</w:t>
        </w:r>
        <w:proofErr w:type="spellEnd"/>
        <w:r w:rsidR="00A67223" w:rsidRPr="008C7E78">
          <w:rPr>
            <w:lang w:val="fr-FR"/>
            <w:rPrChange w:id="8276" w:author="Arthur Parmentier" w:date="2020-06-07T18:32:00Z">
              <w:rPr/>
            </w:rPrChange>
          </w:rPr>
          <w:t xml:space="preserve"> )</w:t>
        </w:r>
      </w:ins>
    </w:p>
    <w:p w:rsidR="00A06D4C" w:rsidRPr="008C7E78" w:rsidRDefault="00A06D4C" w:rsidP="00E6654A">
      <w:pPr>
        <w:rPr>
          <w:ins w:id="8277" w:author="Arthur Parmentier" w:date="2020-05-14T15:37:00Z"/>
          <w:lang w:val="fr-FR"/>
          <w:rPrChange w:id="8278" w:author="Arthur Parmentier" w:date="2020-06-07T18:32:00Z">
            <w:rPr>
              <w:ins w:id="8279" w:author="Arthur Parmentier" w:date="2020-05-14T15:37:00Z"/>
            </w:rPr>
          </w:rPrChange>
        </w:rPr>
      </w:pPr>
    </w:p>
    <w:p w:rsidR="00A06D4C" w:rsidRPr="008C7E78" w:rsidRDefault="00A06D4C" w:rsidP="00E6654A">
      <w:pPr>
        <w:rPr>
          <w:ins w:id="8280" w:author="Arthur Parmentier" w:date="2020-05-14T15:38:00Z"/>
          <w:lang w:val="fr-FR"/>
          <w:rPrChange w:id="8281" w:author="Arthur Parmentier" w:date="2020-06-07T18:32:00Z">
            <w:rPr>
              <w:ins w:id="8282" w:author="Arthur Parmentier" w:date="2020-05-14T15:38:00Z"/>
            </w:rPr>
          </w:rPrChange>
        </w:rPr>
      </w:pPr>
      <w:proofErr w:type="spellStart"/>
      <w:ins w:id="8283" w:author="Arthur Parmentier" w:date="2020-05-14T15:37:00Z">
        <w:r w:rsidRPr="008C7E78">
          <w:rPr>
            <w:lang w:val="fr-FR"/>
            <w:rPrChange w:id="8284" w:author="Arthur Parmentier" w:date="2020-06-07T18:32:00Z">
              <w:rPr/>
            </w:rPrChange>
          </w:rPr>
          <w:t>Language</w:t>
        </w:r>
        <w:proofErr w:type="spellEnd"/>
        <w:r w:rsidRPr="008C7E78">
          <w:rPr>
            <w:lang w:val="fr-FR"/>
            <w:rPrChange w:id="8285" w:author="Arthur Parmentier" w:date="2020-06-07T18:32:00Z">
              <w:rPr/>
            </w:rPrChange>
          </w:rPr>
          <w:t xml:space="preserve"> SP manipulé </w:t>
        </w:r>
      </w:ins>
      <w:ins w:id="8286" w:author="Arthur Parmentier" w:date="2020-05-14T15:38:00Z">
        <w:r w:rsidRPr="008C7E78">
          <w:rPr>
            <w:lang w:val="fr-FR"/>
            <w:rPrChange w:id="8287" w:author="Arthur Parmentier" w:date="2020-06-07T18:32:00Z">
              <w:rPr/>
            </w:rPrChange>
          </w:rPr>
          <w:t xml:space="preserve">par le </w:t>
        </w:r>
        <w:proofErr w:type="spellStart"/>
        <w:r w:rsidRPr="008C7E78">
          <w:rPr>
            <w:lang w:val="fr-FR"/>
            <w:rPrChange w:id="8288" w:author="Arthur Parmentier" w:date="2020-06-07T18:32:00Z">
              <w:rPr/>
            </w:rPrChange>
          </w:rPr>
          <w:t>sp</w:t>
        </w:r>
        <w:proofErr w:type="spellEnd"/>
        <w:r w:rsidRPr="008C7E78">
          <w:rPr>
            <w:lang w:val="fr-FR"/>
            <w:rPrChange w:id="8289" w:author="Arthur Parmentier" w:date="2020-06-07T18:32:00Z">
              <w:rPr/>
            </w:rPrChange>
          </w:rPr>
          <w:t xml:space="preserve"> (</w:t>
        </w:r>
        <w:proofErr w:type="spellStart"/>
        <w:r w:rsidRPr="008C7E78">
          <w:rPr>
            <w:lang w:val="fr-FR"/>
            <w:rPrChange w:id="8290" w:author="Arthur Parmentier" w:date="2020-06-07T18:32:00Z">
              <w:rPr/>
            </w:rPrChange>
          </w:rPr>
          <w:t>context</w:t>
        </w:r>
        <w:proofErr w:type="spellEnd"/>
        <w:r w:rsidRPr="008C7E78">
          <w:rPr>
            <w:lang w:val="fr-FR"/>
            <w:rPrChange w:id="8291" w:author="Arthur Parmentier" w:date="2020-06-07T18:32:00Z">
              <w:rPr/>
            </w:rPrChange>
          </w:rPr>
          <w:t xml:space="preserve"> free </w:t>
        </w:r>
        <w:proofErr w:type="spellStart"/>
        <w:r w:rsidRPr="008C7E78">
          <w:rPr>
            <w:lang w:val="fr-FR"/>
            <w:rPrChange w:id="8292" w:author="Arthur Parmentier" w:date="2020-06-07T18:32:00Z">
              <w:rPr/>
            </w:rPrChange>
          </w:rPr>
          <w:t>grammar</w:t>
        </w:r>
        <w:proofErr w:type="spellEnd"/>
        <w:r w:rsidRPr="008C7E78">
          <w:rPr>
            <w:lang w:val="fr-FR"/>
            <w:rPrChange w:id="8293" w:author="Arthur Parmentier" w:date="2020-06-07T18:32:00Z">
              <w:rPr/>
            </w:rPrChange>
          </w:rPr>
          <w:t xml:space="preserve">) VS musical </w:t>
        </w:r>
        <w:proofErr w:type="spellStart"/>
        <w:r w:rsidRPr="008C7E78">
          <w:rPr>
            <w:lang w:val="fr-FR"/>
            <w:rPrChange w:id="8294" w:author="Arthur Parmentier" w:date="2020-06-07T18:32:00Z">
              <w:rPr/>
            </w:rPrChange>
          </w:rPr>
          <w:t>language</w:t>
        </w:r>
        <w:proofErr w:type="spellEnd"/>
        <w:r w:rsidRPr="008C7E78">
          <w:rPr>
            <w:lang w:val="fr-FR"/>
            <w:rPrChange w:id="8295" w:author="Arthur Parmentier" w:date="2020-06-07T18:32:00Z">
              <w:rPr/>
            </w:rPrChange>
          </w:rPr>
          <w:t xml:space="preserve"> (</w:t>
        </w:r>
        <w:proofErr w:type="spellStart"/>
        <w:r w:rsidRPr="008C7E78">
          <w:rPr>
            <w:lang w:val="fr-FR"/>
            <w:rPrChange w:id="8296" w:author="Arthur Parmentier" w:date="2020-06-07T18:32:00Z">
              <w:rPr/>
            </w:rPrChange>
          </w:rPr>
          <w:t>context</w:t>
        </w:r>
        <w:proofErr w:type="spellEnd"/>
        <w:r w:rsidRPr="008C7E78">
          <w:rPr>
            <w:lang w:val="fr-FR"/>
            <w:rPrChange w:id="8297" w:author="Arthur Parmentier" w:date="2020-06-07T18:32:00Z">
              <w:rPr/>
            </w:rPrChange>
          </w:rPr>
          <w:t xml:space="preserve"> sensitive)</w:t>
        </w:r>
        <w:r w:rsidR="00F732CE" w:rsidRPr="008C7E78">
          <w:rPr>
            <w:lang w:val="fr-FR"/>
            <w:rPrChange w:id="8298" w:author="Arthur Parmentier" w:date="2020-06-07T18:32:00Z">
              <w:rPr/>
            </w:rPrChange>
          </w:rPr>
          <w:t xml:space="preserve"> by performer</w:t>
        </w:r>
      </w:ins>
    </w:p>
    <w:p w:rsidR="00475458" w:rsidRPr="008C7E78" w:rsidRDefault="00475458" w:rsidP="00E6654A">
      <w:pPr>
        <w:rPr>
          <w:ins w:id="8299" w:author="Arthur Parmentier" w:date="2020-05-14T15:38:00Z"/>
          <w:lang w:val="fr-FR"/>
          <w:rPrChange w:id="8300" w:author="Arthur Parmentier" w:date="2020-06-07T18:32:00Z">
            <w:rPr>
              <w:ins w:id="8301" w:author="Arthur Parmentier" w:date="2020-05-14T15:38:00Z"/>
            </w:rPr>
          </w:rPrChange>
        </w:rPr>
      </w:pPr>
    </w:p>
    <w:p w:rsidR="00475458" w:rsidRPr="008C7E78" w:rsidRDefault="00475458" w:rsidP="00E6654A">
      <w:pPr>
        <w:rPr>
          <w:ins w:id="8302" w:author="Arthur Parmentier" w:date="2020-05-14T15:44:00Z"/>
          <w:lang w:val="fr-FR"/>
          <w:rPrChange w:id="8303" w:author="Arthur Parmentier" w:date="2020-06-07T18:32:00Z">
            <w:rPr>
              <w:ins w:id="8304" w:author="Arthur Parmentier" w:date="2020-05-14T15:44:00Z"/>
            </w:rPr>
          </w:rPrChange>
        </w:rPr>
      </w:pPr>
      <w:proofErr w:type="spellStart"/>
      <w:proofErr w:type="gramStart"/>
      <w:ins w:id="8305" w:author="Arthur Parmentier" w:date="2020-05-14T15:38:00Z">
        <w:r w:rsidRPr="008C7E78">
          <w:rPr>
            <w:lang w:val="fr-FR"/>
            <w:rPrChange w:id="8306" w:author="Arthur Parmentier" w:date="2020-06-07T18:32:00Z">
              <w:rPr/>
            </w:rPrChange>
          </w:rPr>
          <w:t>Context</w:t>
        </w:r>
      </w:ins>
      <w:proofErr w:type="spellEnd"/>
      <w:ins w:id="8307" w:author="Arthur Parmentier" w:date="2020-05-14T15:39:00Z">
        <w:r w:rsidRPr="008C7E78">
          <w:rPr>
            <w:lang w:val="fr-FR"/>
            <w:rPrChange w:id="8308" w:author="Arthur Parmentier" w:date="2020-06-07T18:32:00Z">
              <w:rPr/>
            </w:rPrChange>
          </w:rPr>
          <w:t>:</w:t>
        </w:r>
        <w:proofErr w:type="gramEnd"/>
        <w:r w:rsidRPr="008C7E78">
          <w:rPr>
            <w:lang w:val="fr-FR"/>
            <w:rPrChange w:id="8309" w:author="Arthur Parmentier" w:date="2020-06-07T18:32:00Z">
              <w:rPr/>
            </w:rPrChange>
          </w:rPr>
          <w:t xml:space="preserve"> importance au </w:t>
        </w:r>
        <w:proofErr w:type="spellStart"/>
        <w:r w:rsidRPr="008C7E78">
          <w:rPr>
            <w:lang w:val="fr-FR"/>
            <w:rPrChange w:id="8310" w:author="Arthur Parmentier" w:date="2020-06-07T18:32:00Z">
              <w:rPr/>
            </w:rPrChange>
          </w:rPr>
          <w:t>dela</w:t>
        </w:r>
        <w:proofErr w:type="spellEnd"/>
        <w:r w:rsidRPr="008C7E78">
          <w:rPr>
            <w:lang w:val="fr-FR"/>
            <w:rPrChange w:id="8311" w:author="Arthur Parmentier" w:date="2020-06-07T18:32:00Z">
              <w:rPr/>
            </w:rPrChange>
          </w:rPr>
          <w:t xml:space="preserve"> de la (</w:t>
        </w:r>
        <w:proofErr w:type="spellStart"/>
        <w:r w:rsidRPr="008C7E78">
          <w:rPr>
            <w:lang w:val="fr-FR"/>
            <w:rPrChange w:id="8312" w:author="Arthur Parmentier" w:date="2020-06-07T18:32:00Z">
              <w:rPr/>
            </w:rPrChange>
          </w:rPr>
          <w:t>context</w:t>
        </w:r>
      </w:ins>
      <w:proofErr w:type="spellEnd"/>
      <w:ins w:id="8313" w:author="Arthur Parmentier" w:date="2020-05-14T15:41:00Z">
        <w:r w:rsidR="005A0160" w:rsidRPr="008C7E78">
          <w:rPr>
            <w:lang w:val="fr-FR"/>
            <w:rPrChange w:id="8314" w:author="Arthur Parmentier" w:date="2020-06-07T18:32:00Z">
              <w:rPr/>
            </w:rPrChange>
          </w:rPr>
          <w:t>-</w:t>
        </w:r>
      </w:ins>
      <w:ins w:id="8315" w:author="Arthur Parmentier" w:date="2020-05-14T15:39:00Z">
        <w:r w:rsidRPr="008C7E78">
          <w:rPr>
            <w:lang w:val="fr-FR"/>
            <w:rPrChange w:id="8316" w:author="Arthur Parmentier" w:date="2020-06-07T18:32:00Z">
              <w:rPr/>
            </w:rPrChange>
          </w:rPr>
          <w:t xml:space="preserve">free </w:t>
        </w:r>
        <w:proofErr w:type="spellStart"/>
        <w:r w:rsidRPr="008C7E78">
          <w:rPr>
            <w:lang w:val="fr-FR"/>
            <w:rPrChange w:id="8317" w:author="Arthur Parmentier" w:date="2020-06-07T18:32:00Z">
              <w:rPr/>
            </w:rPrChange>
          </w:rPr>
          <w:t>grammar</w:t>
        </w:r>
        <w:proofErr w:type="spellEnd"/>
        <w:r w:rsidRPr="008C7E78">
          <w:rPr>
            <w:lang w:val="fr-FR"/>
            <w:rPrChange w:id="8318" w:author="Arthur Parmentier" w:date="2020-06-07T18:32:00Z">
              <w:rPr/>
            </w:rPrChange>
          </w:rPr>
          <w:t>)</w:t>
        </w:r>
        <w:r w:rsidR="00384716" w:rsidRPr="008C7E78">
          <w:rPr>
            <w:lang w:val="fr-FR"/>
            <w:rPrChange w:id="8319" w:author="Arthur Parmentier" w:date="2020-06-07T18:32:00Z">
              <w:rPr/>
            </w:rPrChange>
          </w:rPr>
          <w:t>: attentes du compositeur, configuration</w:t>
        </w:r>
      </w:ins>
      <w:ins w:id="8320" w:author="Arthur Parmentier" w:date="2020-05-14T15:41:00Z">
        <w:r w:rsidR="00CF3BC0" w:rsidRPr="008C7E78">
          <w:rPr>
            <w:lang w:val="fr-FR"/>
            <w:rPrChange w:id="8321" w:author="Arthur Parmentier" w:date="2020-06-07T18:32:00Z">
              <w:rPr/>
            </w:rPrChange>
          </w:rPr>
          <w:t>, par défaut…</w:t>
        </w:r>
      </w:ins>
    </w:p>
    <w:p w:rsidR="005D5A11" w:rsidRPr="008C7E78" w:rsidRDefault="005D5A11" w:rsidP="00E6654A">
      <w:pPr>
        <w:rPr>
          <w:ins w:id="8322" w:author="Arthur Parmentier" w:date="2020-05-14T15:44:00Z"/>
          <w:lang w:val="fr-FR"/>
          <w:rPrChange w:id="8323" w:author="Arthur Parmentier" w:date="2020-06-07T18:32:00Z">
            <w:rPr>
              <w:ins w:id="8324" w:author="Arthur Parmentier" w:date="2020-05-14T15:44:00Z"/>
            </w:rPr>
          </w:rPrChange>
        </w:rPr>
      </w:pPr>
    </w:p>
    <w:p w:rsidR="005D5A11" w:rsidRPr="008C7E78" w:rsidRDefault="005D5A11" w:rsidP="00E6654A">
      <w:pPr>
        <w:rPr>
          <w:ins w:id="8325" w:author="Arthur Parmentier" w:date="2020-05-14T15:44:00Z"/>
          <w:lang w:val="fr-FR"/>
          <w:rPrChange w:id="8326" w:author="Arthur Parmentier" w:date="2020-06-07T18:32:00Z">
            <w:rPr>
              <w:ins w:id="8327" w:author="Arthur Parmentier" w:date="2020-05-14T15:44:00Z"/>
            </w:rPr>
          </w:rPrChange>
        </w:rPr>
      </w:pPr>
      <w:proofErr w:type="gramStart"/>
      <w:ins w:id="8328" w:author="Arthur Parmentier" w:date="2020-05-14T15:44:00Z">
        <w:r w:rsidRPr="008C7E78">
          <w:rPr>
            <w:lang w:val="fr-FR"/>
            <w:rPrChange w:id="8329" w:author="Arthur Parmentier" w:date="2020-06-07T18:32:00Z">
              <w:rPr/>
            </w:rPrChange>
          </w:rPr>
          <w:t>Mode:</w:t>
        </w:r>
        <w:proofErr w:type="gramEnd"/>
        <w:r w:rsidRPr="008C7E78">
          <w:rPr>
            <w:lang w:val="fr-FR"/>
            <w:rPrChange w:id="8330" w:author="Arthur Parmentier" w:date="2020-06-07T18:32:00Z">
              <w:rPr/>
            </w:rPrChange>
          </w:rPr>
          <w:t xml:space="preserve"> préciser le sens</w:t>
        </w:r>
        <w:r w:rsidR="0074035C" w:rsidRPr="008C7E78">
          <w:rPr>
            <w:lang w:val="fr-FR"/>
            <w:rPrChange w:id="8331" w:author="Arthur Parmentier" w:date="2020-06-07T18:32:00Z">
              <w:rPr/>
            </w:rPrChange>
          </w:rPr>
          <w:t xml:space="preserve"> </w:t>
        </w:r>
        <w:r w:rsidRPr="008C7E78">
          <w:rPr>
            <w:lang w:val="fr-FR"/>
            <w:rPrChange w:id="8332" w:author="Arthur Parmentier" w:date="2020-06-07T18:32:00Z">
              <w:rPr/>
            </w:rPrChange>
          </w:rPr>
          <w:t>en SP</w:t>
        </w:r>
      </w:ins>
    </w:p>
    <w:p w:rsidR="0074035C" w:rsidRPr="008C7E78" w:rsidRDefault="0074035C" w:rsidP="00E6654A">
      <w:pPr>
        <w:rPr>
          <w:ins w:id="8333" w:author="Arthur Parmentier" w:date="2020-05-14T15:58:00Z"/>
          <w:lang w:val="fr-FR"/>
          <w:rPrChange w:id="8334" w:author="Arthur Parmentier" w:date="2020-06-07T18:32:00Z">
            <w:rPr>
              <w:ins w:id="8335" w:author="Arthur Parmentier" w:date="2020-05-14T15:58:00Z"/>
            </w:rPr>
          </w:rPrChange>
        </w:rPr>
      </w:pPr>
      <w:ins w:id="8336" w:author="Arthur Parmentier" w:date="2020-05-14T15:44:00Z">
        <w:r w:rsidRPr="008C7E78">
          <w:rPr>
            <w:lang w:val="fr-FR"/>
            <w:rPrChange w:id="8337" w:author="Arthur Parmentier" w:date="2020-06-07T18:32:00Z">
              <w:rPr/>
            </w:rPrChange>
          </w:rPr>
          <w:t>“mode”, “for</w:t>
        </w:r>
      </w:ins>
      <w:ins w:id="8338" w:author="Arthur Parmentier" w:date="2020-05-14T15:45:00Z">
        <w:r w:rsidRPr="008C7E78">
          <w:rPr>
            <w:lang w:val="fr-FR"/>
            <w:rPrChange w:id="8339" w:author="Arthur Parmentier" w:date="2020-06-07T18:32:00Z">
              <w:rPr/>
            </w:rPrChange>
          </w:rPr>
          <w:t>me”</w:t>
        </w:r>
      </w:ins>
    </w:p>
    <w:p w:rsidR="00FB6B81" w:rsidRPr="008C7E78" w:rsidRDefault="00FB6B81" w:rsidP="00E6654A">
      <w:pPr>
        <w:rPr>
          <w:ins w:id="8340" w:author="Arthur Parmentier" w:date="2020-05-14T15:59:00Z"/>
          <w:lang w:val="fr-FR"/>
          <w:rPrChange w:id="8341" w:author="Arthur Parmentier" w:date="2020-06-07T18:32:00Z">
            <w:rPr>
              <w:ins w:id="8342" w:author="Arthur Parmentier" w:date="2020-05-14T15:59:00Z"/>
            </w:rPr>
          </w:rPrChange>
        </w:rPr>
      </w:pPr>
    </w:p>
    <w:p w:rsidR="00FB6B81" w:rsidRPr="008C7E78" w:rsidRDefault="00FB6B81" w:rsidP="00E6654A">
      <w:pPr>
        <w:rPr>
          <w:ins w:id="8343" w:author="Arthur Parmentier" w:date="2020-05-14T15:58:00Z"/>
          <w:lang w:val="fr-FR"/>
          <w:rPrChange w:id="8344" w:author="Arthur Parmentier" w:date="2020-06-07T18:32:00Z">
            <w:rPr>
              <w:ins w:id="8345" w:author="Arthur Parmentier" w:date="2020-05-14T15:58:00Z"/>
            </w:rPr>
          </w:rPrChange>
        </w:rPr>
      </w:pPr>
      <w:ins w:id="8346" w:author="Arthur Parmentier" w:date="2020-05-14T15:59:00Z">
        <w:r w:rsidRPr="008C7E78">
          <w:rPr>
            <w:lang w:val="fr-FR"/>
            <w:rPrChange w:id="8347" w:author="Arthur Parmentier" w:date="2020-06-07T18:32:00Z">
              <w:rPr/>
            </w:rPrChange>
          </w:rPr>
          <w:t>Glossaire (</w:t>
        </w:r>
        <w:proofErr w:type="spellStart"/>
        <w:r w:rsidRPr="008C7E78">
          <w:rPr>
            <w:lang w:val="fr-FR"/>
            <w:rPrChange w:id="8348" w:author="Arthur Parmentier" w:date="2020-06-07T18:32:00Z">
              <w:rPr/>
            </w:rPrChange>
          </w:rPr>
          <w:t>definition</w:t>
        </w:r>
        <w:proofErr w:type="spellEnd"/>
        <w:r w:rsidRPr="008C7E78">
          <w:rPr>
            <w:lang w:val="fr-FR"/>
            <w:rPrChange w:id="8349" w:author="Arthur Parmentier" w:date="2020-06-07T18:32:00Z">
              <w:rPr/>
            </w:rPrChange>
          </w:rPr>
          <w:t xml:space="preserve"> des mots/concepts </w:t>
        </w:r>
        <w:proofErr w:type="spellStart"/>
        <w:r w:rsidRPr="008C7E78">
          <w:rPr>
            <w:lang w:val="fr-FR"/>
            <w:rPrChange w:id="8350" w:author="Arthur Parmentier" w:date="2020-06-07T18:32:00Z">
              <w:rPr/>
            </w:rPrChange>
          </w:rPr>
          <w:t>utilizes</w:t>
        </w:r>
        <w:proofErr w:type="spellEnd"/>
        <w:r w:rsidRPr="008C7E78">
          <w:rPr>
            <w:lang w:val="fr-FR"/>
            <w:rPrChange w:id="8351" w:author="Arthur Parmentier" w:date="2020-06-07T18:32:00Z">
              <w:rPr/>
            </w:rPrChange>
          </w:rPr>
          <w:t>)</w:t>
        </w:r>
      </w:ins>
    </w:p>
    <w:p w:rsidR="00FB6B81" w:rsidRPr="008C7E78" w:rsidRDefault="00FB6B81" w:rsidP="00E6654A">
      <w:pPr>
        <w:rPr>
          <w:ins w:id="8352" w:author="Arthur Parmentier" w:date="2020-05-14T16:26:00Z"/>
          <w:lang w:val="fr-FR"/>
          <w:rPrChange w:id="8353" w:author="Arthur Parmentier" w:date="2020-06-07T18:32:00Z">
            <w:rPr>
              <w:ins w:id="8354" w:author="Arthur Parmentier" w:date="2020-05-14T16:26:00Z"/>
            </w:rPr>
          </w:rPrChange>
        </w:rPr>
      </w:pPr>
      <w:ins w:id="8355" w:author="Arthur Parmentier" w:date="2020-05-14T15:58:00Z">
        <w:r w:rsidRPr="008C7E78">
          <w:rPr>
            <w:lang w:val="fr-FR"/>
            <w:rPrChange w:id="8356" w:author="Arthur Parmentier" w:date="2020-06-07T18:32:00Z">
              <w:rPr/>
            </w:rPrChange>
          </w:rPr>
          <w:t>Biblio, table des illust</w:t>
        </w:r>
      </w:ins>
      <w:ins w:id="8357" w:author="Arthur Parmentier" w:date="2020-05-14T15:59:00Z">
        <w:r w:rsidRPr="008C7E78">
          <w:rPr>
            <w:lang w:val="fr-FR"/>
            <w:rPrChange w:id="8358" w:author="Arthur Parmentier" w:date="2020-06-07T18:32:00Z">
              <w:rPr/>
            </w:rPrChange>
          </w:rPr>
          <w:t>rations.</w:t>
        </w:r>
      </w:ins>
    </w:p>
    <w:p w:rsidR="009946FB" w:rsidRPr="008C7E78" w:rsidRDefault="009946FB" w:rsidP="00E6654A">
      <w:pPr>
        <w:rPr>
          <w:ins w:id="8359" w:author="Arthur Parmentier" w:date="2020-05-14T16:26:00Z"/>
          <w:lang w:val="fr-FR"/>
          <w:rPrChange w:id="8360" w:author="Arthur Parmentier" w:date="2020-06-07T18:32:00Z">
            <w:rPr>
              <w:ins w:id="8361" w:author="Arthur Parmentier" w:date="2020-05-14T16:26:00Z"/>
            </w:rPr>
          </w:rPrChange>
        </w:rPr>
      </w:pPr>
    </w:p>
    <w:p w:rsidR="009946FB" w:rsidRPr="008C7E78" w:rsidRDefault="009946FB" w:rsidP="00E6654A">
      <w:pPr>
        <w:rPr>
          <w:ins w:id="8362" w:author="Arthur Parmentier" w:date="2020-05-14T16:26:00Z"/>
          <w:lang w:val="fr-FR"/>
          <w:rPrChange w:id="8363" w:author="Arthur Parmentier" w:date="2020-06-07T18:32:00Z">
            <w:rPr>
              <w:ins w:id="8364" w:author="Arthur Parmentier" w:date="2020-05-14T16:26:00Z"/>
            </w:rPr>
          </w:rPrChange>
        </w:rPr>
      </w:pPr>
      <w:ins w:id="8365" w:author="Arthur Parmentier" w:date="2020-05-14T16:26:00Z">
        <w:r w:rsidRPr="008C7E78">
          <w:rPr>
            <w:lang w:val="fr-FR"/>
            <w:rPrChange w:id="8366" w:author="Arthur Parmentier" w:date="2020-06-07T18:32:00Z">
              <w:rPr/>
            </w:rPrChange>
          </w:rPr>
          <w:t xml:space="preserve">4 </w:t>
        </w:r>
        <w:proofErr w:type="gramStart"/>
        <w:r w:rsidRPr="008C7E78">
          <w:rPr>
            <w:lang w:val="fr-FR"/>
            <w:rPrChange w:id="8367" w:author="Arthur Parmentier" w:date="2020-06-07T18:32:00Z">
              <w:rPr/>
            </w:rPrChange>
          </w:rPr>
          <w:t>semaines:</w:t>
        </w:r>
        <w:proofErr w:type="gramEnd"/>
      </w:ins>
    </w:p>
    <w:p w:rsidR="009946FB" w:rsidRPr="007C437A" w:rsidRDefault="009946FB" w:rsidP="00E6654A">
      <w:pPr>
        <w:rPr>
          <w:ins w:id="8368" w:author="Arthur Parmentier" w:date="2020-05-14T16:28:00Z"/>
        </w:rPr>
      </w:pPr>
      <w:proofErr w:type="spellStart"/>
      <w:ins w:id="8369" w:author="Arthur Parmentier" w:date="2020-05-14T16:28:00Z">
        <w:r w:rsidRPr="007C437A">
          <w:t>Facilité</w:t>
        </w:r>
        <w:proofErr w:type="spellEnd"/>
        <w:r w:rsidRPr="007C437A">
          <w:t xml:space="preserve">: </w:t>
        </w:r>
      </w:ins>
    </w:p>
    <w:p w:rsidR="009946FB" w:rsidRPr="007C437A" w:rsidRDefault="009946FB">
      <w:pPr>
        <w:ind w:firstLine="360"/>
        <w:rPr>
          <w:ins w:id="8370" w:author="Arthur Parmentier" w:date="2020-05-14T16:28:00Z"/>
        </w:rPr>
        <w:pPrChange w:id="8371" w:author="Arthur Parmentier" w:date="2020-05-14T16:28:00Z">
          <w:pPr/>
        </w:pPrChange>
      </w:pPr>
      <w:ins w:id="8372" w:author="Arthur Parmentier" w:date="2020-05-14T16:28:00Z">
        <w:r w:rsidRPr="007C437A">
          <w:t xml:space="preserve">- </w:t>
        </w:r>
        <w:proofErr w:type="spellStart"/>
        <w:r w:rsidRPr="007C437A">
          <w:t>partie</w:t>
        </w:r>
        <w:proofErr w:type="spellEnd"/>
        <w:r w:rsidRPr="007C437A">
          <w:t xml:space="preserve"> </w:t>
        </w:r>
        <w:proofErr w:type="spellStart"/>
        <w:r w:rsidRPr="007C437A">
          <w:t>technologique</w:t>
        </w:r>
        <w:proofErr w:type="spellEnd"/>
      </w:ins>
    </w:p>
    <w:p w:rsidR="009946FB" w:rsidRPr="007C437A" w:rsidRDefault="009946FB" w:rsidP="009946FB">
      <w:pPr>
        <w:pStyle w:val="Paragraphedeliste"/>
        <w:numPr>
          <w:ilvl w:val="0"/>
          <w:numId w:val="14"/>
        </w:numPr>
        <w:rPr>
          <w:ins w:id="8373" w:author="Arthur Parmentier" w:date="2020-05-14T16:28:00Z"/>
        </w:rPr>
      </w:pPr>
      <w:ins w:id="8374" w:author="Arthur Parmentier" w:date="2020-05-14T16:28:00Z">
        <w:r w:rsidRPr="007C437A">
          <w:t>Brief history of SP</w:t>
        </w:r>
      </w:ins>
    </w:p>
    <w:p w:rsidR="009946FB" w:rsidRPr="007C437A" w:rsidRDefault="009946FB" w:rsidP="00B827FE">
      <w:pPr>
        <w:rPr>
          <w:ins w:id="8375" w:author="Arthur Parmentier" w:date="2020-05-22T11:49:00Z"/>
        </w:rPr>
      </w:pPr>
    </w:p>
    <w:p w:rsidR="00B827FE" w:rsidRPr="007C437A" w:rsidRDefault="00B827FE">
      <w:pPr>
        <w:rPr>
          <w:ins w:id="8376" w:author="Arthur Parmentier" w:date="2020-05-23T19:48:00Z"/>
        </w:rPr>
      </w:pPr>
      <w:ins w:id="8377" w:author="Arthur Parmentier" w:date="2020-05-22T11:49:00Z">
        <w:r w:rsidRPr="007C437A">
          <w:lastRenderedPageBreak/>
          <w:t>INTERACTML and why I dropped Unity</w:t>
        </w:r>
      </w:ins>
    </w:p>
    <w:p w:rsidR="0019026D" w:rsidRPr="007C437A" w:rsidRDefault="0019026D">
      <w:pPr>
        <w:rPr>
          <w:ins w:id="8378" w:author="Arthur Parmentier" w:date="2020-06-05T16:32:00Z"/>
        </w:rPr>
      </w:pPr>
      <w:proofErr w:type="spellStart"/>
      <w:ins w:id="8379" w:author="Arthur Parmentier" w:date="2020-05-23T19:48:00Z">
        <w:r w:rsidRPr="007C437A">
          <w:t>Splitcam</w:t>
        </w:r>
      </w:ins>
      <w:proofErr w:type="spellEnd"/>
    </w:p>
    <w:p w:rsidR="00E814B3" w:rsidRPr="007C437A" w:rsidRDefault="00E814B3">
      <w:pPr>
        <w:rPr>
          <w:ins w:id="8380" w:author="Arthur Parmentier" w:date="2020-06-05T16:32:00Z"/>
        </w:rPr>
      </w:pPr>
    </w:p>
    <w:p w:rsidR="006E2B59" w:rsidRPr="007C437A" w:rsidRDefault="006E2B59" w:rsidP="006E2B59">
      <w:pPr>
        <w:rPr>
          <w:moveTo w:id="8381" w:author="Arthur Parmentier" w:date="2020-06-06T22:11:00Z"/>
        </w:rPr>
      </w:pPr>
      <w:moveToRangeStart w:id="8382" w:author="Arthur Parmentier" w:date="2020-06-06T22:11:00Z" w:name="move42373884"/>
      <w:moveTo w:id="8383" w:author="Arthur Parmentier" w:date="2020-06-06T22:11:00Z">
        <w:r w:rsidRPr="007C437A">
          <w:t>DRAFT of ideas</w:t>
        </w:r>
      </w:moveTo>
    </w:p>
    <w:p w:rsidR="006E2B59" w:rsidRPr="007C437A" w:rsidRDefault="006E2B59" w:rsidP="006E2B59">
      <w:pPr>
        <w:pStyle w:val="Paragraphedeliste"/>
        <w:numPr>
          <w:ilvl w:val="0"/>
          <w:numId w:val="8"/>
        </w:numPr>
        <w:rPr>
          <w:moveTo w:id="8384" w:author="Arthur Parmentier" w:date="2020-06-06T22:11:00Z"/>
        </w:rPr>
      </w:pPr>
      <w:moveTo w:id="8385" w:author="Arthur Parmentier" w:date="2020-06-06T22:11:00Z">
        <w:r w:rsidRPr="007C437A">
          <w:t>“Traditional” Soundpainting vs “Alternative” Soundpainting: a question a configuration (</w:t>
        </w:r>
        <w:proofErr w:type="spellStart"/>
        <w:r w:rsidRPr="007C437A">
          <w:t>soundpainting</w:t>
        </w:r>
        <w:proofErr w:type="spellEnd"/>
        <w:r w:rsidRPr="007C437A">
          <w:t xml:space="preserve"> as a language but not a configuration) means that it is not necessarily linked to the frontal relation between a composer (human) and an orchestra (of human performers). My use of the word “traditional” refers to the transmission and definition of SP by Walter, with his own use &amp; configuration of Soundpainting performances. There is no “modern” Soundpainting but rather an expanding field of research and experimentations in how the language and its concepts can extend to very different contexts and configurations. Develop with </w:t>
        </w:r>
        <w:proofErr w:type="spellStart"/>
        <w:r w:rsidRPr="007C437A">
          <w:t>Brasilian</w:t>
        </w:r>
        <w:proofErr w:type="spellEnd"/>
        <w:r w:rsidRPr="007C437A">
          <w:t xml:space="preserve"> version of SP &amp; </w:t>
        </w:r>
        <w:proofErr w:type="spellStart"/>
        <w:r w:rsidRPr="007C437A">
          <w:t>baila</w:t>
        </w:r>
        <w:proofErr w:type="spellEnd"/>
        <w:r w:rsidRPr="007C437A">
          <w:t xml:space="preserve"> </w:t>
        </w:r>
        <w:proofErr w:type="spellStart"/>
        <w:r w:rsidRPr="007C437A">
          <w:t>baila</w:t>
        </w:r>
        <w:proofErr w:type="spellEnd"/>
        <w:r w:rsidRPr="007C437A">
          <w:t>.</w:t>
        </w:r>
      </w:moveTo>
    </w:p>
    <w:p w:rsidR="006E2B59" w:rsidRPr="007C437A" w:rsidRDefault="006E2B59" w:rsidP="006E2B59">
      <w:pPr>
        <w:pStyle w:val="Paragraphedeliste"/>
        <w:numPr>
          <w:ilvl w:val="1"/>
          <w:numId w:val="8"/>
        </w:numPr>
        <w:rPr>
          <w:moveTo w:id="8386" w:author="Arthur Parmentier" w:date="2020-06-06T22:11:00Z"/>
        </w:rPr>
      </w:pPr>
      <w:moveTo w:id="8387" w:author="Arthur Parmentier" w:date="2020-06-06T22:11:00Z">
        <w:r w:rsidRPr="007C437A">
          <w:t>The concepts depend on the configuration. For instance, a “note” in music is very different from the concept (or its absence!) of “note” in visual arts.</w:t>
        </w:r>
      </w:moveTo>
    </w:p>
    <w:p w:rsidR="006E2B59" w:rsidRPr="007C437A" w:rsidRDefault="006E2B59" w:rsidP="006E2B59">
      <w:pPr>
        <w:pStyle w:val="Paragraphedeliste"/>
        <w:numPr>
          <w:ilvl w:val="1"/>
          <w:numId w:val="8"/>
        </w:numPr>
        <w:rPr>
          <w:moveTo w:id="8388" w:author="Arthur Parmentier" w:date="2020-06-06T22:11:00Z"/>
        </w:rPr>
      </w:pPr>
      <w:moveTo w:id="8389" w:author="Arthur Parmentier" w:date="2020-06-06T22:11:00Z">
        <w:r w:rsidRPr="007C437A">
          <w:t>SP early concepts were built for music performances and translated later for other disciplines. (Q: why do we even use this word “discipline” in arts?)</w:t>
        </w:r>
        <w:r w:rsidRPr="007C437A">
          <w:br/>
          <w:t>-&gt; Concepts inside SP are “stolen” from the configuration/context it deals with.</w:t>
        </w:r>
      </w:moveTo>
    </w:p>
    <w:p w:rsidR="006E2B59" w:rsidRPr="007C437A" w:rsidRDefault="006E2B59" w:rsidP="006E2B59">
      <w:pPr>
        <w:pStyle w:val="Paragraphedeliste"/>
        <w:numPr>
          <w:ilvl w:val="1"/>
          <w:numId w:val="8"/>
        </w:numPr>
        <w:rPr>
          <w:moveTo w:id="8390" w:author="Arthur Parmentier" w:date="2020-06-06T22:11:00Z"/>
        </w:rPr>
      </w:pPr>
      <w:moveTo w:id="8391" w:author="Arthur Parmentier" w:date="2020-06-06T22:11:00Z">
        <w:r w:rsidRPr="007C437A">
          <w:t>SP acts as a kind of translation from the concepts of different practices to signs</w:t>
        </w:r>
      </w:moveTo>
    </w:p>
    <w:p w:rsidR="006E2B59" w:rsidRPr="007C437A" w:rsidRDefault="006E2B59" w:rsidP="006E2B59">
      <w:pPr>
        <w:pStyle w:val="Paragraphedeliste"/>
        <w:numPr>
          <w:ilvl w:val="1"/>
          <w:numId w:val="8"/>
        </w:numPr>
        <w:rPr>
          <w:moveTo w:id="8392" w:author="Arthur Parmentier" w:date="2020-06-06T22:11:00Z"/>
        </w:rPr>
      </w:pPr>
      <w:moveTo w:id="8393" w:author="Arthur Parmentier" w:date="2020-06-06T22:11:00Z">
        <w:r w:rsidRPr="007C437A">
          <w:t>It is therefore important to understand that to my point of view, there is not a fixed set of concepts that would be incorporated by the SP language</w:t>
        </w:r>
      </w:moveTo>
    </w:p>
    <w:p w:rsidR="006E2B59" w:rsidRPr="007C437A" w:rsidRDefault="006E2B59" w:rsidP="006E2B59">
      <w:pPr>
        <w:pStyle w:val="Paragraphedeliste"/>
        <w:numPr>
          <w:ilvl w:val="1"/>
          <w:numId w:val="8"/>
        </w:numPr>
        <w:rPr>
          <w:moveTo w:id="8394" w:author="Arthur Parmentier" w:date="2020-06-06T22:11:00Z"/>
        </w:rPr>
      </w:pPr>
      <w:moveTo w:id="8395" w:author="Arthur Parmentier" w:date="2020-06-06T22:11:00Z">
        <w:r w:rsidRPr="007C437A">
          <w:t>but rather a fluid, dynamic and varying grammar</w:t>
        </w:r>
      </w:moveTo>
    </w:p>
    <w:moveToRangeEnd w:id="8382"/>
    <w:p w:rsidR="00E814B3" w:rsidRPr="007C437A" w:rsidRDefault="00E814B3"/>
    <w:sectPr w:rsidR="00E814B3" w:rsidRPr="007C437A" w:rsidSect="00670002">
      <w:footerReference w:type="even" r:id="rId32"/>
      <w:footerReference w:type="default" r:id="rId33"/>
      <w:pgSz w:w="11906" w:h="16838"/>
      <w:pgMar w:top="1440" w:right="1080" w:bottom="1440" w:left="1080" w:header="708" w:footer="708" w:gutter="0"/>
      <w:pgNumType w:start="1"/>
      <w:cols w:space="720"/>
      <w:docGrid w:linePitch="299"/>
      <w:sectPrChange w:id="8396" w:author="Arthur Parmentier" w:date="2020-05-18T14:24:00Z">
        <w:sectPr w:rsidR="00E814B3" w:rsidRPr="007C437A" w:rsidSect="00670002">
          <w:pgMar w:top="1417" w:right="1417" w:bottom="1417" w:left="1417" w:header="708" w:footer="708" w:gutter="0"/>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29FF" w:rsidRDefault="00E629FF" w:rsidP="00E6654A">
      <w:r>
        <w:separator/>
      </w:r>
    </w:p>
  </w:endnote>
  <w:endnote w:type="continuationSeparator" w:id="0">
    <w:p w:rsidR="00E629FF" w:rsidRDefault="00E629FF" w:rsidP="00E66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Nunito ExtraLight">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ExtraLight">
    <w:panose1 w:val="00000300000000000000"/>
    <w:charset w:val="00"/>
    <w:family w:val="auto"/>
    <w:pitch w:val="variable"/>
    <w:sig w:usb0="20000007" w:usb1="00000001" w:usb2="00000000" w:usb3="00000000" w:csb0="00000193" w:csb1="00000000"/>
  </w:font>
  <w:font w:name="Noto Sans Symbols">
    <w:altName w:val="Calibri"/>
    <w:charset w:val="00"/>
    <w:family w:val="auto"/>
    <w:pitch w:val="default"/>
  </w:font>
  <w:font w:name="Nunito Sans">
    <w:panose1 w:val="00000500000000000000"/>
    <w:charset w:val="00"/>
    <w:family w:val="auto"/>
    <w:pitch w:val="variable"/>
    <w:sig w:usb0="20000007" w:usb1="00000001" w:usb2="00000000" w:usb3="00000000" w:csb0="00000193" w:csb1="00000000"/>
  </w:font>
  <w:font w:name="Nunito Sans Light">
    <w:panose1 w:val="00000400000000000000"/>
    <w:charset w:val="00"/>
    <w:family w:val="auto"/>
    <w:pitch w:val="variable"/>
    <w:sig w:usb0="20000007" w:usb1="00000001" w:usb2="00000000" w:usb3="00000000" w:csb0="00000193"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 w:name="Arial-BoldItalic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5F92" w:rsidRDefault="00C75F92" w:rsidP="00E6654A">
    <w:r>
      <w:fldChar w:fldCharType="begin"/>
    </w:r>
    <w:r>
      <w:instrText>PAGE</w:instrText>
    </w:r>
    <w:r>
      <w:fldChar w:fldCharType="end"/>
    </w:r>
  </w:p>
  <w:p w:rsidR="00C75F92" w:rsidRDefault="00C75F92" w:rsidP="00E6654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5F92" w:rsidRDefault="00C75F92" w:rsidP="00E6654A">
    <w:r>
      <w:fldChar w:fldCharType="begin"/>
    </w:r>
    <w:r>
      <w:instrText>PAGE</w:instrText>
    </w:r>
    <w:r>
      <w:fldChar w:fldCharType="separate"/>
    </w:r>
    <w:r>
      <w:rPr>
        <w:noProof/>
      </w:rPr>
      <w:t>1</w:t>
    </w:r>
    <w:r>
      <w:fldChar w:fldCharType="end"/>
    </w:r>
  </w:p>
  <w:p w:rsidR="00C75F92" w:rsidRDefault="00C75F92" w:rsidP="00E665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29FF" w:rsidRDefault="00E629FF" w:rsidP="00E6654A">
      <w:r>
        <w:separator/>
      </w:r>
    </w:p>
  </w:footnote>
  <w:footnote w:type="continuationSeparator" w:id="0">
    <w:p w:rsidR="00E629FF" w:rsidRDefault="00E629FF" w:rsidP="00E6654A">
      <w:r>
        <w:continuationSeparator/>
      </w:r>
    </w:p>
  </w:footnote>
  <w:footnote w:id="1">
    <w:p w:rsidR="00C75F92" w:rsidRPr="008C7E78" w:rsidRDefault="00C75F92">
      <w:pPr>
        <w:pStyle w:val="Notedebasdepage"/>
      </w:pPr>
      <w:ins w:id="914" w:author="Arthur Parmentier" w:date="2020-06-06T15:59:00Z">
        <w:r>
          <w:rPr>
            <w:rStyle w:val="Appelnotedebasdep"/>
          </w:rPr>
          <w:footnoteRef/>
        </w:r>
        <w:r>
          <w:t xml:space="preserve"> </w:t>
        </w:r>
        <w:r w:rsidRPr="008C7E78">
          <w:rPr>
            <w:rPrChange w:id="915" w:author="Arthur Parmentier" w:date="2020-06-07T18:32:00Z">
              <w:rPr>
                <w:lang w:val="fr-FR"/>
              </w:rPr>
            </w:rPrChange>
          </w:rPr>
          <w:t xml:space="preserve">I have no </w:t>
        </w:r>
      </w:ins>
      <w:ins w:id="916" w:author="Arthur Parmentier" w:date="2020-06-06T16:00:00Z">
        <w:r w:rsidRPr="008C7E78">
          <w:rPr>
            <w:rPrChange w:id="917" w:author="Arthur Parmentier" w:date="2020-06-07T18:32:00Z">
              <w:rPr>
                <w:lang w:val="fr-FR"/>
              </w:rPr>
            </w:rPrChange>
          </w:rPr>
          <w:t>example of SP used by artists outside modern societies</w:t>
        </w:r>
      </w:ins>
      <w:ins w:id="918" w:author="Arthur Parmentier" w:date="2020-06-06T16:01:00Z">
        <w:r w:rsidRPr="008C7E78">
          <w:rPr>
            <w:rPrChange w:id="919" w:author="Arthur Parmentier" w:date="2020-06-07T18:32:00Z">
              <w:rPr>
                <w:lang w:val="fr-FR"/>
              </w:rPr>
            </w:rPrChange>
          </w:rPr>
          <w:t xml:space="preserve"> </w:t>
        </w:r>
      </w:ins>
      <w:ins w:id="920" w:author="Arthur Parmentier" w:date="2020-06-06T16:00:00Z">
        <w:r w:rsidRPr="008C7E78">
          <w:rPr>
            <w:rPrChange w:id="921" w:author="Arthur Parmentier" w:date="2020-06-07T18:32:00Z">
              <w:rPr>
                <w:lang w:val="fr-FR"/>
              </w:rPr>
            </w:rPrChange>
          </w:rPr>
          <w:t>but experience</w:t>
        </w:r>
      </w:ins>
      <w:ins w:id="922" w:author="Arthur Parmentier" w:date="2020-06-06T16:01:00Z">
        <w:r w:rsidRPr="008C7E78">
          <w:rPr>
            <w:rPrChange w:id="923" w:author="Arthur Parmentier" w:date="2020-06-07T18:32:00Z">
              <w:rPr>
                <w:lang w:val="fr-FR"/>
              </w:rPr>
            </w:rPrChange>
          </w:rPr>
          <w:t>s</w:t>
        </w:r>
      </w:ins>
      <w:ins w:id="924" w:author="Arthur Parmentier" w:date="2020-06-06T16:00:00Z">
        <w:r w:rsidRPr="008C7E78">
          <w:rPr>
            <w:rPrChange w:id="925" w:author="Arthur Parmentier" w:date="2020-06-07T18:32:00Z">
              <w:rPr>
                <w:lang w:val="fr-FR"/>
              </w:rPr>
            </w:rPrChange>
          </w:rPr>
          <w:t xml:space="preserve"> with people from cultures that do not share the same linguistic</w:t>
        </w:r>
      </w:ins>
      <w:ins w:id="926" w:author="Arthur Parmentier" w:date="2020-06-06T16:01:00Z">
        <w:r w:rsidRPr="008C7E78">
          <w:rPr>
            <w:rPrChange w:id="927" w:author="Arthur Parmentier" w:date="2020-06-07T18:32:00Z">
              <w:rPr>
                <w:lang w:val="fr-FR"/>
              </w:rPr>
            </w:rPrChange>
          </w:rPr>
          <w:t xml:space="preserve"> structures and views on the artistic practices and roles would be very interesting for further studies.</w:t>
        </w:r>
      </w:ins>
    </w:p>
  </w:footnote>
  <w:footnote w:id="2">
    <w:p w:rsidR="00C75F92" w:rsidRPr="00B16E7C" w:rsidRDefault="00C75F92">
      <w:pPr>
        <w:pStyle w:val="Notedebasdepage"/>
        <w:rPr>
          <w:lang w:val="fr-FR"/>
          <w:rPrChange w:id="1038" w:author="Arthur Parmentier" w:date="2020-06-06T16:32:00Z">
            <w:rPr/>
          </w:rPrChange>
        </w:rPr>
      </w:pPr>
      <w:ins w:id="1039" w:author="Arthur Parmentier" w:date="2020-06-06T16:32:00Z">
        <w:r>
          <w:rPr>
            <w:rStyle w:val="Appelnotedebasdep"/>
          </w:rPr>
          <w:footnoteRef/>
        </w:r>
        <w:r>
          <w:t xml:space="preserve"> </w:t>
        </w:r>
      </w:ins>
      <w:ins w:id="1040" w:author="Arthur Parmentier" w:date="2020-06-06T16:39:00Z">
        <w:r w:rsidRPr="008C7E78">
          <w:rPr>
            <w:rPrChange w:id="1041" w:author="Arthur Parmentier" w:date="2020-06-07T18:32:00Z">
              <w:rPr>
                <w:lang w:val="fr-FR"/>
              </w:rPr>
            </w:rPrChange>
          </w:rPr>
          <w:t xml:space="preserve">For reference, see </w:t>
        </w:r>
      </w:ins>
      <w:ins w:id="1042" w:author="Arthur Parmentier" w:date="2020-06-06T16:40:00Z">
        <w:r w:rsidRPr="008C7E78">
          <w:rPr>
            <w:rPrChange w:id="1043" w:author="Arthur Parmentier" w:date="2020-06-07T18:32:00Z">
              <w:rPr>
                <w:lang w:val="fr-FR"/>
              </w:rPr>
            </w:rPrChange>
          </w:rPr>
          <w:t xml:space="preserve">Le </w:t>
        </w:r>
        <w:proofErr w:type="spellStart"/>
        <w:r w:rsidRPr="008C7E78">
          <w:rPr>
            <w:rPrChange w:id="1044" w:author="Arthur Parmentier" w:date="2020-06-07T18:32:00Z">
              <w:rPr>
                <w:lang w:val="fr-FR"/>
              </w:rPr>
            </w:rPrChange>
          </w:rPr>
          <w:t>Corre</w:t>
        </w:r>
        <w:proofErr w:type="spellEnd"/>
        <w:r w:rsidRPr="008C7E78">
          <w:rPr>
            <w:rPrChange w:id="1045" w:author="Arthur Parmentier" w:date="2020-06-07T18:32:00Z">
              <w:rPr>
                <w:lang w:val="fr-FR"/>
              </w:rPr>
            </w:rPrChange>
          </w:rPr>
          <w:t xml:space="preserve">, G. (2007). </w:t>
        </w:r>
        <w:r w:rsidRPr="00057697">
          <w:rPr>
            <w:lang w:val="fr-FR"/>
          </w:rPr>
          <w:t>La langue des signes française (LSF). Enfance, vol. 59(3), 228-236</w:t>
        </w:r>
        <w:r>
          <w:rPr>
            <w:lang w:val="fr-FR"/>
          </w:rPr>
          <w:t xml:space="preserve"> or « </w:t>
        </w:r>
      </w:ins>
      <w:ins w:id="1046" w:author="Arthur Parmentier" w:date="2020-06-06T16:41:00Z">
        <w:r w:rsidRPr="00057697">
          <w:rPr>
            <w:lang w:val="fr-FR"/>
          </w:rPr>
          <w:t>J'avancerai vers toi avec les yeux d'un sourd</w:t>
        </w:r>
        <w:r>
          <w:rPr>
            <w:lang w:val="fr-FR"/>
          </w:rPr>
          <w:t> » (Laetitia Carton, 2015)</w:t>
        </w:r>
      </w:ins>
    </w:p>
  </w:footnote>
  <w:footnote w:id="3">
    <w:p w:rsidR="00C75F92" w:rsidRPr="0098222C" w:rsidRDefault="00C75F92" w:rsidP="007150A7">
      <w:pPr>
        <w:pBdr>
          <w:top w:val="nil"/>
          <w:left w:val="nil"/>
          <w:bottom w:val="nil"/>
          <w:right w:val="nil"/>
          <w:between w:val="nil"/>
        </w:pBdr>
        <w:spacing w:after="0" w:line="240" w:lineRule="auto"/>
        <w:rPr>
          <w:ins w:id="1099" w:author="Arthur Parmentier" w:date="2020-06-07T18:06:00Z"/>
          <w:color w:val="000000"/>
          <w:sz w:val="20"/>
          <w:szCs w:val="20"/>
        </w:rPr>
      </w:pPr>
      <w:ins w:id="1100" w:author="Arthur Parmentier" w:date="2020-06-07T18:06:00Z">
        <w:r w:rsidRPr="0098222C">
          <w:rPr>
            <w:vertAlign w:val="superscript"/>
          </w:rPr>
          <w:footnoteRef/>
        </w:r>
        <w:r w:rsidRPr="0098222C">
          <w:rPr>
            <w:color w:val="000000"/>
            <w:sz w:val="20"/>
            <w:szCs w:val="20"/>
            <w:rPrChange w:id="1101" w:author="Arthur Parmentier" w:date="2020-06-07T18:12:00Z">
              <w:rPr>
                <w:rFonts w:ascii="Nunito ExtraLight" w:hAnsi="Nunito ExtraLight"/>
                <w:color w:val="000000"/>
                <w:sz w:val="20"/>
                <w:szCs w:val="20"/>
              </w:rPr>
            </w:rPrChange>
          </w:rPr>
          <w:t xml:space="preserve"> For instance, take a look at </w:t>
        </w:r>
        <w:r w:rsidRPr="0098222C">
          <w:rPr>
            <w:rPrChange w:id="1102" w:author="Arthur Parmentier" w:date="2020-06-07T18:12:00Z">
              <w:rPr/>
            </w:rPrChange>
          </w:rPr>
          <w:fldChar w:fldCharType="begin"/>
        </w:r>
        <w:r w:rsidRPr="0098222C">
          <w:instrText xml:space="preserve"> HYPERLINK "https://www.facebook.com/ConductingWithTheBody/" \h </w:instrText>
        </w:r>
        <w:r w:rsidRPr="0098222C">
          <w:rPr>
            <w:rPrChange w:id="1103" w:author="Arthur Parmentier" w:date="2020-06-07T18:12:00Z">
              <w:rPr>
                <w:color w:val="0000FF"/>
                <w:sz w:val="20"/>
                <w:szCs w:val="20"/>
                <w:u w:val="single"/>
              </w:rPr>
            </w:rPrChange>
          </w:rPr>
          <w:fldChar w:fldCharType="separate"/>
        </w:r>
        <w:r w:rsidRPr="0098222C">
          <w:rPr>
            <w:color w:val="0000FF"/>
            <w:sz w:val="20"/>
            <w:szCs w:val="20"/>
            <w:u w:val="single"/>
            <w:rPrChange w:id="1104" w:author="Arthur Parmentier" w:date="2020-06-07T18:12:00Z">
              <w:rPr>
                <w:rFonts w:ascii="Nunito ExtraLight" w:hAnsi="Nunito ExtraLight"/>
                <w:color w:val="0000FF"/>
                <w:sz w:val="20"/>
                <w:szCs w:val="20"/>
                <w:u w:val="single"/>
              </w:rPr>
            </w:rPrChange>
          </w:rPr>
          <w:t>Conducting with the body</w:t>
        </w:r>
        <w:r w:rsidRPr="0098222C">
          <w:rPr>
            <w:color w:val="0000FF"/>
            <w:sz w:val="20"/>
            <w:szCs w:val="20"/>
            <w:u w:val="single"/>
            <w:rPrChange w:id="1105" w:author="Arthur Parmentier" w:date="2020-06-07T18:12:00Z">
              <w:rPr>
                <w:color w:val="0000FF"/>
                <w:sz w:val="20"/>
                <w:szCs w:val="20"/>
                <w:u w:val="single"/>
              </w:rPr>
            </w:rPrChange>
          </w:rPr>
          <w:fldChar w:fldCharType="end"/>
        </w:r>
      </w:ins>
      <w:ins w:id="1106" w:author="Arthur Parmentier" w:date="2020-06-07T18:13:00Z">
        <w:r>
          <w:rPr>
            <w:color w:val="000000"/>
            <w:sz w:val="20"/>
            <w:szCs w:val="20"/>
          </w:rPr>
          <w:t xml:space="preserve"> (</w:t>
        </w:r>
        <w:r>
          <w:rPr>
            <w:color w:val="000000"/>
            <w:sz w:val="20"/>
            <w:szCs w:val="20"/>
          </w:rPr>
          <w:fldChar w:fldCharType="begin"/>
        </w:r>
        <w:r>
          <w:rPr>
            <w:color w:val="000000"/>
            <w:sz w:val="20"/>
            <w:szCs w:val="20"/>
          </w:rPr>
          <w:instrText xml:space="preserve"> HYPERLINK "</w:instrText>
        </w:r>
      </w:ins>
      <w:ins w:id="1107" w:author="Arthur Parmentier" w:date="2020-06-07T18:12:00Z">
        <w:r w:rsidRPr="0098222C">
          <w:rPr>
            <w:color w:val="000000"/>
            <w:rPrChange w:id="1108" w:author="Arthur Parmentier" w:date="2020-06-07T18:13:00Z">
              <w:rPr>
                <w:rStyle w:val="Lienhypertexte"/>
                <w:rFonts w:ascii="Nunito ExtraLight" w:hAnsi="Nunito ExtraLight"/>
                <w:sz w:val="20"/>
                <w:szCs w:val="20"/>
              </w:rPr>
            </w:rPrChange>
          </w:rPr>
          <w:instrText>https://vimeo.com/331394981</w:instrText>
        </w:r>
      </w:ins>
      <w:ins w:id="1109" w:author="Arthur Parmentier" w:date="2020-06-07T18:13:00Z">
        <w:r>
          <w:rPr>
            <w:color w:val="000000"/>
            <w:sz w:val="20"/>
            <w:szCs w:val="20"/>
          </w:rPr>
          <w:instrText xml:space="preserve">" </w:instrText>
        </w:r>
        <w:r>
          <w:rPr>
            <w:color w:val="000000"/>
            <w:sz w:val="20"/>
            <w:szCs w:val="20"/>
          </w:rPr>
          <w:fldChar w:fldCharType="separate"/>
        </w:r>
      </w:ins>
      <w:ins w:id="1110" w:author="Arthur Parmentier" w:date="2020-06-07T18:12:00Z">
        <w:r w:rsidRPr="00E30721">
          <w:rPr>
            <w:rStyle w:val="Lienhypertexte"/>
            <w:sz w:val="20"/>
            <w:szCs w:val="20"/>
            <w:rPrChange w:id="1111" w:author="Arthur Parmentier" w:date="2020-06-07T18:13:00Z">
              <w:rPr>
                <w:rStyle w:val="Lienhypertexte"/>
                <w:rFonts w:ascii="Nunito ExtraLight" w:hAnsi="Nunito ExtraLight"/>
                <w:sz w:val="20"/>
                <w:szCs w:val="20"/>
              </w:rPr>
            </w:rPrChange>
          </w:rPr>
          <w:t>https://vimeo.com/331394981</w:t>
        </w:r>
      </w:ins>
      <w:ins w:id="1112" w:author="Arthur Parmentier" w:date="2020-06-07T18:13:00Z">
        <w:r>
          <w:rPr>
            <w:color w:val="000000"/>
            <w:sz w:val="20"/>
            <w:szCs w:val="20"/>
          </w:rPr>
          <w:fldChar w:fldCharType="end"/>
        </w:r>
        <w:r>
          <w:rPr>
            <w:color w:val="000000"/>
            <w:sz w:val="20"/>
            <w:szCs w:val="20"/>
          </w:rPr>
          <w:t>)</w:t>
        </w:r>
      </w:ins>
      <w:ins w:id="1113" w:author="Arthur Parmentier" w:date="2020-06-07T18:12:00Z">
        <w:r w:rsidRPr="0098222C">
          <w:rPr>
            <w:color w:val="000000"/>
            <w:sz w:val="20"/>
            <w:szCs w:val="20"/>
            <w:rPrChange w:id="1114" w:author="Arthur Parmentier" w:date="2020-06-07T18:12:00Z">
              <w:rPr>
                <w:rFonts w:ascii="Nunito ExtraLight" w:hAnsi="Nunito ExtraLight"/>
                <w:color w:val="000000"/>
                <w:sz w:val="20"/>
                <w:szCs w:val="20"/>
              </w:rPr>
            </w:rPrChange>
          </w:rPr>
          <w:t xml:space="preserve"> </w:t>
        </w:r>
      </w:ins>
      <w:ins w:id="1115" w:author="Arthur Parmentier" w:date="2020-06-07T18:06:00Z">
        <w:r w:rsidRPr="0098222C">
          <w:rPr>
            <w:color w:val="000000"/>
            <w:sz w:val="20"/>
            <w:szCs w:val="20"/>
            <w:rPrChange w:id="1116" w:author="Arthur Parmentier" w:date="2020-06-07T18:12:00Z">
              <w:rPr>
                <w:rFonts w:ascii="Nunito ExtraLight" w:hAnsi="Nunito ExtraLight"/>
                <w:color w:val="000000"/>
                <w:sz w:val="20"/>
                <w:szCs w:val="20"/>
              </w:rPr>
            </w:rPrChange>
          </w:rPr>
          <w:t xml:space="preserve">or </w:t>
        </w:r>
        <w:r w:rsidRPr="0098222C">
          <w:rPr>
            <w:rPrChange w:id="1117" w:author="Arthur Parmentier" w:date="2020-06-07T18:12:00Z">
              <w:rPr/>
            </w:rPrChange>
          </w:rPr>
          <w:fldChar w:fldCharType="begin"/>
        </w:r>
        <w:r w:rsidRPr="0098222C">
          <w:instrText xml:space="preserve"> HYPERLINK "https://www.facebook.com/groups/4383252451/permalink/10156376454242452/" \h </w:instrText>
        </w:r>
        <w:r w:rsidRPr="0098222C">
          <w:rPr>
            <w:rPrChange w:id="1118" w:author="Arthur Parmentier" w:date="2020-06-07T18:12:00Z">
              <w:rPr>
                <w:color w:val="0000FF"/>
                <w:sz w:val="20"/>
                <w:szCs w:val="20"/>
                <w:u w:val="single"/>
              </w:rPr>
            </w:rPrChange>
          </w:rPr>
          <w:fldChar w:fldCharType="separate"/>
        </w:r>
        <w:r w:rsidRPr="0098222C">
          <w:rPr>
            <w:color w:val="0000FF"/>
            <w:sz w:val="20"/>
            <w:szCs w:val="20"/>
            <w:u w:val="single"/>
            <w:rPrChange w:id="1119" w:author="Arthur Parmentier" w:date="2020-06-07T18:12:00Z">
              <w:rPr>
                <w:rFonts w:ascii="Nunito ExtraLight" w:hAnsi="Nunito ExtraLight"/>
                <w:color w:val="0000FF"/>
                <w:sz w:val="20"/>
                <w:szCs w:val="20"/>
                <w:u w:val="single"/>
              </w:rPr>
            </w:rPrChange>
          </w:rPr>
          <w:t>similar duets</w:t>
        </w:r>
        <w:r w:rsidRPr="0098222C">
          <w:rPr>
            <w:color w:val="0000FF"/>
            <w:sz w:val="20"/>
            <w:szCs w:val="20"/>
            <w:u w:val="single"/>
            <w:rPrChange w:id="1120" w:author="Arthur Parmentier" w:date="2020-06-07T18:12:00Z">
              <w:rPr>
                <w:color w:val="0000FF"/>
                <w:sz w:val="20"/>
                <w:szCs w:val="20"/>
                <w:u w:val="single"/>
              </w:rPr>
            </w:rPrChange>
          </w:rPr>
          <w:fldChar w:fldCharType="end"/>
        </w:r>
        <w:r w:rsidRPr="0098222C">
          <w:rPr>
            <w:color w:val="000000"/>
            <w:sz w:val="20"/>
            <w:szCs w:val="20"/>
            <w:rPrChange w:id="1121" w:author="Arthur Parmentier" w:date="2020-06-07T18:12:00Z">
              <w:rPr>
                <w:rFonts w:ascii="Nunito ExtraLight" w:hAnsi="Nunito ExtraLight"/>
                <w:color w:val="000000"/>
                <w:sz w:val="20"/>
                <w:szCs w:val="20"/>
              </w:rPr>
            </w:rPrChange>
          </w:rPr>
          <w:t xml:space="preserve">, </w:t>
        </w:r>
        <w:r w:rsidRPr="0098222C">
          <w:rPr>
            <w:rPrChange w:id="1122" w:author="Arthur Parmentier" w:date="2020-06-07T18:12:00Z">
              <w:rPr/>
            </w:rPrChange>
          </w:rPr>
          <w:fldChar w:fldCharType="begin"/>
        </w:r>
        <w:r w:rsidRPr="0098222C">
          <w:instrText xml:space="preserve"> HYPERLINK "https://www.facebook.com/ToursSoundpaintingOrchestra/videos/vb.401085769989676/1217561198395241/?type=2&amp;theater" \h </w:instrText>
        </w:r>
        <w:r w:rsidRPr="0098222C">
          <w:rPr>
            <w:rPrChange w:id="1123" w:author="Arthur Parmentier" w:date="2020-06-07T18:12:00Z">
              <w:rPr>
                <w:color w:val="0000FF"/>
                <w:sz w:val="20"/>
                <w:szCs w:val="20"/>
                <w:u w:val="single"/>
              </w:rPr>
            </w:rPrChange>
          </w:rPr>
          <w:fldChar w:fldCharType="separate"/>
        </w:r>
        <w:r w:rsidRPr="0098222C">
          <w:rPr>
            <w:color w:val="0000FF"/>
            <w:sz w:val="20"/>
            <w:szCs w:val="20"/>
            <w:u w:val="single"/>
            <w:rPrChange w:id="1124" w:author="Arthur Parmentier" w:date="2020-06-07T18:12:00Z">
              <w:rPr>
                <w:rFonts w:ascii="Nunito ExtraLight" w:hAnsi="Nunito ExtraLight"/>
                <w:color w:val="0000FF"/>
                <w:sz w:val="20"/>
                <w:szCs w:val="20"/>
                <w:u w:val="single"/>
              </w:rPr>
            </w:rPrChange>
          </w:rPr>
          <w:t xml:space="preserve">Audrey Vallarino and the Tours </w:t>
        </w:r>
        <w:proofErr w:type="spellStart"/>
        <w:r w:rsidRPr="0098222C">
          <w:rPr>
            <w:color w:val="0000FF"/>
            <w:sz w:val="20"/>
            <w:szCs w:val="20"/>
            <w:u w:val="single"/>
            <w:rPrChange w:id="1125" w:author="Arthur Parmentier" w:date="2020-06-07T18:12:00Z">
              <w:rPr>
                <w:rFonts w:ascii="Nunito ExtraLight" w:hAnsi="Nunito ExtraLight"/>
                <w:color w:val="0000FF"/>
                <w:sz w:val="20"/>
                <w:szCs w:val="20"/>
                <w:u w:val="single"/>
              </w:rPr>
            </w:rPrChange>
          </w:rPr>
          <w:t>soundpainting</w:t>
        </w:r>
        <w:proofErr w:type="spellEnd"/>
        <w:r w:rsidRPr="0098222C">
          <w:rPr>
            <w:color w:val="0000FF"/>
            <w:sz w:val="20"/>
            <w:szCs w:val="20"/>
            <w:u w:val="single"/>
            <w:rPrChange w:id="1126" w:author="Arthur Parmentier" w:date="2020-06-07T18:12:00Z">
              <w:rPr>
                <w:rFonts w:ascii="Nunito ExtraLight" w:hAnsi="Nunito ExtraLight"/>
                <w:color w:val="0000FF"/>
                <w:sz w:val="20"/>
                <w:szCs w:val="20"/>
                <w:u w:val="single"/>
              </w:rPr>
            </w:rPrChange>
          </w:rPr>
          <w:t xml:space="preserve"> orchestra</w:t>
        </w:r>
        <w:r w:rsidRPr="0098222C">
          <w:rPr>
            <w:color w:val="0000FF"/>
            <w:sz w:val="20"/>
            <w:szCs w:val="20"/>
            <w:u w:val="single"/>
            <w:rPrChange w:id="1127" w:author="Arthur Parmentier" w:date="2020-06-07T18:12:00Z">
              <w:rPr>
                <w:color w:val="0000FF"/>
                <w:sz w:val="20"/>
                <w:szCs w:val="20"/>
                <w:u w:val="single"/>
              </w:rPr>
            </w:rPrChange>
          </w:rPr>
          <w:fldChar w:fldCharType="end"/>
        </w:r>
        <w:r w:rsidRPr="0098222C">
          <w:rPr>
            <w:color w:val="000000"/>
            <w:sz w:val="20"/>
            <w:szCs w:val="20"/>
            <w:rPrChange w:id="1128" w:author="Arthur Parmentier" w:date="2020-06-07T18:12:00Z">
              <w:rPr>
                <w:rFonts w:ascii="Nunito ExtraLight" w:hAnsi="Nunito ExtraLight"/>
                <w:color w:val="000000"/>
                <w:sz w:val="20"/>
                <w:szCs w:val="20"/>
              </w:rPr>
            </w:rPrChange>
          </w:rPr>
          <w:t xml:space="preserve">, </w:t>
        </w:r>
        <w:r w:rsidRPr="0098222C">
          <w:rPr>
            <w:rPrChange w:id="1129" w:author="Arthur Parmentier" w:date="2020-06-07T18:12:00Z">
              <w:rPr/>
            </w:rPrChange>
          </w:rPr>
          <w:fldChar w:fldCharType="begin"/>
        </w:r>
        <w:r w:rsidRPr="0098222C">
          <w:instrText xml:space="preserve"> HYPERLINK "https://www.facebook.com/pg/colectiufreet/photos/?tab=album&amp;album_id=467792383556650" \h </w:instrText>
        </w:r>
        <w:r w:rsidRPr="0098222C">
          <w:rPr>
            <w:rPrChange w:id="1130" w:author="Arthur Parmentier" w:date="2020-06-07T18:12:00Z">
              <w:rPr>
                <w:color w:val="0000FF"/>
                <w:sz w:val="20"/>
                <w:szCs w:val="20"/>
                <w:u w:val="single"/>
              </w:rPr>
            </w:rPrChange>
          </w:rPr>
          <w:fldChar w:fldCharType="separate"/>
        </w:r>
        <w:proofErr w:type="spellStart"/>
        <w:r w:rsidRPr="0098222C">
          <w:rPr>
            <w:color w:val="0000FF"/>
            <w:sz w:val="20"/>
            <w:szCs w:val="20"/>
            <w:u w:val="single"/>
            <w:rPrChange w:id="1131" w:author="Arthur Parmentier" w:date="2020-06-07T18:12:00Z">
              <w:rPr>
                <w:rFonts w:ascii="Nunito ExtraLight" w:hAnsi="Nunito ExtraLight"/>
                <w:color w:val="0000FF"/>
                <w:sz w:val="20"/>
                <w:szCs w:val="20"/>
                <w:u w:val="single"/>
              </w:rPr>
            </w:rPrChange>
          </w:rPr>
          <w:t>Col·lectiu</w:t>
        </w:r>
        <w:proofErr w:type="spellEnd"/>
        <w:r w:rsidRPr="0098222C">
          <w:rPr>
            <w:color w:val="0000FF"/>
            <w:sz w:val="20"/>
            <w:szCs w:val="20"/>
            <w:u w:val="single"/>
            <w:rPrChange w:id="1132" w:author="Arthur Parmentier" w:date="2020-06-07T18:12:00Z">
              <w:rPr>
                <w:rFonts w:ascii="Nunito ExtraLight" w:hAnsi="Nunito ExtraLight"/>
                <w:color w:val="0000FF"/>
                <w:sz w:val="20"/>
                <w:szCs w:val="20"/>
                <w:u w:val="single"/>
              </w:rPr>
            </w:rPrChange>
          </w:rPr>
          <w:t xml:space="preserve"> </w:t>
        </w:r>
        <w:proofErr w:type="spellStart"/>
        <w:r w:rsidRPr="0098222C">
          <w:rPr>
            <w:color w:val="0000FF"/>
            <w:sz w:val="20"/>
            <w:szCs w:val="20"/>
            <w:u w:val="single"/>
            <w:rPrChange w:id="1133" w:author="Arthur Parmentier" w:date="2020-06-07T18:12:00Z">
              <w:rPr>
                <w:rFonts w:ascii="Nunito ExtraLight" w:hAnsi="Nunito ExtraLight"/>
                <w:color w:val="0000FF"/>
                <w:sz w:val="20"/>
                <w:szCs w:val="20"/>
                <w:u w:val="single"/>
              </w:rPr>
            </w:rPrChange>
          </w:rPr>
          <w:t>Free't</w:t>
        </w:r>
        <w:proofErr w:type="spellEnd"/>
        <w:r w:rsidRPr="0098222C">
          <w:rPr>
            <w:color w:val="0000FF"/>
            <w:sz w:val="20"/>
            <w:szCs w:val="20"/>
            <w:u w:val="single"/>
            <w:rPrChange w:id="1134" w:author="Arthur Parmentier" w:date="2020-06-07T18:12:00Z">
              <w:rPr>
                <w:rFonts w:ascii="Nunito ExtraLight" w:hAnsi="Nunito ExtraLight"/>
                <w:color w:val="0000FF"/>
                <w:sz w:val="20"/>
                <w:szCs w:val="20"/>
                <w:u w:val="single"/>
              </w:rPr>
            </w:rPrChange>
          </w:rPr>
          <w:t>. Soundpainting</w:t>
        </w:r>
        <w:r w:rsidRPr="0098222C">
          <w:rPr>
            <w:color w:val="0000FF"/>
            <w:sz w:val="20"/>
            <w:szCs w:val="20"/>
            <w:u w:val="single"/>
            <w:rPrChange w:id="1135" w:author="Arthur Parmentier" w:date="2020-06-07T18:12:00Z">
              <w:rPr>
                <w:color w:val="0000FF"/>
                <w:sz w:val="20"/>
                <w:szCs w:val="20"/>
                <w:u w:val="single"/>
              </w:rPr>
            </w:rPrChange>
          </w:rPr>
          <w:fldChar w:fldCharType="end"/>
        </w:r>
      </w:ins>
    </w:p>
  </w:footnote>
  <w:footnote w:id="4">
    <w:p w:rsidR="00C75F92" w:rsidRPr="00347D33" w:rsidRDefault="00C75F92">
      <w:pPr>
        <w:pStyle w:val="Notedebasdepage"/>
      </w:pPr>
      <w:ins w:id="1409" w:author="Arthur Parmentier" w:date="2020-06-08T00:57:00Z">
        <w:r>
          <w:rPr>
            <w:rStyle w:val="Appelnotedebasdep"/>
          </w:rPr>
          <w:footnoteRef/>
        </w:r>
        <w:r>
          <w:t xml:space="preserve"> </w:t>
        </w:r>
        <w:r w:rsidRPr="00347D33">
          <w:rPr>
            <w:rPrChange w:id="1410" w:author="Arthur Parmentier" w:date="2020-06-08T00:57:00Z">
              <w:rPr>
                <w:lang w:val="fr-FR"/>
              </w:rPr>
            </w:rPrChange>
          </w:rPr>
          <w:t>Because I</w:t>
        </w:r>
        <w:r>
          <w:t xml:space="preserve"> am not an expert in linguistics, I would refrain </w:t>
        </w:r>
        <w:proofErr w:type="spellStart"/>
        <w:r>
          <w:t>my self</w:t>
        </w:r>
        <w:proofErr w:type="spellEnd"/>
        <w:r>
          <w:t xml:space="preserve"> from </w:t>
        </w:r>
        <w:proofErr w:type="gramStart"/>
        <w:r>
          <w:t>assuming that</w:t>
        </w:r>
        <w:proofErr w:type="gramEnd"/>
        <w:r>
          <w:t xml:space="preserve"> the syntactic and grammatical structures that we are familiar with in Western languages are universal.</w:t>
        </w:r>
      </w:ins>
    </w:p>
  </w:footnote>
  <w:footnote w:id="5">
    <w:p w:rsidR="00C75F92" w:rsidRPr="00370364" w:rsidRDefault="00C75F92">
      <w:pPr>
        <w:pStyle w:val="Notedebasdepage"/>
      </w:pPr>
      <w:ins w:id="1453" w:author="Arthur Parmentier" w:date="2020-06-08T01:18:00Z">
        <w:r>
          <w:rPr>
            <w:rStyle w:val="Appelnotedebasdep"/>
          </w:rPr>
          <w:footnoteRef/>
        </w:r>
        <w:r>
          <w:t xml:space="preserve"> </w:t>
        </w:r>
        <w:r w:rsidRPr="00370364">
          <w:rPr>
            <w:rPrChange w:id="1454" w:author="Arthur Parmentier" w:date="2020-06-08T01:18:00Z">
              <w:rPr>
                <w:lang w:val="fr-FR"/>
              </w:rPr>
            </w:rPrChange>
          </w:rPr>
          <w:t xml:space="preserve">If </w:t>
        </w:r>
        <w:r>
          <w:t>I had to separate</w:t>
        </w:r>
      </w:ins>
      <w:ins w:id="1455" w:author="Arthur Parmentier" w:date="2020-06-08T01:19:00Z">
        <w:r>
          <w:t xml:space="preserve"> each phrase in the English example, there would be a lot of commas, making it impossible to realize what phrase does each comma corresponds to, as phrases are encapsulated in other ones in hierarchi</w:t>
        </w:r>
      </w:ins>
      <w:ins w:id="1456" w:author="Arthur Parmentier" w:date="2020-06-08T01:20:00Z">
        <w:r>
          <w:t>cal structures.</w:t>
        </w:r>
      </w:ins>
    </w:p>
  </w:footnote>
  <w:footnote w:id="6">
    <w:p w:rsidR="00C75F92" w:rsidRPr="0098315D" w:rsidRDefault="00C75F92">
      <w:pPr>
        <w:pStyle w:val="Notedebasdepage"/>
      </w:pPr>
      <w:ins w:id="1646" w:author="Arthur Parmentier" w:date="2020-06-08T02:12:00Z">
        <w:r>
          <w:rPr>
            <w:rStyle w:val="Appelnotedebasdep"/>
          </w:rPr>
          <w:footnoteRef/>
        </w:r>
        <w:r>
          <w:t xml:space="preserve"> </w:t>
        </w:r>
        <w:r w:rsidRPr="0098315D">
          <w:rPr>
            <w:rPrChange w:id="1647" w:author="Arthur Parmentier" w:date="2020-06-08T02:12:00Z">
              <w:rPr>
                <w:lang w:val="fr-FR"/>
              </w:rPr>
            </w:rPrChange>
          </w:rPr>
          <w:t>Although I</w:t>
        </w:r>
        <w:r>
          <w:t xml:space="preserve"> have taken </w:t>
        </w:r>
      </w:ins>
      <w:ins w:id="1648" w:author="Arthur Parmentier" w:date="2020-06-08T02:13:00Z">
        <w:r>
          <w:t>an example that is a simplification of the SP grammar</w:t>
        </w:r>
      </w:ins>
      <w:ins w:id="1649" w:author="Arthur Parmentier" w:date="2020-06-08T02:14:00Z">
        <w:r>
          <w:t xml:space="preserve"> for commodity and illustration on our topic</w:t>
        </w:r>
      </w:ins>
      <w:ins w:id="1650" w:author="Arthur Parmentier" w:date="2020-06-08T02:13:00Z">
        <w:r>
          <w:t>, it is not the SP grammar, which we will see is not a context-free grammar.</w:t>
        </w:r>
      </w:ins>
    </w:p>
  </w:footnote>
  <w:footnote w:id="7">
    <w:p w:rsidR="00C75F92" w:rsidRPr="00F87FD9" w:rsidRDefault="00C75F92" w:rsidP="00B927B0">
      <w:pPr>
        <w:rPr>
          <w:rPrChange w:id="1884" w:author="Arthur Parmentier" w:date="2020-06-09T19:31:00Z">
            <w:rPr/>
          </w:rPrChange>
        </w:rPr>
        <w:pPrChange w:id="1885" w:author="Arthur Parmentier" w:date="2020-06-10T19:23:00Z">
          <w:pPr>
            <w:pStyle w:val="Notedebasdepage"/>
          </w:pPr>
        </w:pPrChange>
      </w:pPr>
      <w:ins w:id="1886" w:author="Arthur Parmentier" w:date="2020-06-09T19:30:00Z">
        <w:r>
          <w:rPr>
            <w:rStyle w:val="Appelnotedebasdep"/>
          </w:rPr>
          <w:footnoteRef/>
        </w:r>
        <w:r>
          <w:t xml:space="preserve"> </w:t>
        </w:r>
      </w:ins>
      <w:ins w:id="1887" w:author="Arthur Parmentier" w:date="2020-06-10T19:23:00Z">
        <w:r>
          <w:t xml:space="preserve">For a striking example of the emergence of sign languages, see </w:t>
        </w:r>
      </w:ins>
      <w:ins w:id="1888" w:author="Arthur Parmentier" w:date="2020-06-09T19:30:00Z">
        <w:r w:rsidRPr="00F87FD9">
          <w:rPr>
            <w:i/>
            <w:iCs/>
            <w:rPrChange w:id="1889" w:author="Arthur Parmentier" w:date="2020-06-09T19:31:00Z">
              <w:rPr/>
            </w:rPrChange>
          </w:rPr>
          <w:t>Children Creating Core Properties of Language: Evidence from an Emerging Sign Language in Nicaragua</w:t>
        </w:r>
      </w:ins>
      <w:ins w:id="1890" w:author="Arthur Parmentier" w:date="2020-06-09T19:31:00Z">
        <w:r>
          <w:t xml:space="preserve"> </w:t>
        </w:r>
      </w:ins>
      <w:ins w:id="1891" w:author="Arthur Parmentier" w:date="2020-06-09T19:30:00Z">
        <w:r>
          <w:t xml:space="preserve">By Ann </w:t>
        </w:r>
        <w:proofErr w:type="spellStart"/>
        <w:r>
          <w:t>Senghas</w:t>
        </w:r>
        <w:proofErr w:type="spellEnd"/>
        <w:r>
          <w:t xml:space="preserve">, </w:t>
        </w:r>
        <w:proofErr w:type="spellStart"/>
        <w:r>
          <w:t>Sotaro</w:t>
        </w:r>
        <w:proofErr w:type="spellEnd"/>
        <w:r>
          <w:t xml:space="preserve"> Kita, </w:t>
        </w:r>
        <w:proofErr w:type="spellStart"/>
        <w:r>
          <w:t>Asli</w:t>
        </w:r>
        <w:proofErr w:type="spellEnd"/>
        <w:r>
          <w:t xml:space="preserve"> </w:t>
        </w:r>
        <w:proofErr w:type="spellStart"/>
        <w:r>
          <w:t>Özyürek</w:t>
        </w:r>
      </w:ins>
      <w:proofErr w:type="spellEnd"/>
      <w:ins w:id="1892" w:author="Arthur Parmentier" w:date="2020-06-09T19:31:00Z">
        <w:r>
          <w:t xml:space="preserve">, </w:t>
        </w:r>
      </w:ins>
      <w:ins w:id="1893" w:author="Arthur Parmentier" w:date="2020-06-09T19:30:00Z">
        <w:r>
          <w:t>Science</w:t>
        </w:r>
      </w:ins>
      <w:ins w:id="1894" w:author="Arthur Parmentier" w:date="2020-06-09T19:31:00Z">
        <w:r>
          <w:t xml:space="preserve"> (</w:t>
        </w:r>
      </w:ins>
      <w:ins w:id="1895" w:author="Arthur Parmentier" w:date="2020-06-09T19:30:00Z">
        <w:r>
          <w:t>2004</w:t>
        </w:r>
      </w:ins>
      <w:ins w:id="1896" w:author="Arthur Parmentier" w:date="2020-06-09T19:31:00Z">
        <w:r>
          <w:t>)</w:t>
        </w:r>
      </w:ins>
    </w:p>
  </w:footnote>
  <w:footnote w:id="8">
    <w:p w:rsidR="00C75F92" w:rsidRPr="00670D07" w:rsidRDefault="00C75F92">
      <w:pPr>
        <w:pStyle w:val="Notedebasdepage"/>
        <w:rPr>
          <w:rPrChange w:id="1935" w:author="Arthur Parmentier" w:date="2020-06-09T19:46:00Z">
            <w:rPr/>
          </w:rPrChange>
        </w:rPr>
      </w:pPr>
      <w:ins w:id="1936" w:author="Arthur Parmentier" w:date="2020-06-09T19:46:00Z">
        <w:r>
          <w:rPr>
            <w:rStyle w:val="Appelnotedebasdep"/>
          </w:rPr>
          <w:footnoteRef/>
        </w:r>
      </w:ins>
      <w:ins w:id="1937" w:author="Arthur Parmentier" w:date="2020-06-10T19:25:00Z">
        <w:r>
          <w:t>See the</w:t>
        </w:r>
      </w:ins>
      <w:ins w:id="1938" w:author="Arthur Parmentier" w:date="2020-06-10T19:24:00Z">
        <w:r>
          <w:t xml:space="preserve"> IVT</w:t>
        </w:r>
      </w:ins>
      <w:ins w:id="1939" w:author="Arthur Parmentier" w:date="2020-06-10T19:25:00Z">
        <w:r>
          <w:t xml:space="preserve">’s website </w:t>
        </w:r>
        <w:r>
          <w:fldChar w:fldCharType="begin"/>
        </w:r>
        <w:r>
          <w:instrText xml:space="preserve"> HYPERLINK "</w:instrText>
        </w:r>
      </w:ins>
      <w:ins w:id="1940" w:author="Arthur Parmentier" w:date="2020-06-09T19:46:00Z">
        <w:r w:rsidRPr="00670D07">
          <w:instrText>http://ivt.fr/</w:instrText>
        </w:r>
      </w:ins>
      <w:ins w:id="1941" w:author="Arthur Parmentier" w:date="2020-06-10T19:25:00Z">
        <w:r>
          <w:instrText xml:space="preserve">" </w:instrText>
        </w:r>
        <w:r>
          <w:fldChar w:fldCharType="separate"/>
        </w:r>
      </w:ins>
      <w:ins w:id="1942" w:author="Arthur Parmentier" w:date="2020-06-09T19:46:00Z">
        <w:r w:rsidRPr="009A1191">
          <w:rPr>
            <w:rStyle w:val="Lienhypertexte"/>
          </w:rPr>
          <w:t>http://ivt.fr/</w:t>
        </w:r>
      </w:ins>
      <w:ins w:id="1943" w:author="Arthur Parmentier" w:date="2020-06-10T19:25:00Z">
        <w:r>
          <w:fldChar w:fldCharType="end"/>
        </w:r>
      </w:ins>
      <w:ins w:id="1944" w:author="Arthur Parmentier" w:date="2020-06-10T19:26:00Z">
        <w:r>
          <w:t xml:space="preserve"> for further documentation about its history and resources on artistic practices with sign language. </w:t>
        </w:r>
      </w:ins>
    </w:p>
  </w:footnote>
  <w:footnote w:id="9">
    <w:p w:rsidR="00C75F92" w:rsidRPr="00670002" w:rsidDel="005272A8" w:rsidRDefault="00C75F92">
      <w:pPr>
        <w:pStyle w:val="Notedebasdepage"/>
        <w:rPr>
          <w:del w:id="2278" w:author="Arthur Parmentier" w:date="2020-06-10T19:41:00Z"/>
          <w:rPrChange w:id="2279" w:author="Arthur Parmentier" w:date="2020-05-18T14:23:00Z">
            <w:rPr>
              <w:del w:id="2280" w:author="Arthur Parmentier" w:date="2020-06-10T19:41:00Z"/>
              <w:lang w:val="fr-FR"/>
            </w:rPr>
          </w:rPrChange>
        </w:rPr>
      </w:pPr>
      <w:del w:id="2281" w:author="Arthur Parmentier" w:date="2020-06-10T19:41:00Z">
        <w:r w:rsidDel="005272A8">
          <w:rPr>
            <w:rStyle w:val="Appelnotedebasdep"/>
          </w:rPr>
          <w:footnoteRef/>
        </w:r>
        <w:r w:rsidRPr="00F87FD9" w:rsidDel="005272A8">
          <w:rPr>
            <w:rPrChange w:id="2282" w:author="Arthur Parmentier" w:date="2020-06-09T19:31:00Z">
              <w:rPr/>
            </w:rPrChange>
          </w:rPr>
          <w:delText xml:space="preserve"> </w:delText>
        </w:r>
      </w:del>
      <w:ins w:id="2283" w:author="Arthur Parmentier" w:date="2020-05-13T09:32:00Z">
        <w:del w:id="2284" w:author="Arthur Parmentier" w:date="2020-06-10T19:41:00Z">
          <w:r w:rsidRPr="00F87FD9" w:rsidDel="005272A8">
            <w:rPr>
              <w:rPrChange w:id="2285" w:author="Arthur Parmentier" w:date="2020-06-09T19:31:00Z">
                <w:rPr/>
              </w:rPrChange>
            </w:rPr>
            <w:delText xml:space="preserve">Eleanor H. Rosch. </w:delText>
          </w:r>
          <w:r w:rsidRPr="009A67DE" w:rsidDel="005272A8">
            <w:delText>Natural Categories. Cognitive Psychology 4, 328-350 (1973)</w:delText>
          </w:r>
        </w:del>
      </w:ins>
      <w:ins w:id="2286" w:author="Arthur Parmentier" w:date="2020-05-13T09:33:00Z">
        <w:del w:id="2287" w:author="Arthur Parmentier" w:date="2020-06-10T19:41:00Z">
          <w:r w:rsidDel="005272A8">
            <w:delText>, introducing the “prototype theory”</w:delText>
          </w:r>
        </w:del>
      </w:ins>
      <w:del w:id="2288" w:author="Arthur Parmentier" w:date="2020-06-10T19:41:00Z">
        <w:r w:rsidRPr="00670002" w:rsidDel="005272A8">
          <w:rPr>
            <w:rPrChange w:id="2289" w:author="Arthur Parmentier" w:date="2020-05-18T14:23:00Z">
              <w:rPr>
                <w:lang w:val="fr-FR"/>
              </w:rPr>
            </w:rPrChange>
          </w:rPr>
          <w:delText>Ref. Eleanor Rosch (prototype theory)</w:delText>
        </w:r>
      </w:del>
    </w:p>
  </w:footnote>
  <w:footnote w:id="10">
    <w:p w:rsidR="00C75F92" w:rsidRPr="00670002" w:rsidDel="00CD098E" w:rsidRDefault="00C75F92">
      <w:pPr>
        <w:pStyle w:val="Notedebasdepage"/>
        <w:rPr>
          <w:del w:id="2311" w:author="Arthur Parmentier" w:date="2020-06-10T19:43:00Z"/>
          <w:rPrChange w:id="2312" w:author="Arthur Parmentier" w:date="2020-05-18T14:23:00Z">
            <w:rPr>
              <w:del w:id="2313" w:author="Arthur Parmentier" w:date="2020-06-10T19:43:00Z"/>
              <w:lang w:val="fr-FR"/>
            </w:rPr>
          </w:rPrChange>
        </w:rPr>
      </w:pPr>
      <w:del w:id="2314" w:author="Arthur Parmentier" w:date="2020-06-10T19:43:00Z">
        <w:r w:rsidDel="00CD098E">
          <w:rPr>
            <w:rStyle w:val="Appelnotedebasdep"/>
          </w:rPr>
          <w:footnoteRef/>
        </w:r>
        <w:r w:rsidDel="00CD098E">
          <w:delText xml:space="preserve"> </w:delText>
        </w:r>
        <w:r w:rsidRPr="00670002" w:rsidDel="00CD098E">
          <w:rPr>
            <w:rPrChange w:id="2315" w:author="Arthur Parmentier" w:date="2020-05-18T14:23:00Z">
              <w:rPr>
                <w:lang w:val="fr-FR"/>
              </w:rPr>
            </w:rPrChange>
          </w:rPr>
          <w:delText>Ref M.R. class on pitch categorisation. Emphasis on the complexity of the categorisation process (non linear wrt similarity)</w:delText>
        </w:r>
      </w:del>
    </w:p>
  </w:footnote>
  <w:footnote w:id="11">
    <w:p w:rsidR="00C75F92" w:rsidRPr="008C7E78" w:rsidRDefault="00C75F92">
      <w:pPr>
        <w:pStyle w:val="Notedebasdepage"/>
      </w:pPr>
      <w:ins w:id="2436" w:author="Arthur Parmentier" w:date="2020-06-06T17:06:00Z">
        <w:r>
          <w:rPr>
            <w:rStyle w:val="Appelnotedebasdep"/>
          </w:rPr>
          <w:footnoteRef/>
        </w:r>
        <w:r>
          <w:t xml:space="preserve"> </w:t>
        </w:r>
        <w:r w:rsidRPr="003C785D">
          <w:t>http://www.soundpainting.com/blog/</w:t>
        </w:r>
      </w:ins>
    </w:p>
  </w:footnote>
  <w:footnote w:id="12">
    <w:p w:rsidR="00C75F92" w:rsidRPr="00670002" w:rsidRDefault="00C75F92">
      <w:pPr>
        <w:pStyle w:val="Notedebasdepage"/>
      </w:pPr>
      <w:ins w:id="2516" w:author="Arthur Parmentier" w:date="2020-05-13T11:16:00Z">
        <w:r>
          <w:rPr>
            <w:rStyle w:val="Appelnotedebasdep"/>
          </w:rPr>
          <w:footnoteRef/>
        </w:r>
        <w:r>
          <w:t xml:space="preserve"> </w:t>
        </w:r>
      </w:ins>
      <w:ins w:id="2517" w:author="Arthur Parmentier" w:date="2020-05-13T11:17:00Z">
        <w:r w:rsidRPr="00670002">
          <w:rPr>
            <w:rPrChange w:id="2518" w:author="Arthur Parmentier" w:date="2020-05-18T14:23:00Z">
              <w:rPr>
                <w:lang w:val="fr-FR"/>
              </w:rPr>
            </w:rPrChange>
          </w:rPr>
          <w:t>Note that the whole discussion of this section is only relevant to the signs used to signify contents.</w:t>
        </w:r>
      </w:ins>
    </w:p>
  </w:footnote>
  <w:footnote w:id="13">
    <w:p w:rsidR="00C75F92" w:rsidRPr="00670002" w:rsidRDefault="00C75F92">
      <w:pPr>
        <w:pStyle w:val="Notedebasdepage"/>
      </w:pPr>
      <w:ins w:id="2524" w:author="Arthur Parmentier" w:date="2020-05-13T10:35:00Z">
        <w:r>
          <w:rPr>
            <w:rStyle w:val="Appelnotedebasdep"/>
          </w:rPr>
          <w:footnoteRef/>
        </w:r>
        <w:r>
          <w:t xml:space="preserve"> </w:t>
        </w:r>
        <w:r w:rsidRPr="00670002">
          <w:rPr>
            <w:rPrChange w:id="2525" w:author="Arthur Parmentier" w:date="2020-05-18T14:23:00Z">
              <w:rPr>
                <w:lang w:val="fr-FR"/>
              </w:rPr>
            </w:rPrChange>
          </w:rPr>
          <w:t xml:space="preserve">In reference to </w:t>
        </w:r>
      </w:ins>
      <w:ins w:id="2526" w:author="Arthur Parmentier" w:date="2020-05-13T10:36:00Z">
        <w:r w:rsidRPr="00670002">
          <w:rPr>
            <w:rPrChange w:id="2527" w:author="Arthur Parmentier" w:date="2020-05-18T14:23:00Z">
              <w:rPr>
                <w:lang w:val="fr-FR"/>
              </w:rPr>
            </w:rPrChange>
          </w:rPr>
          <w:t>the concept of overloading in programming languages.</w:t>
        </w:r>
      </w:ins>
    </w:p>
  </w:footnote>
  <w:footnote w:id="14">
    <w:p w:rsidR="00C75F92" w:rsidRPr="00670002" w:rsidRDefault="00C75F92">
      <w:pPr>
        <w:pStyle w:val="Notedebasdepage"/>
      </w:pPr>
      <w:ins w:id="2560" w:author="Arthur Parmentier" w:date="2020-05-13T10:19:00Z">
        <w:r>
          <w:rPr>
            <w:rStyle w:val="Appelnotedebasdep"/>
          </w:rPr>
          <w:footnoteRef/>
        </w:r>
        <w:r>
          <w:t xml:space="preserve"> </w:t>
        </w:r>
        <w:r w:rsidRPr="00670002">
          <w:rPr>
            <w:rPrChange w:id="2561" w:author="Arthur Parmentier" w:date="2020-05-18T14:23:00Z">
              <w:rPr>
                <w:lang w:val="fr-FR"/>
              </w:rPr>
            </w:rPrChange>
          </w:rPr>
          <w:t>There may be other cases in which a sign has several signified, even inside one discipline, but we won’t d</w:t>
        </w:r>
      </w:ins>
      <w:ins w:id="2562" w:author="Arthur Parmentier" w:date="2020-05-13T10:20:00Z">
        <w:r w:rsidRPr="00670002">
          <w:rPr>
            <w:rPrChange w:id="2563" w:author="Arthur Parmentier" w:date="2020-05-18T14:23:00Z">
              <w:rPr>
                <w:lang w:val="fr-FR"/>
              </w:rPr>
            </w:rPrChange>
          </w:rPr>
          <w:t>iscuss this possibility.</w:t>
        </w:r>
      </w:ins>
    </w:p>
  </w:footnote>
  <w:footnote w:id="15">
    <w:p w:rsidR="00C75F92" w:rsidRPr="00670002" w:rsidRDefault="00C75F92" w:rsidP="005868B3">
      <w:pPr>
        <w:pStyle w:val="Notedebasdepage"/>
        <w:rPr>
          <w:ins w:id="2612" w:author="Arthur Parmentier" w:date="2020-05-13T10:30:00Z"/>
          <w:rPrChange w:id="2613" w:author="Arthur Parmentier" w:date="2020-05-18T14:23:00Z">
            <w:rPr>
              <w:ins w:id="2614" w:author="Arthur Parmentier" w:date="2020-05-13T10:30:00Z"/>
              <w:lang w:val="fr-FR"/>
            </w:rPr>
          </w:rPrChange>
        </w:rPr>
      </w:pPr>
      <w:ins w:id="2615" w:author="Arthur Parmentier" w:date="2020-05-13T10:30:00Z">
        <w:r>
          <w:rPr>
            <w:rStyle w:val="Appelnotedebasdep"/>
          </w:rPr>
          <w:footnoteRef/>
        </w:r>
        <w:r>
          <w:t xml:space="preserve"> </w:t>
        </w:r>
        <w:r w:rsidRPr="00670002">
          <w:rPr>
            <w:rPrChange w:id="2616" w:author="Arthur Parmentier" w:date="2020-05-18T14:23:00Z">
              <w:rPr>
                <w:lang w:val="fr-FR"/>
              </w:rPr>
            </w:rPrChange>
          </w:rPr>
          <w:t>We will discuss the motivations of this construction later.</w:t>
        </w:r>
      </w:ins>
    </w:p>
  </w:footnote>
  <w:footnote w:id="16">
    <w:p w:rsidR="00C75F92" w:rsidRPr="0054442D" w:rsidDel="00697BA8" w:rsidRDefault="00C75F92" w:rsidP="001C0B0E">
      <w:pPr>
        <w:pStyle w:val="Notedebasdepage"/>
        <w:rPr>
          <w:del w:id="2782" w:author="Arthur Parmentier" w:date="2020-05-12T18:13:00Z"/>
          <w:lang w:val="fr-FR"/>
        </w:rPr>
      </w:pPr>
      <w:del w:id="2783" w:author="Arthur Parmentier" w:date="2020-05-12T18:13:00Z">
        <w:r w:rsidDel="00697BA8">
          <w:rPr>
            <w:rStyle w:val="Appelnotedebasdep"/>
          </w:rPr>
          <w:footnoteRef/>
        </w:r>
        <w:r w:rsidDel="00697BA8">
          <w:delText xml:space="preserve"> </w:delText>
        </w:r>
        <w:r w:rsidDel="00697BA8">
          <w:rPr>
            <w:lang w:val="fr-FR"/>
          </w:rPr>
          <w:delText>Note that in SP, the sign ‘discipline’ refers both to the common notion of discipline : music, visual arts… but also to the instrument as a technical apparatus</w:delText>
        </w:r>
      </w:del>
    </w:p>
  </w:footnote>
  <w:footnote w:id="17">
    <w:p w:rsidR="00C75F92" w:rsidRPr="008B7AAC" w:rsidDel="005868B3" w:rsidRDefault="00C75F92">
      <w:pPr>
        <w:pStyle w:val="Notedebasdepage"/>
        <w:rPr>
          <w:del w:id="2845" w:author="Arthur Parmentier" w:date="2020-05-13T10:30:00Z"/>
          <w:lang w:val="fr-FR"/>
        </w:rPr>
      </w:pPr>
      <w:del w:id="2846" w:author="Arthur Parmentier" w:date="2020-05-13T10:30:00Z">
        <w:r w:rsidDel="005868B3">
          <w:rPr>
            <w:rStyle w:val="Appelnotedebasdep"/>
          </w:rPr>
          <w:footnoteRef/>
        </w:r>
        <w:r w:rsidDel="005868B3">
          <w:delText xml:space="preserve"> </w:delText>
        </w:r>
        <w:r w:rsidDel="005868B3">
          <w:rPr>
            <w:lang w:val="fr-FR"/>
          </w:rPr>
          <w:delText>For instance, the analogy between the concept of a LT in music and the concept of a line in visual arts.</w:delText>
        </w:r>
      </w:del>
    </w:p>
  </w:footnote>
  <w:footnote w:id="18">
    <w:p w:rsidR="00C75F92" w:rsidRPr="00670002" w:rsidRDefault="00C75F92">
      <w:pPr>
        <w:pStyle w:val="Notedebasdepage"/>
        <w:rPr>
          <w:rPrChange w:id="2867" w:author="Arthur Parmentier" w:date="2020-05-18T14:23:00Z">
            <w:rPr>
              <w:lang w:val="fr-FR"/>
            </w:rPr>
          </w:rPrChange>
        </w:rPr>
      </w:pPr>
      <w:r>
        <w:rPr>
          <w:rStyle w:val="Appelnotedebasdep"/>
        </w:rPr>
        <w:footnoteRef/>
      </w:r>
      <w:r>
        <w:t xml:space="preserve"> it can also be manipulated by cultural schemes, but that is not the point here.</w:t>
      </w:r>
    </w:p>
  </w:footnote>
  <w:footnote w:id="19">
    <w:p w:rsidR="00C75F92" w:rsidRPr="00670002" w:rsidRDefault="00C75F92">
      <w:pPr>
        <w:pStyle w:val="Notedebasdepage"/>
        <w:rPr>
          <w:rPrChange w:id="2875" w:author="Arthur Parmentier" w:date="2020-05-18T14:23:00Z">
            <w:rPr>
              <w:lang w:val="fr-FR"/>
            </w:rPr>
          </w:rPrChange>
        </w:rPr>
      </w:pPr>
      <w:r>
        <w:rPr>
          <w:rStyle w:val="Appelnotedebasdep"/>
        </w:rPr>
        <w:footnoteRef/>
      </w:r>
      <w:r>
        <w:t xml:space="preserve"> or the whole concept itself, but as we already saw, defining the frontier of a concept is not always possible.</w:t>
      </w:r>
    </w:p>
  </w:footnote>
  <w:footnote w:id="20">
    <w:p w:rsidR="00C75F92" w:rsidRPr="00670002" w:rsidRDefault="00C75F92">
      <w:pPr>
        <w:pStyle w:val="Notedebasdepage"/>
        <w:rPr>
          <w:rPrChange w:id="2891" w:author="Arthur Parmentier" w:date="2020-05-18T14:23:00Z">
            <w:rPr>
              <w:lang w:val="fr-FR"/>
            </w:rPr>
          </w:rPrChange>
        </w:rPr>
      </w:pPr>
      <w:r>
        <w:rPr>
          <w:rStyle w:val="Appelnotedebasdep"/>
        </w:rPr>
        <w:footnoteRef/>
      </w:r>
      <w:r>
        <w:t xml:space="preserve"> </w:t>
      </w:r>
      <w:r w:rsidRPr="00670002">
        <w:rPr>
          <w:rPrChange w:id="2892" w:author="Arthur Parmentier" w:date="2020-05-18T14:23:00Z">
            <w:rPr>
              <w:lang w:val="fr-FR"/>
            </w:rPr>
          </w:rPrChange>
        </w:rPr>
        <w:t>I use plural here because I am assuming from the beginning that there is not a single concept of a LT for all disciplines but rather a set, a group, a of concepts, some relevant for only one discipline, some relevant for several disciplines, under the sign « LT ». In fact, I am following Maurice Bloch by thinking of signs and words as decoupled structures, where the sign LT can be thought as an alias for several underlying concepts (a line in painting, a fluid movement in dance…) : this is exactly what I am calling the overloading of signs.</w:t>
      </w:r>
    </w:p>
  </w:footnote>
  <w:footnote w:id="21">
    <w:p w:rsidR="00C75F92" w:rsidRPr="00670002" w:rsidRDefault="00C75F92">
      <w:pPr>
        <w:pStyle w:val="Notedebasdepage"/>
        <w:rPr>
          <w:rPrChange w:id="2897" w:author="Arthur Parmentier" w:date="2020-05-18T14:23:00Z">
            <w:rPr>
              <w:lang w:val="fr-FR"/>
            </w:rPr>
          </w:rPrChange>
        </w:rPr>
      </w:pPr>
      <w:r>
        <w:rPr>
          <w:rStyle w:val="Appelnotedebasdep"/>
        </w:rPr>
        <w:footnoteRef/>
      </w:r>
      <w:r>
        <w:t xml:space="preserve"> </w:t>
      </w:r>
      <w:r w:rsidRPr="00670002">
        <w:rPr>
          <w:rPrChange w:id="2898" w:author="Arthur Parmentier" w:date="2020-05-18T14:23:00Z">
            <w:rPr>
              <w:lang w:val="fr-FR"/>
            </w:rPr>
          </w:rPrChange>
        </w:rPr>
        <w:t xml:space="preserve">In my case, from my experience in Europe, producing a large variety of contents was </w:t>
      </w:r>
      <w:proofErr w:type="spellStart"/>
      <w:r w:rsidRPr="00670002">
        <w:rPr>
          <w:rPrChange w:id="2899" w:author="Arthur Parmentier" w:date="2020-05-18T14:23:00Z">
            <w:rPr>
              <w:lang w:val="fr-FR"/>
            </w:rPr>
          </w:rPrChange>
        </w:rPr>
        <w:t>personnally</w:t>
      </w:r>
      <w:proofErr w:type="spellEnd"/>
      <w:r w:rsidRPr="00670002">
        <w:rPr>
          <w:rPrChange w:id="2900" w:author="Arthur Parmentier" w:date="2020-05-18T14:23:00Z">
            <w:rPr>
              <w:lang w:val="fr-FR"/>
            </w:rPr>
          </w:rPrChange>
        </w:rPr>
        <w:t xml:space="preserve">  exciting and part of the interest I and others share for the technique ; therefore it was an important consideration that may not be shared at all by other groups with different interests and motivations to use SP.</w:t>
      </w:r>
    </w:p>
  </w:footnote>
  <w:footnote w:id="22">
    <w:p w:rsidR="00C75F92" w:rsidRPr="008C7E78" w:rsidRDefault="00C75F92">
      <w:pPr>
        <w:pStyle w:val="Notedebasdepage"/>
      </w:pPr>
      <w:ins w:id="3023" w:author="Arthur Parmentier" w:date="2020-06-05T16:54:00Z">
        <w:r>
          <w:rPr>
            <w:rStyle w:val="Appelnotedebasdep"/>
          </w:rPr>
          <w:footnoteRef/>
        </w:r>
        <w:r>
          <w:t xml:space="preserve"> </w:t>
        </w:r>
        <w:r w:rsidRPr="008C7E78">
          <w:rPr>
            <w:rPrChange w:id="3024" w:author="Arthur Parmentier" w:date="2020-06-07T18:32:00Z">
              <w:rPr>
                <w:lang w:val="fr-FR"/>
              </w:rPr>
            </w:rPrChange>
          </w:rPr>
          <w:t xml:space="preserve">Some basic </w:t>
        </w:r>
      </w:ins>
      <w:ins w:id="3025" w:author="Arthur Parmentier" w:date="2020-06-05T16:55:00Z">
        <w:r w:rsidRPr="008C7E78">
          <w:rPr>
            <w:rPrChange w:id="3026" w:author="Arthur Parmentier" w:date="2020-06-07T18:32:00Z">
              <w:rPr>
                <w:lang w:val="fr-FR"/>
              </w:rPr>
            </w:rPrChange>
          </w:rPr>
          <w:t xml:space="preserve">examples can be found </w:t>
        </w:r>
        <w:proofErr w:type="gramStart"/>
        <w:r w:rsidRPr="008C7E78">
          <w:rPr>
            <w:rPrChange w:id="3027" w:author="Arthur Parmentier" w:date="2020-06-07T18:32:00Z">
              <w:rPr>
                <w:lang w:val="fr-FR"/>
              </w:rPr>
            </w:rPrChange>
          </w:rPr>
          <w:t>here :</w:t>
        </w:r>
        <w:proofErr w:type="gramEnd"/>
        <w:r w:rsidRPr="008C7E78">
          <w:rPr>
            <w:rPrChange w:id="3028" w:author="Arthur Parmentier" w:date="2020-06-07T18:32:00Z">
              <w:rPr>
                <w:lang w:val="fr-FR"/>
              </w:rPr>
            </w:rPrChange>
          </w:rPr>
          <w:t xml:space="preserve"> https://www.handspeak.com/learn/index.php?id=41</w:t>
        </w:r>
      </w:ins>
    </w:p>
  </w:footnote>
  <w:footnote w:id="23">
    <w:p w:rsidR="00C75F92" w:rsidRPr="008C7E78" w:rsidRDefault="00C75F92">
      <w:pPr>
        <w:pStyle w:val="Notedebasdepage"/>
      </w:pPr>
      <w:ins w:id="3035" w:author="Arthur Parmentier" w:date="2020-06-05T16:44:00Z">
        <w:r>
          <w:rPr>
            <w:rStyle w:val="Appelnotedebasdep"/>
          </w:rPr>
          <w:footnoteRef/>
        </w:r>
        <w:r>
          <w:t xml:space="preserve"> </w:t>
        </w:r>
        <w:r w:rsidRPr="008C7E78">
          <w:rPr>
            <w:rPrChange w:id="3036" w:author="Arthur Parmentier" w:date="2020-06-07T18:32:00Z">
              <w:rPr>
                <w:lang w:val="fr-FR"/>
              </w:rPr>
            </w:rPrChange>
          </w:rPr>
          <w:t>See http://www.sematos.eu/lsf-p-tomber-5958.html</w:t>
        </w:r>
      </w:ins>
    </w:p>
  </w:footnote>
  <w:footnote w:id="24">
    <w:p w:rsidR="00C75F92" w:rsidRPr="008C7E78" w:rsidRDefault="00C75F92">
      <w:pPr>
        <w:pStyle w:val="Notedebasdepage"/>
      </w:pPr>
      <w:ins w:id="3047" w:author="Arthur Parmentier" w:date="2020-06-05T16:53:00Z">
        <w:r>
          <w:rPr>
            <w:rStyle w:val="Appelnotedebasdep"/>
          </w:rPr>
          <w:footnoteRef/>
        </w:r>
        <w:r>
          <w:t xml:space="preserve"> </w:t>
        </w:r>
        <w:r w:rsidRPr="008C7E78">
          <w:rPr>
            <w:rPrChange w:id="3048" w:author="Arthur Parmentier" w:date="2020-06-07T18:32:00Z">
              <w:rPr>
                <w:lang w:val="fr-FR"/>
              </w:rPr>
            </w:rPrChange>
          </w:rPr>
          <w:t xml:space="preserve">For a discussion on this topic, see </w:t>
        </w:r>
      </w:ins>
      <w:proofErr w:type="spellStart"/>
      <w:ins w:id="3049" w:author="Arthur Parmentier" w:date="2020-06-05T16:54:00Z">
        <w:r>
          <w:t>Aronoff</w:t>
        </w:r>
        <w:proofErr w:type="spellEnd"/>
        <w:r>
          <w:t xml:space="preserve">, Mark et al. “THE PARADOX OF SIGN LANGUAGE MORPHOLOGY.” </w:t>
        </w:r>
        <w:r>
          <w:rPr>
            <w:i/>
            <w:iCs/>
          </w:rPr>
          <w:t>Language</w:t>
        </w:r>
        <w:r>
          <w:t xml:space="preserve"> vol. 81,2 (2005): 301-344.</w:t>
        </w:r>
      </w:ins>
      <w:ins w:id="3050" w:author="Arthur Parmentier" w:date="2020-06-06T18:56:00Z">
        <w:r>
          <w:t xml:space="preserve"> This argument is sometimes used to motivate the need of normalization of</w:t>
        </w:r>
      </w:ins>
      <w:ins w:id="3051" w:author="Arthur Parmentier" w:date="2020-06-06T18:57:00Z">
        <w:r>
          <w:t xml:space="preserve"> sign language.</w:t>
        </w:r>
      </w:ins>
    </w:p>
  </w:footnote>
  <w:footnote w:id="25">
    <w:p w:rsidR="00C75F92" w:rsidRPr="008C7E78" w:rsidRDefault="00C75F92">
      <w:pPr>
        <w:pStyle w:val="Notedebasdepage"/>
      </w:pPr>
      <w:ins w:id="3658" w:author="Arthur Parmentier" w:date="2020-06-05T21:23:00Z">
        <w:r>
          <w:rPr>
            <w:rStyle w:val="Appelnotedebasdep"/>
          </w:rPr>
          <w:footnoteRef/>
        </w:r>
        <w:r>
          <w:t xml:space="preserve"> </w:t>
        </w:r>
      </w:ins>
      <w:ins w:id="3659" w:author="Arthur Parmentier" w:date="2020-06-05T21:33:00Z">
        <w:r w:rsidRPr="008C7E78">
          <w:rPr>
            <w:rPrChange w:id="3660" w:author="Arthur Parmentier" w:date="2020-06-07T18:32:00Z">
              <w:rPr>
                <w:lang w:val="fr-FR"/>
              </w:rPr>
            </w:rPrChange>
          </w:rPr>
          <w:t>They</w:t>
        </w:r>
      </w:ins>
      <w:ins w:id="3661" w:author="Arthur Parmentier" w:date="2020-06-05T21:24:00Z">
        <w:r w:rsidRPr="008C7E78">
          <w:rPr>
            <w:rPrChange w:id="3662" w:author="Arthur Parmentier" w:date="2020-06-07T18:32:00Z">
              <w:rPr>
                <w:lang w:val="fr-FR"/>
              </w:rPr>
            </w:rPrChange>
          </w:rPr>
          <w:t xml:space="preserve"> embody several semantic components that can change the meaning of one or several signs</w:t>
        </w:r>
      </w:ins>
      <w:ins w:id="3663" w:author="Arthur Parmentier" w:date="2020-06-05T21:34:00Z">
        <w:r w:rsidRPr="008C7E78">
          <w:rPr>
            <w:rPrChange w:id="3664" w:author="Arthur Parmentier" w:date="2020-06-07T18:32:00Z">
              <w:rPr>
                <w:lang w:val="fr-FR"/>
              </w:rPr>
            </w:rPrChange>
          </w:rPr>
          <w:t xml:space="preserve"> and make some signs from the SP alphabet significant and some other insignificant.</w:t>
        </w:r>
      </w:ins>
    </w:p>
  </w:footnote>
  <w:footnote w:id="26">
    <w:p w:rsidR="00C75F92" w:rsidRPr="008C7E78" w:rsidRDefault="00C75F92">
      <w:pPr>
        <w:pStyle w:val="Notedebasdepage"/>
      </w:pPr>
      <w:ins w:id="3752" w:author="Arthur Parmentier" w:date="2020-06-05T21:38:00Z">
        <w:r>
          <w:rPr>
            <w:rStyle w:val="Appelnotedebasdep"/>
          </w:rPr>
          <w:footnoteRef/>
        </w:r>
        <w:r>
          <w:t xml:space="preserve"> </w:t>
        </w:r>
        <w:r w:rsidRPr="008C7E78">
          <w:rPr>
            <w:rPrChange w:id="3753" w:author="Arthur Parmentier" w:date="2020-06-07T18:32:00Z">
              <w:rPr>
                <w:lang w:val="fr-FR"/>
              </w:rPr>
            </w:rPrChange>
          </w:rPr>
          <w:t xml:space="preserve">Walter uses the term « escape » in </w:t>
        </w:r>
      </w:ins>
      <w:ins w:id="3754" w:author="Arthur Parmentier" w:date="2020-06-05T21:39:00Z">
        <w:r w:rsidRPr="008C7E78">
          <w:rPr>
            <w:rPrChange w:id="3755" w:author="Arthur Parmentier" w:date="2020-06-07T18:32:00Z">
              <w:rPr>
                <w:lang w:val="fr-FR"/>
              </w:rPr>
            </w:rPrChange>
          </w:rPr>
          <w:t>his</w:t>
        </w:r>
      </w:ins>
      <w:ins w:id="3756" w:author="Arthur Parmentier" w:date="2020-06-05T21:38:00Z">
        <w:r w:rsidRPr="008C7E78">
          <w:rPr>
            <w:rPrChange w:id="3757" w:author="Arthur Parmentier" w:date="2020-06-07T18:32:00Z">
              <w:rPr>
                <w:lang w:val="fr-FR"/>
              </w:rPr>
            </w:rPrChange>
          </w:rPr>
          <w:t xml:space="preserve"> description of the « tear up » sign which is very commonly used as an escape sign.</w:t>
        </w:r>
      </w:ins>
    </w:p>
  </w:footnote>
  <w:footnote w:id="27">
    <w:p w:rsidR="00C75F92" w:rsidRPr="008C7E78" w:rsidRDefault="00C75F92" w:rsidP="00A5016A">
      <w:pPr>
        <w:pStyle w:val="Notedebasdepage"/>
        <w:rPr>
          <w:ins w:id="3954" w:author="Arthur Parmentier" w:date="2020-06-06T20:34:00Z"/>
          <w:rPrChange w:id="3955" w:author="Arthur Parmentier" w:date="2020-06-07T18:32:00Z">
            <w:rPr>
              <w:ins w:id="3956" w:author="Arthur Parmentier" w:date="2020-06-06T20:34:00Z"/>
              <w:lang w:val="fr-FR"/>
            </w:rPr>
          </w:rPrChange>
        </w:rPr>
      </w:pPr>
      <w:ins w:id="3957" w:author="Arthur Parmentier" w:date="2020-06-06T20:34:00Z">
        <w:r>
          <w:rPr>
            <w:rStyle w:val="Appelnotedebasdep"/>
          </w:rPr>
          <w:footnoteRef/>
        </w:r>
        <w:r>
          <w:t xml:space="preserve"> </w:t>
        </w:r>
        <w:r w:rsidRPr="008C7E78">
          <w:rPr>
            <w:rPrChange w:id="3958" w:author="Arthur Parmentier" w:date="2020-06-07T18:32:00Z">
              <w:rPr>
                <w:lang w:val="fr-FR"/>
              </w:rPr>
            </w:rPrChange>
          </w:rPr>
          <w:t xml:space="preserve">The most interesting example to my mind is that of the </w:t>
        </w:r>
        <w:proofErr w:type="spellStart"/>
        <w:r w:rsidRPr="008C7E78">
          <w:rPr>
            <w:rPrChange w:id="3959" w:author="Arthur Parmentier" w:date="2020-06-07T18:32:00Z">
              <w:rPr>
                <w:lang w:val="fr-FR"/>
              </w:rPr>
            </w:rPrChange>
          </w:rPr>
          <w:t>Pirahã</w:t>
        </w:r>
        <w:proofErr w:type="spellEnd"/>
        <w:r w:rsidRPr="008C7E78">
          <w:rPr>
            <w:rPrChange w:id="3960" w:author="Arthur Parmentier" w:date="2020-06-07T18:32:00Z">
              <w:rPr>
                <w:lang w:val="fr-FR"/>
              </w:rPr>
            </w:rPrChange>
          </w:rPr>
          <w:t xml:space="preserve"> people studied by Daniel Everett, which contradicts the universality of </w:t>
        </w:r>
        <w:proofErr w:type="spellStart"/>
        <w:r w:rsidRPr="008C7E78">
          <w:rPr>
            <w:rPrChange w:id="3961" w:author="Arthur Parmentier" w:date="2020-06-07T18:32:00Z">
              <w:rPr>
                <w:lang w:val="fr-FR"/>
              </w:rPr>
            </w:rPrChange>
          </w:rPr>
          <w:t>recursivity</w:t>
        </w:r>
        <w:proofErr w:type="spellEnd"/>
        <w:r w:rsidRPr="008C7E78">
          <w:rPr>
            <w:rPrChange w:id="3962" w:author="Arthur Parmentier" w:date="2020-06-07T18:32:00Z">
              <w:rPr>
                <w:lang w:val="fr-FR"/>
              </w:rPr>
            </w:rPrChange>
          </w:rPr>
          <w:t xml:space="preserve"> in human cognition</w:t>
        </w:r>
      </w:ins>
      <w:ins w:id="3963" w:author="Arthur Parmentier" w:date="2020-06-10T19:46:00Z">
        <w:r w:rsidR="001B643A">
          <w:t>.</w:t>
        </w:r>
      </w:ins>
    </w:p>
  </w:footnote>
  <w:footnote w:id="28">
    <w:p w:rsidR="00C75F92" w:rsidRPr="008C7E78" w:rsidRDefault="00C75F92" w:rsidP="0052121B">
      <w:pPr>
        <w:pStyle w:val="Notedebasdepage"/>
        <w:rPr>
          <w:ins w:id="4731" w:author="Arthur Parmentier" w:date="2020-06-08T18:44:00Z"/>
        </w:rPr>
      </w:pPr>
      <w:ins w:id="4732" w:author="Arthur Parmentier" w:date="2020-06-08T18:44:00Z">
        <w:r>
          <w:rPr>
            <w:rStyle w:val="Appelnotedebasdep"/>
          </w:rPr>
          <w:footnoteRef/>
        </w:r>
        <w:r>
          <w:t xml:space="preserve"> </w:t>
        </w:r>
        <w:r w:rsidRPr="00DC7F98">
          <w:t xml:space="preserve">Without going </w:t>
        </w:r>
      </w:ins>
      <w:ins w:id="4733" w:author="Arthur Parmentier" w:date="2020-06-09T15:50:00Z">
        <w:r w:rsidRPr="00DC7F98">
          <w:t>into</w:t>
        </w:r>
      </w:ins>
      <w:ins w:id="4734" w:author="Arthur Parmentier" w:date="2020-06-08T18:44:00Z">
        <w:r w:rsidRPr="00DC7F98">
          <w:t xml:space="preserve"> many details, the concept here is simple to assign each set of parameters to a number (an index) to be able to change them during the performance.</w:t>
        </w:r>
      </w:ins>
    </w:p>
  </w:footnote>
  <w:footnote w:id="29">
    <w:p w:rsidR="00C75F92" w:rsidRPr="006D51E1" w:rsidRDefault="00C75F92">
      <w:pPr>
        <w:pStyle w:val="Notedebasdepage"/>
      </w:pPr>
      <w:ins w:id="5000" w:author="Arthur Parmentier" w:date="2020-06-08T22:19:00Z">
        <w:r>
          <w:rPr>
            <w:rStyle w:val="Appelnotedebasdep"/>
          </w:rPr>
          <w:footnoteRef/>
        </w:r>
        <w:r>
          <w:t xml:space="preserve"> I am ref</w:t>
        </w:r>
      </w:ins>
      <w:ins w:id="5001" w:author="Arthur Parmentier" w:date="2020-06-08T22:20:00Z">
        <w:r>
          <w:t>erring here to the concerts/parties that are hold by the Soundpainting group of Rio that I had the honor to meet and play with; to m</w:t>
        </w:r>
      </w:ins>
      <w:ins w:id="5002" w:author="Arthur Parmentier" w:date="2020-06-08T22:21:00Z">
        <w:r>
          <w:t>e at the opposite of my SP experience in Europe.</w:t>
        </w:r>
      </w:ins>
    </w:p>
  </w:footnote>
  <w:footnote w:id="30">
    <w:p w:rsidR="00C75F92" w:rsidRPr="006D51B6" w:rsidRDefault="00C75F92" w:rsidP="00351FEC">
      <w:pPr>
        <w:pStyle w:val="Notedebasdepage"/>
        <w:rPr>
          <w:ins w:id="5343" w:author="Arthur Parmentier" w:date="2020-06-02T19:33:00Z"/>
        </w:rPr>
      </w:pPr>
      <w:ins w:id="5344" w:author="Arthur Parmentier" w:date="2020-06-02T19:33:00Z">
        <w:r>
          <w:rPr>
            <w:rStyle w:val="Appelnotedebasdep"/>
          </w:rPr>
          <w:footnoteRef/>
        </w:r>
        <w:r>
          <w:t xml:space="preserve"> External parts that are “shipped in” with the program are distributed under GPLv3 license (or less restrictive).</w:t>
        </w:r>
      </w:ins>
    </w:p>
  </w:footnote>
  <w:footnote w:id="31">
    <w:p w:rsidR="00C75F92" w:rsidRPr="00116732" w:rsidRDefault="00C75F92">
      <w:pPr>
        <w:pStyle w:val="Notedebasdepage"/>
      </w:pPr>
      <w:ins w:id="5581" w:author="Arthur Parmentier" w:date="2020-05-18T15:19:00Z">
        <w:r>
          <w:rPr>
            <w:rStyle w:val="Appelnotedebasdep"/>
          </w:rPr>
          <w:footnoteRef/>
        </w:r>
        <w:r>
          <w:t xml:space="preserve"> </w:t>
        </w:r>
      </w:ins>
      <w:ins w:id="5582" w:author="Arthur Parmentier" w:date="2020-05-18T15:20:00Z">
        <w:r>
          <w:t xml:space="preserve">With </w:t>
        </w:r>
      </w:ins>
      <w:ins w:id="5583" w:author="Arthur Parmentier" w:date="2020-05-19T10:40:00Z">
        <w:r>
          <w:t>TensorFlow</w:t>
        </w:r>
      </w:ins>
      <w:ins w:id="5584" w:author="Arthur Parmentier" w:date="2020-05-18T15:20:00Z">
        <w:r>
          <w:t xml:space="preserve">: </w:t>
        </w:r>
      </w:ins>
      <w:ins w:id="5585" w:author="Arthur Parmentier" w:date="2020-05-18T15:19:00Z">
        <w:r w:rsidRPr="006A443F">
          <w:t>https://github.com/tensorflow/tfjs-models/tree/master/posenet</w:t>
        </w:r>
      </w:ins>
    </w:p>
  </w:footnote>
  <w:footnote w:id="32">
    <w:p w:rsidR="00C75F92" w:rsidRPr="00967F09" w:rsidRDefault="00C75F92" w:rsidP="00967F09">
      <w:pPr>
        <w:rPr>
          <w:rFonts w:ascii="Times New Roman" w:hAnsi="Times New Roman"/>
          <w:rPrChange w:id="5604" w:author="Arthur Parmentier" w:date="2020-06-10T19:52:00Z">
            <w:rPr/>
          </w:rPrChange>
        </w:rPr>
        <w:pPrChange w:id="5605" w:author="Arthur Parmentier" w:date="2020-06-10T19:52:00Z">
          <w:pPr>
            <w:pStyle w:val="Notedebasdepage"/>
          </w:pPr>
        </w:pPrChange>
      </w:pPr>
      <w:ins w:id="5606" w:author="Arthur Parmentier" w:date="2020-05-22T19:58:00Z">
        <w:r>
          <w:rPr>
            <w:rStyle w:val="Appelnotedebasdep"/>
          </w:rPr>
          <w:footnoteRef/>
        </w:r>
        <w:r>
          <w:t xml:space="preserve"> </w:t>
        </w:r>
      </w:ins>
      <w:proofErr w:type="spellStart"/>
      <w:ins w:id="5607" w:author="Arthur Parmentier" w:date="2020-06-03T17:48:00Z">
        <w:r>
          <w:t>Posenet</w:t>
        </w:r>
        <w:proofErr w:type="spellEnd"/>
        <w:r>
          <w:t xml:space="preserve"> Node For Max: </w:t>
        </w:r>
        <w:r>
          <w:fldChar w:fldCharType="begin"/>
        </w:r>
        <w:r>
          <w:instrText xml:space="preserve"> HYPERLINK "https://github.com/tejaswigowda/posenet-node-max" </w:instrText>
        </w:r>
        <w:r>
          <w:fldChar w:fldCharType="separate"/>
        </w:r>
        <w:r>
          <w:rPr>
            <w:rStyle w:val="Lienhypertexte"/>
          </w:rPr>
          <w:t>https://github.com/tejaswigowda/posenet-node-max</w:t>
        </w:r>
        <w:r>
          <w:fldChar w:fldCharType="end"/>
        </w:r>
      </w:ins>
      <w:ins w:id="5608" w:author="Arthur Parmentier" w:date="2020-06-10T19:52:00Z">
        <w:r w:rsidR="00967F09">
          <w:t xml:space="preserve">, </w:t>
        </w:r>
      </w:ins>
      <w:proofErr w:type="spellStart"/>
      <w:ins w:id="5609" w:author="Arthur Parmentier" w:date="2020-06-03T17:48:00Z">
        <w:r>
          <w:t>Posenet</w:t>
        </w:r>
        <w:proofErr w:type="spellEnd"/>
        <w:r>
          <w:t xml:space="preserve"> for dummies </w:t>
        </w:r>
        <w:r>
          <w:fldChar w:fldCharType="begin"/>
        </w:r>
        <w:r>
          <w:instrText xml:space="preserve"> HYPERLINK "https://github.com/billythemusical/n4m-posenet-for-dummies" </w:instrText>
        </w:r>
        <w:r>
          <w:fldChar w:fldCharType="separate"/>
        </w:r>
        <w:r>
          <w:rPr>
            <w:rStyle w:val="Lienhypertexte"/>
          </w:rPr>
          <w:t>https://github.com/billythemusical/n4m-posenet-for-dummies</w:t>
        </w:r>
        <w:r>
          <w:fldChar w:fldCharType="end"/>
        </w:r>
        <w:r>
          <w:t xml:space="preserve"> and original N4M </w:t>
        </w:r>
        <w:proofErr w:type="spellStart"/>
        <w:r>
          <w:t>posenet</w:t>
        </w:r>
        <w:proofErr w:type="spellEnd"/>
        <w:r>
          <w:t xml:space="preserve"> </w:t>
        </w:r>
        <w:r>
          <w:fldChar w:fldCharType="begin"/>
        </w:r>
        <w:r>
          <w:instrText xml:space="preserve"> HYPERLINK "https://github.com/yuichkun/n4m-posenet" </w:instrText>
        </w:r>
        <w:r>
          <w:fldChar w:fldCharType="separate"/>
        </w:r>
        <w:r>
          <w:rPr>
            <w:rStyle w:val="Lienhypertexte"/>
          </w:rPr>
          <w:t>https://github.com/yuichkun/n4m-posenet</w:t>
        </w:r>
        <w:r>
          <w:fldChar w:fldCharType="end"/>
        </w:r>
      </w:ins>
    </w:p>
  </w:footnote>
  <w:footnote w:id="33">
    <w:p w:rsidR="00C75F92" w:rsidRPr="00BF1ECB" w:rsidRDefault="00C75F92">
      <w:pPr>
        <w:pStyle w:val="Notedebasdepage"/>
      </w:pPr>
      <w:ins w:id="5862" w:author="Arthur Parmentier" w:date="2020-05-19T16:10:00Z">
        <w:r>
          <w:rPr>
            <w:rStyle w:val="Appelnotedebasdep"/>
          </w:rPr>
          <w:footnoteRef/>
        </w:r>
        <w:r>
          <w:t xml:space="preserve"> </w:t>
        </w:r>
        <w:r w:rsidRPr="005E2970">
          <w:t>https://github.com/CMU-Perceptual-Computing-Lab/openpose</w:t>
        </w:r>
      </w:ins>
    </w:p>
  </w:footnote>
  <w:footnote w:id="34">
    <w:p w:rsidR="00C75F92" w:rsidRPr="00BF1ECB" w:rsidRDefault="00C75F92">
      <w:pPr>
        <w:pStyle w:val="Notedebasdepage"/>
      </w:pPr>
      <w:ins w:id="5868" w:author="Arthur Parmentier" w:date="2020-05-19T16:16:00Z">
        <w:r>
          <w:rPr>
            <w:rStyle w:val="Appelnotedebasdep"/>
          </w:rPr>
          <w:footnoteRef/>
        </w:r>
        <w:r>
          <w:t xml:space="preserve"> </w:t>
        </w:r>
      </w:ins>
      <w:ins w:id="5869" w:author="Arthur Parmentier" w:date="2020-05-19T16:17:00Z">
        <w:r w:rsidRPr="00BF1ECB">
          <w:rPr>
            <w:rPrChange w:id="5870" w:author="Arthur Parmentier" w:date="2020-05-23T19:46:00Z">
              <w:rPr>
                <w:lang w:val="fr-FR"/>
              </w:rPr>
            </w:rPrChange>
          </w:rPr>
          <w:t xml:space="preserve">The only realistic approach would have been to use the </w:t>
        </w:r>
        <w:proofErr w:type="spellStart"/>
        <w:r w:rsidRPr="00BF1ECB">
          <w:rPr>
            <w:rPrChange w:id="5871" w:author="Arthur Parmentier" w:date="2020-05-23T19:46:00Z">
              <w:rPr>
                <w:lang w:val="fr-FR"/>
              </w:rPr>
            </w:rPrChange>
          </w:rPr>
          <w:t>pytorch</w:t>
        </w:r>
        <w:proofErr w:type="spellEnd"/>
        <w:r w:rsidRPr="00BF1ECB">
          <w:rPr>
            <w:rPrChange w:id="5872" w:author="Arthur Parmentier" w:date="2020-05-23T19:46:00Z">
              <w:rPr>
                <w:lang w:val="fr-FR"/>
              </w:rPr>
            </w:rPrChange>
          </w:rPr>
          <w:t xml:space="preserve"> implementation of </w:t>
        </w:r>
        <w:proofErr w:type="spellStart"/>
        <w:r w:rsidRPr="00BF1ECB">
          <w:rPr>
            <w:rPrChange w:id="5873" w:author="Arthur Parmentier" w:date="2020-05-23T19:46:00Z">
              <w:rPr>
                <w:lang w:val="fr-FR"/>
              </w:rPr>
            </w:rPrChange>
          </w:rPr>
          <w:t>OpenPose</w:t>
        </w:r>
        <w:proofErr w:type="spellEnd"/>
        <w:r w:rsidRPr="00BF1ECB">
          <w:rPr>
            <w:rPrChange w:id="5874" w:author="Arthur Parmentier" w:date="2020-05-23T19:46:00Z">
              <w:rPr>
                <w:lang w:val="fr-FR"/>
              </w:rPr>
            </w:rPrChange>
          </w:rPr>
          <w:t xml:space="preserve"> (</w:t>
        </w:r>
        <w:r>
          <w:rPr>
            <w:lang w:val="fr-FR"/>
          </w:rPr>
          <w:fldChar w:fldCharType="begin"/>
        </w:r>
        <w:r w:rsidRPr="00BF1ECB">
          <w:rPr>
            <w:rPrChange w:id="5875" w:author="Arthur Parmentier" w:date="2020-05-23T19:46:00Z">
              <w:rPr>
                <w:lang w:val="fr-FR"/>
              </w:rPr>
            </w:rPrChange>
          </w:rPr>
          <w:instrText xml:space="preserve"> HYPERLINK "https://github.com/Hzzone/pytorch-openpose" </w:instrText>
        </w:r>
        <w:r>
          <w:rPr>
            <w:lang w:val="fr-FR"/>
          </w:rPr>
          <w:fldChar w:fldCharType="separate"/>
        </w:r>
        <w:r w:rsidRPr="00BF1ECB">
          <w:rPr>
            <w:rStyle w:val="Lienhypertexte"/>
            <w:rPrChange w:id="5876" w:author="Arthur Parmentier" w:date="2020-05-23T19:46:00Z">
              <w:rPr>
                <w:rStyle w:val="Lienhypertexte"/>
                <w:lang w:val="fr-FR"/>
              </w:rPr>
            </w:rPrChange>
          </w:rPr>
          <w:t>https://github.com/Hzzone/pytorch-openpose</w:t>
        </w:r>
        <w:r>
          <w:rPr>
            <w:lang w:val="fr-FR"/>
          </w:rPr>
          <w:fldChar w:fldCharType="end"/>
        </w:r>
        <w:r w:rsidRPr="00BF1ECB">
          <w:rPr>
            <w:rPrChange w:id="5877" w:author="Arthur Parmentier" w:date="2020-05-23T19:46:00Z">
              <w:rPr>
                <w:lang w:val="fr-FR"/>
              </w:rPr>
            </w:rPrChange>
          </w:rPr>
          <w:t xml:space="preserve">) and then try to run the python scripts in Max </w:t>
        </w:r>
      </w:ins>
      <w:ins w:id="5878" w:author="Arthur Parmentier" w:date="2020-05-19T16:19:00Z">
        <w:r w:rsidRPr="00BF1ECB">
          <w:rPr>
            <w:rPrChange w:id="5879" w:author="Arthur Parmentier" w:date="2020-05-23T19:46:00Z">
              <w:rPr>
                <w:lang w:val="fr-FR"/>
              </w:rPr>
            </w:rPrChange>
          </w:rPr>
          <w:t xml:space="preserve">(Max does </w:t>
        </w:r>
      </w:ins>
      <w:ins w:id="5880" w:author="Arthur Parmentier" w:date="2020-05-19T16:20:00Z">
        <w:r w:rsidRPr="00BF1ECB">
          <w:rPr>
            <w:rPrChange w:id="5881" w:author="Arthur Parmentier" w:date="2020-05-23T19:46:00Z">
              <w:rPr>
                <w:lang w:val="fr-FR"/>
              </w:rPr>
            </w:rPrChange>
          </w:rPr>
          <w:t xml:space="preserve">not interpret Python natively) </w:t>
        </w:r>
      </w:ins>
      <w:ins w:id="5882" w:author="Arthur Parmentier" w:date="2020-05-19T16:17:00Z">
        <w:r w:rsidRPr="00BF1ECB">
          <w:rPr>
            <w:rPrChange w:id="5883" w:author="Arthur Parmentier" w:date="2020-05-23T19:46:00Z">
              <w:rPr>
                <w:lang w:val="fr-FR"/>
              </w:rPr>
            </w:rPrChange>
          </w:rPr>
          <w:t xml:space="preserve">with </w:t>
        </w:r>
      </w:ins>
      <w:ins w:id="5884" w:author="Arthur Parmentier" w:date="2020-05-19T16:19:00Z">
        <w:r>
          <w:rPr>
            <w:lang w:val="fr-FR"/>
          </w:rPr>
          <w:fldChar w:fldCharType="begin"/>
        </w:r>
        <w:r w:rsidRPr="00BF1ECB">
          <w:rPr>
            <w:rPrChange w:id="5885" w:author="Arthur Parmentier" w:date="2020-05-23T19:46:00Z">
              <w:rPr>
                <w:lang w:val="fr-FR"/>
              </w:rPr>
            </w:rPrChange>
          </w:rPr>
          <w:instrText xml:space="preserve"> HYPERLINK "</w:instrText>
        </w:r>
      </w:ins>
      <w:ins w:id="5886" w:author="Arthur Parmentier" w:date="2020-05-19T16:18:00Z">
        <w:r w:rsidRPr="00BF1ECB">
          <w:rPr>
            <w:rPrChange w:id="5887" w:author="Arthur Parmentier" w:date="2020-05-23T19:46:00Z">
              <w:rPr>
                <w:lang w:val="fr-FR"/>
              </w:rPr>
            </w:rPrChange>
          </w:rPr>
          <w:instrText>https://github.com/grrrr/py</w:instrText>
        </w:r>
      </w:ins>
      <w:ins w:id="5888" w:author="Arthur Parmentier" w:date="2020-05-19T16:19:00Z">
        <w:r w:rsidRPr="00BF1ECB">
          <w:rPr>
            <w:rPrChange w:id="5889" w:author="Arthur Parmentier" w:date="2020-05-23T19:46:00Z">
              <w:rPr>
                <w:lang w:val="fr-FR"/>
              </w:rPr>
            </w:rPrChange>
          </w:rPr>
          <w:instrText xml:space="preserve">" </w:instrText>
        </w:r>
        <w:r>
          <w:rPr>
            <w:lang w:val="fr-FR"/>
          </w:rPr>
          <w:fldChar w:fldCharType="separate"/>
        </w:r>
      </w:ins>
      <w:ins w:id="5890" w:author="Arthur Parmentier" w:date="2020-05-19T16:18:00Z">
        <w:r w:rsidRPr="00BF1ECB">
          <w:rPr>
            <w:rStyle w:val="Lienhypertexte"/>
            <w:rPrChange w:id="5891" w:author="Arthur Parmentier" w:date="2020-05-23T19:46:00Z">
              <w:rPr>
                <w:rStyle w:val="Lienhypertexte"/>
                <w:lang w:val="fr-FR"/>
              </w:rPr>
            </w:rPrChange>
          </w:rPr>
          <w:t>https://github.com/grrrr/py</w:t>
        </w:r>
      </w:ins>
      <w:ins w:id="5892" w:author="Arthur Parmentier" w:date="2020-05-19T16:19:00Z">
        <w:r>
          <w:rPr>
            <w:lang w:val="fr-FR"/>
          </w:rPr>
          <w:fldChar w:fldCharType="end"/>
        </w:r>
      </w:ins>
      <w:ins w:id="5893" w:author="Arthur Parmentier" w:date="2020-05-19T16:20:00Z">
        <w:r w:rsidRPr="00BF1ECB">
          <w:rPr>
            <w:rPrChange w:id="5894" w:author="Arthur Parmentier" w:date="2020-05-23T19:46:00Z">
              <w:rPr>
                <w:lang w:val="fr-FR"/>
              </w:rPr>
            </w:rPrChange>
          </w:rPr>
          <w:t>. It is very unlikely to work</w:t>
        </w:r>
      </w:ins>
      <w:ins w:id="5895" w:author="Arthur Parmentier" w:date="2020-05-19T16:21:00Z">
        <w:r w:rsidRPr="00BF1ECB">
          <w:rPr>
            <w:rPrChange w:id="5896" w:author="Arthur Parmentier" w:date="2020-05-23T19:46:00Z">
              <w:rPr>
                <w:lang w:val="fr-FR"/>
              </w:rPr>
            </w:rPrChange>
          </w:rPr>
          <w:t xml:space="preserve"> and could not be tested in the frame of my master thesis.</w:t>
        </w:r>
      </w:ins>
    </w:p>
  </w:footnote>
  <w:footnote w:id="35">
    <w:p w:rsidR="00C75F92" w:rsidRPr="00BF1ECB" w:rsidRDefault="00C75F92">
      <w:pPr>
        <w:pStyle w:val="Notedebasdepage"/>
      </w:pPr>
      <w:ins w:id="5901" w:author="Arthur Parmentier" w:date="2020-05-19T19:59:00Z">
        <w:r>
          <w:rPr>
            <w:rStyle w:val="Appelnotedebasdep"/>
          </w:rPr>
          <w:footnoteRef/>
        </w:r>
        <w:r>
          <w:t xml:space="preserve"> </w:t>
        </w:r>
      </w:ins>
      <w:ins w:id="5902" w:author="Arthur Parmentier" w:date="2020-05-19T20:00:00Z">
        <w:r>
          <w:t xml:space="preserve">The most convincing project is </w:t>
        </w:r>
      </w:ins>
      <w:ins w:id="5903" w:author="Arthur Parmentier" w:date="2020-05-19T19:59:00Z">
        <w:r w:rsidRPr="00F707EB">
          <w:t>https://saic-violet.github.io/learnable-triangulation/</w:t>
        </w:r>
      </w:ins>
    </w:p>
  </w:footnote>
  <w:footnote w:id="36">
    <w:p w:rsidR="00C75F92" w:rsidRPr="00BF1ECB" w:rsidRDefault="00C75F92">
      <w:pPr>
        <w:pStyle w:val="Notedebasdepage"/>
      </w:pPr>
      <w:ins w:id="5966" w:author="Arthur Parmentier" w:date="2020-05-19T23:04:00Z">
        <w:r>
          <w:rPr>
            <w:rStyle w:val="Appelnotedebasdep"/>
          </w:rPr>
          <w:footnoteRef/>
        </w:r>
        <w:r>
          <w:t xml:space="preserve"> </w:t>
        </w:r>
        <w:r w:rsidRPr="00BF1ECB">
          <w:rPr>
            <w:rPrChange w:id="5967" w:author="Arthur Parmentier" w:date="2020-05-23T19:46:00Z">
              <w:rPr>
                <w:lang w:val="fr-FR"/>
              </w:rPr>
            </w:rPrChange>
          </w:rPr>
          <w:t xml:space="preserve">One could </w:t>
        </w:r>
        <w:proofErr w:type="gramStart"/>
        <w:r w:rsidRPr="00BF1ECB">
          <w:rPr>
            <w:rPrChange w:id="5968" w:author="Arthur Parmentier" w:date="2020-05-23T19:46:00Z">
              <w:rPr>
                <w:lang w:val="fr-FR"/>
              </w:rPr>
            </w:rPrChange>
          </w:rPr>
          <w:t>ask</w:t>
        </w:r>
      </w:ins>
      <w:ins w:id="5969" w:author="Arthur Parmentier" w:date="2020-05-19T23:05:00Z">
        <w:r w:rsidRPr="00BF1ECB">
          <w:rPr>
            <w:rPrChange w:id="5970" w:author="Arthur Parmentier" w:date="2020-05-23T19:46:00Z">
              <w:rPr>
                <w:lang w:val="fr-FR"/>
              </w:rPr>
            </w:rPrChange>
          </w:rPr>
          <w:t> :</w:t>
        </w:r>
        <w:proofErr w:type="gramEnd"/>
        <w:r w:rsidRPr="00BF1ECB">
          <w:rPr>
            <w:rPrChange w:id="5971" w:author="Arthur Parmentier" w:date="2020-05-23T19:46:00Z">
              <w:rPr>
                <w:lang w:val="fr-FR"/>
              </w:rPr>
            </w:rPrChange>
          </w:rPr>
          <w:t xml:space="preserve"> « why then is it the case that the soundpainter always consider </w:t>
        </w:r>
      </w:ins>
      <w:ins w:id="5972" w:author="Arthur Parmentier" w:date="2020-05-19T23:08:00Z">
        <w:r w:rsidRPr="00BF1ECB">
          <w:rPr>
            <w:rPrChange w:id="5973" w:author="Arthur Parmentier" w:date="2020-05-23T19:46:00Z">
              <w:rPr>
                <w:lang w:val="fr-FR"/>
              </w:rPr>
            </w:rPrChange>
          </w:rPr>
          <w:t>the virtual</w:t>
        </w:r>
      </w:ins>
      <w:ins w:id="5974" w:author="Arthur Parmentier" w:date="2020-05-19T23:05:00Z">
        <w:r w:rsidRPr="00BF1ECB">
          <w:rPr>
            <w:rPrChange w:id="5975" w:author="Arthur Parmentier" w:date="2020-05-23T19:46:00Z">
              <w:rPr>
                <w:lang w:val="fr-FR"/>
              </w:rPr>
            </w:rPrChange>
          </w:rPr>
          <w:t xml:space="preserve"> « box », even when the grammar of the mode implies that the request is always immediate ? I believe that it has to do with how SP has developed from the </w:t>
        </w:r>
      </w:ins>
      <w:ins w:id="5976" w:author="Arthur Parmentier" w:date="2020-05-19T23:06:00Z">
        <w:r w:rsidRPr="00BF1ECB">
          <w:rPr>
            <w:rPrChange w:id="5977" w:author="Arthur Parmentier" w:date="2020-05-23T19:46:00Z">
              <w:rPr>
                <w:lang w:val="fr-FR"/>
              </w:rPr>
            </w:rPrChange>
          </w:rPr>
          <w:t xml:space="preserve">default mode to others and the </w:t>
        </w:r>
        <w:proofErr w:type="spellStart"/>
        <w:r w:rsidRPr="00BF1ECB">
          <w:rPr>
            <w:rPrChange w:id="5978" w:author="Arthur Parmentier" w:date="2020-05-23T19:46:00Z">
              <w:rPr>
                <w:lang w:val="fr-FR"/>
              </w:rPr>
            </w:rPrChange>
          </w:rPr>
          <w:t>pratical</w:t>
        </w:r>
        <w:proofErr w:type="spellEnd"/>
        <w:r w:rsidRPr="00BF1ECB">
          <w:rPr>
            <w:rPrChange w:id="5979" w:author="Arthur Parmentier" w:date="2020-05-23T19:46:00Z">
              <w:rPr>
                <w:lang w:val="fr-FR"/>
              </w:rPr>
            </w:rPrChange>
          </w:rPr>
          <w:t xml:space="preserve"> </w:t>
        </w:r>
      </w:ins>
      <w:ins w:id="5980" w:author="Arthur Parmentier" w:date="2020-05-19T23:07:00Z">
        <w:r w:rsidRPr="00BF1ECB">
          <w:rPr>
            <w:rPrChange w:id="5981" w:author="Arthur Parmentier" w:date="2020-05-23T19:46:00Z">
              <w:rPr>
                <w:lang w:val="fr-FR"/>
              </w:rPr>
            </w:rPrChange>
          </w:rPr>
          <w:t>point of reference</w:t>
        </w:r>
      </w:ins>
      <w:ins w:id="5982" w:author="Arthur Parmentier" w:date="2020-05-19T23:06:00Z">
        <w:r w:rsidRPr="00BF1ECB">
          <w:rPr>
            <w:rPrChange w:id="5983" w:author="Arthur Parmentier" w:date="2020-05-23T19:46:00Z">
              <w:rPr>
                <w:lang w:val="fr-FR"/>
              </w:rPr>
            </w:rPrChange>
          </w:rPr>
          <w:t xml:space="preserve"> that the « box » is a common symbol for immediateness in all modes.</w:t>
        </w:r>
      </w:ins>
    </w:p>
  </w:footnote>
  <w:footnote w:id="37">
    <w:p w:rsidR="00C75F92" w:rsidRPr="00BF1ECB" w:rsidRDefault="00C75F92">
      <w:pPr>
        <w:pStyle w:val="Notedebasdepage"/>
      </w:pPr>
      <w:ins w:id="5998" w:author="Arthur Parmentier" w:date="2020-05-19T23:11:00Z">
        <w:r>
          <w:rPr>
            <w:rStyle w:val="Appelnotedebasdep"/>
          </w:rPr>
          <w:footnoteRef/>
        </w:r>
        <w:r>
          <w:t xml:space="preserve"> </w:t>
        </w:r>
        <w:r w:rsidRPr="00BF1ECB">
          <w:rPr>
            <w:rPrChange w:id="5999" w:author="Arthur Parmentier" w:date="2020-05-23T19:46:00Z">
              <w:rPr>
                <w:lang w:val="fr-FR"/>
              </w:rPr>
            </w:rPrChange>
          </w:rPr>
          <w:t>In practice, soundpainters tend to omit the « enter » and « exit »</w:t>
        </w:r>
      </w:ins>
      <w:ins w:id="6000" w:author="Arthur Parmentier" w:date="2020-05-19T23:12:00Z">
        <w:r w:rsidRPr="00BF1ECB">
          <w:rPr>
            <w:rPrChange w:id="6001" w:author="Arthur Parmentier" w:date="2020-05-23T19:46:00Z">
              <w:rPr>
                <w:lang w:val="fr-FR"/>
              </w:rPr>
            </w:rPrChange>
          </w:rPr>
          <w:t xml:space="preserve"> signs of mode</w:t>
        </w:r>
      </w:ins>
      <w:ins w:id="6002" w:author="Arthur Parmentier" w:date="2020-05-19T23:15:00Z">
        <w:r w:rsidRPr="00BF1ECB">
          <w:rPr>
            <w:rPrChange w:id="6003" w:author="Arthur Parmentier" w:date="2020-05-23T19:46:00Z">
              <w:rPr>
                <w:lang w:val="fr-FR"/>
              </w:rPr>
            </w:rPrChange>
          </w:rPr>
          <w:t xml:space="preserve">s that are </w:t>
        </w:r>
      </w:ins>
      <w:ins w:id="6004" w:author="Arthur Parmentier" w:date="2020-05-19T23:16:00Z">
        <w:r w:rsidRPr="00BF1ECB">
          <w:rPr>
            <w:rPrChange w:id="6005" w:author="Arthur Parmentier" w:date="2020-05-23T19:46:00Z">
              <w:rPr>
                <w:lang w:val="fr-FR"/>
              </w:rPr>
            </w:rPrChange>
          </w:rPr>
          <w:t>not ambiguous</w:t>
        </w:r>
      </w:ins>
      <w:ins w:id="6006" w:author="Arthur Parmentier" w:date="2020-05-19T23:12:00Z">
        <w:r w:rsidRPr="00BF1ECB">
          <w:rPr>
            <w:rPrChange w:id="6007" w:author="Arthur Parmentier" w:date="2020-05-23T19:46:00Z">
              <w:rPr>
                <w:lang w:val="fr-FR"/>
              </w:rPr>
            </w:rPrChange>
          </w:rPr>
          <w:t>, making things more difficult without depth tracking</w:t>
        </w:r>
      </w:ins>
      <w:ins w:id="6008" w:author="Arthur Parmentier" w:date="2020-05-19T23:16:00Z">
        <w:r w:rsidRPr="00BF1ECB">
          <w:rPr>
            <w:rPrChange w:id="6009" w:author="Arthur Parmentier" w:date="2020-05-23T19:46:00Z">
              <w:rPr>
                <w:lang w:val="fr-FR"/>
              </w:rPr>
            </w:rPrChange>
          </w:rPr>
          <w:t xml:space="preserve"> in case that « entering the box » is the only mark of the change of mode </w:t>
        </w:r>
      </w:ins>
      <w:ins w:id="6010" w:author="Arthur Parmentier" w:date="2020-05-19T23:17:00Z">
        <w:r w:rsidRPr="00BF1ECB">
          <w:rPr>
            <w:rPrChange w:id="6011" w:author="Arthur Parmentier" w:date="2020-05-23T19:46:00Z">
              <w:rPr>
                <w:lang w:val="fr-FR"/>
              </w:rPr>
            </w:rPrChange>
          </w:rPr>
          <w:t>(for instance by using the launch mode directly with « entering/exiting the box » instead of signing Launch Mode and Tear).</w:t>
        </w:r>
      </w:ins>
    </w:p>
  </w:footnote>
  <w:footnote w:id="38">
    <w:p w:rsidR="00C75F92" w:rsidRPr="00BF1ECB" w:rsidRDefault="00C75F92">
      <w:pPr>
        <w:pStyle w:val="Notedebasdepage"/>
      </w:pPr>
      <w:ins w:id="6123" w:author="Arthur Parmentier" w:date="2020-05-20T19:43:00Z">
        <w:r>
          <w:rPr>
            <w:rStyle w:val="Appelnotedebasdep"/>
          </w:rPr>
          <w:footnoteRef/>
        </w:r>
        <w:r>
          <w:t xml:space="preserve"> </w:t>
        </w:r>
        <w:r w:rsidRPr="00BF1ECB">
          <w:rPr>
            <w:rPrChange w:id="6124" w:author="Arthur Parmentier" w:date="2020-05-23T19:46:00Z">
              <w:rPr>
                <w:lang w:val="fr-FR"/>
              </w:rPr>
            </w:rPrChange>
          </w:rPr>
          <w:t>I did not test the performance of this choice quantitatively, but only qualitatively</w:t>
        </w:r>
      </w:ins>
      <w:ins w:id="6125" w:author="Arthur Parmentier" w:date="2020-05-20T21:37:00Z">
        <w:r w:rsidRPr="00BF1ECB">
          <w:rPr>
            <w:rPrChange w:id="6126" w:author="Arthur Parmentier" w:date="2020-05-23T19:46:00Z">
              <w:rPr>
                <w:lang w:val="fr-FR"/>
              </w:rPr>
            </w:rPrChange>
          </w:rPr>
          <w:t xml:space="preserve"> </w:t>
        </w:r>
      </w:ins>
      <w:ins w:id="6127" w:author="Arthur Parmentier" w:date="2020-05-20T19:43:00Z">
        <w:r w:rsidRPr="00BF1ECB">
          <w:rPr>
            <w:rPrChange w:id="6128" w:author="Arthur Parmentier" w:date="2020-05-23T19:46:00Z">
              <w:rPr>
                <w:lang w:val="fr-FR"/>
              </w:rPr>
            </w:rPrChange>
          </w:rPr>
          <w:t>by testing</w:t>
        </w:r>
      </w:ins>
      <w:ins w:id="6129" w:author="Arthur Parmentier" w:date="2020-05-20T21:37:00Z">
        <w:r w:rsidRPr="00BF1ECB">
          <w:rPr>
            <w:rPrChange w:id="6130" w:author="Arthur Parmentier" w:date="2020-05-23T19:46:00Z">
              <w:rPr>
                <w:lang w:val="fr-FR"/>
              </w:rPr>
            </w:rPrChange>
          </w:rPr>
          <w:t xml:space="preserve"> the change in performance that I could perceive</w:t>
        </w:r>
      </w:ins>
      <w:ins w:id="6131" w:author="Arthur Parmentier" w:date="2020-05-20T19:44:00Z">
        <w:r w:rsidRPr="00BF1ECB">
          <w:rPr>
            <w:rPrChange w:id="6132" w:author="Arthur Parmentier" w:date="2020-05-23T19:46:00Z">
              <w:rPr>
                <w:lang w:val="fr-FR"/>
              </w:rPr>
            </w:rPrChange>
          </w:rPr>
          <w:t xml:space="preserve"> with and without shoulders. </w:t>
        </w:r>
      </w:ins>
      <w:ins w:id="6133" w:author="Arthur Parmentier" w:date="2020-05-20T19:45:00Z">
        <w:r w:rsidRPr="00BF1ECB">
          <w:rPr>
            <w:rPrChange w:id="6134" w:author="Arthur Parmentier" w:date="2020-05-23T19:46:00Z">
              <w:rPr>
                <w:lang w:val="fr-FR"/>
              </w:rPr>
            </w:rPrChange>
          </w:rPr>
          <w:t>It is obvious from the SP signs</w:t>
        </w:r>
      </w:ins>
      <w:ins w:id="6135" w:author="Arthur Parmentier" w:date="2020-05-20T19:46:00Z">
        <w:r w:rsidRPr="00BF1ECB">
          <w:rPr>
            <w:rPrChange w:id="6136" w:author="Arthur Parmentier" w:date="2020-05-23T19:46:00Z">
              <w:rPr>
                <w:lang w:val="fr-FR"/>
              </w:rPr>
            </w:rPrChange>
          </w:rPr>
          <w:t xml:space="preserve"> that I consider</w:t>
        </w:r>
      </w:ins>
      <w:ins w:id="6137" w:author="Arthur Parmentier" w:date="2020-05-20T19:45:00Z">
        <w:r w:rsidRPr="00BF1ECB">
          <w:rPr>
            <w:rPrChange w:id="6138" w:author="Arthur Parmentier" w:date="2020-05-23T19:46:00Z">
              <w:rPr>
                <w:lang w:val="fr-FR"/>
              </w:rPr>
            </w:rPrChange>
          </w:rPr>
          <w:t xml:space="preserve"> that aside shoulders, no other </w:t>
        </w:r>
      </w:ins>
      <w:ins w:id="6139" w:author="Arthur Parmentier" w:date="2020-05-20T19:46:00Z">
        <w:r w:rsidRPr="00BF1ECB">
          <w:rPr>
            <w:rPrChange w:id="6140" w:author="Arthur Parmentier" w:date="2020-05-23T19:46:00Z">
              <w:rPr>
                <w:lang w:val="fr-FR"/>
              </w:rPr>
            </w:rPrChange>
          </w:rPr>
          <w:t xml:space="preserve">body joints could increase the performance of the recognition in real-time (curse of </w:t>
        </w:r>
        <w:proofErr w:type="spellStart"/>
        <w:r w:rsidRPr="00BF1ECB">
          <w:rPr>
            <w:rPrChange w:id="6141" w:author="Arthur Parmentier" w:date="2020-05-23T19:46:00Z">
              <w:rPr>
                <w:lang w:val="fr-FR"/>
              </w:rPr>
            </w:rPrChange>
          </w:rPr>
          <w:t>dimentionality</w:t>
        </w:r>
        <w:proofErr w:type="spellEnd"/>
        <w:r w:rsidRPr="00BF1ECB">
          <w:rPr>
            <w:rPrChange w:id="6142" w:author="Arthur Parmentier" w:date="2020-05-23T19:46:00Z">
              <w:rPr>
                <w:lang w:val="fr-FR"/>
              </w:rPr>
            </w:rPrChange>
          </w:rPr>
          <w:t xml:space="preserve"> problem).</w:t>
        </w:r>
      </w:ins>
    </w:p>
  </w:footnote>
  <w:footnote w:id="39">
    <w:p w:rsidR="00C75F92" w:rsidRPr="008C7E78" w:rsidRDefault="00C75F92">
      <w:pPr>
        <w:pStyle w:val="Notedebasdepage"/>
      </w:pPr>
      <w:ins w:id="6172" w:author="Arthur Parmentier" w:date="2020-06-03T19:00:00Z">
        <w:r>
          <w:rPr>
            <w:rStyle w:val="Appelnotedebasdep"/>
          </w:rPr>
          <w:footnoteRef/>
        </w:r>
        <w:r>
          <w:t xml:space="preserve"> </w:t>
        </w:r>
        <w:r w:rsidRPr="008C7E78">
          <w:rPr>
            <w:rPrChange w:id="6173" w:author="Arthur Parmentier" w:date="2020-06-07T18:32:00Z">
              <w:rPr>
                <w:lang w:val="fr-FR"/>
              </w:rPr>
            </w:rPrChange>
          </w:rPr>
          <w:t xml:space="preserve">Several hand pose estimations models are presented here : </w:t>
        </w:r>
        <w:r>
          <w:rPr>
            <w:lang w:val="fr-FR"/>
          </w:rPr>
          <w:fldChar w:fldCharType="begin"/>
        </w:r>
        <w:r w:rsidRPr="008C7E78">
          <w:rPr>
            <w:rPrChange w:id="6174" w:author="Arthur Parmentier" w:date="2020-06-07T18:32:00Z">
              <w:rPr>
                <w:lang w:val="fr-FR"/>
              </w:rPr>
            </w:rPrChange>
          </w:rPr>
          <w:instrText xml:space="preserve"> HYPERLINK "https://xinghaochen.github.io/awesome-hand-pose-estimation/" </w:instrText>
        </w:r>
        <w:r>
          <w:rPr>
            <w:lang w:val="fr-FR"/>
          </w:rPr>
          <w:fldChar w:fldCharType="separate"/>
        </w:r>
        <w:r w:rsidRPr="008C7E78">
          <w:rPr>
            <w:rStyle w:val="Lienhypertexte"/>
            <w:rPrChange w:id="6175" w:author="Arthur Parmentier" w:date="2020-06-07T18:32:00Z">
              <w:rPr>
                <w:rStyle w:val="Lienhypertexte"/>
                <w:lang w:val="fr-FR"/>
              </w:rPr>
            </w:rPrChange>
          </w:rPr>
          <w:t>https://xinghaochen.github.io/awesome-hand-pose-estimation/</w:t>
        </w:r>
        <w:r>
          <w:rPr>
            <w:lang w:val="fr-FR"/>
          </w:rPr>
          <w:fldChar w:fldCharType="end"/>
        </w:r>
        <w:r w:rsidRPr="008C7E78">
          <w:rPr>
            <w:rPrChange w:id="6176" w:author="Arthur Parmentier" w:date="2020-06-07T18:32:00Z">
              <w:rPr>
                <w:lang w:val="fr-FR"/>
              </w:rPr>
            </w:rPrChange>
          </w:rPr>
          <w:t xml:space="preserve">. </w:t>
        </w:r>
      </w:ins>
      <w:ins w:id="6177" w:author="Arthur Parmentier" w:date="2020-06-03T19:01:00Z">
        <w:r w:rsidRPr="008C7E78">
          <w:rPr>
            <w:rPrChange w:id="6178" w:author="Arthur Parmentier" w:date="2020-06-07T18:32:00Z">
              <w:rPr>
                <w:lang w:val="fr-FR"/>
              </w:rPr>
            </w:rPrChange>
          </w:rPr>
          <w:t>The open pose model also has 2D hand pose recognition but in each case, the models c</w:t>
        </w:r>
      </w:ins>
      <w:ins w:id="6179" w:author="Arthur Parmentier" w:date="2020-06-03T19:02:00Z">
        <w:r w:rsidRPr="008C7E78">
          <w:rPr>
            <w:rPrChange w:id="6180" w:author="Arthur Parmentier" w:date="2020-06-07T18:32:00Z">
              <w:rPr>
                <w:lang w:val="fr-FR"/>
              </w:rPr>
            </w:rPrChange>
          </w:rPr>
          <w:t>ould not easily be ported to Max.</w:t>
        </w:r>
      </w:ins>
    </w:p>
  </w:footnote>
  <w:footnote w:id="40">
    <w:p w:rsidR="00C75F92" w:rsidRPr="008C7E78" w:rsidRDefault="00C75F92">
      <w:pPr>
        <w:pStyle w:val="Notedebasdepage"/>
      </w:pPr>
      <w:ins w:id="6270" w:author="Arthur Parmentier" w:date="2020-06-03T20:04:00Z">
        <w:r>
          <w:rPr>
            <w:rStyle w:val="Appelnotedebasdep"/>
          </w:rPr>
          <w:footnoteRef/>
        </w:r>
        <w:r>
          <w:t xml:space="preserve"> </w:t>
        </w:r>
        <w:r w:rsidRPr="008C7E78">
          <w:rPr>
            <w:rPrChange w:id="6271" w:author="Arthur Parmentier" w:date="2020-06-07T18:32:00Z">
              <w:rPr>
                <w:lang w:val="fr-FR"/>
              </w:rPr>
            </w:rPrChange>
          </w:rPr>
          <w:t xml:space="preserve">See </w:t>
        </w:r>
        <w:proofErr w:type="spellStart"/>
        <w:r w:rsidRPr="008C7E78">
          <w:rPr>
            <w:rPrChange w:id="6272" w:author="Arthur Parmentier" w:date="2020-06-07T18:32:00Z">
              <w:rPr>
                <w:lang w:val="fr-FR"/>
              </w:rPr>
            </w:rPrChange>
          </w:rPr>
          <w:t>Tensorflow</w:t>
        </w:r>
        <w:proofErr w:type="spellEnd"/>
        <w:r w:rsidRPr="008C7E78">
          <w:rPr>
            <w:rPrChange w:id="6273" w:author="Arthur Parmentier" w:date="2020-06-07T18:32:00Z">
              <w:rPr>
                <w:lang w:val="fr-FR"/>
              </w:rPr>
            </w:rPrChange>
          </w:rPr>
          <w:t xml:space="preserve"> blog, March 09, </w:t>
        </w:r>
        <w:proofErr w:type="gramStart"/>
        <w:r w:rsidRPr="008C7E78">
          <w:rPr>
            <w:rPrChange w:id="6274" w:author="Arthur Parmentier" w:date="2020-06-07T18:32:00Z">
              <w:rPr>
                <w:lang w:val="fr-FR"/>
              </w:rPr>
            </w:rPrChange>
          </w:rPr>
          <w:t>2020 :</w:t>
        </w:r>
        <w:proofErr w:type="gramEnd"/>
        <w:r w:rsidRPr="008C7E78">
          <w:rPr>
            <w:rPrChange w:id="6275" w:author="Arthur Parmentier" w:date="2020-06-07T18:32:00Z">
              <w:rPr>
                <w:lang w:val="fr-FR"/>
              </w:rPr>
            </w:rPrChange>
          </w:rPr>
          <w:t xml:space="preserve"> https://blog.tensorflow.org/2020/03/face-and-hand-tracking-in-browser-with-mediapipe-and-tensorflowjs.html</w:t>
        </w:r>
      </w:ins>
    </w:p>
  </w:footnote>
  <w:footnote w:id="41">
    <w:p w:rsidR="00C75F92" w:rsidRPr="008C7E78" w:rsidRDefault="00C75F92">
      <w:pPr>
        <w:pStyle w:val="Notedebasdepage"/>
      </w:pPr>
      <w:ins w:id="6285" w:author="Arthur Parmentier" w:date="2020-06-03T20:08:00Z">
        <w:r>
          <w:rPr>
            <w:rStyle w:val="Appelnotedebasdep"/>
          </w:rPr>
          <w:footnoteRef/>
        </w:r>
        <w:r>
          <w:t xml:space="preserve"> </w:t>
        </w:r>
      </w:ins>
      <w:ins w:id="6286" w:author="Arthur Parmentier" w:date="2020-06-03T20:09:00Z">
        <w:r w:rsidRPr="003D6C76">
          <w:t>https://github.com/lysdexic-audio/n4m-handpose</w:t>
        </w:r>
      </w:ins>
    </w:p>
  </w:footnote>
  <w:footnote w:id="42">
    <w:p w:rsidR="00C75F92" w:rsidRPr="008C7E78" w:rsidRDefault="00C75F92">
      <w:pPr>
        <w:pStyle w:val="Notedebasdepage"/>
      </w:pPr>
      <w:ins w:id="6315" w:author="Arthur Parmentier" w:date="2020-06-03T20:22:00Z">
        <w:r>
          <w:rPr>
            <w:rStyle w:val="Appelnotedebasdep"/>
          </w:rPr>
          <w:footnoteRef/>
        </w:r>
        <w:r>
          <w:t xml:space="preserve"> </w:t>
        </w:r>
        <w:r w:rsidRPr="008C7E78">
          <w:rPr>
            <w:rPrChange w:id="6316" w:author="Arthur Parmentier" w:date="2020-06-07T18:32:00Z">
              <w:rPr>
                <w:lang w:val="fr-FR"/>
              </w:rPr>
            </w:rPrChange>
          </w:rPr>
          <w:t xml:space="preserve">See the </w:t>
        </w:r>
        <w:proofErr w:type="spellStart"/>
        <w:r w:rsidRPr="008C7E78">
          <w:rPr>
            <w:rPrChange w:id="6317" w:author="Arthur Parmentier" w:date="2020-06-07T18:32:00Z">
              <w:rPr>
                <w:lang w:val="fr-FR"/>
              </w:rPr>
            </w:rPrChange>
          </w:rPr>
          <w:t>MediaPipe</w:t>
        </w:r>
        <w:proofErr w:type="spellEnd"/>
        <w:r w:rsidRPr="008C7E78">
          <w:rPr>
            <w:rPrChange w:id="6318" w:author="Arthur Parmentier" w:date="2020-06-07T18:32:00Z">
              <w:rPr>
                <w:lang w:val="fr-FR"/>
              </w:rPr>
            </w:rPrChange>
          </w:rPr>
          <w:t xml:space="preserve"> </w:t>
        </w:r>
        <w:proofErr w:type="gramStart"/>
        <w:r w:rsidRPr="008C7E78">
          <w:rPr>
            <w:rPrChange w:id="6319" w:author="Arthur Parmentier" w:date="2020-06-07T18:32:00Z">
              <w:rPr>
                <w:lang w:val="fr-FR"/>
              </w:rPr>
            </w:rPrChange>
          </w:rPr>
          <w:t>repository :</w:t>
        </w:r>
        <w:proofErr w:type="gramEnd"/>
        <w:r w:rsidRPr="008C7E78">
          <w:rPr>
            <w:rPrChange w:id="6320" w:author="Arthur Parmentier" w:date="2020-06-07T18:32:00Z">
              <w:rPr>
                <w:lang w:val="fr-FR"/>
              </w:rPr>
            </w:rPrChange>
          </w:rPr>
          <w:t xml:space="preserve"> https://github.com/google/mediapipe/blob/master/mediapipe/docs/multi_hand_tracking_mobile_gpu.md</w:t>
        </w:r>
      </w:ins>
    </w:p>
  </w:footnote>
  <w:footnote w:id="43">
    <w:p w:rsidR="00C75F92" w:rsidRPr="00BF1ECB" w:rsidRDefault="00C75F92">
      <w:pPr>
        <w:pStyle w:val="Notedebasdepage"/>
      </w:pPr>
      <w:ins w:id="6438" w:author="Arthur Parmentier" w:date="2020-05-20T22:47:00Z">
        <w:r>
          <w:rPr>
            <w:rStyle w:val="Appelnotedebasdep"/>
          </w:rPr>
          <w:footnoteRef/>
        </w:r>
        <w:r>
          <w:t xml:space="preserve"> </w:t>
        </w:r>
        <w:r w:rsidRPr="00BF1ECB">
          <w:rPr>
            <w:rPrChange w:id="6439" w:author="Arthur Parmentier" w:date="2020-05-23T19:46:00Z">
              <w:rPr>
                <w:lang w:val="fr-FR"/>
              </w:rPr>
            </w:rPrChange>
          </w:rPr>
          <w:t xml:space="preserve">The </w:t>
        </w:r>
      </w:ins>
      <w:ins w:id="6440" w:author="Arthur Parmentier" w:date="2020-05-20T22:50:00Z">
        <w:r w:rsidRPr="00BF1ECB">
          <w:rPr>
            <w:rPrChange w:id="6441" w:author="Arthur Parmentier" w:date="2020-05-23T19:46:00Z">
              <w:rPr>
                <w:lang w:val="fr-FR"/>
              </w:rPr>
            </w:rPrChange>
          </w:rPr>
          <w:t>information flow</w:t>
        </w:r>
      </w:ins>
      <w:ins w:id="6442" w:author="Arthur Parmentier" w:date="2020-05-20T22:47:00Z">
        <w:r w:rsidRPr="00BF1ECB">
          <w:rPr>
            <w:rPrChange w:id="6443" w:author="Arthur Parmentier" w:date="2020-05-23T19:46:00Z">
              <w:rPr>
                <w:lang w:val="fr-FR"/>
              </w:rPr>
            </w:rPrChange>
          </w:rPr>
          <w:t xml:space="preserve"> at the opening of the </w:t>
        </w:r>
        <w:proofErr w:type="spellStart"/>
        <w:r w:rsidRPr="00BF1ECB">
          <w:rPr>
            <w:rPrChange w:id="6444" w:author="Arthur Parmentier" w:date="2020-05-23T19:46:00Z">
              <w:rPr>
                <w:lang w:val="fr-FR"/>
              </w:rPr>
            </w:rPrChange>
          </w:rPr>
          <w:t>patch</w:t>
        </w:r>
      </w:ins>
      <w:ins w:id="6445" w:author="Arthur Parmentier" w:date="2020-05-22T18:38:00Z">
        <w:r w:rsidRPr="00BF1ECB">
          <w:rPr>
            <w:rPrChange w:id="6446" w:author="Arthur Parmentier" w:date="2020-05-23T19:46:00Z">
              <w:rPr>
                <w:lang w:val="fr-FR"/>
              </w:rPr>
            </w:rPrChange>
          </w:rPr>
          <w:t>er</w:t>
        </w:r>
      </w:ins>
      <w:proofErr w:type="spellEnd"/>
      <w:ins w:id="6447" w:author="Arthur Parmentier" w:date="2020-05-20T22:47:00Z">
        <w:r w:rsidRPr="00BF1ECB">
          <w:rPr>
            <w:rPrChange w:id="6448" w:author="Arthur Parmentier" w:date="2020-05-23T19:46:00Z">
              <w:rPr>
                <w:lang w:val="fr-FR"/>
              </w:rPr>
            </w:rPrChange>
          </w:rPr>
          <w:t xml:space="preserve"> follows a specific order. </w:t>
        </w:r>
      </w:ins>
      <w:ins w:id="6449" w:author="Arthur Parmentier" w:date="2020-05-20T22:53:00Z">
        <w:r w:rsidRPr="00BF1ECB">
          <w:rPr>
            <w:rPrChange w:id="6450" w:author="Arthur Parmentier" w:date="2020-05-23T19:46:00Z">
              <w:rPr>
                <w:lang w:val="fr-FR"/>
              </w:rPr>
            </w:rPrChange>
          </w:rPr>
          <w:t>If implemented at startup, t</w:t>
        </w:r>
      </w:ins>
      <w:ins w:id="6451" w:author="Arthur Parmentier" w:date="2020-05-20T22:48:00Z">
        <w:r w:rsidRPr="00BF1ECB">
          <w:rPr>
            <w:rPrChange w:id="6452" w:author="Arthur Parmentier" w:date="2020-05-23T19:46:00Z">
              <w:rPr>
                <w:lang w:val="fr-FR"/>
              </w:rPr>
            </w:rPrChange>
          </w:rPr>
          <w:t>he triggering of the input size</w:t>
        </w:r>
      </w:ins>
      <w:ins w:id="6453" w:author="Arthur Parmentier" w:date="2020-05-20T22:50:00Z">
        <w:r w:rsidRPr="00BF1ECB">
          <w:rPr>
            <w:rPrChange w:id="6454" w:author="Arthur Parmentier" w:date="2020-05-23T19:46:00Z">
              <w:rPr>
                <w:lang w:val="fr-FR"/>
              </w:rPr>
            </w:rPrChange>
          </w:rPr>
          <w:t xml:space="preserve"> </w:t>
        </w:r>
      </w:ins>
      <w:ins w:id="6455" w:author="Arthur Parmentier" w:date="2020-05-20T22:48:00Z">
        <w:r w:rsidRPr="00BF1ECB">
          <w:rPr>
            <w:rPrChange w:id="6456" w:author="Arthur Parmentier" w:date="2020-05-23T19:46:00Z">
              <w:rPr>
                <w:lang w:val="fr-FR"/>
              </w:rPr>
            </w:rPrChange>
          </w:rPr>
          <w:t>should be launched with a « </w:t>
        </w:r>
        <w:proofErr w:type="spellStart"/>
        <w:r w:rsidRPr="00BF1ECB">
          <w:rPr>
            <w:rPrChange w:id="6457" w:author="Arthur Parmentier" w:date="2020-05-23T19:46:00Z">
              <w:rPr>
                <w:lang w:val="fr-FR"/>
              </w:rPr>
            </w:rPrChange>
          </w:rPr>
          <w:t>loadpercent</w:t>
        </w:r>
        <w:proofErr w:type="spellEnd"/>
        <w:r w:rsidRPr="00BF1ECB">
          <w:rPr>
            <w:rPrChange w:id="6458" w:author="Arthur Parmentier" w:date="2020-05-23T19:46:00Z">
              <w:rPr>
                <w:lang w:val="fr-FR"/>
              </w:rPr>
            </w:rPrChange>
          </w:rPr>
          <w:t xml:space="preserve"> 91 » object to </w:t>
        </w:r>
      </w:ins>
      <w:ins w:id="6459" w:author="Arthur Parmentier" w:date="2020-06-10T19:54:00Z">
        <w:r w:rsidR="00652A8E" w:rsidRPr="00BF1ECB">
          <w:rPr>
            <w:rPrChange w:id="6460" w:author="Arthur Parmentier" w:date="2020-05-23T19:46:00Z">
              <w:rPr/>
            </w:rPrChange>
          </w:rPr>
          <w:t>guarantee</w:t>
        </w:r>
      </w:ins>
      <w:ins w:id="6461" w:author="Arthur Parmentier" w:date="2020-05-20T22:49:00Z">
        <w:r w:rsidRPr="00BF1ECB">
          <w:rPr>
            <w:rPrChange w:id="6462" w:author="Arthur Parmentier" w:date="2020-05-23T19:46:00Z">
              <w:rPr>
                <w:lang w:val="fr-FR"/>
              </w:rPr>
            </w:rPrChange>
          </w:rPr>
          <w:t xml:space="preserve"> that it is caught by the input manager</w:t>
        </w:r>
      </w:ins>
      <w:ins w:id="6463" w:author="Arthur Parmentier" w:date="2020-05-20T22:53:00Z">
        <w:r w:rsidRPr="00BF1ECB">
          <w:rPr>
            <w:rPrChange w:id="6464" w:author="Arthur Parmentier" w:date="2020-05-23T19:46:00Z">
              <w:rPr>
                <w:lang w:val="fr-FR"/>
              </w:rPr>
            </w:rPrChange>
          </w:rPr>
          <w:t xml:space="preserve">. Otherwise, the number can be sent </w:t>
        </w:r>
        <w:proofErr w:type="spellStart"/>
        <w:r w:rsidRPr="00BF1ECB">
          <w:rPr>
            <w:rPrChange w:id="6465" w:author="Arthur Parmentier" w:date="2020-05-23T19:46:00Z">
              <w:rPr>
                <w:lang w:val="fr-FR"/>
              </w:rPr>
            </w:rPrChange>
          </w:rPr>
          <w:t>anytime</w:t>
        </w:r>
      </w:ins>
      <w:proofErr w:type="spellEnd"/>
      <w:ins w:id="6466" w:author="Arthur Parmentier" w:date="2020-05-20T22:54:00Z">
        <w:r w:rsidRPr="00BF1ECB">
          <w:rPr>
            <w:rPrChange w:id="6467" w:author="Arthur Parmentier" w:date="2020-05-23T19:46:00Z">
              <w:rPr>
                <w:lang w:val="fr-FR"/>
              </w:rPr>
            </w:rPrChange>
          </w:rPr>
          <w:t xml:space="preserve"> before the recording is launched.</w:t>
        </w:r>
      </w:ins>
    </w:p>
  </w:footnote>
  <w:footnote w:id="44">
    <w:p w:rsidR="00C75F92" w:rsidRPr="008C7E78" w:rsidRDefault="00C75F92">
      <w:pPr>
        <w:pStyle w:val="Notedebasdepage"/>
      </w:pPr>
      <w:ins w:id="6562" w:author="Arthur Parmentier" w:date="2020-06-03T22:50:00Z">
        <w:r>
          <w:rPr>
            <w:rStyle w:val="Appelnotedebasdep"/>
          </w:rPr>
          <w:footnoteRef/>
        </w:r>
        <w:r>
          <w:t xml:space="preserve"> Other categories such as MODE are not implemented yet, given that the program only focuses on the default mode of SP.</w:t>
        </w:r>
      </w:ins>
    </w:p>
  </w:footnote>
  <w:footnote w:id="45">
    <w:p w:rsidR="00C75F92" w:rsidRPr="00BF1ECB" w:rsidRDefault="00C75F92">
      <w:pPr>
        <w:pStyle w:val="Notedebasdepage"/>
      </w:pPr>
      <w:ins w:id="6683" w:author="Arthur Parmentier" w:date="2020-05-20T22:33:00Z">
        <w:r>
          <w:rPr>
            <w:rStyle w:val="Appelnotedebasdep"/>
          </w:rPr>
          <w:footnoteRef/>
        </w:r>
        <w:r>
          <w:t xml:space="preserve"> </w:t>
        </w:r>
        <w:r w:rsidRPr="00BF1ECB">
          <w:rPr>
            <w:rPrChange w:id="6684" w:author="Arthur Parmentier" w:date="2020-05-23T19:46:00Z">
              <w:rPr>
                <w:lang w:val="fr-FR"/>
              </w:rPr>
            </w:rPrChange>
          </w:rPr>
          <w:t xml:space="preserve">5 seconds is the maximum sequence length </w:t>
        </w:r>
      </w:ins>
      <w:ins w:id="6685" w:author="Arthur Parmentier" w:date="2020-05-20T22:35:00Z">
        <w:r w:rsidRPr="00BF1ECB">
          <w:rPr>
            <w:rPrChange w:id="6686" w:author="Arthur Parmentier" w:date="2020-05-23T19:46:00Z">
              <w:rPr>
                <w:lang w:val="fr-FR"/>
              </w:rPr>
            </w:rPrChange>
          </w:rPr>
          <w:t>that I allowed the recording buffer to store</w:t>
        </w:r>
      </w:ins>
      <w:ins w:id="6687" w:author="Arthur Parmentier" w:date="2020-05-20T22:36:00Z">
        <w:r w:rsidRPr="00BF1ECB">
          <w:rPr>
            <w:rPrChange w:id="6688" w:author="Arthur Parmentier" w:date="2020-05-23T19:46:00Z">
              <w:rPr>
                <w:lang w:val="fr-FR"/>
              </w:rPr>
            </w:rPrChange>
          </w:rPr>
          <w:t xml:space="preserve">. Internally, </w:t>
        </w:r>
      </w:ins>
      <w:ins w:id="6689" w:author="Arthur Parmentier" w:date="2020-05-20T22:37:00Z">
        <w:r w:rsidRPr="00BF1ECB">
          <w:rPr>
            <w:rPrChange w:id="6690" w:author="Arthur Parmentier" w:date="2020-05-23T19:46:00Z">
              <w:rPr>
                <w:lang w:val="fr-FR"/>
              </w:rPr>
            </w:rPrChange>
          </w:rPr>
          <w:t xml:space="preserve">it is a constraint from the </w:t>
        </w:r>
        <w:proofErr w:type="spellStart"/>
        <w:r w:rsidRPr="00BF1ECB">
          <w:rPr>
            <w:rPrChange w:id="6691" w:author="Arthur Parmentier" w:date="2020-05-23T19:46:00Z">
              <w:rPr>
                <w:lang w:val="fr-FR"/>
              </w:rPr>
            </w:rPrChange>
          </w:rPr>
          <w:t>M</w:t>
        </w:r>
      </w:ins>
      <w:ins w:id="6692" w:author="Arthur Parmentier" w:date="2020-05-20T22:38:00Z">
        <w:r w:rsidRPr="00BF1ECB">
          <w:rPr>
            <w:rPrChange w:id="6693" w:author="Arthur Parmentier" w:date="2020-05-23T19:46:00Z">
              <w:rPr>
                <w:lang w:val="fr-FR"/>
              </w:rPr>
            </w:rPrChange>
          </w:rPr>
          <w:t>uBu</w:t>
        </w:r>
        <w:proofErr w:type="spellEnd"/>
        <w:r w:rsidRPr="00BF1ECB">
          <w:rPr>
            <w:rPrChange w:id="6694" w:author="Arthur Parmentier" w:date="2020-05-23T19:46:00Z">
              <w:rPr>
                <w:lang w:val="fr-FR"/>
              </w:rPr>
            </w:rPrChange>
          </w:rPr>
          <w:t xml:space="preserve"> object that stores the buffers and require a « maximum capacity » for each track, possibly for memory allocation issues.</w:t>
        </w:r>
      </w:ins>
      <w:ins w:id="6695" w:author="Arthur Parmentier" w:date="2020-05-20T22:36:00Z">
        <w:r w:rsidRPr="00BF1ECB">
          <w:rPr>
            <w:rPrChange w:id="6696" w:author="Arthur Parmentier" w:date="2020-05-23T19:46:00Z">
              <w:rPr>
                <w:lang w:val="fr-FR"/>
              </w:rPr>
            </w:rPrChange>
          </w:rPr>
          <w:t xml:space="preserve"> </w:t>
        </w:r>
      </w:ins>
      <w:ins w:id="6697" w:author="Arthur Parmentier" w:date="2020-05-20T22:39:00Z">
        <w:r w:rsidRPr="00BF1ECB">
          <w:rPr>
            <w:rPrChange w:id="6698" w:author="Arthur Parmentier" w:date="2020-05-23T19:46:00Z">
              <w:rPr>
                <w:lang w:val="fr-FR"/>
              </w:rPr>
            </w:rPrChange>
          </w:rPr>
          <w:t xml:space="preserve">However, it is unrealistic that a sign does take more than 2 seconds to </w:t>
        </w:r>
      </w:ins>
      <w:ins w:id="6699" w:author="Arthur Parmentier" w:date="2020-05-20T22:40:00Z">
        <w:r w:rsidRPr="00BF1ECB">
          <w:rPr>
            <w:rPrChange w:id="6700" w:author="Arthur Parmentier" w:date="2020-05-23T19:46:00Z">
              <w:rPr>
                <w:lang w:val="fr-FR"/>
              </w:rPr>
            </w:rPrChange>
          </w:rPr>
          <w:t>be executed.</w:t>
        </w:r>
      </w:ins>
    </w:p>
  </w:footnote>
  <w:footnote w:id="46">
    <w:p w:rsidR="00C75F92" w:rsidRPr="008C7E78" w:rsidRDefault="00C75F92">
      <w:pPr>
        <w:pStyle w:val="Notedebasdepage"/>
      </w:pPr>
      <w:ins w:id="6711" w:author="Arthur Parmentier" w:date="2020-06-03T23:27:00Z">
        <w:r>
          <w:rPr>
            <w:rStyle w:val="Appelnotedebasdep"/>
          </w:rPr>
          <w:footnoteRef/>
        </w:r>
        <w:r>
          <w:t xml:space="preserve"> </w:t>
        </w:r>
        <w:r w:rsidRPr="008C7E78">
          <w:rPr>
            <w:rPrChange w:id="6712" w:author="Arthur Parmentier" w:date="2020-06-07T18:32:00Z">
              <w:rPr>
                <w:lang w:val="fr-FR"/>
              </w:rPr>
            </w:rPrChange>
          </w:rPr>
          <w:t xml:space="preserve">In further releases of the tool, </w:t>
        </w:r>
      </w:ins>
      <w:proofErr w:type="spellStart"/>
      <w:ins w:id="6713" w:author="Arthur Parmentier" w:date="2020-06-03T23:28:00Z">
        <w:r w:rsidRPr="008C7E78">
          <w:rPr>
            <w:rPrChange w:id="6714" w:author="Arthur Parmentier" w:date="2020-06-07T18:32:00Z">
              <w:rPr>
                <w:lang w:val="fr-FR"/>
              </w:rPr>
            </w:rPrChange>
          </w:rPr>
          <w:t>i</w:t>
        </w:r>
        <w:proofErr w:type="spellEnd"/>
        <w:r w:rsidRPr="008C7E78">
          <w:rPr>
            <w:rPrChange w:id="6715" w:author="Arthur Parmentier" w:date="2020-06-07T18:32:00Z">
              <w:rPr>
                <w:lang w:val="fr-FR"/>
              </w:rPr>
            </w:rPrChange>
          </w:rPr>
          <w:t xml:space="preserve"> twill be possible</w:t>
        </w:r>
      </w:ins>
      <w:ins w:id="6716" w:author="Arthur Parmentier" w:date="2020-06-03T23:27:00Z">
        <w:r w:rsidRPr="008C7E78">
          <w:rPr>
            <w:rPrChange w:id="6717" w:author="Arthur Parmentier" w:date="2020-06-07T18:32:00Z">
              <w:rPr>
                <w:lang w:val="fr-FR"/>
              </w:rPr>
            </w:rPrChange>
          </w:rPr>
          <w:t xml:space="preserve"> to only use one </w:t>
        </w:r>
        <w:proofErr w:type="spellStart"/>
        <w:r w:rsidRPr="008C7E78">
          <w:rPr>
            <w:rPrChange w:id="6718" w:author="Arthur Parmentier" w:date="2020-06-07T18:32:00Z">
              <w:rPr>
                <w:lang w:val="fr-FR"/>
              </w:rPr>
            </w:rPrChange>
          </w:rPr>
          <w:t>Mubu</w:t>
        </w:r>
        <w:proofErr w:type="spellEnd"/>
        <w:r w:rsidRPr="008C7E78">
          <w:rPr>
            <w:rPrChange w:id="6719" w:author="Arthur Parmentier" w:date="2020-06-07T18:32:00Z">
              <w:rPr>
                <w:lang w:val="fr-FR"/>
              </w:rPr>
            </w:rPrChange>
          </w:rPr>
          <w:t xml:space="preserve"> object for all models, but I could not reach this level of gener</w:t>
        </w:r>
      </w:ins>
      <w:ins w:id="6720" w:author="Arthur Parmentier" w:date="2020-06-03T23:28:00Z">
        <w:r w:rsidRPr="008C7E78">
          <w:rPr>
            <w:rPrChange w:id="6721" w:author="Arthur Parmentier" w:date="2020-06-07T18:32:00Z">
              <w:rPr>
                <w:lang w:val="fr-FR"/>
              </w:rPr>
            </w:rPrChange>
          </w:rPr>
          <w:t>icity and complexity inside the frame of my project.</w:t>
        </w:r>
      </w:ins>
    </w:p>
  </w:footnote>
  <w:footnote w:id="47">
    <w:p w:rsidR="00C75F92" w:rsidRPr="00BF1ECB" w:rsidRDefault="00C75F92">
      <w:pPr>
        <w:pStyle w:val="Notedebasdepage"/>
      </w:pPr>
      <w:ins w:id="6819" w:author="Arthur Parmentier" w:date="2020-05-22T08:13:00Z">
        <w:r>
          <w:rPr>
            <w:rStyle w:val="Appelnotedebasdep"/>
          </w:rPr>
          <w:footnoteRef/>
        </w:r>
        <w:r>
          <w:t xml:space="preserve"> </w:t>
        </w:r>
        <w:r w:rsidRPr="00023308">
          <w:t>https://discussion.forum.ircam.fr/t/mubu-write-to-file-bugs-suggested-improvement/21714/2</w:t>
        </w:r>
      </w:ins>
    </w:p>
  </w:footnote>
  <w:footnote w:id="48">
    <w:p w:rsidR="00C75F92" w:rsidRDefault="00C75F92" w:rsidP="00D64278">
      <w:pPr>
        <w:pStyle w:val="Notedebasdepage"/>
        <w:rPr>
          <w:ins w:id="7065" w:author="Arthur Parmentier" w:date="2020-05-22T11:26:00Z"/>
        </w:rPr>
      </w:pPr>
      <w:ins w:id="7066" w:author="Arthur Parmentier" w:date="2020-05-22T10:44:00Z">
        <w:r>
          <w:rPr>
            <w:rStyle w:val="Appelnotedebasdep"/>
          </w:rPr>
          <w:footnoteRef/>
        </w:r>
      </w:ins>
    </w:p>
    <w:p w:rsidR="00C75F92" w:rsidRPr="00BF1ECB" w:rsidRDefault="00C75F92">
      <w:pPr>
        <w:pStyle w:val="Notedebasdepage"/>
        <w:numPr>
          <w:ilvl w:val="0"/>
          <w:numId w:val="39"/>
        </w:numPr>
        <w:rPr>
          <w:ins w:id="7067" w:author="Arthur Parmentier" w:date="2020-05-22T11:01:00Z"/>
          <w:rPrChange w:id="7068" w:author="Arthur Parmentier" w:date="2020-05-23T19:46:00Z">
            <w:rPr>
              <w:ins w:id="7069" w:author="Arthur Parmentier" w:date="2020-05-22T11:01:00Z"/>
              <w:lang w:val="fr-FR"/>
            </w:rPr>
          </w:rPrChange>
        </w:rPr>
      </w:pPr>
      <w:ins w:id="7070" w:author="Arthur Parmentier" w:date="2020-05-22T10:44:00Z">
        <w:r w:rsidRPr="00BF1ECB">
          <w:rPr>
            <w:rPrChange w:id="7071" w:author="Arthur Parmentier" w:date="2020-05-23T19:46:00Z">
              <w:rPr>
                <w:lang w:val="fr-FR"/>
              </w:rPr>
            </w:rPrChange>
          </w:rPr>
          <w:t xml:space="preserve">The </w:t>
        </w:r>
        <w:proofErr w:type="spellStart"/>
        <w:r w:rsidRPr="00BF1ECB">
          <w:rPr>
            <w:rPrChange w:id="7072" w:author="Arthur Parmentier" w:date="2020-05-23T19:46:00Z">
              <w:rPr>
                <w:lang w:val="fr-FR"/>
              </w:rPr>
            </w:rPrChange>
          </w:rPr>
          <w:t>MuBu</w:t>
        </w:r>
        <w:proofErr w:type="spellEnd"/>
        <w:r w:rsidRPr="00BF1ECB">
          <w:rPr>
            <w:rPrChange w:id="7073" w:author="Arthur Parmentier" w:date="2020-05-23T19:46:00Z">
              <w:rPr>
                <w:lang w:val="fr-FR"/>
              </w:rPr>
            </w:rPrChange>
          </w:rPr>
          <w:t xml:space="preserve"> library has a </w:t>
        </w:r>
      </w:ins>
      <w:ins w:id="7074" w:author="Arthur Parmentier" w:date="2020-05-22T10:45:00Z">
        <w:r w:rsidRPr="00BF1ECB">
          <w:rPr>
            <w:rPrChange w:id="7075" w:author="Arthur Parmentier" w:date="2020-05-23T19:46:00Z">
              <w:rPr>
                <w:lang w:val="fr-FR"/>
              </w:rPr>
            </w:rPrChange>
          </w:rPr>
          <w:t xml:space="preserve">DTW object that can be directly used on the </w:t>
        </w:r>
        <w:proofErr w:type="gramStart"/>
        <w:r w:rsidRPr="00BF1ECB">
          <w:rPr>
            <w:rPrChange w:id="7076" w:author="Arthur Parmentier" w:date="2020-05-23T19:46:00Z">
              <w:rPr>
                <w:lang w:val="fr-FR"/>
              </w:rPr>
            </w:rPrChange>
          </w:rPr>
          <w:t>buffers</w:t>
        </w:r>
        <w:proofErr w:type="gramEnd"/>
        <w:r w:rsidRPr="00BF1ECB">
          <w:rPr>
            <w:rPrChange w:id="7077" w:author="Arthur Parmentier" w:date="2020-05-23T19:46:00Z">
              <w:rPr>
                <w:lang w:val="fr-FR"/>
              </w:rPr>
            </w:rPrChange>
          </w:rPr>
          <w:t xml:space="preserve"> but I could not find </w:t>
        </w:r>
      </w:ins>
      <w:ins w:id="7078" w:author="Arthur Parmentier" w:date="2020-05-22T10:46:00Z">
        <w:r w:rsidRPr="00BF1ECB">
          <w:rPr>
            <w:rPrChange w:id="7079" w:author="Arthur Parmentier" w:date="2020-05-23T19:46:00Z">
              <w:rPr>
                <w:lang w:val="fr-FR"/>
              </w:rPr>
            </w:rPrChange>
          </w:rPr>
          <w:t xml:space="preserve">whether it could or </w:t>
        </w:r>
      </w:ins>
      <w:ins w:id="7080" w:author="Arthur Parmentier" w:date="2020-05-22T10:45:00Z">
        <w:r w:rsidRPr="00BF1ECB">
          <w:rPr>
            <w:rPrChange w:id="7081" w:author="Arthur Parmentier" w:date="2020-05-23T19:46:00Z">
              <w:rPr>
                <w:lang w:val="fr-FR"/>
              </w:rPr>
            </w:rPrChange>
          </w:rPr>
          <w:t xml:space="preserve">how to make it work </w:t>
        </w:r>
      </w:ins>
      <w:ins w:id="7082" w:author="Arthur Parmentier" w:date="2020-05-22T10:46:00Z">
        <w:r w:rsidRPr="00BF1ECB">
          <w:rPr>
            <w:rPrChange w:id="7083" w:author="Arthur Parmentier" w:date="2020-05-23T19:46:00Z">
              <w:rPr>
                <w:lang w:val="fr-FR"/>
              </w:rPr>
            </w:rPrChange>
          </w:rPr>
          <w:t xml:space="preserve">with </w:t>
        </w:r>
      </w:ins>
      <w:ins w:id="7084" w:author="Arthur Parmentier" w:date="2020-05-22T10:45:00Z">
        <w:r w:rsidRPr="00BF1ECB">
          <w:rPr>
            <w:rPrChange w:id="7085" w:author="Arthur Parmentier" w:date="2020-05-23T19:46:00Z">
              <w:rPr>
                <w:lang w:val="fr-FR"/>
              </w:rPr>
            </w:rPrChange>
          </w:rPr>
          <w:t>real-time</w:t>
        </w:r>
      </w:ins>
      <w:ins w:id="7086" w:author="Arthur Parmentier" w:date="2020-05-22T10:46:00Z">
        <w:r w:rsidRPr="00BF1ECB">
          <w:rPr>
            <w:rPrChange w:id="7087" w:author="Arthur Parmentier" w:date="2020-05-23T19:46:00Z">
              <w:rPr>
                <w:lang w:val="fr-FR"/>
              </w:rPr>
            </w:rPrChange>
          </w:rPr>
          <w:t xml:space="preserve"> data.</w:t>
        </w:r>
      </w:ins>
      <w:ins w:id="7088" w:author="Arthur Parmentier" w:date="2020-05-22T11:00:00Z">
        <w:r w:rsidRPr="00BF1ECB">
          <w:rPr>
            <w:rPrChange w:id="7089" w:author="Arthur Parmentier" w:date="2020-05-23T19:46:00Z">
              <w:rPr>
                <w:lang w:val="fr-FR"/>
              </w:rPr>
            </w:rPrChange>
          </w:rPr>
          <w:t xml:space="preserve"> </w:t>
        </w:r>
      </w:ins>
    </w:p>
    <w:p w:rsidR="00C75F92" w:rsidRPr="0058758C" w:rsidRDefault="00C75F92" w:rsidP="00AD7B79">
      <w:pPr>
        <w:pStyle w:val="Notedebasdepage"/>
        <w:numPr>
          <w:ilvl w:val="0"/>
          <w:numId w:val="39"/>
        </w:numPr>
        <w:rPr>
          <w:ins w:id="7090" w:author="Arthur Parmentier" w:date="2020-05-22T11:27:00Z"/>
          <w:lang w:val="fr-FR"/>
          <w:rPrChange w:id="7091" w:author="Arthur Parmentier" w:date="2020-05-22T11:27:00Z">
            <w:rPr>
              <w:ins w:id="7092" w:author="Arthur Parmentier" w:date="2020-05-22T11:27:00Z"/>
            </w:rPr>
          </w:rPrChange>
        </w:rPr>
      </w:pPr>
      <w:ins w:id="7093" w:author="Arthur Parmentier" w:date="2020-05-22T11:01:00Z">
        <w:r w:rsidRPr="00BF1ECB">
          <w:rPr>
            <w:rPrChange w:id="7094" w:author="Arthur Parmentier" w:date="2020-05-23T19:46:00Z">
              <w:rPr>
                <w:lang w:val="fr-FR"/>
              </w:rPr>
            </w:rPrChange>
          </w:rPr>
          <w:t xml:space="preserve">Frédéric </w:t>
        </w:r>
        <w:proofErr w:type="spellStart"/>
        <w:r w:rsidRPr="00BF1ECB">
          <w:rPr>
            <w:rPrChange w:id="7095" w:author="Arthur Parmentier" w:date="2020-05-23T19:46:00Z">
              <w:rPr>
                <w:lang w:val="fr-FR"/>
              </w:rPr>
            </w:rPrChange>
          </w:rPr>
          <w:t>Bettens</w:t>
        </w:r>
        <w:proofErr w:type="spellEnd"/>
        <w:r w:rsidRPr="00BF1ECB">
          <w:rPr>
            <w:rPrChange w:id="7096" w:author="Arthur Parmentier" w:date="2020-05-23T19:46:00Z">
              <w:rPr>
                <w:lang w:val="fr-FR"/>
              </w:rPr>
            </w:rPrChange>
          </w:rPr>
          <w:t xml:space="preserve"> from </w:t>
        </w:r>
        <w:proofErr w:type="spellStart"/>
        <w:r w:rsidRPr="00BF1ECB">
          <w:rPr>
            <w:rPrChange w:id="7097" w:author="Arthur Parmentier" w:date="2020-05-23T19:46:00Z">
              <w:rPr>
                <w:lang w:val="fr-FR"/>
              </w:rPr>
            </w:rPrChange>
          </w:rPr>
          <w:t>UMons</w:t>
        </w:r>
        <w:proofErr w:type="spellEnd"/>
        <w:r w:rsidRPr="00BF1ECB">
          <w:rPr>
            <w:rPrChange w:id="7098" w:author="Arthur Parmentier" w:date="2020-05-23T19:46:00Z">
              <w:rPr>
                <w:lang w:val="fr-FR"/>
              </w:rPr>
            </w:rPrChange>
          </w:rPr>
          <w:t xml:space="preserve"> presented in 2009 the </w:t>
        </w:r>
        <w:proofErr w:type="spellStart"/>
        <w:r w:rsidRPr="00BF1ECB">
          <w:rPr>
            <w:rPrChange w:id="7099" w:author="Arthur Parmentier" w:date="2020-05-23T19:46:00Z">
              <w:rPr>
                <w:lang w:val="fr-FR"/>
              </w:rPr>
            </w:rPrChange>
          </w:rPr>
          <w:t>num.dtw</w:t>
        </w:r>
        <w:proofErr w:type="spellEnd"/>
        <w:r w:rsidRPr="00BF1ECB">
          <w:rPr>
            <w:rPrChange w:id="7100" w:author="Arthur Parmentier" w:date="2020-05-23T19:46:00Z">
              <w:rPr>
                <w:lang w:val="fr-FR"/>
              </w:rPr>
            </w:rPrChange>
          </w:rPr>
          <w:t xml:space="preserve"> object for Max and PD, but it </w:t>
        </w:r>
        <w:proofErr w:type="spellStart"/>
        <w:r w:rsidRPr="00BF1ECB">
          <w:rPr>
            <w:rPrChange w:id="7101" w:author="Arthur Parmentier" w:date="2020-05-23T19:46:00Z">
              <w:rPr>
                <w:lang w:val="fr-FR"/>
              </w:rPr>
            </w:rPrChange>
          </w:rPr>
          <w:t>can not</w:t>
        </w:r>
        <w:proofErr w:type="spellEnd"/>
        <w:r w:rsidRPr="00BF1ECB">
          <w:rPr>
            <w:rPrChange w:id="7102" w:author="Arthur Parmentier" w:date="2020-05-23T19:46:00Z">
              <w:rPr>
                <w:lang w:val="fr-FR"/>
              </w:rPr>
            </w:rPrChange>
          </w:rPr>
          <w:t xml:space="preserve"> longer be found over the </w:t>
        </w:r>
      </w:ins>
      <w:ins w:id="7103" w:author="Arthur Parmentier" w:date="2020-05-22T11:02:00Z">
        <w:r w:rsidRPr="00BF1ECB">
          <w:rPr>
            <w:rPrChange w:id="7104" w:author="Arthur Parmentier" w:date="2020-05-23T19:46:00Z">
              <w:rPr>
                <w:lang w:val="fr-FR"/>
              </w:rPr>
            </w:rPrChange>
          </w:rPr>
          <w:t xml:space="preserve">web as </w:t>
        </w:r>
        <w:proofErr w:type="spellStart"/>
        <w:r w:rsidRPr="00BF1ECB">
          <w:rPr>
            <w:rPrChange w:id="7105" w:author="Arthur Parmentier" w:date="2020-05-23T19:46:00Z">
              <w:rPr>
                <w:lang w:val="fr-FR"/>
              </w:rPr>
            </w:rPrChange>
          </w:rPr>
          <w:t>annonced</w:t>
        </w:r>
        <w:proofErr w:type="spellEnd"/>
        <w:r w:rsidRPr="00BF1ECB">
          <w:rPr>
            <w:rPrChange w:id="7106" w:author="Arthur Parmentier" w:date="2020-05-23T19:46:00Z">
              <w:rPr>
                <w:lang w:val="fr-FR"/>
              </w:rPr>
            </w:rPrChange>
          </w:rPr>
          <w:t xml:space="preserve"> in its introductory paper </w:t>
        </w:r>
      </w:ins>
      <w:ins w:id="7107" w:author="Arthur Parmentier" w:date="2020-05-22T11:22:00Z">
        <w:r w:rsidRPr="00BF1ECB">
          <w:rPr>
            <w:i/>
            <w:iCs/>
            <w:rPrChange w:id="7108" w:author="Arthur Parmentier" w:date="2020-05-23T19:46:00Z">
              <w:rPr>
                <w:lang w:val="fr-FR"/>
              </w:rPr>
            </w:rPrChange>
          </w:rPr>
          <w:t xml:space="preserve">Real-time </w:t>
        </w:r>
        <w:proofErr w:type="spellStart"/>
        <w:r w:rsidRPr="00BF1ECB">
          <w:rPr>
            <w:i/>
            <w:iCs/>
            <w:rPrChange w:id="7109" w:author="Arthur Parmentier" w:date="2020-05-23T19:46:00Z">
              <w:rPr>
                <w:lang w:val="fr-FR"/>
              </w:rPr>
            </w:rPrChange>
          </w:rPr>
          <w:t>dtw</w:t>
        </w:r>
        <w:proofErr w:type="spellEnd"/>
        <w:r w:rsidRPr="00BF1ECB">
          <w:rPr>
            <w:i/>
            <w:iCs/>
            <w:rPrChange w:id="7110" w:author="Arthur Parmentier" w:date="2020-05-23T19:46:00Z">
              <w:rPr>
                <w:lang w:val="fr-FR"/>
              </w:rPr>
            </w:rPrChange>
          </w:rPr>
          <w:t>-based gesture recognition external object for max/</w:t>
        </w:r>
        <w:proofErr w:type="spellStart"/>
        <w:r w:rsidRPr="00BF1ECB">
          <w:rPr>
            <w:i/>
            <w:iCs/>
            <w:rPrChange w:id="7111" w:author="Arthur Parmentier" w:date="2020-05-23T19:46:00Z">
              <w:rPr>
                <w:lang w:val="fr-FR"/>
              </w:rPr>
            </w:rPrChange>
          </w:rPr>
          <w:t>msp</w:t>
        </w:r>
        <w:proofErr w:type="spellEnd"/>
        <w:r w:rsidRPr="00BF1ECB">
          <w:rPr>
            <w:i/>
            <w:iCs/>
            <w:rPrChange w:id="7112" w:author="Arthur Parmentier" w:date="2020-05-23T19:46:00Z">
              <w:rPr>
                <w:lang w:val="fr-FR"/>
              </w:rPr>
            </w:rPrChange>
          </w:rPr>
          <w:t xml:space="preserve"> and </w:t>
        </w:r>
        <w:proofErr w:type="spellStart"/>
        <w:r w:rsidRPr="00BF1ECB">
          <w:rPr>
            <w:i/>
            <w:iCs/>
            <w:rPrChange w:id="7113" w:author="Arthur Parmentier" w:date="2020-05-23T19:46:00Z">
              <w:rPr>
                <w:lang w:val="fr-FR"/>
              </w:rPr>
            </w:rPrChange>
          </w:rPr>
          <w:t>puredata</w:t>
        </w:r>
        <w:proofErr w:type="spellEnd"/>
        <w:r w:rsidRPr="00BF1ECB">
          <w:rPr>
            <w:rPrChange w:id="7114" w:author="Arthur Parmentier" w:date="2020-05-23T19:46:00Z">
              <w:rPr>
                <w:lang w:val="fr-FR"/>
              </w:rPr>
            </w:rPrChange>
          </w:rPr>
          <w:t xml:space="preserve"> in </w:t>
        </w:r>
      </w:ins>
      <w:ins w:id="7115" w:author="Arthur Parmentier" w:date="2020-05-22T11:23:00Z">
        <w:r>
          <w:t>Proc. SMC ’09, 2009 30-35</w:t>
        </w:r>
      </w:ins>
    </w:p>
    <w:p w:rsidR="00C75F92" w:rsidRDefault="00C75F92">
      <w:pPr>
        <w:pStyle w:val="Notedebasdepage"/>
        <w:numPr>
          <w:ilvl w:val="0"/>
          <w:numId w:val="39"/>
        </w:numPr>
        <w:rPr>
          <w:ins w:id="7116" w:author="Arthur Parmentier" w:date="2020-06-04T10:54:00Z"/>
        </w:rPr>
      </w:pPr>
      <w:ins w:id="7117" w:author="Arthur Parmentier" w:date="2020-05-22T11:27:00Z">
        <w:r>
          <w:t>A</w:t>
        </w:r>
      </w:ins>
      <w:ins w:id="7118" w:author="Arthur Parmentier" w:date="2020-05-22T11:29:00Z">
        <w:r>
          <w:t>nother DTW object for Max has been built on t</w:t>
        </w:r>
      </w:ins>
      <w:ins w:id="7119" w:author="Arthur Parmentier" w:date="2020-05-22T11:30:00Z">
        <w:r>
          <w:t xml:space="preserve">he online-DTW library: </w:t>
        </w:r>
        <w:r w:rsidRPr="0058758C">
          <w:rPr>
            <w:i/>
            <w:iCs/>
            <w:rPrChange w:id="7120" w:author="Arthur Parmentier" w:date="2020-05-22T11:30:00Z">
              <w:rPr/>
            </w:rPrChange>
          </w:rPr>
          <w:t>An Online Tempo Tracker for Automatic Accompaniment based on Audio-to-audio Alignment and Beat Tracking</w:t>
        </w:r>
        <w:r>
          <w:t xml:space="preserve">, G. </w:t>
        </w:r>
        <w:proofErr w:type="spellStart"/>
        <w:r>
          <w:t>Burloiu</w:t>
        </w:r>
        <w:proofErr w:type="spellEnd"/>
        <w:r>
          <w:t xml:space="preserve">. In Sound and Music Computing (SMC), 2016, but </w:t>
        </w:r>
      </w:ins>
      <w:ins w:id="7121" w:author="Arthur Parmentier" w:date="2020-05-22T11:31:00Z">
        <w:r>
          <w:t>i</w:t>
        </w:r>
      </w:ins>
      <w:ins w:id="7122" w:author="Arthur Parmentier" w:date="2020-05-22T11:32:00Z">
        <w:r>
          <w:t>t is not designed to be used as a classifier.</w:t>
        </w:r>
      </w:ins>
    </w:p>
    <w:p w:rsidR="00C75F92" w:rsidRPr="00BF1ECB" w:rsidRDefault="00C75F92">
      <w:pPr>
        <w:pStyle w:val="Notedebasdepage"/>
        <w:numPr>
          <w:ilvl w:val="0"/>
          <w:numId w:val="39"/>
        </w:numPr>
        <w:pPrChange w:id="7123" w:author="Arthur Parmentier" w:date="2020-05-22T11:01:00Z">
          <w:pPr>
            <w:pStyle w:val="Notedebasdepage"/>
          </w:pPr>
        </w:pPrChange>
      </w:pPr>
      <w:ins w:id="7124" w:author="Arthur Parmentier" w:date="2020-06-04T10:55:00Z">
        <w:r>
          <w:t xml:space="preserve">The </w:t>
        </w:r>
        <w:proofErr w:type="spellStart"/>
        <w:r>
          <w:t>RapidMax</w:t>
        </w:r>
        <w:proofErr w:type="spellEnd"/>
        <w:r>
          <w:t xml:space="preserve"> object (</w:t>
        </w:r>
        <w:r>
          <w:fldChar w:fldCharType="begin"/>
        </w:r>
        <w:r>
          <w:instrText xml:space="preserve"> HYPERLINK "</w:instrText>
        </w:r>
        <w:r w:rsidRPr="007111F3">
          <w:instrText>https://github.com/samparkewolfe/RapidMax</w:instrText>
        </w:r>
        <w:r>
          <w:instrText xml:space="preserve">" </w:instrText>
        </w:r>
        <w:r>
          <w:fldChar w:fldCharType="separate"/>
        </w:r>
        <w:r w:rsidRPr="005F4F02">
          <w:rPr>
            <w:rStyle w:val="Lienhypertexte"/>
          </w:rPr>
          <w:t>https://github.com/samparkewolfe/RapidMax</w:t>
        </w:r>
        <w:r>
          <w:fldChar w:fldCharType="end"/>
        </w:r>
        <w:r>
          <w:t xml:space="preserve">) implements a part of the </w:t>
        </w:r>
        <w:proofErr w:type="spellStart"/>
        <w:r>
          <w:t>RapidLib</w:t>
        </w:r>
        <w:proofErr w:type="spellEnd"/>
        <w:r>
          <w:t xml:space="preserve"> on which is also based </w:t>
        </w:r>
        <w:proofErr w:type="spellStart"/>
        <w:r>
          <w:t>Wekinator</w:t>
        </w:r>
        <w:proofErr w:type="spellEnd"/>
        <w:r>
          <w:t>, but has less functionalities and does not implement DTW yet.</w:t>
        </w:r>
      </w:ins>
    </w:p>
  </w:footnote>
  <w:footnote w:id="49">
    <w:p w:rsidR="00C75F92" w:rsidRPr="00BF1ECB" w:rsidRDefault="00C75F92">
      <w:pPr>
        <w:pStyle w:val="Notedebasdepage"/>
      </w:pPr>
      <w:ins w:id="7130" w:author="Arthur Parmentier" w:date="2020-05-22T11:38:00Z">
        <w:r>
          <w:rPr>
            <w:rStyle w:val="Appelnotedebasdep"/>
          </w:rPr>
          <w:footnoteRef/>
        </w:r>
        <w:r>
          <w:t xml:space="preserve"> </w:t>
        </w:r>
      </w:ins>
      <w:ins w:id="7131" w:author="Arthur Parmentier" w:date="2020-05-22T11:39:00Z">
        <w:r w:rsidRPr="00BA3283">
          <w:t>http://www.</w:t>
        </w:r>
      </w:ins>
      <w:ins w:id="7132" w:author="Arthur Parmentier" w:date="2020-05-22T12:18:00Z">
        <w:r>
          <w:t>Wekinator</w:t>
        </w:r>
      </w:ins>
      <w:ins w:id="7133" w:author="Arthur Parmentier" w:date="2020-05-22T11:39:00Z">
        <w:r w:rsidRPr="00BA3283">
          <w:t>.org/</w:t>
        </w:r>
      </w:ins>
    </w:p>
  </w:footnote>
  <w:footnote w:id="50">
    <w:p w:rsidR="00C75F92" w:rsidRPr="008C7E78" w:rsidRDefault="00C75F92">
      <w:pPr>
        <w:pStyle w:val="Notedebasdepage"/>
      </w:pPr>
      <w:ins w:id="7370" w:author="Arthur Parmentier" w:date="2020-06-04T14:08:00Z">
        <w:r>
          <w:rPr>
            <w:rStyle w:val="Appelnotedebasdep"/>
          </w:rPr>
          <w:footnoteRef/>
        </w:r>
        <w:r>
          <w:t xml:space="preserve"> </w:t>
        </w:r>
        <w:r w:rsidRPr="008C7E78">
          <w:rPr>
            <w:rPrChange w:id="7371" w:author="Arthur Parmentier" w:date="2020-06-07T18:32:00Z">
              <w:rPr>
                <w:lang w:val="fr-FR"/>
              </w:rPr>
            </w:rPrChange>
          </w:rPr>
          <w:t>See https://github.com/jakesgordon/javascript-state-machine/</w:t>
        </w:r>
      </w:ins>
    </w:p>
  </w:footnote>
  <w:footnote w:id="51">
    <w:p w:rsidR="00C75F92" w:rsidRPr="008C7E78" w:rsidRDefault="00C75F92">
      <w:pPr>
        <w:pStyle w:val="Notedebasdepage"/>
      </w:pPr>
      <w:ins w:id="7375" w:author="Arthur Parmentier" w:date="2020-06-04T14:11:00Z">
        <w:r>
          <w:rPr>
            <w:rStyle w:val="Appelnotedebasdep"/>
          </w:rPr>
          <w:footnoteRef/>
        </w:r>
        <w:r>
          <w:t xml:space="preserve"> </w:t>
        </w:r>
        <w:r w:rsidRPr="00443149">
          <w:t>https://github.com/mdaines/viz.js</w:t>
        </w:r>
      </w:ins>
    </w:p>
  </w:footnote>
  <w:footnote w:id="52">
    <w:p w:rsidR="00C75F92" w:rsidRPr="008C7E78" w:rsidRDefault="00C75F92">
      <w:pPr>
        <w:pStyle w:val="Notedebasdepage"/>
      </w:pPr>
      <w:ins w:id="7699" w:author="Arthur Parmentier" w:date="2020-06-05T15:46:00Z">
        <w:r>
          <w:rPr>
            <w:rStyle w:val="Appelnotedebasdep"/>
          </w:rPr>
          <w:footnoteRef/>
        </w:r>
        <w:r>
          <w:t xml:space="preserve"> </w:t>
        </w:r>
      </w:ins>
      <w:ins w:id="7700" w:author="Arthur Parmentier" w:date="2020-06-05T15:47:00Z">
        <w:r w:rsidRPr="008C7E78">
          <w:rPr>
            <w:rPrChange w:id="7701" w:author="Arthur Parmentier" w:date="2020-06-07T18:32:00Z">
              <w:rPr>
                <w:lang w:val="fr-FR"/>
              </w:rPr>
            </w:rPrChange>
          </w:rPr>
          <w:t xml:space="preserve">The notion of operator in linguistic is well defined but I am not sufficiently expert in that field to clearly define and interpret my observations in those </w:t>
        </w:r>
        <w:proofErr w:type="gramStart"/>
        <w:r w:rsidRPr="008C7E78">
          <w:rPr>
            <w:rPrChange w:id="7702" w:author="Arthur Parmentier" w:date="2020-06-07T18:32:00Z">
              <w:rPr>
                <w:lang w:val="fr-FR"/>
              </w:rPr>
            </w:rPrChange>
          </w:rPr>
          <w:t>terms :</w:t>
        </w:r>
        <w:proofErr w:type="gramEnd"/>
        <w:r w:rsidRPr="008C7E78">
          <w:rPr>
            <w:rPrChange w:id="7703" w:author="Arthur Parmentier" w:date="2020-06-07T18:32:00Z">
              <w:rPr>
                <w:lang w:val="fr-FR"/>
              </w:rPr>
            </w:rPrChange>
          </w:rPr>
          <w:t xml:space="preserve"> https://en.wikipedia.org/wiki/Operator_(linguistics)</w:t>
        </w:r>
      </w:ins>
    </w:p>
  </w:footnote>
  <w:footnote w:id="53">
    <w:p w:rsidR="00C75F92" w:rsidRPr="008C7E78" w:rsidRDefault="00C75F92">
      <w:pPr>
        <w:pStyle w:val="Notedebasdepage"/>
      </w:pPr>
      <w:ins w:id="7790" w:author="Arthur Parmentier" w:date="2020-06-05T00:48:00Z">
        <w:r>
          <w:rPr>
            <w:rStyle w:val="Appelnotedebasdep"/>
          </w:rPr>
          <w:footnoteRef/>
        </w:r>
        <w:r>
          <w:t xml:space="preserve"> </w:t>
        </w:r>
        <w:r w:rsidRPr="008C7E78">
          <w:rPr>
            <w:rPrChange w:id="7791" w:author="Arthur Parmentier" w:date="2020-06-07T18:32:00Z">
              <w:rPr>
                <w:lang w:val="fr-FR"/>
              </w:rPr>
            </w:rPrChange>
          </w:rPr>
          <w:t>The vers</w:t>
        </w:r>
      </w:ins>
      <w:ins w:id="7792" w:author="Arthur Parmentier" w:date="2020-06-05T00:49:00Z">
        <w:r w:rsidRPr="008C7E78">
          <w:rPr>
            <w:rPrChange w:id="7793" w:author="Arthur Parmentier" w:date="2020-06-07T18:32:00Z">
              <w:rPr>
                <w:lang w:val="fr-FR"/>
              </w:rPr>
            </w:rPrChange>
          </w:rPr>
          <w:t xml:space="preserve">ion that I am using is the </w:t>
        </w:r>
        <w:proofErr w:type="gramStart"/>
        <w:r w:rsidRPr="008C7E78">
          <w:rPr>
            <w:rPrChange w:id="7794" w:author="Arthur Parmentier" w:date="2020-06-07T18:32:00Z">
              <w:rPr>
                <w:lang w:val="fr-FR"/>
              </w:rPr>
            </w:rPrChange>
          </w:rPr>
          <w:t>following :</w:t>
        </w:r>
        <w:proofErr w:type="gramEnd"/>
        <w:r w:rsidRPr="008C7E78">
          <w:rPr>
            <w:rPrChange w:id="7795" w:author="Arthur Parmentier" w:date="2020-06-07T18:32:00Z">
              <w:rPr>
                <w:lang w:val="fr-FR"/>
              </w:rPr>
            </w:rPrChange>
          </w:rPr>
          <w:t xml:space="preserve"> https://github.com/ideoforms/LiveOSC</w:t>
        </w:r>
      </w:ins>
    </w:p>
  </w:footnote>
  <w:footnote w:id="54">
    <w:p w:rsidR="00C75F92" w:rsidRPr="00FF217B" w:rsidRDefault="00C75F92" w:rsidP="005522F0">
      <w:pPr>
        <w:pStyle w:val="Notedebasdepage"/>
        <w:rPr>
          <w:ins w:id="7903" w:author="Arthur Parmentier" w:date="2020-05-18T17:07:00Z"/>
        </w:rPr>
      </w:pPr>
      <w:ins w:id="7904" w:author="Arthur Parmentier" w:date="2020-05-18T17:07:00Z">
        <w:r>
          <w:rPr>
            <w:rStyle w:val="Appelnotedebasdep"/>
          </w:rPr>
          <w:footnoteRef/>
        </w:r>
        <w:r>
          <w:t xml:space="preserve"> </w:t>
        </w:r>
        <w:r w:rsidRPr="00CC0B22">
          <w:t xml:space="preserve">2 seconds is the default value </w:t>
        </w:r>
        <w:r>
          <w:t>of the recording sequence for each sign.</w:t>
        </w:r>
      </w:ins>
      <w:ins w:id="7905" w:author="Arthur Parmentier" w:date="2020-05-22T20:16:00Z">
        <w:r>
          <w:t xml:space="preserve"> The implementation details of </w:t>
        </w:r>
        <w:proofErr w:type="spellStart"/>
        <w:r>
          <w:t>Wekinator</w:t>
        </w:r>
        <w:proofErr w:type="spellEnd"/>
        <w:r>
          <w:t xml:space="preserve"> are discussed in </w:t>
        </w:r>
      </w:ins>
      <w:ins w:id="7906" w:author="Arthur Parmentier" w:date="2020-05-22T20:17:00Z">
        <w:r>
          <w:t xml:space="preserve">the course </w:t>
        </w:r>
        <w:r>
          <w:rPr>
            <w:i/>
            <w:iCs/>
          </w:rPr>
          <w:t>Machine learning for musicians and artists, Working with time</w:t>
        </w:r>
        <w:r>
          <w:t xml:space="preserve"> on Kadenze.com</w:t>
        </w:r>
      </w:ins>
      <w:ins w:id="7907" w:author="Arthur Parmentier" w:date="2020-05-22T20:35:00Z">
        <w:r>
          <w:t xml:space="preserve"> and visible on </w:t>
        </w:r>
        <w:r>
          <w:fldChar w:fldCharType="begin"/>
        </w:r>
        <w:r>
          <w:instrText xml:space="preserve"> HYPERLINK "</w:instrText>
        </w:r>
        <w:r w:rsidRPr="00977D66">
          <w:instrText>https://github.com/fiebrink1/wekinator</w:instrText>
        </w:r>
        <w:r>
          <w:instrText xml:space="preserve">" </w:instrText>
        </w:r>
        <w:r>
          <w:fldChar w:fldCharType="separate"/>
        </w:r>
        <w:r w:rsidRPr="004B4903">
          <w:rPr>
            <w:rStyle w:val="Lienhypertexte"/>
          </w:rPr>
          <w:t>https://github.com/fiebrink1/wekinator</w:t>
        </w:r>
        <w:r>
          <w:fldChar w:fldCharType="end"/>
        </w:r>
        <w:r>
          <w:t>.</w:t>
        </w:r>
      </w:ins>
    </w:p>
  </w:footnote>
  <w:footnote w:id="55">
    <w:p w:rsidR="00C75F92" w:rsidRPr="00CC0B22" w:rsidRDefault="00C75F92" w:rsidP="005522F0">
      <w:pPr>
        <w:pStyle w:val="Notedebasdepage"/>
        <w:rPr>
          <w:ins w:id="7910" w:author="Arthur Parmentier" w:date="2020-05-18T17:07:00Z"/>
        </w:rPr>
      </w:pPr>
      <w:ins w:id="7911" w:author="Arthur Parmentier" w:date="2020-05-18T17:07:00Z">
        <w:r>
          <w:rPr>
            <w:rStyle w:val="Appelnotedebasdep"/>
          </w:rPr>
          <w:footnoteRef/>
        </w:r>
        <w:r>
          <w:t xml:space="preserve"> </w:t>
        </w:r>
        <w:r w:rsidRPr="00CC0B22">
          <w:t>We indeed have FPS*</w:t>
        </w:r>
        <w:proofErr w:type="spellStart"/>
        <w:r w:rsidRPr="00CC0B22">
          <w:t>sequence_</w:t>
        </w:r>
        <w:r>
          <w:t>length</w:t>
        </w:r>
        <w:proofErr w:type="spellEnd"/>
        <w:r>
          <w:t xml:space="preserve"> = sequence size.</w:t>
        </w:r>
      </w:ins>
    </w:p>
  </w:footnote>
  <w:footnote w:id="56">
    <w:p w:rsidR="00C75F92" w:rsidRPr="00BF1ECB" w:rsidRDefault="00C75F92" w:rsidP="00F7581A">
      <w:pPr>
        <w:pStyle w:val="Notedebasdepage"/>
        <w:rPr>
          <w:ins w:id="7979" w:author="Arthur Parmentier" w:date="2020-05-21T17:01:00Z"/>
          <w:rPrChange w:id="7980" w:author="Arthur Parmentier" w:date="2020-05-23T19:46:00Z">
            <w:rPr>
              <w:ins w:id="7981" w:author="Arthur Parmentier" w:date="2020-05-21T17:01:00Z"/>
              <w:lang w:val="fr-FR"/>
            </w:rPr>
          </w:rPrChange>
        </w:rPr>
      </w:pPr>
      <w:ins w:id="7982" w:author="Arthur Parmentier" w:date="2020-05-21T17:01:00Z">
        <w:r>
          <w:rPr>
            <w:rStyle w:val="Appelnotedebasdep"/>
          </w:rPr>
          <w:footnoteRef/>
        </w:r>
        <w:r>
          <w:t xml:space="preserve"> </w:t>
        </w:r>
        <w:proofErr w:type="spellStart"/>
        <w:r w:rsidRPr="00BF1ECB">
          <w:rPr>
            <w:rPrChange w:id="7983" w:author="Arthur Parmentier" w:date="2020-05-23T19:46:00Z">
              <w:rPr>
                <w:lang w:val="fr-FR"/>
              </w:rPr>
            </w:rPrChange>
          </w:rPr>
          <w:t>Modosc</w:t>
        </w:r>
        <w:proofErr w:type="spellEnd"/>
        <w:r w:rsidRPr="00BF1ECB">
          <w:rPr>
            <w:rPrChange w:id="7984" w:author="Arthur Parmentier" w:date="2020-05-23T19:46:00Z">
              <w:rPr>
                <w:lang w:val="fr-FR"/>
              </w:rPr>
            </w:rPrChange>
          </w:rPr>
          <w:t xml:space="preserve"> can be found at </w:t>
        </w:r>
        <w:r>
          <w:rPr>
            <w:lang w:val="fr-FR"/>
          </w:rPr>
          <w:fldChar w:fldCharType="begin"/>
        </w:r>
        <w:r w:rsidRPr="00BF1ECB">
          <w:rPr>
            <w:rPrChange w:id="7985" w:author="Arthur Parmentier" w:date="2020-05-23T19:46:00Z">
              <w:rPr>
                <w:lang w:val="fr-FR"/>
              </w:rPr>
            </w:rPrChange>
          </w:rPr>
          <w:instrText xml:space="preserve"> HYPERLINK "https://github.com/motiondescriptors/modosc" </w:instrText>
        </w:r>
        <w:r>
          <w:rPr>
            <w:lang w:val="fr-FR"/>
          </w:rPr>
          <w:fldChar w:fldCharType="separate"/>
        </w:r>
        <w:r w:rsidRPr="00BF1ECB">
          <w:rPr>
            <w:rStyle w:val="Lienhypertexte"/>
            <w:rPrChange w:id="7986" w:author="Arthur Parmentier" w:date="2020-05-23T19:46:00Z">
              <w:rPr>
                <w:rStyle w:val="Lienhypertexte"/>
                <w:lang w:val="fr-FR"/>
              </w:rPr>
            </w:rPrChange>
          </w:rPr>
          <w:t>https://github.com/motiondescriptors/modosc</w:t>
        </w:r>
        <w:r>
          <w:rPr>
            <w:lang w:val="fr-FR"/>
          </w:rPr>
          <w:fldChar w:fldCharType="end"/>
        </w:r>
        <w:r w:rsidRPr="00BF1ECB">
          <w:rPr>
            <w:rPrChange w:id="7987" w:author="Arthur Parmentier" w:date="2020-05-23T19:46:00Z">
              <w:rPr>
                <w:lang w:val="fr-FR"/>
              </w:rPr>
            </w:rPrChange>
          </w:rPr>
          <w:t>, which relevant papers.</w:t>
        </w:r>
      </w:ins>
    </w:p>
  </w:footnote>
  <w:footnote w:id="57">
    <w:p w:rsidR="00C75F92" w:rsidRPr="00BF1ECB" w:rsidRDefault="00C75F92">
      <w:pPr>
        <w:pStyle w:val="Notedebasdepage"/>
      </w:pPr>
      <w:ins w:id="8020" w:author="Arthur Parmentier" w:date="2020-05-21T17:31:00Z">
        <w:r>
          <w:rPr>
            <w:rStyle w:val="Appelnotedebasdep"/>
          </w:rPr>
          <w:footnoteRef/>
        </w:r>
        <w:r>
          <w:t xml:space="preserve"> </w:t>
        </w:r>
        <w:r w:rsidRPr="005F3B6B">
          <w:t>https://blog.tensorflow.org/2020/03/face-and-hand-tracking-in-browser-with-mediapipe-and-tensorflowjs.html</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F1C4B"/>
    <w:multiLevelType w:val="hybridMultilevel"/>
    <w:tmpl w:val="F6B64ED4"/>
    <w:lvl w:ilvl="0" w:tplc="BD92408E">
      <w:numFmt w:val="bullet"/>
      <w:lvlText w:val=""/>
      <w:lvlJc w:val="left"/>
      <w:pPr>
        <w:ind w:left="720" w:hanging="360"/>
      </w:pPr>
      <w:rPr>
        <w:rFonts w:ascii="Symbol" w:eastAsia="Nunito ExtraLight" w:hAnsi="Symbol"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2A53AE"/>
    <w:multiLevelType w:val="multilevel"/>
    <w:tmpl w:val="48544234"/>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 w15:restartNumberingAfterBreak="0">
    <w:nsid w:val="093027C4"/>
    <w:multiLevelType w:val="hybridMultilevel"/>
    <w:tmpl w:val="9998C0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4856B9"/>
    <w:multiLevelType w:val="hybridMultilevel"/>
    <w:tmpl w:val="8F787538"/>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3A33C1"/>
    <w:multiLevelType w:val="hybridMultilevel"/>
    <w:tmpl w:val="819EE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56EFD"/>
    <w:multiLevelType w:val="hybridMultilevel"/>
    <w:tmpl w:val="8D08175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C56191"/>
    <w:multiLevelType w:val="hybridMultilevel"/>
    <w:tmpl w:val="726E7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A4454A"/>
    <w:multiLevelType w:val="hybridMultilevel"/>
    <w:tmpl w:val="B7723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CF0F4A"/>
    <w:multiLevelType w:val="hybridMultilevel"/>
    <w:tmpl w:val="8B8264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2C6517"/>
    <w:multiLevelType w:val="hybridMultilevel"/>
    <w:tmpl w:val="ED30FF42"/>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5C18B7"/>
    <w:multiLevelType w:val="hybridMultilevel"/>
    <w:tmpl w:val="81E83F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83B2BB4"/>
    <w:multiLevelType w:val="hybridMultilevel"/>
    <w:tmpl w:val="91DE5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CDA6F38"/>
    <w:multiLevelType w:val="hybridMultilevel"/>
    <w:tmpl w:val="0096D9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FA510B5"/>
    <w:multiLevelType w:val="hybridMultilevel"/>
    <w:tmpl w:val="25909156"/>
    <w:lvl w:ilvl="0" w:tplc="CB1C69CC">
      <w:numFmt w:val="bullet"/>
      <w:lvlText w:val="-"/>
      <w:lvlJc w:val="left"/>
      <w:pPr>
        <w:ind w:left="720" w:hanging="360"/>
      </w:pPr>
      <w:rPr>
        <w:rFonts w:ascii="Nunito ExtraLight" w:eastAsia="Nunito ExtraLight" w:hAnsi="Nunito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1B1604"/>
    <w:multiLevelType w:val="hybridMultilevel"/>
    <w:tmpl w:val="FFE6AA1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5442A18"/>
    <w:multiLevelType w:val="hybridMultilevel"/>
    <w:tmpl w:val="4B1E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515CD"/>
    <w:multiLevelType w:val="multilevel"/>
    <w:tmpl w:val="27EE4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5E2C8F"/>
    <w:multiLevelType w:val="hybridMultilevel"/>
    <w:tmpl w:val="5062216C"/>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DA06B55"/>
    <w:multiLevelType w:val="hybridMultilevel"/>
    <w:tmpl w:val="C8F62FFA"/>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07F777F"/>
    <w:multiLevelType w:val="hybridMultilevel"/>
    <w:tmpl w:val="094CF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F75EEC"/>
    <w:multiLevelType w:val="hybridMultilevel"/>
    <w:tmpl w:val="9B9EA58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2347CA9"/>
    <w:multiLevelType w:val="hybridMultilevel"/>
    <w:tmpl w:val="7CD0B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8633A2E"/>
    <w:multiLevelType w:val="multilevel"/>
    <w:tmpl w:val="52FC0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98539AB"/>
    <w:multiLevelType w:val="multilevel"/>
    <w:tmpl w:val="121653F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4" w15:restartNumberingAfterBreak="0">
    <w:nsid w:val="4A6C4DBE"/>
    <w:multiLevelType w:val="hybridMultilevel"/>
    <w:tmpl w:val="7AFED4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0934EB"/>
    <w:multiLevelType w:val="hybridMultilevel"/>
    <w:tmpl w:val="C7685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E11223A"/>
    <w:multiLevelType w:val="hybridMultilevel"/>
    <w:tmpl w:val="68A03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F330BF8"/>
    <w:multiLevelType w:val="hybridMultilevel"/>
    <w:tmpl w:val="C1545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FB22823"/>
    <w:multiLevelType w:val="hybridMultilevel"/>
    <w:tmpl w:val="FCDE9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6FD7F43"/>
    <w:multiLevelType w:val="multilevel"/>
    <w:tmpl w:val="1EAAB1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B97682C"/>
    <w:multiLevelType w:val="hybridMultilevel"/>
    <w:tmpl w:val="5AFCD6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0957BBD"/>
    <w:multiLevelType w:val="multilevel"/>
    <w:tmpl w:val="A38E1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1F41F45"/>
    <w:multiLevelType w:val="hybridMultilevel"/>
    <w:tmpl w:val="82CEBE70"/>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3D64AF4"/>
    <w:multiLevelType w:val="hybridMultilevel"/>
    <w:tmpl w:val="8E6C72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BF31C25"/>
    <w:multiLevelType w:val="hybridMultilevel"/>
    <w:tmpl w:val="ECEE2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F124269"/>
    <w:multiLevelType w:val="hybridMultilevel"/>
    <w:tmpl w:val="08F27F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67E229A"/>
    <w:multiLevelType w:val="hybridMultilevel"/>
    <w:tmpl w:val="691A8C7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8F100F2"/>
    <w:multiLevelType w:val="hybridMultilevel"/>
    <w:tmpl w:val="0B04F1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920081D"/>
    <w:multiLevelType w:val="hybridMultilevel"/>
    <w:tmpl w:val="E0AA79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BE0079C"/>
    <w:multiLevelType w:val="multilevel"/>
    <w:tmpl w:val="3878CF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FE37A6D"/>
    <w:multiLevelType w:val="hybridMultilevel"/>
    <w:tmpl w:val="0A76A93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9"/>
  </w:num>
  <w:num w:numId="2">
    <w:abstractNumId w:val="16"/>
  </w:num>
  <w:num w:numId="3">
    <w:abstractNumId w:val="22"/>
  </w:num>
  <w:num w:numId="4">
    <w:abstractNumId w:val="31"/>
  </w:num>
  <w:num w:numId="5">
    <w:abstractNumId w:val="39"/>
  </w:num>
  <w:num w:numId="6">
    <w:abstractNumId w:val="23"/>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3"/>
  </w:num>
  <w:num w:numId="10">
    <w:abstractNumId w:val="4"/>
  </w:num>
  <w:num w:numId="11">
    <w:abstractNumId w:val="18"/>
  </w:num>
  <w:num w:numId="12">
    <w:abstractNumId w:val="33"/>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num>
  <w:num w:numId="15">
    <w:abstractNumId w:val="3"/>
  </w:num>
  <w:num w:numId="16">
    <w:abstractNumId w:val="1"/>
  </w:num>
  <w:num w:numId="17">
    <w:abstractNumId w:val="9"/>
  </w:num>
  <w:num w:numId="18">
    <w:abstractNumId w:val="40"/>
  </w:num>
  <w:num w:numId="19">
    <w:abstractNumId w:val="21"/>
  </w:num>
  <w:num w:numId="20">
    <w:abstractNumId w:val="34"/>
  </w:num>
  <w:num w:numId="21">
    <w:abstractNumId w:val="8"/>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1"/>
  </w:num>
  <w:num w:numId="25">
    <w:abstractNumId w:val="38"/>
  </w:num>
  <w:num w:numId="26">
    <w:abstractNumId w:val="26"/>
  </w:num>
  <w:num w:numId="27">
    <w:abstractNumId w:val="25"/>
  </w:num>
  <w:num w:numId="28">
    <w:abstractNumId w:val="30"/>
  </w:num>
  <w:num w:numId="29">
    <w:abstractNumId w:val="35"/>
  </w:num>
  <w:num w:numId="30">
    <w:abstractNumId w:val="7"/>
  </w:num>
  <w:num w:numId="31">
    <w:abstractNumId w:val="24"/>
  </w:num>
  <w:num w:numId="32">
    <w:abstractNumId w:val="19"/>
  </w:num>
  <w:num w:numId="33">
    <w:abstractNumId w:val="6"/>
  </w:num>
  <w:num w:numId="34">
    <w:abstractNumId w:val="28"/>
  </w:num>
  <w:num w:numId="35">
    <w:abstractNumId w:val="37"/>
  </w:num>
  <w:num w:numId="36">
    <w:abstractNumId w:val="2"/>
  </w:num>
  <w:num w:numId="37">
    <w:abstractNumId w:val="36"/>
  </w:num>
  <w:num w:numId="38">
    <w:abstractNumId w:val="27"/>
  </w:num>
  <w:num w:numId="39">
    <w:abstractNumId w:val="5"/>
  </w:num>
  <w:num w:numId="40">
    <w:abstractNumId w:val="32"/>
  </w:num>
  <w:num w:numId="41">
    <w:abstractNumId w:val="17"/>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12"/>
  </w:num>
  <w:num w:numId="45">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thur Parmentier">
    <w15:presenceInfo w15:providerId="AD" w15:userId="S::arthur.parmentier@epfl.ch::6480dcc6-3a04-4413-8430-3796e3ea4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8EF"/>
    <w:rsid w:val="00001C42"/>
    <w:rsid w:val="000027F3"/>
    <w:rsid w:val="000028D4"/>
    <w:rsid w:val="000039FD"/>
    <w:rsid w:val="000046FB"/>
    <w:rsid w:val="000050C6"/>
    <w:rsid w:val="00010943"/>
    <w:rsid w:val="00010FF3"/>
    <w:rsid w:val="0001470B"/>
    <w:rsid w:val="0001636B"/>
    <w:rsid w:val="000207E6"/>
    <w:rsid w:val="00020B23"/>
    <w:rsid w:val="00020E94"/>
    <w:rsid w:val="00021EF8"/>
    <w:rsid w:val="000223A2"/>
    <w:rsid w:val="000224C7"/>
    <w:rsid w:val="00023308"/>
    <w:rsid w:val="00027915"/>
    <w:rsid w:val="00030A90"/>
    <w:rsid w:val="000340B7"/>
    <w:rsid w:val="00036092"/>
    <w:rsid w:val="0004080C"/>
    <w:rsid w:val="00040E14"/>
    <w:rsid w:val="0004284D"/>
    <w:rsid w:val="00042A1D"/>
    <w:rsid w:val="000430B4"/>
    <w:rsid w:val="000431DD"/>
    <w:rsid w:val="00043B6E"/>
    <w:rsid w:val="000459FB"/>
    <w:rsid w:val="00046393"/>
    <w:rsid w:val="00046C87"/>
    <w:rsid w:val="00047990"/>
    <w:rsid w:val="000506E4"/>
    <w:rsid w:val="00053756"/>
    <w:rsid w:val="00054963"/>
    <w:rsid w:val="0005532E"/>
    <w:rsid w:val="0005718B"/>
    <w:rsid w:val="00057697"/>
    <w:rsid w:val="00060940"/>
    <w:rsid w:val="000618F2"/>
    <w:rsid w:val="00061E60"/>
    <w:rsid w:val="00067022"/>
    <w:rsid w:val="00070661"/>
    <w:rsid w:val="000717DB"/>
    <w:rsid w:val="00071EE1"/>
    <w:rsid w:val="00073176"/>
    <w:rsid w:val="00074FB8"/>
    <w:rsid w:val="00076BC8"/>
    <w:rsid w:val="00080779"/>
    <w:rsid w:val="0008325B"/>
    <w:rsid w:val="00084009"/>
    <w:rsid w:val="00084B44"/>
    <w:rsid w:val="0008549C"/>
    <w:rsid w:val="000854CE"/>
    <w:rsid w:val="00086E5D"/>
    <w:rsid w:val="00091253"/>
    <w:rsid w:val="00091E3C"/>
    <w:rsid w:val="000953B3"/>
    <w:rsid w:val="000A18E8"/>
    <w:rsid w:val="000A26DB"/>
    <w:rsid w:val="000A6775"/>
    <w:rsid w:val="000B1D7E"/>
    <w:rsid w:val="000B2701"/>
    <w:rsid w:val="000B345C"/>
    <w:rsid w:val="000B405B"/>
    <w:rsid w:val="000B4E52"/>
    <w:rsid w:val="000C2232"/>
    <w:rsid w:val="000C29FF"/>
    <w:rsid w:val="000C3214"/>
    <w:rsid w:val="000C5075"/>
    <w:rsid w:val="000C66DC"/>
    <w:rsid w:val="000C6A61"/>
    <w:rsid w:val="000C7823"/>
    <w:rsid w:val="000D082F"/>
    <w:rsid w:val="000D14BB"/>
    <w:rsid w:val="000D15D8"/>
    <w:rsid w:val="000D2632"/>
    <w:rsid w:val="000D29DB"/>
    <w:rsid w:val="000D336C"/>
    <w:rsid w:val="000D48F1"/>
    <w:rsid w:val="000E299B"/>
    <w:rsid w:val="000E327A"/>
    <w:rsid w:val="000E48D1"/>
    <w:rsid w:val="000E4DCD"/>
    <w:rsid w:val="000F0A8E"/>
    <w:rsid w:val="000F1082"/>
    <w:rsid w:val="000F1531"/>
    <w:rsid w:val="000F1B56"/>
    <w:rsid w:val="000F22A7"/>
    <w:rsid w:val="000F755D"/>
    <w:rsid w:val="000F7B62"/>
    <w:rsid w:val="0010023A"/>
    <w:rsid w:val="001014E8"/>
    <w:rsid w:val="00101C2C"/>
    <w:rsid w:val="00102CE8"/>
    <w:rsid w:val="00102D2B"/>
    <w:rsid w:val="001031CA"/>
    <w:rsid w:val="00103255"/>
    <w:rsid w:val="00103759"/>
    <w:rsid w:val="00106056"/>
    <w:rsid w:val="00106062"/>
    <w:rsid w:val="0011019E"/>
    <w:rsid w:val="00111E92"/>
    <w:rsid w:val="00112903"/>
    <w:rsid w:val="00112C15"/>
    <w:rsid w:val="001137E1"/>
    <w:rsid w:val="00116057"/>
    <w:rsid w:val="00116732"/>
    <w:rsid w:val="0011688F"/>
    <w:rsid w:val="00117172"/>
    <w:rsid w:val="0012023C"/>
    <w:rsid w:val="001222FB"/>
    <w:rsid w:val="00122D9C"/>
    <w:rsid w:val="00124705"/>
    <w:rsid w:val="0012564C"/>
    <w:rsid w:val="00126023"/>
    <w:rsid w:val="001261FF"/>
    <w:rsid w:val="00126451"/>
    <w:rsid w:val="00126A02"/>
    <w:rsid w:val="00127EE4"/>
    <w:rsid w:val="001303A0"/>
    <w:rsid w:val="00134758"/>
    <w:rsid w:val="00137F09"/>
    <w:rsid w:val="00144695"/>
    <w:rsid w:val="001450A0"/>
    <w:rsid w:val="001450CB"/>
    <w:rsid w:val="00145F52"/>
    <w:rsid w:val="00146277"/>
    <w:rsid w:val="001475FB"/>
    <w:rsid w:val="0015034E"/>
    <w:rsid w:val="00150C0E"/>
    <w:rsid w:val="00152654"/>
    <w:rsid w:val="001536DF"/>
    <w:rsid w:val="00153701"/>
    <w:rsid w:val="0015509F"/>
    <w:rsid w:val="0015677B"/>
    <w:rsid w:val="00156FC6"/>
    <w:rsid w:val="00157F8B"/>
    <w:rsid w:val="0016056E"/>
    <w:rsid w:val="00161FBC"/>
    <w:rsid w:val="001620C8"/>
    <w:rsid w:val="001626E2"/>
    <w:rsid w:val="00163523"/>
    <w:rsid w:val="00163AE1"/>
    <w:rsid w:val="00163AE7"/>
    <w:rsid w:val="00164176"/>
    <w:rsid w:val="001642FC"/>
    <w:rsid w:val="001653F3"/>
    <w:rsid w:val="00165777"/>
    <w:rsid w:val="00165D3B"/>
    <w:rsid w:val="00167374"/>
    <w:rsid w:val="00167DAB"/>
    <w:rsid w:val="00171B6C"/>
    <w:rsid w:val="001721C0"/>
    <w:rsid w:val="001723D6"/>
    <w:rsid w:val="00172A35"/>
    <w:rsid w:val="0017374C"/>
    <w:rsid w:val="00175441"/>
    <w:rsid w:val="0017617D"/>
    <w:rsid w:val="00177D40"/>
    <w:rsid w:val="00181E82"/>
    <w:rsid w:val="0018560A"/>
    <w:rsid w:val="00185944"/>
    <w:rsid w:val="00186BEF"/>
    <w:rsid w:val="001875CF"/>
    <w:rsid w:val="0019026D"/>
    <w:rsid w:val="00191207"/>
    <w:rsid w:val="001958BE"/>
    <w:rsid w:val="00195BC6"/>
    <w:rsid w:val="00195C6D"/>
    <w:rsid w:val="0019691B"/>
    <w:rsid w:val="00197343"/>
    <w:rsid w:val="001A0623"/>
    <w:rsid w:val="001A2544"/>
    <w:rsid w:val="001A3480"/>
    <w:rsid w:val="001A4444"/>
    <w:rsid w:val="001A4879"/>
    <w:rsid w:val="001A4E7E"/>
    <w:rsid w:val="001A5CF4"/>
    <w:rsid w:val="001A6485"/>
    <w:rsid w:val="001B082B"/>
    <w:rsid w:val="001B372B"/>
    <w:rsid w:val="001B3C86"/>
    <w:rsid w:val="001B4864"/>
    <w:rsid w:val="001B643A"/>
    <w:rsid w:val="001B667A"/>
    <w:rsid w:val="001C0B0E"/>
    <w:rsid w:val="001C10F6"/>
    <w:rsid w:val="001C1266"/>
    <w:rsid w:val="001C1ACF"/>
    <w:rsid w:val="001C2AA6"/>
    <w:rsid w:val="001C55EF"/>
    <w:rsid w:val="001C65CC"/>
    <w:rsid w:val="001C7282"/>
    <w:rsid w:val="001C7560"/>
    <w:rsid w:val="001D13E8"/>
    <w:rsid w:val="001D1810"/>
    <w:rsid w:val="001D3228"/>
    <w:rsid w:val="001D3544"/>
    <w:rsid w:val="001D3835"/>
    <w:rsid w:val="001D47F1"/>
    <w:rsid w:val="001D5E7F"/>
    <w:rsid w:val="001D6D56"/>
    <w:rsid w:val="001D7151"/>
    <w:rsid w:val="001D7225"/>
    <w:rsid w:val="001D75D5"/>
    <w:rsid w:val="001D766B"/>
    <w:rsid w:val="001E01C8"/>
    <w:rsid w:val="001E09DA"/>
    <w:rsid w:val="001E0BB1"/>
    <w:rsid w:val="001E0E98"/>
    <w:rsid w:val="001E11AE"/>
    <w:rsid w:val="001E1856"/>
    <w:rsid w:val="001E578F"/>
    <w:rsid w:val="001F0E95"/>
    <w:rsid w:val="001F182F"/>
    <w:rsid w:val="001F466C"/>
    <w:rsid w:val="001F5AEC"/>
    <w:rsid w:val="001F6197"/>
    <w:rsid w:val="00201997"/>
    <w:rsid w:val="00203555"/>
    <w:rsid w:val="00206549"/>
    <w:rsid w:val="002067E2"/>
    <w:rsid w:val="002109BC"/>
    <w:rsid w:val="00214331"/>
    <w:rsid w:val="00216F41"/>
    <w:rsid w:val="00217BEE"/>
    <w:rsid w:val="00220B16"/>
    <w:rsid w:val="00221FBD"/>
    <w:rsid w:val="00222A3E"/>
    <w:rsid w:val="00224457"/>
    <w:rsid w:val="00224842"/>
    <w:rsid w:val="0022488D"/>
    <w:rsid w:val="00224A9B"/>
    <w:rsid w:val="00227BF5"/>
    <w:rsid w:val="0023341B"/>
    <w:rsid w:val="00233897"/>
    <w:rsid w:val="0023489C"/>
    <w:rsid w:val="002376CA"/>
    <w:rsid w:val="00237B5C"/>
    <w:rsid w:val="00237DE8"/>
    <w:rsid w:val="00240203"/>
    <w:rsid w:val="002408AA"/>
    <w:rsid w:val="002410DE"/>
    <w:rsid w:val="002453FD"/>
    <w:rsid w:val="00245836"/>
    <w:rsid w:val="002459E7"/>
    <w:rsid w:val="002463AB"/>
    <w:rsid w:val="002523A7"/>
    <w:rsid w:val="00252940"/>
    <w:rsid w:val="00252D92"/>
    <w:rsid w:val="00254700"/>
    <w:rsid w:val="00256775"/>
    <w:rsid w:val="002574B4"/>
    <w:rsid w:val="00257B38"/>
    <w:rsid w:val="00262EE8"/>
    <w:rsid w:val="002649BB"/>
    <w:rsid w:val="00264F0D"/>
    <w:rsid w:val="00266B08"/>
    <w:rsid w:val="002676CA"/>
    <w:rsid w:val="00267F35"/>
    <w:rsid w:val="00273CAA"/>
    <w:rsid w:val="00273CB4"/>
    <w:rsid w:val="00274337"/>
    <w:rsid w:val="00276936"/>
    <w:rsid w:val="00276A39"/>
    <w:rsid w:val="00276CA1"/>
    <w:rsid w:val="00277174"/>
    <w:rsid w:val="002778E1"/>
    <w:rsid w:val="00277A13"/>
    <w:rsid w:val="002827FA"/>
    <w:rsid w:val="00282DEE"/>
    <w:rsid w:val="00284E1B"/>
    <w:rsid w:val="002869D0"/>
    <w:rsid w:val="002876C7"/>
    <w:rsid w:val="0029186E"/>
    <w:rsid w:val="00292AD2"/>
    <w:rsid w:val="00295FEB"/>
    <w:rsid w:val="00297038"/>
    <w:rsid w:val="00297C3F"/>
    <w:rsid w:val="002A0CF5"/>
    <w:rsid w:val="002A0E41"/>
    <w:rsid w:val="002A0F01"/>
    <w:rsid w:val="002A16C2"/>
    <w:rsid w:val="002A1FE9"/>
    <w:rsid w:val="002A31F6"/>
    <w:rsid w:val="002A3C42"/>
    <w:rsid w:val="002A46D5"/>
    <w:rsid w:val="002B27F4"/>
    <w:rsid w:val="002B4F17"/>
    <w:rsid w:val="002C0BFC"/>
    <w:rsid w:val="002C1E78"/>
    <w:rsid w:val="002C276B"/>
    <w:rsid w:val="002C4566"/>
    <w:rsid w:val="002C7ED6"/>
    <w:rsid w:val="002D025D"/>
    <w:rsid w:val="002D269B"/>
    <w:rsid w:val="002D466E"/>
    <w:rsid w:val="002D6E20"/>
    <w:rsid w:val="002E10B4"/>
    <w:rsid w:val="002E22F0"/>
    <w:rsid w:val="002E242D"/>
    <w:rsid w:val="002E315F"/>
    <w:rsid w:val="002E3592"/>
    <w:rsid w:val="002E54F7"/>
    <w:rsid w:val="002E7599"/>
    <w:rsid w:val="002E75B2"/>
    <w:rsid w:val="002F0D6B"/>
    <w:rsid w:val="002F2CA9"/>
    <w:rsid w:val="002F3631"/>
    <w:rsid w:val="002F36CC"/>
    <w:rsid w:val="002F3824"/>
    <w:rsid w:val="002F5B0B"/>
    <w:rsid w:val="00300A77"/>
    <w:rsid w:val="0030454A"/>
    <w:rsid w:val="00304C55"/>
    <w:rsid w:val="003100D6"/>
    <w:rsid w:val="0031070A"/>
    <w:rsid w:val="00310DF8"/>
    <w:rsid w:val="00310EB8"/>
    <w:rsid w:val="003126BD"/>
    <w:rsid w:val="00314848"/>
    <w:rsid w:val="003150F0"/>
    <w:rsid w:val="00321AA7"/>
    <w:rsid w:val="00322F6B"/>
    <w:rsid w:val="00324E8C"/>
    <w:rsid w:val="00325849"/>
    <w:rsid w:val="00326669"/>
    <w:rsid w:val="00326B6E"/>
    <w:rsid w:val="00327836"/>
    <w:rsid w:val="003336AC"/>
    <w:rsid w:val="003341C4"/>
    <w:rsid w:val="003343C8"/>
    <w:rsid w:val="0033640F"/>
    <w:rsid w:val="00337510"/>
    <w:rsid w:val="0034163D"/>
    <w:rsid w:val="00341F58"/>
    <w:rsid w:val="0034219C"/>
    <w:rsid w:val="00342F3F"/>
    <w:rsid w:val="00343FE0"/>
    <w:rsid w:val="003450CE"/>
    <w:rsid w:val="00345FC6"/>
    <w:rsid w:val="00347D33"/>
    <w:rsid w:val="00351FEC"/>
    <w:rsid w:val="00352C06"/>
    <w:rsid w:val="00352D4C"/>
    <w:rsid w:val="00352DF5"/>
    <w:rsid w:val="003579B0"/>
    <w:rsid w:val="00357E87"/>
    <w:rsid w:val="0036091B"/>
    <w:rsid w:val="00360E78"/>
    <w:rsid w:val="003612B5"/>
    <w:rsid w:val="0036185A"/>
    <w:rsid w:val="00362366"/>
    <w:rsid w:val="00362B2A"/>
    <w:rsid w:val="00363126"/>
    <w:rsid w:val="00363997"/>
    <w:rsid w:val="00365C58"/>
    <w:rsid w:val="00370364"/>
    <w:rsid w:val="003706BA"/>
    <w:rsid w:val="003724FD"/>
    <w:rsid w:val="003735D4"/>
    <w:rsid w:val="003739E8"/>
    <w:rsid w:val="00373A1E"/>
    <w:rsid w:val="00373B55"/>
    <w:rsid w:val="00375332"/>
    <w:rsid w:val="00376090"/>
    <w:rsid w:val="0037763E"/>
    <w:rsid w:val="003807C2"/>
    <w:rsid w:val="00381F4D"/>
    <w:rsid w:val="0038284C"/>
    <w:rsid w:val="00384716"/>
    <w:rsid w:val="00385E2E"/>
    <w:rsid w:val="003873DC"/>
    <w:rsid w:val="003906EB"/>
    <w:rsid w:val="003911EB"/>
    <w:rsid w:val="00391624"/>
    <w:rsid w:val="00393470"/>
    <w:rsid w:val="00393C40"/>
    <w:rsid w:val="00394059"/>
    <w:rsid w:val="003943E3"/>
    <w:rsid w:val="00394EC2"/>
    <w:rsid w:val="00395172"/>
    <w:rsid w:val="00397262"/>
    <w:rsid w:val="00397A02"/>
    <w:rsid w:val="003A0F7B"/>
    <w:rsid w:val="003A23BB"/>
    <w:rsid w:val="003A5127"/>
    <w:rsid w:val="003A5421"/>
    <w:rsid w:val="003A546E"/>
    <w:rsid w:val="003A6B59"/>
    <w:rsid w:val="003B0646"/>
    <w:rsid w:val="003B4A46"/>
    <w:rsid w:val="003B7712"/>
    <w:rsid w:val="003C19D8"/>
    <w:rsid w:val="003C31A7"/>
    <w:rsid w:val="003C3E32"/>
    <w:rsid w:val="003C4D17"/>
    <w:rsid w:val="003C785D"/>
    <w:rsid w:val="003C7CC5"/>
    <w:rsid w:val="003D04EE"/>
    <w:rsid w:val="003D29B8"/>
    <w:rsid w:val="003D2A80"/>
    <w:rsid w:val="003D367C"/>
    <w:rsid w:val="003D3E7E"/>
    <w:rsid w:val="003D554A"/>
    <w:rsid w:val="003D5749"/>
    <w:rsid w:val="003D5D5B"/>
    <w:rsid w:val="003D69EC"/>
    <w:rsid w:val="003D6C76"/>
    <w:rsid w:val="003E0426"/>
    <w:rsid w:val="003E12E8"/>
    <w:rsid w:val="003E1EE3"/>
    <w:rsid w:val="003E3907"/>
    <w:rsid w:val="003E3973"/>
    <w:rsid w:val="003E3DE4"/>
    <w:rsid w:val="003E3E64"/>
    <w:rsid w:val="003E46DE"/>
    <w:rsid w:val="003E6512"/>
    <w:rsid w:val="003F2132"/>
    <w:rsid w:val="003F27F2"/>
    <w:rsid w:val="003F4ACB"/>
    <w:rsid w:val="003F4DEE"/>
    <w:rsid w:val="003F5BCC"/>
    <w:rsid w:val="003F5D0A"/>
    <w:rsid w:val="003F7478"/>
    <w:rsid w:val="004004DC"/>
    <w:rsid w:val="00400535"/>
    <w:rsid w:val="00400DAB"/>
    <w:rsid w:val="004020A1"/>
    <w:rsid w:val="00402BCD"/>
    <w:rsid w:val="004116C1"/>
    <w:rsid w:val="00412135"/>
    <w:rsid w:val="00413D55"/>
    <w:rsid w:val="00414962"/>
    <w:rsid w:val="00415B00"/>
    <w:rsid w:val="00417C87"/>
    <w:rsid w:val="00417CFA"/>
    <w:rsid w:val="00420D72"/>
    <w:rsid w:val="00421D32"/>
    <w:rsid w:val="00421F7B"/>
    <w:rsid w:val="00423312"/>
    <w:rsid w:val="00423B74"/>
    <w:rsid w:val="00424342"/>
    <w:rsid w:val="004256FE"/>
    <w:rsid w:val="0042671B"/>
    <w:rsid w:val="00431D69"/>
    <w:rsid w:val="00434325"/>
    <w:rsid w:val="00434373"/>
    <w:rsid w:val="00436197"/>
    <w:rsid w:val="00443149"/>
    <w:rsid w:val="00443A41"/>
    <w:rsid w:val="004456BA"/>
    <w:rsid w:val="00446AB2"/>
    <w:rsid w:val="0044724C"/>
    <w:rsid w:val="0045073A"/>
    <w:rsid w:val="00454612"/>
    <w:rsid w:val="004577DA"/>
    <w:rsid w:val="0046150A"/>
    <w:rsid w:val="00461E5F"/>
    <w:rsid w:val="00462E61"/>
    <w:rsid w:val="004641DB"/>
    <w:rsid w:val="00464FE8"/>
    <w:rsid w:val="004659F5"/>
    <w:rsid w:val="004662C5"/>
    <w:rsid w:val="004714EE"/>
    <w:rsid w:val="00472D1B"/>
    <w:rsid w:val="00472EE2"/>
    <w:rsid w:val="004732DA"/>
    <w:rsid w:val="00473DCD"/>
    <w:rsid w:val="0047451C"/>
    <w:rsid w:val="00474CFF"/>
    <w:rsid w:val="00475458"/>
    <w:rsid w:val="00475506"/>
    <w:rsid w:val="00476F68"/>
    <w:rsid w:val="00480031"/>
    <w:rsid w:val="00480CA1"/>
    <w:rsid w:val="004810C9"/>
    <w:rsid w:val="00481EE1"/>
    <w:rsid w:val="004844B0"/>
    <w:rsid w:val="00484B3D"/>
    <w:rsid w:val="00486495"/>
    <w:rsid w:val="00486DE0"/>
    <w:rsid w:val="00486FDC"/>
    <w:rsid w:val="00487362"/>
    <w:rsid w:val="00492FB8"/>
    <w:rsid w:val="004930FA"/>
    <w:rsid w:val="004934C1"/>
    <w:rsid w:val="0049358D"/>
    <w:rsid w:val="0049456C"/>
    <w:rsid w:val="004A28AB"/>
    <w:rsid w:val="004A5894"/>
    <w:rsid w:val="004B04FD"/>
    <w:rsid w:val="004B1016"/>
    <w:rsid w:val="004B18F3"/>
    <w:rsid w:val="004B1C9F"/>
    <w:rsid w:val="004B1CFD"/>
    <w:rsid w:val="004B43DE"/>
    <w:rsid w:val="004B4449"/>
    <w:rsid w:val="004B4499"/>
    <w:rsid w:val="004B4D10"/>
    <w:rsid w:val="004B5F28"/>
    <w:rsid w:val="004C1058"/>
    <w:rsid w:val="004C1FCB"/>
    <w:rsid w:val="004C2F74"/>
    <w:rsid w:val="004C31BC"/>
    <w:rsid w:val="004C3DC9"/>
    <w:rsid w:val="004C52F4"/>
    <w:rsid w:val="004C63B5"/>
    <w:rsid w:val="004C7B1A"/>
    <w:rsid w:val="004D3630"/>
    <w:rsid w:val="004D3B98"/>
    <w:rsid w:val="004D468F"/>
    <w:rsid w:val="004D5133"/>
    <w:rsid w:val="004D5BD4"/>
    <w:rsid w:val="004D677D"/>
    <w:rsid w:val="004D7731"/>
    <w:rsid w:val="004D7C82"/>
    <w:rsid w:val="004E0B5A"/>
    <w:rsid w:val="004E1F80"/>
    <w:rsid w:val="004E36CD"/>
    <w:rsid w:val="004E4397"/>
    <w:rsid w:val="004E5194"/>
    <w:rsid w:val="004F0B33"/>
    <w:rsid w:val="004F1D82"/>
    <w:rsid w:val="004F69F6"/>
    <w:rsid w:val="004F6D06"/>
    <w:rsid w:val="004F6E10"/>
    <w:rsid w:val="004F7994"/>
    <w:rsid w:val="00500F7F"/>
    <w:rsid w:val="00501832"/>
    <w:rsid w:val="005020E5"/>
    <w:rsid w:val="005029C5"/>
    <w:rsid w:val="00506437"/>
    <w:rsid w:val="0050707D"/>
    <w:rsid w:val="0051191F"/>
    <w:rsid w:val="0051238B"/>
    <w:rsid w:val="0051412E"/>
    <w:rsid w:val="00514370"/>
    <w:rsid w:val="00515E70"/>
    <w:rsid w:val="005169EE"/>
    <w:rsid w:val="00517834"/>
    <w:rsid w:val="005204B9"/>
    <w:rsid w:val="00520B77"/>
    <w:rsid w:val="00521206"/>
    <w:rsid w:val="0052121B"/>
    <w:rsid w:val="005213A6"/>
    <w:rsid w:val="00521AA1"/>
    <w:rsid w:val="00523640"/>
    <w:rsid w:val="00523A85"/>
    <w:rsid w:val="005272A8"/>
    <w:rsid w:val="00530085"/>
    <w:rsid w:val="0053043F"/>
    <w:rsid w:val="00531407"/>
    <w:rsid w:val="0053230A"/>
    <w:rsid w:val="005325E0"/>
    <w:rsid w:val="00532F4A"/>
    <w:rsid w:val="005355C7"/>
    <w:rsid w:val="0053613D"/>
    <w:rsid w:val="00536AA3"/>
    <w:rsid w:val="00540F15"/>
    <w:rsid w:val="0054171C"/>
    <w:rsid w:val="00541D7C"/>
    <w:rsid w:val="00543457"/>
    <w:rsid w:val="00543CA7"/>
    <w:rsid w:val="005441BE"/>
    <w:rsid w:val="0054442D"/>
    <w:rsid w:val="00545764"/>
    <w:rsid w:val="00551BBF"/>
    <w:rsid w:val="00551D57"/>
    <w:rsid w:val="005522F0"/>
    <w:rsid w:val="00552C44"/>
    <w:rsid w:val="005539BB"/>
    <w:rsid w:val="00554B3D"/>
    <w:rsid w:val="00554E5F"/>
    <w:rsid w:val="005550CB"/>
    <w:rsid w:val="00555240"/>
    <w:rsid w:val="005557DC"/>
    <w:rsid w:val="00560F90"/>
    <w:rsid w:val="0056155E"/>
    <w:rsid w:val="005634B9"/>
    <w:rsid w:val="005639BB"/>
    <w:rsid w:val="00567730"/>
    <w:rsid w:val="00567C86"/>
    <w:rsid w:val="005711C9"/>
    <w:rsid w:val="0057131A"/>
    <w:rsid w:val="00572563"/>
    <w:rsid w:val="00572902"/>
    <w:rsid w:val="00573005"/>
    <w:rsid w:val="00573697"/>
    <w:rsid w:val="00573D3D"/>
    <w:rsid w:val="00575AED"/>
    <w:rsid w:val="00576B55"/>
    <w:rsid w:val="00576BEC"/>
    <w:rsid w:val="00576E0F"/>
    <w:rsid w:val="00577853"/>
    <w:rsid w:val="00581F4F"/>
    <w:rsid w:val="00582372"/>
    <w:rsid w:val="00583F53"/>
    <w:rsid w:val="0058409F"/>
    <w:rsid w:val="00585D0B"/>
    <w:rsid w:val="00586554"/>
    <w:rsid w:val="005868B3"/>
    <w:rsid w:val="0058758C"/>
    <w:rsid w:val="00587BD5"/>
    <w:rsid w:val="0059081B"/>
    <w:rsid w:val="00590C07"/>
    <w:rsid w:val="00592C13"/>
    <w:rsid w:val="0059396E"/>
    <w:rsid w:val="00593AA1"/>
    <w:rsid w:val="00593BAE"/>
    <w:rsid w:val="00595AA3"/>
    <w:rsid w:val="00596602"/>
    <w:rsid w:val="005971DF"/>
    <w:rsid w:val="005A0160"/>
    <w:rsid w:val="005A0466"/>
    <w:rsid w:val="005A1998"/>
    <w:rsid w:val="005A1A3E"/>
    <w:rsid w:val="005A331F"/>
    <w:rsid w:val="005A3CBF"/>
    <w:rsid w:val="005A4010"/>
    <w:rsid w:val="005A4AA8"/>
    <w:rsid w:val="005A6D19"/>
    <w:rsid w:val="005A6DBA"/>
    <w:rsid w:val="005A759E"/>
    <w:rsid w:val="005A7B09"/>
    <w:rsid w:val="005B0B86"/>
    <w:rsid w:val="005B365D"/>
    <w:rsid w:val="005B3BD4"/>
    <w:rsid w:val="005B413B"/>
    <w:rsid w:val="005B458C"/>
    <w:rsid w:val="005B66F7"/>
    <w:rsid w:val="005B6936"/>
    <w:rsid w:val="005B7F91"/>
    <w:rsid w:val="005C09F0"/>
    <w:rsid w:val="005C1523"/>
    <w:rsid w:val="005C1896"/>
    <w:rsid w:val="005C26EA"/>
    <w:rsid w:val="005C333E"/>
    <w:rsid w:val="005C38AA"/>
    <w:rsid w:val="005C3D64"/>
    <w:rsid w:val="005C65F5"/>
    <w:rsid w:val="005C67EA"/>
    <w:rsid w:val="005C702E"/>
    <w:rsid w:val="005C78CB"/>
    <w:rsid w:val="005C7C74"/>
    <w:rsid w:val="005D0DE2"/>
    <w:rsid w:val="005D1170"/>
    <w:rsid w:val="005D20E2"/>
    <w:rsid w:val="005D2A9B"/>
    <w:rsid w:val="005D3530"/>
    <w:rsid w:val="005D3FB0"/>
    <w:rsid w:val="005D4B83"/>
    <w:rsid w:val="005D4C66"/>
    <w:rsid w:val="005D5A11"/>
    <w:rsid w:val="005E0152"/>
    <w:rsid w:val="005E047A"/>
    <w:rsid w:val="005E047F"/>
    <w:rsid w:val="005E0A3C"/>
    <w:rsid w:val="005E0D6C"/>
    <w:rsid w:val="005E2970"/>
    <w:rsid w:val="005E324E"/>
    <w:rsid w:val="005E4B9F"/>
    <w:rsid w:val="005E56A8"/>
    <w:rsid w:val="005E5A03"/>
    <w:rsid w:val="005E605C"/>
    <w:rsid w:val="005E6896"/>
    <w:rsid w:val="005E7680"/>
    <w:rsid w:val="005F23EA"/>
    <w:rsid w:val="005F301D"/>
    <w:rsid w:val="005F3B4F"/>
    <w:rsid w:val="005F3B6B"/>
    <w:rsid w:val="005F3CFB"/>
    <w:rsid w:val="005F4770"/>
    <w:rsid w:val="005F48A0"/>
    <w:rsid w:val="005F6605"/>
    <w:rsid w:val="00601FB4"/>
    <w:rsid w:val="00602378"/>
    <w:rsid w:val="00603BF3"/>
    <w:rsid w:val="00603CFA"/>
    <w:rsid w:val="00604767"/>
    <w:rsid w:val="0060525E"/>
    <w:rsid w:val="006054A3"/>
    <w:rsid w:val="006056F0"/>
    <w:rsid w:val="00606270"/>
    <w:rsid w:val="006127A3"/>
    <w:rsid w:val="00612F18"/>
    <w:rsid w:val="00613706"/>
    <w:rsid w:val="006155A3"/>
    <w:rsid w:val="00616215"/>
    <w:rsid w:val="00616EBE"/>
    <w:rsid w:val="006172B3"/>
    <w:rsid w:val="00617EDA"/>
    <w:rsid w:val="00620051"/>
    <w:rsid w:val="006217E4"/>
    <w:rsid w:val="006223A9"/>
    <w:rsid w:val="00622AD7"/>
    <w:rsid w:val="006331DF"/>
    <w:rsid w:val="006340F0"/>
    <w:rsid w:val="00635850"/>
    <w:rsid w:val="00635F2F"/>
    <w:rsid w:val="00640E93"/>
    <w:rsid w:val="00640FA9"/>
    <w:rsid w:val="00643933"/>
    <w:rsid w:val="00651061"/>
    <w:rsid w:val="0065106E"/>
    <w:rsid w:val="00651357"/>
    <w:rsid w:val="00651E2D"/>
    <w:rsid w:val="00652A8E"/>
    <w:rsid w:val="00654D43"/>
    <w:rsid w:val="006553DF"/>
    <w:rsid w:val="00655B8B"/>
    <w:rsid w:val="0065654F"/>
    <w:rsid w:val="00657D0E"/>
    <w:rsid w:val="00657DAC"/>
    <w:rsid w:val="0066003C"/>
    <w:rsid w:val="00660D67"/>
    <w:rsid w:val="006626B3"/>
    <w:rsid w:val="0066352B"/>
    <w:rsid w:val="00665749"/>
    <w:rsid w:val="00665CB4"/>
    <w:rsid w:val="006676C8"/>
    <w:rsid w:val="00667A8E"/>
    <w:rsid w:val="00667E73"/>
    <w:rsid w:val="00670002"/>
    <w:rsid w:val="00670D07"/>
    <w:rsid w:val="006714AF"/>
    <w:rsid w:val="00672C10"/>
    <w:rsid w:val="0067424B"/>
    <w:rsid w:val="00674C10"/>
    <w:rsid w:val="00675373"/>
    <w:rsid w:val="006770A8"/>
    <w:rsid w:val="00682B61"/>
    <w:rsid w:val="0068348E"/>
    <w:rsid w:val="006840DA"/>
    <w:rsid w:val="006854B3"/>
    <w:rsid w:val="00685528"/>
    <w:rsid w:val="00685808"/>
    <w:rsid w:val="00685AAF"/>
    <w:rsid w:val="00685B7F"/>
    <w:rsid w:val="00685FE2"/>
    <w:rsid w:val="00686540"/>
    <w:rsid w:val="00687356"/>
    <w:rsid w:val="00687A5C"/>
    <w:rsid w:val="00693047"/>
    <w:rsid w:val="00694125"/>
    <w:rsid w:val="006955B4"/>
    <w:rsid w:val="0069767F"/>
    <w:rsid w:val="0069782B"/>
    <w:rsid w:val="00697BA8"/>
    <w:rsid w:val="006A17B3"/>
    <w:rsid w:val="006A1B0D"/>
    <w:rsid w:val="006A2FCD"/>
    <w:rsid w:val="006A3A7E"/>
    <w:rsid w:val="006A443F"/>
    <w:rsid w:val="006A47EF"/>
    <w:rsid w:val="006A50CD"/>
    <w:rsid w:val="006A5A11"/>
    <w:rsid w:val="006A5C81"/>
    <w:rsid w:val="006A67AC"/>
    <w:rsid w:val="006A68DA"/>
    <w:rsid w:val="006A6B19"/>
    <w:rsid w:val="006A7F9F"/>
    <w:rsid w:val="006B144E"/>
    <w:rsid w:val="006B356D"/>
    <w:rsid w:val="006B3B0D"/>
    <w:rsid w:val="006B4535"/>
    <w:rsid w:val="006B493F"/>
    <w:rsid w:val="006B6ED0"/>
    <w:rsid w:val="006B6EE2"/>
    <w:rsid w:val="006C424F"/>
    <w:rsid w:val="006C4B1C"/>
    <w:rsid w:val="006C4D16"/>
    <w:rsid w:val="006C5C52"/>
    <w:rsid w:val="006C6E21"/>
    <w:rsid w:val="006D0BF0"/>
    <w:rsid w:val="006D0FEC"/>
    <w:rsid w:val="006D10E9"/>
    <w:rsid w:val="006D40A3"/>
    <w:rsid w:val="006D4AD4"/>
    <w:rsid w:val="006D51B6"/>
    <w:rsid w:val="006D51E1"/>
    <w:rsid w:val="006D58EA"/>
    <w:rsid w:val="006D58F1"/>
    <w:rsid w:val="006D5BBB"/>
    <w:rsid w:val="006D7C14"/>
    <w:rsid w:val="006E00E2"/>
    <w:rsid w:val="006E03AC"/>
    <w:rsid w:val="006E2B59"/>
    <w:rsid w:val="006E4BA3"/>
    <w:rsid w:val="006E55E8"/>
    <w:rsid w:val="006E6EE1"/>
    <w:rsid w:val="006E7D32"/>
    <w:rsid w:val="006F51BE"/>
    <w:rsid w:val="006F64B1"/>
    <w:rsid w:val="006F6F60"/>
    <w:rsid w:val="006F7BD1"/>
    <w:rsid w:val="007012CB"/>
    <w:rsid w:val="00704B21"/>
    <w:rsid w:val="00705639"/>
    <w:rsid w:val="00705B17"/>
    <w:rsid w:val="00706ADC"/>
    <w:rsid w:val="00706E5D"/>
    <w:rsid w:val="00706FFA"/>
    <w:rsid w:val="007111F3"/>
    <w:rsid w:val="00711575"/>
    <w:rsid w:val="0071198B"/>
    <w:rsid w:val="00711A4B"/>
    <w:rsid w:val="00713157"/>
    <w:rsid w:val="007137A0"/>
    <w:rsid w:val="007145B0"/>
    <w:rsid w:val="007150A7"/>
    <w:rsid w:val="0071562A"/>
    <w:rsid w:val="00717498"/>
    <w:rsid w:val="00717834"/>
    <w:rsid w:val="007206F0"/>
    <w:rsid w:val="0072458D"/>
    <w:rsid w:val="007247DE"/>
    <w:rsid w:val="00724CD5"/>
    <w:rsid w:val="0072567A"/>
    <w:rsid w:val="00725AC2"/>
    <w:rsid w:val="00725D84"/>
    <w:rsid w:val="00725EA3"/>
    <w:rsid w:val="0072614D"/>
    <w:rsid w:val="00727764"/>
    <w:rsid w:val="00731A7B"/>
    <w:rsid w:val="00732DA4"/>
    <w:rsid w:val="00733263"/>
    <w:rsid w:val="0073448B"/>
    <w:rsid w:val="00736DF0"/>
    <w:rsid w:val="00736EF4"/>
    <w:rsid w:val="0074035C"/>
    <w:rsid w:val="00741F28"/>
    <w:rsid w:val="00743436"/>
    <w:rsid w:val="00744340"/>
    <w:rsid w:val="0074518A"/>
    <w:rsid w:val="00745AF4"/>
    <w:rsid w:val="00745F86"/>
    <w:rsid w:val="00746A7F"/>
    <w:rsid w:val="00747963"/>
    <w:rsid w:val="00747B7B"/>
    <w:rsid w:val="00751806"/>
    <w:rsid w:val="00752647"/>
    <w:rsid w:val="00752860"/>
    <w:rsid w:val="00754027"/>
    <w:rsid w:val="007606B0"/>
    <w:rsid w:val="00763035"/>
    <w:rsid w:val="00765D65"/>
    <w:rsid w:val="00766A0C"/>
    <w:rsid w:val="00770F9D"/>
    <w:rsid w:val="0077353F"/>
    <w:rsid w:val="00773982"/>
    <w:rsid w:val="00774F33"/>
    <w:rsid w:val="0077559B"/>
    <w:rsid w:val="007776CB"/>
    <w:rsid w:val="00783AA3"/>
    <w:rsid w:val="007843D1"/>
    <w:rsid w:val="00784AD2"/>
    <w:rsid w:val="00792D87"/>
    <w:rsid w:val="00793367"/>
    <w:rsid w:val="007938BA"/>
    <w:rsid w:val="0079574E"/>
    <w:rsid w:val="0079757F"/>
    <w:rsid w:val="00797885"/>
    <w:rsid w:val="007A0071"/>
    <w:rsid w:val="007A0932"/>
    <w:rsid w:val="007A0B34"/>
    <w:rsid w:val="007A0E51"/>
    <w:rsid w:val="007A0EF4"/>
    <w:rsid w:val="007A375A"/>
    <w:rsid w:val="007A5BBA"/>
    <w:rsid w:val="007A7D89"/>
    <w:rsid w:val="007B1805"/>
    <w:rsid w:val="007B2664"/>
    <w:rsid w:val="007B3735"/>
    <w:rsid w:val="007B6B04"/>
    <w:rsid w:val="007B7A4A"/>
    <w:rsid w:val="007C08B8"/>
    <w:rsid w:val="007C1D12"/>
    <w:rsid w:val="007C3219"/>
    <w:rsid w:val="007C437A"/>
    <w:rsid w:val="007C5AC4"/>
    <w:rsid w:val="007C6041"/>
    <w:rsid w:val="007C61CD"/>
    <w:rsid w:val="007C61D6"/>
    <w:rsid w:val="007D075F"/>
    <w:rsid w:val="007D0D3B"/>
    <w:rsid w:val="007D1E32"/>
    <w:rsid w:val="007D30A4"/>
    <w:rsid w:val="007D41A1"/>
    <w:rsid w:val="007D4AC0"/>
    <w:rsid w:val="007D4B4B"/>
    <w:rsid w:val="007D4E17"/>
    <w:rsid w:val="007D6309"/>
    <w:rsid w:val="007D69D8"/>
    <w:rsid w:val="007D7578"/>
    <w:rsid w:val="007D784E"/>
    <w:rsid w:val="007E0A0A"/>
    <w:rsid w:val="007E64ED"/>
    <w:rsid w:val="007E76C0"/>
    <w:rsid w:val="007E7D0A"/>
    <w:rsid w:val="007F1431"/>
    <w:rsid w:val="007F1E08"/>
    <w:rsid w:val="007F36A9"/>
    <w:rsid w:val="0080158F"/>
    <w:rsid w:val="0080218A"/>
    <w:rsid w:val="008030DF"/>
    <w:rsid w:val="00803E2B"/>
    <w:rsid w:val="0080466C"/>
    <w:rsid w:val="00804910"/>
    <w:rsid w:val="008054B0"/>
    <w:rsid w:val="008054B5"/>
    <w:rsid w:val="00805C6B"/>
    <w:rsid w:val="00805DF1"/>
    <w:rsid w:val="0080662F"/>
    <w:rsid w:val="00807A3E"/>
    <w:rsid w:val="008106B0"/>
    <w:rsid w:val="0081445D"/>
    <w:rsid w:val="008155A6"/>
    <w:rsid w:val="00817BCA"/>
    <w:rsid w:val="008211BE"/>
    <w:rsid w:val="00825C6F"/>
    <w:rsid w:val="0082632F"/>
    <w:rsid w:val="00830C1A"/>
    <w:rsid w:val="008325B5"/>
    <w:rsid w:val="00833029"/>
    <w:rsid w:val="0083330E"/>
    <w:rsid w:val="00833F14"/>
    <w:rsid w:val="00834C4D"/>
    <w:rsid w:val="00834EA5"/>
    <w:rsid w:val="0083564B"/>
    <w:rsid w:val="00835835"/>
    <w:rsid w:val="008362F0"/>
    <w:rsid w:val="0083672F"/>
    <w:rsid w:val="0083784D"/>
    <w:rsid w:val="0084003C"/>
    <w:rsid w:val="0084639F"/>
    <w:rsid w:val="00850432"/>
    <w:rsid w:val="0085122F"/>
    <w:rsid w:val="008518BC"/>
    <w:rsid w:val="00851ABE"/>
    <w:rsid w:val="008538C8"/>
    <w:rsid w:val="008542B7"/>
    <w:rsid w:val="00857472"/>
    <w:rsid w:val="00860214"/>
    <w:rsid w:val="00860B54"/>
    <w:rsid w:val="00862E4D"/>
    <w:rsid w:val="00863218"/>
    <w:rsid w:val="00863F70"/>
    <w:rsid w:val="0086556A"/>
    <w:rsid w:val="0087002D"/>
    <w:rsid w:val="008706E0"/>
    <w:rsid w:val="00870DCB"/>
    <w:rsid w:val="00871E58"/>
    <w:rsid w:val="00873B84"/>
    <w:rsid w:val="008754EA"/>
    <w:rsid w:val="00881453"/>
    <w:rsid w:val="00882698"/>
    <w:rsid w:val="00882B73"/>
    <w:rsid w:val="00883190"/>
    <w:rsid w:val="008833B3"/>
    <w:rsid w:val="0088440D"/>
    <w:rsid w:val="008852B8"/>
    <w:rsid w:val="00887172"/>
    <w:rsid w:val="0089035B"/>
    <w:rsid w:val="00890740"/>
    <w:rsid w:val="00890A89"/>
    <w:rsid w:val="00895A24"/>
    <w:rsid w:val="00897796"/>
    <w:rsid w:val="00897810"/>
    <w:rsid w:val="00897AB2"/>
    <w:rsid w:val="008A1107"/>
    <w:rsid w:val="008A1F96"/>
    <w:rsid w:val="008A2C36"/>
    <w:rsid w:val="008A359E"/>
    <w:rsid w:val="008A6401"/>
    <w:rsid w:val="008A6488"/>
    <w:rsid w:val="008A6CE7"/>
    <w:rsid w:val="008B1BC4"/>
    <w:rsid w:val="008B7832"/>
    <w:rsid w:val="008B7AAC"/>
    <w:rsid w:val="008C1CCA"/>
    <w:rsid w:val="008C2709"/>
    <w:rsid w:val="008C4AF3"/>
    <w:rsid w:val="008C57BC"/>
    <w:rsid w:val="008C5983"/>
    <w:rsid w:val="008C6D3A"/>
    <w:rsid w:val="008C744F"/>
    <w:rsid w:val="008C7E78"/>
    <w:rsid w:val="008D00B2"/>
    <w:rsid w:val="008D30F8"/>
    <w:rsid w:val="008E17B4"/>
    <w:rsid w:val="008E2F19"/>
    <w:rsid w:val="008E3834"/>
    <w:rsid w:val="008E45E0"/>
    <w:rsid w:val="008E4BF0"/>
    <w:rsid w:val="008E5C88"/>
    <w:rsid w:val="008E5F07"/>
    <w:rsid w:val="008F0129"/>
    <w:rsid w:val="008F1E52"/>
    <w:rsid w:val="008F3623"/>
    <w:rsid w:val="008F3F58"/>
    <w:rsid w:val="008F545F"/>
    <w:rsid w:val="008F5BD3"/>
    <w:rsid w:val="008F7240"/>
    <w:rsid w:val="00900BAB"/>
    <w:rsid w:val="00900C8A"/>
    <w:rsid w:val="00901C34"/>
    <w:rsid w:val="0090325B"/>
    <w:rsid w:val="00903E37"/>
    <w:rsid w:val="00904AF3"/>
    <w:rsid w:val="00905C28"/>
    <w:rsid w:val="00906D2A"/>
    <w:rsid w:val="00907944"/>
    <w:rsid w:val="009115F1"/>
    <w:rsid w:val="0091268D"/>
    <w:rsid w:val="00912BCC"/>
    <w:rsid w:val="00913680"/>
    <w:rsid w:val="00914B9D"/>
    <w:rsid w:val="00915A1A"/>
    <w:rsid w:val="00915AFD"/>
    <w:rsid w:val="00915B3A"/>
    <w:rsid w:val="00916597"/>
    <w:rsid w:val="009177A3"/>
    <w:rsid w:val="009230DE"/>
    <w:rsid w:val="00923281"/>
    <w:rsid w:val="0092338D"/>
    <w:rsid w:val="00924FE7"/>
    <w:rsid w:val="00925889"/>
    <w:rsid w:val="009300B6"/>
    <w:rsid w:val="009304A6"/>
    <w:rsid w:val="0093087B"/>
    <w:rsid w:val="0093296D"/>
    <w:rsid w:val="009329D2"/>
    <w:rsid w:val="00932C89"/>
    <w:rsid w:val="00934630"/>
    <w:rsid w:val="00935701"/>
    <w:rsid w:val="00936A60"/>
    <w:rsid w:val="00937092"/>
    <w:rsid w:val="00937D97"/>
    <w:rsid w:val="00937E5A"/>
    <w:rsid w:val="00941E46"/>
    <w:rsid w:val="00942F80"/>
    <w:rsid w:val="00943D75"/>
    <w:rsid w:val="00943F21"/>
    <w:rsid w:val="00944734"/>
    <w:rsid w:val="00944CDF"/>
    <w:rsid w:val="00947BFF"/>
    <w:rsid w:val="00951A39"/>
    <w:rsid w:val="00952411"/>
    <w:rsid w:val="00952ECE"/>
    <w:rsid w:val="00953072"/>
    <w:rsid w:val="009564AC"/>
    <w:rsid w:val="0095760F"/>
    <w:rsid w:val="00957686"/>
    <w:rsid w:val="00960BA6"/>
    <w:rsid w:val="0096226B"/>
    <w:rsid w:val="00964E49"/>
    <w:rsid w:val="00965F40"/>
    <w:rsid w:val="00965FAA"/>
    <w:rsid w:val="00966026"/>
    <w:rsid w:val="009673EB"/>
    <w:rsid w:val="00967518"/>
    <w:rsid w:val="00967F09"/>
    <w:rsid w:val="009732EE"/>
    <w:rsid w:val="00974865"/>
    <w:rsid w:val="0097606E"/>
    <w:rsid w:val="00977D66"/>
    <w:rsid w:val="00980410"/>
    <w:rsid w:val="009814BB"/>
    <w:rsid w:val="0098222C"/>
    <w:rsid w:val="009824AD"/>
    <w:rsid w:val="0098315D"/>
    <w:rsid w:val="00983480"/>
    <w:rsid w:val="00983E0A"/>
    <w:rsid w:val="00983F9B"/>
    <w:rsid w:val="00985095"/>
    <w:rsid w:val="00985386"/>
    <w:rsid w:val="009854FD"/>
    <w:rsid w:val="009864BB"/>
    <w:rsid w:val="00986B78"/>
    <w:rsid w:val="00990A90"/>
    <w:rsid w:val="00991C57"/>
    <w:rsid w:val="009940BE"/>
    <w:rsid w:val="009946FB"/>
    <w:rsid w:val="00994F61"/>
    <w:rsid w:val="00995831"/>
    <w:rsid w:val="009972CC"/>
    <w:rsid w:val="009A2092"/>
    <w:rsid w:val="009A2D98"/>
    <w:rsid w:val="009A5E99"/>
    <w:rsid w:val="009A67DE"/>
    <w:rsid w:val="009A73CA"/>
    <w:rsid w:val="009A7725"/>
    <w:rsid w:val="009B2D7C"/>
    <w:rsid w:val="009B4520"/>
    <w:rsid w:val="009B5ADF"/>
    <w:rsid w:val="009C096F"/>
    <w:rsid w:val="009C1516"/>
    <w:rsid w:val="009C1A6D"/>
    <w:rsid w:val="009C2211"/>
    <w:rsid w:val="009C23CD"/>
    <w:rsid w:val="009C261B"/>
    <w:rsid w:val="009C310E"/>
    <w:rsid w:val="009C3CB4"/>
    <w:rsid w:val="009C4444"/>
    <w:rsid w:val="009C5B97"/>
    <w:rsid w:val="009C730D"/>
    <w:rsid w:val="009D140B"/>
    <w:rsid w:val="009D182D"/>
    <w:rsid w:val="009D2FFA"/>
    <w:rsid w:val="009D3389"/>
    <w:rsid w:val="009D3597"/>
    <w:rsid w:val="009D41F3"/>
    <w:rsid w:val="009D5821"/>
    <w:rsid w:val="009D63F0"/>
    <w:rsid w:val="009D75C8"/>
    <w:rsid w:val="009D7F8E"/>
    <w:rsid w:val="009E3561"/>
    <w:rsid w:val="009E67E3"/>
    <w:rsid w:val="009E7ADA"/>
    <w:rsid w:val="009F0A06"/>
    <w:rsid w:val="009F19C2"/>
    <w:rsid w:val="009F2A2F"/>
    <w:rsid w:val="009F582B"/>
    <w:rsid w:val="009F6BB6"/>
    <w:rsid w:val="009F79AA"/>
    <w:rsid w:val="00A008F7"/>
    <w:rsid w:val="00A00963"/>
    <w:rsid w:val="00A01FAD"/>
    <w:rsid w:val="00A025BD"/>
    <w:rsid w:val="00A0616F"/>
    <w:rsid w:val="00A06D4C"/>
    <w:rsid w:val="00A11D85"/>
    <w:rsid w:val="00A12510"/>
    <w:rsid w:val="00A129D2"/>
    <w:rsid w:val="00A14441"/>
    <w:rsid w:val="00A15169"/>
    <w:rsid w:val="00A17DFF"/>
    <w:rsid w:val="00A17E5A"/>
    <w:rsid w:val="00A206A0"/>
    <w:rsid w:val="00A24663"/>
    <w:rsid w:val="00A26F11"/>
    <w:rsid w:val="00A309A4"/>
    <w:rsid w:val="00A319B1"/>
    <w:rsid w:val="00A31DED"/>
    <w:rsid w:val="00A34795"/>
    <w:rsid w:val="00A3493C"/>
    <w:rsid w:val="00A357FE"/>
    <w:rsid w:val="00A35815"/>
    <w:rsid w:val="00A35BBD"/>
    <w:rsid w:val="00A36B84"/>
    <w:rsid w:val="00A36CE1"/>
    <w:rsid w:val="00A37563"/>
    <w:rsid w:val="00A37827"/>
    <w:rsid w:val="00A40688"/>
    <w:rsid w:val="00A40FD7"/>
    <w:rsid w:val="00A4221D"/>
    <w:rsid w:val="00A43C46"/>
    <w:rsid w:val="00A43D2B"/>
    <w:rsid w:val="00A440D0"/>
    <w:rsid w:val="00A451DF"/>
    <w:rsid w:val="00A46D19"/>
    <w:rsid w:val="00A5016A"/>
    <w:rsid w:val="00A516F0"/>
    <w:rsid w:val="00A51AA2"/>
    <w:rsid w:val="00A531CB"/>
    <w:rsid w:val="00A55948"/>
    <w:rsid w:val="00A5602F"/>
    <w:rsid w:val="00A62779"/>
    <w:rsid w:val="00A62CFE"/>
    <w:rsid w:val="00A6462E"/>
    <w:rsid w:val="00A66806"/>
    <w:rsid w:val="00A67223"/>
    <w:rsid w:val="00A7011E"/>
    <w:rsid w:val="00A70873"/>
    <w:rsid w:val="00A708EC"/>
    <w:rsid w:val="00A71935"/>
    <w:rsid w:val="00A728E6"/>
    <w:rsid w:val="00A74C42"/>
    <w:rsid w:val="00A768EF"/>
    <w:rsid w:val="00A76EAE"/>
    <w:rsid w:val="00A83578"/>
    <w:rsid w:val="00A83B49"/>
    <w:rsid w:val="00A84632"/>
    <w:rsid w:val="00A8465E"/>
    <w:rsid w:val="00A867C0"/>
    <w:rsid w:val="00A87845"/>
    <w:rsid w:val="00A87C2C"/>
    <w:rsid w:val="00A911BE"/>
    <w:rsid w:val="00A9180F"/>
    <w:rsid w:val="00A922A5"/>
    <w:rsid w:val="00A938B2"/>
    <w:rsid w:val="00A94972"/>
    <w:rsid w:val="00A97496"/>
    <w:rsid w:val="00AA09A4"/>
    <w:rsid w:val="00AA2510"/>
    <w:rsid w:val="00AA3711"/>
    <w:rsid w:val="00AA461F"/>
    <w:rsid w:val="00AA60AB"/>
    <w:rsid w:val="00AA760B"/>
    <w:rsid w:val="00AB02F6"/>
    <w:rsid w:val="00AB0F11"/>
    <w:rsid w:val="00AB1579"/>
    <w:rsid w:val="00AB1C05"/>
    <w:rsid w:val="00AB1E26"/>
    <w:rsid w:val="00AB2243"/>
    <w:rsid w:val="00AB55B3"/>
    <w:rsid w:val="00AB5E12"/>
    <w:rsid w:val="00AB64C7"/>
    <w:rsid w:val="00AC069B"/>
    <w:rsid w:val="00AC08DF"/>
    <w:rsid w:val="00AC2E6D"/>
    <w:rsid w:val="00AC4940"/>
    <w:rsid w:val="00AC50C0"/>
    <w:rsid w:val="00AC558A"/>
    <w:rsid w:val="00AC57DD"/>
    <w:rsid w:val="00AC5A44"/>
    <w:rsid w:val="00AC6307"/>
    <w:rsid w:val="00AC7276"/>
    <w:rsid w:val="00AD03FA"/>
    <w:rsid w:val="00AD0ADB"/>
    <w:rsid w:val="00AD2F22"/>
    <w:rsid w:val="00AD2F7B"/>
    <w:rsid w:val="00AD4404"/>
    <w:rsid w:val="00AD4CD1"/>
    <w:rsid w:val="00AD578D"/>
    <w:rsid w:val="00AD58C1"/>
    <w:rsid w:val="00AD6A79"/>
    <w:rsid w:val="00AD6CB9"/>
    <w:rsid w:val="00AD6FFE"/>
    <w:rsid w:val="00AD70C6"/>
    <w:rsid w:val="00AD721A"/>
    <w:rsid w:val="00AD7B79"/>
    <w:rsid w:val="00AE03D5"/>
    <w:rsid w:val="00AE0551"/>
    <w:rsid w:val="00AE0A35"/>
    <w:rsid w:val="00AE15ED"/>
    <w:rsid w:val="00AE26D5"/>
    <w:rsid w:val="00AE2B8F"/>
    <w:rsid w:val="00AE2C19"/>
    <w:rsid w:val="00AE58D1"/>
    <w:rsid w:val="00AE6E7C"/>
    <w:rsid w:val="00AE73D8"/>
    <w:rsid w:val="00AE7556"/>
    <w:rsid w:val="00AF1433"/>
    <w:rsid w:val="00AF2EC4"/>
    <w:rsid w:val="00AF3FE7"/>
    <w:rsid w:val="00AF7CAA"/>
    <w:rsid w:val="00B001BB"/>
    <w:rsid w:val="00B01C19"/>
    <w:rsid w:val="00B01D9E"/>
    <w:rsid w:val="00B05CB9"/>
    <w:rsid w:val="00B074FD"/>
    <w:rsid w:val="00B07984"/>
    <w:rsid w:val="00B07D80"/>
    <w:rsid w:val="00B10B50"/>
    <w:rsid w:val="00B11BF7"/>
    <w:rsid w:val="00B11EF1"/>
    <w:rsid w:val="00B11F9D"/>
    <w:rsid w:val="00B122FD"/>
    <w:rsid w:val="00B12EC1"/>
    <w:rsid w:val="00B16E7C"/>
    <w:rsid w:val="00B1735D"/>
    <w:rsid w:val="00B1799B"/>
    <w:rsid w:val="00B17B8A"/>
    <w:rsid w:val="00B21279"/>
    <w:rsid w:val="00B2140E"/>
    <w:rsid w:val="00B220F4"/>
    <w:rsid w:val="00B22614"/>
    <w:rsid w:val="00B22E85"/>
    <w:rsid w:val="00B25170"/>
    <w:rsid w:val="00B27715"/>
    <w:rsid w:val="00B307BE"/>
    <w:rsid w:val="00B30A20"/>
    <w:rsid w:val="00B32327"/>
    <w:rsid w:val="00B32C65"/>
    <w:rsid w:val="00B345C7"/>
    <w:rsid w:val="00B34D15"/>
    <w:rsid w:val="00B34E77"/>
    <w:rsid w:val="00B358E0"/>
    <w:rsid w:val="00B359C9"/>
    <w:rsid w:val="00B35A01"/>
    <w:rsid w:val="00B35E64"/>
    <w:rsid w:val="00B3767E"/>
    <w:rsid w:val="00B37963"/>
    <w:rsid w:val="00B400C3"/>
    <w:rsid w:val="00B40A17"/>
    <w:rsid w:val="00B412DE"/>
    <w:rsid w:val="00B41679"/>
    <w:rsid w:val="00B41BD3"/>
    <w:rsid w:val="00B41CA4"/>
    <w:rsid w:val="00B427B1"/>
    <w:rsid w:val="00B4379D"/>
    <w:rsid w:val="00B437A4"/>
    <w:rsid w:val="00B43E85"/>
    <w:rsid w:val="00B44442"/>
    <w:rsid w:val="00B44471"/>
    <w:rsid w:val="00B44867"/>
    <w:rsid w:val="00B45AC7"/>
    <w:rsid w:val="00B45CE3"/>
    <w:rsid w:val="00B46B57"/>
    <w:rsid w:val="00B46F48"/>
    <w:rsid w:val="00B47E57"/>
    <w:rsid w:val="00B50A23"/>
    <w:rsid w:val="00B51491"/>
    <w:rsid w:val="00B51C3F"/>
    <w:rsid w:val="00B52D1B"/>
    <w:rsid w:val="00B53663"/>
    <w:rsid w:val="00B55BCA"/>
    <w:rsid w:val="00B56430"/>
    <w:rsid w:val="00B56948"/>
    <w:rsid w:val="00B5754F"/>
    <w:rsid w:val="00B6139A"/>
    <w:rsid w:val="00B61700"/>
    <w:rsid w:val="00B62913"/>
    <w:rsid w:val="00B62A72"/>
    <w:rsid w:val="00B63D67"/>
    <w:rsid w:val="00B64BAF"/>
    <w:rsid w:val="00B66461"/>
    <w:rsid w:val="00B67915"/>
    <w:rsid w:val="00B70897"/>
    <w:rsid w:val="00B71D33"/>
    <w:rsid w:val="00B734D3"/>
    <w:rsid w:val="00B74CBB"/>
    <w:rsid w:val="00B7596F"/>
    <w:rsid w:val="00B7667C"/>
    <w:rsid w:val="00B808B5"/>
    <w:rsid w:val="00B8247D"/>
    <w:rsid w:val="00B827FE"/>
    <w:rsid w:val="00B832E8"/>
    <w:rsid w:val="00B83B38"/>
    <w:rsid w:val="00B849A3"/>
    <w:rsid w:val="00B87A50"/>
    <w:rsid w:val="00B908FA"/>
    <w:rsid w:val="00B91200"/>
    <w:rsid w:val="00B92220"/>
    <w:rsid w:val="00B927B0"/>
    <w:rsid w:val="00B92EB3"/>
    <w:rsid w:val="00B95361"/>
    <w:rsid w:val="00B9593F"/>
    <w:rsid w:val="00B9612C"/>
    <w:rsid w:val="00B96316"/>
    <w:rsid w:val="00B964BD"/>
    <w:rsid w:val="00B967E3"/>
    <w:rsid w:val="00BA026A"/>
    <w:rsid w:val="00BA2E6A"/>
    <w:rsid w:val="00BA3283"/>
    <w:rsid w:val="00BA3828"/>
    <w:rsid w:val="00BA4A28"/>
    <w:rsid w:val="00BA63E4"/>
    <w:rsid w:val="00BA66EC"/>
    <w:rsid w:val="00BB07B0"/>
    <w:rsid w:val="00BB0B55"/>
    <w:rsid w:val="00BB329A"/>
    <w:rsid w:val="00BB335C"/>
    <w:rsid w:val="00BB3699"/>
    <w:rsid w:val="00BB3B34"/>
    <w:rsid w:val="00BB465F"/>
    <w:rsid w:val="00BB4EE1"/>
    <w:rsid w:val="00BB7AB5"/>
    <w:rsid w:val="00BC086B"/>
    <w:rsid w:val="00BC0976"/>
    <w:rsid w:val="00BC20F5"/>
    <w:rsid w:val="00BC2A28"/>
    <w:rsid w:val="00BC3D06"/>
    <w:rsid w:val="00BC41ED"/>
    <w:rsid w:val="00BC4BBB"/>
    <w:rsid w:val="00BC5C24"/>
    <w:rsid w:val="00BD202F"/>
    <w:rsid w:val="00BD2C86"/>
    <w:rsid w:val="00BD43FC"/>
    <w:rsid w:val="00BD52CD"/>
    <w:rsid w:val="00BD5422"/>
    <w:rsid w:val="00BD61A6"/>
    <w:rsid w:val="00BD621B"/>
    <w:rsid w:val="00BD6305"/>
    <w:rsid w:val="00BD73B3"/>
    <w:rsid w:val="00BD746C"/>
    <w:rsid w:val="00BD79EF"/>
    <w:rsid w:val="00BD7AEC"/>
    <w:rsid w:val="00BE00F1"/>
    <w:rsid w:val="00BE04C2"/>
    <w:rsid w:val="00BE0793"/>
    <w:rsid w:val="00BE0944"/>
    <w:rsid w:val="00BE235B"/>
    <w:rsid w:val="00BE5C4A"/>
    <w:rsid w:val="00BE6686"/>
    <w:rsid w:val="00BE6883"/>
    <w:rsid w:val="00BE77C2"/>
    <w:rsid w:val="00BF0C35"/>
    <w:rsid w:val="00BF0ED0"/>
    <w:rsid w:val="00BF1318"/>
    <w:rsid w:val="00BF1915"/>
    <w:rsid w:val="00BF1ECB"/>
    <w:rsid w:val="00BF2076"/>
    <w:rsid w:val="00BF3C70"/>
    <w:rsid w:val="00BF5AB9"/>
    <w:rsid w:val="00BF73B1"/>
    <w:rsid w:val="00C03948"/>
    <w:rsid w:val="00C04C33"/>
    <w:rsid w:val="00C05158"/>
    <w:rsid w:val="00C07A15"/>
    <w:rsid w:val="00C1087F"/>
    <w:rsid w:val="00C108A5"/>
    <w:rsid w:val="00C11EF2"/>
    <w:rsid w:val="00C12299"/>
    <w:rsid w:val="00C13D88"/>
    <w:rsid w:val="00C16C06"/>
    <w:rsid w:val="00C2080C"/>
    <w:rsid w:val="00C209FE"/>
    <w:rsid w:val="00C21AAE"/>
    <w:rsid w:val="00C21DB0"/>
    <w:rsid w:val="00C21E49"/>
    <w:rsid w:val="00C225D0"/>
    <w:rsid w:val="00C22AA0"/>
    <w:rsid w:val="00C24A48"/>
    <w:rsid w:val="00C261F8"/>
    <w:rsid w:val="00C26758"/>
    <w:rsid w:val="00C27D4A"/>
    <w:rsid w:val="00C304C7"/>
    <w:rsid w:val="00C30769"/>
    <w:rsid w:val="00C31E28"/>
    <w:rsid w:val="00C325A3"/>
    <w:rsid w:val="00C3262D"/>
    <w:rsid w:val="00C32ADD"/>
    <w:rsid w:val="00C34FD4"/>
    <w:rsid w:val="00C353F5"/>
    <w:rsid w:val="00C362C5"/>
    <w:rsid w:val="00C36A2F"/>
    <w:rsid w:val="00C36C2E"/>
    <w:rsid w:val="00C4278F"/>
    <w:rsid w:val="00C43BD9"/>
    <w:rsid w:val="00C45B55"/>
    <w:rsid w:val="00C45C9D"/>
    <w:rsid w:val="00C46A73"/>
    <w:rsid w:val="00C47018"/>
    <w:rsid w:val="00C47381"/>
    <w:rsid w:val="00C47E0F"/>
    <w:rsid w:val="00C514A9"/>
    <w:rsid w:val="00C51F09"/>
    <w:rsid w:val="00C5218C"/>
    <w:rsid w:val="00C52DE9"/>
    <w:rsid w:val="00C5542B"/>
    <w:rsid w:val="00C57F79"/>
    <w:rsid w:val="00C60A78"/>
    <w:rsid w:val="00C61D32"/>
    <w:rsid w:val="00C621A9"/>
    <w:rsid w:val="00C6284D"/>
    <w:rsid w:val="00C63733"/>
    <w:rsid w:val="00C6459A"/>
    <w:rsid w:val="00C64909"/>
    <w:rsid w:val="00C65CE6"/>
    <w:rsid w:val="00C66F72"/>
    <w:rsid w:val="00C67C3E"/>
    <w:rsid w:val="00C71B81"/>
    <w:rsid w:val="00C738C5"/>
    <w:rsid w:val="00C75BE3"/>
    <w:rsid w:val="00C75F92"/>
    <w:rsid w:val="00C76B94"/>
    <w:rsid w:val="00C838CB"/>
    <w:rsid w:val="00C83F83"/>
    <w:rsid w:val="00C85902"/>
    <w:rsid w:val="00C86DBE"/>
    <w:rsid w:val="00C8744E"/>
    <w:rsid w:val="00C87532"/>
    <w:rsid w:val="00C87BEA"/>
    <w:rsid w:val="00C907A8"/>
    <w:rsid w:val="00C91523"/>
    <w:rsid w:val="00C928AB"/>
    <w:rsid w:val="00C9469B"/>
    <w:rsid w:val="00C9696C"/>
    <w:rsid w:val="00C97610"/>
    <w:rsid w:val="00CA1C88"/>
    <w:rsid w:val="00CA3393"/>
    <w:rsid w:val="00CA7DF5"/>
    <w:rsid w:val="00CB1E29"/>
    <w:rsid w:val="00CB26AB"/>
    <w:rsid w:val="00CB5D85"/>
    <w:rsid w:val="00CC0516"/>
    <w:rsid w:val="00CC0FEC"/>
    <w:rsid w:val="00CC2C90"/>
    <w:rsid w:val="00CC42BC"/>
    <w:rsid w:val="00CC430C"/>
    <w:rsid w:val="00CC52F4"/>
    <w:rsid w:val="00CC611D"/>
    <w:rsid w:val="00CC721C"/>
    <w:rsid w:val="00CC7259"/>
    <w:rsid w:val="00CC74C2"/>
    <w:rsid w:val="00CD098E"/>
    <w:rsid w:val="00CD2812"/>
    <w:rsid w:val="00CD28C6"/>
    <w:rsid w:val="00CD3788"/>
    <w:rsid w:val="00CD4D7C"/>
    <w:rsid w:val="00CD4FE1"/>
    <w:rsid w:val="00CD5F56"/>
    <w:rsid w:val="00CD69D9"/>
    <w:rsid w:val="00CD6D2E"/>
    <w:rsid w:val="00CD7228"/>
    <w:rsid w:val="00CE0118"/>
    <w:rsid w:val="00CE0F5E"/>
    <w:rsid w:val="00CE1C08"/>
    <w:rsid w:val="00CE30A8"/>
    <w:rsid w:val="00CE53C0"/>
    <w:rsid w:val="00CE62A0"/>
    <w:rsid w:val="00CE6B94"/>
    <w:rsid w:val="00CE7ED8"/>
    <w:rsid w:val="00CF01B3"/>
    <w:rsid w:val="00CF1C7A"/>
    <w:rsid w:val="00CF3BC0"/>
    <w:rsid w:val="00CF5D38"/>
    <w:rsid w:val="00CF725B"/>
    <w:rsid w:val="00D00478"/>
    <w:rsid w:val="00D007E8"/>
    <w:rsid w:val="00D02205"/>
    <w:rsid w:val="00D0268F"/>
    <w:rsid w:val="00D0466E"/>
    <w:rsid w:val="00D0639C"/>
    <w:rsid w:val="00D10DA5"/>
    <w:rsid w:val="00D114DD"/>
    <w:rsid w:val="00D143DB"/>
    <w:rsid w:val="00D15826"/>
    <w:rsid w:val="00D15B2C"/>
    <w:rsid w:val="00D15FB4"/>
    <w:rsid w:val="00D16846"/>
    <w:rsid w:val="00D16ED0"/>
    <w:rsid w:val="00D17256"/>
    <w:rsid w:val="00D2029D"/>
    <w:rsid w:val="00D206F5"/>
    <w:rsid w:val="00D20FA9"/>
    <w:rsid w:val="00D21033"/>
    <w:rsid w:val="00D23577"/>
    <w:rsid w:val="00D2561F"/>
    <w:rsid w:val="00D25C4A"/>
    <w:rsid w:val="00D26927"/>
    <w:rsid w:val="00D26A17"/>
    <w:rsid w:val="00D27D76"/>
    <w:rsid w:val="00D3005F"/>
    <w:rsid w:val="00D315D5"/>
    <w:rsid w:val="00D32387"/>
    <w:rsid w:val="00D36F5F"/>
    <w:rsid w:val="00D41733"/>
    <w:rsid w:val="00D41FAB"/>
    <w:rsid w:val="00D42943"/>
    <w:rsid w:val="00D448A5"/>
    <w:rsid w:val="00D454BF"/>
    <w:rsid w:val="00D45F62"/>
    <w:rsid w:val="00D46826"/>
    <w:rsid w:val="00D46CC2"/>
    <w:rsid w:val="00D47049"/>
    <w:rsid w:val="00D47AF2"/>
    <w:rsid w:val="00D47C89"/>
    <w:rsid w:val="00D50F7A"/>
    <w:rsid w:val="00D5164C"/>
    <w:rsid w:val="00D523FE"/>
    <w:rsid w:val="00D52E8D"/>
    <w:rsid w:val="00D52FC2"/>
    <w:rsid w:val="00D5486E"/>
    <w:rsid w:val="00D54BF5"/>
    <w:rsid w:val="00D57B93"/>
    <w:rsid w:val="00D57E4A"/>
    <w:rsid w:val="00D60283"/>
    <w:rsid w:val="00D6045A"/>
    <w:rsid w:val="00D60A1F"/>
    <w:rsid w:val="00D6200D"/>
    <w:rsid w:val="00D621DF"/>
    <w:rsid w:val="00D64278"/>
    <w:rsid w:val="00D651A7"/>
    <w:rsid w:val="00D70B5D"/>
    <w:rsid w:val="00D71664"/>
    <w:rsid w:val="00D72AC0"/>
    <w:rsid w:val="00D7385F"/>
    <w:rsid w:val="00D74CAF"/>
    <w:rsid w:val="00D758B6"/>
    <w:rsid w:val="00D76FF4"/>
    <w:rsid w:val="00D770BE"/>
    <w:rsid w:val="00D81005"/>
    <w:rsid w:val="00D83AC5"/>
    <w:rsid w:val="00D86CC2"/>
    <w:rsid w:val="00D92437"/>
    <w:rsid w:val="00D92D3E"/>
    <w:rsid w:val="00D966BC"/>
    <w:rsid w:val="00D9676B"/>
    <w:rsid w:val="00D97343"/>
    <w:rsid w:val="00D97670"/>
    <w:rsid w:val="00D9796F"/>
    <w:rsid w:val="00DA1511"/>
    <w:rsid w:val="00DA23A3"/>
    <w:rsid w:val="00DA3D9A"/>
    <w:rsid w:val="00DA4812"/>
    <w:rsid w:val="00DA4920"/>
    <w:rsid w:val="00DA634B"/>
    <w:rsid w:val="00DA6F65"/>
    <w:rsid w:val="00DB185F"/>
    <w:rsid w:val="00DB2BB8"/>
    <w:rsid w:val="00DB3548"/>
    <w:rsid w:val="00DB4763"/>
    <w:rsid w:val="00DB6A50"/>
    <w:rsid w:val="00DC1017"/>
    <w:rsid w:val="00DC1119"/>
    <w:rsid w:val="00DC303D"/>
    <w:rsid w:val="00DC3FF9"/>
    <w:rsid w:val="00DC4713"/>
    <w:rsid w:val="00DC4FBF"/>
    <w:rsid w:val="00DC6324"/>
    <w:rsid w:val="00DD01C7"/>
    <w:rsid w:val="00DD38B7"/>
    <w:rsid w:val="00DD39AE"/>
    <w:rsid w:val="00DD5382"/>
    <w:rsid w:val="00DD65AA"/>
    <w:rsid w:val="00DD6F1F"/>
    <w:rsid w:val="00DD75CE"/>
    <w:rsid w:val="00DE0C52"/>
    <w:rsid w:val="00DE1036"/>
    <w:rsid w:val="00DE1655"/>
    <w:rsid w:val="00DE1B67"/>
    <w:rsid w:val="00DE27EC"/>
    <w:rsid w:val="00DE2CDB"/>
    <w:rsid w:val="00DE3357"/>
    <w:rsid w:val="00DE3F01"/>
    <w:rsid w:val="00DE44D3"/>
    <w:rsid w:val="00DE4DC8"/>
    <w:rsid w:val="00DE4E1C"/>
    <w:rsid w:val="00DE6220"/>
    <w:rsid w:val="00DE6402"/>
    <w:rsid w:val="00DE6BC9"/>
    <w:rsid w:val="00DF17A5"/>
    <w:rsid w:val="00DF24F8"/>
    <w:rsid w:val="00DF2693"/>
    <w:rsid w:val="00DF2E6B"/>
    <w:rsid w:val="00DF3BEC"/>
    <w:rsid w:val="00DF3F07"/>
    <w:rsid w:val="00DF40D9"/>
    <w:rsid w:val="00DF47C8"/>
    <w:rsid w:val="00DF48E4"/>
    <w:rsid w:val="00DF645F"/>
    <w:rsid w:val="00DF7AED"/>
    <w:rsid w:val="00E00D1B"/>
    <w:rsid w:val="00E00D2B"/>
    <w:rsid w:val="00E02143"/>
    <w:rsid w:val="00E02161"/>
    <w:rsid w:val="00E02592"/>
    <w:rsid w:val="00E02D0E"/>
    <w:rsid w:val="00E03EAB"/>
    <w:rsid w:val="00E06654"/>
    <w:rsid w:val="00E07F18"/>
    <w:rsid w:val="00E10955"/>
    <w:rsid w:val="00E13592"/>
    <w:rsid w:val="00E13FD2"/>
    <w:rsid w:val="00E165D2"/>
    <w:rsid w:val="00E1724C"/>
    <w:rsid w:val="00E176C0"/>
    <w:rsid w:val="00E20940"/>
    <w:rsid w:val="00E20C85"/>
    <w:rsid w:val="00E21AD2"/>
    <w:rsid w:val="00E22AD3"/>
    <w:rsid w:val="00E24064"/>
    <w:rsid w:val="00E2450D"/>
    <w:rsid w:val="00E24837"/>
    <w:rsid w:val="00E2520C"/>
    <w:rsid w:val="00E30346"/>
    <w:rsid w:val="00E30937"/>
    <w:rsid w:val="00E314FF"/>
    <w:rsid w:val="00E321F3"/>
    <w:rsid w:val="00E32F34"/>
    <w:rsid w:val="00E336D0"/>
    <w:rsid w:val="00E34725"/>
    <w:rsid w:val="00E34CE1"/>
    <w:rsid w:val="00E3655F"/>
    <w:rsid w:val="00E4176C"/>
    <w:rsid w:val="00E430D6"/>
    <w:rsid w:val="00E43538"/>
    <w:rsid w:val="00E435E0"/>
    <w:rsid w:val="00E44A97"/>
    <w:rsid w:val="00E44D60"/>
    <w:rsid w:val="00E44F6D"/>
    <w:rsid w:val="00E46618"/>
    <w:rsid w:val="00E46E02"/>
    <w:rsid w:val="00E52D73"/>
    <w:rsid w:val="00E549FC"/>
    <w:rsid w:val="00E56164"/>
    <w:rsid w:val="00E60509"/>
    <w:rsid w:val="00E6096A"/>
    <w:rsid w:val="00E61559"/>
    <w:rsid w:val="00E61C67"/>
    <w:rsid w:val="00E629FF"/>
    <w:rsid w:val="00E6654A"/>
    <w:rsid w:val="00E7027A"/>
    <w:rsid w:val="00E713ED"/>
    <w:rsid w:val="00E715BE"/>
    <w:rsid w:val="00E71A4E"/>
    <w:rsid w:val="00E71AB6"/>
    <w:rsid w:val="00E71B1F"/>
    <w:rsid w:val="00E72410"/>
    <w:rsid w:val="00E73928"/>
    <w:rsid w:val="00E75199"/>
    <w:rsid w:val="00E762DF"/>
    <w:rsid w:val="00E80BBA"/>
    <w:rsid w:val="00E814B3"/>
    <w:rsid w:val="00E83D31"/>
    <w:rsid w:val="00E847B5"/>
    <w:rsid w:val="00E84F73"/>
    <w:rsid w:val="00E85217"/>
    <w:rsid w:val="00E852B9"/>
    <w:rsid w:val="00E85B26"/>
    <w:rsid w:val="00E85C84"/>
    <w:rsid w:val="00E86487"/>
    <w:rsid w:val="00E908AB"/>
    <w:rsid w:val="00E93BAC"/>
    <w:rsid w:val="00E962D4"/>
    <w:rsid w:val="00E96939"/>
    <w:rsid w:val="00E9747D"/>
    <w:rsid w:val="00E97618"/>
    <w:rsid w:val="00EA3401"/>
    <w:rsid w:val="00EA4C32"/>
    <w:rsid w:val="00EA6F12"/>
    <w:rsid w:val="00EA7F1C"/>
    <w:rsid w:val="00EB115B"/>
    <w:rsid w:val="00EB11F1"/>
    <w:rsid w:val="00EB127C"/>
    <w:rsid w:val="00EB3650"/>
    <w:rsid w:val="00EB42AE"/>
    <w:rsid w:val="00EB4CE1"/>
    <w:rsid w:val="00EB6FB5"/>
    <w:rsid w:val="00EC0188"/>
    <w:rsid w:val="00EC06A7"/>
    <w:rsid w:val="00EC0935"/>
    <w:rsid w:val="00EC0CDA"/>
    <w:rsid w:val="00EC6EF9"/>
    <w:rsid w:val="00ED06F1"/>
    <w:rsid w:val="00ED0716"/>
    <w:rsid w:val="00ED0E0D"/>
    <w:rsid w:val="00ED2072"/>
    <w:rsid w:val="00ED2134"/>
    <w:rsid w:val="00ED2D39"/>
    <w:rsid w:val="00EE0694"/>
    <w:rsid w:val="00EE1399"/>
    <w:rsid w:val="00EE175E"/>
    <w:rsid w:val="00EE24A2"/>
    <w:rsid w:val="00EE2DD4"/>
    <w:rsid w:val="00EE3C9F"/>
    <w:rsid w:val="00EE3EF9"/>
    <w:rsid w:val="00EE49AA"/>
    <w:rsid w:val="00EE5351"/>
    <w:rsid w:val="00EE6A08"/>
    <w:rsid w:val="00EF0904"/>
    <w:rsid w:val="00EF1B4B"/>
    <w:rsid w:val="00EF2E96"/>
    <w:rsid w:val="00EF330C"/>
    <w:rsid w:val="00EF42A4"/>
    <w:rsid w:val="00EF5C44"/>
    <w:rsid w:val="00EF6D7B"/>
    <w:rsid w:val="00EF7368"/>
    <w:rsid w:val="00EF75B3"/>
    <w:rsid w:val="00EF7645"/>
    <w:rsid w:val="00EF76F3"/>
    <w:rsid w:val="00F00F6E"/>
    <w:rsid w:val="00F02080"/>
    <w:rsid w:val="00F02459"/>
    <w:rsid w:val="00F05461"/>
    <w:rsid w:val="00F05472"/>
    <w:rsid w:val="00F0700C"/>
    <w:rsid w:val="00F11A13"/>
    <w:rsid w:val="00F127C5"/>
    <w:rsid w:val="00F13BE8"/>
    <w:rsid w:val="00F14388"/>
    <w:rsid w:val="00F148AD"/>
    <w:rsid w:val="00F150E6"/>
    <w:rsid w:val="00F163F4"/>
    <w:rsid w:val="00F17DD1"/>
    <w:rsid w:val="00F20247"/>
    <w:rsid w:val="00F2032B"/>
    <w:rsid w:val="00F20C93"/>
    <w:rsid w:val="00F20CBC"/>
    <w:rsid w:val="00F21DF2"/>
    <w:rsid w:val="00F23C57"/>
    <w:rsid w:val="00F24850"/>
    <w:rsid w:val="00F25194"/>
    <w:rsid w:val="00F26C82"/>
    <w:rsid w:val="00F304EE"/>
    <w:rsid w:val="00F332F2"/>
    <w:rsid w:val="00F33572"/>
    <w:rsid w:val="00F35428"/>
    <w:rsid w:val="00F35BC0"/>
    <w:rsid w:val="00F419AB"/>
    <w:rsid w:val="00F4343F"/>
    <w:rsid w:val="00F45509"/>
    <w:rsid w:val="00F4578C"/>
    <w:rsid w:val="00F45B4A"/>
    <w:rsid w:val="00F47638"/>
    <w:rsid w:val="00F479B2"/>
    <w:rsid w:val="00F51456"/>
    <w:rsid w:val="00F51463"/>
    <w:rsid w:val="00F51B4C"/>
    <w:rsid w:val="00F51FBB"/>
    <w:rsid w:val="00F56170"/>
    <w:rsid w:val="00F572C3"/>
    <w:rsid w:val="00F60438"/>
    <w:rsid w:val="00F622D8"/>
    <w:rsid w:val="00F630AC"/>
    <w:rsid w:val="00F636CA"/>
    <w:rsid w:val="00F6380F"/>
    <w:rsid w:val="00F640C3"/>
    <w:rsid w:val="00F64405"/>
    <w:rsid w:val="00F65BD6"/>
    <w:rsid w:val="00F65D6B"/>
    <w:rsid w:val="00F66855"/>
    <w:rsid w:val="00F66CEC"/>
    <w:rsid w:val="00F701F6"/>
    <w:rsid w:val="00F703B9"/>
    <w:rsid w:val="00F7044D"/>
    <w:rsid w:val="00F707EB"/>
    <w:rsid w:val="00F70DD1"/>
    <w:rsid w:val="00F71238"/>
    <w:rsid w:val="00F732CE"/>
    <w:rsid w:val="00F73465"/>
    <w:rsid w:val="00F73660"/>
    <w:rsid w:val="00F7515C"/>
    <w:rsid w:val="00F7581A"/>
    <w:rsid w:val="00F76CA7"/>
    <w:rsid w:val="00F813C8"/>
    <w:rsid w:val="00F82F29"/>
    <w:rsid w:val="00F85D59"/>
    <w:rsid w:val="00F87FD9"/>
    <w:rsid w:val="00F91D42"/>
    <w:rsid w:val="00F91F91"/>
    <w:rsid w:val="00F9296B"/>
    <w:rsid w:val="00F93519"/>
    <w:rsid w:val="00F935A9"/>
    <w:rsid w:val="00F93BBF"/>
    <w:rsid w:val="00F941D4"/>
    <w:rsid w:val="00FA052A"/>
    <w:rsid w:val="00FA05E7"/>
    <w:rsid w:val="00FA2ADF"/>
    <w:rsid w:val="00FA4DD8"/>
    <w:rsid w:val="00FA53E4"/>
    <w:rsid w:val="00FA5F3C"/>
    <w:rsid w:val="00FA6678"/>
    <w:rsid w:val="00FB06DB"/>
    <w:rsid w:val="00FB0C2C"/>
    <w:rsid w:val="00FB2671"/>
    <w:rsid w:val="00FB2824"/>
    <w:rsid w:val="00FB31C3"/>
    <w:rsid w:val="00FB3C33"/>
    <w:rsid w:val="00FB620E"/>
    <w:rsid w:val="00FB6B81"/>
    <w:rsid w:val="00FC110A"/>
    <w:rsid w:val="00FC1A4A"/>
    <w:rsid w:val="00FC1C0A"/>
    <w:rsid w:val="00FC2280"/>
    <w:rsid w:val="00FC2614"/>
    <w:rsid w:val="00FC3006"/>
    <w:rsid w:val="00FC3700"/>
    <w:rsid w:val="00FC5FD3"/>
    <w:rsid w:val="00FC61C6"/>
    <w:rsid w:val="00FC6A7E"/>
    <w:rsid w:val="00FC6CCC"/>
    <w:rsid w:val="00FC7B7A"/>
    <w:rsid w:val="00FD00B9"/>
    <w:rsid w:val="00FD1DF3"/>
    <w:rsid w:val="00FD25EA"/>
    <w:rsid w:val="00FD3468"/>
    <w:rsid w:val="00FD4109"/>
    <w:rsid w:val="00FD47FA"/>
    <w:rsid w:val="00FD4AA0"/>
    <w:rsid w:val="00FD6204"/>
    <w:rsid w:val="00FD69AD"/>
    <w:rsid w:val="00FE0C03"/>
    <w:rsid w:val="00FE10BB"/>
    <w:rsid w:val="00FE27EB"/>
    <w:rsid w:val="00FE2852"/>
    <w:rsid w:val="00FE312D"/>
    <w:rsid w:val="00FE325D"/>
    <w:rsid w:val="00FE52CB"/>
    <w:rsid w:val="00FE7602"/>
    <w:rsid w:val="00FF0211"/>
    <w:rsid w:val="00FF0413"/>
    <w:rsid w:val="00FF217B"/>
    <w:rsid w:val="00FF28AA"/>
    <w:rsid w:val="00FF3359"/>
    <w:rsid w:val="00FF3387"/>
    <w:rsid w:val="00FF4C82"/>
    <w:rsid w:val="00FF4D89"/>
    <w:rsid w:val="00FF52E4"/>
    <w:rsid w:val="00FF5B3F"/>
    <w:rsid w:val="00FF616F"/>
    <w:rsid w:val="00FF75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A2B19"/>
  <w15:docId w15:val="{62AE8F56-3CCC-4612-B137-0B23C8028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ExtraLight" w:eastAsia="Nunito ExtraLight" w:hAnsi="Nunito ExtraLight" w:cs="Nunito ExtraLight"/>
        <w:sz w:val="22"/>
        <w:szCs w:val="22"/>
        <w:lang w:val="en-GB" w:eastAsia="fr-F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319B1"/>
    <w:rPr>
      <w:rFonts w:asciiTheme="minorHAnsi" w:hAnsiTheme="minorHAnsi"/>
      <w:lang w:val="en-US"/>
    </w:rPr>
  </w:style>
  <w:style w:type="paragraph" w:styleId="Titre1">
    <w:name w:val="heading 1"/>
    <w:basedOn w:val="Normal"/>
    <w:next w:val="Normal"/>
    <w:link w:val="Titre1Car"/>
    <w:autoRedefine/>
    <w:uiPriority w:val="9"/>
    <w:qFormat/>
    <w:rsid w:val="00953072"/>
    <w:pPr>
      <w:keepNext/>
      <w:keepLines/>
      <w:numPr>
        <w:numId w:val="16"/>
      </w:numPr>
      <w:spacing w:before="240" w:after="0"/>
      <w:outlineLvl w:val="0"/>
    </w:pPr>
    <w:rPr>
      <w:rFonts w:ascii="Nunito Sans" w:eastAsiaTheme="majorEastAsia" w:hAnsi="Nunito Sans" w:cstheme="majorBidi"/>
      <w:color w:val="000000" w:themeColor="text1"/>
      <w:sz w:val="40"/>
      <w:szCs w:val="32"/>
    </w:rPr>
  </w:style>
  <w:style w:type="paragraph" w:styleId="Titre2">
    <w:name w:val="heading 2"/>
    <w:basedOn w:val="Normal"/>
    <w:next w:val="Normal"/>
    <w:link w:val="Titre2Car"/>
    <w:autoRedefine/>
    <w:uiPriority w:val="9"/>
    <w:unhideWhenUsed/>
    <w:qFormat/>
    <w:rsid w:val="006D5BBB"/>
    <w:pPr>
      <w:keepNext/>
      <w:keepLines/>
      <w:numPr>
        <w:ilvl w:val="1"/>
        <w:numId w:val="16"/>
      </w:numPr>
      <w:spacing w:before="40" w:after="0"/>
      <w:outlineLvl w:val="1"/>
      <w:pPrChange w:id="0" w:author="Arthur Parmentier" w:date="2020-06-07T21:11:00Z">
        <w:pPr>
          <w:keepNext/>
          <w:keepLines/>
          <w:numPr>
            <w:ilvl w:val="1"/>
            <w:numId w:val="16"/>
          </w:numPr>
          <w:spacing w:before="40" w:line="259" w:lineRule="auto"/>
          <w:ind w:left="720"/>
          <w:outlineLvl w:val="1"/>
        </w:pPr>
      </w:pPrChange>
    </w:pPr>
    <w:rPr>
      <w:rFonts w:ascii="Nunito Sans Light" w:eastAsiaTheme="majorEastAsia" w:hAnsi="Nunito Sans Light" w:cstheme="majorBidi"/>
      <w:sz w:val="32"/>
      <w:szCs w:val="26"/>
      <w:rPrChange w:id="0" w:author="Arthur Parmentier" w:date="2020-06-07T21:11:00Z">
        <w:rPr>
          <w:rFonts w:ascii="Nunito Sans Light" w:eastAsiaTheme="majorEastAsia" w:hAnsi="Nunito Sans Light" w:cstheme="majorBidi"/>
          <w:sz w:val="32"/>
          <w:szCs w:val="26"/>
          <w:lang w:val="en-US" w:eastAsia="fr-FR" w:bidi="ar-SA"/>
        </w:rPr>
      </w:rPrChange>
    </w:rPr>
  </w:style>
  <w:style w:type="paragraph" w:styleId="Titre3">
    <w:name w:val="heading 3"/>
    <w:basedOn w:val="Normal"/>
    <w:next w:val="Normal"/>
    <w:link w:val="Titre3Car"/>
    <w:uiPriority w:val="9"/>
    <w:unhideWhenUsed/>
    <w:qFormat/>
    <w:rsid w:val="00414962"/>
    <w:pPr>
      <w:keepNext/>
      <w:keepLines/>
      <w:numPr>
        <w:ilvl w:val="2"/>
        <w:numId w:val="16"/>
      </w:numPr>
      <w:spacing w:before="280" w:after="80"/>
      <w:outlineLvl w:val="2"/>
      <w:pPrChange w:id="1" w:author="Arthur Parmentier" w:date="2020-05-14T14:00:00Z">
        <w:pPr>
          <w:keepNext/>
          <w:keepLines/>
          <w:numPr>
            <w:ilvl w:val="2"/>
            <w:numId w:val="16"/>
          </w:numPr>
          <w:spacing w:before="280" w:after="80" w:line="259" w:lineRule="auto"/>
          <w:ind w:left="1440"/>
          <w:outlineLvl w:val="2"/>
        </w:pPr>
      </w:pPrChange>
    </w:pPr>
    <w:rPr>
      <w:rFonts w:ascii="Nunito Sans Light" w:hAnsi="Nunito Sans Light"/>
      <w:sz w:val="28"/>
      <w:szCs w:val="28"/>
      <w:rPrChange w:id="1" w:author="Arthur Parmentier" w:date="2020-05-14T14:00:00Z">
        <w:rPr>
          <w:rFonts w:ascii="Nunito Sans Light" w:eastAsia="Nunito ExtraLight" w:hAnsi="Nunito Sans Light" w:cs="Nunito ExtraLight"/>
          <w:sz w:val="28"/>
          <w:szCs w:val="28"/>
          <w:lang w:val="en-US" w:eastAsia="fr-FR" w:bidi="ar-SA"/>
        </w:rPr>
      </w:rPrChange>
    </w:rPr>
  </w:style>
  <w:style w:type="paragraph" w:styleId="Titre4">
    <w:name w:val="heading 4"/>
    <w:basedOn w:val="Normal"/>
    <w:next w:val="Normal"/>
    <w:autoRedefine/>
    <w:uiPriority w:val="9"/>
    <w:unhideWhenUsed/>
    <w:qFormat/>
    <w:rsid w:val="00E24064"/>
    <w:pPr>
      <w:keepNext/>
      <w:keepLines/>
      <w:numPr>
        <w:ilvl w:val="3"/>
        <w:numId w:val="16"/>
      </w:numPr>
      <w:spacing w:before="240" w:after="40"/>
      <w:outlineLvl w:val="3"/>
    </w:pPr>
    <w:rPr>
      <w:rFonts w:ascii="Nunito Sans Light" w:hAnsi="Nunito Sans Light"/>
      <w:sz w:val="24"/>
      <w:szCs w:val="24"/>
    </w:rPr>
  </w:style>
  <w:style w:type="paragraph" w:styleId="Titre5">
    <w:name w:val="heading 5"/>
    <w:basedOn w:val="Normal"/>
    <w:next w:val="Normal"/>
    <w:autoRedefine/>
    <w:uiPriority w:val="9"/>
    <w:unhideWhenUsed/>
    <w:qFormat/>
    <w:rsid w:val="00D36F5F"/>
    <w:pPr>
      <w:keepNext/>
      <w:keepLines/>
      <w:numPr>
        <w:ilvl w:val="4"/>
        <w:numId w:val="16"/>
      </w:numPr>
      <w:spacing w:before="220" w:after="40"/>
      <w:outlineLvl w:val="4"/>
    </w:pPr>
    <w:rPr>
      <w:rFonts w:ascii="Nunito Sans Light" w:hAnsi="Nunito Sans Light"/>
    </w:rPr>
  </w:style>
  <w:style w:type="paragraph" w:styleId="Titre6">
    <w:name w:val="heading 6"/>
    <w:basedOn w:val="Normal"/>
    <w:next w:val="Normal"/>
    <w:link w:val="Titre6Car"/>
    <w:uiPriority w:val="9"/>
    <w:unhideWhenUsed/>
    <w:qFormat/>
    <w:pPr>
      <w:keepNext/>
      <w:keepLines/>
      <w:numPr>
        <w:ilvl w:val="5"/>
        <w:numId w:val="16"/>
      </w:numPr>
      <w:spacing w:before="200" w:after="40"/>
      <w:outlineLvl w:val="5"/>
    </w:pPr>
    <w:rPr>
      <w:b/>
      <w:sz w:val="20"/>
      <w:szCs w:val="20"/>
    </w:rPr>
  </w:style>
  <w:style w:type="paragraph" w:styleId="Titre7">
    <w:name w:val="heading 7"/>
    <w:basedOn w:val="Normal"/>
    <w:next w:val="Normal"/>
    <w:link w:val="Titre7Car"/>
    <w:uiPriority w:val="9"/>
    <w:semiHidden/>
    <w:unhideWhenUsed/>
    <w:qFormat/>
    <w:rsid w:val="001D7151"/>
    <w:pPr>
      <w:keepNext/>
      <w:keepLines/>
      <w:numPr>
        <w:ilvl w:val="6"/>
        <w:numId w:val="16"/>
      </w:numPr>
      <w:spacing w:before="40" w:after="0"/>
      <w:outlineLvl w:val="6"/>
    </w:pPr>
    <w:rPr>
      <w:rFonts w:asciiTheme="majorHAnsi" w:eastAsiaTheme="majorEastAsia" w:hAnsiTheme="majorHAnsi" w:cstheme="majorBidi"/>
      <w:i/>
      <w:iCs/>
      <w:color w:val="84620E" w:themeColor="accent1" w:themeShade="7F"/>
    </w:rPr>
  </w:style>
  <w:style w:type="paragraph" w:styleId="Titre8">
    <w:name w:val="heading 8"/>
    <w:basedOn w:val="Normal"/>
    <w:next w:val="Normal"/>
    <w:link w:val="Titre8Car"/>
    <w:uiPriority w:val="9"/>
    <w:semiHidden/>
    <w:unhideWhenUsed/>
    <w:qFormat/>
    <w:rsid w:val="001D71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71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53072"/>
    <w:pPr>
      <w:spacing w:after="0" w:line="240" w:lineRule="auto"/>
      <w:contextualSpacing/>
    </w:pPr>
    <w:rPr>
      <w:rFonts w:ascii="Nunito Sans" w:eastAsiaTheme="majorEastAsia" w:hAnsi="Nunito Sans" w:cstheme="majorBidi"/>
      <w:spacing w:val="-10"/>
      <w:kern w:val="28"/>
      <w:sz w:val="72"/>
      <w:szCs w:val="56"/>
    </w:rPr>
  </w:style>
  <w:style w:type="paragraph" w:styleId="Textedebulles">
    <w:name w:val="Balloon Text"/>
    <w:basedOn w:val="Normal"/>
    <w:link w:val="TextedebullesCar"/>
    <w:uiPriority w:val="99"/>
    <w:semiHidden/>
    <w:unhideWhenUsed/>
    <w:rsid w:val="00FB3FEE"/>
    <w:rPr>
      <w:rFonts w:ascii="Lucida Grande" w:hAnsi="Lucida Grande"/>
      <w:sz w:val="18"/>
      <w:szCs w:val="18"/>
    </w:rPr>
  </w:style>
  <w:style w:type="character" w:customStyle="1" w:styleId="TextedebullesCar">
    <w:name w:val="Texte de bulles Car"/>
    <w:basedOn w:val="Policepardfaut"/>
    <w:link w:val="Textedebulles"/>
    <w:uiPriority w:val="99"/>
    <w:semiHidden/>
    <w:rsid w:val="00FB3FEE"/>
    <w:rPr>
      <w:rFonts w:ascii="Lucida Grande" w:hAnsi="Lucida Grande"/>
      <w:sz w:val="18"/>
      <w:szCs w:val="18"/>
    </w:rPr>
  </w:style>
  <w:style w:type="character" w:customStyle="1" w:styleId="TitreCar">
    <w:name w:val="Titre Car"/>
    <w:basedOn w:val="Policepardfaut"/>
    <w:link w:val="Titre"/>
    <w:uiPriority w:val="10"/>
    <w:rsid w:val="00953072"/>
    <w:rPr>
      <w:rFonts w:ascii="Nunito Sans" w:eastAsiaTheme="majorEastAsia" w:hAnsi="Nunito Sans" w:cstheme="majorBidi"/>
      <w:spacing w:val="-10"/>
      <w:kern w:val="28"/>
      <w:sz w:val="72"/>
      <w:szCs w:val="56"/>
      <w:lang w:val="en-US"/>
    </w:rPr>
  </w:style>
  <w:style w:type="character" w:customStyle="1" w:styleId="Titre1Car">
    <w:name w:val="Titre 1 Car"/>
    <w:basedOn w:val="Policepardfaut"/>
    <w:link w:val="Titre1"/>
    <w:uiPriority w:val="9"/>
    <w:rsid w:val="00953072"/>
    <w:rPr>
      <w:rFonts w:ascii="Nunito Sans" w:eastAsiaTheme="majorEastAsia" w:hAnsi="Nunito Sans" w:cstheme="majorBidi"/>
      <w:color w:val="000000" w:themeColor="text1"/>
      <w:sz w:val="40"/>
      <w:szCs w:val="32"/>
      <w:lang w:val="en-US"/>
    </w:rPr>
  </w:style>
  <w:style w:type="paragraph" w:styleId="Paragraphedeliste">
    <w:name w:val="List Paragraph"/>
    <w:basedOn w:val="Normal"/>
    <w:uiPriority w:val="34"/>
    <w:qFormat/>
    <w:rsid w:val="00943B9B"/>
    <w:pPr>
      <w:ind w:left="720"/>
      <w:contextualSpacing/>
    </w:pPr>
  </w:style>
  <w:style w:type="character" w:styleId="Lienhypertexte">
    <w:name w:val="Hyperlink"/>
    <w:basedOn w:val="Policepardfaut"/>
    <w:uiPriority w:val="99"/>
    <w:unhideWhenUsed/>
    <w:rsid w:val="008756B1"/>
    <w:rPr>
      <w:color w:val="0000FF"/>
      <w:u w:val="single"/>
    </w:rPr>
  </w:style>
  <w:style w:type="character" w:customStyle="1" w:styleId="Mentionnonrsolue1">
    <w:name w:val="Mention non résolue1"/>
    <w:basedOn w:val="Policepardfaut"/>
    <w:uiPriority w:val="99"/>
    <w:semiHidden/>
    <w:unhideWhenUsed/>
    <w:rsid w:val="008756B1"/>
    <w:rPr>
      <w:color w:val="605E5C"/>
      <w:shd w:val="clear" w:color="auto" w:fill="E1DFDD"/>
    </w:rPr>
  </w:style>
  <w:style w:type="character" w:customStyle="1" w:styleId="Titre2Car">
    <w:name w:val="Titre 2 Car"/>
    <w:basedOn w:val="Policepardfaut"/>
    <w:link w:val="Titre2"/>
    <w:uiPriority w:val="9"/>
    <w:rsid w:val="006D5BBB"/>
    <w:rPr>
      <w:rFonts w:ascii="Nunito Sans Light" w:eastAsiaTheme="majorEastAsia" w:hAnsi="Nunito Sans Light" w:cstheme="majorBidi"/>
      <w:sz w:val="32"/>
      <w:szCs w:val="26"/>
      <w:lang w:val="en-US"/>
    </w:rPr>
  </w:style>
  <w:style w:type="character" w:customStyle="1" w:styleId="bidi">
    <w:name w:val="bidi"/>
    <w:basedOn w:val="Policepardfaut"/>
    <w:rsid w:val="005C6F4B"/>
  </w:style>
  <w:style w:type="paragraph" w:styleId="Pieddepage">
    <w:name w:val="footer"/>
    <w:basedOn w:val="Normal"/>
    <w:link w:val="PieddepageCar"/>
    <w:uiPriority w:val="99"/>
    <w:semiHidden/>
    <w:unhideWhenUsed/>
    <w:rsid w:val="002454DE"/>
    <w:pPr>
      <w:tabs>
        <w:tab w:val="center" w:pos="4819"/>
        <w:tab w:val="right" w:pos="9638"/>
      </w:tabs>
      <w:spacing w:after="0" w:line="240" w:lineRule="auto"/>
    </w:pPr>
  </w:style>
  <w:style w:type="character" w:customStyle="1" w:styleId="PieddepageCar">
    <w:name w:val="Pied de page Car"/>
    <w:basedOn w:val="Policepardfaut"/>
    <w:link w:val="Pieddepage"/>
    <w:uiPriority w:val="99"/>
    <w:semiHidden/>
    <w:rsid w:val="002454DE"/>
    <w:rPr>
      <w:lang w:val="en-US"/>
    </w:rPr>
  </w:style>
  <w:style w:type="character" w:styleId="Numrodepage">
    <w:name w:val="page number"/>
    <w:basedOn w:val="Policepardfaut"/>
    <w:uiPriority w:val="99"/>
    <w:semiHidden/>
    <w:unhideWhenUsed/>
    <w:rsid w:val="002454DE"/>
  </w:style>
  <w:style w:type="character" w:styleId="Lienhypertextesuivivisit">
    <w:name w:val="FollowedHyperlink"/>
    <w:basedOn w:val="Policepardfaut"/>
    <w:uiPriority w:val="99"/>
    <w:semiHidden/>
    <w:unhideWhenUsed/>
    <w:rsid w:val="00453362"/>
    <w:rPr>
      <w:color w:val="954F72" w:themeColor="followedHyperlink"/>
      <w:u w:val="single"/>
    </w:rPr>
  </w:style>
  <w:style w:type="paragraph" w:styleId="Notedebasdepage">
    <w:name w:val="footnote text"/>
    <w:basedOn w:val="Normal"/>
    <w:link w:val="NotedebasdepageCar"/>
    <w:uiPriority w:val="99"/>
    <w:unhideWhenUsed/>
    <w:rsid w:val="00453362"/>
    <w:pPr>
      <w:spacing w:after="0" w:line="240" w:lineRule="auto"/>
    </w:pPr>
    <w:rPr>
      <w:sz w:val="20"/>
      <w:szCs w:val="20"/>
    </w:rPr>
  </w:style>
  <w:style w:type="character" w:customStyle="1" w:styleId="NotedebasdepageCar">
    <w:name w:val="Note de bas de page Car"/>
    <w:basedOn w:val="Policepardfaut"/>
    <w:link w:val="Notedebasdepage"/>
    <w:uiPriority w:val="99"/>
    <w:rsid w:val="00453362"/>
    <w:rPr>
      <w:sz w:val="20"/>
      <w:szCs w:val="20"/>
      <w:lang w:val="en-US"/>
    </w:rPr>
  </w:style>
  <w:style w:type="character" w:styleId="Appelnotedebasdep">
    <w:name w:val="footnote reference"/>
    <w:basedOn w:val="Policepardfaut"/>
    <w:uiPriority w:val="99"/>
    <w:semiHidden/>
    <w:unhideWhenUsed/>
    <w:rsid w:val="00453362"/>
    <w:rPr>
      <w:vertAlign w:val="superscript"/>
    </w:rPr>
  </w:style>
  <w:style w:type="character" w:styleId="Mentionnonrsolue">
    <w:name w:val="Unresolved Mention"/>
    <w:basedOn w:val="Policepardfaut"/>
    <w:uiPriority w:val="99"/>
    <w:semiHidden/>
    <w:unhideWhenUsed/>
    <w:rsid w:val="00A36C6A"/>
    <w:rPr>
      <w:color w:val="605E5C"/>
      <w:shd w:val="clear" w:color="auto" w:fill="E1DFDD"/>
    </w:rPr>
  </w:style>
  <w:style w:type="character" w:customStyle="1" w:styleId="textexposedshow">
    <w:name w:val="text_exposed_show"/>
    <w:basedOn w:val="Policepardfaut"/>
    <w:rsid w:val="00A36C6A"/>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1D7151"/>
    <w:pPr>
      <w:outlineLvl w:val="9"/>
    </w:pPr>
    <w:rPr>
      <w:color w:val="C69415" w:themeColor="accent1" w:themeShade="BF"/>
      <w:sz w:val="32"/>
      <w:lang w:val="fr-FR"/>
    </w:rPr>
  </w:style>
  <w:style w:type="character" w:customStyle="1" w:styleId="Titre7Car">
    <w:name w:val="Titre 7 Car"/>
    <w:basedOn w:val="Policepardfaut"/>
    <w:link w:val="Titre7"/>
    <w:uiPriority w:val="9"/>
    <w:semiHidden/>
    <w:rsid w:val="001D7151"/>
    <w:rPr>
      <w:rFonts w:asciiTheme="majorHAnsi" w:eastAsiaTheme="majorEastAsia" w:hAnsiTheme="majorHAnsi" w:cstheme="majorBidi"/>
      <w:i/>
      <w:iCs/>
      <w:color w:val="84620E" w:themeColor="accent1" w:themeShade="7F"/>
      <w:lang w:val="en-US"/>
    </w:rPr>
  </w:style>
  <w:style w:type="character" w:customStyle="1" w:styleId="Titre8Car">
    <w:name w:val="Titre 8 Car"/>
    <w:basedOn w:val="Policepardfaut"/>
    <w:link w:val="Titre8"/>
    <w:uiPriority w:val="9"/>
    <w:semiHidden/>
    <w:rsid w:val="001D7151"/>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1D7151"/>
    <w:rPr>
      <w:rFonts w:asciiTheme="majorHAnsi" w:eastAsiaTheme="majorEastAsia" w:hAnsiTheme="majorHAnsi" w:cstheme="majorBidi"/>
      <w:i/>
      <w:iCs/>
      <w:color w:val="272727" w:themeColor="text1" w:themeTint="D8"/>
      <w:sz w:val="21"/>
      <w:szCs w:val="21"/>
      <w:lang w:val="en-US"/>
    </w:rPr>
  </w:style>
  <w:style w:type="paragraph" w:styleId="TM1">
    <w:name w:val="toc 1"/>
    <w:basedOn w:val="Normal"/>
    <w:next w:val="Normal"/>
    <w:autoRedefine/>
    <w:uiPriority w:val="39"/>
    <w:unhideWhenUsed/>
    <w:rsid w:val="001261FF"/>
    <w:pPr>
      <w:spacing w:before="120" w:after="0"/>
    </w:pPr>
    <w:rPr>
      <w:b/>
      <w:bCs/>
      <w:i/>
      <w:iCs/>
      <w:sz w:val="24"/>
      <w:szCs w:val="24"/>
    </w:rPr>
  </w:style>
  <w:style w:type="paragraph" w:styleId="TM2">
    <w:name w:val="toc 2"/>
    <w:basedOn w:val="Normal"/>
    <w:next w:val="Normal"/>
    <w:autoRedefine/>
    <w:uiPriority w:val="39"/>
    <w:unhideWhenUsed/>
    <w:rsid w:val="001261FF"/>
    <w:pPr>
      <w:spacing w:before="120" w:after="0"/>
      <w:ind w:left="220"/>
    </w:pPr>
    <w:rPr>
      <w:b/>
      <w:bCs/>
    </w:rPr>
  </w:style>
  <w:style w:type="paragraph" w:styleId="TM3">
    <w:name w:val="toc 3"/>
    <w:basedOn w:val="Normal"/>
    <w:next w:val="Normal"/>
    <w:autoRedefine/>
    <w:uiPriority w:val="39"/>
    <w:unhideWhenUsed/>
    <w:rsid w:val="001261FF"/>
    <w:pPr>
      <w:spacing w:after="0"/>
      <w:ind w:left="440"/>
    </w:pPr>
    <w:rPr>
      <w:sz w:val="20"/>
      <w:szCs w:val="20"/>
    </w:rPr>
  </w:style>
  <w:style w:type="paragraph" w:styleId="TM4">
    <w:name w:val="toc 4"/>
    <w:basedOn w:val="Normal"/>
    <w:next w:val="Normal"/>
    <w:autoRedefine/>
    <w:uiPriority w:val="39"/>
    <w:unhideWhenUsed/>
    <w:rsid w:val="001261FF"/>
    <w:pPr>
      <w:spacing w:after="0"/>
      <w:ind w:left="660"/>
    </w:pPr>
    <w:rPr>
      <w:sz w:val="20"/>
      <w:szCs w:val="20"/>
    </w:rPr>
  </w:style>
  <w:style w:type="paragraph" w:styleId="TM5">
    <w:name w:val="toc 5"/>
    <w:basedOn w:val="Normal"/>
    <w:next w:val="Normal"/>
    <w:autoRedefine/>
    <w:uiPriority w:val="39"/>
    <w:unhideWhenUsed/>
    <w:rsid w:val="001261FF"/>
    <w:pPr>
      <w:spacing w:after="0"/>
      <w:ind w:left="880"/>
    </w:pPr>
    <w:rPr>
      <w:sz w:val="20"/>
      <w:szCs w:val="20"/>
    </w:rPr>
  </w:style>
  <w:style w:type="paragraph" w:styleId="TM6">
    <w:name w:val="toc 6"/>
    <w:basedOn w:val="Normal"/>
    <w:next w:val="Normal"/>
    <w:autoRedefine/>
    <w:uiPriority w:val="39"/>
    <w:unhideWhenUsed/>
    <w:rsid w:val="001261FF"/>
    <w:pPr>
      <w:spacing w:after="0"/>
      <w:ind w:left="1100"/>
    </w:pPr>
    <w:rPr>
      <w:sz w:val="20"/>
      <w:szCs w:val="20"/>
    </w:rPr>
  </w:style>
  <w:style w:type="paragraph" w:styleId="TM7">
    <w:name w:val="toc 7"/>
    <w:basedOn w:val="Normal"/>
    <w:next w:val="Normal"/>
    <w:autoRedefine/>
    <w:uiPriority w:val="39"/>
    <w:unhideWhenUsed/>
    <w:rsid w:val="001261FF"/>
    <w:pPr>
      <w:spacing w:after="0"/>
      <w:ind w:left="1320"/>
    </w:pPr>
    <w:rPr>
      <w:sz w:val="20"/>
      <w:szCs w:val="20"/>
    </w:rPr>
  </w:style>
  <w:style w:type="paragraph" w:styleId="TM8">
    <w:name w:val="toc 8"/>
    <w:basedOn w:val="Normal"/>
    <w:next w:val="Normal"/>
    <w:autoRedefine/>
    <w:uiPriority w:val="39"/>
    <w:unhideWhenUsed/>
    <w:rsid w:val="001261FF"/>
    <w:pPr>
      <w:spacing w:after="0"/>
      <w:ind w:left="1540"/>
    </w:pPr>
    <w:rPr>
      <w:sz w:val="20"/>
      <w:szCs w:val="20"/>
    </w:rPr>
  </w:style>
  <w:style w:type="paragraph" w:styleId="TM9">
    <w:name w:val="toc 9"/>
    <w:basedOn w:val="Normal"/>
    <w:next w:val="Normal"/>
    <w:autoRedefine/>
    <w:uiPriority w:val="39"/>
    <w:unhideWhenUsed/>
    <w:rsid w:val="001261FF"/>
    <w:pPr>
      <w:spacing w:after="0"/>
      <w:ind w:left="1760"/>
    </w:pPr>
    <w:rPr>
      <w:sz w:val="20"/>
      <w:szCs w:val="20"/>
    </w:rPr>
  </w:style>
  <w:style w:type="character" w:customStyle="1" w:styleId="Titre3Car">
    <w:name w:val="Titre 3 Car"/>
    <w:basedOn w:val="Policepardfaut"/>
    <w:link w:val="Titre3"/>
    <w:uiPriority w:val="9"/>
    <w:rsid w:val="00414962"/>
    <w:rPr>
      <w:rFonts w:ascii="Nunito Sans Light" w:hAnsi="Nunito Sans Light"/>
      <w:sz w:val="28"/>
      <w:szCs w:val="28"/>
      <w:lang w:val="en-US"/>
    </w:rPr>
  </w:style>
  <w:style w:type="character" w:customStyle="1" w:styleId="reference-text">
    <w:name w:val="reference-text"/>
    <w:basedOn w:val="Policepardfaut"/>
    <w:rsid w:val="003C3E32"/>
  </w:style>
  <w:style w:type="paragraph" w:styleId="Lgende">
    <w:name w:val="caption"/>
    <w:basedOn w:val="Normal"/>
    <w:next w:val="Normal"/>
    <w:uiPriority w:val="35"/>
    <w:unhideWhenUsed/>
    <w:qFormat/>
    <w:rsid w:val="007A0B34"/>
    <w:pPr>
      <w:spacing w:after="200" w:line="240" w:lineRule="auto"/>
    </w:pPr>
    <w:rPr>
      <w:i/>
      <w:iCs/>
      <w:color w:val="49CAA6" w:themeColor="text2"/>
      <w:sz w:val="18"/>
      <w:szCs w:val="18"/>
    </w:rPr>
  </w:style>
  <w:style w:type="character" w:styleId="Accentuation">
    <w:name w:val="Emphasis"/>
    <w:basedOn w:val="Policepardfaut"/>
    <w:uiPriority w:val="20"/>
    <w:qFormat/>
    <w:rsid w:val="00116732"/>
    <w:rPr>
      <w:i/>
      <w:iCs/>
    </w:rPr>
  </w:style>
  <w:style w:type="character" w:customStyle="1" w:styleId="Titre6Car">
    <w:name w:val="Titre 6 Car"/>
    <w:basedOn w:val="Policepardfaut"/>
    <w:link w:val="Titre6"/>
    <w:uiPriority w:val="9"/>
    <w:rsid w:val="00F7581A"/>
    <w:rPr>
      <w:rFonts w:asciiTheme="minorHAnsi" w:hAnsiTheme="minorHAnsi"/>
      <w:b/>
      <w:sz w:val="20"/>
      <w:szCs w:val="20"/>
      <w:lang w:val="en-US"/>
    </w:rPr>
  </w:style>
  <w:style w:type="character" w:styleId="lev">
    <w:name w:val="Strong"/>
    <w:basedOn w:val="Policepardfaut"/>
    <w:uiPriority w:val="22"/>
    <w:qFormat/>
    <w:rsid w:val="00E814B3"/>
    <w:rPr>
      <w:b/>
      <w:bCs/>
    </w:rPr>
  </w:style>
  <w:style w:type="paragraph" w:styleId="Citation">
    <w:name w:val="Quote"/>
    <w:basedOn w:val="Normal"/>
    <w:next w:val="Normal"/>
    <w:link w:val="CitationCar"/>
    <w:uiPriority w:val="29"/>
    <w:qFormat/>
    <w:rsid w:val="00FE0C0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E0C03"/>
    <w:rPr>
      <w:rFonts w:asciiTheme="minorHAnsi" w:hAnsiTheme="minorHAnsi"/>
      <w:i/>
      <w:iCs/>
      <w:color w:val="404040" w:themeColor="text1" w:themeTint="BF"/>
      <w:lang w:val="en-US"/>
    </w:rPr>
  </w:style>
  <w:style w:type="paragraph" w:styleId="NormalWeb">
    <w:name w:val="Normal (Web)"/>
    <w:basedOn w:val="Normal"/>
    <w:uiPriority w:val="99"/>
    <w:semiHidden/>
    <w:unhideWhenUsed/>
    <w:rsid w:val="00682B61"/>
    <w:pPr>
      <w:spacing w:before="100" w:beforeAutospacing="1" w:after="100" w:afterAutospacing="1" w:line="240" w:lineRule="auto"/>
    </w:pPr>
    <w:rPr>
      <w:rFonts w:ascii="Times New Roman" w:eastAsia="Times New Roman" w:hAnsi="Times New Roman" w:cs="Times New Roman"/>
      <w:sz w:val="24"/>
      <w:szCs w:val="24"/>
      <w:lang w:val="fr-FR"/>
    </w:rPr>
  </w:style>
  <w:style w:type="character" w:customStyle="1" w:styleId="uiqtextrenderedqtext">
    <w:name w:val="ui_qtext_rendered_qtext"/>
    <w:basedOn w:val="Policepardfaut"/>
    <w:rsid w:val="00106062"/>
  </w:style>
  <w:style w:type="character" w:styleId="CitationHTML">
    <w:name w:val="HTML Cite"/>
    <w:basedOn w:val="Policepardfaut"/>
    <w:uiPriority w:val="99"/>
    <w:semiHidden/>
    <w:unhideWhenUsed/>
    <w:rsid w:val="00E962D4"/>
    <w:rPr>
      <w:i/>
      <w:iCs/>
    </w:rPr>
  </w:style>
  <w:style w:type="character" w:customStyle="1" w:styleId="cs1-format">
    <w:name w:val="cs1-format"/>
    <w:basedOn w:val="Policepardfaut"/>
    <w:rsid w:val="00E962D4"/>
  </w:style>
  <w:style w:type="character" w:customStyle="1" w:styleId="ouvrage">
    <w:name w:val="ouvrage"/>
    <w:basedOn w:val="Policepardfaut"/>
    <w:rsid w:val="00952ECE"/>
  </w:style>
  <w:style w:type="paragraph" w:styleId="Bibliographie">
    <w:name w:val="Bibliography"/>
    <w:basedOn w:val="Normal"/>
    <w:next w:val="Normal"/>
    <w:uiPriority w:val="37"/>
    <w:unhideWhenUsed/>
    <w:rsid w:val="00310E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62708">
      <w:bodyDiv w:val="1"/>
      <w:marLeft w:val="0"/>
      <w:marRight w:val="0"/>
      <w:marTop w:val="0"/>
      <w:marBottom w:val="0"/>
      <w:divBdr>
        <w:top w:val="none" w:sz="0" w:space="0" w:color="auto"/>
        <w:left w:val="none" w:sz="0" w:space="0" w:color="auto"/>
        <w:bottom w:val="none" w:sz="0" w:space="0" w:color="auto"/>
        <w:right w:val="none" w:sz="0" w:space="0" w:color="auto"/>
      </w:divBdr>
    </w:div>
    <w:div w:id="18745455">
      <w:bodyDiv w:val="1"/>
      <w:marLeft w:val="0"/>
      <w:marRight w:val="0"/>
      <w:marTop w:val="0"/>
      <w:marBottom w:val="0"/>
      <w:divBdr>
        <w:top w:val="none" w:sz="0" w:space="0" w:color="auto"/>
        <w:left w:val="none" w:sz="0" w:space="0" w:color="auto"/>
        <w:bottom w:val="none" w:sz="0" w:space="0" w:color="auto"/>
        <w:right w:val="none" w:sz="0" w:space="0" w:color="auto"/>
      </w:divBdr>
    </w:div>
    <w:div w:id="23068832">
      <w:bodyDiv w:val="1"/>
      <w:marLeft w:val="0"/>
      <w:marRight w:val="0"/>
      <w:marTop w:val="0"/>
      <w:marBottom w:val="0"/>
      <w:divBdr>
        <w:top w:val="none" w:sz="0" w:space="0" w:color="auto"/>
        <w:left w:val="none" w:sz="0" w:space="0" w:color="auto"/>
        <w:bottom w:val="none" w:sz="0" w:space="0" w:color="auto"/>
        <w:right w:val="none" w:sz="0" w:space="0" w:color="auto"/>
      </w:divBdr>
    </w:div>
    <w:div w:id="35350401">
      <w:bodyDiv w:val="1"/>
      <w:marLeft w:val="0"/>
      <w:marRight w:val="0"/>
      <w:marTop w:val="0"/>
      <w:marBottom w:val="0"/>
      <w:divBdr>
        <w:top w:val="none" w:sz="0" w:space="0" w:color="auto"/>
        <w:left w:val="none" w:sz="0" w:space="0" w:color="auto"/>
        <w:bottom w:val="none" w:sz="0" w:space="0" w:color="auto"/>
        <w:right w:val="none" w:sz="0" w:space="0" w:color="auto"/>
      </w:divBdr>
    </w:div>
    <w:div w:id="36663148">
      <w:bodyDiv w:val="1"/>
      <w:marLeft w:val="0"/>
      <w:marRight w:val="0"/>
      <w:marTop w:val="0"/>
      <w:marBottom w:val="0"/>
      <w:divBdr>
        <w:top w:val="none" w:sz="0" w:space="0" w:color="auto"/>
        <w:left w:val="none" w:sz="0" w:space="0" w:color="auto"/>
        <w:bottom w:val="none" w:sz="0" w:space="0" w:color="auto"/>
        <w:right w:val="none" w:sz="0" w:space="0" w:color="auto"/>
      </w:divBdr>
    </w:div>
    <w:div w:id="53048522">
      <w:bodyDiv w:val="1"/>
      <w:marLeft w:val="0"/>
      <w:marRight w:val="0"/>
      <w:marTop w:val="0"/>
      <w:marBottom w:val="0"/>
      <w:divBdr>
        <w:top w:val="none" w:sz="0" w:space="0" w:color="auto"/>
        <w:left w:val="none" w:sz="0" w:space="0" w:color="auto"/>
        <w:bottom w:val="none" w:sz="0" w:space="0" w:color="auto"/>
        <w:right w:val="none" w:sz="0" w:space="0" w:color="auto"/>
      </w:divBdr>
    </w:div>
    <w:div w:id="60174911">
      <w:bodyDiv w:val="1"/>
      <w:marLeft w:val="0"/>
      <w:marRight w:val="0"/>
      <w:marTop w:val="0"/>
      <w:marBottom w:val="0"/>
      <w:divBdr>
        <w:top w:val="none" w:sz="0" w:space="0" w:color="auto"/>
        <w:left w:val="none" w:sz="0" w:space="0" w:color="auto"/>
        <w:bottom w:val="none" w:sz="0" w:space="0" w:color="auto"/>
        <w:right w:val="none" w:sz="0" w:space="0" w:color="auto"/>
      </w:divBdr>
    </w:div>
    <w:div w:id="84690721">
      <w:bodyDiv w:val="1"/>
      <w:marLeft w:val="0"/>
      <w:marRight w:val="0"/>
      <w:marTop w:val="0"/>
      <w:marBottom w:val="0"/>
      <w:divBdr>
        <w:top w:val="none" w:sz="0" w:space="0" w:color="auto"/>
        <w:left w:val="none" w:sz="0" w:space="0" w:color="auto"/>
        <w:bottom w:val="none" w:sz="0" w:space="0" w:color="auto"/>
        <w:right w:val="none" w:sz="0" w:space="0" w:color="auto"/>
      </w:divBdr>
    </w:div>
    <w:div w:id="88897287">
      <w:bodyDiv w:val="1"/>
      <w:marLeft w:val="0"/>
      <w:marRight w:val="0"/>
      <w:marTop w:val="0"/>
      <w:marBottom w:val="0"/>
      <w:divBdr>
        <w:top w:val="none" w:sz="0" w:space="0" w:color="auto"/>
        <w:left w:val="none" w:sz="0" w:space="0" w:color="auto"/>
        <w:bottom w:val="none" w:sz="0" w:space="0" w:color="auto"/>
        <w:right w:val="none" w:sz="0" w:space="0" w:color="auto"/>
      </w:divBdr>
    </w:div>
    <w:div w:id="102265988">
      <w:bodyDiv w:val="1"/>
      <w:marLeft w:val="0"/>
      <w:marRight w:val="0"/>
      <w:marTop w:val="0"/>
      <w:marBottom w:val="0"/>
      <w:divBdr>
        <w:top w:val="none" w:sz="0" w:space="0" w:color="auto"/>
        <w:left w:val="none" w:sz="0" w:space="0" w:color="auto"/>
        <w:bottom w:val="none" w:sz="0" w:space="0" w:color="auto"/>
        <w:right w:val="none" w:sz="0" w:space="0" w:color="auto"/>
      </w:divBdr>
    </w:div>
    <w:div w:id="107313288">
      <w:bodyDiv w:val="1"/>
      <w:marLeft w:val="0"/>
      <w:marRight w:val="0"/>
      <w:marTop w:val="0"/>
      <w:marBottom w:val="0"/>
      <w:divBdr>
        <w:top w:val="none" w:sz="0" w:space="0" w:color="auto"/>
        <w:left w:val="none" w:sz="0" w:space="0" w:color="auto"/>
        <w:bottom w:val="none" w:sz="0" w:space="0" w:color="auto"/>
        <w:right w:val="none" w:sz="0" w:space="0" w:color="auto"/>
      </w:divBdr>
    </w:div>
    <w:div w:id="107554057">
      <w:bodyDiv w:val="1"/>
      <w:marLeft w:val="0"/>
      <w:marRight w:val="0"/>
      <w:marTop w:val="0"/>
      <w:marBottom w:val="0"/>
      <w:divBdr>
        <w:top w:val="none" w:sz="0" w:space="0" w:color="auto"/>
        <w:left w:val="none" w:sz="0" w:space="0" w:color="auto"/>
        <w:bottom w:val="none" w:sz="0" w:space="0" w:color="auto"/>
        <w:right w:val="none" w:sz="0" w:space="0" w:color="auto"/>
      </w:divBdr>
    </w:div>
    <w:div w:id="131944606">
      <w:bodyDiv w:val="1"/>
      <w:marLeft w:val="0"/>
      <w:marRight w:val="0"/>
      <w:marTop w:val="0"/>
      <w:marBottom w:val="0"/>
      <w:divBdr>
        <w:top w:val="none" w:sz="0" w:space="0" w:color="auto"/>
        <w:left w:val="none" w:sz="0" w:space="0" w:color="auto"/>
        <w:bottom w:val="none" w:sz="0" w:space="0" w:color="auto"/>
        <w:right w:val="none" w:sz="0" w:space="0" w:color="auto"/>
      </w:divBdr>
    </w:div>
    <w:div w:id="134882669">
      <w:bodyDiv w:val="1"/>
      <w:marLeft w:val="0"/>
      <w:marRight w:val="0"/>
      <w:marTop w:val="0"/>
      <w:marBottom w:val="0"/>
      <w:divBdr>
        <w:top w:val="none" w:sz="0" w:space="0" w:color="auto"/>
        <w:left w:val="none" w:sz="0" w:space="0" w:color="auto"/>
        <w:bottom w:val="none" w:sz="0" w:space="0" w:color="auto"/>
        <w:right w:val="none" w:sz="0" w:space="0" w:color="auto"/>
      </w:divBdr>
    </w:div>
    <w:div w:id="145127964">
      <w:bodyDiv w:val="1"/>
      <w:marLeft w:val="0"/>
      <w:marRight w:val="0"/>
      <w:marTop w:val="0"/>
      <w:marBottom w:val="0"/>
      <w:divBdr>
        <w:top w:val="none" w:sz="0" w:space="0" w:color="auto"/>
        <w:left w:val="none" w:sz="0" w:space="0" w:color="auto"/>
        <w:bottom w:val="none" w:sz="0" w:space="0" w:color="auto"/>
        <w:right w:val="none" w:sz="0" w:space="0" w:color="auto"/>
      </w:divBdr>
    </w:div>
    <w:div w:id="202062187">
      <w:bodyDiv w:val="1"/>
      <w:marLeft w:val="0"/>
      <w:marRight w:val="0"/>
      <w:marTop w:val="0"/>
      <w:marBottom w:val="0"/>
      <w:divBdr>
        <w:top w:val="none" w:sz="0" w:space="0" w:color="auto"/>
        <w:left w:val="none" w:sz="0" w:space="0" w:color="auto"/>
        <w:bottom w:val="none" w:sz="0" w:space="0" w:color="auto"/>
        <w:right w:val="none" w:sz="0" w:space="0" w:color="auto"/>
      </w:divBdr>
    </w:div>
    <w:div w:id="218367164">
      <w:bodyDiv w:val="1"/>
      <w:marLeft w:val="0"/>
      <w:marRight w:val="0"/>
      <w:marTop w:val="0"/>
      <w:marBottom w:val="0"/>
      <w:divBdr>
        <w:top w:val="none" w:sz="0" w:space="0" w:color="auto"/>
        <w:left w:val="none" w:sz="0" w:space="0" w:color="auto"/>
        <w:bottom w:val="none" w:sz="0" w:space="0" w:color="auto"/>
        <w:right w:val="none" w:sz="0" w:space="0" w:color="auto"/>
      </w:divBdr>
    </w:div>
    <w:div w:id="230967005">
      <w:bodyDiv w:val="1"/>
      <w:marLeft w:val="0"/>
      <w:marRight w:val="0"/>
      <w:marTop w:val="0"/>
      <w:marBottom w:val="0"/>
      <w:divBdr>
        <w:top w:val="none" w:sz="0" w:space="0" w:color="auto"/>
        <w:left w:val="none" w:sz="0" w:space="0" w:color="auto"/>
        <w:bottom w:val="none" w:sz="0" w:space="0" w:color="auto"/>
        <w:right w:val="none" w:sz="0" w:space="0" w:color="auto"/>
      </w:divBdr>
    </w:div>
    <w:div w:id="236981155">
      <w:bodyDiv w:val="1"/>
      <w:marLeft w:val="0"/>
      <w:marRight w:val="0"/>
      <w:marTop w:val="0"/>
      <w:marBottom w:val="0"/>
      <w:divBdr>
        <w:top w:val="none" w:sz="0" w:space="0" w:color="auto"/>
        <w:left w:val="none" w:sz="0" w:space="0" w:color="auto"/>
        <w:bottom w:val="none" w:sz="0" w:space="0" w:color="auto"/>
        <w:right w:val="none" w:sz="0" w:space="0" w:color="auto"/>
      </w:divBdr>
    </w:div>
    <w:div w:id="274866567">
      <w:bodyDiv w:val="1"/>
      <w:marLeft w:val="0"/>
      <w:marRight w:val="0"/>
      <w:marTop w:val="0"/>
      <w:marBottom w:val="0"/>
      <w:divBdr>
        <w:top w:val="none" w:sz="0" w:space="0" w:color="auto"/>
        <w:left w:val="none" w:sz="0" w:space="0" w:color="auto"/>
        <w:bottom w:val="none" w:sz="0" w:space="0" w:color="auto"/>
        <w:right w:val="none" w:sz="0" w:space="0" w:color="auto"/>
      </w:divBdr>
    </w:div>
    <w:div w:id="296643338">
      <w:bodyDiv w:val="1"/>
      <w:marLeft w:val="0"/>
      <w:marRight w:val="0"/>
      <w:marTop w:val="0"/>
      <w:marBottom w:val="0"/>
      <w:divBdr>
        <w:top w:val="none" w:sz="0" w:space="0" w:color="auto"/>
        <w:left w:val="none" w:sz="0" w:space="0" w:color="auto"/>
        <w:bottom w:val="none" w:sz="0" w:space="0" w:color="auto"/>
        <w:right w:val="none" w:sz="0" w:space="0" w:color="auto"/>
      </w:divBdr>
    </w:div>
    <w:div w:id="299113265">
      <w:bodyDiv w:val="1"/>
      <w:marLeft w:val="0"/>
      <w:marRight w:val="0"/>
      <w:marTop w:val="0"/>
      <w:marBottom w:val="0"/>
      <w:divBdr>
        <w:top w:val="none" w:sz="0" w:space="0" w:color="auto"/>
        <w:left w:val="none" w:sz="0" w:space="0" w:color="auto"/>
        <w:bottom w:val="none" w:sz="0" w:space="0" w:color="auto"/>
        <w:right w:val="none" w:sz="0" w:space="0" w:color="auto"/>
      </w:divBdr>
    </w:div>
    <w:div w:id="316110695">
      <w:bodyDiv w:val="1"/>
      <w:marLeft w:val="0"/>
      <w:marRight w:val="0"/>
      <w:marTop w:val="0"/>
      <w:marBottom w:val="0"/>
      <w:divBdr>
        <w:top w:val="none" w:sz="0" w:space="0" w:color="auto"/>
        <w:left w:val="none" w:sz="0" w:space="0" w:color="auto"/>
        <w:bottom w:val="none" w:sz="0" w:space="0" w:color="auto"/>
        <w:right w:val="none" w:sz="0" w:space="0" w:color="auto"/>
      </w:divBdr>
    </w:div>
    <w:div w:id="390734983">
      <w:bodyDiv w:val="1"/>
      <w:marLeft w:val="0"/>
      <w:marRight w:val="0"/>
      <w:marTop w:val="0"/>
      <w:marBottom w:val="0"/>
      <w:divBdr>
        <w:top w:val="none" w:sz="0" w:space="0" w:color="auto"/>
        <w:left w:val="none" w:sz="0" w:space="0" w:color="auto"/>
        <w:bottom w:val="none" w:sz="0" w:space="0" w:color="auto"/>
        <w:right w:val="none" w:sz="0" w:space="0" w:color="auto"/>
      </w:divBdr>
    </w:div>
    <w:div w:id="457996165">
      <w:bodyDiv w:val="1"/>
      <w:marLeft w:val="0"/>
      <w:marRight w:val="0"/>
      <w:marTop w:val="0"/>
      <w:marBottom w:val="0"/>
      <w:divBdr>
        <w:top w:val="none" w:sz="0" w:space="0" w:color="auto"/>
        <w:left w:val="none" w:sz="0" w:space="0" w:color="auto"/>
        <w:bottom w:val="none" w:sz="0" w:space="0" w:color="auto"/>
        <w:right w:val="none" w:sz="0" w:space="0" w:color="auto"/>
      </w:divBdr>
    </w:div>
    <w:div w:id="461970433">
      <w:bodyDiv w:val="1"/>
      <w:marLeft w:val="0"/>
      <w:marRight w:val="0"/>
      <w:marTop w:val="0"/>
      <w:marBottom w:val="0"/>
      <w:divBdr>
        <w:top w:val="none" w:sz="0" w:space="0" w:color="auto"/>
        <w:left w:val="none" w:sz="0" w:space="0" w:color="auto"/>
        <w:bottom w:val="none" w:sz="0" w:space="0" w:color="auto"/>
        <w:right w:val="none" w:sz="0" w:space="0" w:color="auto"/>
      </w:divBdr>
    </w:div>
    <w:div w:id="478772110">
      <w:bodyDiv w:val="1"/>
      <w:marLeft w:val="0"/>
      <w:marRight w:val="0"/>
      <w:marTop w:val="0"/>
      <w:marBottom w:val="0"/>
      <w:divBdr>
        <w:top w:val="none" w:sz="0" w:space="0" w:color="auto"/>
        <w:left w:val="none" w:sz="0" w:space="0" w:color="auto"/>
        <w:bottom w:val="none" w:sz="0" w:space="0" w:color="auto"/>
        <w:right w:val="none" w:sz="0" w:space="0" w:color="auto"/>
      </w:divBdr>
    </w:div>
    <w:div w:id="480779143">
      <w:bodyDiv w:val="1"/>
      <w:marLeft w:val="0"/>
      <w:marRight w:val="0"/>
      <w:marTop w:val="0"/>
      <w:marBottom w:val="0"/>
      <w:divBdr>
        <w:top w:val="none" w:sz="0" w:space="0" w:color="auto"/>
        <w:left w:val="none" w:sz="0" w:space="0" w:color="auto"/>
        <w:bottom w:val="none" w:sz="0" w:space="0" w:color="auto"/>
        <w:right w:val="none" w:sz="0" w:space="0" w:color="auto"/>
      </w:divBdr>
    </w:div>
    <w:div w:id="482697250">
      <w:bodyDiv w:val="1"/>
      <w:marLeft w:val="0"/>
      <w:marRight w:val="0"/>
      <w:marTop w:val="0"/>
      <w:marBottom w:val="0"/>
      <w:divBdr>
        <w:top w:val="none" w:sz="0" w:space="0" w:color="auto"/>
        <w:left w:val="none" w:sz="0" w:space="0" w:color="auto"/>
        <w:bottom w:val="none" w:sz="0" w:space="0" w:color="auto"/>
        <w:right w:val="none" w:sz="0" w:space="0" w:color="auto"/>
      </w:divBdr>
    </w:div>
    <w:div w:id="496068660">
      <w:bodyDiv w:val="1"/>
      <w:marLeft w:val="0"/>
      <w:marRight w:val="0"/>
      <w:marTop w:val="0"/>
      <w:marBottom w:val="0"/>
      <w:divBdr>
        <w:top w:val="none" w:sz="0" w:space="0" w:color="auto"/>
        <w:left w:val="none" w:sz="0" w:space="0" w:color="auto"/>
        <w:bottom w:val="none" w:sz="0" w:space="0" w:color="auto"/>
        <w:right w:val="none" w:sz="0" w:space="0" w:color="auto"/>
      </w:divBdr>
    </w:div>
    <w:div w:id="503981979">
      <w:bodyDiv w:val="1"/>
      <w:marLeft w:val="0"/>
      <w:marRight w:val="0"/>
      <w:marTop w:val="0"/>
      <w:marBottom w:val="0"/>
      <w:divBdr>
        <w:top w:val="none" w:sz="0" w:space="0" w:color="auto"/>
        <w:left w:val="none" w:sz="0" w:space="0" w:color="auto"/>
        <w:bottom w:val="none" w:sz="0" w:space="0" w:color="auto"/>
        <w:right w:val="none" w:sz="0" w:space="0" w:color="auto"/>
      </w:divBdr>
    </w:div>
    <w:div w:id="532958439">
      <w:bodyDiv w:val="1"/>
      <w:marLeft w:val="0"/>
      <w:marRight w:val="0"/>
      <w:marTop w:val="0"/>
      <w:marBottom w:val="0"/>
      <w:divBdr>
        <w:top w:val="none" w:sz="0" w:space="0" w:color="auto"/>
        <w:left w:val="none" w:sz="0" w:space="0" w:color="auto"/>
        <w:bottom w:val="none" w:sz="0" w:space="0" w:color="auto"/>
        <w:right w:val="none" w:sz="0" w:space="0" w:color="auto"/>
      </w:divBdr>
    </w:div>
    <w:div w:id="535656653">
      <w:bodyDiv w:val="1"/>
      <w:marLeft w:val="0"/>
      <w:marRight w:val="0"/>
      <w:marTop w:val="0"/>
      <w:marBottom w:val="0"/>
      <w:divBdr>
        <w:top w:val="none" w:sz="0" w:space="0" w:color="auto"/>
        <w:left w:val="none" w:sz="0" w:space="0" w:color="auto"/>
        <w:bottom w:val="none" w:sz="0" w:space="0" w:color="auto"/>
        <w:right w:val="none" w:sz="0" w:space="0" w:color="auto"/>
      </w:divBdr>
    </w:div>
    <w:div w:id="547424962">
      <w:bodyDiv w:val="1"/>
      <w:marLeft w:val="0"/>
      <w:marRight w:val="0"/>
      <w:marTop w:val="0"/>
      <w:marBottom w:val="0"/>
      <w:divBdr>
        <w:top w:val="none" w:sz="0" w:space="0" w:color="auto"/>
        <w:left w:val="none" w:sz="0" w:space="0" w:color="auto"/>
        <w:bottom w:val="none" w:sz="0" w:space="0" w:color="auto"/>
        <w:right w:val="none" w:sz="0" w:space="0" w:color="auto"/>
      </w:divBdr>
    </w:div>
    <w:div w:id="552272346">
      <w:bodyDiv w:val="1"/>
      <w:marLeft w:val="0"/>
      <w:marRight w:val="0"/>
      <w:marTop w:val="0"/>
      <w:marBottom w:val="0"/>
      <w:divBdr>
        <w:top w:val="none" w:sz="0" w:space="0" w:color="auto"/>
        <w:left w:val="none" w:sz="0" w:space="0" w:color="auto"/>
        <w:bottom w:val="none" w:sz="0" w:space="0" w:color="auto"/>
        <w:right w:val="none" w:sz="0" w:space="0" w:color="auto"/>
      </w:divBdr>
    </w:div>
    <w:div w:id="562258180">
      <w:bodyDiv w:val="1"/>
      <w:marLeft w:val="0"/>
      <w:marRight w:val="0"/>
      <w:marTop w:val="0"/>
      <w:marBottom w:val="0"/>
      <w:divBdr>
        <w:top w:val="none" w:sz="0" w:space="0" w:color="auto"/>
        <w:left w:val="none" w:sz="0" w:space="0" w:color="auto"/>
        <w:bottom w:val="none" w:sz="0" w:space="0" w:color="auto"/>
        <w:right w:val="none" w:sz="0" w:space="0" w:color="auto"/>
      </w:divBdr>
    </w:div>
    <w:div w:id="573206086">
      <w:bodyDiv w:val="1"/>
      <w:marLeft w:val="0"/>
      <w:marRight w:val="0"/>
      <w:marTop w:val="0"/>
      <w:marBottom w:val="0"/>
      <w:divBdr>
        <w:top w:val="none" w:sz="0" w:space="0" w:color="auto"/>
        <w:left w:val="none" w:sz="0" w:space="0" w:color="auto"/>
        <w:bottom w:val="none" w:sz="0" w:space="0" w:color="auto"/>
        <w:right w:val="none" w:sz="0" w:space="0" w:color="auto"/>
      </w:divBdr>
    </w:div>
    <w:div w:id="584263382">
      <w:bodyDiv w:val="1"/>
      <w:marLeft w:val="0"/>
      <w:marRight w:val="0"/>
      <w:marTop w:val="0"/>
      <w:marBottom w:val="0"/>
      <w:divBdr>
        <w:top w:val="none" w:sz="0" w:space="0" w:color="auto"/>
        <w:left w:val="none" w:sz="0" w:space="0" w:color="auto"/>
        <w:bottom w:val="none" w:sz="0" w:space="0" w:color="auto"/>
        <w:right w:val="none" w:sz="0" w:space="0" w:color="auto"/>
      </w:divBdr>
    </w:div>
    <w:div w:id="593590678">
      <w:bodyDiv w:val="1"/>
      <w:marLeft w:val="0"/>
      <w:marRight w:val="0"/>
      <w:marTop w:val="0"/>
      <w:marBottom w:val="0"/>
      <w:divBdr>
        <w:top w:val="none" w:sz="0" w:space="0" w:color="auto"/>
        <w:left w:val="none" w:sz="0" w:space="0" w:color="auto"/>
        <w:bottom w:val="none" w:sz="0" w:space="0" w:color="auto"/>
        <w:right w:val="none" w:sz="0" w:space="0" w:color="auto"/>
      </w:divBdr>
    </w:div>
    <w:div w:id="596257608">
      <w:bodyDiv w:val="1"/>
      <w:marLeft w:val="0"/>
      <w:marRight w:val="0"/>
      <w:marTop w:val="0"/>
      <w:marBottom w:val="0"/>
      <w:divBdr>
        <w:top w:val="none" w:sz="0" w:space="0" w:color="auto"/>
        <w:left w:val="none" w:sz="0" w:space="0" w:color="auto"/>
        <w:bottom w:val="none" w:sz="0" w:space="0" w:color="auto"/>
        <w:right w:val="none" w:sz="0" w:space="0" w:color="auto"/>
      </w:divBdr>
    </w:div>
    <w:div w:id="655887701">
      <w:bodyDiv w:val="1"/>
      <w:marLeft w:val="0"/>
      <w:marRight w:val="0"/>
      <w:marTop w:val="0"/>
      <w:marBottom w:val="0"/>
      <w:divBdr>
        <w:top w:val="none" w:sz="0" w:space="0" w:color="auto"/>
        <w:left w:val="none" w:sz="0" w:space="0" w:color="auto"/>
        <w:bottom w:val="none" w:sz="0" w:space="0" w:color="auto"/>
        <w:right w:val="none" w:sz="0" w:space="0" w:color="auto"/>
      </w:divBdr>
    </w:div>
    <w:div w:id="664941112">
      <w:bodyDiv w:val="1"/>
      <w:marLeft w:val="0"/>
      <w:marRight w:val="0"/>
      <w:marTop w:val="0"/>
      <w:marBottom w:val="0"/>
      <w:divBdr>
        <w:top w:val="none" w:sz="0" w:space="0" w:color="auto"/>
        <w:left w:val="none" w:sz="0" w:space="0" w:color="auto"/>
        <w:bottom w:val="none" w:sz="0" w:space="0" w:color="auto"/>
        <w:right w:val="none" w:sz="0" w:space="0" w:color="auto"/>
      </w:divBdr>
    </w:div>
    <w:div w:id="675771238">
      <w:bodyDiv w:val="1"/>
      <w:marLeft w:val="0"/>
      <w:marRight w:val="0"/>
      <w:marTop w:val="0"/>
      <w:marBottom w:val="0"/>
      <w:divBdr>
        <w:top w:val="none" w:sz="0" w:space="0" w:color="auto"/>
        <w:left w:val="none" w:sz="0" w:space="0" w:color="auto"/>
        <w:bottom w:val="none" w:sz="0" w:space="0" w:color="auto"/>
        <w:right w:val="none" w:sz="0" w:space="0" w:color="auto"/>
      </w:divBdr>
    </w:div>
    <w:div w:id="695155042">
      <w:bodyDiv w:val="1"/>
      <w:marLeft w:val="0"/>
      <w:marRight w:val="0"/>
      <w:marTop w:val="0"/>
      <w:marBottom w:val="0"/>
      <w:divBdr>
        <w:top w:val="none" w:sz="0" w:space="0" w:color="auto"/>
        <w:left w:val="none" w:sz="0" w:space="0" w:color="auto"/>
        <w:bottom w:val="none" w:sz="0" w:space="0" w:color="auto"/>
        <w:right w:val="none" w:sz="0" w:space="0" w:color="auto"/>
      </w:divBdr>
    </w:div>
    <w:div w:id="706956650">
      <w:bodyDiv w:val="1"/>
      <w:marLeft w:val="0"/>
      <w:marRight w:val="0"/>
      <w:marTop w:val="0"/>
      <w:marBottom w:val="0"/>
      <w:divBdr>
        <w:top w:val="none" w:sz="0" w:space="0" w:color="auto"/>
        <w:left w:val="none" w:sz="0" w:space="0" w:color="auto"/>
        <w:bottom w:val="none" w:sz="0" w:space="0" w:color="auto"/>
        <w:right w:val="none" w:sz="0" w:space="0" w:color="auto"/>
      </w:divBdr>
    </w:div>
    <w:div w:id="726532531">
      <w:bodyDiv w:val="1"/>
      <w:marLeft w:val="0"/>
      <w:marRight w:val="0"/>
      <w:marTop w:val="0"/>
      <w:marBottom w:val="0"/>
      <w:divBdr>
        <w:top w:val="none" w:sz="0" w:space="0" w:color="auto"/>
        <w:left w:val="none" w:sz="0" w:space="0" w:color="auto"/>
        <w:bottom w:val="none" w:sz="0" w:space="0" w:color="auto"/>
        <w:right w:val="none" w:sz="0" w:space="0" w:color="auto"/>
      </w:divBdr>
    </w:div>
    <w:div w:id="745687068">
      <w:bodyDiv w:val="1"/>
      <w:marLeft w:val="0"/>
      <w:marRight w:val="0"/>
      <w:marTop w:val="0"/>
      <w:marBottom w:val="0"/>
      <w:divBdr>
        <w:top w:val="none" w:sz="0" w:space="0" w:color="auto"/>
        <w:left w:val="none" w:sz="0" w:space="0" w:color="auto"/>
        <w:bottom w:val="none" w:sz="0" w:space="0" w:color="auto"/>
        <w:right w:val="none" w:sz="0" w:space="0" w:color="auto"/>
      </w:divBdr>
    </w:div>
    <w:div w:id="797139812">
      <w:bodyDiv w:val="1"/>
      <w:marLeft w:val="0"/>
      <w:marRight w:val="0"/>
      <w:marTop w:val="0"/>
      <w:marBottom w:val="0"/>
      <w:divBdr>
        <w:top w:val="none" w:sz="0" w:space="0" w:color="auto"/>
        <w:left w:val="none" w:sz="0" w:space="0" w:color="auto"/>
        <w:bottom w:val="none" w:sz="0" w:space="0" w:color="auto"/>
        <w:right w:val="none" w:sz="0" w:space="0" w:color="auto"/>
      </w:divBdr>
    </w:div>
    <w:div w:id="815415482">
      <w:bodyDiv w:val="1"/>
      <w:marLeft w:val="0"/>
      <w:marRight w:val="0"/>
      <w:marTop w:val="0"/>
      <w:marBottom w:val="0"/>
      <w:divBdr>
        <w:top w:val="none" w:sz="0" w:space="0" w:color="auto"/>
        <w:left w:val="none" w:sz="0" w:space="0" w:color="auto"/>
        <w:bottom w:val="none" w:sz="0" w:space="0" w:color="auto"/>
        <w:right w:val="none" w:sz="0" w:space="0" w:color="auto"/>
      </w:divBdr>
    </w:div>
    <w:div w:id="846411276">
      <w:bodyDiv w:val="1"/>
      <w:marLeft w:val="0"/>
      <w:marRight w:val="0"/>
      <w:marTop w:val="0"/>
      <w:marBottom w:val="0"/>
      <w:divBdr>
        <w:top w:val="none" w:sz="0" w:space="0" w:color="auto"/>
        <w:left w:val="none" w:sz="0" w:space="0" w:color="auto"/>
        <w:bottom w:val="none" w:sz="0" w:space="0" w:color="auto"/>
        <w:right w:val="none" w:sz="0" w:space="0" w:color="auto"/>
      </w:divBdr>
    </w:div>
    <w:div w:id="849686501">
      <w:bodyDiv w:val="1"/>
      <w:marLeft w:val="0"/>
      <w:marRight w:val="0"/>
      <w:marTop w:val="0"/>
      <w:marBottom w:val="0"/>
      <w:divBdr>
        <w:top w:val="none" w:sz="0" w:space="0" w:color="auto"/>
        <w:left w:val="none" w:sz="0" w:space="0" w:color="auto"/>
        <w:bottom w:val="none" w:sz="0" w:space="0" w:color="auto"/>
        <w:right w:val="none" w:sz="0" w:space="0" w:color="auto"/>
      </w:divBdr>
    </w:div>
    <w:div w:id="853111040">
      <w:bodyDiv w:val="1"/>
      <w:marLeft w:val="0"/>
      <w:marRight w:val="0"/>
      <w:marTop w:val="0"/>
      <w:marBottom w:val="0"/>
      <w:divBdr>
        <w:top w:val="none" w:sz="0" w:space="0" w:color="auto"/>
        <w:left w:val="none" w:sz="0" w:space="0" w:color="auto"/>
        <w:bottom w:val="none" w:sz="0" w:space="0" w:color="auto"/>
        <w:right w:val="none" w:sz="0" w:space="0" w:color="auto"/>
      </w:divBdr>
    </w:div>
    <w:div w:id="854151467">
      <w:bodyDiv w:val="1"/>
      <w:marLeft w:val="0"/>
      <w:marRight w:val="0"/>
      <w:marTop w:val="0"/>
      <w:marBottom w:val="0"/>
      <w:divBdr>
        <w:top w:val="none" w:sz="0" w:space="0" w:color="auto"/>
        <w:left w:val="none" w:sz="0" w:space="0" w:color="auto"/>
        <w:bottom w:val="none" w:sz="0" w:space="0" w:color="auto"/>
        <w:right w:val="none" w:sz="0" w:space="0" w:color="auto"/>
      </w:divBdr>
    </w:div>
    <w:div w:id="885215942">
      <w:bodyDiv w:val="1"/>
      <w:marLeft w:val="0"/>
      <w:marRight w:val="0"/>
      <w:marTop w:val="0"/>
      <w:marBottom w:val="0"/>
      <w:divBdr>
        <w:top w:val="none" w:sz="0" w:space="0" w:color="auto"/>
        <w:left w:val="none" w:sz="0" w:space="0" w:color="auto"/>
        <w:bottom w:val="none" w:sz="0" w:space="0" w:color="auto"/>
        <w:right w:val="none" w:sz="0" w:space="0" w:color="auto"/>
      </w:divBdr>
    </w:div>
    <w:div w:id="912858185">
      <w:bodyDiv w:val="1"/>
      <w:marLeft w:val="0"/>
      <w:marRight w:val="0"/>
      <w:marTop w:val="0"/>
      <w:marBottom w:val="0"/>
      <w:divBdr>
        <w:top w:val="none" w:sz="0" w:space="0" w:color="auto"/>
        <w:left w:val="none" w:sz="0" w:space="0" w:color="auto"/>
        <w:bottom w:val="none" w:sz="0" w:space="0" w:color="auto"/>
        <w:right w:val="none" w:sz="0" w:space="0" w:color="auto"/>
      </w:divBdr>
    </w:div>
    <w:div w:id="964965830">
      <w:bodyDiv w:val="1"/>
      <w:marLeft w:val="0"/>
      <w:marRight w:val="0"/>
      <w:marTop w:val="0"/>
      <w:marBottom w:val="0"/>
      <w:divBdr>
        <w:top w:val="none" w:sz="0" w:space="0" w:color="auto"/>
        <w:left w:val="none" w:sz="0" w:space="0" w:color="auto"/>
        <w:bottom w:val="none" w:sz="0" w:space="0" w:color="auto"/>
        <w:right w:val="none" w:sz="0" w:space="0" w:color="auto"/>
      </w:divBdr>
    </w:div>
    <w:div w:id="1002900248">
      <w:bodyDiv w:val="1"/>
      <w:marLeft w:val="0"/>
      <w:marRight w:val="0"/>
      <w:marTop w:val="0"/>
      <w:marBottom w:val="0"/>
      <w:divBdr>
        <w:top w:val="none" w:sz="0" w:space="0" w:color="auto"/>
        <w:left w:val="none" w:sz="0" w:space="0" w:color="auto"/>
        <w:bottom w:val="none" w:sz="0" w:space="0" w:color="auto"/>
        <w:right w:val="none" w:sz="0" w:space="0" w:color="auto"/>
      </w:divBdr>
    </w:div>
    <w:div w:id="1006247409">
      <w:bodyDiv w:val="1"/>
      <w:marLeft w:val="0"/>
      <w:marRight w:val="0"/>
      <w:marTop w:val="0"/>
      <w:marBottom w:val="0"/>
      <w:divBdr>
        <w:top w:val="none" w:sz="0" w:space="0" w:color="auto"/>
        <w:left w:val="none" w:sz="0" w:space="0" w:color="auto"/>
        <w:bottom w:val="none" w:sz="0" w:space="0" w:color="auto"/>
        <w:right w:val="none" w:sz="0" w:space="0" w:color="auto"/>
      </w:divBdr>
    </w:div>
    <w:div w:id="1009718651">
      <w:bodyDiv w:val="1"/>
      <w:marLeft w:val="0"/>
      <w:marRight w:val="0"/>
      <w:marTop w:val="0"/>
      <w:marBottom w:val="0"/>
      <w:divBdr>
        <w:top w:val="none" w:sz="0" w:space="0" w:color="auto"/>
        <w:left w:val="none" w:sz="0" w:space="0" w:color="auto"/>
        <w:bottom w:val="none" w:sz="0" w:space="0" w:color="auto"/>
        <w:right w:val="none" w:sz="0" w:space="0" w:color="auto"/>
      </w:divBdr>
    </w:div>
    <w:div w:id="1053846913">
      <w:bodyDiv w:val="1"/>
      <w:marLeft w:val="0"/>
      <w:marRight w:val="0"/>
      <w:marTop w:val="0"/>
      <w:marBottom w:val="0"/>
      <w:divBdr>
        <w:top w:val="none" w:sz="0" w:space="0" w:color="auto"/>
        <w:left w:val="none" w:sz="0" w:space="0" w:color="auto"/>
        <w:bottom w:val="none" w:sz="0" w:space="0" w:color="auto"/>
        <w:right w:val="none" w:sz="0" w:space="0" w:color="auto"/>
      </w:divBdr>
    </w:div>
    <w:div w:id="1093168256">
      <w:bodyDiv w:val="1"/>
      <w:marLeft w:val="0"/>
      <w:marRight w:val="0"/>
      <w:marTop w:val="0"/>
      <w:marBottom w:val="0"/>
      <w:divBdr>
        <w:top w:val="none" w:sz="0" w:space="0" w:color="auto"/>
        <w:left w:val="none" w:sz="0" w:space="0" w:color="auto"/>
        <w:bottom w:val="none" w:sz="0" w:space="0" w:color="auto"/>
        <w:right w:val="none" w:sz="0" w:space="0" w:color="auto"/>
      </w:divBdr>
    </w:div>
    <w:div w:id="1103040005">
      <w:bodyDiv w:val="1"/>
      <w:marLeft w:val="0"/>
      <w:marRight w:val="0"/>
      <w:marTop w:val="0"/>
      <w:marBottom w:val="0"/>
      <w:divBdr>
        <w:top w:val="none" w:sz="0" w:space="0" w:color="auto"/>
        <w:left w:val="none" w:sz="0" w:space="0" w:color="auto"/>
        <w:bottom w:val="none" w:sz="0" w:space="0" w:color="auto"/>
        <w:right w:val="none" w:sz="0" w:space="0" w:color="auto"/>
      </w:divBdr>
    </w:div>
    <w:div w:id="1115905957">
      <w:bodyDiv w:val="1"/>
      <w:marLeft w:val="0"/>
      <w:marRight w:val="0"/>
      <w:marTop w:val="0"/>
      <w:marBottom w:val="0"/>
      <w:divBdr>
        <w:top w:val="none" w:sz="0" w:space="0" w:color="auto"/>
        <w:left w:val="none" w:sz="0" w:space="0" w:color="auto"/>
        <w:bottom w:val="none" w:sz="0" w:space="0" w:color="auto"/>
        <w:right w:val="none" w:sz="0" w:space="0" w:color="auto"/>
      </w:divBdr>
    </w:div>
    <w:div w:id="1125270782">
      <w:bodyDiv w:val="1"/>
      <w:marLeft w:val="0"/>
      <w:marRight w:val="0"/>
      <w:marTop w:val="0"/>
      <w:marBottom w:val="0"/>
      <w:divBdr>
        <w:top w:val="none" w:sz="0" w:space="0" w:color="auto"/>
        <w:left w:val="none" w:sz="0" w:space="0" w:color="auto"/>
        <w:bottom w:val="none" w:sz="0" w:space="0" w:color="auto"/>
        <w:right w:val="none" w:sz="0" w:space="0" w:color="auto"/>
      </w:divBdr>
    </w:div>
    <w:div w:id="1127239778">
      <w:bodyDiv w:val="1"/>
      <w:marLeft w:val="0"/>
      <w:marRight w:val="0"/>
      <w:marTop w:val="0"/>
      <w:marBottom w:val="0"/>
      <w:divBdr>
        <w:top w:val="none" w:sz="0" w:space="0" w:color="auto"/>
        <w:left w:val="none" w:sz="0" w:space="0" w:color="auto"/>
        <w:bottom w:val="none" w:sz="0" w:space="0" w:color="auto"/>
        <w:right w:val="none" w:sz="0" w:space="0" w:color="auto"/>
      </w:divBdr>
    </w:div>
    <w:div w:id="1146236880">
      <w:bodyDiv w:val="1"/>
      <w:marLeft w:val="0"/>
      <w:marRight w:val="0"/>
      <w:marTop w:val="0"/>
      <w:marBottom w:val="0"/>
      <w:divBdr>
        <w:top w:val="none" w:sz="0" w:space="0" w:color="auto"/>
        <w:left w:val="none" w:sz="0" w:space="0" w:color="auto"/>
        <w:bottom w:val="none" w:sz="0" w:space="0" w:color="auto"/>
        <w:right w:val="none" w:sz="0" w:space="0" w:color="auto"/>
      </w:divBdr>
    </w:div>
    <w:div w:id="1170146238">
      <w:bodyDiv w:val="1"/>
      <w:marLeft w:val="0"/>
      <w:marRight w:val="0"/>
      <w:marTop w:val="0"/>
      <w:marBottom w:val="0"/>
      <w:divBdr>
        <w:top w:val="none" w:sz="0" w:space="0" w:color="auto"/>
        <w:left w:val="none" w:sz="0" w:space="0" w:color="auto"/>
        <w:bottom w:val="none" w:sz="0" w:space="0" w:color="auto"/>
        <w:right w:val="none" w:sz="0" w:space="0" w:color="auto"/>
      </w:divBdr>
    </w:div>
    <w:div w:id="1179202135">
      <w:bodyDiv w:val="1"/>
      <w:marLeft w:val="0"/>
      <w:marRight w:val="0"/>
      <w:marTop w:val="0"/>
      <w:marBottom w:val="0"/>
      <w:divBdr>
        <w:top w:val="none" w:sz="0" w:space="0" w:color="auto"/>
        <w:left w:val="none" w:sz="0" w:space="0" w:color="auto"/>
        <w:bottom w:val="none" w:sz="0" w:space="0" w:color="auto"/>
        <w:right w:val="none" w:sz="0" w:space="0" w:color="auto"/>
      </w:divBdr>
    </w:div>
    <w:div w:id="1194423261">
      <w:bodyDiv w:val="1"/>
      <w:marLeft w:val="0"/>
      <w:marRight w:val="0"/>
      <w:marTop w:val="0"/>
      <w:marBottom w:val="0"/>
      <w:divBdr>
        <w:top w:val="none" w:sz="0" w:space="0" w:color="auto"/>
        <w:left w:val="none" w:sz="0" w:space="0" w:color="auto"/>
        <w:bottom w:val="none" w:sz="0" w:space="0" w:color="auto"/>
        <w:right w:val="none" w:sz="0" w:space="0" w:color="auto"/>
      </w:divBdr>
    </w:div>
    <w:div w:id="1222474635">
      <w:bodyDiv w:val="1"/>
      <w:marLeft w:val="0"/>
      <w:marRight w:val="0"/>
      <w:marTop w:val="0"/>
      <w:marBottom w:val="0"/>
      <w:divBdr>
        <w:top w:val="none" w:sz="0" w:space="0" w:color="auto"/>
        <w:left w:val="none" w:sz="0" w:space="0" w:color="auto"/>
        <w:bottom w:val="none" w:sz="0" w:space="0" w:color="auto"/>
        <w:right w:val="none" w:sz="0" w:space="0" w:color="auto"/>
      </w:divBdr>
    </w:div>
    <w:div w:id="1234850937">
      <w:bodyDiv w:val="1"/>
      <w:marLeft w:val="0"/>
      <w:marRight w:val="0"/>
      <w:marTop w:val="0"/>
      <w:marBottom w:val="0"/>
      <w:divBdr>
        <w:top w:val="none" w:sz="0" w:space="0" w:color="auto"/>
        <w:left w:val="none" w:sz="0" w:space="0" w:color="auto"/>
        <w:bottom w:val="none" w:sz="0" w:space="0" w:color="auto"/>
        <w:right w:val="none" w:sz="0" w:space="0" w:color="auto"/>
      </w:divBdr>
    </w:div>
    <w:div w:id="1249316208">
      <w:bodyDiv w:val="1"/>
      <w:marLeft w:val="0"/>
      <w:marRight w:val="0"/>
      <w:marTop w:val="0"/>
      <w:marBottom w:val="0"/>
      <w:divBdr>
        <w:top w:val="none" w:sz="0" w:space="0" w:color="auto"/>
        <w:left w:val="none" w:sz="0" w:space="0" w:color="auto"/>
        <w:bottom w:val="none" w:sz="0" w:space="0" w:color="auto"/>
        <w:right w:val="none" w:sz="0" w:space="0" w:color="auto"/>
      </w:divBdr>
    </w:div>
    <w:div w:id="1287543459">
      <w:bodyDiv w:val="1"/>
      <w:marLeft w:val="0"/>
      <w:marRight w:val="0"/>
      <w:marTop w:val="0"/>
      <w:marBottom w:val="0"/>
      <w:divBdr>
        <w:top w:val="none" w:sz="0" w:space="0" w:color="auto"/>
        <w:left w:val="none" w:sz="0" w:space="0" w:color="auto"/>
        <w:bottom w:val="none" w:sz="0" w:space="0" w:color="auto"/>
        <w:right w:val="none" w:sz="0" w:space="0" w:color="auto"/>
      </w:divBdr>
    </w:div>
    <w:div w:id="1289891394">
      <w:bodyDiv w:val="1"/>
      <w:marLeft w:val="0"/>
      <w:marRight w:val="0"/>
      <w:marTop w:val="0"/>
      <w:marBottom w:val="0"/>
      <w:divBdr>
        <w:top w:val="none" w:sz="0" w:space="0" w:color="auto"/>
        <w:left w:val="none" w:sz="0" w:space="0" w:color="auto"/>
        <w:bottom w:val="none" w:sz="0" w:space="0" w:color="auto"/>
        <w:right w:val="none" w:sz="0" w:space="0" w:color="auto"/>
      </w:divBdr>
    </w:div>
    <w:div w:id="1293713307">
      <w:bodyDiv w:val="1"/>
      <w:marLeft w:val="0"/>
      <w:marRight w:val="0"/>
      <w:marTop w:val="0"/>
      <w:marBottom w:val="0"/>
      <w:divBdr>
        <w:top w:val="none" w:sz="0" w:space="0" w:color="auto"/>
        <w:left w:val="none" w:sz="0" w:space="0" w:color="auto"/>
        <w:bottom w:val="none" w:sz="0" w:space="0" w:color="auto"/>
        <w:right w:val="none" w:sz="0" w:space="0" w:color="auto"/>
      </w:divBdr>
    </w:div>
    <w:div w:id="1338970349">
      <w:bodyDiv w:val="1"/>
      <w:marLeft w:val="0"/>
      <w:marRight w:val="0"/>
      <w:marTop w:val="0"/>
      <w:marBottom w:val="0"/>
      <w:divBdr>
        <w:top w:val="none" w:sz="0" w:space="0" w:color="auto"/>
        <w:left w:val="none" w:sz="0" w:space="0" w:color="auto"/>
        <w:bottom w:val="none" w:sz="0" w:space="0" w:color="auto"/>
        <w:right w:val="none" w:sz="0" w:space="0" w:color="auto"/>
      </w:divBdr>
    </w:div>
    <w:div w:id="1348554956">
      <w:bodyDiv w:val="1"/>
      <w:marLeft w:val="0"/>
      <w:marRight w:val="0"/>
      <w:marTop w:val="0"/>
      <w:marBottom w:val="0"/>
      <w:divBdr>
        <w:top w:val="none" w:sz="0" w:space="0" w:color="auto"/>
        <w:left w:val="none" w:sz="0" w:space="0" w:color="auto"/>
        <w:bottom w:val="none" w:sz="0" w:space="0" w:color="auto"/>
        <w:right w:val="none" w:sz="0" w:space="0" w:color="auto"/>
      </w:divBdr>
    </w:div>
    <w:div w:id="1351298670">
      <w:bodyDiv w:val="1"/>
      <w:marLeft w:val="0"/>
      <w:marRight w:val="0"/>
      <w:marTop w:val="0"/>
      <w:marBottom w:val="0"/>
      <w:divBdr>
        <w:top w:val="none" w:sz="0" w:space="0" w:color="auto"/>
        <w:left w:val="none" w:sz="0" w:space="0" w:color="auto"/>
        <w:bottom w:val="none" w:sz="0" w:space="0" w:color="auto"/>
        <w:right w:val="none" w:sz="0" w:space="0" w:color="auto"/>
      </w:divBdr>
    </w:div>
    <w:div w:id="1366978719">
      <w:bodyDiv w:val="1"/>
      <w:marLeft w:val="0"/>
      <w:marRight w:val="0"/>
      <w:marTop w:val="0"/>
      <w:marBottom w:val="0"/>
      <w:divBdr>
        <w:top w:val="none" w:sz="0" w:space="0" w:color="auto"/>
        <w:left w:val="none" w:sz="0" w:space="0" w:color="auto"/>
        <w:bottom w:val="none" w:sz="0" w:space="0" w:color="auto"/>
        <w:right w:val="none" w:sz="0" w:space="0" w:color="auto"/>
      </w:divBdr>
    </w:div>
    <w:div w:id="1367367313">
      <w:bodyDiv w:val="1"/>
      <w:marLeft w:val="0"/>
      <w:marRight w:val="0"/>
      <w:marTop w:val="0"/>
      <w:marBottom w:val="0"/>
      <w:divBdr>
        <w:top w:val="none" w:sz="0" w:space="0" w:color="auto"/>
        <w:left w:val="none" w:sz="0" w:space="0" w:color="auto"/>
        <w:bottom w:val="none" w:sz="0" w:space="0" w:color="auto"/>
        <w:right w:val="none" w:sz="0" w:space="0" w:color="auto"/>
      </w:divBdr>
    </w:div>
    <w:div w:id="1377270761">
      <w:bodyDiv w:val="1"/>
      <w:marLeft w:val="0"/>
      <w:marRight w:val="0"/>
      <w:marTop w:val="0"/>
      <w:marBottom w:val="0"/>
      <w:divBdr>
        <w:top w:val="none" w:sz="0" w:space="0" w:color="auto"/>
        <w:left w:val="none" w:sz="0" w:space="0" w:color="auto"/>
        <w:bottom w:val="none" w:sz="0" w:space="0" w:color="auto"/>
        <w:right w:val="none" w:sz="0" w:space="0" w:color="auto"/>
      </w:divBdr>
    </w:div>
    <w:div w:id="1390961572">
      <w:bodyDiv w:val="1"/>
      <w:marLeft w:val="0"/>
      <w:marRight w:val="0"/>
      <w:marTop w:val="0"/>
      <w:marBottom w:val="0"/>
      <w:divBdr>
        <w:top w:val="none" w:sz="0" w:space="0" w:color="auto"/>
        <w:left w:val="none" w:sz="0" w:space="0" w:color="auto"/>
        <w:bottom w:val="none" w:sz="0" w:space="0" w:color="auto"/>
        <w:right w:val="none" w:sz="0" w:space="0" w:color="auto"/>
      </w:divBdr>
    </w:div>
    <w:div w:id="1392583261">
      <w:bodyDiv w:val="1"/>
      <w:marLeft w:val="0"/>
      <w:marRight w:val="0"/>
      <w:marTop w:val="0"/>
      <w:marBottom w:val="0"/>
      <w:divBdr>
        <w:top w:val="none" w:sz="0" w:space="0" w:color="auto"/>
        <w:left w:val="none" w:sz="0" w:space="0" w:color="auto"/>
        <w:bottom w:val="none" w:sz="0" w:space="0" w:color="auto"/>
        <w:right w:val="none" w:sz="0" w:space="0" w:color="auto"/>
      </w:divBdr>
    </w:div>
    <w:div w:id="1401902007">
      <w:bodyDiv w:val="1"/>
      <w:marLeft w:val="0"/>
      <w:marRight w:val="0"/>
      <w:marTop w:val="0"/>
      <w:marBottom w:val="0"/>
      <w:divBdr>
        <w:top w:val="none" w:sz="0" w:space="0" w:color="auto"/>
        <w:left w:val="none" w:sz="0" w:space="0" w:color="auto"/>
        <w:bottom w:val="none" w:sz="0" w:space="0" w:color="auto"/>
        <w:right w:val="none" w:sz="0" w:space="0" w:color="auto"/>
      </w:divBdr>
    </w:div>
    <w:div w:id="1409040335">
      <w:bodyDiv w:val="1"/>
      <w:marLeft w:val="0"/>
      <w:marRight w:val="0"/>
      <w:marTop w:val="0"/>
      <w:marBottom w:val="0"/>
      <w:divBdr>
        <w:top w:val="none" w:sz="0" w:space="0" w:color="auto"/>
        <w:left w:val="none" w:sz="0" w:space="0" w:color="auto"/>
        <w:bottom w:val="none" w:sz="0" w:space="0" w:color="auto"/>
        <w:right w:val="none" w:sz="0" w:space="0" w:color="auto"/>
      </w:divBdr>
    </w:div>
    <w:div w:id="1421484706">
      <w:bodyDiv w:val="1"/>
      <w:marLeft w:val="0"/>
      <w:marRight w:val="0"/>
      <w:marTop w:val="0"/>
      <w:marBottom w:val="0"/>
      <w:divBdr>
        <w:top w:val="none" w:sz="0" w:space="0" w:color="auto"/>
        <w:left w:val="none" w:sz="0" w:space="0" w:color="auto"/>
        <w:bottom w:val="none" w:sz="0" w:space="0" w:color="auto"/>
        <w:right w:val="none" w:sz="0" w:space="0" w:color="auto"/>
      </w:divBdr>
    </w:div>
    <w:div w:id="1424760410">
      <w:bodyDiv w:val="1"/>
      <w:marLeft w:val="0"/>
      <w:marRight w:val="0"/>
      <w:marTop w:val="0"/>
      <w:marBottom w:val="0"/>
      <w:divBdr>
        <w:top w:val="none" w:sz="0" w:space="0" w:color="auto"/>
        <w:left w:val="none" w:sz="0" w:space="0" w:color="auto"/>
        <w:bottom w:val="none" w:sz="0" w:space="0" w:color="auto"/>
        <w:right w:val="none" w:sz="0" w:space="0" w:color="auto"/>
      </w:divBdr>
    </w:div>
    <w:div w:id="1427848585">
      <w:bodyDiv w:val="1"/>
      <w:marLeft w:val="0"/>
      <w:marRight w:val="0"/>
      <w:marTop w:val="0"/>
      <w:marBottom w:val="0"/>
      <w:divBdr>
        <w:top w:val="none" w:sz="0" w:space="0" w:color="auto"/>
        <w:left w:val="none" w:sz="0" w:space="0" w:color="auto"/>
        <w:bottom w:val="none" w:sz="0" w:space="0" w:color="auto"/>
        <w:right w:val="none" w:sz="0" w:space="0" w:color="auto"/>
      </w:divBdr>
    </w:div>
    <w:div w:id="1430347796">
      <w:bodyDiv w:val="1"/>
      <w:marLeft w:val="0"/>
      <w:marRight w:val="0"/>
      <w:marTop w:val="0"/>
      <w:marBottom w:val="0"/>
      <w:divBdr>
        <w:top w:val="none" w:sz="0" w:space="0" w:color="auto"/>
        <w:left w:val="none" w:sz="0" w:space="0" w:color="auto"/>
        <w:bottom w:val="none" w:sz="0" w:space="0" w:color="auto"/>
        <w:right w:val="none" w:sz="0" w:space="0" w:color="auto"/>
      </w:divBdr>
    </w:div>
    <w:div w:id="1457528435">
      <w:bodyDiv w:val="1"/>
      <w:marLeft w:val="0"/>
      <w:marRight w:val="0"/>
      <w:marTop w:val="0"/>
      <w:marBottom w:val="0"/>
      <w:divBdr>
        <w:top w:val="none" w:sz="0" w:space="0" w:color="auto"/>
        <w:left w:val="none" w:sz="0" w:space="0" w:color="auto"/>
        <w:bottom w:val="none" w:sz="0" w:space="0" w:color="auto"/>
        <w:right w:val="none" w:sz="0" w:space="0" w:color="auto"/>
      </w:divBdr>
    </w:div>
    <w:div w:id="1474718327">
      <w:bodyDiv w:val="1"/>
      <w:marLeft w:val="0"/>
      <w:marRight w:val="0"/>
      <w:marTop w:val="0"/>
      <w:marBottom w:val="0"/>
      <w:divBdr>
        <w:top w:val="none" w:sz="0" w:space="0" w:color="auto"/>
        <w:left w:val="none" w:sz="0" w:space="0" w:color="auto"/>
        <w:bottom w:val="none" w:sz="0" w:space="0" w:color="auto"/>
        <w:right w:val="none" w:sz="0" w:space="0" w:color="auto"/>
      </w:divBdr>
    </w:div>
    <w:div w:id="1498694428">
      <w:bodyDiv w:val="1"/>
      <w:marLeft w:val="0"/>
      <w:marRight w:val="0"/>
      <w:marTop w:val="0"/>
      <w:marBottom w:val="0"/>
      <w:divBdr>
        <w:top w:val="none" w:sz="0" w:space="0" w:color="auto"/>
        <w:left w:val="none" w:sz="0" w:space="0" w:color="auto"/>
        <w:bottom w:val="none" w:sz="0" w:space="0" w:color="auto"/>
        <w:right w:val="none" w:sz="0" w:space="0" w:color="auto"/>
      </w:divBdr>
    </w:div>
    <w:div w:id="1500344052">
      <w:bodyDiv w:val="1"/>
      <w:marLeft w:val="0"/>
      <w:marRight w:val="0"/>
      <w:marTop w:val="0"/>
      <w:marBottom w:val="0"/>
      <w:divBdr>
        <w:top w:val="none" w:sz="0" w:space="0" w:color="auto"/>
        <w:left w:val="none" w:sz="0" w:space="0" w:color="auto"/>
        <w:bottom w:val="none" w:sz="0" w:space="0" w:color="auto"/>
        <w:right w:val="none" w:sz="0" w:space="0" w:color="auto"/>
      </w:divBdr>
    </w:div>
    <w:div w:id="1523586570">
      <w:bodyDiv w:val="1"/>
      <w:marLeft w:val="0"/>
      <w:marRight w:val="0"/>
      <w:marTop w:val="0"/>
      <w:marBottom w:val="0"/>
      <w:divBdr>
        <w:top w:val="none" w:sz="0" w:space="0" w:color="auto"/>
        <w:left w:val="none" w:sz="0" w:space="0" w:color="auto"/>
        <w:bottom w:val="none" w:sz="0" w:space="0" w:color="auto"/>
        <w:right w:val="none" w:sz="0" w:space="0" w:color="auto"/>
      </w:divBdr>
    </w:div>
    <w:div w:id="1540046444">
      <w:bodyDiv w:val="1"/>
      <w:marLeft w:val="0"/>
      <w:marRight w:val="0"/>
      <w:marTop w:val="0"/>
      <w:marBottom w:val="0"/>
      <w:divBdr>
        <w:top w:val="none" w:sz="0" w:space="0" w:color="auto"/>
        <w:left w:val="none" w:sz="0" w:space="0" w:color="auto"/>
        <w:bottom w:val="none" w:sz="0" w:space="0" w:color="auto"/>
        <w:right w:val="none" w:sz="0" w:space="0" w:color="auto"/>
      </w:divBdr>
    </w:div>
    <w:div w:id="1571496536">
      <w:bodyDiv w:val="1"/>
      <w:marLeft w:val="0"/>
      <w:marRight w:val="0"/>
      <w:marTop w:val="0"/>
      <w:marBottom w:val="0"/>
      <w:divBdr>
        <w:top w:val="none" w:sz="0" w:space="0" w:color="auto"/>
        <w:left w:val="none" w:sz="0" w:space="0" w:color="auto"/>
        <w:bottom w:val="none" w:sz="0" w:space="0" w:color="auto"/>
        <w:right w:val="none" w:sz="0" w:space="0" w:color="auto"/>
      </w:divBdr>
    </w:div>
    <w:div w:id="1574242549">
      <w:bodyDiv w:val="1"/>
      <w:marLeft w:val="0"/>
      <w:marRight w:val="0"/>
      <w:marTop w:val="0"/>
      <w:marBottom w:val="0"/>
      <w:divBdr>
        <w:top w:val="none" w:sz="0" w:space="0" w:color="auto"/>
        <w:left w:val="none" w:sz="0" w:space="0" w:color="auto"/>
        <w:bottom w:val="none" w:sz="0" w:space="0" w:color="auto"/>
        <w:right w:val="none" w:sz="0" w:space="0" w:color="auto"/>
      </w:divBdr>
    </w:div>
    <w:div w:id="1586382097">
      <w:bodyDiv w:val="1"/>
      <w:marLeft w:val="0"/>
      <w:marRight w:val="0"/>
      <w:marTop w:val="0"/>
      <w:marBottom w:val="0"/>
      <w:divBdr>
        <w:top w:val="none" w:sz="0" w:space="0" w:color="auto"/>
        <w:left w:val="none" w:sz="0" w:space="0" w:color="auto"/>
        <w:bottom w:val="none" w:sz="0" w:space="0" w:color="auto"/>
        <w:right w:val="none" w:sz="0" w:space="0" w:color="auto"/>
      </w:divBdr>
    </w:div>
    <w:div w:id="1594977411">
      <w:bodyDiv w:val="1"/>
      <w:marLeft w:val="0"/>
      <w:marRight w:val="0"/>
      <w:marTop w:val="0"/>
      <w:marBottom w:val="0"/>
      <w:divBdr>
        <w:top w:val="none" w:sz="0" w:space="0" w:color="auto"/>
        <w:left w:val="none" w:sz="0" w:space="0" w:color="auto"/>
        <w:bottom w:val="none" w:sz="0" w:space="0" w:color="auto"/>
        <w:right w:val="none" w:sz="0" w:space="0" w:color="auto"/>
      </w:divBdr>
      <w:divsChild>
        <w:div w:id="1117454662">
          <w:marLeft w:val="0"/>
          <w:marRight w:val="0"/>
          <w:marTop w:val="0"/>
          <w:marBottom w:val="0"/>
          <w:divBdr>
            <w:top w:val="none" w:sz="0" w:space="0" w:color="auto"/>
            <w:left w:val="none" w:sz="0" w:space="0" w:color="auto"/>
            <w:bottom w:val="none" w:sz="0" w:space="0" w:color="auto"/>
            <w:right w:val="none" w:sz="0" w:space="0" w:color="auto"/>
          </w:divBdr>
        </w:div>
      </w:divsChild>
    </w:div>
    <w:div w:id="1607882612">
      <w:bodyDiv w:val="1"/>
      <w:marLeft w:val="0"/>
      <w:marRight w:val="0"/>
      <w:marTop w:val="0"/>
      <w:marBottom w:val="0"/>
      <w:divBdr>
        <w:top w:val="none" w:sz="0" w:space="0" w:color="auto"/>
        <w:left w:val="none" w:sz="0" w:space="0" w:color="auto"/>
        <w:bottom w:val="none" w:sz="0" w:space="0" w:color="auto"/>
        <w:right w:val="none" w:sz="0" w:space="0" w:color="auto"/>
      </w:divBdr>
    </w:div>
    <w:div w:id="1653485842">
      <w:bodyDiv w:val="1"/>
      <w:marLeft w:val="0"/>
      <w:marRight w:val="0"/>
      <w:marTop w:val="0"/>
      <w:marBottom w:val="0"/>
      <w:divBdr>
        <w:top w:val="none" w:sz="0" w:space="0" w:color="auto"/>
        <w:left w:val="none" w:sz="0" w:space="0" w:color="auto"/>
        <w:bottom w:val="none" w:sz="0" w:space="0" w:color="auto"/>
        <w:right w:val="none" w:sz="0" w:space="0" w:color="auto"/>
      </w:divBdr>
    </w:div>
    <w:div w:id="1676221185">
      <w:bodyDiv w:val="1"/>
      <w:marLeft w:val="0"/>
      <w:marRight w:val="0"/>
      <w:marTop w:val="0"/>
      <w:marBottom w:val="0"/>
      <w:divBdr>
        <w:top w:val="none" w:sz="0" w:space="0" w:color="auto"/>
        <w:left w:val="none" w:sz="0" w:space="0" w:color="auto"/>
        <w:bottom w:val="none" w:sz="0" w:space="0" w:color="auto"/>
        <w:right w:val="none" w:sz="0" w:space="0" w:color="auto"/>
      </w:divBdr>
    </w:div>
    <w:div w:id="1702393610">
      <w:bodyDiv w:val="1"/>
      <w:marLeft w:val="0"/>
      <w:marRight w:val="0"/>
      <w:marTop w:val="0"/>
      <w:marBottom w:val="0"/>
      <w:divBdr>
        <w:top w:val="none" w:sz="0" w:space="0" w:color="auto"/>
        <w:left w:val="none" w:sz="0" w:space="0" w:color="auto"/>
        <w:bottom w:val="none" w:sz="0" w:space="0" w:color="auto"/>
        <w:right w:val="none" w:sz="0" w:space="0" w:color="auto"/>
      </w:divBdr>
    </w:div>
    <w:div w:id="1719233206">
      <w:bodyDiv w:val="1"/>
      <w:marLeft w:val="0"/>
      <w:marRight w:val="0"/>
      <w:marTop w:val="0"/>
      <w:marBottom w:val="0"/>
      <w:divBdr>
        <w:top w:val="none" w:sz="0" w:space="0" w:color="auto"/>
        <w:left w:val="none" w:sz="0" w:space="0" w:color="auto"/>
        <w:bottom w:val="none" w:sz="0" w:space="0" w:color="auto"/>
        <w:right w:val="none" w:sz="0" w:space="0" w:color="auto"/>
      </w:divBdr>
    </w:div>
    <w:div w:id="1720854991">
      <w:bodyDiv w:val="1"/>
      <w:marLeft w:val="0"/>
      <w:marRight w:val="0"/>
      <w:marTop w:val="0"/>
      <w:marBottom w:val="0"/>
      <w:divBdr>
        <w:top w:val="none" w:sz="0" w:space="0" w:color="auto"/>
        <w:left w:val="none" w:sz="0" w:space="0" w:color="auto"/>
        <w:bottom w:val="none" w:sz="0" w:space="0" w:color="auto"/>
        <w:right w:val="none" w:sz="0" w:space="0" w:color="auto"/>
      </w:divBdr>
    </w:div>
    <w:div w:id="1724401171">
      <w:bodyDiv w:val="1"/>
      <w:marLeft w:val="0"/>
      <w:marRight w:val="0"/>
      <w:marTop w:val="0"/>
      <w:marBottom w:val="0"/>
      <w:divBdr>
        <w:top w:val="none" w:sz="0" w:space="0" w:color="auto"/>
        <w:left w:val="none" w:sz="0" w:space="0" w:color="auto"/>
        <w:bottom w:val="none" w:sz="0" w:space="0" w:color="auto"/>
        <w:right w:val="none" w:sz="0" w:space="0" w:color="auto"/>
      </w:divBdr>
    </w:div>
    <w:div w:id="1728332073">
      <w:bodyDiv w:val="1"/>
      <w:marLeft w:val="0"/>
      <w:marRight w:val="0"/>
      <w:marTop w:val="0"/>
      <w:marBottom w:val="0"/>
      <w:divBdr>
        <w:top w:val="none" w:sz="0" w:space="0" w:color="auto"/>
        <w:left w:val="none" w:sz="0" w:space="0" w:color="auto"/>
        <w:bottom w:val="none" w:sz="0" w:space="0" w:color="auto"/>
        <w:right w:val="none" w:sz="0" w:space="0" w:color="auto"/>
      </w:divBdr>
    </w:div>
    <w:div w:id="1789615779">
      <w:bodyDiv w:val="1"/>
      <w:marLeft w:val="0"/>
      <w:marRight w:val="0"/>
      <w:marTop w:val="0"/>
      <w:marBottom w:val="0"/>
      <w:divBdr>
        <w:top w:val="none" w:sz="0" w:space="0" w:color="auto"/>
        <w:left w:val="none" w:sz="0" w:space="0" w:color="auto"/>
        <w:bottom w:val="none" w:sz="0" w:space="0" w:color="auto"/>
        <w:right w:val="none" w:sz="0" w:space="0" w:color="auto"/>
      </w:divBdr>
    </w:div>
    <w:div w:id="1815560512">
      <w:bodyDiv w:val="1"/>
      <w:marLeft w:val="0"/>
      <w:marRight w:val="0"/>
      <w:marTop w:val="0"/>
      <w:marBottom w:val="0"/>
      <w:divBdr>
        <w:top w:val="none" w:sz="0" w:space="0" w:color="auto"/>
        <w:left w:val="none" w:sz="0" w:space="0" w:color="auto"/>
        <w:bottom w:val="none" w:sz="0" w:space="0" w:color="auto"/>
        <w:right w:val="none" w:sz="0" w:space="0" w:color="auto"/>
      </w:divBdr>
    </w:div>
    <w:div w:id="1821969066">
      <w:bodyDiv w:val="1"/>
      <w:marLeft w:val="0"/>
      <w:marRight w:val="0"/>
      <w:marTop w:val="0"/>
      <w:marBottom w:val="0"/>
      <w:divBdr>
        <w:top w:val="none" w:sz="0" w:space="0" w:color="auto"/>
        <w:left w:val="none" w:sz="0" w:space="0" w:color="auto"/>
        <w:bottom w:val="none" w:sz="0" w:space="0" w:color="auto"/>
        <w:right w:val="none" w:sz="0" w:space="0" w:color="auto"/>
      </w:divBdr>
    </w:div>
    <w:div w:id="1839953552">
      <w:bodyDiv w:val="1"/>
      <w:marLeft w:val="0"/>
      <w:marRight w:val="0"/>
      <w:marTop w:val="0"/>
      <w:marBottom w:val="0"/>
      <w:divBdr>
        <w:top w:val="none" w:sz="0" w:space="0" w:color="auto"/>
        <w:left w:val="none" w:sz="0" w:space="0" w:color="auto"/>
        <w:bottom w:val="none" w:sz="0" w:space="0" w:color="auto"/>
        <w:right w:val="none" w:sz="0" w:space="0" w:color="auto"/>
      </w:divBdr>
    </w:div>
    <w:div w:id="1849169659">
      <w:bodyDiv w:val="1"/>
      <w:marLeft w:val="0"/>
      <w:marRight w:val="0"/>
      <w:marTop w:val="0"/>
      <w:marBottom w:val="0"/>
      <w:divBdr>
        <w:top w:val="none" w:sz="0" w:space="0" w:color="auto"/>
        <w:left w:val="none" w:sz="0" w:space="0" w:color="auto"/>
        <w:bottom w:val="none" w:sz="0" w:space="0" w:color="auto"/>
        <w:right w:val="none" w:sz="0" w:space="0" w:color="auto"/>
      </w:divBdr>
    </w:div>
    <w:div w:id="1906522295">
      <w:bodyDiv w:val="1"/>
      <w:marLeft w:val="0"/>
      <w:marRight w:val="0"/>
      <w:marTop w:val="0"/>
      <w:marBottom w:val="0"/>
      <w:divBdr>
        <w:top w:val="none" w:sz="0" w:space="0" w:color="auto"/>
        <w:left w:val="none" w:sz="0" w:space="0" w:color="auto"/>
        <w:bottom w:val="none" w:sz="0" w:space="0" w:color="auto"/>
        <w:right w:val="none" w:sz="0" w:space="0" w:color="auto"/>
      </w:divBdr>
    </w:div>
    <w:div w:id="1907689118">
      <w:bodyDiv w:val="1"/>
      <w:marLeft w:val="0"/>
      <w:marRight w:val="0"/>
      <w:marTop w:val="0"/>
      <w:marBottom w:val="0"/>
      <w:divBdr>
        <w:top w:val="none" w:sz="0" w:space="0" w:color="auto"/>
        <w:left w:val="none" w:sz="0" w:space="0" w:color="auto"/>
        <w:bottom w:val="none" w:sz="0" w:space="0" w:color="auto"/>
        <w:right w:val="none" w:sz="0" w:space="0" w:color="auto"/>
      </w:divBdr>
    </w:div>
    <w:div w:id="1918855793">
      <w:bodyDiv w:val="1"/>
      <w:marLeft w:val="0"/>
      <w:marRight w:val="0"/>
      <w:marTop w:val="0"/>
      <w:marBottom w:val="0"/>
      <w:divBdr>
        <w:top w:val="none" w:sz="0" w:space="0" w:color="auto"/>
        <w:left w:val="none" w:sz="0" w:space="0" w:color="auto"/>
        <w:bottom w:val="none" w:sz="0" w:space="0" w:color="auto"/>
        <w:right w:val="none" w:sz="0" w:space="0" w:color="auto"/>
      </w:divBdr>
    </w:div>
    <w:div w:id="1926109698">
      <w:bodyDiv w:val="1"/>
      <w:marLeft w:val="0"/>
      <w:marRight w:val="0"/>
      <w:marTop w:val="0"/>
      <w:marBottom w:val="0"/>
      <w:divBdr>
        <w:top w:val="none" w:sz="0" w:space="0" w:color="auto"/>
        <w:left w:val="none" w:sz="0" w:space="0" w:color="auto"/>
        <w:bottom w:val="none" w:sz="0" w:space="0" w:color="auto"/>
        <w:right w:val="none" w:sz="0" w:space="0" w:color="auto"/>
      </w:divBdr>
    </w:div>
    <w:div w:id="1950232316">
      <w:bodyDiv w:val="1"/>
      <w:marLeft w:val="0"/>
      <w:marRight w:val="0"/>
      <w:marTop w:val="0"/>
      <w:marBottom w:val="0"/>
      <w:divBdr>
        <w:top w:val="none" w:sz="0" w:space="0" w:color="auto"/>
        <w:left w:val="none" w:sz="0" w:space="0" w:color="auto"/>
        <w:bottom w:val="none" w:sz="0" w:space="0" w:color="auto"/>
        <w:right w:val="none" w:sz="0" w:space="0" w:color="auto"/>
      </w:divBdr>
      <w:divsChild>
        <w:div w:id="377246817">
          <w:marLeft w:val="0"/>
          <w:marRight w:val="0"/>
          <w:marTop w:val="0"/>
          <w:marBottom w:val="0"/>
          <w:divBdr>
            <w:top w:val="none" w:sz="0" w:space="0" w:color="auto"/>
            <w:left w:val="none" w:sz="0" w:space="0" w:color="auto"/>
            <w:bottom w:val="none" w:sz="0" w:space="0" w:color="auto"/>
            <w:right w:val="none" w:sz="0" w:space="0" w:color="auto"/>
          </w:divBdr>
        </w:div>
        <w:div w:id="1078869099">
          <w:marLeft w:val="0"/>
          <w:marRight w:val="0"/>
          <w:marTop w:val="0"/>
          <w:marBottom w:val="0"/>
          <w:divBdr>
            <w:top w:val="none" w:sz="0" w:space="0" w:color="auto"/>
            <w:left w:val="none" w:sz="0" w:space="0" w:color="auto"/>
            <w:bottom w:val="none" w:sz="0" w:space="0" w:color="auto"/>
            <w:right w:val="none" w:sz="0" w:space="0" w:color="auto"/>
          </w:divBdr>
        </w:div>
      </w:divsChild>
    </w:div>
    <w:div w:id="1960647864">
      <w:bodyDiv w:val="1"/>
      <w:marLeft w:val="0"/>
      <w:marRight w:val="0"/>
      <w:marTop w:val="0"/>
      <w:marBottom w:val="0"/>
      <w:divBdr>
        <w:top w:val="none" w:sz="0" w:space="0" w:color="auto"/>
        <w:left w:val="none" w:sz="0" w:space="0" w:color="auto"/>
        <w:bottom w:val="none" w:sz="0" w:space="0" w:color="auto"/>
        <w:right w:val="none" w:sz="0" w:space="0" w:color="auto"/>
      </w:divBdr>
    </w:div>
    <w:div w:id="2006400324">
      <w:bodyDiv w:val="1"/>
      <w:marLeft w:val="0"/>
      <w:marRight w:val="0"/>
      <w:marTop w:val="0"/>
      <w:marBottom w:val="0"/>
      <w:divBdr>
        <w:top w:val="none" w:sz="0" w:space="0" w:color="auto"/>
        <w:left w:val="none" w:sz="0" w:space="0" w:color="auto"/>
        <w:bottom w:val="none" w:sz="0" w:space="0" w:color="auto"/>
        <w:right w:val="none" w:sz="0" w:space="0" w:color="auto"/>
      </w:divBdr>
    </w:div>
    <w:div w:id="2016371327">
      <w:bodyDiv w:val="1"/>
      <w:marLeft w:val="0"/>
      <w:marRight w:val="0"/>
      <w:marTop w:val="0"/>
      <w:marBottom w:val="0"/>
      <w:divBdr>
        <w:top w:val="none" w:sz="0" w:space="0" w:color="auto"/>
        <w:left w:val="none" w:sz="0" w:space="0" w:color="auto"/>
        <w:bottom w:val="none" w:sz="0" w:space="0" w:color="auto"/>
        <w:right w:val="none" w:sz="0" w:space="0" w:color="auto"/>
      </w:divBdr>
    </w:div>
    <w:div w:id="2017222139">
      <w:bodyDiv w:val="1"/>
      <w:marLeft w:val="0"/>
      <w:marRight w:val="0"/>
      <w:marTop w:val="0"/>
      <w:marBottom w:val="0"/>
      <w:divBdr>
        <w:top w:val="none" w:sz="0" w:space="0" w:color="auto"/>
        <w:left w:val="none" w:sz="0" w:space="0" w:color="auto"/>
        <w:bottom w:val="none" w:sz="0" w:space="0" w:color="auto"/>
        <w:right w:val="none" w:sz="0" w:space="0" w:color="auto"/>
      </w:divBdr>
    </w:div>
    <w:div w:id="2020811520">
      <w:bodyDiv w:val="1"/>
      <w:marLeft w:val="0"/>
      <w:marRight w:val="0"/>
      <w:marTop w:val="0"/>
      <w:marBottom w:val="0"/>
      <w:divBdr>
        <w:top w:val="none" w:sz="0" w:space="0" w:color="auto"/>
        <w:left w:val="none" w:sz="0" w:space="0" w:color="auto"/>
        <w:bottom w:val="none" w:sz="0" w:space="0" w:color="auto"/>
        <w:right w:val="none" w:sz="0" w:space="0" w:color="auto"/>
      </w:divBdr>
    </w:div>
    <w:div w:id="2022966893">
      <w:bodyDiv w:val="1"/>
      <w:marLeft w:val="0"/>
      <w:marRight w:val="0"/>
      <w:marTop w:val="0"/>
      <w:marBottom w:val="0"/>
      <w:divBdr>
        <w:top w:val="none" w:sz="0" w:space="0" w:color="auto"/>
        <w:left w:val="none" w:sz="0" w:space="0" w:color="auto"/>
        <w:bottom w:val="none" w:sz="0" w:space="0" w:color="auto"/>
        <w:right w:val="none" w:sz="0" w:space="0" w:color="auto"/>
      </w:divBdr>
    </w:div>
    <w:div w:id="2035382385">
      <w:bodyDiv w:val="1"/>
      <w:marLeft w:val="0"/>
      <w:marRight w:val="0"/>
      <w:marTop w:val="0"/>
      <w:marBottom w:val="0"/>
      <w:divBdr>
        <w:top w:val="none" w:sz="0" w:space="0" w:color="auto"/>
        <w:left w:val="none" w:sz="0" w:space="0" w:color="auto"/>
        <w:bottom w:val="none" w:sz="0" w:space="0" w:color="auto"/>
        <w:right w:val="none" w:sz="0" w:space="0" w:color="auto"/>
      </w:divBdr>
    </w:div>
    <w:div w:id="2043939585">
      <w:bodyDiv w:val="1"/>
      <w:marLeft w:val="0"/>
      <w:marRight w:val="0"/>
      <w:marTop w:val="0"/>
      <w:marBottom w:val="0"/>
      <w:divBdr>
        <w:top w:val="none" w:sz="0" w:space="0" w:color="auto"/>
        <w:left w:val="none" w:sz="0" w:space="0" w:color="auto"/>
        <w:bottom w:val="none" w:sz="0" w:space="0" w:color="auto"/>
        <w:right w:val="none" w:sz="0" w:space="0" w:color="auto"/>
      </w:divBdr>
    </w:div>
    <w:div w:id="2072072550">
      <w:bodyDiv w:val="1"/>
      <w:marLeft w:val="0"/>
      <w:marRight w:val="0"/>
      <w:marTop w:val="0"/>
      <w:marBottom w:val="0"/>
      <w:divBdr>
        <w:top w:val="none" w:sz="0" w:space="0" w:color="auto"/>
        <w:left w:val="none" w:sz="0" w:space="0" w:color="auto"/>
        <w:bottom w:val="none" w:sz="0" w:space="0" w:color="auto"/>
        <w:right w:val="none" w:sz="0" w:space="0" w:color="auto"/>
      </w:divBdr>
    </w:div>
    <w:div w:id="2073235332">
      <w:bodyDiv w:val="1"/>
      <w:marLeft w:val="0"/>
      <w:marRight w:val="0"/>
      <w:marTop w:val="0"/>
      <w:marBottom w:val="0"/>
      <w:divBdr>
        <w:top w:val="none" w:sz="0" w:space="0" w:color="auto"/>
        <w:left w:val="none" w:sz="0" w:space="0" w:color="auto"/>
        <w:bottom w:val="none" w:sz="0" w:space="0" w:color="auto"/>
        <w:right w:val="none" w:sz="0" w:space="0" w:color="auto"/>
      </w:divBdr>
    </w:div>
    <w:div w:id="2100060710">
      <w:bodyDiv w:val="1"/>
      <w:marLeft w:val="0"/>
      <w:marRight w:val="0"/>
      <w:marTop w:val="0"/>
      <w:marBottom w:val="0"/>
      <w:divBdr>
        <w:top w:val="none" w:sz="0" w:space="0" w:color="auto"/>
        <w:left w:val="none" w:sz="0" w:space="0" w:color="auto"/>
        <w:bottom w:val="none" w:sz="0" w:space="0" w:color="auto"/>
        <w:right w:val="none" w:sz="0" w:space="0" w:color="auto"/>
      </w:divBdr>
    </w:div>
    <w:div w:id="2111046620">
      <w:bodyDiv w:val="1"/>
      <w:marLeft w:val="0"/>
      <w:marRight w:val="0"/>
      <w:marTop w:val="0"/>
      <w:marBottom w:val="0"/>
      <w:divBdr>
        <w:top w:val="none" w:sz="0" w:space="0" w:color="auto"/>
        <w:left w:val="none" w:sz="0" w:space="0" w:color="auto"/>
        <w:bottom w:val="none" w:sz="0" w:space="0" w:color="auto"/>
        <w:right w:val="none" w:sz="0" w:space="0" w:color="auto"/>
      </w:divBdr>
    </w:div>
    <w:div w:id="2113042195">
      <w:bodyDiv w:val="1"/>
      <w:marLeft w:val="0"/>
      <w:marRight w:val="0"/>
      <w:marTop w:val="0"/>
      <w:marBottom w:val="0"/>
      <w:divBdr>
        <w:top w:val="none" w:sz="0" w:space="0" w:color="auto"/>
        <w:left w:val="none" w:sz="0" w:space="0" w:color="auto"/>
        <w:bottom w:val="none" w:sz="0" w:space="0" w:color="auto"/>
        <w:right w:val="none" w:sz="0" w:space="0" w:color="auto"/>
      </w:divBdr>
    </w:div>
    <w:div w:id="2113744992">
      <w:bodyDiv w:val="1"/>
      <w:marLeft w:val="0"/>
      <w:marRight w:val="0"/>
      <w:marTop w:val="0"/>
      <w:marBottom w:val="0"/>
      <w:divBdr>
        <w:top w:val="none" w:sz="0" w:space="0" w:color="auto"/>
        <w:left w:val="none" w:sz="0" w:space="0" w:color="auto"/>
        <w:bottom w:val="none" w:sz="0" w:space="0" w:color="auto"/>
        <w:right w:val="none" w:sz="0" w:space="0" w:color="auto"/>
      </w:divBdr>
    </w:div>
    <w:div w:id="21385270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theme_arthur">
  <a:themeElements>
    <a:clrScheme name="Personnalisé 1">
      <a:dk1>
        <a:srgbClr val="000000"/>
      </a:dk1>
      <a:lt1>
        <a:srgbClr val="FFFFFF"/>
      </a:lt1>
      <a:dk2>
        <a:srgbClr val="49CAA6"/>
      </a:dk2>
      <a:lt2>
        <a:srgbClr val="D98057"/>
      </a:lt2>
      <a:accent1>
        <a:srgbClr val="EAB93C"/>
      </a:accent1>
      <a:accent2>
        <a:srgbClr val="CA486D"/>
      </a:accent2>
      <a:accent3>
        <a:srgbClr val="2867FB"/>
      </a:accent3>
      <a:accent4>
        <a:srgbClr val="496ECA"/>
      </a:accent4>
      <a:accent5>
        <a:srgbClr val="FBBA28"/>
      </a:accent5>
      <a:accent6>
        <a:srgbClr val="A649CA"/>
      </a:accent6>
      <a:hlink>
        <a:srgbClr val="0563C1"/>
      </a:hlink>
      <a:folHlink>
        <a:srgbClr val="954F72"/>
      </a:folHlink>
    </a:clrScheme>
    <a:fontScheme name="Personnalisé 2">
      <a:majorFont>
        <a:latin typeface="Nunito Sans"/>
        <a:ea typeface=""/>
        <a:cs typeface=""/>
      </a:majorFont>
      <a:minorFont>
        <a:latin typeface="Nunito Sans Extra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theme_arthur" id="{4030CA7C-77D7-4442-B3DB-78FC060DE9C6}" vid="{0377C1B8-AC87-49A4-B9DB-6C4E0047572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badywg8og85b4EK5+RcU5b1hw==">AMUW2mWlF2ummrgISATjW+2B0VNgpdSDD+C+HL2hNWMtlWmttCKfytFhU/dgNZLF3SgRktLb9tqSlvhk3aGWk3YDAyLbYftPWMBSfWUwx2kVXYPqjchht+PHvSyb5HqydKc4KZiE/4xp++K/AJA/nzsW5vtYPmmK0elAXKzXxiINh3ddGj+sDi3Ws5mJdSLv12dPZkFYtL7s9RPyKLUwYyQsk+tr14XjrXqO6DOI7zu42pqGQB3kQwX6IGJiho5yhSBvYDmNJDHpHZ5aLwTNG1b3SDCZN0k+O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Tho</b:Tag>
    <b:SourceType>InternetSite</b:SourceType>
    <b:Guid>{6A5A32F1-A318-4540-8277-EE1333F61D49}</b:Guid>
    <b:Author>
      <b:Author>
        <b:NameList>
          <b:Person>
            <b:Last>Thompson</b:Last>
          </b:Person>
        </b:NameList>
      </b:Author>
    </b:Author>
    <b:Title>Soundpainting</b:Title>
    <b:InternetSiteTitle>Soundpainting.com</b:InternetSiteTitle>
    <b:URL>http://www.soundpainting.com/soundpainting/</b:URL>
    <b:RefOrder>3</b:RefOrder>
  </b:Source>
  <b:Source>
    <b:Tag>Ale</b:Tag>
    <b:SourceType>DocumentFromInternetSite</b:SourceType>
    <b:Guid>{96BF739D-EC35-4800-8FA5-F2A9C17AEEF4}</b:Guid>
    <b:Title>Semantics #1 - Signs and Meaning in Language</b:Title>
    <b:InternetSiteTitle>Youtube</b:InternetSiteTitle>
    <b:URL>https://www.youtube.com/watch?v=h2PDhtqDgKg</b:URL>
    <b:Author>
      <b:Author>
        <b:NameList>
          <b:Person>
            <b:Last>Brock</b:Last>
            <b:First>Alexander</b:First>
          </b:Person>
        </b:NameList>
      </b:Author>
    </b:Author>
    <b:RefOrder>4</b:RefOrder>
  </b:Source>
  <b:Source>
    <b:Tag>Dec</b:Tag>
    <b:SourceType>InternetSite</b:SourceType>
    <b:Guid>{A4CC20AE-7A29-4B8C-BDF3-30D6014A8183}</b:Guid>
    <b:Title>Ferdinand de Saussure: The Linguistic Unit – Sign, Signified and Signifier Explained</b:Title>
    <b:InternetSiteTitle>Decode Science</b:InternetSiteTitle>
    <b:URL>https://www.decodedscience.org/ferdinand-de-saussure-the-linguistic-unit-sign-signified-and-signifier-explained/</b:URL>
    <b:Author>
      <b:Author>
        <b:NameList>
          <b:Person>
            <b:Last>DecodingScience</b:Last>
          </b:Person>
        </b:NameList>
      </b:Author>
    </b:Author>
    <b:RefOrder>5</b:RefOrder>
  </b:Source>
  <b:Source>
    <b:Tag>Pei03</b:Tag>
    <b:SourceType>Book</b:SourceType>
    <b:Guid>{ED4323DF-EC50-430C-9689-58E02203DDEC}</b:Guid>
    <b:Author>
      <b:Author>
        <b:NameList>
          <b:Person>
            <b:Last>Peirce</b:Last>
            <b:First>Charles</b:First>
            <b:Middle>Sanders</b:Middle>
          </b:Person>
        </b:NameList>
      </b:Author>
    </b:Author>
    <b:Title>Nomenclature and Division of Triadic Relations, as far as they are determined</b:Title>
    <b:Year>1903</b:Year>
    <b:RefOrder>6</b:RefOrder>
  </b:Source>
  <b:Source>
    <b:Tag>Hel</b:Tag>
    <b:SourceType>InternetSite</b:SourceType>
    <b:Guid>{EB37B74C-9D5D-4C75-9A6B-E44B6217CB40}</b:Guid>
    <b:Title>Soundpainting blog</b:Title>
    <b:Author>
      <b:Author>
        <b:NameList>
          <b:Person>
            <b:Last>Minors</b:Last>
            <b:First>Helen</b:First>
            <b:Middle>Julia</b:Middle>
          </b:Person>
          <b:Person>
            <b:Last>Thompson</b:Last>
            <b:First>Walter</b:First>
          </b:Person>
        </b:NameList>
      </b:Author>
    </b:Author>
    <b:InternetSiteTitle>Soundpainting</b:InternetSiteTitle>
    <b:URL>http://www.soundpainting.com/blog/</b:URL>
    <b:RefOrder>2</b:RefOrder>
  </b:Source>
  <b:Source>
    <b:Tag>Nad17</b:Tag>
    <b:SourceType>JournalArticle</b:SourceType>
    <b:Guid>{EB52A6E3-C1AB-4816-88B8-4D1FB2B99B1A}</b:Guid>
    <b:Author>
      <b:Author>
        <b:NameList>
          <b:Person>
            <b:Last>Couture</b:Last>
            <b:First>Nadine</b:First>
          </b:Person>
          <b:Person>
            <b:Last>Bottecchia</b:Last>
          </b:Person>
          <b:Person>
            <b:Last>Chaumette</b:Last>
          </b:Person>
          <b:Person>
            <b:Last>Cecconello</b:Last>
          </b:Person>
          <b:Person>
            <b:Last>Rekalde</b:Last>
            <b:First>et</b:First>
            <b:Middle>al.</b:Middle>
          </b:Person>
        </b:NameList>
      </b:Author>
    </b:Author>
    <b:Title>Using the Soundpainting Language to Fly a Swarm of Drones</b:Title>
    <b:JournalName>Advances in Intelligent Systems and Computing</b:JournalName>
    <b:Year>2017</b:Year>
    <b:RefOrder>1</b:RefOrder>
  </b:Source>
  <b:Source>
    <b:Tag>Sha48</b:Tag>
    <b:SourceType>Book</b:SourceType>
    <b:Guid>{41BE52A0-6FB8-4CDF-B711-DA7973FAF590}</b:Guid>
    <b:Author>
      <b:Author>
        <b:NameList>
          <b:Person>
            <b:Last>Shannon</b:Last>
          </b:Person>
        </b:NameList>
      </b:Author>
    </b:Author>
    <b:Title>A Mathematical Theory of Communication </b:Title>
    <b:Year>1948</b:Year>
    <b:RefOrder>7</b:RefOrder>
  </b:Source>
  <b:Source>
    <b:Tag>Hop</b:Tag>
    <b:SourceType>Book</b:SourceType>
    <b:Guid>{C71513C4-A35C-41A8-A58D-805E7B65EAED}</b:Guid>
    <b:Author>
      <b:Author>
        <b:NameList>
          <b:Person>
            <b:Last>Hopcroft</b:Last>
            <b:First>Ullman</b:First>
          </b:Person>
        </b:NameList>
      </b:Author>
    </b:Author>
    <b:Title>1979</b:Title>
    <b:RefOrder>8</b:RefOrder>
  </b:Source>
  <b:Source>
    <b:Tag>Hug63</b:Tag>
    <b:SourceType>JournalArticle</b:SourceType>
    <b:Guid>{9AD818CB-F924-4A5C-9670-304FE5844B89}</b:Guid>
    <b:Author>
      <b:Author>
        <b:NameList>
          <b:Person>
            <b:Last>Huglo</b:Last>
            <b:First>Michel</b:First>
          </b:Person>
        </b:NameList>
      </b:Author>
    </b:Author>
    <b:Title>La chironomie médiévale</b:Title>
    <b:Year>1963</b:Year>
    <b:JournalName>Revue de musicologie</b:JournalName>
    <b:RefOrder>9</b:RefOrder>
  </b:Source>
  <b:Source>
    <b:Tag>Pâr</b:Tag>
    <b:SourceType>DocumentFromInternetSite</b:SourceType>
    <b:Guid>{35182E75-EE60-4F6E-BCE0-7AA3F98CD47B}</b:Guid>
    <b:Author>
      <b:Author>
        <b:NameList>
          <b:Person>
            <b:Last>Pâris</b:Last>
            <b:First>Alain</b:First>
          </b:Person>
        </b:NameList>
      </b:Author>
    </b:Author>
    <b:Title>Direction d'orchestre</b:Title>
    <b:InternetSiteTitle>Universalis</b:InternetSiteTitle>
    <b:URL>https://www.universalis.fr/encyclopedie/direction-d-orchestre/</b:URL>
    <b:RefOrder>10</b:RefOrder>
  </b:Source>
  <b:Source>
    <b:Tag>Dub06</b:Tag>
    <b:SourceType>Report</b:SourceType>
    <b:Guid>{05A03504-7E93-4A2F-B028-326196479138}</b:Guid>
    <b:Author>
      <b:Author>
        <b:NameList>
          <b:Person>
            <b:Last>Duby</b:Last>
            <b:First>Marc</b:First>
          </b:Person>
        </b:NameList>
      </b:Author>
    </b:Author>
    <b:Title>Soundpainting as a system for the collaborative creation of music in performance</b:Title>
    <b:Year>2006</b:Year>
    <b:RefOrder>11</b:RefOrder>
  </b:Source>
  <b:Source>
    <b:Tag>All</b:Tag>
    <b:SourceType>DocumentFromInternetSite</b:SourceType>
    <b:Guid>{55957AAF-C23D-4D19-B72E-C1B3F5F48767}</b:Guid>
    <b:Title>Butch Morris </b:Title>
    <b:InternetSiteTitle>All About Jazz</b:InternetSiteTitle>
    <b:URL>https://www.allaboutjazz.com/butch-morris-butch-morris-by-aaj-staff.php</b:URL>
    <b:Author>
      <b:Author>
        <b:Corporate>All About Jazz</b:Corporate>
      </b:Author>
    </b:Author>
    <b:RefOrder>12</b:RefOrder>
  </b:Source>
  <b:Source>
    <b:Tag>LaP</b:Tag>
    <b:SourceType>DocumentFromInternetSite</b:SourceType>
    <b:Guid>{74BA5495-1C7C-4C9F-80DB-C1DBC2EF677A}</b:Guid>
    <b:Author>
      <b:Author>
        <b:Corporate> La Percumotora</b:Corporate>
      </b:Author>
    </b:Author>
    <b:Title>Ritmo y Percusión con Señas</b:Title>
    <b:InternetSiteTitle>La Percumotora</b:InternetSiteTitle>
    <b:URL>https://www.lapercumotora.com/lapercumotora/ritmo-y-percusion-con-senas/</b:URL>
    <b:RefOrder>25</b:RefOrder>
  </b:Source>
  <b:Source>
    <b:Tag>Ros73</b:Tag>
    <b:SourceType>JournalArticle</b:SourceType>
    <b:Guid>{E2AECD27-B9BD-4732-93D6-54958BB2CE51}</b:Guid>
    <b:Author>
      <b:Author>
        <b:NameList>
          <b:Person>
            <b:Last>Rosch</b:Last>
            <b:First>Eleanor</b:First>
            <b:Middle>H.</b:Middle>
          </b:Person>
        </b:NameList>
      </b:Author>
    </b:Author>
    <b:Title>Natural Categories</b:Title>
    <b:Year>1973</b:Year>
    <b:JournalName>Cognitive Psychology 4</b:JournalName>
    <b:Pages>328-350</b:Pages>
    <b:RefOrder>13</b:RefOrder>
  </b:Source>
  <b:Source>
    <b:Tag>Bro</b:Tag>
    <b:SourceType>DocumentFromInternetSite</b:SourceType>
    <b:Guid>{E4BAF069-B874-41CC-B25E-6C4D4012B1E2}</b:Guid>
    <b:Author>
      <b:Author>
        <b:NameList>
          <b:Person>
            <b:Last>Brock</b:Last>
            <b:First>Alexander</b:First>
          </b:Person>
        </b:NameList>
      </b:Author>
    </b:Author>
    <b:Title>Semantics #4 - Prototype Theory</b:Title>
    <b:InternetSiteTitle>Youtube</b:InternetSiteTitle>
    <b:URL>https://www.youtube.com/watch?v=mff_sPnz_gs</b:URL>
    <b:RefOrder>14</b:RefOrder>
  </b:Source>
  <b:Source>
    <b:Tag>Dou09</b:Tag>
    <b:SourceType>DocumentFromInternetSite</b:SourceType>
    <b:Guid>{7B3437A6-ADD5-4DEE-B465-CE5A63904852}</b:Guid>
    <b:Author>
      <b:Author>
        <b:NameList>
          <b:Person>
            <b:Last>Hofstadter</b:Last>
            <b:First>Douglas</b:First>
          </b:Person>
        </b:NameList>
      </b:Author>
    </b:Author>
    <b:Title>Analogy as the Core of Cognition</b:Title>
    <b:InternetSiteTitle>Youtube</b:InternetSiteTitle>
    <b:Year>2009</b:Year>
    <b:URL>https://www.youtube.com/watch?v=n8m7lFQ3njk</b:URL>
    <b:RefOrder>15</b:RefOrder>
  </b:Source>
  <b:Source>
    <b:Tag>Rev</b:Tag>
    <b:SourceType>Book</b:SourceType>
    <b:Guid>{D3D1A53D-9040-43D4-8356-011736D2CD88}</b:Guid>
    <b:Author>
      <b:Author>
        <b:NameList>
          <b:Person>
            <b:Last>Revlin</b:Last>
            <b:First>Russell</b:First>
          </b:Person>
        </b:NameList>
      </b:Author>
    </b:Author>
    <b:Title>Cognition: Theory and Practice</b:Title>
    <b:RefOrder>16</b:RefOrder>
  </b:Source>
  <b:Source>
    <b:Tag>Lid</b:Tag>
    <b:SourceType>Book</b:SourceType>
    <b:Guid>{F5B10BFC-5438-4E61-9937-4C76FE5E754F}</b:Guid>
    <b:Author>
      <b:Author>
        <b:NameList>
          <b:Person>
            <b:Last>Liddell</b:Last>
          </b:Person>
          <b:Person>
            <b:Last>Henry</b:Last>
            <b:First>G.</b:First>
          </b:Person>
          <b:Person>
            <b:Last>R.</b:Last>
            <b:First>Scott</b:First>
          </b:Person>
        </b:NameList>
      </b:Author>
    </b:Author>
    <b:Title>A Greek-English Lexicon</b:Title>
    <b:RefOrder>17</b:RefOrder>
  </b:Source>
  <b:Source>
    <b:Tag>Rah15</b:Tag>
    <b:SourceType>JournalArticle</b:SourceType>
    <b:Guid>{75229204-9A51-44D8-B8B8-06DF0D3C7C97}</b:Guid>
    <b:Title>Robust gesture recognition using Kinect: A comparison between DTW and HMM</b:Title>
    <b:Year>2015</b:Year>
    <b:Author>
      <b:Author>
        <b:NameList>
          <b:Person>
            <b:Last>Raheja</b:Last>
            <b:First>Jagdish</b:First>
            <b:Middle>&amp; Minhas, M. &amp; Prashanth, D. &amp; Shah, Tarang &amp; Chaudhary, Ankit</b:Middle>
          </b:Person>
        </b:NameList>
      </b:Author>
    </b:Author>
    <b:JournalName>Optik - International Journal for Light and Electron Optics</b:JournalName>
    <b:RefOrder>18</b:RefOrder>
  </b:Source>
  <b:Source>
    <b:Tag>Car12</b:Tag>
    <b:SourceType>ConferenceProceedings</b:SourceType>
    <b:Guid>{1E7AE3DC-82F0-45CD-BAA9-F7117B0382C9}</b:Guid>
    <b:Author>
      <b:Author>
        <b:NameList>
          <b:Person>
            <b:Last>Carmona J.M.</b:Last>
            <b:First>Climent</b:First>
            <b:Middle>J.</b:Middle>
          </b:Person>
        </b:NameList>
      </b:Author>
    </b:Author>
    <b:Title>A Performance Evaluation of HMM and DTW for Gesture Recognition</b:Title>
    <b:JournalName>Progress in Pattern Recognition, Image Analysis, Computer Vision, and Applications</b:JournalName>
    <b:Year>2012</b:Year>
    <b:ConferenceName>Progress in Pattern Recognition, Image Analysis, Computer Vision, and Applications</b:ConferenceName>
    <b:RefOrder>19</b:RefOrder>
  </b:Source>
  <b:Source>
    <b:Tag>Hiy16</b:Tag>
    <b:SourceType>JournalArticle</b:SourceType>
    <b:Guid>{148D5B60-87A6-452D-BECF-D3F103817A5E}</b:Guid>
    <b:Title>Combination of HMM and DTW for 3D Dynamic Gesture Recognition Using Depth Only.</b:Title>
    <b:Year>2016</b:Year>
    <b:Author>
      <b:Author>
        <b:NameList>
          <b:Person>
            <b:Last>Hiyadi</b:Last>
            <b:First>Hajar</b:First>
            <b:Middle>&amp; Ababsa, Fakhreddine &amp; Montagne, Christophe &amp; Bouyakhf, El Houssine &amp; Regragui, Fakhita</b:Middle>
          </b:Person>
        </b:NameList>
      </b:Author>
    </b:Author>
    <b:RefOrder>20</b:RefOrder>
  </b:Source>
  <b:Source>
    <b:Tag>Cho17</b:Tag>
    <b:SourceType>JournalArticle</b:SourceType>
    <b:Guid>{192D6C4A-A190-4CA0-9B26-6B5F71F0723B}</b:Guid>
    <b:Author>
      <b:Author>
        <b:NameList>
          <b:Person>
            <b:Last>Choi</b:Last>
            <b:First>Hyo-rim</b:First>
            <b:Middle>&amp; Kim, Tae-Yong</b:Middle>
          </b:Person>
        </b:NameList>
      </b:Author>
    </b:Author>
    <b:Title>Directional Dynamic Time Warping for Gesture Recognition</b:Title>
    <b:Year>2017</b:Year>
    <b:Pages>22-25</b:Pages>
    <b:RefOrder>21</b:RefOrder>
  </b:Source>
  <b:Source>
    <b:Tag>Sta04</b:Tag>
    <b:SourceType>JournalArticle</b:SourceType>
    <b:Guid>{55DDECA2-032D-42CE-82FE-8D1A61F86AD9}</b:Guid>
    <b:Author>
      <b:Author>
        <b:NameList>
          <b:Person>
            <b:Last>Salvador</b:Last>
            <b:First>Stan</b:First>
          </b:Person>
        </b:NameList>
      </b:Author>
    </b:Author>
    <b:Title>FastDTW: Toward Accurate Dynamic Time Warping in Linear Time and Space</b:Title>
    <b:JournalName>Intelligent Data Analysis</b:JournalName>
    <b:Year>2004</b:Year>
    <b:RefOrder>22</b:RefOrder>
  </b:Source>
  <b:Source>
    <b:Tag>Pia</b:Tag>
    <b:SourceType>JournalArticle</b:SourceType>
    <b:Guid>{89074E50-6651-480E-ABB3-193BBD14EE88}</b:Guid>
    <b:Author>
      <b:Author>
        <b:NameList>
          <b:Person>
            <b:Last>Piana</b:Last>
          </b:Person>
          <b:Person>
            <b:Last>Stagliano</b:Last>
          </b:Person>
          <b:Person>
            <b:Last>Odone</b:Last>
          </b:Person>
          <b:Person>
            <b:Last>Verri</b:Last>
          </b:Person>
          <b:Person>
            <b:Last>Camurri</b:Last>
          </b:Person>
        </b:NameList>
      </b:Author>
    </b:Author>
    <b:Title>Real-time Automatic Emotion Recognition from Body</b:Title>
    <b:RefOrder>24</b:RefOrder>
  </b:Source>
  <b:Source>
    <b:Tag>DIB</b:Tag>
    <b:SourceType>InternetSite</b:SourceType>
    <b:Guid>{087B7F11-CF18-49A3-973D-68E6B53CBEB3}</b:Guid>
    <b:Title>The EyesWeb Project</b:Title>
    <b:Author>
      <b:Author>
        <b:Corporate>DIBRIS - University of Genoa</b:Corporate>
      </b:Author>
    </b:Author>
    <b:InternetSiteTitle>Infomus</b:InternetSiteTitle>
    <b:URL>http://www.infomus.org/eyesweb_eng.php</b:URL>
    <b:RefOrder>23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23DF934-B4AF-49D3-8E38-6F2A65E88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14107</TotalTime>
  <Pages>80</Pages>
  <Words>27930</Words>
  <Characters>153621</Characters>
  <Application>Microsoft Office Word</Application>
  <DocSecurity>0</DocSecurity>
  <Lines>1280</Lines>
  <Paragraphs>362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181189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Arthur Parmentier</dc:creator>
  <cp:lastModifiedBy>Arthur Parmentier</cp:lastModifiedBy>
  <cp:revision>1702</cp:revision>
  <dcterms:created xsi:type="dcterms:W3CDTF">2019-12-11T06:12:00Z</dcterms:created>
  <dcterms:modified xsi:type="dcterms:W3CDTF">2020-06-10T18:57:00Z</dcterms:modified>
</cp:coreProperties>
</file>