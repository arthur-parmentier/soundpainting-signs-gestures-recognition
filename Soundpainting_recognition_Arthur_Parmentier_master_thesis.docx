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449797"/>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p>
    <w:bookmarkStart w:id="9" w:name="_Toc42449798"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9"/>
        </w:p>
        <w:p w:rsidR="00951A39" w:rsidRDefault="00924FE7">
          <w:pPr>
            <w:pStyle w:val="TM1"/>
            <w:tabs>
              <w:tab w:val="left" w:pos="440"/>
              <w:tab w:val="right" w:leader="dot" w:pos="9736"/>
            </w:tabs>
            <w:rPr>
              <w:ins w:id="10" w:author="Arthur Parmentier" w:date="2020-06-07T19:15: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1" w:author="Arthur Parmentier" w:date="2020-06-07T15:27:00Z">
                <w:rPr>
                  <w:b w:val="0"/>
                  <w:bCs w:val="0"/>
                  <w:i w:val="0"/>
                  <w:iCs w:val="0"/>
                  <w:sz w:val="22"/>
                  <w:szCs w:val="22"/>
                </w:rPr>
              </w:rPrChange>
            </w:rPr>
            <w:fldChar w:fldCharType="separate"/>
          </w:r>
          <w:ins w:id="12" w:author="Arthur Parmentier" w:date="2020-06-07T19:15:00Z">
            <w:r w:rsidR="00951A39" w:rsidRPr="00C90B25">
              <w:rPr>
                <w:rStyle w:val="Lienhypertexte"/>
                <w:noProof/>
              </w:rPr>
              <w:fldChar w:fldCharType="begin"/>
            </w:r>
            <w:r w:rsidR="00951A39" w:rsidRPr="00C90B25">
              <w:rPr>
                <w:rStyle w:val="Lienhypertexte"/>
                <w:noProof/>
              </w:rPr>
              <w:instrText xml:space="preserve"> </w:instrText>
            </w:r>
            <w:r w:rsidR="00951A39">
              <w:rPr>
                <w:noProof/>
              </w:rPr>
              <w:instrText>HYPERLINK \l "_Toc42449797"</w:instrText>
            </w:r>
            <w:r w:rsidR="00951A39" w:rsidRPr="00C90B25">
              <w:rPr>
                <w:rStyle w:val="Lienhypertexte"/>
                <w:noProof/>
              </w:rPr>
              <w:instrText xml:space="preserve"> </w:instrText>
            </w:r>
            <w:r w:rsidR="00951A39" w:rsidRPr="00C90B25">
              <w:rPr>
                <w:rStyle w:val="Lienhypertexte"/>
                <w:noProof/>
              </w:rPr>
              <w:fldChar w:fldCharType="separate"/>
            </w:r>
            <w:r w:rsidR="00951A39" w:rsidRPr="00C90B25">
              <w:rPr>
                <w:rStyle w:val="Lienhypertexte"/>
                <w:noProof/>
              </w:rPr>
              <w:t>I.</w:t>
            </w:r>
            <w:r w:rsidR="00951A39">
              <w:rPr>
                <w:rFonts w:eastAsiaTheme="minorEastAsia" w:cstheme="minorBidi"/>
                <w:b w:val="0"/>
                <w:bCs w:val="0"/>
                <w:i w:val="0"/>
                <w:iCs w:val="0"/>
                <w:noProof/>
                <w:sz w:val="22"/>
                <w:szCs w:val="22"/>
                <w:lang w:val="fr-FR"/>
              </w:rPr>
              <w:tab/>
            </w:r>
            <w:r w:rsidR="00951A39" w:rsidRPr="00C90B25">
              <w:rPr>
                <w:rStyle w:val="Lienhypertexte"/>
                <w:noProof/>
              </w:rPr>
              <w:t>Introduction</w:t>
            </w:r>
            <w:r w:rsidR="00951A39">
              <w:rPr>
                <w:noProof/>
                <w:webHidden/>
              </w:rPr>
              <w:tab/>
            </w:r>
            <w:r w:rsidR="00951A39">
              <w:rPr>
                <w:noProof/>
                <w:webHidden/>
              </w:rPr>
              <w:fldChar w:fldCharType="begin"/>
            </w:r>
            <w:r w:rsidR="00951A39">
              <w:rPr>
                <w:noProof/>
                <w:webHidden/>
              </w:rPr>
              <w:instrText xml:space="preserve"> PAGEREF _Toc42449797 \h </w:instrText>
            </w:r>
          </w:ins>
          <w:r w:rsidR="00951A39">
            <w:rPr>
              <w:noProof/>
              <w:webHidden/>
            </w:rPr>
          </w:r>
          <w:r w:rsidR="00951A39">
            <w:rPr>
              <w:noProof/>
              <w:webHidden/>
            </w:rPr>
            <w:fldChar w:fldCharType="separate"/>
          </w:r>
          <w:ins w:id="13" w:author="Arthur Parmentier" w:date="2020-06-07T19:15:00Z">
            <w:r w:rsidR="00951A39">
              <w:rPr>
                <w:noProof/>
                <w:webHidden/>
              </w:rPr>
              <w:t>2</w:t>
            </w:r>
            <w:r w:rsidR="00951A39">
              <w:rPr>
                <w:noProof/>
                <w:webHidden/>
              </w:rPr>
              <w:fldChar w:fldCharType="end"/>
            </w:r>
            <w:r w:rsidR="00951A39" w:rsidRPr="00C90B25">
              <w:rPr>
                <w:rStyle w:val="Lienhypertexte"/>
                <w:noProof/>
              </w:rPr>
              <w:fldChar w:fldCharType="end"/>
            </w:r>
          </w:ins>
        </w:p>
        <w:p w:rsidR="00951A39" w:rsidRDefault="00951A39">
          <w:pPr>
            <w:pStyle w:val="TM1"/>
            <w:tabs>
              <w:tab w:val="left" w:pos="440"/>
              <w:tab w:val="right" w:leader="dot" w:pos="9736"/>
            </w:tabs>
            <w:rPr>
              <w:ins w:id="14" w:author="Arthur Parmentier" w:date="2020-06-07T19:15:00Z"/>
              <w:rFonts w:eastAsiaTheme="minorEastAsia" w:cstheme="minorBidi"/>
              <w:b w:val="0"/>
              <w:bCs w:val="0"/>
              <w:i w:val="0"/>
              <w:iCs w:val="0"/>
              <w:noProof/>
              <w:sz w:val="22"/>
              <w:szCs w:val="22"/>
              <w:lang w:val="fr-FR"/>
            </w:rPr>
          </w:pPr>
          <w:ins w:id="1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"_Toc42449798"</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II.</w:t>
            </w:r>
            <w:r>
              <w:rPr>
                <w:rFonts w:eastAsiaTheme="minorEastAsia" w:cstheme="minorBidi"/>
                <w:b w:val="0"/>
                <w:bCs w:val="0"/>
                <w:i w:val="0"/>
                <w:iCs w:val="0"/>
                <w:noProof/>
                <w:sz w:val="22"/>
                <w:szCs w:val="22"/>
                <w:lang w:val="fr-FR"/>
              </w:rPr>
              <w:tab/>
            </w:r>
            <w:r w:rsidRPr="00C90B25">
              <w:rPr>
                <w:rStyle w:val="Lienhypertexte"/>
                <w:noProof/>
              </w:rPr>
              <w:t>Table des matières</w:t>
            </w:r>
            <w:r>
              <w:rPr>
                <w:noProof/>
                <w:webHidden/>
              </w:rPr>
              <w:tab/>
            </w:r>
            <w:r>
              <w:rPr>
                <w:noProof/>
                <w:webHidden/>
              </w:rPr>
              <w:fldChar w:fldCharType="begin"/>
            </w:r>
            <w:r>
              <w:rPr>
                <w:noProof/>
                <w:webHidden/>
              </w:rPr>
              <w:instrText xml:space="preserve"> PAGEREF _Toc42449798 \h </w:instrText>
            </w:r>
          </w:ins>
          <w:r>
            <w:rPr>
              <w:noProof/>
              <w:webHidden/>
            </w:rPr>
          </w:r>
          <w:r>
            <w:rPr>
              <w:noProof/>
              <w:webHidden/>
            </w:rPr>
            <w:fldChar w:fldCharType="separate"/>
          </w:r>
          <w:ins w:id="16" w:author="Arthur Parmentier" w:date="2020-06-07T19:15:00Z">
            <w:r>
              <w:rPr>
                <w:noProof/>
                <w:webHidden/>
              </w:rPr>
              <w:t>2</w:t>
            </w:r>
            <w:r>
              <w:rPr>
                <w:noProof/>
                <w:webHidden/>
              </w:rPr>
              <w:fldChar w:fldCharType="end"/>
            </w:r>
            <w:r w:rsidRPr="00C90B25">
              <w:rPr>
                <w:rStyle w:val="Lienhypertexte"/>
                <w:noProof/>
              </w:rPr>
              <w:fldChar w:fldCharType="end"/>
            </w:r>
          </w:ins>
        </w:p>
        <w:p w:rsidR="00951A39" w:rsidRDefault="00951A39">
          <w:pPr>
            <w:pStyle w:val="TM1"/>
            <w:tabs>
              <w:tab w:val="left" w:pos="660"/>
              <w:tab w:val="right" w:leader="dot" w:pos="9736"/>
            </w:tabs>
            <w:rPr>
              <w:ins w:id="17" w:author="Arthur Parmentier" w:date="2020-06-07T19:15:00Z"/>
              <w:rFonts w:eastAsiaTheme="minorEastAsia" w:cstheme="minorBidi"/>
              <w:b w:val="0"/>
              <w:bCs w:val="0"/>
              <w:i w:val="0"/>
              <w:iCs w:val="0"/>
              <w:noProof/>
              <w:sz w:val="22"/>
              <w:szCs w:val="22"/>
              <w:lang w:val="fr-FR"/>
            </w:rPr>
          </w:pPr>
          <w:ins w:id="1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"_Toc42449799"</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III.</w:t>
            </w:r>
            <w:r>
              <w:rPr>
                <w:rFonts w:eastAsiaTheme="minorEastAsia" w:cstheme="minorBidi"/>
                <w:b w:val="0"/>
                <w:bCs w:val="0"/>
                <w:i w:val="0"/>
                <w:iCs w:val="0"/>
                <w:noProof/>
                <w:sz w:val="22"/>
                <w:szCs w:val="22"/>
                <w:lang w:val="fr-FR"/>
              </w:rPr>
              <w:tab/>
            </w:r>
            <w:r w:rsidRPr="00C90B25">
              <w:rPr>
                <w:rStyle w:val="Lienhypertexte"/>
                <w:noProof/>
              </w:rPr>
              <w:t>A brief history of Soundpainting</w:t>
            </w:r>
            <w:r>
              <w:rPr>
                <w:noProof/>
                <w:webHidden/>
              </w:rPr>
              <w:tab/>
            </w:r>
            <w:r>
              <w:rPr>
                <w:noProof/>
                <w:webHidden/>
              </w:rPr>
              <w:fldChar w:fldCharType="begin"/>
            </w:r>
            <w:r>
              <w:rPr>
                <w:noProof/>
                <w:webHidden/>
              </w:rPr>
              <w:instrText xml:space="preserve"> PAGEREF _Toc42449799 \h </w:instrText>
            </w:r>
          </w:ins>
          <w:r>
            <w:rPr>
              <w:noProof/>
              <w:webHidden/>
            </w:rPr>
          </w:r>
          <w:r>
            <w:rPr>
              <w:noProof/>
              <w:webHidden/>
            </w:rPr>
            <w:fldChar w:fldCharType="separate"/>
          </w:r>
          <w:ins w:id="19" w:author="Arthur Parmentier" w:date="2020-06-07T19:15:00Z">
            <w:r>
              <w:rPr>
                <w:noProof/>
                <w:webHidden/>
              </w:rPr>
              <w:t>4</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20" w:author="Arthur Parmentier" w:date="2020-06-07T19:15:00Z"/>
              <w:rFonts w:eastAsiaTheme="minorEastAsia" w:cstheme="minorBidi"/>
              <w:b w:val="0"/>
              <w:bCs w:val="0"/>
              <w:noProof/>
              <w:lang w:val="fr-FR"/>
            </w:rPr>
          </w:pPr>
          <w:ins w:id="2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"_Toc42449800"</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_Toc42449800 \h </w:instrText>
            </w:r>
          </w:ins>
          <w:r>
            <w:rPr>
              <w:noProof/>
              <w:webHidden/>
            </w:rPr>
          </w:r>
          <w:r>
            <w:rPr>
              <w:noProof/>
              <w:webHidden/>
            </w:rPr>
            <w:fldChar w:fldCharType="separate"/>
          </w:r>
          <w:ins w:id="22" w:author="Arthur Parmentier" w:date="2020-06-07T19:15:00Z">
            <w:r>
              <w:rPr>
                <w:noProof/>
                <w:webHidden/>
              </w:rPr>
              <w:t>4</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23" w:author="Arthur Parmentier" w:date="2020-06-07T19:15:00Z"/>
              <w:rFonts w:eastAsiaTheme="minorEastAsia" w:cstheme="minorBidi"/>
              <w:b w:val="0"/>
              <w:bCs w:val="0"/>
              <w:noProof/>
              <w:lang w:val="fr-FR"/>
            </w:rPr>
          </w:pPr>
          <w:ins w:id="2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"_Toc42449801"</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B.</w:t>
            </w:r>
            <w:r>
              <w:rPr>
                <w:rFonts w:eastAsiaTheme="minorEastAsia" w:cstheme="minorBidi"/>
                <w:b w:val="0"/>
                <w:bCs w:val="0"/>
                <w:noProof/>
                <w:lang w:val="fr-FR"/>
              </w:rPr>
              <w:tab/>
            </w:r>
            <w:r w:rsidRPr="00C90B25">
              <w:rPr>
                <w:rStyle w:val="Lienhypertexte"/>
                <w:noProof/>
              </w:rPr>
              <w:t>Developments</w:t>
            </w:r>
            <w:r>
              <w:rPr>
                <w:noProof/>
                <w:webHidden/>
              </w:rPr>
              <w:tab/>
            </w:r>
            <w:r>
              <w:rPr>
                <w:noProof/>
                <w:webHidden/>
              </w:rPr>
              <w:fldChar w:fldCharType="begin"/>
            </w:r>
            <w:r>
              <w:rPr>
                <w:noProof/>
                <w:webHidden/>
              </w:rPr>
              <w:instrText xml:space="preserve"> PAGEREF _Toc42449801 \h </w:instrText>
            </w:r>
          </w:ins>
          <w:r>
            <w:rPr>
              <w:noProof/>
              <w:webHidden/>
            </w:rPr>
          </w:r>
          <w:r>
            <w:rPr>
              <w:noProof/>
              <w:webHidden/>
            </w:rPr>
            <w:fldChar w:fldCharType="separate"/>
          </w:r>
          <w:ins w:id="25" w:author="Arthur Parmentier" w:date="2020-06-07T19:15:00Z">
            <w:r>
              <w:rPr>
                <w:noProof/>
                <w:webHidden/>
              </w:rPr>
              <w:t>5</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26" w:author="Arthur Parmentier" w:date="2020-06-07T19:15:00Z"/>
              <w:rFonts w:eastAsiaTheme="minorEastAsia" w:cstheme="minorBidi"/>
              <w:noProof/>
              <w:sz w:val="22"/>
              <w:szCs w:val="22"/>
              <w:lang w:val="fr-FR"/>
            </w:rPr>
          </w:pPr>
          <w:ins w:id="2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"_Toc42449806"</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A multidisciplinary language</w:t>
            </w:r>
            <w:r>
              <w:rPr>
                <w:noProof/>
                <w:webHidden/>
              </w:rPr>
              <w:tab/>
            </w:r>
            <w:r>
              <w:rPr>
                <w:noProof/>
                <w:webHidden/>
              </w:rPr>
              <w:fldChar w:fldCharType="begin"/>
            </w:r>
            <w:r>
              <w:rPr>
                <w:noProof/>
                <w:webHidden/>
              </w:rPr>
              <w:instrText xml:space="preserve"> PAGEREF _Toc42449806 \h </w:instrText>
            </w:r>
          </w:ins>
          <w:r>
            <w:rPr>
              <w:noProof/>
              <w:webHidden/>
            </w:rPr>
          </w:r>
          <w:r>
            <w:rPr>
              <w:noProof/>
              <w:webHidden/>
            </w:rPr>
            <w:fldChar w:fldCharType="separate"/>
          </w:r>
          <w:ins w:id="28" w:author="Arthur Parmentier" w:date="2020-06-07T19:15:00Z">
            <w:r>
              <w:rPr>
                <w:noProof/>
                <w:webHidden/>
              </w:rPr>
              <w:t>5</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29" w:author="Arthur Parmentier" w:date="2020-06-07T19:15:00Z"/>
              <w:rFonts w:eastAsiaTheme="minorEastAsia" w:cstheme="minorBidi"/>
              <w:noProof/>
              <w:sz w:val="22"/>
              <w:szCs w:val="22"/>
              <w:lang w:val="fr-FR"/>
            </w:rPr>
          </w:pPr>
          <w:ins w:id="3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"_Toc42449808"</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Fertility in Europe, worldwide spread in Western society, the construction of a community and the beginning of the normalization of SP</w:t>
            </w:r>
            <w:r>
              <w:rPr>
                <w:noProof/>
                <w:webHidden/>
              </w:rPr>
              <w:tab/>
            </w:r>
            <w:r>
              <w:rPr>
                <w:noProof/>
                <w:webHidden/>
              </w:rPr>
              <w:fldChar w:fldCharType="begin"/>
            </w:r>
            <w:r>
              <w:rPr>
                <w:noProof/>
                <w:webHidden/>
              </w:rPr>
              <w:instrText xml:space="preserve"> PAGEREF _Toc42449808 \h </w:instrText>
            </w:r>
          </w:ins>
          <w:r>
            <w:rPr>
              <w:noProof/>
              <w:webHidden/>
            </w:rPr>
          </w:r>
          <w:r>
            <w:rPr>
              <w:noProof/>
              <w:webHidden/>
            </w:rPr>
            <w:fldChar w:fldCharType="separate"/>
          </w:r>
          <w:ins w:id="31" w:author="Arthur Parmentier" w:date="2020-06-07T19:15:00Z">
            <w:r>
              <w:rPr>
                <w:noProof/>
                <w:webHidden/>
              </w:rPr>
              <w:t>6</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32" w:author="Arthur Parmentier" w:date="2020-06-07T19:15:00Z"/>
              <w:rFonts w:eastAsiaTheme="minorEastAsia" w:cstheme="minorBidi"/>
              <w:noProof/>
              <w:sz w:val="22"/>
              <w:szCs w:val="22"/>
              <w:lang w:val="fr-FR"/>
            </w:rPr>
          </w:pPr>
          <w:ins w:id="3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"_Toc42449809"</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The revisited orchestra</w:t>
            </w:r>
            <w:r>
              <w:rPr>
                <w:noProof/>
                <w:webHidden/>
              </w:rPr>
              <w:tab/>
            </w:r>
            <w:r>
              <w:rPr>
                <w:noProof/>
                <w:webHidden/>
              </w:rPr>
              <w:fldChar w:fldCharType="begin"/>
            </w:r>
            <w:r>
              <w:rPr>
                <w:noProof/>
                <w:webHidden/>
              </w:rPr>
              <w:instrText xml:space="preserve"> PAGEREF _Toc42449809 \h </w:instrText>
            </w:r>
          </w:ins>
          <w:r>
            <w:rPr>
              <w:noProof/>
              <w:webHidden/>
            </w:rPr>
          </w:r>
          <w:r>
            <w:rPr>
              <w:noProof/>
              <w:webHidden/>
            </w:rPr>
            <w:fldChar w:fldCharType="separate"/>
          </w:r>
          <w:ins w:id="34" w:author="Arthur Parmentier" w:date="2020-06-07T19:15:00Z">
            <w:r>
              <w:rPr>
                <w:noProof/>
                <w:webHidden/>
              </w:rPr>
              <w:t>7</w:t>
            </w:r>
            <w:r>
              <w:rPr>
                <w:noProof/>
                <w:webHidden/>
              </w:rPr>
              <w:fldChar w:fldCharType="end"/>
            </w:r>
            <w:r w:rsidRPr="00C90B25">
              <w:rPr>
                <w:rStyle w:val="Lienhypertexte"/>
                <w:noProof/>
              </w:rPr>
              <w:fldChar w:fldCharType="end"/>
            </w:r>
          </w:ins>
        </w:p>
        <w:p w:rsidR="00951A39" w:rsidRDefault="00951A39">
          <w:pPr>
            <w:pStyle w:val="TM1"/>
            <w:tabs>
              <w:tab w:val="left" w:pos="660"/>
              <w:tab w:val="right" w:leader="dot" w:pos="9736"/>
            </w:tabs>
            <w:rPr>
              <w:ins w:id="35" w:author="Arthur Parmentier" w:date="2020-06-07T19:15:00Z"/>
              <w:rFonts w:eastAsiaTheme="minorEastAsia" w:cstheme="minorBidi"/>
              <w:b w:val="0"/>
              <w:bCs w:val="0"/>
              <w:i w:val="0"/>
              <w:iCs w:val="0"/>
              <w:noProof/>
              <w:sz w:val="22"/>
              <w:szCs w:val="22"/>
              <w:lang w:val="fr-FR"/>
            </w:rPr>
          </w:pPr>
          <w:ins w:id="3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"_Toc42449810"</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IV.</w:t>
            </w:r>
            <w:r>
              <w:rPr>
                <w:rFonts w:eastAsiaTheme="minorEastAsia" w:cstheme="minorBidi"/>
                <w:b w:val="0"/>
                <w:bCs w:val="0"/>
                <w:i w:val="0"/>
                <w:iCs w:val="0"/>
                <w:noProof/>
                <w:sz w:val="22"/>
                <w:szCs w:val="22"/>
                <w:lang w:val="fr-FR"/>
              </w:rPr>
              <w:tab/>
            </w:r>
            <w:r w:rsidRPr="00C90B25">
              <w:rPr>
                <w:rStyle w:val="Lienhypertexte"/>
                <w:noProof/>
              </w:rPr>
              <w:t>Historical and theoretical context</w:t>
            </w:r>
            <w:r>
              <w:rPr>
                <w:noProof/>
                <w:webHidden/>
              </w:rPr>
              <w:tab/>
            </w:r>
            <w:r>
              <w:rPr>
                <w:noProof/>
                <w:webHidden/>
              </w:rPr>
              <w:fldChar w:fldCharType="begin"/>
            </w:r>
            <w:r>
              <w:rPr>
                <w:noProof/>
                <w:webHidden/>
              </w:rPr>
              <w:instrText xml:space="preserve"> PAGEREF _Toc42449810 \h </w:instrText>
            </w:r>
          </w:ins>
          <w:r>
            <w:rPr>
              <w:noProof/>
              <w:webHidden/>
            </w:rPr>
          </w:r>
          <w:r>
            <w:rPr>
              <w:noProof/>
              <w:webHidden/>
            </w:rPr>
            <w:fldChar w:fldCharType="separate"/>
          </w:r>
          <w:ins w:id="37" w:author="Arthur Parmentier" w:date="2020-06-07T19:15:00Z">
            <w:r>
              <w:rPr>
                <w:noProof/>
                <w:webHidden/>
              </w:rPr>
              <w:t>8</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38" w:author="Arthur Parmentier" w:date="2020-06-07T19:15:00Z"/>
              <w:rFonts w:eastAsiaTheme="minorEastAsia" w:cstheme="minorBidi"/>
              <w:b w:val="0"/>
              <w:bCs w:val="0"/>
              <w:noProof/>
              <w:lang w:val="fr-FR"/>
            </w:rPr>
          </w:pPr>
          <w:ins w:id="3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"_Toc42449811"</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Signs for communication: a long history</w:t>
            </w:r>
            <w:r>
              <w:rPr>
                <w:noProof/>
                <w:webHidden/>
              </w:rPr>
              <w:tab/>
            </w:r>
            <w:r>
              <w:rPr>
                <w:noProof/>
                <w:webHidden/>
              </w:rPr>
              <w:fldChar w:fldCharType="begin"/>
            </w:r>
            <w:r>
              <w:rPr>
                <w:noProof/>
                <w:webHidden/>
              </w:rPr>
              <w:instrText xml:space="preserve"> PAGEREF _Toc42449811 \h </w:instrText>
            </w:r>
          </w:ins>
          <w:r>
            <w:rPr>
              <w:noProof/>
              <w:webHidden/>
            </w:rPr>
          </w:r>
          <w:r>
            <w:rPr>
              <w:noProof/>
              <w:webHidden/>
            </w:rPr>
            <w:fldChar w:fldCharType="separate"/>
          </w:r>
          <w:ins w:id="40" w:author="Arthur Parmentier" w:date="2020-06-07T19:15:00Z">
            <w:r>
              <w:rPr>
                <w:noProof/>
                <w:webHidden/>
              </w:rPr>
              <w:t>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41" w:author="Arthur Parmentier" w:date="2020-06-07T19:15:00Z"/>
              <w:rFonts w:eastAsiaTheme="minorEastAsia" w:cstheme="minorBidi"/>
              <w:noProof/>
              <w:sz w:val="22"/>
              <w:szCs w:val="22"/>
              <w:lang w:val="fr-FR"/>
            </w:rPr>
          </w:pPr>
          <w:ins w:id="4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"_Toc42449812"</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A very long time ago…</w:t>
            </w:r>
            <w:r>
              <w:rPr>
                <w:noProof/>
                <w:webHidden/>
              </w:rPr>
              <w:tab/>
            </w:r>
            <w:r>
              <w:rPr>
                <w:noProof/>
                <w:webHidden/>
              </w:rPr>
              <w:fldChar w:fldCharType="begin"/>
            </w:r>
            <w:r>
              <w:rPr>
                <w:noProof/>
                <w:webHidden/>
              </w:rPr>
              <w:instrText xml:space="preserve"> PAGEREF _Toc42449812 \h </w:instrText>
            </w:r>
          </w:ins>
          <w:r>
            <w:rPr>
              <w:noProof/>
              <w:webHidden/>
            </w:rPr>
          </w:r>
          <w:r>
            <w:rPr>
              <w:noProof/>
              <w:webHidden/>
            </w:rPr>
            <w:fldChar w:fldCharType="separate"/>
          </w:r>
          <w:ins w:id="43" w:author="Arthur Parmentier" w:date="2020-06-07T19:15:00Z">
            <w:r>
              <w:rPr>
                <w:noProof/>
                <w:webHidden/>
              </w:rPr>
              <w:t>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44" w:author="Arthur Parmentier" w:date="2020-06-07T19:15:00Z"/>
              <w:rFonts w:eastAsiaTheme="minorEastAsia" w:cstheme="minorBidi"/>
              <w:noProof/>
              <w:sz w:val="22"/>
              <w:szCs w:val="22"/>
              <w:lang w:val="fr-FR"/>
            </w:rPr>
          </w:pPr>
          <w:ins w:id="4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"_Toc42449813"</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Middle ages: neumes</w:t>
            </w:r>
            <w:r>
              <w:rPr>
                <w:noProof/>
                <w:webHidden/>
              </w:rPr>
              <w:tab/>
            </w:r>
            <w:r>
              <w:rPr>
                <w:noProof/>
                <w:webHidden/>
              </w:rPr>
              <w:fldChar w:fldCharType="begin"/>
            </w:r>
            <w:r>
              <w:rPr>
                <w:noProof/>
                <w:webHidden/>
              </w:rPr>
              <w:instrText xml:space="preserve"> PAGEREF _Toc42449813 \h </w:instrText>
            </w:r>
          </w:ins>
          <w:r>
            <w:rPr>
              <w:noProof/>
              <w:webHidden/>
            </w:rPr>
          </w:r>
          <w:r>
            <w:rPr>
              <w:noProof/>
              <w:webHidden/>
            </w:rPr>
            <w:fldChar w:fldCharType="separate"/>
          </w:r>
          <w:ins w:id="46" w:author="Arthur Parmentier" w:date="2020-06-07T19:15:00Z">
            <w:r>
              <w:rPr>
                <w:noProof/>
                <w:webHidden/>
              </w:rPr>
              <w:t>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47" w:author="Arthur Parmentier" w:date="2020-06-07T19:15:00Z"/>
              <w:rFonts w:eastAsiaTheme="minorEastAsia" w:cstheme="minorBidi"/>
              <w:noProof/>
              <w:sz w:val="22"/>
              <w:szCs w:val="22"/>
              <w:lang w:val="fr-FR"/>
            </w:rPr>
          </w:pPr>
          <w:ins w:id="4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"_Toc42449815"</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Creation of modern sign languages for deafs (?)</w:t>
            </w:r>
            <w:r>
              <w:rPr>
                <w:noProof/>
                <w:webHidden/>
              </w:rPr>
              <w:tab/>
            </w:r>
            <w:r>
              <w:rPr>
                <w:noProof/>
                <w:webHidden/>
              </w:rPr>
              <w:fldChar w:fldCharType="begin"/>
            </w:r>
            <w:r>
              <w:rPr>
                <w:noProof/>
                <w:webHidden/>
              </w:rPr>
              <w:instrText xml:space="preserve"> PAGEREF _Toc42449815 \h </w:instrText>
            </w:r>
          </w:ins>
          <w:r>
            <w:rPr>
              <w:noProof/>
              <w:webHidden/>
            </w:rPr>
          </w:r>
          <w:r>
            <w:rPr>
              <w:noProof/>
              <w:webHidden/>
            </w:rPr>
            <w:fldChar w:fldCharType="separate"/>
          </w:r>
          <w:ins w:id="49" w:author="Arthur Parmentier" w:date="2020-06-07T19:15:00Z">
            <w:r>
              <w:rPr>
                <w:noProof/>
                <w:webHidden/>
              </w:rPr>
              <w:t>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50" w:author="Arthur Parmentier" w:date="2020-06-07T19:15:00Z"/>
              <w:rFonts w:eastAsiaTheme="minorEastAsia" w:cstheme="minorBidi"/>
              <w:noProof/>
              <w:sz w:val="22"/>
              <w:szCs w:val="22"/>
              <w:lang w:val="fr-FR"/>
            </w:rPr>
          </w:pPr>
          <w:ins w:id="5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"_Toc42449817"</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4.</w:t>
            </w:r>
            <w:r>
              <w:rPr>
                <w:rFonts w:eastAsiaTheme="minorEastAsia" w:cstheme="minorBidi"/>
                <w:noProof/>
                <w:sz w:val="22"/>
                <w:szCs w:val="22"/>
                <w:lang w:val="fr-FR"/>
              </w:rPr>
              <w:tab/>
            </w:r>
            <w:r w:rsidRPr="00C90B2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_Toc42449817 \h </w:instrText>
            </w:r>
          </w:ins>
          <w:r>
            <w:rPr>
              <w:noProof/>
              <w:webHidden/>
            </w:rPr>
          </w:r>
          <w:r>
            <w:rPr>
              <w:noProof/>
              <w:webHidden/>
            </w:rPr>
            <w:fldChar w:fldCharType="separate"/>
          </w:r>
          <w:ins w:id="52"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53" w:author="Arthur Parmentier" w:date="2020-06-07T19:15:00Z"/>
              <w:rFonts w:eastAsiaTheme="minorEastAsia" w:cstheme="minorBidi"/>
              <w:b w:val="0"/>
              <w:bCs w:val="0"/>
              <w:noProof/>
              <w:lang w:val="fr-FR"/>
            </w:rPr>
          </w:pPr>
          <w:ins w:id="5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"_Toc42449818"</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B.</w:t>
            </w:r>
            <w:r>
              <w:rPr>
                <w:rFonts w:eastAsiaTheme="minorEastAsia" w:cstheme="minorBidi"/>
                <w:b w:val="0"/>
                <w:bCs w:val="0"/>
                <w:noProof/>
                <w:lang w:val="fr-FR"/>
              </w:rPr>
              <w:tab/>
            </w:r>
            <w:r w:rsidRPr="00C90B2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_Toc42449818 \h </w:instrText>
            </w:r>
          </w:ins>
          <w:r>
            <w:rPr>
              <w:noProof/>
              <w:webHidden/>
            </w:rPr>
          </w:r>
          <w:r>
            <w:rPr>
              <w:noProof/>
              <w:webHidden/>
            </w:rPr>
            <w:fldChar w:fldCharType="separate"/>
          </w:r>
          <w:ins w:id="55"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56" w:author="Arthur Parmentier" w:date="2020-06-07T19:15:00Z"/>
              <w:rFonts w:eastAsiaTheme="minorEastAsia" w:cstheme="minorBidi"/>
              <w:noProof/>
              <w:sz w:val="22"/>
              <w:szCs w:val="22"/>
              <w:lang w:val="fr-FR"/>
            </w:rPr>
          </w:pPr>
          <w:ins w:id="5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"_Toc42449819"</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Cage &amp; co</w:t>
            </w:r>
            <w:r>
              <w:rPr>
                <w:noProof/>
                <w:webHidden/>
              </w:rPr>
              <w:tab/>
            </w:r>
            <w:r>
              <w:rPr>
                <w:noProof/>
                <w:webHidden/>
              </w:rPr>
              <w:fldChar w:fldCharType="begin"/>
            </w:r>
            <w:r>
              <w:rPr>
                <w:noProof/>
                <w:webHidden/>
              </w:rPr>
              <w:instrText xml:space="preserve"> PAGEREF _Toc42449819 \h </w:instrText>
            </w:r>
          </w:ins>
          <w:r>
            <w:rPr>
              <w:noProof/>
              <w:webHidden/>
            </w:rPr>
          </w:r>
          <w:r>
            <w:rPr>
              <w:noProof/>
              <w:webHidden/>
            </w:rPr>
            <w:fldChar w:fldCharType="separate"/>
          </w:r>
          <w:ins w:id="58"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59" w:author="Arthur Parmentier" w:date="2020-06-07T19:15:00Z"/>
              <w:rFonts w:eastAsiaTheme="minorEastAsia" w:cstheme="minorBidi"/>
              <w:noProof/>
              <w:sz w:val="22"/>
              <w:szCs w:val="22"/>
              <w:lang w:val="fr-FR"/>
            </w:rPr>
          </w:pPr>
          <w:ins w:id="6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"_Toc42449820"</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Algorithmic music</w:t>
            </w:r>
            <w:r>
              <w:rPr>
                <w:noProof/>
                <w:webHidden/>
              </w:rPr>
              <w:tab/>
            </w:r>
            <w:r>
              <w:rPr>
                <w:noProof/>
                <w:webHidden/>
              </w:rPr>
              <w:fldChar w:fldCharType="begin"/>
            </w:r>
            <w:r>
              <w:rPr>
                <w:noProof/>
                <w:webHidden/>
              </w:rPr>
              <w:instrText xml:space="preserve"> PAGEREF _Toc42449820 \h </w:instrText>
            </w:r>
          </w:ins>
          <w:r>
            <w:rPr>
              <w:noProof/>
              <w:webHidden/>
            </w:rPr>
          </w:r>
          <w:r>
            <w:rPr>
              <w:noProof/>
              <w:webHidden/>
            </w:rPr>
            <w:fldChar w:fldCharType="separate"/>
          </w:r>
          <w:ins w:id="61"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62" w:author="Arthur Parmentier" w:date="2020-06-07T19:15:00Z"/>
              <w:rFonts w:eastAsiaTheme="minorEastAsia" w:cstheme="minorBidi"/>
              <w:b w:val="0"/>
              <w:bCs w:val="0"/>
              <w:noProof/>
              <w:lang w:val="fr-FR"/>
            </w:rPr>
          </w:pPr>
          <w:ins w:id="6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"_Toc42449821"</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C.</w:t>
            </w:r>
            <w:r>
              <w:rPr>
                <w:rFonts w:eastAsiaTheme="minorEastAsia" w:cstheme="minorBidi"/>
                <w:b w:val="0"/>
                <w:bCs w:val="0"/>
                <w:noProof/>
                <w:lang w:val="fr-FR"/>
              </w:rPr>
              <w:tab/>
            </w:r>
            <w:r w:rsidRPr="00C90B25">
              <w:rPr>
                <w:rStyle w:val="Lienhypertexte"/>
                <w:noProof/>
              </w:rPr>
              <w:t>Linguistics</w:t>
            </w:r>
            <w:r>
              <w:rPr>
                <w:noProof/>
                <w:webHidden/>
              </w:rPr>
              <w:tab/>
            </w:r>
            <w:r>
              <w:rPr>
                <w:noProof/>
                <w:webHidden/>
              </w:rPr>
              <w:fldChar w:fldCharType="begin"/>
            </w:r>
            <w:r>
              <w:rPr>
                <w:noProof/>
                <w:webHidden/>
              </w:rPr>
              <w:instrText xml:space="preserve"> PAGEREF _Toc42449821 \h </w:instrText>
            </w:r>
          </w:ins>
          <w:r>
            <w:rPr>
              <w:noProof/>
              <w:webHidden/>
            </w:rPr>
          </w:r>
          <w:r>
            <w:rPr>
              <w:noProof/>
              <w:webHidden/>
            </w:rPr>
            <w:fldChar w:fldCharType="separate"/>
          </w:r>
          <w:ins w:id="64"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3"/>
            <w:tabs>
              <w:tab w:val="right" w:leader="dot" w:pos="9736"/>
            </w:tabs>
            <w:rPr>
              <w:ins w:id="65" w:author="Arthur Parmentier" w:date="2020-06-07T19:15:00Z"/>
              <w:rFonts w:eastAsiaTheme="minorEastAsia" w:cstheme="minorBidi"/>
              <w:noProof/>
              <w:sz w:val="22"/>
              <w:szCs w:val="22"/>
              <w:lang w:val="fr-FR"/>
            </w:rPr>
          </w:pPr>
          <w:ins w:id="6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"_Toc42449822"</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_Toc42449822 \h </w:instrText>
            </w:r>
          </w:ins>
          <w:r>
            <w:rPr>
              <w:noProof/>
              <w:webHidden/>
            </w:rPr>
          </w:r>
          <w:r>
            <w:rPr>
              <w:noProof/>
              <w:webHidden/>
            </w:rPr>
            <w:fldChar w:fldCharType="separate"/>
          </w:r>
          <w:ins w:id="67"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68" w:author="Arthur Parmentier" w:date="2020-06-07T19:15:00Z"/>
              <w:rFonts w:eastAsiaTheme="minorEastAsia" w:cstheme="minorBidi"/>
              <w:noProof/>
              <w:sz w:val="22"/>
              <w:szCs w:val="22"/>
              <w:lang w:val="fr-FR"/>
            </w:rPr>
          </w:pPr>
          <w:ins w:id="6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"_Toc42449823"</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Regular languages</w:t>
            </w:r>
            <w:r>
              <w:rPr>
                <w:noProof/>
                <w:webHidden/>
              </w:rPr>
              <w:tab/>
            </w:r>
            <w:r>
              <w:rPr>
                <w:noProof/>
                <w:webHidden/>
              </w:rPr>
              <w:fldChar w:fldCharType="begin"/>
            </w:r>
            <w:r>
              <w:rPr>
                <w:noProof/>
                <w:webHidden/>
              </w:rPr>
              <w:instrText xml:space="preserve"> PAGEREF _Toc42449823 \h </w:instrText>
            </w:r>
          </w:ins>
          <w:r>
            <w:rPr>
              <w:noProof/>
              <w:webHidden/>
            </w:rPr>
          </w:r>
          <w:r>
            <w:rPr>
              <w:noProof/>
              <w:webHidden/>
            </w:rPr>
            <w:fldChar w:fldCharType="separate"/>
          </w:r>
          <w:ins w:id="70"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71" w:author="Arthur Parmentier" w:date="2020-06-07T19:15:00Z"/>
              <w:rFonts w:eastAsiaTheme="minorEastAsia" w:cstheme="minorBidi"/>
              <w:noProof/>
              <w:sz w:val="22"/>
              <w:szCs w:val="22"/>
              <w:lang w:val="fr-FR"/>
            </w:rPr>
          </w:pPr>
          <w:ins w:id="7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"_Toc42449824"</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 link with generative music?</w:t>
            </w:r>
            <w:r>
              <w:rPr>
                <w:noProof/>
                <w:webHidden/>
              </w:rPr>
              <w:tab/>
            </w:r>
            <w:r>
              <w:rPr>
                <w:noProof/>
                <w:webHidden/>
              </w:rPr>
              <w:fldChar w:fldCharType="begin"/>
            </w:r>
            <w:r>
              <w:rPr>
                <w:noProof/>
                <w:webHidden/>
              </w:rPr>
              <w:instrText xml:space="preserve"> PAGEREF _Toc42449824 \h </w:instrText>
            </w:r>
          </w:ins>
          <w:r>
            <w:rPr>
              <w:noProof/>
              <w:webHidden/>
            </w:rPr>
          </w:r>
          <w:r>
            <w:rPr>
              <w:noProof/>
              <w:webHidden/>
            </w:rPr>
            <w:fldChar w:fldCharType="separate"/>
          </w:r>
          <w:ins w:id="73"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1"/>
            <w:tabs>
              <w:tab w:val="left" w:pos="440"/>
              <w:tab w:val="right" w:leader="dot" w:pos="9736"/>
            </w:tabs>
            <w:rPr>
              <w:ins w:id="74" w:author="Arthur Parmentier" w:date="2020-06-07T19:15:00Z"/>
              <w:rFonts w:eastAsiaTheme="minorEastAsia" w:cstheme="minorBidi"/>
              <w:b w:val="0"/>
              <w:bCs w:val="0"/>
              <w:i w:val="0"/>
              <w:iCs w:val="0"/>
              <w:noProof/>
              <w:sz w:val="22"/>
              <w:szCs w:val="22"/>
              <w:lang w:val="fr-FR"/>
            </w:rPr>
          </w:pPr>
          <w:ins w:id="7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"_Toc42449825"</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V.</w:t>
            </w:r>
            <w:r>
              <w:rPr>
                <w:rFonts w:eastAsiaTheme="minorEastAsia" w:cstheme="minorBidi"/>
                <w:b w:val="0"/>
                <w:bCs w:val="0"/>
                <w:i w:val="0"/>
                <w:iCs w:val="0"/>
                <w:noProof/>
                <w:sz w:val="22"/>
                <w:szCs w:val="22"/>
                <w:lang w:val="fr-FR"/>
              </w:rPr>
              <w:tab/>
            </w:r>
            <w:r w:rsidRPr="00C90B2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_Toc42449825 \h </w:instrText>
            </w:r>
          </w:ins>
          <w:r>
            <w:rPr>
              <w:noProof/>
              <w:webHidden/>
            </w:rPr>
          </w:r>
          <w:r>
            <w:rPr>
              <w:noProof/>
              <w:webHidden/>
            </w:rPr>
            <w:fldChar w:fldCharType="separate"/>
          </w:r>
          <w:ins w:id="76" w:author="Arthur Parmentier" w:date="2020-06-07T19:15:00Z">
            <w:r>
              <w:rPr>
                <w:noProof/>
                <w:webHidden/>
              </w:rPr>
              <w:t>9</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77" w:author="Arthur Parmentier" w:date="2020-06-07T19:15:00Z"/>
              <w:rFonts w:eastAsiaTheme="minorEastAsia" w:cstheme="minorBidi"/>
              <w:b w:val="0"/>
              <w:bCs w:val="0"/>
              <w:noProof/>
              <w:lang w:val="fr-FR"/>
            </w:rPr>
          </w:pPr>
          <w:ins w:id="7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"_Toc42449826"</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Preliminary remarks</w:t>
            </w:r>
            <w:r>
              <w:rPr>
                <w:noProof/>
                <w:webHidden/>
              </w:rPr>
              <w:tab/>
            </w:r>
            <w:r>
              <w:rPr>
                <w:noProof/>
                <w:webHidden/>
              </w:rPr>
              <w:fldChar w:fldCharType="begin"/>
            </w:r>
            <w:r>
              <w:rPr>
                <w:noProof/>
                <w:webHidden/>
              </w:rPr>
              <w:instrText xml:space="preserve"> PAGEREF _Toc42449826 \h </w:instrText>
            </w:r>
          </w:ins>
          <w:r>
            <w:rPr>
              <w:noProof/>
              <w:webHidden/>
            </w:rPr>
          </w:r>
          <w:r>
            <w:rPr>
              <w:noProof/>
              <w:webHidden/>
            </w:rPr>
            <w:fldChar w:fldCharType="separate"/>
          </w:r>
          <w:ins w:id="79" w:author="Arthur Parmentier" w:date="2020-06-07T19:15:00Z">
            <w:r>
              <w:rPr>
                <w:noProof/>
                <w:webHidden/>
              </w:rPr>
              <w:t>10</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80" w:author="Arthur Parmentier" w:date="2020-06-07T19:15:00Z"/>
              <w:rFonts w:eastAsiaTheme="minorEastAsia" w:cstheme="minorBidi"/>
              <w:noProof/>
              <w:sz w:val="22"/>
              <w:szCs w:val="22"/>
              <w:lang w:val="fr-FR"/>
            </w:rPr>
          </w:pPr>
          <w:ins w:id="8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"_Toc42449827"</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_Toc42449827 \h </w:instrText>
            </w:r>
          </w:ins>
          <w:r>
            <w:rPr>
              <w:noProof/>
              <w:webHidden/>
            </w:rPr>
          </w:r>
          <w:r>
            <w:rPr>
              <w:noProof/>
              <w:webHidden/>
            </w:rPr>
            <w:fldChar w:fldCharType="separate"/>
          </w:r>
          <w:ins w:id="82" w:author="Arthur Parmentier" w:date="2020-06-07T19:15:00Z">
            <w:r>
              <w:rPr>
                <w:noProof/>
                <w:webHidden/>
              </w:rPr>
              <w:t>10</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83" w:author="Arthur Parmentier" w:date="2020-06-07T19:15:00Z"/>
              <w:rFonts w:eastAsiaTheme="minorEastAsia" w:cstheme="minorBidi"/>
              <w:noProof/>
              <w:sz w:val="22"/>
              <w:szCs w:val="22"/>
              <w:lang w:val="fr-FR"/>
            </w:rPr>
          </w:pPr>
          <w:ins w:id="8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"_Toc42449828"</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_Toc42449828 \h </w:instrText>
            </w:r>
          </w:ins>
          <w:r>
            <w:rPr>
              <w:noProof/>
              <w:webHidden/>
            </w:rPr>
          </w:r>
          <w:r>
            <w:rPr>
              <w:noProof/>
              <w:webHidden/>
            </w:rPr>
            <w:fldChar w:fldCharType="separate"/>
          </w:r>
          <w:ins w:id="85" w:author="Arthur Parmentier" w:date="2020-06-07T19:15:00Z">
            <w:r>
              <w:rPr>
                <w:noProof/>
                <w:webHidden/>
              </w:rPr>
              <w:t>10</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86" w:author="Arthur Parmentier" w:date="2020-06-07T19:15:00Z"/>
              <w:rFonts w:eastAsiaTheme="minorEastAsia" w:cstheme="minorBidi"/>
              <w:b w:val="0"/>
              <w:bCs w:val="0"/>
              <w:noProof/>
              <w:lang w:val="fr-FR"/>
            </w:rPr>
          </w:pPr>
          <w:ins w:id="8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"_Toc42449829"</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_Toc42449829 \h </w:instrText>
            </w:r>
          </w:ins>
          <w:r>
            <w:rPr>
              <w:noProof/>
              <w:webHidden/>
            </w:rPr>
          </w:r>
          <w:r>
            <w:rPr>
              <w:noProof/>
              <w:webHidden/>
            </w:rPr>
            <w:fldChar w:fldCharType="separate"/>
          </w:r>
          <w:ins w:id="88" w:author="Arthur Parmentier" w:date="2020-06-07T19:15:00Z">
            <w:r>
              <w:rPr>
                <w:noProof/>
                <w:webHidden/>
              </w:rPr>
              <w:t>11</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89" w:author="Arthur Parmentier" w:date="2020-06-07T19:15:00Z"/>
              <w:rFonts w:eastAsiaTheme="minorEastAsia" w:cstheme="minorBidi"/>
              <w:noProof/>
              <w:sz w:val="22"/>
              <w:szCs w:val="22"/>
              <w:lang w:val="fr-FR"/>
            </w:rPr>
          </w:pPr>
          <w:ins w:id="9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"_Toc42449830"</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Input space</w:t>
            </w:r>
            <w:r>
              <w:rPr>
                <w:noProof/>
                <w:webHidden/>
              </w:rPr>
              <w:tab/>
            </w:r>
            <w:r>
              <w:rPr>
                <w:noProof/>
                <w:webHidden/>
              </w:rPr>
              <w:fldChar w:fldCharType="begin"/>
            </w:r>
            <w:r>
              <w:rPr>
                <w:noProof/>
                <w:webHidden/>
              </w:rPr>
              <w:instrText xml:space="preserve"> PAGEREF _Toc42449830 \h </w:instrText>
            </w:r>
          </w:ins>
          <w:r>
            <w:rPr>
              <w:noProof/>
              <w:webHidden/>
            </w:rPr>
          </w:r>
          <w:r>
            <w:rPr>
              <w:noProof/>
              <w:webHidden/>
            </w:rPr>
            <w:fldChar w:fldCharType="separate"/>
          </w:r>
          <w:ins w:id="91" w:author="Arthur Parmentier" w:date="2020-06-07T19:15:00Z">
            <w:r>
              <w:rPr>
                <w:noProof/>
                <w:webHidden/>
              </w:rPr>
              <w:t>11</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92" w:author="Arthur Parmentier" w:date="2020-06-07T19:15:00Z"/>
              <w:rFonts w:eastAsiaTheme="minorEastAsia" w:cstheme="minorBidi"/>
              <w:noProof/>
              <w:sz w:val="22"/>
              <w:szCs w:val="22"/>
              <w:lang w:val="fr-FR"/>
            </w:rPr>
          </w:pPr>
          <w:ins w:id="9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"_Toc42449831"</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Transformations and output spaces</w:t>
            </w:r>
            <w:r>
              <w:rPr>
                <w:noProof/>
                <w:webHidden/>
              </w:rPr>
              <w:tab/>
            </w:r>
            <w:r>
              <w:rPr>
                <w:noProof/>
                <w:webHidden/>
              </w:rPr>
              <w:fldChar w:fldCharType="begin"/>
            </w:r>
            <w:r>
              <w:rPr>
                <w:noProof/>
                <w:webHidden/>
              </w:rPr>
              <w:instrText xml:space="preserve"> PAGEREF _Toc42449831 \h </w:instrText>
            </w:r>
          </w:ins>
          <w:r>
            <w:rPr>
              <w:noProof/>
              <w:webHidden/>
            </w:rPr>
          </w:r>
          <w:r>
            <w:rPr>
              <w:noProof/>
              <w:webHidden/>
            </w:rPr>
            <w:fldChar w:fldCharType="separate"/>
          </w:r>
          <w:ins w:id="94" w:author="Arthur Parmentier" w:date="2020-06-07T19:15:00Z">
            <w:r>
              <w:rPr>
                <w:noProof/>
                <w:webHidden/>
              </w:rPr>
              <w:t>12</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95" w:author="Arthur Parmentier" w:date="2020-06-07T19:15:00Z"/>
              <w:rFonts w:eastAsiaTheme="minorEastAsia" w:cstheme="minorBidi"/>
              <w:b w:val="0"/>
              <w:bCs w:val="0"/>
              <w:noProof/>
              <w:lang w:val="fr-FR"/>
            </w:rPr>
          </w:pPr>
          <w:ins w:id="9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"_Toc42449832"</w:instrText>
            </w:r>
            <w:r w:rsidRPr="00C90B25">
              <w:rPr>
                <w:rStyle w:val="Lienhypertexte"/>
                <w:noProof/>
              </w:rPr>
              <w:instrText xml:space="preserve"> </w:instrText>
            </w:r>
            <w:r w:rsidRPr="00C90B25">
              <w:rPr>
                <w:rStyle w:val="Lienhypertexte"/>
                <w:noProof/>
              </w:rPr>
              <w:fldChar w:fldCharType="separate"/>
            </w:r>
            <w:r>
              <w:rPr>
                <w:rFonts w:eastAsiaTheme="minorEastAsia" w:cstheme="minorBidi"/>
                <w:b w:val="0"/>
                <w:bCs w:val="0"/>
                <w:noProof/>
                <w:lang w:val="fr-FR"/>
              </w:rPr>
              <w:tab/>
            </w:r>
            <w:r w:rsidRPr="00C90B25">
              <w:rPr>
                <w:rStyle w:val="Lienhypertexte"/>
                <w:noProof/>
              </w:rPr>
              <w:t>Mechanism 2:</w:t>
            </w:r>
            <w:r>
              <w:rPr>
                <w:noProof/>
                <w:webHidden/>
              </w:rPr>
              <w:tab/>
            </w:r>
            <w:r>
              <w:rPr>
                <w:noProof/>
                <w:webHidden/>
              </w:rPr>
              <w:fldChar w:fldCharType="begin"/>
            </w:r>
            <w:r>
              <w:rPr>
                <w:noProof/>
                <w:webHidden/>
              </w:rPr>
              <w:instrText xml:space="preserve"> PAGEREF _Toc42449832 \h </w:instrText>
            </w:r>
          </w:ins>
          <w:r>
            <w:rPr>
              <w:noProof/>
              <w:webHidden/>
            </w:rPr>
          </w:r>
          <w:r>
            <w:rPr>
              <w:noProof/>
              <w:webHidden/>
            </w:rPr>
            <w:fldChar w:fldCharType="separate"/>
          </w:r>
          <w:ins w:id="97" w:author="Arthur Parmentier" w:date="2020-06-07T19:15:00Z">
            <w:r>
              <w:rPr>
                <w:noProof/>
                <w:webHidden/>
              </w:rPr>
              <w:t>12</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98" w:author="Arthur Parmentier" w:date="2020-06-07T19:15:00Z"/>
              <w:rFonts w:eastAsiaTheme="minorEastAsia" w:cstheme="minorBidi"/>
              <w:b w:val="0"/>
              <w:bCs w:val="0"/>
              <w:noProof/>
              <w:lang w:val="fr-FR"/>
            </w:rPr>
          </w:pPr>
          <w:ins w:id="9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"_Toc42449833"</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B.</w:t>
            </w:r>
            <w:r>
              <w:rPr>
                <w:rFonts w:eastAsiaTheme="minorEastAsia" w:cstheme="minorBidi"/>
                <w:b w:val="0"/>
                <w:bCs w:val="0"/>
                <w:noProof/>
                <w:lang w:val="fr-FR"/>
              </w:rPr>
              <w:tab/>
            </w:r>
            <w:r w:rsidRPr="00C90B25">
              <w:rPr>
                <w:rStyle w:val="Lienhypertexte"/>
                <w:noProof/>
              </w:rPr>
              <w:t>Sign “overloading”</w:t>
            </w:r>
            <w:r>
              <w:rPr>
                <w:noProof/>
                <w:webHidden/>
              </w:rPr>
              <w:tab/>
            </w:r>
            <w:r>
              <w:rPr>
                <w:noProof/>
                <w:webHidden/>
              </w:rPr>
              <w:fldChar w:fldCharType="begin"/>
            </w:r>
            <w:r>
              <w:rPr>
                <w:noProof/>
                <w:webHidden/>
              </w:rPr>
              <w:instrText xml:space="preserve"> PAGEREF _Toc42449833 \h </w:instrText>
            </w:r>
          </w:ins>
          <w:r>
            <w:rPr>
              <w:noProof/>
              <w:webHidden/>
            </w:rPr>
          </w:r>
          <w:r>
            <w:rPr>
              <w:noProof/>
              <w:webHidden/>
            </w:rPr>
            <w:fldChar w:fldCharType="separate"/>
          </w:r>
          <w:ins w:id="100" w:author="Arthur Parmentier" w:date="2020-06-07T19:15:00Z">
            <w:r>
              <w:rPr>
                <w:noProof/>
                <w:webHidden/>
              </w:rPr>
              <w:t>12</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01" w:author="Arthur Parmentier" w:date="2020-06-07T19:15:00Z"/>
              <w:rFonts w:eastAsiaTheme="minorEastAsia" w:cstheme="minorBidi"/>
              <w:noProof/>
              <w:sz w:val="22"/>
              <w:szCs w:val="22"/>
              <w:lang w:val="fr-FR"/>
            </w:rPr>
          </w:pPr>
          <w:ins w:id="10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"_Toc42449834"</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Motivation</w:t>
            </w:r>
            <w:r>
              <w:rPr>
                <w:noProof/>
                <w:webHidden/>
              </w:rPr>
              <w:tab/>
            </w:r>
            <w:r>
              <w:rPr>
                <w:noProof/>
                <w:webHidden/>
              </w:rPr>
              <w:fldChar w:fldCharType="begin"/>
            </w:r>
            <w:r>
              <w:rPr>
                <w:noProof/>
                <w:webHidden/>
              </w:rPr>
              <w:instrText xml:space="preserve"> PAGEREF _Toc42449834 \h </w:instrText>
            </w:r>
          </w:ins>
          <w:r>
            <w:rPr>
              <w:noProof/>
              <w:webHidden/>
            </w:rPr>
          </w:r>
          <w:r>
            <w:rPr>
              <w:noProof/>
              <w:webHidden/>
            </w:rPr>
            <w:fldChar w:fldCharType="separate"/>
          </w:r>
          <w:ins w:id="103" w:author="Arthur Parmentier" w:date="2020-06-07T19:15:00Z">
            <w:r>
              <w:rPr>
                <w:noProof/>
                <w:webHidden/>
              </w:rPr>
              <w:t>12</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04" w:author="Arthur Parmentier" w:date="2020-06-07T19:15:00Z"/>
              <w:rFonts w:eastAsiaTheme="minorEastAsia" w:cstheme="minorBidi"/>
              <w:noProof/>
              <w:sz w:val="22"/>
              <w:szCs w:val="22"/>
              <w:lang w:val="fr-FR"/>
            </w:rPr>
          </w:pPr>
          <w:ins w:id="10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"_Toc42449835"</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_Toc42449835 \h </w:instrText>
            </w:r>
          </w:ins>
          <w:r>
            <w:rPr>
              <w:noProof/>
              <w:webHidden/>
            </w:rPr>
          </w:r>
          <w:r>
            <w:rPr>
              <w:noProof/>
              <w:webHidden/>
            </w:rPr>
            <w:fldChar w:fldCharType="separate"/>
          </w:r>
          <w:ins w:id="106" w:author="Arthur Parmentier" w:date="2020-06-07T19:15:00Z">
            <w:r>
              <w:rPr>
                <w:noProof/>
                <w:webHidden/>
              </w:rPr>
              <w:t>13</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07" w:author="Arthur Parmentier" w:date="2020-06-07T19:15:00Z"/>
              <w:rFonts w:eastAsiaTheme="minorEastAsia" w:cstheme="minorBidi"/>
              <w:noProof/>
              <w:sz w:val="22"/>
              <w:szCs w:val="22"/>
              <w:lang w:val="fr-FR"/>
            </w:rPr>
          </w:pPr>
          <w:ins w:id="10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"_Toc42449836"</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_Toc42449836 \h </w:instrText>
            </w:r>
          </w:ins>
          <w:r>
            <w:rPr>
              <w:noProof/>
              <w:webHidden/>
            </w:rPr>
          </w:r>
          <w:r>
            <w:rPr>
              <w:noProof/>
              <w:webHidden/>
            </w:rPr>
            <w:fldChar w:fldCharType="separate"/>
          </w:r>
          <w:ins w:id="109" w:author="Arthur Parmentier" w:date="2020-06-07T19:15:00Z">
            <w:r>
              <w:rPr>
                <w:noProof/>
                <w:webHidden/>
              </w:rPr>
              <w:t>14</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10" w:author="Arthur Parmentier" w:date="2020-06-07T19:15:00Z"/>
              <w:rFonts w:eastAsiaTheme="minorEastAsia" w:cstheme="minorBidi"/>
              <w:noProof/>
              <w:sz w:val="22"/>
              <w:szCs w:val="22"/>
              <w:lang w:val="fr-FR"/>
            </w:rPr>
          </w:pPr>
          <w:ins w:id="111" w:author="Arthur Parmentier" w:date="2020-06-07T19:15:00Z">
            <w:r w:rsidRPr="00C90B25">
              <w:rPr>
                <w:rStyle w:val="Lienhypertexte"/>
                <w:noProof/>
              </w:rPr>
              <w:lastRenderedPageBreak/>
              <w:fldChar w:fldCharType="begin"/>
            </w:r>
            <w:r w:rsidRPr="00C90B25">
              <w:rPr>
                <w:rStyle w:val="Lienhypertexte"/>
                <w:noProof/>
              </w:rPr>
              <w:instrText xml:space="preserve"> </w:instrText>
            </w:r>
            <w:r>
              <w:rPr>
                <w:noProof/>
              </w:rPr>
              <w:instrText>HYPERLINK \l "_Toc42449837"</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4.</w:t>
            </w:r>
            <w:r>
              <w:rPr>
                <w:rFonts w:eastAsiaTheme="minorEastAsia" w:cstheme="minorBidi"/>
                <w:noProof/>
                <w:sz w:val="22"/>
                <w:szCs w:val="22"/>
                <w:lang w:val="fr-FR"/>
              </w:rPr>
              <w:tab/>
            </w:r>
            <w:r w:rsidRPr="00C90B2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_Toc42449837 \h </w:instrText>
            </w:r>
          </w:ins>
          <w:r>
            <w:rPr>
              <w:noProof/>
              <w:webHidden/>
            </w:rPr>
          </w:r>
          <w:r>
            <w:rPr>
              <w:noProof/>
              <w:webHidden/>
            </w:rPr>
            <w:fldChar w:fldCharType="separate"/>
          </w:r>
          <w:ins w:id="112" w:author="Arthur Parmentier" w:date="2020-06-07T19:15:00Z">
            <w:r>
              <w:rPr>
                <w:noProof/>
                <w:webHidden/>
              </w:rPr>
              <w:t>15</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13" w:author="Arthur Parmentier" w:date="2020-06-07T19:15:00Z"/>
              <w:rFonts w:eastAsiaTheme="minorEastAsia" w:cstheme="minorBidi"/>
              <w:noProof/>
              <w:sz w:val="22"/>
              <w:szCs w:val="22"/>
              <w:lang w:val="fr-FR"/>
            </w:rPr>
          </w:pPr>
          <w:ins w:id="11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"_Toc42449838"</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5.</w:t>
            </w:r>
            <w:r>
              <w:rPr>
                <w:rFonts w:eastAsiaTheme="minorEastAsia" w:cstheme="minorBidi"/>
                <w:noProof/>
                <w:sz w:val="22"/>
                <w:szCs w:val="22"/>
                <w:lang w:val="fr-FR"/>
              </w:rPr>
              <w:tab/>
            </w:r>
            <w:r w:rsidRPr="00C90B25">
              <w:rPr>
                <w:rStyle w:val="Lienhypertexte"/>
                <w:noProof/>
              </w:rPr>
              <w:t>Sign overloading</w:t>
            </w:r>
            <w:r>
              <w:rPr>
                <w:noProof/>
                <w:webHidden/>
              </w:rPr>
              <w:tab/>
            </w:r>
            <w:r>
              <w:rPr>
                <w:noProof/>
                <w:webHidden/>
              </w:rPr>
              <w:fldChar w:fldCharType="begin"/>
            </w:r>
            <w:r>
              <w:rPr>
                <w:noProof/>
                <w:webHidden/>
              </w:rPr>
              <w:instrText xml:space="preserve"> PAGEREF _Toc42449838 \h </w:instrText>
            </w:r>
          </w:ins>
          <w:r>
            <w:rPr>
              <w:noProof/>
              <w:webHidden/>
            </w:rPr>
          </w:r>
          <w:r>
            <w:rPr>
              <w:noProof/>
              <w:webHidden/>
            </w:rPr>
            <w:fldChar w:fldCharType="separate"/>
          </w:r>
          <w:ins w:id="115" w:author="Arthur Parmentier" w:date="2020-06-07T19:15:00Z">
            <w:r>
              <w:rPr>
                <w:noProof/>
                <w:webHidden/>
              </w:rPr>
              <w:t>15</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16" w:author="Arthur Parmentier" w:date="2020-06-07T19:15:00Z"/>
              <w:rFonts w:eastAsiaTheme="minorEastAsia" w:cstheme="minorBidi"/>
              <w:b w:val="0"/>
              <w:bCs w:val="0"/>
              <w:noProof/>
              <w:lang w:val="fr-FR"/>
            </w:rPr>
          </w:pPr>
          <w:ins w:id="11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"_Toc42449839"</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C.</w:t>
            </w:r>
            <w:r>
              <w:rPr>
                <w:rFonts w:eastAsiaTheme="minorEastAsia" w:cstheme="minorBidi"/>
                <w:b w:val="0"/>
                <w:bCs w:val="0"/>
                <w:noProof/>
                <w:lang w:val="fr-FR"/>
              </w:rPr>
              <w:tab/>
            </w:r>
            <w:r w:rsidRPr="00C90B25">
              <w:rPr>
                <w:rStyle w:val="Lienhypertexte"/>
                <w:noProof/>
              </w:rPr>
              <w:t>Personal observations during SP practice</w:t>
            </w:r>
            <w:r>
              <w:rPr>
                <w:noProof/>
                <w:webHidden/>
              </w:rPr>
              <w:tab/>
            </w:r>
            <w:r>
              <w:rPr>
                <w:noProof/>
                <w:webHidden/>
              </w:rPr>
              <w:fldChar w:fldCharType="begin"/>
            </w:r>
            <w:r>
              <w:rPr>
                <w:noProof/>
                <w:webHidden/>
              </w:rPr>
              <w:instrText xml:space="preserve"> PAGEREF _Toc42449839 \h </w:instrText>
            </w:r>
          </w:ins>
          <w:r>
            <w:rPr>
              <w:noProof/>
              <w:webHidden/>
            </w:rPr>
          </w:r>
          <w:r>
            <w:rPr>
              <w:noProof/>
              <w:webHidden/>
            </w:rPr>
            <w:fldChar w:fldCharType="separate"/>
          </w:r>
          <w:ins w:id="118" w:author="Arthur Parmentier" w:date="2020-06-07T19:15:00Z">
            <w:r>
              <w:rPr>
                <w:noProof/>
                <w:webHidden/>
              </w:rPr>
              <w:t>16</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19" w:author="Arthur Parmentier" w:date="2020-06-07T19:15:00Z"/>
              <w:rFonts w:eastAsiaTheme="minorEastAsia" w:cstheme="minorBidi"/>
              <w:b w:val="0"/>
              <w:bCs w:val="0"/>
              <w:noProof/>
              <w:lang w:val="fr-FR"/>
            </w:rPr>
          </w:pPr>
          <w:ins w:id="12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"_Toc42449840"</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D.</w:t>
            </w:r>
            <w:r>
              <w:rPr>
                <w:rFonts w:eastAsiaTheme="minorEastAsia" w:cstheme="minorBidi"/>
                <w:b w:val="0"/>
                <w:bCs w:val="0"/>
                <w:noProof/>
                <w:lang w:val="fr-FR"/>
              </w:rPr>
              <w:tab/>
            </w:r>
            <w:r w:rsidRPr="00C90B2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_Toc42449840 \h </w:instrText>
            </w:r>
          </w:ins>
          <w:r>
            <w:rPr>
              <w:noProof/>
              <w:webHidden/>
            </w:rPr>
          </w:r>
          <w:r>
            <w:rPr>
              <w:noProof/>
              <w:webHidden/>
            </w:rPr>
            <w:fldChar w:fldCharType="separate"/>
          </w:r>
          <w:ins w:id="121" w:author="Arthur Parmentier" w:date="2020-06-07T19:15:00Z">
            <w:r>
              <w:rPr>
                <w:noProof/>
                <w:webHidden/>
              </w:rPr>
              <w:t>18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22" w:author="Arthur Parmentier" w:date="2020-06-07T19:15:00Z"/>
              <w:rFonts w:eastAsiaTheme="minorEastAsia" w:cstheme="minorBidi"/>
              <w:noProof/>
              <w:sz w:val="22"/>
              <w:szCs w:val="22"/>
              <w:lang w:val="fr-FR"/>
            </w:rPr>
          </w:pPr>
          <w:ins w:id="12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"_Toc42449841"</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Morphology in SP</w:t>
            </w:r>
            <w:r>
              <w:rPr>
                <w:noProof/>
                <w:webHidden/>
              </w:rPr>
              <w:tab/>
            </w:r>
            <w:r>
              <w:rPr>
                <w:noProof/>
                <w:webHidden/>
              </w:rPr>
              <w:fldChar w:fldCharType="begin"/>
            </w:r>
            <w:r>
              <w:rPr>
                <w:noProof/>
                <w:webHidden/>
              </w:rPr>
              <w:instrText xml:space="preserve"> PAGEREF _Toc42449841 \h </w:instrText>
            </w:r>
          </w:ins>
          <w:r>
            <w:rPr>
              <w:noProof/>
              <w:webHidden/>
            </w:rPr>
          </w:r>
          <w:r>
            <w:rPr>
              <w:noProof/>
              <w:webHidden/>
            </w:rPr>
            <w:fldChar w:fldCharType="separate"/>
          </w:r>
          <w:ins w:id="124" w:author="Arthur Parmentier" w:date="2020-06-07T19:15:00Z">
            <w:r>
              <w:rPr>
                <w:noProof/>
                <w:webHidden/>
              </w:rPr>
              <w:t>19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25" w:author="Arthur Parmentier" w:date="2020-06-07T19:15:00Z"/>
              <w:rFonts w:eastAsiaTheme="minorEastAsia" w:cstheme="minorBidi"/>
              <w:noProof/>
              <w:sz w:val="22"/>
              <w:szCs w:val="22"/>
              <w:lang w:val="fr-FR"/>
            </w:rPr>
          </w:pPr>
          <w:ins w:id="12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"_Toc42449842"</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Syntax in SP</w:t>
            </w:r>
            <w:r>
              <w:rPr>
                <w:noProof/>
                <w:webHidden/>
              </w:rPr>
              <w:tab/>
            </w:r>
            <w:r>
              <w:rPr>
                <w:noProof/>
                <w:webHidden/>
              </w:rPr>
              <w:fldChar w:fldCharType="begin"/>
            </w:r>
            <w:r>
              <w:rPr>
                <w:noProof/>
                <w:webHidden/>
              </w:rPr>
              <w:instrText xml:space="preserve"> PAGEREF _Toc42449842 \h </w:instrText>
            </w:r>
          </w:ins>
          <w:r>
            <w:rPr>
              <w:noProof/>
              <w:webHidden/>
            </w:rPr>
          </w:r>
          <w:r>
            <w:rPr>
              <w:noProof/>
              <w:webHidden/>
            </w:rPr>
            <w:fldChar w:fldCharType="separate"/>
          </w:r>
          <w:ins w:id="127" w:author="Arthur Parmentier" w:date="2020-06-07T19:15:00Z">
            <w:r>
              <w:rPr>
                <w:noProof/>
                <w:webHidden/>
              </w:rPr>
              <w:t>19</w:t>
            </w:r>
            <w:r>
              <w:rPr>
                <w:noProof/>
                <w:webHidden/>
              </w:rPr>
              <w:fldChar w:fldCharType="end"/>
            </w:r>
            <w:r w:rsidRPr="00C90B25">
              <w:rPr>
                <w:rStyle w:val="Lienhypertexte"/>
                <w:noProof/>
              </w:rPr>
              <w:fldChar w:fldCharType="end"/>
            </w:r>
          </w:ins>
        </w:p>
        <w:p w:rsidR="00951A39" w:rsidRDefault="00951A39">
          <w:pPr>
            <w:pStyle w:val="TM1"/>
            <w:tabs>
              <w:tab w:val="left" w:pos="660"/>
              <w:tab w:val="right" w:leader="dot" w:pos="9736"/>
            </w:tabs>
            <w:rPr>
              <w:ins w:id="128" w:author="Arthur Parmentier" w:date="2020-06-07T19:15:00Z"/>
              <w:rFonts w:eastAsiaTheme="minorEastAsia" w:cstheme="minorBidi"/>
              <w:b w:val="0"/>
              <w:bCs w:val="0"/>
              <w:i w:val="0"/>
              <w:iCs w:val="0"/>
              <w:noProof/>
              <w:sz w:val="22"/>
              <w:szCs w:val="22"/>
              <w:lang w:val="fr-FR"/>
            </w:rPr>
          </w:pPr>
          <w:ins w:id="12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"_Toc42449843"</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VI.</w:t>
            </w:r>
            <w:r>
              <w:rPr>
                <w:rFonts w:eastAsiaTheme="minorEastAsia" w:cstheme="minorBidi"/>
                <w:b w:val="0"/>
                <w:bCs w:val="0"/>
                <w:i w:val="0"/>
                <w:iCs w:val="0"/>
                <w:noProof/>
                <w:sz w:val="22"/>
                <w:szCs w:val="22"/>
                <w:lang w:val="fr-FR"/>
              </w:rPr>
              <w:tab/>
            </w:r>
            <w:r w:rsidRPr="00C90B25">
              <w:rPr>
                <w:rStyle w:val="Lienhypertexte"/>
                <w:noProof/>
              </w:rPr>
              <w:t>Meta-structures of SP: configurations, cultural context and diffusion mechanisms</w:t>
            </w:r>
            <w:r>
              <w:rPr>
                <w:noProof/>
                <w:webHidden/>
              </w:rPr>
              <w:tab/>
            </w:r>
            <w:r>
              <w:rPr>
                <w:noProof/>
                <w:webHidden/>
              </w:rPr>
              <w:fldChar w:fldCharType="begin"/>
            </w:r>
            <w:r>
              <w:rPr>
                <w:noProof/>
                <w:webHidden/>
              </w:rPr>
              <w:instrText xml:space="preserve"> PAGEREF _Toc42449843 \h </w:instrText>
            </w:r>
          </w:ins>
          <w:r>
            <w:rPr>
              <w:noProof/>
              <w:webHidden/>
            </w:rPr>
          </w:r>
          <w:r>
            <w:rPr>
              <w:noProof/>
              <w:webHidden/>
            </w:rPr>
            <w:fldChar w:fldCharType="separate"/>
          </w:r>
          <w:ins w:id="130" w:author="Arthur Parmentier" w:date="2020-06-07T19:15:00Z">
            <w:r>
              <w:rPr>
                <w:noProof/>
                <w:webHidden/>
              </w:rPr>
              <w:t>28</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31" w:author="Arthur Parmentier" w:date="2020-06-07T19:15:00Z"/>
              <w:rFonts w:eastAsiaTheme="minorEastAsia" w:cstheme="minorBidi"/>
              <w:b w:val="0"/>
              <w:bCs w:val="0"/>
              <w:noProof/>
              <w:lang w:val="fr-FR"/>
            </w:rPr>
          </w:pPr>
          <w:ins w:id="13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"_Toc42449844"</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The feedback from the performers</w:t>
            </w:r>
            <w:r>
              <w:rPr>
                <w:noProof/>
                <w:webHidden/>
              </w:rPr>
              <w:tab/>
            </w:r>
            <w:r>
              <w:rPr>
                <w:noProof/>
                <w:webHidden/>
              </w:rPr>
              <w:fldChar w:fldCharType="begin"/>
            </w:r>
            <w:r>
              <w:rPr>
                <w:noProof/>
                <w:webHidden/>
              </w:rPr>
              <w:instrText xml:space="preserve"> PAGEREF _Toc42449844 \h </w:instrText>
            </w:r>
          </w:ins>
          <w:r>
            <w:rPr>
              <w:noProof/>
              <w:webHidden/>
            </w:rPr>
          </w:r>
          <w:r>
            <w:rPr>
              <w:noProof/>
              <w:webHidden/>
            </w:rPr>
            <w:fldChar w:fldCharType="separate"/>
          </w:r>
          <w:ins w:id="133" w:author="Arthur Parmentier" w:date="2020-06-07T19:15:00Z">
            <w:r>
              <w:rPr>
                <w:noProof/>
                <w:webHidden/>
              </w:rPr>
              <w:t>28</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34" w:author="Arthur Parmentier" w:date="2020-06-07T19:15:00Z"/>
              <w:rFonts w:eastAsiaTheme="minorEastAsia" w:cstheme="minorBidi"/>
              <w:b w:val="0"/>
              <w:bCs w:val="0"/>
              <w:noProof/>
              <w:lang w:val="fr-FR"/>
            </w:rPr>
          </w:pPr>
          <w:ins w:id="13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"_Toc42449845"</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B.</w:t>
            </w:r>
            <w:r>
              <w:rPr>
                <w:rFonts w:eastAsiaTheme="minorEastAsia" w:cstheme="minorBidi"/>
                <w:b w:val="0"/>
                <w:bCs w:val="0"/>
                <w:noProof/>
                <w:lang w:val="fr-FR"/>
              </w:rPr>
              <w:tab/>
            </w:r>
            <w:r w:rsidRPr="00C90B25">
              <w:rPr>
                <w:rStyle w:val="Lienhypertexte"/>
                <w:noProof/>
              </w:rPr>
              <w:t>Cultural contexts, the group, the composer and what they do with SP</w:t>
            </w:r>
            <w:r>
              <w:rPr>
                <w:noProof/>
                <w:webHidden/>
              </w:rPr>
              <w:tab/>
            </w:r>
            <w:r>
              <w:rPr>
                <w:noProof/>
                <w:webHidden/>
              </w:rPr>
              <w:fldChar w:fldCharType="begin"/>
            </w:r>
            <w:r>
              <w:rPr>
                <w:noProof/>
                <w:webHidden/>
              </w:rPr>
              <w:instrText xml:space="preserve"> PAGEREF _Toc42449845 \h </w:instrText>
            </w:r>
          </w:ins>
          <w:r>
            <w:rPr>
              <w:noProof/>
              <w:webHidden/>
            </w:rPr>
          </w:r>
          <w:r>
            <w:rPr>
              <w:noProof/>
              <w:webHidden/>
            </w:rPr>
            <w:fldChar w:fldCharType="separate"/>
          </w:r>
          <w:ins w:id="136" w:author="Arthur Parmentier" w:date="2020-06-07T19:15:00Z">
            <w:r>
              <w:rPr>
                <w:noProof/>
                <w:webHidden/>
              </w:rPr>
              <w:t>29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37" w:author="Arthur Parmentier" w:date="2020-06-07T19:15:00Z"/>
              <w:rFonts w:eastAsiaTheme="minorEastAsia" w:cstheme="minorBidi"/>
              <w:noProof/>
              <w:sz w:val="22"/>
              <w:szCs w:val="22"/>
              <w:lang w:val="fr-FR"/>
            </w:rPr>
          </w:pPr>
          <w:ins w:id="13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"_Toc42449846"</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Cultural and individual aspects in the use of SP: style and esthetics</w:t>
            </w:r>
            <w:r>
              <w:rPr>
                <w:noProof/>
                <w:webHidden/>
              </w:rPr>
              <w:tab/>
            </w:r>
            <w:r>
              <w:rPr>
                <w:noProof/>
                <w:webHidden/>
              </w:rPr>
              <w:fldChar w:fldCharType="begin"/>
            </w:r>
            <w:r>
              <w:rPr>
                <w:noProof/>
                <w:webHidden/>
              </w:rPr>
              <w:instrText xml:space="preserve"> PAGEREF _Toc42449846 \h </w:instrText>
            </w:r>
          </w:ins>
          <w:r>
            <w:rPr>
              <w:noProof/>
              <w:webHidden/>
            </w:rPr>
          </w:r>
          <w:r>
            <w:rPr>
              <w:noProof/>
              <w:webHidden/>
            </w:rPr>
            <w:fldChar w:fldCharType="separate"/>
          </w:r>
          <w:ins w:id="139" w:author="Arthur Parmentier" w:date="2020-06-07T19:15:00Z">
            <w:r>
              <w:rPr>
                <w:noProof/>
                <w:webHidden/>
              </w:rPr>
              <w:t>29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40" w:author="Arthur Parmentier" w:date="2020-06-07T19:15:00Z"/>
              <w:rFonts w:eastAsiaTheme="minorEastAsia" w:cstheme="minorBidi"/>
              <w:noProof/>
              <w:sz w:val="22"/>
              <w:szCs w:val="22"/>
              <w:lang w:val="fr-FR"/>
            </w:rPr>
          </w:pPr>
          <w:ins w:id="14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"_Toc42449847"</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Conventions and default parameters as contextual elements of SP</w:t>
            </w:r>
            <w:r>
              <w:rPr>
                <w:noProof/>
                <w:webHidden/>
              </w:rPr>
              <w:tab/>
            </w:r>
            <w:r>
              <w:rPr>
                <w:noProof/>
                <w:webHidden/>
              </w:rPr>
              <w:fldChar w:fldCharType="begin"/>
            </w:r>
            <w:r>
              <w:rPr>
                <w:noProof/>
                <w:webHidden/>
              </w:rPr>
              <w:instrText xml:space="preserve"> PAGEREF _Toc42449847 \h </w:instrText>
            </w:r>
          </w:ins>
          <w:r>
            <w:rPr>
              <w:noProof/>
              <w:webHidden/>
            </w:rPr>
          </w:r>
          <w:r>
            <w:rPr>
              <w:noProof/>
              <w:webHidden/>
            </w:rPr>
            <w:fldChar w:fldCharType="separate"/>
          </w:r>
          <w:ins w:id="142" w:author="Arthur Parmentier" w:date="2020-06-07T19:15:00Z">
            <w:r>
              <w:rPr>
                <w:noProof/>
                <w:webHidden/>
              </w:rPr>
              <w:t>29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43" w:author="Arthur Parmentier" w:date="2020-06-07T19:15:00Z"/>
              <w:rFonts w:eastAsiaTheme="minorEastAsia" w:cstheme="minorBidi"/>
              <w:noProof/>
              <w:sz w:val="22"/>
              <w:szCs w:val="22"/>
              <w:lang w:val="fr-FR"/>
            </w:rPr>
          </w:pPr>
          <w:ins w:id="14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"_Toc42449848"</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Configurations of SP as a formalization of context</w:t>
            </w:r>
            <w:r>
              <w:rPr>
                <w:noProof/>
                <w:webHidden/>
              </w:rPr>
              <w:tab/>
            </w:r>
            <w:r>
              <w:rPr>
                <w:noProof/>
                <w:webHidden/>
              </w:rPr>
              <w:fldChar w:fldCharType="begin"/>
            </w:r>
            <w:r>
              <w:rPr>
                <w:noProof/>
                <w:webHidden/>
              </w:rPr>
              <w:instrText xml:space="preserve"> PAGEREF _Toc42449848 \h </w:instrText>
            </w:r>
          </w:ins>
          <w:r>
            <w:rPr>
              <w:noProof/>
              <w:webHidden/>
            </w:rPr>
          </w:r>
          <w:r>
            <w:rPr>
              <w:noProof/>
              <w:webHidden/>
            </w:rPr>
            <w:fldChar w:fldCharType="separate"/>
          </w:r>
          <w:ins w:id="145" w:author="Arthur Parmentier" w:date="2020-06-07T19:15:00Z">
            <w:r>
              <w:rPr>
                <w:noProof/>
                <w:webHidden/>
              </w:rPr>
              <w:t>31</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46" w:author="Arthur Parmentier" w:date="2020-06-07T19:15:00Z"/>
              <w:rFonts w:eastAsiaTheme="minorEastAsia" w:cstheme="minorBidi"/>
              <w:b w:val="0"/>
              <w:bCs w:val="0"/>
              <w:noProof/>
              <w:lang w:val="fr-FR"/>
            </w:rPr>
          </w:pPr>
          <w:ins w:id="14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"_Toc42449849"</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C.</w:t>
            </w:r>
            <w:r>
              <w:rPr>
                <w:rFonts w:eastAsiaTheme="minorEastAsia" w:cstheme="minorBidi"/>
                <w:b w:val="0"/>
                <w:bCs w:val="0"/>
                <w:noProof/>
                <w:lang w:val="fr-FR"/>
              </w:rPr>
              <w:tab/>
            </w:r>
            <w:r w:rsidRPr="00C90B25">
              <w:rPr>
                <w:rStyle w:val="Lienhypertexte"/>
                <w:noProof/>
              </w:rPr>
              <w:t>The diffusion mechanisms of SP and their consequences</w:t>
            </w:r>
            <w:r>
              <w:rPr>
                <w:noProof/>
                <w:webHidden/>
              </w:rPr>
              <w:tab/>
            </w:r>
            <w:r>
              <w:rPr>
                <w:noProof/>
                <w:webHidden/>
              </w:rPr>
              <w:fldChar w:fldCharType="begin"/>
            </w:r>
            <w:r>
              <w:rPr>
                <w:noProof/>
                <w:webHidden/>
              </w:rPr>
              <w:instrText xml:space="preserve"> PAGEREF _Toc42449849 \h </w:instrText>
            </w:r>
          </w:ins>
          <w:r>
            <w:rPr>
              <w:noProof/>
              <w:webHidden/>
            </w:rPr>
          </w:r>
          <w:r>
            <w:rPr>
              <w:noProof/>
              <w:webHidden/>
            </w:rPr>
            <w:fldChar w:fldCharType="separate"/>
          </w:r>
          <w:ins w:id="148" w:author="Arthur Parmentier" w:date="2020-06-07T19:15:00Z">
            <w:r>
              <w:rPr>
                <w:noProof/>
                <w:webHidden/>
              </w:rPr>
              <w:t>32</w:t>
            </w:r>
            <w:r>
              <w:rPr>
                <w:noProof/>
                <w:webHidden/>
              </w:rPr>
              <w:fldChar w:fldCharType="end"/>
            </w:r>
            <w:r w:rsidRPr="00C90B25">
              <w:rPr>
                <w:rStyle w:val="Lienhypertexte"/>
                <w:noProof/>
              </w:rPr>
              <w:fldChar w:fldCharType="end"/>
            </w:r>
          </w:ins>
        </w:p>
        <w:p w:rsidR="00951A39" w:rsidRDefault="00951A39">
          <w:pPr>
            <w:pStyle w:val="TM1"/>
            <w:tabs>
              <w:tab w:val="left" w:pos="660"/>
              <w:tab w:val="right" w:leader="dot" w:pos="9736"/>
            </w:tabs>
            <w:rPr>
              <w:ins w:id="149" w:author="Arthur Parmentier" w:date="2020-06-07T19:15:00Z"/>
              <w:rFonts w:eastAsiaTheme="minorEastAsia" w:cstheme="minorBidi"/>
              <w:b w:val="0"/>
              <w:bCs w:val="0"/>
              <w:i w:val="0"/>
              <w:iCs w:val="0"/>
              <w:noProof/>
              <w:sz w:val="22"/>
              <w:szCs w:val="22"/>
              <w:lang w:val="fr-FR"/>
            </w:rPr>
          </w:pPr>
          <w:ins w:id="15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"_Toc42449851"</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VII.</w:t>
            </w:r>
            <w:r>
              <w:rPr>
                <w:rFonts w:eastAsiaTheme="minorEastAsia" w:cstheme="minorBidi"/>
                <w:b w:val="0"/>
                <w:bCs w:val="0"/>
                <w:i w:val="0"/>
                <w:iCs w:val="0"/>
                <w:noProof/>
                <w:sz w:val="22"/>
                <w:szCs w:val="22"/>
                <w:lang w:val="fr-FR"/>
              </w:rPr>
              <w:tab/>
            </w:r>
            <w:r w:rsidRPr="00C90B25">
              <w:rPr>
                <w:rStyle w:val="Lienhypertexte"/>
                <w:noProof/>
              </w:rPr>
              <w:t>Soundpainting recognition with Max/MSP</w:t>
            </w:r>
            <w:r>
              <w:rPr>
                <w:noProof/>
                <w:webHidden/>
              </w:rPr>
              <w:tab/>
            </w:r>
            <w:r>
              <w:rPr>
                <w:noProof/>
                <w:webHidden/>
              </w:rPr>
              <w:fldChar w:fldCharType="begin"/>
            </w:r>
            <w:r>
              <w:rPr>
                <w:noProof/>
                <w:webHidden/>
              </w:rPr>
              <w:instrText xml:space="preserve"> PAGEREF _Toc42449851 \h </w:instrText>
            </w:r>
          </w:ins>
          <w:r>
            <w:rPr>
              <w:noProof/>
              <w:webHidden/>
            </w:rPr>
          </w:r>
          <w:r>
            <w:rPr>
              <w:noProof/>
              <w:webHidden/>
            </w:rPr>
            <w:fldChar w:fldCharType="separate"/>
          </w:r>
          <w:ins w:id="151" w:author="Arthur Parmentier" w:date="2020-06-07T19:15:00Z">
            <w:r>
              <w:rPr>
                <w:noProof/>
                <w:webHidden/>
              </w:rPr>
              <w:t>33</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52" w:author="Arthur Parmentier" w:date="2020-06-07T19:15:00Z"/>
              <w:rFonts w:eastAsiaTheme="minorEastAsia" w:cstheme="minorBidi"/>
              <w:b w:val="0"/>
              <w:bCs w:val="0"/>
              <w:noProof/>
              <w:lang w:val="fr-FR"/>
            </w:rPr>
          </w:pPr>
          <w:ins w:id="15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"_Toc42449852"</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A.</w:t>
            </w:r>
            <w:r>
              <w:rPr>
                <w:rFonts w:eastAsiaTheme="minorEastAsia" w:cstheme="minorBidi"/>
                <w:b w:val="0"/>
                <w:bCs w:val="0"/>
                <w:noProof/>
                <w:lang w:val="fr-FR"/>
              </w:rPr>
              <w:tab/>
            </w:r>
            <w:r w:rsidRPr="00C90B2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_Toc42449852 \h </w:instrText>
            </w:r>
          </w:ins>
          <w:r>
            <w:rPr>
              <w:noProof/>
              <w:webHidden/>
            </w:rPr>
          </w:r>
          <w:r>
            <w:rPr>
              <w:noProof/>
              <w:webHidden/>
            </w:rPr>
            <w:fldChar w:fldCharType="separate"/>
          </w:r>
          <w:ins w:id="154" w:author="Arthur Parmentier" w:date="2020-06-07T19:15:00Z">
            <w:r>
              <w:rPr>
                <w:noProof/>
                <w:webHidden/>
              </w:rPr>
              <w:t>34</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55" w:author="Arthur Parmentier" w:date="2020-06-07T19:15:00Z"/>
              <w:rFonts w:eastAsiaTheme="minorEastAsia" w:cstheme="minorBidi"/>
              <w:noProof/>
              <w:sz w:val="22"/>
              <w:szCs w:val="22"/>
              <w:lang w:val="fr-FR"/>
            </w:rPr>
          </w:pPr>
          <w:ins w:id="15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"_Toc42449853"</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Motivations</w:t>
            </w:r>
            <w:r>
              <w:rPr>
                <w:noProof/>
                <w:webHidden/>
              </w:rPr>
              <w:tab/>
            </w:r>
            <w:r>
              <w:rPr>
                <w:noProof/>
                <w:webHidden/>
              </w:rPr>
              <w:fldChar w:fldCharType="begin"/>
            </w:r>
            <w:r>
              <w:rPr>
                <w:noProof/>
                <w:webHidden/>
              </w:rPr>
              <w:instrText xml:space="preserve"> PAGEREF _Toc42449853 \h </w:instrText>
            </w:r>
          </w:ins>
          <w:r>
            <w:rPr>
              <w:noProof/>
              <w:webHidden/>
            </w:rPr>
          </w:r>
          <w:r>
            <w:rPr>
              <w:noProof/>
              <w:webHidden/>
            </w:rPr>
            <w:fldChar w:fldCharType="separate"/>
          </w:r>
          <w:ins w:id="157" w:author="Arthur Parmentier" w:date="2020-06-07T19:15:00Z">
            <w:r>
              <w:rPr>
                <w:noProof/>
                <w:webHidden/>
              </w:rPr>
              <w:t>34</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58" w:author="Arthur Parmentier" w:date="2020-06-07T19:15:00Z"/>
              <w:rFonts w:eastAsiaTheme="minorEastAsia" w:cstheme="minorBidi"/>
              <w:noProof/>
              <w:sz w:val="22"/>
              <w:szCs w:val="22"/>
              <w:lang w:val="fr-FR"/>
            </w:rPr>
          </w:pPr>
          <w:ins w:id="15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"_Toc42449854"</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Goals</w:t>
            </w:r>
            <w:r>
              <w:rPr>
                <w:noProof/>
                <w:webHidden/>
              </w:rPr>
              <w:tab/>
            </w:r>
            <w:r>
              <w:rPr>
                <w:noProof/>
                <w:webHidden/>
              </w:rPr>
              <w:fldChar w:fldCharType="begin"/>
            </w:r>
            <w:r>
              <w:rPr>
                <w:noProof/>
                <w:webHidden/>
              </w:rPr>
              <w:instrText xml:space="preserve"> PAGEREF _Toc42449854 \h </w:instrText>
            </w:r>
          </w:ins>
          <w:r>
            <w:rPr>
              <w:noProof/>
              <w:webHidden/>
            </w:rPr>
          </w:r>
          <w:r>
            <w:rPr>
              <w:noProof/>
              <w:webHidden/>
            </w:rPr>
            <w:fldChar w:fldCharType="separate"/>
          </w:r>
          <w:ins w:id="160" w:author="Arthur Parmentier" w:date="2020-06-07T19:15:00Z">
            <w:r>
              <w:rPr>
                <w:noProof/>
                <w:webHidden/>
              </w:rPr>
              <w:t>35</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61" w:author="Arthur Parmentier" w:date="2020-06-07T19:15:00Z"/>
              <w:rFonts w:eastAsiaTheme="minorEastAsia" w:cstheme="minorBidi"/>
              <w:b w:val="0"/>
              <w:bCs w:val="0"/>
              <w:noProof/>
              <w:lang w:val="fr-FR"/>
            </w:rPr>
          </w:pPr>
          <w:ins w:id="16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"_Toc42449855"</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B.</w:t>
            </w:r>
            <w:r>
              <w:rPr>
                <w:rFonts w:eastAsiaTheme="minorEastAsia" w:cstheme="minorBidi"/>
                <w:b w:val="0"/>
                <w:bCs w:val="0"/>
                <w:noProof/>
                <w:lang w:val="fr-FR"/>
              </w:rPr>
              <w:tab/>
            </w:r>
            <w:r w:rsidRPr="00C90B25">
              <w:rPr>
                <w:rStyle w:val="Lienhypertexte"/>
                <w:noProof/>
              </w:rPr>
              <w:t>The big picture</w:t>
            </w:r>
            <w:r>
              <w:rPr>
                <w:noProof/>
                <w:webHidden/>
              </w:rPr>
              <w:tab/>
            </w:r>
            <w:r>
              <w:rPr>
                <w:noProof/>
                <w:webHidden/>
              </w:rPr>
              <w:fldChar w:fldCharType="begin"/>
            </w:r>
            <w:r>
              <w:rPr>
                <w:noProof/>
                <w:webHidden/>
              </w:rPr>
              <w:instrText xml:space="preserve"> PAGEREF _Toc42449855 \h </w:instrText>
            </w:r>
          </w:ins>
          <w:r>
            <w:rPr>
              <w:noProof/>
              <w:webHidden/>
            </w:rPr>
          </w:r>
          <w:r>
            <w:rPr>
              <w:noProof/>
              <w:webHidden/>
            </w:rPr>
            <w:fldChar w:fldCharType="separate"/>
          </w:r>
          <w:ins w:id="163" w:author="Arthur Parmentier" w:date="2020-06-07T19:15:00Z">
            <w:r>
              <w:rPr>
                <w:noProof/>
                <w:webHidden/>
              </w:rPr>
              <w:t>35</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64" w:author="Arthur Parmentier" w:date="2020-06-07T19:15:00Z"/>
              <w:rFonts w:eastAsiaTheme="minorEastAsia" w:cstheme="minorBidi"/>
              <w:noProof/>
              <w:sz w:val="22"/>
              <w:szCs w:val="22"/>
              <w:lang w:val="fr-FR"/>
            </w:rPr>
          </w:pPr>
          <w:ins w:id="16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"_Toc42449856"</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General overview of the system</w:t>
            </w:r>
            <w:r>
              <w:rPr>
                <w:noProof/>
                <w:webHidden/>
              </w:rPr>
              <w:tab/>
            </w:r>
            <w:r>
              <w:rPr>
                <w:noProof/>
                <w:webHidden/>
              </w:rPr>
              <w:fldChar w:fldCharType="begin"/>
            </w:r>
            <w:r>
              <w:rPr>
                <w:noProof/>
                <w:webHidden/>
              </w:rPr>
              <w:instrText xml:space="preserve"> PAGEREF _Toc42449856 \h </w:instrText>
            </w:r>
          </w:ins>
          <w:r>
            <w:rPr>
              <w:noProof/>
              <w:webHidden/>
            </w:rPr>
          </w:r>
          <w:r>
            <w:rPr>
              <w:noProof/>
              <w:webHidden/>
            </w:rPr>
            <w:fldChar w:fldCharType="separate"/>
          </w:r>
          <w:ins w:id="166" w:author="Arthur Parmentier" w:date="2020-06-07T19:15:00Z">
            <w:r>
              <w:rPr>
                <w:noProof/>
                <w:webHidden/>
              </w:rPr>
              <w:t>35</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67" w:author="Arthur Parmentier" w:date="2020-06-07T19:15:00Z"/>
              <w:rFonts w:eastAsiaTheme="minorEastAsia" w:cstheme="minorBidi"/>
              <w:noProof/>
              <w:sz w:val="22"/>
              <w:szCs w:val="22"/>
              <w:lang w:val="fr-FR"/>
            </w:rPr>
          </w:pPr>
          <w:ins w:id="16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"_Toc42449857"</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The choice of Max/MSP</w:t>
            </w:r>
            <w:r>
              <w:rPr>
                <w:noProof/>
                <w:webHidden/>
              </w:rPr>
              <w:tab/>
            </w:r>
            <w:r>
              <w:rPr>
                <w:noProof/>
                <w:webHidden/>
              </w:rPr>
              <w:fldChar w:fldCharType="begin"/>
            </w:r>
            <w:r>
              <w:rPr>
                <w:noProof/>
                <w:webHidden/>
              </w:rPr>
              <w:instrText xml:space="preserve"> PAGEREF _Toc42449857 \h </w:instrText>
            </w:r>
          </w:ins>
          <w:r>
            <w:rPr>
              <w:noProof/>
              <w:webHidden/>
            </w:rPr>
          </w:r>
          <w:r>
            <w:rPr>
              <w:noProof/>
              <w:webHidden/>
            </w:rPr>
            <w:fldChar w:fldCharType="separate"/>
          </w:r>
          <w:ins w:id="169" w:author="Arthur Parmentier" w:date="2020-06-07T19:15:00Z">
            <w:r>
              <w:rPr>
                <w:noProof/>
                <w:webHidden/>
              </w:rPr>
              <w:t>38</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70" w:author="Arthur Parmentier" w:date="2020-06-07T19:15:00Z"/>
              <w:rFonts w:eastAsiaTheme="minorEastAsia" w:cstheme="minorBidi"/>
              <w:b w:val="0"/>
              <w:bCs w:val="0"/>
              <w:noProof/>
              <w:lang w:val="fr-FR"/>
            </w:rPr>
          </w:pPr>
          <w:ins w:id="17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"_Toc42449858"</w:instrText>
            </w:r>
            <w:r w:rsidRPr="00C90B25">
              <w:rPr>
                <w:rStyle w:val="Lienhypertexte"/>
                <w:noProof/>
              </w:rPr>
              <w:instrText xml:space="preserve"> </w:instrText>
            </w:r>
            <w:r w:rsidRPr="00C90B25">
              <w:rPr>
                <w:rStyle w:val="Lienhypertexte"/>
                <w:noProof/>
              </w:rPr>
              <w:fldChar w:fldCharType="separate"/>
            </w:r>
            <w:r>
              <w:rPr>
                <w:rFonts w:eastAsiaTheme="minorEastAsia" w:cstheme="minorBidi"/>
                <w:b w:val="0"/>
                <w:bCs w:val="0"/>
                <w:noProof/>
                <w:lang w:val="fr-FR"/>
              </w:rPr>
              <w:tab/>
            </w:r>
            <w:r w:rsidRPr="00C90B25">
              <w:rPr>
                <w:rStyle w:val="Lienhypertexte"/>
                <w:noProof/>
              </w:rPr>
              <w:t>Description of each layer</w:t>
            </w:r>
            <w:r>
              <w:rPr>
                <w:noProof/>
                <w:webHidden/>
              </w:rPr>
              <w:tab/>
            </w:r>
            <w:r>
              <w:rPr>
                <w:noProof/>
                <w:webHidden/>
              </w:rPr>
              <w:fldChar w:fldCharType="begin"/>
            </w:r>
            <w:r>
              <w:rPr>
                <w:noProof/>
                <w:webHidden/>
              </w:rPr>
              <w:instrText xml:space="preserve"> PAGEREF _Toc42449858 \h </w:instrText>
            </w:r>
          </w:ins>
          <w:r>
            <w:rPr>
              <w:noProof/>
              <w:webHidden/>
            </w:rPr>
          </w:r>
          <w:r>
            <w:rPr>
              <w:noProof/>
              <w:webHidden/>
            </w:rPr>
            <w:fldChar w:fldCharType="separate"/>
          </w:r>
          <w:ins w:id="172" w:author="Arthur Parmentier" w:date="2020-06-07T19:15:00Z">
            <w:r>
              <w:rPr>
                <w:noProof/>
                <w:webHidden/>
              </w:rPr>
              <w:t>38</w:t>
            </w:r>
            <w:r>
              <w:rPr>
                <w:noProof/>
                <w:webHidden/>
              </w:rPr>
              <w:fldChar w:fldCharType="end"/>
            </w:r>
            <w:r w:rsidRPr="00C90B25">
              <w:rPr>
                <w:rStyle w:val="Lienhypertexte"/>
                <w:noProof/>
              </w:rPr>
              <w:fldChar w:fldCharType="end"/>
            </w:r>
          </w:ins>
        </w:p>
        <w:p w:rsidR="00951A39" w:rsidRDefault="00951A39">
          <w:pPr>
            <w:pStyle w:val="TM2"/>
            <w:tabs>
              <w:tab w:val="right" w:leader="dot" w:pos="9736"/>
            </w:tabs>
            <w:rPr>
              <w:ins w:id="173" w:author="Arthur Parmentier" w:date="2020-06-07T19:15:00Z"/>
              <w:rFonts w:eastAsiaTheme="minorEastAsia" w:cstheme="minorBidi"/>
              <w:b w:val="0"/>
              <w:bCs w:val="0"/>
              <w:noProof/>
              <w:lang w:val="fr-FR"/>
            </w:rPr>
          </w:pPr>
          <w:ins w:id="17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"_Toc42449859"</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C.</w:t>
            </w:r>
            <w:r>
              <w:rPr>
                <w:noProof/>
                <w:webHidden/>
              </w:rPr>
              <w:tab/>
            </w:r>
            <w:r>
              <w:rPr>
                <w:noProof/>
                <w:webHidden/>
              </w:rPr>
              <w:fldChar w:fldCharType="begin"/>
            </w:r>
            <w:r>
              <w:rPr>
                <w:noProof/>
                <w:webHidden/>
              </w:rPr>
              <w:instrText xml:space="preserve"> PAGEREF _Toc42449859 \h </w:instrText>
            </w:r>
          </w:ins>
          <w:r>
            <w:rPr>
              <w:noProof/>
              <w:webHidden/>
            </w:rPr>
          </w:r>
          <w:r>
            <w:rPr>
              <w:noProof/>
              <w:webHidden/>
            </w:rPr>
            <w:fldChar w:fldCharType="separate"/>
          </w:r>
          <w:ins w:id="175" w:author="Arthur Parmentier" w:date="2020-06-07T19:15:00Z">
            <w:r>
              <w:rPr>
                <w:noProof/>
                <w:webHidden/>
              </w:rPr>
              <w:t>38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76" w:author="Arthur Parmentier" w:date="2020-06-07T19:15:00Z"/>
              <w:rFonts w:eastAsiaTheme="minorEastAsia" w:cstheme="minorBidi"/>
              <w:noProof/>
              <w:sz w:val="22"/>
              <w:szCs w:val="22"/>
              <w:lang w:val="fr-FR"/>
            </w:rPr>
          </w:pPr>
          <w:ins w:id="17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"_Toc42449860"</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Part 1: Motion tracking inputs</w:t>
            </w:r>
            <w:r>
              <w:rPr>
                <w:noProof/>
                <w:webHidden/>
              </w:rPr>
              <w:tab/>
            </w:r>
            <w:r>
              <w:rPr>
                <w:noProof/>
                <w:webHidden/>
              </w:rPr>
              <w:fldChar w:fldCharType="begin"/>
            </w:r>
            <w:r>
              <w:rPr>
                <w:noProof/>
                <w:webHidden/>
              </w:rPr>
              <w:instrText xml:space="preserve"> PAGEREF _Toc42449860 \h </w:instrText>
            </w:r>
          </w:ins>
          <w:r>
            <w:rPr>
              <w:noProof/>
              <w:webHidden/>
            </w:rPr>
          </w:r>
          <w:r>
            <w:rPr>
              <w:noProof/>
              <w:webHidden/>
            </w:rPr>
            <w:fldChar w:fldCharType="separate"/>
          </w:r>
          <w:ins w:id="178" w:author="Arthur Parmentier" w:date="2020-06-07T19:15:00Z">
            <w:r>
              <w:rPr>
                <w:noProof/>
                <w:webHidden/>
              </w:rPr>
              <w:t>38</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79" w:author="Arthur Parmentier" w:date="2020-06-07T19:15:00Z"/>
              <w:rFonts w:eastAsiaTheme="minorEastAsia" w:cstheme="minorBidi"/>
              <w:noProof/>
              <w:sz w:val="22"/>
              <w:szCs w:val="22"/>
              <w:lang w:val="fr-FR"/>
            </w:rPr>
          </w:pPr>
          <w:ins w:id="18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"_Toc42449862"</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Part 2: Signs &amp; dictionary management</w:t>
            </w:r>
            <w:r>
              <w:rPr>
                <w:noProof/>
                <w:webHidden/>
              </w:rPr>
              <w:tab/>
            </w:r>
            <w:r>
              <w:rPr>
                <w:noProof/>
                <w:webHidden/>
              </w:rPr>
              <w:fldChar w:fldCharType="begin"/>
            </w:r>
            <w:r>
              <w:rPr>
                <w:noProof/>
                <w:webHidden/>
              </w:rPr>
              <w:instrText xml:space="preserve"> PAGEREF _Toc42449862 \h </w:instrText>
            </w:r>
          </w:ins>
          <w:r>
            <w:rPr>
              <w:noProof/>
              <w:webHidden/>
            </w:rPr>
          </w:r>
          <w:r>
            <w:rPr>
              <w:noProof/>
              <w:webHidden/>
            </w:rPr>
            <w:fldChar w:fldCharType="separate"/>
          </w:r>
          <w:ins w:id="181" w:author="Arthur Parmentier" w:date="2020-06-07T19:15:00Z">
            <w:r>
              <w:rPr>
                <w:noProof/>
                <w:webHidden/>
              </w:rPr>
              <w:t>49</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82" w:author="Arthur Parmentier" w:date="2020-06-07T19:15:00Z"/>
              <w:rFonts w:eastAsiaTheme="minorEastAsia" w:cstheme="minorBidi"/>
              <w:noProof/>
              <w:sz w:val="22"/>
              <w:szCs w:val="22"/>
              <w:lang w:val="fr-FR"/>
            </w:rPr>
          </w:pPr>
          <w:ins w:id="18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"_Toc42449864"</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_Toc42449864 \h </w:instrText>
            </w:r>
          </w:ins>
          <w:r>
            <w:rPr>
              <w:noProof/>
              <w:webHidden/>
            </w:rPr>
          </w:r>
          <w:r>
            <w:rPr>
              <w:noProof/>
              <w:webHidden/>
            </w:rPr>
            <w:fldChar w:fldCharType="separate"/>
          </w:r>
          <w:ins w:id="184" w:author="Arthur Parmentier" w:date="2020-06-07T19:15:00Z">
            <w:r>
              <w:rPr>
                <w:noProof/>
                <w:webHidden/>
              </w:rPr>
              <w:t>53</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85" w:author="Arthur Parmentier" w:date="2020-06-07T19:15:00Z"/>
              <w:rFonts w:eastAsiaTheme="minorEastAsia" w:cstheme="minorBidi"/>
              <w:noProof/>
              <w:sz w:val="22"/>
              <w:szCs w:val="22"/>
              <w:lang w:val="fr-FR"/>
            </w:rPr>
          </w:pPr>
          <w:ins w:id="18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"_Toc42449866"</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4.</w:t>
            </w:r>
            <w:r>
              <w:rPr>
                <w:rFonts w:eastAsiaTheme="minorEastAsia" w:cstheme="minorBidi"/>
                <w:noProof/>
                <w:sz w:val="22"/>
                <w:szCs w:val="22"/>
                <w:lang w:val="fr-FR"/>
              </w:rPr>
              <w:tab/>
            </w:r>
            <w:r w:rsidRPr="00C90B25">
              <w:rPr>
                <w:rStyle w:val="Lienhypertexte"/>
                <w:noProof/>
              </w:rPr>
              <w:t>Part 4: Grammar parsing</w:t>
            </w:r>
            <w:r>
              <w:rPr>
                <w:noProof/>
                <w:webHidden/>
              </w:rPr>
              <w:tab/>
            </w:r>
            <w:r>
              <w:rPr>
                <w:noProof/>
                <w:webHidden/>
              </w:rPr>
              <w:fldChar w:fldCharType="begin"/>
            </w:r>
            <w:r>
              <w:rPr>
                <w:noProof/>
                <w:webHidden/>
              </w:rPr>
              <w:instrText xml:space="preserve"> PAGEREF _Toc42449866 \h </w:instrText>
            </w:r>
          </w:ins>
          <w:r>
            <w:rPr>
              <w:noProof/>
              <w:webHidden/>
            </w:rPr>
          </w:r>
          <w:r>
            <w:rPr>
              <w:noProof/>
              <w:webHidden/>
            </w:rPr>
            <w:fldChar w:fldCharType="separate"/>
          </w:r>
          <w:ins w:id="187" w:author="Arthur Parmentier" w:date="2020-06-07T19:15:00Z">
            <w:r>
              <w:rPr>
                <w:noProof/>
                <w:webHidden/>
              </w:rPr>
              <w:t>57</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88" w:author="Arthur Parmentier" w:date="2020-06-07T19:15:00Z"/>
              <w:rFonts w:eastAsiaTheme="minorEastAsia" w:cstheme="minorBidi"/>
              <w:noProof/>
              <w:sz w:val="22"/>
              <w:szCs w:val="22"/>
              <w:lang w:val="fr-FR"/>
            </w:rPr>
          </w:pPr>
          <w:ins w:id="189"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"_Toc42449868"</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5.</w:t>
            </w:r>
            <w:r>
              <w:rPr>
                <w:rFonts w:eastAsiaTheme="minorEastAsia" w:cstheme="minorBidi"/>
                <w:noProof/>
                <w:sz w:val="22"/>
                <w:szCs w:val="22"/>
                <w:lang w:val="fr-FR"/>
              </w:rPr>
              <w:tab/>
            </w:r>
            <w:r w:rsidRPr="00C90B25">
              <w:rPr>
                <w:rStyle w:val="Lienhypertexte"/>
                <w:noProof/>
              </w:rPr>
              <w:t>Part 5: Orchestra simulation</w:t>
            </w:r>
            <w:r>
              <w:rPr>
                <w:noProof/>
                <w:webHidden/>
              </w:rPr>
              <w:tab/>
            </w:r>
            <w:r>
              <w:rPr>
                <w:noProof/>
                <w:webHidden/>
              </w:rPr>
              <w:fldChar w:fldCharType="begin"/>
            </w:r>
            <w:r>
              <w:rPr>
                <w:noProof/>
                <w:webHidden/>
              </w:rPr>
              <w:instrText xml:space="preserve"> PAGEREF _Toc42449868 \h </w:instrText>
            </w:r>
          </w:ins>
          <w:r>
            <w:rPr>
              <w:noProof/>
              <w:webHidden/>
            </w:rPr>
          </w:r>
          <w:r>
            <w:rPr>
              <w:noProof/>
              <w:webHidden/>
            </w:rPr>
            <w:fldChar w:fldCharType="separate"/>
          </w:r>
          <w:ins w:id="190" w:author="Arthur Parmentier" w:date="2020-06-07T19:15:00Z">
            <w:r>
              <w:rPr>
                <w:noProof/>
                <w:webHidden/>
              </w:rPr>
              <w:t>63</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191" w:author="Arthur Parmentier" w:date="2020-06-07T19:15:00Z"/>
              <w:rFonts w:eastAsiaTheme="minorEastAsia" w:cstheme="minorBidi"/>
              <w:b w:val="0"/>
              <w:bCs w:val="0"/>
              <w:noProof/>
              <w:lang w:val="fr-FR"/>
            </w:rPr>
          </w:pPr>
          <w:ins w:id="192"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"_Toc42449869"</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D.</w:t>
            </w:r>
            <w:r>
              <w:rPr>
                <w:rFonts w:eastAsiaTheme="minorEastAsia" w:cstheme="minorBidi"/>
                <w:b w:val="0"/>
                <w:bCs w:val="0"/>
                <w:noProof/>
                <w:lang w:val="fr-FR"/>
              </w:rPr>
              <w:tab/>
            </w:r>
            <w:r w:rsidRPr="00C90B25">
              <w:rPr>
                <w:rStyle w:val="Lienhypertexte"/>
                <w:noProof/>
              </w:rPr>
              <w:t>Performance aspects</w:t>
            </w:r>
            <w:r>
              <w:rPr>
                <w:noProof/>
                <w:webHidden/>
              </w:rPr>
              <w:tab/>
            </w:r>
            <w:r>
              <w:rPr>
                <w:noProof/>
                <w:webHidden/>
              </w:rPr>
              <w:fldChar w:fldCharType="begin"/>
            </w:r>
            <w:r>
              <w:rPr>
                <w:noProof/>
                <w:webHidden/>
              </w:rPr>
              <w:instrText xml:space="preserve"> PAGEREF _Toc42449869 \h </w:instrText>
            </w:r>
          </w:ins>
          <w:r>
            <w:rPr>
              <w:noProof/>
              <w:webHidden/>
            </w:rPr>
          </w:r>
          <w:r>
            <w:rPr>
              <w:noProof/>
              <w:webHidden/>
            </w:rPr>
            <w:fldChar w:fldCharType="separate"/>
          </w:r>
          <w:ins w:id="193" w:author="Arthur Parmentier" w:date="2020-06-07T19:15:00Z">
            <w:r>
              <w:rPr>
                <w:noProof/>
                <w:webHidden/>
              </w:rPr>
              <w:t>64</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94" w:author="Arthur Parmentier" w:date="2020-06-07T19:15:00Z"/>
              <w:rFonts w:eastAsiaTheme="minorEastAsia" w:cstheme="minorBidi"/>
              <w:noProof/>
              <w:sz w:val="22"/>
              <w:szCs w:val="22"/>
              <w:lang w:val="fr-FR"/>
            </w:rPr>
          </w:pPr>
          <w:ins w:id="195"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"_Toc42449870"</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PoseNet and Wekinator settings</w:t>
            </w:r>
            <w:r>
              <w:rPr>
                <w:noProof/>
                <w:webHidden/>
              </w:rPr>
              <w:tab/>
            </w:r>
            <w:r>
              <w:rPr>
                <w:noProof/>
                <w:webHidden/>
              </w:rPr>
              <w:fldChar w:fldCharType="begin"/>
            </w:r>
            <w:r>
              <w:rPr>
                <w:noProof/>
                <w:webHidden/>
              </w:rPr>
              <w:instrText xml:space="preserve"> PAGEREF _Toc42449870 \h </w:instrText>
            </w:r>
          </w:ins>
          <w:r>
            <w:rPr>
              <w:noProof/>
              <w:webHidden/>
            </w:rPr>
          </w:r>
          <w:r>
            <w:rPr>
              <w:noProof/>
              <w:webHidden/>
            </w:rPr>
            <w:fldChar w:fldCharType="separate"/>
          </w:r>
          <w:ins w:id="196" w:author="Arthur Parmentier" w:date="2020-06-07T19:15:00Z">
            <w:r>
              <w:rPr>
                <w:noProof/>
                <w:webHidden/>
              </w:rPr>
              <w:t>64</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197" w:author="Arthur Parmentier" w:date="2020-06-07T19:15:00Z"/>
              <w:rFonts w:eastAsiaTheme="minorEastAsia" w:cstheme="minorBidi"/>
              <w:noProof/>
              <w:sz w:val="22"/>
              <w:szCs w:val="22"/>
              <w:lang w:val="fr-FR"/>
            </w:rPr>
          </w:pPr>
          <w:ins w:id="198"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"_Toc42449871"</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Threading</w:t>
            </w:r>
            <w:r>
              <w:rPr>
                <w:noProof/>
                <w:webHidden/>
              </w:rPr>
              <w:tab/>
            </w:r>
            <w:r>
              <w:rPr>
                <w:noProof/>
                <w:webHidden/>
              </w:rPr>
              <w:fldChar w:fldCharType="begin"/>
            </w:r>
            <w:r>
              <w:rPr>
                <w:noProof/>
                <w:webHidden/>
              </w:rPr>
              <w:instrText xml:space="preserve"> PAGEREF _Toc42449871 \h </w:instrText>
            </w:r>
          </w:ins>
          <w:r>
            <w:rPr>
              <w:noProof/>
              <w:webHidden/>
            </w:rPr>
          </w:r>
          <w:r>
            <w:rPr>
              <w:noProof/>
              <w:webHidden/>
            </w:rPr>
            <w:fldChar w:fldCharType="separate"/>
          </w:r>
          <w:ins w:id="199" w:author="Arthur Parmentier" w:date="2020-06-07T19:15:00Z">
            <w:r>
              <w:rPr>
                <w:noProof/>
                <w:webHidden/>
              </w:rPr>
              <w:t>65</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200" w:author="Arthur Parmentier" w:date="2020-06-07T19:15:00Z"/>
              <w:rFonts w:eastAsiaTheme="minorEastAsia" w:cstheme="minorBidi"/>
              <w:b w:val="0"/>
              <w:bCs w:val="0"/>
              <w:noProof/>
              <w:lang w:val="fr-FR"/>
            </w:rPr>
          </w:pPr>
          <w:ins w:id="201"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"_Toc42449872"</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E.</w:t>
            </w:r>
            <w:r>
              <w:rPr>
                <w:rFonts w:eastAsiaTheme="minorEastAsia" w:cstheme="minorBidi"/>
                <w:b w:val="0"/>
                <w:bCs w:val="0"/>
                <w:noProof/>
                <w:lang w:val="fr-FR"/>
              </w:rPr>
              <w:tab/>
            </w:r>
            <w:r w:rsidRPr="00C90B25">
              <w:rPr>
                <w:rStyle w:val="Lienhypertexte"/>
                <w:noProof/>
              </w:rPr>
              <w:t>Learning in SP and numerical tool</w:t>
            </w:r>
            <w:r>
              <w:rPr>
                <w:noProof/>
                <w:webHidden/>
              </w:rPr>
              <w:tab/>
            </w:r>
            <w:r>
              <w:rPr>
                <w:noProof/>
                <w:webHidden/>
              </w:rPr>
              <w:fldChar w:fldCharType="begin"/>
            </w:r>
            <w:r>
              <w:rPr>
                <w:noProof/>
                <w:webHidden/>
              </w:rPr>
              <w:instrText xml:space="preserve"> PAGEREF _Toc42449872 \h </w:instrText>
            </w:r>
          </w:ins>
          <w:r>
            <w:rPr>
              <w:noProof/>
              <w:webHidden/>
            </w:rPr>
          </w:r>
          <w:r>
            <w:rPr>
              <w:noProof/>
              <w:webHidden/>
            </w:rPr>
            <w:fldChar w:fldCharType="separate"/>
          </w:r>
          <w:ins w:id="202" w:author="Arthur Parmentier" w:date="2020-06-07T19:15:00Z">
            <w:r>
              <w:rPr>
                <w:noProof/>
                <w:webHidden/>
              </w:rPr>
              <w:t>66</w:t>
            </w:r>
            <w:r>
              <w:rPr>
                <w:noProof/>
                <w:webHidden/>
              </w:rPr>
              <w:fldChar w:fldCharType="end"/>
            </w:r>
            <w:r w:rsidRPr="00C90B25">
              <w:rPr>
                <w:rStyle w:val="Lienhypertexte"/>
                <w:noProof/>
              </w:rPr>
              <w:fldChar w:fldCharType="end"/>
            </w:r>
          </w:ins>
        </w:p>
        <w:p w:rsidR="00951A39" w:rsidRDefault="00951A39">
          <w:pPr>
            <w:pStyle w:val="TM2"/>
            <w:tabs>
              <w:tab w:val="left" w:pos="660"/>
              <w:tab w:val="right" w:leader="dot" w:pos="9736"/>
            </w:tabs>
            <w:rPr>
              <w:ins w:id="203" w:author="Arthur Parmentier" w:date="2020-06-07T19:15:00Z"/>
              <w:rFonts w:eastAsiaTheme="minorEastAsia" w:cstheme="minorBidi"/>
              <w:b w:val="0"/>
              <w:bCs w:val="0"/>
              <w:noProof/>
              <w:lang w:val="fr-FR"/>
            </w:rPr>
          </w:pPr>
          <w:ins w:id="204"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"_Toc42449873"</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F.</w:t>
            </w:r>
            <w:r>
              <w:rPr>
                <w:rFonts w:eastAsiaTheme="minorEastAsia" w:cstheme="minorBidi"/>
                <w:b w:val="0"/>
                <w:bCs w:val="0"/>
                <w:noProof/>
                <w:lang w:val="fr-FR"/>
              </w:rPr>
              <w:tab/>
            </w:r>
            <w:r w:rsidRPr="00C90B25">
              <w:rPr>
                <w:rStyle w:val="Lienhypertexte"/>
                <w:noProof/>
              </w:rPr>
              <w:t>Potential &amp; future of the tool</w:t>
            </w:r>
            <w:r>
              <w:rPr>
                <w:noProof/>
                <w:webHidden/>
              </w:rPr>
              <w:tab/>
            </w:r>
            <w:r>
              <w:rPr>
                <w:noProof/>
                <w:webHidden/>
              </w:rPr>
              <w:fldChar w:fldCharType="begin"/>
            </w:r>
            <w:r>
              <w:rPr>
                <w:noProof/>
                <w:webHidden/>
              </w:rPr>
              <w:instrText xml:space="preserve"> PAGEREF _Toc42449873 \h </w:instrText>
            </w:r>
          </w:ins>
          <w:r>
            <w:rPr>
              <w:noProof/>
              <w:webHidden/>
            </w:rPr>
          </w:r>
          <w:r>
            <w:rPr>
              <w:noProof/>
              <w:webHidden/>
            </w:rPr>
            <w:fldChar w:fldCharType="separate"/>
          </w:r>
          <w:ins w:id="205" w:author="Arthur Parmentier" w:date="2020-06-07T19:15:00Z">
            <w:r>
              <w:rPr>
                <w:noProof/>
                <w:webHidden/>
              </w:rPr>
              <w:t>66</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206" w:author="Arthur Parmentier" w:date="2020-06-07T19:15:00Z"/>
              <w:rFonts w:eastAsiaTheme="minorEastAsia" w:cstheme="minorBidi"/>
              <w:noProof/>
              <w:sz w:val="22"/>
              <w:szCs w:val="22"/>
              <w:lang w:val="fr-FR"/>
            </w:rPr>
          </w:pPr>
          <w:ins w:id="207"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"_Toc42449874"</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1.</w:t>
            </w:r>
            <w:r>
              <w:rPr>
                <w:rFonts w:eastAsiaTheme="minorEastAsia" w:cstheme="minorBidi"/>
                <w:noProof/>
                <w:sz w:val="22"/>
                <w:szCs w:val="22"/>
                <w:lang w:val="fr-FR"/>
              </w:rPr>
              <w:tab/>
            </w:r>
            <w:r w:rsidRPr="00C90B25">
              <w:rPr>
                <w:rStyle w:val="Lienhypertexte"/>
                <w:noProof/>
              </w:rPr>
              <w:t>Emotion recognition</w:t>
            </w:r>
            <w:r>
              <w:rPr>
                <w:noProof/>
                <w:webHidden/>
              </w:rPr>
              <w:tab/>
            </w:r>
            <w:r>
              <w:rPr>
                <w:noProof/>
                <w:webHidden/>
              </w:rPr>
              <w:fldChar w:fldCharType="begin"/>
            </w:r>
            <w:r>
              <w:rPr>
                <w:noProof/>
                <w:webHidden/>
              </w:rPr>
              <w:instrText xml:space="preserve"> PAGEREF _Toc42449874 \h </w:instrText>
            </w:r>
          </w:ins>
          <w:r>
            <w:rPr>
              <w:noProof/>
              <w:webHidden/>
            </w:rPr>
          </w:r>
          <w:r>
            <w:rPr>
              <w:noProof/>
              <w:webHidden/>
            </w:rPr>
            <w:fldChar w:fldCharType="separate"/>
          </w:r>
          <w:ins w:id="208" w:author="Arthur Parmentier" w:date="2020-06-07T19:15:00Z">
            <w:r>
              <w:rPr>
                <w:noProof/>
                <w:webHidden/>
              </w:rPr>
              <w:t>66</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209" w:author="Arthur Parmentier" w:date="2020-06-07T19:15:00Z"/>
              <w:rFonts w:eastAsiaTheme="minorEastAsia" w:cstheme="minorBidi"/>
              <w:noProof/>
              <w:sz w:val="22"/>
              <w:szCs w:val="22"/>
              <w:lang w:val="fr-FR"/>
            </w:rPr>
          </w:pPr>
          <w:ins w:id="210"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"_Toc42449876"</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2.</w:t>
            </w:r>
            <w:r>
              <w:rPr>
                <w:rFonts w:eastAsiaTheme="minorEastAsia" w:cstheme="minorBidi"/>
                <w:noProof/>
                <w:sz w:val="22"/>
                <w:szCs w:val="22"/>
                <w:lang w:val="fr-FR"/>
              </w:rPr>
              <w:tab/>
            </w:r>
            <w:r w:rsidRPr="00C90B25">
              <w:rPr>
                <w:rStyle w:val="Lienhypertexte"/>
                <w:noProof/>
              </w:rPr>
              <w:t>Classification problem with CRF</w:t>
            </w:r>
            <w:r>
              <w:rPr>
                <w:noProof/>
                <w:webHidden/>
              </w:rPr>
              <w:tab/>
            </w:r>
            <w:r>
              <w:rPr>
                <w:noProof/>
                <w:webHidden/>
              </w:rPr>
              <w:fldChar w:fldCharType="begin"/>
            </w:r>
            <w:r>
              <w:rPr>
                <w:noProof/>
                <w:webHidden/>
              </w:rPr>
              <w:instrText xml:space="preserve"> PAGEREF _Toc42449876 \h </w:instrText>
            </w:r>
          </w:ins>
          <w:r>
            <w:rPr>
              <w:noProof/>
              <w:webHidden/>
            </w:rPr>
          </w:r>
          <w:r>
            <w:rPr>
              <w:noProof/>
              <w:webHidden/>
            </w:rPr>
            <w:fldChar w:fldCharType="separate"/>
          </w:r>
          <w:ins w:id="211" w:author="Arthur Parmentier" w:date="2020-06-07T19:15:00Z">
            <w:r>
              <w:rPr>
                <w:noProof/>
                <w:webHidden/>
              </w:rPr>
              <w:t>67</w:t>
            </w:r>
            <w:r>
              <w:rPr>
                <w:noProof/>
                <w:webHidden/>
              </w:rPr>
              <w:fldChar w:fldCharType="end"/>
            </w:r>
            <w:r w:rsidRPr="00C90B25">
              <w:rPr>
                <w:rStyle w:val="Lienhypertexte"/>
                <w:noProof/>
              </w:rPr>
              <w:fldChar w:fldCharType="end"/>
            </w:r>
          </w:ins>
        </w:p>
        <w:p w:rsidR="00951A39" w:rsidRDefault="00951A39">
          <w:pPr>
            <w:pStyle w:val="TM3"/>
            <w:tabs>
              <w:tab w:val="left" w:pos="880"/>
              <w:tab w:val="right" w:leader="dot" w:pos="9736"/>
            </w:tabs>
            <w:rPr>
              <w:ins w:id="212" w:author="Arthur Parmentier" w:date="2020-06-07T19:15:00Z"/>
              <w:rFonts w:eastAsiaTheme="minorEastAsia" w:cstheme="minorBidi"/>
              <w:noProof/>
              <w:sz w:val="22"/>
              <w:szCs w:val="22"/>
              <w:lang w:val="fr-FR"/>
            </w:rPr>
          </w:pPr>
          <w:ins w:id="213"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"_Toc42449877"</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3.</w:t>
            </w:r>
            <w:r>
              <w:rPr>
                <w:rFonts w:eastAsiaTheme="minorEastAsia" w:cstheme="minorBidi"/>
                <w:noProof/>
                <w:sz w:val="22"/>
                <w:szCs w:val="22"/>
                <w:lang w:val="fr-FR"/>
              </w:rPr>
              <w:tab/>
            </w:r>
            <w:r w:rsidRPr="00C90B25">
              <w:rPr>
                <w:rStyle w:val="Lienhypertexte"/>
                <w:noProof/>
              </w:rPr>
              <w:t>The future</w:t>
            </w:r>
            <w:r>
              <w:rPr>
                <w:noProof/>
                <w:webHidden/>
              </w:rPr>
              <w:tab/>
            </w:r>
            <w:r>
              <w:rPr>
                <w:noProof/>
                <w:webHidden/>
              </w:rPr>
              <w:fldChar w:fldCharType="begin"/>
            </w:r>
            <w:r>
              <w:rPr>
                <w:noProof/>
                <w:webHidden/>
              </w:rPr>
              <w:instrText xml:space="preserve"> PAGEREF _Toc42449877 \h </w:instrText>
            </w:r>
          </w:ins>
          <w:r>
            <w:rPr>
              <w:noProof/>
              <w:webHidden/>
            </w:rPr>
          </w:r>
          <w:r>
            <w:rPr>
              <w:noProof/>
              <w:webHidden/>
            </w:rPr>
            <w:fldChar w:fldCharType="separate"/>
          </w:r>
          <w:ins w:id="214" w:author="Arthur Parmentier" w:date="2020-06-07T19:15:00Z">
            <w:r>
              <w:rPr>
                <w:noProof/>
                <w:webHidden/>
              </w:rPr>
              <w:t>67</w:t>
            </w:r>
            <w:r>
              <w:rPr>
                <w:noProof/>
                <w:webHidden/>
              </w:rPr>
              <w:fldChar w:fldCharType="end"/>
            </w:r>
            <w:r w:rsidRPr="00C90B25">
              <w:rPr>
                <w:rStyle w:val="Lienhypertexte"/>
                <w:noProof/>
              </w:rPr>
              <w:fldChar w:fldCharType="end"/>
            </w:r>
          </w:ins>
        </w:p>
        <w:p w:rsidR="00951A39" w:rsidRDefault="00951A39">
          <w:pPr>
            <w:pStyle w:val="TM1"/>
            <w:tabs>
              <w:tab w:val="left" w:pos="660"/>
              <w:tab w:val="right" w:leader="dot" w:pos="9736"/>
            </w:tabs>
            <w:rPr>
              <w:ins w:id="215" w:author="Arthur Parmentier" w:date="2020-06-07T19:15:00Z"/>
              <w:rFonts w:eastAsiaTheme="minorEastAsia" w:cstheme="minorBidi"/>
              <w:b w:val="0"/>
              <w:bCs w:val="0"/>
              <w:i w:val="0"/>
              <w:iCs w:val="0"/>
              <w:noProof/>
              <w:sz w:val="22"/>
              <w:szCs w:val="22"/>
              <w:lang w:val="fr-FR"/>
            </w:rPr>
          </w:pPr>
          <w:ins w:id="216" w:author="Arthur Parmentier" w:date="2020-06-07T19:15:00Z">
            <w:r w:rsidRPr="00C90B25">
              <w:rPr>
                <w:rStyle w:val="Lienhypertexte"/>
                <w:noProof/>
              </w:rPr>
              <w:fldChar w:fldCharType="begin"/>
            </w:r>
            <w:r w:rsidRPr="00C90B25">
              <w:rPr>
                <w:rStyle w:val="Lienhypertexte"/>
                <w:noProof/>
              </w:rPr>
              <w:instrText xml:space="preserve"> </w:instrText>
            </w:r>
            <w:r>
              <w:rPr>
                <w:noProof/>
              </w:rPr>
              <w:instrText>HYPERLINK \l "_Toc42449878"</w:instrText>
            </w:r>
            <w:r w:rsidRPr="00C90B25">
              <w:rPr>
                <w:rStyle w:val="Lienhypertexte"/>
                <w:noProof/>
              </w:rPr>
              <w:instrText xml:space="preserve"> </w:instrText>
            </w:r>
            <w:r w:rsidRPr="00C90B25">
              <w:rPr>
                <w:rStyle w:val="Lienhypertexte"/>
                <w:noProof/>
              </w:rPr>
              <w:fldChar w:fldCharType="separate"/>
            </w:r>
            <w:r w:rsidRPr="00C90B25">
              <w:rPr>
                <w:rStyle w:val="Lienhypertexte"/>
                <w:noProof/>
              </w:rPr>
              <w:t>VIII.</w:t>
            </w:r>
            <w:r>
              <w:rPr>
                <w:rFonts w:eastAsiaTheme="minorEastAsia" w:cstheme="minorBidi"/>
                <w:b w:val="0"/>
                <w:bCs w:val="0"/>
                <w:i w:val="0"/>
                <w:iCs w:val="0"/>
                <w:noProof/>
                <w:sz w:val="22"/>
                <w:szCs w:val="22"/>
                <w:lang w:val="fr-FR"/>
              </w:rPr>
              <w:tab/>
            </w:r>
            <w:r w:rsidRPr="00C90B25">
              <w:rPr>
                <w:rStyle w:val="Lienhypertexte"/>
                <w:noProof/>
              </w:rPr>
              <w:t>Conclusion</w:t>
            </w:r>
            <w:r>
              <w:rPr>
                <w:noProof/>
                <w:webHidden/>
              </w:rPr>
              <w:tab/>
            </w:r>
            <w:r>
              <w:rPr>
                <w:noProof/>
                <w:webHidden/>
              </w:rPr>
              <w:fldChar w:fldCharType="begin"/>
            </w:r>
            <w:r>
              <w:rPr>
                <w:noProof/>
                <w:webHidden/>
              </w:rPr>
              <w:instrText xml:space="preserve"> PAGEREF _Toc42449878 \h </w:instrText>
            </w:r>
          </w:ins>
          <w:r>
            <w:rPr>
              <w:noProof/>
              <w:webHidden/>
            </w:rPr>
          </w:r>
          <w:r>
            <w:rPr>
              <w:noProof/>
              <w:webHidden/>
            </w:rPr>
            <w:fldChar w:fldCharType="separate"/>
          </w:r>
          <w:ins w:id="217" w:author="Arthur Parmentier" w:date="2020-06-07T19:15:00Z">
            <w:r>
              <w:rPr>
                <w:noProof/>
                <w:webHidden/>
              </w:rPr>
              <w:t>67</w:t>
            </w:r>
            <w:r>
              <w:rPr>
                <w:noProof/>
                <w:webHidden/>
              </w:rPr>
              <w:fldChar w:fldCharType="end"/>
            </w:r>
            <w:r w:rsidRPr="00C90B25">
              <w:rPr>
                <w:rStyle w:val="Lienhypertexte"/>
                <w:noProof/>
              </w:rPr>
              <w:fldChar w:fldCharType="end"/>
            </w:r>
          </w:ins>
        </w:p>
        <w:p w:rsidR="00DC3FF9" w:rsidRPr="007C437A" w:rsidDel="00BA3828" w:rsidRDefault="00DC3FF9" w:rsidP="00E6654A">
          <w:pPr>
            <w:pStyle w:val="TM1"/>
            <w:rPr>
              <w:del w:id="218" w:author="Arthur Parmentier" w:date="2020-05-14T13:28:00Z"/>
              <w:rFonts w:eastAsiaTheme="minorEastAsia" w:cstheme="minorBidi"/>
              <w:noProof/>
              <w:sz w:val="22"/>
              <w:szCs w:val="22"/>
              <w:rPrChange w:id="219" w:author="Arthur Parmentier" w:date="2020-06-07T15:27:00Z">
                <w:rPr>
                  <w:del w:id="220" w:author="Arthur Parmentier" w:date="2020-05-14T13:28:00Z"/>
                  <w:rFonts w:eastAsiaTheme="minorEastAsia" w:cstheme="minorBidi"/>
                  <w:noProof/>
                  <w:sz w:val="22"/>
                  <w:szCs w:val="22"/>
                  <w:lang w:val="fr-FR"/>
                </w:rPr>
              </w:rPrChange>
            </w:rPr>
          </w:pPr>
          <w:del w:id="221" w:author="Arthur Parmentier" w:date="2020-05-14T13:28:00Z">
            <w:r w:rsidRPr="007C437A" w:rsidDel="00BA3828">
              <w:rPr>
                <w:rPrChange w:id="222" w:author="Arthur Parmentier" w:date="2020-06-07T15:27:00Z">
                  <w:rPr>
                    <w:rStyle w:val="Lienhypertexte"/>
                    <w:noProof/>
                  </w:rPr>
                </w:rPrChange>
              </w:rPr>
              <w:delText>I.</w:delText>
            </w:r>
            <w:r w:rsidRPr="007C437A" w:rsidDel="00BA3828">
              <w:rPr>
                <w:rFonts w:eastAsiaTheme="minorEastAsia" w:cstheme="minorBidi"/>
                <w:noProof/>
                <w:rPrChange w:id="223" w:author="Arthur Parmentier" w:date="2020-06-07T15:27:00Z">
                  <w:rPr>
                    <w:rFonts w:eastAsiaTheme="minorEastAsia" w:cstheme="minorBidi"/>
                    <w:noProof/>
                    <w:lang w:val="fr-FR"/>
                  </w:rPr>
                </w:rPrChange>
              </w:rPr>
              <w:tab/>
            </w:r>
            <w:r w:rsidRPr="007C437A" w:rsidDel="00BA3828">
              <w:rPr>
                <w:rPrChange w:id="224" w:author="Arthur Parmentier" w:date="2020-06-07T15:27:00Z">
                  <w:rPr>
                    <w:rStyle w:val="Lienhypertexte"/>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25" w:author="Arthur Parmentier" w:date="2020-05-14T13:28:00Z"/>
              <w:rFonts w:eastAsiaTheme="minorEastAsia" w:cstheme="minorBidi"/>
              <w:noProof/>
              <w:sz w:val="22"/>
              <w:szCs w:val="22"/>
              <w:rPrChange w:id="226" w:author="Arthur Parmentier" w:date="2020-06-07T15:27:00Z">
                <w:rPr>
                  <w:del w:id="227" w:author="Arthur Parmentier" w:date="2020-05-14T13:28:00Z"/>
                  <w:rFonts w:eastAsiaTheme="minorEastAsia" w:cstheme="minorBidi"/>
                  <w:noProof/>
                  <w:sz w:val="22"/>
                  <w:szCs w:val="22"/>
                  <w:lang w:val="fr-FR"/>
                </w:rPr>
              </w:rPrChange>
            </w:rPr>
          </w:pPr>
          <w:del w:id="228" w:author="Arthur Parmentier" w:date="2020-05-14T13:28:00Z">
            <w:r w:rsidRPr="007C437A" w:rsidDel="00BA3828">
              <w:rPr>
                <w:rPrChange w:id="229" w:author="Arthur Parmentier" w:date="2020-06-07T15:27:00Z">
                  <w:rPr>
                    <w:rStyle w:val="Lienhypertexte"/>
                    <w:noProof/>
                  </w:rPr>
                </w:rPrChange>
              </w:rPr>
              <w:delText>III.</w:delText>
            </w:r>
            <w:r w:rsidRPr="007C437A" w:rsidDel="00BA3828">
              <w:rPr>
                <w:rFonts w:eastAsiaTheme="minorEastAsia" w:cstheme="minorBidi"/>
                <w:noProof/>
                <w:rPrChange w:id="230" w:author="Arthur Parmentier" w:date="2020-06-07T15:27:00Z">
                  <w:rPr>
                    <w:rFonts w:eastAsiaTheme="minorEastAsia" w:cstheme="minorBidi"/>
                    <w:noProof/>
                    <w:lang w:val="fr-FR"/>
                  </w:rPr>
                </w:rPrChange>
              </w:rPr>
              <w:tab/>
            </w:r>
            <w:r w:rsidRPr="007C437A" w:rsidDel="00BA3828">
              <w:rPr>
                <w:rPrChange w:id="231" w:author="Arthur Parmentier" w:date="2020-06-07T15:27:00Z">
                  <w:rPr>
                    <w:rStyle w:val="Lienhypertexte"/>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32" w:author="Arthur Parmentier" w:date="2020-05-14T13:28:00Z"/>
              <w:rFonts w:eastAsiaTheme="minorEastAsia" w:cstheme="minorBidi"/>
              <w:noProof/>
              <w:rPrChange w:id="233" w:author="Arthur Parmentier" w:date="2020-06-07T15:27:00Z">
                <w:rPr>
                  <w:del w:id="234" w:author="Arthur Parmentier" w:date="2020-05-14T13:28:00Z"/>
                  <w:rFonts w:eastAsiaTheme="minorEastAsia" w:cstheme="minorBidi"/>
                  <w:noProof/>
                  <w:lang w:val="fr-FR"/>
                </w:rPr>
              </w:rPrChange>
            </w:rPr>
          </w:pPr>
          <w:del w:id="235" w:author="Arthur Parmentier" w:date="2020-05-14T13:28:00Z">
            <w:r w:rsidRPr="007C437A" w:rsidDel="00BA3828">
              <w:rPr>
                <w:rPrChange w:id="236" w:author="Arthur Parmentier" w:date="2020-06-07T15:27:00Z">
                  <w:rPr>
                    <w:rStyle w:val="Lienhypertexte"/>
                    <w:noProof/>
                  </w:rPr>
                </w:rPrChange>
              </w:rPr>
              <w:delText>A.</w:delText>
            </w:r>
            <w:r w:rsidRPr="007C437A" w:rsidDel="00BA3828">
              <w:rPr>
                <w:rFonts w:eastAsiaTheme="minorEastAsia" w:cstheme="minorBidi"/>
                <w:noProof/>
                <w:rPrChange w:id="237" w:author="Arthur Parmentier" w:date="2020-06-07T15:27:00Z">
                  <w:rPr>
                    <w:rFonts w:eastAsiaTheme="minorEastAsia" w:cstheme="minorBidi"/>
                    <w:noProof/>
                    <w:lang w:val="fr-FR"/>
                  </w:rPr>
                </w:rPrChange>
              </w:rPr>
              <w:tab/>
            </w:r>
            <w:r w:rsidRPr="007C437A" w:rsidDel="00BA3828">
              <w:rPr>
                <w:rPrChange w:id="238" w:author="Arthur Parmentier" w:date="2020-06-07T15:27:00Z">
                  <w:rPr>
                    <w:rStyle w:val="Lienhypertexte"/>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39" w:author="Arthur Parmentier" w:date="2020-05-14T13:28:00Z"/>
              <w:rFonts w:eastAsiaTheme="minorEastAsia" w:cstheme="minorBidi"/>
              <w:noProof/>
              <w:rPrChange w:id="240" w:author="Arthur Parmentier" w:date="2020-06-07T15:27:00Z">
                <w:rPr>
                  <w:del w:id="241" w:author="Arthur Parmentier" w:date="2020-05-14T13:28:00Z"/>
                  <w:rFonts w:eastAsiaTheme="minorEastAsia" w:cstheme="minorBidi"/>
                  <w:noProof/>
                  <w:lang w:val="fr-FR"/>
                </w:rPr>
              </w:rPrChange>
            </w:rPr>
          </w:pPr>
          <w:del w:id="242" w:author="Arthur Parmentier" w:date="2020-05-14T13:28:00Z">
            <w:r w:rsidRPr="007C437A" w:rsidDel="00BA3828">
              <w:rPr>
                <w:rPrChange w:id="243" w:author="Arthur Parmentier" w:date="2020-06-07T15:27:00Z">
                  <w:rPr>
                    <w:rStyle w:val="Lienhypertexte"/>
                    <w:noProof/>
                  </w:rPr>
                </w:rPrChange>
              </w:rPr>
              <w:delText>B.</w:delText>
            </w:r>
            <w:r w:rsidRPr="007C437A" w:rsidDel="00BA3828">
              <w:rPr>
                <w:rFonts w:eastAsiaTheme="minorEastAsia" w:cstheme="minorBidi"/>
                <w:noProof/>
                <w:rPrChange w:id="244" w:author="Arthur Parmentier" w:date="2020-06-07T15:27:00Z">
                  <w:rPr>
                    <w:rFonts w:eastAsiaTheme="minorEastAsia" w:cstheme="minorBidi"/>
                    <w:noProof/>
                    <w:lang w:val="fr-FR"/>
                  </w:rPr>
                </w:rPrChange>
              </w:rPr>
              <w:tab/>
            </w:r>
            <w:r w:rsidRPr="007C437A" w:rsidDel="00BA3828">
              <w:rPr>
                <w:rPrChange w:id="245" w:author="Arthur Parmentier" w:date="2020-06-07T15:27:00Z">
                  <w:rPr>
                    <w:rStyle w:val="Lienhypertexte"/>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46" w:author="Arthur Parmentier" w:date="2020-05-14T13:28:00Z"/>
              <w:rFonts w:eastAsiaTheme="minorEastAsia" w:cstheme="minorBidi"/>
              <w:noProof/>
              <w:sz w:val="22"/>
              <w:szCs w:val="22"/>
              <w:rPrChange w:id="247" w:author="Arthur Parmentier" w:date="2020-06-07T15:27:00Z">
                <w:rPr>
                  <w:del w:id="248" w:author="Arthur Parmentier" w:date="2020-05-14T13:28:00Z"/>
                  <w:rFonts w:eastAsiaTheme="minorEastAsia" w:cstheme="minorBidi"/>
                  <w:noProof/>
                  <w:sz w:val="22"/>
                  <w:szCs w:val="22"/>
                  <w:lang w:val="fr-FR"/>
                </w:rPr>
              </w:rPrChange>
            </w:rPr>
          </w:pPr>
          <w:del w:id="249" w:author="Arthur Parmentier" w:date="2020-05-14T13:28:00Z">
            <w:r w:rsidRPr="007C437A" w:rsidDel="00BA3828">
              <w:rPr>
                <w:rPrChange w:id="250" w:author="Arthur Parmentier" w:date="2020-06-07T15:27:00Z">
                  <w:rPr>
                    <w:rStyle w:val="Lienhypertexte"/>
                    <w:noProof/>
                  </w:rPr>
                </w:rPrChange>
              </w:rPr>
              <w:delText>1.</w:delText>
            </w:r>
            <w:r w:rsidRPr="007C437A" w:rsidDel="00BA3828">
              <w:rPr>
                <w:rFonts w:eastAsiaTheme="minorEastAsia" w:cstheme="minorBidi"/>
                <w:noProof/>
                <w:rPrChange w:id="251" w:author="Arthur Parmentier" w:date="2020-06-07T15:27:00Z">
                  <w:rPr>
                    <w:rFonts w:eastAsiaTheme="minorEastAsia" w:cstheme="minorBidi"/>
                    <w:noProof/>
                    <w:lang w:val="fr-FR"/>
                  </w:rPr>
                </w:rPrChange>
              </w:rPr>
              <w:tab/>
            </w:r>
            <w:r w:rsidRPr="007C437A" w:rsidDel="00BA3828">
              <w:rPr>
                <w:rPrChange w:id="252"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53" w:author="Arthur Parmentier" w:date="2020-05-14T13:28:00Z"/>
              <w:rFonts w:eastAsiaTheme="minorEastAsia" w:cstheme="minorBidi"/>
              <w:noProof/>
              <w:sz w:val="22"/>
              <w:szCs w:val="22"/>
              <w:rPrChange w:id="254" w:author="Arthur Parmentier" w:date="2020-06-07T15:27:00Z">
                <w:rPr>
                  <w:del w:id="255" w:author="Arthur Parmentier" w:date="2020-05-14T13:28:00Z"/>
                  <w:rFonts w:eastAsiaTheme="minorEastAsia" w:cstheme="minorBidi"/>
                  <w:noProof/>
                  <w:sz w:val="22"/>
                  <w:szCs w:val="22"/>
                  <w:lang w:val="fr-FR"/>
                </w:rPr>
              </w:rPrChange>
            </w:rPr>
          </w:pPr>
          <w:del w:id="256" w:author="Arthur Parmentier" w:date="2020-05-14T13:28:00Z">
            <w:r w:rsidRPr="007C437A" w:rsidDel="00BA3828">
              <w:rPr>
                <w:rPrChange w:id="257" w:author="Arthur Parmentier" w:date="2020-06-07T15:27:00Z">
                  <w:rPr>
                    <w:rStyle w:val="Lienhypertexte"/>
                    <w:noProof/>
                  </w:rPr>
                </w:rPrChange>
              </w:rPr>
              <w:delText>2.</w:delText>
            </w:r>
            <w:r w:rsidRPr="007C437A" w:rsidDel="00BA3828">
              <w:rPr>
                <w:rFonts w:eastAsiaTheme="minorEastAsia" w:cstheme="minorBidi"/>
                <w:noProof/>
                <w:rPrChange w:id="258" w:author="Arthur Parmentier" w:date="2020-06-07T15:27:00Z">
                  <w:rPr>
                    <w:rFonts w:eastAsiaTheme="minorEastAsia" w:cstheme="minorBidi"/>
                    <w:noProof/>
                    <w:lang w:val="fr-FR"/>
                  </w:rPr>
                </w:rPrChange>
              </w:rPr>
              <w:tab/>
            </w:r>
            <w:r w:rsidRPr="007C437A" w:rsidDel="00BA3828">
              <w:rPr>
                <w:rPrChange w:id="259"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60" w:author="Arthur Parmentier" w:date="2020-05-14T13:28:00Z"/>
              <w:rFonts w:eastAsiaTheme="minorEastAsia" w:cstheme="minorBidi"/>
              <w:noProof/>
              <w:sz w:val="22"/>
              <w:szCs w:val="22"/>
              <w:rPrChange w:id="261" w:author="Arthur Parmentier" w:date="2020-06-07T15:27:00Z">
                <w:rPr>
                  <w:del w:id="262" w:author="Arthur Parmentier" w:date="2020-05-14T13:28:00Z"/>
                  <w:rFonts w:eastAsiaTheme="minorEastAsia" w:cstheme="minorBidi"/>
                  <w:noProof/>
                  <w:sz w:val="22"/>
                  <w:szCs w:val="22"/>
                  <w:lang w:val="fr-FR"/>
                </w:rPr>
              </w:rPrChange>
            </w:rPr>
          </w:pPr>
          <w:del w:id="263" w:author="Arthur Parmentier" w:date="2020-05-14T13:28:00Z">
            <w:r w:rsidRPr="007C437A" w:rsidDel="00BA3828">
              <w:rPr>
                <w:rPrChange w:id="264" w:author="Arthur Parmentier" w:date="2020-06-07T15:27:00Z">
                  <w:rPr>
                    <w:rStyle w:val="Lienhypertexte"/>
                    <w:noProof/>
                  </w:rPr>
                </w:rPrChange>
              </w:rPr>
              <w:delText>3.</w:delText>
            </w:r>
            <w:r w:rsidRPr="007C437A" w:rsidDel="00BA3828">
              <w:rPr>
                <w:rFonts w:eastAsiaTheme="minorEastAsia" w:cstheme="minorBidi"/>
                <w:noProof/>
                <w:rPrChange w:id="265" w:author="Arthur Parmentier" w:date="2020-06-07T15:27:00Z">
                  <w:rPr>
                    <w:rFonts w:eastAsiaTheme="minorEastAsia" w:cstheme="minorBidi"/>
                    <w:noProof/>
                    <w:lang w:val="fr-FR"/>
                  </w:rPr>
                </w:rPrChange>
              </w:rPr>
              <w:tab/>
            </w:r>
            <w:r w:rsidRPr="007C437A" w:rsidDel="00BA3828">
              <w:rPr>
                <w:rPrChange w:id="266"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67" w:author="Arthur Parmentier" w:date="2020-05-14T13:28:00Z"/>
              <w:rFonts w:eastAsiaTheme="minorEastAsia" w:cstheme="minorBidi"/>
              <w:noProof/>
              <w:sz w:val="22"/>
              <w:szCs w:val="22"/>
              <w:rPrChange w:id="268" w:author="Arthur Parmentier" w:date="2020-06-07T15:27:00Z">
                <w:rPr>
                  <w:del w:id="269" w:author="Arthur Parmentier" w:date="2020-05-14T13:28:00Z"/>
                  <w:rFonts w:eastAsiaTheme="minorEastAsia" w:cstheme="minorBidi"/>
                  <w:noProof/>
                  <w:sz w:val="22"/>
                  <w:szCs w:val="22"/>
                  <w:lang w:val="fr-FR"/>
                </w:rPr>
              </w:rPrChange>
            </w:rPr>
          </w:pPr>
          <w:del w:id="270" w:author="Arthur Parmentier" w:date="2020-05-14T13:28:00Z">
            <w:r w:rsidRPr="007C437A" w:rsidDel="00BA3828">
              <w:rPr>
                <w:rPrChange w:id="271" w:author="Arthur Parmentier" w:date="2020-06-07T15:27:00Z">
                  <w:rPr>
                    <w:rStyle w:val="Lienhypertexte"/>
                    <w:noProof/>
                  </w:rPr>
                </w:rPrChange>
              </w:rPr>
              <w:delText>IV.</w:delText>
            </w:r>
            <w:r w:rsidRPr="007C437A" w:rsidDel="00BA3828">
              <w:rPr>
                <w:rFonts w:eastAsiaTheme="minorEastAsia" w:cstheme="minorBidi"/>
                <w:noProof/>
                <w:rPrChange w:id="272" w:author="Arthur Parmentier" w:date="2020-06-07T15:27:00Z">
                  <w:rPr>
                    <w:rFonts w:eastAsiaTheme="minorEastAsia" w:cstheme="minorBidi"/>
                    <w:noProof/>
                    <w:lang w:val="fr-FR"/>
                  </w:rPr>
                </w:rPrChange>
              </w:rPr>
              <w:tab/>
            </w:r>
            <w:r w:rsidRPr="007C437A" w:rsidDel="00BA3828">
              <w:rPr>
                <w:rPrChange w:id="273" w:author="Arthur Parmentier" w:date="2020-06-07T15:27:00Z">
                  <w:rPr>
                    <w:rStyle w:val="Lienhypertexte"/>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74" w:author="Arthur Parmentier" w:date="2020-05-14T13:28:00Z"/>
              <w:rFonts w:eastAsiaTheme="minorEastAsia" w:cstheme="minorBidi"/>
              <w:noProof/>
              <w:rPrChange w:id="275" w:author="Arthur Parmentier" w:date="2020-06-07T15:27:00Z">
                <w:rPr>
                  <w:del w:id="276" w:author="Arthur Parmentier" w:date="2020-05-14T13:28:00Z"/>
                  <w:rFonts w:eastAsiaTheme="minorEastAsia" w:cstheme="minorBidi"/>
                  <w:noProof/>
                  <w:lang w:val="fr-FR"/>
                </w:rPr>
              </w:rPrChange>
            </w:rPr>
          </w:pPr>
          <w:del w:id="277" w:author="Arthur Parmentier" w:date="2020-05-14T13:28:00Z">
            <w:r w:rsidRPr="007C437A" w:rsidDel="00BA3828">
              <w:rPr>
                <w:rPrChange w:id="278" w:author="Arthur Parmentier" w:date="2020-06-07T15:27:00Z">
                  <w:rPr>
                    <w:rStyle w:val="Lienhypertexte"/>
                    <w:noProof/>
                  </w:rPr>
                </w:rPrChange>
              </w:rPr>
              <w:delText>A.</w:delText>
            </w:r>
            <w:r w:rsidRPr="007C437A" w:rsidDel="00BA3828">
              <w:rPr>
                <w:rFonts w:eastAsiaTheme="minorEastAsia" w:cstheme="minorBidi"/>
                <w:noProof/>
                <w:rPrChange w:id="279" w:author="Arthur Parmentier" w:date="2020-06-07T15:27:00Z">
                  <w:rPr>
                    <w:rFonts w:eastAsiaTheme="minorEastAsia" w:cstheme="minorBidi"/>
                    <w:noProof/>
                    <w:lang w:val="fr-FR"/>
                  </w:rPr>
                </w:rPrChange>
              </w:rPr>
              <w:tab/>
            </w:r>
            <w:r w:rsidRPr="007C437A" w:rsidDel="00BA3828">
              <w:rPr>
                <w:rPrChange w:id="280" w:author="Arthur Parmentier" w:date="2020-06-07T15:27:00Z">
                  <w:rPr>
                    <w:rStyle w:val="Lienhypertexte"/>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81" w:author="Arthur Parmentier" w:date="2020-05-14T13:28:00Z"/>
              <w:rFonts w:eastAsiaTheme="minorEastAsia" w:cstheme="minorBidi"/>
              <w:noProof/>
              <w:sz w:val="22"/>
              <w:szCs w:val="22"/>
              <w:rPrChange w:id="282" w:author="Arthur Parmentier" w:date="2020-06-07T15:27:00Z">
                <w:rPr>
                  <w:del w:id="283" w:author="Arthur Parmentier" w:date="2020-05-14T13:28:00Z"/>
                  <w:rFonts w:eastAsiaTheme="minorEastAsia" w:cstheme="minorBidi"/>
                  <w:noProof/>
                  <w:sz w:val="22"/>
                  <w:szCs w:val="22"/>
                  <w:lang w:val="fr-FR"/>
                </w:rPr>
              </w:rPrChange>
            </w:rPr>
          </w:pPr>
          <w:del w:id="284" w:author="Arthur Parmentier" w:date="2020-05-14T13:28:00Z">
            <w:r w:rsidRPr="007C437A" w:rsidDel="00BA3828">
              <w:rPr>
                <w:rPrChange w:id="285" w:author="Arthur Parmentier" w:date="2020-06-07T15:27:00Z">
                  <w:rPr>
                    <w:rStyle w:val="Lienhypertexte"/>
                    <w:noProof/>
                  </w:rPr>
                </w:rPrChange>
              </w:rPr>
              <w:delText>1.</w:delText>
            </w:r>
            <w:r w:rsidRPr="007C437A" w:rsidDel="00BA3828">
              <w:rPr>
                <w:rFonts w:eastAsiaTheme="minorEastAsia" w:cstheme="minorBidi"/>
                <w:noProof/>
                <w:rPrChange w:id="286" w:author="Arthur Parmentier" w:date="2020-06-07T15:27:00Z">
                  <w:rPr>
                    <w:rFonts w:eastAsiaTheme="minorEastAsia" w:cstheme="minorBidi"/>
                    <w:noProof/>
                    <w:lang w:val="fr-FR"/>
                  </w:rPr>
                </w:rPrChange>
              </w:rPr>
              <w:tab/>
            </w:r>
            <w:r w:rsidRPr="007C437A" w:rsidDel="00BA3828">
              <w:rPr>
                <w:rPrChange w:id="287"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88" w:author="Arthur Parmentier" w:date="2020-05-14T13:28:00Z"/>
              <w:rFonts w:eastAsiaTheme="minorEastAsia" w:cstheme="minorBidi"/>
              <w:noProof/>
              <w:sz w:val="22"/>
              <w:szCs w:val="22"/>
              <w:rPrChange w:id="289" w:author="Arthur Parmentier" w:date="2020-06-07T15:27:00Z">
                <w:rPr>
                  <w:del w:id="290" w:author="Arthur Parmentier" w:date="2020-05-14T13:28:00Z"/>
                  <w:rFonts w:eastAsiaTheme="minorEastAsia" w:cstheme="minorBidi"/>
                  <w:noProof/>
                  <w:sz w:val="22"/>
                  <w:szCs w:val="22"/>
                  <w:lang w:val="fr-FR"/>
                </w:rPr>
              </w:rPrChange>
            </w:rPr>
          </w:pPr>
          <w:del w:id="291" w:author="Arthur Parmentier" w:date="2020-05-14T13:28:00Z">
            <w:r w:rsidRPr="007C437A" w:rsidDel="00BA3828">
              <w:rPr>
                <w:rPrChange w:id="292" w:author="Arthur Parmentier" w:date="2020-06-07T15:27:00Z">
                  <w:rPr>
                    <w:rStyle w:val="Lienhypertexte"/>
                    <w:noProof/>
                  </w:rPr>
                </w:rPrChange>
              </w:rPr>
              <w:delText>2.</w:delText>
            </w:r>
            <w:r w:rsidRPr="007C437A" w:rsidDel="00BA3828">
              <w:rPr>
                <w:rFonts w:eastAsiaTheme="minorEastAsia" w:cstheme="minorBidi"/>
                <w:noProof/>
                <w:rPrChange w:id="293" w:author="Arthur Parmentier" w:date="2020-06-07T15:27:00Z">
                  <w:rPr>
                    <w:rFonts w:eastAsiaTheme="minorEastAsia" w:cstheme="minorBidi"/>
                    <w:noProof/>
                    <w:lang w:val="fr-FR"/>
                  </w:rPr>
                </w:rPrChange>
              </w:rPr>
              <w:tab/>
            </w:r>
            <w:r w:rsidRPr="007C437A" w:rsidDel="00BA3828">
              <w:rPr>
                <w:rPrChange w:id="294"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95" w:author="Arthur Parmentier" w:date="2020-05-14T13:28:00Z"/>
              <w:rFonts w:eastAsiaTheme="minorEastAsia" w:cstheme="minorBidi"/>
              <w:noProof/>
              <w:sz w:val="22"/>
              <w:szCs w:val="22"/>
              <w:rPrChange w:id="296" w:author="Arthur Parmentier" w:date="2020-06-07T15:27:00Z">
                <w:rPr>
                  <w:del w:id="297" w:author="Arthur Parmentier" w:date="2020-05-14T13:28:00Z"/>
                  <w:rFonts w:eastAsiaTheme="minorEastAsia" w:cstheme="minorBidi"/>
                  <w:noProof/>
                  <w:sz w:val="22"/>
                  <w:szCs w:val="22"/>
                  <w:lang w:val="fr-FR"/>
                </w:rPr>
              </w:rPrChange>
            </w:rPr>
          </w:pPr>
          <w:del w:id="298" w:author="Arthur Parmentier" w:date="2020-05-14T13:28:00Z">
            <w:r w:rsidRPr="007C437A" w:rsidDel="00BA3828">
              <w:rPr>
                <w:rPrChange w:id="299" w:author="Arthur Parmentier" w:date="2020-06-07T15:27:00Z">
                  <w:rPr>
                    <w:rStyle w:val="Lienhypertexte"/>
                    <w:noProof/>
                  </w:rPr>
                </w:rPrChange>
              </w:rPr>
              <w:delText>3.</w:delText>
            </w:r>
            <w:r w:rsidRPr="007C437A" w:rsidDel="00BA3828">
              <w:rPr>
                <w:rFonts w:eastAsiaTheme="minorEastAsia" w:cstheme="minorBidi"/>
                <w:noProof/>
                <w:rPrChange w:id="300" w:author="Arthur Parmentier" w:date="2020-06-07T15:27:00Z">
                  <w:rPr>
                    <w:rFonts w:eastAsiaTheme="minorEastAsia" w:cstheme="minorBidi"/>
                    <w:noProof/>
                    <w:lang w:val="fr-FR"/>
                  </w:rPr>
                </w:rPrChange>
              </w:rPr>
              <w:tab/>
            </w:r>
            <w:r w:rsidRPr="007C437A" w:rsidDel="00BA3828">
              <w:rPr>
                <w:rPrChange w:id="301"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302" w:author="Arthur Parmentier" w:date="2020-05-14T13:28:00Z"/>
              <w:rFonts w:eastAsiaTheme="minorEastAsia" w:cstheme="minorBidi"/>
              <w:noProof/>
              <w:sz w:val="22"/>
              <w:szCs w:val="22"/>
              <w:rPrChange w:id="303" w:author="Arthur Parmentier" w:date="2020-06-07T15:27:00Z">
                <w:rPr>
                  <w:del w:id="304" w:author="Arthur Parmentier" w:date="2020-05-14T13:28:00Z"/>
                  <w:rFonts w:eastAsiaTheme="minorEastAsia" w:cstheme="minorBidi"/>
                  <w:noProof/>
                  <w:sz w:val="22"/>
                  <w:szCs w:val="22"/>
                  <w:lang w:val="fr-FR"/>
                </w:rPr>
              </w:rPrChange>
            </w:rPr>
          </w:pPr>
          <w:del w:id="305" w:author="Arthur Parmentier" w:date="2020-05-14T13:28:00Z">
            <w:r w:rsidRPr="007C437A" w:rsidDel="00BA3828">
              <w:rPr>
                <w:rPrChange w:id="306" w:author="Arthur Parmentier" w:date="2020-06-07T15:27:00Z">
                  <w:rPr>
                    <w:rStyle w:val="Lienhypertexte"/>
                    <w:noProof/>
                  </w:rPr>
                </w:rPrChange>
              </w:rPr>
              <w:delText>4.</w:delText>
            </w:r>
            <w:r w:rsidRPr="007C437A" w:rsidDel="00BA3828">
              <w:rPr>
                <w:rFonts w:eastAsiaTheme="minorEastAsia" w:cstheme="minorBidi"/>
                <w:noProof/>
                <w:rPrChange w:id="307" w:author="Arthur Parmentier" w:date="2020-06-07T15:27:00Z">
                  <w:rPr>
                    <w:rFonts w:eastAsiaTheme="minorEastAsia" w:cstheme="minorBidi"/>
                    <w:noProof/>
                    <w:lang w:val="fr-FR"/>
                  </w:rPr>
                </w:rPrChange>
              </w:rPr>
              <w:tab/>
            </w:r>
            <w:r w:rsidRPr="007C437A" w:rsidDel="00BA3828">
              <w:rPr>
                <w:rPrChange w:id="308"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309" w:author="Arthur Parmentier" w:date="2020-05-14T13:28:00Z"/>
              <w:rFonts w:eastAsiaTheme="minorEastAsia" w:cstheme="minorBidi"/>
              <w:noProof/>
              <w:sz w:val="22"/>
              <w:szCs w:val="22"/>
              <w:rPrChange w:id="310" w:author="Arthur Parmentier" w:date="2020-06-07T15:27:00Z">
                <w:rPr>
                  <w:del w:id="311" w:author="Arthur Parmentier" w:date="2020-05-14T13:28:00Z"/>
                  <w:rFonts w:eastAsiaTheme="minorEastAsia" w:cstheme="minorBidi"/>
                  <w:noProof/>
                  <w:sz w:val="22"/>
                  <w:szCs w:val="22"/>
                  <w:lang w:val="fr-FR"/>
                </w:rPr>
              </w:rPrChange>
            </w:rPr>
          </w:pPr>
          <w:del w:id="312" w:author="Arthur Parmentier" w:date="2020-05-14T13:28:00Z">
            <w:r w:rsidRPr="007C437A" w:rsidDel="00BA3828">
              <w:rPr>
                <w:rPrChange w:id="313" w:author="Arthur Parmentier" w:date="2020-06-07T15:27:00Z">
                  <w:rPr>
                    <w:rStyle w:val="Lienhypertexte"/>
                    <w:noProof/>
                  </w:rPr>
                </w:rPrChange>
              </w:rPr>
              <w:delText>5.</w:delText>
            </w:r>
            <w:r w:rsidRPr="007C437A" w:rsidDel="00BA3828">
              <w:rPr>
                <w:rFonts w:eastAsiaTheme="minorEastAsia" w:cstheme="minorBidi"/>
                <w:noProof/>
                <w:rPrChange w:id="314" w:author="Arthur Parmentier" w:date="2020-06-07T15:27:00Z">
                  <w:rPr>
                    <w:rFonts w:eastAsiaTheme="minorEastAsia" w:cstheme="minorBidi"/>
                    <w:noProof/>
                    <w:lang w:val="fr-FR"/>
                  </w:rPr>
                </w:rPrChange>
              </w:rPr>
              <w:tab/>
            </w:r>
            <w:r w:rsidRPr="007C437A" w:rsidDel="00BA3828">
              <w:rPr>
                <w:rPrChange w:id="315"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316" w:author="Arthur Parmentier" w:date="2020-05-14T13:28:00Z"/>
              <w:rFonts w:eastAsiaTheme="minorEastAsia" w:cstheme="minorBidi"/>
              <w:noProof/>
              <w:sz w:val="22"/>
              <w:szCs w:val="22"/>
              <w:rPrChange w:id="317" w:author="Arthur Parmentier" w:date="2020-06-07T15:27:00Z">
                <w:rPr>
                  <w:del w:id="318" w:author="Arthur Parmentier" w:date="2020-05-14T13:28:00Z"/>
                  <w:rFonts w:eastAsiaTheme="minorEastAsia" w:cstheme="minorBidi"/>
                  <w:noProof/>
                  <w:sz w:val="22"/>
                  <w:szCs w:val="22"/>
                  <w:lang w:val="fr-FR"/>
                </w:rPr>
              </w:rPrChange>
            </w:rPr>
          </w:pPr>
          <w:del w:id="319" w:author="Arthur Parmentier" w:date="2020-05-14T13:28:00Z">
            <w:r w:rsidRPr="007C437A" w:rsidDel="00BA3828">
              <w:rPr>
                <w:rPrChange w:id="320" w:author="Arthur Parmentier" w:date="2020-06-07T15:27:00Z">
                  <w:rPr>
                    <w:rStyle w:val="Lienhypertexte"/>
                    <w:noProof/>
                  </w:rPr>
                </w:rPrChange>
              </w:rPr>
              <w:delText>6.</w:delText>
            </w:r>
            <w:r w:rsidRPr="007C437A" w:rsidDel="00BA3828">
              <w:rPr>
                <w:rFonts w:eastAsiaTheme="minorEastAsia" w:cstheme="minorBidi"/>
                <w:noProof/>
                <w:rPrChange w:id="321" w:author="Arthur Parmentier" w:date="2020-06-07T15:27:00Z">
                  <w:rPr>
                    <w:rFonts w:eastAsiaTheme="minorEastAsia" w:cstheme="minorBidi"/>
                    <w:noProof/>
                    <w:lang w:val="fr-FR"/>
                  </w:rPr>
                </w:rPrChange>
              </w:rPr>
              <w:tab/>
            </w:r>
            <w:r w:rsidRPr="007C437A" w:rsidDel="00BA3828">
              <w:rPr>
                <w:rPrChange w:id="322"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23" w:author="Arthur Parmentier" w:date="2020-05-14T13:28:00Z"/>
              <w:rFonts w:eastAsiaTheme="minorEastAsia" w:cstheme="minorBidi"/>
              <w:noProof/>
              <w:rPrChange w:id="324" w:author="Arthur Parmentier" w:date="2020-06-07T15:27:00Z">
                <w:rPr>
                  <w:del w:id="325" w:author="Arthur Parmentier" w:date="2020-05-14T13:28:00Z"/>
                  <w:rFonts w:eastAsiaTheme="minorEastAsia" w:cstheme="minorBidi"/>
                  <w:noProof/>
                  <w:lang w:val="fr-FR"/>
                </w:rPr>
              </w:rPrChange>
            </w:rPr>
          </w:pPr>
          <w:del w:id="326" w:author="Arthur Parmentier" w:date="2020-05-14T13:28:00Z">
            <w:r w:rsidRPr="007C437A" w:rsidDel="00BA3828">
              <w:rPr>
                <w:rPrChange w:id="327" w:author="Arthur Parmentier" w:date="2020-06-07T15:27:00Z">
                  <w:rPr>
                    <w:rStyle w:val="Lienhypertexte"/>
                    <w:noProof/>
                  </w:rPr>
                </w:rPrChange>
              </w:rPr>
              <w:delText>B.</w:delText>
            </w:r>
            <w:r w:rsidRPr="007C437A" w:rsidDel="00BA3828">
              <w:rPr>
                <w:rFonts w:eastAsiaTheme="minorEastAsia" w:cstheme="minorBidi"/>
                <w:noProof/>
                <w:rPrChange w:id="328" w:author="Arthur Parmentier" w:date="2020-06-07T15:27:00Z">
                  <w:rPr>
                    <w:rFonts w:eastAsiaTheme="minorEastAsia" w:cstheme="minorBidi"/>
                    <w:noProof/>
                    <w:lang w:val="fr-FR"/>
                  </w:rPr>
                </w:rPrChange>
              </w:rPr>
              <w:tab/>
            </w:r>
            <w:r w:rsidRPr="007C437A" w:rsidDel="00BA3828">
              <w:rPr>
                <w:rPrChange w:id="329" w:author="Arthur Parmentier" w:date="2020-06-07T15:27:00Z">
                  <w:rPr>
                    <w:rStyle w:val="Lienhypertexte"/>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rPrChange w:id="334" w:author="Arthur Parmentier" w:date="2020-06-07T15:27:00Z">
                  <w:rPr>
                    <w:rStyle w:val="Lienhypertexte"/>
                    <w:noProof/>
                  </w:rPr>
                </w:rPrChange>
              </w:rPr>
              <w:delText>1.</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rPrChange w:id="336"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37" w:author="Arthur Parmentier" w:date="2020-05-14T13:28:00Z"/>
              <w:rFonts w:eastAsiaTheme="minorEastAsia" w:cstheme="minorBidi"/>
              <w:noProof/>
              <w:sz w:val="22"/>
              <w:szCs w:val="22"/>
              <w:rPrChange w:id="338" w:author="Arthur Parmentier" w:date="2020-06-07T15:27:00Z">
                <w:rPr>
                  <w:del w:id="339" w:author="Arthur Parmentier" w:date="2020-05-14T13:28:00Z"/>
                  <w:rFonts w:eastAsiaTheme="minorEastAsia" w:cstheme="minorBidi"/>
                  <w:noProof/>
                  <w:sz w:val="22"/>
                  <w:szCs w:val="22"/>
                  <w:lang w:val="fr-FR"/>
                </w:rPr>
              </w:rPrChange>
            </w:rPr>
          </w:pPr>
          <w:del w:id="340" w:author="Arthur Parmentier" w:date="2020-05-14T13:28:00Z">
            <w:r w:rsidRPr="007C437A" w:rsidDel="00BA3828">
              <w:rPr>
                <w:rPrChange w:id="341" w:author="Arthur Parmentier" w:date="2020-06-07T15:27:00Z">
                  <w:rPr>
                    <w:rStyle w:val="Lienhypertexte"/>
                    <w:noProof/>
                  </w:rPr>
                </w:rPrChange>
              </w:rPr>
              <w:delText>2.</w:delText>
            </w:r>
            <w:r w:rsidRPr="007C437A" w:rsidDel="00BA3828">
              <w:rPr>
                <w:rFonts w:eastAsiaTheme="minorEastAsia" w:cstheme="minorBidi"/>
                <w:noProof/>
                <w:rPrChange w:id="342" w:author="Arthur Parmentier" w:date="2020-06-07T15:27:00Z">
                  <w:rPr>
                    <w:rFonts w:eastAsiaTheme="minorEastAsia" w:cstheme="minorBidi"/>
                    <w:noProof/>
                    <w:lang w:val="fr-FR"/>
                  </w:rPr>
                </w:rPrChange>
              </w:rPr>
              <w:tab/>
            </w:r>
            <w:r w:rsidRPr="007C437A" w:rsidDel="00BA3828">
              <w:rPr>
                <w:rPrChange w:id="343"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44" w:author="Arthur Parmentier" w:date="2020-05-14T13:28:00Z"/>
              <w:rFonts w:eastAsiaTheme="minorEastAsia" w:cstheme="minorBidi"/>
              <w:noProof/>
              <w:rPrChange w:id="345" w:author="Arthur Parmentier" w:date="2020-06-07T15:27:00Z">
                <w:rPr>
                  <w:del w:id="346" w:author="Arthur Parmentier" w:date="2020-05-14T13:28:00Z"/>
                  <w:rFonts w:eastAsiaTheme="minorEastAsia" w:cstheme="minorBidi"/>
                  <w:noProof/>
                  <w:lang w:val="fr-FR"/>
                </w:rPr>
              </w:rPrChange>
            </w:rPr>
          </w:pPr>
          <w:del w:id="347" w:author="Arthur Parmentier" w:date="2020-05-14T13:28:00Z">
            <w:r w:rsidRPr="007C437A" w:rsidDel="00BA3828">
              <w:rPr>
                <w:rPrChange w:id="348" w:author="Arthur Parmentier" w:date="2020-06-07T15:27:00Z">
                  <w:rPr>
                    <w:rStyle w:val="Lienhypertexte"/>
                    <w:noProof/>
                  </w:rPr>
                </w:rPrChange>
              </w:rPr>
              <w:delText>C.</w:delText>
            </w:r>
            <w:r w:rsidRPr="007C437A" w:rsidDel="00BA3828">
              <w:rPr>
                <w:rFonts w:eastAsiaTheme="minorEastAsia" w:cstheme="minorBidi"/>
                <w:noProof/>
                <w:rPrChange w:id="349" w:author="Arthur Parmentier" w:date="2020-06-07T15:27:00Z">
                  <w:rPr>
                    <w:rFonts w:eastAsiaTheme="minorEastAsia" w:cstheme="minorBidi"/>
                    <w:noProof/>
                    <w:lang w:val="fr-FR"/>
                  </w:rPr>
                </w:rPrChange>
              </w:rPr>
              <w:tab/>
            </w:r>
            <w:r w:rsidRPr="007C437A" w:rsidDel="00BA3828">
              <w:rPr>
                <w:rPrChange w:id="350" w:author="Arthur Parmentier" w:date="2020-06-07T15:27:00Z">
                  <w:rPr>
                    <w:rStyle w:val="Lienhypertexte"/>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51" w:author="Arthur Parmentier" w:date="2020-05-14T13:28:00Z"/>
              <w:rFonts w:eastAsiaTheme="minorEastAsia" w:cstheme="minorBidi"/>
              <w:noProof/>
              <w:sz w:val="22"/>
              <w:szCs w:val="22"/>
              <w:rPrChange w:id="352" w:author="Arthur Parmentier" w:date="2020-06-07T15:27:00Z">
                <w:rPr>
                  <w:del w:id="353" w:author="Arthur Parmentier" w:date="2020-05-14T13:28:00Z"/>
                  <w:rFonts w:eastAsiaTheme="minorEastAsia" w:cstheme="minorBidi"/>
                  <w:noProof/>
                  <w:sz w:val="22"/>
                  <w:szCs w:val="22"/>
                  <w:lang w:val="fr-FR"/>
                </w:rPr>
              </w:rPrChange>
            </w:rPr>
          </w:pPr>
          <w:del w:id="354" w:author="Arthur Parmentier" w:date="2020-05-14T13:28:00Z">
            <w:r w:rsidRPr="007C437A" w:rsidDel="00BA3828">
              <w:rPr>
                <w:rPrChange w:id="355" w:author="Arthur Parmentier" w:date="2020-06-07T15:27:00Z">
                  <w:rPr>
                    <w:rStyle w:val="Lienhypertexte"/>
                    <w:noProof/>
                  </w:rPr>
                </w:rPrChange>
              </w:rPr>
              <w:delText>1.</w:delText>
            </w:r>
            <w:r w:rsidRPr="007C437A" w:rsidDel="00BA3828">
              <w:rPr>
                <w:rFonts w:eastAsiaTheme="minorEastAsia" w:cstheme="minorBidi"/>
                <w:noProof/>
                <w:rPrChange w:id="356" w:author="Arthur Parmentier" w:date="2020-06-07T15:27:00Z">
                  <w:rPr>
                    <w:rFonts w:eastAsiaTheme="minorEastAsia" w:cstheme="minorBidi"/>
                    <w:noProof/>
                    <w:lang w:val="fr-FR"/>
                  </w:rPr>
                </w:rPrChange>
              </w:rPr>
              <w:tab/>
            </w:r>
            <w:r w:rsidRPr="007C437A" w:rsidDel="00BA3828">
              <w:rPr>
                <w:rPrChange w:id="357"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58" w:author="Arthur Parmentier" w:date="2020-05-14T13:28:00Z"/>
              <w:rFonts w:eastAsiaTheme="minorEastAsia" w:cstheme="minorBidi"/>
              <w:noProof/>
              <w:sz w:val="22"/>
              <w:szCs w:val="22"/>
              <w:rPrChange w:id="359" w:author="Arthur Parmentier" w:date="2020-06-07T15:27:00Z">
                <w:rPr>
                  <w:del w:id="360" w:author="Arthur Parmentier" w:date="2020-05-14T13:28:00Z"/>
                  <w:rFonts w:eastAsiaTheme="minorEastAsia" w:cstheme="minorBidi"/>
                  <w:noProof/>
                  <w:sz w:val="22"/>
                  <w:szCs w:val="22"/>
                  <w:lang w:val="fr-FR"/>
                </w:rPr>
              </w:rPrChange>
            </w:rPr>
          </w:pPr>
          <w:del w:id="361" w:author="Arthur Parmentier" w:date="2020-05-14T13:28:00Z">
            <w:r w:rsidRPr="007C437A" w:rsidDel="00BA3828">
              <w:rPr>
                <w:rPrChange w:id="362" w:author="Arthur Parmentier" w:date="2020-06-07T15:27:00Z">
                  <w:rPr>
                    <w:rStyle w:val="Lienhypertexte"/>
                    <w:noProof/>
                  </w:rPr>
                </w:rPrChange>
              </w:rPr>
              <w:delText>2.</w:delText>
            </w:r>
            <w:r w:rsidRPr="007C437A" w:rsidDel="00BA3828">
              <w:rPr>
                <w:rFonts w:eastAsiaTheme="minorEastAsia" w:cstheme="minorBidi"/>
                <w:noProof/>
                <w:rPrChange w:id="363" w:author="Arthur Parmentier" w:date="2020-06-07T15:27:00Z">
                  <w:rPr>
                    <w:rFonts w:eastAsiaTheme="minorEastAsia" w:cstheme="minorBidi"/>
                    <w:noProof/>
                    <w:lang w:val="fr-FR"/>
                  </w:rPr>
                </w:rPrChange>
              </w:rPr>
              <w:tab/>
            </w:r>
            <w:r w:rsidRPr="007C437A" w:rsidDel="00BA3828">
              <w:rPr>
                <w:rPrChange w:id="364"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rPrChange w:id="369" w:author="Arthur Parmentier" w:date="2020-06-07T15:27:00Z">
                  <w:rPr>
                    <w:rStyle w:val="Lienhypertexte"/>
                    <w:noProof/>
                  </w:rPr>
                </w:rPrChange>
              </w:rPr>
              <w:delText>V.</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rPrChange w:id="371" w:author="Arthur Parmentier" w:date="2020-06-07T15:27:00Z">
                  <w:rPr>
                    <w:rStyle w:val="Lienhypertexte"/>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72" w:author="Arthur Parmentier" w:date="2020-05-14T13:28:00Z"/>
              <w:rFonts w:eastAsiaTheme="minorEastAsia" w:cstheme="minorBidi"/>
              <w:noProof/>
              <w:rPrChange w:id="373" w:author="Arthur Parmentier" w:date="2020-06-07T15:27:00Z">
                <w:rPr>
                  <w:del w:id="374" w:author="Arthur Parmentier" w:date="2020-05-14T13:28:00Z"/>
                  <w:rFonts w:eastAsiaTheme="minorEastAsia" w:cstheme="minorBidi"/>
                  <w:noProof/>
                  <w:lang w:val="fr-FR"/>
                </w:rPr>
              </w:rPrChange>
            </w:rPr>
          </w:pPr>
          <w:del w:id="375" w:author="Arthur Parmentier" w:date="2020-05-14T13:28:00Z">
            <w:r w:rsidRPr="007C437A" w:rsidDel="00BA3828">
              <w:rPr>
                <w:rPrChange w:id="376" w:author="Arthur Parmentier" w:date="2020-06-07T15:27:00Z">
                  <w:rPr>
                    <w:rStyle w:val="Lienhypertexte"/>
                    <w:noProof/>
                  </w:rPr>
                </w:rPrChange>
              </w:rPr>
              <w:delText>A.</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rPrChange w:id="378" w:author="Arthur Parmentier" w:date="2020-06-07T15:27:00Z">
                  <w:rPr>
                    <w:rStyle w:val="Lienhypertexte"/>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rPrChange w:id="383" w:author="Arthur Parmentier" w:date="2020-06-07T15:27:00Z">
                  <w:rPr>
                    <w:rStyle w:val="Lienhypertexte"/>
                    <w:noProof/>
                  </w:rPr>
                </w:rPrChange>
              </w:rPr>
              <w:delText>1.</w:delText>
            </w:r>
            <w:r w:rsidRPr="007C437A" w:rsidDel="00BA3828">
              <w:rPr>
                <w:rFonts w:eastAsiaTheme="minorEastAsia" w:cstheme="minorBidi"/>
                <w:noProof/>
                <w:rPrChange w:id="384" w:author="Arthur Parmentier" w:date="2020-06-07T15:27:00Z">
                  <w:rPr>
                    <w:rFonts w:eastAsiaTheme="minorEastAsia" w:cstheme="minorBidi"/>
                    <w:noProof/>
                    <w:lang w:val="fr-FR"/>
                  </w:rPr>
                </w:rPrChange>
              </w:rPr>
              <w:tab/>
            </w:r>
            <w:r w:rsidRPr="007C437A" w:rsidDel="00BA3828">
              <w:rPr>
                <w:rPrChange w:id="385"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86" w:author="Arthur Parmentier" w:date="2020-05-14T13:28:00Z"/>
              <w:rFonts w:eastAsiaTheme="minorEastAsia" w:cstheme="minorBidi"/>
              <w:noProof/>
              <w:sz w:val="22"/>
              <w:szCs w:val="22"/>
              <w:rPrChange w:id="387" w:author="Arthur Parmentier" w:date="2020-06-07T15:27:00Z">
                <w:rPr>
                  <w:del w:id="388" w:author="Arthur Parmentier" w:date="2020-05-14T13:28:00Z"/>
                  <w:rFonts w:eastAsiaTheme="minorEastAsia" w:cstheme="minorBidi"/>
                  <w:noProof/>
                  <w:sz w:val="22"/>
                  <w:szCs w:val="22"/>
                  <w:lang w:val="fr-FR"/>
                </w:rPr>
              </w:rPrChange>
            </w:rPr>
          </w:pPr>
          <w:del w:id="389" w:author="Arthur Parmentier" w:date="2020-05-14T13:28:00Z">
            <w:r w:rsidRPr="007C437A" w:rsidDel="00BA3828">
              <w:rPr>
                <w:rPrChange w:id="390" w:author="Arthur Parmentier" w:date="2020-06-07T15:27:00Z">
                  <w:rPr>
                    <w:rStyle w:val="Lienhypertexte"/>
                    <w:noProof/>
                  </w:rPr>
                </w:rPrChange>
              </w:rPr>
              <w:delText>2.</w:delText>
            </w:r>
            <w:r w:rsidRPr="007C437A" w:rsidDel="00BA3828">
              <w:rPr>
                <w:rFonts w:eastAsiaTheme="minorEastAsia" w:cstheme="minorBidi"/>
                <w:noProof/>
                <w:rPrChange w:id="391" w:author="Arthur Parmentier" w:date="2020-06-07T15:27:00Z">
                  <w:rPr>
                    <w:rFonts w:eastAsiaTheme="minorEastAsia" w:cstheme="minorBidi"/>
                    <w:noProof/>
                    <w:lang w:val="fr-FR"/>
                  </w:rPr>
                </w:rPrChange>
              </w:rPr>
              <w:tab/>
            </w:r>
            <w:r w:rsidRPr="007C437A" w:rsidDel="00BA3828">
              <w:rPr>
                <w:rPrChange w:id="392"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93" w:author="Arthur Parmentier" w:date="2020-05-14T13:28:00Z"/>
              <w:rFonts w:eastAsiaTheme="minorEastAsia" w:cstheme="minorBidi"/>
              <w:noProof/>
              <w:rPrChange w:id="394" w:author="Arthur Parmentier" w:date="2020-06-07T15:27:00Z">
                <w:rPr>
                  <w:del w:id="395" w:author="Arthur Parmentier" w:date="2020-05-14T13:28:00Z"/>
                  <w:rFonts w:eastAsiaTheme="minorEastAsia" w:cstheme="minorBidi"/>
                  <w:noProof/>
                  <w:lang w:val="fr-FR"/>
                </w:rPr>
              </w:rPrChange>
            </w:rPr>
          </w:pPr>
          <w:del w:id="396" w:author="Arthur Parmentier" w:date="2020-05-14T13:28:00Z">
            <w:r w:rsidRPr="007C437A" w:rsidDel="00BA3828">
              <w:rPr>
                <w:rPrChange w:id="397" w:author="Arthur Parmentier" w:date="2020-06-07T15:27:00Z">
                  <w:rPr>
                    <w:rStyle w:val="Lienhypertexte"/>
                    <w:noProof/>
                  </w:rPr>
                </w:rPrChange>
              </w:rPr>
              <w:delText>B.</w:delText>
            </w:r>
            <w:r w:rsidRPr="007C437A" w:rsidDel="00BA3828">
              <w:rPr>
                <w:rFonts w:eastAsiaTheme="minorEastAsia" w:cstheme="minorBidi"/>
                <w:noProof/>
                <w:rPrChange w:id="398" w:author="Arthur Parmentier" w:date="2020-06-07T15:27:00Z">
                  <w:rPr>
                    <w:rFonts w:eastAsiaTheme="minorEastAsia" w:cstheme="minorBidi"/>
                    <w:noProof/>
                    <w:lang w:val="fr-FR"/>
                  </w:rPr>
                </w:rPrChange>
              </w:rPr>
              <w:tab/>
            </w:r>
            <w:r w:rsidRPr="007C437A" w:rsidDel="00BA3828">
              <w:rPr>
                <w:rPrChange w:id="399" w:author="Arthur Parmentier" w:date="2020-06-07T15:27:00Z">
                  <w:rPr>
                    <w:rStyle w:val="Lienhypertexte"/>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rPrChange w:id="404" w:author="Arthur Parmentier" w:date="2020-06-07T15:27:00Z">
                  <w:rPr>
                    <w:rStyle w:val="Lienhypertexte"/>
                    <w:noProof/>
                  </w:rPr>
                </w:rPrChange>
              </w:rPr>
              <w:delText>1.</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rPrChange w:id="406"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407" w:author="Arthur Parmentier" w:date="2020-05-14T13:28:00Z"/>
              <w:rFonts w:eastAsiaTheme="minorEastAsia" w:cstheme="minorBidi"/>
              <w:noProof/>
              <w:sz w:val="22"/>
              <w:szCs w:val="22"/>
              <w:rPrChange w:id="408" w:author="Arthur Parmentier" w:date="2020-06-07T15:27:00Z">
                <w:rPr>
                  <w:del w:id="409" w:author="Arthur Parmentier" w:date="2020-05-14T13:28:00Z"/>
                  <w:rFonts w:eastAsiaTheme="minorEastAsia" w:cstheme="minorBidi"/>
                  <w:noProof/>
                  <w:sz w:val="22"/>
                  <w:szCs w:val="22"/>
                  <w:lang w:val="fr-FR"/>
                </w:rPr>
              </w:rPrChange>
            </w:rPr>
          </w:pPr>
          <w:del w:id="410" w:author="Arthur Parmentier" w:date="2020-05-14T13:28:00Z">
            <w:r w:rsidRPr="007C437A" w:rsidDel="00BA3828">
              <w:rPr>
                <w:rPrChange w:id="411" w:author="Arthur Parmentier" w:date="2020-06-07T15:27:00Z">
                  <w:rPr>
                    <w:rStyle w:val="Lienhypertexte"/>
                    <w:noProof/>
                  </w:rPr>
                </w:rPrChange>
              </w:rPr>
              <w:delText>2.</w:delText>
            </w:r>
            <w:r w:rsidRPr="007C437A" w:rsidDel="00BA3828">
              <w:rPr>
                <w:rFonts w:eastAsiaTheme="minorEastAsia" w:cstheme="minorBidi"/>
                <w:noProof/>
                <w:rPrChange w:id="412" w:author="Arthur Parmentier" w:date="2020-06-07T15:27:00Z">
                  <w:rPr>
                    <w:rFonts w:eastAsiaTheme="minorEastAsia" w:cstheme="minorBidi"/>
                    <w:noProof/>
                    <w:lang w:val="fr-FR"/>
                  </w:rPr>
                </w:rPrChange>
              </w:rPr>
              <w:tab/>
            </w:r>
            <w:r w:rsidRPr="007C437A" w:rsidDel="00BA3828">
              <w:rPr>
                <w:rPrChange w:id="413"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rPrChange w:id="418" w:author="Arthur Parmentier" w:date="2020-06-07T15:27:00Z">
                  <w:rPr>
                    <w:rStyle w:val="Lienhypertexte"/>
                    <w:noProof/>
                  </w:rPr>
                </w:rPrChange>
              </w:rPr>
              <w:delText>3.</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rPrChange w:id="420"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rPrChange w:id="425" w:author="Arthur Parmentier" w:date="2020-06-07T15:27:00Z">
                  <w:rPr>
                    <w:rStyle w:val="Lienhypertexte"/>
                    <w:noProof/>
                  </w:rPr>
                </w:rPrChange>
              </w:rPr>
              <w:delText>4.</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rPrChange w:id="427"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rPrChange w:id="432" w:author="Arthur Parmentier" w:date="2020-06-07T15:27:00Z">
                  <w:rPr>
                    <w:rStyle w:val="Lienhypertexte"/>
                    <w:noProof/>
                  </w:rPr>
                </w:rPrChange>
              </w:rPr>
              <w:delText>VI.</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rPrChange w:id="434" w:author="Arthur Parmentier" w:date="2020-06-07T15:27:00Z">
                  <w:rPr>
                    <w:rStyle w:val="Lienhypertexte"/>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35" w:author="Arthur Parmentier" w:date="2020-05-14T13:28:00Z"/>
              <w:rFonts w:eastAsiaTheme="minorEastAsia" w:cstheme="minorBidi"/>
              <w:noProof/>
              <w:rPrChange w:id="436" w:author="Arthur Parmentier" w:date="2020-06-07T15:27:00Z">
                <w:rPr>
                  <w:del w:id="437" w:author="Arthur Parmentier" w:date="2020-05-14T13:28:00Z"/>
                  <w:rFonts w:eastAsiaTheme="minorEastAsia" w:cstheme="minorBidi"/>
                  <w:noProof/>
                  <w:lang w:val="fr-FR"/>
                </w:rPr>
              </w:rPrChange>
            </w:rPr>
          </w:pPr>
          <w:del w:id="438" w:author="Arthur Parmentier" w:date="2020-05-14T13:28:00Z">
            <w:r w:rsidRPr="007C437A" w:rsidDel="00BA3828">
              <w:rPr>
                <w:rPrChange w:id="439" w:author="Arthur Parmentier" w:date="2020-06-07T15:27:00Z">
                  <w:rPr>
                    <w:rStyle w:val="Lienhypertexte"/>
                    <w:noProof/>
                  </w:rPr>
                </w:rPrChange>
              </w:rPr>
              <w:delText>A.</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rPrChange w:id="441" w:author="Arthur Parmentier" w:date="2020-06-07T15:27:00Z">
                  <w:rPr>
                    <w:rStyle w:val="Lienhypertexte"/>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42" w:author="Arthur Parmentier" w:date="2020-05-14T13:28:00Z"/>
              <w:rFonts w:eastAsiaTheme="minorEastAsia" w:cstheme="minorBidi"/>
              <w:noProof/>
              <w:rPrChange w:id="443" w:author="Arthur Parmentier" w:date="2020-06-07T15:27:00Z">
                <w:rPr>
                  <w:del w:id="444" w:author="Arthur Parmentier" w:date="2020-05-14T13:28:00Z"/>
                  <w:rFonts w:eastAsiaTheme="minorEastAsia" w:cstheme="minorBidi"/>
                  <w:noProof/>
                  <w:lang w:val="fr-FR"/>
                </w:rPr>
              </w:rPrChange>
            </w:rPr>
          </w:pPr>
          <w:del w:id="445" w:author="Arthur Parmentier" w:date="2020-05-14T13:28:00Z">
            <w:r w:rsidRPr="007C437A" w:rsidDel="00BA3828">
              <w:rPr>
                <w:rPrChange w:id="446" w:author="Arthur Parmentier" w:date="2020-06-07T15:27:00Z">
                  <w:rPr>
                    <w:rStyle w:val="Lienhypertexte"/>
                    <w:noProof/>
                  </w:rPr>
                </w:rPrChange>
              </w:rPr>
              <w:delText>B.</w:delText>
            </w:r>
            <w:r w:rsidRPr="007C437A" w:rsidDel="00BA3828">
              <w:rPr>
                <w:rFonts w:eastAsiaTheme="minorEastAsia" w:cstheme="minorBidi"/>
                <w:noProof/>
                <w:rPrChange w:id="447" w:author="Arthur Parmentier" w:date="2020-06-07T15:27:00Z">
                  <w:rPr>
                    <w:rFonts w:eastAsiaTheme="minorEastAsia" w:cstheme="minorBidi"/>
                    <w:noProof/>
                    <w:lang w:val="fr-FR"/>
                  </w:rPr>
                </w:rPrChange>
              </w:rPr>
              <w:tab/>
            </w:r>
            <w:r w:rsidRPr="007C437A" w:rsidDel="00BA3828">
              <w:rPr>
                <w:rPrChange w:id="448" w:author="Arthur Parmentier" w:date="2020-06-07T15:27:00Z">
                  <w:rPr>
                    <w:rStyle w:val="Lienhypertexte"/>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49" w:author="Arthur Parmentier" w:date="2020-05-14T13:28:00Z"/>
              <w:rFonts w:eastAsiaTheme="minorEastAsia" w:cstheme="minorBidi"/>
              <w:noProof/>
              <w:rPrChange w:id="450" w:author="Arthur Parmentier" w:date="2020-06-07T15:27:00Z">
                <w:rPr>
                  <w:del w:id="451" w:author="Arthur Parmentier" w:date="2020-05-14T13:28:00Z"/>
                  <w:rFonts w:eastAsiaTheme="minorEastAsia" w:cstheme="minorBidi"/>
                  <w:noProof/>
                  <w:lang w:val="fr-FR"/>
                </w:rPr>
              </w:rPrChange>
            </w:rPr>
          </w:pPr>
          <w:del w:id="452" w:author="Arthur Parmentier" w:date="2020-05-14T13:28:00Z">
            <w:r w:rsidRPr="007C437A" w:rsidDel="00BA3828">
              <w:rPr>
                <w:rPrChange w:id="453" w:author="Arthur Parmentier" w:date="2020-06-07T15:27:00Z">
                  <w:rPr>
                    <w:rStyle w:val="Lienhypertexte"/>
                    <w:noProof/>
                  </w:rPr>
                </w:rPrChange>
              </w:rPr>
              <w:delText>C.</w:delText>
            </w:r>
            <w:r w:rsidRPr="007C437A" w:rsidDel="00BA3828">
              <w:rPr>
                <w:rFonts w:eastAsiaTheme="minorEastAsia" w:cstheme="minorBidi"/>
                <w:noProof/>
                <w:rPrChange w:id="454" w:author="Arthur Parmentier" w:date="2020-06-07T15:27:00Z">
                  <w:rPr>
                    <w:rFonts w:eastAsiaTheme="minorEastAsia" w:cstheme="minorBidi"/>
                    <w:noProof/>
                    <w:lang w:val="fr-FR"/>
                  </w:rPr>
                </w:rPrChange>
              </w:rPr>
              <w:tab/>
            </w:r>
            <w:r w:rsidRPr="007C437A" w:rsidDel="00BA3828">
              <w:rPr>
                <w:rPrChange w:id="455" w:author="Arthur Parmentier" w:date="2020-06-07T15:27:00Z">
                  <w:rPr>
                    <w:rStyle w:val="Lienhypertexte"/>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56" w:author="Arthur Parmentier" w:date="2020-05-14T13:28:00Z"/>
              <w:rFonts w:eastAsiaTheme="minorEastAsia" w:cstheme="minorBidi"/>
              <w:noProof/>
              <w:rPrChange w:id="457" w:author="Arthur Parmentier" w:date="2020-06-07T15:27:00Z">
                <w:rPr>
                  <w:del w:id="458" w:author="Arthur Parmentier" w:date="2020-05-14T13:28:00Z"/>
                  <w:rFonts w:eastAsiaTheme="minorEastAsia" w:cstheme="minorBidi"/>
                  <w:noProof/>
                  <w:lang w:val="fr-FR"/>
                </w:rPr>
              </w:rPrChange>
            </w:rPr>
          </w:pPr>
          <w:del w:id="459" w:author="Arthur Parmentier" w:date="2020-05-14T13:28:00Z">
            <w:r w:rsidRPr="007C437A" w:rsidDel="00BA3828">
              <w:rPr>
                <w:rPrChange w:id="460" w:author="Arthur Parmentier" w:date="2020-06-07T15:27:00Z">
                  <w:rPr>
                    <w:rStyle w:val="Lienhypertexte"/>
                    <w:noProof/>
                  </w:rPr>
                </w:rPrChange>
              </w:rPr>
              <w:delText>D.</w:delText>
            </w:r>
            <w:r w:rsidRPr="007C437A" w:rsidDel="00BA3828">
              <w:rPr>
                <w:rFonts w:eastAsiaTheme="minorEastAsia" w:cstheme="minorBidi"/>
                <w:noProof/>
                <w:rPrChange w:id="461" w:author="Arthur Parmentier" w:date="2020-06-07T15:27:00Z">
                  <w:rPr>
                    <w:rFonts w:eastAsiaTheme="minorEastAsia" w:cstheme="minorBidi"/>
                    <w:noProof/>
                    <w:lang w:val="fr-FR"/>
                  </w:rPr>
                </w:rPrChange>
              </w:rPr>
              <w:tab/>
            </w:r>
            <w:r w:rsidRPr="007C437A" w:rsidDel="00BA3828">
              <w:rPr>
                <w:rPrChange w:id="462" w:author="Arthur Parmentier" w:date="2020-06-07T15:27:00Z">
                  <w:rPr>
                    <w:rStyle w:val="Lienhypertexte"/>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rPrChange w:id="467" w:author="Arthur Parmentier" w:date="2020-06-07T15:27:00Z">
                  <w:rPr>
                    <w:rStyle w:val="Lienhypertexte"/>
                    <w:noProof/>
                  </w:rPr>
                </w:rPrChange>
              </w:rPr>
              <w:delText>E.</w:delText>
            </w:r>
            <w:r w:rsidRPr="007C437A" w:rsidDel="00BA3828">
              <w:rPr>
                <w:rFonts w:eastAsiaTheme="minorEastAsia" w:cstheme="minorBidi"/>
                <w:noProof/>
                <w:rPrChange w:id="468" w:author="Arthur Parmentier" w:date="2020-06-07T15:27:00Z">
                  <w:rPr>
                    <w:rFonts w:eastAsiaTheme="minorEastAsia" w:cstheme="minorBidi"/>
                    <w:noProof/>
                    <w:lang w:val="fr-FR"/>
                  </w:rPr>
                </w:rPrChange>
              </w:rPr>
              <w:tab/>
            </w:r>
            <w:r w:rsidRPr="007C437A" w:rsidDel="00BA3828">
              <w:rPr>
                <w:rPrChange w:id="469" w:author="Arthur Parmentier" w:date="2020-06-07T15:27:00Z">
                  <w:rPr>
                    <w:rStyle w:val="Lienhypertexte"/>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70" w:author="Arthur Parmentier" w:date="2020-05-14T13:28:00Z"/>
              <w:rFonts w:eastAsiaTheme="minorEastAsia" w:cstheme="minorBidi"/>
              <w:noProof/>
              <w:rPrChange w:id="471" w:author="Arthur Parmentier" w:date="2020-06-07T15:27:00Z">
                <w:rPr>
                  <w:del w:id="472" w:author="Arthur Parmentier" w:date="2020-05-14T13:28:00Z"/>
                  <w:rFonts w:eastAsiaTheme="minorEastAsia" w:cstheme="minorBidi"/>
                  <w:noProof/>
                  <w:lang w:val="fr-FR"/>
                </w:rPr>
              </w:rPrChange>
            </w:rPr>
          </w:pPr>
          <w:del w:id="473" w:author="Arthur Parmentier" w:date="2020-05-14T13:28:00Z">
            <w:r w:rsidRPr="007C437A" w:rsidDel="00BA3828">
              <w:rPr>
                <w:rPrChange w:id="474" w:author="Arthur Parmentier" w:date="2020-06-07T15:27:00Z">
                  <w:rPr>
                    <w:rStyle w:val="Lienhypertexte"/>
                    <w:noProof/>
                  </w:rPr>
                </w:rPrChange>
              </w:rPr>
              <w:delText>F.</w:delText>
            </w:r>
            <w:r w:rsidRPr="007C437A" w:rsidDel="00BA3828">
              <w:rPr>
                <w:rFonts w:eastAsiaTheme="minorEastAsia" w:cstheme="minorBidi"/>
                <w:noProof/>
                <w:rPrChange w:id="475" w:author="Arthur Parmentier" w:date="2020-06-07T15:27:00Z">
                  <w:rPr>
                    <w:rFonts w:eastAsiaTheme="minorEastAsia" w:cstheme="minorBidi"/>
                    <w:noProof/>
                    <w:lang w:val="fr-FR"/>
                  </w:rPr>
                </w:rPrChange>
              </w:rPr>
              <w:tab/>
            </w:r>
            <w:r w:rsidRPr="007C437A" w:rsidDel="00BA3828">
              <w:rPr>
                <w:rPrChange w:id="476" w:author="Arthur Parmentier" w:date="2020-06-07T15:27:00Z">
                  <w:rPr>
                    <w:rStyle w:val="Lienhypertexte"/>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77" w:author="Arthur Parmentier" w:date="2020-05-14T13:28:00Z"/>
              <w:rFonts w:eastAsiaTheme="minorEastAsia" w:cstheme="minorBidi"/>
              <w:noProof/>
              <w:rPrChange w:id="478" w:author="Arthur Parmentier" w:date="2020-06-07T15:27:00Z">
                <w:rPr>
                  <w:del w:id="479" w:author="Arthur Parmentier" w:date="2020-05-14T13:28:00Z"/>
                  <w:rFonts w:eastAsiaTheme="minorEastAsia" w:cstheme="minorBidi"/>
                  <w:noProof/>
                  <w:lang w:val="fr-FR"/>
                </w:rPr>
              </w:rPrChange>
            </w:rPr>
          </w:pPr>
          <w:del w:id="480" w:author="Arthur Parmentier" w:date="2020-05-14T13:28:00Z">
            <w:r w:rsidRPr="007C437A" w:rsidDel="00BA3828">
              <w:rPr>
                <w:rPrChange w:id="481" w:author="Arthur Parmentier" w:date="2020-06-07T15:27:00Z">
                  <w:rPr>
                    <w:rStyle w:val="Lienhypertexte"/>
                    <w:noProof/>
                  </w:rPr>
                </w:rPrChange>
              </w:rPr>
              <w:delText>G.</w:delText>
            </w:r>
            <w:r w:rsidRPr="007C437A" w:rsidDel="00BA3828">
              <w:rPr>
                <w:rFonts w:eastAsiaTheme="minorEastAsia" w:cstheme="minorBidi"/>
                <w:noProof/>
                <w:rPrChange w:id="482" w:author="Arthur Parmentier" w:date="2020-06-07T15:27:00Z">
                  <w:rPr>
                    <w:rFonts w:eastAsiaTheme="minorEastAsia" w:cstheme="minorBidi"/>
                    <w:noProof/>
                    <w:lang w:val="fr-FR"/>
                  </w:rPr>
                </w:rPrChange>
              </w:rPr>
              <w:tab/>
            </w:r>
            <w:r w:rsidRPr="007C437A" w:rsidDel="00BA3828">
              <w:rPr>
                <w:rPrChange w:id="483" w:author="Arthur Parmentier" w:date="2020-06-07T15:27:00Z">
                  <w:rPr>
                    <w:rStyle w:val="Lienhypertexte"/>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84" w:author="Arthur Parmentier" w:date="2020-05-14T13:28:00Z"/>
              <w:rFonts w:eastAsiaTheme="minorEastAsia" w:cstheme="minorBidi"/>
              <w:noProof/>
              <w:rPrChange w:id="485" w:author="Arthur Parmentier" w:date="2020-06-07T15:27:00Z">
                <w:rPr>
                  <w:del w:id="486" w:author="Arthur Parmentier" w:date="2020-05-14T13:28:00Z"/>
                  <w:rFonts w:eastAsiaTheme="minorEastAsia" w:cstheme="minorBidi"/>
                  <w:noProof/>
                  <w:lang w:val="fr-FR"/>
                </w:rPr>
              </w:rPrChange>
            </w:rPr>
          </w:pPr>
          <w:del w:id="487" w:author="Arthur Parmentier" w:date="2020-05-14T13:28:00Z">
            <w:r w:rsidRPr="007C437A" w:rsidDel="00BA3828">
              <w:rPr>
                <w:rPrChange w:id="488" w:author="Arthur Parmentier" w:date="2020-06-07T15:27:00Z">
                  <w:rPr>
                    <w:rStyle w:val="Lienhypertexte"/>
                    <w:noProof/>
                  </w:rPr>
                </w:rPrChange>
              </w:rPr>
              <w:delText>H.</w:delText>
            </w:r>
            <w:r w:rsidRPr="007C437A" w:rsidDel="00BA3828">
              <w:rPr>
                <w:rFonts w:eastAsiaTheme="minorEastAsia" w:cstheme="minorBidi"/>
                <w:noProof/>
                <w:rPrChange w:id="489" w:author="Arthur Parmentier" w:date="2020-06-07T15:27:00Z">
                  <w:rPr>
                    <w:rFonts w:eastAsiaTheme="minorEastAsia" w:cstheme="minorBidi"/>
                    <w:noProof/>
                    <w:lang w:val="fr-FR"/>
                  </w:rPr>
                </w:rPrChange>
              </w:rPr>
              <w:tab/>
            </w:r>
            <w:r w:rsidRPr="007C437A" w:rsidDel="00BA3828">
              <w:rPr>
                <w:rPrChange w:id="490" w:author="Arthur Parmentier" w:date="2020-06-07T15:27:00Z">
                  <w:rPr>
                    <w:rStyle w:val="Lienhypertexte"/>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91" w:author="Arthur Parmentier" w:date="2020-05-14T13:28:00Z"/>
              <w:rFonts w:eastAsiaTheme="minorEastAsia" w:cstheme="minorBidi"/>
              <w:noProof/>
              <w:sz w:val="22"/>
              <w:szCs w:val="22"/>
              <w:rPrChange w:id="492" w:author="Arthur Parmentier" w:date="2020-06-07T15:27:00Z">
                <w:rPr>
                  <w:del w:id="493" w:author="Arthur Parmentier" w:date="2020-05-14T13:28:00Z"/>
                  <w:rFonts w:eastAsiaTheme="minorEastAsia" w:cstheme="minorBidi"/>
                  <w:noProof/>
                  <w:sz w:val="22"/>
                  <w:szCs w:val="22"/>
                  <w:lang w:val="fr-FR"/>
                </w:rPr>
              </w:rPrChange>
            </w:rPr>
          </w:pPr>
          <w:del w:id="494" w:author="Arthur Parmentier" w:date="2020-05-14T13:28:00Z">
            <w:r w:rsidRPr="007C437A" w:rsidDel="00BA3828">
              <w:rPr>
                <w:rPrChange w:id="495" w:author="Arthur Parmentier" w:date="2020-06-07T15:27:00Z">
                  <w:rPr>
                    <w:rStyle w:val="Lienhypertexte"/>
                    <w:noProof/>
                  </w:rPr>
                </w:rPrChange>
              </w:rPr>
              <w:delText>VII.</w:delText>
            </w:r>
            <w:r w:rsidRPr="007C437A" w:rsidDel="00BA3828">
              <w:rPr>
                <w:rFonts w:eastAsiaTheme="minorEastAsia" w:cstheme="minorBidi"/>
                <w:noProof/>
                <w:rPrChange w:id="496" w:author="Arthur Parmentier" w:date="2020-06-07T15:27:00Z">
                  <w:rPr>
                    <w:rFonts w:eastAsiaTheme="minorEastAsia" w:cstheme="minorBidi"/>
                    <w:noProof/>
                    <w:lang w:val="fr-FR"/>
                  </w:rPr>
                </w:rPrChange>
              </w:rPr>
              <w:tab/>
            </w:r>
            <w:r w:rsidRPr="007C437A" w:rsidDel="00BA3828">
              <w:rPr>
                <w:rPrChange w:id="497" w:author="Arthur Parmentier" w:date="2020-06-07T15:27:00Z">
                  <w:rPr>
                    <w:rStyle w:val="Lienhypertexte"/>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rPrChange w:id="502" w:author="Arthur Parmentier" w:date="2020-06-07T15:27:00Z">
                  <w:rPr>
                    <w:rStyle w:val="Lienhypertexte"/>
                    <w:noProof/>
                  </w:rPr>
                </w:rPrChange>
              </w:rPr>
              <w:delText>A.</w:delText>
            </w:r>
            <w:r w:rsidRPr="007C437A" w:rsidDel="00BA3828">
              <w:rPr>
                <w:rFonts w:eastAsiaTheme="minorEastAsia" w:cstheme="minorBidi"/>
                <w:noProof/>
                <w:rPrChange w:id="503" w:author="Arthur Parmentier" w:date="2020-06-07T15:27:00Z">
                  <w:rPr>
                    <w:rFonts w:eastAsiaTheme="minorEastAsia" w:cstheme="minorBidi"/>
                    <w:noProof/>
                    <w:lang w:val="fr-FR"/>
                  </w:rPr>
                </w:rPrChange>
              </w:rPr>
              <w:tab/>
            </w:r>
            <w:r w:rsidRPr="007C437A" w:rsidDel="00BA3828">
              <w:rPr>
                <w:rPrChange w:id="504" w:author="Arthur Parmentier" w:date="2020-06-07T15:27:00Z">
                  <w:rPr>
                    <w:rStyle w:val="Lienhypertexte"/>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505" w:author="Arthur Parmentier" w:date="2020-05-14T13:28:00Z"/>
              <w:rFonts w:eastAsiaTheme="minorEastAsia" w:cstheme="minorBidi"/>
              <w:noProof/>
              <w:rPrChange w:id="506" w:author="Arthur Parmentier" w:date="2020-06-07T15:27:00Z">
                <w:rPr>
                  <w:del w:id="507" w:author="Arthur Parmentier" w:date="2020-05-14T13:28:00Z"/>
                  <w:rFonts w:eastAsiaTheme="minorEastAsia" w:cstheme="minorBidi"/>
                  <w:noProof/>
                  <w:lang w:val="fr-FR"/>
                </w:rPr>
              </w:rPrChange>
            </w:rPr>
          </w:pPr>
          <w:del w:id="508" w:author="Arthur Parmentier" w:date="2020-05-14T13:28:00Z">
            <w:r w:rsidRPr="007C437A" w:rsidDel="00BA3828">
              <w:rPr>
                <w:rPrChange w:id="509" w:author="Arthur Parmentier" w:date="2020-06-07T15:27:00Z">
                  <w:rPr>
                    <w:rStyle w:val="Lienhypertexte"/>
                    <w:noProof/>
                  </w:rPr>
                </w:rPrChange>
              </w:rPr>
              <w:delText>B.</w:delText>
            </w:r>
            <w:r w:rsidRPr="007C437A" w:rsidDel="00BA3828">
              <w:rPr>
                <w:rFonts w:eastAsiaTheme="minorEastAsia" w:cstheme="minorBidi"/>
                <w:noProof/>
                <w:rPrChange w:id="510" w:author="Arthur Parmentier" w:date="2020-06-07T15:27:00Z">
                  <w:rPr>
                    <w:rFonts w:eastAsiaTheme="minorEastAsia" w:cstheme="minorBidi"/>
                    <w:noProof/>
                    <w:lang w:val="fr-FR"/>
                  </w:rPr>
                </w:rPrChange>
              </w:rPr>
              <w:tab/>
            </w:r>
            <w:r w:rsidRPr="007C437A" w:rsidDel="00BA3828">
              <w:rPr>
                <w:rPrChange w:id="511" w:author="Arthur Parmentier" w:date="2020-06-07T15:27:00Z">
                  <w:rPr>
                    <w:rStyle w:val="Lienhypertexte"/>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rPrChange w:id="516" w:author="Arthur Parmentier" w:date="2020-06-07T15:27:00Z">
                  <w:rPr>
                    <w:rStyle w:val="Lienhypertexte"/>
                    <w:noProof/>
                  </w:rPr>
                </w:rPrChange>
              </w:rPr>
              <w:delText>C.</w:delText>
            </w:r>
            <w:r w:rsidRPr="007C437A" w:rsidDel="00BA3828">
              <w:rPr>
                <w:rFonts w:eastAsiaTheme="minorEastAsia" w:cstheme="minorBidi"/>
                <w:noProof/>
                <w:rPrChange w:id="517" w:author="Arthur Parmentier" w:date="2020-06-07T15:27:00Z">
                  <w:rPr>
                    <w:rFonts w:eastAsiaTheme="minorEastAsia" w:cstheme="minorBidi"/>
                    <w:noProof/>
                    <w:lang w:val="fr-FR"/>
                  </w:rPr>
                </w:rPrChange>
              </w:rPr>
              <w:tab/>
            </w:r>
            <w:r w:rsidRPr="007C437A" w:rsidDel="00BA3828">
              <w:rPr>
                <w:rPrChange w:id="518" w:author="Arthur Parmentier" w:date="2020-06-07T15:27:00Z">
                  <w:rPr>
                    <w:rStyle w:val="Lienhypertexte"/>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19" w:author="Arthur Parmentier" w:date="2020-05-14T13:28:00Z"/>
              <w:rFonts w:eastAsiaTheme="minorEastAsia" w:cstheme="minorBidi"/>
              <w:noProof/>
              <w:sz w:val="22"/>
              <w:szCs w:val="22"/>
              <w:rPrChange w:id="520" w:author="Arthur Parmentier" w:date="2020-06-07T15:27:00Z">
                <w:rPr>
                  <w:del w:id="521" w:author="Arthur Parmentier" w:date="2020-05-14T13:28:00Z"/>
                  <w:rFonts w:eastAsiaTheme="minorEastAsia" w:cstheme="minorBidi"/>
                  <w:noProof/>
                  <w:sz w:val="22"/>
                  <w:szCs w:val="22"/>
                  <w:lang w:val="fr-FR"/>
                </w:rPr>
              </w:rPrChange>
            </w:rPr>
          </w:pPr>
          <w:del w:id="522" w:author="Arthur Parmentier" w:date="2020-05-14T13:28:00Z">
            <w:r w:rsidRPr="007C437A" w:rsidDel="00BA3828">
              <w:rPr>
                <w:rPrChange w:id="523" w:author="Arthur Parmentier" w:date="2020-06-07T15:27:00Z">
                  <w:rPr>
                    <w:rStyle w:val="Lienhypertexte"/>
                    <w:noProof/>
                  </w:rPr>
                </w:rPrChange>
              </w:rPr>
              <w:delText>VIII.</w:delText>
            </w:r>
            <w:r w:rsidRPr="007C437A" w:rsidDel="00BA3828">
              <w:rPr>
                <w:rFonts w:eastAsiaTheme="minorEastAsia" w:cstheme="minorBidi"/>
                <w:noProof/>
                <w:rPrChange w:id="524" w:author="Arthur Parmentier" w:date="2020-06-07T15:27:00Z">
                  <w:rPr>
                    <w:rFonts w:eastAsiaTheme="minorEastAsia" w:cstheme="minorBidi"/>
                    <w:noProof/>
                    <w:lang w:val="fr-FR"/>
                  </w:rPr>
                </w:rPrChange>
              </w:rPr>
              <w:tab/>
            </w:r>
            <w:r w:rsidRPr="007C437A" w:rsidDel="00BA3828">
              <w:rPr>
                <w:rPrChange w:id="525" w:author="Arthur Parmentier" w:date="2020-06-07T15:27:00Z">
                  <w:rPr>
                    <w:rStyle w:val="Lienhypertexte"/>
                    <w:noProof/>
                  </w:rPr>
                </w:rPrChange>
              </w:rPr>
              <w:delText>Conclusion</w:delText>
            </w:r>
            <w:r w:rsidRPr="007C437A" w:rsidDel="00BA3828">
              <w:rPr>
                <w:noProof/>
                <w:webHidden/>
              </w:rPr>
              <w:tab/>
              <w:delText>8</w:delText>
            </w:r>
          </w:del>
        </w:p>
        <w:p w:rsidR="00924FE7" w:rsidRPr="007C437A" w:rsidRDefault="00924FE7" w:rsidP="00E6654A">
          <w:r w:rsidRPr="007C437A">
            <w:rPr>
              <w:rPrChange w:id="526" w:author="Arthur Parmentier" w:date="2020-06-07T15:27:00Z">
                <w:rPr/>
              </w:rPrChange>
            </w:rPr>
            <w:fldChar w:fldCharType="end"/>
          </w:r>
        </w:p>
      </w:sdtContent>
    </w:sdt>
    <w:p w:rsidR="00C225D0" w:rsidRDefault="00C225D0">
      <w:pPr>
        <w:rPr>
          <w:ins w:id="527" w:author="Arthur Parmentier" w:date="2020-06-07T19:22:00Z"/>
        </w:rPr>
      </w:pPr>
      <w:ins w:id="528" w:author="Arthur Parmentier" w:date="2020-06-07T19:22:00Z">
        <w:r>
          <w:lastRenderedPageBreak/>
          <w:br w:type="page"/>
        </w:r>
      </w:ins>
    </w:p>
    <w:p w:rsidR="001261FF" w:rsidRPr="007C437A" w:rsidDel="00B46F48" w:rsidRDefault="001261FF" w:rsidP="00E6654A">
      <w:pPr>
        <w:rPr>
          <w:del w:id="529" w:author="Arthur Parmentier" w:date="2020-06-07T19:22:00Z"/>
        </w:rPr>
      </w:pPr>
    </w:p>
    <w:p w:rsidR="00AC57DD" w:rsidRPr="007C437A" w:rsidRDefault="00BD621B" w:rsidP="00E6654A">
      <w:pPr>
        <w:pStyle w:val="Titre1"/>
      </w:pPr>
      <w:bookmarkStart w:id="530" w:name="_Toc40025928"/>
      <w:bookmarkStart w:id="531" w:name="_Toc42449799"/>
      <w:bookmarkStart w:id="532" w:name="_Toc39912163"/>
      <w:r w:rsidRPr="007C437A">
        <w:t>A brief history of Soundpainting</w:t>
      </w:r>
      <w:bookmarkEnd w:id="530"/>
      <w:bookmarkEnd w:id="531"/>
    </w:p>
    <w:p w:rsidR="00F20CBC" w:rsidRPr="007C437A" w:rsidRDefault="006840DA">
      <w:pPr>
        <w:pStyle w:val="Titre2"/>
      </w:pPr>
      <w:bookmarkStart w:id="533" w:name="_Toc40025929"/>
      <w:bookmarkStart w:id="534" w:name="_Toc42449800"/>
      <w:r w:rsidRPr="007C437A">
        <w:t>Back in Woodstock 1974</w:t>
      </w:r>
      <w:r w:rsidR="009F19C2" w:rsidRPr="007C437A">
        <w:t>: emergence in emergency</w:t>
      </w:r>
      <w:bookmarkEnd w:id="533"/>
      <w:bookmarkEnd w:id="534"/>
    </w:p>
    <w:p w:rsidR="000027F3" w:rsidRPr="007C437A" w:rsidDel="00765D65" w:rsidRDefault="000027F3" w:rsidP="00E6654A">
      <w:pPr>
        <w:rPr>
          <w:del w:id="535" w:author="Arthur Parmentier" w:date="2020-06-06T14:57:00Z"/>
        </w:rPr>
      </w:pPr>
      <w:del w:id="536"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37" w:author="Arthur Parmentier" w:date="2020-06-06T14:49:00Z"/>
          <w:rStyle w:val="Lienhypertexte"/>
          <w:u w:val="none"/>
        </w:rPr>
      </w:pPr>
      <w:del w:id="538" w:author="Arthur Parmentier" w:date="2020-06-06T14:57:00Z">
        <w:r w:rsidRPr="007C437A" w:rsidDel="00765D65">
          <w:rPr>
            <w:rPrChange w:id="539"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40"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41" w:author="Arthur Parmentier" w:date="2020-06-07T15:27:00Z">
              <w:rPr>
                <w:rStyle w:val="Lienhypertexte"/>
              </w:rPr>
            </w:rPrChange>
          </w:rPr>
          <w:fldChar w:fldCharType="end"/>
        </w:r>
      </w:del>
      <w:ins w:id="542" w:author="Arthur Parmentier" w:date="2020-06-06T14:41:00Z">
        <w:r w:rsidR="00682B61" w:rsidRPr="007C437A">
          <w:rPr>
            <w:rStyle w:val="Lienhypertexte"/>
            <w:u w:val="none"/>
          </w:rPr>
          <w:t xml:space="preserve">The </w:t>
        </w:r>
      </w:ins>
      <w:ins w:id="543" w:author="Arthur Parmentier" w:date="2020-06-06T14:42:00Z">
        <w:r w:rsidR="00682B61" w:rsidRPr="007C437A">
          <w:rPr>
            <w:rStyle w:val="Lienhypertexte"/>
            <w:u w:val="none"/>
          </w:rPr>
          <w:t>emergence of SP is well documented by its creator Walter Thompson</w:t>
        </w:r>
      </w:ins>
      <w:ins w:id="544" w:author="Arthur Parmentier" w:date="2020-06-06T14:48:00Z">
        <w:r w:rsidR="00682B61" w:rsidRPr="007C437A">
          <w:rPr>
            <w:rStyle w:val="Lienhypertexte"/>
            <w:u w:val="none"/>
          </w:rPr>
          <w:t xml:space="preserve"> in the first SP workbook “Soundpainting, The Art of Live Com</w:t>
        </w:r>
      </w:ins>
      <w:ins w:id="545" w:author="Arthur Parmentier" w:date="2020-06-06T14:49:00Z">
        <w:r w:rsidR="00682B61" w:rsidRPr="007C437A">
          <w:rPr>
            <w:rStyle w:val="Lienhypertexte"/>
            <w:u w:val="none"/>
          </w:rPr>
          <w:t>position” (Walter Thompson, 2006):</w:t>
        </w:r>
      </w:ins>
    </w:p>
    <w:p w:rsidR="00682B61" w:rsidRPr="007C437A" w:rsidRDefault="00682B61">
      <w:pPr>
        <w:pStyle w:val="Citation"/>
        <w:rPr>
          <w:ins w:id="546" w:author="Arthur Parmentier" w:date="2020-06-06T14:53:00Z"/>
          <w:rPrChange w:id="547" w:author="Arthur Parmentier" w:date="2020-06-07T15:27:00Z">
            <w:rPr>
              <w:ins w:id="548" w:author="Arthur Parmentier" w:date="2020-06-06T14:53:00Z"/>
              <w:lang w:val="fr-FR"/>
            </w:rPr>
          </w:rPrChange>
        </w:rPr>
        <w:pPrChange w:id="549" w:author="Arthur Parmentier" w:date="2020-06-06T14:53:00Z">
          <w:pPr>
            <w:spacing w:before="100" w:beforeAutospacing="1" w:after="100" w:afterAutospacing="1" w:line="240" w:lineRule="auto"/>
          </w:pPr>
        </w:pPrChange>
      </w:pPr>
      <w:ins w:id="550" w:author="Arthur Parmentier" w:date="2020-06-06T14:53:00Z">
        <w:r w:rsidRPr="007C437A">
          <w:rPr>
            <w:rPrChange w:id="551" w:author="Arthur Parmentier" w:date="2020-06-07T15:27:00Z">
              <w:rPr>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52" w:author="Arthur Parmentier" w:date="2020-06-06T14:53:00Z"/>
          <w:rPrChange w:id="553" w:author="Arthur Parmentier" w:date="2020-06-07T15:27:00Z">
            <w:rPr>
              <w:ins w:id="554" w:author="Arthur Parmentier" w:date="2020-06-06T14:53:00Z"/>
              <w:lang w:val="fr-FR"/>
            </w:rPr>
          </w:rPrChange>
        </w:rPr>
        <w:pPrChange w:id="555" w:author="Arthur Parmentier" w:date="2020-06-06T14:53:00Z">
          <w:pPr>
            <w:spacing w:after="0" w:line="240" w:lineRule="auto"/>
          </w:pPr>
        </w:pPrChange>
      </w:pPr>
      <w:ins w:id="556" w:author="Arthur Parmentier" w:date="2020-06-06T14:53:00Z">
        <w:r w:rsidRPr="007C437A">
          <w:rPr>
            <w:rPrChange w:id="557" w:author="Arthur Parmentier" w:date="2020-06-07T15:27:00Z">
              <w:rPr>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58" w:author="Arthur Parmentier" w:date="2020-06-06T14:53:00Z"/>
          <w:rPrChange w:id="559" w:author="Arthur Parmentier" w:date="2020-06-07T15:27:00Z">
            <w:rPr>
              <w:ins w:id="560" w:author="Arthur Parmentier" w:date="2020-06-06T14:53:00Z"/>
              <w:lang w:val="fr-FR"/>
            </w:rPr>
          </w:rPrChange>
        </w:rPr>
        <w:pPrChange w:id="561" w:author="Arthur Parmentier" w:date="2020-06-06T14:53:00Z">
          <w:pPr>
            <w:spacing w:before="100" w:beforeAutospacing="1" w:after="100" w:afterAutospacing="1" w:line="240" w:lineRule="auto"/>
          </w:pPr>
        </w:pPrChange>
      </w:pPr>
      <w:ins w:id="562" w:author="Arthur Parmentier" w:date="2020-06-06T14:53:00Z">
        <w:r w:rsidRPr="007C437A">
          <w:rPr>
            <w:rPrChange w:id="563" w:author="Arthur Parmentier" w:date="2020-06-07T15:27:00Z">
              <w:rPr>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564" w:author="Arthur Parmentier" w:date="2020-06-06T14:53:00Z"/>
          <w:rPrChange w:id="565" w:author="Arthur Parmentier" w:date="2020-06-07T15:27:00Z">
            <w:rPr>
              <w:ins w:id="566" w:author="Arthur Parmentier" w:date="2020-06-06T14:53:00Z"/>
              <w:lang w:val="fr-FR"/>
            </w:rPr>
          </w:rPrChange>
        </w:rPr>
      </w:pPr>
      <w:ins w:id="567" w:author="Arthur Parmentier" w:date="2020-06-06T14:53:00Z">
        <w:r w:rsidRPr="007C437A">
          <w:rPr>
            <w:rPrChange w:id="568"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some of his signs. Trumpet 2 was soloing and during his solo Thompson asked one of the other trumpet players to create a repetitive background behind the soloist and </w:t>
        </w:r>
        <w:r w:rsidRPr="007C437A">
          <w:rPr>
            <w:rPrChange w:id="569" w:author="Arthur Parmentier" w:date="2020-06-07T15:27:00Z">
              <w:rPr>
                <w:lang w:val="fr-FR"/>
              </w:rPr>
            </w:rPrChange>
          </w:rPr>
          <w:lastRenderedPageBreak/>
          <w:t>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570" w:author="Arthur Parmentier" w:date="2020-06-06T15:08:00Z"/>
          <w:rPrChange w:id="571" w:author="Arthur Parmentier" w:date="2020-06-07T15:27:00Z">
            <w:rPr>
              <w:ins w:id="572" w:author="Arthur Parmentier" w:date="2020-06-06T15:08:00Z"/>
              <w:lang w:val="fr-FR"/>
            </w:rPr>
          </w:rPrChange>
        </w:rPr>
      </w:pPr>
      <w:ins w:id="573" w:author="Arthur Parmentier" w:date="2020-06-06T14:58:00Z">
        <w:r w:rsidRPr="007C437A">
          <w:rPr>
            <w:rPrChange w:id="574" w:author="Arthur Parmentier" w:date="2020-06-07T15:27:00Z">
              <w:rPr>
                <w:lang w:val="fr-FR"/>
              </w:rPr>
            </w:rPrChange>
          </w:rPr>
          <w:t xml:space="preserve">One important remark is that </w:t>
        </w:r>
      </w:ins>
      <w:ins w:id="575" w:author="Arthur Parmentier" w:date="2020-06-06T14:56:00Z">
        <w:r w:rsidRPr="007C437A">
          <w:rPr>
            <w:rPrChange w:id="576" w:author="Arthur Parmentier" w:date="2020-06-07T15:27:00Z">
              <w:rPr>
                <w:lang w:val="fr-FR"/>
              </w:rPr>
            </w:rPrChange>
          </w:rPr>
          <w:t>SP has emerged in emergency.</w:t>
        </w:r>
      </w:ins>
      <w:ins w:id="577" w:author="Arthur Parmentier" w:date="2020-06-06T15:03:00Z">
        <w:r w:rsidR="002827FA" w:rsidRPr="007C437A">
          <w:rPr>
            <w:rPrChange w:id="578" w:author="Arthur Parmentier" w:date="2020-06-07T15:27:00Z">
              <w:rPr>
                <w:lang w:val="fr-FR"/>
              </w:rPr>
            </w:rPrChange>
          </w:rPr>
          <w:t xml:space="preserve"> At the opposite of oral and written languages that we know ha</w:t>
        </w:r>
      </w:ins>
      <w:ins w:id="579" w:author="Arthur Parmentier" w:date="2020-06-06T15:04:00Z">
        <w:r w:rsidR="002827FA" w:rsidRPr="007C437A">
          <w:rPr>
            <w:rPrChange w:id="580" w:author="Arthur Parmentier" w:date="2020-06-07T15:27:00Z">
              <w:rPr>
                <w:lang w:val="fr-FR"/>
              </w:rPr>
            </w:rPrChange>
          </w:rPr>
          <w:t xml:space="preserve">ve emerged and </w:t>
        </w:r>
      </w:ins>
      <w:ins w:id="581" w:author="Arthur Parmentier" w:date="2020-06-07T15:27:00Z">
        <w:r w:rsidR="00F14388" w:rsidRPr="007C437A">
          <w:t>developed</w:t>
        </w:r>
      </w:ins>
      <w:ins w:id="582" w:author="Arthur Parmentier" w:date="2020-06-06T15:04:00Z">
        <w:r w:rsidR="002827FA" w:rsidRPr="007C437A">
          <w:rPr>
            <w:rPrChange w:id="583" w:author="Arthur Parmentier" w:date="2020-06-07T15:27:00Z">
              <w:rPr>
                <w:lang w:val="fr-FR"/>
              </w:rPr>
            </w:rPrChange>
          </w:rPr>
          <w:t xml:space="preserve"> in </w:t>
        </w:r>
      </w:ins>
      <w:ins w:id="584" w:author="Arthur Parmentier" w:date="2020-06-07T15:27:00Z">
        <w:r w:rsidR="00F14388" w:rsidRPr="007C437A">
          <w:t>thousands</w:t>
        </w:r>
      </w:ins>
      <w:ins w:id="585" w:author="Arthur Parmentier" w:date="2020-06-06T15:04:00Z">
        <w:r w:rsidR="002827FA" w:rsidRPr="007C437A">
          <w:rPr>
            <w:rPrChange w:id="586" w:author="Arthur Parmentier" w:date="2020-06-07T15:27:00Z">
              <w:rPr>
                <w:lang w:val="fr-FR"/>
              </w:rPr>
            </w:rPrChange>
          </w:rPr>
          <w:t xml:space="preserve"> of years, </w:t>
        </w:r>
      </w:ins>
      <w:ins w:id="587" w:author="Arthur Parmentier" w:date="2020-06-06T15:00:00Z">
        <w:r w:rsidRPr="007C437A">
          <w:rPr>
            <w:rPrChange w:id="588" w:author="Arthur Parmentier" w:date="2020-06-07T15:27:00Z">
              <w:rPr>
                <w:lang w:val="fr-FR"/>
              </w:rPr>
            </w:rPrChange>
          </w:rPr>
          <w:t xml:space="preserve">Thompson had to construct signs </w:t>
        </w:r>
      </w:ins>
      <w:ins w:id="589" w:author="Arthur Parmentier" w:date="2020-06-06T15:04:00Z">
        <w:r w:rsidR="002827FA" w:rsidRPr="007C437A">
          <w:rPr>
            <w:rPrChange w:id="590" w:author="Arthur Parmentier" w:date="2020-06-07T15:27:00Z">
              <w:rPr>
                <w:lang w:val="fr-FR"/>
              </w:rPr>
            </w:rPrChange>
          </w:rPr>
          <w:t xml:space="preserve">and a syntax </w:t>
        </w:r>
      </w:ins>
      <w:ins w:id="591" w:author="Arthur Parmentier" w:date="2020-06-06T15:00:00Z">
        <w:r w:rsidRPr="007C437A">
          <w:rPr>
            <w:rPrChange w:id="592" w:author="Arthur Parmentier" w:date="2020-06-07T15:27:00Z">
              <w:rPr>
                <w:lang w:val="fr-FR"/>
              </w:rPr>
            </w:rPrChange>
          </w:rPr>
          <w:t>that he thought the orchestra would understand</w:t>
        </w:r>
      </w:ins>
      <w:ins w:id="593" w:author="Arthur Parmentier" w:date="2020-06-06T15:07:00Z">
        <w:r w:rsidR="00DF2693" w:rsidRPr="007C437A">
          <w:rPr>
            <w:rPrChange w:id="594" w:author="Arthur Parmentier" w:date="2020-06-07T15:27:00Z">
              <w:rPr>
                <w:lang w:val="fr-FR"/>
              </w:rPr>
            </w:rPrChange>
          </w:rPr>
          <w:t xml:space="preserve"> </w:t>
        </w:r>
      </w:ins>
      <w:ins w:id="595" w:author="Arthur Parmentier" w:date="2020-06-06T15:03:00Z">
        <w:r w:rsidR="0090325B" w:rsidRPr="007C437A">
          <w:rPr>
            <w:rPrChange w:id="596" w:author="Arthur Parmentier" w:date="2020-06-07T15:27:00Z">
              <w:rPr>
                <w:lang w:val="fr-FR"/>
              </w:rPr>
            </w:rPrChange>
          </w:rPr>
          <w:t>on the fly</w:t>
        </w:r>
      </w:ins>
      <w:ins w:id="597" w:author="Arthur Parmentier" w:date="2020-06-06T15:07:00Z">
        <w:r w:rsidR="00DF2693" w:rsidRPr="007C437A">
          <w:rPr>
            <w:rPrChange w:id="598" w:author="Arthur Parmentier" w:date="2020-06-07T15:27:00Z">
              <w:rPr>
                <w:lang w:val="fr-FR"/>
              </w:rPr>
            </w:rPrChange>
          </w:rPr>
          <w:t xml:space="preserve"> without being able to d</w:t>
        </w:r>
      </w:ins>
      <w:ins w:id="599" w:author="Arthur Parmentier" w:date="2020-06-06T15:08:00Z">
        <w:r w:rsidR="00DF2693" w:rsidRPr="007C437A">
          <w:rPr>
            <w:rPrChange w:id="600" w:author="Arthur Parmentier" w:date="2020-06-07T15:27:00Z">
              <w:rPr>
                <w:lang w:val="fr-FR"/>
              </w:rPr>
            </w:rPrChange>
          </w:rPr>
          <w:t xml:space="preserve">iscuss prior conventions. </w:t>
        </w:r>
      </w:ins>
    </w:p>
    <w:p w:rsidR="00765D65" w:rsidRDefault="00DF2693">
      <w:pPr>
        <w:rPr>
          <w:ins w:id="601" w:author="Arthur Parmentier" w:date="2020-06-07T19:15:00Z"/>
        </w:rPr>
      </w:pPr>
      <w:ins w:id="602" w:author="Arthur Parmentier" w:date="2020-06-06T15:08:00Z">
        <w:r w:rsidRPr="007C437A">
          <w:rPr>
            <w:rPrChange w:id="603" w:author="Arthur Parmentier" w:date="2020-06-07T15:27:00Z">
              <w:rPr>
                <w:lang w:val="fr-FR"/>
              </w:rPr>
            </w:rPrChange>
          </w:rPr>
          <w:t xml:space="preserve">Even though later, signs were discussed and learned </w:t>
        </w:r>
      </w:ins>
      <w:ins w:id="604" w:author="Arthur Parmentier" w:date="2020-06-06T15:09:00Z">
        <w:r w:rsidRPr="007C437A">
          <w:rPr>
            <w:rPrChange w:id="605" w:author="Arthur Parmentier" w:date="2020-06-07T15:27:00Z">
              <w:rPr>
                <w:lang w:val="fr-FR"/>
              </w:rPr>
            </w:rPrChange>
          </w:rPr>
          <w:t xml:space="preserve">with </w:t>
        </w:r>
      </w:ins>
      <w:ins w:id="606" w:author="Arthur Parmentier" w:date="2020-06-06T15:08:00Z">
        <w:r w:rsidRPr="007C437A">
          <w:rPr>
            <w:rPrChange w:id="607" w:author="Arthur Parmentier" w:date="2020-06-07T15:27:00Z">
              <w:rPr>
                <w:lang w:val="fr-FR"/>
              </w:rPr>
            </w:rPrChange>
          </w:rPr>
          <w:t>convention</w:t>
        </w:r>
      </w:ins>
      <w:ins w:id="608" w:author="Arthur Parmentier" w:date="2020-06-06T15:09:00Z">
        <w:r w:rsidRPr="007C437A">
          <w:rPr>
            <w:rPrChange w:id="609" w:author="Arthur Parmentier" w:date="2020-06-07T15:27:00Z">
              <w:rPr>
                <w:lang w:val="fr-FR"/>
              </w:rPr>
            </w:rPrChange>
          </w:rPr>
          <w:t>s</w:t>
        </w:r>
      </w:ins>
      <w:ins w:id="610" w:author="Arthur Parmentier" w:date="2020-06-06T15:08:00Z">
        <w:r w:rsidRPr="007C437A">
          <w:rPr>
            <w:rPrChange w:id="611" w:author="Arthur Parmentier" w:date="2020-06-07T15:27:00Z">
              <w:rPr>
                <w:lang w:val="fr-FR"/>
              </w:rPr>
            </w:rPrChange>
          </w:rPr>
          <w:t xml:space="preserve">, </w:t>
        </w:r>
      </w:ins>
      <w:ins w:id="612" w:author="Arthur Parmentier" w:date="2020-06-06T15:13:00Z">
        <w:r w:rsidR="00784AD2" w:rsidRPr="007C437A">
          <w:rPr>
            <w:rPrChange w:id="613" w:author="Arthur Parmentier" w:date="2020-06-07T15:27:00Z">
              <w:rPr>
                <w:lang w:val="fr-FR"/>
              </w:rPr>
            </w:rPrChange>
          </w:rPr>
          <w:t xml:space="preserve">the fact that signs </w:t>
        </w:r>
      </w:ins>
      <w:ins w:id="614" w:author="Arthur Parmentier" w:date="2020-06-06T15:14:00Z">
        <w:r w:rsidR="00784AD2" w:rsidRPr="007C437A">
          <w:rPr>
            <w:rPrChange w:id="615" w:author="Arthur Parmentier" w:date="2020-06-07T15:27:00Z">
              <w:rPr>
                <w:lang w:val="fr-FR"/>
              </w:rPr>
            </w:rPrChange>
          </w:rPr>
          <w:t xml:space="preserve">must be learned and understood </w:t>
        </w:r>
      </w:ins>
      <w:ins w:id="616" w:author="Arthur Parmentier" w:date="2020-06-06T15:18:00Z">
        <w:r w:rsidR="00784AD2" w:rsidRPr="007C437A">
          <w:rPr>
            <w:rPrChange w:id="617" w:author="Arthur Parmentier" w:date="2020-06-07T15:27:00Z">
              <w:rPr>
                <w:lang w:val="fr-FR"/>
              </w:rPr>
            </w:rPrChange>
          </w:rPr>
          <w:t>quickly had important consequences that will discuss later.</w:t>
        </w:r>
      </w:ins>
    </w:p>
    <w:p w:rsidR="00951A39" w:rsidRPr="007C437A" w:rsidRDefault="00951A39">
      <w:ins w:id="618" w:author="Arthur Parmentier" w:date="2020-06-07T19:20:00Z">
        <w:r>
          <w:t>What Thompson describes is what turned out to be the</w:t>
        </w:r>
      </w:ins>
      <w:ins w:id="619" w:author="Arthur Parmentier" w:date="2020-06-07T19:16:00Z">
        <w:r>
          <w:t xml:space="preserve"> most common configuration</w:t>
        </w:r>
      </w:ins>
      <w:ins w:id="620" w:author="Arthur Parmentier" w:date="2020-06-07T19:20:00Z">
        <w:r>
          <w:t xml:space="preserve"> of</w:t>
        </w:r>
      </w:ins>
      <w:ins w:id="621" w:author="Arthur Parmentier" w:date="2020-06-07T19:16:00Z">
        <w:r>
          <w:t xml:space="preserve"> </w:t>
        </w:r>
      </w:ins>
      <w:ins w:id="622" w:author="Arthur Parmentier" w:date="2020-06-07T19:21:00Z">
        <w:r w:rsidR="00F127C5">
          <w:t>SP:</w:t>
        </w:r>
        <w:r>
          <w:t xml:space="preserve"> </w:t>
        </w:r>
      </w:ins>
      <w:ins w:id="623" w:author="Arthur Parmentier" w:date="2020-06-07T19:16:00Z">
        <w:r>
          <w:t>a single composer</w:t>
        </w:r>
      </w:ins>
      <w:ins w:id="624" w:author="Arthur Parmentier" w:date="2020-06-07T19:21:00Z">
        <w:r>
          <w:t xml:space="preserve"> (sometimes a few)</w:t>
        </w:r>
      </w:ins>
      <w:ins w:id="625" w:author="Arthur Parmentier" w:date="2020-06-07T19:16:00Z">
        <w:r>
          <w:t xml:space="preserve"> that faces an orchestra of performers. The soundp</w:t>
        </w:r>
      </w:ins>
      <w:ins w:id="626" w:author="Arthur Parmentier" w:date="2020-06-07T19:17:00Z">
        <w:r>
          <w:t xml:space="preserve">ainter creates requests to the performers using the sign language in real-time, during the performance. </w:t>
        </w:r>
      </w:ins>
      <w:ins w:id="627" w:author="Arthur Parmentier" w:date="2020-06-07T19:18:00Z">
        <w:r>
          <w:t xml:space="preserve">At the exception of two signs, the performers do not sign to the composer but rather propose </w:t>
        </w:r>
      </w:ins>
      <w:ins w:id="628" w:author="Arthur Parmentier" w:date="2020-06-07T19:19:00Z">
        <w:r>
          <w:t>material that he will shape and compose with.</w:t>
        </w:r>
      </w:ins>
    </w:p>
    <w:p w:rsidR="00915AFD" w:rsidRPr="007C437A" w:rsidRDefault="00A938B2">
      <w:pPr>
        <w:pStyle w:val="Titre2"/>
      </w:pPr>
      <w:bookmarkStart w:id="629" w:name="_Toc42449801"/>
      <w:bookmarkStart w:id="630" w:name="_Toc40025930"/>
      <w:ins w:id="631" w:author="Arthur Parmentier" w:date="2020-05-14T14:10:00Z">
        <w:r w:rsidRPr="007C437A">
          <w:t>Developments</w:t>
        </w:r>
      </w:ins>
      <w:bookmarkEnd w:id="629"/>
      <w:del w:id="632" w:author="Arthur Parmentier" w:date="2020-05-14T14:10:00Z">
        <w:r w:rsidR="00915AFD" w:rsidRPr="007C437A" w:rsidDel="00A938B2">
          <w:delText>A new</w:delText>
        </w:r>
      </w:del>
      <w:del w:id="633" w:author="Arthur Parmentier" w:date="2020-05-14T14:09:00Z">
        <w:r w:rsidR="00915AFD" w:rsidRPr="007C437A" w:rsidDel="00706FFA">
          <w:delText xml:space="preserve"> form</w:delText>
        </w:r>
      </w:del>
      <w:del w:id="634" w:author="Arthur Parmentier" w:date="2020-05-14T14:10:00Z">
        <w:r w:rsidR="00915AFD" w:rsidRPr="007C437A" w:rsidDel="00A938B2">
          <w:delText xml:space="preserve"> of c</w:delText>
        </w:r>
      </w:del>
      <w:del w:id="635" w:author="Arthur Parmentier" w:date="2020-05-14T14:11:00Z">
        <w:r w:rsidR="00915AFD" w:rsidRPr="007C437A" w:rsidDel="00A938B2">
          <w:delText>omposition</w:delText>
        </w:r>
      </w:del>
      <w:bookmarkEnd w:id="630"/>
    </w:p>
    <w:p w:rsidR="00486FDC" w:rsidRPr="007C437A" w:rsidDel="00A938B2" w:rsidRDefault="00486FDC">
      <w:pPr>
        <w:pStyle w:val="Titre3"/>
        <w:rPr>
          <w:del w:id="636" w:author="Arthur Parmentier" w:date="2020-05-14T14:10:00Z"/>
        </w:rPr>
      </w:pPr>
      <w:bookmarkStart w:id="637" w:name="_Toc40025931"/>
      <w:del w:id="638" w:author="Arthur Parmentier" w:date="2020-05-14T14:10:00Z">
        <w:r w:rsidRPr="007C437A" w:rsidDel="00A938B2">
          <w:delText>Sign language: from cultural concepts to performance</w:delText>
        </w:r>
        <w:bookmarkStart w:id="639" w:name="_Toc40363654"/>
        <w:bookmarkStart w:id="640" w:name="_Toc40363717"/>
        <w:bookmarkStart w:id="641" w:name="_Toc40431426"/>
        <w:bookmarkStart w:id="642" w:name="_Toc41067154"/>
        <w:bookmarkStart w:id="643" w:name="_Toc42258969"/>
        <w:bookmarkStart w:id="644" w:name="_Toc42259046"/>
        <w:bookmarkStart w:id="645" w:name="_Toc42449720"/>
        <w:bookmarkStart w:id="646" w:name="_Toc42449802"/>
        <w:bookmarkEnd w:id="637"/>
        <w:bookmarkEnd w:id="639"/>
        <w:bookmarkEnd w:id="640"/>
        <w:bookmarkEnd w:id="641"/>
        <w:bookmarkEnd w:id="642"/>
        <w:bookmarkEnd w:id="643"/>
        <w:bookmarkEnd w:id="644"/>
        <w:bookmarkEnd w:id="645"/>
        <w:bookmarkEnd w:id="646"/>
      </w:del>
    </w:p>
    <w:p w:rsidR="00486FDC" w:rsidRPr="007C437A" w:rsidDel="00A938B2" w:rsidRDefault="00486FDC" w:rsidP="00E6654A">
      <w:pPr>
        <w:rPr>
          <w:del w:id="647" w:author="Arthur Parmentier" w:date="2020-05-14T14:10:00Z"/>
        </w:rPr>
      </w:pPr>
      <w:del w:id="648"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49" w:name="_Toc40363655"/>
        <w:bookmarkStart w:id="650" w:name="_Toc40363718"/>
        <w:bookmarkStart w:id="651" w:name="_Toc40431427"/>
        <w:bookmarkStart w:id="652" w:name="_Toc41067155"/>
        <w:bookmarkStart w:id="653" w:name="_Toc42258970"/>
        <w:bookmarkStart w:id="654" w:name="_Toc42259047"/>
        <w:bookmarkStart w:id="655" w:name="_Toc42449721"/>
        <w:bookmarkStart w:id="656" w:name="_Toc42449803"/>
        <w:bookmarkEnd w:id="649"/>
        <w:bookmarkEnd w:id="650"/>
        <w:bookmarkEnd w:id="651"/>
        <w:bookmarkEnd w:id="652"/>
        <w:bookmarkEnd w:id="653"/>
        <w:bookmarkEnd w:id="654"/>
        <w:bookmarkEnd w:id="655"/>
        <w:bookmarkEnd w:id="656"/>
      </w:del>
    </w:p>
    <w:p w:rsidR="00665CB4" w:rsidRPr="007C437A" w:rsidDel="00A938B2" w:rsidRDefault="00665CB4" w:rsidP="00E6654A">
      <w:pPr>
        <w:rPr>
          <w:del w:id="657" w:author="Arthur Parmentier" w:date="2020-05-14T14:10:00Z"/>
        </w:rPr>
      </w:pPr>
      <w:del w:id="658" w:author="Arthur Parmentier" w:date="2020-05-14T14:10:00Z">
        <w:r w:rsidRPr="007C437A" w:rsidDel="00A938B2">
          <w:delText xml:space="preserve">Develop cultural aspects examples. </w:delText>
        </w:r>
        <w:bookmarkStart w:id="659" w:name="_Toc40363656"/>
        <w:bookmarkStart w:id="660" w:name="_Toc40363719"/>
        <w:bookmarkStart w:id="661" w:name="_Toc40431428"/>
        <w:bookmarkStart w:id="662" w:name="_Toc41067156"/>
        <w:bookmarkStart w:id="663" w:name="_Toc42258971"/>
        <w:bookmarkStart w:id="664" w:name="_Toc42259048"/>
        <w:bookmarkStart w:id="665" w:name="_Toc42449722"/>
        <w:bookmarkStart w:id="666" w:name="_Toc42449804"/>
        <w:bookmarkEnd w:id="659"/>
        <w:bookmarkEnd w:id="660"/>
        <w:bookmarkEnd w:id="661"/>
        <w:bookmarkEnd w:id="662"/>
        <w:bookmarkEnd w:id="663"/>
        <w:bookmarkEnd w:id="664"/>
        <w:bookmarkEnd w:id="665"/>
        <w:bookmarkEnd w:id="666"/>
      </w:del>
    </w:p>
    <w:p w:rsidR="00486FDC" w:rsidRPr="007C437A" w:rsidDel="00A938B2" w:rsidRDefault="00486FDC" w:rsidP="00E6654A">
      <w:pPr>
        <w:rPr>
          <w:del w:id="667" w:author="Arthur Parmentier" w:date="2020-05-14T14:10:00Z"/>
        </w:rPr>
      </w:pPr>
      <w:del w:id="668" w:author="Arthur Parmentier" w:date="2020-05-14T14:10:00Z">
        <w:r w:rsidRPr="007C437A" w:rsidDel="00A938B2">
          <w:delText xml:space="preserve">Q: Is it only a mere translation of old concepts into a more efficient sign/gestural </w:delText>
        </w:r>
      </w:del>
      <w:del w:id="669" w:author="Arthur Parmentier" w:date="2020-05-13T09:25:00Z">
        <w:r w:rsidRPr="007C437A" w:rsidDel="00990A90">
          <w:delText>langage</w:delText>
        </w:r>
      </w:del>
      <w:del w:id="670" w:author="Arthur Parmentier" w:date="2020-05-14T14:10:00Z">
        <w:r w:rsidRPr="007C437A" w:rsidDel="00A938B2">
          <w:delText>? A: no. It also has emergent properties (think of shapeline).</w:delText>
        </w:r>
        <w:bookmarkStart w:id="671" w:name="_Toc40363657"/>
        <w:bookmarkStart w:id="672" w:name="_Toc40363720"/>
        <w:bookmarkStart w:id="673" w:name="_Toc40431429"/>
        <w:bookmarkStart w:id="674" w:name="_Toc41067157"/>
        <w:bookmarkStart w:id="675" w:name="_Toc42258972"/>
        <w:bookmarkStart w:id="676" w:name="_Toc42259049"/>
        <w:bookmarkStart w:id="677" w:name="_Toc42449723"/>
        <w:bookmarkStart w:id="678" w:name="_Toc42449805"/>
        <w:bookmarkEnd w:id="671"/>
        <w:bookmarkEnd w:id="672"/>
        <w:bookmarkEnd w:id="673"/>
        <w:bookmarkEnd w:id="674"/>
        <w:bookmarkEnd w:id="675"/>
        <w:bookmarkEnd w:id="676"/>
        <w:bookmarkEnd w:id="677"/>
        <w:bookmarkEnd w:id="678"/>
      </w:del>
    </w:p>
    <w:p w:rsidR="00486FDC" w:rsidRPr="007C437A" w:rsidRDefault="00915AFD">
      <w:pPr>
        <w:pStyle w:val="Titre3"/>
      </w:pPr>
      <w:bookmarkStart w:id="679" w:name="_Toc40025932"/>
      <w:bookmarkStart w:id="680" w:name="_Toc42449806"/>
      <w:r w:rsidRPr="007C437A">
        <w:t>A m</w:t>
      </w:r>
      <w:r w:rsidR="003706BA" w:rsidRPr="007C437A">
        <w:t>ultidisciplinary language</w:t>
      </w:r>
      <w:bookmarkEnd w:id="679"/>
      <w:bookmarkEnd w:id="680"/>
    </w:p>
    <w:p w:rsidR="007F1E08" w:rsidRDefault="001875CF" w:rsidP="00E6654A">
      <w:pPr>
        <w:rPr>
          <w:ins w:id="681" w:author="Arthur Parmentier" w:date="2020-06-07T18:47:00Z"/>
        </w:rPr>
      </w:pPr>
      <w:ins w:id="682" w:author="Arthur Parmentier" w:date="2020-06-06T15:41:00Z">
        <w:r w:rsidRPr="007C437A">
          <w:t xml:space="preserve">One of the most important development of SP </w:t>
        </w:r>
      </w:ins>
      <w:ins w:id="683" w:author="Arthur Parmentier" w:date="2020-06-06T15:47:00Z">
        <w:r w:rsidR="00AC50C0" w:rsidRPr="007C437A">
          <w:t xml:space="preserve">in the 90’s and later </w:t>
        </w:r>
      </w:ins>
      <w:ins w:id="684" w:author="Arthur Parmentier" w:date="2020-06-06T15:41:00Z">
        <w:r w:rsidRPr="007C437A">
          <w:t xml:space="preserve">is </w:t>
        </w:r>
      </w:ins>
      <w:ins w:id="685" w:author="Arthur Parmentier" w:date="2020-06-06T15:42:00Z">
        <w:r w:rsidRPr="007C437A">
          <w:t xml:space="preserve">its use with several disciplines: </w:t>
        </w:r>
      </w:ins>
      <w:ins w:id="686" w:author="Arthur Parmentier" w:date="2020-06-06T15:43:00Z">
        <w:r w:rsidRPr="007C437A">
          <w:t xml:space="preserve">music, dance, acting, </w:t>
        </w:r>
      </w:ins>
      <w:ins w:id="687" w:author="Arthur Parmentier" w:date="2020-06-06T15:44:00Z">
        <w:r w:rsidR="00BA026A" w:rsidRPr="007C437A">
          <w:t xml:space="preserve">all visual arts, sculpture… </w:t>
        </w:r>
      </w:ins>
      <w:ins w:id="688" w:author="Arthur Parmentier" w:date="2020-06-06T15:45:00Z">
        <w:r w:rsidR="00BA026A" w:rsidRPr="007C437A">
          <w:t xml:space="preserve">Recently, SP was </w:t>
        </w:r>
      </w:ins>
      <w:ins w:id="689" w:author="Arthur Parmentier" w:date="2020-06-07T19:23:00Z">
        <w:r w:rsidR="00582372">
          <w:t xml:space="preserve">even </w:t>
        </w:r>
      </w:ins>
      <w:ins w:id="690" w:author="Arthur Parmentier" w:date="2020-06-06T15:45:00Z">
        <w:r w:rsidR="00BA026A" w:rsidRPr="007C437A">
          <w:t>used to control a swarm of drones</w:t>
        </w:r>
        <w:r w:rsidR="00BA026A" w:rsidRPr="007C437A">
          <w:rPr>
            <w:rStyle w:val="Appelnotedebasdep"/>
          </w:rPr>
          <w:footnoteReference w:id="1"/>
        </w:r>
      </w:ins>
      <w:ins w:id="696" w:author="Arthur Parmentier" w:date="2020-06-07T19:24:00Z">
        <w:r w:rsidR="00D15826">
          <w:t xml:space="preserve">, showing the </w:t>
        </w:r>
      </w:ins>
      <w:ins w:id="697" w:author="Arthur Parmentier" w:date="2020-06-07T19:25:00Z">
        <w:r w:rsidR="00D15826">
          <w:t>diversity of instruments and disciplines it can be meaningful to.</w:t>
        </w:r>
      </w:ins>
    </w:p>
    <w:p w:rsidR="00E06654" w:rsidRDefault="00E06654" w:rsidP="00E06654">
      <w:pPr>
        <w:rPr>
          <w:ins w:id="698" w:author="Arthur Parmentier" w:date="2020-06-07T18:49:00Z"/>
        </w:rPr>
      </w:pPr>
      <w:ins w:id="699" w:author="Arthur Parmentier" w:date="2020-06-07T18:47:00Z">
        <w:r>
          <w:t xml:space="preserve">Walter explains </w:t>
        </w:r>
      </w:ins>
      <w:ins w:id="700" w:author="Arthur Parmentier" w:date="2020-06-07T18:49:00Z">
        <w:r>
          <w:t xml:space="preserve">that “Performers first learning Soundpainting won’t relate it to any specific discipline because of its multidisciplinary applications. </w:t>
        </w:r>
      </w:ins>
      <w:ins w:id="701" w:author="Arthur Parmentier" w:date="2020-06-07T18:50:00Z">
        <w:r>
          <w:t>[He]</w:t>
        </w:r>
      </w:ins>
      <w:ins w:id="702"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03" w:author="Arthur Parmentier" w:date="2020-06-07T18:50:00Z">
        <w:r w:rsidR="008E2F19">
          <w:t>”</w:t>
        </w:r>
      </w:ins>
    </w:p>
    <w:p w:rsidR="00E06654" w:rsidRDefault="008E2F19" w:rsidP="00E06654">
      <w:pPr>
        <w:rPr>
          <w:ins w:id="704" w:author="Arthur Parmentier" w:date="2020-06-07T18:51:00Z"/>
        </w:rPr>
      </w:pPr>
      <w:ins w:id="705" w:author="Arthur Parmentier" w:date="2020-06-07T18:50:00Z">
        <w:r>
          <w:t>To the question “</w:t>
        </w:r>
      </w:ins>
      <w:ins w:id="706" w:author="Arthur Parmentier" w:date="2020-06-07T18:49:00Z">
        <w:r w:rsidR="00E06654">
          <w:t>Are all your gestures intended to be interpretable by both musicians and dancers?</w:t>
        </w:r>
      </w:ins>
      <w:ins w:id="707" w:author="Arthur Parmentier" w:date="2020-06-07T18:50:00Z">
        <w:r>
          <w:t>”, he answers: “</w:t>
        </w:r>
      </w:ins>
      <w:ins w:id="708" w:author="Arthur Parmentier" w:date="2020-06-07T18:49:00Z">
        <w:r w:rsidR="00E06654">
          <w:t xml:space="preserve">Yes. That is to say, all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09" w:author="Arthur Parmentier" w:date="2020-06-07T18:50:00Z">
        <w:r>
          <w:t>”</w:t>
        </w:r>
        <w:r w:rsidR="000953B3">
          <w:rPr>
            <w:rStyle w:val="Appelnotedebasdep"/>
          </w:rPr>
          <w:footnoteReference w:id="2"/>
        </w:r>
      </w:ins>
    </w:p>
    <w:p w:rsidR="00736EF4" w:rsidRPr="007C437A" w:rsidRDefault="008538C8" w:rsidP="00E06654">
      <w:pPr>
        <w:rPr>
          <w:ins w:id="711" w:author="Arthur Parmentier" w:date="2020-06-06T15:19:00Z"/>
        </w:rPr>
      </w:pPr>
      <w:ins w:id="712" w:author="Arthur Parmentier" w:date="2020-06-07T18:51:00Z">
        <w:r>
          <w:t xml:space="preserve">The </w:t>
        </w:r>
      </w:ins>
      <w:ins w:id="713" w:author="Arthur Parmentier" w:date="2020-06-07T19:25:00Z">
        <w:r w:rsidR="00352C06">
          <w:t xml:space="preserve">multi-disciplinary component of SP is now at the core of its </w:t>
        </w:r>
      </w:ins>
      <w:ins w:id="714"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15" w:author="Arthur Parmentier" w:date="2020-06-06T15:47:00Z"/>
        </w:rPr>
      </w:pPr>
      <w:del w:id="716" w:author="Arthur Parmentier" w:date="2020-06-06T15:47:00Z">
        <w:r w:rsidRPr="007C437A" w:rsidDel="00AC50C0">
          <w:delText>SP not limited to music performance. Signs started to be created by W himself from 90+ for multidisciplinary performance.</w:delText>
        </w:r>
        <w:bookmarkStart w:id="717" w:name="_Toc42449725"/>
        <w:bookmarkStart w:id="718" w:name="_Toc42449807"/>
        <w:bookmarkEnd w:id="717"/>
        <w:bookmarkEnd w:id="718"/>
      </w:del>
    </w:p>
    <w:p w:rsidR="00C75BE3" w:rsidRDefault="00C75BE3">
      <w:pPr>
        <w:pStyle w:val="Titre3"/>
        <w:rPr>
          <w:ins w:id="719" w:author="Arthur Parmentier" w:date="2020-06-07T18:02:00Z"/>
        </w:rPr>
      </w:pPr>
      <w:bookmarkStart w:id="720" w:name="_Toc40025933"/>
      <w:bookmarkStart w:id="721" w:name="_Toc42449808"/>
      <w:r w:rsidRPr="007C437A">
        <w:t xml:space="preserve">Fertility in Europe, </w:t>
      </w:r>
      <w:r w:rsidR="00ED2072" w:rsidRPr="007C437A">
        <w:t xml:space="preserve">worldwide </w:t>
      </w:r>
      <w:r w:rsidRPr="007C437A">
        <w:t>spread</w:t>
      </w:r>
      <w:r w:rsidR="00ED2072" w:rsidRPr="007C437A">
        <w:t xml:space="preserve"> in </w:t>
      </w:r>
      <w:del w:id="722" w:author="Arthur Parmentier" w:date="2020-06-07T17:56:00Z">
        <w:r w:rsidR="00ED2072" w:rsidRPr="007C437A" w:rsidDel="00252940">
          <w:delText xml:space="preserve">modern </w:delText>
        </w:r>
      </w:del>
      <w:ins w:id="723" w:author="Arthur Parmentier" w:date="2020-06-07T17:56:00Z">
        <w:r w:rsidR="00252940">
          <w:t>Western</w:t>
        </w:r>
        <w:r w:rsidR="00252940" w:rsidRPr="007C437A">
          <w:t xml:space="preserve"> </w:t>
        </w:r>
      </w:ins>
      <w:r w:rsidR="00ED2072" w:rsidRPr="007C437A">
        <w:t>societ</w:t>
      </w:r>
      <w:ins w:id="724" w:author="Arthur Parmentier" w:date="2020-06-07T19:27:00Z">
        <w:r w:rsidR="004E5194">
          <w:t>ies</w:t>
        </w:r>
      </w:ins>
      <w:del w:id="725" w:author="Arthur Parmentier" w:date="2020-06-07T17:57:00Z">
        <w:r w:rsidR="00ED2072" w:rsidRPr="007C437A" w:rsidDel="00252940">
          <w:delText>i</w:delText>
        </w:r>
      </w:del>
      <w:del w:id="726" w:author="Arthur Parmentier" w:date="2020-06-07T17:56:00Z">
        <w:r w:rsidR="00ED2072" w:rsidRPr="007C437A" w:rsidDel="00252940">
          <w:delText>es</w:delText>
        </w:r>
      </w:del>
      <w:bookmarkEnd w:id="720"/>
      <w:ins w:id="727" w:author="Arthur Parmentier" w:date="2020-06-06T15:57:00Z">
        <w:r w:rsidR="00FA052A" w:rsidRPr="007C437A">
          <w:t>, the constr</w:t>
        </w:r>
      </w:ins>
      <w:ins w:id="728" w:author="Arthur Parmentier" w:date="2020-06-06T15:58:00Z">
        <w:r w:rsidR="00FA052A" w:rsidRPr="007C437A">
          <w:t xml:space="preserve">uction of a community and the beginning of the </w:t>
        </w:r>
      </w:ins>
      <w:ins w:id="729" w:author="Arthur Parmentier" w:date="2020-06-06T15:59:00Z">
        <w:r w:rsidR="00FA052A" w:rsidRPr="007C437A">
          <w:t>normalization of SP</w:t>
        </w:r>
      </w:ins>
      <w:bookmarkEnd w:id="721"/>
    </w:p>
    <w:p w:rsidR="00514370" w:rsidRPr="00514370" w:rsidRDefault="00514370">
      <w:pPr>
        <w:pStyle w:val="Titre4"/>
        <w:rPr>
          <w:rPrChange w:id="730" w:author="Arthur Parmentier" w:date="2020-06-07T18:02:00Z">
            <w:rPr/>
          </w:rPrChange>
        </w:rPr>
        <w:pPrChange w:id="731" w:author="Arthur Parmentier" w:date="2020-06-07T18:02:00Z">
          <w:pPr>
            <w:pStyle w:val="Titre3"/>
          </w:pPr>
        </w:pPrChange>
      </w:pPr>
      <w:ins w:id="732" w:author="Arthur Parmentier" w:date="2020-06-07T18:02:00Z">
        <w:r>
          <w:t>An important spread and growth in Western soci</w:t>
        </w:r>
      </w:ins>
      <w:ins w:id="733"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34" w:author="Arthur Parmentier" w:date="2020-06-07T19:28:00Z">
        <w:r w:rsidR="00AE7556">
          <w:t xml:space="preserve">the growth of </w:t>
        </w:r>
      </w:ins>
      <w:r w:rsidRPr="007C437A">
        <w:t xml:space="preserve">Soundpainting in France, which </w:t>
      </w:r>
      <w:ins w:id="735" w:author="Arthur Parmentier" w:date="2020-06-07T19:28:00Z">
        <w:r w:rsidR="00AA760B">
          <w:t>is now</w:t>
        </w:r>
      </w:ins>
      <w:del w:id="736" w:author="Arthur Parmentier" w:date="2020-06-07T19:28:00Z">
        <w:r w:rsidRPr="007C437A" w:rsidDel="00AA760B">
          <w:delText>now has</w:delText>
        </w:r>
      </w:del>
      <w:r w:rsidRPr="007C437A">
        <w:t xml:space="preserve"> probably </w:t>
      </w:r>
      <w:ins w:id="737" w:author="Arthur Parmentier" w:date="2020-06-07T19:28:00Z">
        <w:r w:rsidR="00AA760B">
          <w:t>its</w:t>
        </w:r>
      </w:ins>
      <w:del w:id="738" w:author="Arthur Parmentier" w:date="2020-06-07T19:28:00Z">
        <w:r w:rsidRPr="007C437A" w:rsidDel="00AA760B">
          <w:delText>the</w:delText>
        </w:r>
      </w:del>
      <w:r w:rsidRPr="007C437A">
        <w:t xml:space="preserve"> largest </w:t>
      </w:r>
      <w:del w:id="739" w:author="Arthur Parmentier" w:date="2020-06-07T19:28:00Z">
        <w:r w:rsidRPr="007C437A" w:rsidDel="00AA760B">
          <w:delText xml:space="preserve">SP </w:delText>
        </w:r>
      </w:del>
      <w:r w:rsidRPr="007C437A">
        <w:t>community over the world.</w:t>
      </w:r>
    </w:p>
    <w:p w:rsidR="00252940" w:rsidRDefault="009A2092" w:rsidP="00E6654A">
      <w:pPr>
        <w:rPr>
          <w:ins w:id="740" w:author="Arthur Parmentier" w:date="2020-06-07T18:03:00Z"/>
        </w:rPr>
      </w:pPr>
      <w:del w:id="741" w:author="Arthur Parmentier" w:date="2020-06-07T19:28:00Z">
        <w:r w:rsidRPr="007C437A" w:rsidDel="007B6B04">
          <w:delText xml:space="preserve">Today, </w:delText>
        </w:r>
      </w:del>
      <w:r w:rsidRPr="007C437A">
        <w:t xml:space="preserve">Soundpainting is </w:t>
      </w:r>
      <w:ins w:id="742" w:author="Arthur Parmentier" w:date="2020-06-07T19:28:00Z">
        <w:r w:rsidR="007B6B04">
          <w:t xml:space="preserve">now </w:t>
        </w:r>
      </w:ins>
      <w:r w:rsidRPr="007C437A">
        <w:t>used for on</w:t>
      </w:r>
      <w:ins w:id="743" w:author="Arthur Parmentier" w:date="2020-06-06T15:49:00Z">
        <w:r w:rsidR="00F479B2" w:rsidRPr="007C437A">
          <w:t xml:space="preserve"> </w:t>
        </w:r>
      </w:ins>
      <w:del w:id="744" w:author="Arthur Parmentier" w:date="2020-06-06T15:50:00Z">
        <w:r w:rsidRPr="007C437A" w:rsidDel="00F479B2">
          <w:delText xml:space="preserve"> </w:delText>
        </w:r>
      </w:del>
      <w:r w:rsidRPr="007C437A">
        <w:t xml:space="preserve">every </w:t>
      </w:r>
      <w:ins w:id="745" w:author="Arthur Parmentier" w:date="2020-06-06T15:50:00Z">
        <w:r w:rsidR="00F479B2" w:rsidRPr="007C437A">
          <w:t xml:space="preserve">populated </w:t>
        </w:r>
      </w:ins>
      <w:r w:rsidRPr="007C437A">
        <w:t>continent</w:t>
      </w:r>
      <w:ins w:id="746" w:author="Arthur Parmentier" w:date="2020-06-06T15:59:00Z">
        <w:r w:rsidR="00FA052A" w:rsidRPr="007C437A">
          <w:t xml:space="preserve">, especially in </w:t>
        </w:r>
      </w:ins>
      <w:ins w:id="747" w:author="Arthur Parmentier" w:date="2020-06-07T17:48:00Z">
        <w:r w:rsidR="00053756">
          <w:t>the Western world</w:t>
        </w:r>
      </w:ins>
      <w:ins w:id="748" w:author="Arthur Parmentier" w:date="2020-06-06T15:59:00Z">
        <w:r w:rsidR="00FA052A" w:rsidRPr="007C437A">
          <w:t>.</w:t>
        </w:r>
        <w:r w:rsidR="00FA052A" w:rsidRPr="007C437A">
          <w:rPr>
            <w:rStyle w:val="Appelnotedebasdep"/>
          </w:rPr>
          <w:footnoteReference w:id="3"/>
        </w:r>
      </w:ins>
      <w:ins w:id="763" w:author="Arthur Parmentier" w:date="2020-06-07T17:57:00Z">
        <w:r w:rsidR="00252940">
          <w:br/>
          <w:t>A</w:t>
        </w:r>
      </w:ins>
      <w:ins w:id="764" w:author="Arthur Parmentier" w:date="2020-06-07T17:58:00Z">
        <w:r w:rsidR="00252940">
          <w:t xml:space="preserve"> community is born around Walter Thompson</w:t>
        </w:r>
      </w:ins>
      <w:ins w:id="765" w:author="Arthur Parmentier" w:date="2020-06-07T18:00:00Z">
        <w:r w:rsidR="00F9296B">
          <w:t xml:space="preserve"> as we</w:t>
        </w:r>
      </w:ins>
      <w:ins w:id="766" w:author="Arthur Parmentier" w:date="2020-06-07T18:01:00Z">
        <w:r w:rsidR="00F9296B">
          <w:t>ll as several SP orchestras on top of the Walter Thompson</w:t>
        </w:r>
      </w:ins>
      <w:ins w:id="767" w:author="Arthur Parmentier" w:date="2020-06-07T18:02:00Z">
        <w:r w:rsidR="00F9296B">
          <w:t xml:space="preserve"> Orchestra which he started soundpainting with.</w:t>
        </w:r>
      </w:ins>
      <w:del w:id="768" w:author="Arthur Parmentier" w:date="2020-06-06T15:59:00Z">
        <w:r w:rsidRPr="007C437A" w:rsidDel="00FA052A">
          <w:delText xml:space="preserve"> and</w:delText>
        </w:r>
      </w:del>
    </w:p>
    <w:p w:rsidR="00514370" w:rsidRDefault="00514370">
      <w:pPr>
        <w:pStyle w:val="Titre4"/>
        <w:rPr>
          <w:ins w:id="769" w:author="Arthur Parmentier" w:date="2020-06-07T17:57:00Z"/>
        </w:rPr>
        <w:pPrChange w:id="770" w:author="Arthur Parmentier" w:date="2020-06-07T18:03:00Z">
          <w:pPr/>
        </w:pPrChange>
      </w:pPr>
      <w:ins w:id="771" w:author="Arthur Parmentier" w:date="2020-06-07T18:03:00Z">
        <w:r>
          <w:t xml:space="preserve">A living and expanding language </w:t>
        </w:r>
      </w:ins>
    </w:p>
    <w:p w:rsidR="009A2092" w:rsidRPr="007C437A" w:rsidDel="00FA052A" w:rsidRDefault="009A2092" w:rsidP="00E6654A">
      <w:pPr>
        <w:rPr>
          <w:del w:id="772" w:author="Arthur Parmentier" w:date="2020-06-06T15:55:00Z"/>
        </w:rPr>
      </w:pPr>
      <w:del w:id="773" w:author="Arthur Parmentier" w:date="2020-06-06T15:59:00Z">
        <w:r w:rsidRPr="007C437A" w:rsidDel="00FA052A">
          <w:delText xml:space="preserve"> s</w:delText>
        </w:r>
      </w:del>
      <w:ins w:id="774" w:author="Arthur Parmentier" w:date="2020-06-06T15:59:00Z">
        <w:r w:rsidR="00FA052A" w:rsidRPr="007C437A">
          <w:t>S</w:t>
        </w:r>
      </w:ins>
      <w:r w:rsidRPr="007C437A">
        <w:t xml:space="preserve">everal artists created </w:t>
      </w:r>
      <w:ins w:id="775" w:author="Arthur Parmentier" w:date="2020-06-07T19:47:00Z">
        <w:r w:rsidR="00FC5FD3">
          <w:t>new sign</w:t>
        </w:r>
      </w:ins>
      <w:ins w:id="776" w:author="Arthur Parmentier" w:date="2020-06-07T19:50:00Z">
        <w:r w:rsidR="00531407">
          <w:t>s</w:t>
        </w:r>
      </w:ins>
      <w:del w:id="777" w:author="Arthur Parmentier" w:date="2020-06-07T19:47:00Z">
        <w:r w:rsidRPr="007C437A" w:rsidDel="00FC5FD3">
          <w:delText>their own signs</w:delText>
        </w:r>
      </w:del>
      <w:r w:rsidRPr="007C437A">
        <w:t xml:space="preserve"> for the</w:t>
      </w:r>
      <w:ins w:id="778" w:author="Arthur Parmentier" w:date="2020-06-07T19:47:00Z">
        <w:r w:rsidR="00FC5FD3">
          <w:t>ir own</w:t>
        </w:r>
      </w:ins>
      <w:r w:rsidRPr="007C437A">
        <w:t xml:space="preserve"> needs</w:t>
      </w:r>
      <w:ins w:id="779" w:author="Arthur Parmentier" w:date="2020-06-06T15:51:00Z">
        <w:r w:rsidR="00912BCC" w:rsidRPr="007C437A">
          <w:t xml:space="preserve"> </w:t>
        </w:r>
      </w:ins>
      <w:ins w:id="780" w:author="Arthur Parmentier" w:date="2020-06-07T19:47:00Z">
        <w:r w:rsidR="00FC5FD3">
          <w:t>with</w:t>
        </w:r>
      </w:ins>
      <w:ins w:id="781" w:author="Arthur Parmentier" w:date="2020-06-06T15:51:00Z">
        <w:r w:rsidR="00912BCC" w:rsidRPr="007C437A">
          <w:t xml:space="preserve"> their</w:t>
        </w:r>
      </w:ins>
      <w:del w:id="782" w:author="Arthur Parmentier" w:date="2020-06-06T15:51:00Z">
        <w:r w:rsidRPr="007C437A" w:rsidDel="00912BCC">
          <w:delText xml:space="preserve"> of their own</w:delText>
        </w:r>
      </w:del>
      <w:r w:rsidRPr="007C437A">
        <w:t xml:space="preserve"> </w:t>
      </w:r>
      <w:ins w:id="783" w:author="Arthur Parmentier" w:date="2020-06-07T19:47:00Z">
        <w:r w:rsidR="00FC5FD3">
          <w:t xml:space="preserve">particular </w:t>
        </w:r>
      </w:ins>
      <w:r w:rsidRPr="007C437A">
        <w:t>group</w:t>
      </w:r>
      <w:ins w:id="784" w:author="Arthur Parmentier" w:date="2020-06-06T15:51:00Z">
        <w:r w:rsidR="00912BCC" w:rsidRPr="007C437A">
          <w:t>s</w:t>
        </w:r>
      </w:ins>
      <w:r w:rsidRPr="007C437A">
        <w:t xml:space="preserve"> </w:t>
      </w:r>
      <w:ins w:id="785" w:author="Arthur Parmentier" w:date="2020-06-06T15:52:00Z">
        <w:r w:rsidR="00912BCC" w:rsidRPr="007C437A">
          <w:t>and</w:t>
        </w:r>
      </w:ins>
      <w:del w:id="786" w:author="Arthur Parmentier" w:date="2020-06-06T15:52:00Z">
        <w:r w:rsidRPr="007C437A" w:rsidDel="00912BCC">
          <w:delText>or</w:delText>
        </w:r>
      </w:del>
      <w:r w:rsidRPr="007C437A">
        <w:t xml:space="preserve"> </w:t>
      </w:r>
      <w:ins w:id="787" w:author="Arthur Parmentier" w:date="2020-06-06T15:52:00Z">
        <w:r w:rsidR="00912BCC" w:rsidRPr="007C437A">
          <w:t xml:space="preserve">performance </w:t>
        </w:r>
      </w:ins>
      <w:r w:rsidRPr="007C437A">
        <w:t>configuration</w:t>
      </w:r>
      <w:ins w:id="788" w:author="Arthur Parmentier" w:date="2020-06-06T15:52:00Z">
        <w:r w:rsidR="00912BCC" w:rsidRPr="007C437A">
          <w:t>s</w:t>
        </w:r>
      </w:ins>
      <w:ins w:id="789" w:author="Arthur Parmentier" w:date="2020-06-07T19:50:00Z">
        <w:r w:rsidR="00FE2852">
          <w:t>: the language has evolved with the contribution of new soundpai</w:t>
        </w:r>
      </w:ins>
      <w:ins w:id="790" w:author="Arthur Parmentier" w:date="2020-06-07T19:51:00Z">
        <w:r w:rsidR="00FE2852">
          <w:t>nters, creating now more than 1500 signs</w:t>
        </w:r>
      </w:ins>
      <w:r w:rsidRPr="007C437A">
        <w:t>.</w:t>
      </w:r>
      <w:ins w:id="791" w:author="Arthur Parmentier" w:date="2020-06-07T19:51:00Z">
        <w:r w:rsidR="00FE2852">
          <w:br/>
        </w:r>
      </w:ins>
      <w:ins w:id="792" w:author="Arthur Parmentier" w:date="2020-06-06T15:52:00Z">
        <w:r w:rsidR="00B74CBB" w:rsidRPr="007C437A">
          <w:t>T</w:t>
        </w:r>
      </w:ins>
      <w:ins w:id="793" w:author="Arthur Parmentier" w:date="2020-06-06T15:53:00Z">
        <w:r w:rsidR="00B74CBB" w:rsidRPr="007C437A">
          <w:t xml:space="preserve">hompson </w:t>
        </w:r>
      </w:ins>
      <w:ins w:id="794" w:author="Arthur Parmentier" w:date="2020-06-06T15:54:00Z">
        <w:r w:rsidR="00FA052A" w:rsidRPr="007C437A">
          <w:t>is still the main figure of SP and gave himself a special role in keeping the language normalized and un</w:t>
        </w:r>
      </w:ins>
      <w:ins w:id="795" w:author="Arthur Parmentier" w:date="2020-06-06T15:55:00Z">
        <w:r w:rsidR="00FA052A" w:rsidRPr="007C437A">
          <w:t xml:space="preserve">iversal. He leads </w:t>
        </w:r>
      </w:ins>
    </w:p>
    <w:p w:rsidR="006C4B1C" w:rsidRPr="007C437A" w:rsidDel="00FA052A" w:rsidRDefault="006C4B1C" w:rsidP="00E6654A">
      <w:pPr>
        <w:rPr>
          <w:del w:id="796" w:author="Arthur Parmentier" w:date="2020-06-06T15:55:00Z"/>
        </w:rPr>
      </w:pPr>
      <w:del w:id="797" w:author="Arthur Parmentier" w:date="2020-06-06T15:55:00Z">
        <w:r w:rsidRPr="007C437A" w:rsidDel="00FA052A">
          <w:delText xml:space="preserve">Important point: W wants to make sure that the language stays normalized and universal. </w:delText>
        </w:r>
      </w:del>
      <w:ins w:id="798" w:author="Arthur Parmentier" w:date="2020-06-06T15:55:00Z">
        <w:r w:rsidR="00FA052A" w:rsidRPr="007C437A">
          <w:t>t</w:t>
        </w:r>
      </w:ins>
      <w:del w:id="799" w:author="Arthur Parmentier" w:date="2020-06-06T15:55:00Z">
        <w:r w:rsidRPr="007C437A" w:rsidDel="00FA052A">
          <w:delText>T</w:delText>
        </w:r>
      </w:del>
      <w:r w:rsidRPr="007C437A">
        <w:t>hink tanks,</w:t>
      </w:r>
      <w:ins w:id="800" w:author="Arthur Parmentier" w:date="2020-06-06T15:55:00Z">
        <w:r w:rsidR="00FA052A" w:rsidRPr="007C437A">
          <w:t xml:space="preserve"> community groups and discussions,</w:t>
        </w:r>
      </w:ins>
      <w:r w:rsidRPr="007C437A">
        <w:t xml:space="preserve"> </w:t>
      </w:r>
      <w:ins w:id="801" w:author="Arthur Parmentier" w:date="2020-06-06T15:55:00Z">
        <w:r w:rsidR="00FA052A" w:rsidRPr="007C437A">
          <w:t>the constr</w:t>
        </w:r>
      </w:ins>
      <w:ins w:id="802" w:author="Arthur Parmentier" w:date="2020-06-06T15:56:00Z">
        <w:r w:rsidR="00FA052A" w:rsidRPr="007C437A">
          <w:t xml:space="preserve">uction of </w:t>
        </w:r>
      </w:ins>
      <w:r w:rsidRPr="007C437A">
        <w:t>glossar</w:t>
      </w:r>
      <w:ins w:id="803" w:author="Arthur Parmentier" w:date="2020-06-06T15:55:00Z">
        <w:r w:rsidR="00FA052A" w:rsidRPr="007C437A">
          <w:t>ies</w:t>
        </w:r>
      </w:ins>
      <w:del w:id="804" w:author="Arthur Parmentier" w:date="2020-06-06T15:55:00Z">
        <w:r w:rsidRPr="007C437A" w:rsidDel="00FA052A">
          <w:delText>y</w:delText>
        </w:r>
      </w:del>
      <w:ins w:id="805" w:author="Arthur Parmentier" w:date="2020-06-06T15:55:00Z">
        <w:r w:rsidR="00FA052A" w:rsidRPr="007C437A">
          <w:t xml:space="preserve"> and </w:t>
        </w:r>
      </w:ins>
      <w:del w:id="806" w:author="Arthur Parmentier" w:date="2020-06-06T15:55:00Z">
        <w:r w:rsidRPr="007C437A" w:rsidDel="00FA052A">
          <w:delText>/</w:delText>
        </w:r>
      </w:del>
      <w:r w:rsidRPr="007C437A">
        <w:t>dictionar</w:t>
      </w:r>
      <w:ins w:id="807" w:author="Arthur Parmentier" w:date="2020-06-06T15:55:00Z">
        <w:r w:rsidR="00FA052A" w:rsidRPr="007C437A">
          <w:t>ies</w:t>
        </w:r>
      </w:ins>
      <w:del w:id="808" w:author="Arthur Parmentier" w:date="2020-06-06T15:55:00Z">
        <w:r w:rsidRPr="007C437A" w:rsidDel="00FA052A">
          <w:delText>y of signs, community relations…</w:delText>
        </w:r>
      </w:del>
    </w:p>
    <w:p w:rsidR="009A2092" w:rsidRPr="007C437A" w:rsidRDefault="00FA052A" w:rsidP="00E6654A">
      <w:pPr>
        <w:rPr>
          <w:ins w:id="809" w:author="Arthur Parmentier" w:date="2020-06-06T15:56:00Z"/>
        </w:rPr>
      </w:pPr>
      <w:ins w:id="810" w:author="Arthur Parmentier" w:date="2020-06-06T15:55:00Z">
        <w:r w:rsidRPr="007C437A">
          <w:t xml:space="preserve"> </w:t>
        </w:r>
      </w:ins>
      <w:ins w:id="811" w:author="Arthur Parmentier" w:date="2020-06-06T15:56:00Z">
        <w:r w:rsidRPr="007C437A">
          <w:t>where the signs</w:t>
        </w:r>
      </w:ins>
      <w:ins w:id="812" w:author="Arthur Parmentier" w:date="2020-06-06T16:29:00Z">
        <w:r w:rsidR="008030DF" w:rsidRPr="007C437A">
          <w:t>, their meanings</w:t>
        </w:r>
      </w:ins>
      <w:ins w:id="813" w:author="Arthur Parmentier" w:date="2020-06-06T15:56:00Z">
        <w:r w:rsidRPr="007C437A">
          <w:t xml:space="preserve"> and uses are discussed.</w:t>
        </w:r>
      </w:ins>
    </w:p>
    <w:p w:rsidR="00FA052A" w:rsidRPr="007C437A" w:rsidRDefault="00B3767E" w:rsidP="00E6654A">
      <w:ins w:id="814" w:author="Arthur Parmentier" w:date="2020-06-06T16:09:00Z">
        <w:r w:rsidRPr="007C437A">
          <w:t>T</w:t>
        </w:r>
      </w:ins>
      <w:ins w:id="815" w:author="Arthur Parmentier" w:date="2020-06-06T16:10:00Z">
        <w:r w:rsidRPr="007C437A">
          <w:t xml:space="preserve">wo conflictual views of on </w:t>
        </w:r>
      </w:ins>
      <w:ins w:id="816" w:author="Arthur Parmentier" w:date="2020-06-06T16:15:00Z">
        <w:r w:rsidRPr="007C437A">
          <w:t>SP</w:t>
        </w:r>
      </w:ins>
      <w:ins w:id="817" w:author="Arthur Parmentier" w:date="2020-06-06T16:10:00Z">
        <w:r w:rsidRPr="007C437A">
          <w:t xml:space="preserve"> are observed: </w:t>
        </w:r>
      </w:ins>
      <w:ins w:id="818" w:author="Arthur Parmentier" w:date="2020-06-06T16:13:00Z">
        <w:r w:rsidRPr="007C437A">
          <w:br/>
          <w:t>On one hand</w:t>
        </w:r>
      </w:ins>
      <w:ins w:id="819" w:author="Arthur Parmentier" w:date="2020-06-06T16:10:00Z">
        <w:r w:rsidRPr="007C437A">
          <w:t xml:space="preserve"> </w:t>
        </w:r>
      </w:ins>
      <w:ins w:id="820" w:author="Arthur Parmentier" w:date="2020-06-06T16:11:00Z">
        <w:r w:rsidRPr="007C437A">
          <w:t xml:space="preserve">the idea of SP as a language in constant evolution, whose rules and definitions are changing over time as people </w:t>
        </w:r>
      </w:ins>
      <w:ins w:id="821" w:author="Arthur Parmentier" w:date="2020-06-06T16:12:00Z">
        <w:r w:rsidRPr="007C437A">
          <w:t xml:space="preserve">transform </w:t>
        </w:r>
      </w:ins>
      <w:ins w:id="822" w:author="Arthur Parmentier" w:date="2020-06-06T16:11:00Z">
        <w:r w:rsidRPr="007C437A">
          <w:t xml:space="preserve">it for </w:t>
        </w:r>
      </w:ins>
      <w:ins w:id="823" w:author="Arthur Parmentier" w:date="2020-06-06T16:12:00Z">
        <w:r w:rsidRPr="007C437A">
          <w:t xml:space="preserve">their own use; an element of culture that </w:t>
        </w:r>
      </w:ins>
      <w:ins w:id="824" w:author="Arthur Parmentier" w:date="2020-06-06T16:13:00Z">
        <w:r w:rsidRPr="007C437A">
          <w:t>can fundamentally not be owned and controlled.</w:t>
        </w:r>
      </w:ins>
      <w:ins w:id="825" w:author="Arthur Parmentier" w:date="2020-06-06T16:14:00Z">
        <w:r w:rsidRPr="007C437A">
          <w:t xml:space="preserve"> This representation is close to the one of other languages whose diversit</w:t>
        </w:r>
      </w:ins>
      <w:ins w:id="826" w:author="Arthur Parmentier" w:date="2020-06-06T16:15:00Z">
        <w:r w:rsidRPr="007C437A">
          <w:t>ies and divergent evolutions are well-known throughout history.</w:t>
        </w:r>
      </w:ins>
      <w:ins w:id="827" w:author="Arthur Parmentier" w:date="2020-06-06T16:13:00Z">
        <w:r w:rsidRPr="007C437A">
          <w:br/>
          <w:t>On the other hand</w:t>
        </w:r>
      </w:ins>
      <w:ins w:id="828" w:author="Arthur Parmentier" w:date="2020-06-06T16:15:00Z">
        <w:r w:rsidRPr="007C437A">
          <w:t xml:space="preserve">, </w:t>
        </w:r>
        <w:r w:rsidR="0053613D" w:rsidRPr="007C437A">
          <w:t>SP is considered as a creation</w:t>
        </w:r>
      </w:ins>
      <w:ins w:id="829" w:author="Arthur Parmentier" w:date="2020-06-06T16:16:00Z">
        <w:r w:rsidR="0053613D" w:rsidRPr="007C437A">
          <w:t xml:space="preserve"> (moreover, with a living creator)</w:t>
        </w:r>
      </w:ins>
      <w:ins w:id="830" w:author="Arthur Parmentier" w:date="2020-06-06T16:17:00Z">
        <w:r w:rsidR="0053613D" w:rsidRPr="007C437A">
          <w:t xml:space="preserve"> </w:t>
        </w:r>
      </w:ins>
      <w:ins w:id="831" w:author="Arthur Parmentier" w:date="2020-06-06T16:20:00Z">
        <w:r w:rsidR="0053613D" w:rsidRPr="007C437A">
          <w:t>that cannot legitimately be transformed by anyone under the same name and whose transformations must be discussed</w:t>
        </w:r>
      </w:ins>
      <w:ins w:id="832" w:author="Arthur Parmentier" w:date="2020-06-06T16:21:00Z">
        <w:r w:rsidR="0053613D" w:rsidRPr="007C437A">
          <w:t xml:space="preserve"> and eventually approved by its creator and the members of the community.</w:t>
        </w:r>
      </w:ins>
    </w:p>
    <w:p w:rsidR="009A2092" w:rsidRPr="007C437A" w:rsidRDefault="00B43E85" w:rsidP="00E6654A">
      <w:pPr>
        <w:rPr>
          <w:ins w:id="833" w:author="Arthur Parmentier" w:date="2020-06-07T15:20:00Z"/>
        </w:rPr>
      </w:pPr>
      <w:ins w:id="834" w:author="Arthur Parmentier" w:date="2020-06-06T16:23:00Z">
        <w:r w:rsidRPr="007C437A">
          <w:lastRenderedPageBreak/>
          <w:t>Th</w:t>
        </w:r>
      </w:ins>
      <w:ins w:id="835" w:author="Arthur Parmentier" w:date="2020-06-06T16:24:00Z">
        <w:r w:rsidRPr="007C437A">
          <w:t xml:space="preserve">is conflict is also found in several societies between institutions that claim to have an authority on </w:t>
        </w:r>
      </w:ins>
      <w:ins w:id="836" w:author="Arthur Parmentier" w:date="2020-06-06T16:25:00Z">
        <w:r w:rsidRPr="007C437A">
          <w:t xml:space="preserve">both the syntactic rules of a language and its dictionary and </w:t>
        </w:r>
      </w:ins>
      <w:ins w:id="837" w:author="Arthur Parmentier" w:date="2020-06-06T16:26:00Z">
        <w:r w:rsidRPr="007C437A">
          <w:t xml:space="preserve">speakers who are constantly transforming the language </w:t>
        </w:r>
      </w:ins>
      <w:ins w:id="838" w:author="Arthur Parmentier" w:date="2020-06-06T16:28:00Z">
        <w:r w:rsidR="00651357" w:rsidRPr="007C437A">
          <w:t>irrespectively of the</w:t>
        </w:r>
      </w:ins>
      <w:ins w:id="839" w:author="Arthur Parmentier" w:date="2020-06-06T16:26:00Z">
        <w:r w:rsidRPr="007C437A">
          <w:t xml:space="preserve"> approv</w:t>
        </w:r>
      </w:ins>
      <w:ins w:id="840" w:author="Arthur Parmentier" w:date="2020-06-06T16:28:00Z">
        <w:r w:rsidR="00651357" w:rsidRPr="007C437A">
          <w:t>al</w:t>
        </w:r>
      </w:ins>
      <w:ins w:id="841" w:author="Arthur Parmentier" w:date="2020-06-06T16:26:00Z">
        <w:r w:rsidRPr="007C437A">
          <w:t xml:space="preserve"> </w:t>
        </w:r>
      </w:ins>
      <w:ins w:id="842" w:author="Arthur Parmentier" w:date="2020-06-06T16:29:00Z">
        <w:r w:rsidR="00651357" w:rsidRPr="007C437A">
          <w:t>or control of</w:t>
        </w:r>
      </w:ins>
      <w:ins w:id="843" w:author="Arthur Parmentier" w:date="2020-06-06T16:26:00Z">
        <w:r w:rsidRPr="007C437A">
          <w:t xml:space="preserve"> these institution</w:t>
        </w:r>
      </w:ins>
      <w:ins w:id="844" w:author="Arthur Parmentier" w:date="2020-06-06T16:29:00Z">
        <w:r w:rsidR="00651357" w:rsidRPr="007C437A">
          <w:t>s.</w:t>
        </w:r>
      </w:ins>
    </w:p>
    <w:p w:rsidR="00F65D6B" w:rsidRPr="007C437A" w:rsidRDefault="00F65D6B" w:rsidP="00E6654A">
      <w:pPr>
        <w:rPr>
          <w:ins w:id="845" w:author="Arthur Parmentier" w:date="2020-06-06T16:29:00Z"/>
        </w:rPr>
      </w:pPr>
      <w:ins w:id="846" w:author="Arthur Parmentier" w:date="2020-06-07T15:20:00Z">
        <w:r w:rsidRPr="007C437A">
          <w:t>In his WB2, Thompson writes: “In order to address the needs of growth and to keep the language from spreading into hundre</w:t>
        </w:r>
      </w:ins>
      <w:ins w:id="847"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48" w:author="Arthur Parmentier" w:date="2020-06-07T18:54:00Z"/>
        </w:rPr>
      </w:pPr>
      <w:ins w:id="849" w:author="Arthur Parmentier" w:date="2020-06-06T16:30:00Z">
        <w:r w:rsidRPr="007C437A">
          <w:t>The</w:t>
        </w:r>
      </w:ins>
      <w:ins w:id="850" w:author="Arthur Parmentier" w:date="2020-06-06T16:34:00Z">
        <w:r w:rsidRPr="007C437A">
          <w:t xml:space="preserve"> need for normalization and the</w:t>
        </w:r>
      </w:ins>
      <w:ins w:id="851" w:author="Arthur Parmentier" w:date="2020-06-06T16:30:00Z">
        <w:r w:rsidRPr="007C437A">
          <w:t xml:space="preserve"> concern that a language might drift and be so split apart that t</w:t>
        </w:r>
      </w:ins>
      <w:ins w:id="852" w:author="Arthur Parmentier" w:date="2020-06-06T16:31:00Z">
        <w:r w:rsidRPr="007C437A">
          <w:t xml:space="preserve">wo speakers would have trouble understanding each other </w:t>
        </w:r>
      </w:ins>
      <w:ins w:id="853" w:author="Arthur Parmentier" w:date="2020-06-06T16:34:00Z">
        <w:r w:rsidRPr="007C437A">
          <w:t>are</w:t>
        </w:r>
      </w:ins>
      <w:ins w:id="854" w:author="Arthur Parmentier" w:date="2020-06-06T16:31:00Z">
        <w:r w:rsidRPr="007C437A">
          <w:t xml:space="preserve"> also found </w:t>
        </w:r>
      </w:ins>
      <w:ins w:id="855" w:author="Arthur Parmentier" w:date="2020-06-06T16:35:00Z">
        <w:r w:rsidRPr="007C437A">
          <w:t xml:space="preserve">with </w:t>
        </w:r>
      </w:ins>
      <w:ins w:id="856" w:author="Arthur Parmentier" w:date="2020-06-06T16:34:00Z">
        <w:r w:rsidRPr="007C437A">
          <w:t>other sign languages</w:t>
        </w:r>
      </w:ins>
      <w:ins w:id="857" w:author="Arthur Parmentier" w:date="2020-06-06T16:35:00Z">
        <w:r w:rsidR="00A025BD" w:rsidRPr="007C437A">
          <w:t>. For instance in France, where SP</w:t>
        </w:r>
      </w:ins>
      <w:ins w:id="858" w:author="Arthur Parmentier" w:date="2020-06-06T16:36:00Z">
        <w:r w:rsidR="00A025BD" w:rsidRPr="007C437A">
          <w:t xml:space="preserve"> has grown rapidly, we can find a lot of divergent views </w:t>
        </w:r>
      </w:ins>
      <w:ins w:id="859" w:author="Arthur Parmentier" w:date="2020-06-06T16:38:00Z">
        <w:r w:rsidR="00057697" w:rsidRPr="007C437A">
          <w:t>on</w:t>
        </w:r>
      </w:ins>
      <w:ins w:id="860" w:author="Arthur Parmentier" w:date="2020-06-06T16:36:00Z">
        <w:r w:rsidR="00A025BD" w:rsidRPr="007C437A">
          <w:t xml:space="preserve"> the French Sign Language which alth</w:t>
        </w:r>
      </w:ins>
      <w:ins w:id="861" w:author="Arthur Parmentier" w:date="2020-06-06T16:37:00Z">
        <w:r w:rsidR="00A025BD" w:rsidRPr="007C437A">
          <w:t>ough being much older, has a number of speakers relatively low</w:t>
        </w:r>
      </w:ins>
      <w:ins w:id="862" w:author="Arthur Parmentier" w:date="2020-06-06T16:38:00Z">
        <w:r w:rsidR="00A025BD" w:rsidRPr="007C437A">
          <w:t xml:space="preserve"> who only recently in history started forming a visible community and has</w:t>
        </w:r>
      </w:ins>
      <w:ins w:id="863" w:author="Arthur Parmentier" w:date="2020-06-06T16:37:00Z">
        <w:r w:rsidR="00A025BD" w:rsidRPr="007C437A">
          <w:t xml:space="preserve"> very little literature that describes its grammatical rules and structure.</w:t>
        </w:r>
      </w:ins>
      <w:ins w:id="864" w:author="Arthur Parmentier" w:date="2020-06-06T16:32:00Z">
        <w:r w:rsidRPr="007C437A">
          <w:rPr>
            <w:rStyle w:val="Appelnotedebasdep"/>
          </w:rPr>
          <w:footnoteReference w:id="4"/>
        </w:r>
      </w:ins>
      <w:ins w:id="872" w:author="Arthur Parmentier" w:date="2020-06-06T16:59:00Z">
        <w:r w:rsidR="003724FD" w:rsidRPr="007C437A">
          <w:br/>
        </w:r>
      </w:ins>
      <w:ins w:id="873"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877"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878" w:author="Arthur Parmentier" w:date="2020-06-06T17:02:00Z">
        <w:r w:rsidR="003724FD" w:rsidRPr="007C437A">
          <w:t xml:space="preserve"> But if mistakes are interesting of the side of the performer, is it any different on the side of the soundpainter?</w:t>
        </w:r>
      </w:ins>
      <w:ins w:id="879" w:author="Arthur Parmentier" w:date="2020-06-07T15:23:00Z">
        <w:r w:rsidR="00773982" w:rsidRPr="007C437A">
          <w:t xml:space="preserve"> We will see that </w:t>
        </w:r>
      </w:ins>
      <w:ins w:id="880" w:author="Arthur Parmentier" w:date="2020-06-07T15:24:00Z">
        <w:r w:rsidR="00773982" w:rsidRPr="007C437A">
          <w:t xml:space="preserve">the definition of a </w:t>
        </w:r>
      </w:ins>
      <w:ins w:id="881" w:author="Arthur Parmentier" w:date="2020-06-07T15:23:00Z">
        <w:r w:rsidR="00773982" w:rsidRPr="007C437A">
          <w:t xml:space="preserve">“mistake” </w:t>
        </w:r>
      </w:ins>
      <w:ins w:id="882" w:author="Arthur Parmentier" w:date="2020-06-07T15:24:00Z">
        <w:r w:rsidR="00773982" w:rsidRPr="007C437A">
          <w:t xml:space="preserve">is </w:t>
        </w:r>
      </w:ins>
      <w:ins w:id="883" w:author="Arthur Parmentier" w:date="2020-06-07T15:25:00Z">
        <w:r w:rsidR="00B2140E" w:rsidRPr="007C437A">
          <w:t>conventional,</w:t>
        </w:r>
      </w:ins>
      <w:ins w:id="884" w:author="Arthur Parmentier" w:date="2020-06-07T15:24:00Z">
        <w:r w:rsidR="00773982" w:rsidRPr="007C437A">
          <w:t xml:space="preserve"> and we will discuss the role of conventions as meta-structures of SP in a next sec</w:t>
        </w:r>
      </w:ins>
      <w:ins w:id="885" w:author="Arthur Parmentier" w:date="2020-06-07T15:25:00Z">
        <w:r w:rsidR="00773982" w:rsidRPr="007C437A">
          <w:t>tion.</w:t>
        </w:r>
        <w:r w:rsidR="00B2140E" w:rsidRPr="007C437A">
          <w:t xml:space="preserve"> However at this point, it is important to </w:t>
        </w:r>
      </w:ins>
      <w:ins w:id="886" w:author="Arthur Parmentier" w:date="2020-06-07T17:46:00Z">
        <w:r w:rsidR="009C1516">
          <w:t>point out</w:t>
        </w:r>
      </w:ins>
      <w:ins w:id="887" w:author="Arthur Parmentier" w:date="2020-06-07T15:25:00Z">
        <w:r w:rsidR="00B2140E" w:rsidRPr="007C437A">
          <w:t xml:space="preserve"> that languages evolve from mistakes and that a different judgement is </w:t>
        </w:r>
      </w:ins>
      <w:ins w:id="888" w:author="Arthur Parmentier" w:date="2020-06-07T15:26:00Z">
        <w:r w:rsidR="00C5542B" w:rsidRPr="007C437A">
          <w:t>applied</w:t>
        </w:r>
      </w:ins>
      <w:ins w:id="889" w:author="Arthur Parmentier" w:date="2020-06-07T15:25:00Z">
        <w:r w:rsidR="00B2140E" w:rsidRPr="007C437A">
          <w:t xml:space="preserve"> in SP depending on whether the mistake is on the side of the</w:t>
        </w:r>
      </w:ins>
      <w:ins w:id="890" w:author="Arthur Parmentier" w:date="2020-06-07T15:26:00Z">
        <w:r w:rsidR="00B2140E" w:rsidRPr="007C437A">
          <w:t xml:space="preserve"> soundpainter or the performer (as interpreter).</w:t>
        </w:r>
      </w:ins>
    </w:p>
    <w:p w:rsidR="008538C8" w:rsidRPr="007C437A" w:rsidRDefault="008538C8" w:rsidP="00E6654A">
      <w:pPr>
        <w:rPr>
          <w:ins w:id="891" w:author="Arthur Parmentier" w:date="2020-06-06T17:02:00Z"/>
        </w:rPr>
      </w:pPr>
      <w:ins w:id="892"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896" w:author="Arthur Parmentier" w:date="2020-06-07T18:56:00Z">
        <w:r>
          <w:t xml:space="preserve">One may question whether SP is indeed universal and unique. We will </w:t>
        </w:r>
      </w:ins>
      <w:ins w:id="897" w:author="Arthur Parmentier" w:date="2020-06-07T18:57:00Z">
        <w:r>
          <w:t>see</w:t>
        </w:r>
        <w:r w:rsidR="00EC6EF9">
          <w:t xml:space="preserve"> in a nex</w:t>
        </w:r>
      </w:ins>
      <w:ins w:id="898" w:author="Arthur Parmentier" w:date="2020-06-07T18:58:00Z">
        <w:r w:rsidR="00EC6EF9">
          <w:t>t section</w:t>
        </w:r>
      </w:ins>
      <w:ins w:id="899" w:author="Arthur Parmentier" w:date="2020-06-07T18:57:00Z">
        <w:r>
          <w:t xml:space="preserve"> that they are other sign languages in history that have multiple similarities with SP.</w:t>
        </w:r>
      </w:ins>
    </w:p>
    <w:p w:rsidR="003724FD" w:rsidRDefault="007150A7" w:rsidP="007150A7">
      <w:pPr>
        <w:pStyle w:val="Titre3"/>
        <w:rPr>
          <w:ins w:id="900" w:author="Arthur Parmentier" w:date="2020-06-07T18:06:00Z"/>
        </w:rPr>
      </w:pPr>
      <w:bookmarkStart w:id="901" w:name="_Toc42449809"/>
      <w:ins w:id="902" w:author="Arthur Parmentier" w:date="2020-06-07T18:06:00Z">
        <w:r>
          <w:t>The revisited orchestra</w:t>
        </w:r>
        <w:bookmarkEnd w:id="901"/>
      </w:ins>
    </w:p>
    <w:p w:rsidR="00BC086B" w:rsidRDefault="007150A7" w:rsidP="007150A7">
      <w:pPr>
        <w:rPr>
          <w:ins w:id="903" w:author="Arthur Parmentier" w:date="2020-06-07T18:06:00Z"/>
        </w:rPr>
      </w:pPr>
      <w:ins w:id="904" w:author="Arthur Parmentier" w:date="2020-06-07T18:08:00Z">
        <w:r>
          <w:t xml:space="preserve">While </w:t>
        </w:r>
      </w:ins>
      <w:ins w:id="905" w:author="Arthur Parmentier" w:date="2020-06-07T18:09:00Z">
        <w:r>
          <w:t>SP has developed around</w:t>
        </w:r>
        <w:r w:rsidR="0098222C">
          <w:t xml:space="preserve"> </w:t>
        </w:r>
      </w:ins>
      <w:ins w:id="906" w:author="Arthur Parmentier" w:date="2020-06-07T18:10:00Z">
        <w:r w:rsidR="0098222C">
          <w:t xml:space="preserve">a prototypical configuration involving a composer and an orchestra of performers, </w:t>
        </w:r>
      </w:ins>
      <w:ins w:id="907" w:author="Arthur Parmentier" w:date="2020-06-07T18:06:00Z">
        <w:r>
          <w:t>research</w:t>
        </w:r>
        <w:r>
          <w:rPr>
            <w:vertAlign w:val="superscript"/>
          </w:rPr>
          <w:footnoteReference w:id="7"/>
        </w:r>
        <w:r>
          <w:rPr>
            <w:color w:val="FF0000"/>
          </w:rPr>
          <w:t xml:space="preserve"> </w:t>
        </w:r>
        <w:r>
          <w:t xml:space="preserve">in soundpainting and performance has shown the potential of using </w:t>
        </w:r>
      </w:ins>
      <w:ins w:id="940" w:author="Arthur Parmentier" w:date="2020-06-07T18:11:00Z">
        <w:r w:rsidR="0098222C">
          <w:t xml:space="preserve">the language </w:t>
        </w:r>
      </w:ins>
      <w:ins w:id="941" w:author="Arthur Parmentier" w:date="2020-06-07T18:06:00Z">
        <w:r>
          <w:t xml:space="preserve">not only for a frontal performance linking a composer and performers but as a communication and synthesis language </w:t>
        </w:r>
      </w:ins>
      <w:ins w:id="942" w:author="Arthur Parmentier" w:date="2020-06-07T18:11:00Z">
        <w:r w:rsidR="0098222C" w:rsidRPr="0098222C">
          <w:rPr>
            <w:color w:val="0000FF"/>
            <w:rPrChange w:id="943" w:author="Arthur Parmentier" w:date="2020-06-07T18:11:00Z">
              <w:rPr>
                <w:color w:val="0000FF"/>
                <w:u w:val="single"/>
              </w:rPr>
            </w:rPrChange>
          </w:rPr>
          <w:t>between the performers themselves</w:t>
        </w:r>
      </w:ins>
      <w:ins w:id="944" w:author="Arthur Parmentier" w:date="2020-06-07T18:15:00Z">
        <w:r w:rsidR="00E80BBA">
          <w:t xml:space="preserve"> and as a </w:t>
        </w:r>
      </w:ins>
      <w:ins w:id="945" w:author="Arthur Parmentier" w:date="2020-06-07T18:16:00Z">
        <w:r w:rsidR="00E80BBA">
          <w:t>interacting language with the public.</w:t>
        </w:r>
      </w:ins>
      <w:ins w:id="946" w:author="Arthur Parmentier" w:date="2020-06-07T18:39:00Z">
        <w:r w:rsidR="004844B0">
          <w:br/>
        </w:r>
      </w:ins>
      <w:ins w:id="947" w:author="Arthur Parmentier" w:date="2020-06-07T18:40:00Z">
        <w:r w:rsidR="004844B0">
          <w:t xml:space="preserve">Thompson himself speaks about the </w:t>
        </w:r>
      </w:ins>
      <w:ins w:id="948" w:author="Arthur Parmentier" w:date="2020-06-07T18:41:00Z">
        <w:r w:rsidR="004844B0">
          <w:t xml:space="preserve">creation of </w:t>
        </w:r>
      </w:ins>
      <w:ins w:id="949" w:author="Arthur Parmentier" w:date="2020-06-07T18:40:00Z">
        <w:r w:rsidR="004844B0">
          <w:t>“one</w:t>
        </w:r>
      </w:ins>
      <w:ins w:id="950" w:author="Arthur Parmentier" w:date="2020-06-07T18:41:00Z">
        <w:r w:rsidR="004844B0">
          <w:t xml:space="preserve"> handed signs” in SP as</w:t>
        </w:r>
        <w:r w:rsidR="00076BC8">
          <w:t xml:space="preserve"> the transformation of the </w:t>
        </w:r>
        <w:r w:rsidR="00076BC8">
          <w:lastRenderedPageBreak/>
          <w:t>language in response to his n</w:t>
        </w:r>
      </w:ins>
      <w:ins w:id="951" w:author="Arthur Parmentier" w:date="2020-06-07T18:42:00Z">
        <w:r w:rsidR="00076BC8">
          <w:t xml:space="preserve">eed </w:t>
        </w:r>
      </w:ins>
      <w:ins w:id="952" w:author="Arthur Parmentier" w:date="2020-06-07T18:43:00Z">
        <w:r w:rsidR="00420D72">
          <w:t>soundpaint</w:t>
        </w:r>
      </w:ins>
      <w:ins w:id="953" w:author="Arthur Parmentier" w:date="2020-06-07T18:42:00Z">
        <w:r w:rsidR="00076BC8">
          <w:t xml:space="preserve"> while performing, so that he could continue to play while communicate with other performers </w:t>
        </w:r>
      </w:ins>
      <w:ins w:id="954" w:author="Arthur Parmentier" w:date="2020-06-07T18:43:00Z">
        <w:r w:rsidR="00076BC8">
          <w:t>using SP signs.</w:t>
        </w:r>
      </w:ins>
      <w:ins w:id="955" w:author="Arthur Parmentier" w:date="2020-06-07T18:39:00Z">
        <w:r w:rsidR="004844B0">
          <w:br/>
        </w:r>
        <w:r w:rsidR="00AA60AB">
          <w:t xml:space="preserve">In </w:t>
        </w:r>
      </w:ins>
      <w:ins w:id="956" w:author="Arthur Parmentier" w:date="2020-06-07T18:46:00Z">
        <w:r w:rsidR="00F935A9">
          <w:t>each</w:t>
        </w:r>
      </w:ins>
      <w:ins w:id="957" w:author="Arthur Parmentier" w:date="2020-06-07T18:39:00Z">
        <w:r w:rsidR="00AA60AB">
          <w:t xml:space="preserve"> case</w:t>
        </w:r>
      </w:ins>
      <w:ins w:id="958" w:author="Arthur Parmentier" w:date="2020-06-07T18:46:00Z">
        <w:r w:rsidR="00F935A9">
          <w:t>,</w:t>
        </w:r>
      </w:ins>
      <w:ins w:id="959" w:author="Arthur Parmentier" w:date="2020-06-07T18:39:00Z">
        <w:r w:rsidR="00AA60AB">
          <w:t xml:space="preserve"> t</w:t>
        </w:r>
      </w:ins>
      <w:ins w:id="960" w:author="Arthur Parmentier" w:date="2020-06-07T18:16:00Z">
        <w:r w:rsidR="00BC086B">
          <w:t>he traditional frontiers between the</w:t>
        </w:r>
      </w:ins>
      <w:ins w:id="961" w:author="Arthur Parmentier" w:date="2020-06-07T18:17:00Z">
        <w:r w:rsidR="00BC086B">
          <w:t xml:space="preserve"> soundpainter as a composer and the performers as the orchestra </w:t>
        </w:r>
      </w:ins>
      <w:ins w:id="962" w:author="Arthur Parmentier" w:date="2020-06-07T18:39:00Z">
        <w:r w:rsidR="00AA60AB">
          <w:t>are</w:t>
        </w:r>
      </w:ins>
      <w:ins w:id="963" w:author="Arthur Parmentier" w:date="2020-06-07T18:17:00Z">
        <w:r w:rsidR="00BC086B">
          <w:t xml:space="preserve"> blurry and sometimes irrelevant to describe I what I will conceptualize in fu</w:t>
        </w:r>
      </w:ins>
      <w:ins w:id="964" w:author="Arthur Parmentier" w:date="2020-06-07T18:18:00Z">
        <w:r w:rsidR="00BC086B">
          <w:t>rther sections as different configurations of SP.</w:t>
        </w:r>
      </w:ins>
    </w:p>
    <w:p w:rsidR="00654D43" w:rsidRDefault="00654D43">
      <w:pPr>
        <w:rPr>
          <w:ins w:id="965" w:author="Arthur Parmentier" w:date="2020-06-07T19:59:00Z"/>
        </w:rPr>
      </w:pPr>
      <w:ins w:id="966" w:author="Arthur Parmentier" w:date="2020-06-07T19:59:00Z">
        <w:r>
          <w:br w:type="page"/>
        </w:r>
      </w:ins>
    </w:p>
    <w:p w:rsidR="007150A7" w:rsidRPr="007150A7" w:rsidDel="00654D43" w:rsidRDefault="007150A7">
      <w:pPr>
        <w:rPr>
          <w:del w:id="967" w:author="Arthur Parmentier" w:date="2020-06-07T19:59:00Z"/>
        </w:rPr>
      </w:pPr>
    </w:p>
    <w:p w:rsidR="00A7011E" w:rsidRPr="007C437A" w:rsidDel="00654D43" w:rsidRDefault="00A7011E" w:rsidP="00E6654A">
      <w:pPr>
        <w:rPr>
          <w:del w:id="968" w:author="Arthur Parmentier" w:date="2020-06-07T19:59:00Z"/>
        </w:rPr>
      </w:pPr>
      <w:del w:id="969"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970" w:author="Arthur Parmentier" w:date="2020-06-07T19:54:00Z"/>
        </w:rPr>
      </w:pPr>
    </w:p>
    <w:p w:rsidR="00A938B2" w:rsidRPr="007C437A" w:rsidRDefault="001D5E7F" w:rsidP="00E6654A">
      <w:del w:id="971"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972" w:author="Arthur Parmentier" w:date="2020-05-14T14:13:00Z">
        <w:r w:rsidR="00A938B2" w:rsidRPr="007C437A">
          <w:t>Hypothesis: historical link with neums (dev in fr)</w:t>
        </w:r>
      </w:ins>
    </w:p>
    <w:p w:rsidR="000027F3" w:rsidRPr="007C437A" w:rsidRDefault="000027F3" w:rsidP="00E6654A"/>
    <w:p w:rsidR="00960BA6" w:rsidRDefault="00960BA6" w:rsidP="00E6654A">
      <w:pPr>
        <w:pStyle w:val="Titre1"/>
        <w:rPr>
          <w:ins w:id="973" w:author="Arthur Parmentier" w:date="2020-06-07T19:54:00Z"/>
        </w:rPr>
      </w:pPr>
      <w:bookmarkStart w:id="974" w:name="_Toc40025943"/>
      <w:bookmarkStart w:id="975" w:name="_Toc42449810"/>
      <w:bookmarkStart w:id="976" w:name="_Toc40025934"/>
      <w:r w:rsidRPr="007C437A">
        <w:t>Historical and theoretical context</w:t>
      </w:r>
      <w:bookmarkEnd w:id="974"/>
      <w:bookmarkEnd w:id="975"/>
    </w:p>
    <w:p w:rsidR="00EF7368" w:rsidRDefault="00EF7368" w:rsidP="00EF7368">
      <w:pPr>
        <w:rPr>
          <w:ins w:id="977" w:author="Arthur Parmentier" w:date="2020-06-07T19:58:00Z"/>
        </w:rPr>
      </w:pPr>
      <w:ins w:id="978" w:author="Arthur Parmentier" w:date="2020-06-07T19:55:00Z">
        <w:r>
          <w:t>To better understand the adoption of SP in the West</w:t>
        </w:r>
      </w:ins>
      <w:ins w:id="979" w:author="Arthur Parmentier" w:date="2020-06-07T19:56:00Z">
        <w:r>
          <w:t xml:space="preserve">ern culture and the conceptual systems that it is based on, we will discuss some </w:t>
        </w:r>
      </w:ins>
      <w:ins w:id="980" w:author="Arthur Parmentier" w:date="2020-06-07T19:57:00Z">
        <w:r>
          <w:t>historical and theoretical elements of context that relates to the notion of sign language, real time composition and the use of sig</w:t>
        </w:r>
      </w:ins>
      <w:ins w:id="981" w:author="Arthur Parmentier" w:date="2020-06-07T19:58:00Z">
        <w:r>
          <w:t>ns for conducting in music and arts.</w:t>
        </w:r>
      </w:ins>
    </w:p>
    <w:p w:rsidR="00E71A4E" w:rsidRPr="00EF7368" w:rsidDel="006D5BBB" w:rsidRDefault="00E71A4E">
      <w:pPr>
        <w:rPr>
          <w:del w:id="982" w:author="Arthur Parmentier" w:date="2020-06-07T21:11:00Z"/>
          <w:rPrChange w:id="983" w:author="Arthur Parmentier" w:date="2020-06-07T19:54:00Z">
            <w:rPr>
              <w:del w:id="984" w:author="Arthur Parmentier" w:date="2020-06-07T21:11:00Z"/>
            </w:rPr>
          </w:rPrChange>
        </w:rPr>
        <w:pPrChange w:id="985" w:author="Arthur Parmentier" w:date="2020-06-07T19:54:00Z">
          <w:pPr>
            <w:pStyle w:val="Titre1"/>
          </w:pPr>
        </w:pPrChange>
      </w:pPr>
      <w:ins w:id="986" w:author="Arthur Parmentier" w:date="2020-06-07T19:58:00Z">
        <w:r>
          <w:t>These notions will also bring important theoretical concepts that I will use to analyze some mechanisms of SP</w:t>
        </w:r>
      </w:ins>
      <w:ins w:id="987" w:author="Arthur Parmentier" w:date="2020-06-07T19:59:00Z">
        <w:r w:rsidR="008155A6">
          <w:t xml:space="preserve"> in </w:t>
        </w:r>
        <w:r w:rsidR="002376CA">
          <w:t>linguistic terms.</w:t>
        </w:r>
      </w:ins>
    </w:p>
    <w:p w:rsidR="006D5BBB" w:rsidRDefault="006D5BBB">
      <w:pPr>
        <w:rPr>
          <w:ins w:id="988" w:author="Arthur Parmentier" w:date="2020-06-07T21:11:00Z"/>
        </w:rPr>
        <w:pPrChange w:id="989" w:author="Arthur Parmentier" w:date="2020-06-07T21:11:00Z">
          <w:pPr>
            <w:pStyle w:val="Titre2"/>
          </w:pPr>
        </w:pPrChange>
      </w:pPr>
      <w:bookmarkStart w:id="990" w:name="_Toc40025944"/>
      <w:bookmarkStart w:id="991" w:name="_Toc42449811"/>
      <w:bookmarkEnd w:id="990"/>
    </w:p>
    <w:p w:rsidR="006D5BBB" w:rsidRDefault="006D5BBB" w:rsidP="006D5BBB">
      <w:pPr>
        <w:pStyle w:val="Titre2"/>
        <w:numPr>
          <w:ilvl w:val="1"/>
          <w:numId w:val="42"/>
        </w:numPr>
        <w:rPr>
          <w:ins w:id="992" w:author="Arthur Parmentier" w:date="2020-06-07T21:11:00Z"/>
        </w:rPr>
      </w:pPr>
      <w:ins w:id="993" w:author="Arthur Parmentier" w:date="2020-06-07T21:11:00Z">
        <w:r>
          <w:t>Signs and l</w:t>
        </w:r>
        <w:r w:rsidRPr="007C437A">
          <w:t>inguistics</w:t>
        </w:r>
      </w:ins>
    </w:p>
    <w:p w:rsidR="006D5BBB" w:rsidRDefault="006D5BBB" w:rsidP="006D5BBB">
      <w:pPr>
        <w:rPr>
          <w:ins w:id="994" w:author="Arthur Parmentier" w:date="2020-06-07T21:12:00Z"/>
        </w:rPr>
      </w:pPr>
      <w:ins w:id="995" w:author="Arthur Parmentier" w:date="2020-06-07T21:11:00Z">
        <w:r>
          <w:t xml:space="preserve">First, I would like to review </w:t>
        </w:r>
      </w:ins>
      <w:ins w:id="996" w:author="Arthur Parmentier" w:date="2020-06-07T21:12:00Z">
        <w:r>
          <w:t>the notion of sign language in linguistics that will allow us to better understand SP as a language.</w:t>
        </w:r>
      </w:ins>
    </w:p>
    <w:p w:rsidR="006D5BBB" w:rsidRDefault="006D5BBB" w:rsidP="006D5BBB">
      <w:pPr>
        <w:pStyle w:val="Titre3"/>
        <w:rPr>
          <w:ins w:id="997" w:author="Arthur Parmentier" w:date="2020-06-07T21:35:00Z"/>
        </w:rPr>
      </w:pPr>
      <w:ins w:id="998" w:author="Arthur Parmentier" w:date="2020-06-07T21:12:00Z">
        <w:r>
          <w:t>Theories of signs</w:t>
        </w:r>
      </w:ins>
    </w:p>
    <w:p w:rsidR="00967518" w:rsidRPr="00967518" w:rsidRDefault="00967518">
      <w:pPr>
        <w:rPr>
          <w:ins w:id="999" w:author="Arthur Parmentier" w:date="2020-06-07T21:12:00Z"/>
          <w:rPrChange w:id="1000" w:author="Arthur Parmentier" w:date="2020-06-07T21:35:00Z">
            <w:rPr>
              <w:ins w:id="1001" w:author="Arthur Parmentier" w:date="2020-06-07T21:12:00Z"/>
            </w:rPr>
          </w:rPrChange>
        </w:rPr>
        <w:pPrChange w:id="1002" w:author="Arthur Parmentier" w:date="2020-06-07T21:35:00Z">
          <w:pPr>
            <w:pStyle w:val="Titre3"/>
          </w:pPr>
        </w:pPrChange>
      </w:pPr>
      <w:ins w:id="1003" w:author="Arthur Parmentier" w:date="2020-06-07T21:35:00Z">
        <w:r>
          <w:t xml:space="preserve">The most basic definition of a sign is that </w:t>
        </w:r>
      </w:ins>
      <w:ins w:id="1004" w:author="Arthur Parmentier" w:date="2020-06-07T21:36:00Z">
        <w:r>
          <w:t xml:space="preserve">it is something that stands for something else. The discipline that deal with this notion is called semiotics, and linguistics </w:t>
        </w:r>
      </w:ins>
      <w:ins w:id="1005" w:author="Arthur Parmentier" w:date="2020-06-07T21:37:00Z">
        <w:r>
          <w:t>is</w:t>
        </w:r>
      </w:ins>
      <w:ins w:id="1006" w:author="Arthur Parmentier" w:date="2020-06-07T21:36:00Z">
        <w:r>
          <w:t xml:space="preserve"> bas</w:t>
        </w:r>
      </w:ins>
      <w:ins w:id="1007" w:author="Arthur Parmentier" w:date="2020-06-07T21:37:00Z">
        <w:r>
          <w:t>ically a sub-discipline of semiotics as our language itself is a system of signs.</w:t>
        </w:r>
        <w:r>
          <w:rPr>
            <w:rStyle w:val="Appelnotedebasdep"/>
          </w:rPr>
          <w:footnoteReference w:id="8"/>
        </w:r>
        <w:r w:rsidR="00613706">
          <w:t xml:space="preserve"> </w:t>
        </w:r>
      </w:ins>
      <w:ins w:id="1010" w:author="Arthur Parmentier" w:date="2020-06-07T21:38:00Z">
        <w:r w:rsidR="00613706">
          <w:t>I would like to introduce a few theories on signs that will help us understanding the processes of SP.</w:t>
        </w:r>
      </w:ins>
    </w:p>
    <w:p w:rsidR="004A28AB" w:rsidRDefault="004A28AB" w:rsidP="004A28AB">
      <w:pPr>
        <w:pStyle w:val="Titre4"/>
        <w:rPr>
          <w:ins w:id="1011" w:author="Arthur Parmentier" w:date="2020-06-07T21:13:00Z"/>
        </w:rPr>
      </w:pPr>
      <w:ins w:id="1012" w:author="Arthur Parmentier" w:date="2020-06-07T21:13:00Z">
        <w:r w:rsidRPr="004A28AB">
          <w:t xml:space="preserve">De Saussure </w:t>
        </w:r>
      </w:ins>
      <w:ins w:id="1013" w:author="Arthur Parmentier" w:date="2020-06-07T21:16:00Z">
        <w:r w:rsidR="00AD4404">
          <w:t>signified and signifier</w:t>
        </w:r>
      </w:ins>
    </w:p>
    <w:p w:rsidR="004A28AB" w:rsidRDefault="004A28AB" w:rsidP="004A28AB">
      <w:pPr>
        <w:rPr>
          <w:ins w:id="1014" w:author="Arthur Parmentier" w:date="2020-06-07T21:14:00Z"/>
        </w:rPr>
      </w:pPr>
      <w:ins w:id="1015"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4A28AB">
      <w:pPr>
        <w:rPr>
          <w:ins w:id="1020" w:author="Arthur Parmentier" w:date="2020-06-07T21:15:00Z"/>
        </w:rPr>
      </w:pPr>
      <w:ins w:id="1021" w:author="Arthur Parmentier" w:date="2020-06-07T21:14:00Z">
        <w:r>
          <w:t xml:space="preserve">The main </w:t>
        </w:r>
      </w:ins>
      <w:ins w:id="1022" w:author="Arthur Parmentier" w:date="2020-06-07T21:15:00Z">
        <w:r>
          <w:t>idea brought by De Saussure is that a sign is made of two components</w:t>
        </w:r>
      </w:ins>
      <w:ins w:id="1023" w:author="Arthur Parmentier" w:date="2020-06-07T21:39:00Z">
        <w:r w:rsidR="00FB3C33">
          <w:t xml:space="preserve"> (the so-called “egg model”)</w:t>
        </w:r>
      </w:ins>
      <w:ins w:id="1024" w:author="Arthur Parmentier" w:date="2020-06-07T21:15:00Z">
        <w:r>
          <w:t>:</w:t>
        </w:r>
      </w:ins>
    </w:p>
    <w:p w:rsidR="00AD4404" w:rsidRDefault="00AD4404" w:rsidP="00AD4404">
      <w:pPr>
        <w:pStyle w:val="Paragraphedeliste"/>
        <w:numPr>
          <w:ilvl w:val="0"/>
          <w:numId w:val="43"/>
        </w:numPr>
        <w:rPr>
          <w:ins w:id="1025" w:author="Arthur Parmentier" w:date="2020-06-07T21:15:00Z"/>
        </w:rPr>
      </w:pPr>
      <w:ins w:id="1026" w:author="Arthur Parmentier" w:date="2020-06-07T21:15:00Z">
        <w:r>
          <w:t>A signified, which is the concept or meaning part of the sign</w:t>
        </w:r>
      </w:ins>
      <w:ins w:id="1027" w:author="Arthur Parmentier" w:date="2020-06-07T21:18:00Z">
        <w:r w:rsidR="005E0152">
          <w:t xml:space="preserve"> (the sign’s “content”)</w:t>
        </w:r>
      </w:ins>
    </w:p>
    <w:p w:rsidR="00AD4404" w:rsidRDefault="00AD4404" w:rsidP="00AD4404">
      <w:pPr>
        <w:pStyle w:val="Paragraphedeliste"/>
        <w:numPr>
          <w:ilvl w:val="0"/>
          <w:numId w:val="43"/>
        </w:numPr>
        <w:rPr>
          <w:ins w:id="1028" w:author="Arthur Parmentier" w:date="2020-06-07T21:17:00Z"/>
        </w:rPr>
      </w:pPr>
      <w:ins w:id="1029" w:author="Arthur Parmentier" w:date="2020-06-07T21:16:00Z">
        <w:r>
          <w:t>A signifier that represents the signified</w:t>
        </w:r>
      </w:ins>
      <w:ins w:id="1030" w:author="Arthur Parmentier" w:date="2020-06-07T21:18:00Z">
        <w:r w:rsidR="005E0152">
          <w:t xml:space="preserve"> (the sign’s “body”)</w:t>
        </w:r>
      </w:ins>
    </w:p>
    <w:p w:rsidR="005E0152" w:rsidRDefault="005E0152" w:rsidP="005E0152">
      <w:pPr>
        <w:rPr>
          <w:ins w:id="1031" w:author="Arthur Parmentier" w:date="2020-06-07T21:20:00Z"/>
        </w:rPr>
      </w:pPr>
      <w:ins w:id="1032" w:author="Arthur Parmentier" w:date="2020-06-07T21:17:00Z">
        <w:r>
          <w:t xml:space="preserve">Moreover, </w:t>
        </w:r>
      </w:ins>
      <w:ins w:id="1033" w:author="Arthur Parmentier" w:date="2020-06-07T21:22:00Z">
        <w:r w:rsidR="005F301D">
          <w:t xml:space="preserve">he claims that </w:t>
        </w:r>
      </w:ins>
      <w:ins w:id="1034" w:author="Arthur Parmentier" w:date="2020-06-07T21:17:00Z">
        <w:r>
          <w:t xml:space="preserve">the relation between the signifier and </w:t>
        </w:r>
      </w:ins>
      <w:ins w:id="1035" w:author="Arthur Parmentier" w:date="2020-06-07T21:19:00Z">
        <w:r w:rsidR="005F301D">
          <w:t>signified is conventional and arbitrary (it could be something else).</w:t>
        </w:r>
      </w:ins>
    </w:p>
    <w:p w:rsidR="005F301D" w:rsidRDefault="005F301D">
      <w:pPr>
        <w:pStyle w:val="Titre4"/>
        <w:rPr>
          <w:ins w:id="1036" w:author="Arthur Parmentier" w:date="2020-06-07T21:16:00Z"/>
        </w:rPr>
        <w:pPrChange w:id="1037" w:author="Arthur Parmentier" w:date="2020-06-07T21:20:00Z">
          <w:pPr>
            <w:pStyle w:val="Paragraphedeliste"/>
            <w:numPr>
              <w:numId w:val="43"/>
            </w:numPr>
            <w:ind w:hanging="360"/>
          </w:pPr>
        </w:pPrChange>
      </w:pPr>
      <w:ins w:id="1038" w:author="Arthur Parmentier" w:date="2020-06-07T21:20:00Z">
        <w:r w:rsidRPr="005F301D">
          <w:lastRenderedPageBreak/>
          <w:t>Charles</w:t>
        </w:r>
      </w:ins>
      <w:ins w:id="1039" w:author="Arthur Parmentier" w:date="2020-06-07T21:21:00Z">
        <w:r>
          <w:t xml:space="preserve"> </w:t>
        </w:r>
      </w:ins>
      <w:ins w:id="1040" w:author="Arthur Parmentier" w:date="2020-06-07T21:20:00Z">
        <w:r w:rsidRPr="005F301D">
          <w:t>Sanders</w:t>
        </w:r>
      </w:ins>
      <w:ins w:id="1041" w:author="Arthur Parmentier" w:date="2020-06-07T21:21:00Z">
        <w:r>
          <w:t xml:space="preserve"> </w:t>
        </w:r>
      </w:ins>
      <w:ins w:id="1042" w:author="Arthur Parmentier" w:date="2020-06-07T21:20:00Z">
        <w:r w:rsidRPr="005F301D">
          <w:t>Peirce</w:t>
        </w:r>
      </w:ins>
    </w:p>
    <w:p w:rsidR="00AD4404" w:rsidRDefault="005F301D" w:rsidP="00AD4404">
      <w:pPr>
        <w:rPr>
          <w:ins w:id="1043" w:author="Arthur Parmentier" w:date="2020-06-07T21:34:00Z"/>
        </w:rPr>
      </w:pPr>
      <w:ins w:id="1044" w:author="Arthur Parmentier" w:date="2020-06-07T21:27:00Z">
        <w:r>
          <w:t xml:space="preserve">Charles Sanders Peirce </w:t>
        </w:r>
      </w:ins>
      <w:ins w:id="1045" w:author="Arthur Parmentier" w:date="2020-06-07T21:31:00Z">
        <w:r w:rsidR="00967518">
          <w:t xml:space="preserve">proposed in 1903 a more complex </w:t>
        </w:r>
      </w:ins>
      <w:ins w:id="1046" w:author="Arthur Parmentier" w:date="2020-06-07T21:32:00Z">
        <w:r w:rsidR="00967518">
          <w:t>classification of theory of signs</w:t>
        </w:r>
      </w:ins>
      <w:ins w:id="1047" w:author="Arthur Parmentier" w:date="2020-06-07T21:33:00Z">
        <w:r w:rsidR="00967518">
          <w:t xml:space="preserve"> in triadic ele</w:t>
        </w:r>
      </w:ins>
      <w:ins w:id="1048" w:author="Arthur Parmentier" w:date="2020-06-07T21:34:00Z">
        <w:r w:rsidR="00967518">
          <w:t>ments.</w:t>
        </w:r>
      </w:ins>
      <w:ins w:id="1049" w:author="Arthur Parmentier" w:date="2020-06-07T21:33:00Z">
        <w:r w:rsidR="00967518">
          <w:rPr>
            <w:rStyle w:val="Appelnotedebasdep"/>
          </w:rPr>
          <w:footnoteReference w:id="10"/>
        </w:r>
      </w:ins>
      <w:ins w:id="1064"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065" w:author="Arthur Parmentier" w:date="2020-06-07T21:34:00Z"/>
        </w:rPr>
      </w:pPr>
      <w:ins w:id="1066" w:author="Arthur Parmentier" w:date="2020-06-07T21:34:00Z">
        <w:r>
          <w:t>Symbols</w:t>
        </w:r>
      </w:ins>
      <w:ins w:id="1067" w:author="Arthur Parmentier" w:date="2020-06-07T21:40:00Z">
        <w:r w:rsidR="00B83B38">
          <w:t xml:space="preserve">: </w:t>
        </w:r>
      </w:ins>
      <w:ins w:id="1068" w:author="Arthur Parmentier" w:date="2020-06-07T21:41:00Z">
        <w:r w:rsidR="00B83B38">
          <w:t>arbitrary</w:t>
        </w:r>
      </w:ins>
      <w:ins w:id="1069" w:author="Arthur Parmentier" w:date="2020-06-07T21:40:00Z">
        <w:r w:rsidR="00B83B38">
          <w:t xml:space="preserve"> signs that </w:t>
        </w:r>
      </w:ins>
      <w:ins w:id="1070" w:author="Arthur Parmentier" w:date="2020-06-07T21:44:00Z">
        <w:r w:rsidR="00B83B38">
          <w:t>must</w:t>
        </w:r>
      </w:ins>
      <w:ins w:id="1071" w:author="Arthur Parmentier" w:date="2020-06-07T21:40:00Z">
        <w:r w:rsidR="00B83B38">
          <w:t xml:space="preserve"> be learned</w:t>
        </w:r>
      </w:ins>
    </w:p>
    <w:p w:rsidR="00967518" w:rsidRDefault="00967518" w:rsidP="00967518">
      <w:pPr>
        <w:pStyle w:val="Paragraphedeliste"/>
        <w:numPr>
          <w:ilvl w:val="0"/>
          <w:numId w:val="43"/>
        </w:numPr>
        <w:rPr>
          <w:ins w:id="1072" w:author="Arthur Parmentier" w:date="2020-06-07T21:34:00Z"/>
        </w:rPr>
      </w:pPr>
      <w:ins w:id="1073" w:author="Arthur Parmentier" w:date="2020-06-07T21:34:00Z">
        <w:r>
          <w:t>Icons</w:t>
        </w:r>
      </w:ins>
      <w:ins w:id="1074" w:author="Arthur Parmentier" w:date="2020-06-07T21:41:00Z">
        <w:r w:rsidR="00B83B38">
          <w:t xml:space="preserve">: </w:t>
        </w:r>
      </w:ins>
      <w:ins w:id="1075" w:author="Arthur Parmentier" w:date="2020-06-07T21:42:00Z">
        <w:r w:rsidR="00B83B38">
          <w:t xml:space="preserve">signs </w:t>
        </w:r>
      </w:ins>
      <w:ins w:id="1076"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077" w:author="Arthur Parmentier" w:date="2020-06-07T21:44:00Z"/>
        </w:rPr>
      </w:pPr>
      <w:ins w:id="1078" w:author="Arthur Parmentier" w:date="2020-06-07T21:34:00Z">
        <w:r>
          <w:t>Indices (or index)</w:t>
        </w:r>
      </w:ins>
      <w:ins w:id="1079" w:author="Arthur Parmentier" w:date="2020-06-07T21:43:00Z">
        <w:r w:rsidR="00B83B38">
          <w:t xml:space="preserve">: signs that are caused by the thing they </w:t>
        </w:r>
      </w:ins>
      <w:ins w:id="1080" w:author="Arthur Parmentier" w:date="2020-06-07T21:44:00Z">
        <w:r w:rsidR="00B83B38">
          <w:t>stand for or bear close connection between body and content</w:t>
        </w:r>
      </w:ins>
    </w:p>
    <w:p w:rsidR="00B83B38" w:rsidRPr="00B83B38" w:rsidRDefault="00B83B38">
      <w:pPr>
        <w:rPr>
          <w:ins w:id="1081" w:author="Arthur Parmentier" w:date="2020-06-07T21:11:00Z"/>
          <w:rPrChange w:id="1082" w:author="Arthur Parmentier" w:date="2020-06-07T21:44:00Z">
            <w:rPr>
              <w:ins w:id="1083" w:author="Arthur Parmentier" w:date="2020-06-07T21:11:00Z"/>
            </w:rPr>
          </w:rPrChange>
        </w:rPr>
        <w:pPrChange w:id="1084" w:author="Arthur Parmentier" w:date="2020-06-07T21:44:00Z">
          <w:pPr>
            <w:pStyle w:val="Titre2"/>
            <w:numPr>
              <w:numId w:val="42"/>
            </w:numPr>
          </w:pPr>
        </w:pPrChange>
      </w:pPr>
      <w:ins w:id="1085" w:author="Arthur Parmentier" w:date="2020-06-07T21:44:00Z">
        <w:r w:rsidRPr="00B83B38">
          <w:rPr>
            <w:rPrChange w:id="1086" w:author="Arthur Parmentier" w:date="2020-06-07T21:44:00Z">
              <w:rPr/>
            </w:rPrChange>
          </w:rPr>
          <w:t>For Peirce, t</w:t>
        </w:r>
        <w:r w:rsidRPr="00B83B38">
          <w:rPr>
            <w:rPrChange w:id="1087" w:author="Arthur Parmentier" w:date="2020-06-07T21:44:00Z">
              <w:rPr>
                <w:lang w:val="fr-FR"/>
              </w:rPr>
            </w:rPrChange>
          </w:rPr>
          <w:t xml:space="preserve">he most </w:t>
        </w:r>
      </w:ins>
      <w:ins w:id="1088" w:author="Arthur Parmentier" w:date="2020-06-07T21:45:00Z">
        <w:r w:rsidRPr="00B83B38">
          <w:rPr>
            <w:rPrChange w:id="1089" w:author="Arthur Parmentier" w:date="2020-06-07T21:44:00Z">
              <w:rPr/>
            </w:rPrChange>
          </w:rPr>
          <w:t>v</w:t>
        </w:r>
        <w:r>
          <w:t>ersatile</w:t>
        </w:r>
      </w:ins>
      <w:ins w:id="1090" w:author="Arthur Parmentier" w:date="2020-06-07T21:44:00Z">
        <w:r>
          <w:t xml:space="preserve"> signs are symbols because they can express more ab</w:t>
        </w:r>
      </w:ins>
      <w:ins w:id="1091" w:author="Arthur Parmentier" w:date="2020-06-07T21:45:00Z">
        <w:r>
          <w:t>stract and complex concepts.</w:t>
        </w:r>
      </w:ins>
    </w:p>
    <w:p w:rsidR="006D5BBB" w:rsidRPr="007C437A" w:rsidRDefault="006D5BBB" w:rsidP="006D5BBB">
      <w:pPr>
        <w:pStyle w:val="Titre3"/>
        <w:numPr>
          <w:ilvl w:val="0"/>
          <w:numId w:val="0"/>
        </w:numPr>
        <w:ind w:left="1440"/>
        <w:rPr>
          <w:ins w:id="1092" w:author="Arthur Parmentier" w:date="2020-06-07T21:11:00Z"/>
        </w:rPr>
      </w:pPr>
      <w:bookmarkStart w:id="1093" w:name="_Toc42449822"/>
      <w:ins w:id="1094" w:author="Arthur Parmentier" w:date="2020-06-07T21:11:00Z">
        <w:r w:rsidRPr="00B83B38">
          <w:t xml:space="preserve">Rousseau, Wittgenstein.. </w:t>
        </w:r>
        <w:r w:rsidRPr="007C437A">
          <w:t>theory of signs: De Saussure (sign theory)</w:t>
        </w:r>
        <w:bookmarkEnd w:id="1093"/>
      </w:ins>
    </w:p>
    <w:p w:rsidR="006D5BBB" w:rsidRPr="00B15AD8" w:rsidRDefault="006D5BBB" w:rsidP="006D5BBB">
      <w:pPr>
        <w:rPr>
          <w:ins w:id="1095" w:author="Arthur Parmentier" w:date="2020-06-07T21:11:00Z"/>
        </w:rPr>
      </w:pPr>
      <w:ins w:id="1096" w:author="Arthur Parmentier" w:date="2020-06-07T21:11:00Z">
        <w:r w:rsidRPr="00B15AD8">
          <w:t>Emetteur/recepteur;;.</w:t>
        </w:r>
      </w:ins>
    </w:p>
    <w:p w:rsidR="00E962D4" w:rsidRDefault="00FD4AA0" w:rsidP="006D5BBB">
      <w:pPr>
        <w:pStyle w:val="Titre3"/>
        <w:rPr>
          <w:ins w:id="1097" w:author="Arthur Parmentier" w:date="2020-06-08T11:24:00Z"/>
        </w:rPr>
      </w:pPr>
      <w:ins w:id="1098" w:author="Arthur Parmentier" w:date="2020-06-08T11:24:00Z">
        <w:r>
          <w:t>C</w:t>
        </w:r>
      </w:ins>
      <w:ins w:id="1099" w:author="Arthur Parmentier" w:date="2020-06-08T11:11:00Z">
        <w:r w:rsidR="00E962D4">
          <w:t>ommunication</w:t>
        </w:r>
      </w:ins>
    </w:p>
    <w:p w:rsidR="00FD4AA0" w:rsidRPr="00FD4AA0" w:rsidRDefault="00F13BE8" w:rsidP="00F13BE8">
      <w:pPr>
        <w:pStyle w:val="Titre4"/>
        <w:rPr>
          <w:ins w:id="1100" w:author="Arthur Parmentier" w:date="2020-06-08T11:11:00Z"/>
          <w:rPrChange w:id="1101" w:author="Arthur Parmentier" w:date="2020-06-08T11:24:00Z">
            <w:rPr>
              <w:ins w:id="1102" w:author="Arthur Parmentier" w:date="2020-06-08T11:11:00Z"/>
            </w:rPr>
          </w:rPrChange>
        </w:rPr>
        <w:pPrChange w:id="1103" w:author="Arthur Parmentier" w:date="2020-06-08T11:24:00Z">
          <w:pPr>
            <w:pStyle w:val="Titre3"/>
          </w:pPr>
        </w:pPrChange>
      </w:pPr>
      <w:ins w:id="1104" w:author="Arthur Parmentier" w:date="2020-06-08T11:24:00Z">
        <w:r>
          <w:t>Elements of communication</w:t>
        </w:r>
      </w:ins>
    </w:p>
    <w:p w:rsidR="00E962D4" w:rsidRDefault="00EB127C" w:rsidP="00E962D4">
      <w:pPr>
        <w:rPr>
          <w:ins w:id="1105" w:author="Arthur Parmentier" w:date="2020-06-08T11:13:00Z"/>
        </w:rPr>
      </w:pPr>
      <w:ins w:id="1106" w:author="Arthur Parmentier" w:date="2020-06-08T12:02:00Z">
        <w:r>
          <w:t>Even though more complex models have been proposed</w:t>
        </w:r>
        <w:r w:rsidR="001E578F">
          <w:t xml:space="preserve"> since</w:t>
        </w:r>
      </w:ins>
      <w:ins w:id="1107" w:author="Arthur Parmentier" w:date="2020-06-08T12:03:00Z">
        <w:r w:rsidR="001E578F">
          <w:t>, we find the basic elements</w:t>
        </w:r>
      </w:ins>
      <w:ins w:id="1108" w:author="Arthur Parmentier" w:date="2020-06-08T11:52:00Z">
        <w:r w:rsidR="00CC611D">
          <w:t xml:space="preserve"> of </w:t>
        </w:r>
      </w:ins>
      <w:ins w:id="1109" w:author="Arthur Parmentier" w:date="2020-06-08T11:11:00Z">
        <w:r w:rsidR="00E962D4">
          <w:t xml:space="preserve">communication </w:t>
        </w:r>
      </w:ins>
      <w:ins w:id="1110" w:author="Arthur Parmentier" w:date="2020-06-08T12:03:00Z">
        <w:r w:rsidR="001E578F">
          <w:t xml:space="preserve">in the </w:t>
        </w:r>
      </w:ins>
      <w:ins w:id="1111" w:author="Arthur Parmentier" w:date="2020-06-08T11:11:00Z">
        <w:r w:rsidR="00E962D4">
          <w:t>theory</w:t>
        </w:r>
      </w:ins>
      <w:ins w:id="1112" w:author="Arthur Parmentier" w:date="2020-06-08T11:52:00Z">
        <w:r w:rsidR="00CC611D">
          <w:t xml:space="preserve"> </w:t>
        </w:r>
      </w:ins>
      <w:ins w:id="1113" w:author="Arthur Parmentier" w:date="2020-06-08T12:03:00Z">
        <w:r w:rsidR="001E578F">
          <w:t>of</w:t>
        </w:r>
      </w:ins>
      <w:ins w:id="1114" w:author="Arthur Parmentier" w:date="2020-06-08T11:52:00Z">
        <w:r w:rsidR="00CC611D">
          <w:t xml:space="preserve"> Shannon</w:t>
        </w:r>
      </w:ins>
      <w:ins w:id="1115" w:author="Arthur Parmentier" w:date="2020-06-08T11:11:00Z">
        <w:r w:rsidR="00E962D4">
          <w:rPr>
            <w:rStyle w:val="Appelnotedebasdep"/>
          </w:rPr>
          <w:footnoteReference w:id="11"/>
        </w:r>
        <w:r w:rsidR="00E962D4">
          <w:t xml:space="preserve">, </w:t>
        </w:r>
      </w:ins>
      <w:ins w:id="1141" w:author="Arthur Parmentier" w:date="2020-06-08T11:12:00Z">
        <w:r w:rsidR="00E962D4">
          <w:t>that will</w:t>
        </w:r>
      </w:ins>
      <w:ins w:id="1142" w:author="Arthur Parmentier" w:date="2020-06-08T11:13:00Z">
        <w:r w:rsidR="00E962D4">
          <w:t xml:space="preserve"> help us naming the different processes and operators in SP:</w:t>
        </w:r>
      </w:ins>
    </w:p>
    <w:p w:rsidR="00E962D4" w:rsidRDefault="00E962D4" w:rsidP="00E962D4">
      <w:pPr>
        <w:pStyle w:val="Paragraphedeliste"/>
        <w:numPr>
          <w:ilvl w:val="0"/>
          <w:numId w:val="43"/>
        </w:numPr>
        <w:rPr>
          <w:ins w:id="1143" w:author="Arthur Parmentier" w:date="2020-06-08T11:14:00Z"/>
        </w:rPr>
      </w:pPr>
      <w:ins w:id="1144" w:author="Arthur Parmentier" w:date="2020-06-08T11:14:00Z">
        <w:r>
          <w:t>Source: Shannon calls this element the "information source", which "produces a message or sequence of messages to be communicated to the receiving terminal."[1]</w:t>
        </w:r>
      </w:ins>
    </w:p>
    <w:p w:rsidR="00E962D4" w:rsidRDefault="00E962D4" w:rsidP="00E962D4">
      <w:pPr>
        <w:pStyle w:val="Paragraphedeliste"/>
        <w:numPr>
          <w:ilvl w:val="0"/>
          <w:numId w:val="43"/>
        </w:numPr>
        <w:rPr>
          <w:ins w:id="1145" w:author="Arthur Parmentier" w:date="2020-06-08T11:14:00Z"/>
        </w:rPr>
      </w:pPr>
      <w:ins w:id="1146"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962D4">
      <w:pPr>
        <w:pStyle w:val="Paragraphedeliste"/>
        <w:numPr>
          <w:ilvl w:val="0"/>
          <w:numId w:val="43"/>
        </w:numPr>
        <w:rPr>
          <w:ins w:id="1147" w:author="Arthur Parmentier" w:date="2020-06-08T11:14:00Z"/>
        </w:rPr>
      </w:pPr>
      <w:ins w:id="1148" w:author="Arthur Parmentier" w:date="2020-06-08T11:14:00Z">
        <w:r>
          <w:t>Channel: For Shannon, the channel is "merely the medium used to transmit the signal from transmitter to receiver."[1]</w:t>
        </w:r>
      </w:ins>
    </w:p>
    <w:p w:rsidR="00E962D4" w:rsidRDefault="00E962D4" w:rsidP="00E962D4">
      <w:pPr>
        <w:pStyle w:val="Paragraphedeliste"/>
        <w:numPr>
          <w:ilvl w:val="0"/>
          <w:numId w:val="43"/>
        </w:numPr>
        <w:rPr>
          <w:ins w:id="1149" w:author="Arthur Parmentier" w:date="2020-06-08T11:14:00Z"/>
        </w:rPr>
      </w:pPr>
      <w:ins w:id="1150" w:author="Arthur Parmentier" w:date="2020-06-08T11:14:00Z">
        <w:r>
          <w:t>Receiver: For Shannon, the receiver "performs the inverse operation of that done by the transmitter, reconstructing the message from the signal."[1]</w:t>
        </w:r>
      </w:ins>
    </w:p>
    <w:p w:rsidR="00E962D4" w:rsidRDefault="00E962D4" w:rsidP="00E962D4">
      <w:pPr>
        <w:pStyle w:val="Paragraphedeliste"/>
        <w:numPr>
          <w:ilvl w:val="0"/>
          <w:numId w:val="43"/>
        </w:numPr>
        <w:rPr>
          <w:ins w:id="1151" w:author="Arthur Parmentier" w:date="2020-06-08T11:14:00Z"/>
        </w:rPr>
      </w:pPr>
      <w:ins w:id="1152" w:author="Arthur Parmentier" w:date="2020-06-08T11:14:00Z">
        <w:r>
          <w:t>Destination: For Shannon, the destination is "the person (or thing) for whom the message is intended".[1]</w:t>
        </w:r>
      </w:ins>
    </w:p>
    <w:p w:rsidR="00E962D4" w:rsidRDefault="00E962D4" w:rsidP="00E962D4">
      <w:pPr>
        <w:pStyle w:val="Paragraphedeliste"/>
        <w:numPr>
          <w:ilvl w:val="0"/>
          <w:numId w:val="43"/>
        </w:numPr>
        <w:rPr>
          <w:ins w:id="1153" w:author="Arthur Parmentier" w:date="2020-06-08T11:53:00Z"/>
        </w:rPr>
      </w:pPr>
      <w:ins w:id="1154"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rsidP="00FF0211">
      <w:pPr>
        <w:pStyle w:val="Titre4"/>
        <w:rPr>
          <w:ins w:id="1155" w:author="Arthur Parmentier" w:date="2020-06-08T11:24:00Z"/>
        </w:rPr>
      </w:pPr>
      <w:ins w:id="1156" w:author="Arthur Parmentier" w:date="2020-06-08T11:24:00Z">
        <w:r>
          <w:lastRenderedPageBreak/>
          <w:t>Communication models</w:t>
        </w:r>
      </w:ins>
    </w:p>
    <w:p w:rsidR="00FF0211" w:rsidRDefault="00FF0211" w:rsidP="00FF0211">
      <w:pPr>
        <w:rPr>
          <w:ins w:id="1157" w:author="Arthur Parmentier" w:date="2020-06-08T11:27:00Z"/>
        </w:rPr>
      </w:pPr>
      <w:ins w:id="1158" w:author="Arthur Parmentier" w:date="2020-06-08T11:24:00Z">
        <w:r>
          <w:t xml:space="preserve">Three </w:t>
        </w:r>
      </w:ins>
      <w:ins w:id="1159" w:author="Arthur Parmentier" w:date="2020-06-08T12:04:00Z">
        <w:r w:rsidR="004C31BC">
          <w:t xml:space="preserve">types of </w:t>
        </w:r>
      </w:ins>
      <w:ins w:id="1160" w:author="Arthur Parmentier" w:date="2020-06-08T11:24:00Z">
        <w:r>
          <w:t>models for communica</w:t>
        </w:r>
      </w:ins>
      <w:ins w:id="1161" w:author="Arthur Parmentier" w:date="2020-06-08T11:25:00Z">
        <w:r>
          <w:t xml:space="preserve">tion are generally presented: the linear mode, the interactive model </w:t>
        </w:r>
      </w:ins>
      <w:ins w:id="1162" w:author="Arthur Parmentier" w:date="2020-06-08T11:26:00Z">
        <w:r>
          <w:t>and the transactional model.</w:t>
        </w:r>
      </w:ins>
    </w:p>
    <w:p w:rsidR="00FF0211" w:rsidRDefault="00FF0211" w:rsidP="00FF0211">
      <w:pPr>
        <w:pStyle w:val="Titre5"/>
        <w:rPr>
          <w:ins w:id="1163" w:author="Arthur Parmentier" w:date="2020-06-08T11:27:00Z"/>
        </w:rPr>
      </w:pPr>
      <w:ins w:id="1164" w:author="Arthur Parmentier" w:date="2020-06-08T11:27:00Z">
        <w:r>
          <w:t>The linear model</w:t>
        </w:r>
      </w:ins>
    </w:p>
    <w:p w:rsidR="00FF0211" w:rsidRDefault="00FF0211" w:rsidP="00FF0211">
      <w:pPr>
        <w:rPr>
          <w:ins w:id="1165" w:author="Arthur Parmentier" w:date="2020-06-08T11:29:00Z"/>
        </w:rPr>
      </w:pPr>
      <w:ins w:id="1166" w:author="Arthur Parmentier" w:date="2020-06-08T11:27:00Z">
        <w:r>
          <w:t>The linear model represents one-way communication, as a transfer of a message from the source</w:t>
        </w:r>
      </w:ins>
      <w:ins w:id="1167" w:author="Arthur Parmentier" w:date="2020-06-08T11:28:00Z">
        <w:r>
          <w:t xml:space="preserve"> to the destination. The sender encodes the message, for instance with </w:t>
        </w:r>
      </w:ins>
      <w:ins w:id="1168" w:author="Arthur Parmentier" w:date="2020-06-08T11:29:00Z">
        <w:r>
          <w:t xml:space="preserve">sign </w:t>
        </w:r>
      </w:ins>
      <w:ins w:id="1169" w:author="Arthur Parmentier" w:date="2020-06-08T11:28:00Z">
        <w:r>
          <w:t>language</w:t>
        </w:r>
      </w:ins>
      <w:ins w:id="1170" w:author="Arthur Parmentier" w:date="2020-06-08T11:29:00Z">
        <w:r>
          <w:t>, that is decoded by the receiver. There is no feedback in this model.</w:t>
        </w:r>
      </w:ins>
    </w:p>
    <w:p w:rsidR="002D6E20" w:rsidRDefault="002D6E20" w:rsidP="002D6E20">
      <w:pPr>
        <w:pStyle w:val="Titre5"/>
        <w:rPr>
          <w:ins w:id="1171" w:author="Arthur Parmentier" w:date="2020-06-08T11:29:00Z"/>
        </w:rPr>
      </w:pPr>
      <w:ins w:id="1172" w:author="Arthur Parmentier" w:date="2020-06-08T11:29:00Z">
        <w:r>
          <w:t>The interactive model</w:t>
        </w:r>
      </w:ins>
    </w:p>
    <w:p w:rsidR="002D6E20" w:rsidRDefault="002D6E20" w:rsidP="002D6E20">
      <w:pPr>
        <w:rPr>
          <w:ins w:id="1173" w:author="Arthur Parmentier" w:date="2020-06-08T11:42:00Z"/>
        </w:rPr>
      </w:pPr>
      <w:ins w:id="1174" w:author="Arthur Parmentier" w:date="2020-06-08T11:29:00Z">
        <w:r>
          <w:t>The interactive model represents 2-</w:t>
        </w:r>
      </w:ins>
      <w:ins w:id="1175" w:author="Arthur Parmentier" w:date="2020-06-08T11:30:00Z">
        <w:r>
          <w:t xml:space="preserve">way but asynchronous communication, like message exchanges over the internet. </w:t>
        </w:r>
      </w:ins>
      <w:ins w:id="1176" w:author="Arthur Parmentier" w:date="2020-06-08T11:42:00Z">
        <w:r w:rsidR="00AB1C05">
          <w:t>It</w:t>
        </w:r>
      </w:ins>
      <w:ins w:id="1177" w:author="Arthur Parmentier" w:date="2020-06-08T11:30:00Z">
        <w:r>
          <w:t xml:space="preserve"> </w:t>
        </w:r>
      </w:ins>
      <w:ins w:id="1178" w:author="Arthur Parmentier" w:date="2020-06-08T11:42:00Z">
        <w:r>
          <w:t>considers</w:t>
        </w:r>
      </w:ins>
      <w:ins w:id="1179" w:author="Arthur Parmentier" w:date="2020-06-08T11:31:00Z">
        <w:r>
          <w:t xml:space="preserve"> the feedback, the context and notions of behavior for both intentional and unintentional communication.</w:t>
        </w:r>
      </w:ins>
    </w:p>
    <w:p w:rsidR="002D6E20" w:rsidRDefault="00AB1C05" w:rsidP="00AB1C05">
      <w:pPr>
        <w:pStyle w:val="Titre5"/>
        <w:rPr>
          <w:ins w:id="1180" w:author="Arthur Parmentier" w:date="2020-06-08T11:42:00Z"/>
        </w:rPr>
      </w:pPr>
      <w:ins w:id="1181" w:author="Arthur Parmentier" w:date="2020-06-08T11:42:00Z">
        <w:r>
          <w:t>The transactional model</w:t>
        </w:r>
      </w:ins>
    </w:p>
    <w:p w:rsidR="00AB1C05" w:rsidRPr="00AB1C05" w:rsidRDefault="00AB1C05" w:rsidP="00AB1C05">
      <w:pPr>
        <w:rPr>
          <w:ins w:id="1182" w:author="Arthur Parmentier" w:date="2020-06-08T11:11:00Z"/>
          <w:rPrChange w:id="1183" w:author="Arthur Parmentier" w:date="2020-06-08T11:42:00Z">
            <w:rPr>
              <w:ins w:id="1184" w:author="Arthur Parmentier" w:date="2020-06-08T11:11:00Z"/>
            </w:rPr>
          </w:rPrChange>
        </w:rPr>
        <w:pPrChange w:id="1185" w:author="Arthur Parmentier" w:date="2020-06-08T11:42:00Z">
          <w:pPr>
            <w:pStyle w:val="Titre3"/>
          </w:pPr>
        </w:pPrChange>
      </w:pPr>
      <w:ins w:id="1186" w:author="Arthur Parmentier" w:date="2020-06-08T11:42:00Z">
        <w:r>
          <w:t>The transactional model</w:t>
        </w:r>
      </w:ins>
      <w:ins w:id="1187" w:author="Arthur Parmentier" w:date="2020-06-08T11:43:00Z">
        <w:r>
          <w:t xml:space="preserve"> views communication as occurring simultaneously</w:t>
        </w:r>
      </w:ins>
      <w:ins w:id="1188" w:author="Arthur Parmentier" w:date="2020-06-08T11:44:00Z">
        <w:r>
          <w:t xml:space="preserve">, each person being both a sender and receiver at the same time, even though the language of the communication is not </w:t>
        </w:r>
      </w:ins>
      <w:ins w:id="1189" w:author="Arthur Parmentier" w:date="2020-06-08T12:04:00Z">
        <w:r w:rsidR="007C61D6">
          <w:t xml:space="preserve">always </w:t>
        </w:r>
      </w:ins>
      <w:ins w:id="1190" w:author="Arthur Parmentier" w:date="2020-06-08T11:44:00Z">
        <w:r>
          <w:t>the same (whi</w:t>
        </w:r>
      </w:ins>
      <w:ins w:id="1191" w:author="Arthur Parmentier" w:date="2020-06-08T11:45:00Z">
        <w:r>
          <w:t>le someone is speaking, others can react with gestures or unintentional communication forms).</w:t>
        </w:r>
      </w:ins>
    </w:p>
    <w:p w:rsidR="00A36CE1" w:rsidRDefault="00A36CE1" w:rsidP="006D5BBB">
      <w:pPr>
        <w:pStyle w:val="Titre3"/>
        <w:rPr>
          <w:ins w:id="1192" w:author="Arthur Parmentier" w:date="2020-06-08T00:54:00Z"/>
        </w:rPr>
      </w:pPr>
      <w:ins w:id="1193" w:author="Arthur Parmentier" w:date="2020-06-08T00:54:00Z">
        <w:r>
          <w:t>Some elements of syntax</w:t>
        </w:r>
      </w:ins>
    </w:p>
    <w:p w:rsidR="00A36CE1" w:rsidRDefault="00A36CE1" w:rsidP="00A36CE1">
      <w:pPr>
        <w:rPr>
          <w:ins w:id="1194" w:author="Arthur Parmentier" w:date="2020-06-08T01:23:00Z"/>
        </w:rPr>
      </w:pPr>
      <w:ins w:id="1195" w:author="Arthur Parmentier" w:date="2020-06-08T00:55:00Z">
        <w:r>
          <w:t>In the next parts of this report, we are going to use some elements of syntax that I would like to introduce prior to the discussion on SP grammar.</w:t>
        </w:r>
      </w:ins>
    </w:p>
    <w:p w:rsidR="002E242D" w:rsidRDefault="002E242D">
      <w:pPr>
        <w:pStyle w:val="Titre4"/>
        <w:rPr>
          <w:ins w:id="1196" w:author="Arthur Parmentier" w:date="2020-06-08T00:56:00Z"/>
        </w:rPr>
        <w:pPrChange w:id="1197" w:author="Arthur Parmentier" w:date="2020-06-08T01:23:00Z">
          <w:pPr/>
        </w:pPrChange>
      </w:pPr>
      <w:ins w:id="1198" w:author="Arthur Parmentier" w:date="2020-06-08T01:23:00Z">
        <w:r>
          <w:t>Hierarchical structures</w:t>
        </w:r>
      </w:ins>
    </w:p>
    <w:p w:rsidR="00347D33" w:rsidRDefault="00347D33" w:rsidP="00A36CE1">
      <w:pPr>
        <w:rPr>
          <w:ins w:id="1199" w:author="Arthur Parmentier" w:date="2020-06-08T01:02:00Z"/>
        </w:rPr>
      </w:pPr>
      <w:ins w:id="1200" w:author="Arthur Parmentier" w:date="2020-06-08T00:56:00Z">
        <w:r>
          <w:t>It is common in Western languages</w:t>
        </w:r>
      </w:ins>
      <w:ins w:id="1201" w:author="Arthur Parmentier" w:date="2020-06-08T00:57:00Z">
        <w:r>
          <w:rPr>
            <w:rStyle w:val="Appelnotedebasdep"/>
          </w:rPr>
          <w:footnoteReference w:id="12"/>
        </w:r>
        <w:r>
          <w:t xml:space="preserve"> to find hierarchical elements and structu</w:t>
        </w:r>
      </w:ins>
      <w:ins w:id="1204" w:author="Arthur Parmentier" w:date="2020-06-08T00:58:00Z">
        <w:r>
          <w:t>res of syntax. For instance, most basic elements of syntax are called “words”; in our case, they correspond to single signs. These elements can be asse</w:t>
        </w:r>
      </w:ins>
      <w:ins w:id="1205" w:author="Arthur Parmentier" w:date="2020-06-08T00:59:00Z">
        <w:r>
          <w:t>mbled to form phrases. Each p</w:t>
        </w:r>
      </w:ins>
      <w:ins w:id="1206" w:author="Arthur Parmentier" w:date="2020-06-08T01:00:00Z">
        <w:r>
          <w:t xml:space="preserve">hrase performs a single function in </w:t>
        </w:r>
      </w:ins>
      <w:ins w:id="1207" w:author="Arthur Parmentier" w:date="2020-06-08T01:01:00Z">
        <w:r>
          <w:t>a clause, which is the most basic unit of meaning in the larger sentence.</w:t>
        </w:r>
      </w:ins>
    </w:p>
    <w:p w:rsidR="00347D33" w:rsidRDefault="00347D33" w:rsidP="00A36CE1">
      <w:pPr>
        <w:rPr>
          <w:ins w:id="1208" w:author="Arthur Parmentier" w:date="2020-06-08T01:02:00Z"/>
        </w:rPr>
      </w:pPr>
      <w:ins w:id="1209" w:author="Arthur Parmentier" w:date="2020-06-08T01:02:00Z">
        <w:r>
          <w:t>For instance, let’s consider the following sentence</w:t>
        </w:r>
      </w:ins>
      <w:ins w:id="1210" w:author="Arthur Parmentier" w:date="2020-06-08T01:12:00Z">
        <w:r w:rsidR="00DA4812">
          <w:t>s in English and SP</w:t>
        </w:r>
      </w:ins>
      <w:ins w:id="1211" w:author="Arthur Parmentier" w:date="2020-06-08T01:02:00Z">
        <w:r>
          <w:t>:</w:t>
        </w:r>
      </w:ins>
    </w:p>
    <w:p w:rsidR="00347D33" w:rsidRDefault="00DA4812" w:rsidP="00A36CE1">
      <w:pPr>
        <w:rPr>
          <w:ins w:id="1212" w:author="Arthur Parmentier" w:date="2020-06-08T01:07:00Z"/>
        </w:rPr>
      </w:pPr>
      <w:ins w:id="1213" w:author="Arthur Parmentier" w:date="2020-06-08T01:12:00Z">
        <w:r>
          <w:t>“</w:t>
        </w:r>
        <w:r w:rsidRPr="00DA4812">
          <w:t>M</w:t>
        </w:r>
      </w:ins>
      <w:ins w:id="1214" w:author="Arthur Parmentier" w:date="2020-06-08T01:15:00Z">
        <w:r>
          <w:t>y</w:t>
        </w:r>
      </w:ins>
      <w:ins w:id="1215" w:author="Arthur Parmentier" w:date="2020-06-08T01:12:00Z">
        <w:r w:rsidRPr="00DA4812">
          <w:t xml:space="preserve"> brother</w:t>
        </w:r>
      </w:ins>
      <w:ins w:id="1216" w:author="Arthur Parmentier" w:date="2020-06-08T01:18:00Z">
        <w:r w:rsidR="00370364">
          <w:t>,</w:t>
        </w:r>
      </w:ins>
      <w:ins w:id="1217" w:author="Arthur Parmentier" w:date="2020-06-08T01:12:00Z">
        <w:r w:rsidRPr="00DA4812">
          <w:t xml:space="preserve"> drives</w:t>
        </w:r>
      </w:ins>
      <w:ins w:id="1218" w:author="Arthur Parmentier" w:date="2020-06-08T01:16:00Z">
        <w:r>
          <w:t>;</w:t>
        </w:r>
      </w:ins>
      <w:ins w:id="1219" w:author="Arthur Parmentier" w:date="2020-06-08T01:12:00Z">
        <w:r w:rsidRPr="00DA4812">
          <w:t xml:space="preserve"> but he doesn’t drive</w:t>
        </w:r>
      </w:ins>
      <w:ins w:id="1220" w:author="Arthur Parmentier" w:date="2020-06-08T01:17:00Z">
        <w:r>
          <w:t>,</w:t>
        </w:r>
      </w:ins>
      <w:ins w:id="1221" w:author="Arthur Parmentier" w:date="2020-06-08T01:12:00Z">
        <w:r w:rsidRPr="00DA4812">
          <w:t xml:space="preserve"> very well</w:t>
        </w:r>
        <w:r>
          <w:t>.”</w:t>
        </w:r>
        <w:r>
          <w:br/>
        </w:r>
      </w:ins>
      <w:ins w:id="1222" w:author="Arthur Parmentier" w:date="2020-06-08T01:02:00Z">
        <w:r w:rsidR="00347D33">
          <w:t>“Percussions Actor 1</w:t>
        </w:r>
      </w:ins>
      <w:ins w:id="1223" w:author="Arthur Parmentier" w:date="2020-06-08T01:15:00Z">
        <w:r>
          <w:t>,</w:t>
        </w:r>
      </w:ins>
      <w:ins w:id="1224" w:author="Arthur Parmentier" w:date="2020-06-08T01:03:00Z">
        <w:r w:rsidR="00347D33">
          <w:t xml:space="preserve"> long tone</w:t>
        </w:r>
      </w:ins>
      <w:ins w:id="1225" w:author="Arthur Parmentier" w:date="2020-06-08T01:15:00Z">
        <w:r>
          <w:t xml:space="preserve">, </w:t>
        </w:r>
      </w:ins>
      <w:ins w:id="1226" w:author="Arthur Parmentier" w:date="2020-06-08T01:03:00Z">
        <w:r w:rsidR="00347D33">
          <w:t>slowly enter</w:t>
        </w:r>
      </w:ins>
      <w:ins w:id="1227" w:author="Arthur Parmentier" w:date="2020-06-08T01:13:00Z">
        <w:r>
          <w:t>;</w:t>
        </w:r>
      </w:ins>
      <w:ins w:id="1228" w:author="Arthur Parmentier" w:date="2020-06-08T01:03:00Z">
        <w:r w:rsidR="00347D33">
          <w:t>.</w:t>
        </w:r>
      </w:ins>
      <w:ins w:id="1229" w:author="Arthur Parmentier" w:date="2020-06-08T01:07:00Z">
        <w:r>
          <w:t>”</w:t>
        </w:r>
      </w:ins>
    </w:p>
    <w:p w:rsidR="00DA4812" w:rsidRDefault="00DA4812" w:rsidP="00A36CE1">
      <w:pPr>
        <w:rPr>
          <w:ins w:id="1230" w:author="Arthur Parmentier" w:date="2020-06-08T01:23:00Z"/>
        </w:rPr>
      </w:pPr>
      <w:ins w:id="1231" w:author="Arthur Parmentier" w:date="2020-06-08T01:07:00Z">
        <w:r>
          <w:t xml:space="preserve">I have separated each </w:t>
        </w:r>
      </w:ins>
      <w:ins w:id="1232" w:author="Arthur Parmentier" w:date="2020-06-08T01:14:00Z">
        <w:r>
          <w:t>word</w:t>
        </w:r>
      </w:ins>
      <w:ins w:id="1233" w:author="Arthur Parmentier" w:date="2020-06-08T01:15:00Z">
        <w:r>
          <w:t>/</w:t>
        </w:r>
      </w:ins>
      <w:ins w:id="1234" w:author="Arthur Parmentier" w:date="2020-06-08T01:07:00Z">
        <w:r>
          <w:t xml:space="preserve">sign by </w:t>
        </w:r>
      </w:ins>
      <w:ins w:id="1235" w:author="Arthur Parmentier" w:date="2020-06-08T01:15:00Z">
        <w:r>
          <w:t>a space</w:t>
        </w:r>
      </w:ins>
      <w:ins w:id="1236" w:author="Arthur Parmentier" w:date="2020-06-08T01:07:00Z">
        <w:r>
          <w:t xml:space="preserve">, </w:t>
        </w:r>
      </w:ins>
      <w:ins w:id="1237" w:author="Arthur Parmentier" w:date="2020-06-08T01:18:00Z">
        <w:r w:rsidR="00370364">
          <w:t>a few</w:t>
        </w:r>
      </w:ins>
      <w:ins w:id="1238" w:author="Arthur Parmentier" w:date="2020-06-08T01:07:00Z">
        <w:r>
          <w:t xml:space="preserve"> phrase</w:t>
        </w:r>
      </w:ins>
      <w:ins w:id="1239" w:author="Arthur Parmentier" w:date="2020-06-08T01:18:00Z">
        <w:r w:rsidR="00370364">
          <w:t>s</w:t>
        </w:r>
      </w:ins>
      <w:ins w:id="1240" w:author="Arthur Parmentier" w:date="2020-06-08T01:07:00Z">
        <w:r>
          <w:t xml:space="preserve"> by a </w:t>
        </w:r>
      </w:ins>
      <w:ins w:id="1241" w:author="Arthur Parmentier" w:date="2020-06-08T01:15:00Z">
        <w:r>
          <w:t>comma</w:t>
        </w:r>
      </w:ins>
      <w:ins w:id="1242" w:author="Arthur Parmentier" w:date="2020-06-08T01:18:00Z">
        <w:r w:rsidR="00370364">
          <w:rPr>
            <w:rStyle w:val="Appelnotedebasdep"/>
          </w:rPr>
          <w:footnoteReference w:id="13"/>
        </w:r>
      </w:ins>
      <w:ins w:id="1247" w:author="Arthur Parmentier" w:date="2020-06-08T01:13:00Z">
        <w:r>
          <w:t xml:space="preserve">, each </w:t>
        </w:r>
      </w:ins>
      <w:ins w:id="1248" w:author="Arthur Parmentier" w:date="2020-06-08T01:08:00Z">
        <w:r>
          <w:t>clause</w:t>
        </w:r>
      </w:ins>
      <w:ins w:id="1249" w:author="Arthur Parmentier" w:date="2020-06-08T01:13:00Z">
        <w:r>
          <w:t xml:space="preserve"> by </w:t>
        </w:r>
      </w:ins>
      <w:ins w:id="1250" w:author="Arthur Parmentier" w:date="2020-06-08T01:14:00Z">
        <w:r>
          <w:t>a semicolon</w:t>
        </w:r>
      </w:ins>
      <w:ins w:id="1251" w:author="Arthur Parmentier" w:date="2020-06-08T01:08:00Z">
        <w:r>
          <w:t xml:space="preserve">, </w:t>
        </w:r>
      </w:ins>
      <w:ins w:id="1252" w:author="Arthur Parmentier" w:date="2020-06-08T01:14:00Z">
        <w:r>
          <w:t>and n</w:t>
        </w:r>
      </w:ins>
      <w:ins w:id="1253" w:author="Arthur Parmentier" w:date="2020-06-08T01:08:00Z">
        <w:r>
          <w:t>o</w:t>
        </w:r>
      </w:ins>
      <w:ins w:id="1254" w:author="Arthur Parmentier" w:date="2020-06-08T01:14:00Z">
        <w:r>
          <w:t>ted the end of</w:t>
        </w:r>
      </w:ins>
      <w:ins w:id="1255" w:author="Arthur Parmentier" w:date="2020-06-08T01:08:00Z">
        <w:r>
          <w:t xml:space="preserve"> the sentence</w:t>
        </w:r>
      </w:ins>
      <w:ins w:id="1256" w:author="Arthur Parmentier" w:date="2020-06-08T01:09:00Z">
        <w:r>
          <w:t xml:space="preserve"> by a final point.</w:t>
        </w:r>
      </w:ins>
    </w:p>
    <w:p w:rsidR="002E242D" w:rsidRDefault="002E242D" w:rsidP="002E242D">
      <w:pPr>
        <w:pStyle w:val="Titre4"/>
        <w:rPr>
          <w:ins w:id="1257" w:author="Arthur Parmentier" w:date="2020-06-08T01:23:00Z"/>
        </w:rPr>
      </w:pPr>
      <w:ins w:id="1258" w:author="Arthur Parmentier" w:date="2020-06-08T01:23:00Z">
        <w:r>
          <w:lastRenderedPageBreak/>
          <w:t>Functions</w:t>
        </w:r>
      </w:ins>
    </w:p>
    <w:p w:rsidR="002E242D" w:rsidRPr="002E242D" w:rsidRDefault="002E242D">
      <w:pPr>
        <w:rPr>
          <w:ins w:id="1259" w:author="Arthur Parmentier" w:date="2020-06-08T00:54:00Z"/>
          <w:rPrChange w:id="1260" w:author="Arthur Parmentier" w:date="2020-06-08T01:23:00Z">
            <w:rPr>
              <w:ins w:id="1261" w:author="Arthur Parmentier" w:date="2020-06-08T00:54:00Z"/>
            </w:rPr>
          </w:rPrChange>
        </w:rPr>
        <w:pPrChange w:id="1262" w:author="Arthur Parmentier" w:date="2020-06-08T01:23:00Z">
          <w:pPr>
            <w:pStyle w:val="Titre3"/>
          </w:pPr>
        </w:pPrChange>
      </w:pPr>
      <w:ins w:id="1263" w:author="Arthur Parmentier" w:date="2020-06-08T01:23:00Z">
        <w:r>
          <w:t>Ea</w:t>
        </w:r>
      </w:ins>
      <w:ins w:id="1264" w:author="Arthur Parmentier" w:date="2020-06-08T01:24:00Z">
        <w:r>
          <w:t>ch element of</w:t>
        </w:r>
      </w:ins>
      <w:ins w:id="1265" w:author="Arthur Parmentier" w:date="2020-06-08T01:25:00Z">
        <w:r>
          <w:t xml:space="preserve"> the syntax performs several functions at different levels, for instance at the clause level or at the phrase level. Examples of these functions in </w:t>
        </w:r>
      </w:ins>
      <w:ins w:id="1266" w:author="Arthur Parmentier" w:date="2020-06-08T01:27:00Z">
        <w:r>
          <w:t>English</w:t>
        </w:r>
      </w:ins>
      <w:ins w:id="1267" w:author="Arthur Parmentier" w:date="2020-06-08T01:25:00Z">
        <w:r>
          <w:t xml:space="preserve"> are “</w:t>
        </w:r>
      </w:ins>
      <w:ins w:id="1268" w:author="Arthur Parmentier" w:date="2020-06-08T01:26:00Z">
        <w:r>
          <w:t xml:space="preserve">verb”, “noun phrase”, “noun”, “object </w:t>
        </w:r>
      </w:ins>
      <w:ins w:id="1269" w:author="Arthur Parmentier" w:date="2020-06-08T01:27:00Z">
        <w:r>
          <w:t>predicative” …</w:t>
        </w:r>
      </w:ins>
    </w:p>
    <w:p w:rsidR="006D5BBB" w:rsidRDefault="00E85B26" w:rsidP="006D5BBB">
      <w:pPr>
        <w:pStyle w:val="Titre3"/>
        <w:rPr>
          <w:ins w:id="1270" w:author="Arthur Parmentier" w:date="2020-06-08T01:36:00Z"/>
        </w:rPr>
      </w:pPr>
      <w:ins w:id="1271" w:author="Arthur Parmentier" w:date="2020-06-08T01:33:00Z">
        <w:r>
          <w:t>Context-free</w:t>
        </w:r>
      </w:ins>
      <w:ins w:id="1272" w:author="Arthur Parmentier" w:date="2020-06-08T02:17:00Z">
        <w:r w:rsidR="00300A77">
          <w:t>,</w:t>
        </w:r>
      </w:ins>
      <w:ins w:id="1273" w:author="Arthur Parmentier" w:date="2020-06-08T01:33:00Z">
        <w:r>
          <w:t xml:space="preserve"> context-sensitive</w:t>
        </w:r>
      </w:ins>
      <w:ins w:id="1274" w:author="Arthur Parmentier" w:date="2020-06-07T21:11:00Z">
        <w:r w:rsidR="006D5BBB" w:rsidRPr="007C437A">
          <w:t xml:space="preserve"> </w:t>
        </w:r>
      </w:ins>
      <w:ins w:id="1275" w:author="Arthur Parmentier" w:date="2020-06-08T02:17:00Z">
        <w:r w:rsidR="00300A77">
          <w:t>and regular languages</w:t>
        </w:r>
      </w:ins>
    </w:p>
    <w:p w:rsidR="00E85B26" w:rsidRDefault="006F64B1">
      <w:pPr>
        <w:rPr>
          <w:ins w:id="1276" w:author="Arthur Parmentier" w:date="2020-06-08T01:35:00Z"/>
        </w:rPr>
        <w:pPrChange w:id="1277" w:author="Arthur Parmentier" w:date="2020-06-08T01:40:00Z">
          <w:pPr>
            <w:pStyle w:val="Titre4"/>
          </w:pPr>
        </w:pPrChange>
      </w:pPr>
      <w:ins w:id="1278" w:author="Arthur Parmentier" w:date="2020-06-08T01:37:00Z">
        <w:r>
          <w:t xml:space="preserve">In order to introduce the </w:t>
        </w:r>
        <w:r w:rsidR="00067022">
          <w:t xml:space="preserve">parsing mechanisms of my recognition tool, I would like to </w:t>
        </w:r>
      </w:ins>
      <w:ins w:id="1279"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280" w:author="Arthur Parmentier" w:date="2020-06-08T01:40:00Z"/>
        </w:rPr>
      </w:pPr>
      <w:ins w:id="1281" w:author="Arthur Parmentier" w:date="2020-06-08T01:35:00Z">
        <w:r>
          <w:t>Context sensitive grammars</w:t>
        </w:r>
      </w:ins>
    </w:p>
    <w:p w:rsidR="00DE0C52" w:rsidRPr="00DE0C52" w:rsidRDefault="00DE0C52">
      <w:pPr>
        <w:rPr>
          <w:ins w:id="1282" w:author="Arthur Parmentier" w:date="2020-06-08T01:35:00Z"/>
          <w:rPrChange w:id="1283" w:author="Arthur Parmentier" w:date="2020-06-08T01:40:00Z">
            <w:rPr>
              <w:ins w:id="1284" w:author="Arthur Parmentier" w:date="2020-06-08T01:35:00Z"/>
            </w:rPr>
          </w:rPrChange>
        </w:rPr>
        <w:pPrChange w:id="1285" w:author="Arthur Parmentier" w:date="2020-06-08T01:40:00Z">
          <w:pPr>
            <w:pStyle w:val="Titre4"/>
          </w:pPr>
        </w:pPrChange>
      </w:pPr>
      <w:ins w:id="1286" w:author="Arthur Parmentier" w:date="2020-06-08T01:40:00Z">
        <w:r w:rsidRPr="00DE0C52">
          <w:rPr>
            <w:rPrChange w:id="1287" w:author="Arthur Parmentier" w:date="2020-06-08T01:40:00Z">
              <w:rPr/>
            </w:rPrChange>
          </w:rPr>
          <w:t xml:space="preserve">Context sensitive grammars describe </w:t>
        </w:r>
        <w:r w:rsidRPr="00DE0C52">
          <w:rPr>
            <w:rPrChange w:id="1288" w:author="Arthur Parmentier" w:date="2020-06-08T01:40:00Z">
              <w:rPr>
                <w:lang w:val="fr-FR"/>
              </w:rPr>
            </w:rPrChange>
          </w:rPr>
          <w:t>th</w:t>
        </w:r>
        <w:r>
          <w:t xml:space="preserve">e grammars of oral and written languages we are familiar with, such as </w:t>
        </w:r>
      </w:ins>
      <w:ins w:id="1289" w:author="Arthur Parmentier" w:date="2020-06-08T01:41:00Z">
        <w:r>
          <w:t>English.</w:t>
        </w:r>
      </w:ins>
      <w:ins w:id="1290" w:author="Arthur Parmentier" w:date="2020-06-08T01:42:00Z">
        <w:r w:rsidR="00A71935">
          <w:t xml:space="preserve"> As its name suggest, it means that to </w:t>
        </w:r>
      </w:ins>
      <w:ins w:id="1291" w:author="Arthur Parmentier" w:date="2020-06-08T01:47:00Z">
        <w:r w:rsidR="008054B5">
          <w:t>find</w:t>
        </w:r>
      </w:ins>
      <w:ins w:id="1292" w:author="Arthur Parmentier" w:date="2020-06-08T01:42:00Z">
        <w:r w:rsidR="00A71935">
          <w:t xml:space="preserve"> the function of an element in the sentence, it </w:t>
        </w:r>
      </w:ins>
      <w:ins w:id="1293" w:author="Arthur Parmentier" w:date="2020-06-08T01:44:00Z">
        <w:r w:rsidR="00A71935">
          <w:t xml:space="preserve">may be </w:t>
        </w:r>
      </w:ins>
      <w:ins w:id="1294" w:author="Arthur Parmentier" w:date="2020-06-08T01:43:00Z">
        <w:r w:rsidR="00A71935">
          <w:t>necessary to know about the context, i.e. the other elements that surrounds it.</w:t>
        </w:r>
      </w:ins>
    </w:p>
    <w:p w:rsidR="00E85B26" w:rsidRDefault="00C22AA0" w:rsidP="00E85B26">
      <w:pPr>
        <w:rPr>
          <w:ins w:id="1295" w:author="Arthur Parmentier" w:date="2020-06-08T01:40:00Z"/>
        </w:rPr>
      </w:pPr>
      <w:ins w:id="1296" w:author="Arthur Parmentier" w:date="2020-06-08T01:44:00Z">
        <w:r>
          <w:t>One important theorem is t</w:t>
        </w:r>
      </w:ins>
      <w:ins w:id="1297" w:author="Arthur Parmentier" w:date="2020-06-08T01:45:00Z">
        <w:r>
          <w:t xml:space="preserve">hat all </w:t>
        </w:r>
      </w:ins>
      <w:ins w:id="1298" w:author="Arthur Parmentier" w:date="2020-06-08T01:35:00Z">
        <w:r w:rsidR="00E85B26">
          <w:t>context-sensitive grammar</w:t>
        </w:r>
      </w:ins>
      <w:ins w:id="1299" w:author="Arthur Parmentier" w:date="2020-06-08T01:45:00Z">
        <w:r>
          <w:t>s</w:t>
        </w:r>
      </w:ins>
      <w:ins w:id="1300" w:author="Arthur Parmentier" w:date="2020-06-08T01:35:00Z">
        <w:r w:rsidR="00E85B26">
          <w:t xml:space="preserve"> </w:t>
        </w:r>
      </w:ins>
      <w:ins w:id="1301" w:author="Arthur Parmentier" w:date="2020-06-08T01:45:00Z">
        <w:r>
          <w:t>are described by a</w:t>
        </w:r>
      </w:ins>
      <w:ins w:id="1302" w:author="Arthur Parmentier" w:date="2020-06-08T01:35:00Z">
        <w:r w:rsidR="00E85B26">
          <w:t xml:space="preserve"> linear bounded automaton (LBA)</w:t>
        </w:r>
      </w:ins>
      <w:ins w:id="1303" w:author="Arthur Parmentier" w:date="2020-06-08T01:45:00Z">
        <w:r w:rsidR="00942F80">
          <w:t xml:space="preserve"> that could for instance be implemented on a computer.</w:t>
        </w:r>
      </w:ins>
      <w:ins w:id="1304" w:author="Arthur Parmentier" w:date="2020-06-08T01:36:00Z">
        <w:r w:rsidR="00E85B26">
          <w:rPr>
            <w:rStyle w:val="Appelnotedebasdep"/>
          </w:rPr>
          <w:footnoteReference w:id="14"/>
        </w:r>
      </w:ins>
    </w:p>
    <w:p w:rsidR="00DE0C52" w:rsidRDefault="008054B5" w:rsidP="00DE0C52">
      <w:pPr>
        <w:pStyle w:val="Titre4"/>
        <w:rPr>
          <w:ins w:id="1306" w:author="Arthur Parmentier" w:date="2020-06-08T01:45:00Z"/>
        </w:rPr>
      </w:pPr>
      <w:ins w:id="1307" w:author="Arthur Parmentier" w:date="2020-06-08T01:45:00Z">
        <w:r>
          <w:t>Context-free grammars</w:t>
        </w:r>
      </w:ins>
    </w:p>
    <w:p w:rsidR="008054B5" w:rsidRDefault="008054B5" w:rsidP="008054B5">
      <w:pPr>
        <w:rPr>
          <w:ins w:id="1308" w:author="Arthur Parmentier" w:date="2020-06-08T01:47:00Z"/>
        </w:rPr>
      </w:pPr>
      <w:ins w:id="1309" w:author="Arthur Parmentier" w:date="2020-06-08T01:45:00Z">
        <w:r>
          <w:t>At the opposite of context</w:t>
        </w:r>
      </w:ins>
      <w:ins w:id="1310" w:author="Arthur Parmentier" w:date="2020-06-08T01:46:00Z">
        <w:r>
          <w:t>-sensitive grammars, context-free grammars describe languages in which it is not necessary to know about the context to find the function of an</w:t>
        </w:r>
      </w:ins>
      <w:ins w:id="1311" w:author="Arthur Parmentier" w:date="2020-06-08T01:47:00Z">
        <w:r>
          <w:t xml:space="preserve"> element. Context-free grammars are therefore a subset of context-sensitive grammars.</w:t>
        </w:r>
      </w:ins>
    </w:p>
    <w:p w:rsidR="001958BE" w:rsidRDefault="001958BE" w:rsidP="008054B5">
      <w:pPr>
        <w:rPr>
          <w:ins w:id="1312" w:author="Arthur Parmentier" w:date="2020-06-08T01:48:00Z"/>
        </w:rPr>
      </w:pPr>
      <w:ins w:id="1313" w:author="Arthur Parmentier" w:date="2020-06-08T01:47:00Z">
        <w:r>
          <w:t xml:space="preserve">For instance, consider </w:t>
        </w:r>
      </w:ins>
      <w:ins w:id="1314" w:author="Arthur Parmentier" w:date="2020-06-08T02:00:00Z">
        <w:r w:rsidR="00E314FF">
          <w:t xml:space="preserve">the </w:t>
        </w:r>
      </w:ins>
      <w:ins w:id="1315" w:author="Arthur Parmentier" w:date="2020-06-08T01:48:00Z">
        <w:r>
          <w:t>grammar</w:t>
        </w:r>
      </w:ins>
      <w:ins w:id="1316" w:author="Arthur Parmentier" w:date="2020-06-08T01:55:00Z">
        <w:r>
          <w:t xml:space="preserve"> made of the following production rules</w:t>
        </w:r>
      </w:ins>
      <w:ins w:id="1317" w:author="Arthur Parmentier" w:date="2020-06-08T01:48:00Z">
        <w:r>
          <w:t>:</w:t>
        </w:r>
      </w:ins>
    </w:p>
    <w:p w:rsidR="001958BE" w:rsidRDefault="00352DF5" w:rsidP="008054B5">
      <w:pPr>
        <w:rPr>
          <w:ins w:id="1318" w:author="Arthur Parmentier" w:date="2020-06-08T01:51:00Z"/>
          <w:rFonts w:ascii="Cambria" w:hAnsi="Cambria" w:cs="Cambria"/>
        </w:rPr>
      </w:pPr>
      <w:ins w:id="1319" w:author="Arthur Parmentier" w:date="2020-06-08T02:03:00Z">
        <w:r>
          <w:rPr>
            <w:rFonts w:cs="Cambria Math"/>
          </w:rPr>
          <w:t>S</w:t>
        </w:r>
      </w:ins>
      <w:ins w:id="1320" w:author="Arthur Parmentier" w:date="2020-06-08T01:50:00Z">
        <w:r w:rsidR="001958BE" w:rsidRPr="001958BE">
          <w:rPr>
            <w:rFonts w:cs="Cambria Math"/>
            <w:rPrChange w:id="1321" w:author="Arthur Parmentier" w:date="2020-06-08T01:50:00Z">
              <w:rPr>
                <w:rFonts w:ascii="Cambria Math" w:hAnsi="Cambria Math" w:cs="Cambria Math"/>
              </w:rPr>
            </w:rPrChange>
          </w:rPr>
          <w:t xml:space="preserve"> -&gt; </w:t>
        </w:r>
      </w:ins>
      <w:ins w:id="1322" w:author="Arthur Parmentier" w:date="2020-06-08T02:06:00Z">
        <w:r>
          <w:rPr>
            <w:rFonts w:cs="Cambria Math"/>
          </w:rPr>
          <w:t>WHO WHAT HOW WHEN</w:t>
        </w:r>
      </w:ins>
      <w:ins w:id="1323" w:author="Arthur Parmentier" w:date="2020-06-08T01:48:00Z">
        <w:r w:rsidR="001958BE">
          <w:br/>
        </w:r>
      </w:ins>
      <w:ins w:id="1324" w:author="Arthur Parmentier" w:date="2020-06-08T02:06:00Z">
        <w:r>
          <w:t>WHO</w:t>
        </w:r>
      </w:ins>
      <w:ins w:id="1325" w:author="Arthur Parmentier" w:date="2020-06-08T01:48:00Z">
        <w:r w:rsidR="001958BE">
          <w:t xml:space="preserve"> -&gt; </w:t>
        </w:r>
      </w:ins>
      <w:ins w:id="1326" w:author="Arthur Parmentier" w:date="2020-06-08T02:06:00Z">
        <w:r>
          <w:t>who</w:t>
        </w:r>
      </w:ins>
      <w:ins w:id="1327" w:author="Arthur Parmentier" w:date="2020-06-08T01:48:00Z">
        <w:r w:rsidR="001958BE">
          <w:br/>
        </w:r>
      </w:ins>
      <w:ins w:id="1328" w:author="Arthur Parmentier" w:date="2020-06-08T02:06:00Z">
        <w:r>
          <w:t>WHAT</w:t>
        </w:r>
      </w:ins>
      <w:ins w:id="1329" w:author="Arthur Parmentier" w:date="2020-06-08T01:48:00Z">
        <w:r w:rsidR="001958BE">
          <w:t xml:space="preserve"> -&gt; </w:t>
        </w:r>
      </w:ins>
      <w:ins w:id="1330" w:author="Arthur Parmentier" w:date="2020-06-08T02:06:00Z">
        <w:r>
          <w:t>what</w:t>
        </w:r>
      </w:ins>
      <w:ins w:id="1331" w:author="Arthur Parmentier" w:date="2020-06-08T01:50:00Z">
        <w:r w:rsidR="001958BE">
          <w:br/>
        </w:r>
      </w:ins>
      <w:ins w:id="1332" w:author="Arthur Parmentier" w:date="2020-06-08T02:06:00Z">
        <w:r>
          <w:t>HOW</w:t>
        </w:r>
      </w:ins>
      <w:ins w:id="1333" w:author="Arthur Parmentier" w:date="2020-06-08T01:50:00Z">
        <w:r w:rsidR="001958BE">
          <w:t xml:space="preserve"> -&gt; </w:t>
        </w:r>
      </w:ins>
      <w:ins w:id="1334" w:author="Arthur Parmentier" w:date="2020-06-08T02:07:00Z">
        <w:r>
          <w:t xml:space="preserve">how | </w:t>
        </w:r>
        <w:r w:rsidRPr="00352DF5">
          <w:rPr>
            <w:rFonts w:ascii="Cambria" w:hAnsi="Cambria" w:cs="Cambria"/>
          </w:rPr>
          <w:t>ε</w:t>
        </w:r>
      </w:ins>
      <w:ins w:id="1335" w:author="Arthur Parmentier" w:date="2020-06-08T01:50:00Z">
        <w:r w:rsidR="001958BE">
          <w:br/>
        </w:r>
      </w:ins>
      <w:ins w:id="1336" w:author="Arthur Parmentier" w:date="2020-06-08T02:07:00Z">
        <w:r>
          <w:t>WHEN</w:t>
        </w:r>
      </w:ins>
      <w:ins w:id="1337" w:author="Arthur Parmentier" w:date="2020-06-08T01:50:00Z">
        <w:r w:rsidR="001958BE">
          <w:t>-&gt;</w:t>
        </w:r>
      </w:ins>
      <w:ins w:id="1338" w:author="Arthur Parmentier" w:date="2020-06-08T01:51:00Z">
        <w:r w:rsidR="001958BE">
          <w:t xml:space="preserve"> </w:t>
        </w:r>
      </w:ins>
      <w:ins w:id="1339" w:author="Arthur Parmentier" w:date="2020-06-08T02:07:00Z">
        <w:r>
          <w:rPr>
            <w:rFonts w:cs="Cambria Math"/>
          </w:rPr>
          <w:t>when</w:t>
        </w:r>
      </w:ins>
    </w:p>
    <w:p w:rsidR="00F93519" w:rsidRDefault="001958BE" w:rsidP="008054B5">
      <w:pPr>
        <w:rPr>
          <w:ins w:id="1340" w:author="Arthur Parmentier" w:date="2020-06-08T02:15:00Z"/>
          <w:rFonts w:cs="Cambria"/>
        </w:rPr>
      </w:pPr>
      <w:ins w:id="1341" w:author="Arthur Parmentier" w:date="2020-06-08T01:53:00Z">
        <w:r>
          <w:t xml:space="preserve">where </w:t>
        </w:r>
      </w:ins>
      <w:ins w:id="1342" w:author="Arthur Parmentier" w:date="2020-06-08T02:10:00Z">
        <w:r w:rsidR="0098315D">
          <w:t>“</w:t>
        </w:r>
      </w:ins>
      <w:ins w:id="1343" w:author="Arthur Parmentier" w:date="2020-06-08T02:09:00Z">
        <w:r w:rsidR="00352DF5">
          <w:t>WHO</w:t>
        </w:r>
      </w:ins>
      <w:ins w:id="1344" w:author="Arthur Parmentier" w:date="2020-06-08T02:10:00Z">
        <w:r w:rsidR="0098315D">
          <w:t>”</w:t>
        </w:r>
      </w:ins>
      <w:ins w:id="1345" w:author="Arthur Parmentier" w:date="2020-06-08T02:09:00Z">
        <w:r w:rsidR="00352DF5">
          <w:t xml:space="preserve">, </w:t>
        </w:r>
      </w:ins>
      <w:ins w:id="1346" w:author="Arthur Parmentier" w:date="2020-06-08T02:10:00Z">
        <w:r w:rsidR="0098315D">
          <w:t>“</w:t>
        </w:r>
      </w:ins>
      <w:ins w:id="1347" w:author="Arthur Parmentier" w:date="2020-06-08T02:09:00Z">
        <w:r w:rsidR="00352DF5">
          <w:t>WHAT</w:t>
        </w:r>
      </w:ins>
      <w:ins w:id="1348" w:author="Arthur Parmentier" w:date="2020-06-08T02:10:00Z">
        <w:r w:rsidR="0098315D">
          <w:t>”</w:t>
        </w:r>
      </w:ins>
      <w:ins w:id="1349" w:author="Arthur Parmentier" w:date="2020-06-08T02:09:00Z">
        <w:r w:rsidR="00352DF5">
          <w:t xml:space="preserve">, </w:t>
        </w:r>
      </w:ins>
      <w:ins w:id="1350" w:author="Arthur Parmentier" w:date="2020-06-08T02:10:00Z">
        <w:r w:rsidR="0098315D">
          <w:t>“</w:t>
        </w:r>
      </w:ins>
      <w:ins w:id="1351" w:author="Arthur Parmentier" w:date="2020-06-08T02:09:00Z">
        <w:r w:rsidR="00352DF5">
          <w:t>HOW</w:t>
        </w:r>
      </w:ins>
      <w:ins w:id="1352" w:author="Arthur Parmentier" w:date="2020-06-08T02:10:00Z">
        <w:r w:rsidR="0098315D">
          <w:t>”</w:t>
        </w:r>
      </w:ins>
      <w:ins w:id="1353" w:author="Arthur Parmentier" w:date="2020-06-08T02:09:00Z">
        <w:r w:rsidR="00352DF5">
          <w:t xml:space="preserve">, </w:t>
        </w:r>
      </w:ins>
      <w:ins w:id="1354" w:author="Arthur Parmentier" w:date="2020-06-08T02:10:00Z">
        <w:r w:rsidR="0098315D">
          <w:t>“</w:t>
        </w:r>
      </w:ins>
      <w:ins w:id="1355" w:author="Arthur Parmentier" w:date="2020-06-08T02:09:00Z">
        <w:r w:rsidR="00352DF5">
          <w:t>WHEN</w:t>
        </w:r>
      </w:ins>
      <w:ins w:id="1356" w:author="Arthur Parmentier" w:date="2020-06-08T02:10:00Z">
        <w:r w:rsidR="0098315D">
          <w:t>”</w:t>
        </w:r>
      </w:ins>
      <w:ins w:id="1357" w:author="Arthur Parmentier" w:date="2020-06-08T02:09:00Z">
        <w:r w:rsidR="00352DF5">
          <w:t xml:space="preserve"> </w:t>
        </w:r>
      </w:ins>
      <w:ins w:id="1358" w:author="Arthur Parmentier" w:date="2020-06-08T02:10:00Z">
        <w:r w:rsidR="0098315D">
          <w:t>are non-terminal symbols (representing abstract structures in the grammar), “who”, “what”, “how”</w:t>
        </w:r>
      </w:ins>
      <w:ins w:id="1359" w:author="Arthur Parmentier" w:date="2020-06-08T02:11:00Z">
        <w:r w:rsidR="0098315D">
          <w:t>, “when” are terminal symbols representing words or signs in the sentence,</w:t>
        </w:r>
      </w:ins>
      <w:ins w:id="1360" w:author="Arthur Parmentier" w:date="2020-06-08T02:10:00Z">
        <w:r w:rsidR="0098315D">
          <w:t xml:space="preserve"> </w:t>
        </w:r>
      </w:ins>
      <w:ins w:id="1361" w:author="Arthur Parmentier" w:date="2020-06-08T02:07:00Z">
        <w:r w:rsidR="00352DF5">
          <w:t xml:space="preserve">S is the start symbol </w:t>
        </w:r>
      </w:ins>
      <w:ins w:id="1362" w:author="Arthur Parmentier" w:date="2020-06-08T02:08:00Z">
        <w:r w:rsidR="00352DF5">
          <w:t>(sentence symbol)</w:t>
        </w:r>
      </w:ins>
      <w:ins w:id="1363" w:author="Arthur Parmentier" w:date="2020-06-08T02:14:00Z">
        <w:r w:rsidR="00B122FD">
          <w:t>,</w:t>
        </w:r>
      </w:ins>
      <w:ins w:id="1364" w:author="Arthur Parmentier" w:date="2020-06-08T01:53:00Z">
        <w:r>
          <w:rPr>
            <w:rFonts w:cs="Cambria Math"/>
          </w:rPr>
          <w:t xml:space="preserve"> </w:t>
        </w:r>
      </w:ins>
      <w:ins w:id="1365" w:author="Arthur Parmentier" w:date="2020-06-08T02:08:00Z">
        <w:r w:rsidR="00352DF5" w:rsidRPr="00352DF5">
          <w:rPr>
            <w:rFonts w:ascii="Cambria" w:hAnsi="Cambria" w:cs="Cambria"/>
          </w:rPr>
          <w:t>ε</w:t>
        </w:r>
      </w:ins>
      <w:ins w:id="1366" w:author="Arthur Parmentier" w:date="2020-06-08T01:53:00Z">
        <w:r>
          <w:rPr>
            <w:rFonts w:cs="Cambria"/>
          </w:rPr>
          <w:t xml:space="preserve"> </w:t>
        </w:r>
      </w:ins>
      <w:ins w:id="1367" w:author="Arthur Parmentier" w:date="2020-06-08T02:08:00Z">
        <w:r w:rsidR="00352DF5">
          <w:rPr>
            <w:rFonts w:cs="Cambria"/>
          </w:rPr>
          <w:t>the empty string symbol</w:t>
        </w:r>
      </w:ins>
      <w:ins w:id="1368"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69" w:author="Arthur Parmentier" w:date="2020-06-08T01:55:00Z">
        <w:r>
          <w:rPr>
            <w:rFonts w:cs="Cambria"/>
          </w:rPr>
          <w:t>.</w:t>
        </w:r>
      </w:ins>
      <w:ins w:id="1370" w:author="Arthur Parmentier" w:date="2020-06-08T01:53:00Z">
        <w:r>
          <w:rPr>
            <w:rFonts w:cs="Cambria"/>
          </w:rPr>
          <w:t xml:space="preserve"> </w:t>
        </w:r>
      </w:ins>
      <w:ins w:id="1371" w:author="Arthur Parmentier" w:date="2020-06-08T02:14:00Z">
        <w:r w:rsidR="005A4010">
          <w:rPr>
            <w:rFonts w:cs="Cambria"/>
          </w:rPr>
          <w:br/>
        </w:r>
      </w:ins>
      <w:ins w:id="1372" w:author="Arthur Parmentier" w:date="2020-06-08T01:56:00Z">
        <w:r>
          <w:rPr>
            <w:rFonts w:cs="Cambria"/>
          </w:rPr>
          <w:t xml:space="preserve">This grammar would only produce </w:t>
        </w:r>
      </w:ins>
      <w:ins w:id="1373" w:author="Arthur Parmentier" w:date="2020-06-08T02:11:00Z">
        <w:r w:rsidR="0098315D">
          <w:rPr>
            <w:rFonts w:cs="Cambria"/>
          </w:rPr>
          <w:t>two different</w:t>
        </w:r>
      </w:ins>
      <w:ins w:id="1374" w:author="Arthur Parmentier" w:date="2020-06-08T01:56:00Z">
        <w:r>
          <w:rPr>
            <w:rFonts w:cs="Cambria"/>
          </w:rPr>
          <w:t xml:space="preserve"> sentence</w:t>
        </w:r>
      </w:ins>
      <w:ins w:id="1375" w:author="Arthur Parmentier" w:date="2020-06-08T02:11:00Z">
        <w:r w:rsidR="0098315D">
          <w:rPr>
            <w:rFonts w:cs="Cambria"/>
          </w:rPr>
          <w:t>s</w:t>
        </w:r>
      </w:ins>
      <w:ins w:id="1376" w:author="Arthur Parmentier" w:date="2020-06-08T01:56:00Z">
        <w:r>
          <w:rPr>
            <w:rFonts w:cs="Cambria"/>
          </w:rPr>
          <w:t xml:space="preserve">: </w:t>
        </w:r>
      </w:ins>
    </w:p>
    <w:p w:rsidR="00F93519" w:rsidRDefault="001958BE" w:rsidP="008054B5">
      <w:pPr>
        <w:pStyle w:val="Paragraphedeliste"/>
        <w:numPr>
          <w:ilvl w:val="0"/>
          <w:numId w:val="43"/>
        </w:numPr>
        <w:rPr>
          <w:ins w:id="1377" w:author="Arthur Parmentier" w:date="2020-06-08T02:15:00Z"/>
          <w:rFonts w:cs="Cambria"/>
        </w:rPr>
      </w:pPr>
      <w:ins w:id="1378" w:author="Arthur Parmentier" w:date="2020-06-08T01:56:00Z">
        <w:r w:rsidRPr="00F93519">
          <w:rPr>
            <w:rFonts w:cs="Cambria"/>
            <w:rPrChange w:id="1379" w:author="Arthur Parmentier" w:date="2020-06-08T02:15:00Z">
              <w:rPr/>
            </w:rPrChange>
          </w:rPr>
          <w:t>“</w:t>
        </w:r>
      </w:ins>
      <w:ins w:id="1380" w:author="Arthur Parmentier" w:date="2020-06-08T02:11:00Z">
        <w:r w:rsidR="0098315D" w:rsidRPr="00F93519">
          <w:rPr>
            <w:rFonts w:cs="Cambria"/>
            <w:rPrChange w:id="1381" w:author="Arthur Parmentier" w:date="2020-06-08T02:15:00Z">
              <w:rPr/>
            </w:rPrChange>
          </w:rPr>
          <w:t>w</w:t>
        </w:r>
      </w:ins>
      <w:ins w:id="1382" w:author="Arthur Parmentier" w:date="2020-06-08T01:56:00Z">
        <w:r w:rsidRPr="00F93519">
          <w:rPr>
            <w:rFonts w:cs="Cambria"/>
            <w:rPrChange w:id="1383" w:author="Arthur Parmentier" w:date="2020-06-08T02:15:00Z">
              <w:rPr/>
            </w:rPrChange>
          </w:rPr>
          <w:t xml:space="preserve">ho </w:t>
        </w:r>
      </w:ins>
      <w:ins w:id="1384" w:author="Arthur Parmentier" w:date="2020-06-08T02:11:00Z">
        <w:r w:rsidR="0098315D" w:rsidRPr="00F93519">
          <w:rPr>
            <w:rFonts w:cs="Cambria"/>
            <w:rPrChange w:id="1385" w:author="Arthur Parmentier" w:date="2020-06-08T02:15:00Z">
              <w:rPr/>
            </w:rPrChange>
          </w:rPr>
          <w:t>w</w:t>
        </w:r>
      </w:ins>
      <w:ins w:id="1386" w:author="Arthur Parmentier" w:date="2020-06-08T01:56:00Z">
        <w:r w:rsidRPr="00F93519">
          <w:rPr>
            <w:rFonts w:cs="Cambria"/>
            <w:rPrChange w:id="1387" w:author="Arthur Parmentier" w:date="2020-06-08T02:15:00Z">
              <w:rPr/>
            </w:rPrChange>
          </w:rPr>
          <w:t xml:space="preserve">hat </w:t>
        </w:r>
      </w:ins>
      <w:ins w:id="1388" w:author="Arthur Parmentier" w:date="2020-06-08T02:11:00Z">
        <w:r w:rsidR="0098315D" w:rsidRPr="00F93519">
          <w:rPr>
            <w:rFonts w:cs="Cambria"/>
            <w:rPrChange w:id="1389" w:author="Arthur Parmentier" w:date="2020-06-08T02:15:00Z">
              <w:rPr/>
            </w:rPrChange>
          </w:rPr>
          <w:t>h</w:t>
        </w:r>
      </w:ins>
      <w:ins w:id="1390" w:author="Arthur Parmentier" w:date="2020-06-08T01:56:00Z">
        <w:r w:rsidRPr="00F93519">
          <w:rPr>
            <w:rFonts w:cs="Cambria"/>
            <w:rPrChange w:id="1391" w:author="Arthur Parmentier" w:date="2020-06-08T02:15:00Z">
              <w:rPr/>
            </w:rPrChange>
          </w:rPr>
          <w:t xml:space="preserve">ow </w:t>
        </w:r>
      </w:ins>
      <w:ins w:id="1392" w:author="Arthur Parmentier" w:date="2020-06-08T02:11:00Z">
        <w:r w:rsidR="0098315D" w:rsidRPr="00F93519">
          <w:rPr>
            <w:rFonts w:cs="Cambria"/>
            <w:rPrChange w:id="1393" w:author="Arthur Parmentier" w:date="2020-06-08T02:15:00Z">
              <w:rPr/>
            </w:rPrChange>
          </w:rPr>
          <w:t>w</w:t>
        </w:r>
      </w:ins>
      <w:ins w:id="1394" w:author="Arthur Parmentier" w:date="2020-06-08T01:56:00Z">
        <w:r w:rsidRPr="00F93519">
          <w:rPr>
            <w:rFonts w:cs="Cambria"/>
            <w:rPrChange w:id="1395" w:author="Arthur Parmentier" w:date="2020-06-08T02:15:00Z">
              <w:rPr/>
            </w:rPrChange>
          </w:rPr>
          <w:t>hen”</w:t>
        </w:r>
      </w:ins>
    </w:p>
    <w:p w:rsidR="00F93519" w:rsidRDefault="0098315D" w:rsidP="008054B5">
      <w:pPr>
        <w:pStyle w:val="Paragraphedeliste"/>
        <w:numPr>
          <w:ilvl w:val="0"/>
          <w:numId w:val="43"/>
        </w:numPr>
        <w:rPr>
          <w:ins w:id="1396" w:author="Arthur Parmentier" w:date="2020-06-08T02:15:00Z"/>
          <w:rFonts w:cs="Cambria"/>
        </w:rPr>
      </w:pPr>
      <w:ins w:id="1397" w:author="Arthur Parmentier" w:date="2020-06-08T02:11:00Z">
        <w:r w:rsidRPr="00F93519">
          <w:rPr>
            <w:rFonts w:cs="Cambria"/>
            <w:rPrChange w:id="1398" w:author="Arthur Parmentier" w:date="2020-06-08T02:15:00Z">
              <w:rPr/>
            </w:rPrChange>
          </w:rPr>
          <w:t>“who what when”</w:t>
        </w:r>
      </w:ins>
    </w:p>
    <w:p w:rsidR="001958BE" w:rsidRPr="00F93519" w:rsidRDefault="001958BE">
      <w:pPr>
        <w:rPr>
          <w:ins w:id="1399" w:author="Arthur Parmentier" w:date="2020-06-08T01:57:00Z"/>
          <w:rFonts w:cs="Cambria"/>
          <w:rPrChange w:id="1400" w:author="Arthur Parmentier" w:date="2020-06-08T02:15:00Z">
            <w:rPr>
              <w:ins w:id="1401" w:author="Arthur Parmentier" w:date="2020-06-08T01:57:00Z"/>
            </w:rPr>
          </w:rPrChange>
        </w:rPr>
      </w:pPr>
      <w:ins w:id="1402" w:author="Arthur Parmentier" w:date="2020-06-08T01:56:00Z">
        <w:r w:rsidRPr="00F93519">
          <w:rPr>
            <w:rFonts w:cs="Cambria"/>
            <w:rPrChange w:id="1403" w:author="Arthur Parmentier" w:date="2020-06-08T02:15:00Z">
              <w:rPr/>
            </w:rPrChange>
          </w:rPr>
          <w:lastRenderedPageBreak/>
          <w:t>Because the production rules on the left side only contain one element, it is pos</w:t>
        </w:r>
      </w:ins>
      <w:ins w:id="1404" w:author="Arthur Parmentier" w:date="2020-06-08T01:57:00Z">
        <w:r w:rsidRPr="00F93519">
          <w:rPr>
            <w:rFonts w:cs="Cambria"/>
            <w:rPrChange w:id="1405" w:author="Arthur Parmentier" w:date="2020-06-08T02:15:00Z">
              <w:rPr/>
            </w:rPrChange>
          </w:rPr>
          <w:t>sible to find the function of each element in the sentence without the context. This grammar is therefore a context-free grammar.</w:t>
        </w:r>
      </w:ins>
      <w:ins w:id="1406" w:author="Arthur Parmentier" w:date="2020-06-08T02:12:00Z">
        <w:r w:rsidR="0098315D">
          <w:rPr>
            <w:rStyle w:val="Appelnotedebasdep"/>
            <w:rFonts w:cs="Cambria"/>
          </w:rPr>
          <w:footnoteReference w:id="15"/>
        </w:r>
      </w:ins>
    </w:p>
    <w:p w:rsidR="004A5894" w:rsidRDefault="004A5894" w:rsidP="008054B5">
      <w:pPr>
        <w:rPr>
          <w:ins w:id="1412" w:author="Arthur Parmentier" w:date="2020-06-08T02:01:00Z"/>
          <w:rStyle w:val="uiqtextrenderedqtext"/>
        </w:rPr>
      </w:pPr>
      <w:ins w:id="1413" w:author="Arthur Parmentier" w:date="2020-06-08T01:57:00Z">
        <w:r>
          <w:rPr>
            <w:rFonts w:cs="Cambria"/>
          </w:rPr>
          <w:t xml:space="preserve">One important theorem is that </w:t>
        </w:r>
      </w:ins>
      <w:ins w:id="1414" w:author="Arthur Parmentier" w:date="2020-06-08T02:23:00Z">
        <w:r w:rsidR="00941E46">
          <w:rPr>
            <w:rFonts w:cs="Cambria"/>
          </w:rPr>
          <w:t xml:space="preserve">all </w:t>
        </w:r>
      </w:ins>
      <w:ins w:id="1415" w:author="Arthur Parmentier" w:date="2020-06-08T01:57:00Z">
        <w:r>
          <w:rPr>
            <w:rFonts w:cs="Cambria"/>
          </w:rPr>
          <w:t>context-free grammars</w:t>
        </w:r>
      </w:ins>
      <w:ins w:id="1416" w:author="Arthur Parmentier" w:date="2020-06-08T01:58:00Z">
        <w:r>
          <w:rPr>
            <w:rFonts w:cs="Cambria"/>
          </w:rPr>
          <w:t xml:space="preserve"> </w:t>
        </w:r>
      </w:ins>
      <w:ins w:id="1417"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418" w:author="Arthur Parmentier" w:date="2020-06-08T02:16:00Z"/>
        </w:rPr>
      </w:pPr>
      <w:ins w:id="1419" w:author="Arthur Parmentier" w:date="2020-06-08T02:01:00Z">
        <w:r>
          <w:t>Regular</w:t>
        </w:r>
      </w:ins>
      <w:ins w:id="1420" w:author="Arthur Parmentier" w:date="2020-06-08T02:16:00Z">
        <w:r w:rsidR="000D2632">
          <w:t xml:space="preserve"> grammar</w:t>
        </w:r>
        <w:r w:rsidR="00300A77">
          <w:t>s</w:t>
        </w:r>
      </w:ins>
    </w:p>
    <w:p w:rsidR="00300A77" w:rsidRDefault="00E56164" w:rsidP="00300A77">
      <w:pPr>
        <w:rPr>
          <w:ins w:id="1421" w:author="Arthur Parmentier" w:date="2020-06-08T02:21:00Z"/>
        </w:rPr>
      </w:pPr>
      <w:ins w:id="1422" w:author="Arthur Parmentier" w:date="2020-06-08T02:17:00Z">
        <w:r>
          <w:t>A regular grammar is a specific sub-set of context-free grammars</w:t>
        </w:r>
      </w:ins>
      <w:ins w:id="1423" w:author="Arthur Parmentier" w:date="2020-06-08T02:20:00Z">
        <w:r w:rsidR="00FB2671">
          <w:t xml:space="preserve"> that form the so</w:t>
        </w:r>
      </w:ins>
      <w:ins w:id="1424" w:author="Arthur Parmentier" w:date="2020-06-08T02:21:00Z">
        <w:r w:rsidR="00FB2671">
          <w:t>-called “regular expressions”.</w:t>
        </w:r>
        <w:r w:rsidR="00FB2671">
          <w:rPr>
            <w:rStyle w:val="Appelnotedebasdep"/>
          </w:rPr>
          <w:footnoteReference w:id="16"/>
        </w:r>
      </w:ins>
    </w:p>
    <w:p w:rsidR="00941E46" w:rsidRDefault="00941E46" w:rsidP="00300A77">
      <w:pPr>
        <w:rPr>
          <w:ins w:id="1427" w:author="Arthur Parmentier" w:date="2020-06-08T02:22:00Z"/>
        </w:rPr>
      </w:pPr>
      <w:ins w:id="1428" w:author="Arthur Parmentier" w:date="2020-06-08T02:22:00Z">
        <w:r>
          <w:t>A grammar such as the one presented in the previous part is a regular grammar.</w:t>
        </w:r>
      </w:ins>
    </w:p>
    <w:p w:rsidR="00941E46" w:rsidRPr="00300A77" w:rsidRDefault="00941E46">
      <w:pPr>
        <w:rPr>
          <w:ins w:id="1429" w:author="Arthur Parmentier" w:date="2020-06-07T21:11:00Z"/>
          <w:rPrChange w:id="1430" w:author="Arthur Parmentier" w:date="2020-06-08T02:16:00Z">
            <w:rPr>
              <w:ins w:id="1431" w:author="Arthur Parmentier" w:date="2020-06-07T21:11:00Z"/>
            </w:rPr>
          </w:rPrChange>
        </w:rPr>
        <w:pPrChange w:id="1432" w:author="Arthur Parmentier" w:date="2020-06-08T02:16:00Z">
          <w:pPr>
            <w:pStyle w:val="Titre3"/>
          </w:pPr>
        </w:pPrChange>
      </w:pPr>
      <w:ins w:id="1433" w:author="Arthur Parmentier" w:date="2020-06-08T02:22:00Z">
        <w:r>
          <w:t xml:space="preserve">One important theorem is all regular grammars </w:t>
        </w:r>
      </w:ins>
      <w:ins w:id="1434" w:author="Arthur Parmentier" w:date="2020-06-08T02:23:00Z">
        <w:r>
          <w:t>can be</w:t>
        </w:r>
      </w:ins>
      <w:ins w:id="1435" w:author="Arthur Parmentier" w:date="2020-06-08T02:22:00Z">
        <w:r>
          <w:t xml:space="preserve"> described</w:t>
        </w:r>
      </w:ins>
      <w:ins w:id="1436" w:author="Arthur Parmentier" w:date="2020-06-08T02:24:00Z">
        <w:r>
          <w:t xml:space="preserve"> by a </w:t>
        </w:r>
        <w:r w:rsidR="007C3219">
          <w:t>(</w:t>
        </w:r>
        <w:r>
          <w:t>deterministic</w:t>
        </w:r>
      </w:ins>
      <w:ins w:id="1437" w:author="Arthur Parmentier" w:date="2020-06-08T02:25:00Z">
        <w:r w:rsidR="007C3219">
          <w:t>)</w:t>
        </w:r>
      </w:ins>
      <w:ins w:id="1438"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39" w:author="Arthur Parmentier" w:date="2020-06-08T02:25:00Z">
        <w:r w:rsidR="00021EF8">
          <w:t>, also called a finite state machine (FSM).</w:t>
        </w:r>
      </w:ins>
    </w:p>
    <w:p w:rsidR="00A62779" w:rsidRDefault="00A62779" w:rsidP="006D5BBB">
      <w:pPr>
        <w:pStyle w:val="Titre3"/>
        <w:rPr>
          <w:ins w:id="1440" w:author="Arthur Parmentier" w:date="2020-06-08T02:26:00Z"/>
        </w:rPr>
      </w:pPr>
      <w:ins w:id="1441" w:author="Arthur Parmentier" w:date="2020-06-08T02:25:00Z">
        <w:r>
          <w:t>Parsing</w:t>
        </w:r>
      </w:ins>
    </w:p>
    <w:p w:rsidR="00A62779" w:rsidRPr="00A62779" w:rsidRDefault="00A62779">
      <w:pPr>
        <w:rPr>
          <w:ins w:id="1442" w:author="Arthur Parmentier" w:date="2020-06-08T02:25:00Z"/>
          <w:rPrChange w:id="1443" w:author="Arthur Parmentier" w:date="2020-06-08T02:26:00Z">
            <w:rPr>
              <w:ins w:id="1444" w:author="Arthur Parmentier" w:date="2020-06-08T02:25:00Z"/>
            </w:rPr>
          </w:rPrChange>
        </w:rPr>
        <w:pPrChange w:id="1445" w:author="Arthur Parmentier" w:date="2020-06-08T02:26:00Z">
          <w:pPr>
            <w:pStyle w:val="Titre3"/>
          </w:pPr>
        </w:pPrChange>
      </w:pPr>
      <w:ins w:id="1446" w:author="Arthur Parmentier" w:date="2020-06-08T02:26:00Z">
        <w:r>
          <w:t xml:space="preserve">Parsing, also called syntactic analysis, is the process </w:t>
        </w:r>
      </w:ins>
      <w:ins w:id="1447" w:author="Arthur Parmentier" w:date="2020-06-08T02:27:00Z">
        <w:r>
          <w:t xml:space="preserve">of analyzing string of symbols (or sentences) that are described by </w:t>
        </w:r>
      </w:ins>
      <w:ins w:id="1448" w:author="Arthur Parmentier" w:date="2020-06-08T02:28:00Z">
        <w:r>
          <w:t>a grammar</w:t>
        </w:r>
      </w:ins>
      <w:ins w:id="1449" w:author="Arthur Parmentier" w:date="2020-06-08T02:29:00Z">
        <w:r>
          <w:t>.</w:t>
        </w:r>
      </w:ins>
      <w:ins w:id="1450" w:author="Arthur Parmentier" w:date="2020-06-08T02:30:00Z">
        <w:r w:rsidR="00ED0E0D">
          <w:t xml:space="preserve"> It can be performed by different types of automata, depending on the type of grammar that is considered.</w:t>
        </w:r>
      </w:ins>
    </w:p>
    <w:p w:rsidR="006D5BBB" w:rsidRDefault="00657DAC" w:rsidP="006D5BBB">
      <w:pPr>
        <w:pStyle w:val="Titre3"/>
        <w:rPr>
          <w:ins w:id="1451" w:author="Arthur Parmentier" w:date="2020-06-08T02:35:00Z"/>
        </w:rPr>
      </w:pPr>
      <w:ins w:id="1452" w:author="Arthur Parmentier" w:date="2020-06-08T02:35:00Z">
        <w:r>
          <w:t>Linguistics in generative music</w:t>
        </w:r>
      </w:ins>
    </w:p>
    <w:p w:rsidR="00657DAC" w:rsidRDefault="00657DAC" w:rsidP="00657DAC">
      <w:pPr>
        <w:rPr>
          <w:ins w:id="1453" w:author="Arthur Parmentier" w:date="2020-06-08T02:36:00Z"/>
        </w:rPr>
      </w:pPr>
      <w:ins w:id="1454" w:author="Arthur Parmentier" w:date="2020-06-08T02:35:00Z">
        <w:r>
          <w:t xml:space="preserve">The contemporary field of generative music found interest for </w:t>
        </w:r>
      </w:ins>
      <w:ins w:id="1455" w:author="Arthur Parmentier" w:date="2020-06-08T02:36:00Z">
        <w:r>
          <w:t>many models from linguistic to describe and generate music.</w:t>
        </w:r>
      </w:ins>
    </w:p>
    <w:p w:rsidR="00657DAC" w:rsidRPr="00657DAC" w:rsidRDefault="00657DAC">
      <w:pPr>
        <w:rPr>
          <w:ins w:id="1456" w:author="Arthur Parmentier" w:date="2020-06-07T21:11:00Z"/>
          <w:rPrChange w:id="1457" w:author="Arthur Parmentier" w:date="2020-06-08T02:35:00Z">
            <w:rPr>
              <w:ins w:id="1458" w:author="Arthur Parmentier" w:date="2020-06-07T21:11:00Z"/>
            </w:rPr>
          </w:rPrChange>
        </w:rPr>
        <w:pPrChange w:id="1459" w:author="Arthur Parmentier" w:date="2020-06-08T02:35:00Z">
          <w:pPr>
            <w:pStyle w:val="Titre3"/>
          </w:pPr>
        </w:pPrChange>
      </w:pPr>
      <w:ins w:id="1460" w:author="Arthur Parmentier" w:date="2020-06-08T02:36:00Z">
        <w:r>
          <w:t xml:space="preserve">Often implemented in computers and </w:t>
        </w:r>
      </w:ins>
      <w:ins w:id="1461" w:author="Arthur Parmentier" w:date="2020-06-08T02:37:00Z">
        <w:r>
          <w:t xml:space="preserve">used </w:t>
        </w:r>
      </w:ins>
      <w:ins w:id="1462" w:author="Arthur Parmentier" w:date="2020-06-08T02:38:00Z">
        <w:r>
          <w:t xml:space="preserve">for </w:t>
        </w:r>
      </w:ins>
      <w:ins w:id="1463" w:author="Arthur Parmentier" w:date="2020-06-08T02:37:00Z">
        <w:r>
          <w:t>experimental music</w:t>
        </w:r>
      </w:ins>
      <w:ins w:id="1464" w:author="Arthur Parmentier" w:date="2020-06-08T02:38:00Z">
        <w:r>
          <w:t>,</w:t>
        </w:r>
      </w:ins>
      <w:ins w:id="1465" w:author="Arthur Parmentier" w:date="2020-06-08T02:37:00Z">
        <w:r>
          <w:t xml:space="preserve"> real-time jazz accompaniment and improvisation</w:t>
        </w:r>
      </w:ins>
      <w:ins w:id="1466" w:author="Arthur Parmentier" w:date="2020-06-08T02:38:00Z">
        <w:r>
          <w:t xml:space="preserve"> to </w:t>
        </w:r>
      </w:ins>
      <w:ins w:id="1467" w:author="Arthur Parmentier" w:date="2020-06-08T02:39:00Z">
        <w:r>
          <w:t>Beatles-like song production</w:t>
        </w:r>
      </w:ins>
      <w:ins w:id="1468" w:author="Arthur Parmentier" w:date="2020-06-08T02:37:00Z">
        <w:r>
          <w:t>, probabilistic models such as Hi</w:t>
        </w:r>
      </w:ins>
      <w:ins w:id="1469" w:author="Arthur Parmentier" w:date="2020-06-08T02:38:00Z">
        <w:r>
          <w:t>dden Markov Models are increasingly being used</w:t>
        </w:r>
      </w:ins>
      <w:ins w:id="1470" w:author="Arthur Parmentier" w:date="2020-06-08T02:39:00Z">
        <w:r>
          <w:t xml:space="preserve"> these last decades in research </w:t>
        </w:r>
        <w:r w:rsidR="0065654F">
          <w:t xml:space="preserve">and recent production and </w:t>
        </w:r>
      </w:ins>
      <w:ins w:id="1471" w:author="Arthur Parmentier" w:date="2020-06-08T02:40:00Z">
        <w:r w:rsidR="0065654F">
          <w:t>composition</w:t>
        </w:r>
      </w:ins>
      <w:ins w:id="1472" w:author="Arthur Parmentier" w:date="2020-06-08T02:39:00Z">
        <w:r w:rsidR="0065654F">
          <w:t xml:space="preserve"> </w:t>
        </w:r>
      </w:ins>
      <w:ins w:id="1473" w:author="Arthur Parmentier" w:date="2020-06-08T02:40:00Z">
        <w:r w:rsidR="0065654F">
          <w:t>software, such as Max/MSP</w:t>
        </w:r>
      </w:ins>
      <w:ins w:id="1474" w:author="Arthur Parmentier" w:date="2020-06-08T02:39:00Z">
        <w:r w:rsidR="0065654F">
          <w:t>.</w:t>
        </w:r>
      </w:ins>
    </w:p>
    <w:p w:rsidR="00960BA6" w:rsidRDefault="006D5BBB">
      <w:pPr>
        <w:pStyle w:val="Titre2"/>
        <w:rPr>
          <w:ins w:id="1475" w:author="Arthur Parmentier" w:date="2020-06-07T21:10:00Z"/>
        </w:rPr>
      </w:pPr>
      <w:ins w:id="1476" w:author="Arthur Parmentier" w:date="2020-06-07T21:11:00Z">
        <w:r>
          <w:t>Gestural</w:t>
        </w:r>
      </w:ins>
      <w:ins w:id="1477" w:author="Arthur Parmentier" w:date="2020-06-07T21:10:00Z">
        <w:r>
          <w:t xml:space="preserve"> s</w:t>
        </w:r>
      </w:ins>
      <w:ins w:id="1478" w:author="Arthur Parmentier" w:date="2020-05-13T09:25:00Z">
        <w:r w:rsidR="00EE3C9F" w:rsidRPr="007C437A">
          <w:t>igns</w:t>
        </w:r>
      </w:ins>
      <w:del w:id="1479" w:author="Arthur Parmentier" w:date="2020-05-13T09:25:00Z">
        <w:r w:rsidR="00960BA6" w:rsidRPr="007C437A" w:rsidDel="00EE3C9F">
          <w:delText>Gestures and signs</w:delText>
        </w:r>
      </w:del>
      <w:r w:rsidR="00960BA6" w:rsidRPr="007C437A">
        <w:t xml:space="preserve"> for communication: a long history</w:t>
      </w:r>
      <w:bookmarkEnd w:id="991"/>
    </w:p>
    <w:p w:rsidR="006D5BBB" w:rsidRPr="006D5BBB" w:rsidRDefault="006D5BBB">
      <w:pPr>
        <w:rPr>
          <w:rPrChange w:id="1480" w:author="Arthur Parmentier" w:date="2020-06-07T21:10:00Z">
            <w:rPr/>
          </w:rPrChange>
        </w:rPr>
        <w:pPrChange w:id="1481" w:author="Arthur Parmentier" w:date="2020-06-07T21:10:00Z">
          <w:pPr>
            <w:pStyle w:val="Titre2"/>
          </w:pPr>
        </w:pPrChange>
      </w:pPr>
      <w:ins w:id="1482" w:author="Arthur Parmentier" w:date="2020-06-07T21:10:00Z">
        <w:r>
          <w:t>First, we will have a short overview of the roles</w:t>
        </w:r>
      </w:ins>
    </w:p>
    <w:p w:rsidR="00960BA6" w:rsidRPr="007C437A" w:rsidDel="006D5BBB" w:rsidRDefault="00960BA6" w:rsidP="00E6654A">
      <w:pPr>
        <w:rPr>
          <w:del w:id="1483" w:author="Arthur Parmentier" w:date="2020-06-07T21:10:00Z"/>
        </w:rPr>
      </w:pPr>
      <w:del w:id="1484" w:author="Arthur Parmentier" w:date="2020-06-07T21:10:00Z">
        <w:r w:rsidRPr="007C437A" w:rsidDel="006D5BBB">
          <w:delText>Chronological view</w:delText>
        </w:r>
        <w:r w:rsidR="006E6EE1" w:rsidRPr="007C437A" w:rsidDel="006D5BBB">
          <w:delText xml:space="preserve"> (?)</w:delText>
        </w:r>
      </w:del>
    </w:p>
    <w:p w:rsidR="00960BA6" w:rsidRPr="007C437A" w:rsidRDefault="00960BA6">
      <w:pPr>
        <w:pStyle w:val="Titre3"/>
      </w:pPr>
      <w:bookmarkStart w:id="1485" w:name="_Toc42449812"/>
      <w:r w:rsidRPr="007C437A">
        <w:t>A very long time ago…</w:t>
      </w:r>
      <w:bookmarkEnd w:id="1485"/>
    </w:p>
    <w:p w:rsidR="00960BA6" w:rsidRPr="007C437A" w:rsidRDefault="00960BA6">
      <w:pPr>
        <w:pStyle w:val="Titre3"/>
        <w:rPr>
          <w:ins w:id="1486" w:author="Arthur Parmentier" w:date="2020-06-05T13:55:00Z"/>
        </w:rPr>
      </w:pPr>
      <w:bookmarkStart w:id="1487" w:name="_Toc42449813"/>
      <w:r w:rsidRPr="007C437A">
        <w:t>Middle ages: neumes</w:t>
      </w:r>
      <w:bookmarkEnd w:id="1487"/>
    </w:p>
    <w:p w:rsidR="0054171C" w:rsidRPr="007C437A" w:rsidRDefault="0054171C">
      <w:pPr>
        <w:rPr>
          <w:rPrChange w:id="1488" w:author="Arthur Parmentier" w:date="2020-06-07T15:27:00Z">
            <w:rPr/>
          </w:rPrChange>
        </w:rPr>
        <w:pPrChange w:id="1489" w:author="Arthur Parmentier" w:date="2020-06-05T13:55:00Z">
          <w:pPr>
            <w:pStyle w:val="Titre3"/>
          </w:pPr>
        </w:pPrChange>
      </w:pPr>
      <w:ins w:id="1490" w:author="Arthur Parmentier" w:date="2020-06-05T13:55:00Z">
        <w:r w:rsidRPr="007C437A">
          <w:rPr>
            <w:rPrChange w:id="1491" w:author="Arthur Parmentier" w:date="2020-06-07T15:27:00Z">
              <w:rPr/>
            </w:rPrChange>
          </w:rPr>
          <w:t>Main Guido d’arezzo</w:t>
        </w:r>
      </w:ins>
    </w:p>
    <w:p w:rsidR="00960BA6" w:rsidRPr="007C437A" w:rsidDel="00A01FAD" w:rsidRDefault="00960BA6">
      <w:pPr>
        <w:pStyle w:val="Titre3"/>
        <w:rPr>
          <w:del w:id="1492" w:author="Arthur Parmentier" w:date="2020-05-14T14:23:00Z"/>
        </w:rPr>
      </w:pPr>
      <w:del w:id="1493" w:author="Arthur Parmentier" w:date="2020-05-14T14:23:00Z">
        <w:r w:rsidRPr="007C437A" w:rsidDel="00A01FAD">
          <w:lastRenderedPageBreak/>
          <w:delText>Rousseau, Wittgenstein.. theory of signs</w:delText>
        </w:r>
        <w:bookmarkStart w:id="1494" w:name="_Toc40363664"/>
        <w:bookmarkStart w:id="1495" w:name="_Toc40363727"/>
        <w:bookmarkStart w:id="1496" w:name="_Toc40431436"/>
        <w:bookmarkStart w:id="1497" w:name="_Toc41067164"/>
        <w:bookmarkStart w:id="1498" w:name="_Toc42258979"/>
        <w:bookmarkStart w:id="1499" w:name="_Toc42259056"/>
        <w:bookmarkStart w:id="1500" w:name="_Toc42449732"/>
        <w:bookmarkStart w:id="1501" w:name="_Toc42449814"/>
        <w:bookmarkEnd w:id="1494"/>
        <w:bookmarkEnd w:id="1495"/>
        <w:bookmarkEnd w:id="1496"/>
        <w:bookmarkEnd w:id="1497"/>
        <w:bookmarkEnd w:id="1498"/>
        <w:bookmarkEnd w:id="1499"/>
        <w:bookmarkEnd w:id="1500"/>
        <w:bookmarkEnd w:id="1501"/>
      </w:del>
    </w:p>
    <w:p w:rsidR="00960BA6" w:rsidRPr="007C437A" w:rsidRDefault="00960BA6" w:rsidP="00414962">
      <w:pPr>
        <w:pStyle w:val="Titre3"/>
        <w:rPr>
          <w:ins w:id="1502" w:author="Arthur Parmentier" w:date="2020-05-14T14:18:00Z"/>
        </w:rPr>
      </w:pPr>
      <w:bookmarkStart w:id="1503" w:name="_Toc42449815"/>
      <w:r w:rsidRPr="007C437A">
        <w:t>Creation of modern sign languages for deafs (?)</w:t>
      </w:r>
      <w:bookmarkEnd w:id="1503"/>
    </w:p>
    <w:p w:rsidR="008F1E52" w:rsidRPr="007C437A" w:rsidRDefault="008F1E52">
      <w:pPr>
        <w:rPr>
          <w:rPrChange w:id="1504" w:author="Arthur Parmentier" w:date="2020-06-07T15:27:00Z">
            <w:rPr/>
          </w:rPrChange>
        </w:rPr>
        <w:pPrChange w:id="1505" w:author="Arthur Parmentier" w:date="2020-05-14T14:18:00Z">
          <w:pPr>
            <w:pStyle w:val="Titre3"/>
          </w:pPr>
        </w:pPrChange>
      </w:pPr>
      <w:ins w:id="1506" w:author="Arthur Parmentier" w:date="2020-05-14T14:18:00Z">
        <w:r w:rsidRPr="007C437A">
          <w:rPr>
            <w:rPrChange w:id="1507" w:author="Arthur Parmentier" w:date="2020-06-07T15:27:00Z">
              <w:rPr/>
            </w:rPrChange>
          </w:rPr>
          <w:t>Lien avec Chant-signes IVT</w:t>
        </w:r>
      </w:ins>
    </w:p>
    <w:p w:rsidR="00960BA6" w:rsidRPr="007C437A" w:rsidDel="00EF2E96" w:rsidRDefault="00960BA6">
      <w:pPr>
        <w:pStyle w:val="Titre3"/>
        <w:rPr>
          <w:del w:id="1508" w:author="Arthur Parmentier" w:date="2020-05-14T14:21:00Z"/>
        </w:rPr>
      </w:pPr>
      <w:del w:id="1509" w:author="Arthur Parmentier" w:date="2020-05-14T14:21:00Z">
        <w:r w:rsidRPr="007C437A" w:rsidDel="00EF2E96">
          <w:delText>Attempts or cases in arts before SP</w:delText>
        </w:r>
        <w:bookmarkStart w:id="1510" w:name="_Toc40363666"/>
        <w:bookmarkStart w:id="1511" w:name="_Toc40363729"/>
        <w:bookmarkStart w:id="1512" w:name="_Toc40431438"/>
        <w:bookmarkStart w:id="1513" w:name="_Toc41067166"/>
        <w:bookmarkStart w:id="1514" w:name="_Toc42258981"/>
        <w:bookmarkStart w:id="1515" w:name="_Toc42259058"/>
        <w:bookmarkStart w:id="1516" w:name="_Toc42449734"/>
        <w:bookmarkStart w:id="1517" w:name="_Toc42449816"/>
        <w:bookmarkEnd w:id="1510"/>
        <w:bookmarkEnd w:id="1511"/>
        <w:bookmarkEnd w:id="1512"/>
        <w:bookmarkEnd w:id="1513"/>
        <w:bookmarkEnd w:id="1514"/>
        <w:bookmarkEnd w:id="1515"/>
        <w:bookmarkEnd w:id="1516"/>
        <w:bookmarkEnd w:id="1517"/>
      </w:del>
    </w:p>
    <w:p w:rsidR="00960BA6" w:rsidRPr="007C437A" w:rsidRDefault="00960BA6">
      <w:pPr>
        <w:pStyle w:val="Titre3"/>
      </w:pPr>
      <w:bookmarkStart w:id="1518" w:name="_Toc42449817"/>
      <w:r w:rsidRPr="007C437A">
        <w:t>Conduction &amp; other contemporary forms of artistic sign languages</w:t>
      </w:r>
      <w:bookmarkEnd w:id="1518"/>
    </w:p>
    <w:p w:rsidR="00960BA6" w:rsidRPr="007C437A" w:rsidRDefault="00960BA6">
      <w:pPr>
        <w:pStyle w:val="Titre2"/>
      </w:pPr>
      <w:bookmarkStart w:id="1519" w:name="_Toc42449818"/>
      <w:r w:rsidRPr="007C437A">
        <w:t>Real-time composition/improvisation/generative music in the XXth century</w:t>
      </w:r>
      <w:bookmarkEnd w:id="1519"/>
    </w:p>
    <w:p w:rsidR="00725D84" w:rsidRPr="008C7E78" w:rsidRDefault="00725D84" w:rsidP="00E6654A">
      <w:pPr>
        <w:rPr>
          <w:ins w:id="1520" w:author="Arthur Parmentier" w:date="2020-05-14T14:22:00Z"/>
          <w:lang w:val="fr-FR"/>
          <w:rPrChange w:id="1521" w:author="Arthur Parmentier" w:date="2020-06-07T18:31:00Z">
            <w:rPr>
              <w:ins w:id="1522" w:author="Arthur Parmentier" w:date="2020-05-14T14:22:00Z"/>
            </w:rPr>
          </w:rPrChange>
        </w:rPr>
      </w:pPr>
      <w:r w:rsidRPr="007C437A">
        <w:t xml:space="preserve">How to structure this part? </w:t>
      </w:r>
      <w:r w:rsidRPr="008C7E78">
        <w:rPr>
          <w:lang w:val="fr-FR"/>
          <w:rPrChange w:id="1523" w:author="Arthur Parmentier" w:date="2020-06-07T18:31:00Z">
            <w:rPr/>
          </w:rPrChange>
        </w:rPr>
        <w:t>By example? Topic?</w:t>
      </w:r>
    </w:p>
    <w:p w:rsidR="00D81005" w:rsidRPr="008C7E78" w:rsidRDefault="00D81005" w:rsidP="00E6654A">
      <w:pPr>
        <w:rPr>
          <w:ins w:id="1524" w:author="Arthur Parmentier" w:date="2020-06-05T14:00:00Z"/>
          <w:lang w:val="fr-FR"/>
          <w:rPrChange w:id="1525" w:author="Arthur Parmentier" w:date="2020-06-07T18:31:00Z">
            <w:rPr>
              <w:ins w:id="1526" w:author="Arthur Parmentier" w:date="2020-06-05T14:00:00Z"/>
            </w:rPr>
          </w:rPrChange>
        </w:rPr>
      </w:pPr>
      <w:ins w:id="1527" w:author="Arthur Parmentier" w:date="2020-05-14T14:22:00Z">
        <w:r w:rsidRPr="008C7E78">
          <w:rPr>
            <w:lang w:val="fr-FR"/>
            <w:rPrChange w:id="1528" w:author="Arthur Parmentier" w:date="2020-06-07T18:31:00Z">
              <w:rPr/>
            </w:rPrChange>
          </w:rPr>
          <w:t xml:space="preserve">Musique stochastique </w:t>
        </w:r>
      </w:ins>
      <w:ins w:id="1529" w:author="Arthur Parmentier" w:date="2020-06-05T14:00:00Z">
        <w:r w:rsidR="003D5749" w:rsidRPr="008C7E78">
          <w:rPr>
            <w:lang w:val="fr-FR"/>
            <w:rPrChange w:id="1530" w:author="Arthur Parmentier" w:date="2020-06-07T18:31:00Z">
              <w:rPr/>
            </w:rPrChange>
          </w:rPr>
          <w:t>Xenakis</w:t>
        </w:r>
      </w:ins>
    </w:p>
    <w:p w:rsidR="003D5749" w:rsidRPr="008C7E78" w:rsidRDefault="003D5749" w:rsidP="00E6654A">
      <w:pPr>
        <w:rPr>
          <w:ins w:id="1531" w:author="Arthur Parmentier" w:date="2020-06-05T14:00:00Z"/>
          <w:lang w:val="fr-FR"/>
          <w:rPrChange w:id="1532" w:author="Arthur Parmentier" w:date="2020-06-07T18:31:00Z">
            <w:rPr>
              <w:ins w:id="1533" w:author="Arthur Parmentier" w:date="2020-06-05T14:00:00Z"/>
            </w:rPr>
          </w:rPrChange>
        </w:rPr>
      </w:pPr>
      <w:ins w:id="1534" w:author="Arthur Parmentier" w:date="2020-06-05T14:00:00Z">
        <w:r w:rsidRPr="008C7E78">
          <w:rPr>
            <w:lang w:val="fr-FR"/>
            <w:rPrChange w:id="1535" w:author="Arthur Parmentier" w:date="2020-06-07T18:31:00Z">
              <w:rPr/>
            </w:rPrChange>
          </w:rPr>
          <w:t>Gros labo de recherche en general (minimalism, dodéca…) – comment faire de la nouvelle musique et experimenter?</w:t>
        </w:r>
      </w:ins>
    </w:p>
    <w:p w:rsidR="00F7515C" w:rsidRPr="008C7E78" w:rsidRDefault="00F7515C" w:rsidP="00E6654A">
      <w:pPr>
        <w:rPr>
          <w:ins w:id="1536" w:author="Arthur Parmentier" w:date="2020-06-05T14:01:00Z"/>
          <w:lang w:val="fr-FR"/>
          <w:rPrChange w:id="1537" w:author="Arthur Parmentier" w:date="2020-06-07T18:31:00Z">
            <w:rPr>
              <w:ins w:id="1538" w:author="Arthur Parmentier" w:date="2020-06-05T14:01:00Z"/>
            </w:rPr>
          </w:rPrChange>
        </w:rPr>
      </w:pPr>
      <w:ins w:id="1539" w:author="Arthur Parmentier" w:date="2020-06-05T14:00:00Z">
        <w:r w:rsidRPr="008C7E78">
          <w:rPr>
            <w:lang w:val="fr-FR"/>
            <w:rPrChange w:id="1540" w:author="Arthur Parmentier" w:date="2020-06-07T18:31:00Z">
              <w:rPr/>
            </w:rPrChange>
          </w:rPr>
          <w:t>Musique électronique, concrete…</w:t>
        </w:r>
      </w:ins>
      <w:ins w:id="1541" w:author="Arthur Parmentier" w:date="2020-06-05T14:01:00Z">
        <w:r w:rsidR="00FD1DF3" w:rsidRPr="008C7E78">
          <w:rPr>
            <w:lang w:val="fr-FR"/>
            <w:rPrChange w:id="1542" w:author="Arthur Parmentier" w:date="2020-06-07T18:31:00Z">
              <w:rPr/>
            </w:rPrChange>
          </w:rPr>
          <w:t xml:space="preserve"> </w:t>
        </w:r>
      </w:ins>
    </w:p>
    <w:p w:rsidR="00FD1DF3" w:rsidRPr="008C7E78" w:rsidRDefault="00FD1DF3" w:rsidP="00E6654A">
      <w:pPr>
        <w:rPr>
          <w:ins w:id="1543" w:author="Arthur Parmentier" w:date="2020-06-05T14:01:00Z"/>
          <w:lang w:val="fr-FR"/>
          <w:rPrChange w:id="1544" w:author="Arthur Parmentier" w:date="2020-06-07T18:31:00Z">
            <w:rPr>
              <w:ins w:id="1545" w:author="Arthur Parmentier" w:date="2020-06-05T14:01:00Z"/>
            </w:rPr>
          </w:rPrChange>
        </w:rPr>
      </w:pPr>
      <w:ins w:id="1546" w:author="Arthur Parmentier" w:date="2020-06-05T14:01:00Z">
        <w:r w:rsidRPr="008C7E78">
          <w:rPr>
            <w:lang w:val="fr-FR"/>
            <w:rPrChange w:id="1547" w:author="Arthur Parmentier" w:date="2020-06-07T18:31:00Z">
              <w:rPr/>
            </w:rPrChange>
          </w:rPr>
          <w:t>Mvt avant garde -&gt; contemporain</w:t>
        </w:r>
      </w:ins>
    </w:p>
    <w:p w:rsidR="00252D92" w:rsidRPr="007C437A" w:rsidRDefault="00252D92" w:rsidP="00E6654A">
      <w:ins w:id="1548" w:author="Arthur Parmentier" w:date="2020-06-05T14:01:00Z">
        <w:r w:rsidRPr="007C437A">
          <w:t>Connection Walter &amp; free jazz..</w:t>
        </w:r>
      </w:ins>
    </w:p>
    <w:p w:rsidR="00960BA6" w:rsidRPr="007C437A" w:rsidRDefault="00960BA6">
      <w:pPr>
        <w:pStyle w:val="Titre3"/>
      </w:pPr>
      <w:bookmarkStart w:id="1549" w:name="_Toc42449819"/>
      <w:r w:rsidRPr="007C437A">
        <w:t>Cage &amp; co</w:t>
      </w:r>
      <w:bookmarkEnd w:id="1549"/>
    </w:p>
    <w:p w:rsidR="00960BA6" w:rsidRPr="007C437A" w:rsidRDefault="001642FC">
      <w:pPr>
        <w:pStyle w:val="Titre3"/>
      </w:pPr>
      <w:bookmarkStart w:id="1550" w:name="_Toc42449820"/>
      <w:r w:rsidRPr="007C437A">
        <w:t>Algorithmic music</w:t>
      </w:r>
      <w:bookmarkEnd w:id="1550"/>
    </w:p>
    <w:p w:rsidR="000B4E52" w:rsidRPr="007C437A" w:rsidDel="006D5BBB" w:rsidRDefault="000B4E52" w:rsidP="00E6654A">
      <w:pPr>
        <w:pStyle w:val="Titre2"/>
        <w:rPr>
          <w:del w:id="1551" w:author="Arthur Parmentier" w:date="2020-06-07T21:11:00Z"/>
        </w:rPr>
      </w:pPr>
      <w:bookmarkStart w:id="1552" w:name="_Toc42449821"/>
      <w:del w:id="1553" w:author="Arthur Parmentier" w:date="2020-06-07T21:11:00Z">
        <w:r w:rsidRPr="007C437A" w:rsidDel="006D5BBB">
          <w:delText>Linguistics</w:delText>
        </w:r>
        <w:bookmarkEnd w:id="1552"/>
      </w:del>
    </w:p>
    <w:p w:rsidR="000B4E52" w:rsidRPr="007C437A" w:rsidDel="006D5BBB" w:rsidRDefault="000B4E52">
      <w:pPr>
        <w:pStyle w:val="Titre3"/>
        <w:rPr>
          <w:del w:id="1554" w:author="Arthur Parmentier" w:date="2020-06-07T21:11:00Z"/>
        </w:rPr>
      </w:pPr>
      <w:bookmarkStart w:id="1555" w:name="_Toc42449823"/>
      <w:del w:id="1556" w:author="Arthur Parmentier" w:date="2020-06-07T21:11:00Z">
        <w:r w:rsidRPr="007C437A" w:rsidDel="006D5BBB">
          <w:delText>Regular languages</w:delText>
        </w:r>
        <w:bookmarkEnd w:id="1555"/>
      </w:del>
    </w:p>
    <w:p w:rsidR="000B4E52" w:rsidRPr="007C437A" w:rsidDel="006D5BBB" w:rsidRDefault="000B4E52">
      <w:pPr>
        <w:pStyle w:val="Titre3"/>
        <w:rPr>
          <w:del w:id="1557" w:author="Arthur Parmentier" w:date="2020-06-07T21:11:00Z"/>
        </w:rPr>
      </w:pPr>
      <w:bookmarkStart w:id="1558" w:name="_Toc42449824"/>
      <w:del w:id="1559" w:author="Arthur Parmentier" w:date="2020-06-07T21:11:00Z">
        <w:r w:rsidRPr="007C437A" w:rsidDel="006D5BBB">
          <w:delText>… link with generative music?</w:delText>
        </w:r>
        <w:bookmarkEnd w:id="1558"/>
      </w:del>
    </w:p>
    <w:p w:rsidR="000B4E52" w:rsidRPr="007C437A" w:rsidDel="006D5BBB" w:rsidRDefault="000B4E52" w:rsidP="00E6654A">
      <w:pPr>
        <w:rPr>
          <w:del w:id="1560" w:author="Arthur Parmentier" w:date="2020-06-07T21:11:00Z"/>
        </w:rPr>
      </w:pPr>
      <w:del w:id="1561" w:author="Arthur Parmentier" w:date="2020-06-07T21:11:00Z">
        <w:r w:rsidRPr="007C437A" w:rsidDel="006D5BBB">
          <w:delText>Check relevancy: Chomsky, hierarchical models, markov models, study of music within linguistic models.</w:delText>
        </w:r>
      </w:del>
    </w:p>
    <w:p w:rsidR="00BE04C2" w:rsidRPr="007C437A" w:rsidRDefault="00960BA6" w:rsidP="00E6654A">
      <w:pPr>
        <w:pStyle w:val="Titre1"/>
      </w:pPr>
      <w:del w:id="1562" w:author="Arthur Parmentier" w:date="2020-06-07T21:11:00Z">
        <w:r w:rsidRPr="007C437A" w:rsidDel="006D5BBB">
          <w:delText xml:space="preserve"> </w:delText>
        </w:r>
      </w:del>
      <w:bookmarkStart w:id="1563" w:name="_Toc42449825"/>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976"/>
      <w:r w:rsidR="00086E5D" w:rsidRPr="007C437A">
        <w:t xml:space="preserve"> (a </w:t>
      </w:r>
      <w:r w:rsidR="003739E8" w:rsidRPr="007C437A">
        <w:t xml:space="preserve">theoretical </w:t>
      </w:r>
      <w:r w:rsidR="00086E5D" w:rsidRPr="007C437A">
        <w:t>model of SP)</w:t>
      </w:r>
      <w:bookmarkEnd w:id="1563"/>
    </w:p>
    <w:p w:rsidR="007776CB" w:rsidRPr="007C437A" w:rsidRDefault="00E6654A" w:rsidP="00E6654A">
      <w:r w:rsidRPr="007C437A">
        <w:t>Now that we have seen a bit of the development of SP and the theoretical background it lies in, I would like to propose a model of Soundpainting that would explicit its construction mechanisms</w:t>
      </w:r>
      <w:ins w:id="1564" w:author="Arthur Parmentier" w:date="2020-05-14T13:29:00Z">
        <w:r w:rsidR="00BA3828" w:rsidRPr="007C437A">
          <w:t xml:space="preserve"> as a sign language, </w:t>
        </w:r>
      </w:ins>
      <w:del w:id="1565" w:author="Arthur Parmentier" w:date="2020-05-14T13:29:00Z">
        <w:r w:rsidRPr="007C437A" w:rsidDel="00BA3828">
          <w:delText xml:space="preserve"> </w:delText>
        </w:r>
      </w:del>
      <w:r w:rsidRPr="007C437A">
        <w:t>as well as the implicit operations that makes it an efficient language for art performance.</w:t>
      </w:r>
    </w:p>
    <w:p w:rsidR="00B12EC1" w:rsidRPr="007C437A" w:rsidRDefault="00B12EC1">
      <w:pPr>
        <w:pStyle w:val="Titre2"/>
      </w:pPr>
      <w:bookmarkStart w:id="1566" w:name="_Toc42449826"/>
      <w:r w:rsidRPr="007C437A">
        <w:t xml:space="preserve">Preliminary </w:t>
      </w:r>
      <w:r w:rsidR="00E44A97" w:rsidRPr="007C437A">
        <w:t>remarks</w:t>
      </w:r>
      <w:bookmarkEnd w:id="1566"/>
    </w:p>
    <w:p w:rsidR="00E44A97" w:rsidRPr="007C437A" w:rsidRDefault="00E44A97">
      <w:pPr>
        <w:pStyle w:val="Titre3"/>
      </w:pPr>
      <w:bookmarkStart w:id="1567" w:name="_Toc42449827"/>
      <w:r w:rsidRPr="007C437A">
        <w:t>Context and scope of my personal observations</w:t>
      </w:r>
      <w:bookmarkEnd w:id="1567"/>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t>Are rather limited in time (3 years span)</w:t>
      </w:r>
    </w:p>
    <w:p w:rsidR="000046FB" w:rsidRPr="007C437A" w:rsidRDefault="000046FB" w:rsidP="000046FB">
      <w:pPr>
        <w:pStyle w:val="Paragraphedeliste"/>
        <w:numPr>
          <w:ilvl w:val="0"/>
          <w:numId w:val="12"/>
        </w:numPr>
      </w:pPr>
      <w:r w:rsidRPr="007C437A">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Pr="007C437A" w:rsidRDefault="000046FB" w:rsidP="000046FB">
      <w:pPr>
        <w:pStyle w:val="Paragraphedeliste"/>
        <w:numPr>
          <w:ilvl w:val="0"/>
          <w:numId w:val="12"/>
        </w:numPr>
      </w:pPr>
      <w:r w:rsidRPr="007C437A">
        <w:lastRenderedPageBreak/>
        <w:t>Are rather limited in terms of configuration (mostly groups of musicians, either in weekly sessions with 3-10 performers or workshops with guest soundpainter).</w:t>
      </w:r>
    </w:p>
    <w:p w:rsidR="000046FB" w:rsidRPr="007C437A" w:rsidRDefault="000046FB" w:rsidP="000046FB">
      <w:r w:rsidRPr="007C437A">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568" w:name="_Toc42449828"/>
      <w:r w:rsidRPr="007C437A">
        <w:t>The categorical and prototypical perception of concepts</w:t>
      </w:r>
      <w:bookmarkEnd w:id="1568"/>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569" w:author="Arthur Parmentier" w:date="2020-05-13T09:28:00Z">
        <w:r w:rsidR="00B7596F" w:rsidRPr="007C437A">
          <w:t xml:space="preserve">t… by constructing </w:t>
        </w:r>
      </w:ins>
      <w:ins w:id="1570" w:author="Arthur Parmentier" w:date="2020-05-13T09:29:00Z">
        <w:r w:rsidR="00B7596F" w:rsidRPr="007C437A">
          <w:t>discrete categories out of a continuous set of elements.</w:t>
        </w:r>
      </w:ins>
      <w:del w:id="1571" w:author="Arthur Parmentier" w:date="2020-05-13T09:28:00Z">
        <w:r w:rsidR="004D468F" w:rsidRPr="007C437A" w:rsidDel="00B7596F">
          <w:delText>t…</w:delText>
        </w:r>
      </w:del>
    </w:p>
    <w:p w:rsidR="00DF3BEC" w:rsidRPr="007C437A" w:rsidRDefault="00061E60" w:rsidP="00061E60">
      <w:r w:rsidRPr="007C437A">
        <w:t>We</w:t>
      </w:r>
      <w:ins w:id="1572" w:author="Arthur Parmentier" w:date="2020-05-13T09:29:00Z">
        <w:r w:rsidR="00FE7602" w:rsidRPr="007C437A">
          <w:t xml:space="preserve"> also</w:t>
        </w:r>
      </w:ins>
      <w:r w:rsidRPr="007C437A">
        <w:t xml:space="preserve"> </w:t>
      </w:r>
      <w:del w:id="1573" w:author="Arthur Parmentier" w:date="2020-05-13T09:29:00Z">
        <w:r w:rsidR="00F572C3" w:rsidRPr="007C437A" w:rsidDel="00FE7602">
          <w:delText xml:space="preserve">also </w:delText>
        </w:r>
      </w:del>
      <w:r w:rsidRPr="007C437A">
        <w:t>know from</w:t>
      </w:r>
      <w:del w:id="1574"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17"/>
      </w:r>
      <w:r w:rsidRPr="007C437A">
        <w:t xml:space="preserve"> that a </w:t>
      </w:r>
      <w:ins w:id="1580" w:author="Arthur Parmentier" w:date="2020-05-13T09:36:00Z">
        <w:r w:rsidR="00FB0C2C" w:rsidRPr="007C437A">
          <w:t xml:space="preserve">single </w:t>
        </w:r>
      </w:ins>
      <w:r w:rsidRPr="007C437A">
        <w:t xml:space="preserve">concept </w:t>
      </w:r>
      <w:del w:id="1581" w:author="Arthur Parmentier" w:date="2020-05-13T09:36:00Z">
        <w:r w:rsidRPr="007C437A" w:rsidDel="00CE30A8">
          <w:delText xml:space="preserve">corresponds </w:delText>
        </w:r>
      </w:del>
      <w:ins w:id="1582" w:author="Arthur Parmentier" w:date="2020-05-13T09:36:00Z">
        <w:r w:rsidR="00CE30A8" w:rsidRPr="007C437A">
          <w:t>can be modeled as</w:t>
        </w:r>
      </w:ins>
      <w:del w:id="1583"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1584" w:author="Arthur Parmentier" w:date="2020-05-12T19:02:00Z">
        <w:r w:rsidR="00341F58" w:rsidRPr="007C437A">
          <w:t>,</w:t>
        </w:r>
      </w:ins>
      <w:del w:id="1585" w:author="Arthur Parmentier" w:date="2020-05-12T19:02:00Z">
        <w:r w:rsidR="00DB185F" w:rsidRPr="007C437A" w:rsidDel="00341F58">
          <w:delText xml:space="preserve"> for</w:delText>
        </w:r>
      </w:del>
      <w:r w:rsidR="00DB185F" w:rsidRPr="007C437A">
        <w:t xml:space="preserve"> </w:t>
      </w:r>
      <w:ins w:id="1586" w:author="Arthur Parmentier" w:date="2020-05-12T19:02:00Z">
        <w:r w:rsidR="00341F58" w:rsidRPr="007C437A">
          <w:t>replaced by the</w:t>
        </w:r>
      </w:ins>
      <w:del w:id="1587" w:author="Arthur Parmentier" w:date="2020-05-12T19:02:00Z">
        <w:r w:rsidR="006A5C81" w:rsidRPr="007C437A" w:rsidDel="00341F58">
          <w:delText>the</w:delText>
        </w:r>
      </w:del>
      <w:r w:rsidR="006A5C81" w:rsidRPr="007C437A">
        <w:t xml:space="preserve"> continuous</w:t>
      </w:r>
      <w:r w:rsidR="00DB185F" w:rsidRPr="007C437A">
        <w:t xml:space="preserve"> notion</w:t>
      </w:r>
      <w:ins w:id="1588" w:author="Arthur Parmentier" w:date="2020-05-12T19:05:00Z">
        <w:r w:rsidR="008E17B4" w:rsidRPr="007C437A">
          <w:t>s of graded membership (</w:t>
        </w:r>
      </w:ins>
      <w:del w:id="1589" w:author="Arthur Parmentier" w:date="2020-05-12T19:05:00Z">
        <w:r w:rsidR="00DB185F" w:rsidRPr="007C437A" w:rsidDel="008E17B4">
          <w:delText xml:space="preserve"> of </w:delText>
        </w:r>
      </w:del>
      <w:r w:rsidR="00DB185F" w:rsidRPr="007C437A">
        <w:t>similarity to the prototyp</w:t>
      </w:r>
      <w:ins w:id="1590" w:author="Arthur Parmentier" w:date="2020-05-12T19:05:00Z">
        <w:r w:rsidR="00157F8B" w:rsidRPr="007C437A">
          <w:t>e)</w:t>
        </w:r>
      </w:ins>
      <w:del w:id="1591" w:author="Arthur Parmentier" w:date="2020-05-12T19:05:00Z">
        <w:r w:rsidR="0084003C" w:rsidRPr="007C437A" w:rsidDel="008E17B4">
          <w:delText>e</w:delText>
        </w:r>
      </w:del>
      <w:ins w:id="1592" w:author="Arthur Parmentier" w:date="2020-05-12T19:02:00Z">
        <w:r w:rsidR="00341F58" w:rsidRPr="007C437A">
          <w:t xml:space="preserve"> and the fuzzy edges</w:t>
        </w:r>
      </w:ins>
      <w:ins w:id="1593" w:author="Arthur Parmentier" w:date="2020-05-12T19:05:00Z">
        <w:r w:rsidR="008E17B4" w:rsidRPr="007C437A">
          <w:t xml:space="preserve"> of concepts</w:t>
        </w:r>
      </w:ins>
      <w:r w:rsidR="00DF3BEC" w:rsidRPr="007C437A">
        <w:t>.</w:t>
      </w:r>
      <w:ins w:id="1594" w:author="Arthur Parmentier" w:date="2020-05-12T19:07:00Z">
        <w:r w:rsidR="00AD6FFE" w:rsidRPr="007C437A">
          <w:rPr>
            <w:rStyle w:val="Appelnotedebasdep"/>
          </w:rPr>
          <w:footnoteReference w:id="18"/>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19"/>
      </w:r>
      <w:r w:rsidR="006B3B0D" w:rsidRPr="007C437A">
        <w:t>.</w:t>
      </w:r>
    </w:p>
    <w:p w:rsidR="00725EA3" w:rsidRPr="007C437A" w:rsidRDefault="00725EA3" w:rsidP="00061E60">
      <w:pPr>
        <w:rPr>
          <w:ins w:id="1603" w:author="Arthur Parmentier" w:date="2020-05-14T13:32:00Z"/>
          <w:i/>
          <w:iCs/>
        </w:rPr>
      </w:pPr>
      <w:r w:rsidRPr="007C437A">
        <w:rPr>
          <w:i/>
          <w:iCs/>
          <w:rPrChange w:id="1604" w:author="Arthur Parmentier" w:date="2020-06-07T15:27:00Z">
            <w:rPr/>
          </w:rPrChange>
        </w:rPr>
        <w:t>Let’s take the examples of birds… (does it needs an illustration?)</w:t>
      </w:r>
    </w:p>
    <w:p w:rsidR="00D621DF" w:rsidRPr="007C437A" w:rsidRDefault="00D621DF">
      <w:pPr>
        <w:pStyle w:val="Titre2"/>
        <w:numPr>
          <w:ilvl w:val="1"/>
          <w:numId w:val="22"/>
        </w:numPr>
        <w:rPr>
          <w:ins w:id="1605" w:author="Arthur Parmentier" w:date="2020-05-14T13:32:00Z"/>
        </w:rPr>
      </w:pPr>
      <w:bookmarkStart w:id="1606" w:name="_Toc42449829"/>
      <w:ins w:id="1607" w:author="Arthur Parmentier" w:date="2020-05-14T13:32:00Z">
        <w:r w:rsidRPr="007C437A">
          <w:t xml:space="preserve">Mechanism 1: transformations (projections?) of concepts </w:t>
        </w:r>
      </w:ins>
      <w:ins w:id="1608" w:author="Arthur Parmentier" w:date="2020-05-14T13:38:00Z">
        <w:r w:rsidR="00515E70" w:rsidRPr="007C437A">
          <w:t>into signs</w:t>
        </w:r>
      </w:ins>
      <w:ins w:id="1609" w:author="Arthur Parmentier" w:date="2020-06-05T16:48:00Z">
        <w:r w:rsidR="008F5BD3" w:rsidRPr="007C437A">
          <w:t xml:space="preserve"> (morphemes)</w:t>
        </w:r>
      </w:ins>
      <w:ins w:id="1610" w:author="Arthur Parmentier" w:date="2020-05-14T13:38:00Z">
        <w:r w:rsidR="00515E70" w:rsidRPr="007C437A">
          <w:t xml:space="preserve"> on</w:t>
        </w:r>
      </w:ins>
      <w:ins w:id="1611" w:author="Arthur Parmentier" w:date="2020-05-14T13:32:00Z">
        <w:r w:rsidRPr="007C437A">
          <w:t xml:space="preserve"> the physical space of the body</w:t>
        </w:r>
        <w:bookmarkEnd w:id="1606"/>
      </w:ins>
    </w:p>
    <w:p w:rsidR="00D621DF" w:rsidRPr="007C437A" w:rsidRDefault="00D621DF" w:rsidP="00D621DF">
      <w:pPr>
        <w:rPr>
          <w:ins w:id="1612" w:author="Arthur Parmentier" w:date="2020-05-14T13:32:00Z"/>
        </w:rPr>
      </w:pPr>
      <w:ins w:id="1613"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1614" w:author="Arthur Parmentier" w:date="2020-05-14T13:32:00Z"/>
        </w:rPr>
      </w:pPr>
      <w:ins w:id="1615"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1616" w:author="Arthur Parmentier" w:date="2020-05-14T13:32:00Z"/>
        </w:rPr>
      </w:pPr>
      <w:bookmarkStart w:id="1617" w:name="_Toc42449830"/>
      <w:ins w:id="1618" w:author="Arthur Parmentier" w:date="2020-05-14T13:32:00Z">
        <w:r w:rsidRPr="007C437A">
          <w:t>Input space</w:t>
        </w:r>
        <w:bookmarkEnd w:id="1617"/>
      </w:ins>
    </w:p>
    <w:p w:rsidR="00D621DF" w:rsidRPr="007C437A" w:rsidRDefault="00D621DF" w:rsidP="00D621DF">
      <w:pPr>
        <w:rPr>
          <w:ins w:id="1619" w:author="Arthur Parmentier" w:date="2020-05-14T13:32:00Z"/>
        </w:rPr>
      </w:pPr>
      <w:ins w:id="1620"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1621" w:author="Arthur Parmentier" w:date="2020-05-14T13:32:00Z"/>
        </w:rPr>
      </w:pPr>
      <w:ins w:id="1622" w:author="Arthur Parmentier" w:date="2020-05-14T13:32:00Z">
        <w:r w:rsidRPr="007C437A">
          <w:lastRenderedPageBreak/>
          <w:t>Concepts from artistic disciplines</w:t>
        </w:r>
      </w:ins>
    </w:p>
    <w:p w:rsidR="00D621DF" w:rsidRPr="007C437A" w:rsidRDefault="00D621DF" w:rsidP="00D621DF">
      <w:pPr>
        <w:rPr>
          <w:ins w:id="1623" w:author="Arthur Parmentier" w:date="2020-06-06T17:12:00Z"/>
        </w:rPr>
      </w:pPr>
      <w:ins w:id="1624" w:author="Arthur Parmentier" w:date="2020-05-14T13:32:00Z">
        <w:r w:rsidRPr="007C437A">
          <w:t>Long Tone, minimalism…</w:t>
        </w:r>
      </w:ins>
    </w:p>
    <w:p w:rsidR="00237DE8" w:rsidRPr="007C437A" w:rsidRDefault="00237DE8" w:rsidP="00237DE8">
      <w:pPr>
        <w:pStyle w:val="NormalWeb"/>
        <w:rPr>
          <w:ins w:id="1625" w:author="Arthur Parmentier" w:date="2020-06-06T17:12:00Z"/>
          <w:lang w:val="en-US"/>
          <w:rPrChange w:id="1626" w:author="Arthur Parmentier" w:date="2020-06-07T15:27:00Z">
            <w:rPr>
              <w:ins w:id="1627" w:author="Arthur Parmentier" w:date="2020-06-06T17:12:00Z"/>
            </w:rPr>
          </w:rPrChange>
        </w:rPr>
      </w:pPr>
      <w:ins w:id="1628" w:author="Arthur Parmentier" w:date="2020-06-06T17:12:00Z">
        <w:r w:rsidRPr="007C437A">
          <w:rPr>
            <w:lang w:val="en-US"/>
            <w:rPrChange w:id="1629" w:author="Arthur Parmentier" w:date="2020-06-07T15:27:00Z">
              <w:rPr/>
            </w:rPrChange>
          </w:rPr>
          <w:t>d.Some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1630" w:author="Arthur Parmentier" w:date="2020-06-06T17:12:00Z"/>
          <w:lang w:val="en-US"/>
          <w:rPrChange w:id="1631" w:author="Arthur Parmentier" w:date="2020-06-07T15:27:00Z">
            <w:rPr>
              <w:ins w:id="1632" w:author="Arthur Parmentier" w:date="2020-06-06T17:12:00Z"/>
            </w:rPr>
          </w:rPrChange>
        </w:rPr>
      </w:pPr>
      <w:ins w:id="1633" w:author="Arthur Parmentier" w:date="2020-06-06T17:12:00Z">
        <w:r w:rsidRPr="007C437A">
          <w:rPr>
            <w:lang w:val="en-US"/>
            <w:rPrChange w:id="1634"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1635" w:author="Arthur Parmentier" w:date="2020-05-14T13:32:00Z"/>
        </w:rPr>
      </w:pPr>
    </w:p>
    <w:p w:rsidR="00D621DF" w:rsidRPr="007C437A" w:rsidRDefault="00D621DF" w:rsidP="00D621DF">
      <w:pPr>
        <w:pStyle w:val="Titre4"/>
        <w:rPr>
          <w:ins w:id="1636" w:author="Arthur Parmentier" w:date="2020-05-14T13:32:00Z"/>
        </w:rPr>
      </w:pPr>
      <w:ins w:id="1637" w:author="Arthur Parmentier" w:date="2020-05-14T13:32:00Z">
        <w:r w:rsidRPr="007C437A">
          <w:t>Concepts from oral languages</w:t>
        </w:r>
      </w:ins>
    </w:p>
    <w:p w:rsidR="00D621DF" w:rsidRPr="007C437A" w:rsidRDefault="00D621DF" w:rsidP="00D621DF">
      <w:pPr>
        <w:rPr>
          <w:ins w:id="1638" w:author="Arthur Parmentier" w:date="2020-05-14T13:32:00Z"/>
        </w:rPr>
      </w:pPr>
      <w:ins w:id="1639" w:author="Arthur Parmentier" w:date="2020-05-14T13:32:00Z">
        <w:r w:rsidRPr="007C437A">
          <w:t>Logical elements</w:t>
        </w:r>
      </w:ins>
    </w:p>
    <w:p w:rsidR="00D621DF" w:rsidRPr="007C437A" w:rsidRDefault="00D621DF" w:rsidP="00D621DF">
      <w:pPr>
        <w:pStyle w:val="Titre4"/>
        <w:rPr>
          <w:ins w:id="1640" w:author="Arthur Parmentier" w:date="2020-05-14T13:32:00Z"/>
        </w:rPr>
      </w:pPr>
      <w:ins w:id="1641" w:author="Arthur Parmentier" w:date="2020-05-14T13:32:00Z">
        <w:r w:rsidRPr="007C437A">
          <w:t>“High/low” cultural representations of quiet/loud (volume), slow/fast (tempo), pitch…</w:t>
        </w:r>
      </w:ins>
    </w:p>
    <w:p w:rsidR="00D621DF" w:rsidRPr="007C437A" w:rsidRDefault="00D621DF" w:rsidP="00D621DF">
      <w:pPr>
        <w:rPr>
          <w:ins w:id="1642" w:author="Arthur Parmentier" w:date="2020-06-06T17:10:00Z"/>
        </w:rPr>
      </w:pPr>
      <w:ins w:id="1643"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1644" w:author="Arthur Parmentier" w:date="2020-06-06T17:10:00Z"/>
          <w:lang w:val="en-US"/>
          <w:rPrChange w:id="1645" w:author="Arthur Parmentier" w:date="2020-06-07T15:27:00Z">
            <w:rPr>
              <w:ins w:id="1646" w:author="Arthur Parmentier" w:date="2020-06-06T17:10:00Z"/>
            </w:rPr>
          </w:rPrChange>
        </w:rPr>
      </w:pPr>
      <w:ins w:id="1647" w:author="Arthur Parmentier" w:date="2020-06-06T17:10:00Z">
        <w:r w:rsidRPr="007C437A">
          <w:rPr>
            <w:lang w:val="en-US"/>
            <w:rPrChange w:id="1648" w:author="Arthur Parmentier" w:date="2020-06-07T15:27:00Z">
              <w:rPr/>
            </w:rPrChange>
          </w:rPr>
          <w:t>« h.In what way would you say your gestures are culturally determined (specific to Western contexts)?</w:t>
        </w:r>
      </w:ins>
    </w:p>
    <w:p w:rsidR="00237DE8" w:rsidRPr="007C437A" w:rsidRDefault="00237DE8" w:rsidP="00237DE8">
      <w:pPr>
        <w:pStyle w:val="NormalWeb"/>
        <w:rPr>
          <w:ins w:id="1649" w:author="Arthur Parmentier" w:date="2020-06-06T17:10:00Z"/>
          <w:lang w:val="en-US"/>
          <w:rPrChange w:id="1650" w:author="Arthur Parmentier" w:date="2020-06-07T15:27:00Z">
            <w:rPr>
              <w:ins w:id="1651" w:author="Arthur Parmentier" w:date="2020-06-06T17:10:00Z"/>
            </w:rPr>
          </w:rPrChange>
        </w:rPr>
      </w:pPr>
      <w:ins w:id="1652" w:author="Arthur Parmentier" w:date="2020-06-06T17:10:00Z">
        <w:r w:rsidRPr="007C437A">
          <w:rPr>
            <w:lang w:val="en-US"/>
            <w:rPrChange w:id="1653"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1654" w:author="Arthur Parmentier" w:date="2020-06-06T17:10:00Z"/>
          <w:lang w:val="en-US"/>
          <w:rPrChange w:id="1655" w:author="Arthur Parmentier" w:date="2020-06-07T15:27:00Z">
            <w:rPr>
              <w:ins w:id="1656" w:author="Arthur Parmentier" w:date="2020-06-06T17:10:00Z"/>
            </w:rPr>
          </w:rPrChange>
        </w:rPr>
      </w:pPr>
      <w:ins w:id="1657" w:author="Arthur Parmentier" w:date="2020-06-06T17:10:00Z">
        <w:r w:rsidRPr="007C437A">
          <w:rPr>
            <w:lang w:val="en-US"/>
            <w:rPrChange w:id="1658" w:author="Arthur Parmentier" w:date="2020-06-07T15:27:00Z">
              <w:rPr/>
            </w:rPrChange>
          </w:rPr>
          <w:t>5. Multidisciplinary Issues</w:t>
        </w:r>
      </w:ins>
    </w:p>
    <w:p w:rsidR="00237DE8" w:rsidRPr="007C437A" w:rsidRDefault="00237DE8" w:rsidP="00237DE8">
      <w:pPr>
        <w:pStyle w:val="NormalWeb"/>
        <w:rPr>
          <w:ins w:id="1659" w:author="Arthur Parmentier" w:date="2020-06-06T17:10:00Z"/>
          <w:lang w:val="en-US"/>
          <w:rPrChange w:id="1660" w:author="Arthur Parmentier" w:date="2020-06-07T15:27:00Z">
            <w:rPr>
              <w:ins w:id="1661" w:author="Arthur Parmentier" w:date="2020-06-06T17:10:00Z"/>
            </w:rPr>
          </w:rPrChange>
        </w:rPr>
      </w:pPr>
      <w:ins w:id="1662" w:author="Arthur Parmentier" w:date="2020-06-06T17:10:00Z">
        <w:r w:rsidRPr="007C437A">
          <w:rPr>
            <w:lang w:val="en-US"/>
            <w:rPrChange w:id="1663"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1664" w:author="Arthur Parmentier" w:date="2020-06-06T17:10:00Z"/>
          <w:lang w:val="en-US"/>
          <w:rPrChange w:id="1665" w:author="Arthur Parmentier" w:date="2020-06-07T15:27:00Z">
            <w:rPr>
              <w:ins w:id="1666" w:author="Arthur Parmentier" w:date="2020-06-06T17:10:00Z"/>
            </w:rPr>
          </w:rPrChange>
        </w:rPr>
      </w:pPr>
      <w:ins w:id="1667" w:author="Arthur Parmentier" w:date="2020-06-06T17:10:00Z">
        <w:r w:rsidRPr="007C437A">
          <w:rPr>
            <w:lang w:val="en-US"/>
            <w:rPrChange w:id="1668"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1669" w:author="Arthur Parmentier" w:date="2020-05-14T13:32:00Z"/>
        </w:rPr>
      </w:pPr>
    </w:p>
    <w:p w:rsidR="00D621DF" w:rsidRPr="007C437A" w:rsidRDefault="00D621DF" w:rsidP="00D621DF">
      <w:pPr>
        <w:pStyle w:val="Titre4"/>
        <w:rPr>
          <w:ins w:id="1670" w:author="Arthur Parmentier" w:date="2020-05-14T13:32:00Z"/>
        </w:rPr>
      </w:pPr>
      <w:ins w:id="1671" w:author="Arthur Parmentier" w:date="2020-05-14T13:32:00Z">
        <w:r w:rsidRPr="007C437A">
          <w:t>…</w:t>
        </w:r>
      </w:ins>
    </w:p>
    <w:p w:rsidR="00D621DF" w:rsidRPr="007C437A" w:rsidRDefault="00D621DF">
      <w:pPr>
        <w:pStyle w:val="Titre3"/>
        <w:rPr>
          <w:ins w:id="1672" w:author="Arthur Parmentier" w:date="2020-05-14T13:39:00Z"/>
        </w:rPr>
      </w:pPr>
      <w:bookmarkStart w:id="1673" w:name="_Toc42449831"/>
      <w:ins w:id="1674" w:author="Arthur Parmentier" w:date="2020-05-14T13:32:00Z">
        <w:r w:rsidRPr="007C437A">
          <w:t>Transformations and output spaces</w:t>
        </w:r>
      </w:ins>
      <w:bookmarkEnd w:id="1673"/>
    </w:p>
    <w:p w:rsidR="00D0639C" w:rsidRPr="007C437A" w:rsidRDefault="00D0639C">
      <w:pPr>
        <w:rPr>
          <w:ins w:id="1675" w:author="Arthur Parmentier" w:date="2020-05-14T13:32:00Z"/>
          <w:rPrChange w:id="1676" w:author="Arthur Parmentier" w:date="2020-06-07T15:27:00Z">
            <w:rPr>
              <w:ins w:id="1677" w:author="Arthur Parmentier" w:date="2020-05-14T13:32:00Z"/>
            </w:rPr>
          </w:rPrChange>
        </w:rPr>
        <w:pPrChange w:id="1678" w:author="Arthur Parmentier" w:date="2020-05-14T13:39:00Z">
          <w:pPr>
            <w:pStyle w:val="Titre3"/>
          </w:pPr>
        </w:pPrChange>
      </w:pPr>
      <w:ins w:id="1679" w:author="Arthur Parmentier" w:date="2020-05-14T13:39:00Z">
        <w:r w:rsidRPr="007C437A">
          <w:rPr>
            <w:rPrChange w:id="1680" w:author="Arthur Parmentier" w:date="2020-06-07T15:27:00Z">
              <w:rPr/>
            </w:rPrChange>
          </w:rPr>
          <w:t>Sign = (symbol, icon, indice).</w:t>
        </w:r>
      </w:ins>
    </w:p>
    <w:p w:rsidR="00D621DF" w:rsidRPr="007C437A" w:rsidRDefault="00D621DF" w:rsidP="00D621DF">
      <w:pPr>
        <w:pStyle w:val="Titre4"/>
        <w:rPr>
          <w:ins w:id="1681" w:author="Arthur Parmentier" w:date="2020-05-14T13:32:00Z"/>
        </w:rPr>
      </w:pPr>
      <w:ins w:id="1682" w:author="Arthur Parmentier" w:date="2020-05-14T13:32:00Z">
        <w:r w:rsidRPr="007C437A">
          <w:lastRenderedPageBreak/>
          <w:t>Creation of a s</w:t>
        </w:r>
      </w:ins>
      <w:ins w:id="1683" w:author="Arthur Parmentier" w:date="2020-05-14T13:39:00Z">
        <w:r w:rsidR="00D0639C" w:rsidRPr="007C437A">
          <w:t>ymbol</w:t>
        </w:r>
      </w:ins>
    </w:p>
    <w:p w:rsidR="00D621DF" w:rsidRPr="007C437A" w:rsidRDefault="00D621DF" w:rsidP="00D621DF">
      <w:pPr>
        <w:rPr>
          <w:ins w:id="1684" w:author="Arthur Parmentier" w:date="2020-05-14T13:32:00Z"/>
        </w:rPr>
      </w:pPr>
      <w:ins w:id="1685" w:author="Arthur Parmentier" w:date="2020-05-14T13:32:00Z">
        <w:r w:rsidRPr="007C437A">
          <w:t>… Describe here more about the process of creating a sign (examples, general rules…)</w:t>
        </w:r>
      </w:ins>
    </w:p>
    <w:p w:rsidR="00D621DF" w:rsidRPr="007C437A" w:rsidRDefault="00D621DF">
      <w:pPr>
        <w:pStyle w:val="Titre4"/>
        <w:rPr>
          <w:ins w:id="1686" w:author="Arthur Parmentier" w:date="2020-06-06T17:06:00Z"/>
        </w:rPr>
      </w:pPr>
      <w:ins w:id="1687" w:author="Arthur Parmentier" w:date="2020-05-14T13:32:00Z">
        <w:r w:rsidRPr="007C437A">
          <w:t xml:space="preserve">Creation of a </w:t>
        </w:r>
      </w:ins>
      <w:ins w:id="1688" w:author="Arthur Parmentier" w:date="2020-05-14T13:39:00Z">
        <w:r w:rsidR="00D0639C" w:rsidRPr="007C437A">
          <w:t>icon</w:t>
        </w:r>
      </w:ins>
    </w:p>
    <w:p w:rsidR="003C785D" w:rsidRPr="007C437A" w:rsidRDefault="003C785D">
      <w:pPr>
        <w:rPr>
          <w:ins w:id="1689" w:author="Arthur Parmentier" w:date="2020-05-14T13:32:00Z"/>
        </w:rPr>
      </w:pPr>
      <w:ins w:id="1690"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20"/>
        </w:r>
      </w:ins>
    </w:p>
    <w:p w:rsidR="00D621DF" w:rsidRPr="007C437A" w:rsidRDefault="00D621DF">
      <w:pPr>
        <w:pStyle w:val="Titre4"/>
        <w:rPr>
          <w:ins w:id="1692" w:author="Arthur Parmentier" w:date="2020-05-14T13:32:00Z"/>
          <w:rPrChange w:id="1693" w:author="Arthur Parmentier" w:date="2020-06-07T15:27:00Z">
            <w:rPr>
              <w:ins w:id="1694" w:author="Arthur Parmentier" w:date="2020-05-14T13:32:00Z"/>
            </w:rPr>
          </w:rPrChange>
        </w:rPr>
        <w:pPrChange w:id="1695" w:author="Arthur Parmentier" w:date="2020-05-14T13:40:00Z">
          <w:pPr/>
        </w:pPrChange>
      </w:pPr>
      <w:ins w:id="1696" w:author="Arthur Parmentier" w:date="2020-05-14T13:32:00Z">
        <w:r w:rsidRPr="007C437A">
          <w:rPr>
            <w:rPrChange w:id="1697" w:author="Arthur Parmentier" w:date="2020-06-07T15:27:00Z">
              <w:rPr/>
            </w:rPrChange>
          </w:rPr>
          <w:t>Creation of a</w:t>
        </w:r>
      </w:ins>
      <w:ins w:id="1698" w:author="Arthur Parmentier" w:date="2020-05-14T13:39:00Z">
        <w:r w:rsidR="00D0639C" w:rsidRPr="007C437A">
          <w:rPr>
            <w:rPrChange w:id="1699" w:author="Arthur Parmentier" w:date="2020-06-07T15:27:00Z">
              <w:rPr/>
            </w:rPrChange>
          </w:rPr>
          <w:t xml:space="preserve">n </w:t>
        </w:r>
      </w:ins>
      <w:ins w:id="1700" w:author="Arthur Parmentier" w:date="2020-05-14T13:40:00Z">
        <w:r w:rsidR="00D0639C" w:rsidRPr="007C437A">
          <w:rPr>
            <w:rPrChange w:id="1701" w:author="Arthur Parmentier" w:date="2020-06-07T15:27:00Z">
              <w:rPr/>
            </w:rPrChange>
          </w:rPr>
          <w:t>indices</w:t>
        </w:r>
      </w:ins>
    </w:p>
    <w:p w:rsidR="00D621DF" w:rsidRPr="007C437A" w:rsidDel="00D0639C" w:rsidRDefault="003E1EE3">
      <w:pPr>
        <w:pStyle w:val="Titre2"/>
        <w:rPr>
          <w:del w:id="1702" w:author="Arthur Parmentier" w:date="2020-05-14T13:40:00Z"/>
          <w:i/>
          <w:iCs/>
          <w:rPrChange w:id="1703" w:author="Arthur Parmentier" w:date="2020-06-07T15:27:00Z">
            <w:rPr>
              <w:del w:id="1704" w:author="Arthur Parmentier" w:date="2020-05-14T13:40:00Z"/>
            </w:rPr>
          </w:rPrChange>
        </w:rPr>
        <w:pPrChange w:id="1705" w:author="Arthur Parmentier" w:date="2020-06-07T21:11:00Z">
          <w:pPr/>
        </w:pPrChange>
      </w:pPr>
      <w:bookmarkStart w:id="1706" w:name="_Toc40356075"/>
      <w:bookmarkStart w:id="1707" w:name="_Toc42449832"/>
      <w:bookmarkEnd w:id="1706"/>
      <w:ins w:id="1708" w:author="Arthur Parmentier" w:date="2020-05-14T13:40:00Z">
        <w:r w:rsidRPr="007C437A">
          <w:t>Mechanism 2:</w:t>
        </w:r>
        <w:bookmarkEnd w:id="1707"/>
        <w:r w:rsidRPr="007C437A">
          <w:t xml:space="preserve"> </w:t>
        </w:r>
      </w:ins>
    </w:p>
    <w:p w:rsidR="007B1805" w:rsidRPr="007C437A" w:rsidRDefault="007B1805">
      <w:pPr>
        <w:pStyle w:val="Titre2"/>
      </w:pPr>
      <w:bookmarkStart w:id="1709" w:name="_Toc42449833"/>
      <w:r w:rsidRPr="007C437A">
        <w:t xml:space="preserve">Sign </w:t>
      </w:r>
      <w:ins w:id="1710" w:author="Arthur Parmentier" w:date="2020-05-13T10:35:00Z">
        <w:r w:rsidR="003D29B8" w:rsidRPr="007C437A">
          <w:t>“</w:t>
        </w:r>
      </w:ins>
      <w:r w:rsidRPr="007C437A">
        <w:t>overloading</w:t>
      </w:r>
      <w:ins w:id="1711" w:author="Arthur Parmentier" w:date="2020-05-13T10:35:00Z">
        <w:r w:rsidR="003D29B8" w:rsidRPr="007C437A">
          <w:t>”</w:t>
        </w:r>
      </w:ins>
      <w:bookmarkEnd w:id="1709"/>
    </w:p>
    <w:p w:rsidR="005A6DBA" w:rsidRPr="007C437A" w:rsidRDefault="005A6DBA">
      <w:pPr>
        <w:pStyle w:val="Titre3"/>
        <w:rPr>
          <w:ins w:id="1712" w:author="Arthur Parmentier" w:date="2020-05-13T10:10:00Z"/>
          <w:rPrChange w:id="1713" w:author="Arthur Parmentier" w:date="2020-06-07T15:27:00Z">
            <w:rPr>
              <w:ins w:id="1714" w:author="Arthur Parmentier" w:date="2020-05-13T10:10:00Z"/>
            </w:rPr>
          </w:rPrChange>
        </w:rPr>
        <w:pPrChange w:id="1715" w:author="Arthur Parmentier" w:date="2020-05-14T14:00:00Z">
          <w:pPr/>
        </w:pPrChange>
      </w:pPr>
      <w:bookmarkStart w:id="1716" w:name="_Toc42449834"/>
      <w:ins w:id="1717" w:author="Arthur Parmentier" w:date="2020-05-13T10:10:00Z">
        <w:r w:rsidRPr="007C437A">
          <w:rPr>
            <w:rPrChange w:id="1718" w:author="Arthur Parmentier" w:date="2020-06-07T15:27:00Z">
              <w:rPr/>
            </w:rPrChange>
          </w:rPr>
          <w:t>Motivation</w:t>
        </w:r>
        <w:bookmarkEnd w:id="1716"/>
      </w:ins>
    </w:p>
    <w:p w:rsidR="0053230A" w:rsidRPr="007C437A" w:rsidRDefault="001B082B" w:rsidP="001B082B">
      <w:pPr>
        <w:rPr>
          <w:ins w:id="1719" w:author="Arthur Parmentier" w:date="2020-05-13T09:52:00Z"/>
        </w:rPr>
      </w:pPr>
      <w:r w:rsidRPr="007C437A">
        <w:t xml:space="preserve">We have seen from the evolution of SP that </w:t>
      </w:r>
      <w:ins w:id="1720" w:author="Arthur Parmentier" w:date="2020-05-13T09:50:00Z">
        <w:r w:rsidR="0053230A" w:rsidRPr="007C437A">
          <w:t xml:space="preserve">a single sign </w:t>
        </w:r>
      </w:ins>
      <w:ins w:id="1721" w:author="Arthur Parmentier" w:date="2020-05-13T09:51:00Z">
        <w:r w:rsidR="0053230A" w:rsidRPr="007C437A">
          <w:t>can be use to signify a content</w:t>
        </w:r>
      </w:ins>
      <w:ins w:id="1722" w:author="Arthur Parmentier" w:date="2020-05-13T11:16:00Z">
        <w:r w:rsidR="00B45CE3" w:rsidRPr="007C437A">
          <w:rPr>
            <w:rStyle w:val="Appelnotedebasdep"/>
          </w:rPr>
          <w:footnoteReference w:id="21"/>
        </w:r>
      </w:ins>
      <w:ins w:id="1726" w:author="Arthur Parmentier" w:date="2020-05-13T09:52:00Z">
        <w:r w:rsidR="0053230A" w:rsidRPr="007C437A">
          <w:t xml:space="preserve"> not only for different instruments of the same discipline</w:t>
        </w:r>
      </w:ins>
      <w:ins w:id="1727" w:author="Arthur Parmentier" w:date="2020-05-13T10:07:00Z">
        <w:r w:rsidR="00434325" w:rsidRPr="007C437A">
          <w:t xml:space="preserve"> (1)</w:t>
        </w:r>
      </w:ins>
      <w:ins w:id="1728" w:author="Arthur Parmentier" w:date="2020-05-13T09:52:00Z">
        <w:r w:rsidR="0053230A" w:rsidRPr="007C437A">
          <w:t xml:space="preserve"> but also across discipline</w:t>
        </w:r>
      </w:ins>
      <w:ins w:id="1729" w:author="Arthur Parmentier" w:date="2020-05-13T10:07:00Z">
        <w:r w:rsidR="00434325" w:rsidRPr="007C437A">
          <w:t xml:space="preserve"> (2).</w:t>
        </w:r>
      </w:ins>
      <w:ins w:id="1730" w:author="Arthur Parmentier" w:date="2020-05-13T10:35:00Z">
        <w:r w:rsidR="003D29B8" w:rsidRPr="007C437A">
          <w:t xml:space="preserve"> This what I call the “overloading” of a sign.</w:t>
        </w:r>
        <w:r w:rsidR="003D29B8" w:rsidRPr="007C437A">
          <w:rPr>
            <w:rStyle w:val="Appelnotedebasdep"/>
          </w:rPr>
          <w:footnoteReference w:id="22"/>
        </w:r>
      </w:ins>
      <w:del w:id="1735"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1736" w:author="Arthur Parmentier" w:date="2020-05-13T09:49:00Z">
        <w:r w:rsidRPr="007C437A" w:rsidDel="0053230A">
          <w:delText xml:space="preserve"> encapsulate several concepts from different disciplines</w:delText>
        </w:r>
      </w:del>
      <w:del w:id="1737" w:author="Arthur Parmentier" w:date="2020-05-13T09:52:00Z">
        <w:r w:rsidRPr="007C437A" w:rsidDel="0053230A">
          <w:delText xml:space="preserve">; </w:delText>
        </w:r>
      </w:del>
    </w:p>
    <w:p w:rsidR="00B45CE3" w:rsidRPr="007C437A" w:rsidRDefault="00434325" w:rsidP="001B082B">
      <w:pPr>
        <w:rPr>
          <w:ins w:id="1738" w:author="Arthur Parmentier" w:date="2020-05-13T09:52:00Z"/>
        </w:rPr>
      </w:pPr>
      <w:ins w:id="1739" w:author="Arthur Parmentier" w:date="2020-05-13T10:08:00Z">
        <w:r w:rsidRPr="007C437A">
          <w:t xml:space="preserve">We will try to identify whether the operability of a sign </w:t>
        </w:r>
      </w:ins>
      <w:ins w:id="1740" w:author="Arthur Parmentier" w:date="2020-05-13T10:09:00Z">
        <w:r w:rsidRPr="007C437A">
          <w:t xml:space="preserve">in (1) and (2) </w:t>
        </w:r>
      </w:ins>
      <w:ins w:id="1741" w:author="Arthur Parmentier" w:date="2020-05-13T10:08:00Z">
        <w:r w:rsidRPr="007C437A">
          <w:t>involves mechanisms of different nature</w:t>
        </w:r>
      </w:ins>
      <w:ins w:id="1742" w:author="Arthur Parmentier" w:date="2020-05-13T10:09:00Z">
        <w:r w:rsidRPr="007C437A">
          <w:t>.</w:t>
        </w:r>
      </w:ins>
    </w:p>
    <w:p w:rsidR="0053230A" w:rsidRPr="007C437A" w:rsidRDefault="005A6DBA">
      <w:pPr>
        <w:pStyle w:val="Titre3"/>
        <w:rPr>
          <w:ins w:id="1743" w:author="Arthur Parmentier" w:date="2020-05-13T09:52:00Z"/>
          <w:rPrChange w:id="1744" w:author="Arthur Parmentier" w:date="2020-06-07T15:27:00Z">
            <w:rPr>
              <w:ins w:id="1745" w:author="Arthur Parmentier" w:date="2020-05-13T09:52:00Z"/>
            </w:rPr>
          </w:rPrChange>
        </w:rPr>
        <w:pPrChange w:id="1746" w:author="Arthur Parmentier" w:date="2020-05-14T14:00:00Z">
          <w:pPr/>
        </w:pPrChange>
      </w:pPr>
      <w:bookmarkStart w:id="1747" w:name="_Toc42449835"/>
      <w:ins w:id="1748" w:author="Arthur Parmentier" w:date="2020-05-13T10:11:00Z">
        <w:r w:rsidRPr="007C437A">
          <w:rPr>
            <w:rPrChange w:id="1749" w:author="Arthur Parmentier" w:date="2020-06-07T15:27:00Z">
              <w:rPr/>
            </w:rPrChange>
          </w:rPr>
          <w:t>Differentiation of signified across disciplines</w:t>
        </w:r>
      </w:ins>
      <w:bookmarkEnd w:id="1747"/>
    </w:p>
    <w:p w:rsidR="002F5B0B" w:rsidRPr="007C437A" w:rsidRDefault="002F5B0B" w:rsidP="001B082B">
      <w:pPr>
        <w:rPr>
          <w:ins w:id="1750" w:author="Arthur Parmentier" w:date="2020-05-13T10:30:00Z"/>
        </w:rPr>
      </w:pPr>
      <w:ins w:id="1751" w:author="Arthur Parmentier" w:date="2020-05-13T10:12:00Z">
        <w:r w:rsidRPr="007C437A">
          <w:t>We very commonly observe signs made of one sign</w:t>
        </w:r>
      </w:ins>
      <w:ins w:id="1752" w:author="Arthur Parmentier" w:date="2020-05-13T10:13:00Z">
        <w:r w:rsidRPr="007C437A">
          <w:t xml:space="preserve">ifier and several signified </w:t>
        </w:r>
        <w:r w:rsidR="00AE58D1" w:rsidRPr="007C437A">
          <w:t>in oral languages and our everyday life.</w:t>
        </w:r>
      </w:ins>
      <w:ins w:id="1753" w:author="Arthur Parmentier" w:date="2020-05-13T10:14:00Z">
        <w:r w:rsidR="00AE58D1" w:rsidRPr="007C437A">
          <w:t xml:space="preserve"> The signified is understood by an operation of “disambiguation” </w:t>
        </w:r>
      </w:ins>
      <w:ins w:id="1754" w:author="Arthur Parmentier" w:date="2020-05-13T10:15:00Z">
        <w:r w:rsidR="00AE58D1" w:rsidRPr="007C437A">
          <w:t>that depends on the context of the communication.</w:t>
        </w:r>
      </w:ins>
      <w:ins w:id="1755" w:author="Arthur Parmentier" w:date="2020-05-13T10:16:00Z">
        <w:r w:rsidR="00AE58D1" w:rsidRPr="007C437A">
          <w:t xml:space="preserve"> In this section, we will see that a </w:t>
        </w:r>
      </w:ins>
      <w:ins w:id="1756" w:author="Arthur Parmentier" w:date="2020-05-14T11:09:00Z">
        <w:r w:rsidR="001F6197" w:rsidRPr="007C437A">
          <w:t xml:space="preserve">multi-disciplinary </w:t>
        </w:r>
      </w:ins>
      <w:ins w:id="1757" w:author="Arthur Parmentier" w:date="2020-05-13T10:16:00Z">
        <w:r w:rsidR="00AE58D1" w:rsidRPr="007C437A">
          <w:t>sign in SP can indeed have several si</w:t>
        </w:r>
      </w:ins>
      <w:ins w:id="1758" w:author="Arthur Parmentier" w:date="2020-05-13T10:17:00Z">
        <w:r w:rsidR="00AE58D1" w:rsidRPr="007C437A">
          <w:t>gnified</w:t>
        </w:r>
      </w:ins>
      <w:ins w:id="1759" w:author="Arthur Parmentier" w:date="2020-05-13T10:18:00Z">
        <w:r w:rsidR="00AE58D1" w:rsidRPr="007C437A">
          <w:t xml:space="preserve"> </w:t>
        </w:r>
      </w:ins>
      <w:ins w:id="1760" w:author="Arthur Parmentier" w:date="2020-05-14T10:58:00Z">
        <w:r w:rsidR="00A46D19" w:rsidRPr="007C437A">
          <w:t xml:space="preserve">that allow </w:t>
        </w:r>
      </w:ins>
      <w:ins w:id="1761" w:author="Arthur Parmentier" w:date="2020-05-14T11:09:00Z">
        <w:r w:rsidR="001F6197" w:rsidRPr="007C437A">
          <w:t>it</w:t>
        </w:r>
      </w:ins>
      <w:ins w:id="1762" w:author="Arthur Parmentier" w:date="2020-05-14T10:58:00Z">
        <w:r w:rsidR="00A46D19" w:rsidRPr="007C437A">
          <w:t xml:space="preserve"> to operate </w:t>
        </w:r>
      </w:ins>
      <w:ins w:id="1763" w:author="Arthur Parmentier" w:date="2020-05-14T10:59:00Z">
        <w:r w:rsidR="00A46D19" w:rsidRPr="007C437A">
          <w:t>in several disciplines</w:t>
        </w:r>
      </w:ins>
      <w:ins w:id="1764" w:author="Arthur Parmentier" w:date="2020-05-13T10:18:00Z">
        <w:r w:rsidR="00AE58D1" w:rsidRPr="007C437A">
          <w:t>.</w:t>
        </w:r>
      </w:ins>
      <w:ins w:id="1765" w:author="Arthur Parmentier" w:date="2020-05-13T10:19:00Z">
        <w:r w:rsidR="00AE58D1" w:rsidRPr="007C437A">
          <w:rPr>
            <w:rStyle w:val="Appelnotedebasdep"/>
          </w:rPr>
          <w:footnoteReference w:id="23"/>
        </w:r>
      </w:ins>
      <w:ins w:id="1770" w:author="Arthur Parmentier" w:date="2020-05-13T10:18:00Z">
        <w:r w:rsidR="00AE58D1" w:rsidRPr="007C437A">
          <w:t xml:space="preserve"> </w:t>
        </w:r>
      </w:ins>
      <w:ins w:id="1771" w:author="Arthur Parmentier" w:date="2020-05-13T10:20:00Z">
        <w:r w:rsidR="00803E2B" w:rsidRPr="007C437A">
          <w:t xml:space="preserve">Moreover, </w:t>
        </w:r>
      </w:ins>
      <w:ins w:id="1772" w:author="Arthur Parmentier" w:date="2020-05-13T10:21:00Z">
        <w:r w:rsidR="00803E2B" w:rsidRPr="007C437A">
          <w:t xml:space="preserve">we </w:t>
        </w:r>
      </w:ins>
      <w:ins w:id="1773" w:author="Arthur Parmentier" w:date="2020-05-13T10:22:00Z">
        <w:r w:rsidR="00803E2B" w:rsidRPr="007C437A">
          <w:t xml:space="preserve">will discuss the </w:t>
        </w:r>
      </w:ins>
      <w:ins w:id="1774" w:author="Arthur Parmentier" w:date="2020-05-13T10:23:00Z">
        <w:r w:rsidR="00803E2B" w:rsidRPr="007C437A">
          <w:t xml:space="preserve">model of a </w:t>
        </w:r>
      </w:ins>
      <w:ins w:id="1775" w:author="Arthur Parmentier" w:date="2020-05-13T10:22:00Z">
        <w:r w:rsidR="00803E2B" w:rsidRPr="007C437A">
          <w:t xml:space="preserve">bijection between </w:t>
        </w:r>
      </w:ins>
      <w:ins w:id="1776" w:author="Arthur Parmentier" w:date="2020-05-14T11:13:00Z">
        <w:r w:rsidR="004F6E10" w:rsidRPr="007C437A">
          <w:t>signified concepts and disciplines.</w:t>
        </w:r>
      </w:ins>
      <w:ins w:id="1777" w:author="Arthur Parmentier" w:date="2020-05-14T11:11:00Z">
        <w:r w:rsidR="004F6E10" w:rsidRPr="007C437A">
          <w:t xml:space="preserve">, </w:t>
        </w:r>
      </w:ins>
      <w:ins w:id="1778" w:author="Arthur Parmentier" w:date="2020-05-14T11:13:00Z">
        <w:r w:rsidR="004F6E10" w:rsidRPr="007C437A">
          <w:t>Finally, we will discuss the construction process of these multi-disciplinary sign to show that the</w:t>
        </w:r>
      </w:ins>
      <w:ins w:id="1779" w:author="Arthur Parmentier" w:date="2020-05-14T11:14:00Z">
        <w:r w:rsidR="004F6E10" w:rsidRPr="007C437A">
          <w:t xml:space="preserve">ir signified are </w:t>
        </w:r>
      </w:ins>
      <w:ins w:id="1780" w:author="Arthur Parmentier" w:date="2020-05-14T11:37:00Z">
        <w:r w:rsidR="00BF5AB9" w:rsidRPr="007C437A">
          <w:t>linked by analogies.</w:t>
        </w:r>
      </w:ins>
      <w:ins w:id="1781" w:author="Arthur Parmentier" w:date="2020-05-14T11:12:00Z">
        <w:r w:rsidR="004F6E10" w:rsidRPr="007C437A">
          <w:t xml:space="preserve"> </w:t>
        </w:r>
      </w:ins>
    </w:p>
    <w:p w:rsidR="00F150E6" w:rsidRPr="007C437A" w:rsidRDefault="00F150E6">
      <w:pPr>
        <w:pStyle w:val="Titre4"/>
        <w:rPr>
          <w:ins w:id="1782" w:author="Arthur Parmentier" w:date="2020-05-13T10:41:00Z"/>
          <w:rPrChange w:id="1783" w:author="Arthur Parmentier" w:date="2020-06-07T15:27:00Z">
            <w:rPr>
              <w:ins w:id="1784" w:author="Arthur Parmentier" w:date="2020-05-13T10:41:00Z"/>
            </w:rPr>
          </w:rPrChange>
        </w:rPr>
        <w:pPrChange w:id="1785" w:author="Arthur Parmentier" w:date="2020-05-13T10:41:00Z">
          <w:pPr/>
        </w:pPrChange>
      </w:pPr>
      <w:ins w:id="1786" w:author="Arthur Parmentier" w:date="2020-05-13T10:41:00Z">
        <w:r w:rsidRPr="007C437A">
          <w:rPr>
            <w:rPrChange w:id="1787" w:author="Arthur Parmentier" w:date="2020-06-07T15:27:00Z">
              <w:rPr/>
            </w:rPrChange>
          </w:rPr>
          <w:t>Existence of several signified concepts</w:t>
        </w:r>
      </w:ins>
    </w:p>
    <w:p w:rsidR="005868B3" w:rsidRPr="007C437A" w:rsidRDefault="00FD47FA" w:rsidP="005868B3">
      <w:pPr>
        <w:rPr>
          <w:ins w:id="1788" w:author="Arthur Parmentier" w:date="2020-05-13T10:30:00Z"/>
        </w:rPr>
      </w:pPr>
      <w:ins w:id="1789" w:author="Arthur Parmentier" w:date="2020-05-13T10:37:00Z">
        <w:r w:rsidRPr="007C437A">
          <w:t xml:space="preserve">To demonstrate the existence of several concepts (the signified) </w:t>
        </w:r>
      </w:ins>
      <w:ins w:id="1790" w:author="Arthur Parmentier" w:date="2020-05-13T10:38:00Z">
        <w:r w:rsidRPr="007C437A">
          <w:t>under a multi-disciplinary sign in SP, l</w:t>
        </w:r>
      </w:ins>
      <w:ins w:id="1791" w:author="Arthur Parmentier" w:date="2020-05-13T10:30:00Z">
        <w:r w:rsidR="005868B3" w:rsidRPr="007C437A">
          <w:t>et’s take the</w:t>
        </w:r>
      </w:ins>
      <w:ins w:id="1792" w:author="Arthur Parmentier" w:date="2020-05-13T10:38:00Z">
        <w:r w:rsidRPr="007C437A">
          <w:t xml:space="preserve"> common</w:t>
        </w:r>
      </w:ins>
      <w:ins w:id="1793"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1794" w:author="Arthur Parmentier" w:date="2020-05-13T10:30:00Z"/>
        </w:rPr>
      </w:pPr>
      <w:ins w:id="1795" w:author="Arthur Parmentier" w:date="2020-05-13T10:30:00Z">
        <w:r w:rsidRPr="007C437A">
          <w:lastRenderedPageBreak/>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1796" w:author="Arthur Parmentier" w:date="2020-05-13T10:30:00Z"/>
        </w:rPr>
      </w:pPr>
      <w:ins w:id="1797"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1798" w:author="Arthur Parmentier" w:date="2020-05-13T10:30:00Z"/>
        </w:rPr>
      </w:pPr>
      <w:ins w:id="1799"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1800" w:author="Arthur Parmentier" w:date="2020-05-13T10:30:00Z"/>
        </w:rPr>
      </w:pPr>
      <w:ins w:id="1801"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1802" w:author="Arthur Parmentier" w:date="2020-05-13T10:30:00Z"/>
        </w:rPr>
      </w:pPr>
      <w:ins w:id="1803" w:author="Arthur Parmentier" w:date="2020-05-13T10:30:00Z">
        <w:r w:rsidRPr="007C437A">
          <w:t>…</w:t>
        </w:r>
      </w:ins>
    </w:p>
    <w:p w:rsidR="005868B3" w:rsidRPr="007C437A" w:rsidRDefault="005868B3" w:rsidP="005868B3">
      <w:pPr>
        <w:rPr>
          <w:ins w:id="1804" w:author="Arthur Parmentier" w:date="2020-05-13T10:30:00Z"/>
        </w:rPr>
      </w:pPr>
      <w:ins w:id="1805" w:author="Arthur Parmentier" w:date="2020-05-13T10:30:00Z">
        <w:r w:rsidRPr="007C437A">
          <w:t>They also often illustrate those descriptions with a prototypical example.</w:t>
        </w:r>
      </w:ins>
    </w:p>
    <w:p w:rsidR="005868B3" w:rsidRPr="007C437A" w:rsidRDefault="005868B3" w:rsidP="005868B3">
      <w:pPr>
        <w:rPr>
          <w:ins w:id="1806" w:author="Arthur Parmentier" w:date="2020-05-13T10:30:00Z"/>
        </w:rPr>
      </w:pPr>
      <w:ins w:id="1807"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1808" w:author="Arthur Parmentier" w:date="2020-05-13T10:39:00Z">
        <w:r w:rsidR="003E3E64" w:rsidRPr="007C437A">
          <w:t>signified of the sign</w:t>
        </w:r>
      </w:ins>
      <w:ins w:id="1809" w:author="Arthur Parmentier" w:date="2020-05-13T10:30:00Z">
        <w:r w:rsidRPr="007C437A">
          <w:t xml:space="preserve"> “LT” is a voluntary construction</w:t>
        </w:r>
        <w:r w:rsidRPr="007C437A">
          <w:rPr>
            <w:rStyle w:val="Appelnotedebasdep"/>
          </w:rPr>
          <w:footnoteReference w:id="24"/>
        </w:r>
        <w:r w:rsidRPr="007C437A">
          <w:t>.</w:t>
        </w:r>
      </w:ins>
    </w:p>
    <w:p w:rsidR="005868B3" w:rsidRPr="007C437A" w:rsidRDefault="005868B3" w:rsidP="005868B3">
      <w:pPr>
        <w:rPr>
          <w:ins w:id="1815" w:author="Arthur Parmentier" w:date="2020-05-13T17:10:00Z"/>
        </w:rPr>
      </w:pPr>
      <w:ins w:id="1816"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1817" w:author="Arthur Parmentier" w:date="2020-05-13T10:43:00Z"/>
        </w:rPr>
      </w:pPr>
      <w:ins w:id="1818" w:author="Arthur Parmentier" w:date="2020-05-13T10:42:00Z">
        <w:r w:rsidRPr="007C437A">
          <w:t xml:space="preserve">Bijection, surjection or injection between </w:t>
        </w:r>
      </w:ins>
      <w:ins w:id="1819" w:author="Arthur Parmentier" w:date="2020-05-13T10:43:00Z">
        <w:r w:rsidRPr="007C437A">
          <w:t>signified and disciplines?</w:t>
        </w:r>
      </w:ins>
    </w:p>
    <w:p w:rsidR="00603CFA" w:rsidRPr="007C437A" w:rsidRDefault="00F150E6" w:rsidP="00581F4F">
      <w:pPr>
        <w:rPr>
          <w:ins w:id="1820" w:author="Arthur Parmentier" w:date="2020-05-13T11:01:00Z"/>
        </w:rPr>
      </w:pPr>
      <w:ins w:id="1821" w:author="Arthur Parmentier" w:date="2020-05-13T10:43:00Z">
        <w:r w:rsidRPr="007C437A">
          <w:t xml:space="preserve">Although we have shown the existence of several signified </w:t>
        </w:r>
      </w:ins>
      <w:ins w:id="1822" w:author="Arthur Parmentier" w:date="2020-05-13T17:40:00Z">
        <w:r w:rsidR="00693047" w:rsidRPr="007C437A">
          <w:t xml:space="preserve">(several concepts) </w:t>
        </w:r>
      </w:ins>
      <w:ins w:id="1823" w:author="Arthur Parmentier" w:date="2020-05-13T10:43:00Z">
        <w:r w:rsidRPr="007C437A">
          <w:t xml:space="preserve">and their </w:t>
        </w:r>
      </w:ins>
      <w:ins w:id="1824" w:author="Arthur Parmentier" w:date="2020-05-13T10:44:00Z">
        <w:r w:rsidRPr="007C437A">
          <w:t>relationship</w:t>
        </w:r>
      </w:ins>
      <w:ins w:id="1825" w:author="Arthur Parmentier" w:date="2020-05-13T10:43:00Z">
        <w:r w:rsidRPr="007C437A">
          <w:t xml:space="preserve"> with</w:t>
        </w:r>
      </w:ins>
      <w:ins w:id="1826" w:author="Arthur Parmentier" w:date="2020-05-13T10:44:00Z">
        <w:r w:rsidRPr="007C437A">
          <w:t xml:space="preserve"> discipline</w:t>
        </w:r>
      </w:ins>
      <w:ins w:id="1827" w:author="Arthur Parmentier" w:date="2020-05-13T17:40:00Z">
        <w:r w:rsidR="00C209FE" w:rsidRPr="007C437A">
          <w:t>s</w:t>
        </w:r>
      </w:ins>
      <w:ins w:id="1828" w:author="Arthur Parmentier" w:date="2020-05-13T10:44:00Z">
        <w:r w:rsidRPr="007C437A">
          <w:t>, one can wonder whether</w:t>
        </w:r>
      </w:ins>
      <w:ins w:id="1829" w:author="Arthur Parmentier" w:date="2020-05-13T10:58:00Z">
        <w:r w:rsidR="00581F4F" w:rsidRPr="007C437A">
          <w:t xml:space="preserve"> their relationship is a bijection</w:t>
        </w:r>
      </w:ins>
      <w:ins w:id="1830" w:author="Arthur Parmentier" w:date="2020-05-13T11:11:00Z">
        <w:r w:rsidR="00C36A2F" w:rsidRPr="007C437A">
          <w:t xml:space="preserve"> (to a unique discipline corresponds a unique signified)</w:t>
        </w:r>
      </w:ins>
      <w:ins w:id="1831" w:author="Arthur Parmentier" w:date="2020-05-13T10:58:00Z">
        <w:r w:rsidR="00581F4F" w:rsidRPr="007C437A">
          <w:t>, su</w:t>
        </w:r>
      </w:ins>
      <w:ins w:id="1832" w:author="Arthur Parmentier" w:date="2020-05-13T10:59:00Z">
        <w:r w:rsidR="00581F4F" w:rsidRPr="007C437A">
          <w:t>r</w:t>
        </w:r>
      </w:ins>
      <w:ins w:id="1833" w:author="Arthur Parmentier" w:date="2020-05-13T10:58:00Z">
        <w:r w:rsidR="00581F4F" w:rsidRPr="007C437A">
          <w:t>jection</w:t>
        </w:r>
      </w:ins>
      <w:ins w:id="1834" w:author="Arthur Parmentier" w:date="2020-05-13T11:11:00Z">
        <w:r w:rsidR="00C36A2F" w:rsidRPr="007C437A">
          <w:t xml:space="preserve"> (each discipline has one or more signified)</w:t>
        </w:r>
      </w:ins>
      <w:ins w:id="1835" w:author="Arthur Parmentier" w:date="2020-05-13T10:58:00Z">
        <w:r w:rsidR="00581F4F" w:rsidRPr="007C437A">
          <w:t xml:space="preserve"> or injection</w:t>
        </w:r>
      </w:ins>
      <w:ins w:id="1836" w:author="Arthur Parmentier" w:date="2020-05-13T11:12:00Z">
        <w:r w:rsidR="00C36A2F" w:rsidRPr="007C437A">
          <w:t xml:space="preserve"> (each discipline </w:t>
        </w:r>
        <w:r w:rsidR="00862E4D" w:rsidRPr="007C437A">
          <w:t>has either a unique signified, either no signified)</w:t>
        </w:r>
      </w:ins>
      <w:ins w:id="1837" w:author="Arthur Parmentier" w:date="2020-05-13T10:58:00Z">
        <w:r w:rsidR="00581F4F" w:rsidRPr="007C437A">
          <w:t>.</w:t>
        </w:r>
      </w:ins>
    </w:p>
    <w:p w:rsidR="00581F4F" w:rsidRPr="007C437A" w:rsidRDefault="0083672F">
      <w:pPr>
        <w:rPr>
          <w:ins w:id="1838" w:author="Arthur Parmentier" w:date="2020-05-13T10:49:00Z"/>
        </w:rPr>
        <w:pPrChange w:id="1839" w:author="Arthur Parmentier" w:date="2020-05-13T10:58:00Z">
          <w:pPr>
            <w:pStyle w:val="Paragraphedeliste"/>
            <w:numPr>
              <w:numId w:val="19"/>
            </w:numPr>
            <w:ind w:hanging="360"/>
          </w:pPr>
        </w:pPrChange>
      </w:pPr>
      <w:ins w:id="1840" w:author="Arthur Parmentier" w:date="2020-05-13T11:03:00Z">
        <w:r w:rsidRPr="007C437A">
          <w:t xml:space="preserve">First, we can remark that </w:t>
        </w:r>
      </w:ins>
      <w:ins w:id="1841" w:author="Arthur Parmentier" w:date="2020-05-13T11:04:00Z">
        <w:r w:rsidRPr="007C437A">
          <w:t>there is a bijection in the case of the so called “multi-disciplinary signs” whose properties is exactly that each discipline has its own</w:t>
        </w:r>
      </w:ins>
      <w:ins w:id="1842" w:author="Arthur Parmentier" w:date="2020-05-13T11:05:00Z">
        <w:r w:rsidRPr="007C437A">
          <w:t xml:space="preserve"> unique</w:t>
        </w:r>
      </w:ins>
      <w:ins w:id="1843" w:author="Arthur Parmentier" w:date="2020-05-13T11:04:00Z">
        <w:r w:rsidRPr="007C437A">
          <w:t xml:space="preserve"> interpretation (signified) of the sign.</w:t>
        </w:r>
      </w:ins>
    </w:p>
    <w:p w:rsidR="00603CFA" w:rsidRPr="007C437A" w:rsidRDefault="0083672F" w:rsidP="00603CFA">
      <w:pPr>
        <w:rPr>
          <w:ins w:id="1844" w:author="Arthur Parmentier" w:date="2020-05-13T11:08:00Z"/>
        </w:rPr>
      </w:pPr>
      <w:ins w:id="1845" w:author="Arthur Parmentier" w:date="2020-05-13T11:05:00Z">
        <w:r w:rsidRPr="007C437A">
          <w:t xml:space="preserve">Then, we can also </w:t>
        </w:r>
      </w:ins>
      <w:ins w:id="1846" w:author="Arthur Parmentier" w:date="2020-05-13T11:19:00Z">
        <w:r w:rsidR="002067E2" w:rsidRPr="007C437A">
          <w:t xml:space="preserve">observe that </w:t>
        </w:r>
      </w:ins>
      <w:ins w:id="1847" w:author="Arthur Parmentier" w:date="2020-05-13T11:05:00Z">
        <w:r w:rsidRPr="007C437A">
          <w:t xml:space="preserve">some signs </w:t>
        </w:r>
      </w:ins>
      <w:ins w:id="1848" w:author="Arthur Parmentier" w:date="2020-05-13T11:06:00Z">
        <w:r w:rsidRPr="007C437A">
          <w:t>are very specific to a discipline</w:t>
        </w:r>
      </w:ins>
      <w:ins w:id="1849" w:author="Arthur Parmentier" w:date="2020-05-13T11:07:00Z">
        <w:r w:rsidRPr="007C437A">
          <w:t xml:space="preserve"> (</w:t>
        </w:r>
      </w:ins>
      <w:ins w:id="1850" w:author="Arthur Parmentier" w:date="2020-05-13T11:08:00Z">
        <w:r w:rsidRPr="007C437A">
          <w:t>sometimes by construction)</w:t>
        </w:r>
      </w:ins>
      <w:ins w:id="1851" w:author="Arthur Parmentier" w:date="2020-05-13T11:06:00Z">
        <w:r w:rsidRPr="007C437A">
          <w:t>, such that other discipline cannot interpret them.</w:t>
        </w:r>
      </w:ins>
      <w:ins w:id="1852" w:author="Arthur Parmentier" w:date="2020-05-13T11:08:00Z">
        <w:r w:rsidR="00C36A2F" w:rsidRPr="007C437A">
          <w:t xml:space="preserve"> It is </w:t>
        </w:r>
      </w:ins>
      <w:ins w:id="1853" w:author="Arthur Parmentier" w:date="2020-05-13T11:12:00Z">
        <w:r w:rsidR="00365C58" w:rsidRPr="007C437A">
          <w:t>enough</w:t>
        </w:r>
      </w:ins>
      <w:ins w:id="1854"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1855" w:author="Arthur Parmentier" w:date="2020-05-13T10:54:00Z"/>
        </w:rPr>
      </w:pPr>
      <w:ins w:id="1856" w:author="Arthur Parmentier" w:date="2020-05-13T11:08:00Z">
        <w:r w:rsidRPr="007C437A">
          <w:t>Finally</w:t>
        </w:r>
      </w:ins>
      <w:ins w:id="1857" w:author="Arthur Parmentier" w:date="2020-05-13T11:09:00Z">
        <w:r w:rsidRPr="007C437A">
          <w:t xml:space="preserve">, </w:t>
        </w:r>
      </w:ins>
      <w:ins w:id="1858" w:author="Arthur Parmentier" w:date="2020-05-13T11:31:00Z">
        <w:r w:rsidR="00D5164C" w:rsidRPr="007C437A">
          <w:t>on the question of injectivity, m</w:t>
        </w:r>
      </w:ins>
      <w:ins w:id="1859" w:author="Arthur Parmentier" w:date="2020-05-13T11:22:00Z">
        <w:r w:rsidR="00D5164C" w:rsidRPr="007C437A">
          <w:t xml:space="preserve">y hypothesis is that unlike oral languages, SP </w:t>
        </w:r>
      </w:ins>
      <w:ins w:id="1860" w:author="Arthur Parmentier" w:date="2020-05-13T11:25:00Z">
        <w:r w:rsidR="00D5164C" w:rsidRPr="007C437A">
          <w:t>can be modeled as a regular langua</w:t>
        </w:r>
      </w:ins>
      <w:ins w:id="1861" w:author="Arthur Parmentier" w:date="2020-05-13T11:26:00Z">
        <w:r w:rsidR="00D5164C" w:rsidRPr="007C437A">
          <w:t xml:space="preserve">ge, hence a </w:t>
        </w:r>
      </w:ins>
      <w:ins w:id="1862" w:author="Arthur Parmentier" w:date="2020-05-13T11:27:00Z">
        <w:r w:rsidR="00D5164C" w:rsidRPr="007C437A">
          <w:t>context-free language, such that the context (signs prior</w:t>
        </w:r>
      </w:ins>
      <w:ins w:id="1863" w:author="Arthur Parmentier" w:date="2020-05-13T11:28:00Z">
        <w:r w:rsidR="00D5164C" w:rsidRPr="007C437A">
          <w:t xml:space="preserve"> to the last executed sign) does not influence the meaning of</w:t>
        </w:r>
      </w:ins>
      <w:ins w:id="1864" w:author="Arthur Parmentier" w:date="2020-05-13T11:29:00Z">
        <w:r w:rsidR="00D5164C" w:rsidRPr="007C437A">
          <w:t xml:space="preserve"> the considered sign. We will see </w:t>
        </w:r>
      </w:ins>
      <w:ins w:id="1865" w:author="Arthur Parmentier" w:date="2020-05-13T11:30:00Z">
        <w:r w:rsidR="00D5164C" w:rsidRPr="007C437A">
          <w:t xml:space="preserve">in a future section </w:t>
        </w:r>
      </w:ins>
      <w:ins w:id="1866" w:author="Arthur Parmentier" w:date="2020-05-13T11:29:00Z">
        <w:r w:rsidR="00D5164C" w:rsidRPr="007C437A">
          <w:t xml:space="preserve">how this approach is successful in modeling </w:t>
        </w:r>
      </w:ins>
      <w:ins w:id="1867" w:author="Arthur Parmentier" w:date="2020-05-13T11:30:00Z">
        <w:r w:rsidR="00D5164C" w:rsidRPr="007C437A">
          <w:t xml:space="preserve">the very basics of SP, while it is unclear whether all SP modes, </w:t>
        </w:r>
      </w:ins>
      <w:ins w:id="1868" w:author="Arthur Parmentier" w:date="2020-05-13T11:31:00Z">
        <w:r w:rsidR="00D5164C" w:rsidRPr="007C437A">
          <w:t xml:space="preserve">rules and signs could indeed </w:t>
        </w:r>
      </w:ins>
      <w:ins w:id="1869" w:author="Arthur Parmentier" w:date="2020-05-13T11:59:00Z">
        <w:r w:rsidR="000C29FF" w:rsidRPr="007C437A">
          <w:t>be represented by</w:t>
        </w:r>
      </w:ins>
      <w:ins w:id="1870" w:author="Arthur Parmentier" w:date="2020-05-13T11:31:00Z">
        <w:r w:rsidR="00D5164C" w:rsidRPr="007C437A">
          <w:t xml:space="preserve"> a regular language.</w:t>
        </w:r>
      </w:ins>
      <w:ins w:id="1871" w:author="Arthur Parmentier" w:date="2020-05-13T12:00:00Z">
        <w:r w:rsidR="009230DE" w:rsidRPr="007C437A">
          <w:t xml:space="preserve"> In my hypothesis, there is indeed an injection</w:t>
        </w:r>
      </w:ins>
      <w:ins w:id="1872" w:author="Arthur Parmentier" w:date="2020-05-13T12:01:00Z">
        <w:r w:rsidR="009230DE" w:rsidRPr="007C437A">
          <w:t xml:space="preserve"> between signified and disciplines, but </w:t>
        </w:r>
      </w:ins>
      <w:ins w:id="1873" w:author="Arthur Parmentier" w:date="2020-05-13T11:32:00Z">
        <w:r w:rsidR="00D5164C" w:rsidRPr="007C437A">
          <w:t xml:space="preserve">I leave to experts in the domain the prospection of </w:t>
        </w:r>
      </w:ins>
      <w:ins w:id="1874" w:author="Arthur Parmentier" w:date="2020-05-13T12:01:00Z">
        <w:r w:rsidR="00B41CA4" w:rsidRPr="007C437A">
          <w:t xml:space="preserve">counter examples, such as </w:t>
        </w:r>
      </w:ins>
      <w:ins w:id="1875" w:author="Arthur Parmentier" w:date="2020-05-13T11:32:00Z">
        <w:r w:rsidR="00D5164C" w:rsidRPr="007C437A">
          <w:t xml:space="preserve">context-sensitive examples that </w:t>
        </w:r>
        <w:r w:rsidR="002463AB" w:rsidRPr="007C437A">
          <w:t xml:space="preserve">would demonstrate that a single sign can indeed have </w:t>
        </w:r>
      </w:ins>
      <w:ins w:id="1876" w:author="Arthur Parmentier" w:date="2020-05-13T11:33:00Z">
        <w:r w:rsidR="002463AB" w:rsidRPr="007C437A">
          <w:t>several signified for one discipline, that can be differentiated by the context instead.</w:t>
        </w:r>
      </w:ins>
    </w:p>
    <w:p w:rsidR="00EE2DD4" w:rsidRPr="007C437A" w:rsidRDefault="00543457">
      <w:pPr>
        <w:pStyle w:val="Titre3"/>
        <w:rPr>
          <w:ins w:id="1877" w:author="Arthur Parmentier" w:date="2020-05-13T12:05:00Z"/>
          <w:rPrChange w:id="1878" w:author="Arthur Parmentier" w:date="2020-06-07T15:27:00Z">
            <w:rPr>
              <w:ins w:id="1879" w:author="Arthur Parmentier" w:date="2020-05-13T12:05:00Z"/>
            </w:rPr>
          </w:rPrChange>
        </w:rPr>
        <w:pPrChange w:id="1880" w:author="Arthur Parmentier" w:date="2020-05-14T14:00:00Z">
          <w:pPr>
            <w:pStyle w:val="Titre4"/>
          </w:pPr>
        </w:pPrChange>
      </w:pPr>
      <w:bookmarkStart w:id="1881" w:name="_Toc42449836"/>
      <w:ins w:id="1882" w:author="Arthur Parmentier" w:date="2020-05-13T12:05:00Z">
        <w:r w:rsidRPr="007C437A">
          <w:rPr>
            <w:rPrChange w:id="1883" w:author="Arthur Parmentier" w:date="2020-06-07T15:27:00Z">
              <w:rPr/>
            </w:rPrChange>
          </w:rPr>
          <w:lastRenderedPageBreak/>
          <w:t>The difference between discipline</w:t>
        </w:r>
      </w:ins>
      <w:ins w:id="1884" w:author="Arthur Parmentier" w:date="2020-05-14T14:45:00Z">
        <w:r w:rsidR="00AE0A35" w:rsidRPr="007C437A">
          <w:rPr>
            <w:rPrChange w:id="1885" w:author="Arthur Parmentier" w:date="2020-06-07T15:27:00Z">
              <w:rPr/>
            </w:rPrChange>
          </w:rPr>
          <w:t xml:space="preserve"> (</w:t>
        </w:r>
      </w:ins>
      <w:ins w:id="1886" w:author="Arthur Parmentier" w:date="2020-05-14T14:46:00Z">
        <w:r w:rsidR="00AE0A35" w:rsidRPr="007C437A">
          <w:rPr>
            <w:rPrChange w:id="1887" w:author="Arthur Parmentier" w:date="2020-06-07T15:27:00Z">
              <w:rPr/>
            </w:rPrChange>
          </w:rPr>
          <w:t>music, theater..)</w:t>
        </w:r>
      </w:ins>
      <w:ins w:id="1888" w:author="Arthur Parmentier" w:date="2020-05-13T12:05:00Z">
        <w:r w:rsidRPr="007C437A">
          <w:rPr>
            <w:rPrChange w:id="1889" w:author="Arthur Parmentier" w:date="2020-06-07T15:27:00Z">
              <w:rPr/>
            </w:rPrChange>
          </w:rPr>
          <w:t xml:space="preserve"> and technical apparatus</w:t>
        </w:r>
      </w:ins>
      <w:ins w:id="1890" w:author="Arthur Parmentier" w:date="2020-05-13T17:18:00Z">
        <w:r w:rsidR="00D7385F" w:rsidRPr="007C437A">
          <w:rPr>
            <w:rPrChange w:id="1891" w:author="Arthur Parmentier" w:date="2020-06-07T15:27:00Z">
              <w:rPr/>
            </w:rPrChange>
          </w:rPr>
          <w:t xml:space="preserve">, or “why we </w:t>
        </w:r>
      </w:ins>
      <w:ins w:id="1892" w:author="Arthur Parmentier" w:date="2020-05-13T17:19:00Z">
        <w:r w:rsidR="00D7385F" w:rsidRPr="007C437A">
          <w:rPr>
            <w:rPrChange w:id="1893" w:author="Arthur Parmentier" w:date="2020-06-07T15:27:00Z">
              <w:rPr/>
            </w:rPrChange>
          </w:rPr>
          <w:t>sometimes need to specify how to play a long tone, and sometimes not”</w:t>
        </w:r>
      </w:ins>
      <w:bookmarkEnd w:id="1881"/>
    </w:p>
    <w:p w:rsidR="00167DAB" w:rsidRPr="007C437A" w:rsidRDefault="00543457" w:rsidP="00E34725">
      <w:pPr>
        <w:rPr>
          <w:ins w:id="1894" w:author="Arthur Parmentier" w:date="2020-05-13T18:36:00Z"/>
        </w:rPr>
      </w:pPr>
      <w:ins w:id="1895" w:author="Arthur Parmentier" w:date="2020-05-13T12:05:00Z">
        <w:r w:rsidRPr="007C437A">
          <w:t xml:space="preserve">In the “Motivation” part, </w:t>
        </w:r>
      </w:ins>
      <w:ins w:id="1896" w:author="Arthur Parmentier" w:date="2020-05-13T12:06:00Z">
        <w:r w:rsidRPr="007C437A">
          <w:t xml:space="preserve">I </w:t>
        </w:r>
      </w:ins>
      <w:ins w:id="1897" w:author="Arthur Parmentier" w:date="2020-05-13T14:22:00Z">
        <w:r w:rsidR="007E0A0A" w:rsidRPr="007C437A">
          <w:t>differentiated</w:t>
        </w:r>
      </w:ins>
      <w:ins w:id="1898" w:author="Arthur Parmentier" w:date="2020-05-13T12:06:00Z">
        <w:r w:rsidRPr="007C437A">
          <w:t xml:space="preserve"> the notion of “discipline” and “instrument”, that we could </w:t>
        </w:r>
      </w:ins>
      <w:ins w:id="1899" w:author="Arthur Parmentier" w:date="2020-05-13T17:14:00Z">
        <w:r w:rsidR="00454612" w:rsidRPr="007C437A">
          <w:t>also call a</w:t>
        </w:r>
      </w:ins>
      <w:ins w:id="1900" w:author="Arthur Parmentier" w:date="2020-05-13T12:06:00Z">
        <w:r w:rsidRPr="007C437A">
          <w:t xml:space="preserve"> “technical appa</w:t>
        </w:r>
      </w:ins>
      <w:ins w:id="1901" w:author="Arthur Parmentier" w:date="2020-05-13T12:07:00Z">
        <w:r w:rsidRPr="007C437A">
          <w:t>ratus”.</w:t>
        </w:r>
      </w:ins>
      <w:ins w:id="1902" w:author="Arthur Parmentier" w:date="2020-05-13T14:28:00Z">
        <w:r w:rsidR="00596602" w:rsidRPr="007C437A">
          <w:t xml:space="preserve"> In</w:t>
        </w:r>
      </w:ins>
      <w:ins w:id="1903" w:author="Arthur Parmentier" w:date="2020-05-13T14:29:00Z">
        <w:r w:rsidR="00596602" w:rsidRPr="007C437A">
          <w:t>deed, one</w:t>
        </w:r>
      </w:ins>
      <w:ins w:id="1904" w:author="Arthur Parmentier" w:date="2020-05-13T14:30:00Z">
        <w:r w:rsidR="00596602" w:rsidRPr="007C437A">
          <w:t xml:space="preserve"> could </w:t>
        </w:r>
      </w:ins>
      <w:ins w:id="1905" w:author="Arthur Parmentier" w:date="2020-05-13T18:36:00Z">
        <w:r w:rsidR="00E34725" w:rsidRPr="007C437A">
          <w:t xml:space="preserve">wonder why </w:t>
        </w:r>
      </w:ins>
      <w:ins w:id="1906"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1907" w:author="Arthur Parmentier" w:date="2020-05-13T18:36:00Z"/>
        </w:rPr>
      </w:pPr>
      <w:ins w:id="1908" w:author="Arthur Parmentier" w:date="2020-05-14T11:39:00Z">
        <w:r w:rsidRPr="007C437A">
          <w:t>In this part, I wil try to show you that the operability of a sign across disciplines is constructed</w:t>
        </w:r>
      </w:ins>
      <w:ins w:id="1909" w:author="Arthur Parmentier" w:date="2020-05-14T11:42:00Z">
        <w:r w:rsidRPr="007C437A">
          <w:t xml:space="preserve"> “by SP”</w:t>
        </w:r>
      </w:ins>
      <w:ins w:id="1910" w:author="Arthur Parmentier" w:date="2020-05-14T11:39:00Z">
        <w:r w:rsidRPr="007C437A">
          <w:t xml:space="preserve"> with </w:t>
        </w:r>
      </w:ins>
      <w:ins w:id="1911" w:author="Arthur Parmentier" w:date="2020-05-14T11:40:00Z">
        <w:r w:rsidRPr="007C437A">
          <w:t xml:space="preserve">learned (cultural) relations of analogy between signified whereas the operability of a sign across instruments of the same discipline </w:t>
        </w:r>
      </w:ins>
      <w:ins w:id="1912" w:author="Arthur Parmentier" w:date="2020-05-14T11:41:00Z">
        <w:r w:rsidRPr="007C437A">
          <w:t xml:space="preserve">is in general </w:t>
        </w:r>
      </w:ins>
      <w:ins w:id="1913" w:author="Arthur Parmentier" w:date="2020-05-14T11:42:00Z">
        <w:r w:rsidR="00A708EC" w:rsidRPr="007C437A">
          <w:t>a construction external to SP</w:t>
        </w:r>
      </w:ins>
      <w:ins w:id="1914" w:author="Arthur Parmentier" w:date="2020-05-14T11:43:00Z">
        <w:r w:rsidR="00A708EC" w:rsidRPr="007C437A">
          <w:t xml:space="preserve"> that i</w:t>
        </w:r>
      </w:ins>
      <w:ins w:id="1915" w:author="Arthur Parmentier" w:date="2020-05-14T11:44:00Z">
        <w:r w:rsidR="00A708EC" w:rsidRPr="007C437A">
          <w:t>n</w:t>
        </w:r>
      </w:ins>
      <w:ins w:id="1916" w:author="Arthur Parmentier" w:date="2020-05-14T11:45:00Z">
        <w:r w:rsidR="00A708EC" w:rsidRPr="007C437A">
          <w:t xml:space="preserve">volves </w:t>
        </w:r>
      </w:ins>
      <w:ins w:id="1917" w:author="Arthur Parmentier" w:date="2020-05-14T11:46:00Z">
        <w:r w:rsidR="00A708EC" w:rsidRPr="007C437A">
          <w:t>the human perceptual scheme.</w:t>
        </w:r>
      </w:ins>
    </w:p>
    <w:p w:rsidR="005868B3" w:rsidRPr="007C437A" w:rsidRDefault="005868B3" w:rsidP="005868B3">
      <w:pPr>
        <w:rPr>
          <w:ins w:id="1918" w:author="Arthur Parmentier" w:date="2020-05-14T11:38:00Z"/>
        </w:rPr>
      </w:pPr>
    </w:p>
    <w:p w:rsidR="00F00F6E" w:rsidRPr="007C437A" w:rsidRDefault="00F00F6E" w:rsidP="005868B3">
      <w:pPr>
        <w:rPr>
          <w:ins w:id="1919" w:author="Arthur Parmentier" w:date="2020-05-13T10:31:00Z"/>
        </w:rPr>
      </w:pPr>
    </w:p>
    <w:p w:rsidR="005868B3" w:rsidRPr="008C7E78" w:rsidRDefault="005868B3" w:rsidP="005868B3">
      <w:pPr>
        <w:rPr>
          <w:ins w:id="1920" w:author="Arthur Parmentier" w:date="2020-05-13T10:31:00Z"/>
          <w:lang w:val="fr-FR"/>
          <w:rPrChange w:id="1921" w:author="Arthur Parmentier" w:date="2020-06-07T18:31:00Z">
            <w:rPr>
              <w:ins w:id="1922" w:author="Arthur Parmentier" w:date="2020-05-13T10:31:00Z"/>
            </w:rPr>
          </w:rPrChange>
        </w:rPr>
      </w:pPr>
      <w:ins w:id="1923" w:author="Arthur Parmentier" w:date="2020-05-13T10:31:00Z">
        <w:r w:rsidRPr="008C7E78">
          <w:rPr>
            <w:lang w:val="fr-FR"/>
            <w:rPrChange w:id="1924" w:author="Arthur Parmentier" w:date="2020-06-07T18:31:00Z">
              <w:rPr/>
            </w:rPrChange>
          </w:rPr>
          <w:t>DIFFERENCE D APPAREIL TECHNIQUE MAIS MEME PROROTYPE VS DIFF DE DISCIPLINE DONC DE PROTOTYPE (MEME SI L APPAREIL TECHNIQUE EST LE MEME).</w:t>
        </w:r>
      </w:ins>
    </w:p>
    <w:p w:rsidR="005868B3" w:rsidRPr="008C7E78" w:rsidRDefault="005868B3" w:rsidP="005868B3">
      <w:pPr>
        <w:rPr>
          <w:ins w:id="1925" w:author="Arthur Parmentier" w:date="2020-05-13T10:30:00Z"/>
          <w:lang w:val="fr-FR"/>
          <w:rPrChange w:id="1926" w:author="Arthur Parmentier" w:date="2020-06-07T18:31:00Z">
            <w:rPr>
              <w:ins w:id="1927" w:author="Arthur Parmentier" w:date="2020-05-13T10:30:00Z"/>
            </w:rPr>
          </w:rPrChange>
        </w:rPr>
      </w:pPr>
    </w:p>
    <w:p w:rsidR="005868B3" w:rsidRPr="008C7E78" w:rsidRDefault="005868B3" w:rsidP="001B082B">
      <w:pPr>
        <w:rPr>
          <w:ins w:id="1928" w:author="Arthur Parmentier" w:date="2020-05-13T10:15:00Z"/>
          <w:lang w:val="fr-FR"/>
          <w:rPrChange w:id="1929" w:author="Arthur Parmentier" w:date="2020-06-07T18:31:00Z">
            <w:rPr>
              <w:ins w:id="1930" w:author="Arthur Parmentier" w:date="2020-05-13T10:15:00Z"/>
            </w:rPr>
          </w:rPrChange>
        </w:rPr>
      </w:pPr>
    </w:p>
    <w:p w:rsidR="00AE58D1" w:rsidRPr="007C437A" w:rsidRDefault="00743436">
      <w:pPr>
        <w:pStyle w:val="Titre3"/>
        <w:rPr>
          <w:ins w:id="1931" w:author="Arthur Parmentier" w:date="2020-05-13T10:11:00Z"/>
          <w:rPrChange w:id="1932" w:author="Arthur Parmentier" w:date="2020-06-07T15:27:00Z">
            <w:rPr>
              <w:ins w:id="1933" w:author="Arthur Parmentier" w:date="2020-05-13T10:11:00Z"/>
            </w:rPr>
          </w:rPrChange>
        </w:rPr>
        <w:pPrChange w:id="1934" w:author="Arthur Parmentier" w:date="2020-05-14T14:00:00Z">
          <w:pPr/>
        </w:pPrChange>
      </w:pPr>
      <w:bookmarkStart w:id="1935" w:name="_Toc42449837"/>
      <w:ins w:id="1936" w:author="Arthur Parmentier" w:date="2020-05-13T10:29:00Z">
        <w:r w:rsidRPr="007C437A">
          <w:rPr>
            <w:rPrChange w:id="1937" w:author="Arthur Parmentier" w:date="2020-06-07T15:27:00Z">
              <w:rPr/>
            </w:rPrChange>
          </w:rPr>
          <w:t>Speculative theory of differen</w:t>
        </w:r>
      </w:ins>
      <w:ins w:id="1938" w:author="Arthur Parmentier" w:date="2020-05-13T10:30:00Z">
        <w:r w:rsidRPr="007C437A">
          <w:rPr>
            <w:rPrChange w:id="1939" w:author="Arthur Parmentier" w:date="2020-06-07T15:27:00Z">
              <w:rPr/>
            </w:rPrChange>
          </w:rPr>
          <w:t>tiation of signified across instruments (technical apparatus) of the same discipline</w:t>
        </w:r>
      </w:ins>
      <w:bookmarkEnd w:id="1935"/>
    </w:p>
    <w:p w:rsidR="001A0623" w:rsidRPr="007C437A" w:rsidDel="005868B3" w:rsidRDefault="001B082B" w:rsidP="001B082B">
      <w:pPr>
        <w:rPr>
          <w:del w:id="1940" w:author="Arthur Parmentier" w:date="2020-05-13T10:30:00Z"/>
        </w:rPr>
      </w:pPr>
      <w:del w:id="1941"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1942" w:author="Arthur Parmentier" w:date="2020-05-12T18:25:00Z">
        <w:r w:rsidR="001A0623" w:rsidRPr="007C437A" w:rsidDel="009B2D7C">
          <w:delText>at the core</w:delText>
        </w:r>
      </w:del>
      <w:del w:id="1943" w:author="Arthur Parmentier" w:date="2020-05-13T10:30:00Z">
        <w:r w:rsidR="001A0623" w:rsidRPr="007C437A" w:rsidDel="005868B3">
          <w:delText xml:space="preserve"> of the </w:delText>
        </w:r>
      </w:del>
      <w:del w:id="1944" w:author="Arthur Parmentier" w:date="2020-05-12T18:25:00Z">
        <w:r w:rsidR="001A0623" w:rsidRPr="007C437A" w:rsidDel="007D075F">
          <w:delText>set</w:delText>
        </w:r>
      </w:del>
      <w:del w:id="1945" w:author="Arthur Parmentier" w:date="2020-05-13T10:30:00Z">
        <w:r w:rsidR="001A0623" w:rsidRPr="007C437A" w:rsidDel="005868B3">
          <w:delText xml:space="preserve"> of multidisciplinary signs.</w:delText>
        </w:r>
      </w:del>
    </w:p>
    <w:p w:rsidR="001A0623" w:rsidRPr="007C437A" w:rsidDel="005868B3" w:rsidRDefault="001A0623" w:rsidP="001B082B">
      <w:pPr>
        <w:rPr>
          <w:del w:id="1946" w:author="Arthur Parmentier" w:date="2020-05-13T10:30:00Z"/>
        </w:rPr>
      </w:pPr>
      <w:del w:id="1947"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1948" w:author="Arthur Parmentier" w:date="2020-05-12T18:13:00Z"/>
        </w:rPr>
      </w:pPr>
      <w:del w:id="1949" w:author="Arthur Parmentier" w:date="2020-05-13T10:30:00Z">
        <w:r w:rsidRPr="007C437A" w:rsidDel="005868B3">
          <w:delText xml:space="preserve">For a musician, the LT </w:delText>
        </w:r>
      </w:del>
      <w:del w:id="1950" w:author="Arthur Parmentier" w:date="2020-05-12T18:22:00Z">
        <w:r w:rsidRPr="007C437A" w:rsidDel="00AD0ADB">
          <w:delText xml:space="preserve">has </w:delText>
        </w:r>
      </w:del>
      <w:del w:id="1951" w:author="Arthur Parmentier" w:date="2020-05-13T10:30:00Z">
        <w:r w:rsidRPr="007C437A" w:rsidDel="005868B3">
          <w:delText xml:space="preserve">a specific prototype, whose characteristic traits are “constant volume”, “constant pitch” (among others). But is the </w:delText>
        </w:r>
      </w:del>
      <w:del w:id="1952" w:author="Arthur Parmentier" w:date="2020-05-12T18:23:00Z">
        <w:r w:rsidRPr="007C437A" w:rsidDel="009B2D7C">
          <w:delText>prototype</w:delText>
        </w:r>
      </w:del>
      <w:del w:id="1953"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1954" w:author="Arthur Parmentier" w:date="2020-05-12T18:13:00Z">
        <w:r w:rsidRPr="007C437A" w:rsidDel="00697BA8">
          <w:delText>:</w:delText>
        </w:r>
      </w:del>
    </w:p>
    <w:p w:rsidR="001A0623" w:rsidRPr="007C437A" w:rsidDel="00697BA8" w:rsidRDefault="005C09F0">
      <w:pPr>
        <w:rPr>
          <w:del w:id="1955" w:author="Arthur Parmentier" w:date="2020-05-12T18:13:00Z"/>
        </w:rPr>
        <w:pPrChange w:id="1956" w:author="Arthur Parmentier" w:date="2020-05-12T18:13:00Z">
          <w:pPr>
            <w:pStyle w:val="Paragraphedeliste"/>
            <w:numPr>
              <w:numId w:val="17"/>
            </w:numPr>
            <w:ind w:hanging="360"/>
          </w:pPr>
        </w:pPrChange>
      </w:pPr>
      <w:del w:id="1957"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1958" w:author="Arthur Parmentier" w:date="2020-05-13T10:30:00Z"/>
        </w:rPr>
        <w:pPrChange w:id="1959" w:author="Arthur Parmentier" w:date="2020-05-12T18:13:00Z">
          <w:pPr>
            <w:pStyle w:val="Paragraphedeliste"/>
            <w:numPr>
              <w:numId w:val="17"/>
            </w:numPr>
            <w:ind w:hanging="360"/>
          </w:pPr>
        </w:pPrChange>
      </w:pPr>
      <w:del w:id="1960"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5"/>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1963" w:author="Arthur Parmentier" w:date="2020-05-12T18:14:00Z"/>
        </w:rPr>
      </w:pPr>
      <w:del w:id="1964"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1965" w:author="Arthur Parmentier" w:date="2020-05-13T10:30:00Z"/>
        </w:rPr>
      </w:pPr>
      <w:del w:id="1966"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1967" w:author="Arthur Parmentier" w:date="2020-05-13T10:30:00Z"/>
          <w:moveFrom w:id="1968" w:author="Arthur Parmentier" w:date="2020-05-12T18:21:00Z"/>
        </w:rPr>
      </w:pPr>
      <w:moveFromRangeStart w:id="1969" w:author="Arthur Parmentier" w:date="2020-05-12T18:21:00Z" w:name="move40200108"/>
      <w:moveFrom w:id="1970" w:author="Arthur Parmentier" w:date="2020-05-12T18:21:00Z">
        <w:del w:id="1971" w:author="Arthur Parmentier" w:date="2020-05-13T10:30:00Z">
          <w:r w:rsidRPr="007C437A" w:rsidDel="005868B3">
            <w:delText>“A fast roll” for percussions</w:delText>
          </w:r>
        </w:del>
      </w:moveFrom>
    </w:p>
    <w:moveFromRangeEnd w:id="1969"/>
    <w:p w:rsidR="002C1E78" w:rsidRPr="007C437A" w:rsidDel="002C1E78" w:rsidRDefault="004714EE" w:rsidP="002C1E78">
      <w:pPr>
        <w:pStyle w:val="Paragraphedeliste"/>
        <w:numPr>
          <w:ilvl w:val="0"/>
          <w:numId w:val="17"/>
        </w:numPr>
        <w:rPr>
          <w:del w:id="1972" w:author="Arthur Parmentier" w:date="2020-05-12T18:21:00Z"/>
          <w:moveTo w:id="1973" w:author="Arthur Parmentier" w:date="2020-05-12T18:21:00Z"/>
        </w:rPr>
      </w:pPr>
      <w:del w:id="1974" w:author="Arthur Parmentier" w:date="2020-05-13T10:30:00Z">
        <w:r w:rsidRPr="007C437A" w:rsidDel="005868B3">
          <w:delText>“A freeze on the first syllable of a word” for actors</w:delText>
        </w:r>
      </w:del>
      <w:moveToRangeStart w:id="1975" w:author="Arthur Parmentier" w:date="2020-05-12T18:21:00Z" w:name="move40200108"/>
      <w:moveTo w:id="1976" w:author="Arthur Parmentier" w:date="2020-05-12T18:21:00Z">
        <w:del w:id="1977" w:author="Arthur Parmentier" w:date="2020-05-13T10:30:00Z">
          <w:r w:rsidR="002C1E78" w:rsidRPr="007C437A" w:rsidDel="005868B3">
            <w:delText>“A fast roll” for percussions</w:delText>
          </w:r>
        </w:del>
      </w:moveTo>
    </w:p>
    <w:moveToRangeEnd w:id="1975"/>
    <w:p w:rsidR="00697BA8" w:rsidRPr="007C437A" w:rsidDel="005868B3" w:rsidRDefault="00697BA8" w:rsidP="002459E7">
      <w:pPr>
        <w:pStyle w:val="Paragraphedeliste"/>
        <w:numPr>
          <w:ilvl w:val="0"/>
          <w:numId w:val="17"/>
        </w:numPr>
        <w:rPr>
          <w:del w:id="1978" w:author="Arthur Parmentier" w:date="2020-05-13T10:30:00Z"/>
        </w:rPr>
      </w:pPr>
    </w:p>
    <w:p w:rsidR="00697BA8" w:rsidRPr="007C437A" w:rsidDel="005868B3" w:rsidRDefault="004714EE">
      <w:pPr>
        <w:rPr>
          <w:del w:id="1979" w:author="Arthur Parmentier" w:date="2020-05-13T10:30:00Z"/>
        </w:rPr>
        <w:pPrChange w:id="1980" w:author="Arthur Parmentier" w:date="2020-05-12T18:15:00Z">
          <w:pPr>
            <w:pStyle w:val="Paragraphedeliste"/>
            <w:numPr>
              <w:numId w:val="17"/>
            </w:numPr>
            <w:ind w:hanging="360"/>
          </w:pPr>
        </w:pPrChange>
      </w:pPr>
      <w:del w:id="1981" w:author="Arthur Parmentier" w:date="2020-05-13T10:30:00Z">
        <w:r w:rsidRPr="007C437A" w:rsidDel="005868B3">
          <w:delText>…</w:delText>
        </w:r>
      </w:del>
    </w:p>
    <w:p w:rsidR="004E4397" w:rsidRPr="007C437A" w:rsidDel="005868B3" w:rsidRDefault="00B44442" w:rsidP="004E4397">
      <w:pPr>
        <w:rPr>
          <w:del w:id="1982" w:author="Arthur Parmentier" w:date="2020-05-13T10:30:00Z"/>
          <w:moveTo w:id="1983" w:author="Arthur Parmentier" w:date="2020-05-12T18:35:00Z"/>
        </w:rPr>
      </w:pPr>
      <w:del w:id="1984"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1985" w:author="Arthur Parmentier" w:date="2020-05-12T18:35:00Z" w:name="move40200963"/>
      <w:moveTo w:id="1986" w:author="Arthur Parmentier" w:date="2020-05-12T18:35:00Z">
        <w:del w:id="1987"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1985"/>
    <w:p w:rsidR="002459E7" w:rsidRPr="007C437A" w:rsidRDefault="002459E7" w:rsidP="004714EE">
      <w:pPr>
        <w:rPr>
          <w:ins w:id="1988" w:author="Arthur Parmentier" w:date="2020-05-12T18:38:00Z"/>
        </w:rPr>
      </w:pPr>
    </w:p>
    <w:p w:rsidR="002459E7" w:rsidRPr="007C437A" w:rsidRDefault="002459E7" w:rsidP="004714EE">
      <w:pPr>
        <w:rPr>
          <w:ins w:id="1989" w:author="Arthur Parmentier" w:date="2020-05-12T18:38:00Z"/>
        </w:rPr>
      </w:pPr>
    </w:p>
    <w:p w:rsidR="004714EE" w:rsidRPr="007C437A" w:rsidDel="005868B3" w:rsidRDefault="00277A13">
      <w:pPr>
        <w:rPr>
          <w:del w:id="1990" w:author="Arthur Parmentier" w:date="2020-05-13T10:30:00Z"/>
        </w:rPr>
      </w:pPr>
      <w:r w:rsidRPr="007C437A">
        <w:br/>
      </w:r>
      <w:del w:id="1991" w:author="Arthur Parmentier" w:date="2020-05-12T18:34:00Z">
        <w:r w:rsidRPr="007C437A" w:rsidDel="004E4397">
          <w:delText>My conclusion is</w:delText>
        </w:r>
      </w:del>
      <w:del w:id="1992" w:author="Arthur Parmentier" w:date="2020-05-13T10:30:00Z">
        <w:r w:rsidRPr="007C437A" w:rsidDel="005868B3">
          <w:delText xml:space="preserve"> that:</w:delText>
        </w:r>
      </w:del>
    </w:p>
    <w:p w:rsidR="00277A13" w:rsidRPr="007C437A" w:rsidDel="005868B3" w:rsidRDefault="0051191F">
      <w:pPr>
        <w:rPr>
          <w:del w:id="1993" w:author="Arthur Parmentier" w:date="2020-05-13T10:30:00Z"/>
        </w:rPr>
        <w:pPrChange w:id="1994" w:author="Arthur Parmentier" w:date="2020-05-13T10:30:00Z">
          <w:pPr>
            <w:pStyle w:val="Paragraphedeliste"/>
            <w:numPr>
              <w:numId w:val="18"/>
            </w:numPr>
            <w:ind w:hanging="360"/>
          </w:pPr>
        </w:pPrChange>
      </w:pPr>
      <w:del w:id="1995" w:author="Arthur Parmentier" w:date="2020-05-12T18:26:00Z">
        <w:r w:rsidRPr="007C437A" w:rsidDel="009D7F8E">
          <w:delText>T</w:delText>
        </w:r>
      </w:del>
      <w:del w:id="1996" w:author="Arthur Parmentier" w:date="2020-05-12T18:35:00Z">
        <w:r w:rsidRPr="007C437A" w:rsidDel="004E4397">
          <w:delText>he</w:delText>
        </w:r>
      </w:del>
      <w:del w:id="1997" w:author="Arthur Parmentier" w:date="2020-05-13T10:30:00Z">
        <w:r w:rsidRPr="007C437A" w:rsidDel="005868B3">
          <w:delText xml:space="preserve"> sign</w:delText>
        </w:r>
      </w:del>
      <w:del w:id="1998" w:author="Arthur Parmentier" w:date="2020-05-12T18:34:00Z">
        <w:r w:rsidRPr="007C437A" w:rsidDel="004E4397">
          <w:delText xml:space="preserve"> </w:delText>
        </w:r>
        <w:r w:rsidR="00277A13" w:rsidRPr="007C437A" w:rsidDel="004E4397">
          <w:delText>LT</w:delText>
        </w:r>
      </w:del>
      <w:del w:id="1999"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000" w:author="Arthur Parmentier" w:date="2020-05-13T10:30:00Z"/>
        </w:rPr>
        <w:pPrChange w:id="2001" w:author="Arthur Parmentier" w:date="2020-05-13T10:30:00Z">
          <w:pPr>
            <w:pStyle w:val="Paragraphedeliste"/>
            <w:numPr>
              <w:numId w:val="18"/>
            </w:numPr>
            <w:ind w:hanging="360"/>
          </w:pPr>
        </w:pPrChange>
      </w:pPr>
      <w:del w:id="2002" w:author="Arthur Parmentier" w:date="2020-05-13T10:30:00Z">
        <w:r w:rsidRPr="007C437A" w:rsidDel="005868B3">
          <w:delText>Each discipline or technical apparatus may have its own concept of a LT</w:delText>
        </w:r>
      </w:del>
    </w:p>
    <w:p w:rsidR="00277A13" w:rsidRPr="007C437A" w:rsidDel="005868B3" w:rsidRDefault="00277A13">
      <w:pPr>
        <w:rPr>
          <w:del w:id="2003" w:author="Arthur Parmentier" w:date="2020-05-13T10:30:00Z"/>
        </w:rPr>
        <w:pPrChange w:id="2004" w:author="Arthur Parmentier" w:date="2020-05-13T10:30:00Z">
          <w:pPr>
            <w:pStyle w:val="Paragraphedeliste"/>
            <w:numPr>
              <w:numId w:val="18"/>
            </w:numPr>
            <w:ind w:hanging="360"/>
          </w:pPr>
        </w:pPrChange>
      </w:pPr>
      <w:del w:id="2005"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006" w:author="Arthur Parmentier" w:date="2020-05-12T18:28:00Z">
        <w:r w:rsidRPr="007C437A" w:rsidDel="00BF3C70">
          <w:delText>must be</w:delText>
        </w:r>
      </w:del>
      <w:del w:id="2007" w:author="Arthur Parmentier" w:date="2020-05-13T10:30:00Z">
        <w:r w:rsidRPr="007C437A" w:rsidDel="005868B3">
          <w:delText xml:space="preserve"> </w:delText>
        </w:r>
      </w:del>
      <w:del w:id="2008" w:author="Arthur Parmentier" w:date="2020-05-12T18:30:00Z">
        <w:r w:rsidRPr="007C437A" w:rsidDel="00042A1D">
          <w:delText xml:space="preserve">constructed </w:delText>
        </w:r>
      </w:del>
      <w:del w:id="2009" w:author="Arthur Parmentier" w:date="2020-05-13T10:30:00Z">
        <w:r w:rsidRPr="007C437A" w:rsidDel="005868B3">
          <w:delText xml:space="preserve">in relation with the concepts </w:delText>
        </w:r>
      </w:del>
      <w:del w:id="2010" w:author="Arthur Parmentier" w:date="2020-05-12T18:28:00Z">
        <w:r w:rsidRPr="007C437A" w:rsidDel="003126BD">
          <w:delText xml:space="preserve">representing a </w:delText>
        </w:r>
      </w:del>
      <w:del w:id="2011"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012" w:author="Arthur Parmentier" w:date="2020-05-13T10:30:00Z"/>
        </w:rPr>
      </w:pPr>
      <w:del w:id="2013"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6"/>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016" w:author="Arthur Parmentier" w:date="2020-05-13T10:30:00Z"/>
          <w:moveFrom w:id="2017" w:author="Arthur Parmentier" w:date="2020-05-12T18:35:00Z"/>
        </w:rPr>
      </w:pPr>
      <w:moveFromRangeStart w:id="2018" w:author="Arthur Parmentier" w:date="2020-05-12T18:35:00Z" w:name="move40200963"/>
      <w:moveFrom w:id="2019" w:author="Arthur Parmentier" w:date="2020-05-12T18:35:00Z">
        <w:del w:id="2020"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018"/>
    <w:p w:rsidR="001B082B" w:rsidRPr="007C437A" w:rsidDel="005868B3" w:rsidRDefault="001B082B">
      <w:pPr>
        <w:rPr>
          <w:del w:id="2021" w:author="Arthur Parmentier" w:date="2020-05-13T10:30:00Z"/>
        </w:rPr>
      </w:pPr>
    </w:p>
    <w:p w:rsidR="001D7225" w:rsidRPr="007C437A" w:rsidDel="005868B3" w:rsidRDefault="001D7225">
      <w:pPr>
        <w:rPr>
          <w:del w:id="2022" w:author="Arthur Parmentier" w:date="2020-05-13T10:30:00Z"/>
        </w:rPr>
      </w:pPr>
      <w:del w:id="2023"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024" w:author="Arthur Parmentier" w:date="2020-06-07T15:27:00Z">
            <w:rPr/>
          </w:rPrChange>
        </w:rPr>
        <w:pPrChange w:id="2025" w:author="Arthur Parmentier" w:date="2020-05-13T10:30:00Z">
          <w:pPr>
            <w:pStyle w:val="Titre2"/>
          </w:pPr>
        </w:pPrChange>
      </w:pPr>
      <w:r w:rsidRPr="007C437A">
        <w:rPr>
          <w:rPrChange w:id="2026" w:author="Arthur Parmentier" w:date="2020-06-07T15:27:00Z">
            <w:rPr/>
          </w:rPrChange>
        </w:rPr>
        <w:t>Wrap-up: w</w:t>
      </w:r>
      <w:r w:rsidR="00B53663" w:rsidRPr="007C437A">
        <w:rPr>
          <w:rPrChange w:id="2027"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w:t>
      </w:r>
      <w:r w:rsidR="000F1531" w:rsidRPr="007C437A">
        <w:lastRenderedPageBreak/>
        <w:t>scheme</w:t>
      </w:r>
      <w:r w:rsidR="00F636CA" w:rsidRPr="007C437A">
        <w:rPr>
          <w:rStyle w:val="Appelnotedebasdep"/>
        </w:rPr>
        <w:footnoteReference w:id="27"/>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2029" w:name="_Toc42449838"/>
      <w:r w:rsidRPr="007C437A">
        <w:t>Sign overloading</w:t>
      </w:r>
      <w:bookmarkEnd w:id="2029"/>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28"/>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lastRenderedPageBreak/>
        <w:t>Learning the translation</w:t>
      </w:r>
    </w:p>
    <w:p w:rsidR="00161FBC" w:rsidRPr="007C437A" w:rsidRDefault="00161FBC" w:rsidP="00FA4DD8">
      <w:pPr>
        <w:rPr>
          <w:ins w:id="2031"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032"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rsidP="00FA4DD8">
      <w:ins w:id="2033" w:author="Arthur Parmentier" w:date="2020-05-14T16:16:00Z">
        <w:r w:rsidRPr="007C437A">
          <w:t>SEul vs a plusieurs</w:t>
        </w:r>
      </w:ins>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pPr>
        <w:pStyle w:val="Titre2"/>
      </w:pPr>
      <w:bookmarkStart w:id="2034" w:name="_Toc42449839"/>
      <w:r w:rsidRPr="007C437A">
        <w:t>Personal observations during SP practice</w:t>
      </w:r>
      <w:bookmarkEnd w:id="2034"/>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9"/>
      </w:r>
      <w:r w:rsidR="001A2544" w:rsidRPr="007C437A">
        <w:t xml:space="preserve"> </w:t>
      </w:r>
      <w:r w:rsidR="00B4379D" w:rsidRPr="007C437A">
        <w:t xml:space="preserve">and their characteristic </w:t>
      </w:r>
      <w:r w:rsidR="00B4379D" w:rsidRPr="007C437A">
        <w:lastRenderedPageBreak/>
        <w:t>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30"/>
      </w:r>
    </w:p>
    <w:p w:rsidR="00446AB2" w:rsidRPr="007C437A" w:rsidRDefault="00446AB2" w:rsidP="00665749">
      <w:pPr>
        <w:pStyle w:val="Paragraphedeliste"/>
        <w:numPr>
          <w:ilvl w:val="0"/>
          <w:numId w:val="11"/>
        </w:numPr>
      </w:pPr>
      <w:r w:rsidRPr="007C437A">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rsidRPr="007C437A">
        <w:lastRenderedPageBreak/>
        <w:t>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2039" w:author="Arthur Parmentier" w:date="2020-05-14T13:31:00Z"/>
        </w:rPr>
      </w:pPr>
      <w:bookmarkStart w:id="2040" w:name="_Toc40025935"/>
      <w:del w:id="2041"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040"/>
      </w:del>
    </w:p>
    <w:p w:rsidR="00616215" w:rsidRPr="007C437A" w:rsidDel="007776CB" w:rsidRDefault="00616215" w:rsidP="00E6654A">
      <w:pPr>
        <w:rPr>
          <w:del w:id="2042" w:author="Arthur Parmentier" w:date="2020-05-14T13:31:00Z"/>
        </w:rPr>
      </w:pPr>
      <w:del w:id="2043"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2044" w:author="Arthur Parmentier" w:date="2020-05-14T13:31:00Z"/>
        </w:rPr>
      </w:pPr>
      <w:del w:id="2045"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2046" w:author="Arthur Parmentier" w:date="2020-05-14T13:31:00Z"/>
        </w:rPr>
      </w:pPr>
      <w:del w:id="2047" w:author="Arthur Parmentier" w:date="2020-05-14T13:31:00Z">
        <w:r w:rsidRPr="007C437A" w:rsidDel="007776CB">
          <w:delText>Input space</w:delText>
        </w:r>
      </w:del>
    </w:p>
    <w:p w:rsidR="00DE1B67" w:rsidRPr="007C437A" w:rsidDel="007776CB" w:rsidRDefault="00AD2F7B" w:rsidP="00E6654A">
      <w:pPr>
        <w:rPr>
          <w:del w:id="2048" w:author="Arthur Parmentier" w:date="2020-05-14T13:31:00Z"/>
        </w:rPr>
      </w:pPr>
      <w:del w:id="2049"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2050" w:author="Arthur Parmentier" w:date="2020-05-14T13:31:00Z"/>
        </w:rPr>
      </w:pPr>
      <w:del w:id="2051" w:author="Arthur Parmentier" w:date="2020-05-14T13:31:00Z">
        <w:r w:rsidRPr="007C437A" w:rsidDel="007776CB">
          <w:delText>Concepts from artistic disciplines</w:delText>
        </w:r>
      </w:del>
    </w:p>
    <w:p w:rsidR="005A3CBF" w:rsidRPr="007C437A" w:rsidDel="007776CB" w:rsidRDefault="005A3CBF" w:rsidP="00E6654A">
      <w:pPr>
        <w:rPr>
          <w:del w:id="2052" w:author="Arthur Parmentier" w:date="2020-05-14T13:31:00Z"/>
        </w:rPr>
      </w:pPr>
      <w:del w:id="2053" w:author="Arthur Parmentier" w:date="2020-05-14T13:31:00Z">
        <w:r w:rsidRPr="007C437A" w:rsidDel="007776CB">
          <w:delText>Long Tone, minimalism…</w:delText>
        </w:r>
      </w:del>
    </w:p>
    <w:p w:rsidR="0049358D" w:rsidRPr="007C437A" w:rsidDel="007776CB" w:rsidRDefault="005A3CBF" w:rsidP="00E6654A">
      <w:pPr>
        <w:pStyle w:val="Titre4"/>
        <w:rPr>
          <w:del w:id="2054" w:author="Arthur Parmentier" w:date="2020-05-14T13:31:00Z"/>
        </w:rPr>
      </w:pPr>
      <w:del w:id="2055"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2056" w:author="Arthur Parmentier" w:date="2020-05-14T13:31:00Z"/>
        </w:rPr>
      </w:pPr>
      <w:del w:id="2057"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2058" w:author="Arthur Parmentier" w:date="2020-05-14T13:31:00Z"/>
        </w:rPr>
      </w:pPr>
      <w:del w:id="2059"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060" w:author="Arthur Parmentier" w:date="2020-05-14T13:31:00Z"/>
        </w:rPr>
      </w:pPr>
      <w:del w:id="2061"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062" w:author="Arthur Parmentier" w:date="2020-05-14T13:31:00Z"/>
        </w:rPr>
      </w:pPr>
      <w:del w:id="2063" w:author="Arthur Parmentier" w:date="2020-05-14T13:31:00Z">
        <w:r w:rsidRPr="007C437A" w:rsidDel="007776CB">
          <w:delText>…</w:delText>
        </w:r>
      </w:del>
    </w:p>
    <w:p w:rsidR="008833B3" w:rsidRPr="007C437A" w:rsidDel="007776CB" w:rsidRDefault="008833B3" w:rsidP="00061E60">
      <w:pPr>
        <w:pStyle w:val="Titre3"/>
        <w:rPr>
          <w:del w:id="2064" w:author="Arthur Parmentier" w:date="2020-05-14T13:31:00Z"/>
        </w:rPr>
      </w:pPr>
      <w:del w:id="2065"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066" w:author="Arthur Parmentier" w:date="2020-05-14T13:31:00Z"/>
        </w:rPr>
      </w:pPr>
      <w:del w:id="2067" w:author="Arthur Parmentier" w:date="2020-05-14T13:31:00Z">
        <w:r w:rsidRPr="007C437A" w:rsidDel="007776CB">
          <w:delText>Creation of a sign</w:delText>
        </w:r>
      </w:del>
    </w:p>
    <w:p w:rsidR="008833B3" w:rsidRPr="007C437A" w:rsidDel="007776CB" w:rsidRDefault="008833B3" w:rsidP="00E6654A">
      <w:pPr>
        <w:rPr>
          <w:del w:id="2068" w:author="Arthur Parmentier" w:date="2020-05-14T13:31:00Z"/>
        </w:rPr>
      </w:pPr>
      <w:del w:id="2069"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070" w:author="Arthur Parmentier" w:date="2020-05-14T13:31:00Z"/>
        </w:rPr>
      </w:pPr>
      <w:del w:id="2071" w:author="Arthur Parmentier" w:date="2020-05-14T13:31:00Z">
        <w:r w:rsidRPr="007C437A" w:rsidDel="007776CB">
          <w:delText>Creation of a potentiometer</w:delText>
        </w:r>
      </w:del>
    </w:p>
    <w:p w:rsidR="002A0CF5" w:rsidRPr="007C437A" w:rsidDel="007776CB" w:rsidRDefault="002A0CF5" w:rsidP="00E6654A">
      <w:pPr>
        <w:rPr>
          <w:del w:id="2072" w:author="Arthur Parmentier" w:date="2020-05-14T13:31:00Z"/>
        </w:rPr>
      </w:pPr>
      <w:del w:id="2073" w:author="Arthur Parmentier" w:date="2020-05-14T13:31:00Z">
        <w:r w:rsidRPr="007C437A" w:rsidDel="007776CB">
          <w:delText>Volume, tempo…</w:delText>
        </w:r>
      </w:del>
    </w:p>
    <w:p w:rsidR="00B5754F" w:rsidRPr="007C437A" w:rsidDel="007776CB" w:rsidRDefault="00B5754F" w:rsidP="00E6654A">
      <w:pPr>
        <w:pStyle w:val="Titre4"/>
        <w:rPr>
          <w:del w:id="2074" w:author="Arthur Parmentier" w:date="2020-05-14T13:31:00Z"/>
        </w:rPr>
      </w:pPr>
      <w:del w:id="2075" w:author="Arthur Parmentier" w:date="2020-05-14T13:31:00Z">
        <w:r w:rsidRPr="007C437A" w:rsidDel="007776CB">
          <w:delText>Creation of a “pointer” (as identifier)</w:delText>
        </w:r>
      </w:del>
    </w:p>
    <w:p w:rsidR="007A5BBA" w:rsidRPr="007C437A" w:rsidDel="007776CB" w:rsidRDefault="007A5BBA" w:rsidP="00E6654A">
      <w:pPr>
        <w:rPr>
          <w:del w:id="2076" w:author="Arthur Parmentier" w:date="2020-05-14T13:31:00Z"/>
        </w:rPr>
      </w:pPr>
      <w:del w:id="2077" w:author="Arthur Parmentier" w:date="2020-05-14T13:31:00Z">
        <w:r w:rsidRPr="007C437A" w:rsidDel="007776CB">
          <w:delText>PTP, scanning</w:delText>
        </w:r>
      </w:del>
    </w:p>
    <w:p w:rsidR="000E4DCD" w:rsidRPr="007C437A" w:rsidDel="007776CB" w:rsidRDefault="000E4DCD" w:rsidP="00E6654A">
      <w:pPr>
        <w:pStyle w:val="Titre4"/>
        <w:rPr>
          <w:del w:id="2078" w:author="Arthur Parmentier" w:date="2020-05-14T13:31:00Z"/>
        </w:rPr>
      </w:pPr>
      <w:del w:id="2079"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080"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pPr>
        <w:pStyle w:val="Titre2"/>
        <w:rPr>
          <w:ins w:id="2081" w:author="Arthur Parmentier" w:date="2020-06-05T16:28:00Z"/>
        </w:rPr>
      </w:pPr>
      <w:bookmarkStart w:id="2082" w:name="_Toc42449840"/>
      <w:bookmarkStart w:id="2083" w:name="_Toc40025938"/>
      <w:ins w:id="2084" w:author="Arthur Parmentier" w:date="2020-06-06T20:39:00Z">
        <w:r w:rsidRPr="007C437A">
          <w:t>High level structures in the language: the SP grammar</w:t>
        </w:r>
      </w:ins>
      <w:bookmarkEnd w:id="2082"/>
      <w:del w:id="2085" w:author="Arthur Parmentier" w:date="2020-06-06T20:39:00Z">
        <w:r w:rsidR="00BE04C2" w:rsidRPr="007C437A" w:rsidDel="005E6896">
          <w:delText>Structur</w:delText>
        </w:r>
      </w:del>
      <w:del w:id="2086" w:author="Arthur Parmentier" w:date="2020-06-06T20:38:00Z">
        <w:r w:rsidR="00C16C06" w:rsidRPr="007C437A" w:rsidDel="00397A02">
          <w:delText>al</w:delText>
        </w:r>
      </w:del>
      <w:del w:id="2087" w:author="Arthur Parmentier" w:date="2020-06-06T20:39:00Z">
        <w:r w:rsidR="00C16C06" w:rsidRPr="007C437A" w:rsidDel="005E6896">
          <w:delText xml:space="preserve"> concepts</w:delText>
        </w:r>
      </w:del>
      <w:del w:id="2088" w:author="Arthur Parmentier" w:date="2020-06-06T20:38:00Z">
        <w:r w:rsidR="00C16C06" w:rsidRPr="007C437A" w:rsidDel="00397A02">
          <w:delText xml:space="preserve"> (the grammar</w:delText>
        </w:r>
        <w:r w:rsidR="00915B3A" w:rsidRPr="007C437A" w:rsidDel="00397A02">
          <w:delText xml:space="preserve"> of the language</w:delText>
        </w:r>
      </w:del>
      <w:del w:id="2089" w:author="Arthur Parmentier" w:date="2020-06-05T16:27:00Z">
        <w:r w:rsidR="00FC7B7A" w:rsidRPr="007C437A" w:rsidDel="00E814B3">
          <w:delText>, that results in its language</w:delText>
        </w:r>
        <w:r w:rsidR="00C16C06" w:rsidRPr="007C437A" w:rsidDel="00E814B3">
          <w:delText>)</w:delText>
        </w:r>
      </w:del>
      <w:bookmarkEnd w:id="2083"/>
    </w:p>
    <w:p w:rsidR="00E814B3" w:rsidRPr="007C437A" w:rsidRDefault="00E814B3" w:rsidP="00E814B3">
      <w:pPr>
        <w:rPr>
          <w:ins w:id="2090" w:author="Arthur Parmentier" w:date="2020-06-05T16:28:00Z"/>
        </w:rPr>
      </w:pPr>
      <w:ins w:id="2091" w:author="Arthur Parmentier" w:date="2020-06-05T16:28:00Z">
        <w:r w:rsidRPr="007C437A">
          <w:t xml:space="preserve">Like </w:t>
        </w:r>
      </w:ins>
      <w:ins w:id="2092" w:author="Arthur Parmentier" w:date="2020-06-05T16:29:00Z">
        <w:r w:rsidRPr="007C437A">
          <w:t>other languages</w:t>
        </w:r>
      </w:ins>
      <w:ins w:id="2093" w:author="Arthur Parmentier" w:date="2020-06-06T18:49:00Z">
        <w:r w:rsidR="00C76B94" w:rsidRPr="007C437A">
          <w:t xml:space="preserve">, </w:t>
        </w:r>
      </w:ins>
      <w:ins w:id="2094" w:author="Arthur Parmentier" w:date="2020-06-05T16:29:00Z">
        <w:r w:rsidRPr="007C437A">
          <w:t xml:space="preserve">SP has evolved </w:t>
        </w:r>
      </w:ins>
      <w:ins w:id="2095" w:author="Arthur Parmentier" w:date="2020-06-06T18:50:00Z">
        <w:r w:rsidR="00C76B94" w:rsidRPr="007C437A">
          <w:t>with</w:t>
        </w:r>
      </w:ins>
      <w:ins w:id="2096" w:author="Arthur Parmentier" w:date="2020-06-05T16:29:00Z">
        <w:r w:rsidRPr="007C437A">
          <w:t xml:space="preserve"> complex structures</w:t>
        </w:r>
      </w:ins>
      <w:ins w:id="2097" w:author="Arthur Parmentier" w:date="2020-06-05T16:30:00Z">
        <w:r w:rsidRPr="007C437A">
          <w:t xml:space="preserve"> and rules that allow to form sentences, i.e. </w:t>
        </w:r>
      </w:ins>
      <w:ins w:id="2098" w:author="Arthur Parmentier" w:date="2020-06-06T18:50:00Z">
        <w:r w:rsidR="00E30346" w:rsidRPr="007C437A">
          <w:t xml:space="preserve">to form </w:t>
        </w:r>
      </w:ins>
      <w:ins w:id="2099" w:author="Arthur Parmentier" w:date="2020-06-05T16:30:00Z">
        <w:r w:rsidRPr="007C437A">
          <w:t>meaning at a higher level that the signs themselves. Those structures are what define the grammar</w:t>
        </w:r>
      </w:ins>
      <w:ins w:id="2100" w:author="Arthur Parmentier" w:date="2020-06-05T16:31:00Z">
        <w:r w:rsidRPr="007C437A">
          <w:t xml:space="preserve"> of SP</w:t>
        </w:r>
      </w:ins>
      <w:ins w:id="2101" w:author="Arthur Parmentier" w:date="2020-06-06T18:50:00Z">
        <w:r w:rsidR="00C928AB" w:rsidRPr="007C437A">
          <w:t>, which</w:t>
        </w:r>
      </w:ins>
      <w:ins w:id="2102" w:author="Arthur Parmentier" w:date="2020-06-05T16:31:00Z">
        <w:r w:rsidRPr="007C437A">
          <w:t xml:space="preserve"> allow</w:t>
        </w:r>
      </w:ins>
      <w:ins w:id="2103" w:author="Arthur Parmentier" w:date="2020-06-06T18:51:00Z">
        <w:r w:rsidR="0045073A" w:rsidRPr="007C437A">
          <w:t xml:space="preserve"> soundpainters</w:t>
        </w:r>
      </w:ins>
      <w:ins w:id="2104" w:author="Arthur Parmentier" w:date="2020-06-05T16:31:00Z">
        <w:r w:rsidRPr="007C437A">
          <w:t xml:space="preserve"> to communicate by creating temporal sequences of </w:t>
        </w:r>
      </w:ins>
      <w:ins w:id="2105" w:author="Arthur Parmentier" w:date="2020-06-05T16:35:00Z">
        <w:r w:rsidRPr="007C437A">
          <w:t>signs or</w:t>
        </w:r>
      </w:ins>
      <w:ins w:id="2106" w:author="Arthur Parmentier" w:date="2020-06-05T16:34:00Z">
        <w:r w:rsidRPr="007C437A">
          <w:t xml:space="preserve"> combining several signs together.</w:t>
        </w:r>
      </w:ins>
    </w:p>
    <w:p w:rsidR="00E814B3" w:rsidRPr="007C437A" w:rsidRDefault="00E814B3" w:rsidP="00E814B3">
      <w:pPr>
        <w:rPr>
          <w:ins w:id="2107" w:author="Arthur Parmentier" w:date="2020-06-05T16:35:00Z"/>
        </w:rPr>
      </w:pPr>
      <w:ins w:id="2108" w:author="Arthur Parmentier" w:date="2020-06-05T16:35:00Z">
        <w:r w:rsidRPr="007C437A">
          <w:t>At the linguistic level, grammar can be split in two parts: morphology and syntax.</w:t>
        </w:r>
      </w:ins>
    </w:p>
    <w:p w:rsidR="00E814B3" w:rsidRPr="007C437A" w:rsidRDefault="00E814B3">
      <w:pPr>
        <w:pStyle w:val="Titre3"/>
        <w:rPr>
          <w:ins w:id="2109" w:author="Arthur Parmentier" w:date="2020-06-05T16:36:00Z"/>
          <w:rPrChange w:id="2110" w:author="Arthur Parmentier" w:date="2020-06-07T15:27:00Z">
            <w:rPr>
              <w:ins w:id="2111" w:author="Arthur Parmentier" w:date="2020-06-05T16:36:00Z"/>
            </w:rPr>
          </w:rPrChange>
        </w:rPr>
        <w:pPrChange w:id="2112" w:author="Arthur Parmentier" w:date="2020-06-06T20:39:00Z">
          <w:pPr>
            <w:pStyle w:val="Titre4"/>
          </w:pPr>
        </w:pPrChange>
      </w:pPr>
      <w:bookmarkStart w:id="2113" w:name="_Toc42449841"/>
      <w:ins w:id="2114" w:author="Arthur Parmentier" w:date="2020-06-05T16:36:00Z">
        <w:r w:rsidRPr="007C437A">
          <w:rPr>
            <w:rPrChange w:id="2115" w:author="Arthur Parmentier" w:date="2020-06-07T15:27:00Z">
              <w:rPr/>
            </w:rPrChange>
          </w:rPr>
          <w:t xml:space="preserve">Morphology </w:t>
        </w:r>
      </w:ins>
      <w:ins w:id="2116" w:author="Arthur Parmentier" w:date="2020-06-05T16:39:00Z">
        <w:r w:rsidR="00501832" w:rsidRPr="007C437A">
          <w:rPr>
            <w:rPrChange w:id="2117" w:author="Arthur Parmentier" w:date="2020-06-07T15:27:00Z">
              <w:rPr/>
            </w:rPrChange>
          </w:rPr>
          <w:t>in</w:t>
        </w:r>
      </w:ins>
      <w:ins w:id="2118" w:author="Arthur Parmentier" w:date="2020-06-05T16:36:00Z">
        <w:r w:rsidRPr="007C437A">
          <w:rPr>
            <w:rPrChange w:id="2119" w:author="Arthur Parmentier" w:date="2020-06-07T15:27:00Z">
              <w:rPr/>
            </w:rPrChange>
          </w:rPr>
          <w:t xml:space="preserve"> SP</w:t>
        </w:r>
        <w:bookmarkEnd w:id="2113"/>
      </w:ins>
    </w:p>
    <w:p w:rsidR="00E814B3" w:rsidRPr="007C437A" w:rsidRDefault="00501832" w:rsidP="00E814B3">
      <w:pPr>
        <w:rPr>
          <w:ins w:id="2120" w:author="Arthur Parmentier" w:date="2020-06-05T16:39:00Z"/>
        </w:rPr>
      </w:pPr>
      <w:ins w:id="2121" w:author="Arthur Parmentier" w:date="2020-06-05T16:38:00Z">
        <w:r w:rsidRPr="007C437A">
          <w:t>As defined in written and oral languages, m</w:t>
        </w:r>
      </w:ins>
      <w:ins w:id="2122" w:author="Arthur Parmentier" w:date="2020-06-05T16:37:00Z">
        <w:r w:rsidR="00E814B3" w:rsidRPr="007C437A">
          <w:t xml:space="preserve">orphology has to do with the </w:t>
        </w:r>
        <w:r w:rsidR="00E814B3" w:rsidRPr="007C437A">
          <w:rPr>
            <w:rStyle w:val="lev"/>
            <w:b w:val="0"/>
            <w:bCs w:val="0"/>
            <w:rPrChange w:id="2123" w:author="Arthur Parmentier" w:date="2020-06-07T15:27:00Z">
              <w:rPr>
                <w:rStyle w:val="lev"/>
              </w:rPr>
            </w:rPrChange>
          </w:rPr>
          <w:t>internal</w:t>
        </w:r>
        <w:r w:rsidR="00E814B3" w:rsidRPr="007C437A">
          <w:t xml:space="preserve"> economy of words. </w:t>
        </w:r>
      </w:ins>
      <w:ins w:id="2124" w:author="Arthur Parmentier" w:date="2020-06-05T16:38:00Z">
        <w:r w:rsidRPr="007C437A">
          <w:t>In English, a</w:t>
        </w:r>
      </w:ins>
      <w:ins w:id="2125"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126" w:author="Arthur Parmentier" w:date="2020-06-05T16:38:00Z">
        <w:r w:rsidRPr="007C437A">
          <w:t>.</w:t>
        </w:r>
      </w:ins>
    </w:p>
    <w:p w:rsidR="00C30769" w:rsidRPr="007C437A" w:rsidRDefault="00501832" w:rsidP="00E814B3">
      <w:pPr>
        <w:rPr>
          <w:ins w:id="2127" w:author="Arthur Parmentier" w:date="2020-06-06T18:57:00Z"/>
        </w:rPr>
      </w:pPr>
      <w:ins w:id="2128" w:author="Arthur Parmentier" w:date="2020-06-05T16:39:00Z">
        <w:r w:rsidRPr="007C437A">
          <w:t xml:space="preserve">In </w:t>
        </w:r>
      </w:ins>
      <w:ins w:id="2129" w:author="Arthur Parmentier" w:date="2020-06-05T16:40:00Z">
        <w:r w:rsidRPr="007C437A">
          <w:t>sign languages in general, there are a variety of morphological</w:t>
        </w:r>
      </w:ins>
      <w:ins w:id="2130" w:author="Arthur Parmentier" w:date="2020-06-05T16:42:00Z">
        <w:r w:rsidRPr="007C437A">
          <w:t xml:space="preserve"> systems and rules</w:t>
        </w:r>
      </w:ins>
      <w:ins w:id="2131" w:author="Arthur Parmentier" w:date="2020-06-05T16:54:00Z">
        <w:r w:rsidR="007C61CD" w:rsidRPr="007C437A">
          <w:rPr>
            <w:rStyle w:val="Appelnotedebasdep"/>
          </w:rPr>
          <w:footnoteReference w:id="31"/>
        </w:r>
      </w:ins>
      <w:ins w:id="2136" w:author="Arthur Parmentier" w:date="2020-06-06T18:52:00Z">
        <w:r w:rsidR="00476F68" w:rsidRPr="007C437A">
          <w:t xml:space="preserve"> that </w:t>
        </w:r>
      </w:ins>
      <w:ins w:id="2137" w:author="Arthur Parmentier" w:date="2020-06-06T18:55:00Z">
        <w:r w:rsidR="00F701F6" w:rsidRPr="007C437A">
          <w:t>assemble basic signs (the equivalent or morphemes) in more complex</w:t>
        </w:r>
      </w:ins>
      <w:ins w:id="2138" w:author="Arthur Parmentier" w:date="2020-06-06T18:56:00Z">
        <w:r w:rsidR="00F701F6" w:rsidRPr="007C437A">
          <w:t xml:space="preserve"> ones (the equivalent of the words)</w:t>
        </w:r>
      </w:ins>
      <w:ins w:id="2139" w:author="Arthur Parmentier" w:date="2020-06-05T16:42:00Z">
        <w:r w:rsidRPr="007C437A">
          <w:t xml:space="preserve">. </w:t>
        </w:r>
      </w:ins>
      <w:ins w:id="2140" w:author="Arthur Parmentier" w:date="2020-06-05T16:43:00Z">
        <w:r w:rsidRPr="007C437A">
          <w:t xml:space="preserve">Consider for instance the sign for “falling” in </w:t>
        </w:r>
      </w:ins>
      <w:ins w:id="2141" w:author="Arthur Parmentier" w:date="2020-06-05T16:44:00Z">
        <w:r w:rsidRPr="007C437A">
          <w:t>French sign language</w:t>
        </w:r>
        <w:r w:rsidRPr="007C437A">
          <w:rPr>
            <w:rStyle w:val="Appelnotedebasdep"/>
          </w:rPr>
          <w:footnoteReference w:id="32"/>
        </w:r>
        <w:r w:rsidRPr="007C437A">
          <w:t>:</w:t>
        </w:r>
        <w:r w:rsidR="00585D0B" w:rsidRPr="007C437A">
          <w:t xml:space="preserve"> starting </w:t>
        </w:r>
      </w:ins>
      <w:ins w:id="2144" w:author="Arthur Parmentier" w:date="2020-06-05T16:45:00Z">
        <w:r w:rsidR="00585D0B" w:rsidRPr="007C437A">
          <w:t xml:space="preserve">from the icon of a person with one hand and the icon of the ground with the other hand, the movement of both hands represents the </w:t>
        </w:r>
      </w:ins>
      <w:ins w:id="2145" w:author="Arthur Parmentier" w:date="2020-06-05T16:46:00Z">
        <w:r w:rsidR="00585D0B" w:rsidRPr="007C437A">
          <w:t xml:space="preserve">movement that a person would have when falling on the ground. We can interpret this sign as a morphological construction </w:t>
        </w:r>
      </w:ins>
      <w:ins w:id="2146" w:author="Arthur Parmentier" w:date="2020-06-05T16:50:00Z">
        <w:r w:rsidR="007C61CD" w:rsidRPr="007C437A">
          <w:t>from the morphemes “</w:t>
        </w:r>
      </w:ins>
      <w:ins w:id="2147" w:author="Arthur Parmentier" w:date="2020-06-05T16:51:00Z">
        <w:r w:rsidR="007C61CD" w:rsidRPr="007C437A">
          <w:t>agent</w:t>
        </w:r>
      </w:ins>
      <w:ins w:id="2148" w:author="Arthur Parmentier" w:date="2020-06-05T16:50:00Z">
        <w:r w:rsidR="007C61CD" w:rsidRPr="007C437A">
          <w:t>”</w:t>
        </w:r>
      </w:ins>
      <w:ins w:id="2149" w:author="Arthur Parmentier" w:date="2020-06-05T16:51:00Z">
        <w:r w:rsidR="007C61CD" w:rsidRPr="007C437A">
          <w:t xml:space="preserve"> (person)</w:t>
        </w:r>
      </w:ins>
      <w:ins w:id="2150" w:author="Arthur Parmentier" w:date="2020-06-05T16:50:00Z">
        <w:r w:rsidR="007C61CD" w:rsidRPr="007C437A">
          <w:t xml:space="preserve"> and “ground”.</w:t>
        </w:r>
      </w:ins>
      <w:ins w:id="2151" w:author="Arthur Parmentier" w:date="2020-06-05T16:51:00Z">
        <w:r w:rsidR="007C61CD" w:rsidRPr="007C437A">
          <w:t xml:space="preserve"> Because of the relatively young age of several sign language, there morpho</w:t>
        </w:r>
      </w:ins>
      <w:ins w:id="2152" w:author="Arthur Parmentier" w:date="2020-06-05T16:52:00Z">
        <w:r w:rsidR="007C61CD" w:rsidRPr="007C437A">
          <w:t>logy is not always clear</w:t>
        </w:r>
      </w:ins>
      <w:ins w:id="2153" w:author="Arthur Parmentier" w:date="2020-06-05T16:53:00Z">
        <w:r w:rsidR="007C61CD" w:rsidRPr="007C437A">
          <w:t xml:space="preserve"> and shared among all speakers of the language.</w:t>
        </w:r>
        <w:r w:rsidR="007C61CD" w:rsidRPr="007C437A">
          <w:rPr>
            <w:rStyle w:val="Appelnotedebasdep"/>
          </w:rPr>
          <w:footnoteReference w:id="33"/>
        </w:r>
      </w:ins>
    </w:p>
    <w:p w:rsidR="007D784E" w:rsidRPr="007C437A" w:rsidRDefault="00C30769" w:rsidP="00E814B3">
      <w:pPr>
        <w:rPr>
          <w:ins w:id="2159" w:author="Arthur Parmentier" w:date="2020-06-05T17:03:00Z"/>
        </w:rPr>
      </w:pPr>
      <w:ins w:id="2160" w:author="Arthur Parmentier" w:date="2020-06-06T18:57:00Z">
        <w:r w:rsidRPr="007C437A">
          <w:t>I</w:t>
        </w:r>
      </w:ins>
      <w:ins w:id="2161" w:author="Arthur Parmentier" w:date="2020-06-05T16:55:00Z">
        <w:r w:rsidR="007D784E" w:rsidRPr="007C437A">
          <w:t xml:space="preserve">n SP, </w:t>
        </w:r>
      </w:ins>
      <w:ins w:id="2162" w:author="Arthur Parmentier" w:date="2020-06-06T18:57:00Z">
        <w:r w:rsidRPr="007C437A">
          <w:t>we can also observe</w:t>
        </w:r>
      </w:ins>
      <w:ins w:id="2163" w:author="Arthur Parmentier" w:date="2020-06-05T16:55:00Z">
        <w:r w:rsidR="007D784E" w:rsidRPr="007C437A">
          <w:t xml:space="preserve"> several morphological constructions that </w:t>
        </w:r>
      </w:ins>
      <w:ins w:id="2164" w:author="Arthur Parmentier" w:date="2020-06-06T18:58:00Z">
        <w:r w:rsidRPr="007C437A">
          <w:t>historically explain particular formations of new signs</w:t>
        </w:r>
      </w:ins>
      <w:ins w:id="2165" w:author="Arthur Parmentier" w:date="2020-06-05T16:56:00Z">
        <w:r w:rsidR="007D784E" w:rsidRPr="007C437A">
          <w:t xml:space="preserve">. </w:t>
        </w:r>
      </w:ins>
      <w:ins w:id="2166" w:author="Arthur Parmentier" w:date="2020-06-05T17:00:00Z">
        <w:r w:rsidR="00B6139A" w:rsidRPr="007C437A">
          <w:t>A controverted example in the SP community is the “chan</w:t>
        </w:r>
      </w:ins>
      <w:ins w:id="2167" w:author="Arthur Parmentier" w:date="2020-06-05T17:01:00Z">
        <w:r w:rsidR="00B6139A" w:rsidRPr="007C437A">
          <w:t xml:space="preserve">ge now” sign that </w:t>
        </w:r>
      </w:ins>
      <w:ins w:id="2168" w:author="Arthur Parmentier" w:date="2020-06-05T17:02:00Z">
        <w:r w:rsidR="00B6139A" w:rsidRPr="007C437A">
          <w:t>is</w:t>
        </w:r>
      </w:ins>
      <w:ins w:id="2169" w:author="Arthur Parmentier" w:date="2020-06-05T17:01:00Z">
        <w:r w:rsidR="00B6139A" w:rsidRPr="007C437A">
          <w:t xml:space="preserve"> a morphological construction from the </w:t>
        </w:r>
      </w:ins>
      <w:ins w:id="2170" w:author="Arthur Parmentier" w:date="2020-06-06T19:00:00Z">
        <w:r w:rsidR="00B44471" w:rsidRPr="007C437A">
          <w:t>morpheme</w:t>
        </w:r>
      </w:ins>
      <w:ins w:id="2171" w:author="Arthur Parmentier" w:date="2020-06-05T17:01:00Z">
        <w:r w:rsidR="00B6139A" w:rsidRPr="007C437A">
          <w:t xml:space="preserve"> “</w:t>
        </w:r>
      </w:ins>
      <w:ins w:id="2172" w:author="Arthur Parmentier" w:date="2020-06-05T17:02:00Z">
        <w:r w:rsidR="00B6139A" w:rsidRPr="007C437A">
          <w:t>change” and the</w:t>
        </w:r>
      </w:ins>
      <w:ins w:id="2173" w:author="Arthur Parmentier" w:date="2020-06-06T19:00:00Z">
        <w:r w:rsidR="00B44471" w:rsidRPr="007C437A">
          <w:t xml:space="preserve"> morpheme</w:t>
        </w:r>
      </w:ins>
      <w:ins w:id="2174" w:author="Arthur Parmentier" w:date="2020-06-05T17:02:00Z">
        <w:r w:rsidR="00B6139A" w:rsidRPr="007C437A">
          <w:t xml:space="preserve"> “hit”, borrowing the hand pose from the first and the movement of the hand from the latter one, creating a </w:t>
        </w:r>
      </w:ins>
      <w:ins w:id="2175" w:author="Arthur Parmentier" w:date="2020-06-05T17:03:00Z">
        <w:r w:rsidR="00B6139A" w:rsidRPr="007C437A">
          <w:t xml:space="preserve">new sign </w:t>
        </w:r>
      </w:ins>
      <w:ins w:id="2176" w:author="Arthur Parmentier" w:date="2020-06-06T19:00:00Z">
        <w:r w:rsidR="00B44471" w:rsidRPr="007C437A">
          <w:t>that could be named</w:t>
        </w:r>
      </w:ins>
      <w:ins w:id="2177" w:author="Arthur Parmentier" w:date="2020-06-05T17:03:00Z">
        <w:r w:rsidR="00B6139A" w:rsidRPr="007C437A">
          <w:t xml:space="preserve"> “change now” (or “change hit”).</w:t>
        </w:r>
      </w:ins>
      <w:ins w:id="2178" w:author="Arthur Parmentier" w:date="2020-06-06T19:01:00Z">
        <w:r w:rsidR="00A83B49" w:rsidRPr="007C437A">
          <w:t xml:space="preserve"> It is also possible to think of the sign “glissando” as an </w:t>
        </w:r>
        <w:r w:rsidR="00A83B49" w:rsidRPr="007C437A">
          <w:lastRenderedPageBreak/>
          <w:t>extension of the morpheme “long tone” to</w:t>
        </w:r>
      </w:ins>
      <w:ins w:id="2179"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180" w:author="Arthur Parmentier" w:date="2020-06-05T16:36:00Z"/>
          <w:rPrChange w:id="2181" w:author="Arthur Parmentier" w:date="2020-06-07T15:27:00Z">
            <w:rPr>
              <w:ins w:id="2182" w:author="Arthur Parmentier" w:date="2020-06-05T16:36:00Z"/>
            </w:rPr>
          </w:rPrChange>
        </w:rPr>
        <w:pPrChange w:id="2183" w:author="Arthur Parmentier" w:date="2020-06-05T16:36:00Z">
          <w:pPr>
            <w:pStyle w:val="Titre4"/>
          </w:pPr>
        </w:pPrChange>
      </w:pPr>
      <w:ins w:id="2184" w:author="Arthur Parmentier" w:date="2020-06-05T17:03:00Z">
        <w:r w:rsidRPr="007C437A">
          <w:rPr>
            <w:rPrChange w:id="2185" w:author="Arthur Parmentier" w:date="2020-06-07T15:27:00Z">
              <w:rPr/>
            </w:rPrChange>
          </w:rPr>
          <w:t>These examples are raised</w:t>
        </w:r>
      </w:ins>
      <w:ins w:id="2186" w:author="Arthur Parmentier" w:date="2020-06-06T19:03:00Z">
        <w:r w:rsidR="00201997" w:rsidRPr="007C437A">
          <w:rPr>
            <w:rPrChange w:id="2187" w:author="Arthur Parmentier" w:date="2020-06-07T15:27:00Z">
              <w:rPr/>
            </w:rPrChange>
          </w:rPr>
          <w:t xml:space="preserve"> in this report</w:t>
        </w:r>
      </w:ins>
      <w:ins w:id="2188" w:author="Arthur Parmentier" w:date="2020-06-05T17:03:00Z">
        <w:r w:rsidRPr="007C437A">
          <w:rPr>
            <w:rPrChange w:id="2189" w:author="Arthur Parmentier" w:date="2020-06-07T15:27:00Z">
              <w:rPr/>
            </w:rPrChange>
          </w:rPr>
          <w:t xml:space="preserve"> </w:t>
        </w:r>
      </w:ins>
      <w:ins w:id="2190" w:author="Arthur Parmentier" w:date="2020-06-05T17:04:00Z">
        <w:r w:rsidRPr="007C437A">
          <w:rPr>
            <w:rPrChange w:id="2191"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192" w:author="Arthur Parmentier" w:date="2020-06-05T18:58:00Z"/>
          <w:rPrChange w:id="2193" w:author="Arthur Parmentier" w:date="2020-06-07T15:27:00Z">
            <w:rPr>
              <w:ins w:id="2194" w:author="Arthur Parmentier" w:date="2020-06-05T18:58:00Z"/>
            </w:rPr>
          </w:rPrChange>
        </w:rPr>
        <w:pPrChange w:id="2195" w:author="Arthur Parmentier" w:date="2020-06-06T20:39:00Z">
          <w:pPr>
            <w:pStyle w:val="Titre4"/>
          </w:pPr>
        </w:pPrChange>
      </w:pPr>
      <w:bookmarkStart w:id="2196" w:name="_Toc42449842"/>
      <w:ins w:id="2197" w:author="Arthur Parmentier" w:date="2020-06-05T16:36:00Z">
        <w:r w:rsidRPr="007C437A">
          <w:rPr>
            <w:rPrChange w:id="2198" w:author="Arthur Parmentier" w:date="2020-06-07T15:27:00Z">
              <w:rPr/>
            </w:rPrChange>
          </w:rPr>
          <w:t xml:space="preserve">Syntax </w:t>
        </w:r>
      </w:ins>
      <w:ins w:id="2199" w:author="Arthur Parmentier" w:date="2020-06-05T16:39:00Z">
        <w:r w:rsidR="00501832" w:rsidRPr="007C437A">
          <w:rPr>
            <w:rPrChange w:id="2200" w:author="Arthur Parmentier" w:date="2020-06-07T15:27:00Z">
              <w:rPr/>
            </w:rPrChange>
          </w:rPr>
          <w:t>in</w:t>
        </w:r>
      </w:ins>
      <w:ins w:id="2201" w:author="Arthur Parmentier" w:date="2020-06-05T16:36:00Z">
        <w:r w:rsidRPr="007C437A">
          <w:rPr>
            <w:rPrChange w:id="2202" w:author="Arthur Parmentier" w:date="2020-06-07T15:27:00Z">
              <w:rPr/>
            </w:rPrChange>
          </w:rPr>
          <w:t xml:space="preserve"> SP</w:t>
        </w:r>
      </w:ins>
      <w:bookmarkEnd w:id="2196"/>
    </w:p>
    <w:p w:rsidR="00EB42AE" w:rsidRPr="007C437A" w:rsidRDefault="00EB42AE">
      <w:pPr>
        <w:pStyle w:val="Titre4"/>
        <w:rPr>
          <w:ins w:id="2203" w:author="Arthur Parmentier" w:date="2020-06-05T16:35:00Z"/>
          <w:rPrChange w:id="2204" w:author="Arthur Parmentier" w:date="2020-06-07T15:27:00Z">
            <w:rPr>
              <w:ins w:id="2205" w:author="Arthur Parmentier" w:date="2020-06-05T16:35:00Z"/>
            </w:rPr>
          </w:rPrChange>
        </w:rPr>
        <w:pPrChange w:id="2206" w:author="Arthur Parmentier" w:date="2020-06-06T20:39:00Z">
          <w:pPr/>
        </w:pPrChange>
      </w:pPr>
      <w:ins w:id="2207" w:author="Arthur Parmentier" w:date="2020-06-05T18:58:00Z">
        <w:r w:rsidRPr="007C437A">
          <w:rPr>
            <w:rPrChange w:id="2208" w:author="Arthur Parmentier" w:date="2020-06-07T15:27:00Z">
              <w:rPr/>
            </w:rPrChange>
          </w:rPr>
          <w:t>The way SP syntax is usually</w:t>
        </w:r>
      </w:ins>
      <w:ins w:id="2209" w:author="Arthur Parmentier" w:date="2020-06-06T19:03:00Z">
        <w:r w:rsidR="007D41A1" w:rsidRPr="007C437A">
          <w:rPr>
            <w:rPrChange w:id="2210" w:author="Arthur Parmentier" w:date="2020-06-07T15:27:00Z">
              <w:rPr/>
            </w:rPrChange>
          </w:rPr>
          <w:t xml:space="preserve"> (historically?)</w:t>
        </w:r>
      </w:ins>
      <w:ins w:id="2211" w:author="Arthur Parmentier" w:date="2020-06-05T18:58:00Z">
        <w:r w:rsidRPr="007C437A">
          <w:rPr>
            <w:rPrChange w:id="2212" w:author="Arthur Parmentier" w:date="2020-06-07T15:27:00Z">
              <w:rPr/>
            </w:rPrChange>
          </w:rPr>
          <w:t xml:space="preserve"> presented</w:t>
        </w:r>
      </w:ins>
    </w:p>
    <w:p w:rsidR="00E814B3" w:rsidRPr="007C437A" w:rsidRDefault="00B40A17" w:rsidP="00E814B3">
      <w:pPr>
        <w:rPr>
          <w:ins w:id="2213" w:author="Arthur Parmentier" w:date="2020-06-05T17:09:00Z"/>
        </w:rPr>
      </w:pPr>
      <w:ins w:id="2214" w:author="Arthur Parmentier" w:date="2020-06-06T19:04:00Z">
        <w:r w:rsidRPr="007C437A">
          <w:t>In addition</w:t>
        </w:r>
      </w:ins>
      <w:ins w:id="2215" w:author="Arthur Parmentier" w:date="2020-06-05T17:07:00Z">
        <w:r w:rsidR="00F941D4" w:rsidRPr="007C437A">
          <w:t xml:space="preserve"> to morphology, syntax is </w:t>
        </w:r>
      </w:ins>
      <w:ins w:id="2216" w:author="Arthur Parmentier" w:date="2020-06-06T19:04:00Z">
        <w:r w:rsidR="00F2032B" w:rsidRPr="007C437A">
          <w:t>the second</w:t>
        </w:r>
      </w:ins>
      <w:ins w:id="2217"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218" w:author="Arthur Parmentier" w:date="2020-06-05T16:28:00Z"/>
        </w:rPr>
      </w:pPr>
      <w:ins w:id="2219" w:author="Arthur Parmentier" w:date="2020-06-05T17:09:00Z">
        <w:r w:rsidRPr="007C437A">
          <w:t>Historically, syntax in SP started to be discu</w:t>
        </w:r>
      </w:ins>
      <w:ins w:id="2220" w:author="Arthur Parmentier" w:date="2020-06-05T17:10:00Z">
        <w:r w:rsidRPr="007C437A">
          <w:t>ssed in the 90’s, long after its basic rules were already internalized and used by Walter himself and the other few soundpainters that had learned the langu</w:t>
        </w:r>
      </w:ins>
      <w:ins w:id="2221" w:author="Arthur Parmentier" w:date="2020-06-05T17:11:00Z">
        <w:r w:rsidRPr="007C437A">
          <w:t>age</w:t>
        </w:r>
      </w:ins>
      <w:ins w:id="2222"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34"/>
        </w:r>
      </w:ins>
    </w:p>
    <w:p w:rsidR="00FE0C03" w:rsidRPr="007C437A" w:rsidRDefault="00FE0C03" w:rsidP="00FE0C03">
      <w:pPr>
        <w:rPr>
          <w:ins w:id="2224" w:author="Arthur Parmentier" w:date="2020-06-05T17:15:00Z"/>
        </w:rPr>
      </w:pPr>
      <w:ins w:id="2225" w:author="Arthur Parmentier" w:date="2020-06-05T17:12:00Z">
        <w:r w:rsidRPr="007C437A">
          <w:t>In his SP workbook</w:t>
        </w:r>
      </w:ins>
      <w:ins w:id="2226" w:author="Arthur Parmentier" w:date="2020-06-05T17:13:00Z">
        <w:r w:rsidRPr="007C437A">
          <w:t xml:space="preserve"> 2</w:t>
        </w:r>
      </w:ins>
      <w:ins w:id="2227" w:author="Arthur Parmentier" w:date="2020-06-05T17:14:00Z">
        <w:r w:rsidRPr="007C437A">
          <w:t xml:space="preserve"> as well as on his website</w:t>
        </w:r>
        <w:r w:rsidRPr="007C437A">
          <w:rPr>
            <w:rStyle w:val="Appelnotedebasdep"/>
          </w:rPr>
          <w:footnoteReference w:id="35"/>
        </w:r>
      </w:ins>
      <w:ins w:id="2229" w:author="Arthur Parmentier" w:date="2020-06-05T17:12:00Z">
        <w:r w:rsidRPr="007C437A">
          <w:t>, Walter</w:t>
        </w:r>
      </w:ins>
      <w:ins w:id="2230" w:author="Arthur Parmentier" w:date="2020-06-05T17:13:00Z">
        <w:r w:rsidRPr="007C437A">
          <w:t xml:space="preserve"> presents the “structure of SP” in the following terms:</w:t>
        </w:r>
      </w:ins>
      <w:ins w:id="2231" w:author="Arthur Parmentier" w:date="2020-06-05T17:15:00Z">
        <w:r w:rsidRPr="007C437A">
          <w:t xml:space="preserve"> </w:t>
        </w:r>
      </w:ins>
    </w:p>
    <w:p w:rsidR="00FE0C03" w:rsidRPr="007C437A" w:rsidRDefault="00FE0C03">
      <w:pPr>
        <w:pStyle w:val="Citation"/>
        <w:rPr>
          <w:ins w:id="2232" w:author="Arthur Parmentier" w:date="2020-06-05T17:15:00Z"/>
          <w:rPrChange w:id="2233" w:author="Arthur Parmentier" w:date="2020-06-07T15:27:00Z">
            <w:rPr>
              <w:ins w:id="2234" w:author="Arthur Parmentier" w:date="2020-06-05T17:15:00Z"/>
            </w:rPr>
          </w:rPrChange>
        </w:rPr>
        <w:pPrChange w:id="2235" w:author="Arthur Parmentier" w:date="2020-06-05T17:15:00Z">
          <w:pPr/>
        </w:pPrChange>
      </w:pPr>
      <w:ins w:id="2236" w:author="Arthur Parmentier" w:date="2020-06-05T17:15:00Z">
        <w:r w:rsidRPr="007C437A">
          <w:rPr>
            <w:rPrChange w:id="2237" w:author="Arthur Parmentier" w:date="2020-06-07T15:27:00Z">
              <w:rPr/>
            </w:rPrChange>
          </w:rPr>
          <w:t>“The Soundpainting gestures are grouped in two basic categories: Sculpting gestures and Function signals.</w:t>
        </w:r>
      </w:ins>
    </w:p>
    <w:p w:rsidR="00FE0C03" w:rsidRPr="007C437A" w:rsidRDefault="00FE0C03">
      <w:pPr>
        <w:pStyle w:val="Citation"/>
        <w:rPr>
          <w:ins w:id="2238" w:author="Arthur Parmentier" w:date="2020-06-05T17:15:00Z"/>
          <w:rPrChange w:id="2239" w:author="Arthur Parmentier" w:date="2020-06-07T15:27:00Z">
            <w:rPr>
              <w:ins w:id="2240" w:author="Arthur Parmentier" w:date="2020-06-05T17:15:00Z"/>
            </w:rPr>
          </w:rPrChange>
        </w:rPr>
        <w:pPrChange w:id="2241" w:author="Arthur Parmentier" w:date="2020-06-05T17:15:00Z">
          <w:pPr/>
        </w:pPrChange>
      </w:pPr>
      <w:ins w:id="2242" w:author="Arthur Parmentier" w:date="2020-06-05T17:15:00Z">
        <w:r w:rsidRPr="007C437A">
          <w:rPr>
            <w:rPrChange w:id="2243" w:author="Arthur Parmentier" w:date="2020-06-07T15:27:00Z">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244" w:author="Arthur Parmentier" w:date="2020-06-05T17:15:00Z"/>
          <w:rPrChange w:id="2245" w:author="Arthur Parmentier" w:date="2020-06-07T15:27:00Z">
            <w:rPr>
              <w:ins w:id="2246" w:author="Arthur Parmentier" w:date="2020-06-05T17:15:00Z"/>
            </w:rPr>
          </w:rPrChange>
        </w:rPr>
        <w:pPrChange w:id="2247" w:author="Arthur Parmentier" w:date="2020-06-05T17:15:00Z">
          <w:pPr/>
        </w:pPrChange>
      </w:pPr>
      <w:ins w:id="2248" w:author="Arthur Parmentier" w:date="2020-06-05T17:15:00Z">
        <w:r w:rsidRPr="007C437A">
          <w:rPr>
            <w:rPrChange w:id="2249" w:author="Arthur Parmentier" w:date="2020-06-07T15:27:00Z">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250" w:author="Arthur Parmentier" w:date="2020-06-05T17:15:00Z"/>
          <w:rPrChange w:id="2251" w:author="Arthur Parmentier" w:date="2020-06-07T15:27:00Z">
            <w:rPr>
              <w:ins w:id="2252" w:author="Arthur Parmentier" w:date="2020-06-05T17:15:00Z"/>
            </w:rPr>
          </w:rPrChange>
        </w:rPr>
        <w:pPrChange w:id="2253" w:author="Arthur Parmentier" w:date="2020-06-05T17:15:00Z">
          <w:pPr/>
        </w:pPrChange>
      </w:pPr>
      <w:ins w:id="2254" w:author="Arthur Parmentier" w:date="2020-06-05T17:15:00Z">
        <w:r w:rsidRPr="007C437A">
          <w:rPr>
            <w:rPrChange w:id="2255" w:author="Arthur Parmentier" w:date="2020-06-07T15:27:00Z">
              <w:rPr/>
            </w:rPrChange>
          </w:rPr>
          <w:t>1 – Identifiers are in the Function category and are Who gestures such as Whole Group, Woodwinds, Brass, Group 1, Rest of the Group, etc.</w:t>
        </w:r>
      </w:ins>
    </w:p>
    <w:p w:rsidR="00FE0C03" w:rsidRPr="007C437A" w:rsidRDefault="00FE0C03">
      <w:pPr>
        <w:pStyle w:val="Citation"/>
        <w:rPr>
          <w:ins w:id="2256" w:author="Arthur Parmentier" w:date="2020-06-05T17:15:00Z"/>
          <w:rPrChange w:id="2257" w:author="Arthur Parmentier" w:date="2020-06-07T15:27:00Z">
            <w:rPr>
              <w:ins w:id="2258" w:author="Arthur Parmentier" w:date="2020-06-05T17:15:00Z"/>
            </w:rPr>
          </w:rPrChange>
        </w:rPr>
        <w:pPrChange w:id="2259" w:author="Arthur Parmentier" w:date="2020-06-05T17:15:00Z">
          <w:pPr/>
        </w:pPrChange>
      </w:pPr>
      <w:ins w:id="2260" w:author="Arthur Parmentier" w:date="2020-06-05T17:15:00Z">
        <w:r w:rsidRPr="007C437A">
          <w:rPr>
            <w:rPrChange w:id="2261" w:author="Arthur Parmentier" w:date="2020-06-07T15:27:00Z">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262" w:author="Arthur Parmentier" w:date="2020-06-05T17:15:00Z"/>
          <w:rPrChange w:id="2263" w:author="Arthur Parmentier" w:date="2020-06-07T15:27:00Z">
            <w:rPr>
              <w:ins w:id="2264" w:author="Arthur Parmentier" w:date="2020-06-05T17:15:00Z"/>
            </w:rPr>
          </w:rPrChange>
        </w:rPr>
        <w:pPrChange w:id="2265" w:author="Arthur Parmentier" w:date="2020-06-05T17:15:00Z">
          <w:pPr/>
        </w:pPrChange>
      </w:pPr>
      <w:ins w:id="2266" w:author="Arthur Parmentier" w:date="2020-06-05T17:15:00Z">
        <w:r w:rsidRPr="007C437A">
          <w:rPr>
            <w:rPrChange w:id="2267" w:author="Arthur Parmentier" w:date="2020-06-07T15:27:00Z">
              <w:rPr/>
            </w:rPrChange>
          </w:rPr>
          <w:lastRenderedPageBreak/>
          <w:t>3 – Modifiers are in the Sculpting category and are How gestures such as Volume Fader and Tempo Fader.</w:t>
        </w:r>
      </w:ins>
    </w:p>
    <w:p w:rsidR="00FE0C03" w:rsidRPr="007C437A" w:rsidRDefault="00FE0C03">
      <w:pPr>
        <w:pStyle w:val="Citation"/>
        <w:rPr>
          <w:ins w:id="2268" w:author="Arthur Parmentier" w:date="2020-06-05T17:15:00Z"/>
          <w:rPrChange w:id="2269" w:author="Arthur Parmentier" w:date="2020-06-07T15:27:00Z">
            <w:rPr>
              <w:ins w:id="2270" w:author="Arthur Parmentier" w:date="2020-06-05T17:15:00Z"/>
            </w:rPr>
          </w:rPrChange>
        </w:rPr>
        <w:pPrChange w:id="2271" w:author="Arthur Parmentier" w:date="2020-06-05T17:15:00Z">
          <w:pPr/>
        </w:pPrChange>
      </w:pPr>
      <w:ins w:id="2272" w:author="Arthur Parmentier" w:date="2020-06-05T17:15:00Z">
        <w:r w:rsidRPr="007C437A">
          <w:rPr>
            <w:rPrChange w:id="2273" w:author="Arthur Parmentier" w:date="2020-06-07T15:27:00Z">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274" w:author="Arthur Parmentier" w:date="2020-06-05T17:15:00Z"/>
          <w:rPrChange w:id="2275" w:author="Arthur Parmentier" w:date="2020-06-07T15:27:00Z">
            <w:rPr>
              <w:ins w:id="2276" w:author="Arthur Parmentier" w:date="2020-06-05T17:15:00Z"/>
            </w:rPr>
          </w:rPrChange>
        </w:rPr>
        <w:pPrChange w:id="2277" w:author="Arthur Parmentier" w:date="2020-06-05T17:15:00Z">
          <w:pPr/>
        </w:pPrChange>
      </w:pPr>
      <w:ins w:id="2278" w:author="Arthur Parmentier" w:date="2020-06-05T17:15:00Z">
        <w:r w:rsidRPr="007C437A">
          <w:rPr>
            <w:rPrChange w:id="2279" w:author="Arthur Parmentier" w:date="2020-06-07T15:27:00Z">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2280" w:author="Arthur Parmentier" w:date="2020-06-05T17:13:00Z"/>
          <w:rPrChange w:id="2281" w:author="Arthur Parmentier" w:date="2020-06-07T15:27:00Z">
            <w:rPr>
              <w:ins w:id="2282" w:author="Arthur Parmentier" w:date="2020-06-05T17:13:00Z"/>
            </w:rPr>
          </w:rPrChange>
        </w:rPr>
        <w:pPrChange w:id="2283" w:author="Arthur Parmentier" w:date="2020-06-05T17:15:00Z">
          <w:pPr/>
        </w:pPrChange>
      </w:pPr>
      <w:ins w:id="2284" w:author="Arthur Parmentier" w:date="2020-06-05T17:15:00Z">
        <w:r w:rsidRPr="007C437A">
          <w:rPr>
            <w:rPrChange w:id="2285" w:author="Arthur Parmentier" w:date="2020-06-07T15:27:00Z">
              <w:rPr/>
            </w:rPrChange>
          </w:rPr>
          <w:t>6 – Palettes are in the Sculpting category and are primarily Content gestures identifying composed and/or rehearsed material”</w:t>
        </w:r>
      </w:ins>
    </w:p>
    <w:p w:rsidR="00EB115B" w:rsidRDefault="00EB115B">
      <w:pPr>
        <w:pStyle w:val="Titre4"/>
        <w:rPr>
          <w:ins w:id="2286" w:author="Arthur Parmentier" w:date="2020-06-07T23:59:00Z"/>
        </w:rPr>
        <w:pPrChange w:id="2287" w:author="Arthur Parmentier" w:date="2020-06-07T23:59:00Z">
          <w:pPr/>
        </w:pPrChange>
      </w:pPr>
      <w:ins w:id="2288" w:author="Arthur Parmentier" w:date="2020-06-07T23:59:00Z">
        <w:r>
          <w:t xml:space="preserve">Initial remarks on </w:t>
        </w:r>
      </w:ins>
      <w:ins w:id="2289" w:author="Arthur Parmentier" w:date="2020-06-08T00:00:00Z">
        <w:r>
          <w:t>the “structure of SP” presented by Thompson</w:t>
        </w:r>
      </w:ins>
    </w:p>
    <w:p w:rsidR="00E814B3" w:rsidRPr="007C437A" w:rsidRDefault="00BF0C35" w:rsidP="00E814B3">
      <w:pPr>
        <w:rPr>
          <w:ins w:id="2290" w:author="Arthur Parmentier" w:date="2020-06-05T17:23:00Z"/>
        </w:rPr>
      </w:pPr>
      <w:ins w:id="2291" w:author="Arthur Parmentier" w:date="2020-06-05T17:20:00Z">
        <w:r w:rsidRPr="007C437A">
          <w:t xml:space="preserve">We can see that </w:t>
        </w:r>
      </w:ins>
      <w:ins w:id="2292" w:author="Arthur Parmentier" w:date="2020-06-06T19:05:00Z">
        <w:r w:rsidR="0069782B" w:rsidRPr="007C437A">
          <w:t>by the term “structure”, Thompson refers to</w:t>
        </w:r>
      </w:ins>
      <w:ins w:id="2293" w:author="Arthur Parmentier" w:date="2020-06-08T00:00:00Z">
        <w:r w:rsidR="00CD6D2E">
          <w:t xml:space="preserve"> two elements:</w:t>
        </w:r>
      </w:ins>
      <w:ins w:id="2294" w:author="Arthur Parmentier" w:date="2020-06-05T17:20:00Z">
        <w:r w:rsidRPr="007C437A">
          <w:t xml:space="preserve"> the synta</w:t>
        </w:r>
      </w:ins>
      <w:ins w:id="2295" w:author="Arthur Parmentier" w:date="2020-06-07T22:27:00Z">
        <w:r w:rsidR="00424342">
          <w:t>ctic structure</w:t>
        </w:r>
      </w:ins>
      <w:ins w:id="2296" w:author="Arthur Parmentier" w:date="2020-06-08T00:00:00Z">
        <w:r w:rsidR="00CD6D2E">
          <w:t>s</w:t>
        </w:r>
      </w:ins>
      <w:ins w:id="2297" w:author="Arthur Parmentier" w:date="2020-06-07T22:45:00Z">
        <w:r w:rsidR="004F7994">
          <w:t xml:space="preserve"> and functions</w:t>
        </w:r>
      </w:ins>
      <w:ins w:id="2298" w:author="Arthur Parmentier" w:date="2020-06-05T17:20:00Z">
        <w:r w:rsidRPr="007C437A">
          <w:t xml:space="preserve"> of SP (and perhaps the term “structure” could be refined in that sense; we have seen previously that there</w:t>
        </w:r>
      </w:ins>
      <w:ins w:id="2299" w:author="Arthur Parmentier" w:date="2020-06-05T17:21:00Z">
        <w:r w:rsidRPr="007C437A">
          <w:t xml:space="preserve"> are other important structures in SP</w:t>
        </w:r>
      </w:ins>
      <w:ins w:id="2300" w:author="Arthur Parmentier" w:date="2020-06-07T22:27:00Z">
        <w:r w:rsidR="00424342">
          <w:t xml:space="preserve"> such as morphological structures</w:t>
        </w:r>
      </w:ins>
      <w:ins w:id="2301" w:author="Arthur Parmentier" w:date="2020-06-05T17:21:00Z">
        <w:r w:rsidRPr="007C437A">
          <w:t>). It is also in those terms that SP is presented during the workshops that I have experienced.</w:t>
        </w:r>
      </w:ins>
      <w:ins w:id="2302"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303" w:author="Arthur Parmentier" w:date="2020-06-05T17:27:00Z"/>
        </w:rPr>
      </w:pPr>
      <w:ins w:id="2304" w:author="Arthur Parmentier" w:date="2020-06-05T17:25:00Z">
        <w:r w:rsidRPr="007C437A">
          <w:t xml:space="preserve">Walter describes a hierarchy of categories: the two </w:t>
        </w:r>
      </w:ins>
      <w:ins w:id="2305" w:author="Arthur Parmentier" w:date="2020-06-05T17:26:00Z">
        <w:r w:rsidRPr="007C437A">
          <w:t xml:space="preserve">initial categories “sculpting gestures” and “function signals” are </w:t>
        </w:r>
      </w:ins>
      <w:ins w:id="2306" w:author="Arthur Parmentier" w:date="2020-06-07T22:27:00Z">
        <w:r w:rsidR="005F4770">
          <w:t>“</w:t>
        </w:r>
      </w:ins>
      <w:ins w:id="2307" w:author="Arthur Parmentier" w:date="2020-06-05T17:26:00Z">
        <w:r w:rsidRPr="007C437A">
          <w:t>broken</w:t>
        </w:r>
      </w:ins>
      <w:ins w:id="2308" w:author="Arthur Parmentier" w:date="2020-06-07T22:27:00Z">
        <w:r w:rsidR="005F4770">
          <w:t xml:space="preserve"> down”</w:t>
        </w:r>
      </w:ins>
      <w:ins w:id="2309"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310" w:author="Arthur Parmentier" w:date="2020-06-05T17:34:00Z"/>
        </w:rPr>
      </w:pPr>
      <w:ins w:id="2311" w:author="Arthur Parmentier" w:date="2020-06-05T17:27:00Z">
        <w:r w:rsidRPr="007C437A">
          <w:t>The ordering at which the signs are sequenced in time is at the level of the sub-categories (Who, What, How, When – the ordering when using</w:t>
        </w:r>
      </w:ins>
      <w:ins w:id="2312" w:author="Arthur Parmentier" w:date="2020-06-05T17:28:00Z">
        <w:r w:rsidRPr="007C437A">
          <w:t xml:space="preserve"> Modes or Palettes is not mentioned) but is independent of the meta-categories “Sculpting gestures” and “function signals”. </w:t>
        </w:r>
      </w:ins>
      <w:ins w:id="2313" w:author="Arthur Parmentier" w:date="2020-06-05T17:35:00Z">
        <w:r w:rsidR="00573D3D" w:rsidRPr="007C437A">
          <w:t>Consequently</w:t>
        </w:r>
      </w:ins>
      <w:ins w:id="2314" w:author="Arthur Parmentier" w:date="2020-06-05T17:29:00Z">
        <w:r w:rsidRPr="007C437A">
          <w:t xml:space="preserve">, </w:t>
        </w:r>
      </w:ins>
      <w:ins w:id="2315" w:author="Arthur Parmentier" w:date="2020-06-07T22:28:00Z">
        <w:r w:rsidR="00BC41ED">
          <w:t xml:space="preserve">the “Who, What, How, When” corresponds to the syntactic structure while </w:t>
        </w:r>
      </w:ins>
      <w:ins w:id="2316" w:author="Arthur Parmentier" w:date="2020-06-05T17:29:00Z">
        <w:r w:rsidRPr="007C437A">
          <w:t xml:space="preserve">these meta-categories are not syntax </w:t>
        </w:r>
      </w:ins>
      <w:ins w:id="2317" w:author="Arthur Parmentier" w:date="2020-06-05T17:30:00Z">
        <w:r w:rsidR="00573D3D" w:rsidRPr="007C437A">
          <w:t>categorizes</w:t>
        </w:r>
      </w:ins>
      <w:ins w:id="2318" w:author="Arthur Parmentier" w:date="2020-06-05T17:29:00Z">
        <w:r w:rsidR="00573D3D" w:rsidRPr="007C437A">
          <w:t xml:space="preserve"> but </w:t>
        </w:r>
      </w:ins>
      <w:ins w:id="2319" w:author="Arthur Parmentier" w:date="2020-06-05T17:34:00Z">
        <w:r w:rsidR="00573D3D" w:rsidRPr="007C437A">
          <w:t xml:space="preserve">my interpretation is that they </w:t>
        </w:r>
      </w:ins>
      <w:ins w:id="2320" w:author="Arthur Parmentier" w:date="2020-06-05T17:29:00Z">
        <w:r w:rsidR="00573D3D" w:rsidRPr="007C437A">
          <w:t xml:space="preserve">rather </w:t>
        </w:r>
      </w:ins>
      <w:ins w:id="2321" w:author="Arthur Parmentier" w:date="2020-06-05T17:34:00Z">
        <w:r w:rsidR="00573D3D" w:rsidRPr="007C437A">
          <w:t>represent</w:t>
        </w:r>
      </w:ins>
      <w:ins w:id="2322" w:author="Arthur Parmentier" w:date="2020-06-05T17:30:00Z">
        <w:r w:rsidR="00573D3D" w:rsidRPr="007C437A">
          <w:t xml:space="preserve"> Walter’s interpretation of their </w:t>
        </w:r>
      </w:ins>
      <w:ins w:id="2323" w:author="Arthur Parmentier" w:date="2020-06-06T19:09:00Z">
        <w:r w:rsidR="005D20E2" w:rsidRPr="007C437A">
          <w:t>role</w:t>
        </w:r>
      </w:ins>
      <w:ins w:id="2324" w:author="Arthur Parmentier" w:date="2020-06-05T17:30:00Z">
        <w:r w:rsidR="00573D3D" w:rsidRPr="007C437A">
          <w:t xml:space="preserve"> in the sentence</w:t>
        </w:r>
      </w:ins>
      <w:ins w:id="2325" w:author="Arthur Parmentier" w:date="2020-06-06T19:10:00Z">
        <w:r w:rsidR="005D20E2" w:rsidRPr="007C437A">
          <w:t>, from the point of view of the composer rather than the linguist</w:t>
        </w:r>
      </w:ins>
      <w:ins w:id="2326" w:author="Arthur Parmentier" w:date="2020-06-05T17:30:00Z">
        <w:r w:rsidR="00573D3D" w:rsidRPr="007C437A">
          <w:t>.</w:t>
        </w:r>
      </w:ins>
    </w:p>
    <w:p w:rsidR="005C7C74" w:rsidRDefault="00573D3D">
      <w:pPr>
        <w:pStyle w:val="Paragraphedeliste"/>
        <w:numPr>
          <w:ilvl w:val="0"/>
          <w:numId w:val="11"/>
        </w:numPr>
        <w:rPr>
          <w:ins w:id="2327" w:author="Arthur Parmentier" w:date="2020-06-07T22:47:00Z"/>
        </w:rPr>
      </w:pPr>
      <w:ins w:id="2328" w:author="Arthur Parmentier" w:date="2020-06-05T17:35:00Z">
        <w:r w:rsidRPr="007C437A">
          <w:t>There are some ambiguities with the “Pa</w:t>
        </w:r>
      </w:ins>
      <w:ins w:id="2329" w:author="Arthur Parmentier" w:date="2020-06-05T17:36:00Z">
        <w:r w:rsidRPr="007C437A">
          <w:t>lettes”</w:t>
        </w:r>
      </w:ins>
      <w:ins w:id="2330" w:author="Arthur Parmentier" w:date="2020-06-07T22:48:00Z">
        <w:r w:rsidR="005C7C74">
          <w:t xml:space="preserve"> and “Modes”</w:t>
        </w:r>
      </w:ins>
      <w:ins w:id="2331" w:author="Arthur Parmentier" w:date="2020-06-05T17:36:00Z">
        <w:r w:rsidRPr="007C437A">
          <w:t xml:space="preserve"> categor</w:t>
        </w:r>
      </w:ins>
      <w:ins w:id="2332" w:author="Arthur Parmentier" w:date="2020-06-07T22:48:00Z">
        <w:r w:rsidR="005C7C74">
          <w:t>ies</w:t>
        </w:r>
      </w:ins>
      <w:ins w:id="2333" w:author="Arthur Parmentier" w:date="2020-06-05T17:36:00Z">
        <w:r w:rsidRPr="007C437A">
          <w:t xml:space="preserve">, that </w:t>
        </w:r>
      </w:ins>
      <w:ins w:id="2334" w:author="Arthur Parmentier" w:date="2020-06-07T22:49:00Z">
        <w:r w:rsidR="005C7C74">
          <w:t xml:space="preserve">are </w:t>
        </w:r>
      </w:ins>
      <w:ins w:id="2335" w:author="Arthur Parmentier" w:date="2020-06-05T17:36:00Z">
        <w:r w:rsidRPr="007C437A">
          <w:t>said to also contain signs o</w:t>
        </w:r>
      </w:ins>
      <w:ins w:id="2336" w:author="Arthur Parmentier" w:date="2020-06-05T17:37:00Z">
        <w:r w:rsidRPr="007C437A">
          <w:t xml:space="preserve">f </w:t>
        </w:r>
      </w:ins>
      <w:ins w:id="2337" w:author="Arthur Parmentier" w:date="2020-06-05T17:36:00Z">
        <w:r w:rsidRPr="007C437A">
          <w:t>the category “Content”, although this division is at the same level.</w:t>
        </w:r>
      </w:ins>
      <w:ins w:id="2338" w:author="Arthur Parmentier" w:date="2020-06-05T17:37:00Z">
        <w:r w:rsidRPr="007C437A">
          <w:t xml:space="preserve"> </w:t>
        </w:r>
      </w:ins>
    </w:p>
    <w:p w:rsidR="005C7C74" w:rsidRDefault="00ED0716" w:rsidP="00E814B3">
      <w:pPr>
        <w:pStyle w:val="Paragraphedeliste"/>
        <w:numPr>
          <w:ilvl w:val="0"/>
          <w:numId w:val="11"/>
        </w:numPr>
        <w:rPr>
          <w:ins w:id="2339" w:author="Arthur Parmentier" w:date="2020-06-07T22:49:00Z"/>
        </w:rPr>
      </w:pPr>
      <w:ins w:id="2340" w:author="Arthur Parmentier" w:date="2020-06-07T22:49:00Z">
        <w:r>
          <w:t>On one hand, t</w:t>
        </w:r>
      </w:ins>
      <w:ins w:id="2341" w:author="Arthur Parmentier" w:date="2020-06-05T17:46:00Z">
        <w:r w:rsidR="005441BE" w:rsidRPr="007C437A">
          <w:t xml:space="preserve">he “Who, What, How, When” categories can be seen as the </w:t>
        </w:r>
      </w:ins>
      <w:ins w:id="2342" w:author="Arthur Parmentier" w:date="2020-06-05T17:47:00Z">
        <w:r w:rsidR="005441BE" w:rsidRPr="007C437A">
          <w:t>analogies</w:t>
        </w:r>
      </w:ins>
      <w:ins w:id="2343" w:author="Arthur Parmentier" w:date="2020-06-05T17:46:00Z">
        <w:r w:rsidR="005441BE" w:rsidRPr="007C437A">
          <w:t xml:space="preserve"> of </w:t>
        </w:r>
      </w:ins>
      <w:ins w:id="2344" w:author="Arthur Parmentier" w:date="2020-06-07T22:42:00Z">
        <w:r w:rsidR="0080218A">
          <w:t>subject, verb</w:t>
        </w:r>
      </w:ins>
      <w:ins w:id="2345" w:author="Arthur Parmentier" w:date="2020-06-07T22:43:00Z">
        <w:r w:rsidR="00523A85">
          <w:t>, direct object</w:t>
        </w:r>
      </w:ins>
      <w:ins w:id="2346" w:author="Arthur Parmentier" w:date="2020-06-07T22:42:00Z">
        <w:r w:rsidR="0080218A">
          <w:t xml:space="preserve"> </w:t>
        </w:r>
      </w:ins>
      <w:ins w:id="2347" w:author="Arthur Parmentier" w:date="2020-06-05T17:47:00Z">
        <w:r w:rsidR="005441BE" w:rsidRPr="007C437A">
          <w:t xml:space="preserve">and other </w:t>
        </w:r>
      </w:ins>
      <w:ins w:id="2348" w:author="Arthur Parmentier" w:date="2020-06-05T19:22:00Z">
        <w:r w:rsidR="000E299B" w:rsidRPr="007C437A">
          <w:t>syntactic</w:t>
        </w:r>
      </w:ins>
      <w:ins w:id="2349" w:author="Arthur Parmentier" w:date="2020-06-05T17:47:00Z">
        <w:r w:rsidR="005441BE" w:rsidRPr="007C437A">
          <w:t xml:space="preserve"> </w:t>
        </w:r>
      </w:ins>
      <w:ins w:id="2350" w:author="Arthur Parmentier" w:date="2020-06-07T22:42:00Z">
        <w:r w:rsidR="0080218A">
          <w:t>functions</w:t>
        </w:r>
      </w:ins>
      <w:ins w:id="2351" w:author="Arthur Parmentier" w:date="2020-06-05T17:47:00Z">
        <w:r w:rsidR="005441BE" w:rsidRPr="007C437A">
          <w:t xml:space="preserve"> in written or oral languages we are familiar with.</w:t>
        </w:r>
      </w:ins>
      <w:ins w:id="2352"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353" w:author="Arthur Parmentier" w:date="2020-06-07T22:47:00Z"/>
        </w:rPr>
      </w:pPr>
      <w:ins w:id="2354" w:author="Arthur Parmentier" w:date="2020-06-07T22:49:00Z">
        <w:r>
          <w:t xml:space="preserve">On the other hand, </w:t>
        </w:r>
      </w:ins>
      <w:ins w:id="2355" w:author="Arthur Parmentier" w:date="2020-06-07T22:51:00Z">
        <w:r>
          <w:t xml:space="preserve">the “Identifiers, Content, Modifier, Go gestures”, </w:t>
        </w:r>
      </w:ins>
      <w:ins w:id="2356" w:author="Arthur Parmentier" w:date="2020-06-07T22:52:00Z">
        <w:r w:rsidR="005D0DE2">
          <w:t>etc.</w:t>
        </w:r>
      </w:ins>
      <w:ins w:id="2357" w:author="Arthur Parmentier" w:date="2020-06-07T22:51:00Z">
        <w:r>
          <w:t xml:space="preserve"> seem to correspond to </w:t>
        </w:r>
      </w:ins>
      <w:ins w:id="2358" w:author="Arthur Parmentier" w:date="2020-06-07T22:53:00Z">
        <w:r w:rsidR="00D47C89">
          <w:t>syntactic</w:t>
        </w:r>
      </w:ins>
      <w:ins w:id="2359" w:author="Arthur Parmentier" w:date="2020-06-07T22:52:00Z">
        <w:r>
          <w:t xml:space="preserve"> labels</w:t>
        </w:r>
      </w:ins>
      <w:ins w:id="2360" w:author="Arthur Parmentier" w:date="2020-06-07T22:53:00Z">
        <w:r w:rsidR="00D47C89">
          <w:t xml:space="preserve"> (</w:t>
        </w:r>
      </w:ins>
      <w:ins w:id="2361" w:author="Arthur Parmentier" w:date="2020-06-07T22:54:00Z">
        <w:r w:rsidR="00D47C89">
          <w:t>also called syntactic tags)</w:t>
        </w:r>
      </w:ins>
      <w:ins w:id="2362" w:author="Arthur Parmentier" w:date="2020-06-07T22:52:00Z">
        <w:r>
          <w:t xml:space="preserve"> of the signs in SP.</w:t>
        </w:r>
      </w:ins>
    </w:p>
    <w:p w:rsidR="00BF0C35" w:rsidRPr="007C437A" w:rsidRDefault="00CC430C">
      <w:pPr>
        <w:pStyle w:val="Paragraphedeliste"/>
        <w:numPr>
          <w:ilvl w:val="0"/>
          <w:numId w:val="11"/>
        </w:numPr>
        <w:rPr>
          <w:ins w:id="2363" w:author="Arthur Parmentier" w:date="2020-06-05T18:02:00Z"/>
        </w:rPr>
        <w:pPrChange w:id="2364" w:author="Arthur Parmentier" w:date="2020-06-07T22:47:00Z">
          <w:pPr/>
        </w:pPrChange>
      </w:pPr>
      <w:ins w:id="2365" w:author="Arthur Parmentier" w:date="2020-06-05T18:02:00Z">
        <w:r w:rsidRPr="007C437A">
          <w:t xml:space="preserve">It is in these </w:t>
        </w:r>
      </w:ins>
      <w:ins w:id="2366" w:author="Arthur Parmentier" w:date="2020-06-07T22:43:00Z">
        <w:r w:rsidR="00523A85">
          <w:t>functional categories</w:t>
        </w:r>
      </w:ins>
      <w:ins w:id="2367" w:author="Arthur Parmentier" w:date="2020-06-05T18:02:00Z">
        <w:r w:rsidRPr="007C437A">
          <w:t xml:space="preserve"> that </w:t>
        </w:r>
      </w:ins>
      <w:ins w:id="2368" w:author="Arthur Parmentier" w:date="2020-06-07T22:43:00Z">
        <w:r w:rsidR="00523A85">
          <w:t>signs</w:t>
        </w:r>
      </w:ins>
      <w:ins w:id="2369" w:author="Arthur Parmentier" w:date="2020-06-05T18:02:00Z">
        <w:r w:rsidRPr="007C437A">
          <w:t xml:space="preserve"> are also </w:t>
        </w:r>
      </w:ins>
      <w:ins w:id="2370" w:author="Arthur Parmentier" w:date="2020-06-07T22:43:00Z">
        <w:r w:rsidR="00523A85">
          <w:t>descr</w:t>
        </w:r>
      </w:ins>
      <w:ins w:id="2371" w:author="Arthur Parmentier" w:date="2020-06-07T22:44:00Z">
        <w:r w:rsidR="00523A85">
          <w:t>ibed</w:t>
        </w:r>
      </w:ins>
      <w:ins w:id="2372" w:author="Arthur Parmentier" w:date="2020-06-05T18:02:00Z">
        <w:r w:rsidRPr="007C437A">
          <w:t xml:space="preserve"> in Walter’s SP workbooks</w:t>
        </w:r>
      </w:ins>
      <w:ins w:id="2373" w:author="Arthur Parmentier" w:date="2020-06-06T19:11:00Z">
        <w:r w:rsidR="00DD6F1F" w:rsidRPr="007C437A">
          <w:t xml:space="preserve"> 1 and 2</w:t>
        </w:r>
      </w:ins>
      <w:ins w:id="2374" w:author="Arthur Parmentier" w:date="2020-06-05T18:02:00Z">
        <w:r w:rsidRPr="007C437A">
          <w:t>.</w:t>
        </w:r>
      </w:ins>
    </w:p>
    <w:p w:rsidR="00CC430C" w:rsidRPr="007C437A" w:rsidRDefault="00CC430C" w:rsidP="00E814B3">
      <w:pPr>
        <w:rPr>
          <w:ins w:id="2375" w:author="Arthur Parmentier" w:date="2020-06-05T17:23:00Z"/>
        </w:rPr>
      </w:pPr>
      <w:ins w:id="2376" w:author="Arthur Parmentier" w:date="2020-06-05T18:04:00Z">
        <w:r w:rsidRPr="007C437A">
          <w:rPr>
            <w:noProof/>
            <w:rPrChange w:id="2377" w:author="Arthur Parmentier" w:date="2020-06-07T15:27:00Z">
              <w:rPr>
                <w:noProof/>
              </w:rPr>
            </w:rPrChange>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378" w:author="Arthur Parmentier" w:date="2020-06-05T17:23:00Z"/>
        </w:rPr>
      </w:pPr>
      <w:ins w:id="2379" w:author="Arthur Parmentier" w:date="2020-06-05T18:07:00Z">
        <w:r w:rsidRPr="007C437A">
          <w:rPr>
            <w:noProof/>
            <w:rPrChange w:id="2380"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381"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382"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383"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384"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385" w:author="Arthur Parmentier" w:date="2020-06-05T18:14:00Z"/>
        </w:rPr>
      </w:pPr>
      <w:ins w:id="2386" w:author="Arthur Parmentier" w:date="2020-06-05T18:12:00Z">
        <w:r w:rsidRPr="007C437A">
          <w:t>Although</w:t>
        </w:r>
      </w:ins>
      <w:ins w:id="2387" w:author="Arthur Parmentier" w:date="2020-06-05T18:09:00Z">
        <w:r w:rsidR="00CC430C" w:rsidRPr="007C437A">
          <w:t xml:space="preserve"> in the WB1, the signs are only classified by “syntax”</w:t>
        </w:r>
      </w:ins>
      <w:ins w:id="2388" w:author="Arthur Parmentier" w:date="2020-06-05T18:10:00Z">
        <w:r w:rsidR="00CC430C" w:rsidRPr="007C437A">
          <w:t xml:space="preserve"> (Who, What, How, When)</w:t>
        </w:r>
      </w:ins>
      <w:ins w:id="2389" w:author="Arthur Parmentier" w:date="2020-06-05T18:09:00Z">
        <w:r w:rsidR="00CC430C" w:rsidRPr="007C437A">
          <w:t xml:space="preserve"> and “category” (function signals </w:t>
        </w:r>
      </w:ins>
      <w:ins w:id="2390" w:author="Arthur Parmentier" w:date="2020-06-05T18:10:00Z">
        <w:r w:rsidR="00CC430C" w:rsidRPr="007C437A">
          <w:t>or sculpting gestures), in WB2</w:t>
        </w:r>
      </w:ins>
      <w:ins w:id="2391" w:author="Arthur Parmentier" w:date="2020-06-05T18:11:00Z">
        <w:r w:rsidR="00CC430C" w:rsidRPr="007C437A">
          <w:t xml:space="preserve"> the “subcategories”</w:t>
        </w:r>
      </w:ins>
      <w:ins w:id="2392" w:author="Arthur Parmentier" w:date="2020-06-07T22:55:00Z">
        <w:r w:rsidR="00C1087F">
          <w:t xml:space="preserve"> (</w:t>
        </w:r>
        <w:r w:rsidR="00C1087F" w:rsidRPr="007C437A">
          <w:t>Identifier, Content, Modifier, Go gesture</w:t>
        </w:r>
        <w:r w:rsidR="00C1087F">
          <w:t>)</w:t>
        </w:r>
      </w:ins>
      <w:ins w:id="2393" w:author="Arthur Parmentier" w:date="2020-06-05T18:11:00Z">
        <w:r w:rsidR="00CC430C" w:rsidRPr="007C437A">
          <w:t xml:space="preserve"> are introduced.</w:t>
        </w:r>
      </w:ins>
      <w:ins w:id="2394" w:author="Arthur Parmentier" w:date="2020-06-05T18:12:00Z">
        <w:r w:rsidRPr="007C437A">
          <w:t xml:space="preserve"> </w:t>
        </w:r>
      </w:ins>
      <w:ins w:id="2395" w:author="Arthur Parmentier" w:date="2020-06-07T22:54:00Z">
        <w:r w:rsidR="00C1087F">
          <w:br/>
        </w:r>
      </w:ins>
      <w:ins w:id="2396" w:author="Arthur Parmentier" w:date="2020-06-05T18:12:00Z">
        <w:r w:rsidRPr="007C437A">
          <w:t xml:space="preserve">From the reading of the “structure of Soundpainting” and our initial remarks, we could conclude that there is an exact </w:t>
        </w:r>
      </w:ins>
      <w:ins w:id="2397" w:author="Arthur Parmentier" w:date="2020-06-05T18:13:00Z">
        <w:r w:rsidRPr="007C437A">
          <w:t>mapping between the synta</w:t>
        </w:r>
      </w:ins>
      <w:ins w:id="2398" w:author="Arthur Parmentier" w:date="2020-06-07T22:54:00Z">
        <w:r w:rsidR="00C1087F">
          <w:t xml:space="preserve">ctic functions </w:t>
        </w:r>
      </w:ins>
      <w:ins w:id="2399" w:author="Arthur Parmentier" w:date="2020-06-05T18:13:00Z">
        <w:r w:rsidRPr="007C437A">
          <w:t xml:space="preserve">Who, What, How, When and the </w:t>
        </w:r>
      </w:ins>
      <w:ins w:id="2400" w:author="Arthur Parmentier" w:date="2020-06-07T22:55:00Z">
        <w:r w:rsidR="00C1087F">
          <w:t xml:space="preserve">syntactic labels </w:t>
        </w:r>
      </w:ins>
      <w:ins w:id="2401" w:author="Arthur Parmentier" w:date="2020-06-05T18:13:00Z">
        <w:r w:rsidRPr="007C437A">
          <w:t xml:space="preserve">“Identifier, Content, Modifier, Go gesture”. However, we observer examples </w:t>
        </w:r>
      </w:ins>
      <w:ins w:id="2402" w:author="Arthur Parmentier" w:date="2020-06-05T18:14:00Z">
        <w:r w:rsidRPr="007C437A">
          <w:t xml:space="preserve">in the WB2 that contradicts this </w:t>
        </w:r>
      </w:ins>
      <w:ins w:id="2403" w:author="Arthur Parmentier" w:date="2020-06-06T19:13:00Z">
        <w:r w:rsidR="00257B38" w:rsidRPr="007C437A">
          <w:t>hypothesis</w:t>
        </w:r>
      </w:ins>
      <w:ins w:id="2404" w:author="Arthur Parmentier" w:date="2020-06-05T18:14:00Z">
        <w:r w:rsidRPr="007C437A">
          <w:t>.</w:t>
        </w:r>
      </w:ins>
    </w:p>
    <w:p w:rsidR="00C04C33" w:rsidRPr="007C437A" w:rsidRDefault="00C04C33" w:rsidP="00E814B3">
      <w:pPr>
        <w:rPr>
          <w:ins w:id="2405" w:author="Arthur Parmentier" w:date="2020-06-05T18:08:00Z"/>
        </w:rPr>
      </w:pPr>
      <w:ins w:id="2406" w:author="Arthur Parmentier" w:date="2020-06-05T18:15:00Z">
        <w:r w:rsidRPr="007C437A">
          <w:rPr>
            <w:noProof/>
            <w:rPrChange w:id="2407"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408"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409"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410"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411" w:author="Arthur Parmentier" w:date="2020-06-05T18:19:00Z"/>
        </w:rPr>
      </w:pPr>
      <w:ins w:id="2412" w:author="Arthur Parmentier" w:date="2020-06-05T18:16:00Z">
        <w:r w:rsidRPr="007C437A">
          <w:t xml:space="preserve">In those examples, additional </w:t>
        </w:r>
      </w:ins>
      <w:ins w:id="2413" w:author="Arthur Parmentier" w:date="2020-06-07T22:55:00Z">
        <w:r w:rsidR="00CC2C90">
          <w:t>“</w:t>
        </w:r>
      </w:ins>
      <w:ins w:id="2414" w:author="Arthur Parmentier" w:date="2020-06-05T18:16:00Z">
        <w:r w:rsidRPr="007C437A">
          <w:t>syntax</w:t>
        </w:r>
      </w:ins>
      <w:ins w:id="2415" w:author="Arthur Parmentier" w:date="2020-06-07T22:55:00Z">
        <w:r w:rsidR="00CC2C90">
          <w:t>”</w:t>
        </w:r>
      </w:ins>
      <w:ins w:id="2416" w:author="Arthur Parmentier" w:date="2020-06-05T18:16:00Z">
        <w:r w:rsidRPr="007C437A">
          <w:t xml:space="preserve"> categories are mentioned in parenthesis and we observe signs of the </w:t>
        </w:r>
      </w:ins>
      <w:ins w:id="2417" w:author="Arthur Parmentier" w:date="2020-06-07T22:56:00Z">
        <w:r w:rsidR="00CC2C90">
          <w:t>label</w:t>
        </w:r>
      </w:ins>
      <w:ins w:id="2418" w:author="Arthur Parmentier" w:date="2020-06-05T18:17:00Z">
        <w:r w:rsidRPr="007C437A">
          <w:t xml:space="preserve"> “Content” that are classified as part of the “How” </w:t>
        </w:r>
      </w:ins>
      <w:ins w:id="2419" w:author="Arthur Parmentier" w:date="2020-06-07T22:56:00Z">
        <w:r w:rsidR="00CC2C90">
          <w:t>syntactic function</w:t>
        </w:r>
      </w:ins>
      <w:ins w:id="2420" w:author="Arthur Parmentier" w:date="2020-06-05T18:17:00Z">
        <w:r w:rsidRPr="007C437A">
          <w:t xml:space="preserve">, or “Modifiers” that </w:t>
        </w:r>
      </w:ins>
      <w:ins w:id="2421" w:author="Arthur Parmentier" w:date="2020-06-07T22:56:00Z">
        <w:r w:rsidR="00CC2C90">
          <w:t>classified as</w:t>
        </w:r>
      </w:ins>
      <w:ins w:id="2422" w:author="Arthur Parmentier" w:date="2020-06-05T18:17:00Z">
        <w:r w:rsidRPr="007C437A">
          <w:t xml:space="preserve"> “What” </w:t>
        </w:r>
      </w:ins>
      <w:ins w:id="2423" w:author="Arthur Parmentier" w:date="2020-06-07T22:56:00Z">
        <w:r w:rsidR="00CC2C90">
          <w:t>or</w:t>
        </w:r>
      </w:ins>
      <w:ins w:id="2424" w:author="Arthur Parmentier" w:date="2020-06-05T18:17:00Z">
        <w:r w:rsidRPr="007C437A">
          <w:t xml:space="preserve"> “</w:t>
        </w:r>
      </w:ins>
      <w:ins w:id="2425" w:author="Arthur Parmentier" w:date="2020-06-05T18:18:00Z">
        <w:r w:rsidRPr="007C437A">
          <w:t xml:space="preserve">Who”. Similarly, other signs are indicated as sharing the </w:t>
        </w:r>
      </w:ins>
      <w:ins w:id="2426" w:author="Arthur Parmentier" w:date="2020-06-07T22:57:00Z">
        <w:r w:rsidR="00CC2C90">
          <w:t>functions</w:t>
        </w:r>
      </w:ins>
      <w:ins w:id="2427" w:author="Arthur Parmentier" w:date="2020-06-05T18:18:00Z">
        <w:r w:rsidRPr="007C437A">
          <w:t xml:space="preserve"> What and How, What and Who… and</w:t>
        </w:r>
      </w:ins>
      <w:ins w:id="2428" w:author="Arthur Parmentier" w:date="2020-06-05T18:19:00Z">
        <w:r w:rsidRPr="007C437A">
          <w:t xml:space="preserve"> some Modifiers are </w:t>
        </w:r>
      </w:ins>
      <w:ins w:id="2429" w:author="Arthur Parmentier" w:date="2020-06-07T22:57:00Z">
        <w:r w:rsidR="00CC2C90">
          <w:t>classified as</w:t>
        </w:r>
      </w:ins>
      <w:ins w:id="2430" w:author="Arthur Parmentier" w:date="2020-06-05T18:19:00Z">
        <w:r w:rsidRPr="007C437A">
          <w:t xml:space="preserve"> “When”.</w:t>
        </w:r>
      </w:ins>
      <w:ins w:id="2431" w:author="Arthur Parmentier" w:date="2020-06-08T00:02:00Z">
        <w:r w:rsidR="00CD6D2E">
          <w:t xml:space="preserve"> A pri</w:t>
        </w:r>
      </w:ins>
      <w:ins w:id="2432" w:author="Arthur Parmentier" w:date="2020-06-08T00:03:00Z">
        <w:r w:rsidR="00CD6D2E">
          <w:t>ori, these could be interpreted as inconsistencies in Thompson’s analysis of the SP grammar.</w:t>
        </w:r>
      </w:ins>
    </w:p>
    <w:p w:rsidR="00752860" w:rsidRPr="007C437A" w:rsidRDefault="00CD6D2E" w:rsidP="00E814B3">
      <w:pPr>
        <w:rPr>
          <w:ins w:id="2433" w:author="Arthur Parmentier" w:date="2020-06-05T18:22:00Z"/>
        </w:rPr>
      </w:pPr>
      <w:ins w:id="2434" w:author="Arthur Parmentier" w:date="2020-06-08T00:04:00Z">
        <w:r>
          <w:t xml:space="preserve">My interpretation of his analysis of the SP grammar is the </w:t>
        </w:r>
        <w:r w:rsidR="00857472">
          <w:t>following</w:t>
        </w:r>
      </w:ins>
      <w:ins w:id="2435" w:author="Arthur Parmentier" w:date="2020-06-05T18:22:00Z">
        <w:r w:rsidR="00752860" w:rsidRPr="007C437A">
          <w:t>:</w:t>
        </w:r>
      </w:ins>
    </w:p>
    <w:p w:rsidR="00857472" w:rsidRDefault="00752860" w:rsidP="00752860">
      <w:pPr>
        <w:pStyle w:val="Paragraphedeliste"/>
        <w:numPr>
          <w:ilvl w:val="0"/>
          <w:numId w:val="11"/>
        </w:numPr>
        <w:rPr>
          <w:ins w:id="2436" w:author="Arthur Parmentier" w:date="2020-06-08T00:10:00Z"/>
        </w:rPr>
      </w:pPr>
      <w:ins w:id="2437" w:author="Arthur Parmentier" w:date="2020-06-05T18:22:00Z">
        <w:r w:rsidRPr="007C437A">
          <w:lastRenderedPageBreak/>
          <w:t>First, I think that</w:t>
        </w:r>
      </w:ins>
      <w:ins w:id="2438" w:author="Arthur Parmentier" w:date="2020-06-05T18:19:00Z">
        <w:r w:rsidR="00C04C33" w:rsidRPr="007C437A">
          <w:t xml:space="preserve"> there </w:t>
        </w:r>
      </w:ins>
      <w:ins w:id="2439" w:author="Arthur Parmentier" w:date="2020-06-05T18:20:00Z">
        <w:r w:rsidR="00C04C33" w:rsidRPr="007C437A">
          <w:t xml:space="preserve">is a confusion between the </w:t>
        </w:r>
      </w:ins>
      <w:ins w:id="2440" w:author="Arthur Parmentier" w:date="2020-06-08T00:05:00Z">
        <w:r w:rsidR="00857472">
          <w:t xml:space="preserve">notions of </w:t>
        </w:r>
      </w:ins>
      <w:ins w:id="2441" w:author="Arthur Parmentier" w:date="2020-06-08T00:34:00Z">
        <w:r w:rsidR="006B356D">
          <w:t>lexical categor</w:t>
        </w:r>
      </w:ins>
      <w:ins w:id="2442" w:author="Arthur Parmentier" w:date="2020-06-08T00:35:00Z">
        <w:r w:rsidR="006B356D">
          <w:t>ie</w:t>
        </w:r>
      </w:ins>
      <w:ins w:id="2443" w:author="Arthur Parmentier" w:date="2020-06-08T00:05:00Z">
        <w:r w:rsidR="00857472">
          <w:t xml:space="preserve">s, </w:t>
        </w:r>
      </w:ins>
      <w:ins w:id="2444" w:author="Arthur Parmentier" w:date="2020-06-08T00:35:00Z">
        <w:r w:rsidR="00E71AB6">
          <w:t xml:space="preserve">syntactic </w:t>
        </w:r>
      </w:ins>
      <w:ins w:id="2445" w:author="Arthur Parmentier" w:date="2020-06-07T22:24:00Z">
        <w:r w:rsidR="00EF5C44">
          <w:t>structure</w:t>
        </w:r>
      </w:ins>
      <w:ins w:id="2446" w:author="Arthur Parmentier" w:date="2020-06-08T00:05:00Z">
        <w:r w:rsidR="00857472">
          <w:t>s and functions in his a</w:t>
        </w:r>
      </w:ins>
      <w:ins w:id="2447" w:author="Arthur Parmentier" w:date="2020-06-08T00:06:00Z">
        <w:r w:rsidR="00857472">
          <w:t xml:space="preserve">nalysis. It is suggested in his definition of the SP structure that </w:t>
        </w:r>
      </w:ins>
      <w:ins w:id="2448" w:author="Arthur Parmentier" w:date="2020-06-08T00:07:00Z">
        <w:r w:rsidR="00857472">
          <w:t xml:space="preserve">to each </w:t>
        </w:r>
      </w:ins>
      <w:ins w:id="2449" w:author="Arthur Parmentier" w:date="2020-06-08T00:34:00Z">
        <w:r w:rsidR="006B356D">
          <w:t>lexical category</w:t>
        </w:r>
      </w:ins>
      <w:ins w:id="2450" w:author="Arthur Parmentier" w:date="2020-06-08T00:07:00Z">
        <w:r w:rsidR="00857472">
          <w:t xml:space="preserve"> (Identifier, Content, Modifier, Go gesture…) corresponds a single grammatical </w:t>
        </w:r>
      </w:ins>
      <w:ins w:id="2451" w:author="Arthur Parmentier" w:date="2020-06-08T00:08:00Z">
        <w:r w:rsidR="00857472">
          <w:t>function (Who, What, How, When)</w:t>
        </w:r>
      </w:ins>
      <w:ins w:id="2452" w:author="Arthur Parmentier" w:date="2020-06-08T00:09:00Z">
        <w:r w:rsidR="00857472">
          <w:t xml:space="preserve">, while in his WB 2, he shows </w:t>
        </w:r>
      </w:ins>
      <w:ins w:id="2453" w:author="Arthur Parmentier" w:date="2020-06-08T00:35:00Z">
        <w:r w:rsidR="004D5BD4">
          <w:t>it</w:t>
        </w:r>
      </w:ins>
      <w:ins w:id="2454" w:author="Arthur Parmentier" w:date="2020-06-08T00:09:00Z">
        <w:r w:rsidR="00857472">
          <w:t xml:space="preserve"> can correspond</w:t>
        </w:r>
      </w:ins>
      <w:ins w:id="2455" w:author="Arthur Parmentier" w:date="2020-06-08T00:35:00Z">
        <w:r w:rsidR="009D140B">
          <w:t xml:space="preserve"> to</w:t>
        </w:r>
      </w:ins>
      <w:ins w:id="2456" w:author="Arthur Parmentier" w:date="2020-06-08T00:09:00Z">
        <w:r w:rsidR="00857472">
          <w:t xml:space="preserve"> several functions. He does however not detail how a </w:t>
        </w:r>
      </w:ins>
      <w:ins w:id="2457" w:author="Arthur Parmentier" w:date="2020-06-08T00:36:00Z">
        <w:r w:rsidR="00B41BD3">
          <w:t>lexical category</w:t>
        </w:r>
      </w:ins>
      <w:ins w:id="2458" w:author="Arthur Parmentier" w:date="2020-06-08T00:09:00Z">
        <w:r w:rsidR="00857472">
          <w:t xml:space="preserve"> performs a specific function, or </w:t>
        </w:r>
      </w:ins>
      <w:ins w:id="2459"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460" w:author="Arthur Parmentier" w:date="2020-06-08T00:12:00Z"/>
        </w:rPr>
      </w:pPr>
      <w:ins w:id="2461" w:author="Arthur Parmentier" w:date="2020-06-08T00:11:00Z">
        <w:r>
          <w:t xml:space="preserve">Then, I think that additional confusion is brought by the naming of his categories for the </w:t>
        </w:r>
      </w:ins>
      <w:ins w:id="2462" w:author="Arthur Parmentier" w:date="2020-06-08T00:12:00Z">
        <w:r>
          <w:t xml:space="preserve">signs: </w:t>
        </w:r>
      </w:ins>
      <w:ins w:id="2463" w:author="Arthur Parmentier" w:date="2020-06-08T00:11:00Z">
        <w:r>
          <w:t xml:space="preserve">“category”, “subcategory”, “syntax”. </w:t>
        </w:r>
      </w:ins>
      <w:ins w:id="2464" w:author="Arthur Parmentier" w:date="2020-06-08T00:12:00Z">
        <w:r>
          <w:t>I think he misses two important things:</w:t>
        </w:r>
      </w:ins>
    </w:p>
    <w:p w:rsidR="00857472" w:rsidRDefault="00BE0944" w:rsidP="00857472">
      <w:pPr>
        <w:pStyle w:val="Paragraphedeliste"/>
        <w:numPr>
          <w:ilvl w:val="1"/>
          <w:numId w:val="11"/>
        </w:numPr>
        <w:rPr>
          <w:ins w:id="2465" w:author="Arthur Parmentier" w:date="2020-06-08T00:13:00Z"/>
        </w:rPr>
      </w:pPr>
      <w:ins w:id="2466" w:author="Arthur Parmentier" w:date="2020-06-08T00:38:00Z">
        <w:r>
          <w:t>What is named “syntax” correspond to the typical syntactic functions that the sign</w:t>
        </w:r>
      </w:ins>
      <w:ins w:id="2467" w:author="Arthur Parmentier" w:date="2020-06-08T00:39:00Z">
        <w:r>
          <w:t xml:space="preserve"> can perform in the clause.</w:t>
        </w:r>
        <w:r w:rsidR="000F22A7">
          <w:t xml:space="preserve"> However, it is different from the syntactic categories themselves</w:t>
        </w:r>
      </w:ins>
      <w:ins w:id="2468" w:author="Arthur Parmentier" w:date="2020-06-08T00:41:00Z">
        <w:r w:rsidR="000F22A7">
          <w:t xml:space="preserve"> (I suggest to name them “Identifier phrase”, “Content phrase”…)</w:t>
        </w:r>
      </w:ins>
      <w:ins w:id="2469" w:author="Arthur Parmentier" w:date="2020-06-08T00:39:00Z">
        <w:r w:rsidR="000F22A7">
          <w:t xml:space="preserve">, among which the lexical category is relevant </w:t>
        </w:r>
      </w:ins>
      <w:ins w:id="2470" w:author="Arthur Parmentier" w:date="2020-06-08T00:40:00Z">
        <w:r w:rsidR="000F22A7">
          <w:t>for a single sign (Identifier, Co</w:t>
        </w:r>
      </w:ins>
      <w:ins w:id="2471" w:author="Arthur Parmentier" w:date="2020-06-08T00:41:00Z">
        <w:r w:rsidR="000F22A7">
          <w:t>ntent…)</w:t>
        </w:r>
        <w:r w:rsidR="0030454A">
          <w:t>.</w:t>
        </w:r>
      </w:ins>
    </w:p>
    <w:p w:rsidR="00C9469B" w:rsidRDefault="00857472" w:rsidP="00C9469B">
      <w:pPr>
        <w:pStyle w:val="Paragraphedeliste"/>
        <w:numPr>
          <w:ilvl w:val="1"/>
          <w:numId w:val="11"/>
        </w:numPr>
        <w:rPr>
          <w:ins w:id="2472" w:author="Arthur Parmentier" w:date="2020-06-08T00:17:00Z"/>
        </w:rPr>
      </w:pPr>
      <w:ins w:id="2473" w:author="Arthur Parmentier" w:date="2020-06-08T00:13:00Z">
        <w:r>
          <w:t xml:space="preserve">That </w:t>
        </w:r>
      </w:ins>
      <w:ins w:id="2474" w:author="Arthur Parmentier" w:date="2020-06-08T00:14:00Z">
        <w:r>
          <w:t xml:space="preserve">the “categories” (at the opposite of the “subcategories” and “syntax”) </w:t>
        </w:r>
      </w:ins>
      <w:ins w:id="2475" w:author="Arthur Parmentier" w:date="2020-06-08T00:15:00Z">
        <w:r w:rsidR="00A8465E">
          <w:t xml:space="preserve">may be relevant in artistic terms, in order to think the roles of the signs in the artistic creation (sculpting, function…) but may not be relevant </w:t>
        </w:r>
      </w:ins>
      <w:ins w:id="2476" w:author="Arthur Parmentier" w:date="2020-06-08T00:16:00Z">
        <w:r w:rsidR="00A8465E">
          <w:t>at the syntax level</w:t>
        </w:r>
      </w:ins>
      <w:ins w:id="2477" w:author="Arthur Parmentier" w:date="2020-06-08T00:15:00Z">
        <w:r w:rsidR="00A8465E">
          <w:t>.</w:t>
        </w:r>
      </w:ins>
    </w:p>
    <w:p w:rsidR="00C04C33" w:rsidRPr="007C437A" w:rsidRDefault="00C9469B">
      <w:pPr>
        <w:ind w:left="720"/>
        <w:rPr>
          <w:ins w:id="2478" w:author="Arthur Parmentier" w:date="2020-06-05T18:23:00Z"/>
        </w:rPr>
        <w:pPrChange w:id="2479" w:author="Arthur Parmentier" w:date="2020-06-08T00:18:00Z">
          <w:pPr>
            <w:pStyle w:val="Paragraphedeliste"/>
            <w:numPr>
              <w:numId w:val="11"/>
            </w:numPr>
            <w:ind w:hanging="360"/>
          </w:pPr>
        </w:pPrChange>
      </w:pPr>
      <w:ins w:id="2480" w:author="Arthur Parmentier" w:date="2020-06-08T00:17:00Z">
        <w:r>
          <w:t>If instead, he would rename those categories as “artistic category”, “</w:t>
        </w:r>
      </w:ins>
      <w:ins w:id="2481" w:author="Arthur Parmentier" w:date="2020-06-08T00:34:00Z">
        <w:r w:rsidR="006B356D">
          <w:t>lexical category</w:t>
        </w:r>
      </w:ins>
      <w:ins w:id="2482" w:author="Arthur Parmentier" w:date="2020-06-08T00:17:00Z">
        <w:r>
          <w:t xml:space="preserve">” and “syntactic function”, parts of the </w:t>
        </w:r>
      </w:ins>
      <w:ins w:id="2483" w:author="Arthur Parmentier" w:date="2020-06-08T00:18:00Z">
        <w:r>
          <w:t>ambiguity would be removed.</w:t>
        </w:r>
      </w:ins>
    </w:p>
    <w:p w:rsidR="00DD5382" w:rsidRDefault="00C9469B" w:rsidP="00752860">
      <w:pPr>
        <w:pStyle w:val="Paragraphedeliste"/>
        <w:numPr>
          <w:ilvl w:val="0"/>
          <w:numId w:val="11"/>
        </w:numPr>
        <w:rPr>
          <w:ins w:id="2484" w:author="Arthur Parmentier" w:date="2020-06-08T00:43:00Z"/>
        </w:rPr>
      </w:pPr>
      <w:ins w:id="2485" w:author="Arthur Parmentier" w:date="2020-06-08T00:21:00Z">
        <w:r>
          <w:t xml:space="preserve">Moreover, </w:t>
        </w:r>
      </w:ins>
      <w:ins w:id="2486" w:author="Arthur Parmentier" w:date="2020-06-05T18:24:00Z">
        <w:r w:rsidR="00752860" w:rsidRPr="007C437A">
          <w:t>I think that this hierarchy of categories has been designed to explain further complexity in the syntax itself, without studying it</w:t>
        </w:r>
      </w:ins>
      <w:ins w:id="2487" w:author="Arthur Parmentier" w:date="2020-06-08T00:42:00Z">
        <w:r w:rsidR="00F82F29">
          <w:t>s</w:t>
        </w:r>
        <w:r w:rsidR="00486495">
          <w:t xml:space="preserve"> deeper</w:t>
        </w:r>
      </w:ins>
      <w:ins w:id="2488" w:author="Arthur Parmentier" w:date="2020-06-05T18:24:00Z">
        <w:r w:rsidR="00752860" w:rsidRPr="007C437A">
          <w:t xml:space="preserve"> mechanisms </w:t>
        </w:r>
      </w:ins>
      <w:ins w:id="2489" w:author="Arthur Parmentier" w:date="2020-06-05T18:25:00Z">
        <w:r w:rsidR="00752860" w:rsidRPr="007C437A">
          <w:t>to derive the relevant synta</w:t>
        </w:r>
      </w:ins>
      <w:ins w:id="2490" w:author="Arthur Parmentier" w:date="2020-06-08T00:43:00Z">
        <w:r w:rsidR="00BB0B55">
          <w:t>ctic</w:t>
        </w:r>
      </w:ins>
      <w:ins w:id="2491" w:author="Arthur Parmentier" w:date="2020-06-05T18:25:00Z">
        <w:r w:rsidR="00752860" w:rsidRPr="007C437A">
          <w:t xml:space="preserve"> categories in SP.</w:t>
        </w:r>
      </w:ins>
      <w:ins w:id="2492" w:author="Arthur Parmentier" w:date="2020-06-05T18:26:00Z">
        <w:r w:rsidR="00C87BEA" w:rsidRPr="007C437A">
          <w:t xml:space="preserve"> In other words, </w:t>
        </w:r>
      </w:ins>
      <w:ins w:id="2493" w:author="Arthur Parmentier" w:date="2020-06-08T00:23:00Z">
        <w:r w:rsidR="00480CA1">
          <w:t>by suggesting the existence of “alternative syntax” categories,</w:t>
        </w:r>
      </w:ins>
      <w:ins w:id="2494" w:author="Arthur Parmentier" w:date="2020-06-08T00:22:00Z">
        <w:r w:rsidR="00480CA1">
          <w:t xml:space="preserve"> Thompson is leaving implicit that</w:t>
        </w:r>
      </w:ins>
      <w:ins w:id="2495" w:author="Arthur Parmentier" w:date="2020-06-08T00:43:00Z">
        <w:r w:rsidR="00DD5382">
          <w:t>:</w:t>
        </w:r>
      </w:ins>
    </w:p>
    <w:p w:rsidR="00DD5382" w:rsidRDefault="00C87BEA" w:rsidP="00DD5382">
      <w:pPr>
        <w:pStyle w:val="Paragraphedeliste"/>
        <w:numPr>
          <w:ilvl w:val="1"/>
          <w:numId w:val="11"/>
        </w:numPr>
        <w:rPr>
          <w:ins w:id="2496" w:author="Arthur Parmentier" w:date="2020-06-08T00:43:00Z"/>
        </w:rPr>
      </w:pPr>
      <w:ins w:id="2497" w:author="Arthur Parmentier" w:date="2020-06-05T18:26:00Z">
        <w:r w:rsidRPr="007C437A">
          <w:t xml:space="preserve"> </w:t>
        </w:r>
      </w:ins>
      <w:ins w:id="2498" w:author="Arthur Parmentier" w:date="2020-06-08T00:51:00Z">
        <w:r w:rsidR="00326B6E">
          <w:t>T</w:t>
        </w:r>
      </w:ins>
      <w:ins w:id="2499" w:author="Arthur Parmentier" w:date="2020-06-05T18:26:00Z">
        <w:r w:rsidRPr="007C437A">
          <w:t xml:space="preserve">he syntax of </w:t>
        </w:r>
      </w:ins>
      <w:ins w:id="2500" w:author="Arthur Parmentier" w:date="2020-06-08T00:44:00Z">
        <w:r w:rsidR="00DD5382">
          <w:t>SP has</w:t>
        </w:r>
      </w:ins>
      <w:ins w:id="2501" w:author="Arthur Parmentier" w:date="2020-06-08T00:45:00Z">
        <w:r w:rsidR="00DD5382">
          <w:t xml:space="preserve"> several</w:t>
        </w:r>
      </w:ins>
      <w:ins w:id="2502" w:author="Arthur Parmentier" w:date="2020-06-08T00:44:00Z">
        <w:r w:rsidR="00DD5382">
          <w:t xml:space="preserve"> </w:t>
        </w:r>
      </w:ins>
      <w:ins w:id="2503"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504" w:author="Arthur Parmentier" w:date="2020-06-08T00:47:00Z"/>
        </w:rPr>
      </w:pPr>
      <w:ins w:id="2505" w:author="Arthur Parmentier" w:date="2020-06-08T00:46:00Z">
        <w:r>
          <w:t>There are additional lexical categories such as adpositions that allow to construct phrases from single signs, while changing their funct</w:t>
        </w:r>
      </w:ins>
      <w:ins w:id="2506" w:author="Arthur Parmentier" w:date="2020-06-08T00:47:00Z">
        <w:r>
          <w:t>ion</w:t>
        </w:r>
      </w:ins>
    </w:p>
    <w:p w:rsidR="00DD5382" w:rsidRDefault="00DD5382">
      <w:pPr>
        <w:pStyle w:val="Paragraphedeliste"/>
        <w:rPr>
          <w:ins w:id="2507" w:author="Arthur Parmentier" w:date="2020-06-08T00:43:00Z"/>
        </w:rPr>
        <w:pPrChange w:id="2508" w:author="Arthur Parmentier" w:date="2020-06-08T00:47:00Z">
          <w:pPr>
            <w:pStyle w:val="Paragraphedeliste"/>
            <w:numPr>
              <w:ilvl w:val="1"/>
              <w:numId w:val="11"/>
            </w:numPr>
            <w:ind w:left="1440" w:hanging="360"/>
          </w:pPr>
        </w:pPrChange>
      </w:pPr>
      <w:ins w:id="2509" w:author="Arthur Parmentier" w:date="2020-06-08T00:47:00Z">
        <w:r>
          <w:t xml:space="preserve">As a simple example, let’s simply mention at this point that the </w:t>
        </w:r>
      </w:ins>
      <w:ins w:id="2510" w:author="Arthur Parmentier" w:date="2020-06-08T00:50:00Z">
        <w:r w:rsidR="00393C40">
          <w:t xml:space="preserve">common </w:t>
        </w:r>
      </w:ins>
      <w:ins w:id="2511" w:author="Arthur Parmentier" w:date="2020-06-08T00:47:00Z">
        <w:r>
          <w:t>clause “minimalism group</w:t>
        </w:r>
      </w:ins>
      <w:ins w:id="2512" w:author="Arthur Parmentier" w:date="2020-06-08T00:48:00Z">
        <w:r>
          <w:t xml:space="preserve">, off” is not explained in Thompson’s description, nor “Whole group, </w:t>
        </w:r>
      </w:ins>
      <w:ins w:id="2513" w:author="Arthur Parmentier" w:date="2020-06-08T00:49:00Z">
        <w:r>
          <w:t>long tone with movement, play” or “Whole group, movement with long tone, play” (and it</w:t>
        </w:r>
      </w:ins>
      <w:ins w:id="2514" w:author="Arthur Parmentier" w:date="2020-06-08T00:50:00Z">
        <w:r>
          <w:t xml:space="preserve"> is unclear at this stage too which one of the latter is correct).</w:t>
        </w:r>
      </w:ins>
    </w:p>
    <w:p w:rsidR="00752860" w:rsidRPr="007C437A" w:rsidRDefault="00480CA1">
      <w:pPr>
        <w:ind w:left="720"/>
        <w:rPr>
          <w:ins w:id="2515" w:author="Arthur Parmentier" w:date="2020-06-05T18:25:00Z"/>
        </w:rPr>
        <w:pPrChange w:id="2516" w:author="Arthur Parmentier" w:date="2020-06-08T00:43:00Z">
          <w:pPr>
            <w:pStyle w:val="Paragraphedeliste"/>
            <w:numPr>
              <w:numId w:val="11"/>
            </w:numPr>
            <w:ind w:hanging="360"/>
          </w:pPr>
        </w:pPrChange>
      </w:pPr>
      <w:ins w:id="2517" w:author="Arthur Parmentier" w:date="2020-06-08T00:24:00Z">
        <w:r>
          <w:t>A deeper linguistic analysis</w:t>
        </w:r>
      </w:ins>
      <w:ins w:id="2518" w:author="Arthur Parmentier" w:date="2020-06-05T18:27:00Z">
        <w:r w:rsidR="00C87BEA" w:rsidRPr="007C437A">
          <w:t xml:space="preserve"> would</w:t>
        </w:r>
      </w:ins>
      <w:ins w:id="2519" w:author="Arthur Parmentier" w:date="2020-06-08T00:24:00Z">
        <w:r>
          <w:t xml:space="preserve"> probably</w:t>
        </w:r>
      </w:ins>
      <w:ins w:id="2520" w:author="Arthur Parmentier" w:date="2020-06-05T18:27:00Z">
        <w:r w:rsidR="00C87BEA" w:rsidRPr="007C437A">
          <w:t xml:space="preserve"> lead to</w:t>
        </w:r>
      </w:ins>
      <w:ins w:id="2521" w:author="Arthur Parmentier" w:date="2020-06-08T00:24:00Z">
        <w:r>
          <w:t xml:space="preserve"> more</w:t>
        </w:r>
      </w:ins>
      <w:ins w:id="2522" w:author="Arthur Parmentier" w:date="2020-06-05T18:27:00Z">
        <w:r w:rsidR="00C87BEA" w:rsidRPr="007C437A">
          <w:t xml:space="preserve"> relevant categories to think </w:t>
        </w:r>
      </w:ins>
      <w:ins w:id="2523" w:author="Arthur Parmentier" w:date="2020-06-05T18:28:00Z">
        <w:r w:rsidR="00C87BEA" w:rsidRPr="007C437A">
          <w:t>signs</w:t>
        </w:r>
      </w:ins>
      <w:ins w:id="2524" w:author="Arthur Parmentier" w:date="2020-06-08T00:50:00Z">
        <w:r w:rsidR="00F7044D">
          <w:t xml:space="preserve"> with,</w:t>
        </w:r>
      </w:ins>
      <w:ins w:id="2525" w:author="Arthur Parmentier" w:date="2020-06-05T18:28:00Z">
        <w:r w:rsidR="00C87BEA" w:rsidRPr="007C437A">
          <w:t xml:space="preserve"> in terms of their position in the </w:t>
        </w:r>
      </w:ins>
      <w:ins w:id="2526" w:author="Arthur Parmentier" w:date="2020-06-08T00:51:00Z">
        <w:r w:rsidR="00F7044D">
          <w:t>clause</w:t>
        </w:r>
      </w:ins>
      <w:ins w:id="2527" w:author="Arthur Parmentier" w:date="2020-06-08T00:20:00Z">
        <w:r w:rsidR="00C9469B">
          <w:t xml:space="preserve">, their function, but also their use in more complex </w:t>
        </w:r>
      </w:ins>
      <w:ins w:id="2528" w:author="Arthur Parmentier" w:date="2020-06-08T00:51:00Z">
        <w:r w:rsidR="00944734">
          <w:t xml:space="preserve">syntactic </w:t>
        </w:r>
      </w:ins>
      <w:ins w:id="2529" w:author="Arthur Parmentier" w:date="2020-06-08T00:20:00Z">
        <w:r w:rsidR="00C9469B">
          <w:t>structures</w:t>
        </w:r>
      </w:ins>
      <w:ins w:id="2530" w:author="Arthur Parmentier" w:date="2020-06-08T00:51:00Z">
        <w:r w:rsidR="00944734">
          <w:t>.</w:t>
        </w:r>
      </w:ins>
    </w:p>
    <w:p w:rsidR="00752860" w:rsidRPr="007C437A" w:rsidRDefault="00C87BEA" w:rsidP="00752860">
      <w:pPr>
        <w:pStyle w:val="Paragraphedeliste"/>
        <w:numPr>
          <w:ilvl w:val="0"/>
          <w:numId w:val="11"/>
        </w:numPr>
        <w:rPr>
          <w:ins w:id="2531" w:author="Arthur Parmentier" w:date="2020-06-06T18:04:00Z"/>
        </w:rPr>
      </w:pPr>
      <w:ins w:id="2532" w:author="Arthur Parmentier" w:date="2020-06-05T18:29:00Z">
        <w:r w:rsidRPr="007C437A">
          <w:t xml:space="preserve">Finally, I think that </w:t>
        </w:r>
      </w:ins>
      <w:ins w:id="2533" w:author="Arthur Parmentier" w:date="2020-06-08T00:25:00Z">
        <w:r w:rsidR="00D15FB4">
          <w:t xml:space="preserve">his </w:t>
        </w:r>
      </w:ins>
      <w:ins w:id="2534" w:author="Arthur Parmentier" w:date="2020-06-05T18:29:00Z">
        <w:r w:rsidRPr="007C437A">
          <w:t xml:space="preserve">description suffers from the </w:t>
        </w:r>
      </w:ins>
      <w:ins w:id="2535" w:author="Arthur Parmentier" w:date="2020-06-08T00:25:00Z">
        <w:r w:rsidR="00D15FB4">
          <w:t>velocity</w:t>
        </w:r>
      </w:ins>
      <w:ins w:id="2536" w:author="Arthur Parmentier" w:date="2020-06-05T18:29:00Z">
        <w:r w:rsidRPr="007C437A">
          <w:t xml:space="preserve"> at which the language has evolved from</w:t>
        </w:r>
      </w:ins>
      <w:ins w:id="2537" w:author="Arthur Parmentier" w:date="2020-06-08T00:25:00Z">
        <w:r w:rsidR="00EE0694">
          <w:t xml:space="preserve"> its most</w:t>
        </w:r>
      </w:ins>
      <w:ins w:id="2538" w:author="Arthur Parmentier" w:date="2020-06-05T18:29:00Z">
        <w:r w:rsidRPr="007C437A">
          <w:t xml:space="preserve"> basic elements to complex uses and rul</w:t>
        </w:r>
      </w:ins>
      <w:ins w:id="2539" w:author="Arthur Parmentier" w:date="2020-06-05T18:30:00Z">
        <w:r w:rsidRPr="007C437A">
          <w:t>es</w:t>
        </w:r>
      </w:ins>
      <w:ins w:id="2540" w:author="Arthur Parmentier" w:date="2020-06-08T00:30:00Z">
        <w:r w:rsidR="00AB5E12">
          <w:t>, leading to describe its structure both in artistic and linguis</w:t>
        </w:r>
      </w:ins>
      <w:ins w:id="2541" w:author="Arthur Parmentier" w:date="2020-06-08T00:31:00Z">
        <w:r w:rsidR="00AB5E12">
          <w:t>tic terms and principles</w:t>
        </w:r>
      </w:ins>
      <w:ins w:id="2542" w:author="Arthur Parmentier" w:date="2020-06-05T18:30:00Z">
        <w:r w:rsidRPr="007C437A">
          <w:t>. This description might have been proposed at a time at which it made sense to think in those</w:t>
        </w:r>
      </w:ins>
      <w:ins w:id="2543" w:author="Arthur Parmentier" w:date="2020-06-08T00:26:00Z">
        <w:r w:rsidR="00EE0694">
          <w:t xml:space="preserve"> simple</w:t>
        </w:r>
      </w:ins>
      <w:ins w:id="2544" w:author="Arthur Parmentier" w:date="2020-06-05T18:30:00Z">
        <w:r w:rsidRPr="007C437A">
          <w:t xml:space="preserve"> terms, while </w:t>
        </w:r>
      </w:ins>
      <w:ins w:id="2545" w:author="Arthur Parmentier" w:date="2020-06-08T00:26:00Z">
        <w:r w:rsidR="00EE0694">
          <w:t xml:space="preserve">it was sufficient to introduce only superficial elements of syntax </w:t>
        </w:r>
      </w:ins>
      <w:ins w:id="2546" w:author="Arthur Parmentier" w:date="2020-06-08T00:27:00Z">
        <w:r w:rsidR="00EE0694">
          <w:t>as the performers would internalize in practice many of the implicit complexity of the language.</w:t>
        </w:r>
      </w:ins>
    </w:p>
    <w:p w:rsidR="00C51F09" w:rsidRPr="007C437A" w:rsidRDefault="00C51F09">
      <w:pPr>
        <w:rPr>
          <w:ins w:id="2547" w:author="Arthur Parmentier" w:date="2020-06-05T18:31:00Z"/>
        </w:rPr>
        <w:pPrChange w:id="2548" w:author="Arthur Parmentier" w:date="2020-06-06T18:04:00Z">
          <w:pPr>
            <w:pStyle w:val="Paragraphedeliste"/>
            <w:numPr>
              <w:numId w:val="11"/>
            </w:numPr>
            <w:ind w:hanging="360"/>
          </w:pPr>
        </w:pPrChange>
      </w:pPr>
      <w:ins w:id="2549" w:author="Arthur Parmentier" w:date="2020-06-06T18:04:00Z">
        <w:r w:rsidRPr="007C437A">
          <w:lastRenderedPageBreak/>
          <w:t xml:space="preserve">The description of </w:t>
        </w:r>
      </w:ins>
      <w:ins w:id="2550" w:author="Arthur Parmentier" w:date="2020-06-06T18:05:00Z">
        <w:r w:rsidRPr="007C437A">
          <w:t>the</w:t>
        </w:r>
      </w:ins>
      <w:ins w:id="2551" w:author="Arthur Parmentier" w:date="2020-06-06T18:04:00Z">
        <w:r w:rsidRPr="007C437A">
          <w:t xml:space="preserve"> whole syntax </w:t>
        </w:r>
      </w:ins>
      <w:ins w:id="2552" w:author="Arthur Parmentier" w:date="2020-06-06T18:05:00Z">
        <w:r w:rsidRPr="007C437A">
          <w:t xml:space="preserve">of SP </w:t>
        </w:r>
      </w:ins>
      <w:ins w:id="2553" w:author="Arthur Parmentier" w:date="2020-06-06T18:04:00Z">
        <w:r w:rsidRPr="007C437A">
          <w:t>would be the subject of a whole book and</w:t>
        </w:r>
      </w:ins>
      <w:ins w:id="2554" w:author="Arthur Parmentier" w:date="2020-06-08T00:51:00Z">
        <w:r w:rsidR="005539BB">
          <w:t xml:space="preserve"> out</w:t>
        </w:r>
      </w:ins>
      <w:ins w:id="2555" w:author="Arthur Parmentier" w:date="2020-06-08T00:52:00Z">
        <w:r w:rsidR="005539BB">
          <w:t xml:space="preserve"> of my field of expertise</w:t>
        </w:r>
      </w:ins>
      <w:ins w:id="2556" w:author="Arthur Parmentier" w:date="2020-06-06T18:04:00Z">
        <w:r w:rsidRPr="007C437A">
          <w:t xml:space="preserve">. </w:t>
        </w:r>
      </w:ins>
      <w:ins w:id="2557" w:author="Arthur Parmentier" w:date="2020-06-08T00:52:00Z">
        <w:r w:rsidR="0083330E">
          <w:br/>
        </w:r>
      </w:ins>
      <w:ins w:id="2558" w:author="Arthur Parmentier" w:date="2020-06-06T18:04:00Z">
        <w:r w:rsidRPr="007C437A">
          <w:t xml:space="preserve">However, I will </w:t>
        </w:r>
      </w:ins>
      <w:ins w:id="2559" w:author="Arthur Parmentier" w:date="2020-06-08T00:53:00Z">
        <w:r w:rsidR="0083330E">
          <w:t>underline</w:t>
        </w:r>
      </w:ins>
      <w:ins w:id="2560" w:author="Arthur Parmentier" w:date="2020-06-06T18:04:00Z">
        <w:r w:rsidRPr="007C437A">
          <w:t xml:space="preserve"> some of its basic elements </w:t>
        </w:r>
      </w:ins>
      <w:ins w:id="2561" w:author="Arthur Parmentier" w:date="2020-06-08T00:52:00Z">
        <w:r w:rsidR="0083330E">
          <w:t xml:space="preserve">that will be relevant to my technical proposition of a recognition tool and </w:t>
        </w:r>
      </w:ins>
      <w:ins w:id="2562" w:author="Arthur Parmentier" w:date="2020-06-08T00:53:00Z">
        <w:r w:rsidR="0083330E">
          <w:t>propose a view on its mechanisms at several levels.</w:t>
        </w:r>
      </w:ins>
    </w:p>
    <w:p w:rsidR="00EB42AE" w:rsidRPr="007C437A" w:rsidRDefault="00EB42AE">
      <w:pPr>
        <w:pStyle w:val="Titre4"/>
        <w:rPr>
          <w:ins w:id="2563" w:author="Arthur Parmentier" w:date="2020-06-05T19:00:00Z"/>
          <w:rPrChange w:id="2564" w:author="Arthur Parmentier" w:date="2020-06-07T15:27:00Z">
            <w:rPr>
              <w:ins w:id="2565" w:author="Arthur Parmentier" w:date="2020-06-05T19:00:00Z"/>
            </w:rPr>
          </w:rPrChange>
        </w:rPr>
        <w:pPrChange w:id="2566" w:author="Arthur Parmentier" w:date="2020-06-06T20:39:00Z">
          <w:pPr>
            <w:pStyle w:val="Titre5"/>
          </w:pPr>
        </w:pPrChange>
      </w:pPr>
      <w:ins w:id="2567" w:author="Arthur Parmentier" w:date="2020-06-05T19:00:00Z">
        <w:r w:rsidRPr="007C437A">
          <w:rPr>
            <w:rPrChange w:id="2568" w:author="Arthur Parmentier" w:date="2020-06-07T15:27:00Z">
              <w:rPr/>
            </w:rPrChange>
          </w:rPr>
          <w:t xml:space="preserve">A closer look </w:t>
        </w:r>
      </w:ins>
      <w:ins w:id="2569" w:author="Arthur Parmentier" w:date="2020-06-05T19:20:00Z">
        <w:r w:rsidR="000E299B" w:rsidRPr="007C437A">
          <w:rPr>
            <w:rPrChange w:id="2570" w:author="Arthur Parmentier" w:date="2020-06-07T15:27:00Z">
              <w:rPr/>
            </w:rPrChange>
          </w:rPr>
          <w:t>at</w:t>
        </w:r>
      </w:ins>
      <w:ins w:id="2571" w:author="Arthur Parmentier" w:date="2020-06-05T19:00:00Z">
        <w:r w:rsidRPr="007C437A">
          <w:rPr>
            <w:rPrChange w:id="2572" w:author="Arthur Parmentier" w:date="2020-06-07T15:27:00Z">
              <w:rPr/>
            </w:rPrChange>
          </w:rPr>
          <w:t xml:space="preserve"> SP syntax</w:t>
        </w:r>
      </w:ins>
    </w:p>
    <w:p w:rsidR="00DC1017" w:rsidRPr="007C437A" w:rsidRDefault="00EB42AE" w:rsidP="00EB42AE">
      <w:pPr>
        <w:rPr>
          <w:ins w:id="2573" w:author="Arthur Parmentier" w:date="2020-06-05T19:20:00Z"/>
        </w:rPr>
      </w:pPr>
      <w:ins w:id="2574" w:author="Arthur Parmentier" w:date="2020-06-05T19:01:00Z">
        <w:r w:rsidRPr="007C437A">
          <w:t xml:space="preserve">In this part, I will </w:t>
        </w:r>
      </w:ins>
      <w:ins w:id="2575" w:author="Arthur Parmentier" w:date="2020-06-05T19:02:00Z">
        <w:r w:rsidRPr="007C437A">
          <w:t>step back from the historical description of the SP syntax to cover its structure in its contemporary form</w:t>
        </w:r>
      </w:ins>
      <w:ins w:id="2576" w:author="Arthur Parmentier" w:date="2020-06-05T19:03:00Z">
        <w:r w:rsidRPr="007C437A">
          <w:t>s and</w:t>
        </w:r>
      </w:ins>
      <w:ins w:id="2577" w:author="Arthur Parmentier" w:date="2020-06-05T21:03:00Z">
        <w:r w:rsidR="007E76C0" w:rsidRPr="007C437A">
          <w:t xml:space="preserve"> try</w:t>
        </w:r>
      </w:ins>
      <w:ins w:id="2578" w:author="Arthur Parmentier" w:date="2020-06-06T12:46:00Z">
        <w:r w:rsidR="00551BBF" w:rsidRPr="007C437A">
          <w:t xml:space="preserve"> to</w:t>
        </w:r>
      </w:ins>
      <w:ins w:id="2579" w:author="Arthur Parmentier" w:date="2020-06-05T19:03:00Z">
        <w:r w:rsidRPr="007C437A">
          <w:t xml:space="preserve"> provide a wider view</w:t>
        </w:r>
      </w:ins>
      <w:ins w:id="2580" w:author="Arthur Parmentier" w:date="2020-06-05T19:30:00Z">
        <w:r w:rsidR="00706ADC" w:rsidRPr="007C437A">
          <w:t xml:space="preserve"> of its components</w:t>
        </w:r>
      </w:ins>
      <w:ins w:id="2581" w:author="Arthur Parmentier" w:date="2020-06-06T20:40:00Z">
        <w:r w:rsidR="005E6896" w:rsidRPr="007C437A">
          <w:t xml:space="preserve"> </w:t>
        </w:r>
        <w:r w:rsidR="006A6B19" w:rsidRPr="007C437A">
          <w:t>including my own observations and</w:t>
        </w:r>
      </w:ins>
      <w:ins w:id="2582" w:author="Arthur Parmentier" w:date="2020-06-06T20:41:00Z">
        <w:r w:rsidR="006A6B19" w:rsidRPr="007C437A">
          <w:t xml:space="preserve"> interpretations.</w:t>
        </w:r>
      </w:ins>
    </w:p>
    <w:p w:rsidR="000E299B" w:rsidRPr="007C437A" w:rsidRDefault="000E299B">
      <w:pPr>
        <w:pStyle w:val="Titre5"/>
        <w:rPr>
          <w:ins w:id="2583" w:author="Arthur Parmentier" w:date="2020-06-05T20:54:00Z"/>
          <w:rPrChange w:id="2584" w:author="Arthur Parmentier" w:date="2020-06-07T15:27:00Z">
            <w:rPr>
              <w:ins w:id="2585" w:author="Arthur Parmentier" w:date="2020-06-05T20:54:00Z"/>
            </w:rPr>
          </w:rPrChange>
        </w:rPr>
        <w:pPrChange w:id="2586" w:author="Arthur Parmentier" w:date="2020-06-06T20:39:00Z">
          <w:pPr>
            <w:pStyle w:val="Titre6"/>
          </w:pPr>
        </w:pPrChange>
      </w:pPr>
      <w:ins w:id="2587" w:author="Arthur Parmentier" w:date="2020-06-05T19:20:00Z">
        <w:r w:rsidRPr="007C437A">
          <w:rPr>
            <w:rPrChange w:id="2588" w:author="Arthur Parmentier" w:date="2020-06-07T15:27:00Z">
              <w:rPr/>
            </w:rPrChange>
          </w:rPr>
          <w:t>The big picture</w:t>
        </w:r>
      </w:ins>
    </w:p>
    <w:p w:rsidR="001C2AA6" w:rsidRPr="007C437A" w:rsidRDefault="007E76C0">
      <w:pPr>
        <w:keepNext/>
        <w:rPr>
          <w:ins w:id="2589" w:author="Arthur Parmentier" w:date="2020-06-05T21:05:00Z"/>
        </w:rPr>
        <w:pPrChange w:id="2590" w:author="Arthur Parmentier" w:date="2020-06-05T21:05:00Z">
          <w:pPr/>
        </w:pPrChange>
      </w:pPr>
      <w:ins w:id="2591" w:author="Arthur Parmentier" w:date="2020-06-05T20:54:00Z">
        <w:r w:rsidRPr="007C437A">
          <w:rPr>
            <w:noProof/>
            <w:rPrChange w:id="2592"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2593" w:author="Arthur Parmentier" w:date="2020-06-05T21:09:00Z"/>
        </w:rPr>
      </w:pPr>
      <w:bookmarkStart w:id="2594" w:name="_Ref42283886"/>
      <w:bookmarkStart w:id="2595" w:name="_Ref42283881"/>
      <w:ins w:id="2596" w:author="Arthur Parmentier" w:date="2020-06-05T21:05:00Z">
        <w:r w:rsidRPr="007C437A">
          <w:t xml:space="preserve">Figure </w:t>
        </w:r>
        <w:r w:rsidRPr="007C437A">
          <w:rPr>
            <w:rPrChange w:id="2597" w:author="Arthur Parmentier" w:date="2020-06-07T15:27:00Z">
              <w:rPr/>
            </w:rPrChange>
          </w:rPr>
          <w:fldChar w:fldCharType="begin"/>
        </w:r>
        <w:r w:rsidRPr="007C437A">
          <w:instrText xml:space="preserve"> SEQ Figure \* ARABIC </w:instrText>
        </w:r>
      </w:ins>
      <w:r w:rsidRPr="007C437A">
        <w:rPr>
          <w:rPrChange w:id="2598" w:author="Arthur Parmentier" w:date="2020-06-07T15:27:00Z">
            <w:rPr/>
          </w:rPrChange>
        </w:rPr>
        <w:fldChar w:fldCharType="separate"/>
      </w:r>
      <w:ins w:id="2599" w:author="Arthur Parmentier" w:date="2020-06-05T21:05:00Z">
        <w:r w:rsidRPr="007C437A">
          <w:rPr>
            <w:rPrChange w:id="2600" w:author="Arthur Parmentier" w:date="2020-06-07T15:27:00Z">
              <w:rPr>
                <w:noProof/>
              </w:rPr>
            </w:rPrChange>
          </w:rPr>
          <w:t>1</w:t>
        </w:r>
        <w:r w:rsidRPr="007C437A">
          <w:rPr>
            <w:rPrChange w:id="2601" w:author="Arthur Parmentier" w:date="2020-06-07T15:27:00Z">
              <w:rPr/>
            </w:rPrChange>
          </w:rPr>
          <w:fldChar w:fldCharType="end"/>
        </w:r>
        <w:bookmarkEnd w:id="2594"/>
        <w:r w:rsidRPr="007C437A">
          <w:t xml:space="preserve"> Representations of the modes, their "enter"-"escape" dynamic with respect to the "Default mode" and the </w:t>
        </w:r>
      </w:ins>
      <w:ins w:id="2602" w:author="Arthur Parmentier" w:date="2020-06-05T21:06:00Z">
        <w:r w:rsidR="00B964BD" w:rsidRPr="007C437A">
          <w:t>correlation of</w:t>
        </w:r>
      </w:ins>
      <w:ins w:id="2603" w:author="Arthur Parmentier" w:date="2020-06-05T21:05:00Z">
        <w:r w:rsidRPr="007C437A">
          <w:t xml:space="preserve"> the ambiguity bet</w:t>
        </w:r>
      </w:ins>
      <w:ins w:id="2604" w:author="Arthur Parmentier" w:date="2020-06-05T21:06:00Z">
        <w:r w:rsidR="003E12E8" w:rsidRPr="007C437A">
          <w:t>ween</w:t>
        </w:r>
      </w:ins>
      <w:ins w:id="2605" w:author="Arthur Parmentier" w:date="2020-06-05T21:05:00Z">
        <w:r w:rsidRPr="007C437A">
          <w:t xml:space="preserve"> two modes and their respective sig</w:t>
        </w:r>
      </w:ins>
      <w:ins w:id="2606" w:author="Arthur Parmentier" w:date="2020-06-06T12:20:00Z">
        <w:r w:rsidR="00A440D0" w:rsidRPr="007C437A">
          <w:t xml:space="preserve">n/gestures </w:t>
        </w:r>
      </w:ins>
      <w:ins w:id="2607" w:author="Arthur Parmentier" w:date="2020-06-05T21:05:00Z">
        <w:r w:rsidRPr="007C437A">
          <w:t>corpus</w:t>
        </w:r>
      </w:ins>
      <w:bookmarkEnd w:id="2595"/>
      <w:ins w:id="2608" w:author="Arthur Parmentier" w:date="2020-06-06T12:20:00Z">
        <w:r w:rsidR="00A440D0" w:rsidRPr="007C437A">
          <w:t xml:space="preserve">: the “enter” and “escape” signs are used to disambiguate the interpretation of </w:t>
        </w:r>
      </w:ins>
      <w:ins w:id="2609" w:author="Arthur Parmentier" w:date="2020-06-06T12:21:00Z">
        <w:r w:rsidR="00A440D0" w:rsidRPr="007C437A">
          <w:t>gestures or sign common to two or more modes for the performer. In the non-ambiguous cases, we see that the “escape” signs disappear (</w:t>
        </w:r>
      </w:ins>
      <w:ins w:id="2610" w:author="Arthur Parmentier" w:date="2020-06-06T12:22:00Z">
        <w:r w:rsidR="00A440D0" w:rsidRPr="007C437A">
          <w:t>or is simply a “step outside the box”).</w:t>
        </w:r>
      </w:ins>
      <w:ins w:id="2611" w:author="Arthur Parmentier" w:date="2020-06-06T19:14:00Z">
        <w:r w:rsidR="00BD746C" w:rsidRPr="007C437A">
          <w:br/>
        </w:r>
        <w:r w:rsidR="00BD746C" w:rsidRPr="007C437A">
          <w:br/>
        </w:r>
      </w:ins>
      <w:ins w:id="2612" w:author="Arthur Parmentier" w:date="2020-06-06T12:22:00Z">
        <w:r w:rsidR="00A440D0" w:rsidRPr="007C437A">
          <w:t xml:space="preserve"> </w:t>
        </w:r>
        <w:r w:rsidR="00A440D0" w:rsidRPr="007C437A">
          <w:rPr>
            <w:vertAlign w:val="superscript"/>
          </w:rPr>
          <w:t>1</w:t>
        </w:r>
        <w:r w:rsidR="00A440D0" w:rsidRPr="007C437A">
          <w:t xml:space="preserve">Launch mode </w:t>
        </w:r>
      </w:ins>
      <w:ins w:id="2613" w:author="Arthur Parmentier" w:date="2020-06-06T12:23:00Z">
        <w:r w:rsidR="00A440D0" w:rsidRPr="007C437A">
          <w:t xml:space="preserve">is ambiguous because some signs must be interpreted as in shapeline (Identifiers for instance). However, </w:t>
        </w:r>
      </w:ins>
      <w:ins w:id="2614" w:author="Arthur Parmentier" w:date="2020-06-06T12:24:00Z">
        <w:r w:rsidR="00A440D0" w:rsidRPr="007C437A">
          <w:t>it is not ambiguous for contents and modifiers, which can simply be performed immediately when the soundpainter “steps into the box”.</w:t>
        </w:r>
      </w:ins>
      <w:ins w:id="2615" w:author="Arthur Parmentier" w:date="2020-06-06T12:25:00Z">
        <w:r w:rsidR="00A440D0" w:rsidRPr="007C437A">
          <w:t xml:space="preserve"> For that reason, </w:t>
        </w:r>
      </w:ins>
      <w:ins w:id="2616" w:author="Arthur Parmentier" w:date="2020-06-06T12:46:00Z">
        <w:r w:rsidR="0071562A" w:rsidRPr="007C437A">
          <w:t>their</w:t>
        </w:r>
      </w:ins>
      <w:ins w:id="2617" w:author="Arthur Parmentier" w:date="2020-06-06T12:25:00Z">
        <w:r w:rsidR="00A440D0" w:rsidRPr="007C437A">
          <w:t xml:space="preserve"> enter and exit signs are not always performed when there is no ambiguity. It is also possible that </w:t>
        </w:r>
      </w:ins>
      <w:ins w:id="2618" w:author="Arthur Parmentier" w:date="2020-06-06T12:26:00Z">
        <w:r w:rsidR="00A440D0" w:rsidRPr="007C437A">
          <w:t>one particular mode is used by convention</w:t>
        </w:r>
      </w:ins>
      <w:ins w:id="2619" w:author="Arthur Parmentier" w:date="2020-06-06T12:46:00Z">
        <w:r w:rsidR="00FB620E" w:rsidRPr="007C437A">
          <w:t xml:space="preserve"> </w:t>
        </w:r>
      </w:ins>
      <w:ins w:id="2620" w:author="Arthur Parmentier" w:date="2020-06-06T12:47:00Z">
        <w:r w:rsidR="004D7731" w:rsidRPr="007C437A">
          <w:t xml:space="preserve">(by default) </w:t>
        </w:r>
      </w:ins>
      <w:ins w:id="2621" w:author="Arthur Parmentier" w:date="2020-06-06T12:46:00Z">
        <w:r w:rsidR="00FB620E" w:rsidRPr="007C437A">
          <w:t xml:space="preserve">instead of the </w:t>
        </w:r>
      </w:ins>
      <w:ins w:id="2622" w:author="Arthur Parmentier" w:date="2020-06-06T12:47:00Z">
        <w:r w:rsidR="005C65F5" w:rsidRPr="007C437A">
          <w:t>“</w:t>
        </w:r>
      </w:ins>
      <w:ins w:id="2623" w:author="Arthur Parmentier" w:date="2020-06-06T12:46:00Z">
        <w:r w:rsidR="00FB620E" w:rsidRPr="007C437A">
          <w:t>default mode</w:t>
        </w:r>
      </w:ins>
      <w:ins w:id="2624" w:author="Arthur Parmentier" w:date="2020-06-06T12:47:00Z">
        <w:r w:rsidR="005C65F5" w:rsidRPr="007C437A">
          <w:t>”</w:t>
        </w:r>
      </w:ins>
      <w:ins w:id="2625" w:author="Arthur Parmentier" w:date="2020-06-06T12:20:00Z">
        <w:r w:rsidR="00A440D0" w:rsidRPr="007C437A">
          <w:t xml:space="preserve"> </w:t>
        </w:r>
      </w:ins>
      <w:ins w:id="2626" w:author="Arthur Parmentier" w:date="2020-06-06T12:26:00Z">
        <w:r w:rsidR="00A440D0" w:rsidRPr="007C437A">
          <w:t xml:space="preserve">(for instance, it is often the case that dancer </w:t>
        </w:r>
      </w:ins>
      <w:ins w:id="2627" w:author="Arthur Parmentier" w:date="2020-06-06T12:46:00Z">
        <w:r w:rsidR="0071562A" w:rsidRPr="007C437A">
          <w:t>interprets</w:t>
        </w:r>
      </w:ins>
      <w:ins w:id="2628" w:author="Arthur Parmentier" w:date="2020-06-06T12:26:00Z">
        <w:r w:rsidR="00A440D0" w:rsidRPr="007C437A">
          <w:t xml:space="preserve"> signs and gestures in launch mode during p</w:t>
        </w:r>
      </w:ins>
      <w:ins w:id="2629" w:author="Arthur Parmentier" w:date="2020-06-06T12:27:00Z">
        <w:r w:rsidR="00A440D0" w:rsidRPr="007C437A">
          <w:t>erformance by default), in which case the enter and escape sign may not be used either.</w:t>
        </w:r>
      </w:ins>
    </w:p>
    <w:p w:rsidR="0077353F" w:rsidRPr="007C437A" w:rsidRDefault="00122D9C" w:rsidP="00122D9C">
      <w:pPr>
        <w:rPr>
          <w:ins w:id="2630" w:author="Arthur Parmentier" w:date="2020-06-06T19:24:00Z"/>
        </w:rPr>
      </w:pPr>
      <w:ins w:id="2631" w:author="Arthur Parmentier" w:date="2020-06-05T21:09:00Z">
        <w:r w:rsidRPr="007C437A">
          <w:lastRenderedPageBreak/>
          <w:t>Let’s start with the big picture.</w:t>
        </w:r>
      </w:ins>
      <w:ins w:id="2632" w:author="Arthur Parmentier" w:date="2020-06-05T21:26:00Z">
        <w:r w:rsidR="00274337" w:rsidRPr="007C437A">
          <w:br/>
        </w:r>
      </w:ins>
      <w:ins w:id="2633" w:author="Arthur Parmentier" w:date="2020-06-05T21:16:00Z">
        <w:r w:rsidRPr="007C437A">
          <w:t xml:space="preserve">Imagine a language that has an alphabet (a set of signs) and several </w:t>
        </w:r>
      </w:ins>
      <w:ins w:id="2634" w:author="Arthur Parmentier" w:date="2020-06-05T21:18:00Z">
        <w:r w:rsidRPr="007C437A">
          <w:t>syntaxes</w:t>
        </w:r>
      </w:ins>
      <w:ins w:id="2635" w:author="Arthur Parmentier" w:date="2020-06-05T21:16:00Z">
        <w:r w:rsidRPr="007C437A">
          <w:t xml:space="preserve"> that </w:t>
        </w:r>
      </w:ins>
      <w:ins w:id="2636" w:author="Arthur Parmentier" w:date="2020-06-05T21:17:00Z">
        <w:r w:rsidRPr="007C437A">
          <w:t xml:space="preserve">all speakers know and can use whenever they think that one is more appropriate than </w:t>
        </w:r>
      </w:ins>
      <w:ins w:id="2637" w:author="Arthur Parmentier" w:date="2020-06-05T21:18:00Z">
        <w:r w:rsidRPr="007C437A">
          <w:t xml:space="preserve">the </w:t>
        </w:r>
      </w:ins>
      <w:ins w:id="2638" w:author="Arthur Parmentier" w:date="2020-06-05T21:17:00Z">
        <w:r w:rsidRPr="007C437A">
          <w:t xml:space="preserve">others. Let’s call these </w:t>
        </w:r>
      </w:ins>
      <w:ins w:id="2639" w:author="Arthur Parmentier" w:date="2020-06-05T21:18:00Z">
        <w:r w:rsidRPr="007C437A">
          <w:t>syntaxes</w:t>
        </w:r>
      </w:ins>
      <w:ins w:id="2640" w:author="Arthur Parmentier" w:date="2020-06-05T21:17:00Z">
        <w:r w:rsidRPr="007C437A">
          <w:t xml:space="preserve"> “modes”.</w:t>
        </w:r>
      </w:ins>
      <w:ins w:id="2641" w:author="Arthur Parmentier" w:date="2020-06-05T21:19:00Z">
        <w:r w:rsidRPr="007C437A">
          <w:t xml:space="preserve"> SP is such a language. </w:t>
        </w:r>
        <w:r w:rsidR="004C1058" w:rsidRPr="007C437A">
          <w:t xml:space="preserve">We have seen that SP has an alphabet and how it is created. </w:t>
        </w:r>
      </w:ins>
      <w:ins w:id="2642" w:author="Arthur Parmentier" w:date="2020-06-05T21:20:00Z">
        <w:r w:rsidR="004C1058" w:rsidRPr="007C437A">
          <w:t xml:space="preserve">We have also seen that modes are said by Walter Thompson to “embody </w:t>
        </w:r>
      </w:ins>
      <w:ins w:id="2643" w:author="Arthur Parmentier" w:date="2020-06-05T21:21:00Z">
        <w:r w:rsidR="004C1058" w:rsidRPr="007C437A">
          <w:t xml:space="preserve">specific performance parameters”, even though </w:t>
        </w:r>
      </w:ins>
      <w:ins w:id="2644" w:author="Arthur Parmentier" w:date="2020-06-06T19:15:00Z">
        <w:r w:rsidR="003C4D17" w:rsidRPr="007C437A">
          <w:t>they are at this point</w:t>
        </w:r>
      </w:ins>
      <w:ins w:id="2645" w:author="Arthur Parmentier" w:date="2020-06-05T21:21:00Z">
        <w:r w:rsidR="004C1058" w:rsidRPr="007C437A">
          <w:t xml:space="preserve"> probably not usual Content gestures. </w:t>
        </w:r>
      </w:ins>
      <w:ins w:id="2646" w:author="Arthur Parmentier" w:date="2020-06-06T19:15:00Z">
        <w:r w:rsidR="00163AE7" w:rsidRPr="007C437A">
          <w:br/>
        </w:r>
      </w:ins>
      <w:ins w:id="2647" w:author="Arthur Parmentier" w:date="2020-06-05T21:22:00Z">
        <w:r w:rsidR="004C1058" w:rsidRPr="007C437A">
          <w:t xml:space="preserve">My proposition is to understand modes as several </w:t>
        </w:r>
      </w:ins>
      <w:ins w:id="2648" w:author="Arthur Parmentier" w:date="2020-06-06T13:06:00Z">
        <w:r w:rsidR="00DD01C7" w:rsidRPr="007C437A">
          <w:t>syntactic</w:t>
        </w:r>
      </w:ins>
      <w:ins w:id="2649" w:author="Arthur Parmentier" w:date="2020-06-05T21:23:00Z">
        <w:r w:rsidR="004C1058" w:rsidRPr="007C437A">
          <w:t xml:space="preserve"> and semantic</w:t>
        </w:r>
        <w:r w:rsidR="004C1058" w:rsidRPr="007C437A">
          <w:rPr>
            <w:rStyle w:val="Appelnotedebasdep"/>
          </w:rPr>
          <w:footnoteReference w:id="36"/>
        </w:r>
      </w:ins>
      <w:ins w:id="2657" w:author="Arthur Parmentier" w:date="2020-06-05T21:22:00Z">
        <w:r w:rsidR="004C1058" w:rsidRPr="007C437A">
          <w:t xml:space="preserve"> modules that the soundpainter can use during the performan</w:t>
        </w:r>
      </w:ins>
      <w:ins w:id="2658" w:author="Arthur Parmentier" w:date="2020-06-05T21:23:00Z">
        <w:r w:rsidR="004C1058" w:rsidRPr="007C437A">
          <w:t>ce</w:t>
        </w:r>
      </w:ins>
      <w:ins w:id="2659" w:author="Arthur Parmentier" w:date="2020-06-05T21:25:00Z">
        <w:r w:rsidR="002E7599" w:rsidRPr="007C437A">
          <w:t>, i.</w:t>
        </w:r>
      </w:ins>
      <w:ins w:id="2660" w:author="Arthur Parmentier" w:date="2020-06-05T21:26:00Z">
        <w:r w:rsidR="002E7599" w:rsidRPr="007C437A">
          <w:t xml:space="preserve">e. the specific performance parameters that Walter Thompson speaks about are their </w:t>
        </w:r>
      </w:ins>
      <w:ins w:id="2661" w:author="Arthur Parmentier" w:date="2020-06-06T13:06:00Z">
        <w:r w:rsidR="00DD01C7" w:rsidRPr="007C437A">
          <w:t>syntactic</w:t>
        </w:r>
      </w:ins>
      <w:ins w:id="2662" w:author="Arthur Parmentier" w:date="2020-06-05T21:26:00Z">
        <w:r w:rsidR="002E7599" w:rsidRPr="007C437A">
          <w:t xml:space="preserve"> (and semantic) </w:t>
        </w:r>
        <w:r w:rsidR="00274337" w:rsidRPr="007C437A">
          <w:t>components</w:t>
        </w:r>
        <w:r w:rsidR="002E7599" w:rsidRPr="007C437A">
          <w:t>.</w:t>
        </w:r>
      </w:ins>
      <w:ins w:id="2663" w:author="Arthur Parmentier" w:date="2020-06-05T21:27:00Z">
        <w:r w:rsidR="00274337" w:rsidRPr="007C437A">
          <w:br/>
          <w:t>One may say that such two different modules, because they have different syntaxes,</w:t>
        </w:r>
      </w:ins>
      <w:ins w:id="2664" w:author="Arthur Parmentier" w:date="2020-06-05T21:28:00Z">
        <w:r w:rsidR="00274337" w:rsidRPr="007C437A">
          <w:t xml:space="preserve"> are </w:t>
        </w:r>
      </w:ins>
      <w:ins w:id="2665" w:author="Arthur Parmentier" w:date="2020-06-06T19:16:00Z">
        <w:r w:rsidR="00C66F72" w:rsidRPr="007C437A">
          <w:t xml:space="preserve">therefore </w:t>
        </w:r>
      </w:ins>
      <w:ins w:id="2666" w:author="Arthur Parmentier" w:date="2020-06-05T21:28:00Z">
        <w:r w:rsidR="00274337" w:rsidRPr="007C437A">
          <w:t xml:space="preserve">two different languages </w:t>
        </w:r>
      </w:ins>
      <w:ins w:id="2667" w:author="Arthur Parmentier" w:date="2020-06-06T19:17:00Z">
        <w:r w:rsidR="00BB7AB5" w:rsidRPr="007C437A">
          <w:t>and wonder how they could</w:t>
        </w:r>
        <w:r w:rsidR="00983480" w:rsidRPr="007C437A">
          <w:t xml:space="preserve"> form</w:t>
        </w:r>
      </w:ins>
      <w:ins w:id="2668" w:author="Arthur Parmentier" w:date="2020-06-05T21:28:00Z">
        <w:r w:rsidR="00274337" w:rsidRPr="007C437A">
          <w:t xml:space="preserve"> a single language that we call SP. </w:t>
        </w:r>
      </w:ins>
      <w:ins w:id="2669" w:author="Arthur Parmentier" w:date="2020-06-06T19:17:00Z">
        <w:r w:rsidR="00A70873" w:rsidRPr="007C437A">
          <w:t>T</w:t>
        </w:r>
      </w:ins>
      <w:ins w:id="2670" w:author="Arthur Parmentier" w:date="2020-06-05T21:29:00Z">
        <w:r w:rsidR="00274337" w:rsidRPr="007C437A">
          <w:t xml:space="preserve">o understand how they </w:t>
        </w:r>
      </w:ins>
      <w:ins w:id="2671" w:author="Arthur Parmentier" w:date="2020-06-06T19:18:00Z">
        <w:r w:rsidR="006B144E" w:rsidRPr="007C437A">
          <w:t>relate to</w:t>
        </w:r>
      </w:ins>
      <w:ins w:id="2672" w:author="Arthur Parmentier" w:date="2020-06-05T21:29:00Z">
        <w:r w:rsidR="00274337" w:rsidRPr="007C437A">
          <w:t xml:space="preserve"> each other and labeled under “SP”, let’s take a look at the </w:t>
        </w:r>
      </w:ins>
      <w:ins w:id="2673" w:author="Arthur Parmentier" w:date="2020-06-06T19:17:00Z">
        <w:r w:rsidR="0015677B" w:rsidRPr="007C437A">
          <w:t xml:space="preserve">alphabetical level (their set of possible </w:t>
        </w:r>
      </w:ins>
      <w:ins w:id="2674" w:author="Arthur Parmentier" w:date="2020-06-06T19:18:00Z">
        <w:r w:rsidR="0015677B" w:rsidRPr="007C437A">
          <w:t xml:space="preserve">signs) </w:t>
        </w:r>
      </w:ins>
      <w:ins w:id="2675" w:author="Arthur Parmentier" w:date="2020-06-05T21:29:00Z">
        <w:r w:rsidR="00687A5C" w:rsidRPr="007C437A">
          <w:t>to understand their common features.</w:t>
        </w:r>
      </w:ins>
    </w:p>
    <w:p w:rsidR="00B437A4" w:rsidRPr="007C437A" w:rsidRDefault="00B437A4">
      <w:pPr>
        <w:pStyle w:val="Titre5"/>
        <w:rPr>
          <w:ins w:id="2676" w:author="Arthur Parmentier" w:date="2020-06-06T19:18:00Z"/>
          <w:rPrChange w:id="2677" w:author="Arthur Parmentier" w:date="2020-06-07T15:27:00Z">
            <w:rPr>
              <w:ins w:id="2678" w:author="Arthur Parmentier" w:date="2020-06-06T19:18:00Z"/>
            </w:rPr>
          </w:rPrChange>
        </w:rPr>
        <w:pPrChange w:id="2679" w:author="Arthur Parmentier" w:date="2020-06-06T20:39:00Z">
          <w:pPr/>
        </w:pPrChange>
      </w:pPr>
      <w:ins w:id="2680" w:author="Arthur Parmentier" w:date="2020-06-06T19:24:00Z">
        <w:r w:rsidRPr="007C437A">
          <w:rPr>
            <w:rPrChange w:id="2681" w:author="Arthur Parmentier" w:date="2020-06-07T15:27:00Z">
              <w:rPr/>
            </w:rPrChange>
          </w:rPr>
          <w:t>A shared alphabet for several syntaxes</w:t>
        </w:r>
      </w:ins>
    </w:p>
    <w:p w:rsidR="00122D9C" w:rsidRPr="007C437A" w:rsidRDefault="00122D9C" w:rsidP="00122D9C">
      <w:pPr>
        <w:rPr>
          <w:ins w:id="2682" w:author="Arthur Parmentier" w:date="2020-06-06T19:24:00Z"/>
        </w:rPr>
      </w:pPr>
      <w:ins w:id="2683" w:author="Arthur Parmentier" w:date="2020-06-05T21:09:00Z">
        <w:r w:rsidRPr="007C437A">
          <w:t xml:space="preserve">Imagine </w:t>
        </w:r>
      </w:ins>
      <w:ins w:id="2684" w:author="Arthur Parmentier" w:date="2020-06-05T21:10:00Z">
        <w:r w:rsidRPr="007C437A">
          <w:t>the dictionary of SP and visualize the abstract space of all signs in SP (bottom of</w:t>
        </w:r>
      </w:ins>
      <w:ins w:id="2685" w:author="Arthur Parmentier" w:date="2020-06-05T21:11:00Z">
        <w:r w:rsidRPr="007C437A">
          <w:t xml:space="preserve"> </w:t>
        </w:r>
        <w:r w:rsidRPr="007C437A">
          <w:rPr>
            <w:rPrChange w:id="2686" w:author="Arthur Parmentier" w:date="2020-06-07T15:27:00Z">
              <w:rPr/>
            </w:rPrChange>
          </w:rPr>
          <w:fldChar w:fldCharType="begin"/>
        </w:r>
        <w:r w:rsidRPr="007C437A">
          <w:instrText xml:space="preserve"> REF _Ref42283886 \h </w:instrText>
        </w:r>
      </w:ins>
      <w:r w:rsidRPr="007C437A">
        <w:rPr>
          <w:rPrChange w:id="2687" w:author="Arthur Parmentier" w:date="2020-06-07T15:27:00Z">
            <w:rPr/>
          </w:rPrChange>
        </w:rPr>
      </w:r>
      <w:r w:rsidRPr="007C437A">
        <w:rPr>
          <w:rPrChange w:id="2688" w:author="Arthur Parmentier" w:date="2020-06-07T15:27:00Z">
            <w:rPr/>
          </w:rPrChange>
        </w:rPr>
        <w:fldChar w:fldCharType="separate"/>
      </w:r>
      <w:ins w:id="2689" w:author="Arthur Parmentier" w:date="2020-06-05T21:11:00Z">
        <w:r w:rsidRPr="007C437A">
          <w:t xml:space="preserve">Figure </w:t>
        </w:r>
        <w:r w:rsidRPr="007C437A">
          <w:rPr>
            <w:rPrChange w:id="2690" w:author="Arthur Parmentier" w:date="2020-06-07T15:27:00Z">
              <w:rPr>
                <w:noProof/>
              </w:rPr>
            </w:rPrChange>
          </w:rPr>
          <w:t>1</w:t>
        </w:r>
        <w:r w:rsidRPr="007C437A">
          <w:rPr>
            <w:rPrChange w:id="2691" w:author="Arthur Parmentier" w:date="2020-06-07T15:27:00Z">
              <w:rPr/>
            </w:rPrChange>
          </w:rPr>
          <w:fldChar w:fldCharType="end"/>
        </w:r>
        <w:r w:rsidRPr="007C437A">
          <w:t xml:space="preserve">). </w:t>
        </w:r>
      </w:ins>
      <w:ins w:id="2692" w:author="Arthur Parmentier" w:date="2020-06-05T21:15:00Z">
        <w:r w:rsidRPr="007C437A">
          <w:br/>
        </w:r>
      </w:ins>
      <w:ins w:id="2693" w:author="Arthur Parmentier" w:date="2020-06-05T21:11:00Z">
        <w:r w:rsidRPr="007C437A">
          <w:t xml:space="preserve">Among those signs, some are used in specific modes only. For instance, the sign “scan” </w:t>
        </w:r>
      </w:ins>
      <w:ins w:id="2694" w:author="Arthur Parmentier" w:date="2020-06-05T21:12:00Z">
        <w:r w:rsidRPr="007C437A">
          <w:t xml:space="preserve">is significant only for the mode that </w:t>
        </w:r>
      </w:ins>
      <w:ins w:id="2695" w:author="Arthur Parmentier" w:date="2020-06-06T19:19:00Z">
        <w:r w:rsidR="001D75D5" w:rsidRPr="007C437A">
          <w:t>has</w:t>
        </w:r>
      </w:ins>
      <w:ins w:id="2696" w:author="Arthur Parmentier" w:date="2020-06-05T21:12:00Z">
        <w:r w:rsidRPr="007C437A">
          <w:t xml:space="preserve"> its name, as it allows the soundpainter to enter the scan mode from </w:t>
        </w:r>
      </w:ins>
      <w:ins w:id="2697" w:author="Arthur Parmentier" w:date="2020-06-05T21:13:00Z">
        <w:r w:rsidRPr="007C437A">
          <w:t xml:space="preserve">the “Who, What, How, When”-like </w:t>
        </w:r>
      </w:ins>
      <w:ins w:id="2698" w:author="Arthur Parmentier" w:date="2020-06-05T21:14:00Z">
        <w:r w:rsidRPr="007C437A">
          <w:t xml:space="preserve">syntactic </w:t>
        </w:r>
      </w:ins>
      <w:ins w:id="2699" w:author="Arthur Parmentier" w:date="2020-06-05T21:13:00Z">
        <w:r w:rsidRPr="007C437A">
          <w:t>structure, that we will call the “</w:t>
        </w:r>
      </w:ins>
      <w:ins w:id="2700" w:author="Arthur Parmentier" w:date="2020-06-05T21:14:00Z">
        <w:r w:rsidRPr="007C437A">
          <w:t>d</w:t>
        </w:r>
      </w:ins>
      <w:ins w:id="2701" w:author="Arthur Parmentier" w:date="2020-06-05T21:13:00Z">
        <w:r w:rsidRPr="007C437A">
          <w:t>efault mode” of SP</w:t>
        </w:r>
      </w:ins>
      <w:ins w:id="2702" w:author="Arthur Parmentier" w:date="2020-06-06T19:21:00Z">
        <w:r w:rsidR="00B001BB" w:rsidRPr="007C437A">
          <w:t xml:space="preserve"> (t</w:t>
        </w:r>
      </w:ins>
      <w:ins w:id="2703" w:author="Arthur Parmentier" w:date="2020-06-06T19:19:00Z">
        <w:r w:rsidR="002869D0" w:rsidRPr="007C437A">
          <w:t xml:space="preserve">he main reason for choosing this name (default) is that it </w:t>
        </w:r>
      </w:ins>
      <w:ins w:id="2704" w:author="Arthur Parmentier" w:date="2020-06-06T19:20:00Z">
        <w:r w:rsidR="002869D0" w:rsidRPr="007C437A">
          <w:t>is the syntactic module that soundpainters use by convention and which allows to connect all modes together</w:t>
        </w:r>
      </w:ins>
      <w:ins w:id="2705" w:author="Arthur Parmentier" w:date="2020-06-06T19:21:00Z">
        <w:r w:rsidR="00B001BB" w:rsidRPr="007C437A">
          <w:t>)</w:t>
        </w:r>
      </w:ins>
      <w:ins w:id="2706" w:author="Arthur Parmentier" w:date="2020-06-06T19:20:00Z">
        <w:r w:rsidR="002869D0" w:rsidRPr="007C437A">
          <w:t>.</w:t>
        </w:r>
      </w:ins>
      <w:ins w:id="2707" w:author="Arthur Parmentier" w:date="2020-06-05T21:13:00Z">
        <w:r w:rsidRPr="007C437A">
          <w:t xml:space="preserve"> </w:t>
        </w:r>
      </w:ins>
      <w:ins w:id="2708" w:author="Arthur Parmentier" w:date="2020-06-05T21:14:00Z">
        <w:r w:rsidRPr="007C437A">
          <w:t>Outside the scan mode an</w:t>
        </w:r>
      </w:ins>
      <w:ins w:id="2709" w:author="Arthur Parmentier" w:date="2020-06-05T21:15:00Z">
        <w:r w:rsidRPr="007C437A">
          <w:t xml:space="preserve">d its variations, the </w:t>
        </w:r>
      </w:ins>
      <w:ins w:id="2710" w:author="Arthur Parmentier" w:date="2020-06-06T19:21:00Z">
        <w:r w:rsidR="00AF1433" w:rsidRPr="007C437A">
          <w:t xml:space="preserve">sign </w:t>
        </w:r>
      </w:ins>
      <w:ins w:id="2711" w:author="Arthur Parmentier" w:date="2020-06-05T21:15:00Z">
        <w:r w:rsidRPr="007C437A">
          <w:t xml:space="preserve">“scan” is practically not meaningful </w:t>
        </w:r>
      </w:ins>
      <w:ins w:id="2712" w:author="Arthur Parmentier" w:date="2020-06-06T19:21:00Z">
        <w:r w:rsidR="00AF1433" w:rsidRPr="007C437A">
          <w:t>n</w:t>
        </w:r>
      </w:ins>
      <w:ins w:id="2713" w:author="Arthur Parmentier" w:date="2020-06-05T21:15:00Z">
        <w:r w:rsidRPr="007C437A">
          <w:t>or used.</w:t>
        </w:r>
      </w:ins>
      <w:ins w:id="2714" w:author="Arthur Parmentier" w:date="2020-06-05T21:36:00Z">
        <w:r w:rsidR="006C6E21" w:rsidRPr="007C437A">
          <w:t xml:space="preserve"> Therefore, when the soundpainter uses that sign, it is clear for the performer which mode the soundpainter uses.</w:t>
        </w:r>
      </w:ins>
      <w:ins w:id="2715" w:author="Arthur Parmentier" w:date="2020-06-05T21:15:00Z">
        <w:r w:rsidRPr="007C437A">
          <w:br/>
          <w:t xml:space="preserve">However, some </w:t>
        </w:r>
      </w:ins>
      <w:ins w:id="2716" w:author="Arthur Parmentier" w:date="2020-06-05T21:32:00Z">
        <w:r w:rsidR="00907944" w:rsidRPr="007C437A">
          <w:t xml:space="preserve">signs </w:t>
        </w:r>
      </w:ins>
      <w:ins w:id="2717" w:author="Arthur Parmentier" w:date="2020-06-06T12:19:00Z">
        <w:r w:rsidR="0072567A" w:rsidRPr="007C437A">
          <w:t>are significant and can be interpreted differently</w:t>
        </w:r>
      </w:ins>
      <w:ins w:id="2718" w:author="Arthur Parmentier" w:date="2020-06-05T21:33:00Z">
        <w:r w:rsidR="00907944" w:rsidRPr="007C437A">
          <w:t xml:space="preserve"> </w:t>
        </w:r>
      </w:ins>
      <w:ins w:id="2719" w:author="Arthur Parmentier" w:date="2020-06-05T21:34:00Z">
        <w:r w:rsidR="006C6E21" w:rsidRPr="007C437A">
          <w:t xml:space="preserve">in </w:t>
        </w:r>
      </w:ins>
      <w:ins w:id="2720" w:author="Arthur Parmentier" w:date="2020-06-05T21:35:00Z">
        <w:r w:rsidR="006C6E21" w:rsidRPr="007C437A">
          <w:t xml:space="preserve">several modes, which is represented in </w:t>
        </w:r>
        <w:r w:rsidR="006C6E21" w:rsidRPr="007C437A">
          <w:rPr>
            <w:rPrChange w:id="2721" w:author="Arthur Parmentier" w:date="2020-06-07T15:27:00Z">
              <w:rPr/>
            </w:rPrChange>
          </w:rPr>
          <w:fldChar w:fldCharType="begin"/>
        </w:r>
        <w:r w:rsidR="006C6E21" w:rsidRPr="007C437A">
          <w:instrText xml:space="preserve"> REF _Ref42283886 \h </w:instrText>
        </w:r>
      </w:ins>
      <w:r w:rsidR="006C6E21" w:rsidRPr="007C437A">
        <w:rPr>
          <w:rPrChange w:id="2722" w:author="Arthur Parmentier" w:date="2020-06-07T15:27:00Z">
            <w:rPr/>
          </w:rPrChange>
        </w:rPr>
      </w:r>
      <w:ins w:id="2723" w:author="Arthur Parmentier" w:date="2020-06-05T21:35:00Z">
        <w:r w:rsidR="006C6E21" w:rsidRPr="007C437A">
          <w:rPr>
            <w:rPrChange w:id="2724" w:author="Arthur Parmentier" w:date="2020-06-07T15:27:00Z">
              <w:rPr/>
            </w:rPrChange>
          </w:rPr>
          <w:fldChar w:fldCharType="separate"/>
        </w:r>
        <w:r w:rsidR="006C6E21" w:rsidRPr="007C437A">
          <w:t xml:space="preserve">Figure </w:t>
        </w:r>
        <w:r w:rsidR="006C6E21" w:rsidRPr="007C437A">
          <w:rPr>
            <w:rPrChange w:id="2725" w:author="Arthur Parmentier" w:date="2020-06-07T15:27:00Z">
              <w:rPr>
                <w:noProof/>
              </w:rPr>
            </w:rPrChange>
          </w:rPr>
          <w:t>1</w:t>
        </w:r>
        <w:r w:rsidR="006C6E21" w:rsidRPr="007C437A">
          <w:rPr>
            <w:rPrChange w:id="2726" w:author="Arthur Parmentier" w:date="2020-06-07T15:27:00Z">
              <w:rPr/>
            </w:rPrChange>
          </w:rPr>
          <w:fldChar w:fldCharType="end"/>
        </w:r>
        <w:r w:rsidR="006C6E21" w:rsidRPr="007C437A">
          <w:t xml:space="preserve"> by the overlapping of two </w:t>
        </w:r>
      </w:ins>
      <w:ins w:id="2727" w:author="Arthur Parmentier" w:date="2020-06-06T12:19:00Z">
        <w:r w:rsidR="0072567A" w:rsidRPr="007C437A">
          <w:t>sets (ellipses)</w:t>
        </w:r>
      </w:ins>
      <w:ins w:id="2728" w:author="Arthur Parmentier" w:date="2020-06-05T21:35:00Z">
        <w:r w:rsidR="006C6E21" w:rsidRPr="007C437A">
          <w:t xml:space="preserve"> at the </w:t>
        </w:r>
      </w:ins>
      <w:ins w:id="2729" w:author="Arthur Parmentier" w:date="2020-06-06T19:22:00Z">
        <w:r w:rsidR="00E02161" w:rsidRPr="007C437A">
          <w:t>gestures</w:t>
        </w:r>
      </w:ins>
      <w:ins w:id="2730" w:author="Arthur Parmentier" w:date="2020-06-05T21:35:00Z">
        <w:r w:rsidR="006C6E21" w:rsidRPr="007C437A">
          <w:t xml:space="preserve"> level. </w:t>
        </w:r>
      </w:ins>
      <w:ins w:id="2731" w:author="Arthur Parmentier" w:date="2020-06-06T19:22:00Z">
        <w:r w:rsidR="001C10F6" w:rsidRPr="007C437A">
          <w:t>When using those signs</w:t>
        </w:r>
      </w:ins>
      <w:ins w:id="2732" w:author="Arthur Parmentier" w:date="2020-06-05T21:35:00Z">
        <w:r w:rsidR="006C6E21" w:rsidRPr="007C437A">
          <w:t xml:space="preserve">, </w:t>
        </w:r>
      </w:ins>
      <w:ins w:id="2733" w:author="Arthur Parmentier" w:date="2020-06-05T21:36:00Z">
        <w:r w:rsidR="006C6E21" w:rsidRPr="007C437A">
          <w:t xml:space="preserve">it is no longer </w:t>
        </w:r>
      </w:ins>
      <w:ins w:id="2734" w:author="Arthur Parmentier" w:date="2020-06-06T19:22:00Z">
        <w:r w:rsidR="001C10F6" w:rsidRPr="007C437A">
          <w:t>obvious</w:t>
        </w:r>
      </w:ins>
      <w:ins w:id="2735" w:author="Arthur Parmentier" w:date="2020-06-05T21:36:00Z">
        <w:r w:rsidR="006C6E21" w:rsidRPr="007C437A">
          <w:t xml:space="preserve"> what mode the soundpainter uses</w:t>
        </w:r>
      </w:ins>
      <w:ins w:id="2736" w:author="Arthur Parmentier" w:date="2020-06-06T19:22:00Z">
        <w:r w:rsidR="001C10F6" w:rsidRPr="007C437A">
          <w:t xml:space="preserve"> and how they shou</w:t>
        </w:r>
      </w:ins>
      <w:ins w:id="2737" w:author="Arthur Parmentier" w:date="2020-06-06T19:23:00Z">
        <w:r w:rsidR="001C10F6" w:rsidRPr="007C437A">
          <w:t>ld be interpreted:</w:t>
        </w:r>
      </w:ins>
      <w:ins w:id="2738" w:author="Arthur Parmentier" w:date="2020-06-06T10:34:00Z">
        <w:r w:rsidR="00EE3EF9" w:rsidRPr="007C437A">
          <w:t xml:space="preserve"> the mode is ambiguous</w:t>
        </w:r>
      </w:ins>
      <w:ins w:id="2739" w:author="Arthur Parmentier" w:date="2020-06-05T21:37:00Z">
        <w:r w:rsidR="006C6E21" w:rsidRPr="007C437A">
          <w:t xml:space="preserve">, so there </w:t>
        </w:r>
      </w:ins>
      <w:ins w:id="2740" w:author="Arthur Parmentier" w:date="2020-06-05T21:39:00Z">
        <w:r w:rsidR="00A451DF" w:rsidRPr="007C437A">
          <w:t>must</w:t>
        </w:r>
      </w:ins>
      <w:ins w:id="2741" w:author="Arthur Parmentier" w:date="2020-06-05T21:37:00Z">
        <w:r w:rsidR="006C6E21" w:rsidRPr="007C437A">
          <w:t xml:space="preserve"> be a way for the soundpainter to let the performers know what mode he is using. This is the role of what I call the “enter” and “es</w:t>
        </w:r>
      </w:ins>
      <w:ins w:id="2742" w:author="Arthur Parmentier" w:date="2020-06-05T21:38:00Z">
        <w:r w:rsidR="006C6E21" w:rsidRPr="007C437A">
          <w:t>cape”</w:t>
        </w:r>
        <w:r w:rsidR="006C6E21" w:rsidRPr="007C437A">
          <w:rPr>
            <w:rStyle w:val="Appelnotedebasdep"/>
          </w:rPr>
          <w:footnoteReference w:id="37"/>
        </w:r>
        <w:r w:rsidR="006C6E21" w:rsidRPr="007C437A">
          <w:t xml:space="preserve"> signs</w:t>
        </w:r>
      </w:ins>
      <w:ins w:id="2749" w:author="Arthur Parmentier" w:date="2020-06-06T12:28:00Z">
        <w:r w:rsidR="00595AA3" w:rsidRPr="007C437A">
          <w:t xml:space="preserve"> for each mode</w:t>
        </w:r>
      </w:ins>
      <w:ins w:id="2750" w:author="Arthur Parmentier" w:date="2020-06-06T10:44:00Z">
        <w:r w:rsidR="003A5421" w:rsidRPr="007C437A">
          <w:t>.</w:t>
        </w:r>
      </w:ins>
    </w:p>
    <w:p w:rsidR="00B437A4" w:rsidRPr="007C437A" w:rsidRDefault="00B437A4">
      <w:pPr>
        <w:pStyle w:val="Titre5"/>
        <w:rPr>
          <w:ins w:id="2751" w:author="Arthur Parmentier" w:date="2020-06-05T21:39:00Z"/>
          <w:rPrChange w:id="2752" w:author="Arthur Parmentier" w:date="2020-06-07T15:27:00Z">
            <w:rPr>
              <w:ins w:id="2753" w:author="Arthur Parmentier" w:date="2020-06-05T21:39:00Z"/>
            </w:rPr>
          </w:rPrChange>
        </w:rPr>
        <w:pPrChange w:id="2754" w:author="Arthur Parmentier" w:date="2020-06-06T20:39:00Z">
          <w:pPr/>
        </w:pPrChange>
      </w:pPr>
      <w:ins w:id="2755" w:author="Arthur Parmentier" w:date="2020-06-06T19:24:00Z">
        <w:r w:rsidRPr="007C437A">
          <w:rPr>
            <w:rPrChange w:id="2756" w:author="Arthur Parmentier" w:date="2020-06-07T15:27:00Z">
              <w:rPr/>
            </w:rPrChange>
          </w:rPr>
          <w:t>The ambiguit</w:t>
        </w:r>
      </w:ins>
      <w:ins w:id="2757" w:author="Arthur Parmentier" w:date="2020-06-06T19:25:00Z">
        <w:r w:rsidRPr="007C437A">
          <w:rPr>
            <w:rPrChange w:id="2758" w:author="Arthur Parmentier" w:date="2020-06-07T15:27:00Z">
              <w:rPr/>
            </w:rPrChange>
          </w:rPr>
          <w:t>ies</w:t>
        </w:r>
      </w:ins>
      <w:ins w:id="2759" w:author="Arthur Parmentier" w:date="2020-06-06T19:24:00Z">
        <w:r w:rsidRPr="007C437A">
          <w:rPr>
            <w:rPrChange w:id="2760" w:author="Arthur Parmentier" w:date="2020-06-07T15:27:00Z">
              <w:rPr/>
            </w:rPrChange>
          </w:rPr>
          <w:t xml:space="preserve"> between modes </w:t>
        </w:r>
      </w:ins>
      <w:ins w:id="2761" w:author="Arthur Parmentier" w:date="2020-06-06T19:25:00Z">
        <w:r w:rsidR="001303A0" w:rsidRPr="007C437A">
          <w:rPr>
            <w:rPrChange w:id="2762" w:author="Arthur Parmentier" w:date="2020-06-07T15:27:00Z">
              <w:rPr/>
            </w:rPrChange>
          </w:rPr>
          <w:t>resolved by the</w:t>
        </w:r>
      </w:ins>
      <w:ins w:id="2763" w:author="Arthur Parmentier" w:date="2020-06-06T19:24:00Z">
        <w:r w:rsidRPr="007C437A">
          <w:rPr>
            <w:rPrChange w:id="2764" w:author="Arthur Parmentier" w:date="2020-06-07T15:27:00Z">
              <w:rPr/>
            </w:rPrChange>
          </w:rPr>
          <w:t xml:space="preserve"> “enter” and “escape” signs</w:t>
        </w:r>
      </w:ins>
    </w:p>
    <w:p w:rsidR="0079757F" w:rsidRPr="007C437A" w:rsidRDefault="00A451DF">
      <w:pPr>
        <w:rPr>
          <w:ins w:id="2765" w:author="Arthur Parmentier" w:date="2020-06-06T12:51:00Z"/>
        </w:rPr>
      </w:pPr>
      <w:ins w:id="2766" w:author="Arthur Parmentier" w:date="2020-06-05T21:39:00Z">
        <w:r w:rsidRPr="007C437A">
          <w:t>The enter and escape signs allow the soundpainter to “navigate” between the different modes</w:t>
        </w:r>
        <w:r w:rsidR="00106056" w:rsidRPr="007C437A">
          <w:t xml:space="preserve">, by signing the enter sign </w:t>
        </w:r>
      </w:ins>
      <w:ins w:id="2767" w:author="Arthur Parmentier" w:date="2020-06-05T21:40:00Z">
        <w:r w:rsidR="00106056" w:rsidRPr="007C437A">
          <w:t>of</w:t>
        </w:r>
      </w:ins>
      <w:ins w:id="2768" w:author="Arthur Parmentier" w:date="2020-06-05T21:42:00Z">
        <w:r w:rsidR="00106056" w:rsidRPr="007C437A">
          <w:t xml:space="preserve"> one</w:t>
        </w:r>
      </w:ins>
      <w:ins w:id="2769" w:author="Arthur Parmentier" w:date="2020-06-05T21:40:00Z">
        <w:r w:rsidR="00106056" w:rsidRPr="007C437A">
          <w:t xml:space="preserve"> mode </w:t>
        </w:r>
      </w:ins>
      <w:ins w:id="2770" w:author="Arthur Parmentier" w:date="2020-06-05T21:42:00Z">
        <w:r w:rsidR="00106056" w:rsidRPr="007C437A">
          <w:t>to “enter</w:t>
        </w:r>
      </w:ins>
      <w:ins w:id="2771" w:author="Arthur Parmentier" w:date="2020-06-05T21:40:00Z">
        <w:r w:rsidR="00106056" w:rsidRPr="007C437A">
          <w:t xml:space="preserve"> it</w:t>
        </w:r>
      </w:ins>
      <w:ins w:id="2772" w:author="Arthur Parmentier" w:date="2020-06-05T21:42:00Z">
        <w:r w:rsidR="00106056" w:rsidRPr="007C437A">
          <w:t xml:space="preserve">” (i.e. use its </w:t>
        </w:r>
      </w:ins>
      <w:ins w:id="2773" w:author="Arthur Parmentier" w:date="2020-06-06T13:06:00Z">
        <w:r w:rsidR="00DD01C7" w:rsidRPr="007C437A">
          <w:t>syntactic</w:t>
        </w:r>
      </w:ins>
      <w:ins w:id="2774" w:author="Arthur Parmentier" w:date="2020-06-05T21:42:00Z">
        <w:r w:rsidR="00106056" w:rsidRPr="007C437A">
          <w:t xml:space="preserve"> and semantic structure)</w:t>
        </w:r>
      </w:ins>
      <w:ins w:id="2775" w:author="Arthur Parmentier" w:date="2020-06-05T21:40:00Z">
        <w:r w:rsidR="00106056" w:rsidRPr="007C437A">
          <w:t xml:space="preserve"> and signing its escape sign when escaping from that mode.</w:t>
        </w:r>
      </w:ins>
      <w:ins w:id="2776" w:author="Arthur Parmentier" w:date="2020-06-06T10:35:00Z">
        <w:r w:rsidR="00EE3EF9" w:rsidRPr="007C437A">
          <w:t xml:space="preserve"> </w:t>
        </w:r>
      </w:ins>
      <w:ins w:id="2777" w:author="Arthur Parmentier" w:date="2020-06-05T21:41:00Z">
        <w:r w:rsidR="00106056" w:rsidRPr="007C437A">
          <w:t xml:space="preserve"> </w:t>
        </w:r>
      </w:ins>
      <w:ins w:id="2778" w:author="Arthur Parmentier" w:date="2020-06-05T22:27:00Z">
        <w:r w:rsidR="00C514A9" w:rsidRPr="007C437A">
          <w:t>However, not all modes are in</w:t>
        </w:r>
      </w:ins>
      <w:ins w:id="2779" w:author="Arthur Parmentier" w:date="2020-06-05T22:28:00Z">
        <w:r w:rsidR="00C514A9" w:rsidRPr="007C437A">
          <w:t xml:space="preserve"> the graph are connected; in fact, there is a mode from which we can enter all other modes and that we return to by default when escaping a mode</w:t>
        </w:r>
      </w:ins>
      <w:ins w:id="2780" w:author="Arthur Parmentier" w:date="2020-06-05T22:29:00Z">
        <w:r w:rsidR="00C514A9" w:rsidRPr="007C437A">
          <w:t xml:space="preserve">. I call it the “default mode” (or the “core”, “central” mode of SP), from </w:t>
        </w:r>
      </w:ins>
      <w:ins w:id="2781" w:author="Arthur Parmentier" w:date="2020-06-05T22:30:00Z">
        <w:r w:rsidR="00C514A9" w:rsidRPr="007C437A">
          <w:lastRenderedPageBreak/>
          <w:t>which the other modes connect, just like modules in the system.</w:t>
        </w:r>
      </w:ins>
      <w:ins w:id="2782" w:author="Arthur Parmentier" w:date="2020-06-06T10:44:00Z">
        <w:r w:rsidR="003A5421" w:rsidRPr="007C437A">
          <w:t xml:space="preserve"> We can see that the “escape”</w:t>
        </w:r>
      </w:ins>
      <w:ins w:id="2783" w:author="Arthur Parmentier" w:date="2020-06-05T22:30:00Z">
        <w:r w:rsidR="00297C3F" w:rsidRPr="007C437A">
          <w:br/>
          <w:t>It would be interesting to discuss further the</w:t>
        </w:r>
      </w:ins>
      <w:ins w:id="2784" w:author="Arthur Parmentier" w:date="2020-06-06T10:30:00Z">
        <w:r w:rsidR="00CF01B3" w:rsidRPr="007C437A">
          <w:t xml:space="preserve"> motivations and</w:t>
        </w:r>
      </w:ins>
      <w:ins w:id="2785" w:author="Arthur Parmentier" w:date="2020-06-05T22:30:00Z">
        <w:r w:rsidR="00297C3F" w:rsidRPr="007C437A">
          <w:t xml:space="preserve"> consequences of this centrality of the default mode, and why it is not possible to direct</w:t>
        </w:r>
      </w:ins>
      <w:ins w:id="2786" w:author="Arthur Parmentier" w:date="2020-06-05T22:31:00Z">
        <w:r w:rsidR="00297C3F" w:rsidRPr="007C437A">
          <w:t>ly move on from one mode to the others</w:t>
        </w:r>
        <w:r w:rsidR="00DE44D3" w:rsidRPr="007C437A">
          <w:t xml:space="preserve"> by simply signing </w:t>
        </w:r>
      </w:ins>
      <w:ins w:id="2787" w:author="Arthur Parmentier" w:date="2020-06-05T22:32:00Z">
        <w:r w:rsidR="00DE44D3" w:rsidRPr="007C437A">
          <w:t>the dedicated “enter” signs for each mode.</w:t>
        </w:r>
      </w:ins>
      <w:ins w:id="2788" w:author="Arthur Parmentier" w:date="2020-06-06T10:30:00Z">
        <w:r w:rsidR="00CF01B3" w:rsidRPr="007C437A">
          <w:t xml:space="preserve"> If it was the case, I speculate that </w:t>
        </w:r>
      </w:ins>
      <w:ins w:id="2789" w:author="Arthur Parmentier" w:date="2020-06-05T22:32:00Z">
        <w:r w:rsidR="00DE44D3" w:rsidRPr="007C437A">
          <w:t xml:space="preserve">the common “tear up” sign would take the place of the enter sign for the default mode. </w:t>
        </w:r>
      </w:ins>
      <w:ins w:id="2790" w:author="Arthur Parmentier" w:date="2020-06-06T10:31:00Z">
        <w:r w:rsidR="00EE3EF9" w:rsidRPr="007C437A">
          <w:t>I leave that discuss</w:t>
        </w:r>
      </w:ins>
      <w:ins w:id="2791" w:author="Arthur Parmentier" w:date="2020-06-06T12:28:00Z">
        <w:r w:rsidR="0079757F" w:rsidRPr="007C437A">
          <w:t>ion</w:t>
        </w:r>
      </w:ins>
      <w:ins w:id="2792" w:author="Arthur Parmentier" w:date="2020-06-06T10:31:00Z">
        <w:r w:rsidR="00EE3EF9" w:rsidRPr="007C437A">
          <w:t xml:space="preserve"> to further research and debates in the </w:t>
        </w:r>
      </w:ins>
      <w:ins w:id="2793" w:author="Arthur Parmentier" w:date="2020-06-06T10:32:00Z">
        <w:r w:rsidR="00EE3EF9" w:rsidRPr="007C437A">
          <w:t>SP community.</w:t>
        </w:r>
      </w:ins>
    </w:p>
    <w:p w:rsidR="00B427B1" w:rsidRPr="007C437A" w:rsidRDefault="0016056E">
      <w:pPr>
        <w:pStyle w:val="Titre5"/>
        <w:rPr>
          <w:ins w:id="2794" w:author="Arthur Parmentier" w:date="2020-06-06T12:53:00Z"/>
          <w:rPrChange w:id="2795" w:author="Arthur Parmentier" w:date="2020-06-07T15:27:00Z">
            <w:rPr>
              <w:ins w:id="2796" w:author="Arthur Parmentier" w:date="2020-06-06T12:53:00Z"/>
            </w:rPr>
          </w:rPrChange>
        </w:rPr>
        <w:pPrChange w:id="2797" w:author="Arthur Parmentier" w:date="2020-06-06T20:39:00Z">
          <w:pPr>
            <w:pStyle w:val="Titre6"/>
          </w:pPr>
        </w:pPrChange>
      </w:pPr>
      <w:ins w:id="2798" w:author="Arthur Parmentier" w:date="2020-06-06T19:51:00Z">
        <w:r w:rsidRPr="007C437A">
          <w:rPr>
            <w:rPrChange w:id="2799" w:author="Arthur Parmentier" w:date="2020-06-07T15:27:00Z">
              <w:rPr/>
            </w:rPrChange>
          </w:rPr>
          <w:t>About syntactic</w:t>
        </w:r>
      </w:ins>
      <w:ins w:id="2800" w:author="Arthur Parmentier" w:date="2020-06-06T12:53:00Z">
        <w:r w:rsidR="00B427B1" w:rsidRPr="007C437A">
          <w:rPr>
            <w:rPrChange w:id="2801" w:author="Arthur Parmentier" w:date="2020-06-07T15:27:00Z">
              <w:rPr/>
            </w:rPrChange>
          </w:rPr>
          <w:t xml:space="preserve"> differences</w:t>
        </w:r>
      </w:ins>
      <w:ins w:id="2802" w:author="Arthur Parmentier" w:date="2020-06-06T19:51:00Z">
        <w:r w:rsidRPr="007C437A">
          <w:rPr>
            <w:rPrChange w:id="2803" w:author="Arthur Parmentier" w:date="2020-06-07T15:27:00Z">
              <w:rPr/>
            </w:rPrChange>
          </w:rPr>
          <w:t xml:space="preserve"> and semantic similarities</w:t>
        </w:r>
      </w:ins>
      <w:ins w:id="2804" w:author="Arthur Parmentier" w:date="2020-06-06T12:53:00Z">
        <w:r w:rsidR="00B427B1" w:rsidRPr="007C437A">
          <w:rPr>
            <w:rPrChange w:id="2805" w:author="Arthur Parmentier" w:date="2020-06-07T15:27:00Z">
              <w:rPr/>
            </w:rPrChange>
          </w:rPr>
          <w:t xml:space="preserve"> between modes</w:t>
        </w:r>
      </w:ins>
    </w:p>
    <w:p w:rsidR="00B427B1" w:rsidRPr="007C437A" w:rsidRDefault="00B427B1" w:rsidP="00B427B1">
      <w:pPr>
        <w:rPr>
          <w:ins w:id="2806" w:author="Arthur Parmentier" w:date="2020-06-06T19:26:00Z"/>
        </w:rPr>
      </w:pPr>
      <w:ins w:id="2807" w:author="Arthur Parmentier" w:date="2020-06-06T12:53:00Z">
        <w:r w:rsidRPr="007C437A">
          <w:t>Synta</w:t>
        </w:r>
      </w:ins>
      <w:ins w:id="2808" w:author="Arthur Parmentier" w:date="2020-06-06T13:06:00Z">
        <w:r w:rsidR="00DD01C7" w:rsidRPr="007C437A">
          <w:t>ct</w:t>
        </w:r>
      </w:ins>
      <w:ins w:id="2809" w:author="Arthur Parmentier" w:date="2020-06-06T12:53:00Z">
        <w:r w:rsidRPr="007C437A">
          <w:t xml:space="preserve">ic differences are the most obvious ones to observe between modes. </w:t>
        </w:r>
      </w:ins>
      <w:ins w:id="2810" w:author="Arthur Parmentier" w:date="2020-06-06T12:54:00Z">
        <w:r w:rsidRPr="007C437A">
          <w:t>Whereas some modes have a structured syntax that allow to form complex requests (such as the Who, What, How, When s</w:t>
        </w:r>
      </w:ins>
      <w:ins w:id="2811" w:author="Arthur Parmentier" w:date="2020-06-06T12:55:00Z">
        <w:r w:rsidRPr="007C437A">
          <w:t>yntax), some modes suc</w:t>
        </w:r>
      </w:ins>
      <w:ins w:id="2812" w:author="Arthur Parmentier" w:date="2020-06-06T12:56:00Z">
        <w:r w:rsidRPr="007C437A">
          <w:t>h as “shapeline” have no syntax</w:t>
        </w:r>
      </w:ins>
      <w:ins w:id="2813" w:author="Arthur Parmentier" w:date="2020-06-06T12:57:00Z">
        <w:r w:rsidRPr="007C437A">
          <w:t>: the performer must interpret freely</w:t>
        </w:r>
      </w:ins>
      <w:ins w:id="2814" w:author="Arthur Parmentier" w:date="2020-06-06T12:58:00Z">
        <w:r w:rsidR="00FC110A" w:rsidRPr="007C437A">
          <w:t>, or in “abstract ways”</w:t>
        </w:r>
      </w:ins>
      <w:ins w:id="2815" w:author="Arthur Parmentier" w:date="2020-06-06T12:57:00Z">
        <w:r w:rsidRPr="007C437A">
          <w:t xml:space="preserve"> the gestures and signs of the soundpainter</w:t>
        </w:r>
      </w:ins>
      <w:ins w:id="2816" w:author="Arthur Parmentier" w:date="2020-06-06T12:58:00Z">
        <w:r w:rsidR="00FC110A" w:rsidRPr="007C437A">
          <w:t xml:space="preserve">. Everything can be signed in that mode, even signs </w:t>
        </w:r>
      </w:ins>
      <w:ins w:id="2817" w:author="Arthur Parmentier" w:date="2020-06-06T12:59:00Z">
        <w:r w:rsidR="00FC110A" w:rsidRPr="007C437A">
          <w:t xml:space="preserve">that do not exist in the SP language (or dictionary). We also have modes with other </w:t>
        </w:r>
      </w:ins>
      <w:ins w:id="2818" w:author="Arthur Parmentier" w:date="2020-06-06T13:06:00Z">
        <w:r w:rsidR="00DD01C7" w:rsidRPr="007C437A">
          <w:t>syntactic</w:t>
        </w:r>
      </w:ins>
      <w:ins w:id="2819" w:author="Arthur Parmentier" w:date="2020-06-06T12:59:00Z">
        <w:r w:rsidR="00FC110A" w:rsidRPr="007C437A">
          <w:t xml:space="preserve"> structures</w:t>
        </w:r>
      </w:ins>
      <w:ins w:id="2820" w:author="Arthur Parmentier" w:date="2020-06-06T13:00:00Z">
        <w:r w:rsidR="00FC110A" w:rsidRPr="007C437A">
          <w:t xml:space="preserve"> that the default mode, for instance “Play can’t play”.</w:t>
        </w:r>
      </w:ins>
      <w:ins w:id="2821" w:author="Arthur Parmentier" w:date="2020-06-06T18:45:00Z">
        <w:r w:rsidR="00C76B94" w:rsidRPr="007C437A">
          <w:t xml:space="preserve"> In general</w:t>
        </w:r>
      </w:ins>
      <w:ins w:id="2822" w:author="Arthur Parmentier" w:date="2020-06-06T19:25:00Z">
        <w:r w:rsidR="005F3CFB" w:rsidRPr="007C437A">
          <w:t xml:space="preserve">, </w:t>
        </w:r>
      </w:ins>
      <w:ins w:id="2823"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2824" w:author="Arthur Parmentier" w:date="2020-06-06T19:27:00Z"/>
        </w:rPr>
      </w:pPr>
      <w:ins w:id="2825" w:author="Arthur Parmentier" w:date="2020-06-06T19:26:00Z">
        <w:r w:rsidRPr="007C437A">
          <w:t>Those that allow to create structured and delayed requests, in which the signs are not interpreted immediately but only</w:t>
        </w:r>
      </w:ins>
      <w:ins w:id="2826"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2827" w:author="Arthur Parmentier" w:date="2020-06-06T19:27:00Z"/>
        </w:rPr>
      </w:pPr>
      <w:ins w:id="2828" w:author="Arthur Parmentier" w:date="2020-06-06T19:27:00Z">
        <w:r w:rsidRPr="007C437A">
          <w:t>Those that request the performers to respond to the signs in real time</w:t>
        </w:r>
      </w:ins>
    </w:p>
    <w:p w:rsidR="003807C2" w:rsidRPr="007C437A" w:rsidRDefault="003807C2">
      <w:pPr>
        <w:rPr>
          <w:ins w:id="2829" w:author="Arthur Parmentier" w:date="2020-06-06T13:00:00Z"/>
        </w:rPr>
      </w:pPr>
      <w:ins w:id="2830" w:author="Arthur Parmentier" w:date="2020-06-06T19:28:00Z">
        <w:r w:rsidRPr="007C437A">
          <w:t xml:space="preserve">To mark this polarity between “structured request and delayed response” and “immediate response to single signs or gestures”, the </w:t>
        </w:r>
      </w:ins>
      <w:ins w:id="2831" w:author="Arthur Parmentier" w:date="2020-06-06T19:29:00Z">
        <w:r w:rsidRPr="007C437A">
          <w:t>“</w:t>
        </w:r>
      </w:ins>
      <w:ins w:id="2832" w:author="Arthur Parmentier" w:date="2020-06-06T19:28:00Z">
        <w:r w:rsidRPr="007C437A">
          <w:t>imaginary</w:t>
        </w:r>
      </w:ins>
      <w:ins w:id="2833" w:author="Arthur Parmentier" w:date="2020-06-06T19:29:00Z">
        <w:r w:rsidRPr="007C437A">
          <w:t xml:space="preserve"> box” is used. </w:t>
        </w:r>
      </w:ins>
      <w:ins w:id="2834" w:author="Arthur Parmentier" w:date="2020-06-06T19:30:00Z">
        <w:r w:rsidRPr="007C437A">
          <w:t xml:space="preserve">The imaginary box is usually introduced as an imaginary space in front of the soundpainter </w:t>
        </w:r>
      </w:ins>
      <w:ins w:id="2835" w:author="Arthur Parmentier" w:date="2020-06-06T19:31:00Z">
        <w:r w:rsidRPr="007C437A">
          <w:t xml:space="preserve">that the soundpainter enters when he wants his request to be </w:t>
        </w:r>
      </w:ins>
      <w:ins w:id="2836" w:author="Arthur Parmentier" w:date="2020-06-06T19:32:00Z">
        <w:r w:rsidRPr="007C437A">
          <w:t>executed by the performers</w:t>
        </w:r>
      </w:ins>
      <w:ins w:id="2837" w:author="Arthur Parmentier" w:date="2020-06-06T19:33:00Z">
        <w:r w:rsidRPr="007C437A">
          <w:t>, opposed to the neutral position where the soundpainter prepares the request. Howe</w:t>
        </w:r>
      </w:ins>
      <w:ins w:id="2838" w:author="Arthur Parmentier" w:date="2020-06-06T19:34:00Z">
        <w:r w:rsidRPr="007C437A">
          <w:t>ver, this description is only merely valid for the syntax of the default mode (Who, What, How, When -like)</w:t>
        </w:r>
      </w:ins>
      <w:ins w:id="2839" w:author="Arthur Parmentier" w:date="2020-06-06T19:36:00Z">
        <w:r w:rsidRPr="007C437A">
          <w:t>: t</w:t>
        </w:r>
      </w:ins>
      <w:ins w:id="2840" w:author="Arthur Parmentier" w:date="2020-06-06T19:34:00Z">
        <w:r w:rsidRPr="007C437A">
          <w:t>he imagina</w:t>
        </w:r>
      </w:ins>
      <w:ins w:id="2841" w:author="Arthur Parmentier" w:date="2020-06-06T19:35:00Z">
        <w:r w:rsidRPr="007C437A">
          <w:t xml:space="preserve">ry box is also used in other modes, including those in which there are no structured requests. </w:t>
        </w:r>
      </w:ins>
      <w:ins w:id="2842" w:author="Arthur Parmentier" w:date="2020-06-06T19:36:00Z">
        <w:r w:rsidRPr="007C437A">
          <w:t xml:space="preserve">In fact, the box is a </w:t>
        </w:r>
      </w:ins>
      <w:ins w:id="2843" w:author="Arthur Parmentier" w:date="2020-06-06T19:37:00Z">
        <w:r w:rsidRPr="007C437A">
          <w:t xml:space="preserve">sign universal to all SP modes, with a slightly different meaning than what Thompson presents: </w:t>
        </w:r>
      </w:ins>
      <w:ins w:id="2844" w:author="Arthur Parmentier" w:date="2020-06-06T19:38:00Z">
        <w:r w:rsidR="006B493F" w:rsidRPr="007C437A">
          <w:t>entering or not the box is the sign of whether the re</w:t>
        </w:r>
      </w:ins>
      <w:ins w:id="2845" w:author="Arthur Parmentier" w:date="2020-06-06T19:39:00Z">
        <w:r w:rsidR="006B493F" w:rsidRPr="007C437A">
          <w:t>quest is to be answered immediately by the performer or not; it is the indication</w:t>
        </w:r>
      </w:ins>
      <w:ins w:id="2846" w:author="Arthur Parmentier" w:date="2020-06-06T19:40:00Z">
        <w:r w:rsidR="00F35428" w:rsidRPr="007C437A">
          <w:t xml:space="preserve"> to the performers</w:t>
        </w:r>
      </w:ins>
      <w:ins w:id="2847" w:author="Arthur Parmentier" w:date="2020-06-06T19:39:00Z">
        <w:r w:rsidR="006B493F" w:rsidRPr="007C437A">
          <w:t xml:space="preserve"> of whether to expect a structure in the request </w:t>
        </w:r>
      </w:ins>
      <w:ins w:id="2848" w:author="Arthur Parmentier" w:date="2020-06-06T19:40:00Z">
        <w:r w:rsidR="006B493F" w:rsidRPr="007C437A">
          <w:t>or not.</w:t>
        </w:r>
        <w:r w:rsidR="0091268D" w:rsidRPr="007C437A">
          <w:t xml:space="preserve"> Therefore, in all modes that do not allow </w:t>
        </w:r>
      </w:ins>
      <w:ins w:id="2849" w:author="Arthur Parmentier" w:date="2020-06-06T19:41:00Z">
        <w:r w:rsidR="0091268D" w:rsidRPr="007C437A">
          <w:t>for building structured requests, the soundpainter uses his signs inside the box.</w:t>
        </w:r>
        <w:r w:rsidR="0091268D" w:rsidRPr="007C437A">
          <w:br/>
        </w:r>
      </w:ins>
      <w:ins w:id="2850" w:author="Arthur Parmentier" w:date="2020-06-06T19:42:00Z">
        <w:r w:rsidR="0091268D" w:rsidRPr="007C437A">
          <w:t>Stepping in or out this imaginary box can also act as an</w:t>
        </w:r>
      </w:ins>
      <w:ins w:id="2851" w:author="Arthur Parmentier" w:date="2020-06-06T19:43:00Z">
        <w:r w:rsidR="0091268D" w:rsidRPr="007C437A">
          <w:t xml:space="preserve"> enter/</w:t>
        </w:r>
      </w:ins>
      <w:ins w:id="2852" w:author="Arthur Parmentier" w:date="2020-06-06T19:42:00Z">
        <w:r w:rsidR="0091268D" w:rsidRPr="007C437A">
          <w:t>escape sign from</w:t>
        </w:r>
      </w:ins>
      <w:ins w:id="2853" w:author="Arthur Parmentier" w:date="2020-06-06T19:44:00Z">
        <w:r w:rsidR="00AE2B8F" w:rsidRPr="007C437A">
          <w:t xml:space="preserve"> the default mode to</w:t>
        </w:r>
      </w:ins>
      <w:ins w:id="2854" w:author="Arthur Parmentier" w:date="2020-06-06T19:42:00Z">
        <w:r w:rsidR="0091268D" w:rsidRPr="007C437A">
          <w:t xml:space="preserve"> all that only propose</w:t>
        </w:r>
      </w:ins>
      <w:ins w:id="2855" w:author="Arthur Parmentier" w:date="2020-06-06T19:43:00Z">
        <w:r w:rsidR="0091268D" w:rsidRPr="007C437A">
          <w:t xml:space="preserve"> non-structured requests</w:t>
        </w:r>
      </w:ins>
      <w:ins w:id="2856" w:author="Arthur Parmentier" w:date="2020-06-06T19:45:00Z">
        <w:r w:rsidR="00AE2B8F" w:rsidRPr="007C437A">
          <w:t xml:space="preserve"> and are unambiguous</w:t>
        </w:r>
      </w:ins>
      <w:ins w:id="2857" w:author="Arthur Parmentier" w:date="2020-06-06T19:46:00Z">
        <w:r w:rsidR="00AE2B8F" w:rsidRPr="007C437A">
          <w:t xml:space="preserve"> with respect to the default mode</w:t>
        </w:r>
      </w:ins>
      <w:ins w:id="2858" w:author="Arthur Parmentier" w:date="2020-06-06T19:44:00Z">
        <w:r w:rsidR="00AE2B8F" w:rsidRPr="007C437A">
          <w:t xml:space="preserve">. For instance, to exit the scan mode, it is </w:t>
        </w:r>
      </w:ins>
      <w:ins w:id="2859" w:author="Arthur Parmentier" w:date="2020-06-06T19:46:00Z">
        <w:r w:rsidR="00AE2B8F" w:rsidRPr="007C437A">
          <w:t>enough</w:t>
        </w:r>
      </w:ins>
      <w:ins w:id="2860" w:author="Arthur Parmentier" w:date="2020-06-06T19:45:00Z">
        <w:r w:rsidR="00AE2B8F" w:rsidRPr="007C437A">
          <w:t xml:space="preserve"> to step out of the box and use the default mode syntax again, without using an additional escape sign</w:t>
        </w:r>
      </w:ins>
      <w:ins w:id="2861" w:author="Arthur Parmentier" w:date="2020-06-06T19:46:00Z">
        <w:r w:rsidR="00AE2B8F" w:rsidRPr="007C437A">
          <w:t xml:space="preserve"> to signify </w:t>
        </w:r>
        <w:r w:rsidR="00C6459A" w:rsidRPr="007C437A">
          <w:t>the change in mode.</w:t>
        </w:r>
      </w:ins>
    </w:p>
    <w:p w:rsidR="00FC110A" w:rsidRPr="007C437A" w:rsidRDefault="00FC110A">
      <w:pPr>
        <w:rPr>
          <w:ins w:id="2862" w:author="Arthur Parmentier" w:date="2020-06-05T19:20:00Z"/>
          <w:rPrChange w:id="2863" w:author="Arthur Parmentier" w:date="2020-06-07T15:27:00Z">
            <w:rPr>
              <w:ins w:id="2864" w:author="Arthur Parmentier" w:date="2020-06-05T19:20:00Z"/>
            </w:rPr>
          </w:rPrChange>
        </w:rPr>
        <w:pPrChange w:id="2865" w:author="Arthur Parmentier" w:date="2020-06-06T12:53:00Z">
          <w:pPr>
            <w:pStyle w:val="Titre6"/>
          </w:pPr>
        </w:pPrChange>
      </w:pPr>
      <w:ins w:id="2866" w:author="Arthur Parmentier" w:date="2020-06-06T13:00:00Z">
        <w:r w:rsidRPr="007C437A">
          <w:rPr>
            <w:rPrChange w:id="2867" w:author="Arthur Parmentier" w:date="2020-06-07T15:27:00Z">
              <w:rPr/>
            </w:rPrChange>
          </w:rPr>
          <w:t xml:space="preserve">On the </w:t>
        </w:r>
      </w:ins>
      <w:ins w:id="2868" w:author="Arthur Parmentier" w:date="2020-06-06T19:47:00Z">
        <w:r w:rsidR="00F65BD6" w:rsidRPr="007C437A">
          <w:rPr>
            <w:rPrChange w:id="2869" w:author="Arthur Parmentier" w:date="2020-06-07T15:27:00Z">
              <w:rPr/>
            </w:rPrChange>
          </w:rPr>
          <w:t>semantic side</w:t>
        </w:r>
      </w:ins>
      <w:ins w:id="2870" w:author="Arthur Parmentier" w:date="2020-06-06T13:00:00Z">
        <w:r w:rsidRPr="007C437A">
          <w:rPr>
            <w:rPrChange w:id="2871" w:author="Arthur Parmentier" w:date="2020-06-07T15:27:00Z">
              <w:rPr/>
            </w:rPrChange>
          </w:rPr>
          <w:t xml:space="preserve">, </w:t>
        </w:r>
      </w:ins>
      <w:ins w:id="2872" w:author="Arthur Parmentier" w:date="2020-06-06T13:01:00Z">
        <w:r w:rsidRPr="007C437A">
          <w:rPr>
            <w:rPrChange w:id="2873" w:author="Arthur Parmentier" w:date="2020-06-07T15:27:00Z">
              <w:rPr/>
            </w:rPrChange>
          </w:rPr>
          <w:t xml:space="preserve">many signs are shared by several modes and have similar, if not equivalent meanings in all these modes. </w:t>
        </w:r>
      </w:ins>
      <w:ins w:id="2874" w:author="Arthur Parmentier" w:date="2020-06-06T13:02:00Z">
        <w:r w:rsidRPr="007C437A">
          <w:rPr>
            <w:rPrChange w:id="2875" w:author="Arthur Parmentier" w:date="2020-06-07T15:27:00Z">
              <w:rPr/>
            </w:rPrChange>
          </w:rPr>
          <w:t xml:space="preserve">In fact, the common semantic features of the different SP modes are what make them efficient and what allow their </w:t>
        </w:r>
      </w:ins>
      <w:ins w:id="2876" w:author="Arthur Parmentier" w:date="2020-06-06T13:03:00Z">
        <w:r w:rsidRPr="007C437A">
          <w:rPr>
            <w:rPrChange w:id="2877" w:author="Arthur Parmentier" w:date="2020-06-07T15:27:00Z">
              <w:rPr/>
            </w:rPrChange>
          </w:rPr>
          <w:t xml:space="preserve">quick </w:t>
        </w:r>
      </w:ins>
      <w:ins w:id="2878" w:author="Arthur Parmentier" w:date="2020-06-06T13:02:00Z">
        <w:r w:rsidRPr="007C437A">
          <w:rPr>
            <w:rPrChange w:id="2879" w:author="Arthur Parmentier" w:date="2020-06-07T15:27:00Z">
              <w:rPr/>
            </w:rPrChange>
          </w:rPr>
          <w:t xml:space="preserve">learning and memorization </w:t>
        </w:r>
      </w:ins>
      <w:ins w:id="2880" w:author="Arthur Parmentier" w:date="2020-06-06T13:03:00Z">
        <w:r w:rsidRPr="007C437A">
          <w:rPr>
            <w:rPrChange w:id="2881" w:author="Arthur Parmentier" w:date="2020-06-07T15:27:00Z">
              <w:rPr/>
            </w:rPrChange>
          </w:rPr>
          <w:t>by the performers. Indeed, if instead there were only signs proper to each mode and new signs had to be learned for each one, S</w:t>
        </w:r>
      </w:ins>
      <w:ins w:id="2882" w:author="Arthur Parmentier" w:date="2020-06-06T13:04:00Z">
        <w:r w:rsidRPr="007C437A">
          <w:rPr>
            <w:rPrChange w:id="2883" w:author="Arthur Parmentier" w:date="2020-06-07T15:27:00Z">
              <w:rPr/>
            </w:rPrChange>
          </w:rPr>
          <w:t>P would probably loose much of its performativity, which for me lies in its ability to mix several syntaxes with similar semantics.</w:t>
        </w:r>
      </w:ins>
    </w:p>
    <w:p w:rsidR="000E299B" w:rsidRDefault="00DE27EC">
      <w:pPr>
        <w:pStyle w:val="Titre5"/>
        <w:rPr>
          <w:ins w:id="2884" w:author="Arthur Parmentier" w:date="2020-06-07T22:34:00Z"/>
        </w:rPr>
      </w:pPr>
      <w:ins w:id="2885" w:author="Arthur Parmentier" w:date="2020-06-06T13:08:00Z">
        <w:r w:rsidRPr="007C437A">
          <w:lastRenderedPageBreak/>
          <w:t>Remarks on the syntax of the “default” mode</w:t>
        </w:r>
      </w:ins>
    </w:p>
    <w:p w:rsidR="00EC06A7" w:rsidRPr="00EC06A7" w:rsidRDefault="00EC06A7">
      <w:pPr>
        <w:rPr>
          <w:ins w:id="2886" w:author="Arthur Parmentier" w:date="2020-06-06T12:48:00Z"/>
          <w:rPrChange w:id="2887" w:author="Arthur Parmentier" w:date="2020-06-07T22:34:00Z">
            <w:rPr>
              <w:ins w:id="2888" w:author="Arthur Parmentier" w:date="2020-06-06T12:48:00Z"/>
            </w:rPr>
          </w:rPrChange>
        </w:rPr>
        <w:pPrChange w:id="2889" w:author="Arthur Parmentier" w:date="2020-06-07T22:34:00Z">
          <w:pPr>
            <w:pStyle w:val="Titre6"/>
          </w:pPr>
        </w:pPrChange>
      </w:pPr>
      <w:ins w:id="2890" w:author="Arthur Parmentier" w:date="2020-06-07T22:34:00Z">
        <w:r>
          <w:t xml:space="preserve">Structures that performs functions. The structures are the assemblage of </w:t>
        </w:r>
      </w:ins>
      <w:ins w:id="2891" w:author="Arthur Parmentier" w:date="2020-06-07T22:40:00Z">
        <w:r w:rsidR="000431DD">
          <w:t xml:space="preserve">one or several </w:t>
        </w:r>
      </w:ins>
      <w:ins w:id="2892" w:author="Arthur Parmentier" w:date="2020-06-07T22:34:00Z">
        <w:r>
          <w:t>signs (phrases in linguistics), and the functions of SP are called W</w:t>
        </w:r>
      </w:ins>
      <w:ins w:id="2893" w:author="Arthur Parmentier" w:date="2020-06-07T22:35:00Z">
        <w:r>
          <w:t>ho, What, How, When.</w:t>
        </w:r>
      </w:ins>
      <w:ins w:id="2894" w:author="Arthur Parmentier" w:date="2020-06-07T22:41:00Z">
        <w:r w:rsidR="000431DD">
          <w:t xml:space="preserve"> The assemblage of the Who, What, How, When phrases is called a clause.</w:t>
        </w:r>
      </w:ins>
    </w:p>
    <w:p w:rsidR="006E03AC" w:rsidRPr="007C437A" w:rsidRDefault="00E60509" w:rsidP="00B427B1">
      <w:pPr>
        <w:rPr>
          <w:ins w:id="2895" w:author="Arthur Parmentier" w:date="2020-06-06T20:00:00Z"/>
        </w:rPr>
      </w:pPr>
      <w:ins w:id="2896" w:author="Arthur Parmentier" w:date="2020-06-06T14:04:00Z">
        <w:r w:rsidRPr="007C437A">
          <w:t xml:space="preserve">The “default mode” appears as a very </w:t>
        </w:r>
      </w:ins>
      <w:ins w:id="2897" w:author="Arthur Parmentier" w:date="2020-06-06T19:52:00Z">
        <w:r w:rsidR="00DA1511" w:rsidRPr="007C437A">
          <w:t>unique</w:t>
        </w:r>
      </w:ins>
      <w:ins w:id="2898" w:author="Arthur Parmentier" w:date="2020-06-06T14:04:00Z">
        <w:r w:rsidRPr="007C437A">
          <w:t xml:space="preserve"> element of the SP syntax because of its centrality in the </w:t>
        </w:r>
      </w:ins>
      <w:ins w:id="2899" w:author="Arthur Parmentier" w:date="2020-06-06T14:05:00Z">
        <w:r w:rsidRPr="007C437A">
          <w:t xml:space="preserve">network of modes </w:t>
        </w:r>
      </w:ins>
      <w:ins w:id="2900" w:author="Arthur Parmentier" w:date="2020-06-06T19:53:00Z">
        <w:r w:rsidR="006127A3" w:rsidRPr="007C437A">
          <w:t>(</w:t>
        </w:r>
        <w:r w:rsidR="006127A3" w:rsidRPr="007C437A">
          <w:rPr>
            <w:rPrChange w:id="2901" w:author="Arthur Parmentier" w:date="2020-06-07T15:27:00Z">
              <w:rPr/>
            </w:rPrChange>
          </w:rPr>
          <w:fldChar w:fldCharType="begin"/>
        </w:r>
        <w:r w:rsidR="006127A3" w:rsidRPr="007C437A">
          <w:instrText xml:space="preserve"> REF _Ref42283886 \h </w:instrText>
        </w:r>
      </w:ins>
      <w:r w:rsidR="006127A3" w:rsidRPr="007C437A">
        <w:rPr>
          <w:rPrChange w:id="2902" w:author="Arthur Parmentier" w:date="2020-06-07T15:27:00Z">
            <w:rPr/>
          </w:rPrChange>
        </w:rPr>
      </w:r>
      <w:ins w:id="2903" w:author="Arthur Parmentier" w:date="2020-06-06T19:53:00Z">
        <w:r w:rsidR="006127A3" w:rsidRPr="007C437A">
          <w:rPr>
            <w:rPrChange w:id="2904" w:author="Arthur Parmentier" w:date="2020-06-07T15:27:00Z">
              <w:rPr/>
            </w:rPrChange>
          </w:rPr>
          <w:fldChar w:fldCharType="separate"/>
        </w:r>
        <w:r w:rsidR="006127A3" w:rsidRPr="007C437A">
          <w:t xml:space="preserve">Figure </w:t>
        </w:r>
        <w:r w:rsidR="006127A3" w:rsidRPr="007C437A">
          <w:rPr>
            <w:rPrChange w:id="2905" w:author="Arthur Parmentier" w:date="2020-06-07T15:27:00Z">
              <w:rPr>
                <w:noProof/>
              </w:rPr>
            </w:rPrChange>
          </w:rPr>
          <w:t>1</w:t>
        </w:r>
        <w:r w:rsidR="006127A3" w:rsidRPr="007C437A">
          <w:rPr>
            <w:rPrChange w:id="2906" w:author="Arthur Parmentier" w:date="2020-06-07T15:27:00Z">
              <w:rPr/>
            </w:rPrChange>
          </w:rPr>
          <w:fldChar w:fldCharType="end"/>
        </w:r>
        <w:r w:rsidR="006127A3" w:rsidRPr="007C437A">
          <w:t xml:space="preserve">) </w:t>
        </w:r>
      </w:ins>
      <w:ins w:id="2907" w:author="Arthur Parmentier" w:date="2020-06-06T20:00:00Z">
        <w:r w:rsidR="006E03AC" w:rsidRPr="007C437A">
          <w:t xml:space="preserve">and </w:t>
        </w:r>
      </w:ins>
      <w:ins w:id="2908" w:author="Arthur Parmentier" w:date="2020-06-06T20:04:00Z">
        <w:r w:rsidR="006E03AC" w:rsidRPr="007C437A">
          <w:t xml:space="preserve">its use as the conventional syntax of SP, to the point that it is in those syntactic terms that </w:t>
        </w:r>
      </w:ins>
      <w:ins w:id="2909" w:author="Arthur Parmentier" w:date="2020-06-06T20:05:00Z">
        <w:r w:rsidR="006E03AC" w:rsidRPr="007C437A">
          <w:t>SP is presented, despite the number of syntaxes it covers.</w:t>
        </w:r>
      </w:ins>
    </w:p>
    <w:p w:rsidR="00C45B55" w:rsidRPr="007C437A" w:rsidRDefault="00E60509" w:rsidP="00B427B1">
      <w:pPr>
        <w:rPr>
          <w:ins w:id="2910" w:author="Arthur Parmentier" w:date="2020-06-06T20:07:00Z"/>
        </w:rPr>
      </w:pPr>
      <w:ins w:id="2911" w:author="Arthur Parmentier" w:date="2020-06-06T14:11:00Z">
        <w:r w:rsidRPr="007C437A">
          <w:t xml:space="preserve">In my observations, I found </w:t>
        </w:r>
      </w:ins>
      <w:ins w:id="2912" w:author="Arthur Parmentier" w:date="2020-06-06T19:59:00Z">
        <w:r w:rsidR="00314848" w:rsidRPr="007C437A">
          <w:t>that</w:t>
        </w:r>
      </w:ins>
      <w:ins w:id="2913" w:author="Arthur Parmentier" w:date="2020-06-06T14:11:00Z">
        <w:r w:rsidRPr="007C437A">
          <w:t xml:space="preserve"> the syntactic </w:t>
        </w:r>
      </w:ins>
      <w:ins w:id="2914" w:author="Arthur Parmentier" w:date="2020-06-06T19:59:00Z">
        <w:r w:rsidR="00314848" w:rsidRPr="007C437A">
          <w:t xml:space="preserve">and grammatical </w:t>
        </w:r>
      </w:ins>
      <w:ins w:id="2915" w:author="Arthur Parmentier" w:date="2020-06-06T20:06:00Z">
        <w:r w:rsidR="00C45B55" w:rsidRPr="007C437A">
          <w:t>rules</w:t>
        </w:r>
      </w:ins>
      <w:ins w:id="2916" w:author="Arthur Parmentier" w:date="2020-06-06T14:12:00Z">
        <w:r w:rsidRPr="007C437A">
          <w:t xml:space="preserve"> are made explicit by the soundpainter </w:t>
        </w:r>
      </w:ins>
      <w:ins w:id="2917" w:author="Arthur Parmentier" w:date="2020-06-06T20:06:00Z">
        <w:r w:rsidR="00C45B55" w:rsidRPr="007C437A">
          <w:t>(</w:t>
        </w:r>
      </w:ins>
      <w:ins w:id="2918" w:author="Arthur Parmentier" w:date="2020-06-06T14:12:00Z">
        <w:r w:rsidRPr="007C437A">
          <w:t>or teacher</w:t>
        </w:r>
      </w:ins>
      <w:ins w:id="2919" w:author="Arthur Parmentier" w:date="2020-06-06T20:06:00Z">
        <w:r w:rsidR="00C45B55" w:rsidRPr="007C437A">
          <w:t>) for each mode but the default mode</w:t>
        </w:r>
      </w:ins>
      <w:ins w:id="2920" w:author="Arthur Parmentier" w:date="2020-06-06T14:12:00Z">
        <w:r w:rsidRPr="007C437A">
          <w:t>.</w:t>
        </w:r>
      </w:ins>
      <w:ins w:id="2921"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2922" w:author="Arthur Parmentier" w:date="2020-06-06T20:08:00Z"/>
        </w:rPr>
      </w:pPr>
      <w:ins w:id="2923" w:author="Arthur Parmentier" w:date="2020-06-06T20:07:00Z">
        <w:r w:rsidRPr="007C437A">
          <w:t>The default mode syntax is the most compl</w:t>
        </w:r>
      </w:ins>
      <w:ins w:id="2924" w:author="Arthur Parmentier" w:date="2020-06-06T20:08:00Z">
        <w:r w:rsidRPr="007C437A">
          <w:t>ex one of all modes</w:t>
        </w:r>
      </w:ins>
    </w:p>
    <w:p w:rsidR="00C45B55" w:rsidRPr="007C437A" w:rsidRDefault="00C45B55">
      <w:pPr>
        <w:pStyle w:val="Paragraphedeliste"/>
        <w:numPr>
          <w:ilvl w:val="0"/>
          <w:numId w:val="11"/>
        </w:numPr>
        <w:rPr>
          <w:ins w:id="2925" w:author="Arthur Parmentier" w:date="2020-06-06T20:08:00Z"/>
        </w:rPr>
      </w:pPr>
      <w:ins w:id="2926" w:author="Arthur Parmentier" w:date="2020-06-06T20:08:00Z">
        <w:r w:rsidRPr="007C437A">
          <w:t>Part of its syntax is borrowed from languages that the performers are already familiar with</w:t>
        </w:r>
      </w:ins>
    </w:p>
    <w:p w:rsidR="00A5016A" w:rsidRPr="007C437A" w:rsidRDefault="00B46B57" w:rsidP="00A5016A">
      <w:pPr>
        <w:rPr>
          <w:ins w:id="2927" w:author="Arthur Parmentier" w:date="2020-06-06T20:34:00Z"/>
        </w:rPr>
      </w:pPr>
      <w:ins w:id="2928"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2929" w:author="Arthur Parmentier" w:date="2020-06-06T20:10:00Z">
        <w:r w:rsidR="007C5AC4" w:rsidRPr="007C437A">
          <w:t>t structure</w:t>
        </w:r>
      </w:ins>
      <w:ins w:id="2930" w:author="Arthur Parmentier" w:date="2020-06-06T20:09:00Z">
        <w:r w:rsidR="00C45B55" w:rsidRPr="007C437A">
          <w:t xml:space="preserve"> and are usually implicitly learned (i.e. they are not explicated by the teacher or soundpainter). </w:t>
        </w:r>
      </w:ins>
      <w:ins w:id="2931" w:author="Arthur Parmentier" w:date="2020-06-06T20:10:00Z">
        <w:r w:rsidR="00BC4BBB" w:rsidRPr="007C437A">
          <w:t xml:space="preserve">Examples of such elements are </w:t>
        </w:r>
      </w:ins>
      <w:ins w:id="2932" w:author="Arthur Parmentier" w:date="2020-06-06T20:09:00Z">
        <w:r w:rsidR="00C45B55" w:rsidRPr="007C437A">
          <w:t>with, within (and without), through, add, remove, go back to, move on to….</w:t>
        </w:r>
      </w:ins>
      <w:ins w:id="2933" w:author="Arthur Parmentier" w:date="2020-06-06T20:33:00Z">
        <w:r w:rsidR="00A5016A" w:rsidRPr="007C437A">
          <w:br/>
        </w:r>
      </w:ins>
      <w:ins w:id="2934"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2935" w:author="Arthur Parmentier" w:date="2020-06-06T17:14:00Z"/>
        </w:rPr>
      </w:pPr>
      <w:ins w:id="2936" w:author="Arthur Parmentier" w:date="2020-06-06T20:34:00Z">
        <w:r w:rsidRPr="007C437A">
          <w:t>In linguistic literature, we have observed several languages that do not possess these concepts.</w:t>
        </w:r>
        <w:r w:rsidRPr="007C437A">
          <w:rPr>
            <w:rStyle w:val="Appelnotedebasdep"/>
          </w:rPr>
          <w:footnoteReference w:id="38"/>
        </w:r>
        <w:r w:rsidRPr="007C437A">
          <w:t xml:space="preserve"> One could wonder how much presenting the syntax of the default SP mode to communities that are not familiar to Western languages would challenge the usual conceptions of the SP syntax. </w:t>
        </w:r>
      </w:ins>
      <w:ins w:id="2942" w:author="Arthur Parmentier" w:date="2020-06-06T17:52:00Z">
        <w:r w:rsidR="00A531CB" w:rsidRPr="007C437A">
          <w:t>The story of the e</w:t>
        </w:r>
      </w:ins>
      <w:ins w:id="2943" w:author="Arthur Parmentier" w:date="2020-06-06T18:06:00Z">
        <w:r w:rsidR="006A1B0D" w:rsidRPr="007C437A">
          <w:t>me</w:t>
        </w:r>
      </w:ins>
      <w:ins w:id="2944" w:author="Arthur Parmentier" w:date="2020-06-06T17:52:00Z">
        <w:r w:rsidR="00A531CB" w:rsidRPr="007C437A">
          <w:t xml:space="preserve">rgence of the Launch Mode is an </w:t>
        </w:r>
      </w:ins>
      <w:ins w:id="2945" w:author="Arthur Parmentier" w:date="2020-06-06T20:35:00Z">
        <w:r w:rsidRPr="007C437A">
          <w:t>answer to that question</w:t>
        </w:r>
      </w:ins>
      <w:ins w:id="2946" w:author="Arthur Parmentier" w:date="2020-06-06T17:53:00Z">
        <w:r w:rsidR="00A531CB" w:rsidRPr="007C437A">
          <w:t>:</w:t>
        </w:r>
      </w:ins>
    </w:p>
    <w:p w:rsidR="00237DE8" w:rsidRPr="007C437A" w:rsidRDefault="00237DE8">
      <w:pPr>
        <w:pStyle w:val="Citation"/>
        <w:rPr>
          <w:ins w:id="2947" w:author="Arthur Parmentier" w:date="2020-06-06T17:14:00Z"/>
          <w:rPrChange w:id="2948" w:author="Arthur Parmentier" w:date="2020-06-07T15:27:00Z">
            <w:rPr>
              <w:ins w:id="2949" w:author="Arthur Parmentier" w:date="2020-06-06T17:14:00Z"/>
            </w:rPr>
          </w:rPrChange>
        </w:rPr>
        <w:pPrChange w:id="2950" w:author="Arthur Parmentier" w:date="2020-06-06T17:53:00Z">
          <w:pPr>
            <w:pStyle w:val="NormalWeb"/>
          </w:pPr>
        </w:pPrChange>
      </w:pPr>
      <w:ins w:id="2951" w:author="Arthur Parmentier" w:date="2020-06-06T17:14:00Z">
        <w:r w:rsidRPr="007C437A">
          <w:rPr>
            <w:rPrChange w:id="2952" w:author="Arthur Parmentier" w:date="2020-06-07T15:27:00Z">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2953" w:author="Arthur Parmentier" w:date="2020-06-06T17:14:00Z"/>
          <w:rPrChange w:id="2954" w:author="Arthur Parmentier" w:date="2020-06-07T15:27:00Z">
            <w:rPr>
              <w:ins w:id="2955" w:author="Arthur Parmentier" w:date="2020-06-06T17:14:00Z"/>
            </w:rPr>
          </w:rPrChange>
        </w:rPr>
        <w:pPrChange w:id="2956" w:author="Arthur Parmentier" w:date="2020-06-06T17:53:00Z">
          <w:pPr>
            <w:pStyle w:val="NormalWeb"/>
          </w:pPr>
        </w:pPrChange>
      </w:pPr>
      <w:ins w:id="2957" w:author="Arthur Parmentier" w:date="2020-06-06T17:14:00Z">
        <w:r w:rsidRPr="007C437A">
          <w:rPr>
            <w:rPrChange w:id="2958" w:author="Arthur Parmentier" w:date="2020-06-07T15:27:00Z">
              <w:rPr/>
            </w:rPrChange>
          </w:rPr>
          <w:t xml:space="preserve">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w:t>
        </w:r>
        <w:r w:rsidRPr="007C437A">
          <w:rPr>
            <w:rPrChange w:id="2959" w:author="Arthur Parmentier" w:date="2020-06-07T15:27:00Z">
              <w:rPr/>
            </w:rPrChange>
          </w:rPr>
          <w:lastRenderedPageBreak/>
          <w:t>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2960" w:author="Arthur Parmentier" w:date="2020-06-06T17:53:00Z"/>
        </w:rPr>
      </w:pPr>
      <w:ins w:id="2961"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2962" w:author="Arthur Parmentier" w:date="2020-06-06T17:53:00Z">
        <w:r w:rsidR="00D83AC5" w:rsidRPr="007C437A">
          <w:t>necessity. “</w:t>
        </w:r>
        <w:r w:rsidR="00A531CB" w:rsidRPr="007C437A">
          <w:rPr>
            <w:rStyle w:val="Appelnotedebasdep"/>
          </w:rPr>
          <w:footnoteReference w:id="39"/>
        </w:r>
      </w:ins>
    </w:p>
    <w:p w:rsidR="005B7F91" w:rsidRPr="007C437A" w:rsidRDefault="00D83AC5" w:rsidP="00D83AC5">
      <w:pPr>
        <w:rPr>
          <w:ins w:id="2964" w:author="Arthur Parmentier" w:date="2020-06-06T21:59:00Z"/>
        </w:rPr>
      </w:pPr>
      <w:ins w:id="2965" w:author="Arthur Parmentier" w:date="2020-06-06T17:53:00Z">
        <w:r w:rsidRPr="007C437A">
          <w:t>In this example, we can see that t</w:t>
        </w:r>
      </w:ins>
      <w:ins w:id="2966" w:author="Arthur Parmentier" w:date="2020-06-06T17:54:00Z">
        <w:r w:rsidRPr="007C437A">
          <w:t xml:space="preserve">he default mode does have a degree of complexity that involve </w:t>
        </w:r>
      </w:ins>
      <w:ins w:id="2967" w:author="Arthur Parmentier" w:date="2020-06-06T20:35:00Z">
        <w:r w:rsidR="00421D32" w:rsidRPr="007C437A">
          <w:t>prior</w:t>
        </w:r>
      </w:ins>
      <w:ins w:id="2968" w:author="Arthur Parmentier" w:date="2020-06-06T20:36:00Z">
        <w:r w:rsidR="00421D32" w:rsidRPr="007C437A">
          <w:t xml:space="preserve"> </w:t>
        </w:r>
      </w:ins>
      <w:ins w:id="2969" w:author="Arthur Parmentier" w:date="2020-06-06T17:54:00Z">
        <w:r w:rsidRPr="007C437A">
          <w:t xml:space="preserve">knowledge in </w:t>
        </w:r>
      </w:ins>
      <w:ins w:id="2970" w:author="Arthur Parmentier" w:date="2020-06-06T20:36:00Z">
        <w:r w:rsidR="00421D32" w:rsidRPr="007C437A">
          <w:t>grammatical rules</w:t>
        </w:r>
      </w:ins>
      <w:ins w:id="2971" w:author="Arthur Parmentier" w:date="2020-06-06T17:55:00Z">
        <w:r w:rsidRPr="007C437A">
          <w:t xml:space="preserve"> </w:t>
        </w:r>
      </w:ins>
      <w:ins w:id="2972" w:author="Arthur Parmentier" w:date="2020-06-06T20:36:00Z">
        <w:r w:rsidR="00421D32" w:rsidRPr="007C437A">
          <w:t>and</w:t>
        </w:r>
      </w:ins>
      <w:ins w:id="2973" w:author="Arthur Parmentier" w:date="2020-06-06T17:55:00Z">
        <w:r w:rsidRPr="007C437A">
          <w:t xml:space="preserve"> logic. </w:t>
        </w:r>
      </w:ins>
      <w:ins w:id="2974" w:author="Arthur Parmentier" w:date="2020-06-06T21:59:00Z">
        <w:r w:rsidR="007D30A4" w:rsidRPr="007C437A">
          <w:t>Of course, all mechanisms of language are not cultural and learned, but t</w:t>
        </w:r>
      </w:ins>
      <w:ins w:id="2975" w:author="Arthur Parmentier" w:date="2020-06-06T17:57:00Z">
        <w:r w:rsidRPr="007C437A">
          <w:t>h</w:t>
        </w:r>
      </w:ins>
      <w:ins w:id="2976" w:author="Arthur Parmentier" w:date="2020-06-06T20:36:00Z">
        <w:r w:rsidR="009D182D" w:rsidRPr="007C437A">
          <w:t>ese rules</w:t>
        </w:r>
      </w:ins>
      <w:ins w:id="2977" w:author="Arthur Parmentier" w:date="2020-06-06T17:55:00Z">
        <w:r w:rsidRPr="007C437A">
          <w:t xml:space="preserve"> were not </w:t>
        </w:r>
      </w:ins>
      <w:ins w:id="2978" w:author="Arthur Parmentier" w:date="2020-06-06T17:56:00Z">
        <w:r w:rsidRPr="007C437A">
          <w:t xml:space="preserve">internalized by the learning impaired and it might </w:t>
        </w:r>
      </w:ins>
      <w:ins w:id="2979" w:author="Arthur Parmentier" w:date="2020-06-06T20:35:00Z">
        <w:r w:rsidR="00EB6FB5" w:rsidRPr="007C437A">
          <w:t xml:space="preserve">as </w:t>
        </w:r>
      </w:ins>
      <w:ins w:id="2980" w:author="Arthur Parmentier" w:date="2020-06-06T17:56:00Z">
        <w:r w:rsidRPr="007C437A">
          <w:t>well be an issue for working with p</w:t>
        </w:r>
      </w:ins>
      <w:ins w:id="2981" w:author="Arthur Parmentier" w:date="2020-06-06T20:36:00Z">
        <w:r w:rsidR="009D182D" w:rsidRPr="007C437A">
          <w:t>eople</w:t>
        </w:r>
      </w:ins>
      <w:ins w:id="2982" w:author="Arthur Parmentier" w:date="2020-06-06T17:56:00Z">
        <w:r w:rsidRPr="007C437A">
          <w:t xml:space="preserve"> whose language or culture</w:t>
        </w:r>
      </w:ins>
      <w:ins w:id="2983" w:author="Arthur Parmentier" w:date="2020-06-06T17:57:00Z">
        <w:r w:rsidRPr="007C437A">
          <w:t xml:space="preserve"> does not yield them either.</w:t>
        </w:r>
      </w:ins>
    </w:p>
    <w:p w:rsidR="005A4AA8" w:rsidRPr="007C437A" w:rsidRDefault="005A4AA8" w:rsidP="00D83AC5">
      <w:pPr>
        <w:rPr>
          <w:ins w:id="2984" w:author="Arthur Parmentier" w:date="2020-06-06T21:58:00Z"/>
        </w:rPr>
      </w:pPr>
      <w:ins w:id="2985" w:author="Arthur Parmentier" w:date="2020-06-06T21:59:00Z">
        <w:r w:rsidRPr="007C437A">
          <w:t xml:space="preserve">I suggest </w:t>
        </w:r>
      </w:ins>
      <w:ins w:id="2986" w:author="Arthur Parmentier" w:date="2020-06-06T22:00:00Z">
        <w:r w:rsidRPr="007C437A">
          <w:t xml:space="preserve">for future research </w:t>
        </w:r>
      </w:ins>
      <w:ins w:id="2987" w:author="Arthur Parmentier" w:date="2020-06-06T21:59:00Z">
        <w:r w:rsidRPr="007C437A">
          <w:t xml:space="preserve">to push the analysis of the SP syntax </w:t>
        </w:r>
      </w:ins>
      <w:ins w:id="2988" w:author="Arthur Parmentier" w:date="2020-06-06T22:04:00Z">
        <w:r w:rsidRPr="007C437A">
          <w:t xml:space="preserve">and its formalization in linguistic terms. </w:t>
        </w:r>
      </w:ins>
      <w:ins w:id="2989" w:author="Arthur Parmentier" w:date="2020-06-06T22:05:00Z">
        <w:r w:rsidRPr="007C437A">
          <w:t>At the moment</w:t>
        </w:r>
      </w:ins>
      <w:ins w:id="2990" w:author="Arthur Parmentier" w:date="2020-06-06T22:06:00Z">
        <w:r w:rsidRPr="007C437A">
          <w:t xml:space="preserve"> I am writing </w:t>
        </w:r>
      </w:ins>
      <w:ins w:id="2991" w:author="Arthur Parmentier" w:date="2020-06-06T22:05:00Z">
        <w:r w:rsidRPr="007C437A">
          <w:t xml:space="preserve">this report, a dictionary is being built that </w:t>
        </w:r>
      </w:ins>
      <w:ins w:id="2992" w:author="Arthur Parmentier" w:date="2020-06-06T22:09:00Z">
        <w:r w:rsidR="003911EB" w:rsidRPr="007C437A">
          <w:t xml:space="preserve">already </w:t>
        </w:r>
      </w:ins>
      <w:ins w:id="2993" w:author="Arthur Parmentier" w:date="2020-06-06T22:05:00Z">
        <w:r w:rsidRPr="007C437A">
          <w:t>contain</w:t>
        </w:r>
      </w:ins>
      <w:ins w:id="2994" w:author="Arthur Parmentier" w:date="2020-06-06T22:06:00Z">
        <w:r w:rsidRPr="007C437A">
          <w:t>s</w:t>
        </w:r>
      </w:ins>
      <w:ins w:id="2995" w:author="Arthur Parmentier" w:date="2020-06-06T22:09:00Z">
        <w:r w:rsidR="003911EB" w:rsidRPr="007C437A">
          <w:t xml:space="preserve"> some</w:t>
        </w:r>
      </w:ins>
      <w:ins w:id="2996" w:author="Arthur Parmentier" w:date="2020-06-06T22:06:00Z">
        <w:r w:rsidRPr="007C437A">
          <w:t xml:space="preserve"> descriptions of signs in terms of syntax</w:t>
        </w:r>
      </w:ins>
      <w:ins w:id="2997" w:author="Arthur Parmentier" w:date="2020-06-06T22:09:00Z">
        <w:r w:rsidR="003911EB" w:rsidRPr="007C437A">
          <w:t>, such as the ones that have historically been formalized by Thompson</w:t>
        </w:r>
      </w:ins>
      <w:ins w:id="2998" w:author="Arthur Parmentier" w:date="2020-06-06T22:06:00Z">
        <w:r w:rsidRPr="007C437A">
          <w:t>. I believe that a linguistic approach</w:t>
        </w:r>
      </w:ins>
      <w:ins w:id="2999" w:author="Arthur Parmentier" w:date="2020-06-06T22:08:00Z">
        <w:r w:rsidRPr="007C437A">
          <w:t xml:space="preserve"> to SP</w:t>
        </w:r>
      </w:ins>
      <w:ins w:id="3000" w:author="Arthur Parmentier" w:date="2020-06-06T22:06:00Z">
        <w:r w:rsidRPr="007C437A">
          <w:t xml:space="preserve"> would</w:t>
        </w:r>
      </w:ins>
      <w:ins w:id="3001" w:author="Arthur Parmentier" w:date="2020-06-06T22:08:00Z">
        <w:r w:rsidRPr="007C437A">
          <w:t xml:space="preserve"> be very relevant and</w:t>
        </w:r>
      </w:ins>
      <w:ins w:id="3002" w:author="Arthur Parmentier" w:date="2020-06-06T22:06:00Z">
        <w:r w:rsidRPr="007C437A">
          <w:t xml:space="preserve"> add </w:t>
        </w:r>
      </w:ins>
      <w:ins w:id="3003" w:author="Arthur Parmentier" w:date="2020-06-06T22:09:00Z">
        <w:r w:rsidR="00111E92" w:rsidRPr="007C437A">
          <w:t xml:space="preserve">a lot of </w:t>
        </w:r>
      </w:ins>
      <w:ins w:id="3004" w:author="Arthur Parmentier" w:date="2020-06-06T22:06:00Z">
        <w:r w:rsidRPr="007C437A">
          <w:t>value to this collaborative work</w:t>
        </w:r>
      </w:ins>
      <w:ins w:id="3005" w:author="Arthur Parmentier" w:date="2020-06-06T22:09:00Z">
        <w:r w:rsidRPr="007C437A">
          <w:t>.</w:t>
        </w:r>
      </w:ins>
    </w:p>
    <w:p w:rsidR="009E3561" w:rsidRPr="007C437A" w:rsidRDefault="00EC0188">
      <w:pPr>
        <w:rPr>
          <w:ins w:id="3006" w:author="Arthur Parmentier" w:date="2020-06-05T18:18:00Z"/>
        </w:rPr>
      </w:pPr>
      <w:ins w:id="3007" w:author="Arthur Parmentier" w:date="2020-06-05T18:40:00Z">
        <w:r w:rsidRPr="007C437A">
          <w:br w:type="page"/>
        </w:r>
        <w:r w:rsidRPr="007C437A">
          <w:lastRenderedPageBreak/>
          <w:br/>
        </w:r>
      </w:ins>
    </w:p>
    <w:p w:rsidR="00C04C33" w:rsidRPr="007C437A" w:rsidRDefault="00C04C33" w:rsidP="00E814B3">
      <w:pPr>
        <w:rPr>
          <w:ins w:id="3008" w:author="Arthur Parmentier" w:date="2020-06-05T18:08:00Z"/>
        </w:rPr>
      </w:pPr>
    </w:p>
    <w:p w:rsidR="00CC430C" w:rsidRPr="007C437A" w:rsidDel="00CC430C" w:rsidRDefault="00CC430C">
      <w:pPr>
        <w:rPr>
          <w:del w:id="3009" w:author="Arthur Parmentier" w:date="2020-06-05T18:08:00Z"/>
          <w:rPrChange w:id="3010" w:author="Arthur Parmentier" w:date="2020-06-07T15:27:00Z">
            <w:rPr>
              <w:del w:id="3011" w:author="Arthur Parmentier" w:date="2020-06-05T18:08:00Z"/>
            </w:rPr>
          </w:rPrChange>
        </w:rPr>
        <w:pPrChange w:id="3012" w:author="Arthur Parmentier" w:date="2020-06-05T16:28:00Z">
          <w:pPr>
            <w:pStyle w:val="Titre2"/>
          </w:pPr>
        </w:pPrChange>
      </w:pPr>
    </w:p>
    <w:p w:rsidR="00B400C3" w:rsidRPr="007C437A" w:rsidDel="00CC430C" w:rsidRDefault="00B400C3" w:rsidP="00E6654A">
      <w:pPr>
        <w:rPr>
          <w:del w:id="3013" w:author="Arthur Parmentier" w:date="2020-06-05T18:08:00Z"/>
        </w:rPr>
      </w:pPr>
      <w:del w:id="3014"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3015" w:author="Arthur Parmentier" w:date="2020-06-05T18:08:00Z"/>
        </w:rPr>
      </w:pPr>
      <w:del w:id="3016"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3017" w:author="Arthur Parmentier" w:date="2020-06-05T18:08:00Z"/>
        </w:rPr>
      </w:pPr>
      <w:del w:id="3018"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3019" w:author="Arthur Parmentier" w:date="2020-06-06T18:07:00Z"/>
        </w:rPr>
      </w:pPr>
      <w:bookmarkStart w:id="3020" w:name="_Toc40025939"/>
      <w:del w:id="3021" w:author="Arthur Parmentier" w:date="2020-06-06T18:07:00Z">
        <w:r w:rsidRPr="007C437A" w:rsidDel="00486DE0">
          <w:delText>Identifiers</w:delText>
        </w:r>
        <w:bookmarkEnd w:id="3020"/>
      </w:del>
    </w:p>
    <w:p w:rsidR="00DE3F01" w:rsidRPr="007C437A" w:rsidDel="00486DE0" w:rsidRDefault="00DE3F01">
      <w:pPr>
        <w:pStyle w:val="Titre3"/>
        <w:rPr>
          <w:del w:id="3022" w:author="Arthur Parmentier" w:date="2020-06-06T18:07:00Z"/>
        </w:rPr>
      </w:pPr>
      <w:bookmarkStart w:id="3023" w:name="_Toc40025940"/>
      <w:del w:id="3024" w:author="Arthur Parmentier" w:date="2020-06-06T18:07:00Z">
        <w:r w:rsidRPr="007C437A" w:rsidDel="00486DE0">
          <w:delText>Content</w:delText>
        </w:r>
        <w:bookmarkEnd w:id="3023"/>
      </w:del>
    </w:p>
    <w:p w:rsidR="00BE04C2" w:rsidRPr="007C437A" w:rsidDel="00486DE0" w:rsidRDefault="00BE04C2">
      <w:pPr>
        <w:pStyle w:val="Titre3"/>
        <w:rPr>
          <w:del w:id="3025" w:author="Arthur Parmentier" w:date="2020-06-06T18:07:00Z"/>
        </w:rPr>
      </w:pPr>
      <w:bookmarkStart w:id="3026" w:name="_Toc40025941"/>
      <w:del w:id="3027" w:author="Arthur Parmentier" w:date="2020-06-06T18:07:00Z">
        <w:r w:rsidRPr="007C437A" w:rsidDel="00486DE0">
          <w:delText>Modifiers (content parameters)</w:delText>
        </w:r>
        <w:bookmarkEnd w:id="3026"/>
      </w:del>
    </w:p>
    <w:p w:rsidR="00C16C06" w:rsidRPr="007C437A" w:rsidDel="00486DE0" w:rsidRDefault="00C16C06">
      <w:pPr>
        <w:pStyle w:val="Titre3"/>
        <w:rPr>
          <w:del w:id="3028" w:author="Arthur Parmentier" w:date="2020-06-06T18:07:00Z"/>
        </w:rPr>
      </w:pPr>
      <w:bookmarkStart w:id="3029" w:name="_Toc40025942"/>
      <w:del w:id="3030" w:author="Arthur Parmentier" w:date="2020-06-06T18:07:00Z">
        <w:r w:rsidRPr="007C437A" w:rsidDel="00486DE0">
          <w:delText>Mode</w:delText>
        </w:r>
        <w:bookmarkEnd w:id="3029"/>
      </w:del>
    </w:p>
    <w:p w:rsidR="00BE04C2" w:rsidRPr="007C437A" w:rsidDel="006E2B59" w:rsidRDefault="00400535" w:rsidP="00E6654A">
      <w:pPr>
        <w:rPr>
          <w:del w:id="3031" w:author="Arthur Parmentier" w:date="2020-06-06T22:10:00Z"/>
        </w:rPr>
      </w:pPr>
      <w:del w:id="3032" w:author="Arthur Parmentier" w:date="2020-06-06T22:10:00Z">
        <w:r w:rsidRPr="007C437A" w:rsidDel="006E2B59">
          <w:delText>All these structural concepts (grammar) are not culturally dependent.</w:delText>
        </w:r>
      </w:del>
    </w:p>
    <w:p w:rsidR="00E7027A" w:rsidRPr="007C437A" w:rsidRDefault="00E7027A" w:rsidP="00E6654A"/>
    <w:p w:rsidR="00086E5D" w:rsidRPr="007C437A" w:rsidRDefault="00086E5D" w:rsidP="00E6654A"/>
    <w:p w:rsidR="00086E5D" w:rsidRPr="007C437A" w:rsidRDefault="00086E5D" w:rsidP="00E6654A"/>
    <w:p w:rsidR="00086E5D" w:rsidRPr="007C437A" w:rsidDel="006E2B59" w:rsidRDefault="00587BD5" w:rsidP="00E6654A">
      <w:pPr>
        <w:rPr>
          <w:moveFrom w:id="3033" w:author="Arthur Parmentier" w:date="2020-06-06T22:11:00Z"/>
        </w:rPr>
      </w:pPr>
      <w:moveFromRangeStart w:id="3034" w:author="Arthur Parmentier" w:date="2020-06-06T22:11:00Z" w:name="move42373884"/>
      <w:moveFrom w:id="3035"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3036" w:author="Arthur Parmentier" w:date="2020-06-06T22:11:00Z"/>
        </w:rPr>
      </w:pPr>
      <w:moveFrom w:id="3037"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3038" w:author="Arthur Parmentier" w:date="2020-06-06T22:11:00Z"/>
        </w:rPr>
      </w:pPr>
      <w:moveFrom w:id="3039"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3040" w:author="Arthur Parmentier" w:date="2020-06-06T22:11:00Z"/>
        </w:rPr>
      </w:pPr>
      <w:moveFrom w:id="3041"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3042" w:author="Arthur Parmentier" w:date="2020-06-06T22:11:00Z"/>
        </w:rPr>
      </w:pPr>
      <w:moveFrom w:id="3043"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3044" w:author="Arthur Parmentier" w:date="2020-06-06T22:11:00Z"/>
        </w:rPr>
      </w:pPr>
      <w:moveFrom w:id="3045"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6E2B59" w:rsidRDefault="00103759" w:rsidP="00E6654A">
      <w:pPr>
        <w:pStyle w:val="Paragraphedeliste"/>
        <w:numPr>
          <w:ilvl w:val="1"/>
          <w:numId w:val="8"/>
        </w:numPr>
        <w:rPr>
          <w:moveFrom w:id="3046" w:author="Arthur Parmentier" w:date="2020-06-06T22:11:00Z"/>
        </w:rPr>
      </w:pPr>
      <w:moveFrom w:id="3047" w:author="Arthur Parmentier" w:date="2020-06-06T22:11:00Z">
        <w:r w:rsidRPr="007C437A" w:rsidDel="006E2B59">
          <w:t>but rather a fluid, dynamic and varying grammar</w:t>
        </w:r>
      </w:moveFrom>
    </w:p>
    <w:moveFromRangeEnd w:id="3034"/>
    <w:p w:rsidR="00400535" w:rsidRPr="007C437A" w:rsidRDefault="00400535" w:rsidP="00E6654A"/>
    <w:p w:rsidR="0008325B" w:rsidRPr="007C437A" w:rsidDel="00687356" w:rsidRDefault="00400535">
      <w:pPr>
        <w:pStyle w:val="Titre1"/>
        <w:rPr>
          <w:del w:id="3048" w:author="Arthur Parmentier" w:date="2020-05-14T13:28:00Z"/>
        </w:rPr>
      </w:pPr>
      <w:del w:id="3049"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050" w:name="_Toc40355387"/>
        <w:bookmarkStart w:id="3051" w:name="_Toc40355924"/>
        <w:bookmarkStart w:id="3052" w:name="_Toc40356088"/>
        <w:bookmarkEnd w:id="3050"/>
        <w:bookmarkEnd w:id="3051"/>
        <w:bookmarkEnd w:id="3052"/>
      </w:del>
    </w:p>
    <w:p w:rsidR="00687356" w:rsidRPr="007C437A" w:rsidRDefault="00687356">
      <w:pPr>
        <w:rPr>
          <w:ins w:id="3053" w:author="Arthur Parmentier" w:date="2020-06-06T17:23:00Z"/>
          <w:rPrChange w:id="3054" w:author="Arthur Parmentier" w:date="2020-06-07T15:27:00Z">
            <w:rPr>
              <w:ins w:id="3055" w:author="Arthur Parmentier" w:date="2020-06-06T17:23:00Z"/>
            </w:rPr>
          </w:rPrChange>
        </w:rPr>
        <w:pPrChange w:id="3056" w:author="Arthur Parmentier" w:date="2020-06-06T17:23:00Z">
          <w:pPr>
            <w:pStyle w:val="Titre1"/>
          </w:pPr>
        </w:pPrChange>
      </w:pPr>
    </w:p>
    <w:p w:rsidR="003F27F2" w:rsidRPr="007C437A" w:rsidRDefault="00AC7276">
      <w:pPr>
        <w:pStyle w:val="Titre1"/>
        <w:rPr>
          <w:ins w:id="3057" w:author="Arthur Parmentier" w:date="2020-06-06T23:44:00Z"/>
        </w:rPr>
      </w:pPr>
      <w:bookmarkStart w:id="3058" w:name="_Toc42449843"/>
      <w:ins w:id="3059" w:author="Arthur Parmentier" w:date="2020-06-06T20:41:00Z">
        <w:r w:rsidRPr="007C437A">
          <w:t xml:space="preserve">Meta-structures of SP: </w:t>
        </w:r>
      </w:ins>
      <w:ins w:id="3060" w:author="Arthur Parmentier" w:date="2020-06-06T20:55:00Z">
        <w:r w:rsidR="00804910" w:rsidRPr="007C437A">
          <w:t xml:space="preserve">configurations, cultural </w:t>
        </w:r>
      </w:ins>
      <w:ins w:id="3061" w:author="Arthur Parmentier" w:date="2020-06-06T20:41:00Z">
        <w:r w:rsidRPr="007C437A">
          <w:t xml:space="preserve">context and </w:t>
        </w:r>
      </w:ins>
      <w:ins w:id="3062" w:author="Arthur Parmentier" w:date="2020-06-06T20:55:00Z">
        <w:r w:rsidR="00804910" w:rsidRPr="007C437A">
          <w:t>diffusion mechani</w:t>
        </w:r>
      </w:ins>
      <w:ins w:id="3063" w:author="Arthur Parmentier" w:date="2020-06-06T20:56:00Z">
        <w:r w:rsidR="00804910" w:rsidRPr="007C437A">
          <w:t>sms</w:t>
        </w:r>
      </w:ins>
      <w:bookmarkEnd w:id="3058"/>
    </w:p>
    <w:p w:rsidR="0057131A" w:rsidRPr="007C437A" w:rsidRDefault="0057131A" w:rsidP="0057131A">
      <w:pPr>
        <w:rPr>
          <w:ins w:id="3064" w:author="Arthur Parmentier" w:date="2020-06-06T23:44:00Z"/>
        </w:rPr>
      </w:pPr>
      <w:ins w:id="3065" w:author="Arthur Parmentier" w:date="2020-06-06T23:44:00Z">
        <w:r w:rsidRPr="007C437A">
          <w:t>In the previous sections of this report, I have discussed several mechanisms of SP, its linguistic and intrinsic structural features. But at this stage, it is important to point out that it cannot only be described in those terms and limited to those mechanisms.</w:t>
        </w:r>
      </w:ins>
    </w:p>
    <w:p w:rsidR="0057131A" w:rsidRPr="007C437A" w:rsidRDefault="0057131A" w:rsidP="0057131A">
      <w:pPr>
        <w:rPr>
          <w:ins w:id="3066" w:author="Arthur Parmentier" w:date="2020-06-07T00:28:00Z"/>
        </w:rPr>
      </w:pPr>
      <w:ins w:id="3067" w:author="Arthur Parmentier" w:date="2020-06-06T23:44:00Z">
        <w:r w:rsidRPr="007C437A">
          <w:t>In this section</w:t>
        </w:r>
      </w:ins>
      <w:ins w:id="3068" w:author="Arthur Parmentier" w:date="2020-06-06T23:45:00Z">
        <w:r w:rsidRPr="007C437A">
          <w:t>, I would like to give an overview of some extrinsic aspect of SP that play important roles in the way that it is used and understood by tho</w:t>
        </w:r>
      </w:ins>
      <w:ins w:id="3069" w:author="Arthur Parmentier" w:date="2020-06-06T23:46:00Z">
        <w:r w:rsidRPr="007C437A">
          <w:t>se who practice it.</w:t>
        </w:r>
      </w:ins>
    </w:p>
    <w:p w:rsidR="00E21AD2" w:rsidRPr="007C437A" w:rsidRDefault="00E21AD2">
      <w:pPr>
        <w:rPr>
          <w:ins w:id="3070" w:author="Arthur Parmentier" w:date="2020-06-06T23:41:00Z"/>
          <w:rPrChange w:id="3071" w:author="Arthur Parmentier" w:date="2020-06-07T15:27:00Z">
            <w:rPr>
              <w:ins w:id="3072" w:author="Arthur Parmentier" w:date="2020-06-06T23:41:00Z"/>
            </w:rPr>
          </w:rPrChange>
        </w:rPr>
        <w:pPrChange w:id="3073" w:author="Arthur Parmentier" w:date="2020-06-06T23:44:00Z">
          <w:pPr>
            <w:pStyle w:val="Titre1"/>
          </w:pPr>
        </w:pPrChange>
      </w:pPr>
      <w:ins w:id="3074" w:author="Arthur Parmentier" w:date="2020-06-07T00:28:00Z">
        <w:r w:rsidRPr="007C437A">
          <w:rPr>
            <w:rPrChange w:id="3075" w:author="Arthur Parmentier" w:date="2020-06-07T15:27:00Z">
              <w:rPr/>
            </w:rPrChange>
          </w:rPr>
          <w:t>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SP is not only a sign language but is allows conventionally recognized as an artistic practice as a whole: a context, configuration, esthetic, conventions… For instance, I heard several times things such as “This sounds like SP”, revealing the possible existence of an esthetic of SP in those statements. While I won’t enter the process of re-defining as precisely as possible SP, I would like to discuss in the following parts what I call the “meta-structures” of SP, which are all the structures and mechanisms above the description of SP as mere sign language.</w:t>
        </w:r>
      </w:ins>
    </w:p>
    <w:p w:rsidR="0057131A" w:rsidRPr="007C437A" w:rsidRDefault="004456BA">
      <w:pPr>
        <w:pStyle w:val="Titre2"/>
        <w:rPr>
          <w:ins w:id="3076" w:author="Arthur Parmentier" w:date="2020-06-06T23:46:00Z"/>
        </w:rPr>
      </w:pPr>
      <w:ins w:id="3077" w:author="Arthur Parmentier" w:date="2020-06-08T12:17:00Z">
        <w:r>
          <w:t>SP as a complex communication form</w:t>
        </w:r>
      </w:ins>
    </w:p>
    <w:p w:rsidR="00E2520C" w:rsidRDefault="0057131A" w:rsidP="0057131A">
      <w:pPr>
        <w:rPr>
          <w:ins w:id="3078" w:author="Arthur Parmentier" w:date="2020-06-08T12:09:00Z"/>
        </w:rPr>
      </w:pPr>
      <w:ins w:id="3079" w:author="Arthur Parmentier" w:date="2020-06-06T23:47:00Z">
        <w:r w:rsidRPr="007C437A">
          <w:t xml:space="preserve">We have seen that SP allow </w:t>
        </w:r>
      </w:ins>
      <w:ins w:id="3080" w:author="Arthur Parmentier" w:date="2020-06-08T12:07:00Z">
        <w:r w:rsidR="00E2520C">
          <w:t>for a communication</w:t>
        </w:r>
      </w:ins>
      <w:ins w:id="3081" w:author="Arthur Parmentier" w:date="2020-06-08T12:08:00Z">
        <w:r w:rsidR="00E2520C">
          <w:t xml:space="preserve"> from one or several </w:t>
        </w:r>
      </w:ins>
      <w:ins w:id="3082" w:author="Arthur Parmentier" w:date="2020-06-08T12:11:00Z">
        <w:r w:rsidR="009329D2">
          <w:t>senders</w:t>
        </w:r>
      </w:ins>
      <w:ins w:id="3083" w:author="Arthur Parmentier" w:date="2020-06-06T23:52:00Z">
        <w:r w:rsidR="00CC42BC" w:rsidRPr="007C437A">
          <w:t xml:space="preserve"> (the soundpainters) to receivers (the performers)</w:t>
        </w:r>
      </w:ins>
      <w:ins w:id="3084" w:author="Arthur Parmentier" w:date="2020-06-08T12:09:00Z">
        <w:r w:rsidR="00E2520C">
          <w:t>: s</w:t>
        </w:r>
      </w:ins>
      <w:ins w:id="3085" w:author="Arthur Parmentier" w:date="2020-06-08T12:08:00Z">
        <w:r w:rsidR="00E2520C">
          <w:t>o far, we have barely discussed SP as a one-way communication</w:t>
        </w:r>
      </w:ins>
      <w:ins w:id="3086" w:author="Arthur Parmentier" w:date="2020-06-08T12:12:00Z">
        <w:r w:rsidR="009329D2">
          <w:t xml:space="preserve"> only using sign language.</w:t>
        </w:r>
      </w:ins>
      <w:ins w:id="3087" w:author="Arthur Parmentier" w:date="2020-06-08T12:11:00Z">
        <w:r w:rsidR="009329D2">
          <w:t xml:space="preserve"> </w:t>
        </w:r>
      </w:ins>
    </w:p>
    <w:p w:rsidR="004456BA" w:rsidRDefault="004456BA" w:rsidP="0057131A">
      <w:pPr>
        <w:rPr>
          <w:ins w:id="3088" w:author="Arthur Parmentier" w:date="2020-06-08T12:16:00Z"/>
        </w:rPr>
      </w:pPr>
      <w:ins w:id="3089" w:author="Arthur Parmentier" w:date="2020-06-08T12:14:00Z">
        <w:r>
          <w:t xml:space="preserve">In general, there are multiples interaction within the </w:t>
        </w:r>
      </w:ins>
      <w:ins w:id="3090" w:author="Arthur Parmentier" w:date="2020-06-08T12:15:00Z">
        <w:r>
          <w:t xml:space="preserve">Soundpainting group. The soundpainters receive many forms of </w:t>
        </w:r>
      </w:ins>
      <w:ins w:id="3091" w:author="Arthur Parmentier" w:date="2020-06-08T12:17:00Z">
        <w:r>
          <w:t>feedback:</w:t>
        </w:r>
      </w:ins>
    </w:p>
    <w:p w:rsidR="004456BA" w:rsidRDefault="004456BA" w:rsidP="004456BA">
      <w:pPr>
        <w:pStyle w:val="Paragraphedeliste"/>
        <w:numPr>
          <w:ilvl w:val="0"/>
          <w:numId w:val="11"/>
        </w:numPr>
        <w:rPr>
          <w:ins w:id="3092" w:author="Arthur Parmentier" w:date="2020-06-08T12:16:00Z"/>
        </w:rPr>
      </w:pPr>
      <w:ins w:id="3093" w:author="Arthur Parmentier" w:date="2020-06-08T12:16:00Z">
        <w:r>
          <w:t>The artistic productions of the performers</w:t>
        </w:r>
      </w:ins>
    </w:p>
    <w:p w:rsidR="004456BA" w:rsidRDefault="004456BA" w:rsidP="004456BA">
      <w:pPr>
        <w:pStyle w:val="Paragraphedeliste"/>
        <w:numPr>
          <w:ilvl w:val="0"/>
          <w:numId w:val="11"/>
        </w:numPr>
        <w:rPr>
          <w:ins w:id="3094" w:author="Arthur Parmentier" w:date="2020-06-08T12:17:00Z"/>
        </w:rPr>
      </w:pPr>
      <w:ins w:id="3095" w:author="Arthur Parmentier" w:date="2020-06-08T12:17:00Z">
        <w:r>
          <w:t>The unintentional communications of both the performer and the public</w:t>
        </w:r>
      </w:ins>
    </w:p>
    <w:p w:rsidR="004456BA" w:rsidRDefault="004456BA" w:rsidP="004456BA">
      <w:pPr>
        <w:pStyle w:val="Paragraphedeliste"/>
        <w:numPr>
          <w:ilvl w:val="0"/>
          <w:numId w:val="11"/>
        </w:numPr>
        <w:rPr>
          <w:ins w:id="3096" w:author="Arthur Parmentier" w:date="2020-06-08T12:16:00Z"/>
        </w:rPr>
        <w:pPrChange w:id="3097" w:author="Arthur Parmentier" w:date="2020-06-08T12:16:00Z">
          <w:pPr/>
        </w:pPrChange>
      </w:pPr>
      <w:ins w:id="3098" w:author="Arthur Parmentier" w:date="2020-06-08T12:18:00Z">
        <w:r>
          <w:t>The few signs that can be used by performers as such (not as soundpainters)</w:t>
        </w:r>
      </w:ins>
    </w:p>
    <w:p w:rsidR="004456BA" w:rsidRDefault="004456BA" w:rsidP="0057131A">
      <w:pPr>
        <w:rPr>
          <w:ins w:id="3099" w:author="Arthur Parmentier" w:date="2020-06-08T12:16:00Z"/>
        </w:rPr>
      </w:pPr>
    </w:p>
    <w:p w:rsidR="00373A1E" w:rsidRPr="007C437A" w:rsidRDefault="00CC42BC" w:rsidP="00373A1E">
      <w:pPr>
        <w:rPr>
          <w:ins w:id="3100" w:author="Arthur Parmentier" w:date="2020-06-08T13:14:00Z"/>
        </w:rPr>
      </w:pPr>
      <w:ins w:id="3101" w:author="Arthur Parmentier" w:date="2020-06-06T23:50:00Z">
        <w:r w:rsidRPr="007C437A">
          <w:t xml:space="preserve">Although there are some </w:t>
        </w:r>
      </w:ins>
      <w:ins w:id="3102" w:author="Arthur Parmentier" w:date="2020-06-06T23:55:00Z">
        <w:r w:rsidRPr="007C437A">
          <w:t>configurations</w:t>
        </w:r>
      </w:ins>
      <w:ins w:id="3103" w:author="Arthur Parmentier" w:date="2020-06-06T23:50:00Z">
        <w:r w:rsidRPr="007C437A">
          <w:t xml:space="preserve"> in which </w:t>
        </w:r>
      </w:ins>
      <w:ins w:id="3104" w:author="Arthur Parmentier" w:date="2020-06-08T12:18:00Z">
        <w:r w:rsidR="009177A3">
          <w:t xml:space="preserve">some of these elements of communication might not </w:t>
        </w:r>
      </w:ins>
      <w:ins w:id="3105" w:author="Arthur Parmentier" w:date="2020-06-08T12:19:00Z">
        <w:r w:rsidR="009177A3">
          <w:t xml:space="preserve">be found, soundpainters </w:t>
        </w:r>
      </w:ins>
      <w:ins w:id="3106" w:author="Arthur Parmentier" w:date="2020-06-06T23:50:00Z">
        <w:r w:rsidRPr="007C437A">
          <w:t xml:space="preserve">are usually able to perceive </w:t>
        </w:r>
      </w:ins>
      <w:ins w:id="3107" w:author="Arthur Parmentier" w:date="2020-06-08T12:19:00Z">
        <w:r w:rsidR="009177A3">
          <w:t xml:space="preserve">a feedback to their </w:t>
        </w:r>
      </w:ins>
      <w:ins w:id="3108" w:author="Arthur Parmentier" w:date="2020-06-08T12:20:00Z">
        <w:r w:rsidR="009177A3">
          <w:t>using sign language</w:t>
        </w:r>
      </w:ins>
      <w:ins w:id="3109" w:author="Arthur Parmentier" w:date="2020-06-08T13:13:00Z">
        <w:r w:rsidR="00C9696C">
          <w:t xml:space="preserve"> communication</w:t>
        </w:r>
      </w:ins>
      <w:ins w:id="3110" w:author="Arthur Parmentier" w:date="2020-06-08T12:20:00Z">
        <w:r w:rsidR="009177A3">
          <w:t>.</w:t>
        </w:r>
      </w:ins>
      <w:ins w:id="3111" w:author="Arthur Parmentier" w:date="2020-06-06T23:51:00Z">
        <w:r w:rsidRPr="007C437A">
          <w:t xml:space="preserve"> </w:t>
        </w:r>
      </w:ins>
      <w:ins w:id="3112" w:author="Arthur Parmentier" w:date="2020-06-08T13:14:00Z">
        <w:r w:rsidR="00373A1E" w:rsidRPr="007C437A">
          <w:t>One may object that the requests of the soundpainter could be prepared in advance and written down on some kind of score, so that the feedback from the performers would have no influence on its requests during the performance. It is however not the case in general and it is often reported and discussed how the requests from the soundpainter are in reaction to the proposals of the performers</w:t>
        </w:r>
        <w:r w:rsidR="00373A1E">
          <w:t>: this part of what is called “real time composition”, a</w:t>
        </w:r>
      </w:ins>
      <w:ins w:id="3113" w:author="Arthur Parmentier" w:date="2020-06-08T13:15:00Z">
        <w:r w:rsidR="00373A1E">
          <w:t>nd the role of the soundpainter as a composer who listens to and shapes the artistic propositions of the group.</w:t>
        </w:r>
      </w:ins>
    </w:p>
    <w:p w:rsidR="009864BB" w:rsidRDefault="009864BB">
      <w:pPr>
        <w:pStyle w:val="Titre2"/>
        <w:rPr>
          <w:ins w:id="3114" w:author="Arthur Parmentier" w:date="2020-06-08T13:17:00Z"/>
        </w:rPr>
      </w:pPr>
      <w:bookmarkStart w:id="3115" w:name="_Toc42449845"/>
      <w:ins w:id="3116" w:author="Arthur Parmentier" w:date="2020-06-08T13:16:00Z">
        <w:r>
          <w:t>Co</w:t>
        </w:r>
      </w:ins>
      <w:ins w:id="3117" w:author="Arthur Parmentier" w:date="2020-06-08T13:17:00Z">
        <w:r>
          <w:t xml:space="preserve">nfigurations </w:t>
        </w:r>
        <w:r w:rsidR="00850432">
          <w:t>of SP</w:t>
        </w:r>
      </w:ins>
    </w:p>
    <w:p w:rsidR="00850432" w:rsidRDefault="00850432" w:rsidP="00850432">
      <w:pPr>
        <w:rPr>
          <w:ins w:id="3118" w:author="Arthur Parmentier" w:date="2020-06-08T13:18:00Z"/>
        </w:rPr>
      </w:pPr>
      <w:ins w:id="3119" w:author="Arthur Parmentier" w:date="2020-06-08T13:17:00Z">
        <w:r w:rsidRPr="007C437A">
          <w:t>In this part, I would like to show that contextual features can be formalized in the notion of configuration of SP</w:t>
        </w:r>
      </w:ins>
      <w:ins w:id="3120" w:author="Arthur Parmentier" w:date="2020-06-08T13:18:00Z">
        <w:r>
          <w:t xml:space="preserve"> and</w:t>
        </w:r>
      </w:ins>
      <w:ins w:id="3121" w:author="Arthur Parmentier" w:date="2020-06-08T13:17:00Z">
        <w:r w:rsidRPr="007C437A">
          <w:t xml:space="preserve"> point out the historical emergence of new configurations of SP in which major conventions of SP such as the traditional dichotomy between the composer and the performers (or the orchestra) disappear, but also the predominance of some configurations as representative of SP.</w:t>
        </w:r>
      </w:ins>
    </w:p>
    <w:p w:rsidR="00850432" w:rsidRDefault="00850432" w:rsidP="00850432">
      <w:pPr>
        <w:rPr>
          <w:ins w:id="3122" w:author="Arthur Parmentier" w:date="2020-06-08T13:24:00Z"/>
        </w:rPr>
      </w:pPr>
      <w:ins w:id="3123" w:author="Arthur Parmentier" w:date="2020-06-08T13:18:00Z">
        <w:r>
          <w:t>We have seen that SP is introduced</w:t>
        </w:r>
      </w:ins>
      <w:ins w:id="3124" w:author="Arthur Parmentier" w:date="2020-06-08T13:19:00Z">
        <w:r>
          <w:t xml:space="preserve"> as a sign language between a soundpainter which is the composer and an orchestra that is the set of performers. We also have seen that these roles </w:t>
        </w:r>
      </w:ins>
      <w:ins w:id="3125" w:author="Arthur Parmentier" w:date="2020-06-08T13:20:00Z">
        <w:r>
          <w:t xml:space="preserve">are </w:t>
        </w:r>
      </w:ins>
      <w:ins w:id="3126" w:author="Arthur Parmentier" w:date="2020-06-08T13:22:00Z">
        <w:r>
          <w:t>questioned,</w:t>
        </w:r>
      </w:ins>
      <w:ins w:id="3127" w:author="Arthur Parmentier" w:date="2020-06-08T13:20:00Z">
        <w:r>
          <w:t xml:space="preserve"> and that SP is used in different ways </w:t>
        </w:r>
      </w:ins>
      <w:ins w:id="3128" w:author="Arthur Parmentier" w:date="2020-06-08T13:21:00Z">
        <w:r>
          <w:t>by dance duets, jazz bands and many other groups</w:t>
        </w:r>
      </w:ins>
      <w:ins w:id="3129" w:author="Arthur Parmentier" w:date="2020-06-08T13:22:00Z">
        <w:r>
          <w:t>, in which performers may also sounpaint, or soundpainters are also see</w:t>
        </w:r>
      </w:ins>
      <w:ins w:id="3130" w:author="Arthur Parmentier" w:date="2020-06-08T13:23:00Z">
        <w:r>
          <w:t>n</w:t>
        </w:r>
      </w:ins>
      <w:ins w:id="3131" w:author="Arthur Parmentier" w:date="2020-06-08T13:22:00Z">
        <w:r>
          <w:t xml:space="preserve"> as performers</w:t>
        </w:r>
      </w:ins>
      <w:ins w:id="3132" w:author="Arthur Parmentier" w:date="2020-06-08T13:23:00Z">
        <w:r>
          <w:t xml:space="preserve">, while the composition process may not be directed by a composer anymore, but may be a collective process </w:t>
        </w:r>
      </w:ins>
      <w:ins w:id="3133" w:author="Arthur Parmentier" w:date="2020-06-08T13:24:00Z">
        <w:r>
          <w:t>in which the notion of composer makes little sense.</w:t>
        </w:r>
      </w:ins>
    </w:p>
    <w:p w:rsidR="00850432" w:rsidRDefault="00850432" w:rsidP="00850432">
      <w:pPr>
        <w:rPr>
          <w:ins w:id="3134" w:author="Arthur Parmentier" w:date="2020-06-08T13:25:00Z"/>
        </w:rPr>
      </w:pPr>
      <w:ins w:id="3135" w:author="Arthur Parmentier" w:date="2020-06-08T13:24:00Z">
        <w:r>
          <w:t xml:space="preserve">I would like to call these “ways” </w:t>
        </w:r>
      </w:ins>
      <w:ins w:id="3136" w:author="Arthur Parmentier" w:date="2020-06-08T13:25:00Z">
        <w:r>
          <w:t>using</w:t>
        </w:r>
      </w:ins>
      <w:ins w:id="3137" w:author="Arthur Parmentier" w:date="2020-06-08T13:24:00Z">
        <w:r>
          <w:t xml:space="preserve"> of </w:t>
        </w:r>
      </w:ins>
      <w:ins w:id="3138" w:author="Arthur Parmentier" w:date="2020-06-08T13:25:00Z">
        <w:r>
          <w:t>Soundpainting</w:t>
        </w:r>
        <w:r w:rsidR="00DE6BC9">
          <w:t xml:space="preserve"> and their context</w:t>
        </w:r>
        <w:r>
          <w:t>: configurations.</w:t>
        </w:r>
      </w:ins>
    </w:p>
    <w:p w:rsidR="00850432" w:rsidRDefault="00DE6BC9" w:rsidP="00850432">
      <w:pPr>
        <w:rPr>
          <w:ins w:id="3139" w:author="Arthur Parmentier" w:date="2020-06-08T13:27:00Z"/>
        </w:rPr>
      </w:pPr>
      <w:ins w:id="3140" w:author="Arthur Parmentier" w:date="2020-06-08T13:25:00Z">
        <w:r>
          <w:t>At this point, it is important</w:t>
        </w:r>
      </w:ins>
      <w:ins w:id="3141" w:author="Arthur Parmentier" w:date="2020-06-08T13:26:00Z">
        <w:r>
          <w:t xml:space="preserve"> to step back from the historical introduction of SP by Walter Thompson and reflect on what represents SP </w:t>
        </w:r>
      </w:ins>
      <w:ins w:id="3142" w:author="Arthur Parmentier" w:date="2020-06-08T13:27:00Z">
        <w:r w:rsidR="003F2132">
          <w:t>today and</w:t>
        </w:r>
      </w:ins>
      <w:ins w:id="3143" w:author="Arthur Parmentier" w:date="2020-06-08T13:26:00Z">
        <w:r>
          <w:t xml:space="preserve"> might represent it in the </w:t>
        </w:r>
      </w:ins>
      <w:ins w:id="3144" w:author="Arthur Parmentier" w:date="2020-06-08T13:27:00Z">
        <w:r>
          <w:t>future.</w:t>
        </w:r>
      </w:ins>
    </w:p>
    <w:p w:rsidR="003F2132" w:rsidRDefault="003F2132" w:rsidP="006D0FEC">
      <w:pPr>
        <w:rPr>
          <w:ins w:id="3145" w:author="Arthur Parmentier" w:date="2020-06-08T13:21:00Z"/>
        </w:rPr>
        <w:pPrChange w:id="3146" w:author="Arthur Parmentier" w:date="2020-06-08T13:41:00Z">
          <w:pPr/>
        </w:pPrChange>
      </w:pPr>
      <w:ins w:id="3147" w:author="Arthur Parmentier" w:date="2020-06-08T13:27:00Z">
        <w:r>
          <w:t xml:space="preserve">Let’s </w:t>
        </w:r>
      </w:ins>
      <w:ins w:id="3148" w:author="Arthur Parmentier" w:date="2020-06-08T13:28:00Z">
        <w:r>
          <w:t xml:space="preserve">forget for a moment the history of SP and assume that SP is a mere sign language, that </w:t>
        </w:r>
      </w:ins>
      <w:ins w:id="3149" w:author="Arthur Parmentier" w:date="2020-06-08T13:29:00Z">
        <w:r>
          <w:t>is only def</w:t>
        </w:r>
      </w:ins>
      <w:ins w:id="3150" w:author="Arthur Parmentier" w:date="2020-06-08T13:30:00Z">
        <w:r>
          <w:t>ined by</w:t>
        </w:r>
      </w:ins>
      <w:ins w:id="3151" w:author="Arthur Parmentier" w:date="2020-06-08T13:28:00Z">
        <w:r>
          <w:t xml:space="preserve"> grammatical and semantic features</w:t>
        </w:r>
      </w:ins>
      <w:ins w:id="3152" w:author="Arthur Parmentier" w:date="2020-06-08T13:29:00Z">
        <w:r>
          <w:t>.</w:t>
        </w:r>
      </w:ins>
      <w:ins w:id="3153" w:author="Arthur Parmentier" w:date="2020-06-08T13:30:00Z">
        <w:r>
          <w:t xml:space="preserve"> One may use this language </w:t>
        </w:r>
      </w:ins>
      <w:ins w:id="3154" w:author="Arthur Parmentier" w:date="2020-06-08T13:31:00Z">
        <w:r>
          <w:t xml:space="preserve">for cooking, </w:t>
        </w:r>
      </w:ins>
      <w:ins w:id="3155" w:author="Arthur Parmentier" w:date="2020-06-08T13:32:00Z">
        <w:r>
          <w:t xml:space="preserve">buying clothes on the market or playing games. In all of these uses cases, SP may seem </w:t>
        </w:r>
      </w:ins>
      <w:ins w:id="3156" w:author="Arthur Parmentier" w:date="2020-06-08T13:33:00Z">
        <w:r>
          <w:t xml:space="preserve">a very inefficient at communicating relevant messages and meanings. </w:t>
        </w:r>
      </w:ins>
      <w:ins w:id="3157" w:author="Arthur Parmentier" w:date="2020-06-08T13:34:00Z">
        <w:r>
          <w:t xml:space="preserve">However, it might be performant in a band, in a group of dancers or between a conductor and its orchestra. </w:t>
        </w:r>
      </w:ins>
      <w:ins w:id="3158" w:author="Arthur Parmentier" w:date="2020-06-08T13:41:00Z">
        <w:r w:rsidR="006D0FEC">
          <w:t xml:space="preserve">SP may then simply be a language as any other, that is used in specific configurations for which it is more convenient than others, </w:t>
        </w:r>
      </w:ins>
      <w:ins w:id="3159" w:author="Arthur Parmentier" w:date="2020-06-08T13:42:00Z">
        <w:r w:rsidR="006D0FEC">
          <w:t>but without being defined by these configurations.</w:t>
        </w:r>
        <w:r w:rsidR="006D0FEC">
          <w:br/>
          <w:t>We can m</w:t>
        </w:r>
      </w:ins>
      <w:ins w:id="3160" w:author="Arthur Parmentier" w:date="2020-06-08T13:43:00Z">
        <w:r w:rsidR="006D0FEC">
          <w:t xml:space="preserve">ake an analogy here with programming languages, that are </w:t>
        </w:r>
      </w:ins>
      <w:ins w:id="3161" w:author="Arthur Parmentier" w:date="2020-06-08T13:44:00Z">
        <w:r w:rsidR="006D0FEC">
          <w:t>convenient for interacting with computers</w:t>
        </w:r>
      </w:ins>
      <w:ins w:id="3162" w:author="Arthur Parmentier" w:date="2020-06-08T13:45:00Z">
        <w:r w:rsidR="006D0FEC">
          <w:t xml:space="preserve"> </w:t>
        </w:r>
      </w:ins>
      <w:bookmarkStart w:id="3163" w:name="_GoBack"/>
      <w:bookmarkEnd w:id="3163"/>
      <w:ins w:id="3164" w:author="Arthur Parmentier" w:date="2020-06-08T13:44:00Z">
        <w:r w:rsidR="006D0FEC">
          <w:t>but quite inefficient for other purpose</w:t>
        </w:r>
      </w:ins>
      <w:ins w:id="3165" w:author="Arthur Parmentier" w:date="2020-06-08T13:45:00Z">
        <w:r w:rsidR="006D0FEC">
          <w:t>s.</w:t>
        </w:r>
      </w:ins>
    </w:p>
    <w:p w:rsidR="00850432" w:rsidRPr="007C437A" w:rsidRDefault="00850432" w:rsidP="00850432">
      <w:pPr>
        <w:rPr>
          <w:ins w:id="3166" w:author="Arthur Parmentier" w:date="2020-06-08T13:17:00Z"/>
        </w:rPr>
      </w:pPr>
    </w:p>
    <w:p w:rsidR="00850432" w:rsidRDefault="00850432" w:rsidP="00850432">
      <w:pPr>
        <w:rPr>
          <w:ins w:id="3167" w:author="Arthur Parmentier" w:date="2020-06-08T13:17:00Z"/>
        </w:rPr>
      </w:pPr>
      <w:ins w:id="3168" w:author="Arthur Parmentier" w:date="2020-06-08T13:17:00Z">
        <w:r w:rsidRPr="007C437A">
          <w:t>There is a sign in SP called “configuration”</w:t>
        </w:r>
        <w:r>
          <w:t>:</w:t>
        </w:r>
      </w:ins>
    </w:p>
    <w:p w:rsidR="00850432" w:rsidRDefault="00850432" w:rsidP="00850432">
      <w:pPr>
        <w:rPr>
          <w:ins w:id="3169" w:author="Arthur Parmentier" w:date="2020-06-08T13:17:00Z"/>
        </w:rPr>
      </w:pPr>
      <w:ins w:id="3170" w:author="Arthur Parmentier" w:date="2020-06-08T13:17:00Z">
        <w:r>
          <w:t xml:space="preserve">“Players maintain the parameters of an assigned role, individually, or in a specified group or groups. A Configuration may comprise style and/or specific role function for the performer. Configurations are </w:t>
        </w:r>
        <w:r>
          <w:lastRenderedPageBreak/>
          <w:t>usually assigned in rehearsal. A Configuration may have a style assignment such as a performers role commonly found in most traditional jazz ensembles.”</w:t>
        </w:r>
      </w:ins>
    </w:p>
    <w:p w:rsidR="00850432" w:rsidRDefault="00850432" w:rsidP="00850432">
      <w:pPr>
        <w:rPr>
          <w:ins w:id="3171" w:author="Arthur Parmentier" w:date="2020-06-08T13:17:00Z"/>
        </w:rPr>
      </w:pPr>
    </w:p>
    <w:p w:rsidR="00850432" w:rsidRDefault="00850432" w:rsidP="00850432">
      <w:pPr>
        <w:rPr>
          <w:ins w:id="3172" w:author="Arthur Parmentier" w:date="2020-06-08T13:17:00Z"/>
        </w:rPr>
      </w:pPr>
    </w:p>
    <w:p w:rsidR="00850432" w:rsidRPr="007C437A" w:rsidRDefault="00850432" w:rsidP="00850432">
      <w:pPr>
        <w:rPr>
          <w:ins w:id="3173" w:author="Arthur Parmentier" w:date="2020-06-08T13:17:00Z"/>
        </w:rPr>
      </w:pPr>
    </w:p>
    <w:p w:rsidR="00850432" w:rsidRPr="007C437A" w:rsidRDefault="00850432" w:rsidP="00850432">
      <w:pPr>
        <w:rPr>
          <w:ins w:id="3174" w:author="Arthur Parmentier" w:date="2020-06-08T13:17:00Z"/>
        </w:rPr>
      </w:pPr>
      <w:ins w:id="3175" w:author="Arthur Parmentier" w:date="2020-06-08T13:17:00Z">
        <w:r w:rsidRPr="007C437A">
          <w:t>“A Soundpainter is a real-time composer using the SP language to intiate specific performance parameters and then composes with the results offered by the players to create a live composition.” “[…] Ultimately, the Soundpainter is the composer, making choices in the moment as to the next direction to take his/her composition.”</w:t>
        </w:r>
      </w:ins>
    </w:p>
    <w:p w:rsidR="00850432" w:rsidRPr="00DC7F98" w:rsidRDefault="00850432" w:rsidP="00850432">
      <w:pPr>
        <w:rPr>
          <w:ins w:id="3176" w:author="Arthur Parmentier" w:date="2020-06-08T13:17:00Z"/>
        </w:rPr>
      </w:pPr>
      <w:ins w:id="3177" w:author="Arthur Parmentier" w:date="2020-06-08T13:17:00Z">
        <w:r w:rsidRPr="00DC7F98">
          <w:t>Default parameters as chosen by the composer</w:t>
        </w:r>
      </w:ins>
    </w:p>
    <w:p w:rsidR="00850432" w:rsidRPr="00850432" w:rsidRDefault="00850432" w:rsidP="00850432">
      <w:pPr>
        <w:rPr>
          <w:ins w:id="3178" w:author="Arthur Parmentier" w:date="2020-06-08T13:16:00Z"/>
          <w:rPrChange w:id="3179" w:author="Arthur Parmentier" w:date="2020-06-08T13:17:00Z">
            <w:rPr>
              <w:ins w:id="3180" w:author="Arthur Parmentier" w:date="2020-06-08T13:16:00Z"/>
            </w:rPr>
          </w:rPrChange>
        </w:rPr>
        <w:pPrChange w:id="3181" w:author="Arthur Parmentier" w:date="2020-06-08T13:17:00Z">
          <w:pPr>
            <w:pStyle w:val="Titre2"/>
          </w:pPr>
        </w:pPrChange>
      </w:pPr>
    </w:p>
    <w:p w:rsidR="00A51AA2" w:rsidRPr="007C437A" w:rsidRDefault="00635F2F">
      <w:pPr>
        <w:pStyle w:val="Titre2"/>
        <w:rPr>
          <w:ins w:id="3182" w:author="Arthur Parmentier" w:date="2020-06-07T12:23:00Z"/>
        </w:rPr>
      </w:pPr>
      <w:ins w:id="3183" w:author="Arthur Parmentier" w:date="2020-06-06T20:53:00Z">
        <w:r w:rsidRPr="007C437A">
          <w:t>Cultural contexts</w:t>
        </w:r>
      </w:ins>
      <w:ins w:id="3184" w:author="Arthur Parmentier" w:date="2020-06-06T20:54:00Z">
        <w:r w:rsidR="00A51AA2" w:rsidRPr="007C437A">
          <w:t xml:space="preserve">, </w:t>
        </w:r>
      </w:ins>
      <w:ins w:id="3185" w:author="Arthur Parmentier" w:date="2020-06-06T20:55:00Z">
        <w:r w:rsidR="00A51AA2" w:rsidRPr="007C437A">
          <w:t>t</w:t>
        </w:r>
      </w:ins>
      <w:ins w:id="3186" w:author="Arthur Parmentier" w:date="2020-06-06T20:54:00Z">
        <w:r w:rsidR="00A51AA2" w:rsidRPr="007C437A">
          <w:t>he group, the composer and what they do with SP</w:t>
        </w:r>
      </w:ins>
      <w:bookmarkEnd w:id="3115"/>
    </w:p>
    <w:p w:rsidR="00B51C3F" w:rsidRPr="007C437A" w:rsidRDefault="00770F9D" w:rsidP="00AB55B3">
      <w:pPr>
        <w:pStyle w:val="Titre3"/>
        <w:rPr>
          <w:ins w:id="3187" w:author="Arthur Parmentier" w:date="2020-06-07T14:40:00Z"/>
        </w:rPr>
      </w:pPr>
      <w:bookmarkStart w:id="3188" w:name="_Toc42449846"/>
      <w:ins w:id="3189" w:author="Arthur Parmentier" w:date="2020-06-07T14:58:00Z">
        <w:r w:rsidRPr="007C437A">
          <w:t>C</w:t>
        </w:r>
      </w:ins>
      <w:ins w:id="3190" w:author="Arthur Parmentier" w:date="2020-06-07T14:40:00Z">
        <w:r w:rsidR="00B51C3F" w:rsidRPr="007C437A">
          <w:t>ultural</w:t>
        </w:r>
      </w:ins>
      <w:ins w:id="3191" w:author="Arthur Parmentier" w:date="2020-06-07T14:58:00Z">
        <w:r w:rsidRPr="007C437A">
          <w:t xml:space="preserve"> and individual</w:t>
        </w:r>
      </w:ins>
      <w:ins w:id="3192" w:author="Arthur Parmentier" w:date="2020-06-07T14:40:00Z">
        <w:r w:rsidR="00B51C3F" w:rsidRPr="007C437A">
          <w:t xml:space="preserve"> aspects in the use of SP</w:t>
        </w:r>
      </w:ins>
      <w:ins w:id="3193" w:author="Arthur Parmentier" w:date="2020-06-07T14:59:00Z">
        <w:r w:rsidRPr="007C437A">
          <w:t>: style and esthetics</w:t>
        </w:r>
      </w:ins>
      <w:bookmarkEnd w:id="3188"/>
    </w:p>
    <w:p w:rsidR="004662C5" w:rsidRPr="007C437A" w:rsidRDefault="00B51C3F">
      <w:pPr>
        <w:rPr>
          <w:ins w:id="3194" w:author="Arthur Parmentier" w:date="2020-06-07T14:40:00Z"/>
          <w:rPrChange w:id="3195" w:author="Arthur Parmentier" w:date="2020-06-07T15:27:00Z">
            <w:rPr>
              <w:ins w:id="3196" w:author="Arthur Parmentier" w:date="2020-06-07T14:40:00Z"/>
            </w:rPr>
          </w:rPrChange>
        </w:rPr>
        <w:pPrChange w:id="3197" w:author="Arthur Parmentier" w:date="2020-06-07T14:58:00Z">
          <w:pPr>
            <w:pStyle w:val="Titre3"/>
          </w:pPr>
        </w:pPrChange>
      </w:pPr>
      <w:ins w:id="3198" w:author="Arthur Parmentier" w:date="2020-06-07T14:40:00Z">
        <w:r w:rsidRPr="007C437A">
          <w:rPr>
            <w:rPrChange w:id="3199" w:author="Arthur Parmentier" w:date="2020-06-07T15:27:00Z">
              <w:rPr/>
            </w:rPrChange>
          </w:rPr>
          <w:t>Walter Thompson writes in his</w:t>
        </w:r>
      </w:ins>
      <w:ins w:id="3200" w:author="Arthur Parmentier" w:date="2020-06-07T14:41:00Z">
        <w:r w:rsidRPr="007C437A">
          <w:rPr>
            <w:rPrChange w:id="3201" w:author="Arthur Parmentier" w:date="2020-06-07T15:27:00Z">
              <w:rPr/>
            </w:rPrChange>
          </w:rPr>
          <w:t xml:space="preserve"> WB2: “At this point in your studies you understand Soundpainting is not a style of music such as Classical, Jazz, Rock, Rap, Folk, etc. It i</w:t>
        </w:r>
      </w:ins>
      <w:ins w:id="3202" w:author="Arthur Parmentier" w:date="2020-06-07T14:42:00Z">
        <w:r w:rsidRPr="007C437A">
          <w:rPr>
            <w:rPrChange w:id="3203" w:author="Arthur Parmentier" w:date="2020-06-07T15:27:00Z">
              <w:rPr/>
            </w:rPrChange>
          </w:rPr>
          <w:t>s</w:t>
        </w:r>
      </w:ins>
      <w:ins w:id="3204" w:author="Arthur Parmentier" w:date="2020-06-07T14:41:00Z">
        <w:r w:rsidRPr="007C437A">
          <w:rPr>
            <w:rPrChange w:id="3205" w:author="Arthur Parmentier" w:date="2020-06-07T15:27:00Z">
              <w:rPr/>
            </w:rPrChange>
          </w:rPr>
          <w:t xml:space="preserve"> a sign language for composing in real time</w:t>
        </w:r>
      </w:ins>
      <w:ins w:id="3206" w:author="Arthur Parmentier" w:date="2020-06-07T14:42:00Z">
        <w:r w:rsidRPr="007C437A">
          <w:rPr>
            <w:rPrChange w:id="3207" w:author="Arthur Parmentier" w:date="2020-06-07T15:27:00Z">
              <w:rPr/>
            </w:rPrChange>
          </w:rPr>
          <w:t>”.</w:t>
        </w:r>
        <w:r w:rsidR="0080662F" w:rsidRPr="007C437A">
          <w:rPr>
            <w:rPrChange w:id="3208" w:author="Arthur Parmentier" w:date="2020-06-07T15:27:00Z">
              <w:rPr/>
            </w:rPrChange>
          </w:rPr>
          <w:t xml:space="preserve"> What is raised here is the fact that one can use Soundpainting for very different esthetic and stylistic results.</w:t>
        </w:r>
      </w:ins>
      <w:ins w:id="3209" w:author="Arthur Parmentier" w:date="2020-06-07T14:43:00Z">
        <w:r w:rsidR="002B27F4" w:rsidRPr="007C437A">
          <w:rPr>
            <w:rPrChange w:id="3210" w:author="Arthur Parmentier" w:date="2020-06-07T15:27:00Z">
              <w:rPr/>
            </w:rPrChange>
          </w:rPr>
          <w:t xml:space="preserve"> In fact, SP is used by artists with very different esthetics and styles</w:t>
        </w:r>
      </w:ins>
      <w:ins w:id="3211" w:author="Arthur Parmentier" w:date="2020-06-07T14:44:00Z">
        <w:r w:rsidR="002B27F4" w:rsidRPr="007C437A">
          <w:rPr>
            <w:rPrChange w:id="3212" w:author="Arthur Parmentier" w:date="2020-06-07T15:27:00Z">
              <w:rPr/>
            </w:rPrChange>
          </w:rPr>
          <w:t xml:space="preserve">. </w:t>
        </w:r>
      </w:ins>
      <w:ins w:id="3213" w:author="Arthur Parmentier" w:date="2020-06-07T14:46:00Z">
        <w:r w:rsidR="002B27F4" w:rsidRPr="007C437A">
          <w:rPr>
            <w:rPrChange w:id="3214" w:author="Arthur Parmentier" w:date="2020-06-07T15:27:00Z">
              <w:rPr/>
            </w:rPrChange>
          </w:rPr>
          <w:br/>
        </w:r>
      </w:ins>
      <w:ins w:id="3215" w:author="Arthur Parmentier" w:date="2020-06-07T15:18:00Z">
        <w:r w:rsidR="00530085" w:rsidRPr="007C437A">
          <w:rPr>
            <w:rPrChange w:id="3216" w:author="Arthur Parmentier" w:date="2020-06-07T15:27:00Z">
              <w:rPr/>
            </w:rPrChange>
          </w:rPr>
          <w:t>On one side,</w:t>
        </w:r>
      </w:ins>
      <w:ins w:id="3217" w:author="Arthur Parmentier" w:date="2020-06-07T14:44:00Z">
        <w:r w:rsidR="002B27F4" w:rsidRPr="007C437A">
          <w:rPr>
            <w:rPrChange w:id="3218" w:author="Arthur Parmentier" w:date="2020-06-07T15:27:00Z">
              <w:rPr/>
            </w:rPrChange>
          </w:rPr>
          <w:t xml:space="preserve"> SP is not equally used to produce all styles and esthetic</w:t>
        </w:r>
      </w:ins>
      <w:ins w:id="3219" w:author="Arthur Parmentier" w:date="2020-06-07T14:45:00Z">
        <w:r w:rsidR="002B27F4" w:rsidRPr="007C437A">
          <w:rPr>
            <w:rPrChange w:id="3220" w:author="Arthur Parmentier" w:date="2020-06-07T15:27:00Z">
              <w:rPr/>
            </w:rPrChange>
          </w:rPr>
          <w:t>s. SP is more efficient and performative at composing in certain styles that other</w:t>
        </w:r>
      </w:ins>
      <w:ins w:id="3221" w:author="Arthur Parmentier" w:date="2020-06-07T14:46:00Z">
        <w:r w:rsidR="002B27F4" w:rsidRPr="007C437A">
          <w:rPr>
            <w:rPrChange w:id="3222" w:author="Arthur Parmentier" w:date="2020-06-07T15:27:00Z">
              <w:rPr/>
            </w:rPrChange>
          </w:rPr>
          <w:t>s</w:t>
        </w:r>
      </w:ins>
      <w:ins w:id="3223" w:author="Arthur Parmentier" w:date="2020-06-07T14:47:00Z">
        <w:r w:rsidR="002B27F4" w:rsidRPr="007C437A">
          <w:rPr>
            <w:rPrChange w:id="3224" w:author="Arthur Parmentier" w:date="2020-06-07T15:27:00Z">
              <w:rPr/>
            </w:rPrChange>
          </w:rPr>
          <w:t xml:space="preserve">, which may explain why some artists are </w:t>
        </w:r>
        <w:r w:rsidR="00EE175E" w:rsidRPr="007C437A">
          <w:rPr>
            <w:rPrChange w:id="3225" w:author="Arthur Parmentier" w:date="2020-06-07T15:27:00Z">
              <w:rPr/>
            </w:rPrChange>
          </w:rPr>
          <w:t xml:space="preserve">more </w:t>
        </w:r>
        <w:r w:rsidR="002B27F4" w:rsidRPr="007C437A">
          <w:rPr>
            <w:rPrChange w:id="3226" w:author="Arthur Parmentier" w:date="2020-06-07T15:27:00Z">
              <w:rPr/>
            </w:rPrChange>
          </w:rPr>
          <w:t>interested in SP and some are less.</w:t>
        </w:r>
      </w:ins>
      <w:ins w:id="3227" w:author="Arthur Parmentier" w:date="2020-06-07T15:05:00Z">
        <w:r w:rsidR="0047451C" w:rsidRPr="007C437A">
          <w:rPr>
            <w:rPrChange w:id="3228" w:author="Arthur Parmentier" w:date="2020-06-07T15:27:00Z">
              <w:rPr/>
            </w:rPrChange>
          </w:rPr>
          <w:br/>
          <w:t xml:space="preserve">On the other side, </w:t>
        </w:r>
      </w:ins>
      <w:ins w:id="3229" w:author="Arthur Parmentier" w:date="2020-06-07T15:06:00Z">
        <w:r w:rsidR="0047451C" w:rsidRPr="007C437A">
          <w:rPr>
            <w:rPrChange w:id="3230" w:author="Arthur Parmentier" w:date="2020-06-07T15:27:00Z">
              <w:rPr/>
            </w:rPrChange>
          </w:rPr>
          <w:t>the production of a certain style or esthetic, the conventions and configurations in SP are all both particular (individual) and cultural elements,</w:t>
        </w:r>
      </w:ins>
      <w:ins w:id="3231" w:author="Arthur Parmentier" w:date="2020-06-07T15:07:00Z">
        <w:r w:rsidR="0047451C" w:rsidRPr="007C437A">
          <w:rPr>
            <w:rPrChange w:id="3232" w:author="Arthur Parmentier" w:date="2020-06-07T15:27:00Z">
              <w:rPr/>
            </w:rPrChange>
          </w:rPr>
          <w:t xml:space="preserve"> which explains their variety in the community.</w:t>
        </w:r>
      </w:ins>
    </w:p>
    <w:p w:rsidR="00AB55B3" w:rsidRPr="007C437A" w:rsidRDefault="00AB55B3">
      <w:pPr>
        <w:pStyle w:val="Titre3"/>
        <w:rPr>
          <w:ins w:id="3233" w:author="Arthur Parmentier" w:date="2020-06-07T11:00:00Z"/>
          <w:rPrChange w:id="3234" w:author="Arthur Parmentier" w:date="2020-06-07T15:27:00Z">
            <w:rPr>
              <w:ins w:id="3235" w:author="Arthur Parmentier" w:date="2020-06-07T11:00:00Z"/>
            </w:rPr>
          </w:rPrChange>
        </w:rPr>
        <w:pPrChange w:id="3236" w:author="Arthur Parmentier" w:date="2020-06-07T12:23:00Z">
          <w:pPr>
            <w:pStyle w:val="Titre2"/>
          </w:pPr>
        </w:pPrChange>
      </w:pPr>
      <w:bookmarkStart w:id="3237" w:name="_Toc42449847"/>
      <w:ins w:id="3238" w:author="Arthur Parmentier" w:date="2020-06-07T12:24:00Z">
        <w:r w:rsidRPr="007C437A">
          <w:rPr>
            <w:rPrChange w:id="3239" w:author="Arthur Parmentier" w:date="2020-06-07T15:27:00Z">
              <w:rPr/>
            </w:rPrChange>
          </w:rPr>
          <w:t>Conventions and default parameters as contextual elements of SP</w:t>
        </w:r>
      </w:ins>
      <w:bookmarkEnd w:id="3237"/>
    </w:p>
    <w:p w:rsidR="00CE0118" w:rsidRPr="007C437A" w:rsidRDefault="00CE0118">
      <w:pPr>
        <w:rPr>
          <w:ins w:id="3240" w:author="Arthur Parmentier" w:date="2020-06-07T10:59:00Z"/>
          <w:rPrChange w:id="3241" w:author="Arthur Parmentier" w:date="2020-06-07T15:27:00Z">
            <w:rPr>
              <w:ins w:id="3242" w:author="Arthur Parmentier" w:date="2020-06-07T10:59:00Z"/>
            </w:rPr>
          </w:rPrChange>
        </w:rPr>
        <w:pPrChange w:id="3243" w:author="Arthur Parmentier" w:date="2020-06-07T11:00:00Z">
          <w:pPr>
            <w:pStyle w:val="Titre2"/>
          </w:pPr>
        </w:pPrChange>
      </w:pPr>
      <w:ins w:id="3244" w:author="Arthur Parmentier" w:date="2020-06-07T11:00:00Z">
        <w:r w:rsidRPr="007C437A">
          <w:rPr>
            <w:rPrChange w:id="3245" w:author="Arthur Parmentier" w:date="2020-06-07T15:27:00Z">
              <w:rPr/>
            </w:rPrChange>
          </w:rPr>
          <w:t xml:space="preserve">In </w:t>
        </w:r>
      </w:ins>
      <w:ins w:id="3246" w:author="Arthur Parmentier" w:date="2020-06-07T11:01:00Z">
        <w:r w:rsidRPr="007C437A">
          <w:rPr>
            <w:rPrChange w:id="3247" w:author="Arthur Parmentier" w:date="2020-06-07T15:27:00Z">
              <w:rPr/>
            </w:rPrChange>
          </w:rPr>
          <w:t xml:space="preserve">the WB2 of SP, Thompson introduces the complex concept of layer in SP </w:t>
        </w:r>
      </w:ins>
      <w:ins w:id="3248" w:author="Arthur Parmentier" w:date="2020-06-07T11:02:00Z">
        <w:r w:rsidRPr="007C437A">
          <w:rPr>
            <w:rPrChange w:id="3249" w:author="Arthur Parmentier" w:date="2020-06-07T15:27:00Z">
              <w:rPr/>
            </w:rPrChange>
          </w:rPr>
          <w:t>with the following sentence:</w:t>
        </w:r>
      </w:ins>
      <w:ins w:id="3250" w:author="Arthur Parmentier" w:date="2020-06-07T11:01:00Z">
        <w:r w:rsidRPr="007C437A">
          <w:rPr>
            <w:rPrChange w:id="3251" w:author="Arthur Parmentier" w:date="2020-06-07T15:27:00Z">
              <w:rPr/>
            </w:rPrChange>
          </w:rPr>
          <w:t xml:space="preserve"> </w:t>
        </w:r>
      </w:ins>
    </w:p>
    <w:p w:rsidR="00CE0118" w:rsidRPr="007C437A" w:rsidRDefault="00CE0118" w:rsidP="00CE0118">
      <w:pPr>
        <w:rPr>
          <w:ins w:id="3252" w:author="Arthur Parmentier" w:date="2020-06-07T11:00:00Z"/>
        </w:rPr>
      </w:pPr>
      <w:ins w:id="3253" w:author="Arthur Parmentier" w:date="2020-06-07T10:59:00Z">
        <w:r w:rsidRPr="007C437A">
          <w:t>“There is a general rule in SP which states: Whenever any Content is being performed it is an error if the Soundpainter uses Scanning, Point to Point, or any of t</w:t>
        </w:r>
      </w:ins>
      <w:ins w:id="3254" w:author="Arthur Parmentier" w:date="2020-06-07T11:00:00Z">
        <w:r w:rsidRPr="007C437A">
          <w:t>he others Modes or Content gestures without first indicating what to for with the materiel being performed.”</w:t>
        </w:r>
      </w:ins>
    </w:p>
    <w:p w:rsidR="00CE0118" w:rsidRPr="007C437A" w:rsidRDefault="00CE0118" w:rsidP="00CE0118">
      <w:pPr>
        <w:rPr>
          <w:ins w:id="3255" w:author="Arthur Parmentier" w:date="2020-06-07T11:05:00Z"/>
        </w:rPr>
      </w:pPr>
      <w:ins w:id="3256" w:author="Arthur Parmentier" w:date="2020-06-07T11:02:00Z">
        <w:r w:rsidRPr="007C437A">
          <w:lastRenderedPageBreak/>
          <w:t xml:space="preserve">He then explains how the concept of </w:t>
        </w:r>
      </w:ins>
      <w:ins w:id="3257" w:author="Arthur Parmentier" w:date="2020-06-07T11:03:00Z">
        <w:r w:rsidRPr="007C437A">
          <w:t>l</w:t>
        </w:r>
      </w:ins>
      <w:ins w:id="3258" w:author="Arthur Parmentier" w:date="2020-06-07T11:02:00Z">
        <w:r w:rsidRPr="007C437A">
          <w:t>ayer solves this problem by requesting the performers to play those modes or gest</w:t>
        </w:r>
      </w:ins>
      <w:ins w:id="3259" w:author="Arthur Parmentier" w:date="2020-06-07T11:03:00Z">
        <w:r w:rsidRPr="007C437A">
          <w:t xml:space="preserve">ures “above” the layer of </w:t>
        </w:r>
      </w:ins>
      <w:ins w:id="3260" w:author="Arthur Parmentier" w:date="2020-06-07T11:04:00Z">
        <w:r w:rsidRPr="007C437A">
          <w:t>original</w:t>
        </w:r>
      </w:ins>
      <w:ins w:id="3261" w:author="Arthur Parmentier" w:date="2020-06-07T11:03:00Z">
        <w:r w:rsidRPr="007C437A">
          <w:t xml:space="preserve"> material and to return to it </w:t>
        </w:r>
      </w:ins>
      <w:ins w:id="3262" w:author="Arthur Parmentier" w:date="2020-06-07T11:04:00Z">
        <w:r w:rsidRPr="007C437A">
          <w:t>when the Scanning, Point to Point or other Content gestures do not require them to perform.</w:t>
        </w:r>
      </w:ins>
    </w:p>
    <w:p w:rsidR="00CE0118" w:rsidRPr="007C437A" w:rsidRDefault="00CE0118" w:rsidP="00CE0118">
      <w:pPr>
        <w:rPr>
          <w:ins w:id="3263" w:author="Arthur Parmentier" w:date="2020-06-07T11:09:00Z"/>
        </w:rPr>
      </w:pPr>
      <w:ins w:id="3264" w:author="Arthur Parmentier" w:date="2020-06-07T11:05:00Z">
        <w:r w:rsidRPr="007C437A">
          <w:t xml:space="preserve">I would like to point out </w:t>
        </w:r>
      </w:ins>
      <w:ins w:id="3265" w:author="Arthur Parmentier" w:date="2020-06-07T11:06:00Z">
        <w:r w:rsidRPr="007C437A">
          <w:t>that Thompson speak</w:t>
        </w:r>
        <w:r w:rsidR="002523A7" w:rsidRPr="007C437A">
          <w:t>s</w:t>
        </w:r>
        <w:r w:rsidRPr="007C437A">
          <w:t xml:space="preserve"> about this as a </w:t>
        </w:r>
      </w:ins>
      <w:ins w:id="3266" w:author="Arthur Parmentier" w:date="2020-06-07T11:07:00Z">
        <w:r w:rsidR="002523A7" w:rsidRPr="007C437A">
          <w:t>“</w:t>
        </w:r>
      </w:ins>
      <w:ins w:id="3267" w:author="Arthur Parmentier" w:date="2020-06-07T11:06:00Z">
        <w:r w:rsidRPr="007C437A">
          <w:t>general</w:t>
        </w:r>
      </w:ins>
      <w:ins w:id="3268" w:author="Arthur Parmentier" w:date="2020-06-07T11:07:00Z">
        <w:r w:rsidR="002523A7" w:rsidRPr="007C437A">
          <w:t>”</w:t>
        </w:r>
      </w:ins>
      <w:ins w:id="3269" w:author="Arthur Parmentier" w:date="2020-06-07T11:06:00Z">
        <w:r w:rsidRPr="007C437A">
          <w:t xml:space="preserve"> rule that if not followed, would result in an error from the soundpainter. </w:t>
        </w:r>
        <w:r w:rsidR="002523A7" w:rsidRPr="007C437A">
          <w:t xml:space="preserve">We have seen previously that </w:t>
        </w:r>
      </w:ins>
      <w:ins w:id="3270" w:author="Arthur Parmentier" w:date="2020-06-07T11:07:00Z">
        <w:r w:rsidR="002523A7" w:rsidRPr="007C437A">
          <w:t>in the “philosophy” of SP, the mistake has no place on the side of the performer but exists on the side o</w:t>
        </w:r>
      </w:ins>
      <w:ins w:id="3271" w:author="Arthur Parmentier" w:date="2020-06-07T11:08:00Z">
        <w:r w:rsidR="002523A7" w:rsidRPr="007C437A">
          <w:t>f the soundpainter, for instance in the case he would not follow the conventional syntax.</w:t>
        </w:r>
      </w:ins>
      <w:ins w:id="3272" w:author="Arthur Parmentier" w:date="2020-06-07T11:09:00Z">
        <w:r w:rsidR="002523A7" w:rsidRPr="007C437A">
          <w:t xml:space="preserve"> I would like to discuss some of these points:</w:t>
        </w:r>
      </w:ins>
    </w:p>
    <w:p w:rsidR="002523A7" w:rsidRPr="007C437A" w:rsidRDefault="002523A7" w:rsidP="002523A7">
      <w:pPr>
        <w:pStyle w:val="Paragraphedeliste"/>
        <w:numPr>
          <w:ilvl w:val="0"/>
          <w:numId w:val="11"/>
        </w:numPr>
        <w:rPr>
          <w:ins w:id="3273" w:author="Arthur Parmentier" w:date="2020-06-07T11:17:00Z"/>
        </w:rPr>
      </w:pPr>
      <w:ins w:id="3274" w:author="Arthur Parmentier" w:date="2020-06-07T11:09:00Z">
        <w:r w:rsidRPr="007C437A">
          <w:t xml:space="preserve">First, one may wonder why </w:t>
        </w:r>
      </w:ins>
      <w:ins w:id="3275" w:author="Arthur Parmentier" w:date="2020-06-07T11:10:00Z">
        <w:r w:rsidRPr="007C437A">
          <w:t>would mistake</w:t>
        </w:r>
      </w:ins>
      <w:ins w:id="3276" w:author="Arthur Parmentier" w:date="2020-06-07T11:11:00Z">
        <w:r w:rsidRPr="007C437A">
          <w:t>s</w:t>
        </w:r>
      </w:ins>
      <w:ins w:id="3277" w:author="Arthur Parmentier" w:date="2020-06-07T11:10:00Z">
        <w:r w:rsidRPr="007C437A">
          <w:t xml:space="preserve"> exist on the side of the soundpainter, even though he might not use the conventional syntax</w:t>
        </w:r>
      </w:ins>
      <w:ins w:id="3278" w:author="Arthur Parmentier" w:date="2020-06-07T11:11:00Z">
        <w:r w:rsidRPr="007C437A">
          <w:t xml:space="preserve"> and not being aware of it. Thompson justifies the inexistence of mistakes on the performer side by the interesting propositions and situations</w:t>
        </w:r>
      </w:ins>
      <w:ins w:id="3279" w:author="Arthur Parmentier" w:date="2020-06-07T11:12:00Z">
        <w:r w:rsidRPr="007C437A">
          <w:t xml:space="preserve"> it creates for the composition. </w:t>
        </w:r>
      </w:ins>
      <w:ins w:id="3280" w:author="Arthur Parmentier" w:date="2020-06-07T11:16:00Z">
        <w:r w:rsidR="00551D57" w:rsidRPr="007C437A">
          <w:br/>
        </w:r>
      </w:ins>
      <w:ins w:id="3281" w:author="Arthur Parmentier" w:date="2020-06-07T11:12:00Z">
        <w:r w:rsidRPr="007C437A">
          <w:t>I believe that mistakes on the side of the soundpainter could also result in interesting compositional propositions, ambiguities and unexpected behaviors</w:t>
        </w:r>
      </w:ins>
      <w:ins w:id="3282" w:author="Arthur Parmentier" w:date="2020-06-07T11:13:00Z">
        <w:r w:rsidRPr="007C437A">
          <w:t xml:space="preserve">. It is well known that languages develop some mistakes and that mistakes are most of the time the result of </w:t>
        </w:r>
      </w:ins>
      <w:ins w:id="3283" w:author="Arthur Parmentier" w:date="2020-06-07T11:14:00Z">
        <w:r w:rsidRPr="007C437A">
          <w:t>unconscious</w:t>
        </w:r>
      </w:ins>
      <w:ins w:id="3284" w:author="Arthur Parmentier" w:date="2020-06-07T11:13:00Z">
        <w:r w:rsidRPr="007C437A">
          <w:t xml:space="preserve"> </w:t>
        </w:r>
      </w:ins>
      <w:ins w:id="3285" w:author="Arthur Parmentier" w:date="2020-06-07T11:14:00Z">
        <w:r w:rsidRPr="007C437A">
          <w:t>analogies</w:t>
        </w:r>
        <w:r w:rsidRPr="007C437A">
          <w:rPr>
            <w:rStyle w:val="Appelnotedebasdep"/>
          </w:rPr>
          <w:footnoteReference w:id="40"/>
        </w:r>
      </w:ins>
      <w:ins w:id="3288" w:author="Arthur Parmentier" w:date="2020-06-07T11:13:00Z">
        <w:r w:rsidRPr="007C437A">
          <w:t xml:space="preserve"> </w:t>
        </w:r>
      </w:ins>
      <w:ins w:id="3289" w:author="Arthur Parmentier" w:date="2020-06-07T11:14:00Z">
        <w:r w:rsidRPr="007C437A">
          <w:t>(and other mechanisms)</w:t>
        </w:r>
        <w:r w:rsidR="00E44F6D" w:rsidRPr="007C437A">
          <w:t xml:space="preserve"> that reveal </w:t>
        </w:r>
      </w:ins>
      <w:ins w:id="3290" w:author="Arthur Parmentier" w:date="2020-06-07T11:15:00Z">
        <w:r w:rsidR="00E44F6D" w:rsidRPr="007C437A">
          <w:t xml:space="preserve">their role in the production of new forms of language. In fact, most of the language we use for our </w:t>
        </w:r>
      </w:ins>
      <w:ins w:id="3291" w:author="Arthur Parmentier" w:date="2020-06-07T11:16:00Z">
        <w:r w:rsidR="00551D57" w:rsidRPr="007C437A">
          <w:t>everyday life</w:t>
        </w:r>
      </w:ins>
      <w:ins w:id="3292" w:author="Arthur Parmentier" w:date="2020-06-07T11:15:00Z">
        <w:r w:rsidR="00E44F6D" w:rsidRPr="007C437A">
          <w:t xml:space="preserve"> comes </w:t>
        </w:r>
      </w:ins>
      <w:ins w:id="3293" w:author="Arthur Parmentier" w:date="2020-06-07T11:16:00Z">
        <w:r w:rsidR="00E44F6D" w:rsidRPr="007C437A">
          <w:t xml:space="preserve">from such mistakes and uncontrolled evolutions of </w:t>
        </w:r>
        <w:r w:rsidR="005C38AA" w:rsidRPr="007C437A">
          <w:t>the grammar.</w:t>
        </w:r>
      </w:ins>
    </w:p>
    <w:p w:rsidR="00551D57" w:rsidRPr="007C437A" w:rsidRDefault="00551D57" w:rsidP="002523A7">
      <w:pPr>
        <w:pStyle w:val="Paragraphedeliste"/>
        <w:numPr>
          <w:ilvl w:val="0"/>
          <w:numId w:val="11"/>
        </w:numPr>
        <w:rPr>
          <w:ins w:id="3294" w:author="Arthur Parmentier" w:date="2020-06-07T11:32:00Z"/>
        </w:rPr>
      </w:pPr>
      <w:ins w:id="3295" w:author="Arthur Parmentier" w:date="2020-06-07T11:17:00Z">
        <w:r w:rsidRPr="007C437A">
          <w:t>Then, I would like to point out one major inconsistency of the statement that will allow us to conceptualize better one piece of context in SP that is called</w:t>
        </w:r>
      </w:ins>
      <w:ins w:id="3296" w:author="Arthur Parmentier" w:date="2020-06-07T11:18:00Z">
        <w:r w:rsidRPr="007C437A">
          <w:t xml:space="preserve"> “default parameters”.</w:t>
        </w:r>
        <w:r w:rsidR="001E0BB1" w:rsidRPr="007C437A">
          <w:br/>
          <w:t xml:space="preserve">In his statement, Thompson points out the </w:t>
        </w:r>
      </w:ins>
      <w:ins w:id="3297" w:author="Arthur Parmentier" w:date="2020-06-07T11:19:00Z">
        <w:r w:rsidR="001E0BB1" w:rsidRPr="007C437A">
          <w:t>ambiguity</w:t>
        </w:r>
      </w:ins>
      <w:ins w:id="3298" w:author="Arthur Parmentier" w:date="2020-06-07T11:18:00Z">
        <w:r w:rsidR="001E0BB1" w:rsidRPr="007C437A">
          <w:t xml:space="preserve"> of being request a new content, for instan</w:t>
        </w:r>
      </w:ins>
      <w:ins w:id="3299" w:author="Arthur Parmentier" w:date="2020-06-07T11:19:00Z">
        <w:r w:rsidR="001E0BB1" w:rsidRPr="007C437A">
          <w:t xml:space="preserve">ce with Content gestures without first indicating what to do with the material being performed. However, in practice, this situation is observed in the compositions of Thompson himself. Take the </w:t>
        </w:r>
      </w:ins>
      <w:ins w:id="3300" w:author="Arthur Parmentier" w:date="2020-06-07T11:20:00Z">
        <w:r w:rsidR="001E0BB1" w:rsidRPr="007C437A">
          <w:t>following basic example: “whole group, long tone, play. Whole group, minimalism, play”. According to his statement, the second phrase is an error because the performers have not be</w:t>
        </w:r>
      </w:ins>
      <w:ins w:id="3301" w:author="Arthur Parmentier" w:date="2020-06-07T11:21:00Z">
        <w:r w:rsidR="001E0BB1" w:rsidRPr="007C437A">
          <w:t xml:space="preserve">en indicated what to do with the ongoing long tone. </w:t>
        </w:r>
      </w:ins>
      <w:ins w:id="3302" w:author="Arthur Parmentier" w:date="2020-06-07T11:30:00Z">
        <w:r w:rsidR="00D448A5" w:rsidRPr="007C437A">
          <w:br/>
          <w:t>However, i</w:t>
        </w:r>
      </w:ins>
      <w:ins w:id="3303" w:author="Arthur Parmentier" w:date="2020-06-07T11:21:00Z">
        <w:r w:rsidR="001E0BB1" w:rsidRPr="007C437A">
          <w:t>n practice, we learn by convention in SP that the long tone must be stopped at the moment that the minimalism is requested by the soundpainter</w:t>
        </w:r>
      </w:ins>
      <w:ins w:id="3304" w:author="Arthur Parmentier" w:date="2020-06-07T11:22:00Z">
        <w:r w:rsidR="001E0BB1" w:rsidRPr="007C437A">
          <w:t>. The fact that it must be stopped is a convention that has been formalized in SP as “default parameters”. If one decides to ask the perfo</w:t>
        </w:r>
      </w:ins>
      <w:ins w:id="3305" w:author="Arthur Parmentier" w:date="2020-06-07T11:23:00Z">
        <w:r w:rsidR="001E0BB1" w:rsidRPr="007C437A">
          <w:t xml:space="preserve">rmers to behave differently, the new parameters </w:t>
        </w:r>
      </w:ins>
      <w:ins w:id="3306" w:author="Arthur Parmentier" w:date="2020-06-07T11:29:00Z">
        <w:r w:rsidR="007843D1" w:rsidRPr="007C437A">
          <w:t>must</w:t>
        </w:r>
      </w:ins>
      <w:ins w:id="3307" w:author="Arthur Parmentier" w:date="2020-06-07T11:23:00Z">
        <w:r w:rsidR="001E0BB1" w:rsidRPr="007C437A">
          <w:t xml:space="preserve"> be </w:t>
        </w:r>
      </w:ins>
      <w:ins w:id="3308" w:author="Arthur Parmentier" w:date="2020-06-07T11:29:00Z">
        <w:r w:rsidR="007843D1" w:rsidRPr="007C437A">
          <w:t xml:space="preserve">conventionally </w:t>
        </w:r>
      </w:ins>
      <w:ins w:id="3309" w:author="Arthur Parmentier" w:date="2020-06-07T11:23:00Z">
        <w:r w:rsidR="001E0BB1" w:rsidRPr="007C437A">
          <w:t xml:space="preserve">defined prior to the performance </w:t>
        </w:r>
      </w:ins>
      <w:ins w:id="3310" w:author="Arthur Parmentier" w:date="2020-06-07T11:25:00Z">
        <w:r w:rsidR="001E0BB1" w:rsidRPr="007C437A">
          <w:t>and assigned to specific sign</w:t>
        </w:r>
      </w:ins>
      <w:ins w:id="3311" w:author="Arthur Parmentier" w:date="2020-06-07T11:29:00Z">
        <w:r w:rsidR="00E847B5" w:rsidRPr="007C437A">
          <w:t>s and indexes</w:t>
        </w:r>
      </w:ins>
      <w:ins w:id="3312" w:author="Arthur Parmentier" w:date="2020-06-07T11:25:00Z">
        <w:r w:rsidR="001E0BB1" w:rsidRPr="007C437A">
          <w:rPr>
            <w:rStyle w:val="Appelnotedebasdep"/>
          </w:rPr>
          <w:footnoteReference w:id="41"/>
        </w:r>
        <w:r w:rsidR="001E0BB1" w:rsidRPr="007C437A">
          <w:t>.</w:t>
        </w:r>
      </w:ins>
      <w:ins w:id="3318" w:author="Arthur Parmentier" w:date="2020-06-07T11:30:00Z">
        <w:r w:rsidR="00D448A5" w:rsidRPr="007C437A">
          <w:t xml:space="preserve"> I</w:t>
        </w:r>
      </w:ins>
      <w:ins w:id="3319" w:author="Arthur Parmentier" w:date="2020-06-07T11:31:00Z">
        <w:r w:rsidR="00D448A5" w:rsidRPr="007C437A">
          <w:t>n his statement, Thompson seems to forget that the situation he describes is very common but is</w:t>
        </w:r>
      </w:ins>
      <w:ins w:id="3320" w:author="Arthur Parmentier" w:date="2020-06-07T11:32:00Z">
        <w:r w:rsidR="00D448A5" w:rsidRPr="007C437A">
          <w:t xml:space="preserve"> in practice</w:t>
        </w:r>
      </w:ins>
      <w:ins w:id="3321" w:author="Arthur Parmentier" w:date="2020-06-07T11:31:00Z">
        <w:r w:rsidR="00D448A5" w:rsidRPr="007C437A">
          <w:t xml:space="preserve"> never judged as an e</w:t>
        </w:r>
      </w:ins>
      <w:ins w:id="3322" w:author="Arthur Parmentier" w:date="2020-06-07T11:32:00Z">
        <w:r w:rsidR="00D448A5" w:rsidRPr="007C437A">
          <w:t>rror, because of the conventions that are learned on how to interpret such ambiguous requests.</w:t>
        </w:r>
      </w:ins>
    </w:p>
    <w:p w:rsidR="00A87C2C" w:rsidRPr="007C437A" w:rsidRDefault="000B1D7E" w:rsidP="00A87C2C">
      <w:pPr>
        <w:pStyle w:val="Paragraphedeliste"/>
        <w:numPr>
          <w:ilvl w:val="0"/>
          <w:numId w:val="11"/>
        </w:numPr>
        <w:rPr>
          <w:ins w:id="3323" w:author="Arthur Parmentier" w:date="2020-06-07T12:25:00Z"/>
        </w:rPr>
      </w:pPr>
      <w:ins w:id="3324" w:author="Arthur Parmentier" w:date="2020-06-07T11:32:00Z">
        <w:r w:rsidRPr="007C437A">
          <w:t>Finally, I would like to propose an interpre</w:t>
        </w:r>
      </w:ins>
      <w:ins w:id="3325" w:author="Arthur Parmentier" w:date="2020-06-07T11:33:00Z">
        <w:r w:rsidRPr="007C437A">
          <w:t xml:space="preserve">tation of this statement as </w:t>
        </w:r>
      </w:ins>
      <w:ins w:id="3326" w:author="Arthur Parmentier" w:date="2020-06-07T11:56:00Z">
        <w:r w:rsidR="0005718B" w:rsidRPr="007C437A">
          <w:t>a mark</w:t>
        </w:r>
      </w:ins>
      <w:ins w:id="3327" w:author="Arthur Parmentier" w:date="2020-06-07T11:33:00Z">
        <w:r w:rsidRPr="007C437A">
          <w:t xml:space="preserve"> of his own conventions as a composer. This will allow us to discuss </w:t>
        </w:r>
      </w:ins>
      <w:ins w:id="3328" w:author="Arthur Parmentier" w:date="2020-06-07T11:34:00Z">
        <w:r w:rsidRPr="007C437A">
          <w:t xml:space="preserve">the role of the traditional composer in the structural rules of SP that are particular to the context of performance rather than the </w:t>
        </w:r>
        <w:r w:rsidRPr="007C437A">
          <w:lastRenderedPageBreak/>
          <w:t>syntax of the sign language.</w:t>
        </w:r>
      </w:ins>
      <w:ins w:id="3329" w:author="Arthur Parmentier" w:date="2020-06-07T11:56:00Z">
        <w:r w:rsidR="00112C15" w:rsidRPr="007C437A">
          <w:br/>
          <w:t>It is</w:t>
        </w:r>
      </w:ins>
      <w:ins w:id="3330" w:author="Arthur Parmentier" w:date="2020-06-07T11:57:00Z">
        <w:r w:rsidR="00112C15" w:rsidRPr="007C437A">
          <w:t xml:space="preserve"> obvious that most of structures and conventions in SP follow closely the visions of Thompson on composition and what he would </w:t>
        </w:r>
      </w:ins>
      <w:ins w:id="3331" w:author="Arthur Parmentier" w:date="2020-06-07T11:58:00Z">
        <w:r w:rsidR="00112C15" w:rsidRPr="007C437A">
          <w:t>expect from the performers.</w:t>
        </w:r>
        <w:r w:rsidR="00116057" w:rsidRPr="007C437A">
          <w:t xml:space="preserve"> What he calls a “general rule” is instead in my interpretation </w:t>
        </w:r>
      </w:ins>
      <w:ins w:id="3332" w:author="Arthur Parmentier" w:date="2020-06-07T11:59:00Z">
        <w:r w:rsidR="00116057" w:rsidRPr="007C437A">
          <w:t>his own convention with the performers he works with.</w:t>
        </w:r>
      </w:ins>
      <w:ins w:id="3333" w:author="Arthur Parmentier" w:date="2020-06-07T12:00:00Z">
        <w:r w:rsidR="00116057" w:rsidRPr="007C437A">
          <w:t xml:space="preserve"> Indeed, a different composer could as well rule that by convention, scan, point to point and all content gestures are meant as layers other the ongoing m</w:t>
        </w:r>
      </w:ins>
      <w:ins w:id="3334" w:author="Arthur Parmentier" w:date="2020-06-07T12:01:00Z">
        <w:r w:rsidR="00116057" w:rsidRPr="007C437A">
          <w:t>aterial. We have seen in the previous point that there are such conventions that allow to interpret ambiguous requests; but it may be the case that Thompson or other soundpainters</w:t>
        </w:r>
      </w:ins>
      <w:ins w:id="3335" w:author="Arthur Parmentier" w:date="2020-06-07T12:02:00Z">
        <w:r w:rsidR="00116057" w:rsidRPr="007C437A">
          <w:t xml:space="preserve"> disagree on those conventions, while using the same syntax in general, hence the same language. In his compositions, Thompson </w:t>
        </w:r>
      </w:ins>
      <w:ins w:id="3336" w:author="Arthur Parmentier" w:date="2020-06-07T12:03:00Z">
        <w:r w:rsidR="00116057" w:rsidRPr="007C437A">
          <w:t xml:space="preserve">expects the performers not to consider </w:t>
        </w:r>
      </w:ins>
      <w:ins w:id="3337" w:author="Arthur Parmentier" w:date="2020-06-07T12:05:00Z">
        <w:r w:rsidR="00116057" w:rsidRPr="007C437A">
          <w:t>some</w:t>
        </w:r>
      </w:ins>
      <w:ins w:id="3338" w:author="Arthur Parmentier" w:date="2020-06-07T12:03:00Z">
        <w:r w:rsidR="00116057" w:rsidRPr="007C437A">
          <w:t xml:space="preserve"> ambiguous propositions from the soundpainter</w:t>
        </w:r>
      </w:ins>
      <w:ins w:id="3339" w:author="Arthur Parmentier" w:date="2020-06-07T12:04:00Z">
        <w:r w:rsidR="00116057" w:rsidRPr="007C437A">
          <w:t xml:space="preserve">, or to reject them as errors, while </w:t>
        </w:r>
      </w:ins>
      <w:ins w:id="3340" w:author="Arthur Parmentier" w:date="2020-06-07T12:05:00Z">
        <w:r w:rsidR="00116057" w:rsidRPr="007C437A">
          <w:t>he developed and formalize an important set of conventions from his own experience (</w:t>
        </w:r>
      </w:ins>
      <w:ins w:id="3341" w:author="Arthur Parmentier" w:date="2020-06-07T12:06:00Z">
        <w:r w:rsidR="00116057" w:rsidRPr="007C437A">
          <w:t xml:space="preserve">we can think of the conventions about the development rates, neutral positions, or simple conventions such as what defines a minimalism </w:t>
        </w:r>
      </w:ins>
      <w:ins w:id="3342" w:author="Arthur Parmentier" w:date="2020-06-07T12:07:00Z">
        <w:r w:rsidR="00116057" w:rsidRPr="007C437A">
          <w:t>or a pointillism).</w:t>
        </w:r>
        <w:r w:rsidR="00DE4E1C" w:rsidRPr="007C437A">
          <w:br/>
          <w:t>T</w:t>
        </w:r>
      </w:ins>
      <w:ins w:id="3343" w:author="Arthur Parmentier" w:date="2020-06-07T12:08:00Z">
        <w:r w:rsidR="00DE4E1C" w:rsidRPr="007C437A">
          <w:t>his example points out</w:t>
        </w:r>
      </w:ins>
      <w:ins w:id="3344" w:author="Arthur Parmentier" w:date="2020-06-07T12:09:00Z">
        <w:r w:rsidR="00DE4E1C" w:rsidRPr="007C437A">
          <w:t xml:space="preserve"> that the soundpainter plays an important role as a composer that proposes conventions and other sets of rules that are not explained from within the grammar of SP </w:t>
        </w:r>
      </w:ins>
      <w:ins w:id="3345" w:author="Arthur Parmentier" w:date="2020-06-07T12:10:00Z">
        <w:r w:rsidR="00DE4E1C" w:rsidRPr="007C437A">
          <w:t xml:space="preserve">but rather from the whole context around the performance. In the next section, we will discuss more in detail some aspects of the diffusion of SP for incorporating </w:t>
        </w:r>
      </w:ins>
      <w:ins w:id="3346" w:author="Arthur Parmentier" w:date="2020-06-07T12:11:00Z">
        <w:r w:rsidR="00DE4E1C" w:rsidRPr="007C437A">
          <w:t>conventions into the language.</w:t>
        </w:r>
      </w:ins>
      <w:ins w:id="3347" w:author="Arthur Parmentier" w:date="2020-06-07T11:34:00Z">
        <w:r w:rsidR="00A87C2C" w:rsidRPr="007C437A">
          <w:br/>
        </w:r>
      </w:ins>
    </w:p>
    <w:p w:rsidR="00635F2F" w:rsidRPr="007C437A" w:rsidRDefault="00804910">
      <w:pPr>
        <w:pStyle w:val="Titre2"/>
        <w:rPr>
          <w:ins w:id="3348" w:author="Arthur Parmentier" w:date="2020-06-06T20:53:00Z"/>
        </w:rPr>
      </w:pPr>
      <w:bookmarkStart w:id="3349" w:name="_Toc42449849"/>
      <w:ins w:id="3350" w:author="Arthur Parmentier" w:date="2020-06-06T20:56:00Z">
        <w:r w:rsidRPr="007C437A">
          <w:t>The diffusion mechanisms of SP and their consequences</w:t>
        </w:r>
      </w:ins>
      <w:bookmarkEnd w:id="3349"/>
    </w:p>
    <w:p w:rsidR="00635F2F" w:rsidRPr="007C437A" w:rsidRDefault="00F622D8">
      <w:pPr>
        <w:rPr>
          <w:ins w:id="3351" w:author="Arthur Parmentier" w:date="2020-06-07T12:13:00Z"/>
        </w:rPr>
      </w:pPr>
      <w:ins w:id="3352" w:author="Arthur Parmentier" w:date="2020-06-07T12:11:00Z">
        <w:r w:rsidRPr="007C437A">
          <w:t>We have seen in the previous section that the composer plays an important role in defining the conventions</w:t>
        </w:r>
      </w:ins>
      <w:ins w:id="3353" w:author="Arthur Parmentier" w:date="2020-06-07T12:12:00Z">
        <w:r w:rsidRPr="007C437A">
          <w:t xml:space="preserve"> of the performance, but that these conventions are proper to specific configurations that ar</w:t>
        </w:r>
      </w:ins>
      <w:ins w:id="3354" w:author="Arthur Parmentier" w:date="2020-06-07T12:13:00Z">
        <w:r w:rsidRPr="007C437A">
          <w:t>e no longer unique in SP, as new configurations emerge that question the role of composer versus performer and blurry the frontiers and definitions of those concepts in SP.</w:t>
        </w:r>
      </w:ins>
      <w:ins w:id="3355" w:author="Arthur Parmentier" w:date="2020-06-07T12:15:00Z">
        <w:r w:rsidR="000618F2" w:rsidRPr="007C437A">
          <w:t xml:space="preserve"> Moreover, I have tried to push for a </w:t>
        </w:r>
      </w:ins>
      <w:ins w:id="3356" w:author="Arthur Parmentier" w:date="2020-06-07T12:16:00Z">
        <w:r w:rsidR="001E01C8" w:rsidRPr="007C437A">
          <w:t xml:space="preserve">conceptual </w:t>
        </w:r>
      </w:ins>
      <w:ins w:id="3357" w:author="Arthur Parmentier" w:date="2020-06-07T12:15:00Z">
        <w:r w:rsidR="000618F2" w:rsidRPr="007C437A">
          <w:t>separation between SP as a sign language and</w:t>
        </w:r>
      </w:ins>
      <w:ins w:id="3358" w:author="Arthur Parmentier" w:date="2020-06-07T12:16:00Z">
        <w:r w:rsidR="000618F2" w:rsidRPr="007C437A">
          <w:t xml:space="preserve"> the elements of context such as conventions and configurations that come with SP performances.</w:t>
        </w:r>
      </w:ins>
      <w:ins w:id="3359" w:author="Arthur Parmentier" w:date="2020-06-07T12:17:00Z">
        <w:r w:rsidR="00CF1C7A" w:rsidRPr="007C437A">
          <w:t xml:space="preserve"> In other words, this separation is analogical to the separation between language and culture that we are familiar with</w:t>
        </w:r>
        <w:r w:rsidR="00B967E3" w:rsidRPr="007C437A">
          <w:t xml:space="preserve">: the culture defines the </w:t>
        </w:r>
      </w:ins>
      <w:ins w:id="3360" w:author="Arthur Parmentier" w:date="2020-06-07T12:18:00Z">
        <w:r w:rsidR="00B967E3" w:rsidRPr="007C437A">
          <w:t xml:space="preserve">use, conventions and configurations of a language; the language itself </w:t>
        </w:r>
      </w:ins>
      <w:ins w:id="3361" w:author="Arthur Parmentier" w:date="2020-06-07T12:19:00Z">
        <w:r w:rsidR="00B967E3" w:rsidRPr="007C437A">
          <w:t>can be described in mere linguistic terms but cannot be understood without elements of culture, that are however not necessarily elements of language</w:t>
        </w:r>
      </w:ins>
      <w:ins w:id="3362" w:author="Arthur Parmentier" w:date="2020-06-07T12:20:00Z">
        <w:r w:rsidR="00883190" w:rsidRPr="007C437A">
          <w:t>. I believe that there is an implicit confusion between the contextual (cultural) elements of SP and the definition of SP as a mere sign language.</w:t>
        </w:r>
      </w:ins>
    </w:p>
    <w:p w:rsidR="002574B4" w:rsidRPr="007C437A" w:rsidRDefault="002574B4">
      <w:pPr>
        <w:rPr>
          <w:ins w:id="3363" w:author="Arthur Parmentier" w:date="2020-06-06T17:31:00Z"/>
          <w:rPrChange w:id="3364" w:author="Arthur Parmentier" w:date="2020-06-07T15:27:00Z">
            <w:rPr>
              <w:ins w:id="3365" w:author="Arthur Parmentier" w:date="2020-06-06T17:31:00Z"/>
            </w:rPr>
          </w:rPrChange>
        </w:rPr>
        <w:pPrChange w:id="3366" w:author="Arthur Parmentier" w:date="2020-06-06T20:52:00Z">
          <w:pPr>
            <w:pStyle w:val="Titre1"/>
          </w:pPr>
        </w:pPrChange>
      </w:pPr>
      <w:ins w:id="3367" w:author="Arthur Parmentier" w:date="2020-06-07T12:13:00Z">
        <w:r w:rsidRPr="007C437A">
          <w:rPr>
            <w:rPrChange w:id="3368" w:author="Arthur Parmentier" w:date="2020-06-07T15:27:00Z">
              <w:rPr/>
            </w:rPrChange>
          </w:rPr>
          <w:t>In this part</w:t>
        </w:r>
      </w:ins>
      <w:ins w:id="3369" w:author="Arthur Parmentier" w:date="2020-06-07T12:14:00Z">
        <w:r w:rsidRPr="007C437A">
          <w:rPr>
            <w:rPrChange w:id="3370" w:author="Arthur Parmentier" w:date="2020-06-07T15:27:00Z">
              <w:rPr/>
            </w:rPrChange>
          </w:rPr>
          <w:t xml:space="preserve">, I would like to show that the fact that we see and speak of those </w:t>
        </w:r>
      </w:ins>
      <w:ins w:id="3371" w:author="Arthur Parmentier" w:date="2020-06-07T12:21:00Z">
        <w:r w:rsidR="00D10DA5" w:rsidRPr="007C437A">
          <w:rPr>
            <w:rPrChange w:id="3372" w:author="Arthur Parmentier" w:date="2020-06-07T15:27:00Z">
              <w:rPr/>
            </w:rPrChange>
          </w:rPr>
          <w:t>contextual elements</w:t>
        </w:r>
      </w:ins>
      <w:ins w:id="3373" w:author="Arthur Parmentier" w:date="2020-06-07T12:14:00Z">
        <w:r w:rsidRPr="007C437A">
          <w:rPr>
            <w:rPrChange w:id="3374" w:author="Arthur Parmentier" w:date="2020-06-07T15:27:00Z">
              <w:rPr/>
            </w:rPrChange>
          </w:rPr>
          <w:t xml:space="preserve"> as part of SP is the result</w:t>
        </w:r>
      </w:ins>
      <w:ins w:id="3375" w:author="Arthur Parmentier" w:date="2020-06-07T12:15:00Z">
        <w:r w:rsidRPr="007C437A">
          <w:rPr>
            <w:rPrChange w:id="3376" w:author="Arthur Parmentier" w:date="2020-06-07T15:27:00Z">
              <w:rPr/>
            </w:rPrChange>
          </w:rPr>
          <w:t xml:space="preserve"> of the history of SP and its diffusion by Walter Thompson.</w:t>
        </w:r>
        <w:r w:rsidR="000618F2" w:rsidRPr="007C437A">
          <w:rPr>
            <w:rPrChange w:id="3377" w:author="Arthur Parmentier" w:date="2020-06-07T15:27:00Z">
              <w:rPr/>
            </w:rPrChange>
          </w:rPr>
          <w:t xml:space="preserve"> </w:t>
        </w:r>
      </w:ins>
    </w:p>
    <w:p w:rsidR="00224457" w:rsidRPr="007C437A" w:rsidRDefault="00224457" w:rsidP="00224457">
      <w:pPr>
        <w:pStyle w:val="NormalWeb"/>
        <w:rPr>
          <w:ins w:id="3378" w:author="Arthur Parmentier" w:date="2020-06-06T17:31:00Z"/>
          <w:lang w:val="en-US"/>
          <w:rPrChange w:id="3379" w:author="Arthur Parmentier" w:date="2020-06-07T15:27:00Z">
            <w:rPr>
              <w:ins w:id="3380" w:author="Arthur Parmentier" w:date="2020-06-06T17:31:00Z"/>
            </w:rPr>
          </w:rPrChange>
        </w:rPr>
      </w:pPr>
      <w:ins w:id="3381" w:author="Arthur Parmentier" w:date="2020-06-06T17:31:00Z">
        <w:r w:rsidRPr="007C437A">
          <w:rPr>
            <w:lang w:val="en-US"/>
            <w:rPrChange w:id="3382" w:author="Arthur Parmentier" w:date="2020-06-07T15:27:00Z">
              <w:rPr/>
            </w:rPrChange>
          </w:rPr>
          <w:t>f.You have previously used more than one Soundpainter in a performance.</w:t>
        </w:r>
      </w:ins>
    </w:p>
    <w:p w:rsidR="00224457" w:rsidRPr="007C437A" w:rsidRDefault="00224457" w:rsidP="00224457">
      <w:pPr>
        <w:pStyle w:val="NormalWeb"/>
        <w:rPr>
          <w:ins w:id="3383" w:author="Arthur Parmentier" w:date="2020-06-06T17:31:00Z"/>
          <w:lang w:val="en-US"/>
          <w:rPrChange w:id="3384" w:author="Arthur Parmentier" w:date="2020-06-07T15:27:00Z">
            <w:rPr>
              <w:ins w:id="3385" w:author="Arthur Parmentier" w:date="2020-06-06T17:31:00Z"/>
            </w:rPr>
          </w:rPrChange>
        </w:rPr>
      </w:pPr>
      <w:ins w:id="3386" w:author="Arthur Parmentier" w:date="2020-06-06T17:31:00Z">
        <w:r w:rsidRPr="007C437A">
          <w:rPr>
            <w:lang w:val="en-US"/>
            <w:rPrChange w:id="3387" w:author="Arthur Parmentier" w:date="2020-06-07T15:27:00Z">
              <w:rPr/>
            </w:rPrChange>
          </w:rPr>
          <w:t>I have incorporated as many as six Soundpainter’s at a time – it’s difficult because each Soundpainter has to be aware on what the others are doing. Normally, I will sign a second Soundpainter to come up and compose side-by-side with me for a few minutes.</w:t>
        </w:r>
      </w:ins>
    </w:p>
    <w:p w:rsidR="00224457" w:rsidRPr="007C437A" w:rsidRDefault="00224457" w:rsidP="00224457">
      <w:pPr>
        <w:pStyle w:val="NormalWeb"/>
        <w:rPr>
          <w:ins w:id="3388" w:author="Arthur Parmentier" w:date="2020-06-06T17:31:00Z"/>
          <w:lang w:val="en-US"/>
          <w:rPrChange w:id="3389" w:author="Arthur Parmentier" w:date="2020-06-07T15:27:00Z">
            <w:rPr>
              <w:ins w:id="3390" w:author="Arthur Parmentier" w:date="2020-06-06T17:31:00Z"/>
            </w:rPr>
          </w:rPrChange>
        </w:rPr>
      </w:pPr>
      <w:ins w:id="3391" w:author="Arthur Parmentier" w:date="2020-06-06T17:31:00Z">
        <w:r w:rsidRPr="007C437A">
          <w:rPr>
            <w:lang w:val="en-US"/>
            <w:rPrChange w:id="3392" w:author="Arthur Parmentier" w:date="2020-06-07T15:27:00Z">
              <w:rPr/>
            </w:rPrChange>
          </w:rPr>
          <w:t>I. When this occurs do you ever Soundpaint to one another (for example, you could sign to “Relate To” one another)?</w:t>
        </w:r>
      </w:ins>
    </w:p>
    <w:p w:rsidR="00224457" w:rsidRPr="007C437A" w:rsidRDefault="00224457" w:rsidP="00224457">
      <w:pPr>
        <w:pStyle w:val="NormalWeb"/>
        <w:rPr>
          <w:ins w:id="3393" w:author="Arthur Parmentier" w:date="2020-06-06T17:31:00Z"/>
          <w:lang w:val="en-US"/>
          <w:rPrChange w:id="3394" w:author="Arthur Parmentier" w:date="2020-06-07T15:27:00Z">
            <w:rPr>
              <w:ins w:id="3395" w:author="Arthur Parmentier" w:date="2020-06-06T17:31:00Z"/>
            </w:rPr>
          </w:rPrChange>
        </w:rPr>
      </w:pPr>
      <w:ins w:id="3396" w:author="Arthur Parmentier" w:date="2020-06-06T17:31:00Z">
        <w:r w:rsidRPr="007C437A">
          <w:rPr>
            <w:lang w:val="en-US"/>
            <w:rPrChange w:id="3397" w:author="Arthur Parmentier" w:date="2020-06-07T15:27:00Z">
              <w:rPr/>
            </w:rPrChange>
          </w:rPr>
          <w:lastRenderedPageBreak/>
          <w:t>Yes. There have been concerts where a second Soundpainter, who I have signed to come up and Soundpaint side-by-side with me, will turn from the group and begin Soundpainting me. The first time this happened was a surprise to me, I didn’t expect it though, I responded to the gestures as if I was a part of the orchestra. After the first time this happened there have been many occasions where a Soundpainter will be Soundpainted.</w:t>
        </w:r>
      </w:ins>
    </w:p>
    <w:p w:rsidR="00224457" w:rsidRPr="007C437A" w:rsidRDefault="00224457" w:rsidP="00224457">
      <w:pPr>
        <w:pStyle w:val="NormalWeb"/>
        <w:rPr>
          <w:ins w:id="3398" w:author="Arthur Parmentier" w:date="2020-06-06T17:31:00Z"/>
          <w:lang w:val="en-US"/>
          <w:rPrChange w:id="3399" w:author="Arthur Parmentier" w:date="2020-06-07T15:27:00Z">
            <w:rPr>
              <w:ins w:id="3400" w:author="Arthur Parmentier" w:date="2020-06-06T17:31:00Z"/>
            </w:rPr>
          </w:rPrChange>
        </w:rPr>
      </w:pPr>
      <w:ins w:id="3401" w:author="Arthur Parmentier" w:date="2020-06-06T17:31:00Z">
        <w:r w:rsidRPr="007C437A">
          <w:rPr>
            <w:lang w:val="en-US"/>
            <w:rPrChange w:id="3402" w:author="Arthur Parmentier" w:date="2020-06-07T15:27:00Z">
              <w:rPr/>
            </w:rPrChange>
          </w:rPr>
          <w:t>II. If you have two ensembles or groups led by one or more Soundpainter, such as a group of actors and a group of musicians, each with a Soundpainter, are they treated as separate entities or as different parts of a single group?</w:t>
        </w:r>
      </w:ins>
    </w:p>
    <w:p w:rsidR="00224457" w:rsidRPr="007C437A" w:rsidRDefault="00224457" w:rsidP="00224457">
      <w:pPr>
        <w:pStyle w:val="NormalWeb"/>
        <w:rPr>
          <w:ins w:id="3403" w:author="Arthur Parmentier" w:date="2020-06-06T17:31:00Z"/>
          <w:lang w:val="en-US"/>
          <w:rPrChange w:id="3404" w:author="Arthur Parmentier" w:date="2020-06-07T15:27:00Z">
            <w:rPr>
              <w:ins w:id="3405" w:author="Arthur Parmentier" w:date="2020-06-06T17:31:00Z"/>
            </w:rPr>
          </w:rPrChange>
        </w:rPr>
      </w:pPr>
      <w:ins w:id="3406" w:author="Arthur Parmentier" w:date="2020-06-06T17:31:00Z">
        <w:r w:rsidRPr="007C437A">
          <w:rPr>
            <w:lang w:val="en-US"/>
            <w:rPrChange w:id="3407" w:author="Arthur Parmentier" w:date="2020-06-07T15:27:00Z">
              <w:rPr/>
            </w:rPrChange>
          </w:rPr>
          <w:t>When composing with two Soundpainters simultaneously, there are many possible ways to work together. The most common being that the Soundpainters often spilt the groups (the two groups are decided in rehearsal or in the moment using the This Is gesture to identify who is in who’s group) and then compose the piece collectively. Each Soundpainter has the choice of relating to the other Soundpainter in any fashion they desire – supportive or contradictory. At times, the two Soundpainters may change groups during the performance or indicate specific phrases to each other to be signed to the group. There have also been times where the Soundpainters will turn and Soundpaint each other and there is a phrase called Who Soundpainter where the group will decide which Soundpainter to follow. The possibilities of how to work together are very broad but these are several ways two Soundpainters and two or more groups will composer collectively.</w:t>
        </w:r>
      </w:ins>
    </w:p>
    <w:p w:rsidR="00224457" w:rsidRPr="007C437A" w:rsidRDefault="00224457" w:rsidP="00224457">
      <w:pPr>
        <w:pStyle w:val="NormalWeb"/>
        <w:rPr>
          <w:ins w:id="3408" w:author="Arthur Parmentier" w:date="2020-06-06T17:31:00Z"/>
          <w:lang w:val="en-US"/>
          <w:rPrChange w:id="3409" w:author="Arthur Parmentier" w:date="2020-06-07T15:27:00Z">
            <w:rPr>
              <w:ins w:id="3410" w:author="Arthur Parmentier" w:date="2020-06-06T17:31:00Z"/>
            </w:rPr>
          </w:rPrChange>
        </w:rPr>
      </w:pPr>
      <w:ins w:id="3411" w:author="Arthur Parmentier" w:date="2020-06-06T17:31:00Z">
        <w:r w:rsidRPr="007C437A">
          <w:rPr>
            <w:lang w:val="en-US"/>
            <w:rPrChange w:id="3412" w:author="Arthur Parmentier" w:date="2020-06-07T15:27:00Z">
              <w:rPr/>
            </w:rPrChange>
          </w:rPr>
          <w:t>III. Do Soundpainters try to complement each other (in which case how do you interpret the word complement?)</w:t>
        </w:r>
      </w:ins>
    </w:p>
    <w:p w:rsidR="00224457" w:rsidRPr="007C437A" w:rsidRDefault="00224457" w:rsidP="00224457">
      <w:pPr>
        <w:pStyle w:val="NormalWeb"/>
        <w:rPr>
          <w:ins w:id="3413" w:author="Arthur Parmentier" w:date="2020-06-06T17:31:00Z"/>
          <w:lang w:val="en-US"/>
          <w:rPrChange w:id="3414" w:author="Arthur Parmentier" w:date="2020-06-07T15:27:00Z">
            <w:rPr>
              <w:ins w:id="3415" w:author="Arthur Parmentier" w:date="2020-06-06T17:31:00Z"/>
            </w:rPr>
          </w:rPrChange>
        </w:rPr>
      </w:pPr>
      <w:ins w:id="3416" w:author="Arthur Parmentier" w:date="2020-06-06T17:31:00Z">
        <w:r w:rsidRPr="007C437A">
          <w:rPr>
            <w:lang w:val="en-US"/>
            <w:rPrChange w:id="3417" w:author="Arthur Parmentier" w:date="2020-06-07T15:27:00Z">
              <w:rPr/>
            </w:rPrChange>
          </w:rPr>
          <w:t>Yes at time both Soundpainters will purposely complement each other’s directions. This can be signed live between the Soundpainter using gestures such as Relate To, With, Brush Work, Feel. This phrase indicates each Soundpainter to pay close attention to the direction of the other and sign complementary phrases to support and further the composition. It is very important that no matter how the relationship is realized, whether complementary in a supportive or contrary fashion, each Soundpainter is aware of what the other is doing and why they choose their individual direction.</w:t>
        </w:r>
      </w:ins>
    </w:p>
    <w:p w:rsidR="00224457" w:rsidRPr="007C437A" w:rsidRDefault="00224457" w:rsidP="00224457">
      <w:pPr>
        <w:pStyle w:val="NormalWeb"/>
        <w:rPr>
          <w:ins w:id="3418" w:author="Arthur Parmentier" w:date="2020-06-06T17:31:00Z"/>
          <w:lang w:val="en-US"/>
          <w:rPrChange w:id="3419" w:author="Arthur Parmentier" w:date="2020-06-07T15:27:00Z">
            <w:rPr>
              <w:ins w:id="3420" w:author="Arthur Parmentier" w:date="2020-06-06T17:31:00Z"/>
            </w:rPr>
          </w:rPrChange>
        </w:rPr>
      </w:pPr>
      <w:ins w:id="3421" w:author="Arthur Parmentier" w:date="2020-06-06T17:31:00Z">
        <w:r w:rsidRPr="007C437A">
          <w:rPr>
            <w:lang w:val="en-US"/>
            <w:rPrChange w:id="3422" w:author="Arthur Parmentier" w:date="2020-06-07T15:27:00Z">
              <w:rPr/>
            </w:rPrChange>
          </w:rPr>
          <w:t>There isn’t a standard rule stating that there can be more than one Soundpainter composing at the same time, nor that they must relate to each other and progress the piece in a specific way. Multiple possibilities are available to each Soundpainter and what is happening in the moment dictates how they will communicate between each other.</w:t>
        </w:r>
      </w:ins>
    </w:p>
    <w:p w:rsidR="00224457" w:rsidRPr="007C437A" w:rsidRDefault="00224457" w:rsidP="00224457">
      <w:pPr>
        <w:pStyle w:val="NormalWeb"/>
        <w:rPr>
          <w:ins w:id="3423" w:author="Arthur Parmentier" w:date="2020-06-06T17:31:00Z"/>
          <w:lang w:val="en-US"/>
          <w:rPrChange w:id="3424" w:author="Arthur Parmentier" w:date="2020-06-07T15:27:00Z">
            <w:rPr>
              <w:ins w:id="3425" w:author="Arthur Parmentier" w:date="2020-06-06T17:31:00Z"/>
            </w:rPr>
          </w:rPrChange>
        </w:rPr>
      </w:pPr>
      <w:ins w:id="3426" w:author="Arthur Parmentier" w:date="2020-06-06T17:31:00Z">
        <w:r w:rsidRPr="007C437A">
          <w:rPr>
            <w:lang w:val="en-US"/>
            <w:rPrChange w:id="3427" w:author="Arthur Parmentier" w:date="2020-06-07T15:27:00Z">
              <w:rPr/>
            </w:rPrChange>
          </w:rPr>
          <w:t>g.Have you ever gestured for a dancer/actor to Soundpaint within the ensemble?</w:t>
        </w:r>
      </w:ins>
    </w:p>
    <w:p w:rsidR="00224457" w:rsidRPr="007C437A" w:rsidRDefault="00224457" w:rsidP="00224457">
      <w:pPr>
        <w:pStyle w:val="NormalWeb"/>
        <w:rPr>
          <w:ins w:id="3428" w:author="Arthur Parmentier" w:date="2020-06-06T17:31:00Z"/>
          <w:lang w:val="en-US"/>
          <w:rPrChange w:id="3429" w:author="Arthur Parmentier" w:date="2020-06-07T15:27:00Z">
            <w:rPr>
              <w:ins w:id="3430" w:author="Arthur Parmentier" w:date="2020-06-06T17:31:00Z"/>
            </w:rPr>
          </w:rPrChange>
        </w:rPr>
      </w:pPr>
      <w:ins w:id="3431" w:author="Arthur Parmentier" w:date="2020-06-06T17:31:00Z">
        <w:r w:rsidRPr="007C437A">
          <w:rPr>
            <w:lang w:val="en-US"/>
            <w:rPrChange w:id="3432" w:author="Arthur Parmentier" w:date="2020-06-07T15:27:00Z">
              <w:rPr/>
            </w:rPrChange>
          </w:rPr>
          <w:t>Yes. There is a sign in Soundpainting specifically for this concept – anyone, at any time, may be signed by the Soundpainter to Soundpaint within the group – usually, but not by rule, signing just a few phrases and then returning to their respective disciplines.</w:t>
        </w:r>
      </w:ins>
    </w:p>
    <w:p w:rsidR="00224457" w:rsidRPr="007C437A" w:rsidRDefault="00224457">
      <w:pPr>
        <w:rPr>
          <w:ins w:id="3433" w:author="Arthur Parmentier" w:date="2020-05-14T15:43:00Z"/>
        </w:rPr>
      </w:pPr>
    </w:p>
    <w:p w:rsidR="00B22614" w:rsidRPr="007C437A" w:rsidDel="00A84632" w:rsidRDefault="00B22614" w:rsidP="00E6654A">
      <w:pPr>
        <w:rPr>
          <w:del w:id="3434" w:author="Arthur Parmentier" w:date="2020-05-14T13:28:00Z"/>
        </w:rPr>
      </w:pPr>
      <w:bookmarkStart w:id="3435" w:name="_Toc40355388"/>
      <w:bookmarkStart w:id="3436" w:name="_Toc40355925"/>
      <w:bookmarkStart w:id="3437" w:name="_Toc40356089"/>
      <w:bookmarkStart w:id="3438" w:name="_Toc40363697"/>
      <w:bookmarkStart w:id="3439" w:name="_Toc40363760"/>
      <w:bookmarkStart w:id="3440" w:name="_Toc40431469"/>
      <w:bookmarkStart w:id="3441" w:name="_Toc41067197"/>
      <w:bookmarkStart w:id="3442" w:name="_Toc42259012"/>
      <w:bookmarkStart w:id="3443" w:name="_Toc42259089"/>
      <w:bookmarkStart w:id="3444" w:name="_Toc42449768"/>
      <w:bookmarkStart w:id="3445" w:name="_Toc42449850"/>
      <w:bookmarkEnd w:id="3435"/>
      <w:bookmarkEnd w:id="3436"/>
      <w:bookmarkEnd w:id="3437"/>
      <w:bookmarkEnd w:id="3438"/>
      <w:bookmarkEnd w:id="3439"/>
      <w:bookmarkEnd w:id="3440"/>
      <w:bookmarkEnd w:id="3441"/>
      <w:bookmarkEnd w:id="3442"/>
      <w:bookmarkEnd w:id="3443"/>
      <w:bookmarkEnd w:id="3444"/>
      <w:bookmarkEnd w:id="3445"/>
    </w:p>
    <w:p w:rsidR="00F25194" w:rsidRPr="007C437A" w:rsidRDefault="00F25194" w:rsidP="00E6654A">
      <w:pPr>
        <w:pStyle w:val="Titre1"/>
        <w:rPr>
          <w:ins w:id="3446" w:author="Arthur Parmentier" w:date="2020-05-15T10:44:00Z"/>
        </w:rPr>
      </w:pPr>
      <w:bookmarkStart w:id="3447" w:name="_Toc42449851"/>
      <w:r w:rsidRPr="007C437A">
        <w:t>Soundpainting recognition with Max/MSP</w:t>
      </w:r>
      <w:bookmarkEnd w:id="3447"/>
    </w:p>
    <w:p w:rsidR="00D32387" w:rsidRPr="007C437A" w:rsidRDefault="00B01D9E">
      <w:pPr>
        <w:rPr>
          <w:ins w:id="3448" w:author="Arthur Parmentier" w:date="2020-05-18T17:13:00Z"/>
        </w:rPr>
      </w:pPr>
      <w:ins w:id="3449" w:author="Arthur Parmentier" w:date="2020-05-15T10:44:00Z">
        <w:r w:rsidRPr="007C437A">
          <w:t xml:space="preserve">In this section, </w:t>
        </w:r>
      </w:ins>
      <w:ins w:id="3450" w:author="Arthur Parmentier" w:date="2020-05-15T10:45:00Z">
        <w:r w:rsidRPr="007C437A">
          <w:t xml:space="preserve">I will introduce my Max/MSP Soundpainting recognition tool. </w:t>
        </w:r>
      </w:ins>
    </w:p>
    <w:p w:rsidR="00D32387" w:rsidRPr="007C437A" w:rsidRDefault="00D32387">
      <w:pPr>
        <w:rPr>
          <w:ins w:id="3451" w:author="Arthur Parmentier" w:date="2020-05-18T17:13:00Z"/>
        </w:rPr>
      </w:pPr>
      <w:ins w:id="3452" w:author="Arthur Parmentier" w:date="2020-05-18T17:13:00Z">
        <w:r w:rsidRPr="007C437A">
          <w:lastRenderedPageBreak/>
          <w:t>First, w</w:t>
        </w:r>
      </w:ins>
      <w:ins w:id="3453"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3454" w:author="Arthur Parmentier" w:date="2020-05-18T17:10:00Z"/>
        </w:rPr>
      </w:pPr>
      <w:ins w:id="3455" w:author="Arthur Parmentier" w:date="2020-05-15T10:46:00Z">
        <w:r w:rsidRPr="007C437A">
          <w:t>Then, we will explore</w:t>
        </w:r>
      </w:ins>
      <w:ins w:id="3456" w:author="Arthur Parmentier" w:date="2020-05-15T10:47:00Z">
        <w:r w:rsidRPr="007C437A">
          <w:t xml:space="preserve"> the structure of this tool in a top-bottom approach, in contrast with constructivist model of SP that I presented in previous s</w:t>
        </w:r>
      </w:ins>
      <w:ins w:id="3457" w:author="Arthur Parmentier" w:date="2020-05-15T10:48:00Z">
        <w:r w:rsidRPr="007C437A">
          <w:t>ections</w:t>
        </w:r>
      </w:ins>
      <w:ins w:id="3458"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3459" w:author="Arthur Parmentier" w:date="2020-05-18T17:16:00Z"/>
        </w:rPr>
      </w:pPr>
      <w:ins w:id="3460" w:author="Arthur Parmentier" w:date="2020-05-18T17:14:00Z">
        <w:r w:rsidRPr="007C437A">
          <w:t>Moreover,</w:t>
        </w:r>
      </w:ins>
      <w:ins w:id="3461" w:author="Arthur Parmentier" w:date="2020-05-18T17:10:00Z">
        <w:r w:rsidR="00CE7ED8" w:rsidRPr="007C437A">
          <w:t xml:space="preserve"> we will</w:t>
        </w:r>
      </w:ins>
      <w:ins w:id="3462" w:author="Arthur Parmentier" w:date="2020-05-18T17:15:00Z">
        <w:r w:rsidRPr="007C437A">
          <w:t xml:space="preserve"> </w:t>
        </w:r>
      </w:ins>
      <w:ins w:id="3463" w:author="Arthur Parmentier" w:date="2020-05-18T17:16:00Z">
        <w:r w:rsidRPr="007C437A">
          <w:t>investigate</w:t>
        </w:r>
      </w:ins>
      <w:ins w:id="3464" w:author="Arthur Parmentier" w:date="2020-05-18T17:15:00Z">
        <w:r w:rsidRPr="007C437A">
          <w:t xml:space="preserve"> basic performance </w:t>
        </w:r>
      </w:ins>
      <w:ins w:id="3465" w:author="Arthur Parmentier" w:date="2020-05-18T17:16:00Z">
        <w:r w:rsidRPr="007C437A">
          <w:t>mechanisms to optimize the speed and accuracy of the system.</w:t>
        </w:r>
      </w:ins>
    </w:p>
    <w:p w:rsidR="00D32387" w:rsidRPr="007C437A" w:rsidRDefault="00D32387">
      <w:pPr>
        <w:rPr>
          <w:rPrChange w:id="3466" w:author="Arthur Parmentier" w:date="2020-06-07T15:27:00Z">
            <w:rPr/>
          </w:rPrChange>
        </w:rPr>
        <w:pPrChange w:id="3467" w:author="Arthur Parmentier" w:date="2020-05-15T10:44:00Z">
          <w:pPr>
            <w:pStyle w:val="Titre1"/>
          </w:pPr>
        </w:pPrChange>
      </w:pPr>
      <w:ins w:id="3468" w:author="Arthur Parmentier" w:date="2020-05-18T17:16:00Z">
        <w:r w:rsidRPr="007C437A">
          <w:rPr>
            <w:rPrChange w:id="3469" w:author="Arthur Parmentier" w:date="2020-06-07T15:27:00Z">
              <w:rPr/>
            </w:rPrChange>
          </w:rPr>
          <w:t xml:space="preserve">Finally, we will discuss </w:t>
        </w:r>
      </w:ins>
      <w:ins w:id="3470" w:author="Arthur Parmentier" w:date="2020-05-18T17:17:00Z">
        <w:r w:rsidRPr="007C437A">
          <w:rPr>
            <w:rPrChange w:id="3471" w:author="Arthur Parmentier" w:date="2020-06-07T15:27:00Z">
              <w:rPr/>
            </w:rPrChange>
          </w:rPr>
          <w:t>the use of this tool for learning SP in connection with the theoretical aspects discussed in the previous parts. We will look at some implications of the tool for the</w:t>
        </w:r>
      </w:ins>
      <w:ins w:id="3472" w:author="Arthur Parmentier" w:date="2020-05-18T17:18:00Z">
        <w:r w:rsidRPr="007C437A">
          <w:rPr>
            <w:rPrChange w:id="3473" w:author="Arthur Parmentier" w:date="2020-06-07T15:27:00Z">
              <w:rPr/>
            </w:rPrChange>
          </w:rPr>
          <w:t xml:space="preserve"> formalization of SP and hopefully, the future of the language.</w:t>
        </w:r>
      </w:ins>
    </w:p>
    <w:p w:rsidR="00F25194" w:rsidRPr="007C437A" w:rsidRDefault="00F25194">
      <w:pPr>
        <w:pStyle w:val="Titre2"/>
        <w:rPr>
          <w:ins w:id="3474" w:author="Arthur Parmentier" w:date="2020-05-15T10:37:00Z"/>
        </w:rPr>
      </w:pPr>
      <w:bookmarkStart w:id="3475" w:name="_Toc42449852"/>
      <w:r w:rsidRPr="007C437A">
        <w:t>A new configuration: motivations, goals, workflow &amp; challenges</w:t>
      </w:r>
      <w:bookmarkEnd w:id="3475"/>
    </w:p>
    <w:p w:rsidR="006E7D32" w:rsidRPr="007C437A" w:rsidRDefault="006E7D32">
      <w:pPr>
        <w:pStyle w:val="Titre3"/>
        <w:rPr>
          <w:ins w:id="3476" w:author="Arthur Parmentier" w:date="2020-05-15T15:41:00Z"/>
          <w:rPrChange w:id="3477" w:author="Arthur Parmentier" w:date="2020-06-07T15:27:00Z">
            <w:rPr>
              <w:ins w:id="3478" w:author="Arthur Parmentier" w:date="2020-05-15T15:41:00Z"/>
            </w:rPr>
          </w:rPrChange>
        </w:rPr>
        <w:pPrChange w:id="3479" w:author="Arthur Parmentier" w:date="2020-05-15T15:41:00Z">
          <w:pPr/>
        </w:pPrChange>
      </w:pPr>
      <w:bookmarkStart w:id="3480" w:name="_Toc42449853"/>
      <w:ins w:id="3481" w:author="Arthur Parmentier" w:date="2020-05-15T15:41:00Z">
        <w:r w:rsidRPr="007C437A">
          <w:rPr>
            <w:rPrChange w:id="3482" w:author="Arthur Parmentier" w:date="2020-06-07T15:27:00Z">
              <w:rPr/>
            </w:rPrChange>
          </w:rPr>
          <w:t>Motivations</w:t>
        </w:r>
        <w:bookmarkEnd w:id="3480"/>
      </w:ins>
    </w:p>
    <w:p w:rsidR="00124705" w:rsidRPr="007C437A" w:rsidRDefault="00C261F8" w:rsidP="00B01D9E">
      <w:pPr>
        <w:rPr>
          <w:ins w:id="3483" w:author="Arthur Parmentier" w:date="2020-06-02T18:11:00Z"/>
        </w:rPr>
      </w:pPr>
      <w:ins w:id="3484" w:author="Arthur Parmentier" w:date="2020-05-15T10:51:00Z">
        <w:r w:rsidRPr="007C437A">
          <w:t xml:space="preserve">We have seen </w:t>
        </w:r>
      </w:ins>
      <w:ins w:id="3485" w:author="Arthur Parmentier" w:date="2020-05-15T11:07:00Z">
        <w:r w:rsidR="00573005" w:rsidRPr="007C437A">
          <w:t>previously</w:t>
        </w:r>
      </w:ins>
      <w:ins w:id="3486" w:author="Arthur Parmentier" w:date="2020-05-15T10:52:00Z">
        <w:r w:rsidRPr="007C437A">
          <w:t xml:space="preserve"> that SP is used in d</w:t>
        </w:r>
      </w:ins>
      <w:ins w:id="3487" w:author="Arthur Parmentier" w:date="2020-05-15T10:53:00Z">
        <w:r w:rsidRPr="007C437A">
          <w:t>ifferent configurations</w:t>
        </w:r>
      </w:ins>
      <w:ins w:id="3488" w:author="Arthur Parmentier" w:date="2020-05-15T10:54:00Z">
        <w:r w:rsidRPr="007C437A">
          <w:t xml:space="preserve"> and their </w:t>
        </w:r>
      </w:ins>
      <w:ins w:id="3489" w:author="Arthur Parmentier" w:date="2020-05-15T10:57:00Z">
        <w:r w:rsidR="00124705" w:rsidRPr="007C437A">
          <w:t>role as a super-</w:t>
        </w:r>
      </w:ins>
      <w:ins w:id="3490" w:author="Arthur Parmentier" w:date="2020-05-15T10:55:00Z">
        <w:r w:rsidRPr="007C437A">
          <w:t>structure</w:t>
        </w:r>
      </w:ins>
      <w:ins w:id="3491" w:author="Arthur Parmentier" w:date="2020-06-02T18:05:00Z">
        <w:r w:rsidR="00783AA3" w:rsidRPr="007C437A">
          <w:t>,</w:t>
        </w:r>
      </w:ins>
      <w:ins w:id="3492" w:author="Arthur Parmentier" w:date="2020-05-15T10:55:00Z">
        <w:r w:rsidRPr="007C437A">
          <w:t xml:space="preserve"> </w:t>
        </w:r>
      </w:ins>
      <w:ins w:id="3493" w:author="Arthur Parmentier" w:date="2020-06-02T18:04:00Z">
        <w:r w:rsidR="00783AA3" w:rsidRPr="007C437A">
          <w:t>defining its set of internal</w:t>
        </w:r>
      </w:ins>
      <w:ins w:id="3494" w:author="Arthur Parmentier" w:date="2020-05-15T10:58:00Z">
        <w:r w:rsidR="00124705" w:rsidRPr="007C437A">
          <w:t xml:space="preserve"> grammars </w:t>
        </w:r>
      </w:ins>
      <w:ins w:id="3495" w:author="Arthur Parmentier" w:date="2020-06-06T17:19:00Z">
        <w:r w:rsidR="00B95361" w:rsidRPr="007C437A">
          <w:t>(for instance, the modes</w:t>
        </w:r>
      </w:ins>
      <w:ins w:id="3496" w:author="Arthur Parmentier" w:date="2020-05-15T10:58:00Z">
        <w:r w:rsidR="00124705" w:rsidRPr="007C437A">
          <w:t>),</w:t>
        </w:r>
      </w:ins>
      <w:ins w:id="3497" w:author="Arthur Parmentier" w:date="2020-05-15T10:59:00Z">
        <w:r w:rsidR="00124705" w:rsidRPr="007C437A">
          <w:t xml:space="preserve"> the roles of emitter/receiver (soundpainter/performer) </w:t>
        </w:r>
      </w:ins>
      <w:ins w:id="3498" w:author="Arthur Parmentier" w:date="2020-06-02T18:06:00Z">
        <w:r w:rsidR="00E176C0" w:rsidRPr="007C437A">
          <w:t>and</w:t>
        </w:r>
      </w:ins>
      <w:ins w:id="3499" w:author="Arthur Parmentier" w:date="2020-05-15T10:59:00Z">
        <w:r w:rsidR="00124705" w:rsidRPr="007C437A">
          <w:t xml:space="preserve"> the “default parameters”</w:t>
        </w:r>
      </w:ins>
      <w:ins w:id="3500" w:author="Arthur Parmentier" w:date="2020-06-02T18:05:00Z">
        <w:r w:rsidR="00783AA3" w:rsidRPr="007C437A">
          <w:t xml:space="preserve"> as</w:t>
        </w:r>
      </w:ins>
      <w:ins w:id="3501" w:author="Arthur Parmentier" w:date="2020-05-15T11:00:00Z">
        <w:r w:rsidR="00124705" w:rsidRPr="007C437A">
          <w:t xml:space="preserve"> context-depend rules </w:t>
        </w:r>
      </w:ins>
      <w:ins w:id="3502" w:author="Arthur Parmentier" w:date="2020-06-02T18:06:00Z">
        <w:r w:rsidR="00783AA3" w:rsidRPr="007C437A">
          <w:t>for</w:t>
        </w:r>
      </w:ins>
      <w:ins w:id="3503" w:author="Arthur Parmentier" w:date="2020-05-15T11:00:00Z">
        <w:r w:rsidR="00124705" w:rsidRPr="007C437A">
          <w:t xml:space="preserve"> the performance.</w:t>
        </w:r>
      </w:ins>
    </w:p>
    <w:p w:rsidR="00E176C0" w:rsidRPr="007C437A" w:rsidRDefault="00E176C0" w:rsidP="00B01D9E">
      <w:pPr>
        <w:rPr>
          <w:ins w:id="3504" w:author="Arthur Parmentier" w:date="2020-06-02T18:34:00Z"/>
        </w:rPr>
      </w:pPr>
      <w:ins w:id="3505" w:author="Arthur Parmentier" w:date="2020-06-02T18:11:00Z">
        <w:r w:rsidRPr="007C437A">
          <w:t>By creating a SP recognition tool, I am proposing new configuration</w:t>
        </w:r>
      </w:ins>
      <w:ins w:id="3506" w:author="Arthur Parmentier" w:date="2020-06-02T18:26:00Z">
        <w:r w:rsidR="003D3E7E" w:rsidRPr="007C437A">
          <w:t>s for</w:t>
        </w:r>
      </w:ins>
      <w:ins w:id="3507" w:author="Arthur Parmentier" w:date="2020-06-02T18:12:00Z">
        <w:r w:rsidRPr="007C437A">
          <w:t xml:space="preserve"> SP</w:t>
        </w:r>
      </w:ins>
      <w:ins w:id="3508" w:author="Arthur Parmentier" w:date="2020-06-02T18:26:00Z">
        <w:r w:rsidR="003D3E7E" w:rsidRPr="007C437A">
          <w:t xml:space="preserve">, in which </w:t>
        </w:r>
      </w:ins>
      <w:ins w:id="3509" w:author="Arthur Parmentier" w:date="2020-06-02T18:27:00Z">
        <w:r w:rsidR="003D3E7E" w:rsidRPr="007C437A">
          <w:t>a computer</w:t>
        </w:r>
      </w:ins>
      <w:ins w:id="3510" w:author="Arthur Parmentier" w:date="2020-06-02T18:26:00Z">
        <w:r w:rsidR="003D3E7E" w:rsidRPr="007C437A">
          <w:t xml:space="preserve"> </w:t>
        </w:r>
      </w:ins>
      <w:ins w:id="3511" w:author="Arthur Parmentier" w:date="2020-06-02T18:27:00Z">
        <w:r w:rsidR="003D3E7E" w:rsidRPr="007C437A">
          <w:t>can</w:t>
        </w:r>
      </w:ins>
      <w:ins w:id="3512" w:author="Arthur Parmentier" w:date="2020-06-02T18:26:00Z">
        <w:r w:rsidR="003D3E7E" w:rsidRPr="007C437A">
          <w:t xml:space="preserve"> process SP signs</w:t>
        </w:r>
      </w:ins>
      <w:ins w:id="3513" w:author="Arthur Parmentier" w:date="2020-06-02T18:28:00Z">
        <w:r w:rsidR="003D3E7E" w:rsidRPr="007C437A">
          <w:t xml:space="preserve"> and </w:t>
        </w:r>
      </w:ins>
      <w:ins w:id="3514" w:author="Arthur Parmentier" w:date="2020-06-02T18:29:00Z">
        <w:r w:rsidR="003D3E7E" w:rsidRPr="007C437A">
          <w:t>take the role of one or several performers at the same time, aside other human performers or not</w:t>
        </w:r>
      </w:ins>
      <w:ins w:id="3515" w:author="Arthur Parmentier" w:date="2020-06-02T18:12:00Z">
        <w:r w:rsidRPr="007C437A">
          <w:t>.</w:t>
        </w:r>
      </w:ins>
      <w:ins w:id="3516" w:author="Arthur Parmentier" w:date="2020-06-02T18:30:00Z">
        <w:r w:rsidR="003D3E7E" w:rsidRPr="007C437A">
          <w:t xml:space="preserve"> At the difference of what is possible with human performers, the program itself can only </w:t>
        </w:r>
      </w:ins>
      <w:ins w:id="3517" w:author="Arthur Parmentier" w:date="2020-06-02T18:31:00Z">
        <w:r w:rsidR="003D3E7E" w:rsidRPr="007C437A">
          <w:t>recognize sign</w:t>
        </w:r>
      </w:ins>
      <w:ins w:id="3518" w:author="Arthur Parmentier" w:date="2020-06-02T18:37:00Z">
        <w:r w:rsidR="008A1107" w:rsidRPr="007C437A">
          <w:t>s</w:t>
        </w:r>
      </w:ins>
      <w:ins w:id="3519" w:author="Arthur Parmentier" w:date="2020-06-02T18:31:00Z">
        <w:r w:rsidR="003D3E7E" w:rsidRPr="007C437A">
          <w:t xml:space="preserve"> from one emitter at the time</w:t>
        </w:r>
      </w:ins>
      <w:ins w:id="3520" w:author="Arthur Parmentier" w:date="2020-06-02T18:33:00Z">
        <w:r w:rsidR="008A1107" w:rsidRPr="007C437A">
          <w:t xml:space="preserve"> </w:t>
        </w:r>
      </w:ins>
      <w:ins w:id="3521" w:author="Arthur Parmentier" w:date="2020-06-02T18:36:00Z">
        <w:r w:rsidR="008A1107" w:rsidRPr="007C437A">
          <w:t xml:space="preserve">(the soundpainter) </w:t>
        </w:r>
      </w:ins>
      <w:ins w:id="3522" w:author="Arthur Parmentier" w:date="2020-06-02T18:33:00Z">
        <w:r w:rsidR="008A1107" w:rsidRPr="007C437A">
          <w:t xml:space="preserve">and cannot emit signs itself. Among </w:t>
        </w:r>
      </w:ins>
      <w:ins w:id="3523"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3524" w:author="Arthur Parmentier" w:date="2020-06-02T18:39:00Z"/>
        </w:rPr>
      </w:pPr>
      <w:ins w:id="3525" w:author="Arthur Parmentier" w:date="2020-06-02T18:34:00Z">
        <w:r w:rsidRPr="007C437A">
          <w:t>In the first configuration</w:t>
        </w:r>
      </w:ins>
      <w:ins w:id="3526" w:author="Arthur Parmentier" w:date="2020-06-02T18:35:00Z">
        <w:r w:rsidRPr="007C437A">
          <w:t xml:space="preserve">, </w:t>
        </w:r>
      </w:ins>
      <w:ins w:id="3527" w:author="Arthur Parmentier" w:date="2020-06-02T18:38:00Z">
        <w:r w:rsidRPr="007C437A">
          <w:t xml:space="preserve">the orchestra is </w:t>
        </w:r>
      </w:ins>
      <w:ins w:id="3528" w:author="Arthur Parmentier" w:date="2020-06-02T18:40:00Z">
        <w:r w:rsidRPr="007C437A">
          <w:t>simulated by</w:t>
        </w:r>
      </w:ins>
      <w:ins w:id="3529" w:author="Arthur Parmentier" w:date="2020-06-02T18:38:00Z">
        <w:r w:rsidRPr="007C437A">
          <w:t xml:space="preserve"> the computer runni</w:t>
        </w:r>
      </w:ins>
      <w:ins w:id="3530" w:author="Arthur Parmentier" w:date="2020-06-02T18:39:00Z">
        <w:r w:rsidRPr="007C437A">
          <w:t xml:space="preserve">ng the SP recognition tool </w:t>
        </w:r>
      </w:ins>
      <w:ins w:id="3531" w:author="Arthur Parmentier" w:date="2020-06-02T18:40:00Z">
        <w:r w:rsidRPr="007C437A">
          <w:t>(</w:t>
        </w:r>
      </w:ins>
      <w:ins w:id="3532" w:author="Arthur Parmentier" w:date="2020-06-02T18:39:00Z">
        <w:r w:rsidRPr="007C437A">
          <w:t>and possibly other digital gear</w:t>
        </w:r>
      </w:ins>
      <w:ins w:id="3533" w:author="Arthur Parmentier" w:date="2020-06-02T18:40:00Z">
        <w:r w:rsidRPr="007C437A">
          <w:t>)</w:t>
        </w:r>
      </w:ins>
      <w:ins w:id="3534" w:author="Arthur Parmentier" w:date="2020-06-02T18:39:00Z">
        <w:r w:rsidRPr="007C437A">
          <w:t>, without other human performers.</w:t>
        </w:r>
      </w:ins>
    </w:p>
    <w:p w:rsidR="008A1107" w:rsidRPr="007C437A" w:rsidRDefault="008A1107">
      <w:pPr>
        <w:pStyle w:val="Paragraphedeliste"/>
        <w:numPr>
          <w:ilvl w:val="0"/>
          <w:numId w:val="14"/>
        </w:numPr>
        <w:rPr>
          <w:ins w:id="3535" w:author="Arthur Parmentier" w:date="2020-05-15T11:00:00Z"/>
        </w:rPr>
        <w:pPrChange w:id="3536" w:author="Arthur Parmentier" w:date="2020-06-02T18:34:00Z">
          <w:pPr/>
        </w:pPrChange>
      </w:pPr>
      <w:ins w:id="3537" w:author="Arthur Parmentier" w:date="2020-06-02T18:39:00Z">
        <w:r w:rsidRPr="007C437A">
          <w:t xml:space="preserve">In the second configuration, the computer </w:t>
        </w:r>
      </w:ins>
      <w:ins w:id="3538" w:author="Arthur Parmentier" w:date="2020-06-02T18:40:00Z">
        <w:r w:rsidRPr="007C437A">
          <w:t>takes the role of single performer inside an orchestra with other human performers.</w:t>
        </w:r>
      </w:ins>
    </w:p>
    <w:p w:rsidR="00B01D9E" w:rsidRPr="007C437A" w:rsidRDefault="00E176C0" w:rsidP="00B01D9E">
      <w:pPr>
        <w:rPr>
          <w:ins w:id="3539" w:author="Arthur Parmentier" w:date="2020-05-15T11:21:00Z"/>
        </w:rPr>
      </w:pPr>
      <w:ins w:id="3540" w:author="Arthur Parmentier" w:date="2020-06-02T18:10:00Z">
        <w:r w:rsidRPr="007C437A">
          <w:t>In general, t</w:t>
        </w:r>
      </w:ins>
      <w:ins w:id="3541" w:author="Arthur Parmentier" w:date="2020-05-15T11:17:00Z">
        <w:r w:rsidR="005E56A8" w:rsidRPr="007C437A">
          <w:t xml:space="preserve">he </w:t>
        </w:r>
      </w:ins>
      <w:ins w:id="3542" w:author="Arthur Parmentier" w:date="2020-06-02T18:11:00Z">
        <w:r w:rsidRPr="007C437A">
          <w:t>choice and use</w:t>
        </w:r>
      </w:ins>
      <w:ins w:id="3543" w:author="Arthur Parmentier" w:date="2020-05-15T11:17:00Z">
        <w:r w:rsidR="005E56A8" w:rsidRPr="007C437A">
          <w:t xml:space="preserve"> of a specific configuration is motivated by </w:t>
        </w:r>
      </w:ins>
      <w:ins w:id="3544" w:author="Arthur Parmentier" w:date="2020-06-02T18:08:00Z">
        <w:r w:rsidRPr="007C437A">
          <w:t>the</w:t>
        </w:r>
      </w:ins>
      <w:ins w:id="3545" w:author="Arthur Parmentier" w:date="2020-06-02T18:07:00Z">
        <w:r w:rsidRPr="007C437A">
          <w:t xml:space="preserve"> qualities (in term</w:t>
        </w:r>
      </w:ins>
      <w:ins w:id="3546" w:author="Arthur Parmentier" w:date="2020-06-02T18:08:00Z">
        <w:r w:rsidRPr="007C437A">
          <w:t>s</w:t>
        </w:r>
      </w:ins>
      <w:ins w:id="3547" w:author="Arthur Parmentier" w:date="2020-06-02T18:07:00Z">
        <w:r w:rsidRPr="007C437A">
          <w:t xml:space="preserve"> of creative processes, special layout, communication rules</w:t>
        </w:r>
      </w:ins>
      <w:ins w:id="3548" w:author="Arthur Parmentier" w:date="2020-06-02T18:08:00Z">
        <w:r w:rsidRPr="007C437A">
          <w:t>…) it has for achieving a certain result in the performance</w:t>
        </w:r>
      </w:ins>
      <w:ins w:id="3549" w:author="Arthur Parmentier" w:date="2020-06-02T18:11:00Z">
        <w:r w:rsidRPr="007C437A">
          <w:t>.</w:t>
        </w:r>
      </w:ins>
      <w:ins w:id="3550" w:author="Arthur Parmentier" w:date="2020-06-02T18:41:00Z">
        <w:r w:rsidR="008A1107" w:rsidRPr="007C437A">
          <w:t xml:space="preserve"> Let’s discuss the qualities </w:t>
        </w:r>
      </w:ins>
      <w:ins w:id="3551" w:author="Arthur Parmentier" w:date="2020-06-02T18:46:00Z">
        <w:r w:rsidR="00724CD5" w:rsidRPr="007C437A">
          <w:t>of these</w:t>
        </w:r>
      </w:ins>
      <w:ins w:id="3552"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3553" w:author="Arthur Parmentier" w:date="2020-05-15T11:30:00Z"/>
        </w:rPr>
      </w:pPr>
      <w:ins w:id="3554" w:author="Arthur Parmentier" w:date="2020-06-02T18:41:00Z">
        <w:r w:rsidRPr="007C437A">
          <w:t xml:space="preserve">In the configuration one, </w:t>
        </w:r>
      </w:ins>
      <w:ins w:id="3555" w:author="Arthur Parmentier" w:date="2020-05-15T11:24:00Z">
        <w:r w:rsidR="0080158F" w:rsidRPr="007C437A">
          <w:t>such a tool can be used</w:t>
        </w:r>
      </w:ins>
      <w:ins w:id="3556" w:author="Arthur Parmentier" w:date="2020-05-15T11:39:00Z">
        <w:r w:rsidR="000C2232" w:rsidRPr="007C437A">
          <w:t xml:space="preserve"> </w:t>
        </w:r>
      </w:ins>
      <w:ins w:id="3557" w:author="Arthur Parmentier" w:date="2020-05-15T11:24:00Z">
        <w:r w:rsidR="0080158F" w:rsidRPr="007C437A">
          <w:t xml:space="preserve">as a learning tool for individuals </w:t>
        </w:r>
      </w:ins>
      <w:ins w:id="3558" w:author="Arthur Parmentier" w:date="2020-05-15T11:25:00Z">
        <w:r w:rsidR="0080158F" w:rsidRPr="007C437A">
          <w:t>aside the collective approaches to learning SP</w:t>
        </w:r>
      </w:ins>
      <w:ins w:id="3559" w:author="Arthur Parmentier" w:date="2020-05-15T11:26:00Z">
        <w:r w:rsidR="0080158F" w:rsidRPr="007C437A">
          <w:t xml:space="preserve">. </w:t>
        </w:r>
      </w:ins>
      <w:ins w:id="3560" w:author="Arthur Parmentier" w:date="2020-05-15T11:27:00Z">
        <w:r w:rsidR="0080158F" w:rsidRPr="007C437A">
          <w:t>As for now, the tool only covers the basic structures of SP</w:t>
        </w:r>
        <w:r w:rsidR="002C0BFC" w:rsidRPr="007C437A">
          <w:t xml:space="preserve"> and would only be interesting for beginners </w:t>
        </w:r>
      </w:ins>
      <w:ins w:id="3561" w:author="Arthur Parmentier" w:date="2020-05-15T11:28:00Z">
        <w:r w:rsidR="002C0BFC" w:rsidRPr="007C437A">
          <w:t>in SP</w:t>
        </w:r>
      </w:ins>
      <w:ins w:id="3562" w:author="Arthur Parmentier" w:date="2020-06-02T18:42:00Z">
        <w:r w:rsidRPr="007C437A">
          <w:t xml:space="preserve"> or soundpainters</w:t>
        </w:r>
      </w:ins>
      <w:ins w:id="3563"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3564" w:author="Arthur Parmentier" w:date="2020-05-15T11:40:00Z"/>
        </w:rPr>
      </w:pPr>
      <w:ins w:id="3565" w:author="Arthur Parmentier" w:date="2020-06-02T18:43:00Z">
        <w:r w:rsidRPr="007C437A">
          <w:t>In both configurations</w:t>
        </w:r>
      </w:ins>
      <w:ins w:id="3566" w:author="Arthur Parmentier" w:date="2020-05-15T11:31:00Z">
        <w:r w:rsidR="002C0BFC" w:rsidRPr="007C437A">
          <w:t xml:space="preserve">, </w:t>
        </w:r>
      </w:ins>
      <w:ins w:id="3567" w:author="Arthur Parmentier" w:date="2020-05-15T11:32:00Z">
        <w:r w:rsidR="002C0BFC" w:rsidRPr="007C437A">
          <w:t xml:space="preserve">such a tool is </w:t>
        </w:r>
      </w:ins>
      <w:ins w:id="3568" w:author="Arthur Parmentier" w:date="2020-06-02T18:43:00Z">
        <w:r w:rsidRPr="007C437A">
          <w:t>also</w:t>
        </w:r>
      </w:ins>
      <w:ins w:id="3569" w:author="Arthur Parmentier" w:date="2020-05-15T11:32:00Z">
        <w:r w:rsidR="002C0BFC" w:rsidRPr="007C437A">
          <w:t xml:space="preserve"> interesting</w:t>
        </w:r>
      </w:ins>
      <w:ins w:id="3570" w:author="Arthur Parmentier" w:date="2020-06-02T18:43:00Z">
        <w:r w:rsidRPr="007C437A">
          <w:t xml:space="preserve"> even for more advanced soundpainters</w:t>
        </w:r>
      </w:ins>
      <w:ins w:id="3571" w:author="Arthur Parmentier" w:date="2020-05-15T11:39:00Z">
        <w:r w:rsidR="000C2232" w:rsidRPr="007C437A">
          <w:t xml:space="preserve"> </w:t>
        </w:r>
      </w:ins>
      <w:ins w:id="3572" w:author="Arthur Parmentier" w:date="2020-05-15T11:32:00Z">
        <w:r w:rsidR="002C0BFC" w:rsidRPr="007C437A">
          <w:t xml:space="preserve">for exploring new areas </w:t>
        </w:r>
      </w:ins>
      <w:ins w:id="3573" w:author="Arthur Parmentier" w:date="2020-05-15T11:34:00Z">
        <w:r w:rsidR="002C0BFC" w:rsidRPr="007C437A">
          <w:t>of composition</w:t>
        </w:r>
      </w:ins>
      <w:ins w:id="3574" w:author="Arthur Parmentier" w:date="2020-06-02T18:45:00Z">
        <w:r w:rsidR="00724CD5" w:rsidRPr="007C437A">
          <w:t xml:space="preserve"> with</w:t>
        </w:r>
      </w:ins>
      <w:ins w:id="3575" w:author="Arthur Parmentier" w:date="2020-05-15T11:35:00Z">
        <w:r w:rsidR="002C0BFC" w:rsidRPr="007C437A">
          <w:t xml:space="preserve"> artificial intelligence, </w:t>
        </w:r>
      </w:ins>
      <w:ins w:id="3576" w:author="Arthur Parmentier" w:date="2020-05-15T11:36:00Z">
        <w:r w:rsidR="002C0BFC" w:rsidRPr="007C437A">
          <w:t>machine learning and</w:t>
        </w:r>
      </w:ins>
      <w:ins w:id="3577"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3578" w:author="Arthur Parmentier" w:date="2020-06-02T18:48:00Z"/>
        </w:rPr>
      </w:pPr>
      <w:ins w:id="3579" w:author="Arthur Parmentier" w:date="2020-06-02T18:43:00Z">
        <w:r w:rsidRPr="007C437A">
          <w:lastRenderedPageBreak/>
          <w:t xml:space="preserve">In </w:t>
        </w:r>
      </w:ins>
      <w:ins w:id="3580" w:author="Arthur Parmentier" w:date="2020-06-02T18:46:00Z">
        <w:r w:rsidRPr="007C437A">
          <w:t xml:space="preserve">the second </w:t>
        </w:r>
      </w:ins>
      <w:ins w:id="3581" w:author="Arthur Parmentier" w:date="2020-06-02T18:43:00Z">
        <w:r w:rsidRPr="007C437A">
          <w:t>configuration,</w:t>
        </w:r>
      </w:ins>
      <w:ins w:id="3582" w:author="Arthur Parmentier" w:date="2020-06-02T18:44:00Z">
        <w:r w:rsidRPr="007C437A">
          <w:t xml:space="preserve"> </w:t>
        </w:r>
      </w:ins>
      <w:ins w:id="3583" w:author="Arthur Parmentier" w:date="2020-05-15T11:42:00Z">
        <w:r w:rsidR="007D0D3B" w:rsidRPr="007C437A">
          <w:t xml:space="preserve">the tool </w:t>
        </w:r>
      </w:ins>
      <w:ins w:id="3584" w:author="Arthur Parmentier" w:date="2020-06-02T18:47:00Z">
        <w:r w:rsidRPr="007C437A">
          <w:t>can</w:t>
        </w:r>
      </w:ins>
      <w:ins w:id="3585" w:author="Arthur Parmentier" w:date="2020-05-15T11:42:00Z">
        <w:r w:rsidR="007D0D3B" w:rsidRPr="007C437A">
          <w:t xml:space="preserve"> be used as a controller with other digital elements that are already part of the performance</w:t>
        </w:r>
      </w:ins>
      <w:ins w:id="3586" w:author="Arthur Parmentier" w:date="2020-06-02T18:47:00Z">
        <w:r w:rsidRPr="007C437A">
          <w:t xml:space="preserve"> and sometimes used by the human performers </w:t>
        </w:r>
      </w:ins>
      <w:ins w:id="3587" w:author="Arthur Parmentier" w:date="2020-06-02T18:48:00Z">
        <w:r w:rsidRPr="007C437A">
          <w:t>themselves:</w:t>
        </w:r>
      </w:ins>
      <w:ins w:id="3588" w:author="Arthur Parmentier" w:date="2020-05-15T11:42:00Z">
        <w:r w:rsidR="007D0D3B" w:rsidRPr="007C437A">
          <w:t xml:space="preserve"> effect processors, amplification mechanisms</w:t>
        </w:r>
      </w:ins>
      <w:ins w:id="3589" w:author="Arthur Parmentier" w:date="2020-05-15T11:43:00Z">
        <w:r w:rsidR="007D0D3B" w:rsidRPr="007C437A">
          <w:t>, mixing devices, recording devices and m</w:t>
        </w:r>
      </w:ins>
      <w:ins w:id="3590" w:author="Arthur Parmentier" w:date="2020-06-02T18:48:00Z">
        <w:r w:rsidRPr="007C437A">
          <w:t>uch more</w:t>
        </w:r>
      </w:ins>
      <w:ins w:id="3591" w:author="Arthur Parmentier" w:date="2020-05-15T11:43:00Z">
        <w:r w:rsidR="007D0D3B" w:rsidRPr="007C437A">
          <w:t xml:space="preserve">. It is </w:t>
        </w:r>
      </w:ins>
      <w:ins w:id="3592" w:author="Arthur Parmentier" w:date="2020-05-15T11:44:00Z">
        <w:r w:rsidR="007D0D3B" w:rsidRPr="007C437A">
          <w:t>sometimes</w:t>
        </w:r>
      </w:ins>
      <w:ins w:id="3593" w:author="Arthur Parmentier" w:date="2020-05-15T11:43:00Z">
        <w:r w:rsidR="007D0D3B" w:rsidRPr="007C437A">
          <w:t xml:space="preserve"> the case that such elements </w:t>
        </w:r>
      </w:ins>
      <w:ins w:id="3594" w:author="Arthur Parmentier" w:date="2020-05-15T12:15:00Z">
        <w:r w:rsidR="00736DF0" w:rsidRPr="007C437A">
          <w:t>cannot be controlled</w:t>
        </w:r>
      </w:ins>
      <w:ins w:id="3595" w:author="Arthur Parmentier" w:date="2020-05-15T11:43:00Z">
        <w:r w:rsidR="007D0D3B" w:rsidRPr="007C437A">
          <w:t xml:space="preserve"> real-time performance because of the complexi</w:t>
        </w:r>
      </w:ins>
      <w:ins w:id="3596" w:author="Arthur Parmentier" w:date="2020-05-15T11:44:00Z">
        <w:r w:rsidR="007D0D3B" w:rsidRPr="007C437A">
          <w:t xml:space="preserve">ty of their interface or controls, or that it requires </w:t>
        </w:r>
      </w:ins>
      <w:ins w:id="3597" w:author="Arthur Parmentier" w:date="2020-05-15T11:45:00Z">
        <w:r w:rsidR="007D0D3B" w:rsidRPr="007C437A">
          <w:t>performers to manipulate them. The interfacing possibilities offered by Max/MSP makes it an ideal choice for contro</w:t>
        </w:r>
      </w:ins>
      <w:ins w:id="3598" w:author="Arthur Parmentier" w:date="2020-05-15T11:46:00Z">
        <w:r w:rsidR="007D0D3B" w:rsidRPr="007C437A">
          <w:t>lling these devices within the SP language directly</w:t>
        </w:r>
      </w:ins>
      <w:ins w:id="3599" w:author="Arthur Parmentier" w:date="2020-05-15T12:16:00Z">
        <w:r w:rsidR="00736DF0" w:rsidRPr="007C437A">
          <w:t>.</w:t>
        </w:r>
      </w:ins>
    </w:p>
    <w:p w:rsidR="00705639" w:rsidRPr="007C437A" w:rsidRDefault="00705639" w:rsidP="00705639">
      <w:pPr>
        <w:rPr>
          <w:ins w:id="3600" w:author="Arthur Parmentier" w:date="2020-06-06T17:20:00Z"/>
        </w:rPr>
      </w:pPr>
      <w:ins w:id="3601" w:author="Arthur Parmentier" w:date="2020-06-02T18:48:00Z">
        <w:r w:rsidRPr="007C437A">
          <w:t>Of course, there are other possible config</w:t>
        </w:r>
      </w:ins>
      <w:ins w:id="3602" w:author="Arthur Parmentier" w:date="2020-06-02T18:49:00Z">
        <w:r w:rsidRPr="007C437A">
          <w:t>urations in which people would want to use the tool</w:t>
        </w:r>
      </w:ins>
      <w:ins w:id="3603" w:author="Arthur Parmentier" w:date="2020-06-02T18:51:00Z">
        <w:r w:rsidRPr="007C437A">
          <w:t xml:space="preserve">, such as remote performances over internet, where the tool </w:t>
        </w:r>
      </w:ins>
      <w:ins w:id="3604" w:author="Arthur Parmentier" w:date="2020-06-02T18:52:00Z">
        <w:r w:rsidRPr="007C437A">
          <w:t>could act as a</w:t>
        </w:r>
      </w:ins>
      <w:ins w:id="3605" w:author="Arthur Parmentier" w:date="2020-06-02T18:53:00Z">
        <w:r w:rsidRPr="007C437A">
          <w:t xml:space="preserve">n interpreter </w:t>
        </w:r>
      </w:ins>
      <w:ins w:id="3606" w:author="Arthur Parmentier" w:date="2020-06-02T18:54:00Z">
        <w:r w:rsidR="004E0B5A" w:rsidRPr="007C437A">
          <w:t xml:space="preserve">from video to words and simple parameters </w:t>
        </w:r>
      </w:ins>
      <w:ins w:id="3607" w:author="Arthur Parmentier" w:date="2020-06-02T18:53:00Z">
        <w:r w:rsidRPr="007C437A">
          <w:t>for reducing the bandwidth of the information to pass over internet</w:t>
        </w:r>
      </w:ins>
      <w:ins w:id="3608" w:author="Arthur Parmentier" w:date="2020-06-02T18:54:00Z">
        <w:r w:rsidR="004E0B5A" w:rsidRPr="007C437A">
          <w:t>.</w:t>
        </w:r>
      </w:ins>
    </w:p>
    <w:p w:rsidR="00A12510" w:rsidRPr="007C437A" w:rsidRDefault="00A12510" w:rsidP="00A12510">
      <w:pPr>
        <w:pStyle w:val="NormalWeb"/>
        <w:rPr>
          <w:ins w:id="3609" w:author="Arthur Parmentier" w:date="2020-06-06T17:20:00Z"/>
          <w:lang w:val="en-US"/>
          <w:rPrChange w:id="3610" w:author="Arthur Parmentier" w:date="2020-06-07T15:27:00Z">
            <w:rPr>
              <w:ins w:id="3611" w:author="Arthur Parmentier" w:date="2020-06-06T17:20:00Z"/>
            </w:rPr>
          </w:rPrChange>
        </w:rPr>
      </w:pPr>
      <w:ins w:id="3612" w:author="Arthur Parmentier" w:date="2020-06-06T17:20:00Z">
        <w:r w:rsidRPr="007C437A">
          <w:rPr>
            <w:lang w:val="en-US"/>
            <w:rPrChange w:id="3613" w:author="Arthur Parmentier" w:date="2020-06-07T15:27:00Z">
              <w:rPr/>
            </w:rPrChange>
          </w:rPr>
          <w:t>j.“Electronic” are incorporated into your work and gestural language. What software have your laptop performers worked with in the past?</w:t>
        </w:r>
      </w:ins>
    </w:p>
    <w:p w:rsidR="00A12510" w:rsidRPr="007C437A" w:rsidRDefault="00A12510" w:rsidP="00A12510">
      <w:pPr>
        <w:pStyle w:val="NormalWeb"/>
        <w:rPr>
          <w:ins w:id="3614" w:author="Arthur Parmentier" w:date="2020-06-06T17:20:00Z"/>
          <w:lang w:val="en-US"/>
          <w:rPrChange w:id="3615" w:author="Arthur Parmentier" w:date="2020-06-07T15:27:00Z">
            <w:rPr>
              <w:ins w:id="3616" w:author="Arthur Parmentier" w:date="2020-06-06T17:20:00Z"/>
            </w:rPr>
          </w:rPrChange>
        </w:rPr>
      </w:pPr>
      <w:ins w:id="3617" w:author="Arthur Parmentier" w:date="2020-06-06T17:20:00Z">
        <w:r w:rsidRPr="007C437A">
          <w:rPr>
            <w:lang w:val="en-US"/>
            <w:rPrChange w:id="3618"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3619" w:author="Arthur Parmentier" w:date="2020-06-06T17:20:00Z"/>
          <w:lang w:val="en-US"/>
          <w:rPrChange w:id="3620" w:author="Arthur Parmentier" w:date="2020-06-07T15:27:00Z">
            <w:rPr>
              <w:ins w:id="3621" w:author="Arthur Parmentier" w:date="2020-06-06T17:20:00Z"/>
            </w:rPr>
          </w:rPrChange>
        </w:rPr>
      </w:pPr>
      <w:ins w:id="3622" w:author="Arthur Parmentier" w:date="2020-06-06T17:20:00Z">
        <w:r w:rsidRPr="007C437A">
          <w:rPr>
            <w:lang w:val="en-US"/>
            <w:rPrChange w:id="3623"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3624" w:author="Arthur Parmentier" w:date="2020-06-06T17:20:00Z"/>
          <w:lang w:val="en-US"/>
          <w:rPrChange w:id="3625" w:author="Arthur Parmentier" w:date="2020-06-07T15:27:00Z">
            <w:rPr>
              <w:ins w:id="3626" w:author="Arthur Parmentier" w:date="2020-06-06T17:20:00Z"/>
            </w:rPr>
          </w:rPrChange>
        </w:rPr>
      </w:pPr>
      <w:ins w:id="3627" w:author="Arthur Parmentier" w:date="2020-06-06T17:20:00Z">
        <w:r w:rsidRPr="007C437A">
          <w:rPr>
            <w:lang w:val="en-US"/>
            <w:rPrChange w:id="3628" w:author="Arthur Parmentier" w:date="2020-06-07T15:27:00Z">
              <w:rPr/>
            </w:rPrChange>
          </w:rP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3629" w:author="Arthur Parmentier" w:date="2020-06-02T18:55:00Z"/>
        </w:rPr>
      </w:pPr>
    </w:p>
    <w:p w:rsidR="006D10E9" w:rsidRPr="007C437A" w:rsidRDefault="006D10E9" w:rsidP="006D10E9">
      <w:pPr>
        <w:pStyle w:val="Titre3"/>
        <w:rPr>
          <w:ins w:id="3630" w:author="Arthur Parmentier" w:date="2020-05-15T15:41:00Z"/>
        </w:rPr>
      </w:pPr>
      <w:bookmarkStart w:id="3631" w:name="_Toc42449854"/>
      <w:ins w:id="3632" w:author="Arthur Parmentier" w:date="2020-05-15T15:41:00Z">
        <w:r w:rsidRPr="007C437A">
          <w:t>Goals</w:t>
        </w:r>
        <w:bookmarkEnd w:id="3631"/>
      </w:ins>
    </w:p>
    <w:p w:rsidR="006054A3" w:rsidRPr="007C437A" w:rsidRDefault="006054A3" w:rsidP="006054A3">
      <w:pPr>
        <w:rPr>
          <w:ins w:id="3633" w:author="Arthur Parmentier" w:date="2020-05-15T15:43:00Z"/>
        </w:rPr>
      </w:pPr>
      <w:ins w:id="3634" w:author="Arthur Parmentier" w:date="2020-05-15T15:42:00Z">
        <w:r w:rsidRPr="007C437A">
          <w:t xml:space="preserve">In the frame of </w:t>
        </w:r>
      </w:ins>
      <w:ins w:id="3635" w:author="Arthur Parmentier" w:date="2020-06-02T19:02:00Z">
        <w:r w:rsidR="00B64BAF" w:rsidRPr="007C437A">
          <w:t>my</w:t>
        </w:r>
      </w:ins>
      <w:ins w:id="3636" w:author="Arthur Parmentier" w:date="2020-05-15T15:42:00Z">
        <w:r w:rsidRPr="007C437A">
          <w:t xml:space="preserve"> master thesis, I have chosen</w:t>
        </w:r>
      </w:ins>
      <w:ins w:id="3637" w:author="Arthur Parmentier" w:date="2020-05-15T22:16:00Z">
        <w:r w:rsidR="00D57E4A" w:rsidRPr="007C437A">
          <w:t xml:space="preserve"> to </w:t>
        </w:r>
      </w:ins>
      <w:ins w:id="3638" w:author="Arthur Parmentier" w:date="2020-05-15T22:25:00Z">
        <w:r w:rsidR="00E85217" w:rsidRPr="007C437A">
          <w:t>focus on the use case of my tool as a learning tool</w:t>
        </w:r>
      </w:ins>
      <w:ins w:id="3639" w:author="Arthur Parmentier" w:date="2020-06-02T18:58:00Z">
        <w:r w:rsidR="001C55EF" w:rsidRPr="007C437A">
          <w:t xml:space="preserve"> in the first configuration (simulation of the whole SP orchestra)</w:t>
        </w:r>
      </w:ins>
      <w:ins w:id="3640" w:author="Arthur Parmentier" w:date="2020-05-15T22:25:00Z">
        <w:r w:rsidR="00E85217" w:rsidRPr="007C437A">
          <w:t>.</w:t>
        </w:r>
      </w:ins>
    </w:p>
    <w:p w:rsidR="006054A3" w:rsidRPr="007C437A" w:rsidRDefault="00A43C46" w:rsidP="006054A3">
      <w:pPr>
        <w:rPr>
          <w:ins w:id="3641" w:author="Arthur Parmentier" w:date="2020-05-15T15:44:00Z"/>
        </w:rPr>
      </w:pPr>
      <w:ins w:id="3642" w:author="Arthur Parmentier" w:date="2020-05-15T22:02:00Z">
        <w:r w:rsidRPr="007C437A">
          <w:t xml:space="preserve">In analogy with the </w:t>
        </w:r>
      </w:ins>
      <w:ins w:id="3643" w:author="Arthur Parmentier" w:date="2020-05-15T22:03:00Z">
        <w:r w:rsidRPr="007C437A">
          <w:t>constructivist</w:t>
        </w:r>
      </w:ins>
      <w:ins w:id="3644" w:author="Arthur Parmentier" w:date="2020-05-15T22:02:00Z">
        <w:r w:rsidRPr="007C437A">
          <w:t xml:space="preserve"> mode</w:t>
        </w:r>
      </w:ins>
      <w:ins w:id="3645" w:author="Arthur Parmentier" w:date="2020-05-15T22:03:00Z">
        <w:r w:rsidRPr="007C437A">
          <w:t>l we discussed previously, we know that the</w:t>
        </w:r>
      </w:ins>
      <w:ins w:id="3646" w:author="Arthur Parmentier" w:date="2020-05-15T15:44:00Z">
        <w:r w:rsidR="006054A3" w:rsidRPr="007C437A">
          <w:t xml:space="preserve"> learning tool must have </w:t>
        </w:r>
      </w:ins>
      <w:ins w:id="3647" w:author="Arthur Parmentier" w:date="2020-05-15T22:12:00Z">
        <w:r w:rsidR="002A46D5" w:rsidRPr="007C437A">
          <w:t xml:space="preserve">at least </w:t>
        </w:r>
      </w:ins>
      <w:ins w:id="3648" w:author="Arthur Parmentier" w:date="2020-05-15T15:44:00Z">
        <w:r w:rsidR="006054A3" w:rsidRPr="007C437A">
          <w:t>the following features:</w:t>
        </w:r>
      </w:ins>
    </w:p>
    <w:p w:rsidR="002408AA" w:rsidRPr="007C437A" w:rsidRDefault="002408AA">
      <w:pPr>
        <w:pStyle w:val="Paragraphedeliste"/>
        <w:numPr>
          <w:ilvl w:val="0"/>
          <w:numId w:val="23"/>
        </w:numPr>
        <w:rPr>
          <w:ins w:id="3649" w:author="Arthur Parmentier" w:date="2020-05-15T22:02:00Z"/>
        </w:rPr>
      </w:pPr>
      <w:ins w:id="3650" w:author="Arthur Parmentier" w:date="2020-05-15T21:59:00Z">
        <w:r w:rsidRPr="007C437A">
          <w:t>A</w:t>
        </w:r>
      </w:ins>
      <w:ins w:id="3651" w:author="Arthur Parmentier" w:date="2020-05-15T22:00:00Z">
        <w:r w:rsidRPr="007C437A">
          <w:t xml:space="preserve"> mechanism of sign </w:t>
        </w:r>
      </w:ins>
      <w:ins w:id="3652" w:author="Arthur Parmentier" w:date="2020-06-02T18:59:00Z">
        <w:r w:rsidR="00964E49" w:rsidRPr="007C437A">
          <w:t xml:space="preserve">&amp; dictionary </w:t>
        </w:r>
      </w:ins>
      <w:ins w:id="3653" w:author="Arthur Parmentier" w:date="2020-05-15T22:00:00Z">
        <w:r w:rsidRPr="007C437A">
          <w:t>creation</w:t>
        </w:r>
      </w:ins>
    </w:p>
    <w:p w:rsidR="00A43C46" w:rsidRPr="007C437A" w:rsidRDefault="004C63B5" w:rsidP="006054A3">
      <w:pPr>
        <w:pStyle w:val="Paragraphedeliste"/>
        <w:numPr>
          <w:ilvl w:val="0"/>
          <w:numId w:val="23"/>
        </w:numPr>
        <w:rPr>
          <w:ins w:id="3654" w:author="Arthur Parmentier" w:date="2020-05-15T22:04:00Z"/>
        </w:rPr>
      </w:pPr>
      <w:ins w:id="3655" w:author="Arthur Parmentier" w:date="2020-05-15T22:04:00Z">
        <w:r w:rsidRPr="007C437A">
          <w:t xml:space="preserve">A </w:t>
        </w:r>
      </w:ins>
      <w:ins w:id="3656" w:author="Arthur Parmentier" w:date="2020-06-02T18:59:00Z">
        <w:r w:rsidR="00964E49" w:rsidRPr="007C437A">
          <w:t>mechanism of classification between different signs and parametrization of different positions in</w:t>
        </w:r>
      </w:ins>
      <w:ins w:id="3657"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3658" w:author="Arthur Parmentier" w:date="2020-05-15T22:10:00Z"/>
        </w:rPr>
      </w:pPr>
      <w:ins w:id="3659" w:author="Arthur Parmentier" w:date="2020-05-15T22:08:00Z">
        <w:r w:rsidRPr="007C437A">
          <w:t>One or several grammatical systems</w:t>
        </w:r>
      </w:ins>
      <w:ins w:id="3660" w:author="Arthur Parmentier" w:date="2020-05-15T22:09:00Z">
        <w:r w:rsidRPr="007C437A">
          <w:t xml:space="preserve"> </w:t>
        </w:r>
      </w:ins>
      <w:ins w:id="3661"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3662" w:author="Arthur Parmentier" w:date="2020-05-15T22:12:00Z"/>
        </w:rPr>
      </w:pPr>
      <w:ins w:id="3663" w:author="Arthur Parmentier" w:date="2020-05-15T22:11:00Z">
        <w:r w:rsidRPr="007C437A">
          <w:t>Audio/visual feedback in response to the soundpainter’s requests</w:t>
        </w:r>
      </w:ins>
    </w:p>
    <w:p w:rsidR="00D57E4A" w:rsidRPr="007C437A" w:rsidRDefault="003D5D5B">
      <w:pPr>
        <w:rPr>
          <w:rPrChange w:id="3664" w:author="Arthur Parmentier" w:date="2020-06-07T15:27:00Z">
            <w:rPr/>
          </w:rPrChange>
        </w:rPr>
        <w:pPrChange w:id="3665" w:author="Arthur Parmentier" w:date="2020-05-15T22:12:00Z">
          <w:pPr>
            <w:pStyle w:val="Titre2"/>
          </w:pPr>
        </w:pPrChange>
      </w:pPr>
      <w:ins w:id="3666" w:author="Arthur Parmentier" w:date="2020-05-16T10:46:00Z">
        <w:r w:rsidRPr="007C437A">
          <w:rPr>
            <w:rPrChange w:id="3667" w:author="Arthur Parmentier" w:date="2020-06-07T15:27:00Z">
              <w:rPr/>
            </w:rPrChange>
          </w:rPr>
          <w:lastRenderedPageBreak/>
          <w:t xml:space="preserve">The goal of my </w:t>
        </w:r>
      </w:ins>
      <w:ins w:id="3668" w:author="Arthur Parmentier" w:date="2020-06-02T19:03:00Z">
        <w:r w:rsidR="004C2F74" w:rsidRPr="007C437A">
          <w:rPr>
            <w:rPrChange w:id="3669" w:author="Arthur Parmentier" w:date="2020-06-07T15:27:00Z">
              <w:rPr/>
            </w:rPrChange>
          </w:rPr>
          <w:t>project</w:t>
        </w:r>
      </w:ins>
      <w:ins w:id="3670" w:author="Arthur Parmentier" w:date="2020-05-16T10:46:00Z">
        <w:r w:rsidRPr="007C437A">
          <w:rPr>
            <w:rPrChange w:id="3671" w:author="Arthur Parmentier" w:date="2020-06-07T15:27:00Z">
              <w:rPr/>
            </w:rPrChange>
          </w:rPr>
          <w:t xml:space="preserve"> </w:t>
        </w:r>
      </w:ins>
      <w:ins w:id="3672" w:author="Arthur Parmentier" w:date="2020-06-02T19:03:00Z">
        <w:r w:rsidR="004C2F74" w:rsidRPr="007C437A">
          <w:rPr>
            <w:rPrChange w:id="3673" w:author="Arthur Parmentier" w:date="2020-06-07T15:27:00Z">
              <w:rPr/>
            </w:rPrChange>
          </w:rPr>
          <w:t>is</w:t>
        </w:r>
      </w:ins>
      <w:ins w:id="3674" w:author="Arthur Parmentier" w:date="2020-05-16T10:47:00Z">
        <w:r w:rsidRPr="007C437A">
          <w:rPr>
            <w:rPrChange w:id="3675" w:author="Arthur Parmentier" w:date="2020-06-07T15:27:00Z">
              <w:rPr/>
            </w:rPrChange>
          </w:rPr>
          <w:t xml:space="preserve"> to implement these features</w:t>
        </w:r>
      </w:ins>
      <w:ins w:id="3676" w:author="Arthur Parmentier" w:date="2020-05-16T10:50:00Z">
        <w:r w:rsidRPr="007C437A">
          <w:rPr>
            <w:rPrChange w:id="3677"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3678" w:author="Arthur Parmentier" w:date="2020-05-22T19:13:00Z"/>
        </w:rPr>
      </w:pPr>
      <w:bookmarkStart w:id="3679" w:name="_Toc42449855"/>
      <w:r w:rsidRPr="007C437A">
        <w:t>The big picture</w:t>
      </w:r>
      <w:bookmarkEnd w:id="3679"/>
      <w:del w:id="3680" w:author="Arthur Parmentier" w:date="2020-05-22T19:13:00Z">
        <w:r w:rsidRPr="007C437A" w:rsidDel="00195BC6">
          <w:delText>: general description of the system</w:delText>
        </w:r>
      </w:del>
    </w:p>
    <w:p w:rsidR="00195BC6" w:rsidRPr="007C437A" w:rsidRDefault="00195BC6">
      <w:pPr>
        <w:pStyle w:val="Titre3"/>
        <w:rPr>
          <w:ins w:id="3681" w:author="Arthur Parmentier" w:date="2020-05-16T10:55:00Z"/>
          <w:rPrChange w:id="3682" w:author="Arthur Parmentier" w:date="2020-06-07T15:27:00Z">
            <w:rPr>
              <w:ins w:id="3683" w:author="Arthur Parmentier" w:date="2020-05-16T10:55:00Z"/>
            </w:rPr>
          </w:rPrChange>
        </w:rPr>
        <w:pPrChange w:id="3684" w:author="Arthur Parmentier" w:date="2020-05-22T19:13:00Z">
          <w:pPr>
            <w:pStyle w:val="Titre2"/>
          </w:pPr>
        </w:pPrChange>
      </w:pPr>
      <w:bookmarkStart w:id="3685" w:name="_Toc42449856"/>
      <w:ins w:id="3686" w:author="Arthur Parmentier" w:date="2020-05-22T19:13:00Z">
        <w:r w:rsidRPr="007C437A">
          <w:rPr>
            <w:rPrChange w:id="3687" w:author="Arthur Parmentier" w:date="2020-06-07T15:27:00Z">
              <w:rPr/>
            </w:rPrChange>
          </w:rPr>
          <w:t>General overview of the system</w:t>
        </w:r>
      </w:ins>
      <w:bookmarkEnd w:id="3685"/>
    </w:p>
    <w:p w:rsidR="00672C10" w:rsidRPr="007C437A" w:rsidRDefault="00FD4109" w:rsidP="00672C10">
      <w:pPr>
        <w:rPr>
          <w:ins w:id="3688" w:author="Arthur Parmentier" w:date="2020-05-18T14:35:00Z"/>
        </w:rPr>
      </w:pPr>
      <w:ins w:id="3689" w:author="Arthur Parmentier" w:date="2020-06-02T19:04:00Z">
        <w:r w:rsidRPr="007C437A">
          <w:t>These goals and</w:t>
        </w:r>
      </w:ins>
      <w:ins w:id="3690" w:author="Arthur Parmentier" w:date="2020-05-16T11:00:00Z">
        <w:r w:rsidR="00672C10" w:rsidRPr="007C437A">
          <w:t xml:space="preserve"> the construc</w:t>
        </w:r>
      </w:ins>
      <w:ins w:id="3691" w:author="Arthur Parmentier" w:date="2020-05-16T11:01:00Z">
        <w:r w:rsidR="00672C10" w:rsidRPr="007C437A">
          <w:t>tivist approach to SP</w:t>
        </w:r>
      </w:ins>
      <w:ins w:id="3692" w:author="Arthur Parmentier" w:date="2020-05-22T19:07:00Z">
        <w:r w:rsidR="00BD79EF" w:rsidRPr="007C437A">
          <w:t xml:space="preserve"> that was </w:t>
        </w:r>
      </w:ins>
      <w:ins w:id="3693" w:author="Arthur Parmentier" w:date="2020-05-22T19:08:00Z">
        <w:r w:rsidR="00BD79EF" w:rsidRPr="007C437A">
          <w:t>presented in the previous parts</w:t>
        </w:r>
      </w:ins>
      <w:ins w:id="3694" w:author="Arthur Parmentier" w:date="2020-05-16T11:01:00Z">
        <w:r w:rsidR="00672C10" w:rsidRPr="007C437A">
          <w:t xml:space="preserve"> </w:t>
        </w:r>
      </w:ins>
      <w:ins w:id="3695" w:author="Arthur Parmentier" w:date="2020-06-02T19:04:00Z">
        <w:r w:rsidRPr="007C437A">
          <w:t>are</w:t>
        </w:r>
      </w:ins>
      <w:ins w:id="3696" w:author="Arthur Parmentier" w:date="2020-05-16T11:01:00Z">
        <w:r w:rsidR="00672C10" w:rsidRPr="007C437A">
          <w:t xml:space="preserve"> direct inspiration</w:t>
        </w:r>
      </w:ins>
      <w:ins w:id="3697" w:author="Arthur Parmentier" w:date="2020-06-02T19:04:00Z">
        <w:r w:rsidRPr="007C437A">
          <w:t>s</w:t>
        </w:r>
      </w:ins>
      <w:ins w:id="3698" w:author="Arthur Parmentier" w:date="2020-05-16T11:01:00Z">
        <w:r w:rsidR="00672C10" w:rsidRPr="007C437A">
          <w:t xml:space="preserve"> for </w:t>
        </w:r>
      </w:ins>
      <w:ins w:id="3699" w:author="Arthur Parmentier" w:date="2020-06-02T19:04:00Z">
        <w:r w:rsidRPr="007C437A">
          <w:t>building the recognition</w:t>
        </w:r>
      </w:ins>
      <w:ins w:id="3700" w:author="Arthur Parmentier" w:date="2020-05-16T11:01:00Z">
        <w:r w:rsidR="00672C10" w:rsidRPr="007C437A">
          <w:t xml:space="preserve"> </w:t>
        </w:r>
      </w:ins>
      <w:ins w:id="3701" w:author="Arthur Parmentier" w:date="2020-06-02T19:04:00Z">
        <w:r w:rsidRPr="007C437A">
          <w:t>with</w:t>
        </w:r>
      </w:ins>
      <w:ins w:id="3702" w:author="Arthur Parmentier" w:date="2020-05-16T11:01:00Z">
        <w:r w:rsidR="00672C10" w:rsidRPr="007C437A">
          <w:t xml:space="preserve"> several independent layers</w:t>
        </w:r>
      </w:ins>
      <w:ins w:id="3703" w:author="Arthur Parmentier" w:date="2020-05-18T14:33:00Z">
        <w:r w:rsidR="007A0B34" w:rsidRPr="007C437A">
          <w:t xml:space="preserve">, that are represented in </w:t>
        </w:r>
      </w:ins>
      <w:ins w:id="3704" w:author="Arthur Parmentier" w:date="2020-05-18T14:34:00Z">
        <w:r w:rsidR="007A0B34" w:rsidRPr="007C437A">
          <w:rPr>
            <w:rPrChange w:id="3705" w:author="Arthur Parmentier" w:date="2020-06-07T15:27:00Z">
              <w:rPr/>
            </w:rPrChange>
          </w:rPr>
          <w:fldChar w:fldCharType="begin"/>
        </w:r>
        <w:r w:rsidR="007A0B34" w:rsidRPr="007C437A">
          <w:instrText xml:space="preserve"> REF _Ref40704902 \h </w:instrText>
        </w:r>
      </w:ins>
      <w:r w:rsidR="007A0B34" w:rsidRPr="007C437A">
        <w:rPr>
          <w:rPrChange w:id="3706" w:author="Arthur Parmentier" w:date="2020-06-07T15:27:00Z">
            <w:rPr/>
          </w:rPrChange>
        </w:rPr>
      </w:r>
      <w:r w:rsidR="007A0B34" w:rsidRPr="007C437A">
        <w:rPr>
          <w:rPrChange w:id="3707" w:author="Arthur Parmentier" w:date="2020-06-07T15:27:00Z">
            <w:rPr/>
          </w:rPrChange>
        </w:rPr>
        <w:fldChar w:fldCharType="separate"/>
      </w:r>
      <w:ins w:id="3708" w:author="Arthur Parmentier" w:date="2020-05-18T14:34:00Z">
        <w:r w:rsidR="007A0B34" w:rsidRPr="007C437A">
          <w:t xml:space="preserve">Figure </w:t>
        </w:r>
        <w:r w:rsidR="007A0B34" w:rsidRPr="007C437A">
          <w:rPr>
            <w:rPrChange w:id="3709" w:author="Arthur Parmentier" w:date="2020-06-07T15:27:00Z">
              <w:rPr>
                <w:noProof/>
              </w:rPr>
            </w:rPrChange>
          </w:rPr>
          <w:t>1</w:t>
        </w:r>
        <w:r w:rsidR="007A0B34" w:rsidRPr="007C437A">
          <w:rPr>
            <w:rPrChange w:id="3710" w:author="Arthur Parmentier" w:date="2020-06-07T15:27:00Z">
              <w:rPr/>
            </w:rPrChange>
          </w:rPr>
          <w:fldChar w:fldCharType="end"/>
        </w:r>
      </w:ins>
      <w:ins w:id="3711" w:author="Arthur Parmentier" w:date="2020-05-18T14:35:00Z">
        <w:r w:rsidR="007A0B34" w:rsidRPr="007C437A">
          <w:t>.</w:t>
        </w:r>
      </w:ins>
    </w:p>
    <w:p w:rsidR="00040E14" w:rsidRPr="007C437A" w:rsidRDefault="00E43538" w:rsidP="00672C10">
      <w:pPr>
        <w:rPr>
          <w:ins w:id="3712" w:author="Arthur Parmentier" w:date="2020-06-02T19:15:00Z"/>
        </w:rPr>
      </w:pPr>
      <w:ins w:id="3713" w:author="Arthur Parmentier" w:date="2020-05-18T14:36:00Z">
        <w:r w:rsidRPr="007C437A">
          <w:t xml:space="preserve">Each layer </w:t>
        </w:r>
      </w:ins>
      <w:ins w:id="3714" w:author="Arthur Parmentier" w:date="2020-06-02T19:05:00Z">
        <w:r w:rsidR="00040E14" w:rsidRPr="007C437A">
          <w:t xml:space="preserve">has a </w:t>
        </w:r>
      </w:ins>
      <w:ins w:id="3715" w:author="Arthur Parmentier" w:date="2020-06-02T19:06:00Z">
        <w:r w:rsidR="00040E14" w:rsidRPr="007C437A">
          <w:t>particular function</w:t>
        </w:r>
      </w:ins>
      <w:ins w:id="3716" w:author="Arthur Parmentier" w:date="2020-06-02T19:05:00Z">
        <w:r w:rsidR="00040E14" w:rsidRPr="007C437A">
          <w:t xml:space="preserve"> that </w:t>
        </w:r>
      </w:ins>
      <w:ins w:id="3717" w:author="Arthur Parmentier" w:date="2020-06-02T19:06:00Z">
        <w:r w:rsidR="00040E14" w:rsidRPr="007C437A">
          <w:t>the user should easily be able to interpret.</w:t>
        </w:r>
      </w:ins>
      <w:ins w:id="3718" w:author="Arthur Parmentier" w:date="2020-06-02T19:07:00Z">
        <w:r w:rsidR="00040E14" w:rsidRPr="007C437A">
          <w:t xml:space="preserve"> Inside each layer are different processes and objects that the user interacts </w:t>
        </w:r>
      </w:ins>
      <w:ins w:id="3719" w:author="Arthur Parmentier" w:date="2020-06-02T19:09:00Z">
        <w:r w:rsidR="00040E14" w:rsidRPr="007C437A">
          <w:t>superficially with from</w:t>
        </w:r>
      </w:ins>
      <w:ins w:id="3720" w:author="Arthur Parmentier" w:date="2020-06-02T19:08:00Z">
        <w:r w:rsidR="00040E14" w:rsidRPr="007C437A">
          <w:t xml:space="preserve"> the interface of the pro</w:t>
        </w:r>
      </w:ins>
      <w:ins w:id="3721" w:author="Arthur Parmentier" w:date="2020-06-02T19:09:00Z">
        <w:r w:rsidR="00040E14" w:rsidRPr="007C437A">
          <w:t>gram.</w:t>
        </w:r>
      </w:ins>
      <w:ins w:id="3722" w:author="Arthur Parmentier" w:date="2020-06-02T19:10:00Z">
        <w:r w:rsidR="00040E14" w:rsidRPr="007C437A">
          <w:t xml:space="preserve"> For transparency, I have put in </w:t>
        </w:r>
      </w:ins>
      <w:ins w:id="3723" w:author="Arthur Parmentier" w:date="2020-06-03T17:22:00Z">
        <w:r w:rsidR="003A23BB" w:rsidRPr="007C437A">
          <w:t>white</w:t>
        </w:r>
      </w:ins>
      <w:ins w:id="3724" w:author="Arthur Parmentier" w:date="2020-06-02T19:10:00Z">
        <w:r w:rsidR="00040E14" w:rsidRPr="007C437A">
          <w:t xml:space="preserve"> the parts that I built myself and in </w:t>
        </w:r>
      </w:ins>
      <w:ins w:id="3725" w:author="Arthur Parmentier" w:date="2020-06-03T17:22:00Z">
        <w:r w:rsidR="003A23BB" w:rsidRPr="007C437A">
          <w:t>blue</w:t>
        </w:r>
      </w:ins>
      <w:ins w:id="3726" w:author="Arthur Parmentier" w:date="2020-06-02T19:10:00Z">
        <w:r w:rsidR="00040E14" w:rsidRPr="007C437A">
          <w:t xml:space="preserve"> the parts that are either taken </w:t>
        </w:r>
      </w:ins>
      <w:ins w:id="3727" w:author="Arthur Parmentier" w:date="2020-06-02T19:11:00Z">
        <w:r w:rsidR="00040E14" w:rsidRPr="007C437A">
          <w:t>from other works</w:t>
        </w:r>
      </w:ins>
      <w:ins w:id="3728" w:author="Arthur Parmentier" w:date="2020-06-02T19:33:00Z">
        <w:r w:rsidR="00351FEC" w:rsidRPr="007C437A">
          <w:rPr>
            <w:rStyle w:val="Appelnotedebasdep"/>
          </w:rPr>
          <w:footnoteReference w:id="42"/>
        </w:r>
      </w:ins>
      <w:ins w:id="3731" w:author="Arthur Parmentier" w:date="2020-06-02T19:11:00Z">
        <w:r w:rsidR="00040E14" w:rsidRPr="007C437A">
          <w:t xml:space="preserve"> </w:t>
        </w:r>
      </w:ins>
      <w:ins w:id="3732" w:author="Arthur Parmentier" w:date="2020-06-03T17:22:00Z">
        <w:r w:rsidR="003A23BB" w:rsidRPr="007C437A">
          <w:t>or</w:t>
        </w:r>
      </w:ins>
      <w:ins w:id="3733" w:author="Arthur Parmentier" w:date="2020-06-02T19:11:00Z">
        <w:r w:rsidR="00040E14" w:rsidRPr="007C437A">
          <w:t xml:space="preserve"> only slightly modified for my project.</w:t>
        </w:r>
      </w:ins>
    </w:p>
    <w:p w:rsidR="007D7578" w:rsidRPr="007C437A" w:rsidRDefault="007D7578" w:rsidP="00672C10">
      <w:pPr>
        <w:rPr>
          <w:ins w:id="3734" w:author="Arthur Parmentier" w:date="2020-06-02T19:26:00Z"/>
        </w:rPr>
      </w:pPr>
      <w:ins w:id="3735" w:author="Arthur Parmentier" w:date="2020-06-02T19:26:00Z">
        <w:r w:rsidRPr="007C437A">
          <w:t>At the interface l</w:t>
        </w:r>
      </w:ins>
      <w:ins w:id="3736" w:author="Arthur Parmentier" w:date="2020-06-02T19:32:00Z">
        <w:r w:rsidR="00B61700" w:rsidRPr="007C437A">
          <w:t>evel</w:t>
        </w:r>
      </w:ins>
      <w:ins w:id="3737" w:author="Arthur Parmentier" w:date="2020-06-02T19:26:00Z">
        <w:r w:rsidRPr="007C437A">
          <w:t>, all</w:t>
        </w:r>
      </w:ins>
      <w:ins w:id="3738" w:author="Arthur Parmentier" w:date="2020-06-02T19:16:00Z">
        <w:r w:rsidR="00FF3359" w:rsidRPr="007C437A">
          <w:t xml:space="preserve"> layers are implemented inside </w:t>
        </w:r>
      </w:ins>
      <w:ins w:id="3739" w:author="Arthur Parmentier" w:date="2020-06-02T19:17:00Z">
        <w:r w:rsidR="00FF3359" w:rsidRPr="007C437A">
          <w:t>Max/MSP, a graphical programming environment designed by IRCAM and optimized for real-time applications.</w:t>
        </w:r>
      </w:ins>
      <w:ins w:id="3740" w:author="Arthur Parmentier" w:date="2020-06-02T19:18:00Z">
        <w:r w:rsidR="00FF3359" w:rsidRPr="007C437A">
          <w:t xml:space="preserve"> </w:t>
        </w:r>
      </w:ins>
      <w:ins w:id="3741" w:author="Arthur Parmentier" w:date="2020-06-02T22:57:00Z">
        <w:r w:rsidR="004B04FD" w:rsidRPr="007C437A">
          <w:t>T</w:t>
        </w:r>
      </w:ins>
      <w:ins w:id="3742" w:author="Arthur Parmentier" w:date="2020-06-02T22:55:00Z">
        <w:r w:rsidR="004B04FD" w:rsidRPr="007C437A">
          <w:t>he user interface has a ver</w:t>
        </w:r>
      </w:ins>
      <w:ins w:id="3743" w:author="Arthur Parmentier" w:date="2020-06-02T22:56:00Z">
        <w:r w:rsidR="004B04FD" w:rsidRPr="007C437A">
          <w:t xml:space="preserve">y basic look and design. The user can see the whole patcher in the main window and </w:t>
        </w:r>
      </w:ins>
      <w:ins w:id="3744" w:author="Arthur Parmentier" w:date="2020-06-02T22:57:00Z">
        <w:r w:rsidR="005C333E" w:rsidRPr="007C437A">
          <w:t xml:space="preserve">is </w:t>
        </w:r>
      </w:ins>
      <w:ins w:id="3745" w:author="Arthur Parmentier" w:date="2020-06-02T22:56:00Z">
        <w:r w:rsidR="004B04FD" w:rsidRPr="007C437A">
          <w:t xml:space="preserve">also </w:t>
        </w:r>
      </w:ins>
      <w:ins w:id="3746" w:author="Arthur Parmentier" w:date="2020-06-02T22:57:00Z">
        <w:r w:rsidR="005C333E" w:rsidRPr="007C437A">
          <w:t xml:space="preserve">able to </w:t>
        </w:r>
      </w:ins>
      <w:ins w:id="3747" w:author="Arthur Parmentier" w:date="2020-06-02T22:56:00Z">
        <w:r w:rsidR="004B04FD" w:rsidRPr="007C437A">
          <w:t>access</w:t>
        </w:r>
      </w:ins>
      <w:ins w:id="3748" w:author="Arthur Parmentier" w:date="2020-06-02T22:57:00Z">
        <w:r w:rsidR="004B04FD" w:rsidRPr="007C437A">
          <w:t xml:space="preserve"> specific </w:t>
        </w:r>
      </w:ins>
      <w:ins w:id="3749" w:author="Arthur Parmentier" w:date="2020-06-02T22:58:00Z">
        <w:r w:rsidR="005C333E" w:rsidRPr="007C437A">
          <w:t>functionalities</w:t>
        </w:r>
      </w:ins>
      <w:ins w:id="3750" w:author="Arthur Parmentier" w:date="2020-06-02T22:57:00Z">
        <w:r w:rsidR="004B04FD" w:rsidRPr="007C437A">
          <w:t xml:space="preserve"> of each layer by using tabs.</w:t>
        </w:r>
      </w:ins>
    </w:p>
    <w:p w:rsidR="00FF3359" w:rsidRPr="007C437A" w:rsidRDefault="007D7578" w:rsidP="00672C10">
      <w:pPr>
        <w:rPr>
          <w:ins w:id="3751" w:author="Arthur Parmentier" w:date="2020-06-02T19:09:00Z"/>
        </w:rPr>
      </w:pPr>
      <w:ins w:id="3752" w:author="Arthur Parmentier" w:date="2020-06-02T19:26:00Z">
        <w:r w:rsidRPr="007C437A">
          <w:t xml:space="preserve">At the processing level, </w:t>
        </w:r>
      </w:ins>
      <w:ins w:id="3753" w:author="Arthur Parmentier" w:date="2020-06-02T19:20:00Z">
        <w:r w:rsidR="00FF3359" w:rsidRPr="007C437A">
          <w:t>Max/MSP itself h</w:t>
        </w:r>
      </w:ins>
      <w:ins w:id="3754" w:author="Arthur Parmentier" w:date="2020-06-02T19:21:00Z">
        <w:r w:rsidR="00FF3359" w:rsidRPr="007C437A">
          <w:t>as three different threads that it uses for processing the data passing through its compiled objects.</w:t>
        </w:r>
      </w:ins>
      <w:ins w:id="3755" w:author="Arthur Parmentier" w:date="2020-06-02T19:23:00Z">
        <w:r w:rsidR="00FF3359" w:rsidRPr="007C437A">
          <w:t xml:space="preserve"> For these threads, Max </w:t>
        </w:r>
      </w:ins>
      <w:ins w:id="3756" w:author="Arthur Parmentier" w:date="2020-06-02T19:24:00Z">
        <w:r w:rsidR="00FF3359" w:rsidRPr="007C437A">
          <w:t>guarantees</w:t>
        </w:r>
      </w:ins>
      <w:ins w:id="3757" w:author="Arthur Parmentier" w:date="2020-06-02T19:23:00Z">
        <w:r w:rsidR="00FF3359" w:rsidRPr="007C437A">
          <w:t xml:space="preserve"> the synchroni</w:t>
        </w:r>
      </w:ins>
      <w:ins w:id="3758" w:author="Arthur Parmentier" w:date="2020-06-02T19:24:00Z">
        <w:r w:rsidR="00FF3359" w:rsidRPr="007C437A">
          <w:t>city</w:t>
        </w:r>
        <w:r w:rsidRPr="007C437A">
          <w:t xml:space="preserve">/ordering of events. </w:t>
        </w:r>
      </w:ins>
      <w:ins w:id="3759" w:author="Arthur Parmentier" w:date="2020-06-02T19:22:00Z">
        <w:r w:rsidR="00FF3359" w:rsidRPr="007C437A">
          <w:t xml:space="preserve">However, Max also interprets node.js code </w:t>
        </w:r>
      </w:ins>
      <w:ins w:id="3760" w:author="Arthur Parmentier" w:date="2020-06-02T19:24:00Z">
        <w:r w:rsidRPr="007C437A">
          <w:t>that</w:t>
        </w:r>
      </w:ins>
      <w:ins w:id="3761" w:author="Arthur Parmentier" w:date="2020-06-02T19:23:00Z">
        <w:r w:rsidR="00FF3359" w:rsidRPr="007C437A">
          <w:t xml:space="preserve"> is </w:t>
        </w:r>
      </w:ins>
      <w:ins w:id="3762" w:author="Arthur Parmentier" w:date="2020-06-02T19:24:00Z">
        <w:r w:rsidRPr="007C437A">
          <w:t>processed in external thread</w:t>
        </w:r>
      </w:ins>
      <w:ins w:id="3763" w:author="Arthur Parmentier" w:date="2020-06-02T19:25:00Z">
        <w:r w:rsidRPr="007C437A">
          <w:t>s asynchronously to Max internal threads.</w:t>
        </w:r>
      </w:ins>
      <w:ins w:id="3764" w:author="Arthur Parmentier" w:date="2020-06-02T19:26:00Z">
        <w:r w:rsidRPr="007C437A">
          <w:t xml:space="preserve"> We wil</w:t>
        </w:r>
      </w:ins>
      <w:ins w:id="3765" w:author="Arthur Parmentier" w:date="2020-06-02T19:27:00Z">
        <w:r w:rsidRPr="007C437A">
          <w:t>l discuss the consequences and implementation choices of this remark in future sections of the report.</w:t>
        </w:r>
      </w:ins>
    </w:p>
    <w:p w:rsidR="00436197" w:rsidRPr="007C437A" w:rsidRDefault="00324E8C" w:rsidP="00672C10">
      <w:pPr>
        <w:rPr>
          <w:ins w:id="3766" w:author="Arthur Parmentier" w:date="2020-05-16T11:02:00Z"/>
        </w:rPr>
      </w:pPr>
      <w:ins w:id="3767" w:author="Arthur Parmentier" w:date="2020-05-18T14:40:00Z">
        <w:r w:rsidRPr="007C437A">
          <w:rPr>
            <w:noProof/>
            <w:rPrChange w:id="3768"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3769" w:author="Arthur Parmentier" w:date="2020-05-18T14:33:00Z">
        <w:r w:rsidR="007A0B34" w:rsidRPr="007C437A">
          <w:rPr>
            <w:noProof/>
            <w:rPrChange w:id="3770"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FA5F3C" w:rsidRPr="002C3653" w:rsidRDefault="00FA5F3C">
                              <w:pPr>
                                <w:pStyle w:val="Lgende"/>
                                <w:rPr>
                                  <w:noProof/>
                                </w:rPr>
                                <w:pPrChange w:id="3771" w:author="Arthur Parmentier" w:date="2020-05-18T14:33:00Z">
                                  <w:pPr/>
                                </w:pPrChange>
                              </w:pPr>
                              <w:bookmarkStart w:id="3772" w:name="_Ref40704902"/>
                              <w:bookmarkStart w:id="3773" w:name="_Ref40704896"/>
                              <w:ins w:id="3774" w:author="Arthur Parmentier" w:date="2020-05-18T14:33:00Z">
                                <w:r>
                                  <w:t xml:space="preserve">Figure </w:t>
                                </w:r>
                                <w:r>
                                  <w:fldChar w:fldCharType="begin"/>
                                </w:r>
                                <w:r>
                                  <w:instrText xml:space="preserve"> SEQ Figure \* ARABIC </w:instrText>
                                </w:r>
                              </w:ins>
                              <w:r>
                                <w:fldChar w:fldCharType="separate"/>
                              </w:r>
                              <w:ins w:id="3775" w:author="Arthur Parmentier" w:date="2020-06-05T21:05:00Z">
                                <w:r>
                                  <w:rPr>
                                    <w:noProof/>
                                  </w:rPr>
                                  <w:t>2</w:t>
                                </w:r>
                              </w:ins>
                              <w:ins w:id="3776" w:author="Arthur Parmentier" w:date="2020-05-18T14:33:00Z">
                                <w:r>
                                  <w:fldChar w:fldCharType="end"/>
                                </w:r>
                                <w:bookmarkEnd w:id="3772"/>
                                <w:r>
                                  <w:t xml:space="preserve"> Summary of the recognition program structure</w:t>
                                </w:r>
                              </w:ins>
                              <w:bookmarkEnd w:id="37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FA5F3C" w:rsidRPr="002C3653" w:rsidRDefault="00FA5F3C">
                        <w:pPr>
                          <w:pStyle w:val="Lgende"/>
                          <w:rPr>
                            <w:noProof/>
                          </w:rPr>
                          <w:pPrChange w:id="3777" w:author="Arthur Parmentier" w:date="2020-05-18T14:33:00Z">
                            <w:pPr/>
                          </w:pPrChange>
                        </w:pPr>
                        <w:bookmarkStart w:id="3778" w:name="_Ref40704902"/>
                        <w:bookmarkStart w:id="3779" w:name="_Ref40704896"/>
                        <w:ins w:id="3780" w:author="Arthur Parmentier" w:date="2020-05-18T14:33:00Z">
                          <w:r>
                            <w:t xml:space="preserve">Figure </w:t>
                          </w:r>
                          <w:r>
                            <w:fldChar w:fldCharType="begin"/>
                          </w:r>
                          <w:r>
                            <w:instrText xml:space="preserve"> SEQ Figure \* ARABIC </w:instrText>
                          </w:r>
                        </w:ins>
                        <w:r>
                          <w:fldChar w:fldCharType="separate"/>
                        </w:r>
                        <w:ins w:id="3781" w:author="Arthur Parmentier" w:date="2020-06-05T21:05:00Z">
                          <w:r>
                            <w:rPr>
                              <w:noProof/>
                            </w:rPr>
                            <w:t>2</w:t>
                          </w:r>
                        </w:ins>
                        <w:ins w:id="3782" w:author="Arthur Parmentier" w:date="2020-05-18T14:33:00Z">
                          <w:r>
                            <w:fldChar w:fldCharType="end"/>
                          </w:r>
                          <w:bookmarkEnd w:id="3778"/>
                          <w:r>
                            <w:t xml:space="preserve"> Summary of the recognition program structure</w:t>
                          </w:r>
                        </w:ins>
                        <w:bookmarkEnd w:id="3779"/>
                      </w:p>
                    </w:txbxContent>
                  </v:textbox>
                  <w10:wrap type="topAndBottom"/>
                </v:shape>
              </w:pict>
            </mc:Fallback>
          </mc:AlternateContent>
        </w:r>
      </w:ins>
    </w:p>
    <w:p w:rsidR="00705B17" w:rsidRPr="007C437A" w:rsidRDefault="00705B17">
      <w:pPr>
        <w:pStyle w:val="Titre3"/>
        <w:rPr>
          <w:ins w:id="3783" w:author="Arthur Parmentier" w:date="2020-05-22T17:09:00Z"/>
          <w:rPrChange w:id="3784" w:author="Arthur Parmentier" w:date="2020-06-07T15:27:00Z">
            <w:rPr>
              <w:ins w:id="3785" w:author="Arthur Parmentier" w:date="2020-05-22T17:09:00Z"/>
            </w:rPr>
          </w:rPrChange>
        </w:rPr>
        <w:pPrChange w:id="3786" w:author="Arthur Parmentier" w:date="2020-05-22T19:10:00Z">
          <w:pPr>
            <w:pStyle w:val="Titre2"/>
          </w:pPr>
        </w:pPrChange>
      </w:pPr>
      <w:bookmarkStart w:id="3787" w:name="_Toc42449857"/>
      <w:ins w:id="3788" w:author="Arthur Parmentier" w:date="2020-05-22T17:08:00Z">
        <w:r w:rsidRPr="007C437A">
          <w:rPr>
            <w:rPrChange w:id="3789" w:author="Arthur Parmentier" w:date="2020-06-07T15:27:00Z">
              <w:rPr/>
            </w:rPrChange>
          </w:rPr>
          <w:lastRenderedPageBreak/>
          <w:t>The choice of Max/MSP</w:t>
        </w:r>
      </w:ins>
      <w:bookmarkEnd w:id="3787"/>
    </w:p>
    <w:p w:rsidR="0085122F" w:rsidRPr="007C437A" w:rsidRDefault="0085122F" w:rsidP="0085122F">
      <w:pPr>
        <w:rPr>
          <w:ins w:id="3790" w:author="Arthur Parmentier" w:date="2020-05-22T17:14:00Z"/>
        </w:rPr>
      </w:pPr>
      <w:ins w:id="3791" w:author="Arthur Parmentier" w:date="2020-05-22T17:09:00Z">
        <w:r w:rsidRPr="007C437A">
          <w:t xml:space="preserve">Before starting a finer description of the mechanisms of the program, I would like to </w:t>
        </w:r>
      </w:ins>
      <w:ins w:id="3792" w:author="Arthur Parmentier" w:date="2020-05-22T17:13:00Z">
        <w:r w:rsidRPr="007C437A">
          <w:t>motivate the choice of Max/MSP as the main programming environment</w:t>
        </w:r>
      </w:ins>
      <w:ins w:id="3793" w:author="Arthur Parmentier" w:date="2020-05-22T19:11:00Z">
        <w:r w:rsidR="00417CFA" w:rsidRPr="007C437A">
          <w:t xml:space="preserve"> hosting the different layers and functionalities.</w:t>
        </w:r>
      </w:ins>
    </w:p>
    <w:p w:rsidR="0034163D" w:rsidRPr="007C437A" w:rsidRDefault="0085122F" w:rsidP="0085122F">
      <w:pPr>
        <w:rPr>
          <w:ins w:id="3794" w:author="Arthur Parmentier" w:date="2020-05-22T17:21:00Z"/>
        </w:rPr>
      </w:pPr>
      <w:ins w:id="3795" w:author="Arthur Parmentier" w:date="2020-05-22T17:14:00Z">
        <w:r w:rsidRPr="007C437A">
          <w:t>There are several options for building such a t</w:t>
        </w:r>
      </w:ins>
      <w:ins w:id="3796" w:author="Arthur Parmentier" w:date="2020-05-22T17:15:00Z">
        <w:r w:rsidRPr="007C437A">
          <w:t>ool</w:t>
        </w:r>
      </w:ins>
      <w:ins w:id="3797" w:author="Arthur Parmentier" w:date="2020-05-22T17:20:00Z">
        <w:r w:rsidR="0034163D" w:rsidRPr="007C437A">
          <w:t xml:space="preserve">, each with their own pros and cons. </w:t>
        </w:r>
      </w:ins>
      <w:ins w:id="3798" w:author="Arthur Parmentier" w:date="2020-05-22T17:21:00Z">
        <w:r w:rsidR="0034163D" w:rsidRPr="007C437A">
          <w:t>In my case, I have considered Unity3D and PureData as the main alternatives to Max/MSP.</w:t>
        </w:r>
      </w:ins>
    </w:p>
    <w:p w:rsidR="0034163D" w:rsidRPr="007C437A" w:rsidRDefault="0034163D" w:rsidP="0085122F">
      <w:pPr>
        <w:rPr>
          <w:ins w:id="3799" w:author="Arthur Parmentier" w:date="2020-05-22T17:23:00Z"/>
        </w:rPr>
      </w:pPr>
      <w:ins w:id="3800" w:author="Arthur Parmentier" w:date="2020-05-22T17:21:00Z">
        <w:r w:rsidRPr="007C437A">
          <w:t>The advantage of Unity3D over Max/MSP</w:t>
        </w:r>
      </w:ins>
      <w:ins w:id="3801" w:author="Arthur Parmentier" w:date="2020-05-22T17:22:00Z">
        <w:r w:rsidRPr="007C437A">
          <w:t>(/Jitter) is that it is endorsed by a much larger community, it is free and has a better potential in terms</w:t>
        </w:r>
      </w:ins>
      <w:ins w:id="3802" w:author="Arthur Parmentier" w:date="2020-05-22T17:23:00Z">
        <w:r w:rsidRPr="007C437A">
          <w:t xml:space="preserve"> of graphics.</w:t>
        </w:r>
      </w:ins>
    </w:p>
    <w:p w:rsidR="0034163D" w:rsidRPr="007C437A" w:rsidRDefault="0034163D" w:rsidP="0085122F">
      <w:pPr>
        <w:rPr>
          <w:ins w:id="3803" w:author="Arthur Parmentier" w:date="2020-05-22T17:23:00Z"/>
        </w:rPr>
      </w:pPr>
      <w:ins w:id="3804" w:author="Arthur Parmentier" w:date="2020-05-22T17:23:00Z">
        <w:r w:rsidRPr="007C437A">
          <w:t>The advantage of PureData over Max/MSP is essentially that is it free and open source.</w:t>
        </w:r>
      </w:ins>
    </w:p>
    <w:p w:rsidR="0034163D" w:rsidRPr="007C437A" w:rsidRDefault="0034163D" w:rsidP="0085122F">
      <w:pPr>
        <w:rPr>
          <w:ins w:id="3805" w:author="Arthur Parmentier" w:date="2020-05-22T17:24:00Z"/>
        </w:rPr>
      </w:pPr>
      <w:ins w:id="3806" w:author="Arthur Parmentier" w:date="2020-05-22T17:23:00Z">
        <w:r w:rsidRPr="007C437A">
          <w:t xml:space="preserve">However, I think that Max/MSP is a better </w:t>
        </w:r>
      </w:ins>
      <w:ins w:id="3807"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3808" w:author="Arthur Parmentier" w:date="2020-05-22T17:29:00Z"/>
        </w:rPr>
      </w:pPr>
      <w:ins w:id="3809" w:author="Arthur Parmentier" w:date="2020-05-22T17:24:00Z">
        <w:r w:rsidRPr="007C437A">
          <w:t>Max/MSP is a high-level object-based programming language</w:t>
        </w:r>
      </w:ins>
      <w:ins w:id="3810" w:author="Arthur Parmentier" w:date="2020-05-22T17:25:00Z">
        <w:r w:rsidRPr="007C437A">
          <w:t xml:space="preserve"> with already</w:t>
        </w:r>
      </w:ins>
      <w:ins w:id="3811" w:author="Arthur Parmentier" w:date="2020-05-22T17:26:00Z">
        <w:r w:rsidRPr="007C437A">
          <w:t xml:space="preserve"> optimized pieces for music and real-time applications that are easy to use</w:t>
        </w:r>
      </w:ins>
      <w:ins w:id="3812" w:author="Arthur Parmentier" w:date="2020-05-22T17:30:00Z">
        <w:r w:rsidR="001E09DA" w:rsidRPr="007C437A">
          <w:t xml:space="preserve"> and assemble</w:t>
        </w:r>
      </w:ins>
      <w:ins w:id="3813" w:author="Arthur Parmentier" w:date="2020-05-22T17:26:00Z">
        <w:r w:rsidRPr="007C437A">
          <w:t xml:space="preserve">. It allows for </w:t>
        </w:r>
      </w:ins>
      <w:ins w:id="3814" w:author="Arthur Parmentier" w:date="2020-05-22T17:27:00Z">
        <w:r w:rsidRPr="007C437A">
          <w:t>scripting in JS and Node.js, which makes it a powerful host for a</w:t>
        </w:r>
      </w:ins>
      <w:ins w:id="3815" w:author="Arthur Parmentier" w:date="2020-05-22T17:28:00Z">
        <w:r w:rsidRPr="007C437A">
          <w:t xml:space="preserve"> huge number of scripts and tools developed by the web community</w:t>
        </w:r>
      </w:ins>
      <w:ins w:id="3816" w:author="Arthur Parmentier" w:date="2020-05-22T17:29:00Z">
        <w:r w:rsidR="001E09DA" w:rsidRPr="007C437A">
          <w:t xml:space="preserve"> and its graphical interface al</w:t>
        </w:r>
      </w:ins>
      <w:ins w:id="3817"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3818" w:author="Arthur Parmentier" w:date="2020-05-22T17:33:00Z"/>
        </w:rPr>
      </w:pPr>
      <w:ins w:id="3819" w:author="Arthur Parmentier" w:date="2020-05-22T17:31:00Z">
        <w:r w:rsidRPr="007C437A">
          <w:t>Max/MSP comes from IRCAM and is used by a community of artists and musicians</w:t>
        </w:r>
      </w:ins>
      <w:ins w:id="3820" w:author="Arthur Parmentier" w:date="2020-05-22T17:32:00Z">
        <w:r w:rsidRPr="007C437A">
          <w:t xml:space="preserve"> with </w:t>
        </w:r>
      </w:ins>
      <w:ins w:id="3821"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3822" w:author="Arthur Parmentier" w:date="2020-05-22T17:36:00Z"/>
        </w:rPr>
      </w:pPr>
      <w:ins w:id="3823" w:author="Arthur Parmentier" w:date="2020-05-22T17:34:00Z">
        <w:r w:rsidRPr="007C437A">
          <w:t>Max/MSP has a nicer visual interface than PD, is maintained by a commercial company</w:t>
        </w:r>
      </w:ins>
      <w:ins w:id="3824" w:author="Arthur Parmentier" w:date="2020-05-22T17:35:00Z">
        <w:r w:rsidRPr="007C437A">
          <w:t xml:space="preserve"> whereas PD has not been updated for years</w:t>
        </w:r>
      </w:ins>
      <w:ins w:id="3825" w:author="Arthur Parmentier" w:date="2020-05-22T17:36:00Z">
        <w:r w:rsidRPr="007C437A">
          <w:t>.</w:t>
        </w:r>
      </w:ins>
    </w:p>
    <w:p w:rsidR="001E09DA" w:rsidRPr="007C437A" w:rsidRDefault="00EE1399" w:rsidP="0034163D">
      <w:pPr>
        <w:pStyle w:val="Paragraphedeliste"/>
        <w:numPr>
          <w:ilvl w:val="0"/>
          <w:numId w:val="40"/>
        </w:numPr>
        <w:rPr>
          <w:ins w:id="3826" w:author="Arthur Parmentier" w:date="2020-05-22T17:37:00Z"/>
        </w:rPr>
      </w:pPr>
      <w:ins w:id="3827"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3828" w:author="Arthur Parmentier" w:date="2020-05-22T17:42:00Z"/>
        </w:rPr>
      </w:pPr>
      <w:ins w:id="3829" w:author="Arthur Parmentier" w:date="2020-05-22T17:40:00Z">
        <w:r w:rsidRPr="007C437A">
          <w:t xml:space="preserve">The graphical programming interface of Max/MSP can be transformed into a user </w:t>
        </w:r>
      </w:ins>
      <w:ins w:id="3830" w:author="Arthur Parmentier" w:date="2020-05-22T17:41:00Z">
        <w:r w:rsidRPr="007C437A">
          <w:t xml:space="preserve">interface easily (for simple demos such as </w:t>
        </w:r>
      </w:ins>
      <w:ins w:id="3831" w:author="Arthur Parmentier" w:date="2020-05-22T17:42:00Z">
        <w:r w:rsidRPr="007C437A">
          <w:t>mine) …</w:t>
        </w:r>
      </w:ins>
      <w:ins w:id="3832"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3833" w:author="Arthur Parmentier" w:date="2020-05-22T17:43:00Z"/>
        </w:rPr>
      </w:pPr>
      <w:ins w:id="3834" w:author="Arthur Parmentier" w:date="2020-05-22T17:42:00Z">
        <w:r w:rsidRPr="007C437A">
          <w:t>Given my programming skills and the time constraints of the project, Max/MSP was a much faster approa</w:t>
        </w:r>
      </w:ins>
      <w:ins w:id="3835" w:author="Arthur Parmentier" w:date="2020-05-22T17:43:00Z">
        <w:r w:rsidRPr="007C437A">
          <w:t>ch than Unity3D.</w:t>
        </w:r>
      </w:ins>
    </w:p>
    <w:p w:rsidR="00FF3359" w:rsidRPr="007C437A" w:rsidRDefault="00EE1399">
      <w:pPr>
        <w:rPr>
          <w:ins w:id="3836" w:author="Arthur Parmentier" w:date="2020-05-22T17:43:00Z"/>
        </w:rPr>
        <w:pPrChange w:id="3837" w:author="Arthur Parmentier" w:date="2020-05-22T17:43:00Z">
          <w:pPr>
            <w:pStyle w:val="Paragraphedeliste"/>
            <w:numPr>
              <w:numId w:val="40"/>
            </w:numPr>
            <w:ind w:hanging="360"/>
          </w:pPr>
        </w:pPrChange>
      </w:pPr>
      <w:ins w:id="3838" w:author="Arthur Parmentier" w:date="2020-05-22T17:43:00Z">
        <w:r w:rsidRPr="007C437A">
          <w:t xml:space="preserve">Although being a commercial software, </w:t>
        </w:r>
      </w:ins>
      <w:ins w:id="3839" w:author="Arthur Parmentier" w:date="2020-05-22T18:37:00Z">
        <w:r w:rsidR="00C24A48" w:rsidRPr="007C437A">
          <w:t>Max/MSP</w:t>
        </w:r>
      </w:ins>
      <w:ins w:id="3840" w:author="Arthur Parmentier" w:date="2020-05-22T17:43:00Z">
        <w:r w:rsidRPr="007C437A">
          <w:t xml:space="preserve"> patch</w:t>
        </w:r>
      </w:ins>
      <w:ins w:id="3841" w:author="Arthur Parmentier" w:date="2020-05-22T18:37:00Z">
        <w:r w:rsidR="00C24A48" w:rsidRPr="007C437A">
          <w:t>ers</w:t>
        </w:r>
      </w:ins>
      <w:ins w:id="3842" w:author="Arthur Parmentier" w:date="2020-05-22T17:43:00Z">
        <w:r w:rsidRPr="007C437A">
          <w:t xml:space="preserve"> can be compi</w:t>
        </w:r>
      </w:ins>
      <w:ins w:id="3843" w:author="Arthur Parmentier" w:date="2020-05-22T17:44:00Z">
        <w:r w:rsidRPr="007C437A">
          <w:t>led to a standalone program for Windows and Mac OS, allowing to s</w:t>
        </w:r>
      </w:ins>
      <w:ins w:id="3844" w:author="Arthur Parmentier" w:date="2020-05-22T17:45:00Z">
        <w:r w:rsidRPr="007C437A">
          <w:t>hare the program for free.</w:t>
        </w:r>
      </w:ins>
    </w:p>
    <w:p w:rsidR="00DE1036" w:rsidRPr="007C437A" w:rsidDel="00CE7ED8" w:rsidRDefault="00AD721A">
      <w:pPr>
        <w:pStyle w:val="Titre2"/>
        <w:rPr>
          <w:del w:id="3845" w:author="Arthur Parmentier" w:date="2020-05-18T13:37:00Z"/>
        </w:rPr>
      </w:pPr>
      <w:bookmarkStart w:id="3846" w:name="_Toc42449858"/>
      <w:ins w:id="3847" w:author="Arthur Parmentier" w:date="2020-06-03T22:06:00Z">
        <w:r w:rsidRPr="007C437A">
          <w:t>Description of each layer</w:t>
        </w:r>
      </w:ins>
      <w:bookmarkEnd w:id="3846"/>
    </w:p>
    <w:p w:rsidR="00CE7ED8" w:rsidRPr="007C437A" w:rsidRDefault="00CE7ED8">
      <w:pPr>
        <w:pStyle w:val="Titre2"/>
        <w:rPr>
          <w:ins w:id="3848" w:author="Arthur Parmentier" w:date="2020-05-18T17:11:00Z"/>
        </w:rPr>
      </w:pPr>
      <w:bookmarkStart w:id="3849" w:name="_Toc42449859"/>
      <w:bookmarkEnd w:id="3849"/>
    </w:p>
    <w:p w:rsidR="00F25194" w:rsidRPr="007C437A" w:rsidRDefault="00F25194">
      <w:pPr>
        <w:pStyle w:val="Titre3"/>
        <w:rPr>
          <w:ins w:id="3850" w:author="Arthur Parmentier" w:date="2020-05-18T15:01:00Z"/>
          <w:rPrChange w:id="3851" w:author="Arthur Parmentier" w:date="2020-06-07T15:27:00Z">
            <w:rPr>
              <w:ins w:id="3852" w:author="Arthur Parmentier" w:date="2020-05-18T15:01:00Z"/>
            </w:rPr>
          </w:rPrChange>
        </w:rPr>
        <w:pPrChange w:id="3853" w:author="Arthur Parmentier" w:date="2020-05-18T17:12:00Z">
          <w:pPr>
            <w:pStyle w:val="Titre2"/>
          </w:pPr>
        </w:pPrChange>
      </w:pPr>
      <w:bookmarkStart w:id="3854" w:name="_Toc42449860"/>
      <w:r w:rsidRPr="007C437A">
        <w:rPr>
          <w:rPrChange w:id="3855" w:author="Arthur Parmentier" w:date="2020-06-07T15:27:00Z">
            <w:rPr/>
          </w:rPrChange>
        </w:rPr>
        <w:t xml:space="preserve">Part 1: </w:t>
      </w:r>
      <w:del w:id="3856" w:author="Arthur Parmentier" w:date="2020-05-18T15:01:00Z">
        <w:r w:rsidRPr="007C437A" w:rsidDel="00237B5C">
          <w:rPr>
            <w:rPrChange w:id="3857" w:author="Arthur Parmentier" w:date="2020-06-07T15:27:00Z">
              <w:rPr/>
            </w:rPrChange>
          </w:rPr>
          <w:delText>Posenet &amp; gloves feature building</w:delText>
        </w:r>
      </w:del>
      <w:ins w:id="3858" w:author="Arthur Parmentier" w:date="2020-05-18T15:01:00Z">
        <w:r w:rsidR="00237B5C" w:rsidRPr="007C437A">
          <w:rPr>
            <w:rPrChange w:id="3859" w:author="Arthur Parmentier" w:date="2020-06-07T15:27:00Z">
              <w:rPr/>
            </w:rPrChange>
          </w:rPr>
          <w:t>Motion tracking inputs</w:t>
        </w:r>
        <w:bookmarkEnd w:id="3854"/>
      </w:ins>
    </w:p>
    <w:p w:rsidR="00F11A13" w:rsidRPr="007C437A" w:rsidRDefault="00F11A13" w:rsidP="0060525E">
      <w:pPr>
        <w:rPr>
          <w:ins w:id="3860" w:author="Arthur Parmentier" w:date="2020-05-22T19:19:00Z"/>
        </w:rPr>
      </w:pPr>
      <w:ins w:id="3861" w:author="Arthur Parmentier" w:date="2020-05-22T19:13:00Z">
        <w:r w:rsidRPr="007C437A">
          <w:t>As</w:t>
        </w:r>
      </w:ins>
      <w:ins w:id="3862" w:author="Arthur Parmentier" w:date="2020-05-22T19:14:00Z">
        <w:r w:rsidRPr="007C437A">
          <w:t xml:space="preserve"> humans, we are equipped with </w:t>
        </w:r>
      </w:ins>
      <w:ins w:id="3863" w:author="Arthur Parmentier" w:date="2020-05-22T19:15:00Z">
        <w:r w:rsidRPr="007C437A">
          <w:t>cognition and recognition systems that allow us</w:t>
        </w:r>
      </w:ins>
      <w:ins w:id="3864" w:author="Arthur Parmentier" w:date="2020-05-22T19:16:00Z">
        <w:r w:rsidRPr="007C437A">
          <w:t xml:space="preserve"> to discern </w:t>
        </w:r>
      </w:ins>
      <w:ins w:id="3865" w:author="Arthur Parmentier" w:date="2020-06-03T17:24:00Z">
        <w:r w:rsidR="00EF1B4B" w:rsidRPr="007C437A">
          <w:t xml:space="preserve">a wide variety of </w:t>
        </w:r>
      </w:ins>
      <w:ins w:id="3866" w:author="Arthur Parmentier" w:date="2020-05-22T19:16:00Z">
        <w:r w:rsidRPr="007C437A">
          <w:t>objects</w:t>
        </w:r>
      </w:ins>
      <w:ins w:id="3867" w:author="Arthur Parmentier" w:date="2020-06-03T17:24:00Z">
        <w:r w:rsidR="00EF1B4B" w:rsidRPr="007C437A">
          <w:t xml:space="preserve"> such as</w:t>
        </w:r>
      </w:ins>
      <w:ins w:id="3868" w:author="Arthur Parmentier" w:date="2020-05-22T19:16:00Z">
        <w:r w:rsidRPr="007C437A">
          <w:t xml:space="preserve"> bodies in space and to build features </w:t>
        </w:r>
      </w:ins>
      <w:ins w:id="3869" w:author="Arthur Parmentier" w:date="2020-05-22T19:17:00Z">
        <w:r w:rsidRPr="007C437A">
          <w:t>to identify</w:t>
        </w:r>
      </w:ins>
      <w:ins w:id="3870" w:author="Arthur Parmentier" w:date="2020-06-03T17:25:00Z">
        <w:r w:rsidR="00EF1B4B" w:rsidRPr="007C437A">
          <w:t xml:space="preserve"> (</w:t>
        </w:r>
      </w:ins>
      <w:ins w:id="3871" w:author="Arthur Parmentier" w:date="2020-05-22T19:17:00Z">
        <w:r w:rsidRPr="007C437A">
          <w:t>classify</w:t>
        </w:r>
      </w:ins>
      <w:ins w:id="3872" w:author="Arthur Parmentier" w:date="2020-06-03T17:25:00Z">
        <w:r w:rsidR="00EF1B4B" w:rsidRPr="007C437A">
          <w:t>)</w:t>
        </w:r>
      </w:ins>
      <w:ins w:id="3873" w:author="Arthur Parmentier" w:date="2020-05-22T19:17:00Z">
        <w:r w:rsidRPr="007C437A">
          <w:t xml:space="preserve"> movements and </w:t>
        </w:r>
      </w:ins>
      <w:ins w:id="3874" w:author="Arthur Parmentier" w:date="2020-06-03T17:25:00Z">
        <w:r w:rsidR="00EF1B4B" w:rsidRPr="007C437A">
          <w:t xml:space="preserve">gestural </w:t>
        </w:r>
      </w:ins>
      <w:ins w:id="3875" w:author="Arthur Parmentier" w:date="2020-05-22T19:17:00Z">
        <w:r w:rsidRPr="007C437A">
          <w:t>signs</w:t>
        </w:r>
      </w:ins>
      <w:ins w:id="3876" w:author="Arthur Parmentier" w:date="2020-06-03T17:25:00Z">
        <w:r w:rsidR="00EF1B4B" w:rsidRPr="007C437A">
          <w:t xml:space="preserve"> from those bodies</w:t>
        </w:r>
      </w:ins>
      <w:ins w:id="3877" w:author="Arthur Parmentier" w:date="2020-05-22T19:17:00Z">
        <w:r w:rsidRPr="007C437A">
          <w:t>.</w:t>
        </w:r>
      </w:ins>
      <w:ins w:id="3878" w:author="Arthur Parmentier" w:date="2020-06-03T17:25:00Z">
        <w:r w:rsidR="00EF1B4B" w:rsidRPr="007C437A">
          <w:br/>
        </w:r>
      </w:ins>
      <w:ins w:id="3879" w:author="Arthur Parmentier" w:date="2020-05-22T19:18:00Z">
        <w:r w:rsidRPr="007C437A">
          <w:t>Computers, however, are not natively equipped with such systems</w:t>
        </w:r>
      </w:ins>
      <w:ins w:id="3880" w:author="Arthur Parmentier" w:date="2020-05-22T19:19:00Z">
        <w:r w:rsidRPr="007C437A">
          <w:t>, so that it is necessary to build them in this project, according to the goals a</w:t>
        </w:r>
      </w:ins>
      <w:ins w:id="3881" w:author="Arthur Parmentier" w:date="2020-05-22T19:20:00Z">
        <w:r w:rsidRPr="007C437A">
          <w:t>nd objectives we defined previously.</w:t>
        </w:r>
      </w:ins>
    </w:p>
    <w:p w:rsidR="0060525E" w:rsidRPr="007C437A" w:rsidRDefault="0060525E" w:rsidP="0060525E">
      <w:pPr>
        <w:rPr>
          <w:ins w:id="3882" w:author="Arthur Parmentier" w:date="2020-05-18T15:06:00Z"/>
        </w:rPr>
      </w:pPr>
      <w:ins w:id="3883" w:author="Arthur Parmentier" w:date="2020-05-18T15:02:00Z">
        <w:r w:rsidRPr="007C437A">
          <w:t>The role of the motion tracking layer is to compute a set of motion features</w:t>
        </w:r>
      </w:ins>
      <w:ins w:id="3884" w:author="Arthur Parmentier" w:date="2020-05-18T15:03:00Z">
        <w:r w:rsidRPr="007C437A">
          <w:t xml:space="preserve"> from the movement of the user. There </w:t>
        </w:r>
      </w:ins>
      <w:ins w:id="3885" w:author="Arthur Parmentier" w:date="2020-06-03T17:26:00Z">
        <w:r w:rsidR="00EF1B4B" w:rsidRPr="007C437A">
          <w:t xml:space="preserve">exist several </w:t>
        </w:r>
      </w:ins>
      <w:ins w:id="3886" w:author="Arthur Parmentier" w:date="2020-05-18T15:03:00Z">
        <w:r w:rsidRPr="007C437A">
          <w:t>motion tracking systems</w:t>
        </w:r>
      </w:ins>
      <w:ins w:id="3887" w:author="Arthur Parmentier" w:date="2020-05-18T15:04:00Z">
        <w:r w:rsidRPr="007C437A">
          <w:t xml:space="preserve"> with different technologies</w:t>
        </w:r>
      </w:ins>
      <w:ins w:id="3888" w:author="Arthur Parmentier" w:date="2020-06-03T17:26:00Z">
        <w:r w:rsidR="00EF1B4B" w:rsidRPr="007C437A">
          <w:t xml:space="preserve"> that allow computers to recognize bodies and compute</w:t>
        </w:r>
      </w:ins>
      <w:ins w:id="3889" w:author="Arthur Parmentier" w:date="2020-06-03T17:27:00Z">
        <w:r w:rsidR="00EF1B4B" w:rsidRPr="007C437A">
          <w:t xml:space="preserve"> several features that can be used to identify gestural signs</w:t>
        </w:r>
      </w:ins>
      <w:ins w:id="3890" w:author="Arthur Parmentier" w:date="2020-05-18T15:04:00Z">
        <w:r w:rsidRPr="007C437A">
          <w:t>.</w:t>
        </w:r>
      </w:ins>
      <w:ins w:id="3891" w:author="Arthur Parmentier" w:date="2020-06-03T17:27:00Z">
        <w:r w:rsidR="00EF1B4B" w:rsidRPr="007C437A">
          <w:br/>
        </w:r>
      </w:ins>
      <w:ins w:id="3892" w:author="Arthur Parmentier" w:date="2020-05-18T15:04:00Z">
        <w:r w:rsidRPr="007C437A">
          <w:lastRenderedPageBreak/>
          <w:t xml:space="preserve">In SP, </w:t>
        </w:r>
      </w:ins>
      <w:ins w:id="3893" w:author="Arthur Parmentier" w:date="2020-05-18T15:05:00Z">
        <w:r w:rsidRPr="007C437A">
          <w:t>there are</w:t>
        </w:r>
      </w:ins>
      <w:ins w:id="3894" w:author="Arthur Parmentier" w:date="2020-05-18T15:07:00Z">
        <w:r w:rsidRPr="007C437A">
          <w:t xml:space="preserve"> some</w:t>
        </w:r>
      </w:ins>
      <w:ins w:id="3895" w:author="Arthur Parmentier" w:date="2020-05-18T15:05:00Z">
        <w:r w:rsidRPr="007C437A">
          <w:t xml:space="preserve"> body parts </w:t>
        </w:r>
      </w:ins>
      <w:ins w:id="3896" w:author="Arthur Parmentier" w:date="2020-05-18T15:07:00Z">
        <w:r w:rsidRPr="007C437A">
          <w:t xml:space="preserve">such as the hands </w:t>
        </w:r>
      </w:ins>
      <w:ins w:id="3897" w:author="Arthur Parmentier" w:date="2020-05-18T15:05:00Z">
        <w:r w:rsidRPr="007C437A">
          <w:t>that are much more frequently to sign than others</w:t>
        </w:r>
      </w:ins>
      <w:ins w:id="3898" w:author="Arthur Parmentier" w:date="2020-05-18T15:06:00Z">
        <w:r w:rsidRPr="007C437A">
          <w:t>, therefore they require more precise tracking than the latter to classify amongst the signs.</w:t>
        </w:r>
      </w:ins>
      <w:ins w:id="3899" w:author="Arthur Parmentier" w:date="2020-05-22T19:21:00Z">
        <w:r w:rsidR="0049456C" w:rsidRPr="007C437A">
          <w:t xml:space="preserve"> However, all </w:t>
        </w:r>
      </w:ins>
      <w:ins w:id="3900" w:author="Arthur Parmentier" w:date="2020-05-22T19:22:00Z">
        <w:r w:rsidR="0049456C" w:rsidRPr="007C437A">
          <w:t xml:space="preserve">motion tracking systems available </w:t>
        </w:r>
      </w:ins>
      <w:ins w:id="3901" w:author="Arthur Parmentier" w:date="2020-05-22T19:23:00Z">
        <w:r w:rsidR="0049456C" w:rsidRPr="007C437A">
          <w:t>have a finite range of operation, i.e. they can only track motion at a certain scale.</w:t>
        </w:r>
      </w:ins>
      <w:ins w:id="3902" w:author="Arthur Parmentier" w:date="2020-06-03T17:27:00Z">
        <w:r w:rsidR="00E84F73" w:rsidRPr="007C437A">
          <w:t xml:space="preserve"> (just l</w:t>
        </w:r>
      </w:ins>
      <w:ins w:id="3903" w:author="Arthur Parmentier" w:date="2020-06-03T17:28:00Z">
        <w:r w:rsidR="00E84F73" w:rsidRPr="007C437A">
          <w:t>ike the human cognition system).</w:t>
        </w:r>
      </w:ins>
      <w:ins w:id="3904" w:author="Arthur Parmentier" w:date="2020-05-22T19:29:00Z">
        <w:r w:rsidR="0049456C" w:rsidRPr="007C437A">
          <w:br/>
        </w:r>
      </w:ins>
      <w:ins w:id="3905" w:author="Arthur Parmentier" w:date="2020-06-03T17:27:00Z">
        <w:r w:rsidR="00EF1B4B" w:rsidRPr="007C437A">
          <w:t>W</w:t>
        </w:r>
      </w:ins>
      <w:ins w:id="3906" w:author="Arthur Parmentier" w:date="2020-05-22T19:24:00Z">
        <w:r w:rsidR="0049456C" w:rsidRPr="007C437A">
          <w:t xml:space="preserve">e can </w:t>
        </w:r>
      </w:ins>
      <w:ins w:id="3907" w:author="Arthur Parmentier" w:date="2020-05-22T19:28:00Z">
        <w:r w:rsidR="0049456C" w:rsidRPr="007C437A">
          <w:t>observe</w:t>
        </w:r>
      </w:ins>
      <w:ins w:id="3908" w:author="Arthur Parmentier" w:date="2020-05-22T19:24:00Z">
        <w:r w:rsidR="0049456C" w:rsidRPr="007C437A">
          <w:t xml:space="preserve"> two </w:t>
        </w:r>
      </w:ins>
      <w:ins w:id="3909" w:author="Arthur Parmentier" w:date="2020-05-22T19:25:00Z">
        <w:r w:rsidR="0049456C" w:rsidRPr="007C437A">
          <w:t>main scales at which signs are performed: full body and hands.</w:t>
        </w:r>
      </w:ins>
      <w:ins w:id="3910" w:author="Arthur Parmentier" w:date="2020-05-22T19:29:00Z">
        <w:r w:rsidR="0049456C" w:rsidRPr="007C437A">
          <w:t xml:space="preserve"> </w:t>
        </w:r>
      </w:ins>
      <w:ins w:id="3911" w:author="Arthur Parmentier" w:date="2020-05-22T19:31:00Z">
        <w:r w:rsidR="00640FA9" w:rsidRPr="007C437A">
          <w:t>Although the</w:t>
        </w:r>
      </w:ins>
      <w:ins w:id="3912" w:author="Arthur Parmentier" w:date="2020-05-22T19:32:00Z">
        <w:r w:rsidR="00640FA9" w:rsidRPr="007C437A">
          <w:t>re are certain costly technologies that would allow us to deal with both scale in one model, I propose</w:t>
        </w:r>
      </w:ins>
      <w:ins w:id="3913" w:author="Arthur Parmentier" w:date="2020-05-22T19:33:00Z">
        <w:r w:rsidR="00640FA9" w:rsidRPr="007C437A">
          <w:t xml:space="preserve"> and discuss</w:t>
        </w:r>
      </w:ins>
      <w:ins w:id="3914" w:author="Arthur Parmentier" w:date="2020-05-22T19:32:00Z">
        <w:r w:rsidR="00640FA9" w:rsidRPr="007C437A">
          <w:t xml:space="preserve"> two different</w:t>
        </w:r>
      </w:ins>
      <w:ins w:id="3915" w:author="Arthur Parmentier" w:date="2020-05-22T19:33:00Z">
        <w:r w:rsidR="00640FA9" w:rsidRPr="007C437A">
          <w:t xml:space="preserve"> technologies that are each adapted and efficient </w:t>
        </w:r>
      </w:ins>
      <w:ins w:id="3916" w:author="Arthur Parmentier" w:date="2020-05-22T19:44:00Z">
        <w:r w:rsidR="00D16ED0" w:rsidRPr="007C437A">
          <w:t>for each one.</w:t>
        </w:r>
      </w:ins>
    </w:p>
    <w:p w:rsidR="00240203" w:rsidRPr="007C437A" w:rsidRDefault="00240203">
      <w:pPr>
        <w:pStyle w:val="Titre4"/>
        <w:rPr>
          <w:ins w:id="3917" w:author="Arthur Parmentier" w:date="2020-05-22T19:45:00Z"/>
        </w:rPr>
      </w:pPr>
      <w:ins w:id="3918" w:author="Arthur Parmentier" w:date="2020-05-18T15:10:00Z">
        <w:r w:rsidRPr="007C437A">
          <w:t xml:space="preserve">Full body </w:t>
        </w:r>
      </w:ins>
      <w:ins w:id="3919" w:author="Arthur Parmentier" w:date="2020-05-22T19:44:00Z">
        <w:r w:rsidR="00BE6686" w:rsidRPr="007C437A">
          <w:t>scale: “skeleton” tracking</w:t>
        </w:r>
      </w:ins>
    </w:p>
    <w:p w:rsidR="00F6380F" w:rsidRPr="007C437A" w:rsidRDefault="003D69EC" w:rsidP="00F6380F">
      <w:pPr>
        <w:rPr>
          <w:ins w:id="3920" w:author="Arthur Parmentier" w:date="2020-05-22T19:51:00Z"/>
        </w:rPr>
      </w:pPr>
      <w:ins w:id="3921" w:author="Arthur Parmentier" w:date="2020-06-03T17:38:00Z">
        <w:r w:rsidRPr="007C437A">
          <w:t>To construct our features for the identification of the signs, we must drop a lot of in</w:t>
        </w:r>
      </w:ins>
      <w:ins w:id="3922" w:author="Arthur Parmentier" w:date="2020-06-03T17:39:00Z">
        <w:r w:rsidRPr="007C437A">
          <w:t>formation from the input of the system, such as the webcam or motion tracki</w:t>
        </w:r>
      </w:ins>
      <w:ins w:id="3923" w:author="Arthur Parmentier" w:date="2020-06-03T17:40:00Z">
        <w:r w:rsidRPr="007C437A">
          <w:t xml:space="preserve">ng system we are using. For instance, information such as colors, </w:t>
        </w:r>
      </w:ins>
      <w:ins w:id="3924" w:author="Arthur Parmentier" w:date="2020-06-03T17:41:00Z">
        <w:r w:rsidRPr="007C437A">
          <w:t>certain body parts such as the belly or torso</w:t>
        </w:r>
      </w:ins>
      <w:ins w:id="3925" w:author="Arthur Parmentier" w:date="2020-06-03T17:42:00Z">
        <w:r w:rsidRPr="007C437A">
          <w:t xml:space="preserve">, sound, etc, are not crucial for the identification of SP signs. There may be cases in which there are, but they will not be covered </w:t>
        </w:r>
      </w:ins>
      <w:ins w:id="3926" w:author="Arthur Parmentier" w:date="2020-06-03T17:43:00Z">
        <w:r w:rsidRPr="007C437A">
          <w:t xml:space="preserve">by this project. </w:t>
        </w:r>
      </w:ins>
      <w:ins w:id="3927" w:author="Arthur Parmentier" w:date="2020-06-03T17:44:00Z">
        <w:r w:rsidRPr="007C437A">
          <w:br/>
        </w:r>
      </w:ins>
      <w:ins w:id="3928" w:author="Arthur Parmentier" w:date="2020-06-03T17:43:00Z">
        <w:r w:rsidRPr="007C437A">
          <w:t>Typically, the “skeleton” representation of the position of each broad body part of the soundpainter (hands, shoulders, head, hips, knees,</w:t>
        </w:r>
      </w:ins>
      <w:ins w:id="3929" w:author="Arthur Parmentier" w:date="2020-06-03T17:44:00Z">
        <w:r w:rsidRPr="007C437A">
          <w:t xml:space="preserve"> feet…) </w:t>
        </w:r>
      </w:ins>
      <w:ins w:id="3930" w:author="Arthur Parmentier" w:date="2020-06-03T17:45:00Z">
        <w:r w:rsidRPr="007C437A">
          <w:t xml:space="preserve">would allow the computer to recognized most basic signs at the full body scale. Because of the structure of the body (articulations, </w:t>
        </w:r>
      </w:ins>
      <w:ins w:id="3931" w:author="Arthur Parmentier" w:date="2020-06-03T17:46:00Z">
        <w:r w:rsidRPr="007C437A">
          <w:t>rigid body parts…), only several key points are needed to model its skeleton. Then, t</w:t>
        </w:r>
      </w:ins>
      <w:ins w:id="3932" w:author="Arthur Parmentier" w:date="2020-05-22T19:45:00Z">
        <w:r w:rsidR="00F6380F" w:rsidRPr="007C437A">
          <w:t xml:space="preserve">he </w:t>
        </w:r>
      </w:ins>
      <w:ins w:id="3933" w:author="Arthur Parmentier" w:date="2020-05-22T19:46:00Z">
        <w:r w:rsidR="00F6380F" w:rsidRPr="007C437A">
          <w:t>features that would allow us to classify different signs must typically</w:t>
        </w:r>
      </w:ins>
      <w:ins w:id="3934" w:author="Arthur Parmentier" w:date="2020-05-22T19:47:00Z">
        <w:r w:rsidR="00F6380F" w:rsidRPr="007C437A">
          <w:t xml:space="preserve"> reach a precision of the order of magnitude below the</w:t>
        </w:r>
      </w:ins>
      <w:ins w:id="3935" w:author="Arthur Parmentier" w:date="2020-06-03T17:28:00Z">
        <w:r w:rsidR="00E84F73" w:rsidRPr="007C437A">
          <w:t xml:space="preserve"> </w:t>
        </w:r>
      </w:ins>
      <w:ins w:id="3936" w:author="Arthur Parmentier" w:date="2020-06-03T17:46:00Z">
        <w:r w:rsidRPr="007C437A">
          <w:t>distance between t</w:t>
        </w:r>
      </w:ins>
      <w:ins w:id="3937" w:author="Arthur Parmentier" w:date="2020-06-03T17:47:00Z">
        <w:r w:rsidRPr="007C437A">
          <w:t>wo keypoints.</w:t>
        </w:r>
      </w:ins>
      <w:ins w:id="3938" w:author="Arthur Parmentier" w:date="2020-06-03T17:31:00Z">
        <w:r w:rsidR="00E84F73" w:rsidRPr="007C437A">
          <w:t xml:space="preserve"> </w:t>
        </w:r>
      </w:ins>
      <w:ins w:id="3939" w:author="Arthur Parmentier" w:date="2020-06-03T17:47:00Z">
        <w:r w:rsidRPr="007C437A">
          <w:t>Assuming</w:t>
        </w:r>
      </w:ins>
      <w:ins w:id="3940" w:author="Arthur Parmentier" w:date="2020-05-22T19:47:00Z">
        <w:r w:rsidR="00F6380F" w:rsidRPr="007C437A">
          <w:t xml:space="preserve"> </w:t>
        </w:r>
      </w:ins>
      <w:ins w:id="3941" w:author="Arthur Parmentier" w:date="2020-05-22T19:48:00Z">
        <w:r w:rsidR="00F6380F" w:rsidRPr="007C437A">
          <w:t xml:space="preserve">that most body parts are separated by a distance of </w:t>
        </w:r>
      </w:ins>
      <w:ins w:id="3942" w:author="Arthur Parmentier" w:date="2020-05-22T19:49:00Z">
        <w:r w:rsidR="00F6380F" w:rsidRPr="007C437A">
          <w:t xml:space="preserve">the </w:t>
        </w:r>
      </w:ins>
      <w:ins w:id="3943" w:author="Arthur Parmentier" w:date="2020-05-22T19:48:00Z">
        <w:r w:rsidR="00F6380F" w:rsidRPr="007C437A">
          <w:t xml:space="preserve">order of 10cm, </w:t>
        </w:r>
      </w:ins>
      <w:ins w:id="3944"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3945" w:author="Arthur Parmentier" w:date="2020-05-22T19:50:00Z">
        <w:r w:rsidR="00F6380F" w:rsidRPr="007C437A">
          <w:t>a precision of the order of the centimeter.</w:t>
        </w:r>
      </w:ins>
    </w:p>
    <w:p w:rsidR="0004080C" w:rsidRPr="007C437A" w:rsidRDefault="0004080C">
      <w:pPr>
        <w:rPr>
          <w:ins w:id="3946" w:author="Arthur Parmentier" w:date="2020-05-18T15:10:00Z"/>
          <w:rPrChange w:id="3947" w:author="Arthur Parmentier" w:date="2020-06-07T15:27:00Z">
            <w:rPr>
              <w:ins w:id="3948" w:author="Arthur Parmentier" w:date="2020-05-18T15:10:00Z"/>
            </w:rPr>
          </w:rPrChange>
        </w:rPr>
        <w:pPrChange w:id="3949" w:author="Arthur Parmentier" w:date="2020-05-22T19:45:00Z">
          <w:pPr>
            <w:pStyle w:val="Titre3"/>
          </w:pPr>
        </w:pPrChange>
      </w:pPr>
      <w:ins w:id="3950" w:author="Arthur Parmentier" w:date="2020-05-22T19:51:00Z">
        <w:r w:rsidRPr="007C437A">
          <w:rPr>
            <w:rPrChange w:id="3951" w:author="Arthur Parmentier" w:date="2020-06-07T15:27:00Z">
              <w:rPr/>
            </w:rPrChange>
          </w:rPr>
          <w:t xml:space="preserve">In the following part, I will </w:t>
        </w:r>
      </w:ins>
      <w:ins w:id="3952" w:author="Arthur Parmentier" w:date="2020-05-22T19:52:00Z">
        <w:r w:rsidRPr="007C437A">
          <w:rPr>
            <w:rPrChange w:id="3953"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3954" w:author="Arthur Parmentier" w:date="2020-05-19T15:54:00Z"/>
          <w:rPrChange w:id="3955" w:author="Arthur Parmentier" w:date="2020-06-07T15:27:00Z">
            <w:rPr>
              <w:ins w:id="3956" w:author="Arthur Parmentier" w:date="2020-05-19T15:54:00Z"/>
            </w:rPr>
          </w:rPrChange>
        </w:rPr>
        <w:pPrChange w:id="3957" w:author="Arthur Parmentier" w:date="2020-05-19T15:54:00Z">
          <w:pPr/>
        </w:pPrChange>
      </w:pPr>
      <w:ins w:id="3958" w:author="Arthur Parmentier" w:date="2020-05-19T15:54:00Z">
        <w:r w:rsidRPr="007C437A">
          <w:rPr>
            <w:rPrChange w:id="3959" w:author="Arthur Parmentier" w:date="2020-06-07T15:27:00Z">
              <w:rPr/>
            </w:rPrChange>
          </w:rPr>
          <w:t>Introduction to PoseNet</w:t>
        </w:r>
      </w:ins>
    </w:p>
    <w:p w:rsidR="00240203" w:rsidRPr="007C437A" w:rsidRDefault="00116732" w:rsidP="00240203">
      <w:pPr>
        <w:rPr>
          <w:ins w:id="3960" w:author="Arthur Parmentier" w:date="2020-05-22T19:57:00Z"/>
        </w:rPr>
      </w:pPr>
      <w:ins w:id="3961" w:author="Arthur Parmentier" w:date="2020-05-18T15:17:00Z">
        <w:r w:rsidRPr="007C437A">
          <w:rPr>
            <w:rStyle w:val="Accentuation"/>
            <w:i w:val="0"/>
            <w:iCs w:val="0"/>
            <w:rPrChange w:id="3962" w:author="Arthur Parmentier" w:date="2020-06-07T15:27:00Z">
              <w:rPr>
                <w:rStyle w:val="Accentuation"/>
              </w:rPr>
            </w:rPrChange>
          </w:rPr>
          <w:t>PoseNet</w:t>
        </w:r>
      </w:ins>
      <w:ins w:id="3963" w:author="Arthur Parmentier" w:date="2020-05-18T15:19:00Z">
        <w:r w:rsidRPr="007C437A">
          <w:rPr>
            <w:rStyle w:val="Appelnotedebasdep"/>
          </w:rPr>
          <w:footnoteReference w:id="43"/>
        </w:r>
      </w:ins>
      <w:ins w:id="3969" w:author="Arthur Parmentier" w:date="2020-05-22T19:54:00Z">
        <w:r w:rsidR="00BA66EC" w:rsidRPr="007C437A">
          <w:t xml:space="preserve"> is</w:t>
        </w:r>
      </w:ins>
      <w:ins w:id="3970" w:author="Arthur Parmentier" w:date="2020-05-18T15:17:00Z">
        <w:r w:rsidRPr="007C437A">
          <w:t xml:space="preserve"> a </w:t>
        </w:r>
      </w:ins>
      <w:ins w:id="3971" w:author="Arthur Parmentier" w:date="2020-05-22T19:20:00Z">
        <w:r w:rsidR="00BD73B3" w:rsidRPr="007C437A">
          <w:t>computer-</w:t>
        </w:r>
      </w:ins>
      <w:ins w:id="3972" w:author="Arthur Parmentier" w:date="2020-05-18T15:17:00Z">
        <w:r w:rsidRPr="007C437A">
          <w:t>vision model that can be used to estimate the pose of a person in an image or video by estimating where key body joints are</w:t>
        </w:r>
      </w:ins>
      <w:ins w:id="3973" w:author="Arthur Parmentier" w:date="2020-05-19T15:27:00Z">
        <w:r w:rsidR="00DC1119" w:rsidRPr="007C437A">
          <w:t xml:space="preserve"> in 2D space</w:t>
        </w:r>
      </w:ins>
      <w:ins w:id="3974" w:author="Arthur Parmentier" w:date="2020-05-18T15:17:00Z">
        <w:r w:rsidRPr="007C437A">
          <w:t>.</w:t>
        </w:r>
      </w:ins>
      <w:ins w:id="3975" w:author="Arthur Parmentier" w:date="2020-05-18T15:24:00Z">
        <w:r w:rsidR="00CE53C0" w:rsidRPr="007C437A">
          <w:t xml:space="preserve"> </w:t>
        </w:r>
      </w:ins>
      <w:ins w:id="3976" w:author="Arthur Parmentier" w:date="2020-05-22T19:55:00Z">
        <w:r w:rsidR="005E0A3C" w:rsidRPr="007C437A">
          <w:t>Its performances on modern CPUs and GPUs allow it to run in real-time using a webcam or alternative low-latency vide</w:t>
        </w:r>
      </w:ins>
      <w:ins w:id="3977" w:author="Arthur Parmentier" w:date="2020-05-22T19:56:00Z">
        <w:r w:rsidR="005E0A3C" w:rsidRPr="007C437A">
          <w:t>o input devices.</w:t>
        </w:r>
      </w:ins>
    </w:p>
    <w:p w:rsidR="00D86CC2" w:rsidRPr="007C437A" w:rsidRDefault="00D86CC2" w:rsidP="00240203">
      <w:pPr>
        <w:rPr>
          <w:ins w:id="3978" w:author="Arthur Parmentier" w:date="2020-05-22T20:07:00Z"/>
        </w:rPr>
      </w:pPr>
      <w:ins w:id="3979" w:author="Arthur Parmentier" w:date="2020-05-22T19:57:00Z">
        <w:r w:rsidRPr="007C437A">
          <w:t>In Max/MSP</w:t>
        </w:r>
      </w:ins>
      <w:ins w:id="3980" w:author="Arthur Parmentier" w:date="2020-05-22T19:58:00Z">
        <w:r w:rsidRPr="007C437A">
          <w:t>, I could adapt</w:t>
        </w:r>
      </w:ins>
      <w:ins w:id="3981" w:author="Arthur Parmentier" w:date="2020-05-22T19:59:00Z">
        <w:r w:rsidRPr="007C437A">
          <w:t xml:space="preserve"> and upgrade</w:t>
        </w:r>
      </w:ins>
      <w:ins w:id="3982" w:author="Arthur Parmentier" w:date="2020-05-22T19:58:00Z">
        <w:r w:rsidRPr="007C437A">
          <w:t xml:space="preserve"> two demonstration projects </w:t>
        </w:r>
      </w:ins>
      <w:ins w:id="3983" w:author="Arthur Parmentier" w:date="2020-05-22T19:59:00Z">
        <w:r w:rsidRPr="007C437A">
          <w:t>showing</w:t>
        </w:r>
      </w:ins>
      <w:ins w:id="3984" w:author="Arthur Parmentier" w:date="2020-05-22T19:58:00Z">
        <w:r w:rsidRPr="007C437A">
          <w:t xml:space="preserve"> how </w:t>
        </w:r>
      </w:ins>
      <w:ins w:id="3985" w:author="Arthur Parmentier" w:date="2020-05-22T19:59:00Z">
        <w:r w:rsidRPr="007C437A">
          <w:t>to port PoseNet into Max with Node.js</w:t>
        </w:r>
      </w:ins>
      <w:ins w:id="3986" w:author="Arthur Parmentier" w:date="2020-05-22T19:58:00Z">
        <w:r w:rsidRPr="007C437A">
          <w:rPr>
            <w:rStyle w:val="Appelnotedebasdep"/>
          </w:rPr>
          <w:footnoteReference w:id="44"/>
        </w:r>
      </w:ins>
      <w:ins w:id="3993" w:author="Arthur Parmentier" w:date="2020-05-22T19:59:00Z">
        <w:r w:rsidRPr="007C437A">
          <w:t xml:space="preserve"> to build </w:t>
        </w:r>
      </w:ins>
      <w:ins w:id="3994" w:author="Arthur Parmentier" w:date="2020-05-22T20:00:00Z">
        <w:r w:rsidR="00B44867" w:rsidRPr="007C437A">
          <w:t xml:space="preserve">a simple user interface </w:t>
        </w:r>
      </w:ins>
      <w:ins w:id="3995" w:author="Arthur Parmentier" w:date="2020-05-22T20:06:00Z">
        <w:r w:rsidR="00D0268F" w:rsidRPr="007C437A">
          <w:t xml:space="preserve">(1.2.) </w:t>
        </w:r>
      </w:ins>
      <w:ins w:id="3996" w:author="Arthur Parmentier" w:date="2020-05-22T20:00:00Z">
        <w:r w:rsidR="00B44867" w:rsidRPr="007C437A">
          <w:t xml:space="preserve">allowing the user to start PoseNet either in a separate window, within an Electron process or directly </w:t>
        </w:r>
      </w:ins>
      <w:ins w:id="3997" w:author="Arthur Parmentier" w:date="2020-05-22T20:01:00Z">
        <w:r w:rsidR="00B44867" w:rsidRPr="007C437A">
          <w:t xml:space="preserve">inside a Jweb object on the patcher. </w:t>
        </w:r>
      </w:ins>
      <w:ins w:id="3998" w:author="Arthur Parmentier" w:date="2020-06-03T21:42:00Z">
        <w:r w:rsidR="0083784D" w:rsidRPr="007C437A">
          <w:t xml:space="preserve">A demo of the process can be found in my </w:t>
        </w:r>
      </w:ins>
      <w:ins w:id="3999" w:author="Arthur Parmentier" w:date="2020-06-03T21:44:00Z">
        <w:r w:rsidR="0083784D" w:rsidRPr="007C437A">
          <w:rPr>
            <w:rPrChange w:id="4000" w:author="Arthur Parmentier" w:date="2020-06-07T15:27:00Z">
              <w:rPr/>
            </w:rPrChange>
          </w:rPr>
          <w:fldChar w:fldCharType="begin"/>
        </w:r>
        <w:r w:rsidR="0083784D" w:rsidRPr="007C437A">
          <w:instrText xml:space="preserve"> HYPERLINK "https://www.youtube.com/watch?v=jW6bo6XkhFo" </w:instrText>
        </w:r>
        <w:r w:rsidR="0083784D" w:rsidRPr="007C437A">
          <w:rPr>
            <w:rPrChange w:id="4001" w:author="Arthur Parmentier" w:date="2020-06-07T15:27:00Z">
              <w:rPr/>
            </w:rPrChange>
          </w:rPr>
          <w:fldChar w:fldCharType="separate"/>
        </w:r>
        <w:r w:rsidR="0083784D" w:rsidRPr="007C437A">
          <w:rPr>
            <w:rStyle w:val="Lienhypertexte"/>
          </w:rPr>
          <w:t>second</w:t>
        </w:r>
        <w:r w:rsidR="0083784D" w:rsidRPr="007C437A">
          <w:rPr>
            <w:rPrChange w:id="4002" w:author="Arthur Parmentier" w:date="2020-06-07T15:27:00Z">
              <w:rPr/>
            </w:rPrChange>
          </w:rPr>
          <w:fldChar w:fldCharType="end"/>
        </w:r>
      </w:ins>
      <w:ins w:id="4003" w:author="Arthur Parmentier" w:date="2020-06-03T21:43:00Z">
        <w:r w:rsidR="0083784D" w:rsidRPr="007C437A">
          <w:t xml:space="preserve"> and </w:t>
        </w:r>
      </w:ins>
      <w:ins w:id="4004" w:author="Arthur Parmentier" w:date="2020-06-03T21:44:00Z">
        <w:r w:rsidR="0083784D" w:rsidRPr="007C437A">
          <w:rPr>
            <w:rPrChange w:id="4005" w:author="Arthur Parmentier" w:date="2020-06-07T15:27:00Z">
              <w:rPr/>
            </w:rPrChange>
          </w:rPr>
          <w:fldChar w:fldCharType="begin"/>
        </w:r>
        <w:r w:rsidR="0083784D" w:rsidRPr="007C437A">
          <w:instrText xml:space="preserve"> HYPERLINK "https://www.youtube.com/watch?v=OmPFMT9mgOs" </w:instrText>
        </w:r>
        <w:r w:rsidR="0083784D" w:rsidRPr="007C437A">
          <w:rPr>
            <w:rPrChange w:id="4006" w:author="Arthur Parmentier" w:date="2020-06-07T15:27:00Z">
              <w:rPr/>
            </w:rPrChange>
          </w:rPr>
          <w:fldChar w:fldCharType="separate"/>
        </w:r>
        <w:r w:rsidR="0083784D" w:rsidRPr="007C437A">
          <w:rPr>
            <w:rStyle w:val="Lienhypertexte"/>
          </w:rPr>
          <w:t>third</w:t>
        </w:r>
        <w:r w:rsidR="0083784D" w:rsidRPr="007C437A">
          <w:rPr>
            <w:rPrChange w:id="4007" w:author="Arthur Parmentier" w:date="2020-06-07T15:27:00Z">
              <w:rPr/>
            </w:rPrChange>
          </w:rPr>
          <w:fldChar w:fldCharType="end"/>
        </w:r>
      </w:ins>
      <w:ins w:id="4008" w:author="Arthur Parmentier" w:date="2020-06-03T21:43:00Z">
        <w:r w:rsidR="0083784D" w:rsidRPr="007C437A">
          <w:t xml:space="preserve"> demo video of the tool. </w:t>
        </w:r>
      </w:ins>
      <w:ins w:id="4009" w:author="Arthur Parmentier" w:date="2020-05-22T20:01:00Z">
        <w:r w:rsidR="00B44867" w:rsidRPr="007C437A">
          <w:t xml:space="preserve">I have observed </w:t>
        </w:r>
      </w:ins>
      <w:ins w:id="4010" w:author="Arthur Parmentier" w:date="2020-05-22T20:02:00Z">
        <w:r w:rsidR="00B44867" w:rsidRPr="007C437A">
          <w:t>a</w:t>
        </w:r>
      </w:ins>
      <w:ins w:id="4011" w:author="Arthur Parmentier" w:date="2020-05-22T20:01:00Z">
        <w:r w:rsidR="00B44867" w:rsidRPr="007C437A">
          <w:t xml:space="preserve"> </w:t>
        </w:r>
      </w:ins>
      <w:ins w:id="4012" w:author="Arthur Parmentier" w:date="2020-06-03T17:49:00Z">
        <w:r w:rsidR="00EB3650" w:rsidRPr="007C437A">
          <w:t xml:space="preserve">slightly </w:t>
        </w:r>
      </w:ins>
      <w:ins w:id="4013" w:author="Arthur Parmentier" w:date="2020-06-03T17:48:00Z">
        <w:r w:rsidR="00DD75CE" w:rsidRPr="007C437A">
          <w:t xml:space="preserve">lower </w:t>
        </w:r>
      </w:ins>
      <w:ins w:id="4014" w:author="Arthur Parmentier" w:date="2020-05-22T20:01:00Z">
        <w:r w:rsidR="00B44867" w:rsidRPr="007C437A">
          <w:t>performance</w:t>
        </w:r>
      </w:ins>
      <w:ins w:id="4015" w:author="Arthur Parmentier" w:date="2020-05-22T20:02:00Z">
        <w:r w:rsidR="00B44867" w:rsidRPr="007C437A">
          <w:t xml:space="preserve"> with the Jweb object than the Electron process on my computer</w:t>
        </w:r>
      </w:ins>
      <w:ins w:id="4016" w:author="Arthur Parmentier" w:date="2020-05-22T20:03:00Z">
        <w:r w:rsidR="00B44867" w:rsidRPr="007C437A">
          <w:t xml:space="preserve"> </w:t>
        </w:r>
      </w:ins>
      <w:ins w:id="4017" w:author="Arthur Parmentier" w:date="2020-05-23T19:47:00Z">
        <w:r w:rsidR="00BF1ECB" w:rsidRPr="007C437A">
          <w:t>and</w:t>
        </w:r>
      </w:ins>
      <w:ins w:id="4018" w:author="Arthur Parmentier" w:date="2020-05-22T20:03:00Z">
        <w:r w:rsidR="00B44867" w:rsidRPr="007C437A">
          <w:t xml:space="preserve"> the Electron process has the advantage of having its dedicated window, allowing the user to move it</w:t>
        </w:r>
      </w:ins>
      <w:ins w:id="4019" w:author="Arthur Parmentier" w:date="2020-05-22T20:05:00Z">
        <w:r w:rsidR="00DB3548" w:rsidRPr="007C437A">
          <w:t>, resize it</w:t>
        </w:r>
      </w:ins>
      <w:ins w:id="4020" w:author="Arthur Parmentier" w:date="2020-05-22T20:03:00Z">
        <w:r w:rsidR="00B44867" w:rsidRPr="007C437A">
          <w:t xml:space="preserve"> and most important, to keep it visible while the model is running, otherwise </w:t>
        </w:r>
      </w:ins>
      <w:ins w:id="4021" w:author="Arthur Parmentier" w:date="2020-05-22T20:04:00Z">
        <w:r w:rsidR="00DB3548" w:rsidRPr="007C437A">
          <w:t xml:space="preserve">PoseNet performance drops </w:t>
        </w:r>
        <w:r w:rsidR="00DB3548" w:rsidRPr="007C437A">
          <w:lastRenderedPageBreak/>
          <w:t xml:space="preserve">critically. Both </w:t>
        </w:r>
      </w:ins>
      <w:ins w:id="4022" w:author="Arthur Parmentier" w:date="2020-05-23T19:47:00Z">
        <w:r w:rsidR="00E336D0" w:rsidRPr="007C437A">
          <w:t xml:space="preserve">hosts (Jweb and Electron) </w:t>
        </w:r>
      </w:ins>
      <w:ins w:id="4023" w:author="Arthur Parmentier" w:date="2020-05-22T20:04:00Z">
        <w:r w:rsidR="00DB3548" w:rsidRPr="007C437A">
          <w:t>are perfectly in</w:t>
        </w:r>
      </w:ins>
      <w:ins w:id="4024" w:author="Arthur Parmentier" w:date="2020-05-22T20:05:00Z">
        <w:r w:rsidR="00DB3548" w:rsidRPr="007C437A">
          <w:t>ter-</w:t>
        </w:r>
      </w:ins>
      <w:ins w:id="4025" w:author="Arthur Parmentier" w:date="2020-05-22T20:07:00Z">
        <w:r w:rsidR="005B6936" w:rsidRPr="007C437A">
          <w:t>changeable</w:t>
        </w:r>
      </w:ins>
      <w:ins w:id="4026" w:author="Arthur Parmentier" w:date="2020-05-22T20:06:00Z">
        <w:r w:rsidR="00DB3548" w:rsidRPr="007C437A">
          <w:t xml:space="preserve"> in less than a minute (for loading the model).</w:t>
        </w:r>
      </w:ins>
    </w:p>
    <w:p w:rsidR="005B6936" w:rsidRPr="007C437A" w:rsidRDefault="005B6936">
      <w:pPr>
        <w:keepNext/>
        <w:rPr>
          <w:ins w:id="4027" w:author="Arthur Parmentier" w:date="2020-05-22T20:11:00Z"/>
        </w:rPr>
        <w:pPrChange w:id="4028" w:author="Arthur Parmentier" w:date="2020-05-22T20:11:00Z">
          <w:pPr/>
        </w:pPrChange>
      </w:pPr>
      <w:ins w:id="4029" w:author="Arthur Parmentier" w:date="2020-05-22T20:11:00Z">
        <w:r w:rsidRPr="007C437A">
          <w:rPr>
            <w:noProof/>
            <w:rPrChange w:id="4030"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4031" w:author="Arthur Parmentier" w:date="2020-05-19T15:04:00Z"/>
          <w:rPrChange w:id="4032" w:author="Arthur Parmentier" w:date="2020-06-07T15:27:00Z">
            <w:rPr>
              <w:ins w:id="4033" w:author="Arthur Parmentier" w:date="2020-05-19T15:04:00Z"/>
            </w:rPr>
          </w:rPrChange>
        </w:rPr>
        <w:pPrChange w:id="4034" w:author="Arthur Parmentier" w:date="2020-05-22T20:11:00Z">
          <w:pPr/>
        </w:pPrChange>
      </w:pPr>
      <w:ins w:id="4035" w:author="Arthur Parmentier" w:date="2020-05-22T20:11:00Z">
        <w:r w:rsidRPr="007C437A">
          <w:rPr>
            <w:rPrChange w:id="4036" w:author="Arthur Parmentier" w:date="2020-06-07T15:27:00Z">
              <w:rPr/>
            </w:rPrChange>
          </w:rPr>
          <w:t xml:space="preserve">Figure </w:t>
        </w:r>
        <w:r w:rsidRPr="007C437A">
          <w:rPr>
            <w:rPrChange w:id="4037" w:author="Arthur Parmentier" w:date="2020-06-07T15:27:00Z">
              <w:rPr/>
            </w:rPrChange>
          </w:rPr>
          <w:fldChar w:fldCharType="begin"/>
        </w:r>
        <w:r w:rsidRPr="007C437A">
          <w:rPr>
            <w:rPrChange w:id="4038" w:author="Arthur Parmentier" w:date="2020-06-07T15:27:00Z">
              <w:rPr/>
            </w:rPrChange>
          </w:rPr>
          <w:instrText xml:space="preserve"> SEQ Figure \* ARABIC </w:instrText>
        </w:r>
      </w:ins>
      <w:r w:rsidRPr="007C437A">
        <w:rPr>
          <w:rPrChange w:id="4039" w:author="Arthur Parmentier" w:date="2020-06-07T15:27:00Z">
            <w:rPr/>
          </w:rPrChange>
        </w:rPr>
        <w:fldChar w:fldCharType="separate"/>
      </w:r>
      <w:ins w:id="4040" w:author="Arthur Parmentier" w:date="2020-06-05T21:05:00Z">
        <w:r w:rsidR="001C2AA6" w:rsidRPr="007C437A">
          <w:rPr>
            <w:rPrChange w:id="4041" w:author="Arthur Parmentier" w:date="2020-06-07T15:27:00Z">
              <w:rPr>
                <w:noProof/>
              </w:rPr>
            </w:rPrChange>
          </w:rPr>
          <w:t>3</w:t>
        </w:r>
      </w:ins>
      <w:ins w:id="4042" w:author="Arthur Parmentier" w:date="2020-05-22T20:11:00Z">
        <w:r w:rsidRPr="007C437A">
          <w:rPr>
            <w:rPrChange w:id="4043" w:author="Arthur Parmentier" w:date="2020-06-07T15:27:00Z">
              <w:rPr/>
            </w:rPrChange>
          </w:rPr>
          <w:fldChar w:fldCharType="end"/>
        </w:r>
        <w:r w:rsidRPr="007C437A">
          <w:rPr>
            <w:rPrChange w:id="4044" w:author="Arthur Parmentier" w:date="2020-06-07T15:27:00Z">
              <w:rPr/>
            </w:rPrChange>
          </w:rPr>
          <w:t xml:space="preserve"> View of PoseNet inside Max/MSP</w:t>
        </w:r>
      </w:ins>
    </w:p>
    <w:p w:rsidR="00863218" w:rsidRPr="007C437A" w:rsidRDefault="009F79AA" w:rsidP="00240203">
      <w:pPr>
        <w:rPr>
          <w:ins w:id="4045" w:author="Arthur Parmentier" w:date="2020-05-18T15:21:00Z"/>
        </w:rPr>
      </w:pPr>
      <w:ins w:id="4046" w:author="Arthur Parmentier" w:date="2020-05-19T15:15:00Z">
        <w:r w:rsidRPr="007C437A">
          <w:rPr>
            <w:noProof/>
            <w:rPrChange w:id="4047"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FA5F3C" w:rsidRPr="00821FC2" w:rsidRDefault="00FA5F3C">
                              <w:pPr>
                                <w:pStyle w:val="Lgende"/>
                                <w:rPr>
                                  <w:noProof/>
                                </w:rPr>
                                <w:pPrChange w:id="4048" w:author="Arthur Parmentier" w:date="2020-05-19T15:15:00Z">
                                  <w:pPr/>
                                </w:pPrChange>
                              </w:pPr>
                              <w:ins w:id="4049" w:author="Arthur Parmentier" w:date="2020-05-19T15:15:00Z">
                                <w:r>
                                  <w:t xml:space="preserve">Figure </w:t>
                                </w:r>
                                <w:r>
                                  <w:fldChar w:fldCharType="begin"/>
                                </w:r>
                                <w:r>
                                  <w:instrText xml:space="preserve"> SEQ Figure \* ARABIC </w:instrText>
                                </w:r>
                              </w:ins>
                              <w:r>
                                <w:fldChar w:fldCharType="separate"/>
                              </w:r>
                              <w:ins w:id="4050" w:author="Arthur Parmentier" w:date="2020-06-05T21:05:00Z">
                                <w:r>
                                  <w:rPr>
                                    <w:noProof/>
                                  </w:rPr>
                                  <w:t>4</w:t>
                                </w:r>
                              </w:ins>
                              <w:ins w:id="4051" w:author="Arthur Parmentier" w:date="2020-05-19T15:15:00Z">
                                <w:r>
                                  <w:fldChar w:fldCharType="end"/>
                                </w:r>
                                <w:r>
                                  <w:t xml:space="preserve"> Posenet skeleton tracking for "rest of the group"</w:t>
                                </w:r>
                              </w:ins>
                              <w:ins w:id="4052"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FA5F3C" w:rsidRPr="00821FC2" w:rsidRDefault="00FA5F3C">
                        <w:pPr>
                          <w:pStyle w:val="Lgende"/>
                          <w:rPr>
                            <w:noProof/>
                          </w:rPr>
                          <w:pPrChange w:id="4053" w:author="Arthur Parmentier" w:date="2020-05-19T15:15:00Z">
                            <w:pPr/>
                          </w:pPrChange>
                        </w:pPr>
                        <w:ins w:id="4054" w:author="Arthur Parmentier" w:date="2020-05-19T15:15:00Z">
                          <w:r>
                            <w:t xml:space="preserve">Figure </w:t>
                          </w:r>
                          <w:r>
                            <w:fldChar w:fldCharType="begin"/>
                          </w:r>
                          <w:r>
                            <w:instrText xml:space="preserve"> SEQ Figure \* ARABIC </w:instrText>
                          </w:r>
                        </w:ins>
                        <w:r>
                          <w:fldChar w:fldCharType="separate"/>
                        </w:r>
                        <w:ins w:id="4055" w:author="Arthur Parmentier" w:date="2020-06-05T21:05:00Z">
                          <w:r>
                            <w:rPr>
                              <w:noProof/>
                            </w:rPr>
                            <w:t>4</w:t>
                          </w:r>
                        </w:ins>
                        <w:ins w:id="4056" w:author="Arthur Parmentier" w:date="2020-05-19T15:15:00Z">
                          <w:r>
                            <w:fldChar w:fldCharType="end"/>
                          </w:r>
                          <w:r>
                            <w:t xml:space="preserve"> Posenet skeleton tracking for "rest of the group"</w:t>
                          </w:r>
                        </w:ins>
                        <w:ins w:id="4057" w:author="Arthur Parmentier" w:date="2020-05-22T20:12:00Z">
                          <w:r>
                            <w:t>, from the Electron external window</w:t>
                          </w:r>
                        </w:ins>
                      </w:p>
                    </w:txbxContent>
                  </v:textbox>
                  <w10:wrap type="topAndBottom"/>
                </v:shape>
              </w:pict>
            </mc:Fallback>
          </mc:AlternateContent>
        </w:r>
      </w:ins>
      <w:ins w:id="4058" w:author="Arthur Parmentier" w:date="2020-05-19T15:14:00Z">
        <w:r w:rsidR="00863218" w:rsidRPr="007C437A">
          <w:rPr>
            <w:noProof/>
            <w:rPrChange w:id="4059"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4060" w:author="Arthur Parmentier" w:date="2020-05-18T15:23:00Z"/>
        </w:rPr>
      </w:pPr>
      <w:ins w:id="4061" w:author="Arthur Parmentier" w:date="2020-05-18T15:21:00Z">
        <w:r w:rsidRPr="007C437A">
          <w:t>PoseNet allows the user</w:t>
        </w:r>
      </w:ins>
      <w:ins w:id="4062" w:author="Arthur Parmentier" w:date="2020-05-18T15:22:00Z">
        <w:r w:rsidR="006F7BD1" w:rsidRPr="007C437A">
          <w:t xml:space="preserve"> to choose different models and </w:t>
        </w:r>
      </w:ins>
      <w:ins w:id="4063"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4064" w:author="Arthur Parmentier" w:date="2020-05-18T15:24:00Z"/>
        </w:rPr>
      </w:pPr>
      <w:ins w:id="4065" w:author="Arthur Parmentier" w:date="2020-05-18T15:23:00Z">
        <w:r w:rsidRPr="007C437A">
          <w:t>The architecture of the mo</w:t>
        </w:r>
      </w:ins>
      <w:ins w:id="4066" w:author="Arthur Parmentier" w:date="2020-05-18T15:24:00Z">
        <w:r w:rsidRPr="007C437A">
          <w:t>del (MobileNet or ResNet)</w:t>
        </w:r>
      </w:ins>
    </w:p>
    <w:p w:rsidR="00CE53C0" w:rsidRPr="007C437A" w:rsidRDefault="00CE53C0" w:rsidP="00CE53C0">
      <w:pPr>
        <w:pStyle w:val="Paragraphedeliste"/>
        <w:numPr>
          <w:ilvl w:val="0"/>
          <w:numId w:val="24"/>
        </w:numPr>
        <w:rPr>
          <w:ins w:id="4067" w:author="Arthur Parmentier" w:date="2020-05-18T15:27:00Z"/>
        </w:rPr>
      </w:pPr>
      <w:ins w:id="4068" w:author="Arthur Parmentier" w:date="2020-05-18T15:24:00Z">
        <w:r w:rsidRPr="007C437A">
          <w:t xml:space="preserve">The input resolution of the </w:t>
        </w:r>
      </w:ins>
      <w:ins w:id="4069" w:author="Arthur Parmentier" w:date="2020-05-18T15:25:00Z">
        <w:r w:rsidR="00266B08" w:rsidRPr="007C437A">
          <w:t>video input</w:t>
        </w:r>
      </w:ins>
    </w:p>
    <w:p w:rsidR="00266B08" w:rsidRPr="007C437A" w:rsidRDefault="00266B08" w:rsidP="00CE53C0">
      <w:pPr>
        <w:pStyle w:val="Paragraphedeliste"/>
        <w:numPr>
          <w:ilvl w:val="0"/>
          <w:numId w:val="24"/>
        </w:numPr>
        <w:rPr>
          <w:ins w:id="4070" w:author="Arthur Parmentier" w:date="2020-05-18T15:27:00Z"/>
        </w:rPr>
      </w:pPr>
      <w:ins w:id="4071" w:author="Arthur Parmentier" w:date="2020-05-18T15:27:00Z">
        <w:r w:rsidRPr="007C437A">
          <w:t>The output stride of the model</w:t>
        </w:r>
      </w:ins>
    </w:p>
    <w:p w:rsidR="00266B08" w:rsidRPr="007C437A" w:rsidRDefault="00266B08" w:rsidP="00CE53C0">
      <w:pPr>
        <w:pStyle w:val="Paragraphedeliste"/>
        <w:numPr>
          <w:ilvl w:val="0"/>
          <w:numId w:val="24"/>
        </w:numPr>
        <w:rPr>
          <w:ins w:id="4072" w:author="Arthur Parmentier" w:date="2020-05-18T15:28:00Z"/>
        </w:rPr>
      </w:pPr>
      <w:ins w:id="4073"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4074" w:author="Arthur Parmentier" w:date="2020-05-18T15:29:00Z"/>
        </w:rPr>
      </w:pPr>
      <w:ins w:id="4075"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4076" w:author="Arthur Parmentier" w:date="2020-05-22T20:13:00Z"/>
        </w:rPr>
      </w:pPr>
      <w:ins w:id="4077" w:author="Arthur Parmentier" w:date="2020-05-18T17:10:00Z">
        <w:r w:rsidRPr="007C437A">
          <w:t xml:space="preserve">With these settings, the user can adapt the model to its </w:t>
        </w:r>
      </w:ins>
      <w:ins w:id="4078" w:author="Arthur Parmentier" w:date="2020-05-18T17:13:00Z">
        <w:r w:rsidR="000C5075" w:rsidRPr="007C437A">
          <w:t>hardware</w:t>
        </w:r>
      </w:ins>
      <w:ins w:id="4079" w:author="Arthur Parmentier" w:date="2020-05-18T17:10:00Z">
        <w:r w:rsidRPr="007C437A">
          <w:t xml:space="preserve"> </w:t>
        </w:r>
      </w:ins>
      <w:ins w:id="4080" w:author="Arthur Parmentier" w:date="2020-05-19T10:00:00Z">
        <w:r w:rsidR="00674C10" w:rsidRPr="007C437A">
          <w:t>to get the best performance.</w:t>
        </w:r>
      </w:ins>
    </w:p>
    <w:p w:rsidR="00FF0413" w:rsidRPr="007C437A" w:rsidRDefault="00F66CEC">
      <w:pPr>
        <w:rPr>
          <w:ins w:id="4081" w:author="Arthur Parmentier" w:date="2020-05-19T10:00:00Z"/>
        </w:rPr>
      </w:pPr>
      <w:ins w:id="4082" w:author="Arthur Parmentier" w:date="2020-05-23T09:45:00Z">
        <w:r w:rsidRPr="007C437A">
          <w:t>We will discuss the optimal performance settings in a next section.</w:t>
        </w:r>
      </w:ins>
    </w:p>
    <w:p w:rsidR="005B0B86" w:rsidRPr="007C437A" w:rsidRDefault="005B0B86">
      <w:pPr>
        <w:pStyle w:val="Titre5"/>
        <w:rPr>
          <w:ins w:id="4083" w:author="Arthur Parmentier" w:date="2020-05-19T15:54:00Z"/>
          <w:rPrChange w:id="4084" w:author="Arthur Parmentier" w:date="2020-06-07T15:27:00Z">
            <w:rPr>
              <w:ins w:id="4085" w:author="Arthur Parmentier" w:date="2020-05-19T15:54:00Z"/>
            </w:rPr>
          </w:rPrChange>
        </w:rPr>
        <w:pPrChange w:id="4086" w:author="Arthur Parmentier" w:date="2020-05-19T15:54:00Z">
          <w:pPr/>
        </w:pPrChange>
      </w:pPr>
      <w:ins w:id="4087" w:author="Arthur Parmentier" w:date="2020-05-19T15:54:00Z">
        <w:r w:rsidRPr="007C437A">
          <w:rPr>
            <w:rPrChange w:id="4088" w:author="Arthur Parmentier" w:date="2020-06-07T15:27:00Z">
              <w:rPr/>
            </w:rPrChange>
          </w:rPr>
          <w:t>PoseNet advantages</w:t>
        </w:r>
      </w:ins>
    </w:p>
    <w:p w:rsidR="00674C10" w:rsidRPr="007C437A" w:rsidRDefault="00674C10">
      <w:pPr>
        <w:rPr>
          <w:ins w:id="4089" w:author="Arthur Parmentier" w:date="2020-05-19T10:01:00Z"/>
        </w:rPr>
      </w:pPr>
      <w:ins w:id="4090" w:author="Arthur Parmentier" w:date="2020-05-19T10:01:00Z">
        <w:r w:rsidRPr="007C437A">
          <w:t xml:space="preserve">PoseNet has several advantages to its concurrent </w:t>
        </w:r>
      </w:ins>
      <w:ins w:id="4091" w:author="Arthur Parmentier" w:date="2020-05-23T09:50:00Z">
        <w:r w:rsidR="00C52DE9" w:rsidRPr="007C437A">
          <w:t>technologies:</w:t>
        </w:r>
      </w:ins>
    </w:p>
    <w:p w:rsidR="00674C10" w:rsidRPr="007C437A" w:rsidRDefault="00674C10" w:rsidP="00674C10">
      <w:pPr>
        <w:pStyle w:val="Paragraphedeliste"/>
        <w:numPr>
          <w:ilvl w:val="0"/>
          <w:numId w:val="25"/>
        </w:numPr>
        <w:rPr>
          <w:ins w:id="4092" w:author="Arthur Parmentier" w:date="2020-05-19T10:08:00Z"/>
        </w:rPr>
      </w:pPr>
      <w:ins w:id="4093" w:author="Arthur Parmentier" w:date="2020-05-19T10:01:00Z">
        <w:r w:rsidRPr="007C437A">
          <w:t>It takes it input from a webcam or any video input that can be recognize</w:t>
        </w:r>
      </w:ins>
      <w:ins w:id="4094" w:author="Arthur Parmentier" w:date="2020-05-19T10:02:00Z">
        <w:r w:rsidRPr="007C437A">
          <w:t>d by the computer,</w:t>
        </w:r>
      </w:ins>
      <w:ins w:id="4095" w:author="Arthur Parmentier" w:date="2020-05-19T10:08:00Z">
        <w:r w:rsidRPr="007C437A">
          <w:t xml:space="preserve"> so that</w:t>
        </w:r>
      </w:ins>
    </w:p>
    <w:p w:rsidR="00674C10" w:rsidRPr="007C437A" w:rsidRDefault="00674C10" w:rsidP="00674C10">
      <w:pPr>
        <w:pStyle w:val="Paragraphedeliste"/>
        <w:numPr>
          <w:ilvl w:val="1"/>
          <w:numId w:val="25"/>
        </w:numPr>
        <w:rPr>
          <w:ins w:id="4096" w:author="Arthur Parmentier" w:date="2020-05-19T10:09:00Z"/>
        </w:rPr>
      </w:pPr>
      <w:ins w:id="4097"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4098" w:author="Arthur Parmentier" w:date="2020-05-19T10:03:00Z"/>
        </w:rPr>
        <w:pPrChange w:id="4099" w:author="Arthur Parmentier" w:date="2020-05-19T10:08:00Z">
          <w:pPr>
            <w:pStyle w:val="Paragraphedeliste"/>
            <w:numPr>
              <w:numId w:val="25"/>
            </w:numPr>
            <w:ind w:hanging="360"/>
          </w:pPr>
        </w:pPrChange>
      </w:pPr>
      <w:ins w:id="4100" w:author="Arthur Parmentier" w:date="2020-05-19T10:09:00Z">
        <w:r w:rsidRPr="007C437A">
          <w:t>It can be used with very common</w:t>
        </w:r>
      </w:ins>
      <w:ins w:id="4101" w:author="Arthur Parmentier" w:date="2020-05-19T10:10:00Z">
        <w:r w:rsidRPr="007C437A">
          <w:t xml:space="preserve"> and cheap</w:t>
        </w:r>
      </w:ins>
      <w:ins w:id="4102" w:author="Arthur Parmentier" w:date="2020-05-19T10:09:00Z">
        <w:r w:rsidRPr="007C437A">
          <w:t xml:space="preserve"> ha</w:t>
        </w:r>
      </w:ins>
      <w:ins w:id="4103"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4104" w:author="Arthur Parmentier" w:date="2020-05-19T10:06:00Z"/>
        </w:rPr>
      </w:pPr>
      <w:ins w:id="4105" w:author="Arthur Parmentier" w:date="2020-05-19T10:05:00Z">
        <w:r w:rsidRPr="007C437A">
          <w:lastRenderedPageBreak/>
          <w:t xml:space="preserve">It provides a direct feedback of its accuracy to the user by overlapping the skeleton joints with the video, allowing users to change </w:t>
        </w:r>
      </w:ins>
      <w:ins w:id="4106"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4107" w:author="Arthur Parmentier" w:date="2020-05-19T10:19:00Z"/>
        </w:rPr>
      </w:pPr>
      <w:ins w:id="4108" w:author="Arthur Parmentier" w:date="2020-05-19T10:11:00Z">
        <w:r w:rsidRPr="007C437A">
          <w:t>It</w:t>
        </w:r>
      </w:ins>
      <w:ins w:id="4109" w:author="Arthur Parmentier" w:date="2020-05-19T10:13:00Z">
        <w:r w:rsidRPr="007C437A">
          <w:t xml:space="preserve"> is </w:t>
        </w:r>
      </w:ins>
      <w:ins w:id="4110" w:author="Arthur Parmentier" w:date="2020-05-19T10:15:00Z">
        <w:r w:rsidRPr="007C437A">
          <w:t xml:space="preserve">an </w:t>
        </w:r>
      </w:ins>
      <w:ins w:id="4111" w:author="Arthur Parmentier" w:date="2020-05-19T10:13:00Z">
        <w:r w:rsidRPr="007C437A">
          <w:t>open</w:t>
        </w:r>
      </w:ins>
      <w:ins w:id="4112" w:author="Arthur Parmentier" w:date="2020-05-19T10:15:00Z">
        <w:r w:rsidRPr="007C437A">
          <w:t>-</w:t>
        </w:r>
      </w:ins>
      <w:ins w:id="4113" w:author="Arthur Parmentier" w:date="2020-05-19T10:13:00Z">
        <w:r w:rsidRPr="007C437A">
          <w:t>source</w:t>
        </w:r>
      </w:ins>
      <w:ins w:id="4114" w:author="Arthur Parmentier" w:date="2020-05-19T10:15:00Z">
        <w:r w:rsidRPr="007C437A">
          <w:t xml:space="preserve"> project</w:t>
        </w:r>
      </w:ins>
      <w:ins w:id="4115" w:author="Arthur Parmentier" w:date="2020-05-19T10:17:00Z">
        <w:r w:rsidRPr="007C437A">
          <w:t>, led by giants (Google…)</w:t>
        </w:r>
      </w:ins>
      <w:ins w:id="4116" w:author="Arthur Parmentier" w:date="2020-05-19T10:19:00Z">
        <w:r w:rsidRPr="007C437A">
          <w:t xml:space="preserve"> and</w:t>
        </w:r>
      </w:ins>
      <w:ins w:id="4117" w:author="Arthur Parmentier" w:date="2020-05-19T10:17:00Z">
        <w:r w:rsidRPr="007C437A">
          <w:t xml:space="preserve"> supported by a </w:t>
        </w:r>
      </w:ins>
      <w:ins w:id="4118" w:author="Arthur Parmentier" w:date="2020-05-19T10:18:00Z">
        <w:r w:rsidRPr="007C437A">
          <w:t xml:space="preserve">vast </w:t>
        </w:r>
      </w:ins>
      <w:ins w:id="4119" w:author="Arthur Parmentier" w:date="2020-05-19T10:17:00Z">
        <w:r w:rsidRPr="007C437A">
          <w:t>community</w:t>
        </w:r>
      </w:ins>
    </w:p>
    <w:p w:rsidR="000D15D8" w:rsidRPr="007C437A" w:rsidRDefault="008E45E0" w:rsidP="00674C10">
      <w:pPr>
        <w:pStyle w:val="Paragraphedeliste"/>
        <w:numPr>
          <w:ilvl w:val="0"/>
          <w:numId w:val="25"/>
        </w:numPr>
        <w:rPr>
          <w:ins w:id="4120" w:author="Arthur Parmentier" w:date="2020-05-19T10:23:00Z"/>
        </w:rPr>
      </w:pPr>
      <w:ins w:id="4121" w:author="Arthur Parmentier" w:date="2020-05-19T10:20:00Z">
        <w:r w:rsidRPr="007C437A">
          <w:t>It is still un</w:t>
        </w:r>
      </w:ins>
      <w:ins w:id="4122" w:author="Arthur Parmentier" w:date="2020-05-19T10:21:00Z">
        <w:r w:rsidRPr="007C437A">
          <w:t xml:space="preserve">der development and will probably continue to be improved over the years, </w:t>
        </w:r>
      </w:ins>
      <w:ins w:id="4123"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4124" w:author="Arthur Parmentier" w:date="2020-05-19T11:12:00Z"/>
        </w:rPr>
      </w:pPr>
      <w:ins w:id="4125" w:author="Arthur Parmentier" w:date="2020-05-19T10:24:00Z">
        <w:r w:rsidRPr="007C437A">
          <w:t xml:space="preserve">It </w:t>
        </w:r>
      </w:ins>
      <w:ins w:id="4126" w:author="Arthur Parmentier" w:date="2020-05-19T11:12:00Z">
        <w:r w:rsidR="00A43D2B" w:rsidRPr="007C437A">
          <w:t>integrates</w:t>
        </w:r>
      </w:ins>
      <w:ins w:id="4127" w:author="Arthur Parmentier" w:date="2020-05-19T11:11:00Z">
        <w:r w:rsidR="00A43D2B" w:rsidRPr="007C437A">
          <w:t xml:space="preserve"> with Max (and other systems) </w:t>
        </w:r>
      </w:ins>
      <w:ins w:id="4128" w:author="Arthur Parmentier" w:date="2020-05-19T11:12:00Z">
        <w:r w:rsidR="00A43D2B" w:rsidRPr="007C437A">
          <w:t>very easily</w:t>
        </w:r>
        <w:r w:rsidR="001E1856" w:rsidRPr="007C437A">
          <w:t xml:space="preserve"> as it can be run in a little</w:t>
        </w:r>
      </w:ins>
      <w:ins w:id="4129" w:author="Arthur Parmentier" w:date="2020-05-23T09:49:00Z">
        <w:r w:rsidR="009D2FFA" w:rsidRPr="007C437A">
          <w:t xml:space="preserve"> node.js</w:t>
        </w:r>
      </w:ins>
      <w:ins w:id="4130" w:author="Arthur Parmentier" w:date="2020-05-19T11:12:00Z">
        <w:r w:rsidR="001E1856" w:rsidRPr="007C437A">
          <w:t xml:space="preserve"> server</w:t>
        </w:r>
      </w:ins>
    </w:p>
    <w:p w:rsidR="00091253" w:rsidRPr="007C437A" w:rsidRDefault="00091253">
      <w:pPr>
        <w:pStyle w:val="Titre5"/>
        <w:rPr>
          <w:ins w:id="4131" w:author="Arthur Parmentier" w:date="2020-05-19T15:54:00Z"/>
          <w:rPrChange w:id="4132" w:author="Arthur Parmentier" w:date="2020-06-07T15:27:00Z">
            <w:rPr>
              <w:ins w:id="4133" w:author="Arthur Parmentier" w:date="2020-05-19T15:54:00Z"/>
            </w:rPr>
          </w:rPrChange>
        </w:rPr>
        <w:pPrChange w:id="4134" w:author="Arthur Parmentier" w:date="2020-05-19T15:54:00Z">
          <w:pPr/>
        </w:pPrChange>
      </w:pPr>
      <w:ins w:id="4135" w:author="Arthur Parmentier" w:date="2020-05-19T15:55:00Z">
        <w:r w:rsidRPr="007C437A">
          <w:rPr>
            <w:rPrChange w:id="4136" w:author="Arthur Parmentier" w:date="2020-06-07T15:27:00Z">
              <w:rPr/>
            </w:rPrChange>
          </w:rPr>
          <w:t>The main shortcoming of PoseNet: depth</w:t>
        </w:r>
      </w:ins>
    </w:p>
    <w:p w:rsidR="008F3623" w:rsidRPr="007C437A" w:rsidRDefault="00792D87" w:rsidP="008F3623">
      <w:pPr>
        <w:rPr>
          <w:ins w:id="4137" w:author="Arthur Parmentier" w:date="2020-05-19T15:29:00Z"/>
        </w:rPr>
      </w:pPr>
      <w:ins w:id="4138" w:author="Arthur Parmentier" w:date="2020-05-19T15:27:00Z">
        <w:r w:rsidRPr="007C437A">
          <w:t>The only ma</w:t>
        </w:r>
      </w:ins>
      <w:ins w:id="4139" w:author="Arthur Parmentier" w:date="2020-05-19T15:28:00Z">
        <w:r w:rsidRPr="007C437A">
          <w:t>j</w:t>
        </w:r>
      </w:ins>
      <w:ins w:id="4140" w:author="Arthur Parmentier" w:date="2020-05-19T15:27:00Z">
        <w:r w:rsidRPr="007C437A">
          <w:t xml:space="preserve">or shortcoming of PoseNet </w:t>
        </w:r>
      </w:ins>
      <w:ins w:id="4141" w:author="Arthur Parmentier" w:date="2020-05-19T15:28:00Z">
        <w:r w:rsidRPr="007C437A">
          <w:t>with respect to other motion tracki</w:t>
        </w:r>
      </w:ins>
      <w:ins w:id="4142" w:author="Arthur Parmentier" w:date="2020-05-19T15:29:00Z">
        <w:r w:rsidRPr="007C437A">
          <w:t>ng systems is that it only operates in 2D and does not</w:t>
        </w:r>
      </w:ins>
      <w:ins w:id="4143" w:author="Arthur Parmentier" w:date="2020-06-03T17:49:00Z">
        <w:r w:rsidR="001F5AEC" w:rsidRPr="007C437A">
          <w:t xml:space="preserve"> </w:t>
        </w:r>
      </w:ins>
      <w:ins w:id="4144" w:author="Arthur Parmentier" w:date="2020-06-03T17:50:00Z">
        <w:r w:rsidR="001F5AEC" w:rsidRPr="007C437A">
          <w:t>model</w:t>
        </w:r>
      </w:ins>
      <w:ins w:id="4145" w:author="Arthur Parmentier" w:date="2020-05-19T15:29:00Z">
        <w:r w:rsidRPr="007C437A">
          <w:t xml:space="preserve"> the depth of each</w:t>
        </w:r>
      </w:ins>
      <w:ins w:id="4146" w:author="Arthur Parmentier" w:date="2020-06-03T17:50:00Z">
        <w:r w:rsidR="001F5AEC" w:rsidRPr="007C437A">
          <w:t xml:space="preserve"> body</w:t>
        </w:r>
      </w:ins>
      <w:ins w:id="4147" w:author="Arthur Parmentier" w:date="2020-05-19T15:29:00Z">
        <w:r w:rsidRPr="007C437A">
          <w:t xml:space="preserve"> joint.</w:t>
        </w:r>
      </w:ins>
    </w:p>
    <w:p w:rsidR="00792D87" w:rsidRPr="007C437A" w:rsidRDefault="00792D87" w:rsidP="008F3623">
      <w:pPr>
        <w:rPr>
          <w:ins w:id="4148" w:author="Arthur Parmentier" w:date="2020-05-19T15:55:00Z"/>
        </w:rPr>
      </w:pPr>
      <w:ins w:id="4149" w:author="Arthur Parmentier" w:date="2020-05-19T15:29:00Z">
        <w:r w:rsidRPr="007C437A">
          <w:t>As a workaround</w:t>
        </w:r>
      </w:ins>
      <w:ins w:id="4150" w:author="Arthur Parmentier" w:date="2020-05-19T15:30:00Z">
        <w:r w:rsidRPr="007C437A">
          <w:t xml:space="preserve">, I first built a simple calibration process </w:t>
        </w:r>
      </w:ins>
      <w:ins w:id="4151" w:author="Arthur Parmentier" w:date="2020-06-03T17:50:00Z">
        <w:r w:rsidR="00AF2EC4" w:rsidRPr="007C437A">
          <w:t>that</w:t>
        </w:r>
      </w:ins>
      <w:ins w:id="4152" w:author="Arthur Parmentier" w:date="2020-05-19T15:30:00Z">
        <w:r w:rsidRPr="007C437A">
          <w:t xml:space="preserve"> allow</w:t>
        </w:r>
      </w:ins>
      <w:ins w:id="4153" w:author="Arthur Parmentier" w:date="2020-06-03T17:50:00Z">
        <w:r w:rsidR="00AF2EC4" w:rsidRPr="007C437A">
          <w:t>ed</w:t>
        </w:r>
      </w:ins>
      <w:ins w:id="4154" w:author="Arthur Parmentier" w:date="2020-05-19T15:30:00Z">
        <w:r w:rsidRPr="007C437A">
          <w:t xml:space="preserve"> to compute the depth of the </w:t>
        </w:r>
      </w:ins>
      <w:ins w:id="4155" w:author="Arthur Parmentier" w:date="2020-05-19T15:31:00Z">
        <w:r w:rsidRPr="007C437A">
          <w:t>torso of the user as well as its angle to the camera</w:t>
        </w:r>
      </w:ins>
      <w:ins w:id="4156" w:author="Arthur Parmentier" w:date="2020-06-03T17:50:00Z">
        <w:r w:rsidR="00904AF3" w:rsidRPr="007C437A">
          <w:t>.</w:t>
        </w:r>
      </w:ins>
      <w:ins w:id="4157" w:author="Arthur Parmentier" w:date="2020-05-19T15:31:00Z">
        <w:r w:rsidRPr="007C437A">
          <w:t xml:space="preserve"> </w:t>
        </w:r>
      </w:ins>
      <w:ins w:id="4158" w:author="Arthur Parmentier" w:date="2020-06-03T17:50:00Z">
        <w:r w:rsidR="00904AF3" w:rsidRPr="007C437A">
          <w:t>After some testing,</w:t>
        </w:r>
      </w:ins>
      <w:ins w:id="4159" w:author="Arthur Parmentier" w:date="2020-05-19T15:31:00Z">
        <w:r w:rsidRPr="007C437A">
          <w:t xml:space="preserve"> I realized that it was useless </w:t>
        </w:r>
      </w:ins>
      <w:ins w:id="4160" w:author="Arthur Parmentier" w:date="2020-05-19T15:32:00Z">
        <w:r w:rsidRPr="007C437A">
          <w:t>in my use case</w:t>
        </w:r>
      </w:ins>
      <w:ins w:id="4161" w:author="Arthur Parmentier" w:date="2020-06-03T17:50:00Z">
        <w:r w:rsidR="00904AF3" w:rsidRPr="007C437A">
          <w:t xml:space="preserve">, did not allow any better classification </w:t>
        </w:r>
      </w:ins>
      <w:ins w:id="4162" w:author="Arthur Parmentier" w:date="2020-05-19T15:32:00Z">
        <w:r w:rsidRPr="007C437A">
          <w:t>and would only bring noise in the data.</w:t>
        </w:r>
      </w:ins>
    </w:p>
    <w:p w:rsidR="00F35BC0" w:rsidRPr="007C437A" w:rsidRDefault="00F35BC0">
      <w:pPr>
        <w:pStyle w:val="Titre6"/>
        <w:rPr>
          <w:ins w:id="4163" w:author="Arthur Parmentier" w:date="2020-06-03T17:51:00Z"/>
        </w:rPr>
      </w:pPr>
      <w:ins w:id="4164" w:author="Arthur Parmentier" w:date="2020-05-19T15:55:00Z">
        <w:r w:rsidRPr="007C437A">
          <w:t>Depth in SP</w:t>
        </w:r>
      </w:ins>
    </w:p>
    <w:p w:rsidR="00704B21" w:rsidRPr="007C437A" w:rsidRDefault="00704B21">
      <w:pPr>
        <w:rPr>
          <w:ins w:id="4165" w:author="Arthur Parmentier" w:date="2020-05-19T15:32:00Z"/>
        </w:rPr>
      </w:pPr>
      <w:ins w:id="4166" w:author="Arthur Parmentier" w:date="2020-06-03T17:51:00Z">
        <w:r w:rsidRPr="007C437A">
          <w:t xml:space="preserve">In fact, there are also some </w:t>
        </w:r>
      </w:ins>
      <w:ins w:id="4167" w:author="Arthur Parmentier" w:date="2020-06-03T17:52:00Z">
        <w:r w:rsidRPr="007C437A">
          <w:t>specificities that allow us to recognize SP signs without any depth information in PoseNet.</w:t>
        </w:r>
      </w:ins>
    </w:p>
    <w:p w:rsidR="009D75C8" w:rsidRPr="007C437A" w:rsidRDefault="00E715BE" w:rsidP="008F3623">
      <w:pPr>
        <w:rPr>
          <w:ins w:id="4168" w:author="Arthur Parmentier" w:date="2020-05-19T15:42:00Z"/>
        </w:rPr>
      </w:pPr>
      <w:ins w:id="4169" w:author="Arthur Parmentier" w:date="2020-05-19T15:35:00Z">
        <w:r w:rsidRPr="007C437A">
          <w:t xml:space="preserve">My observation </w:t>
        </w:r>
      </w:ins>
      <w:ins w:id="4170" w:author="Arthur Parmentier" w:date="2020-05-19T15:38:00Z">
        <w:r w:rsidR="00FE10BB" w:rsidRPr="007C437A">
          <w:t>is that depth</w:t>
        </w:r>
      </w:ins>
      <w:ins w:id="4171" w:author="Arthur Parmentier" w:date="2020-05-19T15:40:00Z">
        <w:r w:rsidR="009D75C8" w:rsidRPr="007C437A">
          <w:t xml:space="preserve"> (z axis)</w:t>
        </w:r>
      </w:ins>
      <w:ins w:id="4172" w:author="Arthur Parmentier" w:date="2020-05-19T15:38:00Z">
        <w:r w:rsidR="00FE10BB" w:rsidRPr="007C437A">
          <w:t xml:space="preserve"> </w:t>
        </w:r>
      </w:ins>
      <w:ins w:id="4173" w:author="Arthur Parmentier" w:date="2020-05-19T15:35:00Z">
        <w:r w:rsidRPr="007C437A">
          <w:t>is often not the most informative axi</w:t>
        </w:r>
      </w:ins>
      <w:ins w:id="4174" w:author="Arthur Parmentier" w:date="2020-05-19T15:36:00Z">
        <w:r w:rsidRPr="007C437A">
          <w:t>s for recognizing SP gestures and even signs like “play” which</w:t>
        </w:r>
      </w:ins>
      <w:ins w:id="4175" w:author="Arthur Parmentier" w:date="2020-05-19T15:37:00Z">
        <w:r w:rsidR="00FE10BB" w:rsidRPr="007C437A">
          <w:t xml:space="preserve"> uses the </w:t>
        </w:r>
      </w:ins>
      <w:ins w:id="4176" w:author="Arthur Parmentier" w:date="2020-05-19T15:40:00Z">
        <w:r w:rsidR="009D75C8" w:rsidRPr="007C437A">
          <w:t>z</w:t>
        </w:r>
      </w:ins>
      <w:ins w:id="4177" w:author="Arthur Parmentier" w:date="2020-05-19T15:41:00Z">
        <w:r w:rsidR="009D75C8" w:rsidRPr="007C437A">
          <w:t xml:space="preserve"> </w:t>
        </w:r>
      </w:ins>
      <w:ins w:id="4178" w:author="Arthur Parmentier" w:date="2020-05-19T15:37:00Z">
        <w:r w:rsidR="00FE10BB" w:rsidRPr="007C437A">
          <w:t>dimension extensively can be recognized only by the movement of the body in 2D, from the p</w:t>
        </w:r>
      </w:ins>
      <w:ins w:id="4179" w:author="Arthur Parmentier" w:date="2020-05-19T15:38:00Z">
        <w:r w:rsidR="00FE10BB" w:rsidRPr="007C437A">
          <w:t>oint of view of the camera in front of the soundpainter</w:t>
        </w:r>
      </w:ins>
      <w:ins w:id="4180" w:author="Arthur Parmentier" w:date="2020-06-03T17:52:00Z">
        <w:r w:rsidR="00B11BF7" w:rsidRPr="007C437A">
          <w:t>, because t</w:t>
        </w:r>
      </w:ins>
      <w:ins w:id="4181" w:author="Arthur Parmentier" w:date="2020-06-03T17:53:00Z">
        <w:r w:rsidR="00B11BF7" w:rsidRPr="007C437A">
          <w:t>here is little ambiguity with other signs.</w:t>
        </w:r>
        <w:r w:rsidR="00DA4920" w:rsidRPr="007C437A">
          <w:t xml:space="preserve"> Depth would only be impor</w:t>
        </w:r>
      </w:ins>
      <w:ins w:id="4182"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4183" w:author="Arthur Parmentier" w:date="2020-06-03T17:56:00Z"/>
        </w:rPr>
      </w:pPr>
      <w:ins w:id="4184" w:author="Arthur Parmentier" w:date="2020-05-19T15:42:00Z">
        <w:r w:rsidRPr="007C437A">
          <w:t>However, capturing dept</w:t>
        </w:r>
      </w:ins>
      <w:ins w:id="4185" w:author="Arthur Parmentier" w:date="2020-05-19T15:43:00Z">
        <w:r w:rsidRPr="007C437A">
          <w:t>h is important for one special sign in SP, which is often called “entering the box”</w:t>
        </w:r>
      </w:ins>
      <w:ins w:id="4186" w:author="Arthur Parmentier" w:date="2020-06-03T17:55:00Z">
        <w:r w:rsidR="007145B0" w:rsidRPr="007C437A">
          <w:t xml:space="preserve"> and </w:t>
        </w:r>
      </w:ins>
      <w:ins w:id="4187" w:author="Arthur Parmentier" w:date="2020-06-03T17:56:00Z">
        <w:r w:rsidR="007145B0" w:rsidRPr="007C437A">
          <w:t xml:space="preserve">almost </w:t>
        </w:r>
      </w:ins>
      <w:ins w:id="4188" w:author="Arthur Parmentier" w:date="2020-06-03T17:55:00Z">
        <w:r w:rsidR="007145B0" w:rsidRPr="007C437A">
          <w:t xml:space="preserve">only takes place in the depth </w:t>
        </w:r>
      </w:ins>
      <w:ins w:id="4189" w:author="Arthur Parmentier" w:date="2020-06-03T17:56:00Z">
        <w:r w:rsidR="007145B0" w:rsidRPr="007C437A">
          <w:t>dimension</w:t>
        </w:r>
      </w:ins>
      <w:ins w:id="4190" w:author="Arthur Parmentier" w:date="2020-05-19T15:43:00Z">
        <w:r w:rsidRPr="007C437A">
          <w:t xml:space="preserve">. Its specialty is that </w:t>
        </w:r>
      </w:ins>
      <w:ins w:id="4191" w:author="Arthur Parmentier" w:date="2020-05-19T15:44:00Z">
        <w:r w:rsidRPr="007C437A">
          <w:t>this sign</w:t>
        </w:r>
      </w:ins>
      <w:ins w:id="4192" w:author="Arthur Parmentier" w:date="2020-05-19T15:45:00Z">
        <w:r w:rsidRPr="007C437A">
          <w:t xml:space="preserve">, consisting in putting one foot in an abstract </w:t>
        </w:r>
      </w:ins>
      <w:ins w:id="4193" w:author="Arthur Parmentier" w:date="2020-05-19T15:46:00Z">
        <w:r w:rsidRPr="007C437A">
          <w:t>“</w:t>
        </w:r>
      </w:ins>
      <w:ins w:id="4194" w:author="Arthur Parmentier" w:date="2020-05-19T15:45:00Z">
        <w:r w:rsidRPr="007C437A">
          <w:t>box</w:t>
        </w:r>
      </w:ins>
      <w:ins w:id="4195" w:author="Arthur Parmentier" w:date="2020-05-19T15:46:00Z">
        <w:r w:rsidRPr="007C437A">
          <w:t>”</w:t>
        </w:r>
      </w:ins>
      <w:ins w:id="4196" w:author="Arthur Parmentier" w:date="2020-05-19T15:45:00Z">
        <w:r w:rsidRPr="007C437A">
          <w:t xml:space="preserve"> in front of the soundpainter,</w:t>
        </w:r>
      </w:ins>
      <w:ins w:id="4197" w:author="Arthur Parmentier" w:date="2020-05-19T15:44:00Z">
        <w:r w:rsidRPr="007C437A">
          <w:t xml:space="preserve"> is used </w:t>
        </w:r>
      </w:ins>
      <w:ins w:id="4198" w:author="Arthur Parmentier" w:date="2020-05-19T15:47:00Z">
        <w:r w:rsidR="00395172" w:rsidRPr="007C437A">
          <w:t xml:space="preserve">in many SP modes </w:t>
        </w:r>
      </w:ins>
      <w:ins w:id="4199" w:author="Arthur Parmentier" w:date="2020-05-19T15:44:00Z">
        <w:r w:rsidRPr="007C437A">
          <w:t>to significate “execute the request now”</w:t>
        </w:r>
      </w:ins>
      <w:ins w:id="4200" w:author="Arthur Parmentier" w:date="2020-05-19T15:47:00Z">
        <w:r w:rsidR="00395172" w:rsidRPr="007C437A">
          <w:t>; whether the request has been defined previously (default mode) or is being signed while the soundpainter has “ent</w:t>
        </w:r>
      </w:ins>
      <w:ins w:id="4201" w:author="Arthur Parmentier" w:date="2020-05-19T15:48:00Z">
        <w:r w:rsidR="00395172" w:rsidRPr="007C437A">
          <w:t>ered the box”.</w:t>
        </w:r>
      </w:ins>
      <w:ins w:id="4202" w:author="Arthur Parmentier" w:date="2020-05-19T15:49:00Z">
        <w:r w:rsidR="007D4E17" w:rsidRPr="007C437A">
          <w:t xml:space="preserve"> </w:t>
        </w:r>
      </w:ins>
      <w:ins w:id="4203" w:author="Arthur Parmentier" w:date="2020-05-19T21:41:00Z">
        <w:r w:rsidR="009D3597" w:rsidRPr="007C437A">
          <w:t xml:space="preserve">It is </w:t>
        </w:r>
      </w:ins>
      <w:ins w:id="4204" w:author="Arthur Parmentier" w:date="2020-05-19T21:47:00Z">
        <w:r w:rsidR="00214331" w:rsidRPr="007C437A">
          <w:t>only meaningful when</w:t>
        </w:r>
      </w:ins>
      <w:ins w:id="4205" w:author="Arthur Parmentier" w:date="2020-05-19T21:41:00Z">
        <w:r w:rsidR="009D3597" w:rsidRPr="007C437A">
          <w:t xml:space="preserve"> executed simultaneously to other signs, </w:t>
        </w:r>
      </w:ins>
      <w:ins w:id="4206" w:author="Arthur Parmentier" w:date="2020-05-19T21:42:00Z">
        <w:r w:rsidR="009D3597" w:rsidRPr="007C437A">
          <w:t>for instance</w:t>
        </w:r>
      </w:ins>
      <w:ins w:id="4207" w:author="Arthur Parmentier" w:date="2020-05-19T21:41:00Z">
        <w:r w:rsidR="009D3597" w:rsidRPr="007C437A">
          <w:t xml:space="preserve"> “go gestures” in default mode</w:t>
        </w:r>
      </w:ins>
      <w:ins w:id="4208" w:author="Arthur Parmentier" w:date="2020-05-19T21:42:00Z">
        <w:r w:rsidR="009D3597" w:rsidRPr="007C437A">
          <w:t xml:space="preserve"> or </w:t>
        </w:r>
      </w:ins>
      <w:ins w:id="4209" w:author="Arthur Parmentier" w:date="2020-05-19T21:41:00Z">
        <w:r w:rsidR="009D3597" w:rsidRPr="007C437A">
          <w:t>contents</w:t>
        </w:r>
      </w:ins>
      <w:ins w:id="4210" w:author="Arthur Parmentier" w:date="2020-05-19T21:42:00Z">
        <w:r w:rsidR="009D3597" w:rsidRPr="007C437A">
          <w:t xml:space="preserve"> in launch mode.</w:t>
        </w:r>
      </w:ins>
      <w:ins w:id="4211" w:author="Arthur Parmentier" w:date="2020-05-19T21:46:00Z">
        <w:r w:rsidR="00393470" w:rsidRPr="007C437A">
          <w:t xml:space="preserve"> </w:t>
        </w:r>
      </w:ins>
      <w:ins w:id="4212" w:author="Arthur Parmentier" w:date="2020-05-19T15:49:00Z">
        <w:r w:rsidR="007D4E17" w:rsidRPr="007C437A">
          <w:t xml:space="preserve">The </w:t>
        </w:r>
      </w:ins>
      <w:ins w:id="4213" w:author="Arthur Parmentier" w:date="2020-05-19T15:50:00Z">
        <w:r w:rsidR="005A7B09" w:rsidRPr="007C437A">
          <w:t>opposite</w:t>
        </w:r>
      </w:ins>
      <w:ins w:id="4214" w:author="Arthur Parmentier" w:date="2020-05-19T15:49:00Z">
        <w:r w:rsidR="007D4E17" w:rsidRPr="007C437A">
          <w:t xml:space="preserve"> sign “exiting the box” also has the very specific meaning of “g</w:t>
        </w:r>
      </w:ins>
      <w:ins w:id="4215" w:author="Arthur Parmentier" w:date="2020-05-19T15:50:00Z">
        <w:r w:rsidR="007D4E17" w:rsidRPr="007C437A">
          <w:t>etting back to default mode”.</w:t>
        </w:r>
      </w:ins>
    </w:p>
    <w:p w:rsidR="007145B0" w:rsidRPr="007C437A" w:rsidRDefault="007145B0" w:rsidP="008F3623">
      <w:pPr>
        <w:rPr>
          <w:ins w:id="4216" w:author="Arthur Parmentier" w:date="2020-05-19T16:00:00Z"/>
        </w:rPr>
      </w:pPr>
      <w:ins w:id="4217" w:author="Arthur Parmentier" w:date="2020-06-03T17:56:00Z">
        <w:r w:rsidRPr="007C437A">
          <w:t>How can we manage to</w:t>
        </w:r>
      </w:ins>
      <w:ins w:id="4218" w:author="Arthur Parmentier" w:date="2020-06-03T17:57:00Z">
        <w:r w:rsidRPr="007C437A">
          <w:t xml:space="preserve"> get past that specific issue?</w:t>
        </w:r>
      </w:ins>
    </w:p>
    <w:p w:rsidR="009C261B" w:rsidRPr="007C437A" w:rsidRDefault="009C261B" w:rsidP="009C261B">
      <w:pPr>
        <w:pStyle w:val="Titre6"/>
        <w:rPr>
          <w:ins w:id="4219" w:author="Arthur Parmentier" w:date="2020-05-19T16:01:00Z"/>
        </w:rPr>
      </w:pPr>
      <w:ins w:id="4220" w:author="Arthur Parmentier" w:date="2020-05-19T16:00:00Z">
        <w:r w:rsidRPr="007C437A">
          <w:t>Reco</w:t>
        </w:r>
      </w:ins>
      <w:ins w:id="4221" w:author="Arthur Parmentier" w:date="2020-05-19T16:01:00Z">
        <w:r w:rsidRPr="007C437A">
          <w:t xml:space="preserve">gnition without depth: compromises </w:t>
        </w:r>
      </w:ins>
      <w:ins w:id="4222" w:author="Arthur Parmentier" w:date="2020-05-20T11:39:00Z">
        <w:r w:rsidR="000506E4" w:rsidRPr="007C437A">
          <w:t>and simplifications of SP grammar</w:t>
        </w:r>
      </w:ins>
    </w:p>
    <w:p w:rsidR="009C261B" w:rsidRPr="007C437A" w:rsidRDefault="00A00963" w:rsidP="009C261B">
      <w:pPr>
        <w:rPr>
          <w:ins w:id="4223" w:author="Arthur Parmentier" w:date="2020-05-19T16:04:00Z"/>
        </w:rPr>
      </w:pPr>
      <w:ins w:id="4224" w:author="Arthur Parmentier" w:date="2020-05-19T16:03:00Z">
        <w:r w:rsidRPr="007C437A">
          <w:t>Ideally, one would want to capture depth and abandon PoseNet for a better tracking method</w:t>
        </w:r>
      </w:ins>
      <w:ins w:id="4225" w:author="Arthur Parmentier" w:date="2020-05-19T20:01:00Z">
        <w:r w:rsidR="00D6200D" w:rsidRPr="007C437A">
          <w:t>:</w:t>
        </w:r>
      </w:ins>
    </w:p>
    <w:p w:rsidR="00A00963" w:rsidRPr="007C437A" w:rsidRDefault="00A00963" w:rsidP="00A00963">
      <w:pPr>
        <w:pStyle w:val="Paragraphedeliste"/>
        <w:numPr>
          <w:ilvl w:val="0"/>
          <w:numId w:val="26"/>
        </w:numPr>
        <w:rPr>
          <w:ins w:id="4226" w:author="Arthur Parmentier" w:date="2020-05-19T16:06:00Z"/>
        </w:rPr>
      </w:pPr>
      <w:ins w:id="4227" w:author="Arthur Parmentier" w:date="2020-05-19T16:04:00Z">
        <w:r w:rsidRPr="007C437A">
          <w:t>Kinect</w:t>
        </w:r>
      </w:ins>
      <w:ins w:id="4228" w:author="Arthur Parmentier" w:date="2020-05-19T16:05:00Z">
        <w:r w:rsidR="005E2970" w:rsidRPr="007C437A">
          <w:t xml:space="preserve"> systems</w:t>
        </w:r>
      </w:ins>
      <w:ins w:id="4229" w:author="Arthur Parmentier" w:date="2020-05-19T16:04:00Z">
        <w:r w:rsidRPr="007C437A">
          <w:t xml:space="preserve"> can capture depth</w:t>
        </w:r>
        <w:r w:rsidR="005E2970" w:rsidRPr="007C437A">
          <w:t xml:space="preserve"> </w:t>
        </w:r>
      </w:ins>
      <w:ins w:id="4230"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4231" w:author="Arthur Parmentier" w:date="2020-05-19T16:09:00Z"/>
        </w:rPr>
      </w:pPr>
      <w:ins w:id="4232" w:author="Arthur Parmentier" w:date="2020-05-19T16:07:00Z">
        <w:r w:rsidRPr="007C437A">
          <w:lastRenderedPageBreak/>
          <w:t xml:space="preserve">Motion capture suits </w:t>
        </w:r>
      </w:ins>
      <w:ins w:id="4233" w:author="Arthur Parmentier" w:date="2020-05-23T09:50:00Z">
        <w:r w:rsidR="00C52DE9" w:rsidRPr="007C437A">
          <w:t xml:space="preserve">(for instance, IR </w:t>
        </w:r>
      </w:ins>
      <w:ins w:id="4234" w:author="Arthur Parmentier" w:date="2020-06-03T17:57:00Z">
        <w:r w:rsidR="004020A1" w:rsidRPr="007C437A">
          <w:t>marker-based</w:t>
        </w:r>
      </w:ins>
      <w:ins w:id="4235" w:author="Arthur Parmentier" w:date="2020-05-23T09:50:00Z">
        <w:r w:rsidR="00C52DE9" w:rsidRPr="007C437A">
          <w:t xml:space="preserve"> suits) </w:t>
        </w:r>
      </w:ins>
      <w:ins w:id="4236" w:author="Arthur Parmentier" w:date="2020-05-19T16:07:00Z">
        <w:r w:rsidRPr="007C437A">
          <w:t xml:space="preserve">are usually the most accurate and performant devices but their costs and </w:t>
        </w:r>
      </w:ins>
      <w:ins w:id="4237"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4238" w:author="Arthur Parmentier" w:date="2020-05-19T19:58:00Z"/>
        </w:rPr>
      </w:pPr>
      <w:ins w:id="4239" w:author="Arthur Parmentier" w:date="2020-05-19T16:10:00Z">
        <w:r w:rsidRPr="007C437A">
          <w:t>OpenPose</w:t>
        </w:r>
        <w:r w:rsidRPr="007C437A">
          <w:rPr>
            <w:rStyle w:val="Appelnotedebasdep"/>
          </w:rPr>
          <w:footnoteReference w:id="45"/>
        </w:r>
      </w:ins>
      <w:ins w:id="4241" w:author="Arthur Parmentier" w:date="2020-05-19T16:14:00Z">
        <w:r w:rsidR="00A516F0" w:rsidRPr="007C437A">
          <w:t xml:space="preserve"> </w:t>
        </w:r>
      </w:ins>
      <w:ins w:id="4242" w:author="Arthur Parmentier" w:date="2020-05-19T16:15:00Z">
        <w:r w:rsidR="00A516F0" w:rsidRPr="007C437A">
          <w:t>is the main realistic alternative to Po</w:t>
        </w:r>
      </w:ins>
      <w:ins w:id="4243" w:author="Arthur Parmentier" w:date="2020-05-19T16:16:00Z">
        <w:r w:rsidR="00A516F0" w:rsidRPr="007C437A">
          <w:t>seNet at this moment</w:t>
        </w:r>
      </w:ins>
      <w:ins w:id="4244" w:author="Arthur Parmentier" w:date="2020-05-19T19:48:00Z">
        <w:r w:rsidR="009A7725" w:rsidRPr="007C437A">
          <w:t xml:space="preserve">; it supports 3D triangulation from multiple view (like two cameras orthogonal to the soundpainter) </w:t>
        </w:r>
      </w:ins>
      <w:ins w:id="4245" w:author="Arthur Parmentier" w:date="2020-05-19T16:16:00Z">
        <w:r w:rsidR="00A516F0" w:rsidRPr="007C437A">
          <w:t>but could not be ported to Max without much hassle</w:t>
        </w:r>
        <w:r w:rsidR="00A516F0" w:rsidRPr="007C437A">
          <w:rPr>
            <w:rStyle w:val="Appelnotedebasdep"/>
          </w:rPr>
          <w:footnoteReference w:id="46"/>
        </w:r>
      </w:ins>
    </w:p>
    <w:p w:rsidR="009A7725" w:rsidRPr="007C437A" w:rsidRDefault="009A7725">
      <w:pPr>
        <w:pStyle w:val="Paragraphedeliste"/>
        <w:numPr>
          <w:ilvl w:val="0"/>
          <w:numId w:val="26"/>
        </w:numPr>
        <w:rPr>
          <w:ins w:id="4271" w:author="Arthur Parmentier" w:date="2020-05-19T15:50:00Z"/>
        </w:rPr>
        <w:pPrChange w:id="4272" w:author="Arthur Parmentier" w:date="2020-05-19T16:04:00Z">
          <w:pPr/>
        </w:pPrChange>
      </w:pPr>
      <w:ins w:id="4273" w:author="Arthur Parmentier" w:date="2020-05-19T19:58:00Z">
        <w:r w:rsidRPr="007C437A">
          <w:t xml:space="preserve">Some </w:t>
        </w:r>
      </w:ins>
      <w:ins w:id="4274"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7"/>
        </w:r>
        <w:r w:rsidR="00F707EB" w:rsidRPr="007C437A">
          <w:t xml:space="preserve"> </w:t>
        </w:r>
      </w:ins>
      <w:ins w:id="4278" w:author="Arthur Parmentier" w:date="2020-05-19T20:02:00Z">
        <w:r w:rsidR="00D6200D" w:rsidRPr="007C437A">
          <w:t>yet</w:t>
        </w:r>
      </w:ins>
      <w:ins w:id="4279" w:author="Arthur Parmentier" w:date="2020-05-19T19:59:00Z">
        <w:r w:rsidR="00F707EB" w:rsidRPr="007C437A">
          <w:t xml:space="preserve"> far from portable to my project</w:t>
        </w:r>
      </w:ins>
    </w:p>
    <w:p w:rsidR="00D6200D" w:rsidRPr="007C437A" w:rsidRDefault="00D6200D" w:rsidP="00D6200D">
      <w:pPr>
        <w:rPr>
          <w:ins w:id="4280" w:author="Arthur Parmentier" w:date="2020-05-19T22:45:00Z"/>
        </w:rPr>
      </w:pPr>
      <w:ins w:id="4281" w:author="Arthur Parmentier" w:date="2020-05-19T20:01:00Z">
        <w:r w:rsidRPr="007C437A">
          <w:t>PoseNet appears like the best compromise</w:t>
        </w:r>
      </w:ins>
      <w:ins w:id="4282" w:author="Arthur Parmentier" w:date="2020-05-19T20:03:00Z">
        <w:r w:rsidRPr="007C437A">
          <w:t xml:space="preserve"> for th</w:t>
        </w:r>
      </w:ins>
      <w:ins w:id="4283" w:author="Arthur Parmentier" w:date="2020-05-19T22:49:00Z">
        <w:r w:rsidR="008706E0" w:rsidRPr="007C437A">
          <w:t>is particular</w:t>
        </w:r>
      </w:ins>
      <w:ins w:id="4284" w:author="Arthur Parmentier" w:date="2020-05-19T20:03:00Z">
        <w:r w:rsidRPr="007C437A">
          <w:t xml:space="preserve"> use case</w:t>
        </w:r>
      </w:ins>
      <w:ins w:id="4285" w:author="Arthur Parmentier" w:date="2020-05-19T22:50:00Z">
        <w:r w:rsidR="008706E0" w:rsidRPr="007C437A">
          <w:t>, its goals and under the constraints</w:t>
        </w:r>
      </w:ins>
      <w:ins w:id="4286" w:author="Arthur Parmentier" w:date="2020-05-19T20:03:00Z">
        <w:r w:rsidRPr="007C437A">
          <w:t xml:space="preserve"> of this project.</w:t>
        </w:r>
      </w:ins>
      <w:ins w:id="4287" w:author="Arthur Parmentier" w:date="2020-05-19T21:52:00Z">
        <w:r w:rsidR="00F45509" w:rsidRPr="007C437A">
          <w:br/>
        </w:r>
      </w:ins>
      <w:ins w:id="4288" w:author="Arthur Parmentier" w:date="2020-05-19T20:04:00Z">
        <w:r w:rsidRPr="007C437A">
          <w:t xml:space="preserve">In </w:t>
        </w:r>
      </w:ins>
      <w:ins w:id="4289" w:author="Arthur Parmentier" w:date="2020-05-19T21:53:00Z">
        <w:r w:rsidR="00F45509" w:rsidRPr="007C437A">
          <w:t>theory</w:t>
        </w:r>
      </w:ins>
      <w:ins w:id="4290" w:author="Arthur Parmentier" w:date="2020-05-19T20:04:00Z">
        <w:r w:rsidRPr="007C437A">
          <w:t>, it would be sufficient to add a simple external hardware of software mechanism to know whether the soundpainter has “</w:t>
        </w:r>
      </w:ins>
      <w:ins w:id="4291" w:author="Arthur Parmentier" w:date="2020-05-19T20:05:00Z">
        <w:r w:rsidRPr="007C437A">
          <w:t>entered the box” or not to remove the greatest part of the problem</w:t>
        </w:r>
      </w:ins>
      <w:ins w:id="4292" w:author="Arthur Parmentier" w:date="2020-05-19T22:47:00Z">
        <w:r w:rsidR="00B832E8" w:rsidRPr="007C437A">
          <w:t>. One could for instance t</w:t>
        </w:r>
      </w:ins>
      <w:ins w:id="4293" w:author="Arthur Parmentier" w:date="2020-05-19T22:48:00Z">
        <w:r w:rsidR="00B832E8" w:rsidRPr="007C437A">
          <w:t xml:space="preserve">hink of using a numeric carpet of a simple tracker of relative feet </w:t>
        </w:r>
        <w:r w:rsidR="007B3735" w:rsidRPr="007C437A">
          <w:t>d</w:t>
        </w:r>
      </w:ins>
      <w:ins w:id="4294" w:author="Arthur Parmentier" w:date="2020-05-19T22:49:00Z">
        <w:r w:rsidR="007B3735" w:rsidRPr="007C437A">
          <w:t>istance on the z axis</w:t>
        </w:r>
      </w:ins>
      <w:ins w:id="4295" w:author="Arthur Parmentier" w:date="2020-05-19T22:48:00Z">
        <w:r w:rsidR="00B832E8" w:rsidRPr="007C437A">
          <w:t xml:space="preserve"> to achieve this.</w:t>
        </w:r>
      </w:ins>
      <w:ins w:id="4296" w:author="Arthur Parmentier" w:date="2020-05-19T21:52:00Z">
        <w:r w:rsidR="00F45509" w:rsidRPr="007C437A">
          <w:br/>
        </w:r>
      </w:ins>
      <w:ins w:id="4297" w:author="Arthur Parmentier" w:date="2020-05-19T21:53:00Z">
        <w:r w:rsidR="00F45509" w:rsidRPr="007C437A">
          <w:t xml:space="preserve">In fact, </w:t>
        </w:r>
      </w:ins>
      <w:ins w:id="4298" w:author="Arthur Parmentier" w:date="2020-05-19T21:54:00Z">
        <w:r w:rsidR="00F45509" w:rsidRPr="007C437A">
          <w:t xml:space="preserve">I chose to work primarily on the default mode as my use case. In this mode, </w:t>
        </w:r>
      </w:ins>
      <w:ins w:id="4299" w:author="Arthur Parmentier" w:date="2020-05-19T21:56:00Z">
        <w:r w:rsidR="00F45509" w:rsidRPr="007C437A">
          <w:t>the</w:t>
        </w:r>
      </w:ins>
      <w:ins w:id="4300" w:author="Arthur Parmentier" w:date="2020-05-19T21:57:00Z">
        <w:r w:rsidR="00F45509" w:rsidRPr="007C437A">
          <w:t xml:space="preserve"> practical</w:t>
        </w:r>
      </w:ins>
      <w:ins w:id="4301" w:author="Arthur Parmentier" w:date="2020-05-19T21:56:00Z">
        <w:r w:rsidR="00F45509" w:rsidRPr="007C437A">
          <w:t xml:space="preserve"> use of the “go gesture</w:t>
        </w:r>
      </w:ins>
      <w:ins w:id="4302" w:author="Arthur Parmentier" w:date="2020-05-19T21:57:00Z">
        <w:r w:rsidR="00F45509" w:rsidRPr="007C437A">
          <w:t>”</w:t>
        </w:r>
      </w:ins>
      <w:ins w:id="4303" w:author="Arthur Parmentier" w:date="2020-05-19T22:20:00Z">
        <w:r w:rsidR="000B345C" w:rsidRPr="007C437A">
          <w:t xml:space="preserve"> “play”</w:t>
        </w:r>
      </w:ins>
      <w:ins w:id="4304" w:author="Arthur Parmentier" w:date="2020-05-19T21:57:00Z">
        <w:r w:rsidR="00F45509" w:rsidRPr="007C437A">
          <w:t xml:space="preserve"> is always associated with “entering the box”</w:t>
        </w:r>
        <w:r w:rsidR="00F45509" w:rsidRPr="007C437A">
          <w:rPr>
            <w:rStyle w:val="Appelnotedebasdep"/>
          </w:rPr>
          <w:footnoteReference w:id="48"/>
        </w:r>
      </w:ins>
      <w:ins w:id="4367" w:author="Arthur Parmentier" w:date="2020-05-19T22:19:00Z">
        <w:r w:rsidR="000B345C" w:rsidRPr="007C437A">
          <w:t xml:space="preserve"> </w:t>
        </w:r>
      </w:ins>
      <w:ins w:id="4368" w:author="Arthur Parmentier" w:date="2020-05-19T22:20:00Z">
        <w:r w:rsidR="00FE27EB" w:rsidRPr="007C437A">
          <w:t>while even if the use of other “go gestures” such as “</w:t>
        </w:r>
      </w:ins>
      <w:ins w:id="4369" w:author="Arthur Parmentier" w:date="2020-05-19T22:22:00Z">
        <w:r w:rsidR="00FE27EB" w:rsidRPr="007C437A">
          <w:t>S</w:t>
        </w:r>
      </w:ins>
      <w:ins w:id="4370" w:author="Arthur Parmentier" w:date="2020-05-19T22:20:00Z">
        <w:r w:rsidR="00FE27EB" w:rsidRPr="007C437A">
          <w:t>lowly enter” is not</w:t>
        </w:r>
      </w:ins>
      <w:ins w:id="4371" w:author="Arthur Parmentier" w:date="2020-05-19T22:21:00Z">
        <w:r w:rsidR="00FE27EB" w:rsidRPr="007C437A">
          <w:t xml:space="preserve"> always </w:t>
        </w:r>
      </w:ins>
      <w:ins w:id="4372" w:author="Arthur Parmentier" w:date="2020-05-19T22:20:00Z">
        <w:r w:rsidR="00FE27EB" w:rsidRPr="007C437A">
          <w:t>with “entering the box”</w:t>
        </w:r>
      </w:ins>
      <w:ins w:id="4373" w:author="Arthur Parmentier" w:date="2020-05-19T22:21:00Z">
        <w:r w:rsidR="00FE27EB" w:rsidRPr="007C437A">
          <w:t xml:space="preserve">, a simplified version of the grammar can </w:t>
        </w:r>
      </w:ins>
      <w:ins w:id="4374" w:author="Arthur Parmentier" w:date="2020-05-19T22:22:00Z">
        <w:r w:rsidR="00FE27EB" w:rsidRPr="007C437A">
          <w:t>easily assume that “entering the box” is always performed with “go gestures”</w:t>
        </w:r>
        <w:r w:rsidR="000459FB" w:rsidRPr="007C437A">
          <w:t xml:space="preserve">, without </w:t>
        </w:r>
      </w:ins>
      <w:ins w:id="4375"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4376" w:author="Arthur Parmentier" w:date="2020-05-20T11:27:00Z"/>
        </w:rPr>
      </w:pPr>
      <w:ins w:id="4377" w:author="Arthur Parmentier" w:date="2020-05-19T22:45:00Z">
        <w:r w:rsidRPr="007C437A">
          <w:t>With this</w:t>
        </w:r>
      </w:ins>
      <w:ins w:id="4378" w:author="Arthur Parmentier" w:date="2020-05-19T22:46:00Z">
        <w:r w:rsidRPr="007C437A">
          <w:t xml:space="preserve"> </w:t>
        </w:r>
      </w:ins>
      <w:ins w:id="4379" w:author="Arthur Parmentier" w:date="2020-05-19T22:45:00Z">
        <w:r w:rsidRPr="007C437A">
          <w:t>simplification in m</w:t>
        </w:r>
      </w:ins>
      <w:ins w:id="4380" w:author="Arthur Parmentier" w:date="2020-05-19T22:46:00Z">
        <w:r w:rsidRPr="007C437A">
          <w:t xml:space="preserve">ind, a 2D tracking </w:t>
        </w:r>
      </w:ins>
      <w:ins w:id="4381" w:author="Arthur Parmentier" w:date="2020-05-19T22:47:00Z">
        <w:r w:rsidRPr="007C437A">
          <w:t xml:space="preserve">of the full body </w:t>
        </w:r>
      </w:ins>
      <w:ins w:id="4382" w:author="Arthur Parmentier" w:date="2020-05-19T22:46:00Z">
        <w:r w:rsidRPr="007C437A">
          <w:t xml:space="preserve">is </w:t>
        </w:r>
      </w:ins>
      <w:ins w:id="4383" w:author="Arthur Parmentier" w:date="2020-05-19T22:53:00Z">
        <w:r w:rsidR="00BF2076" w:rsidRPr="007C437A">
          <w:t>enough</w:t>
        </w:r>
      </w:ins>
      <w:ins w:id="4384" w:author="Arthur Parmentier" w:date="2020-05-19T22:47:00Z">
        <w:r w:rsidRPr="007C437A">
          <w:t xml:space="preserve"> </w:t>
        </w:r>
      </w:ins>
      <w:ins w:id="4385" w:author="Arthur Parmentier" w:date="2020-05-19T22:53:00Z">
        <w:r w:rsidR="00BF2076" w:rsidRPr="007C437A">
          <w:t xml:space="preserve">to cover the </w:t>
        </w:r>
      </w:ins>
      <w:ins w:id="4386" w:author="Arthur Parmentier" w:date="2020-05-19T22:54:00Z">
        <w:r w:rsidR="00BF2076" w:rsidRPr="007C437A">
          <w:t>default mode.</w:t>
        </w:r>
      </w:ins>
      <w:ins w:id="4387" w:author="Arthur Parmentier" w:date="2020-05-19T22:57:00Z">
        <w:r w:rsidR="00BF2076" w:rsidRPr="007C437A">
          <w:t xml:space="preserve"> But what about</w:t>
        </w:r>
      </w:ins>
      <w:ins w:id="4388" w:author="Arthur Parmentier" w:date="2020-05-19T22:58:00Z">
        <w:r w:rsidR="00BF2076" w:rsidRPr="007C437A">
          <w:t xml:space="preserve"> over modes, that also make use of the “box” in a different way?</w:t>
        </w:r>
        <w:r w:rsidR="00BF2076" w:rsidRPr="007C437A">
          <w:br/>
        </w:r>
      </w:ins>
      <w:ins w:id="4389" w:author="Arthur Parmentier" w:date="2020-05-19T22:59:00Z">
        <w:r w:rsidR="00BF2076" w:rsidRPr="007C437A">
          <w:t>Interestingly, most other SP modes that I am aware of</w:t>
        </w:r>
      </w:ins>
      <w:ins w:id="4390" w:author="Arthur Parmentier" w:date="2020-05-19T23:01:00Z">
        <w:r w:rsidR="00BF2076" w:rsidRPr="007C437A">
          <w:t xml:space="preserve"> are using immediate requests rather than structured requests</w:t>
        </w:r>
      </w:ins>
      <w:ins w:id="4391" w:author="Arthur Parmentier" w:date="2020-05-20T11:19:00Z">
        <w:r w:rsidR="00C907A8" w:rsidRPr="007C437A">
          <w:t>, and the soundpainter is always standing in the “box”</w:t>
        </w:r>
      </w:ins>
      <w:ins w:id="4392" w:author="Arthur Parmentier" w:date="2020-05-20T11:20:00Z">
        <w:r w:rsidR="00C907A8" w:rsidRPr="007C437A">
          <w:t xml:space="preserve"> when using these modes</w:t>
        </w:r>
      </w:ins>
      <w:ins w:id="4393" w:author="Arthur Parmentier" w:date="2020-05-19T23:02:00Z">
        <w:r w:rsidR="00BF2076" w:rsidRPr="007C437A">
          <w:t>.</w:t>
        </w:r>
        <w:r w:rsidR="00F24850" w:rsidRPr="007C437A">
          <w:t xml:space="preserve"> In other words, </w:t>
        </w:r>
      </w:ins>
      <w:ins w:id="4394" w:author="Arthur Parmentier" w:date="2020-05-19T23:03:00Z">
        <w:r w:rsidR="00F24850" w:rsidRPr="007C437A">
          <w:t>signing “outside the box”</w:t>
        </w:r>
      </w:ins>
      <w:ins w:id="4395" w:author="Arthur Parmentier" w:date="2020-05-20T11:21:00Z">
        <w:r w:rsidR="00C907A8" w:rsidRPr="007C437A">
          <w:t>, not in real-time</w:t>
        </w:r>
      </w:ins>
      <w:ins w:id="4396" w:author="Arthur Parmentier" w:date="2020-05-20T11:22:00Z">
        <w:r w:rsidR="00C907A8" w:rsidRPr="007C437A">
          <w:t>, to make</w:t>
        </w:r>
      </w:ins>
      <w:ins w:id="4397" w:author="Arthur Parmentier" w:date="2020-05-19T23:03:00Z">
        <w:r w:rsidR="00F24850" w:rsidRPr="007C437A">
          <w:t xml:space="preserve"> </w:t>
        </w:r>
      </w:ins>
      <w:ins w:id="4398" w:author="Arthur Parmentier" w:date="2020-05-20T11:22:00Z">
        <w:r w:rsidR="00C907A8" w:rsidRPr="007C437A">
          <w:t xml:space="preserve">structured requests </w:t>
        </w:r>
      </w:ins>
      <w:ins w:id="4399" w:author="Arthur Parmentier" w:date="2020-05-20T11:23:00Z">
        <w:r w:rsidR="00C907A8" w:rsidRPr="007C437A">
          <w:t xml:space="preserve">is particular to the </w:t>
        </w:r>
        <w:r w:rsidR="00C907A8" w:rsidRPr="007C437A">
          <w:lastRenderedPageBreak/>
          <w:t>default mode</w:t>
        </w:r>
      </w:ins>
      <w:ins w:id="4400" w:author="Arthur Parmentier" w:date="2020-05-19T23:03:00Z">
        <w:r w:rsidR="00F24850" w:rsidRPr="007C437A">
          <w:t>.</w:t>
        </w:r>
      </w:ins>
      <w:ins w:id="4401" w:author="Arthur Parmentier" w:date="2020-05-19T23:04:00Z">
        <w:r w:rsidR="00F24850" w:rsidRPr="007C437A">
          <w:rPr>
            <w:rStyle w:val="Appelnotedebasdep"/>
          </w:rPr>
          <w:footnoteReference w:id="49"/>
        </w:r>
      </w:ins>
      <w:ins w:id="4416" w:author="Arthur Parmentier" w:date="2020-05-19T23:08:00Z">
        <w:r w:rsidR="00833F14" w:rsidRPr="007C437A">
          <w:t xml:space="preserve"> By entering</w:t>
        </w:r>
      </w:ins>
      <w:ins w:id="4417" w:author="Arthur Parmentier" w:date="2020-05-19T23:09:00Z">
        <w:r w:rsidR="00833F14" w:rsidRPr="007C437A">
          <w:t xml:space="preserve"> or exiting</w:t>
        </w:r>
      </w:ins>
      <w:ins w:id="4418" w:author="Arthur Parmentier" w:date="2020-05-19T23:08:00Z">
        <w:r w:rsidR="00833F14" w:rsidRPr="007C437A">
          <w:t xml:space="preserve"> </w:t>
        </w:r>
      </w:ins>
      <w:ins w:id="4419" w:author="Arthur Parmentier" w:date="2020-05-19T23:09:00Z">
        <w:r w:rsidR="00833F14" w:rsidRPr="007C437A">
          <w:t>other</w:t>
        </w:r>
      </w:ins>
      <w:ins w:id="4420" w:author="Arthur Parmentier" w:date="2020-05-19T23:08:00Z">
        <w:r w:rsidR="00833F14" w:rsidRPr="007C437A">
          <w:t xml:space="preserve"> mode</w:t>
        </w:r>
      </w:ins>
      <w:ins w:id="4421" w:author="Arthur Parmentier" w:date="2020-05-19T23:09:00Z">
        <w:r w:rsidR="00833F14" w:rsidRPr="007C437A">
          <w:t>s</w:t>
        </w:r>
      </w:ins>
      <w:ins w:id="4422" w:author="Arthur Parmentier" w:date="2020-05-19T23:08:00Z">
        <w:r w:rsidR="00833F14" w:rsidRPr="007C437A">
          <w:t xml:space="preserve"> (marked with </w:t>
        </w:r>
      </w:ins>
      <w:ins w:id="4423" w:author="Arthur Parmentier" w:date="2020-05-19T23:09:00Z">
        <w:r w:rsidR="00833F14" w:rsidRPr="007C437A">
          <w:t>their</w:t>
        </w:r>
      </w:ins>
      <w:ins w:id="4424" w:author="Arthur Parmentier" w:date="2020-05-19T23:08:00Z">
        <w:r w:rsidR="00833F14" w:rsidRPr="007C437A">
          <w:t xml:space="preserve"> “enter</w:t>
        </w:r>
      </w:ins>
      <w:ins w:id="4425" w:author="Arthur Parmentier" w:date="2020-05-19T23:09:00Z">
        <w:r w:rsidR="00833F14" w:rsidRPr="007C437A">
          <w:t xml:space="preserve">” and “exit” signs), the program should be able </w:t>
        </w:r>
      </w:ins>
      <w:ins w:id="4426" w:author="Arthur Parmentier" w:date="2020-05-19T23:10:00Z">
        <w:r w:rsidR="00833F14" w:rsidRPr="007C437A">
          <w:t>to know whether requests must be considered immediate requests</w:t>
        </w:r>
      </w:ins>
      <w:ins w:id="4427" w:author="Arthur Parmentier" w:date="2020-05-19T23:11:00Z">
        <w:r w:rsidR="00833F14" w:rsidRPr="007C437A">
          <w:t xml:space="preserve"> </w:t>
        </w:r>
      </w:ins>
      <w:ins w:id="4428" w:author="Arthur Parmentier" w:date="2020-05-19T23:10:00Z">
        <w:r w:rsidR="00833F14" w:rsidRPr="007C437A">
          <w:t>or structured, delayed ones</w:t>
        </w:r>
      </w:ins>
      <w:ins w:id="4429" w:author="Arthur Parmentier" w:date="2020-05-19T23:11:00Z">
        <w:r w:rsidR="00833F14" w:rsidRPr="007C437A">
          <w:rPr>
            <w:rStyle w:val="Appelnotedebasdep"/>
          </w:rPr>
          <w:footnoteReference w:id="50"/>
        </w:r>
      </w:ins>
      <w:ins w:id="4444" w:author="Arthur Parmentier" w:date="2020-05-20T11:25:00Z">
        <w:r w:rsidR="00337510" w:rsidRPr="007C437A">
          <w:t>.</w:t>
        </w:r>
      </w:ins>
    </w:p>
    <w:p w:rsidR="00337510" w:rsidRPr="007C437A" w:rsidRDefault="00337510">
      <w:pPr>
        <w:rPr>
          <w:ins w:id="4445" w:author="Arthur Parmentier" w:date="2020-05-20T11:39:00Z"/>
        </w:rPr>
      </w:pPr>
      <w:ins w:id="4446" w:author="Arthur Parmentier" w:date="2020-05-20T11:27:00Z">
        <w:r w:rsidRPr="007C437A">
          <w:t xml:space="preserve">In conclusion, </w:t>
        </w:r>
      </w:ins>
      <w:ins w:id="4447" w:author="Arthur Parmentier" w:date="2020-05-20T11:40:00Z">
        <w:r w:rsidR="00B307BE" w:rsidRPr="007C437A">
          <w:t xml:space="preserve">although more expensive or complex systems would allow for full 3D tracking of the body, </w:t>
        </w:r>
      </w:ins>
      <w:ins w:id="4448" w:author="Arthur Parmentier" w:date="2020-05-20T11:27:00Z">
        <w:r w:rsidRPr="007C437A">
          <w:t>PoseNet</w:t>
        </w:r>
      </w:ins>
      <w:ins w:id="4449" w:author="Arthur Parmentier" w:date="2020-05-20T11:29:00Z">
        <w:r w:rsidR="000506E4" w:rsidRPr="007C437A">
          <w:t xml:space="preserve"> </w:t>
        </w:r>
      </w:ins>
      <w:ins w:id="4450" w:author="Arthur Parmentier" w:date="2020-05-20T11:30:00Z">
        <w:r w:rsidR="000506E4" w:rsidRPr="007C437A">
          <w:t xml:space="preserve">is suitable for </w:t>
        </w:r>
      </w:ins>
      <w:ins w:id="4451" w:author="Arthur Parmentier" w:date="2020-05-20T11:31:00Z">
        <w:r w:rsidR="000506E4" w:rsidRPr="007C437A">
          <w:t xml:space="preserve">building most features at the </w:t>
        </w:r>
      </w:ins>
      <w:ins w:id="4452" w:author="Arthur Parmentier" w:date="2020-05-23T09:56:00Z">
        <w:r w:rsidR="00AB2243" w:rsidRPr="007C437A">
          <w:t xml:space="preserve">full </w:t>
        </w:r>
      </w:ins>
      <w:ins w:id="4453" w:author="Arthur Parmentier" w:date="2020-05-20T11:31:00Z">
        <w:r w:rsidR="000506E4" w:rsidRPr="007C437A">
          <w:t>body scale relevant to SP</w:t>
        </w:r>
      </w:ins>
      <w:ins w:id="4454" w:author="Arthur Parmentier" w:date="2020-05-20T11:40:00Z">
        <w:r w:rsidR="00B21279" w:rsidRPr="007C437A">
          <w:t xml:space="preserve"> and is the most adapted technology in the frame of this project</w:t>
        </w:r>
      </w:ins>
      <w:ins w:id="4455" w:author="Arthur Parmentier" w:date="2020-05-20T11:31:00Z">
        <w:r w:rsidR="000506E4" w:rsidRPr="007C437A">
          <w:t>.</w:t>
        </w:r>
      </w:ins>
      <w:ins w:id="4456" w:author="Arthur Parmentier" w:date="2020-05-20T11:41:00Z">
        <w:r w:rsidR="00B21279" w:rsidRPr="007C437A">
          <w:br/>
        </w:r>
      </w:ins>
      <w:ins w:id="4457" w:author="Arthur Parmentier" w:date="2020-05-20T11:33:00Z">
        <w:r w:rsidR="000506E4" w:rsidRPr="007C437A">
          <w:t>From the observation of correlations between missing depth features and known signs/features, we are able</w:t>
        </w:r>
      </w:ins>
      <w:ins w:id="4458" w:author="Arthur Parmentier" w:date="2020-05-20T11:34:00Z">
        <w:r w:rsidR="000506E4" w:rsidRPr="007C437A">
          <w:t xml:space="preserve"> to make a small simplification of the SP grammar by assuming that </w:t>
        </w:r>
      </w:ins>
      <w:ins w:id="4459" w:author="Arthur Parmentier" w:date="2020-05-20T11:35:00Z">
        <w:r w:rsidR="000506E4" w:rsidRPr="007C437A">
          <w:t xml:space="preserve">the requests must </w:t>
        </w:r>
      </w:ins>
      <w:ins w:id="4460" w:author="Arthur Parmentier" w:date="2020-05-20T11:36:00Z">
        <w:r w:rsidR="000506E4" w:rsidRPr="007C437A">
          <w:t>be executed immediately when “go gestures” are used, and that in every mode but the default one, the requests are immediate.</w:t>
        </w:r>
      </w:ins>
      <w:ins w:id="4461" w:author="Arthur Parmentier" w:date="2020-05-20T11:37:00Z">
        <w:r w:rsidR="000506E4" w:rsidRPr="007C437A">
          <w:t xml:space="preserve"> Under these assumptions, PoseNet is sufficient to build all necessary features to </w:t>
        </w:r>
      </w:ins>
      <w:ins w:id="4462" w:author="Arthur Parmentier" w:date="2020-05-20T11:38:00Z">
        <w:r w:rsidR="000506E4" w:rsidRPr="007C437A">
          <w:t>recognize</w:t>
        </w:r>
      </w:ins>
      <w:ins w:id="4463" w:author="Arthur Parmentier" w:date="2020-05-20T11:37:00Z">
        <w:r w:rsidR="000506E4" w:rsidRPr="007C437A">
          <w:t xml:space="preserve"> SP signs at the body scale.</w:t>
        </w:r>
      </w:ins>
    </w:p>
    <w:p w:rsidR="00774F33" w:rsidRPr="007C437A" w:rsidRDefault="000340B7" w:rsidP="000340B7">
      <w:pPr>
        <w:pStyle w:val="Titre5"/>
        <w:rPr>
          <w:ins w:id="4464" w:author="Arthur Parmentier" w:date="2020-05-20T11:41:00Z"/>
        </w:rPr>
      </w:pPr>
      <w:ins w:id="4465" w:author="Arthur Parmentier" w:date="2020-05-20T11:41:00Z">
        <w:r w:rsidRPr="007C437A">
          <w:t>Building features</w:t>
        </w:r>
      </w:ins>
    </w:p>
    <w:p w:rsidR="003D367C" w:rsidRPr="007C437A" w:rsidRDefault="00F71238" w:rsidP="003D367C">
      <w:pPr>
        <w:rPr>
          <w:ins w:id="4466" w:author="Arthur Parmentier" w:date="2020-05-20T15:19:00Z"/>
        </w:rPr>
      </w:pPr>
      <w:ins w:id="4467"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4468" w:author="Arthur Parmentier" w:date="2020-05-20T15:24:00Z"/>
        </w:rPr>
      </w:pPr>
      <w:ins w:id="4469" w:author="Arthur Parmentier" w:date="2020-05-20T15:30:00Z">
        <w:r w:rsidRPr="007C437A">
          <w:t>The set of features shou</w:t>
        </w:r>
      </w:ins>
      <w:ins w:id="4470" w:author="Arthur Parmentier" w:date="2020-05-20T15:31:00Z">
        <w:r w:rsidRPr="007C437A">
          <w:t xml:space="preserve">ld </w:t>
        </w:r>
      </w:ins>
      <w:ins w:id="4471" w:author="Arthur Parmentier" w:date="2020-05-20T19:02:00Z">
        <w:r w:rsidR="00830C1A" w:rsidRPr="007C437A">
          <w:t>reduce to the</w:t>
        </w:r>
      </w:ins>
      <w:ins w:id="4472" w:author="Arthur Parmentier" w:date="2020-05-20T15:31:00Z">
        <w:r w:rsidRPr="007C437A">
          <w:t xml:space="preserve"> lowest number of dimensions, while still being meaningful, </w:t>
        </w:r>
      </w:ins>
      <w:ins w:id="4473" w:author="Arthur Parmentier" w:date="2020-05-20T19:02:00Z">
        <w:r w:rsidR="00830C1A" w:rsidRPr="007C437A">
          <w:t xml:space="preserve">in order </w:t>
        </w:r>
      </w:ins>
      <w:ins w:id="4474" w:author="Arthur Parmentier" w:date="2020-05-20T15:31:00Z">
        <w:r w:rsidRPr="007C437A">
          <w:t xml:space="preserve">to avoid the </w:t>
        </w:r>
      </w:ins>
      <w:ins w:id="4475" w:author="Arthur Parmentier" w:date="2020-05-20T19:03:00Z">
        <w:r w:rsidR="00FE52CB" w:rsidRPr="007C437A">
          <w:t>so-called “</w:t>
        </w:r>
      </w:ins>
      <w:ins w:id="4476" w:author="Arthur Parmentier" w:date="2020-05-20T15:31:00Z">
        <w:r w:rsidRPr="007C437A">
          <w:t>curse of dimensionality</w:t>
        </w:r>
      </w:ins>
      <w:ins w:id="4477" w:author="Arthur Parmentier" w:date="2020-05-20T19:03:00Z">
        <w:r w:rsidR="00FE52CB" w:rsidRPr="007C437A">
          <w:t>” problem</w:t>
        </w:r>
      </w:ins>
      <w:ins w:id="4478" w:author="Arthur Parmentier" w:date="2020-05-20T15:31:00Z">
        <w:r w:rsidRPr="007C437A">
          <w:t xml:space="preserve">. </w:t>
        </w:r>
      </w:ins>
      <w:ins w:id="4479" w:author="Arthur Parmentier" w:date="2020-05-20T19:03:00Z">
        <w:r w:rsidR="003D04EE" w:rsidRPr="007C437A">
          <w:t>It</w:t>
        </w:r>
      </w:ins>
      <w:ins w:id="4480" w:author="Arthur Parmentier" w:date="2020-05-20T15:31:00Z">
        <w:r w:rsidRPr="007C437A">
          <w:t xml:space="preserve"> can for instance be solved with a principal</w:t>
        </w:r>
      </w:ins>
      <w:ins w:id="4481" w:author="Arthur Parmentier" w:date="2020-05-20T15:32:00Z">
        <w:r w:rsidRPr="007C437A">
          <w:t xml:space="preserve"> component </w:t>
        </w:r>
      </w:ins>
      <w:ins w:id="4482" w:author="Arthur Parmentier" w:date="2020-05-20T19:03:00Z">
        <w:r w:rsidR="0080466C" w:rsidRPr="007C437A">
          <w:t>analysis which in general provides the best set of features</w:t>
        </w:r>
      </w:ins>
      <w:ins w:id="4483" w:author="Arthur Parmentier" w:date="2020-05-20T19:04:00Z">
        <w:r w:rsidR="0080466C" w:rsidRPr="007C437A">
          <w:t xml:space="preserve"> to a given classification problem</w:t>
        </w:r>
      </w:ins>
      <w:ins w:id="4484" w:author="Arthur Parmentier" w:date="2020-05-20T19:03:00Z">
        <w:r w:rsidR="0080466C" w:rsidRPr="007C437A">
          <w:t>; h</w:t>
        </w:r>
      </w:ins>
      <w:ins w:id="4485" w:author="Arthur Parmentier" w:date="2020-05-20T15:33:00Z">
        <w:r w:rsidRPr="007C437A">
          <w:t>owever, in our case, we want the features to always remain interpretable to the user, so that we cannot afford such a transformation.</w:t>
        </w:r>
      </w:ins>
      <w:ins w:id="4486" w:author="Arthur Parmentier" w:date="2020-05-20T15:34:00Z">
        <w:r w:rsidRPr="007C437A">
          <w:t xml:space="preserve"> Instead, we should only keep the most significant joints in PoseNet outpu</w:t>
        </w:r>
      </w:ins>
      <w:ins w:id="4487" w:author="Arthur Parmentier" w:date="2020-05-20T15:35:00Z">
        <w:r w:rsidRPr="007C437A">
          <w:t xml:space="preserve">t such as the wrists or elbows positions, discarding less significant ones </w:t>
        </w:r>
      </w:ins>
      <w:ins w:id="4488" w:author="Arthur Parmentier" w:date="2020-05-20T15:36:00Z">
        <w:r w:rsidRPr="007C437A">
          <w:t xml:space="preserve">(for SP) </w:t>
        </w:r>
      </w:ins>
      <w:ins w:id="4489" w:author="Arthur Parmentier" w:date="2020-05-20T15:35:00Z">
        <w:r w:rsidRPr="007C437A">
          <w:t xml:space="preserve">such as the nose or hips. However, if the user wants to build its own set of signs that </w:t>
        </w:r>
      </w:ins>
      <w:ins w:id="4490"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4491" w:author="Arthur Parmentier" w:date="2020-05-20T19:10:00Z"/>
        </w:rPr>
      </w:pPr>
      <w:ins w:id="4492" w:author="Arthur Parmentier" w:date="2020-05-20T15:27:00Z">
        <w:r w:rsidRPr="007C437A">
          <w:t xml:space="preserve">The </w:t>
        </w:r>
      </w:ins>
      <w:ins w:id="4493" w:author="Arthur Parmentier" w:date="2020-05-20T15:38:00Z">
        <w:r w:rsidR="00D2561F" w:rsidRPr="007C437A">
          <w:t xml:space="preserve">features must be invariant to transformations that are not meaningful and do not correspond </w:t>
        </w:r>
      </w:ins>
      <w:ins w:id="4494" w:author="Arthur Parmentier" w:date="2020-05-20T15:39:00Z">
        <w:r w:rsidR="00D2561F" w:rsidRPr="007C437A">
          <w:t>to any sign. In particular, the features must be translation</w:t>
        </w:r>
        <w:r w:rsidR="001014E8" w:rsidRPr="007C437A">
          <w:t>-</w:t>
        </w:r>
      </w:ins>
      <w:ins w:id="4495" w:author="Arthur Parmentier" w:date="2020-05-20T15:40:00Z">
        <w:r w:rsidR="001014E8" w:rsidRPr="007C437A">
          <w:t xml:space="preserve"> &amp;</w:t>
        </w:r>
      </w:ins>
      <w:ins w:id="4496" w:author="Arthur Parmentier" w:date="2020-05-20T15:39:00Z">
        <w:r w:rsidR="00D2561F" w:rsidRPr="007C437A">
          <w:t xml:space="preserve"> rotation</w:t>
        </w:r>
      </w:ins>
      <w:ins w:id="4497" w:author="Arthur Parmentier" w:date="2020-05-20T15:40:00Z">
        <w:r w:rsidR="001014E8" w:rsidRPr="007C437A">
          <w:t>-invariants</w:t>
        </w:r>
      </w:ins>
      <w:ins w:id="4498" w:author="Arthur Parmentier" w:date="2020-05-20T19:07:00Z">
        <w:r w:rsidR="007012CB" w:rsidRPr="007C437A">
          <w:t xml:space="preserve"> and</w:t>
        </w:r>
      </w:ins>
      <w:ins w:id="4499"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4500" w:author="Arthur Parmentier" w:date="2020-05-20T15:41:00Z">
        <w:r w:rsidR="001014E8" w:rsidRPr="007C437A">
          <w:t xml:space="preserve">PoseNet by taking the </w:t>
        </w:r>
      </w:ins>
      <w:ins w:id="4501" w:author="Arthur Parmentier" w:date="2020-05-20T15:42:00Z">
        <w:r w:rsidR="001014E8" w:rsidRPr="007C437A">
          <w:t xml:space="preserve">X &amp; Y </w:t>
        </w:r>
      </w:ins>
      <w:ins w:id="4502" w:author="Arthur Parmentier" w:date="2020-05-20T15:41:00Z">
        <w:r w:rsidR="001014E8" w:rsidRPr="007C437A">
          <w:t xml:space="preserve">distance between </w:t>
        </w:r>
      </w:ins>
      <w:ins w:id="4503" w:author="Arthur Parmentier" w:date="2020-05-20T15:42:00Z">
        <w:r w:rsidR="001014E8" w:rsidRPr="007C437A">
          <w:t>each joint and the nose, which is considered a fixed point and then normalizing the X dimension with respect to the inter-shoulders dis</w:t>
        </w:r>
      </w:ins>
      <w:ins w:id="4504" w:author="Arthur Parmentier" w:date="2020-05-20T15:43:00Z">
        <w:r w:rsidR="001014E8" w:rsidRPr="007C437A">
          <w:t>tance and the Y dimension with respect to the distance between the middle of the hips and the nose.</w:t>
        </w:r>
      </w:ins>
      <w:ins w:id="4505" w:author="Arthur Parmentier" w:date="2020-05-20T18:55:00Z">
        <w:r w:rsidR="009A5E99" w:rsidRPr="007C437A">
          <w:br/>
        </w:r>
      </w:ins>
      <w:ins w:id="4506" w:author="Arthur Parmentier" w:date="2020-05-20T19:08:00Z">
        <w:r w:rsidR="00264F0D" w:rsidRPr="007C437A">
          <w:t>The feature invariance will allow a sign to be</w:t>
        </w:r>
      </w:ins>
      <w:ins w:id="4507" w:author="Arthur Parmentier" w:date="2020-05-20T19:09:00Z">
        <w:r w:rsidR="00264F0D" w:rsidRPr="007C437A">
          <w:t xml:space="preserve"> recognized</w:t>
        </w:r>
      </w:ins>
      <w:ins w:id="4508" w:author="Arthur Parmentier" w:date="2020-05-20T19:08:00Z">
        <w:r w:rsidR="00264F0D" w:rsidRPr="007C437A">
          <w:t xml:space="preserve"> </w:t>
        </w:r>
      </w:ins>
      <w:ins w:id="4509"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4510" w:author="Arthur Parmentier" w:date="2020-05-20T19:10:00Z"/>
        </w:rPr>
      </w:pPr>
      <w:ins w:id="4511" w:author="Arthur Parmentier" w:date="2020-05-20T19:09:00Z">
        <w:r w:rsidRPr="007C437A">
          <w:t>location and orientation</w:t>
        </w:r>
      </w:ins>
      <w:ins w:id="4512" w:author="Arthur Parmentier" w:date="2020-05-20T18:56:00Z">
        <w:r w:rsidR="009A5E99" w:rsidRPr="007C437A">
          <w:t xml:space="preserve"> </w:t>
        </w:r>
      </w:ins>
      <w:ins w:id="4513" w:author="Arthur Parmentier" w:date="2020-05-20T19:10:00Z">
        <w:r w:rsidRPr="007C437A">
          <w:t>(</w:t>
        </w:r>
      </w:ins>
      <w:ins w:id="4514" w:author="Arthur Parmentier" w:date="2020-05-20T18:56:00Z">
        <w:r w:rsidR="009A5E99" w:rsidRPr="007C437A">
          <w:t xml:space="preserve">as long as the soundpainter </w:t>
        </w:r>
      </w:ins>
      <w:ins w:id="4515" w:author="Arthur Parmentier" w:date="2020-05-20T19:00:00Z">
        <w:r w:rsidR="001D766B" w:rsidRPr="007C437A">
          <w:t xml:space="preserve">faces the camera </w:t>
        </w:r>
      </w:ins>
      <w:ins w:id="4516" w:author="Arthur Parmentier" w:date="2020-05-20T19:01:00Z">
        <w:r w:rsidR="001D766B" w:rsidRPr="007C437A">
          <w:t xml:space="preserve">with a relatively small angle </w:t>
        </w:r>
      </w:ins>
      <w:ins w:id="4517" w:author="Arthur Parmentier" w:date="2020-05-20T19:00:00Z">
        <w:r w:rsidR="001D766B" w:rsidRPr="007C437A">
          <w:t>and does</w:t>
        </w:r>
      </w:ins>
      <w:ins w:id="4518" w:author="Arthur Parmentier" w:date="2020-05-20T18:57:00Z">
        <w:r w:rsidR="009A5E99" w:rsidRPr="007C437A">
          <w:t xml:space="preserve"> not</w:t>
        </w:r>
      </w:ins>
      <w:ins w:id="4519" w:author="Arthur Parmentier" w:date="2020-05-20T19:00:00Z">
        <w:r w:rsidR="001D766B" w:rsidRPr="007C437A">
          <w:t xml:space="preserve"> </w:t>
        </w:r>
      </w:ins>
      <w:ins w:id="4520" w:author="Arthur Parmentier" w:date="2020-05-20T18:57:00Z">
        <w:r w:rsidR="009A5E99" w:rsidRPr="007C437A">
          <w:t>get outside</w:t>
        </w:r>
      </w:ins>
      <w:ins w:id="4521" w:author="Arthur Parmentier" w:date="2020-05-20T19:00:00Z">
        <w:r w:rsidR="001D766B" w:rsidRPr="007C437A">
          <w:t xml:space="preserve"> its</w:t>
        </w:r>
      </w:ins>
      <w:ins w:id="4522" w:author="Arthur Parmentier" w:date="2020-05-20T18:57:00Z">
        <w:r w:rsidR="009A5E99" w:rsidRPr="007C437A">
          <w:t xml:space="preserve"> field of view</w:t>
        </w:r>
      </w:ins>
      <w:ins w:id="4523" w:author="Arthur Parmentier" w:date="2020-05-20T19:10:00Z">
        <w:r w:rsidRPr="007C437A">
          <w:t>)</w:t>
        </w:r>
      </w:ins>
    </w:p>
    <w:p w:rsidR="00264F0D" w:rsidRPr="007C437A" w:rsidRDefault="00264F0D" w:rsidP="00264F0D">
      <w:pPr>
        <w:pStyle w:val="Paragraphedeliste"/>
        <w:numPr>
          <w:ilvl w:val="1"/>
          <w:numId w:val="30"/>
        </w:numPr>
        <w:rPr>
          <w:ins w:id="4524" w:author="Arthur Parmentier" w:date="2020-05-20T19:35:00Z"/>
        </w:rPr>
      </w:pPr>
      <w:ins w:id="4525" w:author="Arthur Parmentier" w:date="2020-05-20T19:10:00Z">
        <w:r w:rsidRPr="007C437A">
          <w:lastRenderedPageBreak/>
          <w:t>body dimensions (assuming that the general proportions of the human b</w:t>
        </w:r>
      </w:ins>
      <w:ins w:id="4526" w:author="Arthur Parmentier" w:date="2020-05-20T19:11:00Z">
        <w:r w:rsidRPr="007C437A">
          <w:t xml:space="preserve">ody </w:t>
        </w:r>
      </w:ins>
      <w:ins w:id="4527" w:author="Arthur Parmentier" w:date="2020-05-20T19:34:00Z">
        <w:r w:rsidR="0005532E" w:rsidRPr="007C437A">
          <w:t>remain</w:t>
        </w:r>
      </w:ins>
      <w:ins w:id="4528" w:author="Arthur Parmentier" w:date="2020-05-20T19:11:00Z">
        <w:r w:rsidRPr="007C437A">
          <w:t xml:space="preserve"> constant)</w:t>
        </w:r>
      </w:ins>
    </w:p>
    <w:p w:rsidR="0005532E" w:rsidRPr="007C437A" w:rsidRDefault="0005532E" w:rsidP="0005532E">
      <w:pPr>
        <w:rPr>
          <w:ins w:id="4529" w:author="Arthur Parmentier" w:date="2020-05-20T19:37:00Z"/>
        </w:rPr>
      </w:pPr>
      <w:ins w:id="4530" w:author="Arthur Parmentier" w:date="2020-05-20T19:35:00Z">
        <w:r w:rsidRPr="007C437A">
          <w:t>With these constraints in mind</w:t>
        </w:r>
      </w:ins>
      <w:ins w:id="4531" w:author="Arthur Parmentier" w:date="2020-05-20T19:40:00Z">
        <w:r w:rsidRPr="007C437A">
          <w:t xml:space="preserve"> and </w:t>
        </w:r>
      </w:ins>
      <w:ins w:id="4532" w:author="Arthur Parmentier" w:date="2020-05-20T19:42:00Z">
        <w:r w:rsidR="00C2080C" w:rsidRPr="007C437A">
          <w:t xml:space="preserve">from </w:t>
        </w:r>
      </w:ins>
      <w:ins w:id="4533" w:author="Arthur Parmentier" w:date="2020-05-20T19:40:00Z">
        <w:r w:rsidRPr="007C437A">
          <w:t>my previous knowledge of SP signs</w:t>
        </w:r>
      </w:ins>
      <w:ins w:id="4534" w:author="Arthur Parmentier" w:date="2020-05-20T19:36:00Z">
        <w:r w:rsidRPr="007C437A">
          <w:t xml:space="preserve">, </w:t>
        </w:r>
      </w:ins>
      <w:ins w:id="4535" w:author="Arthur Parmentier" w:date="2020-05-20T19:40:00Z">
        <w:r w:rsidR="00C2080C" w:rsidRPr="007C437A">
          <w:t>I</w:t>
        </w:r>
      </w:ins>
      <w:ins w:id="4536" w:author="Arthur Parmentier" w:date="2020-05-20T19:36:00Z">
        <w:r w:rsidRPr="007C437A">
          <w:t xml:space="preserve"> c</w:t>
        </w:r>
      </w:ins>
      <w:ins w:id="4537" w:author="Arthur Parmentier" w:date="2020-05-20T19:42:00Z">
        <w:r w:rsidR="00C2080C" w:rsidRPr="007C437A">
          <w:t>ould first</w:t>
        </w:r>
      </w:ins>
      <w:ins w:id="4538" w:author="Arthur Parmentier" w:date="2020-05-20T19:36:00Z">
        <w:r w:rsidRPr="007C437A">
          <w:t xml:space="preserve"> order the body joints in PoseNet by their importance for SP signs recognition for </w:t>
        </w:r>
      </w:ins>
      <w:ins w:id="4539" w:author="Arthur Parmentier" w:date="2020-05-20T19:37:00Z">
        <w:r w:rsidRPr="007C437A">
          <w:t>basic signs in default mode:</w:t>
        </w:r>
      </w:ins>
    </w:p>
    <w:p w:rsidR="0005532E" w:rsidRPr="007C437A" w:rsidRDefault="0005532E" w:rsidP="0005532E">
      <w:pPr>
        <w:pStyle w:val="Paragraphedeliste"/>
        <w:numPr>
          <w:ilvl w:val="0"/>
          <w:numId w:val="31"/>
        </w:numPr>
        <w:rPr>
          <w:ins w:id="4540" w:author="Arthur Parmentier" w:date="2020-05-20T19:40:00Z"/>
        </w:rPr>
      </w:pPr>
      <w:ins w:id="4541" w:author="Arthur Parmentier" w:date="2020-05-20T19:37:00Z">
        <w:r w:rsidRPr="007C437A">
          <w:t>wrists</w:t>
        </w:r>
      </w:ins>
    </w:p>
    <w:p w:rsidR="0005532E" w:rsidRPr="007C437A" w:rsidRDefault="0005532E">
      <w:pPr>
        <w:pStyle w:val="Paragraphedeliste"/>
        <w:numPr>
          <w:ilvl w:val="0"/>
          <w:numId w:val="31"/>
        </w:numPr>
        <w:rPr>
          <w:ins w:id="4542" w:author="Arthur Parmentier" w:date="2020-05-20T19:37:00Z"/>
        </w:rPr>
      </w:pPr>
      <w:ins w:id="4543" w:author="Arthur Parmentier" w:date="2020-05-20T19:40:00Z">
        <w:r w:rsidRPr="007C437A">
          <w:t>elbows</w:t>
        </w:r>
      </w:ins>
    </w:p>
    <w:p w:rsidR="00C2080C" w:rsidRPr="007C437A" w:rsidRDefault="00C2080C" w:rsidP="00C2080C">
      <w:pPr>
        <w:pStyle w:val="Paragraphedeliste"/>
        <w:numPr>
          <w:ilvl w:val="0"/>
          <w:numId w:val="31"/>
        </w:numPr>
        <w:rPr>
          <w:ins w:id="4544" w:author="Arthur Parmentier" w:date="2020-05-20T19:41:00Z"/>
        </w:rPr>
      </w:pPr>
      <w:ins w:id="4545" w:author="Arthur Parmentier" w:date="2020-05-20T19:41:00Z">
        <w:r w:rsidRPr="007C437A">
          <w:t>shoulders</w:t>
        </w:r>
      </w:ins>
    </w:p>
    <w:p w:rsidR="00C2080C" w:rsidRPr="007C437A" w:rsidRDefault="00C2080C" w:rsidP="00C2080C">
      <w:pPr>
        <w:pStyle w:val="Paragraphedeliste"/>
        <w:numPr>
          <w:ilvl w:val="0"/>
          <w:numId w:val="31"/>
        </w:numPr>
        <w:rPr>
          <w:ins w:id="4546" w:author="Arthur Parmentier" w:date="2020-05-20T19:41:00Z"/>
        </w:rPr>
      </w:pPr>
      <w:ins w:id="4547" w:author="Arthur Parmentier" w:date="2020-05-20T19:41:00Z">
        <w:r w:rsidRPr="007C437A">
          <w:t>all other joints</w:t>
        </w:r>
      </w:ins>
    </w:p>
    <w:p w:rsidR="00ED2134" w:rsidRPr="007C437A" w:rsidRDefault="00C2080C">
      <w:pPr>
        <w:rPr>
          <w:ins w:id="4548" w:author="Arthur Parmentier" w:date="2020-05-20T20:02:00Z"/>
        </w:rPr>
      </w:pPr>
      <w:ins w:id="4549" w:author="Arthur Parmentier" w:date="2020-05-20T19:41:00Z">
        <w:r w:rsidRPr="007C437A">
          <w:t>I</w:t>
        </w:r>
      </w:ins>
      <w:ins w:id="4550" w:author="Arthur Parmentier" w:date="2020-05-20T19:42:00Z">
        <w:r w:rsidRPr="007C437A">
          <w:t xml:space="preserve">n fact, </w:t>
        </w:r>
      </w:ins>
      <w:ins w:id="4551" w:author="Arthur Parmentier" w:date="2020-05-20T19:43:00Z">
        <w:r w:rsidRPr="007C437A">
          <w:t>I decided to only use wrists and elbows positions</w:t>
        </w:r>
      </w:ins>
      <w:ins w:id="4552" w:author="Arthur Parmentier" w:date="2020-05-20T19:44:00Z">
        <w:r w:rsidRPr="007C437A">
          <w:t>, which gave the best performance in my initial tests</w:t>
        </w:r>
      </w:ins>
      <w:ins w:id="4553"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4554" w:author="Arthur Parmentier" w:date="2020-05-20T19:43:00Z">
        <w:r w:rsidRPr="007C437A">
          <w:rPr>
            <w:rStyle w:val="Appelnotedebasdep"/>
          </w:rPr>
          <w:footnoteReference w:id="51"/>
        </w:r>
      </w:ins>
    </w:p>
    <w:p w:rsidR="00C46A73" w:rsidRPr="007C437A" w:rsidRDefault="00F304EE">
      <w:pPr>
        <w:pStyle w:val="Titre4"/>
        <w:rPr>
          <w:ins w:id="4573" w:author="Arthur Parmentier" w:date="2020-05-21T15:08:00Z"/>
          <w:rPrChange w:id="4574" w:author="Arthur Parmentier" w:date="2020-06-07T15:27:00Z">
            <w:rPr>
              <w:ins w:id="4575" w:author="Arthur Parmentier" w:date="2020-05-21T15:08:00Z"/>
            </w:rPr>
          </w:rPrChange>
        </w:rPr>
        <w:pPrChange w:id="4576" w:author="Arthur Parmentier" w:date="2020-05-21T15:08:00Z">
          <w:pPr/>
        </w:pPrChange>
      </w:pPr>
      <w:ins w:id="4577" w:author="Arthur Parmentier" w:date="2020-05-20T20:02:00Z">
        <w:r w:rsidRPr="007C437A">
          <w:rPr>
            <w:rPrChange w:id="4578" w:author="Arthur Parmentier" w:date="2020-06-07T15:27:00Z">
              <w:rPr/>
            </w:rPrChange>
          </w:rPr>
          <w:t>Hands tracking</w:t>
        </w:r>
      </w:ins>
    </w:p>
    <w:p w:rsidR="00C46A73" w:rsidRPr="007C437A" w:rsidRDefault="004020A1" w:rsidP="00F304EE">
      <w:pPr>
        <w:rPr>
          <w:ins w:id="4579" w:author="Arthur Parmentier" w:date="2020-06-03T17:58:00Z"/>
        </w:rPr>
      </w:pPr>
      <w:ins w:id="4580" w:author="Arthur Parmentier" w:date="2020-06-03T18:00:00Z">
        <w:r w:rsidRPr="007C437A">
          <w:t>Similarly</w:t>
        </w:r>
      </w:ins>
      <w:ins w:id="4581" w:author="Arthur Parmentier" w:date="2020-06-03T17:58:00Z">
        <w:r w:rsidRPr="007C437A">
          <w:t xml:space="preserve"> </w:t>
        </w:r>
      </w:ins>
      <w:ins w:id="4582" w:author="Arthur Parmentier" w:date="2020-06-03T17:57:00Z">
        <w:r w:rsidRPr="007C437A">
          <w:t>to the ful</w:t>
        </w:r>
      </w:ins>
      <w:ins w:id="4583" w:author="Arthur Parmentier" w:date="2020-06-03T17:58:00Z">
        <w:r w:rsidRPr="007C437A">
          <w:t>l body model, hands can be represented as a skeleton in which our features are built from the position of the han</w:t>
        </w:r>
      </w:ins>
      <w:ins w:id="4584" w:author="Arthur Parmentier" w:date="2020-06-03T17:59:00Z">
        <w:r w:rsidRPr="007C437A">
          <w:t>ds in space.</w:t>
        </w:r>
      </w:ins>
      <w:ins w:id="4585" w:author="Arthur Parmentier" w:date="2020-06-03T18:00:00Z">
        <w:r w:rsidRPr="007C437A">
          <w:t xml:space="preserve"> This time, a 3D model is necessary as several signs are ambiguous in 2D space and can only be classified by looking</w:t>
        </w:r>
      </w:ins>
      <w:ins w:id="4586"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4587" w:author="Arthur Parmentier" w:date="2020-06-03T18:06:00Z"/>
        </w:rPr>
      </w:pPr>
      <w:ins w:id="4588" w:author="Arthur Parmentier" w:date="2020-06-03T18:06:00Z">
        <w:r w:rsidRPr="007C437A">
          <w:t>Hi5 Gloves</w:t>
        </w:r>
      </w:ins>
    </w:p>
    <w:p w:rsidR="00890740" w:rsidRPr="007C437A" w:rsidRDefault="00890740">
      <w:pPr>
        <w:rPr>
          <w:ins w:id="4589" w:author="Arthur Parmentier" w:date="2020-06-03T17:58:00Z"/>
        </w:rPr>
      </w:pPr>
      <w:ins w:id="4590" w:author="Arthur Parmentier" w:date="2020-06-03T18:06:00Z">
        <w:r w:rsidRPr="007C437A">
          <w:t>Just like for the full body model, I initi</w:t>
        </w:r>
      </w:ins>
      <w:ins w:id="4591" w:author="Arthur Parmentier" w:date="2020-06-03T18:07:00Z">
        <w:r w:rsidRPr="007C437A">
          <w:t xml:space="preserve">ally looked at several existing technologies to model 3D positions of the hands. At the time of </w:t>
        </w:r>
      </w:ins>
      <w:ins w:id="4592" w:author="Arthur Parmentier" w:date="2020-06-03T18:08:00Z">
        <w:r w:rsidRPr="007C437A">
          <w:t xml:space="preserve">my research (before early March 2020), there was no equivalent </w:t>
        </w:r>
      </w:ins>
      <w:ins w:id="4593" w:author="Arthur Parmentier" w:date="2020-06-03T18:57:00Z">
        <w:r w:rsidR="00221FBD" w:rsidRPr="007C437A">
          <w:t xml:space="preserve">computer-vision </w:t>
        </w:r>
      </w:ins>
      <w:ins w:id="4594" w:author="Arthur Parmentier" w:date="2020-06-03T18:08:00Z">
        <w:r w:rsidRPr="007C437A">
          <w:t xml:space="preserve">model </w:t>
        </w:r>
      </w:ins>
      <w:ins w:id="4595" w:author="Arthur Parmentier" w:date="2020-06-03T18:57:00Z">
        <w:r w:rsidR="00221FBD" w:rsidRPr="007C437A">
          <w:t>similar to</w:t>
        </w:r>
      </w:ins>
      <w:ins w:id="4596" w:author="Arthur Parmentier" w:date="2020-06-03T18:08:00Z">
        <w:r w:rsidRPr="007C437A">
          <w:t xml:space="preserve"> PoseNet </w:t>
        </w:r>
      </w:ins>
      <w:ins w:id="4597" w:author="Arthur Parmentier" w:date="2020-06-03T18:57:00Z">
        <w:r w:rsidR="00221FBD" w:rsidRPr="007C437A">
          <w:t>for the hands</w:t>
        </w:r>
      </w:ins>
      <w:ins w:id="4598" w:author="Arthur Parmentier" w:date="2020-06-03T18:58:00Z">
        <w:r w:rsidR="00221FBD" w:rsidRPr="007C437A">
          <w:t xml:space="preserve"> </w:t>
        </w:r>
      </w:ins>
      <w:ins w:id="4599" w:author="Arthur Parmentier" w:date="2020-06-03T18:08:00Z">
        <w:r w:rsidRPr="007C437A">
          <w:t>that I could integrate into Ma</w:t>
        </w:r>
      </w:ins>
      <w:ins w:id="4600" w:author="Arthur Parmentier" w:date="2020-06-03T18:57:00Z">
        <w:r w:rsidR="00221FBD" w:rsidRPr="007C437A">
          <w:t>x</w:t>
        </w:r>
      </w:ins>
      <w:ins w:id="4601" w:author="Arthur Parmentier" w:date="2020-06-03T19:00:00Z">
        <w:r w:rsidR="00221FBD" w:rsidRPr="007C437A">
          <w:t>.</w:t>
        </w:r>
        <w:r w:rsidR="00221FBD" w:rsidRPr="007C437A">
          <w:rPr>
            <w:rStyle w:val="Appelnotedebasdep"/>
          </w:rPr>
          <w:footnoteReference w:id="52"/>
        </w:r>
      </w:ins>
    </w:p>
    <w:p w:rsidR="004020A1" w:rsidRPr="007C437A" w:rsidRDefault="00221FBD" w:rsidP="00F304EE">
      <w:pPr>
        <w:rPr>
          <w:ins w:id="4611" w:author="Arthur Parmentier" w:date="2020-06-03T19:04:00Z"/>
        </w:rPr>
      </w:pPr>
      <w:ins w:id="4612" w:author="Arthur Parmentier" w:date="2020-06-03T19:02:00Z">
        <w:r w:rsidRPr="007C437A">
          <w:t>Instead, a variety of dedicated hardware wa</w:t>
        </w:r>
      </w:ins>
      <w:ins w:id="4613" w:author="Arthur Parmentier" w:date="2020-06-03T19:03:00Z">
        <w:r w:rsidRPr="007C437A">
          <w:t xml:space="preserve">s already available on the market with three major </w:t>
        </w:r>
      </w:ins>
      <w:ins w:id="4614" w:author="Arthur Parmentier" w:date="2020-06-03T19:04:00Z">
        <w:r w:rsidRPr="007C437A">
          <w:t>technologies:</w:t>
        </w:r>
      </w:ins>
    </w:p>
    <w:p w:rsidR="00221FBD" w:rsidRPr="007C437A" w:rsidRDefault="00221FBD" w:rsidP="00221FBD">
      <w:pPr>
        <w:pStyle w:val="Paragraphedeliste"/>
        <w:numPr>
          <w:ilvl w:val="0"/>
          <w:numId w:val="40"/>
        </w:numPr>
        <w:rPr>
          <w:ins w:id="4615" w:author="Arthur Parmentier" w:date="2020-06-03T19:04:00Z"/>
        </w:rPr>
      </w:pPr>
      <w:ins w:id="4616" w:author="Arthur Parmentier" w:date="2020-06-03T19:04:00Z">
        <w:r w:rsidRPr="007C437A">
          <w:t>Marker based gloves</w:t>
        </w:r>
      </w:ins>
    </w:p>
    <w:p w:rsidR="00221FBD" w:rsidRPr="007C437A" w:rsidRDefault="00221FBD" w:rsidP="00221FBD">
      <w:pPr>
        <w:pStyle w:val="Paragraphedeliste"/>
        <w:numPr>
          <w:ilvl w:val="0"/>
          <w:numId w:val="40"/>
        </w:numPr>
        <w:rPr>
          <w:ins w:id="4617" w:author="Arthur Parmentier" w:date="2020-06-03T19:04:00Z"/>
        </w:rPr>
      </w:pPr>
      <w:ins w:id="4618" w:author="Arthur Parmentier" w:date="2020-06-03T19:04:00Z">
        <w:r w:rsidRPr="007C437A">
          <w:t>Flex sensors</w:t>
        </w:r>
      </w:ins>
    </w:p>
    <w:p w:rsidR="00221FBD" w:rsidRPr="007C437A" w:rsidRDefault="00221FBD" w:rsidP="00221FBD">
      <w:pPr>
        <w:pStyle w:val="Paragraphedeliste"/>
        <w:numPr>
          <w:ilvl w:val="0"/>
          <w:numId w:val="40"/>
        </w:numPr>
        <w:rPr>
          <w:ins w:id="4619" w:author="Arthur Parmentier" w:date="2020-06-03T19:05:00Z"/>
        </w:rPr>
      </w:pPr>
      <w:ins w:id="4620" w:author="Arthur Parmentier" w:date="2020-06-03T19:04:00Z">
        <w:r w:rsidRPr="007C437A">
          <w:t>Inertial measurement units</w:t>
        </w:r>
      </w:ins>
      <w:ins w:id="4621" w:author="Arthur Parmentier" w:date="2020-06-03T19:05:00Z">
        <w:r w:rsidRPr="007C437A">
          <w:t>, typically using small magnetometers</w:t>
        </w:r>
      </w:ins>
    </w:p>
    <w:p w:rsidR="00E20C85" w:rsidRPr="007C437A" w:rsidRDefault="00221FBD" w:rsidP="00221FBD">
      <w:pPr>
        <w:rPr>
          <w:ins w:id="4622" w:author="Arthur Parmentier" w:date="2020-06-03T19:08:00Z"/>
        </w:rPr>
      </w:pPr>
      <w:ins w:id="4623" w:author="Arthur Parmentier" w:date="2020-06-03T19:05:00Z">
        <w:r w:rsidRPr="007C437A">
          <w:t>The prices of this equipment is quite expensive on the market, from 1000 chf to 5000+ chf</w:t>
        </w:r>
      </w:ins>
      <w:ins w:id="4624" w:author="Arthur Parmentier" w:date="2020-06-03T19:06:00Z">
        <w:r w:rsidRPr="007C437A">
          <w:t xml:space="preserve"> for most expensive models. </w:t>
        </w:r>
      </w:ins>
      <w:ins w:id="4625" w:author="Arthur Parmentier" w:date="2020-06-03T19:08:00Z">
        <w:r w:rsidR="00E20C85" w:rsidRPr="007C437A">
          <w:t xml:space="preserve">The cheapest models suffer from important </w:t>
        </w:r>
      </w:ins>
      <w:ins w:id="4626" w:author="Arthur Parmentier" w:date="2020-06-03T19:32:00Z">
        <w:r w:rsidR="00B34D15" w:rsidRPr="007C437A">
          <w:t>shortcomings</w:t>
        </w:r>
      </w:ins>
      <w:ins w:id="4627" w:author="Arthur Parmentier" w:date="2020-06-03T19:08:00Z">
        <w:r w:rsidR="00E20C85" w:rsidRPr="007C437A">
          <w:t>:</w:t>
        </w:r>
      </w:ins>
    </w:p>
    <w:p w:rsidR="00221FBD" w:rsidRPr="007C437A" w:rsidRDefault="00221FBD" w:rsidP="00E20C85">
      <w:pPr>
        <w:pStyle w:val="Paragraphedeliste"/>
        <w:numPr>
          <w:ilvl w:val="0"/>
          <w:numId w:val="40"/>
        </w:numPr>
        <w:rPr>
          <w:ins w:id="4628" w:author="Arthur Parmentier" w:date="2020-06-03T19:08:00Z"/>
        </w:rPr>
      </w:pPr>
      <w:ins w:id="4629" w:author="Arthur Parmentier" w:date="2020-06-03T19:06:00Z">
        <w:r w:rsidRPr="007C437A">
          <w:t xml:space="preserve">IMUs are reported to drift when magnetic fields are present </w:t>
        </w:r>
      </w:ins>
      <w:ins w:id="4630"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4631" w:author="Arthur Parmentier" w:date="2020-06-03T19:33:00Z"/>
        </w:rPr>
      </w:pPr>
      <w:ins w:id="4632" w:author="Arthur Parmentier" w:date="2020-06-03T19:08:00Z">
        <w:r w:rsidRPr="007C437A">
          <w:lastRenderedPageBreak/>
          <w:t>Flex sensors are only one dimensional</w:t>
        </w:r>
      </w:ins>
      <w:ins w:id="4633" w:author="Arthur Parmentier" w:date="2020-06-03T19:09:00Z">
        <w:r w:rsidRPr="007C437A">
          <w:t>. In the cheap</w:t>
        </w:r>
      </w:ins>
      <w:ins w:id="4634" w:author="Arthur Parmentier" w:date="2020-06-03T19:10:00Z">
        <w:r w:rsidRPr="007C437A">
          <w:t xml:space="preserve">est gloves, many important dimensions of the </w:t>
        </w:r>
      </w:ins>
      <w:ins w:id="4635" w:author="Arthur Parmentier" w:date="2020-06-03T19:33:00Z">
        <w:r w:rsidR="00277174" w:rsidRPr="007C437A">
          <w:t>fingers’</w:t>
        </w:r>
      </w:ins>
      <w:ins w:id="4636" w:author="Arthur Parmentier" w:date="2020-06-03T19:10:00Z">
        <w:r w:rsidRPr="007C437A">
          <w:t xml:space="preserve"> movements such as the </w:t>
        </w:r>
      </w:ins>
      <w:ins w:id="4637" w:author="Arthur Parmentier" w:date="2020-06-03T19:11:00Z">
        <w:r w:rsidRPr="007C437A">
          <w:t>phalangeal joint angles</w:t>
        </w:r>
      </w:ins>
      <w:ins w:id="4638" w:author="Arthur Parmentier" w:date="2020-06-03T19:12:00Z">
        <w:r w:rsidRPr="007C437A">
          <w:t xml:space="preserve"> or angles between two fingers are therefore not captured, whereas they are</w:t>
        </w:r>
      </w:ins>
      <w:ins w:id="4639"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4640" w:author="Arthur Parmentier" w:date="2020-06-03T19:32:00Z"/>
        </w:rPr>
      </w:pPr>
      <w:ins w:id="4641" w:author="Arthur Parmentier" w:date="2020-06-03T19:33:00Z">
        <w:r w:rsidRPr="007C437A">
          <w:t xml:space="preserve">Some gloves are designed for specific </w:t>
        </w:r>
      </w:ins>
      <w:ins w:id="4642" w:author="Arthur Parmentier" w:date="2020-06-03T19:34:00Z">
        <w:r w:rsidRPr="007C437A">
          <w:t>software</w:t>
        </w:r>
      </w:ins>
      <w:ins w:id="4643" w:author="Arthur Parmentier" w:date="2020-06-03T19:33:00Z">
        <w:r w:rsidRPr="007C437A">
          <w:t xml:space="preserve"> such as U</w:t>
        </w:r>
      </w:ins>
      <w:ins w:id="4644" w:author="Arthur Parmentier" w:date="2020-06-03T19:34:00Z">
        <w:r w:rsidRPr="007C437A">
          <w:t>nity and may not integrate with Max easily.</w:t>
        </w:r>
      </w:ins>
    </w:p>
    <w:p w:rsidR="00277174" w:rsidRPr="007C437A" w:rsidRDefault="00277174" w:rsidP="00277174">
      <w:pPr>
        <w:rPr>
          <w:ins w:id="4645" w:author="Arthur Parmentier" w:date="2020-06-03T19:37:00Z"/>
        </w:rPr>
      </w:pPr>
      <w:ins w:id="4646" w:author="Arthur Parmentier" w:date="2020-06-03T19:34:00Z">
        <w:r w:rsidRPr="007C437A">
          <w:t xml:space="preserve">While most expensive gloves </w:t>
        </w:r>
      </w:ins>
      <w:ins w:id="4647" w:author="Arthur Parmentier" w:date="2020-06-03T19:35:00Z">
        <w:r w:rsidRPr="007C437A">
          <w:t xml:space="preserve">often provide solutions to these problems, I decided to start with the IMU based Hi5 gloves from Noitom, which is one of the cheapest one available on the market </w:t>
        </w:r>
      </w:ins>
      <w:ins w:id="4648" w:author="Arthur Parmentier" w:date="2020-06-03T19:36:00Z">
        <w:r w:rsidRPr="007C437A">
          <w:t xml:space="preserve">(1000 chf approx.) </w:t>
        </w:r>
      </w:ins>
      <w:ins w:id="4649" w:author="Arthur Parmentier" w:date="2020-06-03T19:35:00Z">
        <w:r w:rsidRPr="007C437A">
          <w:t>which</w:t>
        </w:r>
      </w:ins>
      <w:ins w:id="4650" w:author="Arthur Parmentier" w:date="2020-06-03T19:36:00Z">
        <w:r w:rsidRPr="007C437A">
          <w:t xml:space="preserve"> provides a Unity and C++ SDK. </w:t>
        </w:r>
      </w:ins>
    </w:p>
    <w:p w:rsidR="00277174" w:rsidRPr="007C437A" w:rsidRDefault="00277174" w:rsidP="00277174">
      <w:pPr>
        <w:rPr>
          <w:ins w:id="4651" w:author="Arthur Parmentier" w:date="2020-06-03T19:39:00Z"/>
        </w:rPr>
      </w:pPr>
      <w:ins w:id="4652" w:author="Arthur Parmentier" w:date="2020-06-03T19:38:00Z">
        <w:r w:rsidRPr="007C437A">
          <w:t xml:space="preserve">However, at the time of this report (early June), I have still been unable to test the gloves with Max. </w:t>
        </w:r>
      </w:ins>
      <w:ins w:id="4653" w:author="Arthur Parmentier" w:date="2020-06-03T19:39:00Z">
        <w:r w:rsidRPr="007C437A">
          <w:t xml:space="preserve">I have made </w:t>
        </w:r>
      </w:ins>
      <w:ins w:id="4654" w:author="Arthur Parmentier" w:date="2020-06-03T19:58:00Z">
        <w:r w:rsidR="004B4499" w:rsidRPr="007C437A">
          <w:t>two</w:t>
        </w:r>
      </w:ins>
      <w:ins w:id="4655"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4656" w:author="Arthur Parmentier" w:date="2020-06-03T19:52:00Z"/>
        </w:rPr>
      </w:pPr>
      <w:ins w:id="4657" w:author="Arthur Parmentier" w:date="2020-06-03T19:56:00Z">
        <w:r w:rsidRPr="007C437A">
          <w:t>Before buying the gloves, I</w:t>
        </w:r>
      </w:ins>
      <w:ins w:id="4658" w:author="Arthur Parmentier" w:date="2020-06-03T19:43:00Z">
        <w:r w:rsidR="00882698" w:rsidRPr="007C437A">
          <w:t xml:space="preserve"> had not realized that the gloves</w:t>
        </w:r>
      </w:ins>
      <w:ins w:id="4659" w:author="Arthur Parmentier" w:date="2020-06-03T19:45:00Z">
        <w:r w:rsidR="00882698" w:rsidRPr="007C437A">
          <w:t xml:space="preserve"> connection with the Vive trackers was</w:t>
        </w:r>
      </w:ins>
      <w:ins w:id="4660"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4661" w:author="Arthur Parmentier" w:date="2020-06-03T19:48:00Z">
        <w:r w:rsidR="00882698" w:rsidRPr="007C437A">
          <w:t xml:space="preserve"> In fact, the connection </w:t>
        </w:r>
      </w:ins>
      <w:ins w:id="4662" w:author="Arthur Parmentier" w:date="2020-06-03T19:49:00Z">
        <w:r w:rsidR="00882698" w:rsidRPr="007C437A">
          <w:t xml:space="preserve">with </w:t>
        </w:r>
      </w:ins>
      <w:ins w:id="4663" w:author="Arthur Parmentier" w:date="2020-06-03T19:48:00Z">
        <w:r w:rsidR="00882698" w:rsidRPr="007C437A">
          <w:t xml:space="preserve">positional tracking </w:t>
        </w:r>
      </w:ins>
      <w:ins w:id="4664" w:author="Arthur Parmentier" w:date="2020-06-03T19:49:00Z">
        <w:r w:rsidR="00882698" w:rsidRPr="007C437A">
          <w:t xml:space="preserve">devices </w:t>
        </w:r>
      </w:ins>
      <w:ins w:id="4665" w:author="Arthur Parmentier" w:date="2020-06-03T19:48:00Z">
        <w:r w:rsidR="00882698" w:rsidRPr="007C437A">
          <w:t xml:space="preserve">was not </w:t>
        </w:r>
      </w:ins>
      <w:ins w:id="4666" w:author="Arthur Parmentier" w:date="2020-06-03T19:49:00Z">
        <w:r w:rsidR="00882698" w:rsidRPr="007C437A">
          <w:t>explicitly documented as a requirement for the Unity Plugin in their documentation</w:t>
        </w:r>
      </w:ins>
      <w:ins w:id="4667" w:author="Arthur Parmentier" w:date="2020-06-03T19:50:00Z">
        <w:r w:rsidR="00882698" w:rsidRPr="007C437A">
          <w:t xml:space="preserve">. We </w:t>
        </w:r>
      </w:ins>
      <w:ins w:id="4668" w:author="Arthur Parmentier" w:date="2020-06-03T19:51:00Z">
        <w:r w:rsidR="00882698" w:rsidRPr="007C437A">
          <w:t xml:space="preserve">could therefore not use the gloves on the fly with the provided scene and </w:t>
        </w:r>
      </w:ins>
      <w:ins w:id="4669" w:author="Arthur Parmentier" w:date="2020-06-03T19:52:00Z">
        <w:r w:rsidR="00882698" w:rsidRPr="007C437A">
          <w:t>needed</w:t>
        </w:r>
      </w:ins>
      <w:ins w:id="4670" w:author="Arthur Parmentier" w:date="2020-06-03T19:51:00Z">
        <w:r w:rsidR="00882698" w:rsidRPr="007C437A">
          <w:t xml:space="preserve"> additional scripting using the SDK.</w:t>
        </w:r>
      </w:ins>
      <w:ins w:id="4671" w:author="Arthur Parmentier" w:date="2020-06-03T19:44:00Z">
        <w:r w:rsidR="00882698" w:rsidRPr="007C437A">
          <w:t xml:space="preserve"> </w:t>
        </w:r>
      </w:ins>
    </w:p>
    <w:p w:rsidR="003F7478" w:rsidRPr="007C437A" w:rsidRDefault="004B4499" w:rsidP="00277174">
      <w:pPr>
        <w:pStyle w:val="Paragraphedeliste"/>
        <w:numPr>
          <w:ilvl w:val="0"/>
          <w:numId w:val="40"/>
        </w:numPr>
        <w:rPr>
          <w:ins w:id="4672" w:author="Arthur Parmentier" w:date="2020-06-03T19:58:00Z"/>
        </w:rPr>
      </w:pPr>
      <w:ins w:id="4673" w:author="Arthur Parmentier" w:date="2020-06-03T19:56:00Z">
        <w:r w:rsidRPr="007C437A">
          <w:t xml:space="preserve">I had been late on testing the gloves and identifying that issue. Although it made sense to me </w:t>
        </w:r>
      </w:ins>
      <w:ins w:id="4674" w:author="Arthur Parmentier" w:date="2020-06-03T19:57:00Z">
        <w:r w:rsidRPr="007C437A">
          <w:t>to start by building all the core mechanisms of the tool and pipeline before integrating the gloves, it was a mistake not to test them ea</w:t>
        </w:r>
      </w:ins>
      <w:ins w:id="4675" w:author="Arthur Parmentier" w:date="2020-06-03T19:58:00Z">
        <w:r w:rsidRPr="007C437A">
          <w:t>rlier, so that I could have figured out this issue at early stages.</w:t>
        </w:r>
      </w:ins>
    </w:p>
    <w:p w:rsidR="004B4499" w:rsidRPr="007C437A" w:rsidRDefault="004B4499" w:rsidP="004B4499">
      <w:pPr>
        <w:rPr>
          <w:ins w:id="4676" w:author="Arthur Parmentier" w:date="2020-06-03T20:03:00Z"/>
        </w:rPr>
      </w:pPr>
      <w:ins w:id="4677" w:author="Arthur Parmentier" w:date="2020-06-03T19:59:00Z">
        <w:r w:rsidRPr="007C437A">
          <w:t>The EM+ lab offer</w:t>
        </w:r>
      </w:ins>
      <w:ins w:id="4678" w:author="Arthur Parmentier" w:date="2020-06-03T20:00:00Z">
        <w:r w:rsidRPr="007C437A">
          <w:t xml:space="preserve">ed me support to </w:t>
        </w:r>
      </w:ins>
      <w:ins w:id="4679" w:author="Arthur Parmentier" w:date="2020-06-03T20:03:00Z">
        <w:r w:rsidRPr="007C437A">
          <w:t>build</w:t>
        </w:r>
      </w:ins>
      <w:ins w:id="4680" w:author="Arthur Parmentier" w:date="2020-06-03T20:00:00Z">
        <w:r w:rsidRPr="007C437A">
          <w:t xml:space="preserve"> a dedicated object in Max </w:t>
        </w:r>
      </w:ins>
      <w:ins w:id="4681" w:author="Arthur Parmentier" w:date="2020-06-03T20:03:00Z">
        <w:r w:rsidRPr="007C437A">
          <w:t xml:space="preserve">for </w:t>
        </w:r>
      </w:ins>
      <w:ins w:id="4682" w:author="Arthur Parmentier" w:date="2020-06-03T20:00:00Z">
        <w:r w:rsidRPr="007C437A">
          <w:t>receiv</w:t>
        </w:r>
      </w:ins>
      <w:ins w:id="4683" w:author="Arthur Parmentier" w:date="2020-06-03T20:03:00Z">
        <w:r w:rsidRPr="007C437A">
          <w:t>ing</w:t>
        </w:r>
      </w:ins>
      <w:ins w:id="4684" w:author="Arthur Parmentier" w:date="2020-06-03T20:00:00Z">
        <w:r w:rsidRPr="007C437A">
          <w:t xml:space="preserve"> the gloves data. The first experiments with the C++ SDK were good but unfortunately</w:t>
        </w:r>
      </w:ins>
      <w:ins w:id="4685" w:author="Arthur Parmentier" w:date="2020-06-03T20:01:00Z">
        <w:r w:rsidRPr="007C437A">
          <w:t xml:space="preserve">, </w:t>
        </w:r>
      </w:ins>
      <w:ins w:id="4686" w:author="Arthur Parmentier" w:date="2020-06-03T20:02:00Z">
        <w:r w:rsidRPr="007C437A">
          <w:t>the difficult schedule of that semester did not yet allow us to go further.</w:t>
        </w:r>
      </w:ins>
    </w:p>
    <w:p w:rsidR="004B4499" w:rsidRPr="007C437A" w:rsidRDefault="004B4499">
      <w:pPr>
        <w:pStyle w:val="Titre5"/>
        <w:rPr>
          <w:ins w:id="4687" w:author="Arthur Parmentier" w:date="2020-05-21T15:08:00Z"/>
          <w:rPrChange w:id="4688" w:author="Arthur Parmentier" w:date="2020-06-07T15:27:00Z">
            <w:rPr>
              <w:ins w:id="4689" w:author="Arthur Parmentier" w:date="2020-05-21T15:08:00Z"/>
            </w:rPr>
          </w:rPrChange>
        </w:rPr>
        <w:pPrChange w:id="4690" w:author="Arthur Parmentier" w:date="2020-06-03T20:03:00Z">
          <w:pPr/>
        </w:pPrChange>
      </w:pPr>
      <w:ins w:id="4691" w:author="Arthur Parmentier" w:date="2020-06-03T20:03:00Z">
        <w:r w:rsidRPr="007C437A">
          <w:rPr>
            <w:rPrChange w:id="4692" w:author="Arthur Parmentier" w:date="2020-06-07T15:27:00Z">
              <w:rPr/>
            </w:rPrChange>
          </w:rPr>
          <w:t>HandPose</w:t>
        </w:r>
      </w:ins>
    </w:p>
    <w:p w:rsidR="00C46A73" w:rsidRPr="007C437A" w:rsidRDefault="00F64405" w:rsidP="00F304EE">
      <w:pPr>
        <w:rPr>
          <w:ins w:id="4693" w:author="Arthur Parmentier" w:date="2020-06-03T20:17:00Z"/>
        </w:rPr>
      </w:pPr>
      <w:ins w:id="4694" w:author="Arthur Parmentier" w:date="2020-06-03T20:19:00Z">
        <w:r w:rsidRPr="007C437A">
          <w:t>A</w:t>
        </w:r>
      </w:ins>
      <w:ins w:id="4695" w:author="Arthur Parmentier" w:date="2020-06-03T20:05:00Z">
        <w:r w:rsidR="002E54F7" w:rsidRPr="007C437A">
          <w:t>round</w:t>
        </w:r>
      </w:ins>
      <w:ins w:id="4696" w:author="Arthur Parmentier" w:date="2020-06-03T20:03:00Z">
        <w:r w:rsidR="004B4499" w:rsidRPr="007C437A">
          <w:t xml:space="preserve"> mid-</w:t>
        </w:r>
      </w:ins>
      <w:ins w:id="4697" w:author="Arthur Parmentier" w:date="2020-06-03T20:07:00Z">
        <w:r w:rsidR="009C5B97" w:rsidRPr="007C437A">
          <w:t>M</w:t>
        </w:r>
      </w:ins>
      <w:ins w:id="4698" w:author="Arthur Parmentier" w:date="2020-06-03T20:03:00Z">
        <w:r w:rsidR="004B4499" w:rsidRPr="007C437A">
          <w:t>arch, Tensorflow released the new HandPose model</w:t>
        </w:r>
      </w:ins>
      <w:ins w:id="4699" w:author="Arthur Parmentier" w:date="2020-06-03T20:04:00Z">
        <w:r w:rsidR="004B4499" w:rsidRPr="007C437A">
          <w:rPr>
            <w:rStyle w:val="Appelnotedebasdep"/>
          </w:rPr>
          <w:footnoteReference w:id="53"/>
        </w:r>
      </w:ins>
      <w:ins w:id="4702" w:author="Arthur Parmentier" w:date="2020-06-03T20:03:00Z">
        <w:r w:rsidR="004B4499" w:rsidRPr="007C437A">
          <w:t>.</w:t>
        </w:r>
      </w:ins>
      <w:ins w:id="4703" w:author="Arthur Parmentier" w:date="2020-06-03T20:05:00Z">
        <w:r w:rsidR="009C5B97" w:rsidRPr="007C437A">
          <w:t xml:space="preserve"> I first heard about it from within the Max community</w:t>
        </w:r>
      </w:ins>
      <w:ins w:id="4704" w:author="Arthur Parmentier" w:date="2020-06-03T20:06:00Z">
        <w:r w:rsidR="009C5B97" w:rsidRPr="007C437A">
          <w:t>, when a first wrap of HandPose into an Electron se</w:t>
        </w:r>
      </w:ins>
      <w:ins w:id="4705" w:author="Arthur Parmentier" w:date="2020-06-03T20:08:00Z">
        <w:r w:rsidR="003D6C76" w:rsidRPr="007C437A">
          <w:t>r</w:t>
        </w:r>
      </w:ins>
      <w:ins w:id="4706" w:author="Arthur Parmentier" w:date="2020-06-03T20:06:00Z">
        <w:r w:rsidR="009C5B97" w:rsidRPr="007C437A">
          <w:t xml:space="preserve">ver (just like PoseNet) was shared on </w:t>
        </w:r>
      </w:ins>
      <w:ins w:id="4707" w:author="Arthur Parmentier" w:date="2020-06-03T20:07:00Z">
        <w:r w:rsidR="009C5B97" w:rsidRPr="007C437A">
          <w:t xml:space="preserve">github </w:t>
        </w:r>
      </w:ins>
      <w:ins w:id="4708" w:author="Arthur Parmentier" w:date="2020-06-03T20:09:00Z">
        <w:r w:rsidR="003D6C76" w:rsidRPr="007C437A">
          <w:t xml:space="preserve">late </w:t>
        </w:r>
      </w:ins>
      <w:ins w:id="4709" w:author="Arthur Parmentier" w:date="2020-06-03T20:07:00Z">
        <w:r w:rsidR="009C5B97" w:rsidRPr="007C437A">
          <w:t>May</w:t>
        </w:r>
      </w:ins>
      <w:ins w:id="4710" w:author="Arthur Parmentier" w:date="2020-06-03T20:08:00Z">
        <w:r w:rsidR="003D6C76" w:rsidRPr="007C437A">
          <w:rPr>
            <w:rStyle w:val="Appelnotedebasdep"/>
          </w:rPr>
          <w:footnoteReference w:id="54"/>
        </w:r>
      </w:ins>
      <w:ins w:id="4713" w:author="Arthur Parmentier" w:date="2020-06-03T20:07:00Z">
        <w:r w:rsidR="009C5B97" w:rsidRPr="007C437A">
          <w:t>.</w:t>
        </w:r>
        <w:r w:rsidR="003D6C76" w:rsidRPr="007C437A">
          <w:t xml:space="preserve"> In the following days, I contributed to designing an interface within Max that made the out</w:t>
        </w:r>
      </w:ins>
      <w:ins w:id="4714" w:author="Arthur Parmentier" w:date="2020-06-03T20:08:00Z">
        <w:r w:rsidR="003D6C76" w:rsidRPr="007C437A">
          <w:t>put of the model accessible to the user</w:t>
        </w:r>
      </w:ins>
      <w:ins w:id="4715" w:author="Arthur Parmentier" w:date="2020-06-03T20:14:00Z">
        <w:r w:rsidR="00373B55" w:rsidRPr="007C437A">
          <w:t xml:space="preserve"> (</w:t>
        </w:r>
        <w:r w:rsidR="00373B55" w:rsidRPr="007C437A">
          <w:rPr>
            <w:rPrChange w:id="4716" w:author="Arthur Parmentier" w:date="2020-06-07T15:27:00Z">
              <w:rPr/>
            </w:rPrChange>
          </w:rPr>
          <w:fldChar w:fldCharType="begin"/>
        </w:r>
        <w:r w:rsidR="00373B55" w:rsidRPr="007C437A">
          <w:instrText xml:space="preserve"> REF _Ref42107678 \h </w:instrText>
        </w:r>
      </w:ins>
      <w:r w:rsidR="00373B55" w:rsidRPr="007C437A">
        <w:rPr>
          <w:rPrChange w:id="4717" w:author="Arthur Parmentier" w:date="2020-06-07T15:27:00Z">
            <w:rPr/>
          </w:rPrChange>
        </w:rPr>
      </w:r>
      <w:r w:rsidR="00373B55" w:rsidRPr="007C437A">
        <w:rPr>
          <w:rPrChange w:id="4718" w:author="Arthur Parmentier" w:date="2020-06-07T15:27:00Z">
            <w:rPr/>
          </w:rPrChange>
        </w:rPr>
        <w:fldChar w:fldCharType="separate"/>
      </w:r>
      <w:ins w:id="4719" w:author="Arthur Parmentier" w:date="2020-06-03T20:14:00Z">
        <w:r w:rsidR="00373B55" w:rsidRPr="007C437A">
          <w:t xml:space="preserve">Figure </w:t>
        </w:r>
        <w:r w:rsidR="00373B55" w:rsidRPr="007C437A">
          <w:rPr>
            <w:rPrChange w:id="4720" w:author="Arthur Parmentier" w:date="2020-06-07T15:27:00Z">
              <w:rPr>
                <w:noProof/>
              </w:rPr>
            </w:rPrChange>
          </w:rPr>
          <w:t>4</w:t>
        </w:r>
        <w:r w:rsidR="00373B55" w:rsidRPr="007C437A">
          <w:rPr>
            <w:rPrChange w:id="4721" w:author="Arthur Parmentier" w:date="2020-06-07T15:27:00Z">
              <w:rPr/>
            </w:rPrChange>
          </w:rPr>
          <w:fldChar w:fldCharType="end"/>
        </w:r>
        <w:r w:rsidR="00373B55" w:rsidRPr="007C437A">
          <w:t>).</w:t>
        </w:r>
      </w:ins>
    </w:p>
    <w:p w:rsidR="00254700" w:rsidRPr="007C437A" w:rsidRDefault="00F64405" w:rsidP="00F304EE">
      <w:pPr>
        <w:rPr>
          <w:ins w:id="4722" w:author="Arthur Parmentier" w:date="2020-06-03T20:18:00Z"/>
        </w:rPr>
      </w:pPr>
      <w:ins w:id="4723" w:author="Arthur Parmentier" w:date="2020-06-03T20:19:00Z">
        <w:r w:rsidRPr="007C437A">
          <w:t>While</w:t>
        </w:r>
      </w:ins>
      <w:ins w:id="4724" w:author="Arthur Parmentier" w:date="2020-06-03T20:17:00Z">
        <w:r w:rsidRPr="007C437A">
          <w:t xml:space="preserve"> I was stuck with the Hi5 gloves, HandPose provided me an easy and light way to </w:t>
        </w:r>
      </w:ins>
      <w:ins w:id="4725" w:author="Arthur Parmentier" w:date="2020-06-03T20:18:00Z">
        <w:r w:rsidRPr="007C437A">
          <w:t>test the multi-input pipeline and the combination of the two scales or recognition inside Max.</w:t>
        </w:r>
      </w:ins>
      <w:ins w:id="4726" w:author="Arthur Parmentier" w:date="2020-06-03T21:35:00Z">
        <w:r w:rsidR="00F91D42" w:rsidRPr="007C437A">
          <w:t xml:space="preserve"> An introduction to HandPose inside my recognition tool is shown in my </w:t>
        </w:r>
      </w:ins>
      <w:ins w:id="4727" w:author="Arthur Parmentier" w:date="2020-06-03T21:36:00Z">
        <w:r w:rsidR="00F91D42" w:rsidRPr="007C437A">
          <w:rPr>
            <w:rPrChange w:id="4728" w:author="Arthur Parmentier" w:date="2020-06-07T15:27:00Z">
              <w:rPr/>
            </w:rPrChange>
          </w:rPr>
          <w:fldChar w:fldCharType="begin"/>
        </w:r>
        <w:r w:rsidR="00F91D42" w:rsidRPr="007C437A">
          <w:instrText xml:space="preserve"> HYPERLINK "https://www.youtube.com/watch?v=rKD5BMaHmI8" </w:instrText>
        </w:r>
        <w:r w:rsidR="00F91D42" w:rsidRPr="007C437A">
          <w:rPr>
            <w:rPrChange w:id="4729" w:author="Arthur Parmentier" w:date="2020-06-07T15:27:00Z">
              <w:rPr/>
            </w:rPrChange>
          </w:rPr>
          <w:fldChar w:fldCharType="separate"/>
        </w:r>
        <w:r w:rsidR="00F91D42" w:rsidRPr="007C437A">
          <w:rPr>
            <w:rStyle w:val="Lienhypertexte"/>
          </w:rPr>
          <w:t>fourth demo video</w:t>
        </w:r>
        <w:r w:rsidR="00F91D42" w:rsidRPr="007C437A">
          <w:rPr>
            <w:rPrChange w:id="4730" w:author="Arthur Parmentier" w:date="2020-06-07T15:27:00Z">
              <w:rPr/>
            </w:rPrChange>
          </w:rPr>
          <w:fldChar w:fldCharType="end"/>
        </w:r>
      </w:ins>
      <w:ins w:id="4731" w:author="Arthur Parmentier" w:date="2020-06-03T21:35:00Z">
        <w:r w:rsidR="00F91D42" w:rsidRPr="007C437A">
          <w:t>.</w:t>
        </w:r>
      </w:ins>
    </w:p>
    <w:p w:rsidR="00F64405" w:rsidRPr="007C437A" w:rsidRDefault="00DB2BB8" w:rsidP="00F304EE">
      <w:pPr>
        <w:rPr>
          <w:ins w:id="4732" w:author="Arthur Parmentier" w:date="2020-06-03T20:20:00Z"/>
        </w:rPr>
      </w:pPr>
      <w:ins w:id="4733" w:author="Arthur Parmentier" w:date="2020-06-03T20:19:00Z">
        <w:r w:rsidRPr="007C437A">
          <w:t xml:space="preserve">HandPose properties are very similar to PoseNet, hence it runs in a similar </w:t>
        </w:r>
      </w:ins>
      <w:ins w:id="4734"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4735" w:author="Arthur Parmentier" w:date="2020-06-03T20:09:00Z"/>
        </w:rPr>
      </w:pPr>
      <w:ins w:id="4736" w:author="Arthur Parmentier" w:date="2020-06-03T20:20:00Z">
        <w:r w:rsidRPr="007C437A">
          <w:lastRenderedPageBreak/>
          <w:t xml:space="preserve">Contrary </w:t>
        </w:r>
      </w:ins>
      <w:ins w:id="4737"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4738" w:author="Arthur Parmentier" w:date="2020-06-03T20:23:00Z">
        <w:r w:rsidR="005634B9" w:rsidRPr="007C437A">
          <w:t>soon</w:t>
        </w:r>
      </w:ins>
      <w:ins w:id="4739" w:author="Arthur Parmentier" w:date="2020-06-03T20:21:00Z">
        <w:r w:rsidRPr="007C437A">
          <w:t>.</w:t>
        </w:r>
      </w:ins>
      <w:ins w:id="4740" w:author="Arthur Parmentier" w:date="2020-06-03T20:22:00Z">
        <w:r w:rsidRPr="007C437A">
          <w:rPr>
            <w:rStyle w:val="Appelnotedebasdep"/>
          </w:rPr>
          <w:footnoteReference w:id="55"/>
        </w:r>
      </w:ins>
    </w:p>
    <w:p w:rsidR="00373B55" w:rsidRPr="007C437A" w:rsidRDefault="00373B55">
      <w:pPr>
        <w:keepNext/>
        <w:rPr>
          <w:ins w:id="4743" w:author="Arthur Parmentier" w:date="2020-06-03T20:13:00Z"/>
        </w:rPr>
        <w:pPrChange w:id="4744" w:author="Arthur Parmentier" w:date="2020-06-03T20:13:00Z">
          <w:pPr/>
        </w:pPrChange>
      </w:pPr>
      <w:ins w:id="4745" w:author="Arthur Parmentier" w:date="2020-06-03T20:12:00Z">
        <w:r w:rsidRPr="007C437A">
          <w:rPr>
            <w:noProof/>
            <w:rPrChange w:id="4746"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4747" w:author="Arthur Parmentier" w:date="2020-05-20T20:03:00Z"/>
          <w:rPrChange w:id="4748" w:author="Arthur Parmentier" w:date="2020-06-07T15:27:00Z">
            <w:rPr>
              <w:ins w:id="4749" w:author="Arthur Parmentier" w:date="2020-05-20T20:03:00Z"/>
            </w:rPr>
          </w:rPrChange>
        </w:rPr>
        <w:pPrChange w:id="4750" w:author="Arthur Parmentier" w:date="2020-06-03T20:13:00Z">
          <w:pPr/>
        </w:pPrChange>
      </w:pPr>
      <w:bookmarkStart w:id="4751" w:name="_Ref42107678"/>
      <w:bookmarkStart w:id="4752" w:name="_Ref42107663"/>
      <w:ins w:id="4753" w:author="Arthur Parmentier" w:date="2020-06-03T20:13:00Z">
        <w:r w:rsidRPr="007C437A">
          <w:rPr>
            <w:rPrChange w:id="4754" w:author="Arthur Parmentier" w:date="2020-06-07T15:27:00Z">
              <w:rPr/>
            </w:rPrChange>
          </w:rPr>
          <w:t xml:space="preserve">Figure </w:t>
        </w:r>
        <w:r w:rsidRPr="007C437A">
          <w:rPr>
            <w:rPrChange w:id="4755" w:author="Arthur Parmentier" w:date="2020-06-07T15:27:00Z">
              <w:rPr/>
            </w:rPrChange>
          </w:rPr>
          <w:fldChar w:fldCharType="begin"/>
        </w:r>
        <w:r w:rsidRPr="007C437A">
          <w:rPr>
            <w:rPrChange w:id="4756" w:author="Arthur Parmentier" w:date="2020-06-07T15:27:00Z">
              <w:rPr/>
            </w:rPrChange>
          </w:rPr>
          <w:instrText xml:space="preserve"> SEQ Figure \* ARABIC </w:instrText>
        </w:r>
      </w:ins>
      <w:r w:rsidRPr="007C437A">
        <w:rPr>
          <w:rPrChange w:id="4757" w:author="Arthur Parmentier" w:date="2020-06-07T15:27:00Z">
            <w:rPr/>
          </w:rPrChange>
        </w:rPr>
        <w:fldChar w:fldCharType="separate"/>
      </w:r>
      <w:ins w:id="4758" w:author="Arthur Parmentier" w:date="2020-06-05T21:05:00Z">
        <w:r w:rsidR="001C2AA6" w:rsidRPr="007C437A">
          <w:rPr>
            <w:rPrChange w:id="4759" w:author="Arthur Parmentier" w:date="2020-06-07T15:27:00Z">
              <w:rPr>
                <w:noProof/>
              </w:rPr>
            </w:rPrChange>
          </w:rPr>
          <w:t>5</w:t>
        </w:r>
      </w:ins>
      <w:ins w:id="4760" w:author="Arthur Parmentier" w:date="2020-06-03T20:13:00Z">
        <w:r w:rsidRPr="007C437A">
          <w:rPr>
            <w:rPrChange w:id="4761" w:author="Arthur Parmentier" w:date="2020-06-07T15:27:00Z">
              <w:rPr/>
            </w:rPrChange>
          </w:rPr>
          <w:fldChar w:fldCharType="end"/>
        </w:r>
        <w:bookmarkEnd w:id="4751"/>
        <w:r w:rsidRPr="007C437A">
          <w:rPr>
            <w:rPrChange w:id="4762" w:author="Arthur Parmentier" w:date="2020-06-07T15:27:00Z">
              <w:rPr/>
            </w:rPrChange>
          </w:rPr>
          <w:t xml:space="preserve"> My re-worked HandPose port to max</w:t>
        </w:r>
      </w:ins>
      <w:bookmarkEnd w:id="4752"/>
    </w:p>
    <w:p w:rsidR="008362F0" w:rsidRPr="007C437A" w:rsidRDefault="008362F0" w:rsidP="008362F0">
      <w:pPr>
        <w:rPr>
          <w:ins w:id="4763" w:author="Arthur Parmentier" w:date="2020-06-03T21:25:00Z"/>
        </w:rPr>
      </w:pPr>
      <w:ins w:id="4764" w:author="Arthur Parmentier" w:date="2020-06-03T20:51:00Z">
        <w:r w:rsidRPr="007C437A">
          <w:lastRenderedPageBreak/>
          <w:t>In SP, signs that</w:t>
        </w:r>
      </w:ins>
      <w:ins w:id="4765" w:author="Arthur Parmentier" w:date="2020-06-03T20:52:00Z">
        <w:r w:rsidRPr="007C437A">
          <w:t xml:space="preserve"> are made of hand poses in can have two versions</w:t>
        </w:r>
      </w:ins>
      <w:ins w:id="4766" w:author="Arthur Parmentier" w:date="2020-06-03T20:53:00Z">
        <w:r w:rsidRPr="007C437A">
          <w:t xml:space="preserve">: two-handed and one-handed versions. </w:t>
        </w:r>
      </w:ins>
      <w:ins w:id="4767" w:author="Arthur Parmentier" w:date="2020-06-03T21:11:00Z">
        <w:r w:rsidR="005B413B" w:rsidRPr="007C437A">
          <w:t>While HandPose only allows for using one hand at the same time, the soundpainter can therefore use o</w:t>
        </w:r>
      </w:ins>
      <w:ins w:id="4768" w:author="Arthur Parmentier" w:date="2020-06-03T21:12:00Z">
        <w:r w:rsidR="005B413B" w:rsidRPr="007C437A">
          <w:t xml:space="preserve">nly one-handed signs with the recognition tool. Another possibility would be to the split the video input from the camera for the left and right side </w:t>
        </w:r>
      </w:ins>
      <w:ins w:id="4769" w:author="Arthur Parmentier" w:date="2020-06-03T21:13:00Z">
        <w:r w:rsidR="005B413B" w:rsidRPr="007C437A">
          <w:t>of the body (only one hand in each side) and running the model on both sides. This has not been tested by myself by would theoretically work without problem</w:t>
        </w:r>
      </w:ins>
      <w:ins w:id="4770" w:author="Arthur Parmentier" w:date="2020-06-03T21:14:00Z">
        <w:r w:rsidR="005B413B" w:rsidRPr="007C437A">
          <w:t xml:space="preserve"> if the user is able to do so.</w:t>
        </w:r>
      </w:ins>
    </w:p>
    <w:p w:rsidR="00EE5351" w:rsidRPr="007C437A" w:rsidRDefault="00F91D42">
      <w:pPr>
        <w:rPr>
          <w:ins w:id="4771" w:author="Arthur Parmentier" w:date="2020-06-03T20:49:00Z"/>
          <w:rPrChange w:id="4772" w:author="Arthur Parmentier" w:date="2020-06-07T15:27:00Z">
            <w:rPr>
              <w:ins w:id="4773" w:author="Arthur Parmentier" w:date="2020-06-03T20:49:00Z"/>
            </w:rPr>
          </w:rPrChange>
        </w:rPr>
        <w:pPrChange w:id="4774" w:author="Arthur Parmentier" w:date="2020-06-03T20:50:00Z">
          <w:pPr>
            <w:pStyle w:val="Titre4"/>
          </w:pPr>
        </w:pPrChange>
      </w:pPr>
      <w:ins w:id="4775" w:author="Arthur Parmentier" w:date="2020-06-03T21:34:00Z">
        <w:r w:rsidRPr="007C437A">
          <w:rPr>
            <w:rPrChange w:id="4776" w:author="Arthur Parmentier" w:date="2020-06-07T15:27:00Z">
              <w:rPr/>
            </w:rPrChange>
          </w:rPr>
          <w:t>Another</w:t>
        </w:r>
      </w:ins>
      <w:ins w:id="4777" w:author="Arthur Parmentier" w:date="2020-06-03T21:25:00Z">
        <w:r w:rsidR="00EE5351" w:rsidRPr="007C437A">
          <w:rPr>
            <w:rPrChange w:id="4778" w:author="Arthur Parmentier" w:date="2020-06-07T15:27:00Z">
              <w:rPr/>
            </w:rPrChange>
          </w:rPr>
          <w:t xml:space="preserve"> important constraint when using HandPose is that the model only </w:t>
        </w:r>
      </w:ins>
      <w:ins w:id="4779" w:author="Arthur Parmentier" w:date="2020-06-03T21:26:00Z">
        <w:r w:rsidR="00EE5351" w:rsidRPr="007C437A">
          <w:rPr>
            <w:rPrChange w:id="4780" w:author="Arthur Parmentier" w:date="2020-06-07T15:27:00Z">
              <w:rPr/>
            </w:rPrChange>
          </w:rPr>
          <w:t>works as long as the hand is sufficiently close to the camera</w:t>
        </w:r>
      </w:ins>
      <w:ins w:id="4781" w:author="Arthur Parmentier" w:date="2020-06-03T21:27:00Z">
        <w:r w:rsidR="00EE5351" w:rsidRPr="007C437A">
          <w:rPr>
            <w:rPrChange w:id="4782" w:author="Arthur Parmentier" w:date="2020-06-07T15:27:00Z">
              <w:rPr/>
            </w:rPrChange>
          </w:rPr>
          <w:t>, typically within 2 meters from the camera. This greatly limits the ability of the soundpainter to use PoseNet and HandPos</w:t>
        </w:r>
      </w:ins>
      <w:ins w:id="4783" w:author="Arthur Parmentier" w:date="2020-06-03T21:28:00Z">
        <w:r w:rsidR="00EE5351" w:rsidRPr="007C437A">
          <w:rPr>
            <w:rPrChange w:id="4784"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4785" w:author="Arthur Parmentier" w:date="2020-06-03T21:29:00Z">
        <w:r w:rsidR="00EE5351" w:rsidRPr="007C437A">
          <w:rPr>
            <w:rPrChange w:id="4786" w:author="Arthur Parmentier" w:date="2020-06-07T15:27:00Z">
              <w:rPr/>
            </w:rPrChange>
          </w:rPr>
          <w:t xml:space="preserve">whole body fits inside the camera’s view. I suggest </w:t>
        </w:r>
      </w:ins>
      <w:ins w:id="4787" w:author="Arthur Parmentier" w:date="2020-06-03T21:30:00Z">
        <w:r w:rsidR="00EE5351" w:rsidRPr="007C437A">
          <w:rPr>
            <w:rPrChange w:id="4788" w:author="Arthur Parmentier" w:date="2020-06-07T15:27:00Z">
              <w:rPr/>
            </w:rPrChange>
          </w:rPr>
          <w:t>using</w:t>
        </w:r>
      </w:ins>
      <w:ins w:id="4789" w:author="Arthur Parmentier" w:date="2020-06-03T21:29:00Z">
        <w:r w:rsidR="00EE5351" w:rsidRPr="007C437A">
          <w:rPr>
            <w:rPrChange w:id="4790" w:author="Arthur Parmentier" w:date="2020-06-07T15:27:00Z">
              <w:rPr/>
            </w:rPrChange>
          </w:rPr>
          <w:t xml:space="preserve"> separate camera for each model, one that would be close to the soundpaint</w:t>
        </w:r>
      </w:ins>
      <w:ins w:id="4791" w:author="Arthur Parmentier" w:date="2020-06-03T21:30:00Z">
        <w:r w:rsidR="00EE5351" w:rsidRPr="007C437A">
          <w:rPr>
            <w:rPrChange w:id="4792" w:author="Arthur Parmentier" w:date="2020-06-07T15:27:00Z">
              <w:rPr/>
            </w:rPrChange>
          </w:rPr>
          <w:t>er for HandPose and one further for PoseNet.</w:t>
        </w:r>
      </w:ins>
      <w:ins w:id="4793" w:author="Arthur Parmentier" w:date="2020-06-03T21:25:00Z">
        <w:r w:rsidR="00EE5351" w:rsidRPr="007C437A">
          <w:rPr>
            <w:rPrChange w:id="4794" w:author="Arthur Parmentier" w:date="2020-06-07T15:27:00Z">
              <w:rPr/>
            </w:rPrChange>
          </w:rPr>
          <w:t xml:space="preserve"> </w:t>
        </w:r>
      </w:ins>
      <w:ins w:id="4795" w:author="Arthur Parmentier" w:date="2020-06-03T21:31:00Z">
        <w:r w:rsidR="00EE5351" w:rsidRPr="007C437A">
          <w:rPr>
            <w:rPrChange w:id="4796" w:author="Arthur Parmentier" w:date="2020-06-07T15:27:00Z">
              <w:rPr/>
            </w:rPrChange>
          </w:rPr>
          <w:t>I have not been however to test this configuration yet. If it is not possible, then I suggest making sure that the arms</w:t>
        </w:r>
      </w:ins>
      <w:ins w:id="4797" w:author="Arthur Parmentier" w:date="2020-06-03T21:32:00Z">
        <w:r w:rsidR="00EE5351" w:rsidRPr="007C437A">
          <w:rPr>
            <w:rPrChange w:id="4798" w:author="Arthur Parmentier" w:date="2020-06-07T15:27:00Z">
              <w:rPr/>
            </w:rPrChange>
          </w:rPr>
          <w:t>, torso and head are well visible for PoseNet, while leaving hips, knees and feet under the field of view of the camera</w:t>
        </w:r>
      </w:ins>
      <w:ins w:id="4799" w:author="Arthur Parmentier" w:date="2020-06-03T21:33:00Z">
        <w:r w:rsidR="00EE5351" w:rsidRPr="007C437A">
          <w:rPr>
            <w:rPrChange w:id="4800"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4801" w:author="Arthur Parmentier" w:date="2020-05-23T10:02:00Z"/>
        </w:rPr>
      </w:pPr>
      <w:ins w:id="4802" w:author="Arthur Parmentier" w:date="2020-05-20T20:03:00Z">
        <w:r w:rsidRPr="007C437A">
          <w:t>Input manager</w:t>
        </w:r>
      </w:ins>
    </w:p>
    <w:p w:rsidR="00F304EE" w:rsidRPr="007C437A" w:rsidRDefault="00AF3FE7" w:rsidP="00F304EE">
      <w:pPr>
        <w:rPr>
          <w:ins w:id="4803" w:author="Arthur Parmentier" w:date="2020-06-03T22:07:00Z"/>
        </w:rPr>
      </w:pPr>
      <w:ins w:id="4804" w:author="Arthur Parmentier" w:date="2020-05-20T20:22:00Z">
        <w:r w:rsidRPr="007C437A">
          <w:t xml:space="preserve">I initially created the ‘input manager’ </w:t>
        </w:r>
      </w:ins>
      <w:ins w:id="4805" w:author="Arthur Parmentier" w:date="2020-05-20T20:23:00Z">
        <w:r w:rsidRPr="007C437A">
          <w:t xml:space="preserve">to allow the user to select in the list of all possible inputs (PoseNet, Kinect, gloves…) those </w:t>
        </w:r>
      </w:ins>
      <w:ins w:id="4806" w:author="Arthur Parmentier" w:date="2020-06-03T22:07:00Z">
        <w:r w:rsidR="005C26EA" w:rsidRPr="007C437A">
          <w:t>that he wanted to use and that the program should listen to</w:t>
        </w:r>
      </w:ins>
      <w:ins w:id="4807" w:author="Arthur Parmentier" w:date="2020-05-20T20:23:00Z">
        <w:r w:rsidRPr="007C437A">
          <w:t>.</w:t>
        </w:r>
      </w:ins>
      <w:ins w:id="4808" w:author="Arthur Parmentier" w:date="2020-05-20T20:24:00Z">
        <w:r w:rsidRPr="007C437A">
          <w:t xml:space="preserve"> This way, </w:t>
        </w:r>
      </w:ins>
      <w:ins w:id="4809" w:author="Arthur Parmentier" w:date="2020-05-23T10:29:00Z">
        <w:r w:rsidR="001A4444" w:rsidRPr="007C437A">
          <w:t>each part of the</w:t>
        </w:r>
      </w:ins>
      <w:ins w:id="4810" w:author="Arthur Parmentier" w:date="2020-05-20T20:24:00Z">
        <w:r w:rsidRPr="007C437A">
          <w:t xml:space="preserve"> system would know how many features to expect and how to route the data flow correctly.</w:t>
        </w:r>
      </w:ins>
    </w:p>
    <w:p w:rsidR="005C26EA" w:rsidRPr="007C437A" w:rsidRDefault="005C26EA" w:rsidP="00F304EE">
      <w:pPr>
        <w:rPr>
          <w:ins w:id="4811" w:author="Arthur Parmentier" w:date="2020-05-20T20:24:00Z"/>
        </w:rPr>
      </w:pPr>
      <w:ins w:id="4812" w:author="Arthur Parmentier" w:date="2020-06-03T22:08:00Z">
        <w:r w:rsidRPr="007C437A">
          <w:t xml:space="preserve">Until late stages of the project, when I started working with both PoseNet and HandPose, it was unclear for me whether a single DTW </w:t>
        </w:r>
      </w:ins>
      <w:ins w:id="4813" w:author="Arthur Parmentier" w:date="2020-06-03T22:09:00Z">
        <w:r w:rsidRPr="007C437A">
          <w:t>model would be able to classify all signs from a sign input combining all the selected features from both HandPose and Posenet, or if I should instead use several models</w:t>
        </w:r>
      </w:ins>
      <w:ins w:id="4814" w:author="Arthur Parmentier" w:date="2020-06-03T22:10:00Z">
        <w:r w:rsidRPr="007C437A">
          <w:t xml:space="preserve"> depending of the type of signs that the program should recognize (movement with the full body, hand poses, faders…).</w:t>
        </w:r>
      </w:ins>
      <w:ins w:id="4815" w:author="Arthur Parmentier" w:date="2020-06-03T22:12:00Z">
        <w:r w:rsidR="00C26758" w:rsidRPr="007C437A">
          <w:t xml:space="preserve"> There was also no built-in way to make a generic input to model routing in Max</w:t>
        </w:r>
      </w:ins>
      <w:ins w:id="4816" w:author="Arthur Parmentier" w:date="2020-06-03T22:13:00Z">
        <w:r w:rsidR="00C26758" w:rsidRPr="007C437A">
          <w:t>, so that I was hesitating between building a fixed routing that would work for my use case but would not allow any flexibility to change the inputs to each model</w:t>
        </w:r>
      </w:ins>
      <w:ins w:id="4817" w:author="Arthur Parmentier" w:date="2020-06-03T22:14:00Z">
        <w:r w:rsidR="00C26758" w:rsidRPr="007C437A">
          <w:t>, or building the desired input manager routing matrix myself. I chose the second option which allowed me to build a very modu</w:t>
        </w:r>
      </w:ins>
      <w:ins w:id="4818"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4819" w:author="Arthur Parmentier" w:date="2020-05-20T22:45:00Z"/>
        </w:rPr>
        <w:pPrChange w:id="4820" w:author="Arthur Parmentier" w:date="2020-06-03T22:25:00Z">
          <w:pPr>
            <w:pStyle w:val="Paragraphedeliste"/>
            <w:numPr>
              <w:numId w:val="34"/>
            </w:numPr>
            <w:ind w:hanging="360"/>
          </w:pPr>
        </w:pPrChange>
      </w:pPr>
      <w:ins w:id="4821" w:author="Arthur Parmentier" w:date="2020-06-03T22:16:00Z">
        <w:r w:rsidRPr="007C437A">
          <w:t>The present input manager allows</w:t>
        </w:r>
      </w:ins>
      <w:ins w:id="4822" w:author="Arthur Parmentier" w:date="2020-05-23T10:30:00Z">
        <w:r w:rsidR="00EA3401" w:rsidRPr="007C437A">
          <w:t xml:space="preserve"> the user</w:t>
        </w:r>
      </w:ins>
      <w:ins w:id="4823" w:author="Arthur Parmentier" w:date="2020-05-20T20:25:00Z">
        <w:r w:rsidR="00AF3FE7" w:rsidRPr="007C437A">
          <w:t xml:space="preserve"> to add his own input to the system automatically, without manually creating additional routings all over the program</w:t>
        </w:r>
      </w:ins>
      <w:ins w:id="4824" w:author="Arthur Parmentier" w:date="2020-06-03T22:17:00Z">
        <w:r w:rsidR="00E3655F" w:rsidRPr="007C437A">
          <w:t xml:space="preserve">, by following </w:t>
        </w:r>
      </w:ins>
      <w:ins w:id="4825" w:author="Arthur Parmentier" w:date="2020-06-03T22:24:00Z">
        <w:r w:rsidR="00E3655F" w:rsidRPr="007C437A">
          <w:t>only a few conventions</w:t>
        </w:r>
      </w:ins>
      <w:ins w:id="4826" w:author="Arthur Parmentier" w:date="2020-05-20T20:26:00Z">
        <w:r w:rsidR="00AF3FE7" w:rsidRPr="007C437A">
          <w:t xml:space="preserve"> </w:t>
        </w:r>
      </w:ins>
    </w:p>
    <w:p w:rsidR="00937092" w:rsidRPr="007C437A" w:rsidRDefault="00E3655F" w:rsidP="00937092">
      <w:pPr>
        <w:pStyle w:val="Paragraphedeliste"/>
        <w:numPr>
          <w:ilvl w:val="0"/>
          <w:numId w:val="34"/>
        </w:numPr>
        <w:rPr>
          <w:ins w:id="4827" w:author="Arthur Parmentier" w:date="2020-05-20T22:45:00Z"/>
        </w:rPr>
      </w:pPr>
      <w:ins w:id="4828" w:author="Arthur Parmentier" w:date="2020-06-03T22:24:00Z">
        <w:r w:rsidRPr="007C437A">
          <w:t xml:space="preserve">each input must send its data </w:t>
        </w:r>
      </w:ins>
      <w:ins w:id="4829" w:author="Arthur Parmentier" w:date="2020-05-20T22:56:00Z">
        <w:r w:rsidR="00985386" w:rsidRPr="007C437A">
          <w:t>through</w:t>
        </w:r>
      </w:ins>
      <w:ins w:id="4830"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4831" w:author="Arthur Parmentier" w:date="2020-06-03T22:26:00Z"/>
        </w:rPr>
      </w:pPr>
      <w:ins w:id="4832" w:author="Arthur Parmentier" w:date="2020-06-03T22:25:00Z">
        <w:r w:rsidRPr="007C437A">
          <w:lastRenderedPageBreak/>
          <w:t>each input must also forward its “</w:t>
        </w:r>
      </w:ins>
      <w:ins w:id="4833" w:author="Arthur Parmentier" w:date="2020-05-20T22:48:00Z">
        <w:r w:rsidR="00937092" w:rsidRPr="007C437A">
          <w:t>size” (</w:t>
        </w:r>
      </w:ins>
      <w:ins w:id="4834" w:author="Arthur Parmentier" w:date="2020-05-20T22:46:00Z">
        <w:r w:rsidR="00937092" w:rsidRPr="007C437A">
          <w:t>number of dimensions of the input</w:t>
        </w:r>
      </w:ins>
      <w:ins w:id="4835" w:author="Arthur Parmentier" w:date="2020-05-20T22:48:00Z">
        <w:r w:rsidR="00937092" w:rsidRPr="007C437A">
          <w:t>)</w:t>
        </w:r>
      </w:ins>
      <w:ins w:id="4836" w:author="Arthur Parmentier" w:date="2020-05-20T22:47:00Z">
        <w:r w:rsidR="00937092" w:rsidRPr="007C437A">
          <w:t xml:space="preserve"> </w:t>
        </w:r>
      </w:ins>
      <w:ins w:id="4837" w:author="Arthur Parmentier" w:date="2020-05-20T22:52:00Z">
        <w:r w:rsidR="008D00B2" w:rsidRPr="007C437A">
          <w:t>before the recording is launched</w:t>
        </w:r>
      </w:ins>
      <w:ins w:id="4838" w:author="Arthur Parmentier" w:date="2020-05-20T22:47:00Z">
        <w:r w:rsidR="00937092" w:rsidRPr="007C437A">
          <w:rPr>
            <w:rStyle w:val="Appelnotedebasdep"/>
          </w:rPr>
          <w:footnoteReference w:id="56"/>
        </w:r>
      </w:ins>
      <w:ins w:id="4863" w:author="Arthur Parmentier" w:date="2020-05-20T22:54:00Z">
        <w:r w:rsidR="00ED06F1" w:rsidRPr="007C437A">
          <w:t xml:space="preserve"> through a “sen</w:t>
        </w:r>
      </w:ins>
      <w:ins w:id="4864" w:author="Arthur Parmentier" w:date="2020-05-20T22:57:00Z">
        <w:r w:rsidR="00985386" w:rsidRPr="007C437A">
          <w:t>d</w:t>
        </w:r>
      </w:ins>
      <w:ins w:id="4865" w:author="Arthur Parmentier" w:date="2020-05-20T22:54:00Z">
        <w:r w:rsidR="00ED06F1" w:rsidRPr="007C437A">
          <w:t xml:space="preserve"> </w:t>
        </w:r>
      </w:ins>
      <w:ins w:id="4866" w:author="Arthur Parmentier" w:date="2020-05-20T22:55:00Z">
        <w:r w:rsidR="00A62CFE" w:rsidRPr="007C437A">
          <w:t>&lt;input_name&gt;_size” object</w:t>
        </w:r>
      </w:ins>
    </w:p>
    <w:p w:rsidR="00E3655F" w:rsidRPr="007C437A" w:rsidRDefault="00E3655F" w:rsidP="00E3655F">
      <w:pPr>
        <w:rPr>
          <w:ins w:id="4867" w:author="Arthur Parmentier" w:date="2020-06-03T22:31:00Z"/>
        </w:rPr>
      </w:pPr>
      <w:ins w:id="4868" w:author="Arthur Parmentier" w:date="2020-06-03T22:26:00Z">
        <w:r w:rsidRPr="007C437A">
          <w:t xml:space="preserve">Then, on the input manager panel, the user can select what input should be used by each model. </w:t>
        </w:r>
      </w:ins>
      <w:ins w:id="4869" w:author="Arthur Parmentier" w:date="2020-06-03T22:27:00Z">
        <w:r w:rsidRPr="007C437A">
          <w:t>Because inputs have different data rates and dimensions, it is</w:t>
        </w:r>
      </w:ins>
      <w:ins w:id="4870" w:author="Arthur Parmentier" w:date="2020-06-03T22:30:00Z">
        <w:r w:rsidR="009304A6" w:rsidRPr="007C437A">
          <w:t xml:space="preserve"> in general</w:t>
        </w:r>
      </w:ins>
      <w:ins w:id="4871" w:author="Arthur Parmentier" w:date="2020-06-03T22:27:00Z">
        <w:r w:rsidRPr="007C437A">
          <w:t xml:space="preserve"> not possible to </w:t>
        </w:r>
        <w:r w:rsidR="009304A6" w:rsidRPr="007C437A">
          <w:t xml:space="preserve">route more than one input to a single model. If two inputs </w:t>
        </w:r>
      </w:ins>
      <w:ins w:id="4872" w:author="Arthur Parmentier" w:date="2020-06-03T22:29:00Z">
        <w:r w:rsidR="009304A6" w:rsidRPr="007C437A">
          <w:t>are compatible (typically with similar data rates)</w:t>
        </w:r>
      </w:ins>
      <w:ins w:id="4873" w:author="Arthur Parmentier" w:date="2020-06-03T22:27:00Z">
        <w:r w:rsidR="009304A6" w:rsidRPr="007C437A">
          <w:t xml:space="preserve"> the user simply can create a new input </w:t>
        </w:r>
      </w:ins>
      <w:ins w:id="4874" w:author="Arthur Parmentier" w:date="2020-06-03T22:28:00Z">
        <w:r w:rsidR="009304A6" w:rsidRPr="007C437A">
          <w:t>and merge the two original ones in a single one</w:t>
        </w:r>
      </w:ins>
      <w:ins w:id="4875" w:author="Arthur Parmentier" w:date="2020-06-03T22:29:00Z">
        <w:r w:rsidR="009304A6" w:rsidRPr="007C437A">
          <w:t xml:space="preserve"> the way he wants to</w:t>
        </w:r>
      </w:ins>
      <w:ins w:id="4876" w:author="Arthur Parmentier" w:date="2020-06-03T22:30:00Z">
        <w:r w:rsidR="009304A6" w:rsidRPr="007C437A">
          <w:t xml:space="preserve"> if he would like to route this new combination to a single model.</w:t>
        </w:r>
      </w:ins>
    </w:p>
    <w:p w:rsidR="004C7B1A" w:rsidRPr="007C437A" w:rsidRDefault="004C7B1A">
      <w:pPr>
        <w:keepNext/>
        <w:rPr>
          <w:ins w:id="4877" w:author="Arthur Parmentier" w:date="2020-06-03T22:41:00Z"/>
        </w:rPr>
        <w:pPrChange w:id="4878" w:author="Arthur Parmentier" w:date="2020-06-03T22:41:00Z">
          <w:pPr/>
        </w:pPrChange>
      </w:pPr>
      <w:ins w:id="4879" w:author="Arthur Parmentier" w:date="2020-06-03T22:40:00Z">
        <w:r w:rsidRPr="007C437A">
          <w:rPr>
            <w:noProof/>
            <w:rPrChange w:id="4880"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4881" w:author="Arthur Parmentier" w:date="2020-05-20T19:38:00Z"/>
          <w:rPrChange w:id="4882" w:author="Arthur Parmentier" w:date="2020-06-07T15:27:00Z">
            <w:rPr>
              <w:ins w:id="4883" w:author="Arthur Parmentier" w:date="2020-05-20T19:38:00Z"/>
            </w:rPr>
          </w:rPrChange>
        </w:rPr>
        <w:pPrChange w:id="4884" w:author="Arthur Parmentier" w:date="2020-06-03T22:41:00Z">
          <w:pPr>
            <w:pStyle w:val="Paragraphedeliste"/>
            <w:numPr>
              <w:numId w:val="31"/>
            </w:numPr>
            <w:ind w:hanging="360"/>
          </w:pPr>
        </w:pPrChange>
      </w:pPr>
      <w:ins w:id="4885" w:author="Arthur Parmentier" w:date="2020-06-03T22:41:00Z">
        <w:r w:rsidRPr="007C437A">
          <w:rPr>
            <w:rPrChange w:id="4886" w:author="Arthur Parmentier" w:date="2020-06-07T15:27:00Z">
              <w:rPr/>
            </w:rPrChange>
          </w:rPr>
          <w:t xml:space="preserve">Figure </w:t>
        </w:r>
        <w:r w:rsidRPr="007C437A">
          <w:rPr>
            <w:rPrChange w:id="4887" w:author="Arthur Parmentier" w:date="2020-06-07T15:27:00Z">
              <w:rPr/>
            </w:rPrChange>
          </w:rPr>
          <w:fldChar w:fldCharType="begin"/>
        </w:r>
        <w:r w:rsidRPr="007C437A">
          <w:rPr>
            <w:rPrChange w:id="4888" w:author="Arthur Parmentier" w:date="2020-06-07T15:27:00Z">
              <w:rPr/>
            </w:rPrChange>
          </w:rPr>
          <w:instrText xml:space="preserve"> SEQ Figure \* ARABIC </w:instrText>
        </w:r>
      </w:ins>
      <w:r w:rsidRPr="007C437A">
        <w:rPr>
          <w:rPrChange w:id="4889" w:author="Arthur Parmentier" w:date="2020-06-07T15:27:00Z">
            <w:rPr/>
          </w:rPrChange>
        </w:rPr>
        <w:fldChar w:fldCharType="separate"/>
      </w:r>
      <w:ins w:id="4890" w:author="Arthur Parmentier" w:date="2020-06-05T21:05:00Z">
        <w:r w:rsidR="001C2AA6" w:rsidRPr="007C437A">
          <w:rPr>
            <w:rPrChange w:id="4891" w:author="Arthur Parmentier" w:date="2020-06-07T15:27:00Z">
              <w:rPr>
                <w:noProof/>
              </w:rPr>
            </w:rPrChange>
          </w:rPr>
          <w:t>6</w:t>
        </w:r>
      </w:ins>
      <w:ins w:id="4892" w:author="Arthur Parmentier" w:date="2020-06-03T22:41:00Z">
        <w:r w:rsidRPr="007C437A">
          <w:rPr>
            <w:rPrChange w:id="4893" w:author="Arthur Parmentier" w:date="2020-06-07T15:27:00Z">
              <w:rPr/>
            </w:rPrChange>
          </w:rPr>
          <w:fldChar w:fldCharType="end"/>
        </w:r>
        <w:r w:rsidRPr="007C437A">
          <w:rPr>
            <w:rPrChange w:id="4894" w:author="Arthur Parmentier" w:date="2020-06-07T15:27:00Z">
              <w:rPr/>
            </w:rPrChange>
          </w:rPr>
          <w:t xml:space="preserve"> Input to model routing interface</w:t>
        </w:r>
        <w:r w:rsidR="00835835" w:rsidRPr="007C437A">
          <w:rPr>
            <w:rPrChange w:id="4895" w:author="Arthur Parmentier" w:date="2020-06-07T15:27:00Z">
              <w:rPr/>
            </w:rPrChange>
          </w:rPr>
          <w:t>. The routing matrix is automatically updated from the list of inputs and models that the user defines</w:t>
        </w:r>
      </w:ins>
      <w:ins w:id="4896" w:author="Arthur Parmentier" w:date="2020-06-03T22:42:00Z">
        <w:r w:rsidR="00835835" w:rsidRPr="007C437A">
          <w:rPr>
            <w:rPrChange w:id="4897" w:author="Arthur Parmentier" w:date="2020-06-07T15:27:00Z">
              <w:rPr/>
            </w:rPrChange>
          </w:rPr>
          <w:t>, allowing the user to add his own inputs or models in little time.</w:t>
        </w:r>
      </w:ins>
    </w:p>
    <w:p w:rsidR="002E315F" w:rsidRPr="007C437A" w:rsidDel="00F02080" w:rsidRDefault="002E315F">
      <w:pPr>
        <w:rPr>
          <w:del w:id="4898" w:author="Arthur Parmentier" w:date="2020-05-20T19:53:00Z"/>
          <w:rPrChange w:id="4899" w:author="Arthur Parmentier" w:date="2020-06-07T15:27:00Z">
            <w:rPr>
              <w:del w:id="4900" w:author="Arthur Parmentier" w:date="2020-05-20T19:53:00Z"/>
            </w:rPr>
          </w:rPrChange>
        </w:rPr>
        <w:pPrChange w:id="4901" w:author="Arthur Parmentier" w:date="2020-05-20T19:38:00Z">
          <w:pPr>
            <w:pStyle w:val="Titre2"/>
          </w:pPr>
        </w:pPrChange>
      </w:pPr>
      <w:bookmarkStart w:id="4902" w:name="_Toc41067207"/>
      <w:bookmarkStart w:id="4903" w:name="_Toc42259023"/>
      <w:bookmarkStart w:id="4904" w:name="_Toc42259100"/>
      <w:bookmarkStart w:id="4905" w:name="_Toc42449779"/>
      <w:bookmarkStart w:id="4906" w:name="_Toc42449861"/>
      <w:bookmarkEnd w:id="4902"/>
      <w:bookmarkEnd w:id="4903"/>
      <w:bookmarkEnd w:id="4904"/>
      <w:bookmarkEnd w:id="4905"/>
      <w:bookmarkEnd w:id="4906"/>
    </w:p>
    <w:p w:rsidR="00F25194" w:rsidRPr="007C437A" w:rsidRDefault="00F25194">
      <w:pPr>
        <w:pStyle w:val="Titre3"/>
        <w:rPr>
          <w:ins w:id="4907" w:author="Arthur Parmentier" w:date="2020-05-20T19:53:00Z"/>
        </w:rPr>
      </w:pPr>
      <w:bookmarkStart w:id="4908" w:name="_Toc42449862"/>
      <w:r w:rsidRPr="007C437A">
        <w:t xml:space="preserve">Part 2: </w:t>
      </w:r>
      <w:del w:id="4909" w:author="Arthur Parmentier" w:date="2020-05-20T19:57:00Z">
        <w:r w:rsidRPr="007C437A" w:rsidDel="000C6A61">
          <w:delText>Training &amp; data management</w:delText>
        </w:r>
      </w:del>
      <w:ins w:id="4910" w:author="Arthur Parmentier" w:date="2020-05-20T19:57:00Z">
        <w:r w:rsidR="000C6A61" w:rsidRPr="007C437A">
          <w:t>Signs &amp; dictionary management</w:t>
        </w:r>
      </w:ins>
      <w:bookmarkEnd w:id="4908"/>
    </w:p>
    <w:p w:rsidR="00635850" w:rsidRPr="007C437A" w:rsidRDefault="00635850" w:rsidP="00070661">
      <w:pPr>
        <w:rPr>
          <w:ins w:id="4911" w:author="Arthur Parmentier" w:date="2020-06-03T22:46:00Z"/>
        </w:rPr>
      </w:pPr>
      <w:ins w:id="4912"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4913" w:author="Arthur Parmentier" w:date="2020-06-03T23:38:00Z"/>
          <w:rPrChange w:id="4914" w:author="Arthur Parmentier" w:date="2020-06-07T15:27:00Z">
            <w:rPr>
              <w:ins w:id="4915" w:author="Arthur Parmentier" w:date="2020-06-03T23:38:00Z"/>
            </w:rPr>
          </w:rPrChange>
        </w:rPr>
        <w:pPrChange w:id="4916" w:author="Arthur Parmentier" w:date="2020-06-03T23:38:00Z">
          <w:pPr/>
        </w:pPrChange>
      </w:pPr>
      <w:ins w:id="4917" w:author="Arthur Parmentier" w:date="2020-06-03T23:38:00Z">
        <w:r w:rsidRPr="007C437A">
          <w:rPr>
            <w:rPrChange w:id="4918" w:author="Arthur Parmentier" w:date="2020-06-07T15:27:00Z">
              <w:rPr/>
            </w:rPrChange>
          </w:rPr>
          <w:lastRenderedPageBreak/>
          <w:t>Sign creation</w:t>
        </w:r>
      </w:ins>
    </w:p>
    <w:p w:rsidR="00635850" w:rsidRPr="007C437A" w:rsidRDefault="000C6A61" w:rsidP="00070661">
      <w:pPr>
        <w:rPr>
          <w:ins w:id="4919" w:author="Arthur Parmentier" w:date="2020-06-03T22:47:00Z"/>
        </w:rPr>
      </w:pPr>
      <w:ins w:id="4920" w:author="Arthur Parmentier" w:date="2020-05-20T19:57:00Z">
        <w:r w:rsidRPr="007C437A">
          <w:t xml:space="preserve">We have seen that creating new signs is </w:t>
        </w:r>
      </w:ins>
      <w:ins w:id="4921" w:author="Arthur Parmentier" w:date="2020-06-03T22:47:00Z">
        <w:r w:rsidR="00635850" w:rsidRPr="007C437A">
          <w:t>one of the</w:t>
        </w:r>
      </w:ins>
      <w:ins w:id="4922" w:author="Arthur Parmentier" w:date="2020-05-20T19:58:00Z">
        <w:r w:rsidRPr="007C437A">
          <w:t xml:space="preserve"> core mechanism</w:t>
        </w:r>
      </w:ins>
      <w:ins w:id="4923" w:author="Arthur Parmentier" w:date="2020-06-03T22:47:00Z">
        <w:r w:rsidR="00635850" w:rsidRPr="007C437A">
          <w:t>s</w:t>
        </w:r>
      </w:ins>
      <w:ins w:id="4924" w:author="Arthur Parmentier" w:date="2020-05-20T19:58:00Z">
        <w:r w:rsidRPr="007C437A">
          <w:t xml:space="preserve"> of SP. </w:t>
        </w:r>
      </w:ins>
      <w:ins w:id="4925" w:author="Arthur Parmentier" w:date="2020-06-03T22:47:00Z">
        <w:r w:rsidR="00635850" w:rsidRPr="007C437A">
          <w:t xml:space="preserve">It is also </w:t>
        </w:r>
      </w:ins>
      <w:ins w:id="4926" w:author="Arthur Parmentier" w:date="2020-06-03T22:48:00Z">
        <w:r w:rsidR="00635850" w:rsidRPr="007C437A">
          <w:t>one important feature of</w:t>
        </w:r>
      </w:ins>
      <w:ins w:id="4927" w:author="Arthur Parmentier" w:date="2020-06-03T22:47:00Z">
        <w:r w:rsidR="00635850" w:rsidRPr="007C437A">
          <w:t xml:space="preserve"> my program</w:t>
        </w:r>
      </w:ins>
      <w:ins w:id="4928" w:author="Arthur Parmentier" w:date="2020-06-03T22:48:00Z">
        <w:r w:rsidR="00635850" w:rsidRPr="007C437A">
          <w:t xml:space="preserve"> in which</w:t>
        </w:r>
      </w:ins>
      <w:ins w:id="4929" w:author="Arthur Parmentier" w:date="2020-06-03T22:47:00Z">
        <w:r w:rsidR="00635850" w:rsidRPr="007C437A">
          <w:t xml:space="preserve"> the user can either create his own signs or use pre-recorded </w:t>
        </w:r>
      </w:ins>
      <w:ins w:id="4930" w:author="Arthur Parmentier" w:date="2020-06-03T22:48:00Z">
        <w:r w:rsidR="00635850" w:rsidRPr="007C437A">
          <w:t>signs, for instance that would have been created or recorded by other users.</w:t>
        </w:r>
      </w:ins>
    </w:p>
    <w:p w:rsidR="00F304EE" w:rsidRPr="007C437A" w:rsidRDefault="00070661" w:rsidP="00070661">
      <w:pPr>
        <w:rPr>
          <w:ins w:id="4931" w:author="Arthur Parmentier" w:date="2020-05-20T21:38:00Z"/>
        </w:rPr>
      </w:pPr>
      <w:ins w:id="4932" w:author="Arthur Parmentier" w:date="2020-05-20T21:38:00Z">
        <w:r w:rsidRPr="007C437A">
          <w:t xml:space="preserve">In my program, a sign is defined </w:t>
        </w:r>
      </w:ins>
      <w:ins w:id="4933" w:author="Arthur Parmentier" w:date="2020-05-20T21:45:00Z">
        <w:r w:rsidR="002D466E" w:rsidRPr="007C437A">
          <w:t>t</w:t>
        </w:r>
      </w:ins>
      <w:ins w:id="4934" w:author="Arthur Parmentier" w:date="2020-06-03T22:52:00Z">
        <w:r w:rsidR="00BD52CD" w:rsidRPr="007C437A">
          <w:t>wo</w:t>
        </w:r>
      </w:ins>
      <w:ins w:id="4935" w:author="Arthur Parmentier" w:date="2020-05-20T21:38:00Z">
        <w:r w:rsidRPr="007C437A">
          <w:t xml:space="preserve"> properties:</w:t>
        </w:r>
      </w:ins>
    </w:p>
    <w:p w:rsidR="00070661" w:rsidRPr="007C437A" w:rsidRDefault="00070661">
      <w:pPr>
        <w:pStyle w:val="Paragraphedeliste"/>
        <w:numPr>
          <w:ilvl w:val="0"/>
          <w:numId w:val="33"/>
        </w:numPr>
        <w:rPr>
          <w:ins w:id="4936" w:author="Arthur Parmentier" w:date="2020-05-20T20:02:00Z"/>
        </w:rPr>
        <w:pPrChange w:id="4937" w:author="Arthur Parmentier" w:date="2020-05-20T21:38:00Z">
          <w:pPr>
            <w:pStyle w:val="Paragraphedeliste"/>
            <w:numPr>
              <w:numId w:val="32"/>
            </w:numPr>
            <w:ind w:hanging="360"/>
          </w:pPr>
        </w:pPrChange>
      </w:pPr>
      <w:ins w:id="4938" w:author="Arthur Parmentier" w:date="2020-05-20T21:38:00Z">
        <w:r w:rsidRPr="007C437A">
          <w:t>Its name</w:t>
        </w:r>
      </w:ins>
    </w:p>
    <w:p w:rsidR="00F304EE" w:rsidRPr="007C437A" w:rsidRDefault="00070661" w:rsidP="00F304EE">
      <w:pPr>
        <w:pStyle w:val="Paragraphedeliste"/>
        <w:numPr>
          <w:ilvl w:val="0"/>
          <w:numId w:val="32"/>
        </w:numPr>
        <w:rPr>
          <w:ins w:id="4939" w:author="Arthur Parmentier" w:date="2020-06-03T22:50:00Z"/>
        </w:rPr>
      </w:pPr>
      <w:ins w:id="4940" w:author="Arthur Parmentier" w:date="2020-05-20T21:39:00Z">
        <w:r w:rsidRPr="007C437A">
          <w:t>Its category</w:t>
        </w:r>
      </w:ins>
      <w:ins w:id="4941" w:author="Arthur Parmentier" w:date="2020-05-20T21:28:00Z">
        <w:r w:rsidR="007D4B4B" w:rsidRPr="007C437A">
          <w:t>, in ana</w:t>
        </w:r>
      </w:ins>
      <w:ins w:id="4942" w:author="Arthur Parmentier" w:date="2020-05-20T21:29:00Z">
        <w:r w:rsidR="007D4B4B" w:rsidRPr="007C437A">
          <w:t xml:space="preserve">logy with the </w:t>
        </w:r>
      </w:ins>
      <w:ins w:id="4943" w:author="Arthur Parmentier" w:date="2020-06-05T19:22:00Z">
        <w:r w:rsidR="000E299B" w:rsidRPr="007C437A">
          <w:t>syntactic</w:t>
        </w:r>
      </w:ins>
      <w:ins w:id="4944" w:author="Arthur Parmentier" w:date="2020-05-20T21:29:00Z">
        <w:r w:rsidR="007D4B4B" w:rsidRPr="007C437A">
          <w:t xml:space="preserve"> model </w:t>
        </w:r>
      </w:ins>
      <w:ins w:id="4945" w:author="Arthur Parmentier" w:date="2020-06-03T22:49:00Z">
        <w:r w:rsidR="00D20FA9" w:rsidRPr="007C437A">
          <w:t>of</w:t>
        </w:r>
      </w:ins>
      <w:ins w:id="4946" w:author="Arthur Parmentier" w:date="2020-05-20T21:30:00Z">
        <w:r w:rsidR="007D4B4B" w:rsidRPr="007C437A">
          <w:t xml:space="preserve"> SP</w:t>
        </w:r>
      </w:ins>
      <w:ins w:id="4947" w:author="Arthur Parmentier" w:date="2020-06-03T22:49:00Z">
        <w:r w:rsidR="00D20FA9" w:rsidRPr="007C437A">
          <w:t xml:space="preserve"> </w:t>
        </w:r>
      </w:ins>
      <w:ins w:id="4948" w:author="Arthur Parmentier" w:date="2020-05-20T21:30:00Z">
        <w:r w:rsidR="007D4B4B" w:rsidRPr="007C437A">
          <w:t>: WHO, WHAT, HOW, WHEN, OFF,</w:t>
        </w:r>
      </w:ins>
      <w:ins w:id="4949" w:author="Arthur Parmentier" w:date="2020-05-20T21:31:00Z">
        <w:r w:rsidR="007D4B4B" w:rsidRPr="007C437A">
          <w:t xml:space="preserve"> NEUTRAL</w:t>
        </w:r>
      </w:ins>
      <w:ins w:id="4950" w:author="Arthur Parmentier" w:date="2020-06-03T22:49:00Z">
        <w:r w:rsidR="00D20FA9" w:rsidRPr="007C437A">
          <w:t xml:space="preserve"> &amp;</w:t>
        </w:r>
      </w:ins>
      <w:ins w:id="4951" w:author="Arthur Parmentier" w:date="2020-05-20T21:32:00Z">
        <w:r w:rsidR="007D4B4B" w:rsidRPr="007C437A">
          <w:t xml:space="preserve"> LOGIC</w:t>
        </w:r>
      </w:ins>
      <w:ins w:id="4952" w:author="Arthur Parmentier" w:date="2020-06-03T22:50:00Z">
        <w:r w:rsidR="00D20FA9" w:rsidRPr="007C437A">
          <w:t xml:space="preserve"> </w:t>
        </w:r>
        <w:r w:rsidR="00D20FA9" w:rsidRPr="007C437A">
          <w:rPr>
            <w:rStyle w:val="Appelnotedebasdep"/>
          </w:rPr>
          <w:footnoteReference w:id="57"/>
        </w:r>
      </w:ins>
    </w:p>
    <w:p w:rsidR="0012023C" w:rsidRPr="007C437A" w:rsidRDefault="001653F3" w:rsidP="001653F3">
      <w:pPr>
        <w:rPr>
          <w:ins w:id="4954" w:author="Arthur Parmentier" w:date="2020-05-22T09:21:00Z"/>
        </w:rPr>
      </w:pPr>
      <w:ins w:id="4955" w:author="Arthur Parmentier" w:date="2020-05-20T21:50:00Z">
        <w:r w:rsidRPr="007C437A">
          <w:t>The</w:t>
        </w:r>
      </w:ins>
      <w:ins w:id="4956" w:author="Arthur Parmentier" w:date="2020-06-03T22:52:00Z">
        <w:r w:rsidR="00BD52CD" w:rsidRPr="007C437A">
          <w:t xml:space="preserve">se </w:t>
        </w:r>
      </w:ins>
      <w:ins w:id="4957" w:author="Arthur Parmentier" w:date="2020-05-20T21:50:00Z">
        <w:r w:rsidRPr="007C437A">
          <w:t>properties are sufficient to allow t</w:t>
        </w:r>
      </w:ins>
      <w:ins w:id="4958" w:author="Arthur Parmentier" w:date="2020-05-20T21:51:00Z">
        <w:r w:rsidRPr="007C437A">
          <w:t>he program to parse the sign</w:t>
        </w:r>
      </w:ins>
      <w:ins w:id="4959" w:author="Arthur Parmentier" w:date="2020-05-20T22:05:00Z">
        <w:r w:rsidR="0012023C" w:rsidRPr="007C437A">
          <w:t>, i.e. to construct a meaningful request from the temporal flow of signs</w:t>
        </w:r>
      </w:ins>
      <w:ins w:id="4960" w:author="Arthur Parmentier" w:date="2020-06-03T22:52:00Z">
        <w:r w:rsidR="00BD52CD" w:rsidRPr="007C437A">
          <w:t>.</w:t>
        </w:r>
      </w:ins>
      <w:ins w:id="4961" w:author="Arthur Parmentier" w:date="2020-06-03T22:51:00Z">
        <w:r w:rsidR="00BD52CD" w:rsidRPr="007C437A">
          <w:t xml:space="preserve"> </w:t>
        </w:r>
      </w:ins>
    </w:p>
    <w:p w:rsidR="00A87845" w:rsidRPr="007C437A" w:rsidRDefault="00BD52CD" w:rsidP="001653F3">
      <w:pPr>
        <w:rPr>
          <w:ins w:id="4962" w:author="Arthur Parmentier" w:date="2020-05-20T22:05:00Z"/>
        </w:rPr>
      </w:pPr>
      <w:ins w:id="4963" w:author="Arthur Parmentier" w:date="2020-05-20T22:08:00Z">
        <w:r w:rsidRPr="007C437A">
          <w:rPr>
            <w:noProof/>
            <w:rPrChange w:id="4964"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FA5F3C" w:rsidRPr="00311097" w:rsidRDefault="00FA5F3C">
                              <w:pPr>
                                <w:pStyle w:val="Lgende"/>
                                <w:rPr>
                                  <w:noProof/>
                                </w:rPr>
                                <w:pPrChange w:id="4965" w:author="Arthur Parmentier" w:date="2020-05-20T22:08:00Z">
                                  <w:pPr/>
                                </w:pPrChange>
                              </w:pPr>
                              <w:bookmarkStart w:id="4966" w:name="_Ref41031792"/>
                              <w:bookmarkStart w:id="4967" w:name="_Ref41031785"/>
                              <w:ins w:id="4968" w:author="Arthur Parmentier" w:date="2020-05-20T22:08:00Z">
                                <w:r>
                                  <w:t xml:space="preserve">Figure </w:t>
                                </w:r>
                                <w:r>
                                  <w:fldChar w:fldCharType="begin"/>
                                </w:r>
                                <w:r>
                                  <w:instrText xml:space="preserve"> SEQ Figure \* ARABIC </w:instrText>
                                </w:r>
                              </w:ins>
                              <w:r>
                                <w:fldChar w:fldCharType="separate"/>
                              </w:r>
                              <w:ins w:id="4969" w:author="Arthur Parmentier" w:date="2020-06-05T21:05:00Z">
                                <w:r>
                                  <w:rPr>
                                    <w:noProof/>
                                  </w:rPr>
                                  <w:t>7</w:t>
                                </w:r>
                              </w:ins>
                              <w:ins w:id="4970" w:author="Arthur Parmentier" w:date="2020-05-20T22:08:00Z">
                                <w:r>
                                  <w:fldChar w:fldCharType="end"/>
                                </w:r>
                                <w:bookmarkEnd w:id="4966"/>
                                <w:r>
                                  <w:t xml:space="preserve"> User interface for defining new signs</w:t>
                                </w:r>
                              </w:ins>
                              <w:bookmarkEnd w:id="4967"/>
                              <w:ins w:id="4971" w:author="Arthur Parmentier" w:date="2020-06-03T22:56:00Z">
                                <w:r>
                                  <w:t xml:space="preserve"> and recording them to the buffers of a model. </w:t>
                                </w:r>
                              </w:ins>
                              <w:ins w:id="4972" w:author="Arthur Parmentier" w:date="2020-06-03T22:57:00Z">
                                <w:r>
                                  <w:t>First, the user can select which model he wants to use to recognize the sign</w:t>
                                </w:r>
                              </w:ins>
                              <w:ins w:id="4973" w:author="Arthur Parmentier" w:date="2020-06-03T22:58:00Z">
                                <w:r>
                                  <w:t xml:space="preserve">s he wants to add. </w:t>
                                </w:r>
                              </w:ins>
                              <w:ins w:id="4974" w:author="Arthur Parmentier" w:date="2020-06-03T22:57:00Z">
                                <w:r>
                                  <w:t>Then</w:t>
                                </w:r>
                              </w:ins>
                              <w:ins w:id="4975" w:author="Arthur Parmentier" w:date="2020-06-03T22:56:00Z">
                                <w:r>
                                  <w:t xml:space="preserve">, </w:t>
                                </w:r>
                              </w:ins>
                              <w:ins w:id="4976" w:author="Arthur Parmentier" w:date="2020-06-03T22:57:00Z">
                                <w:r>
                                  <w:t>he</w:t>
                                </w:r>
                              </w:ins>
                              <w:ins w:id="4977" w:author="Arthur Parmentier" w:date="2020-06-03T22:56:00Z">
                                <w:r>
                                  <w:t xml:space="preserve"> must enter the signs and their corresponding category</w:t>
                                </w:r>
                              </w:ins>
                              <w:ins w:id="4978" w:author="Arthur Parmentier" w:date="2020-06-03T22:57:00Z">
                                <w:r>
                                  <w:t xml:space="preserve"> that he would like to record. </w:t>
                                </w:r>
                              </w:ins>
                              <w:ins w:id="4979"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FA5F3C" w:rsidRPr="00311097" w:rsidRDefault="00FA5F3C">
                        <w:pPr>
                          <w:pStyle w:val="Lgende"/>
                          <w:rPr>
                            <w:noProof/>
                          </w:rPr>
                          <w:pPrChange w:id="4980" w:author="Arthur Parmentier" w:date="2020-05-20T22:08:00Z">
                            <w:pPr/>
                          </w:pPrChange>
                        </w:pPr>
                        <w:bookmarkStart w:id="4981" w:name="_Ref41031792"/>
                        <w:bookmarkStart w:id="4982" w:name="_Ref41031785"/>
                        <w:ins w:id="4983" w:author="Arthur Parmentier" w:date="2020-05-20T22:08:00Z">
                          <w:r>
                            <w:t xml:space="preserve">Figure </w:t>
                          </w:r>
                          <w:r>
                            <w:fldChar w:fldCharType="begin"/>
                          </w:r>
                          <w:r>
                            <w:instrText xml:space="preserve"> SEQ Figure \* ARABIC </w:instrText>
                          </w:r>
                        </w:ins>
                        <w:r>
                          <w:fldChar w:fldCharType="separate"/>
                        </w:r>
                        <w:ins w:id="4984" w:author="Arthur Parmentier" w:date="2020-06-05T21:05:00Z">
                          <w:r>
                            <w:rPr>
                              <w:noProof/>
                            </w:rPr>
                            <w:t>7</w:t>
                          </w:r>
                        </w:ins>
                        <w:ins w:id="4985" w:author="Arthur Parmentier" w:date="2020-05-20T22:08:00Z">
                          <w:r>
                            <w:fldChar w:fldCharType="end"/>
                          </w:r>
                          <w:bookmarkEnd w:id="4981"/>
                          <w:r>
                            <w:t xml:space="preserve"> User interface for defining new signs</w:t>
                          </w:r>
                        </w:ins>
                        <w:bookmarkEnd w:id="4982"/>
                        <w:ins w:id="4986" w:author="Arthur Parmentier" w:date="2020-06-03T22:56:00Z">
                          <w:r>
                            <w:t xml:space="preserve"> and recording them to the buffers of a model. </w:t>
                          </w:r>
                        </w:ins>
                        <w:ins w:id="4987" w:author="Arthur Parmentier" w:date="2020-06-03T22:57:00Z">
                          <w:r>
                            <w:t>First, the user can select which model he wants to use to recognize the sign</w:t>
                          </w:r>
                        </w:ins>
                        <w:ins w:id="4988" w:author="Arthur Parmentier" w:date="2020-06-03T22:58:00Z">
                          <w:r>
                            <w:t xml:space="preserve">s he wants to add. </w:t>
                          </w:r>
                        </w:ins>
                        <w:ins w:id="4989" w:author="Arthur Parmentier" w:date="2020-06-03T22:57:00Z">
                          <w:r>
                            <w:t>Then</w:t>
                          </w:r>
                        </w:ins>
                        <w:ins w:id="4990" w:author="Arthur Parmentier" w:date="2020-06-03T22:56:00Z">
                          <w:r>
                            <w:t xml:space="preserve">, </w:t>
                          </w:r>
                        </w:ins>
                        <w:ins w:id="4991" w:author="Arthur Parmentier" w:date="2020-06-03T22:57:00Z">
                          <w:r>
                            <w:t>he</w:t>
                          </w:r>
                        </w:ins>
                        <w:ins w:id="4992" w:author="Arthur Parmentier" w:date="2020-06-03T22:56:00Z">
                          <w:r>
                            <w:t xml:space="preserve"> must enter the signs and their corresponding category</w:t>
                          </w:r>
                        </w:ins>
                        <w:ins w:id="4993" w:author="Arthur Parmentier" w:date="2020-06-03T22:57:00Z">
                          <w:r>
                            <w:t xml:space="preserve"> that he would like to record. </w:t>
                          </w:r>
                        </w:ins>
                        <w:ins w:id="4994" w:author="Arthur Parmentier" w:date="2020-06-03T22:58:00Z">
                          <w:r>
                            <w:t>Finally, he can set a few parameters before launching the automated recording session.</w:t>
                          </w:r>
                        </w:ins>
                      </w:p>
                    </w:txbxContent>
                  </v:textbox>
                  <w10:wrap type="topAndBottom" anchorx="margin"/>
                </v:shape>
              </w:pict>
            </mc:Fallback>
          </mc:AlternateContent>
        </w:r>
      </w:ins>
      <w:ins w:id="4995" w:author="Arthur Parmentier" w:date="2020-05-20T22:06:00Z">
        <w:r w:rsidRPr="007C437A">
          <w:rPr>
            <w:noProof/>
            <w:rPrChange w:id="4996"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4997" w:author="Arthur Parmentier" w:date="2020-06-03T23:07:00Z">
        <w:r w:rsidR="00FB2824" w:rsidRPr="007C437A">
          <w:t>The procedure for defining a new sign is shown</w:t>
        </w:r>
      </w:ins>
      <w:ins w:id="4998" w:author="Arthur Parmentier" w:date="2020-05-22T09:22:00Z">
        <w:r w:rsidR="00A87845" w:rsidRPr="007C437A">
          <w:t xml:space="preserve"> in 2.1. (</w:t>
        </w:r>
      </w:ins>
      <w:ins w:id="4999" w:author="Arthur Parmentier" w:date="2020-06-03T22:56:00Z">
        <w:r w:rsidRPr="007C437A">
          <w:rPr>
            <w:rPrChange w:id="5000" w:author="Arthur Parmentier" w:date="2020-06-07T15:27:00Z">
              <w:rPr/>
            </w:rPrChange>
          </w:rPr>
          <w:fldChar w:fldCharType="begin"/>
        </w:r>
        <w:r w:rsidRPr="007C437A">
          <w:instrText xml:space="preserve"> REF _Ref41031792 \h </w:instrText>
        </w:r>
      </w:ins>
      <w:r w:rsidRPr="007C437A">
        <w:rPr>
          <w:rPrChange w:id="5001" w:author="Arthur Parmentier" w:date="2020-06-07T15:27:00Z">
            <w:rPr/>
          </w:rPrChange>
        </w:rPr>
      </w:r>
      <w:r w:rsidRPr="007C437A">
        <w:rPr>
          <w:rPrChange w:id="5002" w:author="Arthur Parmentier" w:date="2020-06-07T15:27:00Z">
            <w:rPr/>
          </w:rPrChange>
        </w:rPr>
        <w:fldChar w:fldCharType="separate"/>
      </w:r>
      <w:ins w:id="5003" w:author="Arthur Parmentier" w:date="2020-06-03T22:56:00Z">
        <w:r w:rsidRPr="007C437A">
          <w:t xml:space="preserve">Figure </w:t>
        </w:r>
        <w:r w:rsidRPr="007C437A">
          <w:rPr>
            <w:rPrChange w:id="5004" w:author="Arthur Parmentier" w:date="2020-06-07T15:27:00Z">
              <w:rPr>
                <w:noProof/>
              </w:rPr>
            </w:rPrChange>
          </w:rPr>
          <w:t>6</w:t>
        </w:r>
        <w:r w:rsidRPr="007C437A">
          <w:rPr>
            <w:rPrChange w:id="5005" w:author="Arthur Parmentier" w:date="2020-06-07T15:27:00Z">
              <w:rPr/>
            </w:rPrChange>
          </w:rPr>
          <w:fldChar w:fldCharType="end"/>
        </w:r>
      </w:ins>
      <w:ins w:id="5006" w:author="Arthur Parmentier" w:date="2020-05-22T09:23:00Z">
        <w:r w:rsidR="00A87845" w:rsidRPr="007C437A">
          <w:t>).</w:t>
        </w:r>
      </w:ins>
    </w:p>
    <w:p w:rsidR="001653F3" w:rsidRPr="007C437A" w:rsidRDefault="00991C57" w:rsidP="001653F3">
      <w:pPr>
        <w:rPr>
          <w:ins w:id="5007" w:author="Arthur Parmentier" w:date="2020-05-20T21:52:00Z"/>
        </w:rPr>
      </w:pPr>
      <w:ins w:id="5008" w:author="Arthur Parmentier" w:date="2020-06-03T23:08:00Z">
        <w:r w:rsidRPr="007C437A">
          <w:t>For the sign to effectively by identify,</w:t>
        </w:r>
      </w:ins>
      <w:ins w:id="5009" w:author="Arthur Parmentier" w:date="2020-05-20T21:52:00Z">
        <w:r w:rsidR="001653F3" w:rsidRPr="007C437A">
          <w:t xml:space="preserve"> two steps</w:t>
        </w:r>
      </w:ins>
      <w:ins w:id="5010" w:author="Arthur Parmentier" w:date="2020-06-03T23:08:00Z">
        <w:r w:rsidRPr="007C437A">
          <w:t xml:space="preserve"> are required after the sign has been defined</w:t>
        </w:r>
      </w:ins>
      <w:ins w:id="5011" w:author="Arthur Parmentier" w:date="2020-05-20T21:54:00Z">
        <w:r w:rsidR="00D17256" w:rsidRPr="007C437A">
          <w:t>:</w:t>
        </w:r>
      </w:ins>
    </w:p>
    <w:p w:rsidR="002D466E" w:rsidRPr="007C437A" w:rsidRDefault="00A0616F" w:rsidP="001653F3">
      <w:pPr>
        <w:pStyle w:val="Paragraphedeliste"/>
        <w:numPr>
          <w:ilvl w:val="0"/>
          <w:numId w:val="32"/>
        </w:numPr>
        <w:rPr>
          <w:ins w:id="5012" w:author="Arthur Parmentier" w:date="2020-05-20T21:52:00Z"/>
        </w:rPr>
      </w:pPr>
      <w:ins w:id="5013" w:author="Arthur Parmentier" w:date="2020-05-20T21:53:00Z">
        <w:r w:rsidRPr="007C437A">
          <w:t>Record</w:t>
        </w:r>
      </w:ins>
      <w:ins w:id="5014" w:author="Arthur Parmentier" w:date="2020-05-20T21:52:00Z">
        <w:r w:rsidR="001653F3" w:rsidRPr="007C437A">
          <w:t xml:space="preserve"> </w:t>
        </w:r>
      </w:ins>
      <w:ins w:id="5015" w:author="Arthur Parmentier" w:date="2020-05-20T21:45:00Z">
        <w:r w:rsidR="002D466E" w:rsidRPr="007C437A">
          <w:t>training examples</w:t>
        </w:r>
      </w:ins>
    </w:p>
    <w:p w:rsidR="001653F3" w:rsidRPr="007C437A" w:rsidRDefault="001653F3" w:rsidP="001653F3">
      <w:pPr>
        <w:pStyle w:val="Paragraphedeliste"/>
        <w:numPr>
          <w:ilvl w:val="0"/>
          <w:numId w:val="32"/>
        </w:numPr>
        <w:rPr>
          <w:ins w:id="5016" w:author="Arthur Parmentier" w:date="2020-06-03T23:09:00Z"/>
        </w:rPr>
      </w:pPr>
      <w:ins w:id="5017" w:author="Arthur Parmentier" w:date="2020-05-20T21:53:00Z">
        <w:r w:rsidRPr="007C437A">
          <w:t>Program the virtual instrument itself</w:t>
        </w:r>
      </w:ins>
      <w:ins w:id="5018" w:author="Arthur Parmentier" w:date="2020-06-03T23:09:00Z">
        <w:r w:rsidR="00991C57" w:rsidRPr="007C437A">
          <w:t xml:space="preserve"> to interpret the sign</w:t>
        </w:r>
      </w:ins>
    </w:p>
    <w:p w:rsidR="00991C57" w:rsidRPr="007C437A" w:rsidRDefault="00991C57">
      <w:pPr>
        <w:rPr>
          <w:ins w:id="5019" w:author="Arthur Parmentier" w:date="2020-05-20T21:54:00Z"/>
        </w:rPr>
        <w:pPrChange w:id="5020" w:author="Arthur Parmentier" w:date="2020-06-03T23:09:00Z">
          <w:pPr>
            <w:pStyle w:val="Paragraphedeliste"/>
            <w:numPr>
              <w:numId w:val="32"/>
            </w:numPr>
            <w:ind w:hanging="360"/>
          </w:pPr>
        </w:pPrChange>
      </w:pPr>
      <w:ins w:id="5021" w:author="Arthur Parmentier" w:date="2020-06-03T23:09:00Z">
        <w:r w:rsidRPr="007C437A">
          <w:t>While the recording of training examples is an auto</w:t>
        </w:r>
      </w:ins>
      <w:ins w:id="5022" w:author="Arthur Parmentier" w:date="2020-06-03T23:10:00Z">
        <w:r w:rsidRPr="007C437A">
          <w:t xml:space="preserve">mated process that simply involves pushing one button, the programming of the virtual instrument or device that the sign should control is outside the scope of the program. </w:t>
        </w:r>
      </w:ins>
      <w:ins w:id="5023"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5024" w:author="Arthur Parmentier" w:date="2020-06-03T23:25:00Z">
        <w:r w:rsidR="006C424F" w:rsidRPr="007C437A">
          <w:t>the connection with other devices must be implemen</w:t>
        </w:r>
      </w:ins>
      <w:ins w:id="5025" w:author="Arthur Parmentier" w:date="2020-06-03T23:26:00Z">
        <w:r w:rsidR="006C424F" w:rsidRPr="007C437A">
          <w:t>ted later by the user himself.</w:t>
        </w:r>
      </w:ins>
      <w:ins w:id="5026" w:author="Arthur Parmentier" w:date="2020-06-03T23:11:00Z">
        <w:r w:rsidRPr="007C437A">
          <w:t xml:space="preserve"> </w:t>
        </w:r>
      </w:ins>
    </w:p>
    <w:p w:rsidR="0051412E" w:rsidRPr="007C437A" w:rsidRDefault="0051412E">
      <w:pPr>
        <w:pStyle w:val="Titre4"/>
        <w:rPr>
          <w:ins w:id="5027" w:author="Arthur Parmentier" w:date="2020-06-03T23:39:00Z"/>
          <w:rPrChange w:id="5028" w:author="Arthur Parmentier" w:date="2020-06-07T15:27:00Z">
            <w:rPr>
              <w:ins w:id="5029" w:author="Arthur Parmentier" w:date="2020-06-03T23:39:00Z"/>
            </w:rPr>
          </w:rPrChange>
        </w:rPr>
        <w:pPrChange w:id="5030" w:author="Arthur Parmentier" w:date="2020-06-03T23:39:00Z">
          <w:pPr/>
        </w:pPrChange>
      </w:pPr>
      <w:ins w:id="5031" w:author="Arthur Parmentier" w:date="2020-06-03T23:39:00Z">
        <w:r w:rsidRPr="007C437A">
          <w:rPr>
            <w:rPrChange w:id="5032" w:author="Arthur Parmentier" w:date="2020-06-07T15:27:00Z">
              <w:rPr/>
            </w:rPrChange>
          </w:rPr>
          <w:t>Sign recording</w:t>
        </w:r>
      </w:ins>
    </w:p>
    <w:p w:rsidR="001222FB" w:rsidRPr="007C437A" w:rsidRDefault="00145F52" w:rsidP="00D17256">
      <w:pPr>
        <w:rPr>
          <w:ins w:id="5033" w:author="Arthur Parmentier" w:date="2020-05-20T22:23:00Z"/>
        </w:rPr>
      </w:pPr>
      <w:ins w:id="5034" w:author="Arthur Parmentier" w:date="2020-05-20T22:14:00Z">
        <w:r w:rsidRPr="007C437A">
          <w:t xml:space="preserve">The user can choose to either define one sign at the time and </w:t>
        </w:r>
      </w:ins>
      <w:ins w:id="5035" w:author="Arthur Parmentier" w:date="2020-05-20T22:15:00Z">
        <w:r w:rsidRPr="007C437A">
          <w:t>record one or several training examples for</w:t>
        </w:r>
      </w:ins>
      <w:ins w:id="5036" w:author="Arthur Parmentier" w:date="2020-05-20T22:14:00Z">
        <w:r w:rsidRPr="007C437A">
          <w:t xml:space="preserve"> it, then saving the training </w:t>
        </w:r>
      </w:ins>
      <w:ins w:id="5037" w:author="Arthur Parmentier" w:date="2020-05-20T22:15:00Z">
        <w:r w:rsidRPr="007C437A">
          <w:t xml:space="preserve">data and adding another sign… or directly define a list </w:t>
        </w:r>
      </w:ins>
      <w:ins w:id="5038" w:author="Arthur Parmentier" w:date="2020-05-20T22:16:00Z">
        <w:r w:rsidRPr="007C437A">
          <w:t>of signs and recording all of them in the same session.</w:t>
        </w:r>
      </w:ins>
    </w:p>
    <w:p w:rsidR="00A83578" w:rsidRPr="007C437A" w:rsidRDefault="00A83578" w:rsidP="00D17256">
      <w:pPr>
        <w:rPr>
          <w:ins w:id="5039" w:author="Arthur Parmentier" w:date="2020-05-20T22:26:00Z"/>
        </w:rPr>
      </w:pPr>
      <w:ins w:id="5040" w:author="Arthur Parmentier" w:date="2020-05-20T22:23:00Z">
        <w:r w:rsidRPr="007C437A">
          <w:t xml:space="preserve">The </w:t>
        </w:r>
      </w:ins>
      <w:ins w:id="5041"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5042" w:author="Arthur Parmentier" w:date="2020-05-20T22:26:00Z"/>
        </w:rPr>
      </w:pPr>
      <w:ins w:id="5043" w:author="Arthur Parmentier" w:date="2020-05-20T22:26:00Z">
        <w:r w:rsidRPr="007C437A">
          <w:t>Initial preparation time</w:t>
        </w:r>
      </w:ins>
      <w:ins w:id="5044" w:author="Arthur Parmentier" w:date="2020-05-20T22:30:00Z">
        <w:r w:rsidRPr="007C437A">
          <w:t xml:space="preserve"> of </w:t>
        </w:r>
      </w:ins>
      <w:ins w:id="5045" w:author="Arthur Parmentier" w:date="2020-05-20T22:31:00Z">
        <w:r w:rsidRPr="007C437A">
          <w:rPr>
            <w:i/>
            <w:iCs/>
          </w:rPr>
          <w:t>I</w:t>
        </w:r>
      </w:ins>
      <w:ins w:id="5046" w:author="Arthur Parmentier" w:date="2020-05-20T22:30:00Z">
        <w:r w:rsidRPr="007C437A">
          <w:t xml:space="preserve"> seconds</w:t>
        </w:r>
      </w:ins>
    </w:p>
    <w:p w:rsidR="00A83578" w:rsidRPr="007C437A" w:rsidRDefault="00A83578" w:rsidP="00A83578">
      <w:pPr>
        <w:pStyle w:val="Paragraphedeliste"/>
        <w:numPr>
          <w:ilvl w:val="1"/>
          <w:numId w:val="11"/>
        </w:numPr>
        <w:rPr>
          <w:ins w:id="5047" w:author="Arthur Parmentier" w:date="2020-05-20T22:28:00Z"/>
        </w:rPr>
      </w:pPr>
      <w:ins w:id="5048" w:author="Arthur Parmentier" w:date="2020-05-20T22:27:00Z">
        <w:r w:rsidRPr="007C437A">
          <w:t xml:space="preserve">Each sign is recorded </w:t>
        </w:r>
        <w:r w:rsidRPr="007C437A">
          <w:rPr>
            <w:i/>
            <w:iCs/>
            <w:rPrChange w:id="5049" w:author="Arthur Parmentier" w:date="2020-06-07T15:27:00Z">
              <w:rPr/>
            </w:rPrChange>
          </w:rPr>
          <w:t>N</w:t>
        </w:r>
        <w:r w:rsidRPr="007C437A">
          <w:t xml:space="preserve"> </w:t>
        </w:r>
      </w:ins>
      <w:ins w:id="5050" w:author="Arthur Parmentier" w:date="2020-05-20T22:28:00Z">
        <w:r w:rsidRPr="007C437A">
          <w:t>times</w:t>
        </w:r>
      </w:ins>
      <w:ins w:id="5051" w:author="Arthur Parmentier" w:date="2020-05-20T22:29:00Z">
        <w:r w:rsidRPr="007C437A">
          <w:t>, in the following loop:</w:t>
        </w:r>
      </w:ins>
    </w:p>
    <w:p w:rsidR="00A83578" w:rsidRPr="007C437A" w:rsidRDefault="00A83578" w:rsidP="00A83578">
      <w:pPr>
        <w:pStyle w:val="Paragraphedeliste"/>
        <w:numPr>
          <w:ilvl w:val="2"/>
          <w:numId w:val="11"/>
        </w:numPr>
        <w:rPr>
          <w:ins w:id="5052" w:author="Arthur Parmentier" w:date="2020-05-20T22:28:00Z"/>
        </w:rPr>
      </w:pPr>
      <w:ins w:id="5053" w:author="Arthur Parmentier" w:date="2020-05-20T22:29:00Z">
        <w:r w:rsidRPr="007C437A">
          <w:t>The</w:t>
        </w:r>
      </w:ins>
      <w:ins w:id="5054" w:author="Arthur Parmentier" w:date="2020-05-20T22:28:00Z">
        <w:r w:rsidRPr="007C437A">
          <w:t xml:space="preserve"> recording is launch</w:t>
        </w:r>
      </w:ins>
      <w:ins w:id="5055" w:author="Arthur Parmentier" w:date="2020-05-20T22:32:00Z">
        <w:r w:rsidRPr="007C437A">
          <w:t>ed</w:t>
        </w:r>
      </w:ins>
      <w:ins w:id="5056" w:author="Arthur Parmentier" w:date="2020-05-20T22:28:00Z">
        <w:r w:rsidRPr="007C437A">
          <w:t xml:space="preserve"> for </w:t>
        </w:r>
      </w:ins>
      <w:ins w:id="5057" w:author="Arthur Parmentier" w:date="2020-05-20T22:29:00Z">
        <w:r w:rsidRPr="007C437A">
          <w:rPr>
            <w:i/>
            <w:iCs/>
            <w:rPrChange w:id="5058" w:author="Arthur Parmentier" w:date="2020-06-07T15:27:00Z">
              <w:rPr/>
            </w:rPrChange>
          </w:rPr>
          <w:t>R</w:t>
        </w:r>
      </w:ins>
      <w:ins w:id="5059" w:author="Arthur Parmentier" w:date="2020-05-20T22:28:00Z">
        <w:r w:rsidRPr="007C437A">
          <w:t xml:space="preserve"> seconds</w:t>
        </w:r>
      </w:ins>
    </w:p>
    <w:p w:rsidR="00A83578" w:rsidRPr="007C437A" w:rsidRDefault="0088440D" w:rsidP="00A83578">
      <w:pPr>
        <w:pStyle w:val="Paragraphedeliste"/>
        <w:numPr>
          <w:ilvl w:val="2"/>
          <w:numId w:val="11"/>
        </w:numPr>
        <w:rPr>
          <w:ins w:id="5060" w:author="Arthur Parmentier" w:date="2020-05-20T22:30:00Z"/>
        </w:rPr>
      </w:pPr>
      <w:ins w:id="5061" w:author="Arthur Parmentier" w:date="2020-05-21T09:49:00Z">
        <w:r w:rsidRPr="007C437A">
          <w:t>Break (preparation time for next recording) of</w:t>
        </w:r>
      </w:ins>
      <w:ins w:id="5062" w:author="Arthur Parmentier" w:date="2020-05-20T22:29:00Z">
        <w:r w:rsidR="00A83578" w:rsidRPr="007C437A">
          <w:t xml:space="preserve"> </w:t>
        </w:r>
        <w:r w:rsidR="00A83578" w:rsidRPr="007C437A">
          <w:rPr>
            <w:i/>
            <w:iCs/>
            <w:rPrChange w:id="5063" w:author="Arthur Parmentier" w:date="2020-06-07T15:27:00Z">
              <w:rPr/>
            </w:rPrChange>
          </w:rPr>
          <w:t>P</w:t>
        </w:r>
        <w:r w:rsidR="00A83578" w:rsidRPr="007C437A">
          <w:t xml:space="preserve"> seconds</w:t>
        </w:r>
      </w:ins>
    </w:p>
    <w:p w:rsidR="00A83578" w:rsidRPr="007C437A" w:rsidRDefault="00A83578" w:rsidP="00A83578">
      <w:pPr>
        <w:rPr>
          <w:ins w:id="5064" w:author="Arthur Parmentier" w:date="2020-05-20T22:43:00Z"/>
        </w:rPr>
      </w:pPr>
      <w:ins w:id="5065" w:author="Arthur Parmentier" w:date="2020-05-20T22:31:00Z">
        <w:r w:rsidRPr="007C437A">
          <w:t xml:space="preserve">The user can change the values of </w:t>
        </w:r>
      </w:ins>
      <w:ins w:id="5066" w:author="Arthur Parmentier" w:date="2020-05-20T22:32:00Z">
        <w:r w:rsidRPr="007C437A">
          <w:rPr>
            <w:i/>
            <w:iCs/>
          </w:rPr>
          <w:t>0&lt;</w:t>
        </w:r>
      </w:ins>
      <w:ins w:id="5067" w:author="Arthur Parmentier" w:date="2020-05-20T22:31:00Z">
        <w:r w:rsidRPr="007C437A">
          <w:rPr>
            <w:i/>
            <w:iCs/>
          </w:rPr>
          <w:t xml:space="preserve">I, </w:t>
        </w:r>
      </w:ins>
      <w:ins w:id="5068" w:author="Arthur Parmentier" w:date="2020-05-20T22:32:00Z">
        <w:r w:rsidRPr="007C437A">
          <w:rPr>
            <w:i/>
            <w:iCs/>
          </w:rPr>
          <w:t>0&lt;</w:t>
        </w:r>
      </w:ins>
      <w:ins w:id="5069" w:author="Arthur Parmentier" w:date="2020-05-20T22:31:00Z">
        <w:r w:rsidRPr="007C437A">
          <w:rPr>
            <w:i/>
            <w:iCs/>
          </w:rPr>
          <w:t xml:space="preserve">N, </w:t>
        </w:r>
      </w:ins>
      <w:ins w:id="5070" w:author="Arthur Parmentier" w:date="2020-05-20T22:32:00Z">
        <w:r w:rsidRPr="007C437A">
          <w:rPr>
            <w:i/>
            <w:iCs/>
          </w:rPr>
          <w:t>0&lt;</w:t>
        </w:r>
      </w:ins>
      <w:ins w:id="5071" w:author="Arthur Parmentier" w:date="2020-05-20T22:31:00Z">
        <w:r w:rsidRPr="007C437A">
          <w:rPr>
            <w:i/>
            <w:iCs/>
          </w:rPr>
          <w:t>R</w:t>
        </w:r>
      </w:ins>
      <w:ins w:id="5072" w:author="Arthur Parmentier" w:date="2020-05-20T22:32:00Z">
        <w:r w:rsidRPr="007C437A">
          <w:rPr>
            <w:i/>
            <w:iCs/>
          </w:rPr>
          <w:t>&lt;5</w:t>
        </w:r>
      </w:ins>
      <w:ins w:id="5073" w:author="Arthur Parmentier" w:date="2020-05-20T22:33:00Z">
        <w:r w:rsidR="005325E0" w:rsidRPr="007C437A">
          <w:rPr>
            <w:rStyle w:val="Appelnotedebasdep"/>
            <w:i/>
            <w:iCs/>
          </w:rPr>
          <w:footnoteReference w:id="58"/>
        </w:r>
      </w:ins>
      <w:ins w:id="5090" w:author="Arthur Parmentier" w:date="2020-05-20T22:31:00Z">
        <w:r w:rsidRPr="007C437A">
          <w:rPr>
            <w:i/>
            <w:iCs/>
          </w:rPr>
          <w:t xml:space="preserve"> </w:t>
        </w:r>
        <w:r w:rsidRPr="007C437A">
          <w:t xml:space="preserve">and </w:t>
        </w:r>
      </w:ins>
      <w:ins w:id="5091" w:author="Arthur Parmentier" w:date="2020-05-20T22:32:00Z">
        <w:r w:rsidRPr="007C437A">
          <w:t>0&lt;</w:t>
        </w:r>
      </w:ins>
      <w:ins w:id="5092" w:author="Arthur Parmentier" w:date="2020-05-20T22:31:00Z">
        <w:r w:rsidRPr="007C437A">
          <w:rPr>
            <w:i/>
            <w:iCs/>
          </w:rPr>
          <w:t>P</w:t>
        </w:r>
        <w:r w:rsidRPr="007C437A">
          <w:t xml:space="preserve"> according to his needs.</w:t>
        </w:r>
      </w:ins>
    </w:p>
    <w:p w:rsidR="00937092" w:rsidRPr="007C437A" w:rsidRDefault="004256FE">
      <w:pPr>
        <w:rPr>
          <w:ins w:id="5093" w:author="Arthur Parmentier" w:date="2020-05-21T09:56:00Z"/>
        </w:rPr>
      </w:pPr>
      <w:ins w:id="5094" w:author="Arthur Parmentier" w:date="2020-05-21T09:53:00Z">
        <w:r w:rsidRPr="007C437A">
          <w:t>Each record</w:t>
        </w:r>
      </w:ins>
      <w:ins w:id="5095" w:author="Arthur Parmentier" w:date="2020-05-22T09:23:00Z">
        <w:r w:rsidR="00A87845" w:rsidRPr="007C437A">
          <w:t>ing</w:t>
        </w:r>
      </w:ins>
      <w:ins w:id="5096" w:author="Arthur Parmentier" w:date="2020-05-21T09:53:00Z">
        <w:r w:rsidRPr="007C437A">
          <w:t xml:space="preserve"> </w:t>
        </w:r>
      </w:ins>
      <w:ins w:id="5097" w:author="Arthur Parmentier" w:date="2020-05-22T09:24:00Z">
        <w:r w:rsidR="00A728E6" w:rsidRPr="007C437A">
          <w:t>takes place in</w:t>
        </w:r>
      </w:ins>
      <w:ins w:id="5098" w:author="Arthur Parmentier" w:date="2020-05-21T09:54:00Z">
        <w:r w:rsidRPr="007C437A">
          <w:t xml:space="preserve"> a different buffer of the Multiple Buffer (MuBu) object</w:t>
        </w:r>
      </w:ins>
      <w:ins w:id="5099" w:author="Arthur Parmentier" w:date="2020-06-03T23:27:00Z">
        <w:r w:rsidR="001B372B" w:rsidRPr="007C437A">
          <w:t>s (one Mubu object per model</w:t>
        </w:r>
        <w:r w:rsidR="001B372B" w:rsidRPr="007C437A">
          <w:rPr>
            <w:rStyle w:val="Appelnotedebasdep"/>
          </w:rPr>
          <w:footnoteReference w:id="59"/>
        </w:r>
        <w:r w:rsidR="001B372B" w:rsidRPr="007C437A">
          <w:t>)</w:t>
        </w:r>
      </w:ins>
      <w:ins w:id="5108" w:author="Arthur Parmentier" w:date="2020-05-21T09:54:00Z">
        <w:r w:rsidRPr="007C437A">
          <w:t xml:space="preserve"> and </w:t>
        </w:r>
      </w:ins>
      <w:ins w:id="5109" w:author="Arthur Parmentier" w:date="2020-05-21T09:51:00Z">
        <w:r w:rsidRPr="007C437A">
          <w:t>ea</w:t>
        </w:r>
      </w:ins>
      <w:ins w:id="5110" w:author="Arthur Parmentier" w:date="2020-05-21T09:52:00Z">
        <w:r w:rsidRPr="007C437A">
          <w:t>ch active input data</w:t>
        </w:r>
      </w:ins>
      <w:ins w:id="5111" w:author="Arthur Parmentier" w:date="2020-05-21T09:51:00Z">
        <w:r w:rsidRPr="007C437A">
          <w:t xml:space="preserve"> </w:t>
        </w:r>
      </w:ins>
      <w:ins w:id="5112" w:author="Arthur Parmentier" w:date="2020-05-21T09:52:00Z">
        <w:r w:rsidRPr="007C437A">
          <w:t>is</w:t>
        </w:r>
      </w:ins>
      <w:ins w:id="5113" w:author="Arthur Parmentier" w:date="2020-05-21T09:51:00Z">
        <w:r w:rsidRPr="007C437A">
          <w:t xml:space="preserve"> saved into</w:t>
        </w:r>
      </w:ins>
      <w:ins w:id="5114" w:author="Arthur Parmentier" w:date="2020-05-21T09:52:00Z">
        <w:r w:rsidRPr="007C437A">
          <w:t xml:space="preserve"> a different </w:t>
        </w:r>
      </w:ins>
      <w:ins w:id="5115" w:author="Arthur Parmentier" w:date="2020-05-21T09:54:00Z">
        <w:r w:rsidRPr="007C437A">
          <w:t xml:space="preserve">track. The user can </w:t>
        </w:r>
      </w:ins>
      <w:ins w:id="5116" w:author="Arthur Parmentier" w:date="2020-05-21T09:55:00Z">
        <w:r w:rsidRPr="007C437A">
          <w:t>na</w:t>
        </w:r>
      </w:ins>
      <w:ins w:id="5117" w:author="Arthur Parmentier" w:date="2020-05-21T09:56:00Z">
        <w:r w:rsidRPr="007C437A">
          <w:t>vigate</w:t>
        </w:r>
      </w:ins>
      <w:ins w:id="5118" w:author="Arthur Parmentier" w:date="2020-05-21T09:55:00Z">
        <w:r w:rsidRPr="007C437A">
          <w:t xml:space="preserve"> the recorded data in each buffer and track using the Multiple Buffer Interface (Imubu object)</w:t>
        </w:r>
      </w:ins>
      <w:ins w:id="5119" w:author="Arthur Parmentier" w:date="2020-05-21T09:56:00Z">
        <w:r w:rsidRPr="007C437A">
          <w:t>.</w:t>
        </w:r>
      </w:ins>
    </w:p>
    <w:p w:rsidR="0051412E" w:rsidRPr="007C437A" w:rsidRDefault="00EA7F1C">
      <w:pPr>
        <w:keepNext/>
        <w:rPr>
          <w:ins w:id="5120" w:author="Arthur Parmentier" w:date="2020-06-03T23:37:00Z"/>
        </w:rPr>
        <w:pPrChange w:id="5121" w:author="Arthur Parmentier" w:date="2020-06-03T23:37:00Z">
          <w:pPr/>
        </w:pPrChange>
      </w:pPr>
      <w:ins w:id="5122" w:author="Arthur Parmentier" w:date="2020-06-03T23:36:00Z">
        <w:r w:rsidRPr="007C437A">
          <w:rPr>
            <w:noProof/>
            <w:rPrChange w:id="5123"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5124" w:author="Arthur Parmentier" w:date="2020-06-03T23:36:00Z"/>
          <w:rPrChange w:id="5125" w:author="Arthur Parmentier" w:date="2020-06-07T15:27:00Z">
            <w:rPr>
              <w:ins w:id="5126" w:author="Arthur Parmentier" w:date="2020-06-03T23:36:00Z"/>
            </w:rPr>
          </w:rPrChange>
        </w:rPr>
        <w:pPrChange w:id="5127" w:author="Arthur Parmentier" w:date="2020-06-03T23:37:00Z">
          <w:pPr/>
        </w:pPrChange>
      </w:pPr>
      <w:ins w:id="5128" w:author="Arthur Parmentier" w:date="2020-06-03T23:37:00Z">
        <w:r w:rsidRPr="007C437A">
          <w:rPr>
            <w:rPrChange w:id="5129" w:author="Arthur Parmentier" w:date="2020-06-07T15:27:00Z">
              <w:rPr/>
            </w:rPrChange>
          </w:rPr>
          <w:t xml:space="preserve">Figure </w:t>
        </w:r>
        <w:r w:rsidRPr="007C437A">
          <w:rPr>
            <w:rPrChange w:id="5130" w:author="Arthur Parmentier" w:date="2020-06-07T15:27:00Z">
              <w:rPr/>
            </w:rPrChange>
          </w:rPr>
          <w:fldChar w:fldCharType="begin"/>
        </w:r>
        <w:r w:rsidRPr="007C437A">
          <w:rPr>
            <w:rPrChange w:id="5131" w:author="Arthur Parmentier" w:date="2020-06-07T15:27:00Z">
              <w:rPr/>
            </w:rPrChange>
          </w:rPr>
          <w:instrText xml:space="preserve"> SEQ Figure \* ARABIC </w:instrText>
        </w:r>
      </w:ins>
      <w:r w:rsidRPr="007C437A">
        <w:rPr>
          <w:rPrChange w:id="5132" w:author="Arthur Parmentier" w:date="2020-06-07T15:27:00Z">
            <w:rPr/>
          </w:rPrChange>
        </w:rPr>
        <w:fldChar w:fldCharType="separate"/>
      </w:r>
      <w:ins w:id="5133" w:author="Arthur Parmentier" w:date="2020-06-05T21:05:00Z">
        <w:r w:rsidR="001C2AA6" w:rsidRPr="007C437A">
          <w:rPr>
            <w:rPrChange w:id="5134" w:author="Arthur Parmentier" w:date="2020-06-07T15:27:00Z">
              <w:rPr>
                <w:noProof/>
              </w:rPr>
            </w:rPrChange>
          </w:rPr>
          <w:t>8</w:t>
        </w:r>
      </w:ins>
      <w:ins w:id="5135" w:author="Arthur Parmentier" w:date="2020-06-03T23:37:00Z">
        <w:r w:rsidRPr="007C437A">
          <w:rPr>
            <w:rPrChange w:id="5136" w:author="Arthur Parmentier" w:date="2020-06-07T15:27:00Z">
              <w:rPr/>
            </w:rPrChange>
          </w:rPr>
          <w:fldChar w:fldCharType="end"/>
        </w:r>
        <w:r w:rsidRPr="007C437A">
          <w:rPr>
            <w:rPrChange w:id="5137" w:author="Arthur Parmentier" w:date="2020-06-07T15:27:00Z">
              <w:rPr/>
            </w:rPrChange>
          </w:rPr>
          <w:t xml:space="preserve"> Imubu controls and interface.</w:t>
        </w:r>
      </w:ins>
    </w:p>
    <w:p w:rsidR="00D17256" w:rsidRPr="007C437A" w:rsidRDefault="004256FE">
      <w:pPr>
        <w:rPr>
          <w:ins w:id="5138" w:author="Arthur Parmentier" w:date="2020-05-21T10:01:00Z"/>
        </w:rPr>
      </w:pPr>
      <w:ins w:id="5139" w:author="Arthur Parmentier" w:date="2020-05-21T09:57:00Z">
        <w:r w:rsidRPr="007C437A">
          <w:lastRenderedPageBreak/>
          <w:t>After the recording session, the data contained in a given track of a gi</w:t>
        </w:r>
      </w:ins>
      <w:ins w:id="5140" w:author="Arthur Parmentier" w:date="2020-05-21T09:58:00Z">
        <w:r w:rsidRPr="007C437A">
          <w:t xml:space="preserve">ven buffer corresponds to </w:t>
        </w:r>
      </w:ins>
      <w:ins w:id="5141" w:author="Arthur Parmentier" w:date="2020-05-20T21:54:00Z">
        <w:r w:rsidR="00D17256" w:rsidRPr="007C437A">
          <w:t xml:space="preserve">a </w:t>
        </w:r>
      </w:ins>
      <w:ins w:id="5142" w:author="Arthur Parmentier" w:date="2020-05-21T09:58:00Z">
        <w:r w:rsidRPr="007C437A">
          <w:t>(</w:t>
        </w:r>
      </w:ins>
      <w:ins w:id="5143" w:author="Arthur Parmentier" w:date="2020-05-20T21:54:00Z">
        <w:r w:rsidR="00D17256" w:rsidRPr="007C437A">
          <w:t>N</w:t>
        </w:r>
      </w:ins>
      <w:ins w:id="5144" w:author="Arthur Parmentier" w:date="2020-05-21T09:58:00Z">
        <w:r w:rsidRPr="007C437A">
          <w:t>+1)</w:t>
        </w:r>
      </w:ins>
      <w:ins w:id="5145" w:author="Arthur Parmentier" w:date="2020-05-21T10:13:00Z">
        <w:r w:rsidR="0008549C" w:rsidRPr="007C437A">
          <w:t xml:space="preserve"> </w:t>
        </w:r>
      </w:ins>
      <w:ins w:id="5146" w:author="Arthur Parmentier" w:date="2020-05-20T21:54:00Z">
        <w:r w:rsidR="00D17256" w:rsidRPr="007C437A">
          <w:t>x</w:t>
        </w:r>
      </w:ins>
      <w:ins w:id="5147" w:author="Arthur Parmentier" w:date="2020-05-21T10:13:00Z">
        <w:r w:rsidR="0008549C" w:rsidRPr="007C437A">
          <w:t xml:space="preserve"> </w:t>
        </w:r>
      </w:ins>
      <w:ins w:id="5148" w:author="Arthur Parmentier" w:date="2020-05-20T21:54:00Z">
        <w:r w:rsidR="00D17256" w:rsidRPr="007C437A">
          <w:t xml:space="preserve">L matrix with N being the number of dimensions of </w:t>
        </w:r>
      </w:ins>
      <w:ins w:id="5149" w:author="Arthur Parmentier" w:date="2020-05-21T09:58:00Z">
        <w:r w:rsidRPr="007C437A">
          <w:t>the corresponding</w:t>
        </w:r>
      </w:ins>
      <w:ins w:id="5150" w:author="Arthur Parmentier" w:date="2020-05-20T21:54:00Z">
        <w:r w:rsidR="00D17256" w:rsidRPr="007C437A">
          <w:t xml:space="preserve"> input and L being the number of steps in the recording sequence (sampling rate x duration of the sequence)</w:t>
        </w:r>
      </w:ins>
      <w:ins w:id="5151" w:author="Arthur Parmentier" w:date="2020-05-21T09:58:00Z">
        <w:r w:rsidRPr="007C437A">
          <w:t>. T</w:t>
        </w:r>
      </w:ins>
      <w:ins w:id="5152" w:author="Arthur Parmentier" w:date="2020-05-21T09:59:00Z">
        <w:r w:rsidRPr="007C437A">
          <w:t xml:space="preserve">he additional dimension corresponds to the time-tagging of the data. </w:t>
        </w:r>
      </w:ins>
      <w:ins w:id="5153"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5154" w:author="Arthur Parmentier" w:date="2020-05-21T10:02:00Z"/>
        </w:rPr>
      </w:pPr>
      <w:ins w:id="5155" w:author="Arthur Parmentier" w:date="2020-05-21T10:01:00Z">
        <w:r w:rsidRPr="007C437A">
          <w:t xml:space="preserve">When several inputs are recorded at the same time, each has its own </w:t>
        </w:r>
      </w:ins>
      <w:ins w:id="5156" w:author="Arthur Parmentier" w:date="2020-05-21T10:02:00Z">
        <w:r w:rsidRPr="007C437A">
          <w:t>output rate</w:t>
        </w:r>
      </w:ins>
      <w:ins w:id="5157" w:author="Arthur Parmentier" w:date="2020-05-21T10:03:00Z">
        <w:r w:rsidRPr="007C437A">
          <w:t xml:space="preserve">; </w:t>
        </w:r>
      </w:ins>
      <w:ins w:id="5158"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5159" w:author="Arthur Parmentier" w:date="2020-05-21T10:11:00Z"/>
        </w:rPr>
      </w:pPr>
      <w:ins w:id="5160" w:author="Arthur Parmentier" w:date="2020-05-21T10:02:00Z">
        <w:r w:rsidRPr="007C437A">
          <w:t>Individual inputs can have varying output rates over time, for instance Pose</w:t>
        </w:r>
      </w:ins>
      <w:ins w:id="5161" w:author="Arthur Parmentier" w:date="2020-06-03T23:37:00Z">
        <w:r w:rsidR="0051412E" w:rsidRPr="007C437A">
          <w:t>N</w:t>
        </w:r>
      </w:ins>
      <w:ins w:id="5162" w:author="Arthur Parmentier" w:date="2020-05-21T10:02:00Z">
        <w:r w:rsidRPr="007C437A">
          <w:t>et</w:t>
        </w:r>
      </w:ins>
      <w:ins w:id="5163" w:author="Arthur Parmentier" w:date="2020-06-03T23:37:00Z">
        <w:r w:rsidR="0051412E" w:rsidRPr="007C437A">
          <w:t xml:space="preserve"> and HandPose that run on GPU</w:t>
        </w:r>
      </w:ins>
      <w:ins w:id="5164" w:author="Arthur Parmentier" w:date="2020-05-21T10:08:00Z">
        <w:r w:rsidRPr="007C437A">
          <w:t>. Although we will see that the Dynamic Time Warping classification does “warp” the seq</w:t>
        </w:r>
      </w:ins>
      <w:ins w:id="5165" w:author="Arthur Parmentier" w:date="2020-05-21T10:09:00Z">
        <w:r w:rsidRPr="007C437A">
          <w:t xml:space="preserve">uence in time and is therefore not sensitive to </w:t>
        </w:r>
        <w:r w:rsidR="00D9796F" w:rsidRPr="007C437A">
          <w:t xml:space="preserve">small variations of data rate, it </w:t>
        </w:r>
      </w:ins>
      <w:ins w:id="5166" w:author="Arthur Parmentier" w:date="2020-05-21T10:10:00Z">
        <w:r w:rsidR="00D9796F" w:rsidRPr="007C437A">
          <w:t xml:space="preserve">is safe to assume that keeping the data timing in place </w:t>
        </w:r>
      </w:ins>
      <w:ins w:id="5167" w:author="Arthur Parmentier" w:date="2020-05-21T10:11:00Z">
        <w:r w:rsidR="00D9796F" w:rsidRPr="007C437A">
          <w:t>always would better represent the original movements of the soundpainter</w:t>
        </w:r>
      </w:ins>
    </w:p>
    <w:p w:rsidR="00B92220" w:rsidRPr="007C437A" w:rsidRDefault="00995831" w:rsidP="00B92220">
      <w:pPr>
        <w:rPr>
          <w:ins w:id="5168" w:author="Arthur Parmentier" w:date="2020-05-21T14:39:00Z"/>
        </w:rPr>
      </w:pPr>
      <w:ins w:id="5169" w:author="Arthur Parmentier" w:date="2020-05-21T10:16:00Z">
        <w:r w:rsidRPr="007C437A">
          <w:t>Wrapping up, i</w:t>
        </w:r>
      </w:ins>
      <w:ins w:id="5170" w:author="Arthur Parmentier" w:date="2020-05-21T10:15:00Z">
        <w:r w:rsidRPr="007C437A">
          <w:t xml:space="preserve">nside the MuBu object, </w:t>
        </w:r>
      </w:ins>
      <w:ins w:id="5171" w:author="Arthur Parmentier" w:date="2020-05-21T10:16:00Z">
        <w:r w:rsidRPr="007C437A">
          <w:t>a sign is represented by</w:t>
        </w:r>
      </w:ins>
      <w:ins w:id="5172" w:author="Arthur Parmentier" w:date="2020-05-21T14:37:00Z">
        <w:r w:rsidR="00B92220" w:rsidRPr="007C437A">
          <w:t xml:space="preserve"> labeled</w:t>
        </w:r>
      </w:ins>
      <w:ins w:id="5173" w:author="Arthur Parmentier" w:date="2020-05-21T14:34:00Z">
        <w:r w:rsidR="00B92220" w:rsidRPr="007C437A">
          <w:t xml:space="preserve"> multi-dimensional buffers</w:t>
        </w:r>
      </w:ins>
      <w:ins w:id="5174" w:author="Arthur Parmentier" w:date="2020-05-21T14:38:00Z">
        <w:r w:rsidR="00B92220" w:rsidRPr="007C437A">
          <w:t xml:space="preserve"> that contain the motion tracking data corresponding to each </w:t>
        </w:r>
      </w:ins>
      <w:ins w:id="5175" w:author="Arthur Parmentier" w:date="2020-05-21T14:39:00Z">
        <w:r w:rsidR="00B92220" w:rsidRPr="007C437A">
          <w:t>recorded example of the sign.</w:t>
        </w:r>
      </w:ins>
    </w:p>
    <w:p w:rsidR="00B92220" w:rsidRPr="007C437A" w:rsidRDefault="00B92220">
      <w:pPr>
        <w:rPr>
          <w:ins w:id="5176" w:author="Arthur Parmentier" w:date="2020-05-22T09:05:00Z"/>
        </w:rPr>
      </w:pPr>
      <w:ins w:id="5177" w:author="Arthur Parmentier" w:date="2020-05-21T14:39:00Z">
        <w:r w:rsidRPr="007C437A">
          <w:t xml:space="preserve">Once the data has been recorded, the user is able to save the </w:t>
        </w:r>
      </w:ins>
      <w:ins w:id="5178" w:author="Arthur Parmentier" w:date="2020-05-21T14:40:00Z">
        <w:r w:rsidRPr="007C437A">
          <w:t>recorded buffers to files in the ./data folder</w:t>
        </w:r>
      </w:ins>
      <w:ins w:id="5179" w:author="Arthur Parmentier" w:date="2020-05-22T09:24:00Z">
        <w:r w:rsidR="00AE73D8" w:rsidRPr="007C437A">
          <w:t xml:space="preserve">, by using the dedicated button </w:t>
        </w:r>
      </w:ins>
      <w:ins w:id="5180" w:author="Arthur Parmentier" w:date="2020-06-03T23:38:00Z">
        <w:r w:rsidR="0051412E" w:rsidRPr="007C437A">
          <w:t>“Save buffers to file”</w:t>
        </w:r>
      </w:ins>
      <w:ins w:id="5181" w:author="Arthur Parmentier" w:date="2020-05-22T09:24:00Z">
        <w:r w:rsidR="00AE73D8" w:rsidRPr="007C437A">
          <w:t>.</w:t>
        </w:r>
      </w:ins>
    </w:p>
    <w:p w:rsidR="0051412E" w:rsidRPr="007C437A" w:rsidRDefault="0051412E">
      <w:pPr>
        <w:pStyle w:val="Titre4"/>
        <w:rPr>
          <w:ins w:id="5182" w:author="Arthur Parmentier" w:date="2020-06-03T23:38:00Z"/>
          <w:rPrChange w:id="5183" w:author="Arthur Parmentier" w:date="2020-06-07T15:27:00Z">
            <w:rPr>
              <w:ins w:id="5184" w:author="Arthur Parmentier" w:date="2020-06-03T23:38:00Z"/>
            </w:rPr>
          </w:rPrChange>
        </w:rPr>
        <w:pPrChange w:id="5185" w:author="Arthur Parmentier" w:date="2020-06-03T23:38:00Z">
          <w:pPr/>
        </w:pPrChange>
      </w:pPr>
      <w:ins w:id="5186" w:author="Arthur Parmentier" w:date="2020-06-03T23:39:00Z">
        <w:r w:rsidRPr="007C437A">
          <w:rPr>
            <w:rPrChange w:id="5187" w:author="Arthur Parmentier" w:date="2020-06-07T15:27:00Z">
              <w:rPr/>
            </w:rPrChange>
          </w:rPr>
          <w:t>Saving recordings to file: building a dictionary</w:t>
        </w:r>
      </w:ins>
    </w:p>
    <w:p w:rsidR="00023308" w:rsidRPr="007C437A" w:rsidRDefault="00023308" w:rsidP="00023308">
      <w:pPr>
        <w:rPr>
          <w:ins w:id="5188" w:author="Arthur Parmentier" w:date="2020-05-22T08:10:00Z"/>
        </w:rPr>
      </w:pPr>
      <w:ins w:id="5189" w:author="Arthur Parmentier" w:date="2020-05-22T08:10:00Z">
        <w:r w:rsidRPr="007C437A">
          <w:t>What would be ideal would be to store the data in the following fashion:</w:t>
        </w:r>
      </w:ins>
    </w:p>
    <w:p w:rsidR="00023308" w:rsidRPr="007C437A" w:rsidRDefault="00023308" w:rsidP="00023308">
      <w:pPr>
        <w:rPr>
          <w:ins w:id="5190" w:author="Arthur Parmentier" w:date="2020-05-22T08:27:00Z"/>
        </w:rPr>
      </w:pPr>
      <w:ins w:id="5191"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5192" w:author="Arthur Parmentier" w:date="2020-05-22T08:11:00Z">
        <w:r w:rsidRPr="007C437A">
          <w:t>sign_label</w:t>
        </w:r>
      </w:ins>
      <w:ins w:id="5193" w:author="Arthur Parmentier" w:date="2020-05-22T08:10:00Z">
        <w:r w:rsidRPr="007C437A">
          <w:t xml:space="preserve"> + unique_id (.mubu or .txt)</w:t>
        </w:r>
      </w:ins>
    </w:p>
    <w:p w:rsidR="003943E3" w:rsidRPr="007C437A" w:rsidRDefault="003943E3" w:rsidP="00023308">
      <w:pPr>
        <w:rPr>
          <w:ins w:id="5194" w:author="Arthur Parmentier" w:date="2020-05-22T08:10:00Z"/>
        </w:rPr>
      </w:pPr>
      <w:ins w:id="5195" w:author="Arthur Parmentier" w:date="2020-05-22T08:27:00Z">
        <w:r w:rsidRPr="007C437A">
          <w:t>The motivation for using this file and folder structure is that it best represents the data structure of the MuBu object itself</w:t>
        </w:r>
      </w:ins>
      <w:ins w:id="5196" w:author="Arthur Parmentier" w:date="2020-05-22T08:28:00Z">
        <w:r w:rsidRPr="007C437A">
          <w:t xml:space="preserve"> and </w:t>
        </w:r>
      </w:ins>
      <w:ins w:id="5197" w:author="Arthur Parmentier" w:date="2020-05-22T08:29:00Z">
        <w:r w:rsidRPr="007C437A">
          <w:t xml:space="preserve">allows the user to clearly identify what the file corresponds to without looking at its metadata. The user would then be allowed to mix data from </w:t>
        </w:r>
      </w:ins>
      <w:ins w:id="5198" w:author="Arthur Parmentier" w:date="2020-05-22T08:30:00Z">
        <w:r w:rsidRPr="007C437A">
          <w:t xml:space="preserve">recording sessions that are inhomogeneous, i.e. with a different number of </w:t>
        </w:r>
        <w:r w:rsidR="00CA7DF5" w:rsidRPr="007C437A">
          <w:t>recorded inputs</w:t>
        </w:r>
      </w:ins>
      <w:ins w:id="5199"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5200" w:author="Arthur Parmentier" w:date="2020-05-22T08:21:00Z"/>
        </w:rPr>
      </w:pPr>
      <w:ins w:id="5201" w:author="Arthur Parmentier" w:date="2020-05-22T08:11:00Z">
        <w:r w:rsidRPr="007C437A">
          <w:t xml:space="preserve">However, the MuBu object write and read mechanisms suffers </w:t>
        </w:r>
      </w:ins>
      <w:ins w:id="5202" w:author="Arthur Parmentier" w:date="2020-05-22T08:13:00Z">
        <w:r w:rsidRPr="007C437A">
          <w:t>from bugs</w:t>
        </w:r>
        <w:r w:rsidRPr="007C437A">
          <w:rPr>
            <w:rStyle w:val="Appelnotedebasdep"/>
          </w:rPr>
          <w:footnoteReference w:id="60"/>
        </w:r>
      </w:ins>
      <w:ins w:id="5204" w:author="Arthur Parmentier" w:date="2020-05-22T08:21:00Z">
        <w:r w:rsidR="008A6401" w:rsidRPr="007C437A">
          <w:t xml:space="preserve"> that should be fixed by the </w:t>
        </w:r>
      </w:ins>
      <w:ins w:id="5205" w:author="Arthur Parmentier" w:date="2020-05-22T08:22:00Z">
        <w:r w:rsidR="008A6401" w:rsidRPr="007C437A">
          <w:t>developers</w:t>
        </w:r>
      </w:ins>
      <w:ins w:id="5206" w:author="Arthur Parmentier" w:date="2020-05-22T08:21:00Z">
        <w:r w:rsidR="008A6401" w:rsidRPr="007C437A">
          <w:t xml:space="preserve"> in the </w:t>
        </w:r>
      </w:ins>
      <w:ins w:id="5207" w:author="Arthur Parmentier" w:date="2020-05-22T08:22:00Z">
        <w:r w:rsidR="008A6401" w:rsidRPr="007C437A">
          <w:t>near future (as of May 2020)</w:t>
        </w:r>
      </w:ins>
      <w:ins w:id="5208" w:author="Arthur Parmentier" w:date="2020-05-22T08:12:00Z">
        <w:r w:rsidRPr="007C437A">
          <w:t xml:space="preserve"> </w:t>
        </w:r>
      </w:ins>
      <w:ins w:id="5209" w:author="Arthur Parmentier" w:date="2020-05-22T08:13:00Z">
        <w:r w:rsidRPr="007C437A">
          <w:t>and I had to implement a workaround before it gets fixed</w:t>
        </w:r>
      </w:ins>
      <w:ins w:id="5210" w:author="Arthur Parmentier" w:date="2020-05-22T08:20:00Z">
        <w:r w:rsidR="008A6401" w:rsidRPr="007C437A">
          <w:t xml:space="preserve">, by saving </w:t>
        </w:r>
      </w:ins>
      <w:ins w:id="5211" w:author="Arthur Parmentier" w:date="2020-05-22T08:21:00Z">
        <w:r w:rsidR="008A6401" w:rsidRPr="007C437A">
          <w:t>each</w:t>
        </w:r>
      </w:ins>
      <w:ins w:id="5212" w:author="Arthur Parmentier" w:date="2020-05-22T08:20:00Z">
        <w:r w:rsidR="008A6401" w:rsidRPr="007C437A">
          <w:t xml:space="preserve"> buffer with all </w:t>
        </w:r>
      </w:ins>
      <w:ins w:id="5213" w:author="Arthur Parmentier" w:date="2020-05-22T08:21:00Z">
        <w:r w:rsidR="008A6401" w:rsidRPr="007C437A">
          <w:t>its</w:t>
        </w:r>
      </w:ins>
      <w:ins w:id="5214" w:author="Arthur Parmentier" w:date="2020-05-22T08:20:00Z">
        <w:r w:rsidR="008A6401" w:rsidRPr="007C437A">
          <w:t xml:space="preserve"> tracks in</w:t>
        </w:r>
      </w:ins>
      <w:ins w:id="5215" w:author="Arthur Parmentier" w:date="2020-05-22T08:21:00Z">
        <w:r w:rsidR="008A6401" w:rsidRPr="007C437A">
          <w:t xml:space="preserve"> a single file:</w:t>
        </w:r>
      </w:ins>
    </w:p>
    <w:p w:rsidR="008A6401" w:rsidRPr="007C437A" w:rsidRDefault="008A6401" w:rsidP="008A6401">
      <w:pPr>
        <w:rPr>
          <w:ins w:id="5216" w:author="Arthur Parmentier" w:date="2020-05-22T08:21:00Z"/>
        </w:rPr>
      </w:pPr>
      <w:ins w:id="5217"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5218" w:author="Arthur Parmentier" w:date="2020-06-03T23:40:00Z"/>
        </w:rPr>
      </w:pPr>
      <w:ins w:id="5219" w:author="Arthur Parmentier" w:date="2020-05-22T08:22:00Z">
        <w:r w:rsidRPr="007C437A">
          <w:t>This way, the buffer names are saved correctly</w:t>
        </w:r>
      </w:ins>
      <w:ins w:id="5220" w:author="Arthur Parmentier" w:date="2020-05-22T08:31:00Z">
        <w:r w:rsidR="00DD65AA" w:rsidRPr="007C437A">
          <w:t>, but the user is no longer able to mix data</w:t>
        </w:r>
      </w:ins>
      <w:ins w:id="5221" w:author="Arthur Parmentier" w:date="2020-05-22T08:32:00Z">
        <w:r w:rsidR="00DD65AA" w:rsidRPr="007C437A">
          <w:t xml:space="preserve"> from different sets of inputs.</w:t>
        </w:r>
      </w:ins>
    </w:p>
    <w:p w:rsidR="00F05472" w:rsidRPr="007C437A" w:rsidRDefault="00F05472">
      <w:pPr>
        <w:pStyle w:val="Titre4"/>
        <w:rPr>
          <w:ins w:id="5222" w:author="Arthur Parmentier" w:date="2020-05-22T08:23:00Z"/>
          <w:rPrChange w:id="5223" w:author="Arthur Parmentier" w:date="2020-06-07T15:27:00Z">
            <w:rPr>
              <w:ins w:id="5224" w:author="Arthur Parmentier" w:date="2020-05-22T08:23:00Z"/>
            </w:rPr>
          </w:rPrChange>
        </w:rPr>
        <w:pPrChange w:id="5225" w:author="Arthur Parmentier" w:date="2020-06-03T23:40:00Z">
          <w:pPr/>
        </w:pPrChange>
      </w:pPr>
      <w:ins w:id="5226" w:author="Arthur Parmentier" w:date="2020-06-03T23:40:00Z">
        <w:r w:rsidRPr="007C437A">
          <w:rPr>
            <w:rPrChange w:id="5227" w:author="Arthur Parmentier" w:date="2020-06-07T15:27:00Z">
              <w:rPr/>
            </w:rPrChange>
          </w:rPr>
          <w:lastRenderedPageBreak/>
          <w:t>Loading pre-recorded signs</w:t>
        </w:r>
      </w:ins>
    </w:p>
    <w:p w:rsidR="008A6401" w:rsidRPr="007C437A" w:rsidRDefault="008A6401">
      <w:pPr>
        <w:rPr>
          <w:ins w:id="5228" w:author="Arthur Parmentier" w:date="2020-06-03T23:42:00Z"/>
        </w:rPr>
      </w:pPr>
      <w:ins w:id="5229" w:author="Arthur Parmentier" w:date="2020-05-22T08:24:00Z">
        <w:r w:rsidRPr="007C437A">
          <w:t xml:space="preserve">Loading </w:t>
        </w:r>
      </w:ins>
      <w:ins w:id="5230" w:author="Arthur Parmentier" w:date="2020-05-22T09:14:00Z">
        <w:r w:rsidR="00A87845" w:rsidRPr="007C437A">
          <w:t xml:space="preserve">buffer data from files </w:t>
        </w:r>
      </w:ins>
      <w:ins w:id="5231" w:author="Arthur Parmentier" w:date="2020-05-22T08:24:00Z">
        <w:r w:rsidRPr="007C437A">
          <w:t>is much simpler and can be achieved</w:t>
        </w:r>
      </w:ins>
      <w:ins w:id="5232" w:author="Arthur Parmentier" w:date="2020-05-22T09:25:00Z">
        <w:r w:rsidR="00C83F83" w:rsidRPr="007C437A">
          <w:t xml:space="preserve"> in 2.3.</w:t>
        </w:r>
      </w:ins>
      <w:ins w:id="5233" w:author="Arthur Parmentier" w:date="2020-05-22T08:24:00Z">
        <w:r w:rsidRPr="007C437A">
          <w:t xml:space="preserve"> by a simple drag and drop of one or several data files </w:t>
        </w:r>
      </w:ins>
      <w:ins w:id="5234" w:author="Arthur Parmentier" w:date="2020-05-22T08:25:00Z">
        <w:r w:rsidRPr="007C437A">
          <w:t xml:space="preserve">in the dedicated zone </w:t>
        </w:r>
      </w:ins>
      <w:ins w:id="5235" w:author="Arthur Parmentier" w:date="2020-06-03T23:40:00Z">
        <w:r w:rsidR="00F05472" w:rsidRPr="007C437A">
          <w:t xml:space="preserve">(see </w:t>
        </w:r>
        <w:r w:rsidR="00F05472" w:rsidRPr="007C437A">
          <w:rPr>
            <w:rPrChange w:id="5236" w:author="Arthur Parmentier" w:date="2020-06-07T15:27:00Z">
              <w:rPr/>
            </w:rPrChange>
          </w:rPr>
          <w:fldChar w:fldCharType="begin"/>
        </w:r>
        <w:r w:rsidR="00F05472" w:rsidRPr="007C437A">
          <w:instrText xml:space="preserve"> REF _Ref41031792 \h </w:instrText>
        </w:r>
      </w:ins>
      <w:r w:rsidR="00F05472" w:rsidRPr="007C437A">
        <w:rPr>
          <w:rPrChange w:id="5237" w:author="Arthur Parmentier" w:date="2020-06-07T15:27:00Z">
            <w:rPr/>
          </w:rPrChange>
        </w:rPr>
      </w:r>
      <w:r w:rsidR="00F05472" w:rsidRPr="007C437A">
        <w:rPr>
          <w:rPrChange w:id="5238" w:author="Arthur Parmentier" w:date="2020-06-07T15:27:00Z">
            <w:rPr/>
          </w:rPrChange>
        </w:rPr>
        <w:fldChar w:fldCharType="separate"/>
      </w:r>
      <w:ins w:id="5239" w:author="Arthur Parmentier" w:date="2020-06-03T23:40:00Z">
        <w:r w:rsidR="00F05472" w:rsidRPr="007C437A">
          <w:t xml:space="preserve">Figure </w:t>
        </w:r>
        <w:r w:rsidR="00F05472" w:rsidRPr="007C437A">
          <w:rPr>
            <w:rPrChange w:id="5240" w:author="Arthur Parmentier" w:date="2020-06-07T15:27:00Z">
              <w:rPr>
                <w:noProof/>
              </w:rPr>
            </w:rPrChange>
          </w:rPr>
          <w:t>6</w:t>
        </w:r>
        <w:r w:rsidR="00F05472" w:rsidRPr="007C437A">
          <w:rPr>
            <w:rPrChange w:id="5241" w:author="Arthur Parmentier" w:date="2020-06-07T15:27:00Z">
              <w:rPr/>
            </w:rPrChange>
          </w:rPr>
          <w:fldChar w:fldCharType="end"/>
        </w:r>
        <w:r w:rsidR="00F05472" w:rsidRPr="007C437A">
          <w:t>)</w:t>
        </w:r>
      </w:ins>
      <w:ins w:id="5242" w:author="Arthur Parmentier" w:date="2020-05-22T08:25:00Z">
        <w:r w:rsidRPr="007C437A">
          <w:t>.</w:t>
        </w:r>
      </w:ins>
    </w:p>
    <w:p w:rsidR="00F05472" w:rsidRPr="007C437A" w:rsidRDefault="00F05472">
      <w:pPr>
        <w:pStyle w:val="Titre4"/>
        <w:rPr>
          <w:ins w:id="5243" w:author="Arthur Parmentier" w:date="2020-05-22T09:04:00Z"/>
          <w:rPrChange w:id="5244" w:author="Arthur Parmentier" w:date="2020-06-07T15:27:00Z">
            <w:rPr>
              <w:ins w:id="5245" w:author="Arthur Parmentier" w:date="2020-05-22T09:04:00Z"/>
            </w:rPr>
          </w:rPrChange>
        </w:rPr>
        <w:pPrChange w:id="5246" w:author="Arthur Parmentier" w:date="2020-06-03T23:42:00Z">
          <w:pPr/>
        </w:pPrChange>
      </w:pPr>
      <w:ins w:id="5247" w:author="Arthur Parmentier" w:date="2020-06-03T23:42:00Z">
        <w:r w:rsidRPr="007C437A">
          <w:rPr>
            <w:rPrChange w:id="5248" w:author="Arthur Parmentier" w:date="2020-06-07T15:27:00Z">
              <w:rPr/>
            </w:rPrChange>
          </w:rPr>
          <w:t>Summary</w:t>
        </w:r>
      </w:ins>
    </w:p>
    <w:p w:rsidR="00A87845" w:rsidRPr="007C437A" w:rsidRDefault="00A87845">
      <w:pPr>
        <w:rPr>
          <w:ins w:id="5249" w:author="Arthur Parmentier" w:date="2020-05-22T09:16:00Z"/>
        </w:rPr>
      </w:pPr>
      <w:ins w:id="5250" w:author="Arthur Parmentier" w:date="2020-05-22T09:15:00Z">
        <w:r w:rsidRPr="007C437A">
          <w:t>Wrapping up, the user flow of the sign &amp; dictionary management layer is the fol</w:t>
        </w:r>
      </w:ins>
      <w:ins w:id="5251" w:author="Arthur Parmentier" w:date="2020-05-22T09:16:00Z">
        <w:r w:rsidRPr="007C437A">
          <w:t>lowing:</w:t>
        </w:r>
      </w:ins>
    </w:p>
    <w:p w:rsidR="00A87845" w:rsidRPr="007C437A" w:rsidRDefault="00A87845" w:rsidP="00A87845">
      <w:pPr>
        <w:pStyle w:val="Paragraphedeliste"/>
        <w:numPr>
          <w:ilvl w:val="0"/>
          <w:numId w:val="38"/>
        </w:numPr>
        <w:rPr>
          <w:ins w:id="5252" w:author="Arthur Parmentier" w:date="2020-05-22T09:25:00Z"/>
        </w:rPr>
      </w:pPr>
      <w:ins w:id="5253" w:author="Arthur Parmentier" w:date="2020-05-22T09:16:00Z">
        <w:r w:rsidRPr="007C437A">
          <w:t xml:space="preserve">If the user wants to record new signs, i.e. either record examples of a </w:t>
        </w:r>
      </w:ins>
      <w:ins w:id="5254" w:author="Arthur Parmentier" w:date="2020-05-22T09:17:00Z">
        <w:r w:rsidRPr="007C437A">
          <w:t>sign that was not recorded and saved previously or record more examples of a sign that was already saved into files, he</w:t>
        </w:r>
      </w:ins>
      <w:ins w:id="5255" w:author="Arthur Parmentier" w:date="2020-05-22T09:18:00Z">
        <w:r w:rsidRPr="007C437A">
          <w:t xml:space="preserve"> must first define which signs he wants to record  and then launch the recording session</w:t>
        </w:r>
      </w:ins>
      <w:ins w:id="5256" w:author="Arthur Parmentier" w:date="2020-06-03T23:41:00Z">
        <w:r w:rsidR="00F05472" w:rsidRPr="007C437A">
          <w:t>.</w:t>
        </w:r>
      </w:ins>
      <w:ins w:id="5257" w:author="Arthur Parmentier" w:date="2020-05-22T09:18:00Z">
        <w:r w:rsidRPr="007C437A">
          <w:br/>
          <w:t>Once the si</w:t>
        </w:r>
      </w:ins>
      <w:ins w:id="5258" w:author="Arthur Parmentier" w:date="2020-05-22T09:19:00Z">
        <w:r w:rsidRPr="007C437A">
          <w:t xml:space="preserve">gns are recorded in the buffer, he </w:t>
        </w:r>
      </w:ins>
      <w:ins w:id="5259" w:author="Arthur Parmentier" w:date="2020-06-03T23:41:00Z">
        <w:r w:rsidR="00F05472" w:rsidRPr="007C437A">
          <w:t xml:space="preserve">can </w:t>
        </w:r>
      </w:ins>
      <w:ins w:id="5260" w:author="Arthur Parmentier" w:date="2020-05-22T09:19:00Z">
        <w:r w:rsidRPr="007C437A">
          <w:t>save them</w:t>
        </w:r>
      </w:ins>
      <w:ins w:id="5261" w:author="Arthur Parmentier" w:date="2020-06-03T23:41:00Z">
        <w:r w:rsidR="00F05472" w:rsidRPr="007C437A">
          <w:t xml:space="preserve"> to files</w:t>
        </w:r>
      </w:ins>
      <w:ins w:id="5262" w:author="Arthur Parmentier" w:date="2020-05-22T09:19:00Z">
        <w:r w:rsidRPr="007C437A">
          <w:t xml:space="preserve"> by hitting the </w:t>
        </w:r>
      </w:ins>
      <w:ins w:id="5263" w:author="Arthur Parmentier" w:date="2020-06-03T23:41:00Z">
        <w:r w:rsidR="00F05472" w:rsidRPr="007C437A">
          <w:t>corresponding</w:t>
        </w:r>
      </w:ins>
      <w:ins w:id="5264" w:author="Arthur Parmentier" w:date="2020-05-22T09:19:00Z">
        <w:r w:rsidRPr="007C437A">
          <w:t xml:space="preserve"> button if he is satisfied by the recordings.</w:t>
        </w:r>
        <w:r w:rsidRPr="007C437A">
          <w:br/>
        </w:r>
      </w:ins>
      <w:ins w:id="5265" w:author="Arthur Parmentier" w:date="2020-05-22T09:20:00Z">
        <w:r w:rsidRPr="007C437A">
          <w:t xml:space="preserve">If the user adds new signs </w:t>
        </w:r>
      </w:ins>
      <w:ins w:id="5266" w:author="Arthur Parmentier" w:date="2020-06-03T23:42:00Z">
        <w:r w:rsidR="00F05472" w:rsidRPr="007C437A">
          <w:t xml:space="preserve">again </w:t>
        </w:r>
      </w:ins>
      <w:ins w:id="5267" w:author="Arthur Parmentier" w:date="2020-05-22T09:20:00Z">
        <w:r w:rsidRPr="007C437A">
          <w:t xml:space="preserve">without saving the buffers </w:t>
        </w:r>
      </w:ins>
      <w:ins w:id="5268" w:author="Arthur Parmentier" w:date="2020-06-03T23:42:00Z">
        <w:r w:rsidR="00F05472" w:rsidRPr="007C437A">
          <w:t>first</w:t>
        </w:r>
      </w:ins>
      <w:ins w:id="5269" w:author="Arthur Parmentier" w:date="2020-05-22T09:20:00Z">
        <w:r w:rsidRPr="007C437A">
          <w:t>, the data that was contained in the Mu</w:t>
        </w:r>
      </w:ins>
      <w:ins w:id="5270" w:author="Arthur Parmentier" w:date="2020-05-22T09:21:00Z">
        <w:r w:rsidRPr="007C437A">
          <w:t>Bu object is lost.</w:t>
        </w:r>
      </w:ins>
    </w:p>
    <w:p w:rsidR="006D0BF0" w:rsidRPr="007C437A" w:rsidRDefault="006D0BF0">
      <w:pPr>
        <w:pStyle w:val="Paragraphedeliste"/>
        <w:numPr>
          <w:ilvl w:val="0"/>
          <w:numId w:val="38"/>
        </w:numPr>
        <w:rPr>
          <w:ins w:id="5271" w:author="Arthur Parmentier" w:date="2020-05-22T08:19:00Z"/>
        </w:rPr>
        <w:pPrChange w:id="5272" w:author="Arthur Parmentier" w:date="2020-05-22T09:30:00Z">
          <w:pPr/>
        </w:pPrChange>
      </w:pPr>
      <w:ins w:id="5273" w:author="Arthur Parmentier" w:date="2020-05-22T09:26:00Z">
        <w:r w:rsidRPr="007C437A">
          <w:t>Once the recording</w:t>
        </w:r>
      </w:ins>
      <w:ins w:id="5274" w:author="Arthur Parmentier" w:date="2020-05-22T09:27:00Z">
        <w:r w:rsidRPr="007C437A">
          <w:t xml:space="preserve">s of new signs </w:t>
        </w:r>
      </w:ins>
      <w:ins w:id="5275" w:author="Arthur Parmentier" w:date="2020-05-22T09:29:00Z">
        <w:r w:rsidRPr="007C437A">
          <w:t>are</w:t>
        </w:r>
      </w:ins>
      <w:ins w:id="5276" w:author="Arthur Parmentier" w:date="2020-05-22T09:27:00Z">
        <w:r w:rsidRPr="007C437A">
          <w:t xml:space="preserve"> finished, the user should load </w:t>
        </w:r>
      </w:ins>
      <w:ins w:id="5277" w:author="Arthur Parmentier" w:date="2020-05-22T09:28:00Z">
        <w:r w:rsidRPr="007C437A">
          <w:t xml:space="preserve">into the MuBu object </w:t>
        </w:r>
      </w:ins>
      <w:ins w:id="5278" w:author="Arthur Parmentier" w:date="2020-05-22T09:27:00Z">
        <w:r w:rsidRPr="007C437A">
          <w:t>the data files of all signs that he wants to recognize and classify</w:t>
        </w:r>
      </w:ins>
      <w:ins w:id="5279" w:author="Arthur Parmentier" w:date="2020-05-22T09:28:00Z">
        <w:r w:rsidRPr="007C437A">
          <w:t>, for all inputs that he would be using. This is done in by dragging and dropping the corresponding files from the data f</w:t>
        </w:r>
      </w:ins>
      <w:ins w:id="5280" w:author="Arthur Parmentier" w:date="2020-05-22T09:29:00Z">
        <w:r w:rsidRPr="007C437A">
          <w:t>older</w:t>
        </w:r>
      </w:ins>
      <w:ins w:id="5281" w:author="Arthur Parmentier" w:date="2020-06-03T23:42:00Z">
        <w:r w:rsidR="00F05472" w:rsidRPr="007C437A">
          <w:t xml:space="preserve"> into the dedicated zone.</w:t>
        </w:r>
      </w:ins>
    </w:p>
    <w:p w:rsidR="00023308" w:rsidRPr="007C437A" w:rsidDel="008A6401" w:rsidRDefault="00023308">
      <w:pPr>
        <w:rPr>
          <w:del w:id="5282" w:author="Arthur Parmentier" w:date="2020-05-22T08:20:00Z"/>
          <w:rPrChange w:id="5283" w:author="Arthur Parmentier" w:date="2020-06-07T15:27:00Z">
            <w:rPr>
              <w:del w:id="5284" w:author="Arthur Parmentier" w:date="2020-05-22T08:20:00Z"/>
            </w:rPr>
          </w:rPrChange>
        </w:rPr>
        <w:pPrChange w:id="5285" w:author="Arthur Parmentier" w:date="2020-05-21T14:34:00Z">
          <w:pPr>
            <w:pStyle w:val="Titre2"/>
          </w:pPr>
        </w:pPrChange>
      </w:pPr>
      <w:bookmarkStart w:id="5286" w:name="_Toc41067209"/>
      <w:bookmarkStart w:id="5287" w:name="_Toc42259025"/>
      <w:bookmarkStart w:id="5288" w:name="_Toc42259102"/>
      <w:bookmarkStart w:id="5289" w:name="_Toc42449781"/>
      <w:bookmarkStart w:id="5290" w:name="_Toc42449863"/>
      <w:bookmarkEnd w:id="5286"/>
      <w:bookmarkEnd w:id="5287"/>
      <w:bookmarkEnd w:id="5288"/>
      <w:bookmarkEnd w:id="5289"/>
      <w:bookmarkEnd w:id="5290"/>
    </w:p>
    <w:p w:rsidR="00F25194" w:rsidRPr="007C437A" w:rsidRDefault="00F25194">
      <w:pPr>
        <w:pStyle w:val="Titre3"/>
        <w:rPr>
          <w:ins w:id="5291" w:author="Arthur Parmentier" w:date="2020-06-04T10:50:00Z"/>
        </w:rPr>
      </w:pPr>
      <w:bookmarkStart w:id="5292" w:name="_Toc42449864"/>
      <w:r w:rsidRPr="007C437A">
        <w:t xml:space="preserve">Part 3: </w:t>
      </w:r>
      <w:del w:id="5293" w:author="Arthur Parmentier" w:date="2020-05-22T09:59:00Z">
        <w:r w:rsidRPr="007C437A" w:rsidDel="009B5ADF">
          <w:delText>Classification</w:delText>
        </w:r>
      </w:del>
      <w:ins w:id="5294" w:author="Arthur Parmentier" w:date="2020-05-22T09:59:00Z">
        <w:r w:rsidR="009B5ADF" w:rsidRPr="007C437A">
          <w:t>Real-time classifier</w:t>
        </w:r>
      </w:ins>
      <w:ins w:id="5295" w:author="Arthur Parmentier" w:date="2020-06-03T23:51:00Z">
        <w:r w:rsidR="00284E1B" w:rsidRPr="007C437A">
          <w:t>s</w:t>
        </w:r>
      </w:ins>
      <w:ins w:id="5296" w:author="Arthur Parmentier" w:date="2020-06-03T23:52:00Z">
        <w:r w:rsidR="00284E1B" w:rsidRPr="007C437A">
          <w:t>, regression or DTW models</w:t>
        </w:r>
      </w:ins>
      <w:bookmarkEnd w:id="5292"/>
    </w:p>
    <w:p w:rsidR="007111F3" w:rsidRPr="007C437A" w:rsidRDefault="007111F3" w:rsidP="007111F3">
      <w:pPr>
        <w:rPr>
          <w:ins w:id="5297" w:author="Arthur Parmentier" w:date="2020-06-04T10:52:00Z"/>
        </w:rPr>
      </w:pPr>
      <w:ins w:id="5298" w:author="Arthur Parmentier" w:date="2020-06-04T10:50:00Z">
        <w:r w:rsidRPr="007C437A">
          <w:t xml:space="preserve">Now that </w:t>
        </w:r>
      </w:ins>
      <w:ins w:id="5299" w:author="Arthur Parmentier" w:date="2020-06-04T10:51:00Z">
        <w:r w:rsidRPr="007C437A">
          <w:t xml:space="preserve">the user has been able to connect his motion tracking inputs and record a few signs, we will see how the </w:t>
        </w:r>
      </w:ins>
      <w:ins w:id="5300" w:author="Arthur Parmentier" w:date="2020-06-04T10:52:00Z">
        <w:r w:rsidRPr="007C437A">
          <w:t>system is able to “recognize” the signs in real time with one or several machine learning model.</w:t>
        </w:r>
      </w:ins>
    </w:p>
    <w:p w:rsidR="007111F3" w:rsidRPr="007C437A" w:rsidRDefault="007111F3">
      <w:pPr>
        <w:pStyle w:val="Titre4"/>
        <w:rPr>
          <w:ins w:id="5301" w:author="Arthur Parmentier" w:date="2020-05-22T09:43:00Z"/>
          <w:rPrChange w:id="5302" w:author="Arthur Parmentier" w:date="2020-06-07T15:27:00Z">
            <w:rPr>
              <w:ins w:id="5303" w:author="Arthur Parmentier" w:date="2020-05-22T09:43:00Z"/>
            </w:rPr>
          </w:rPrChange>
        </w:rPr>
        <w:pPrChange w:id="5304" w:author="Arthur Parmentier" w:date="2020-06-04T10:53:00Z">
          <w:pPr>
            <w:pStyle w:val="Titre3"/>
          </w:pPr>
        </w:pPrChange>
      </w:pPr>
      <w:ins w:id="5305" w:author="Arthur Parmentier" w:date="2020-06-04T10:53:00Z">
        <w:r w:rsidRPr="007C437A">
          <w:rPr>
            <w:rPrChange w:id="5306" w:author="Arthur Parmentier" w:date="2020-06-07T15:27:00Z">
              <w:rPr/>
            </w:rPrChange>
          </w:rPr>
          <w:t>A short introduction to cognition and machine learning models</w:t>
        </w:r>
      </w:ins>
    </w:p>
    <w:p w:rsidR="00834EA5" w:rsidRPr="007C437A" w:rsidRDefault="00834EA5" w:rsidP="00834EA5">
      <w:pPr>
        <w:rPr>
          <w:ins w:id="5307" w:author="Arthur Parmentier" w:date="2020-05-22T09:58:00Z"/>
        </w:rPr>
      </w:pPr>
      <w:ins w:id="5308" w:author="Arthur Parmentier" w:date="2020-05-22T09:46:00Z">
        <w:r w:rsidRPr="007C437A">
          <w:t xml:space="preserve">The word “cognition” </w:t>
        </w:r>
      </w:ins>
      <w:ins w:id="5309" w:author="Arthur Parmentier" w:date="2020-05-22T09:47:00Z">
        <w:r w:rsidRPr="007C437A">
          <w:t>dates back to the 15th century, where it meant "thinking and awareness."</w:t>
        </w:r>
      </w:ins>
      <w:ins w:id="5310" w:author="Arthur Parmentier" w:date="2020-05-22T09:50:00Z">
        <w:r w:rsidRPr="007C437A">
          <w:rPr>
            <w:rStyle w:val="Appelnotedebasdep"/>
          </w:rPr>
          <w:footnoteReference w:id="61"/>
        </w:r>
      </w:ins>
      <w:ins w:id="5312" w:author="Arthur Parmentier" w:date="2020-05-22T09:47:00Z">
        <w:r w:rsidRPr="007C437A">
          <w:t xml:space="preserve"> The term comes from the Latin noun </w:t>
        </w:r>
        <w:r w:rsidRPr="007C437A">
          <w:rPr>
            <w:i/>
            <w:iCs/>
            <w:rPrChange w:id="5313" w:author="Arthur Parmentier" w:date="2020-06-07T15:27:00Z">
              <w:rPr/>
            </w:rPrChange>
          </w:rPr>
          <w:t>cognitio</w:t>
        </w:r>
        <w:r w:rsidRPr="007C437A">
          <w:t xml:space="preserve"> ('examination,' 'learning,' or 'knowledge'), derived from the verb </w:t>
        </w:r>
        <w:r w:rsidRPr="007C437A">
          <w:rPr>
            <w:i/>
            <w:iCs/>
            <w:rPrChange w:id="5314"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5315" w:author="Arthur Parmentier" w:date="2020-05-22T09:50:00Z">
        <w:r w:rsidRPr="007C437A">
          <w:rPr>
            <w:rStyle w:val="Appelnotedebasdep"/>
          </w:rPr>
          <w:footnoteReference w:id="62"/>
        </w:r>
      </w:ins>
      <w:ins w:id="5322" w:author="Arthur Parmentier" w:date="2020-05-22T09:52:00Z">
        <w:r w:rsidRPr="007C437A">
          <w:t xml:space="preserve"> </w:t>
        </w:r>
      </w:ins>
      <w:ins w:id="5323" w:author="Arthur Parmentier" w:date="2020-05-22T09:53:00Z">
        <w:r w:rsidRPr="007C437A">
          <w:br/>
        </w:r>
      </w:ins>
      <w:ins w:id="5324" w:author="Arthur Parmentier" w:date="2020-05-22T09:54:00Z">
        <w:r w:rsidR="009B5ADF" w:rsidRPr="007C437A">
          <w:t xml:space="preserve">Re-cognition </w:t>
        </w:r>
      </w:ins>
      <w:ins w:id="5325" w:author="Arthur Parmentier" w:date="2020-05-22T09:55:00Z">
        <w:r w:rsidR="009B5ADF" w:rsidRPr="007C437A">
          <w:t xml:space="preserve">can therefore be understood as </w:t>
        </w:r>
      </w:ins>
      <w:ins w:id="5326" w:author="Arthur Parmentier" w:date="2020-05-22T09:54:00Z">
        <w:r w:rsidR="009B5ADF" w:rsidRPr="007C437A">
          <w:t>the process</w:t>
        </w:r>
      </w:ins>
      <w:ins w:id="5327" w:author="Arthur Parmentier" w:date="2020-05-22T09:55:00Z">
        <w:r w:rsidR="009B5ADF" w:rsidRPr="007C437A">
          <w:t xml:space="preserve"> of “another” cognition, that allows</w:t>
        </w:r>
      </w:ins>
      <w:ins w:id="5328" w:author="Arthur Parmentier" w:date="2020-05-22T09:56:00Z">
        <w:r w:rsidR="009B5ADF" w:rsidRPr="007C437A">
          <w:t xml:space="preserve"> the identification of something already knew</w:t>
        </w:r>
      </w:ins>
      <w:ins w:id="5329" w:author="Arthur Parmentier" w:date="2020-05-22T09:57:00Z">
        <w:r w:rsidR="009B5ADF" w:rsidRPr="007C437A">
          <w:t xml:space="preserve"> or already perceived.</w:t>
        </w:r>
      </w:ins>
    </w:p>
    <w:p w:rsidR="009B5ADF" w:rsidRPr="007C437A" w:rsidRDefault="009B5ADF" w:rsidP="00834EA5">
      <w:pPr>
        <w:rPr>
          <w:ins w:id="5330" w:author="Arthur Parmentier" w:date="2020-05-22T10:12:00Z"/>
        </w:rPr>
      </w:pPr>
      <w:ins w:id="5331" w:author="Arthur Parmentier" w:date="2020-05-22T09:58:00Z">
        <w:r w:rsidRPr="007C437A">
          <w:t xml:space="preserve">One can wonder what </w:t>
        </w:r>
      </w:ins>
      <w:ins w:id="5332" w:author="Arthur Parmentier" w:date="2020-05-22T09:59:00Z">
        <w:r w:rsidRPr="007C437A">
          <w:t>the core processes of recognition are</w:t>
        </w:r>
      </w:ins>
      <w:ins w:id="5333" w:author="Arthur Parmentier" w:date="2020-05-22T10:00:00Z">
        <w:r w:rsidRPr="007C437A">
          <w:t xml:space="preserve"> and try to reproduce them on a computer.</w:t>
        </w:r>
      </w:ins>
      <w:ins w:id="5334" w:author="Arthur Parmentier" w:date="2020-05-22T10:04:00Z">
        <w:r w:rsidR="00E908AB" w:rsidRPr="007C437A">
          <w:t xml:space="preserve"> Very common examples</w:t>
        </w:r>
      </w:ins>
      <w:ins w:id="5335" w:author="Arthur Parmentier" w:date="2020-05-22T10:05:00Z">
        <w:r w:rsidR="00E908AB" w:rsidRPr="007C437A">
          <w:t xml:space="preserve"> of computer-recognition come from the so-called computer vision field</w:t>
        </w:r>
      </w:ins>
      <w:ins w:id="5336" w:author="Arthur Parmentier" w:date="2020-05-22T10:08:00Z">
        <w:r w:rsidR="00E908AB" w:rsidRPr="007C437A">
          <w:t xml:space="preserve"> such as</w:t>
        </w:r>
      </w:ins>
      <w:ins w:id="5337" w:author="Arthur Parmentier" w:date="2020-05-22T10:07:00Z">
        <w:r w:rsidR="00E908AB" w:rsidRPr="007C437A">
          <w:t xml:space="preserve"> object recognition</w:t>
        </w:r>
      </w:ins>
      <w:ins w:id="5338" w:author="Arthur Parmentier" w:date="2020-05-22T10:18:00Z">
        <w:r w:rsidR="00BB3B34" w:rsidRPr="007C437A">
          <w:t xml:space="preserve"> (classification</w:t>
        </w:r>
      </w:ins>
      <w:ins w:id="5339" w:author="Arthur Parmentier" w:date="2020-05-22T10:19:00Z">
        <w:r w:rsidR="00BB3B34" w:rsidRPr="007C437A">
          <w:t>)</w:t>
        </w:r>
      </w:ins>
      <w:ins w:id="5340" w:author="Arthur Parmentier" w:date="2020-05-22T10:08:00Z">
        <w:r w:rsidR="00E908AB" w:rsidRPr="007C437A">
          <w:t xml:space="preserve"> or</w:t>
        </w:r>
      </w:ins>
      <w:ins w:id="5341" w:author="Arthur Parmentier" w:date="2020-05-22T10:07:00Z">
        <w:r w:rsidR="00E908AB" w:rsidRPr="007C437A">
          <w:t xml:space="preserve"> detection</w:t>
        </w:r>
      </w:ins>
      <w:ins w:id="5342" w:author="Arthur Parmentier" w:date="2020-05-22T10:08:00Z">
        <w:r w:rsidR="00E908AB" w:rsidRPr="007C437A">
          <w:t xml:space="preserve"> </w:t>
        </w:r>
      </w:ins>
      <w:ins w:id="5343" w:author="Arthur Parmentier" w:date="2020-05-22T10:09:00Z">
        <w:r w:rsidR="00E908AB" w:rsidRPr="007C437A">
          <w:t xml:space="preserve">convolutional neural networks </w:t>
        </w:r>
      </w:ins>
      <w:ins w:id="5344" w:author="Arthur Parmentier" w:date="2020-05-22T10:10:00Z">
        <w:r w:rsidR="00E908AB" w:rsidRPr="007C437A">
          <w:t xml:space="preserve">(CNNs) </w:t>
        </w:r>
      </w:ins>
      <w:ins w:id="5345" w:author="Arthur Parmentier" w:date="2020-05-22T10:09:00Z">
        <w:r w:rsidR="00E908AB" w:rsidRPr="007C437A">
          <w:t xml:space="preserve">whose </w:t>
        </w:r>
        <w:r w:rsidR="00E908AB" w:rsidRPr="007C437A">
          <w:lastRenderedPageBreak/>
          <w:t xml:space="preserve">performances are now close </w:t>
        </w:r>
      </w:ins>
      <w:ins w:id="5346" w:author="Arthur Parmentier" w:date="2020-05-22T10:10:00Z">
        <w:r w:rsidR="00E908AB" w:rsidRPr="007C437A">
          <w:t>to that of humans. However, CNNs are trained on huge amount of data</w:t>
        </w:r>
      </w:ins>
      <w:ins w:id="5347" w:author="Arthur Parmentier" w:date="2020-05-22T10:11:00Z">
        <w:r w:rsidR="00E908AB" w:rsidRPr="007C437A">
          <w:t xml:space="preserve"> and are (in general) not models that can be interpreted by humans.</w:t>
        </w:r>
      </w:ins>
    </w:p>
    <w:p w:rsidR="00D60A1F" w:rsidRPr="007C437A" w:rsidRDefault="00E908AB" w:rsidP="00834EA5">
      <w:pPr>
        <w:rPr>
          <w:ins w:id="5348" w:author="Arthur Parmentier" w:date="2020-06-04T11:50:00Z"/>
        </w:rPr>
      </w:pPr>
      <w:ins w:id="5349" w:author="Arthur Parmentier" w:date="2020-05-22T10:12:00Z">
        <w:r w:rsidRPr="007C437A">
          <w:t>In the context of this master project</w:t>
        </w:r>
      </w:ins>
      <w:ins w:id="5350" w:author="Arthur Parmentier" w:date="2020-05-22T10:15:00Z">
        <w:r w:rsidR="00BB3B34" w:rsidRPr="007C437A">
          <w:t xml:space="preserve"> and to offer the ability of creating new signs </w:t>
        </w:r>
      </w:ins>
      <w:ins w:id="5351" w:author="Arthur Parmentier" w:date="2020-05-22T10:16:00Z">
        <w:r w:rsidR="00BB3B34" w:rsidRPr="007C437A">
          <w:t xml:space="preserve">to the user, we </w:t>
        </w:r>
      </w:ins>
      <w:ins w:id="5352" w:author="Arthur Parmentier" w:date="2020-05-22T10:24:00Z">
        <w:r w:rsidR="00D60A1F" w:rsidRPr="007C437A">
          <w:t>must</w:t>
        </w:r>
      </w:ins>
      <w:ins w:id="5353" w:author="Arthur Parmentier" w:date="2020-05-22T10:16:00Z">
        <w:r w:rsidR="00BB3B34" w:rsidRPr="007C437A">
          <w:t xml:space="preserve"> work with </w:t>
        </w:r>
      </w:ins>
      <w:ins w:id="5354" w:author="Arthur Parmentier" w:date="2020-05-22T10:17:00Z">
        <w:r w:rsidR="00BB3B34" w:rsidRPr="007C437A">
          <w:t>lightweight</w:t>
        </w:r>
      </w:ins>
      <w:ins w:id="5355" w:author="Arthur Parmentier" w:date="2020-05-22T10:16:00Z">
        <w:r w:rsidR="00BB3B34" w:rsidRPr="007C437A">
          <w:t>, interpretable models that can</w:t>
        </w:r>
      </w:ins>
      <w:ins w:id="5356" w:author="Arthur Parmentier" w:date="2020-05-22T10:17:00Z">
        <w:r w:rsidR="00BB3B34" w:rsidRPr="007C437A">
          <w:t xml:space="preserve"> be trained fast and</w:t>
        </w:r>
      </w:ins>
      <w:ins w:id="5357" w:author="Arthur Parmentier" w:date="2020-05-22T10:16:00Z">
        <w:r w:rsidR="00BB3B34" w:rsidRPr="007C437A">
          <w:t xml:space="preserve"> </w:t>
        </w:r>
      </w:ins>
      <w:ins w:id="5358" w:author="Arthur Parmentier" w:date="2020-05-22T10:17:00Z">
        <w:r w:rsidR="00BB3B34" w:rsidRPr="007C437A">
          <w:t>identify the signs that are performed in real time</w:t>
        </w:r>
      </w:ins>
      <w:ins w:id="5359" w:author="Arthur Parmentier" w:date="2020-05-22T10:19:00Z">
        <w:r w:rsidR="00BB3B34" w:rsidRPr="007C437A">
          <w:t>. In our case, the identification process is a simple classification process, in which we ask the classifier to predict the</w:t>
        </w:r>
      </w:ins>
      <w:ins w:id="5360" w:author="Arthur Parmentier" w:date="2020-05-22T10:20:00Z">
        <w:r w:rsidR="00BB3B34" w:rsidRPr="007C437A">
          <w:t xml:space="preserve"> “class” of the motion sequence performed by the performer among a set of classes that </w:t>
        </w:r>
      </w:ins>
      <w:ins w:id="5361" w:author="Arthur Parmentier" w:date="2020-05-22T10:21:00Z">
        <w:r w:rsidR="00BB3B34" w:rsidRPr="007C437A">
          <w:t>have been previously learned by the model: SP signs.</w:t>
        </w:r>
      </w:ins>
    </w:p>
    <w:p w:rsidR="00983F9B" w:rsidRPr="007C437A" w:rsidRDefault="00983F9B" w:rsidP="00834EA5">
      <w:pPr>
        <w:rPr>
          <w:ins w:id="5362" w:author="Arthur Parmentier" w:date="2020-05-22T10:36:00Z"/>
        </w:rPr>
      </w:pPr>
      <w:ins w:id="5363" w:author="Arthur Parmentier" w:date="2020-06-04T11:51:00Z">
        <w:r w:rsidRPr="007C437A">
          <w:t>We have seen that in SP, there are very different types of signs (movements, poses</w:t>
        </w:r>
      </w:ins>
      <w:ins w:id="5364" w:author="Arthur Parmentier" w:date="2020-06-04T11:52:00Z">
        <w:r w:rsidRPr="007C437A">
          <w:t xml:space="preserve"> – at several scales). </w:t>
        </w:r>
      </w:ins>
      <w:ins w:id="5365" w:author="Arthur Parmentier" w:date="2020-06-04T11:56:00Z">
        <w:r w:rsidRPr="007C437A">
          <w:t>At</w:t>
        </w:r>
        <w:r w:rsidR="005A331F" w:rsidRPr="007C437A">
          <w:t xml:space="preserve"> the beginning of my project, I thought about recognizing all signs with </w:t>
        </w:r>
      </w:ins>
      <w:ins w:id="5366" w:author="Arthur Parmentier" w:date="2020-06-04T11:57:00Z">
        <w:r w:rsidR="005A331F" w:rsidRPr="007C437A">
          <w:t>a single Dynamic Time Warping model.</w:t>
        </w:r>
      </w:ins>
    </w:p>
    <w:p w:rsidR="00DF645F" w:rsidRPr="007C437A" w:rsidRDefault="005A331F">
      <w:pPr>
        <w:rPr>
          <w:ins w:id="5367" w:author="Arthur Parmentier" w:date="2020-06-04T11:57:00Z"/>
        </w:rPr>
      </w:pPr>
      <w:ins w:id="5368" w:author="Arthur Parmentier" w:date="2020-06-04T11:57:00Z">
        <w:r w:rsidRPr="007C437A">
          <w:t>Indeed,</w:t>
        </w:r>
      </w:ins>
      <w:ins w:id="5369" w:author="Arthur Parmentier" w:date="2020-05-22T10:39:00Z">
        <w:r w:rsidR="00DF645F" w:rsidRPr="007C437A">
          <w:t xml:space="preserve"> two light-weight models are generally presented in the literature to classify time-sequences:</w:t>
        </w:r>
      </w:ins>
      <w:ins w:id="5370" w:author="Arthur Parmentier" w:date="2020-05-22T10:40:00Z">
        <w:r w:rsidR="00DF645F" w:rsidRPr="007C437A">
          <w:t xml:space="preserve"> Dynamic Time Warping </w:t>
        </w:r>
      </w:ins>
      <w:ins w:id="5371" w:author="Arthur Parmentier" w:date="2020-05-22T10:41:00Z">
        <w:r w:rsidR="00D50F7A" w:rsidRPr="007C437A">
          <w:t xml:space="preserve">(DTW) </w:t>
        </w:r>
      </w:ins>
      <w:ins w:id="5372" w:author="Arthur Parmentier" w:date="2020-05-22T10:40:00Z">
        <w:r w:rsidR="00DF645F" w:rsidRPr="007C437A">
          <w:t>and Hidden Markov Models</w:t>
        </w:r>
      </w:ins>
      <w:ins w:id="5373" w:author="Arthur Parmentier" w:date="2020-05-22T10:41:00Z">
        <w:r w:rsidR="00D50F7A" w:rsidRPr="007C437A">
          <w:t xml:space="preserve"> (HMM</w:t>
        </w:r>
      </w:ins>
      <w:ins w:id="5374" w:author="Arthur Parmentier" w:date="2020-05-22T10:42:00Z">
        <w:r w:rsidR="00D50F7A" w:rsidRPr="007C437A">
          <w:t>)</w:t>
        </w:r>
      </w:ins>
      <w:ins w:id="5375" w:author="Arthur Parmentier" w:date="2020-05-22T12:58:00Z">
        <w:r w:rsidR="00B734D3" w:rsidRPr="007C437A">
          <w:t>.</w:t>
        </w:r>
      </w:ins>
      <w:ins w:id="5376" w:author="Arthur Parmentier" w:date="2020-05-22T10:40:00Z">
        <w:r w:rsidR="00DF645F" w:rsidRPr="007C437A">
          <w:t xml:space="preserve"> In general</w:t>
        </w:r>
      </w:ins>
      <w:ins w:id="5377" w:author="Arthur Parmentier" w:date="2020-05-22T10:41:00Z">
        <w:r w:rsidR="00D50F7A" w:rsidRPr="007C437A">
          <w:t xml:space="preserve">, DTW is observed to be faster and more accurate that </w:t>
        </w:r>
      </w:ins>
      <w:ins w:id="5378" w:author="Arthur Parmentier" w:date="2020-05-22T10:42:00Z">
        <w:r w:rsidR="00D50F7A" w:rsidRPr="007C437A">
          <w:t>HMMs.</w:t>
        </w:r>
      </w:ins>
      <w:ins w:id="5379" w:author="Arthur Parmentier" w:date="2020-05-22T12:58:00Z">
        <w:r w:rsidR="00B734D3" w:rsidRPr="007C437A">
          <w:t xml:space="preserve"> </w:t>
        </w:r>
        <w:r w:rsidR="00B734D3" w:rsidRPr="007C437A">
          <w:rPr>
            <w:rStyle w:val="Appelnotedebasdep"/>
          </w:rPr>
          <w:footnoteReference w:id="63"/>
        </w:r>
      </w:ins>
      <w:ins w:id="5391"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64"/>
        </w:r>
      </w:ins>
    </w:p>
    <w:p w:rsidR="005A331F" w:rsidRPr="007C437A" w:rsidRDefault="005A331F">
      <w:pPr>
        <w:rPr>
          <w:ins w:id="5400" w:author="Arthur Parmentier" w:date="2020-06-04T12:07:00Z"/>
        </w:rPr>
      </w:pPr>
      <w:ins w:id="5401" w:author="Arthur Parmentier" w:date="2020-06-04T11:57:00Z">
        <w:r w:rsidRPr="007C437A">
          <w:t xml:space="preserve">My initial design was to </w:t>
        </w:r>
      </w:ins>
      <w:ins w:id="5402" w:author="Arthur Parmentier" w:date="2020-06-04T11:58:00Z">
        <w:r w:rsidRPr="007C437A">
          <w:t>sum up all the features that I would use (full body skeleton, hands skeleton…) into a single feature vector that I could feed to DTW.</w:t>
        </w:r>
      </w:ins>
      <w:ins w:id="5403" w:author="Arthur Parmentier" w:date="2020-06-04T11:59:00Z">
        <w:r w:rsidRPr="007C437A">
          <w:t xml:space="preserve"> </w:t>
        </w:r>
      </w:ins>
      <w:ins w:id="5404" w:author="Arthur Parmentier" w:date="2020-06-04T12:05:00Z">
        <w:r w:rsidRPr="007C437A">
          <w:br/>
        </w:r>
      </w:ins>
      <w:ins w:id="5405" w:author="Arthur Parmentier" w:date="2020-06-04T11:59:00Z">
        <w:r w:rsidRPr="007C437A">
          <w:t xml:space="preserve">The first obstacle to this initial design was that all inputs would not have similar data rates, so that </w:t>
        </w:r>
      </w:ins>
      <w:ins w:id="5406" w:author="Arthur Parmentier" w:date="2020-06-04T12:00:00Z">
        <w:r w:rsidRPr="007C437A">
          <w:t>the combination of inputs would either result in a data rate</w:t>
        </w:r>
      </w:ins>
      <w:ins w:id="5407" w:author="Arthur Parmentier" w:date="2020-06-04T12:01:00Z">
        <w:r w:rsidRPr="007C437A">
          <w:t xml:space="preserve"> equal to the slowest input or </w:t>
        </w:r>
      </w:ins>
      <w:ins w:id="5408" w:author="Arthur Parmentier" w:date="2020-06-04T12:03:00Z">
        <w:r w:rsidRPr="007C437A">
          <w:t xml:space="preserve">a very high data rate, equal to the sum of each input data rate, but with common values between two consecutive feature </w:t>
        </w:r>
      </w:ins>
      <w:ins w:id="5409" w:author="Arthur Parmentier" w:date="2020-06-04T12:04:00Z">
        <w:r w:rsidRPr="007C437A">
          <w:t>vectors. This situation would not be ideal as it would require more processing and would not repre</w:t>
        </w:r>
      </w:ins>
      <w:ins w:id="5410" w:author="Arthur Parmentier" w:date="2020-06-04T12:05:00Z">
        <w:r w:rsidRPr="007C437A">
          <w:t>sent accurately the movement.</w:t>
        </w:r>
        <w:r w:rsidRPr="007C437A">
          <w:br/>
          <w:t xml:space="preserve">The second obstacle was that although DTW can recognize poses, it performs much slower than </w:t>
        </w:r>
      </w:ins>
      <w:ins w:id="5411"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5412" w:author="Arthur Parmentier" w:date="2020-06-04T12:07:00Z">
        <w:r w:rsidR="00175441" w:rsidRPr="007C437A">
          <w:t>Ideally, one would want to construct one model per type of sign to be recognize.</w:t>
        </w:r>
      </w:ins>
    </w:p>
    <w:p w:rsidR="00175441" w:rsidRPr="007C437A" w:rsidRDefault="00175441">
      <w:pPr>
        <w:rPr>
          <w:ins w:id="5413" w:author="Arthur Parmentier" w:date="2020-05-22T09:32:00Z"/>
          <w:rPrChange w:id="5414" w:author="Arthur Parmentier" w:date="2020-06-07T15:27:00Z">
            <w:rPr>
              <w:ins w:id="5415" w:author="Arthur Parmentier" w:date="2020-05-22T09:32:00Z"/>
            </w:rPr>
          </w:rPrChange>
        </w:rPr>
        <w:pPrChange w:id="5416" w:author="Arthur Parmentier" w:date="2020-05-22T09:43:00Z">
          <w:pPr>
            <w:pStyle w:val="Titre3"/>
          </w:pPr>
        </w:pPrChange>
      </w:pPr>
      <w:ins w:id="5417" w:author="Arthur Parmentier" w:date="2020-06-04T12:09:00Z">
        <w:r w:rsidRPr="007C437A">
          <w:rPr>
            <w:rPrChange w:id="5418" w:author="Arthur Parmentier" w:date="2020-06-07T15:27:00Z">
              <w:rPr/>
            </w:rPrChange>
          </w:rPr>
          <w:t xml:space="preserve">I have chosen to implement two models for my final prototype: one for the full body with DTW and one </w:t>
        </w:r>
      </w:ins>
      <w:ins w:id="5419" w:author="Arthur Parmentier" w:date="2020-06-04T12:10:00Z">
        <w:r w:rsidRPr="007C437A">
          <w:rPr>
            <w:rPrChange w:id="5420" w:author="Arthur Parmentier" w:date="2020-06-07T15:27:00Z">
              <w:rPr/>
            </w:rPrChange>
          </w:rPr>
          <w:t>for the hands with Adaboost decision trees.</w:t>
        </w:r>
      </w:ins>
    </w:p>
    <w:p w:rsidR="006D0BF0" w:rsidRPr="007C437A" w:rsidRDefault="00175441" w:rsidP="006D0BF0">
      <w:pPr>
        <w:pStyle w:val="Titre4"/>
        <w:rPr>
          <w:ins w:id="5421" w:author="Arthur Parmentier" w:date="2020-05-22T09:32:00Z"/>
        </w:rPr>
      </w:pPr>
      <w:ins w:id="5422" w:author="Arthur Parmentier" w:date="2020-06-04T12:10:00Z">
        <w:r w:rsidRPr="007C437A">
          <w:lastRenderedPageBreak/>
          <w:t>Full</w:t>
        </w:r>
      </w:ins>
      <w:ins w:id="5423" w:author="Arthur Parmentier" w:date="2020-06-04T12:12:00Z">
        <w:r w:rsidR="00F73660" w:rsidRPr="007C437A">
          <w:t xml:space="preserve"> </w:t>
        </w:r>
      </w:ins>
      <w:ins w:id="5424" w:author="Arthur Parmentier" w:date="2020-06-04T12:10:00Z">
        <w:r w:rsidRPr="007C437A">
          <w:t xml:space="preserve">body </w:t>
        </w:r>
      </w:ins>
      <w:ins w:id="5425" w:author="Arthur Parmentier" w:date="2020-05-22T12:18:00Z">
        <w:r w:rsidR="00E9747D" w:rsidRPr="007C437A">
          <w:t>Wekinator</w:t>
        </w:r>
      </w:ins>
      <w:ins w:id="5426" w:author="Arthur Parmentier" w:date="2020-05-22T09:32:00Z">
        <w:r w:rsidR="006D0BF0" w:rsidRPr="007C437A">
          <w:t xml:space="preserve"> DTW</w:t>
        </w:r>
      </w:ins>
    </w:p>
    <w:p w:rsidR="004116C1" w:rsidRPr="007C437A" w:rsidRDefault="00D50F7A" w:rsidP="006D0BF0">
      <w:pPr>
        <w:rPr>
          <w:ins w:id="5427" w:author="Arthur Parmentier" w:date="2020-05-22T11:38:00Z"/>
        </w:rPr>
      </w:pPr>
      <w:ins w:id="5428" w:author="Arthur Parmentier" w:date="2020-05-22T10:43:00Z">
        <w:r w:rsidRPr="007C437A">
          <w:t xml:space="preserve">Unfortunately, at the time of the project, I could not </w:t>
        </w:r>
      </w:ins>
      <w:ins w:id="5429" w:author="Arthur Parmentier" w:date="2020-05-22T10:44:00Z">
        <w:r w:rsidRPr="007C437A">
          <w:t>find any real-time implementation of DTW in Max/MSP.</w:t>
        </w:r>
        <w:r w:rsidRPr="007C437A">
          <w:rPr>
            <w:rStyle w:val="Appelnotedebasdep"/>
          </w:rPr>
          <w:footnoteReference w:id="65"/>
        </w:r>
      </w:ins>
    </w:p>
    <w:p w:rsidR="00983F9B" w:rsidRPr="007C437A" w:rsidRDefault="00BA3283" w:rsidP="006D0BF0">
      <w:pPr>
        <w:rPr>
          <w:ins w:id="5471" w:author="Arthur Parmentier" w:date="2020-06-04T11:45:00Z"/>
        </w:rPr>
      </w:pPr>
      <w:ins w:id="5472" w:author="Arthur Parmentier" w:date="2020-05-22T11:38:00Z">
        <w:r w:rsidRPr="007C437A">
          <w:t xml:space="preserve">However, </w:t>
        </w:r>
      </w:ins>
      <w:ins w:id="5473" w:author="Arthur Parmentier" w:date="2020-05-22T11:52:00Z">
        <w:r w:rsidR="000430B4" w:rsidRPr="007C437A">
          <w:t xml:space="preserve">the external software </w:t>
        </w:r>
      </w:ins>
      <w:ins w:id="5474" w:author="Arthur Parmentier" w:date="2020-05-22T12:18:00Z">
        <w:r w:rsidR="00E9747D" w:rsidRPr="007C437A">
          <w:t>Wekinator</w:t>
        </w:r>
      </w:ins>
      <w:ins w:id="5475" w:author="Arthur Parmentier" w:date="2020-05-22T11:38:00Z">
        <w:r w:rsidRPr="007C437A">
          <w:rPr>
            <w:rStyle w:val="Appelnotedebasdep"/>
          </w:rPr>
          <w:footnoteReference w:id="66"/>
        </w:r>
      </w:ins>
      <w:ins w:id="5480" w:author="Arthur Parmentier" w:date="2020-05-22T11:39:00Z">
        <w:r w:rsidR="00965FAA" w:rsidRPr="007C437A">
          <w:t xml:space="preserve"> offers a very efficient DTW implementation based on the FastDTW library</w:t>
        </w:r>
      </w:ins>
      <w:ins w:id="5481" w:author="Arthur Parmentier" w:date="2020-05-22T11:40:00Z">
        <w:r w:rsidR="00965FAA" w:rsidRPr="007C437A">
          <w:rPr>
            <w:rStyle w:val="Appelnotedebasdep"/>
          </w:rPr>
          <w:footnoteReference w:id="67"/>
        </w:r>
      </w:ins>
      <w:ins w:id="5490" w:author="Arthur Parmentier" w:date="2020-05-22T11:43:00Z">
        <w:r w:rsidR="00B827FE" w:rsidRPr="007C437A">
          <w:t xml:space="preserve"> with additional improvements for real-time performance</w:t>
        </w:r>
      </w:ins>
      <w:ins w:id="5491" w:author="Arthur Parmentier" w:date="2020-06-04T11:45:00Z">
        <w:r w:rsidR="00983F9B" w:rsidRPr="007C437A">
          <w:t xml:space="preserve"> and several internal parameters for its DTW model.</w:t>
        </w:r>
      </w:ins>
    </w:p>
    <w:p w:rsidR="00B827FE" w:rsidRPr="007C437A" w:rsidRDefault="00B827FE" w:rsidP="006D0BF0">
      <w:pPr>
        <w:rPr>
          <w:ins w:id="5492" w:author="Arthur Parmentier" w:date="2020-05-22T11:37:00Z"/>
        </w:rPr>
      </w:pPr>
      <w:ins w:id="5493" w:author="Arthur Parmentier" w:date="2020-05-22T11:45:00Z">
        <w:r w:rsidRPr="007C437A">
          <w:t xml:space="preserve">Max </w:t>
        </w:r>
      </w:ins>
      <w:ins w:id="5494" w:author="Arthur Parmentier" w:date="2020-06-04T11:46:00Z">
        <w:r w:rsidR="00983F9B" w:rsidRPr="007C437A">
          <w:t xml:space="preserve">and Wekinator communicate </w:t>
        </w:r>
      </w:ins>
      <w:ins w:id="5495" w:author="Arthur Parmentier" w:date="2020-06-04T11:44:00Z">
        <w:r w:rsidR="00983F9B" w:rsidRPr="007C437A">
          <w:t>in</w:t>
        </w:r>
      </w:ins>
      <w:ins w:id="5496" w:author="Arthur Parmentier" w:date="2020-05-22T11:45:00Z">
        <w:r w:rsidRPr="007C437A">
          <w:t xml:space="preserve"> </w:t>
        </w:r>
      </w:ins>
      <w:ins w:id="5497" w:author="Arthur Parmentier" w:date="2020-05-22T11:44:00Z">
        <w:r w:rsidRPr="007C437A">
          <w:t>O</w:t>
        </w:r>
      </w:ins>
      <w:ins w:id="5498" w:author="Arthur Parmentier" w:date="2020-05-22T11:45:00Z">
        <w:r w:rsidRPr="007C437A">
          <w:t>pen Sound Control (OSC</w:t>
        </w:r>
      </w:ins>
      <w:ins w:id="5499" w:author="Arthur Parmentier" w:date="2020-06-04T11:49:00Z">
        <w:r w:rsidR="00983F9B" w:rsidRPr="007C437A">
          <w:t>)</w:t>
        </w:r>
      </w:ins>
      <w:ins w:id="5500" w:author="Arthur Parmentier" w:date="2020-06-04T11:46:00Z">
        <w:r w:rsidR="00983F9B" w:rsidRPr="007C437A">
          <w:t>. A</w:t>
        </w:r>
      </w:ins>
      <w:ins w:id="5501" w:author="Arthur Parmentier" w:date="2020-05-22T11:46:00Z">
        <w:r w:rsidRPr="007C437A">
          <w:t xml:space="preserve">lthough the user must launch </w:t>
        </w:r>
      </w:ins>
      <w:ins w:id="5502" w:author="Arthur Parmentier" w:date="2020-05-22T12:18:00Z">
        <w:r w:rsidR="00E9747D" w:rsidRPr="007C437A">
          <w:t>Wekinator</w:t>
        </w:r>
      </w:ins>
      <w:ins w:id="5503" w:author="Arthur Parmentier" w:date="2020-05-22T11:46:00Z">
        <w:r w:rsidRPr="007C437A">
          <w:t xml:space="preserve"> separately and perform basic op</w:t>
        </w:r>
      </w:ins>
      <w:ins w:id="5504" w:author="Arthur Parmentier" w:date="2020-05-22T11:47:00Z">
        <w:r w:rsidRPr="007C437A">
          <w:t xml:space="preserve">erations </w:t>
        </w:r>
      </w:ins>
      <w:ins w:id="5505" w:author="Arthur Parmentier" w:date="2020-06-04T11:49:00Z">
        <w:r w:rsidR="00983F9B" w:rsidRPr="007C437A">
          <w:t>on</w:t>
        </w:r>
      </w:ins>
      <w:ins w:id="5506" w:author="Arthur Parmentier" w:date="2020-05-22T11:47:00Z">
        <w:r w:rsidRPr="007C437A">
          <w:t xml:space="preserve"> its </w:t>
        </w:r>
      </w:ins>
      <w:ins w:id="5507" w:author="Arthur Parmentier" w:date="2020-06-04T11:49:00Z">
        <w:r w:rsidR="00983F9B" w:rsidRPr="007C437A">
          <w:t>GUI</w:t>
        </w:r>
      </w:ins>
      <w:ins w:id="5508" w:author="Arthur Parmentier" w:date="2020-05-22T11:47:00Z">
        <w:r w:rsidRPr="007C437A">
          <w:t xml:space="preserve">, </w:t>
        </w:r>
      </w:ins>
      <w:ins w:id="5509" w:author="Arthur Parmentier" w:date="2020-06-04T11:49:00Z">
        <w:r w:rsidR="00983F9B" w:rsidRPr="007C437A">
          <w:t>most important parts</w:t>
        </w:r>
      </w:ins>
      <w:ins w:id="5510" w:author="Arthur Parmentier" w:date="2020-05-22T11:47:00Z">
        <w:r w:rsidRPr="007C437A">
          <w:t xml:space="preserve"> of </w:t>
        </w:r>
      </w:ins>
      <w:ins w:id="5511" w:author="Arthur Parmentier" w:date="2020-05-22T12:18:00Z">
        <w:r w:rsidR="00E9747D" w:rsidRPr="007C437A">
          <w:t>Wekinator</w:t>
        </w:r>
      </w:ins>
      <w:ins w:id="5512" w:author="Arthur Parmentier" w:date="2020-05-22T11:47:00Z">
        <w:r w:rsidRPr="007C437A">
          <w:t xml:space="preserve"> can be controlled remotely via OSC, allowing Max </w:t>
        </w:r>
      </w:ins>
      <w:ins w:id="5513" w:author="Arthur Parmentier" w:date="2020-05-22T11:50:00Z">
        <w:r w:rsidR="000430B4" w:rsidRPr="007C437A">
          <w:t xml:space="preserve">to automatize certain operations, such </w:t>
        </w:r>
      </w:ins>
      <w:ins w:id="5514" w:author="Arthur Parmentier" w:date="2020-06-04T11:49:00Z">
        <w:r w:rsidR="00983F9B" w:rsidRPr="007C437A">
          <w:t>its</w:t>
        </w:r>
      </w:ins>
      <w:ins w:id="5515" w:author="Arthur Parmentier" w:date="2020-05-22T11:50:00Z">
        <w:r w:rsidR="000430B4" w:rsidRPr="007C437A">
          <w:t xml:space="preserve"> training process.</w:t>
        </w:r>
      </w:ins>
    </w:p>
    <w:p w:rsidR="004116C1" w:rsidRPr="007C437A" w:rsidRDefault="00D454BF" w:rsidP="006D0BF0">
      <w:pPr>
        <w:rPr>
          <w:ins w:id="5516" w:author="Arthur Parmentier" w:date="2020-05-22T11:53:00Z"/>
        </w:rPr>
      </w:pPr>
      <w:ins w:id="5517" w:author="Arthur Parmentier" w:date="2020-05-22T11:53:00Z">
        <w:r w:rsidRPr="007C437A">
          <w:t xml:space="preserve">The “user guide” for using </w:t>
        </w:r>
      </w:ins>
      <w:ins w:id="5518" w:author="Arthur Parmentier" w:date="2020-05-22T12:18:00Z">
        <w:r w:rsidR="00E9747D" w:rsidRPr="007C437A">
          <w:t>Wekinator</w:t>
        </w:r>
      </w:ins>
      <w:ins w:id="5519" w:author="Arthur Parmentier" w:date="2020-05-22T11:53:00Z">
        <w:r w:rsidRPr="007C437A">
          <w:t xml:space="preserve"> with the project is the following:</w:t>
        </w:r>
      </w:ins>
    </w:p>
    <w:p w:rsidR="00D454BF" w:rsidRPr="007C437A" w:rsidRDefault="00D454BF">
      <w:pPr>
        <w:ind w:left="720"/>
        <w:rPr>
          <w:ins w:id="5520" w:author="Arthur Parmentier" w:date="2020-05-22T11:53:00Z"/>
        </w:rPr>
        <w:pPrChange w:id="5521" w:author="Arthur Parmentier" w:date="2020-05-22T11:53:00Z">
          <w:pPr/>
        </w:pPrChange>
      </w:pPr>
      <w:ins w:id="5522" w:author="Arthur Parmentier" w:date="2020-05-22T11:53:00Z">
        <w:r w:rsidRPr="007C437A">
          <w:t xml:space="preserve">1) Start </w:t>
        </w:r>
      </w:ins>
      <w:ins w:id="5523" w:author="Arthur Parmentier" w:date="2020-05-22T12:18:00Z">
        <w:r w:rsidR="00E9747D" w:rsidRPr="007C437A">
          <w:t>Wekinator</w:t>
        </w:r>
      </w:ins>
      <w:ins w:id="5524" w:author="Arthur Parmentier" w:date="2020-05-22T11:53:00Z">
        <w:r w:rsidRPr="007C437A">
          <w:t>.</w:t>
        </w:r>
      </w:ins>
    </w:p>
    <w:p w:rsidR="00D454BF" w:rsidRPr="007C437A" w:rsidRDefault="00D454BF">
      <w:pPr>
        <w:ind w:left="720"/>
        <w:rPr>
          <w:ins w:id="5525" w:author="Arthur Parmentier" w:date="2020-05-22T11:53:00Z"/>
        </w:rPr>
        <w:pPrChange w:id="5526" w:author="Arthur Parmentier" w:date="2020-05-22T11:53:00Z">
          <w:pPr/>
        </w:pPrChange>
      </w:pPr>
      <w:ins w:id="5527" w:author="Arthur Parmentier" w:date="2020-05-22T11:53:00Z">
        <w:r w:rsidRPr="007C437A">
          <w:t xml:space="preserve">2) Set the listening port to </w:t>
        </w:r>
      </w:ins>
      <w:ins w:id="5528" w:author="Arthur Parmentier" w:date="2020-06-04T11:49:00Z">
        <w:r w:rsidR="00983F9B" w:rsidRPr="007C437A">
          <w:t xml:space="preserve">match </w:t>
        </w:r>
      </w:ins>
      <w:ins w:id="5529" w:author="Arthur Parmentier" w:date="2020-06-04T11:50:00Z">
        <w:r w:rsidR="00983F9B" w:rsidRPr="007C437A">
          <w:t xml:space="preserve">Max settings </w:t>
        </w:r>
      </w:ins>
      <w:ins w:id="5530" w:author="Arthur Parmentier" w:date="2020-05-22T11:53:00Z">
        <w:r w:rsidRPr="007C437A">
          <w:t>and click "start listening"</w:t>
        </w:r>
      </w:ins>
    </w:p>
    <w:p w:rsidR="00D454BF" w:rsidRPr="007C437A" w:rsidRDefault="00D454BF">
      <w:pPr>
        <w:ind w:left="720"/>
        <w:rPr>
          <w:ins w:id="5531" w:author="Arthur Parmentier" w:date="2020-05-22T11:53:00Z"/>
        </w:rPr>
        <w:pPrChange w:id="5532" w:author="Arthur Parmentier" w:date="2020-05-22T11:53:00Z">
          <w:pPr/>
        </w:pPrChange>
      </w:pPr>
      <w:ins w:id="5533" w:author="Arthur Parmentier" w:date="2020-05-22T11:53:00Z">
        <w:r w:rsidRPr="007C437A">
          <w:t>3) Set the OSC input address to /wek/inputs (default)</w:t>
        </w:r>
      </w:ins>
    </w:p>
    <w:p w:rsidR="00D454BF" w:rsidRPr="007C437A" w:rsidRDefault="00D454BF">
      <w:pPr>
        <w:ind w:left="720"/>
        <w:rPr>
          <w:ins w:id="5534" w:author="Arthur Parmentier" w:date="2020-05-22T11:53:00Z"/>
        </w:rPr>
        <w:pPrChange w:id="5535" w:author="Arthur Parmentier" w:date="2020-05-22T11:53:00Z">
          <w:pPr/>
        </w:pPrChange>
      </w:pPr>
      <w:ins w:id="5536" w:author="Arthur Parmentier" w:date="2020-05-22T11:53:00Z">
        <w:r w:rsidRPr="007C437A">
          <w:t>4) Change the number of inputs (#inputs) to match the size of your input in this patch</w:t>
        </w:r>
      </w:ins>
      <w:ins w:id="5537" w:author="Arthur Parmentier" w:date="2020-05-22T18:38:00Z">
        <w:r w:rsidR="00C24A48" w:rsidRPr="007C437A">
          <w:t>er</w:t>
        </w:r>
      </w:ins>
      <w:ins w:id="5538" w:author="Arthur Parmentier" w:date="2020-05-22T11:53:00Z">
        <w:r w:rsidRPr="007C437A">
          <w:t xml:space="preserve">, as defined in the first layer. For instance, with </w:t>
        </w:r>
      </w:ins>
      <w:ins w:id="5539" w:author="Arthur Parmentier" w:date="2020-05-22T11:54:00Z">
        <w:r w:rsidRPr="007C437A">
          <w:t>P</w:t>
        </w:r>
      </w:ins>
      <w:ins w:id="5540" w:author="Arthur Parmentier" w:date="2020-05-22T11:53:00Z">
        <w:r w:rsidRPr="007C437A">
          <w:t>ose</w:t>
        </w:r>
      </w:ins>
      <w:ins w:id="5541" w:author="Arthur Parmentier" w:date="2020-05-22T11:54:00Z">
        <w:r w:rsidRPr="007C437A">
          <w:t>N</w:t>
        </w:r>
      </w:ins>
      <w:ins w:id="5542" w:author="Arthur Parmentier" w:date="2020-05-22T11:53:00Z">
        <w:r w:rsidRPr="007C437A">
          <w:t>et, there are two features per joint (X and Y coordinates) so #inputs = #joints*2</w:t>
        </w:r>
      </w:ins>
    </w:p>
    <w:p w:rsidR="00D454BF" w:rsidRPr="007C437A" w:rsidRDefault="00D454BF">
      <w:pPr>
        <w:ind w:left="720"/>
        <w:rPr>
          <w:ins w:id="5543" w:author="Arthur Parmentier" w:date="2020-05-22T11:53:00Z"/>
        </w:rPr>
        <w:pPrChange w:id="5544" w:author="Arthur Parmentier" w:date="2020-05-22T11:53:00Z">
          <w:pPr/>
        </w:pPrChange>
      </w:pPr>
      <w:ins w:id="5545" w:author="Arthur Parmentier" w:date="2020-05-22T11:53:00Z">
        <w:r w:rsidRPr="007C437A">
          <w:t xml:space="preserve">5) Change the </w:t>
        </w:r>
      </w:ins>
      <w:ins w:id="5546" w:author="Arthur Parmentier" w:date="2020-05-22T12:18:00Z">
        <w:r w:rsidR="00E9747D" w:rsidRPr="007C437A">
          <w:t>Wekinator</w:t>
        </w:r>
      </w:ins>
      <w:ins w:id="5547" w:author="Arthur Parmentier" w:date="2020-05-22T11:53:00Z">
        <w:r w:rsidRPr="007C437A">
          <w:t xml:space="preserve"> output type to "All Dynamic Time Warping" with N</w:t>
        </w:r>
      </w:ins>
      <w:ins w:id="5548" w:author="Arthur Parmentier" w:date="2020-06-04T12:14:00Z">
        <w:r w:rsidR="006217E4" w:rsidRPr="007C437A">
          <w:t xml:space="preserve"> gestures types, N</w:t>
        </w:r>
      </w:ins>
      <w:ins w:id="5549" w:author="Arthur Parmentier" w:date="2020-05-22T11:56:00Z">
        <w:r w:rsidR="00FD00B9" w:rsidRPr="007C437A">
          <w:t xml:space="preserve"> </w:t>
        </w:r>
      </w:ins>
      <w:ins w:id="5550" w:author="Arthur Parmentier" w:date="2020-06-04T12:13:00Z">
        <w:r w:rsidR="006217E4" w:rsidRPr="007C437A">
          <w:t>equal o</w:t>
        </w:r>
      </w:ins>
      <w:ins w:id="5551" w:author="Arthur Parmentier" w:date="2020-06-04T12:14:00Z">
        <w:r w:rsidR="006217E4" w:rsidRPr="007C437A">
          <w:t xml:space="preserve">r </w:t>
        </w:r>
      </w:ins>
      <w:ins w:id="5552" w:author="Arthur Parmentier" w:date="2020-06-04T12:13:00Z">
        <w:r w:rsidR="006217E4" w:rsidRPr="007C437A">
          <w:t>greater than</w:t>
        </w:r>
      </w:ins>
      <w:ins w:id="5553" w:author="Arthur Parmentier" w:date="2020-05-22T11:56:00Z">
        <w:r w:rsidR="00FD00B9" w:rsidRPr="007C437A">
          <w:t xml:space="preserve"> </w:t>
        </w:r>
      </w:ins>
      <w:ins w:id="5554" w:author="Arthur Parmentier" w:date="2020-05-22T11:53:00Z">
        <w:r w:rsidRPr="007C437A">
          <w:t xml:space="preserve">the size of your dictionary of signs. It probably does not matter if you </w:t>
        </w:r>
      </w:ins>
      <w:ins w:id="5555" w:author="Arthur Parmentier" w:date="2020-05-22T11:56:00Z">
        <w:r w:rsidR="00FD00B9" w:rsidRPr="007C437A">
          <w:t>specify</w:t>
        </w:r>
      </w:ins>
      <w:ins w:id="5556" w:author="Arthur Parmentier" w:date="2020-05-22T11:53:00Z">
        <w:r w:rsidRPr="007C437A">
          <w:t xml:space="preserve"> a greater amount of types, so you can also use any sufficiently large N if you do not know how many signs it should recognize</w:t>
        </w:r>
      </w:ins>
      <w:ins w:id="5557" w:author="Arthur Parmentier" w:date="2020-05-22T11:56:00Z">
        <w:r w:rsidR="00936A60" w:rsidRPr="007C437A">
          <w:t xml:space="preserve">; </w:t>
        </w:r>
      </w:ins>
      <w:ins w:id="5558" w:author="Arthur Parmentier" w:date="2020-05-22T11:57:00Z">
        <w:r w:rsidR="00936A60" w:rsidRPr="007C437A">
          <w:t xml:space="preserve">ultimately, </w:t>
        </w:r>
      </w:ins>
      <w:ins w:id="5559" w:author="Arthur Parmentier" w:date="2020-05-22T12:18:00Z">
        <w:r w:rsidR="00E9747D" w:rsidRPr="007C437A">
          <w:t>Wekinator</w:t>
        </w:r>
      </w:ins>
      <w:ins w:id="5560" w:author="Arthur Parmentier" w:date="2020-05-22T11:57:00Z">
        <w:r w:rsidR="00936A60" w:rsidRPr="007C437A">
          <w:t xml:space="preserve"> will simply never match the signs to those classes.</w:t>
        </w:r>
      </w:ins>
    </w:p>
    <w:p w:rsidR="00D454BF" w:rsidRPr="007C437A" w:rsidRDefault="00D454BF">
      <w:pPr>
        <w:ind w:left="720"/>
        <w:rPr>
          <w:ins w:id="5561" w:author="Arthur Parmentier" w:date="2020-05-22T11:53:00Z"/>
        </w:rPr>
        <w:pPrChange w:id="5562" w:author="Arthur Parmentier" w:date="2020-05-22T11:53:00Z">
          <w:pPr/>
        </w:pPrChange>
      </w:pPr>
      <w:ins w:id="5563" w:author="Arthur Parmentier" w:date="2020-05-22T11:53:00Z">
        <w:r w:rsidRPr="007C437A">
          <w:t xml:space="preserve">6) Set the ouput port to </w:t>
        </w:r>
      </w:ins>
      <w:ins w:id="5564" w:author="Arthur Parmentier" w:date="2020-06-04T12:14:00Z">
        <w:r w:rsidR="00AA2510" w:rsidRPr="007C437A">
          <w:t>match Max/MSP settings</w:t>
        </w:r>
      </w:ins>
      <w:ins w:id="5565" w:author="Arthur Parmentier" w:date="2020-05-22T11:53:00Z">
        <w:r w:rsidRPr="007C437A">
          <w:t xml:space="preserve"> and click next.</w:t>
        </w:r>
      </w:ins>
    </w:p>
    <w:p w:rsidR="00D454BF" w:rsidRPr="007C437A" w:rsidRDefault="00D454BF">
      <w:pPr>
        <w:ind w:left="720"/>
        <w:rPr>
          <w:ins w:id="5566" w:author="Arthur Parmentier" w:date="2020-05-22T11:53:00Z"/>
        </w:rPr>
        <w:pPrChange w:id="5567" w:author="Arthur Parmentier" w:date="2020-05-22T11:53:00Z">
          <w:pPr/>
        </w:pPrChange>
      </w:pPr>
      <w:ins w:id="5568" w:author="Arthur Parmentier" w:date="2020-05-22T11:53:00Z">
        <w:r w:rsidRPr="007C437A">
          <w:lastRenderedPageBreak/>
          <w:t xml:space="preserve">7) If any input is running, make sure that the </w:t>
        </w:r>
      </w:ins>
      <w:ins w:id="5569" w:author="Arthur Parmentier" w:date="2020-05-22T11:54:00Z">
        <w:r w:rsidR="008E3834" w:rsidRPr="007C437A">
          <w:t>“</w:t>
        </w:r>
      </w:ins>
      <w:ins w:id="5570" w:author="Arthur Parmentier" w:date="2020-05-22T11:53:00Z">
        <w:r w:rsidRPr="007C437A">
          <w:t>OSC In</w:t>
        </w:r>
      </w:ins>
      <w:ins w:id="5571" w:author="Arthur Parmentier" w:date="2020-05-22T11:54:00Z">
        <w:r w:rsidR="008E3834" w:rsidRPr="007C437A">
          <w:t>”</w:t>
        </w:r>
      </w:ins>
      <w:ins w:id="5572" w:author="Arthur Parmentier" w:date="2020-05-22T11:53:00Z">
        <w:r w:rsidRPr="007C437A">
          <w:t xml:space="preserve"> indicator of </w:t>
        </w:r>
      </w:ins>
      <w:ins w:id="5573" w:author="Arthur Parmentier" w:date="2020-05-22T12:18:00Z">
        <w:r w:rsidR="00E9747D" w:rsidRPr="007C437A">
          <w:t>Wekinator</w:t>
        </w:r>
      </w:ins>
      <w:ins w:id="5574" w:author="Arthur Parmentier" w:date="2020-05-22T11:53:00Z">
        <w:r w:rsidRPr="007C437A">
          <w:t xml:space="preserve"> is green. If it is yellow</w:t>
        </w:r>
      </w:ins>
      <w:ins w:id="5575" w:author="Arthur Parmentier" w:date="2020-05-22T11:54:00Z">
        <w:r w:rsidR="008E3834" w:rsidRPr="007C437A">
          <w:t xml:space="preserve"> instead</w:t>
        </w:r>
      </w:ins>
      <w:ins w:id="5576" w:author="Arthur Parmentier" w:date="2020-05-22T11:53:00Z">
        <w:r w:rsidRPr="007C437A">
          <w:t xml:space="preserve">, </w:t>
        </w:r>
      </w:ins>
      <w:ins w:id="5577" w:author="Arthur Parmentier" w:date="2020-06-04T12:14:00Z">
        <w:r w:rsidR="00D02205" w:rsidRPr="007C437A">
          <w:t>make sure you have some inpu</w:t>
        </w:r>
      </w:ins>
      <w:ins w:id="5578" w:author="Arthur Parmentier" w:date="2020-06-04T12:15:00Z">
        <w:r w:rsidR="00D02205" w:rsidRPr="007C437A">
          <w:t xml:space="preserve">t running and try </w:t>
        </w:r>
      </w:ins>
      <w:ins w:id="5579" w:author="Arthur Parmentier" w:date="2020-05-22T11:53:00Z">
        <w:r w:rsidRPr="007C437A">
          <w:t xml:space="preserve">to open the view/OSC input status window and restart listening to the OSC. If it is red, check that the size of your input in Max matches the #input parameter of </w:t>
        </w:r>
      </w:ins>
      <w:ins w:id="5580" w:author="Arthur Parmentier" w:date="2020-05-22T12:18:00Z">
        <w:r w:rsidR="00E9747D" w:rsidRPr="007C437A">
          <w:t>Wekinator</w:t>
        </w:r>
      </w:ins>
      <w:ins w:id="5581" w:author="Arthur Parmentier" w:date="2020-05-22T11:53:00Z">
        <w:r w:rsidRPr="007C437A">
          <w:t>.</w:t>
        </w:r>
      </w:ins>
    </w:p>
    <w:p w:rsidR="00D454BF" w:rsidRPr="007C437A" w:rsidRDefault="00D454BF">
      <w:pPr>
        <w:ind w:left="720"/>
        <w:rPr>
          <w:ins w:id="5582" w:author="Arthur Parmentier" w:date="2020-05-22T11:53:00Z"/>
        </w:rPr>
        <w:pPrChange w:id="5583" w:author="Arthur Parmentier" w:date="2020-05-22T11:53:00Z">
          <w:pPr/>
        </w:pPrChange>
      </w:pPr>
      <w:ins w:id="5584" w:author="Arthur Parmentier" w:date="2020-05-22T11:53:00Z">
        <w:r w:rsidRPr="007C437A">
          <w:t xml:space="preserve">8) You can now push the </w:t>
        </w:r>
      </w:ins>
      <w:ins w:id="5585" w:author="Arthur Parmentier" w:date="2020-06-04T12:15:00Z">
        <w:r w:rsidR="00B35E64" w:rsidRPr="007C437A">
          <w:t>train</w:t>
        </w:r>
      </w:ins>
      <w:ins w:id="5586" w:author="Arthur Parmentier" w:date="2020-05-22T11:53:00Z">
        <w:r w:rsidRPr="007C437A">
          <w:t xml:space="preserve"> button</w:t>
        </w:r>
      </w:ins>
      <w:ins w:id="5587" w:author="Arthur Parmentier" w:date="2020-06-04T12:15:00Z">
        <w:r w:rsidR="00B35E64" w:rsidRPr="007C437A">
          <w:t xml:space="preserve"> aside the Mubu object for the full body DTW model</w:t>
        </w:r>
      </w:ins>
      <w:ins w:id="5588" w:author="Arthur Parmentier" w:date="2020-05-22T11:53:00Z">
        <w:r w:rsidRPr="007C437A">
          <w:t xml:space="preserve">. The number of examples for each sign should </w:t>
        </w:r>
      </w:ins>
      <w:ins w:id="5589" w:author="Arthur Parmentier" w:date="2020-06-04T12:15:00Z">
        <w:r w:rsidR="009A73CA" w:rsidRPr="007C437A">
          <w:t>show up</w:t>
        </w:r>
      </w:ins>
      <w:ins w:id="5590" w:author="Arthur Parmentier" w:date="2020-05-22T11:53:00Z">
        <w:r w:rsidRPr="007C437A">
          <w:t xml:space="preserve"> in </w:t>
        </w:r>
      </w:ins>
      <w:ins w:id="5591" w:author="Arthur Parmentier" w:date="2020-05-22T12:18:00Z">
        <w:r w:rsidR="00E9747D" w:rsidRPr="007C437A">
          <w:t>Wekinator</w:t>
        </w:r>
      </w:ins>
      <w:ins w:id="5592" w:author="Arthur Parmentier" w:date="2020-05-22T11:53:00Z">
        <w:r w:rsidRPr="007C437A">
          <w:t>.</w:t>
        </w:r>
      </w:ins>
    </w:p>
    <w:p w:rsidR="00D454BF" w:rsidRPr="007C437A" w:rsidRDefault="00D454BF">
      <w:pPr>
        <w:ind w:left="720"/>
        <w:rPr>
          <w:ins w:id="5593" w:author="Arthur Parmentier" w:date="2020-05-22T11:37:00Z"/>
        </w:rPr>
        <w:pPrChange w:id="5594" w:author="Arthur Parmentier" w:date="2020-05-22T11:53:00Z">
          <w:pPr/>
        </w:pPrChange>
      </w:pPr>
      <w:ins w:id="5595" w:author="Arthur Parmentier" w:date="2020-05-22T11:53:00Z">
        <w:r w:rsidRPr="007C437A">
          <w:t xml:space="preserve">9) Once the training is done after a few seconds, you can press the "run" button in </w:t>
        </w:r>
      </w:ins>
      <w:ins w:id="5596" w:author="Arthur Parmentier" w:date="2020-05-22T12:18:00Z">
        <w:r w:rsidR="00E9747D" w:rsidRPr="007C437A">
          <w:t>Wekinator</w:t>
        </w:r>
      </w:ins>
      <w:ins w:id="5597" w:author="Arthur Parmentier" w:date="2020-05-22T11:53:00Z">
        <w:r w:rsidRPr="007C437A">
          <w:t xml:space="preserve"> to start classifying your live input.</w:t>
        </w:r>
      </w:ins>
    </w:p>
    <w:p w:rsidR="004116C1" w:rsidRPr="007C437A" w:rsidRDefault="00CD5F56" w:rsidP="006D0BF0">
      <w:pPr>
        <w:rPr>
          <w:ins w:id="5598" w:author="Arthur Parmentier" w:date="2020-06-04T12:28:00Z"/>
        </w:rPr>
      </w:pPr>
      <w:ins w:id="5599" w:author="Arthur Parmentier" w:date="2020-05-22T11:57:00Z">
        <w:r w:rsidRPr="007C437A">
          <w:t>These operations ma</w:t>
        </w:r>
      </w:ins>
      <w:ins w:id="5600" w:author="Arthur Parmentier" w:date="2020-05-22T12:20:00Z">
        <w:r w:rsidR="00E9747D" w:rsidRPr="007C437A">
          <w:t>y</w:t>
        </w:r>
      </w:ins>
      <w:ins w:id="5601" w:author="Arthur Parmentier" w:date="2020-05-22T11:57:00Z">
        <w:r w:rsidRPr="007C437A">
          <w:t xml:space="preserve"> take 3 minutes at the fi</w:t>
        </w:r>
      </w:ins>
      <w:ins w:id="5602" w:author="Arthur Parmentier" w:date="2020-05-22T11:58:00Z">
        <w:r w:rsidRPr="007C437A">
          <w:t>rst time use and less than 1 minute once the user would get acquainted to the process. Automatizing these steps</w:t>
        </w:r>
      </w:ins>
      <w:ins w:id="5603" w:author="Arthur Parmentier" w:date="2020-05-22T11:59:00Z">
        <w:r w:rsidRPr="007C437A">
          <w:t xml:space="preserve"> would be very difficult from Max directly, as </w:t>
        </w:r>
      </w:ins>
      <w:ins w:id="5604" w:author="Arthur Parmentier" w:date="2020-05-22T12:18:00Z">
        <w:r w:rsidR="00E9747D" w:rsidRPr="007C437A">
          <w:t>Wekinator</w:t>
        </w:r>
      </w:ins>
      <w:ins w:id="5605" w:author="Arthur Parmentier" w:date="2020-05-22T11:59:00Z">
        <w:r w:rsidRPr="007C437A">
          <w:t xml:space="preserve"> builds its own file structures </w:t>
        </w:r>
      </w:ins>
      <w:ins w:id="5606" w:author="Arthur Parmentier" w:date="2020-05-22T12:00:00Z">
        <w:r w:rsidRPr="007C437A">
          <w:t xml:space="preserve">and </w:t>
        </w:r>
      </w:ins>
      <w:ins w:id="5607" w:author="Arthur Parmentier" w:date="2020-06-04T12:16:00Z">
        <w:r w:rsidR="00AF7CAA" w:rsidRPr="007C437A">
          <w:t>I could not find a way</w:t>
        </w:r>
      </w:ins>
      <w:ins w:id="5608" w:author="Arthur Parmentier" w:date="2020-05-22T12:01:00Z">
        <w:r w:rsidRPr="007C437A">
          <w:t xml:space="preserve"> to load a project in </w:t>
        </w:r>
      </w:ins>
      <w:ins w:id="5609" w:author="Arthur Parmentier" w:date="2020-05-22T12:18:00Z">
        <w:r w:rsidR="00E9747D" w:rsidRPr="007C437A">
          <w:t>Wekinator</w:t>
        </w:r>
      </w:ins>
      <w:ins w:id="5610" w:author="Arthur Parmentier" w:date="2020-05-22T12:01:00Z">
        <w:r w:rsidRPr="007C437A">
          <w:t xml:space="preserve"> from</w:t>
        </w:r>
      </w:ins>
      <w:ins w:id="5611" w:author="Arthur Parmentier" w:date="2020-05-22T11:58:00Z">
        <w:r w:rsidRPr="007C437A">
          <w:t xml:space="preserve"> </w:t>
        </w:r>
      </w:ins>
      <w:ins w:id="5612" w:author="Arthur Parmentier" w:date="2020-05-22T12:02:00Z">
        <w:r w:rsidRPr="007C437A">
          <w:t>a command line</w:t>
        </w:r>
      </w:ins>
      <w:ins w:id="5613" w:author="Arthur Parmentier" w:date="2020-05-22T12:18:00Z">
        <w:r w:rsidR="00E9747D" w:rsidRPr="007C437A">
          <w:t xml:space="preserve"> directly.</w:t>
        </w:r>
      </w:ins>
      <w:ins w:id="5614" w:author="Arthur Parmentier" w:date="2020-06-04T12:16:00Z">
        <w:r w:rsidR="00805C6B" w:rsidRPr="007C437A">
          <w:t xml:space="preserve"> In the future, it is possible that the InteractML or Ra</w:t>
        </w:r>
      </w:ins>
      <w:ins w:id="5615" w:author="Arthur Parmentier" w:date="2020-06-04T12:17:00Z">
        <w:r w:rsidR="00805C6B" w:rsidRPr="007C437A">
          <w:t>pidMax project will make th</w:t>
        </w:r>
      </w:ins>
      <w:ins w:id="5616" w:author="Arthur Parmentier" w:date="2020-06-04T12:28:00Z">
        <w:r w:rsidR="008F7240" w:rsidRPr="007C437A">
          <w:t>e process</w:t>
        </w:r>
      </w:ins>
      <w:ins w:id="5617" w:author="Arthur Parmentier" w:date="2020-06-04T12:17:00Z">
        <w:r w:rsidR="00805C6B" w:rsidRPr="007C437A">
          <w:t xml:space="preserve"> fully automated.</w:t>
        </w:r>
      </w:ins>
    </w:p>
    <w:p w:rsidR="00620051" w:rsidRPr="007C437A" w:rsidRDefault="00620051" w:rsidP="006D0BF0">
      <w:pPr>
        <w:rPr>
          <w:ins w:id="5618" w:author="Arthur Parmentier" w:date="2020-06-04T12:45:00Z"/>
        </w:rPr>
      </w:pPr>
      <w:ins w:id="5619" w:author="Arthur Parmentier" w:date="2020-06-04T12:28:00Z">
        <w:r w:rsidRPr="007C437A">
          <w:t xml:space="preserve">Once the model is running, Max receives in real time the set of DTW distances </w:t>
        </w:r>
      </w:ins>
      <w:ins w:id="5620" w:author="Arthur Parmentier" w:date="2020-06-04T12:29:00Z">
        <w:r w:rsidRPr="007C437A">
          <w:t>from the real time sequence to</w:t>
        </w:r>
      </w:ins>
      <w:ins w:id="5621" w:author="Arthur Parmentier" w:date="2020-06-04T12:28:00Z">
        <w:r w:rsidRPr="007C437A">
          <w:t xml:space="preserve"> each</w:t>
        </w:r>
      </w:ins>
      <w:ins w:id="5622" w:author="Arthur Parmentier" w:date="2020-06-04T12:29:00Z">
        <w:r w:rsidRPr="007C437A">
          <w:t xml:space="preserve"> recorded</w:t>
        </w:r>
      </w:ins>
      <w:ins w:id="5623" w:author="Arthur Parmentier" w:date="2020-06-04T12:28:00Z">
        <w:r w:rsidRPr="007C437A">
          <w:t xml:space="preserve"> </w:t>
        </w:r>
      </w:ins>
      <w:ins w:id="5624" w:author="Arthur Parmentier" w:date="2020-06-04T12:29:00Z">
        <w:r w:rsidRPr="007C437A">
          <w:t xml:space="preserve">sign sequence. By finding the minimal value in that set and </w:t>
        </w:r>
      </w:ins>
      <w:ins w:id="5625" w:author="Arthur Parmentier" w:date="2020-06-04T12:30:00Z">
        <w:r w:rsidRPr="007C437A">
          <w:t xml:space="preserve">comparing this value to a confidence threshold, we </w:t>
        </w:r>
      </w:ins>
      <w:ins w:id="5626" w:author="Arthur Parmentier" w:date="2020-06-04T12:31:00Z">
        <w:r w:rsidRPr="007C437A">
          <w:t>can find when a sign is being performed in real time.</w:t>
        </w:r>
      </w:ins>
    </w:p>
    <w:p w:rsidR="00DD39AE" w:rsidRPr="007C437A" w:rsidRDefault="00DD39AE">
      <w:pPr>
        <w:keepNext/>
        <w:rPr>
          <w:ins w:id="5627" w:author="Arthur Parmentier" w:date="2020-06-04T12:46:00Z"/>
        </w:rPr>
        <w:pPrChange w:id="5628" w:author="Arthur Parmentier" w:date="2020-06-04T12:46:00Z">
          <w:pPr/>
        </w:pPrChange>
      </w:pPr>
      <w:ins w:id="5629" w:author="Arthur Parmentier" w:date="2020-06-04T12:45:00Z">
        <w:r w:rsidRPr="007C437A">
          <w:rPr>
            <w:noProof/>
            <w:rPrChange w:id="5630"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5631" w:author="Arthur Parmentier" w:date="2020-06-04T12:31:00Z"/>
          <w:rPrChange w:id="5632" w:author="Arthur Parmentier" w:date="2020-06-07T15:27:00Z">
            <w:rPr>
              <w:ins w:id="5633" w:author="Arthur Parmentier" w:date="2020-06-04T12:31:00Z"/>
            </w:rPr>
          </w:rPrChange>
        </w:rPr>
        <w:pPrChange w:id="5634" w:author="Arthur Parmentier" w:date="2020-06-04T12:46:00Z">
          <w:pPr/>
        </w:pPrChange>
      </w:pPr>
      <w:ins w:id="5635" w:author="Arthur Parmentier" w:date="2020-06-04T12:46:00Z">
        <w:r w:rsidRPr="007C437A">
          <w:rPr>
            <w:rPrChange w:id="5636" w:author="Arthur Parmentier" w:date="2020-06-07T15:27:00Z">
              <w:rPr/>
            </w:rPrChange>
          </w:rPr>
          <w:t xml:space="preserve">Figure </w:t>
        </w:r>
        <w:r w:rsidRPr="007C437A">
          <w:rPr>
            <w:rPrChange w:id="5637" w:author="Arthur Parmentier" w:date="2020-06-07T15:27:00Z">
              <w:rPr/>
            </w:rPrChange>
          </w:rPr>
          <w:fldChar w:fldCharType="begin"/>
        </w:r>
        <w:r w:rsidRPr="007C437A">
          <w:rPr>
            <w:rPrChange w:id="5638" w:author="Arthur Parmentier" w:date="2020-06-07T15:27:00Z">
              <w:rPr/>
            </w:rPrChange>
          </w:rPr>
          <w:instrText xml:space="preserve"> SEQ Figure \* ARABIC </w:instrText>
        </w:r>
      </w:ins>
      <w:r w:rsidRPr="007C437A">
        <w:rPr>
          <w:rPrChange w:id="5639" w:author="Arthur Parmentier" w:date="2020-06-07T15:27:00Z">
            <w:rPr/>
          </w:rPrChange>
        </w:rPr>
        <w:fldChar w:fldCharType="separate"/>
      </w:r>
      <w:ins w:id="5640" w:author="Arthur Parmentier" w:date="2020-06-05T21:05:00Z">
        <w:r w:rsidR="001C2AA6" w:rsidRPr="007C437A">
          <w:rPr>
            <w:rPrChange w:id="5641" w:author="Arthur Parmentier" w:date="2020-06-07T15:27:00Z">
              <w:rPr>
                <w:noProof/>
              </w:rPr>
            </w:rPrChange>
          </w:rPr>
          <w:t>9</w:t>
        </w:r>
      </w:ins>
      <w:ins w:id="5642" w:author="Arthur Parmentier" w:date="2020-06-04T12:46:00Z">
        <w:r w:rsidRPr="007C437A">
          <w:rPr>
            <w:rPrChange w:id="5643" w:author="Arthur Parmentier" w:date="2020-06-07T15:27:00Z">
              <w:rPr/>
            </w:rPrChange>
          </w:rPr>
          <w:fldChar w:fldCharType="end"/>
        </w:r>
        <w:r w:rsidRPr="007C437A">
          <w:rPr>
            <w:rPrChange w:id="5644" w:author="Arthur Parmentier" w:date="2020-06-07T15:27:00Z">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5645" w:author="Arthur Parmentier" w:date="2020-05-22T11:37:00Z"/>
        </w:rPr>
      </w:pPr>
      <w:ins w:id="5646" w:author="Arthur Parmentier" w:date="2020-06-04T12:34:00Z">
        <w:r w:rsidRPr="007C437A">
          <w:t>We will address performance</w:t>
        </w:r>
      </w:ins>
      <w:ins w:id="5647" w:author="Arthur Parmentier" w:date="2020-06-04T12:35:00Z">
        <w:r w:rsidRPr="007C437A">
          <w:t xml:space="preserve"> and accuracy aspects in a further section.</w:t>
        </w:r>
      </w:ins>
    </w:p>
    <w:p w:rsidR="004116C1" w:rsidRPr="007C437A" w:rsidRDefault="00620051" w:rsidP="00620051">
      <w:pPr>
        <w:pStyle w:val="Titre4"/>
        <w:rPr>
          <w:ins w:id="5648" w:author="Arthur Parmentier" w:date="2020-06-04T12:35:00Z"/>
        </w:rPr>
      </w:pPr>
      <w:ins w:id="5649" w:author="Arthur Parmentier" w:date="2020-06-04T12:35:00Z">
        <w:r w:rsidRPr="007C437A">
          <w:lastRenderedPageBreak/>
          <w:t xml:space="preserve">Hands Adaboost </w:t>
        </w:r>
      </w:ins>
      <w:ins w:id="5650" w:author="Arthur Parmentier" w:date="2020-06-04T12:42:00Z">
        <w:r w:rsidR="00BD61A6" w:rsidRPr="007C437A">
          <w:t xml:space="preserve">for </w:t>
        </w:r>
      </w:ins>
      <w:ins w:id="5651" w:author="Arthur Parmentier" w:date="2020-06-04T12:35:00Z">
        <w:r w:rsidRPr="007C437A">
          <w:t>decision tree</w:t>
        </w:r>
      </w:ins>
    </w:p>
    <w:p w:rsidR="00620051" w:rsidRPr="007C437A" w:rsidRDefault="00620051" w:rsidP="00620051">
      <w:pPr>
        <w:rPr>
          <w:ins w:id="5652" w:author="Arthur Parmentier" w:date="2020-06-04T12:39:00Z"/>
        </w:rPr>
      </w:pPr>
      <w:ins w:id="5653" w:author="Arthur Parmentier" w:date="2020-06-04T12:35:00Z">
        <w:r w:rsidRPr="007C437A">
          <w:t>To recognize hand poses that are used in s</w:t>
        </w:r>
      </w:ins>
      <w:ins w:id="5654" w:author="Arthur Parmentier" w:date="2020-06-04T12:36:00Z">
        <w:r w:rsidRPr="007C437A">
          <w:t xml:space="preserve">igns like “tempo” or “volume”, I chose to work with </w:t>
        </w:r>
      </w:ins>
      <w:ins w:id="5655" w:author="Arthur Parmentier" w:date="2020-06-04T12:37:00Z">
        <w:r w:rsidRPr="007C437A">
          <w:t xml:space="preserve">an Adaboost </w:t>
        </w:r>
      </w:ins>
      <w:ins w:id="5656" w:author="Arthur Parmentier" w:date="2020-06-04T12:42:00Z">
        <w:r w:rsidR="00BD61A6" w:rsidRPr="007C437A">
          <w:t xml:space="preserve">for </w:t>
        </w:r>
      </w:ins>
      <w:ins w:id="5657" w:author="Arthur Parmentier" w:date="2020-06-04T12:37:00Z">
        <w:r w:rsidRPr="007C437A">
          <w:t xml:space="preserve">decision tree classifier model in Wekinator. The configuration process in Wekinator is </w:t>
        </w:r>
      </w:ins>
      <w:ins w:id="5658" w:author="Arthur Parmentier" w:date="2020-06-04T12:38:00Z">
        <w:r w:rsidRPr="007C437A">
          <w:t xml:space="preserve">only </w:t>
        </w:r>
      </w:ins>
      <w:ins w:id="5659" w:author="Arthur Parmentier" w:date="2020-06-04T12:37:00Z">
        <w:r w:rsidRPr="007C437A">
          <w:t>slight</w:t>
        </w:r>
      </w:ins>
      <w:ins w:id="5660" w:author="Arthur Parmentier" w:date="2020-06-04T12:38:00Z">
        <w:r w:rsidRPr="007C437A">
          <w:t xml:space="preserve">ly different </w:t>
        </w:r>
      </w:ins>
      <w:ins w:id="5661" w:author="Arthur Parmentier" w:date="2020-06-04T12:39:00Z">
        <w:r w:rsidR="00103255" w:rsidRPr="007C437A">
          <w:t xml:space="preserve">and is fully detailed in my </w:t>
        </w:r>
        <w:r w:rsidR="00103255" w:rsidRPr="007C437A">
          <w:rPr>
            <w:rPrChange w:id="5662" w:author="Arthur Parmentier" w:date="2020-06-07T15:27:00Z">
              <w:rPr/>
            </w:rPrChange>
          </w:rPr>
          <w:fldChar w:fldCharType="begin"/>
        </w:r>
        <w:r w:rsidR="00103255" w:rsidRPr="007C437A">
          <w:instrText xml:space="preserve"> HYPERLINK "https://www.youtube.com/watch?v=rKD5BMaHmI8" </w:instrText>
        </w:r>
        <w:r w:rsidR="00103255" w:rsidRPr="007C437A">
          <w:rPr>
            <w:rPrChange w:id="5663" w:author="Arthur Parmentier" w:date="2020-06-07T15:27:00Z">
              <w:rPr/>
            </w:rPrChange>
          </w:rPr>
          <w:fldChar w:fldCharType="separate"/>
        </w:r>
        <w:r w:rsidR="00103255" w:rsidRPr="007C437A">
          <w:rPr>
            <w:rStyle w:val="Lienhypertexte"/>
          </w:rPr>
          <w:t>fourth demo video</w:t>
        </w:r>
        <w:r w:rsidR="00103255" w:rsidRPr="007C437A">
          <w:rPr>
            <w:rPrChange w:id="5664" w:author="Arthur Parmentier" w:date="2020-06-07T15:27:00Z">
              <w:rPr/>
            </w:rPrChange>
          </w:rPr>
          <w:fldChar w:fldCharType="end"/>
        </w:r>
        <w:r w:rsidR="00103255" w:rsidRPr="007C437A">
          <w:t>.</w:t>
        </w:r>
      </w:ins>
    </w:p>
    <w:p w:rsidR="00054963" w:rsidRPr="007C437A" w:rsidRDefault="00054963">
      <w:pPr>
        <w:rPr>
          <w:ins w:id="5665" w:author="Arthur Parmentier" w:date="2020-05-22T09:13:00Z"/>
          <w:rPrChange w:id="5666" w:author="Arthur Parmentier" w:date="2020-06-07T15:27:00Z">
            <w:rPr>
              <w:ins w:id="5667" w:author="Arthur Parmentier" w:date="2020-05-22T09:13:00Z"/>
            </w:rPr>
          </w:rPrChange>
        </w:rPr>
        <w:pPrChange w:id="5668" w:author="Arthur Parmentier" w:date="2020-06-04T12:35:00Z">
          <w:pPr>
            <w:pStyle w:val="Titre3"/>
          </w:pPr>
        </w:pPrChange>
      </w:pPr>
      <w:ins w:id="5669" w:author="Arthur Parmentier" w:date="2020-06-04T12:40:00Z">
        <w:r w:rsidRPr="007C437A">
          <w:rPr>
            <w:rPrChange w:id="5670" w:author="Arthur Parmentier" w:date="2020-06-07T15:27:00Z">
              <w:rPr/>
            </w:rPrChange>
          </w:rPr>
          <w:t>At the output of the model, Max receives the index of the most likely sign</w:t>
        </w:r>
      </w:ins>
      <w:ins w:id="5671" w:author="Arthur Parmentier" w:date="2020-06-04T12:41:00Z">
        <w:r w:rsidRPr="007C437A">
          <w:rPr>
            <w:rPrChange w:id="5672" w:author="Arthur Parmentier" w:date="2020-06-07T15:27:00Z">
              <w:rPr/>
            </w:rPrChange>
          </w:rPr>
          <w:t xml:space="preserve"> and can eventually threshold on the confidence of the classification to avoid </w:t>
        </w:r>
      </w:ins>
      <w:ins w:id="5673" w:author="Arthur Parmentier" w:date="2020-06-04T12:42:00Z">
        <w:r w:rsidR="00D26A17" w:rsidRPr="007C437A">
          <w:rPr>
            <w:rPrChange w:id="5674" w:author="Arthur Parmentier" w:date="2020-06-07T15:27:00Z">
              <w:rPr/>
            </w:rPrChange>
          </w:rPr>
          <w:t>false positives</w:t>
        </w:r>
      </w:ins>
      <w:ins w:id="5675" w:author="Arthur Parmentier" w:date="2020-06-04T12:41:00Z">
        <w:r w:rsidRPr="007C437A">
          <w:rPr>
            <w:rPrChange w:id="5676" w:author="Arthur Parmentier" w:date="2020-06-07T15:27:00Z">
              <w:rPr/>
            </w:rPrChange>
          </w:rPr>
          <w:t>.</w:t>
        </w:r>
      </w:ins>
    </w:p>
    <w:p w:rsidR="006D0BF0" w:rsidRPr="007C437A" w:rsidDel="004D7C82" w:rsidRDefault="006D0BF0">
      <w:pPr>
        <w:rPr>
          <w:del w:id="5677" w:author="Arthur Parmentier" w:date="2020-06-04T12:17:00Z"/>
          <w:rPrChange w:id="5678" w:author="Arthur Parmentier" w:date="2020-06-07T15:27:00Z">
            <w:rPr>
              <w:del w:id="5679" w:author="Arthur Parmentier" w:date="2020-06-04T12:17:00Z"/>
            </w:rPr>
          </w:rPrChange>
        </w:rPr>
        <w:pPrChange w:id="5680" w:author="Arthur Parmentier" w:date="2020-05-22T09:13:00Z">
          <w:pPr>
            <w:pStyle w:val="Titre2"/>
          </w:pPr>
        </w:pPrChange>
      </w:pPr>
      <w:bookmarkStart w:id="5681" w:name="_Toc42259027"/>
      <w:bookmarkStart w:id="5682" w:name="_Toc42259104"/>
      <w:bookmarkStart w:id="5683" w:name="_Toc42449783"/>
      <w:bookmarkStart w:id="5684" w:name="_Toc42449865"/>
      <w:bookmarkEnd w:id="5681"/>
      <w:bookmarkEnd w:id="5682"/>
      <w:bookmarkEnd w:id="5683"/>
      <w:bookmarkEnd w:id="5684"/>
    </w:p>
    <w:p w:rsidR="00F25194" w:rsidRPr="007C437A" w:rsidRDefault="00F25194">
      <w:pPr>
        <w:pStyle w:val="Titre3"/>
        <w:rPr>
          <w:ins w:id="5685" w:author="Arthur Parmentier" w:date="2020-06-04T14:56:00Z"/>
        </w:rPr>
      </w:pPr>
      <w:bookmarkStart w:id="5686" w:name="_Toc42449866"/>
      <w:r w:rsidRPr="007C437A">
        <w:t>Part 4: Grammar parsing</w:t>
      </w:r>
      <w:bookmarkEnd w:id="5686"/>
    </w:p>
    <w:p w:rsidR="00947BFF" w:rsidRPr="007C437A" w:rsidRDefault="00947BFF">
      <w:pPr>
        <w:pStyle w:val="Titre4"/>
        <w:rPr>
          <w:ins w:id="5687" w:author="Arthur Parmentier" w:date="2020-06-04T13:57:00Z"/>
          <w:rPrChange w:id="5688" w:author="Arthur Parmentier" w:date="2020-06-07T15:27:00Z">
            <w:rPr>
              <w:ins w:id="5689" w:author="Arthur Parmentier" w:date="2020-06-04T13:57:00Z"/>
            </w:rPr>
          </w:rPrChange>
        </w:rPr>
        <w:pPrChange w:id="5690" w:author="Arthur Parmentier" w:date="2020-06-04T14:56:00Z">
          <w:pPr>
            <w:pStyle w:val="Titre3"/>
          </w:pPr>
        </w:pPrChange>
      </w:pPr>
      <w:ins w:id="5691" w:author="Arthur Parmentier" w:date="2020-06-04T14:56:00Z">
        <w:r w:rsidRPr="007C437A">
          <w:rPr>
            <w:rPrChange w:id="5692" w:author="Arthur Parmentier" w:date="2020-06-07T15:27:00Z">
              <w:rPr/>
            </w:rPrChange>
          </w:rPr>
          <w:t xml:space="preserve">A finite state machine (FSM) </w:t>
        </w:r>
      </w:ins>
      <w:ins w:id="5693" w:author="Arthur Parmentier" w:date="2020-06-08T01:39:00Z">
        <w:r w:rsidR="00DE0C52">
          <w:t>automaton</w:t>
        </w:r>
      </w:ins>
    </w:p>
    <w:p w:rsidR="00043B6E" w:rsidRPr="007C437A" w:rsidRDefault="00043B6E" w:rsidP="00043B6E">
      <w:pPr>
        <w:rPr>
          <w:ins w:id="5694" w:author="Arthur Parmentier" w:date="2020-06-04T13:59:00Z"/>
        </w:rPr>
      </w:pPr>
      <w:ins w:id="5695" w:author="Arthur Parmentier" w:date="2020-06-04T13:57:00Z">
        <w:r w:rsidRPr="007C437A">
          <w:t xml:space="preserve">From the models introduced in the previous section, </w:t>
        </w:r>
      </w:ins>
      <w:ins w:id="5696" w:author="Arthur Parmentier" w:date="2020-06-04T13:58:00Z">
        <w:r w:rsidRPr="007C437A">
          <w:t xml:space="preserve">we </w:t>
        </w:r>
      </w:ins>
      <w:ins w:id="5697" w:author="Arthur Parmentier" w:date="2020-06-04T13:59:00Z">
        <w:r w:rsidRPr="007C437A">
          <w:t>can</w:t>
        </w:r>
      </w:ins>
      <w:ins w:id="5698"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5699" w:author="Arthur Parmentier" w:date="2020-06-04T14:02:00Z"/>
        </w:rPr>
      </w:pPr>
      <w:ins w:id="5700" w:author="Arthur Parmentier" w:date="2020-06-04T14:00:00Z">
        <w:r w:rsidRPr="007C437A">
          <w:t xml:space="preserve">The next step is therefore to implement the grammar of SP </w:t>
        </w:r>
      </w:ins>
      <w:ins w:id="5701" w:author="Arthur Parmentier" w:date="2020-06-04T14:01:00Z">
        <w:r w:rsidRPr="007C437A">
          <w:t>with a parsing mechanism that would then allow us to create requests or commands to each device that acts a</w:t>
        </w:r>
      </w:ins>
      <w:ins w:id="5702" w:author="Arthur Parmentier" w:date="2020-06-04T14:02:00Z">
        <w:r w:rsidRPr="007C437A">
          <w:t>s an individual performer in the system.</w:t>
        </w:r>
      </w:ins>
    </w:p>
    <w:p w:rsidR="00043B6E" w:rsidRPr="007C437A" w:rsidRDefault="00043B6E" w:rsidP="00043B6E">
      <w:pPr>
        <w:rPr>
          <w:ins w:id="5703" w:author="Arthur Parmentier" w:date="2020-06-04T14:05:00Z"/>
        </w:rPr>
      </w:pPr>
      <w:ins w:id="5704" w:author="Arthur Parmentier" w:date="2020-06-04T14:02:00Z">
        <w:r w:rsidRPr="007C437A">
          <w:t>We have seen previously that</w:t>
        </w:r>
      </w:ins>
      <w:ins w:id="5705" w:author="Arthur Parmentier" w:date="2020-06-04T14:03:00Z">
        <w:r w:rsidRPr="007C437A">
          <w:t xml:space="preserve"> the default SP mode can be modeled as a regular lan</w:t>
        </w:r>
      </w:ins>
      <w:ins w:id="5706" w:author="Arthur Parmentier" w:date="2020-06-04T14:04:00Z">
        <w:r w:rsidRPr="007C437A">
          <w:t xml:space="preserve">guage. This allow us to build a deterministic finite state machine </w:t>
        </w:r>
      </w:ins>
      <w:ins w:id="5707" w:author="Arthur Parmentier" w:date="2020-06-04T14:06:00Z">
        <w:r w:rsidRPr="007C437A">
          <w:t xml:space="preserve">(FSM) </w:t>
        </w:r>
      </w:ins>
      <w:ins w:id="5708" w:author="Arthur Parmentier" w:date="2020-06-04T14:04:00Z">
        <w:r w:rsidRPr="007C437A">
          <w:t xml:space="preserve">that can create </w:t>
        </w:r>
      </w:ins>
      <w:ins w:id="5709" w:author="Arthur Parmentier" w:date="2020-06-04T14:05:00Z">
        <w:r w:rsidRPr="007C437A">
          <w:t>meaningful requests from the time sequence of signs.</w:t>
        </w:r>
      </w:ins>
    </w:p>
    <w:p w:rsidR="00541D7C" w:rsidRPr="007C437A" w:rsidRDefault="00043B6E">
      <w:pPr>
        <w:rPr>
          <w:ins w:id="5710" w:author="Arthur Parmentier" w:date="2020-06-04T14:46:00Z"/>
        </w:rPr>
        <w:pPrChange w:id="5711" w:author="Arthur Parmentier" w:date="2020-06-04T14:46:00Z">
          <w:pPr>
            <w:keepNext/>
          </w:pPr>
        </w:pPrChange>
      </w:pPr>
      <w:ins w:id="5712" w:author="Arthur Parmentier" w:date="2020-06-04T14:06:00Z">
        <w:r w:rsidRPr="007C437A">
          <w:t>There are several ways to implement a FSM inside Max</w:t>
        </w:r>
      </w:ins>
      <w:ins w:id="5713" w:author="Arthur Parmentier" w:date="2020-06-04T14:07:00Z">
        <w:r w:rsidRPr="007C437A">
          <w:t xml:space="preserve"> but the most convenient </w:t>
        </w:r>
        <w:r w:rsidR="003341C4" w:rsidRPr="007C437A">
          <w:t xml:space="preserve">way that I found was using a </w:t>
        </w:r>
      </w:ins>
      <w:ins w:id="5714" w:author="Arthur Parmentier" w:date="2020-06-04T14:08:00Z">
        <w:r w:rsidR="003341C4" w:rsidRPr="007C437A">
          <w:t>node.js package called “Javascript state machine”</w:t>
        </w:r>
        <w:r w:rsidR="003341C4" w:rsidRPr="007C437A">
          <w:rPr>
            <w:rStyle w:val="Appelnotedebasdep"/>
          </w:rPr>
          <w:footnoteReference w:id="68"/>
        </w:r>
      </w:ins>
      <w:ins w:id="5717" w:author="Arthur Parmentier" w:date="2020-06-04T14:09:00Z">
        <w:r w:rsidR="00443149" w:rsidRPr="007C437A">
          <w:t xml:space="preserve">. </w:t>
        </w:r>
      </w:ins>
      <w:ins w:id="5718" w:author="Arthur Parmentier" w:date="2020-06-04T14:10:00Z">
        <w:r w:rsidR="00443149" w:rsidRPr="007C437A">
          <w:t>By also using the Viz.js lib</w:t>
        </w:r>
      </w:ins>
      <w:ins w:id="5719" w:author="Arthur Parmentier" w:date="2020-06-04T14:11:00Z">
        <w:r w:rsidR="00443149" w:rsidRPr="007C437A">
          <w:t>rary</w:t>
        </w:r>
        <w:r w:rsidR="00443149" w:rsidRPr="007C437A">
          <w:rPr>
            <w:rStyle w:val="Appelnotedebasdep"/>
          </w:rPr>
          <w:footnoteReference w:id="69"/>
        </w:r>
        <w:r w:rsidR="00443149" w:rsidRPr="007C437A">
          <w:t xml:space="preserve">, I was able </w:t>
        </w:r>
      </w:ins>
      <w:ins w:id="5721" w:author="Arthur Parmentier" w:date="2020-06-04T14:12:00Z">
        <w:r w:rsidR="00443149" w:rsidRPr="007C437A">
          <w:t>to display the</w:t>
        </w:r>
      </w:ins>
      <w:ins w:id="5722" w:author="Arthur Parmentier" w:date="2020-06-04T14:13:00Z">
        <w:r w:rsidR="00443149" w:rsidRPr="007C437A">
          <w:t xml:space="preserve"> FSM inside a Jweb object in Max as a connected graph that represents all the states and transitions of the FSM. This is a very nice v</w:t>
        </w:r>
      </w:ins>
      <w:ins w:id="5723" w:author="Arthur Parmentier" w:date="2020-06-04T14:14:00Z">
        <w:r w:rsidR="00443149" w:rsidRPr="007C437A">
          <w:t>isualization for learning the grammar of SP and also for programmers to have a di</w:t>
        </w:r>
      </w:ins>
      <w:ins w:id="5724" w:author="Arthur Parmentier" w:date="2020-06-04T14:15:00Z">
        <w:r w:rsidR="00443149" w:rsidRPr="007C437A">
          <w:t>rect feedback on their grammatical implementation, for instance when adding new modes to the tool in the future</w:t>
        </w:r>
      </w:ins>
      <w:ins w:id="5725" w:author="Arthur Parmentier" w:date="2020-06-04T14:44:00Z">
        <w:r w:rsidR="00327836" w:rsidRPr="007C437A">
          <w:t xml:space="preserve"> (see </w:t>
        </w:r>
        <w:r w:rsidR="00327836" w:rsidRPr="007C437A">
          <w:rPr>
            <w:rPrChange w:id="5726" w:author="Arthur Parmentier" w:date="2020-06-07T15:27:00Z">
              <w:rPr/>
            </w:rPrChange>
          </w:rPr>
          <w:fldChar w:fldCharType="begin"/>
        </w:r>
        <w:r w:rsidR="00327836" w:rsidRPr="007C437A">
          <w:instrText xml:space="preserve"> REF _Ref42174288 \h </w:instrText>
        </w:r>
      </w:ins>
      <w:r w:rsidR="00327836" w:rsidRPr="007C437A">
        <w:rPr>
          <w:rPrChange w:id="5727" w:author="Arthur Parmentier" w:date="2020-06-07T15:27:00Z">
            <w:rPr/>
          </w:rPrChange>
        </w:rPr>
      </w:r>
      <w:r w:rsidR="00327836" w:rsidRPr="007C437A">
        <w:rPr>
          <w:rPrChange w:id="5728" w:author="Arthur Parmentier" w:date="2020-06-07T15:27:00Z">
            <w:rPr/>
          </w:rPrChange>
        </w:rPr>
        <w:fldChar w:fldCharType="separate"/>
      </w:r>
      <w:ins w:id="5729" w:author="Arthur Parmentier" w:date="2020-06-04T14:44:00Z">
        <w:r w:rsidR="00327836" w:rsidRPr="007C437A">
          <w:t xml:space="preserve">Figure </w:t>
        </w:r>
        <w:r w:rsidR="00327836" w:rsidRPr="007C437A">
          <w:rPr>
            <w:rPrChange w:id="5730" w:author="Arthur Parmentier" w:date="2020-06-07T15:27:00Z">
              <w:rPr>
                <w:noProof/>
              </w:rPr>
            </w:rPrChange>
          </w:rPr>
          <w:t>9</w:t>
        </w:r>
        <w:r w:rsidR="00327836" w:rsidRPr="007C437A">
          <w:rPr>
            <w:rPrChange w:id="5731" w:author="Arthur Parmentier" w:date="2020-06-07T15:27:00Z">
              <w:rPr/>
            </w:rPrChange>
          </w:rPr>
          <w:fldChar w:fldCharType="end"/>
        </w:r>
        <w:r w:rsidR="00327836" w:rsidRPr="007C437A">
          <w:t>).</w:t>
        </w:r>
      </w:ins>
    </w:p>
    <w:p w:rsidR="00833029" w:rsidRPr="007C437A" w:rsidRDefault="00833029">
      <w:pPr>
        <w:keepNext/>
        <w:rPr>
          <w:ins w:id="5732" w:author="Arthur Parmentier" w:date="2020-06-04T14:44:00Z"/>
        </w:rPr>
        <w:pPrChange w:id="5733" w:author="Arthur Parmentier" w:date="2020-06-04T14:44:00Z">
          <w:pPr/>
        </w:pPrChange>
      </w:pPr>
      <w:ins w:id="5734" w:author="Arthur Parmentier" w:date="2020-06-04T14:43:00Z">
        <w:r w:rsidRPr="007C437A">
          <w:rPr>
            <w:noProof/>
            <w:rPrChange w:id="5735"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5736" w:author="Arthur Parmentier" w:date="2020-06-04T14:46:00Z"/>
        </w:rPr>
      </w:pPr>
      <w:bookmarkStart w:id="5737" w:name="_Ref42174288"/>
      <w:bookmarkStart w:id="5738" w:name="_Ref42174282"/>
      <w:ins w:id="5739" w:author="Arthur Parmentier" w:date="2020-06-04T14:44:00Z">
        <w:r w:rsidRPr="007C437A">
          <w:t xml:space="preserve">Figure </w:t>
        </w:r>
        <w:r w:rsidRPr="007C437A">
          <w:rPr>
            <w:rPrChange w:id="5740" w:author="Arthur Parmentier" w:date="2020-06-07T15:27:00Z">
              <w:rPr/>
            </w:rPrChange>
          </w:rPr>
          <w:fldChar w:fldCharType="begin"/>
        </w:r>
        <w:r w:rsidRPr="007C437A">
          <w:instrText xml:space="preserve"> SEQ Figure \* ARABIC </w:instrText>
        </w:r>
      </w:ins>
      <w:r w:rsidRPr="007C437A">
        <w:rPr>
          <w:rPrChange w:id="5741" w:author="Arthur Parmentier" w:date="2020-06-07T15:27:00Z">
            <w:rPr/>
          </w:rPrChange>
        </w:rPr>
        <w:fldChar w:fldCharType="separate"/>
      </w:r>
      <w:ins w:id="5742" w:author="Arthur Parmentier" w:date="2020-06-05T21:05:00Z">
        <w:r w:rsidR="001C2AA6" w:rsidRPr="007C437A">
          <w:rPr>
            <w:rPrChange w:id="5743" w:author="Arthur Parmentier" w:date="2020-06-07T15:27:00Z">
              <w:rPr>
                <w:noProof/>
              </w:rPr>
            </w:rPrChange>
          </w:rPr>
          <w:t>10</w:t>
        </w:r>
      </w:ins>
      <w:ins w:id="5744" w:author="Arthur Parmentier" w:date="2020-06-04T14:44:00Z">
        <w:r w:rsidRPr="007C437A">
          <w:rPr>
            <w:rPrChange w:id="5745" w:author="Arthur Parmentier" w:date="2020-06-07T15:27:00Z">
              <w:rPr/>
            </w:rPrChange>
          </w:rPr>
          <w:fldChar w:fldCharType="end"/>
        </w:r>
        <w:bookmarkEnd w:id="5737"/>
        <w:r w:rsidRPr="007C437A">
          <w:t xml:space="preserve"> Max</w:t>
        </w:r>
      </w:ins>
      <w:ins w:id="5746" w:author="Arthur Parmentier" w:date="2020-06-04T15:54:00Z">
        <w:r w:rsidR="009972CC" w:rsidRPr="007C437A">
          <w:t xml:space="preserve"> SP</w:t>
        </w:r>
      </w:ins>
      <w:ins w:id="5747" w:author="Arthur Parmentier" w:date="2020-06-04T14:44:00Z">
        <w:r w:rsidRPr="007C437A">
          <w:t xml:space="preserve"> automat</w:t>
        </w:r>
      </w:ins>
      <w:ins w:id="5748" w:author="Arthur Parmentier" w:date="2020-06-08T01:39:00Z">
        <w:r w:rsidR="00DE0C52">
          <w:t>on</w:t>
        </w:r>
      </w:ins>
      <w:ins w:id="5749" w:author="Arthur Parmentier" w:date="2020-06-04T14:44:00Z">
        <w:r w:rsidRPr="007C437A">
          <w:t xml:space="preserve"> (FSM) GUI</w:t>
        </w:r>
      </w:ins>
      <w:bookmarkEnd w:id="5738"/>
    </w:p>
    <w:p w:rsidR="00541D7C" w:rsidRPr="007C437A" w:rsidRDefault="00541D7C" w:rsidP="00541D7C">
      <w:pPr>
        <w:rPr>
          <w:ins w:id="5750" w:author="Arthur Parmentier" w:date="2020-06-04T14:56:00Z"/>
        </w:rPr>
      </w:pPr>
      <w:ins w:id="5751" w:author="Arthur Parmentier" w:date="2020-06-04T14:47:00Z">
        <w:r w:rsidRPr="007C437A">
          <w:t xml:space="preserve">Yet, the FSM only implements the default SP mode and </w:t>
        </w:r>
      </w:ins>
      <w:ins w:id="5752" w:author="Arthur Parmentier" w:date="2020-06-04T14:48:00Z">
        <w:r w:rsidRPr="007C437A">
          <w:t>although they have a dedicated state, all logic elements are not implemented either</w:t>
        </w:r>
      </w:ins>
      <w:ins w:id="5753" w:author="Arthur Parmentier" w:date="2020-06-04T14:49:00Z">
        <w:r w:rsidRPr="007C437A">
          <w:t xml:space="preserve">, as they introduce a </w:t>
        </w:r>
      </w:ins>
      <w:ins w:id="5754" w:author="Arthur Parmentier" w:date="2020-06-04T14:50:00Z">
        <w:r w:rsidRPr="007C437A">
          <w:t>great level of complexity both in the automata and the interpretation by the device itself.</w:t>
        </w:r>
      </w:ins>
    </w:p>
    <w:p w:rsidR="00947BFF" w:rsidRPr="007C437A" w:rsidRDefault="00947BFF">
      <w:pPr>
        <w:pStyle w:val="Titre4"/>
        <w:rPr>
          <w:ins w:id="5755" w:author="Arthur Parmentier" w:date="2020-06-04T14:50:00Z"/>
          <w:rPrChange w:id="5756" w:author="Arthur Parmentier" w:date="2020-06-07T15:27:00Z">
            <w:rPr>
              <w:ins w:id="5757" w:author="Arthur Parmentier" w:date="2020-06-04T14:50:00Z"/>
            </w:rPr>
          </w:rPrChange>
        </w:rPr>
        <w:pPrChange w:id="5758" w:author="Arthur Parmentier" w:date="2020-06-04T14:56:00Z">
          <w:pPr/>
        </w:pPrChange>
      </w:pPr>
      <w:ins w:id="5759" w:author="Arthur Parmentier" w:date="2020-06-04T14:56:00Z">
        <w:r w:rsidRPr="007C437A">
          <w:rPr>
            <w:rPrChange w:id="5760" w:author="Arthur Parmentier" w:date="2020-06-07T15:27:00Z">
              <w:rPr/>
            </w:rPrChange>
          </w:rPr>
          <w:t>Forming a request to de</w:t>
        </w:r>
      </w:ins>
      <w:ins w:id="5761" w:author="Arthur Parmentier" w:date="2020-06-04T14:57:00Z">
        <w:r w:rsidRPr="007C437A">
          <w:rPr>
            <w:rPrChange w:id="5762" w:author="Arthur Parmentier" w:date="2020-06-07T15:27:00Z">
              <w:rPr/>
            </w:rPrChange>
          </w:rPr>
          <w:t xml:space="preserve">vices </w:t>
        </w:r>
      </w:ins>
      <w:ins w:id="5763" w:author="Arthur Parmentier" w:date="2020-06-04T14:56:00Z">
        <w:r w:rsidRPr="007C437A">
          <w:rPr>
            <w:rPrChange w:id="5764" w:author="Arthur Parmentier" w:date="2020-06-07T15:27:00Z">
              <w:rPr/>
            </w:rPrChange>
          </w:rPr>
          <w:t>from a sequence</w:t>
        </w:r>
      </w:ins>
      <w:ins w:id="5765" w:author="Arthur Parmentier" w:date="2020-06-04T14:57:00Z">
        <w:r w:rsidRPr="007C437A">
          <w:rPr>
            <w:rPrChange w:id="5766" w:author="Arthur Parmentier" w:date="2020-06-07T15:27:00Z">
              <w:rPr/>
            </w:rPrChange>
          </w:rPr>
          <w:t xml:space="preserve"> of signs</w:t>
        </w:r>
      </w:ins>
    </w:p>
    <w:p w:rsidR="00947BFF" w:rsidRPr="007C437A" w:rsidRDefault="00C47018" w:rsidP="00947BFF">
      <w:pPr>
        <w:rPr>
          <w:ins w:id="5767" w:author="Arthur Parmentier" w:date="2020-06-04T15:00:00Z"/>
        </w:rPr>
      </w:pPr>
      <w:ins w:id="5768" w:author="Arthur Parmentier" w:date="2020-06-04T14:58:00Z">
        <w:r w:rsidRPr="007C437A">
          <w:t>For constructing the request messages, I took inspiration from the OSC protocol: at the</w:t>
        </w:r>
      </w:ins>
      <w:ins w:id="5769" w:author="Arthur Parmentier" w:date="2020-06-04T14:59:00Z">
        <w:r w:rsidRPr="007C437A">
          <w:t xml:space="preserve"> output of the automata, requests are sent to the devices with the following rec</w:t>
        </w:r>
      </w:ins>
      <w:ins w:id="5770" w:author="Arthur Parmentier" w:date="2020-06-04T15:00:00Z">
        <w:r w:rsidRPr="007C437A">
          <w:t>ursive forms:</w:t>
        </w:r>
      </w:ins>
    </w:p>
    <w:p w:rsidR="00C47018" w:rsidRPr="007C437A" w:rsidRDefault="00C47018" w:rsidP="00947BFF">
      <w:pPr>
        <w:rPr>
          <w:ins w:id="5771" w:author="Arthur Parmentier" w:date="2020-06-04T15:04:00Z"/>
        </w:rPr>
      </w:pPr>
      <w:ins w:id="5772" w:author="Arthur Parmentier" w:date="2020-06-04T15:00:00Z">
        <w:r w:rsidRPr="007C437A">
          <w:t>/device_name/content/parameter value</w:t>
        </w:r>
      </w:ins>
      <w:ins w:id="5773" w:author="Arthur Parmentier" w:date="2020-06-04T15:01:00Z">
        <w:r w:rsidRPr="007C437A">
          <w:br/>
          <w:t>/device_name/content/parameter/</w:t>
        </w:r>
      </w:ins>
      <w:ins w:id="5774" w:author="Arthur Parmentier" w:date="2020-06-04T15:03:00Z">
        <w:r w:rsidRPr="007C437A">
          <w:t>parameter_of_the</w:t>
        </w:r>
      </w:ins>
      <w:ins w:id="5775" w:author="Arthur Parmentier" w:date="2020-06-04T15:04:00Z">
        <w:r w:rsidRPr="007C437A">
          <w:t>_parameter/…/… value</w:t>
        </w:r>
        <w:r w:rsidR="00CC0516" w:rsidRPr="007C437A">
          <w:t>1 value2 …</w:t>
        </w:r>
      </w:ins>
    </w:p>
    <w:p w:rsidR="00CC0516" w:rsidRPr="007C437A" w:rsidRDefault="009972CC" w:rsidP="00947BFF">
      <w:pPr>
        <w:rPr>
          <w:ins w:id="5776" w:author="Arthur Parmentier" w:date="2020-06-04T15:56:00Z"/>
        </w:rPr>
      </w:pPr>
      <w:ins w:id="5777" w:author="Arthur Parmentier" w:date="2020-06-04T15:51:00Z">
        <w:r w:rsidRPr="007C437A">
          <w:t xml:space="preserve">The way </w:t>
        </w:r>
      </w:ins>
      <w:ins w:id="5778" w:author="Arthur Parmentier" w:date="2020-06-04T15:54:00Z">
        <w:r w:rsidR="00342F3F" w:rsidRPr="007C437A">
          <w:t xml:space="preserve">the request is formed inside the </w:t>
        </w:r>
      </w:ins>
      <w:ins w:id="5779" w:author="Arthur Parmentier" w:date="2020-06-08T01:39:00Z">
        <w:r w:rsidR="00DE0C52">
          <w:t>automaton</w:t>
        </w:r>
      </w:ins>
      <w:ins w:id="5780" w:author="Arthur Parmentier" w:date="2020-06-04T15:54:00Z">
        <w:r w:rsidR="00342F3F" w:rsidRPr="007C437A">
          <w:t xml:space="preserve"> is by collecting each sign</w:t>
        </w:r>
      </w:ins>
      <w:ins w:id="5781" w:author="Arthur Parmentier" w:date="2020-06-04T15:55:00Z">
        <w:r w:rsidR="00342F3F" w:rsidRPr="007C437A">
          <w:t xml:space="preserve"> during the state transitions and assembling them into </w:t>
        </w:r>
      </w:ins>
      <w:ins w:id="5782"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5783" w:author="Arthur Parmentier" w:date="2020-06-04T15:56:00Z"/>
        </w:rPr>
      </w:pPr>
      <w:ins w:id="5784"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5785" w:author="Arthur Parmentier" w:date="2020-06-04T15:57:00Z"/>
        </w:rPr>
      </w:pPr>
      <w:ins w:id="5786" w:author="Arthur Parmentier" w:date="2020-06-04T15:56:00Z">
        <w:r w:rsidRPr="007C437A">
          <w:t>At the first level</w:t>
        </w:r>
      </w:ins>
      <w:ins w:id="5787" w:author="Arthur Parmentier" w:date="2020-06-04T15:57:00Z">
        <w:r w:rsidRPr="007C437A">
          <w:t>, the index of the request</w:t>
        </w:r>
      </w:ins>
    </w:p>
    <w:p w:rsidR="00342F3F" w:rsidRPr="007C437A" w:rsidRDefault="00342F3F" w:rsidP="00342F3F">
      <w:pPr>
        <w:pStyle w:val="Paragraphedeliste"/>
        <w:numPr>
          <w:ilvl w:val="2"/>
          <w:numId w:val="41"/>
        </w:numPr>
        <w:rPr>
          <w:ins w:id="5788" w:author="Arthur Parmentier" w:date="2020-06-04T15:57:00Z"/>
        </w:rPr>
      </w:pPr>
      <w:ins w:id="5789"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5790" w:author="Arthur Parmentier" w:date="2020-06-04T15:57:00Z"/>
        </w:rPr>
      </w:pPr>
      <w:ins w:id="5791"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5792" w:author="Arthur Parmentier" w:date="2020-06-04T15:57:00Z"/>
        </w:rPr>
      </w:pPr>
      <w:ins w:id="5793"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5794" w:author="Arthur Parmentier" w:date="2020-06-04T15:58:00Z"/>
        </w:rPr>
      </w:pPr>
      <w:ins w:id="5795" w:author="Arthur Parmentier" w:date="2020-06-04T16:00:00Z">
        <w:r w:rsidRPr="007C437A">
          <w:rPr>
            <w:noProof/>
            <w:rPrChange w:id="5796"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FA5F3C" w:rsidRPr="00910A67" w:rsidRDefault="00FA5F3C">
                              <w:pPr>
                                <w:pStyle w:val="Lgende"/>
                                <w:rPr>
                                  <w:noProof/>
                                </w:rPr>
                                <w:pPrChange w:id="5797" w:author="Arthur Parmentier" w:date="2020-06-04T16:00:00Z">
                                  <w:pPr>
                                    <w:pStyle w:val="Paragraphedeliste"/>
                                    <w:numPr>
                                      <w:ilvl w:val="5"/>
                                      <w:numId w:val="41"/>
                                    </w:numPr>
                                    <w:ind w:left="4320" w:hanging="360"/>
                                  </w:pPr>
                                </w:pPrChange>
                              </w:pPr>
                              <w:ins w:id="5798" w:author="Arthur Parmentier" w:date="2020-06-04T16:00:00Z">
                                <w:r>
                                  <w:t xml:space="preserve">Figure </w:t>
                                </w:r>
                                <w:r>
                                  <w:fldChar w:fldCharType="begin"/>
                                </w:r>
                                <w:r>
                                  <w:instrText xml:space="preserve"> SEQ Figure \* ARABIC </w:instrText>
                                </w:r>
                              </w:ins>
                              <w:r>
                                <w:fldChar w:fldCharType="separate"/>
                              </w:r>
                              <w:ins w:id="5799" w:author="Arthur Parmentier" w:date="2020-06-05T21:05:00Z">
                                <w:r>
                                  <w:rPr>
                                    <w:noProof/>
                                  </w:rPr>
                                  <w:t>11</w:t>
                                </w:r>
                              </w:ins>
                              <w:ins w:id="5800"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FA5F3C" w:rsidRPr="00910A67" w:rsidRDefault="00FA5F3C">
                        <w:pPr>
                          <w:pStyle w:val="Lgende"/>
                          <w:rPr>
                            <w:noProof/>
                          </w:rPr>
                          <w:pPrChange w:id="5801" w:author="Arthur Parmentier" w:date="2020-06-04T16:00:00Z">
                            <w:pPr>
                              <w:pStyle w:val="Paragraphedeliste"/>
                              <w:numPr>
                                <w:ilvl w:val="5"/>
                                <w:numId w:val="41"/>
                              </w:numPr>
                              <w:ind w:left="4320" w:hanging="360"/>
                            </w:pPr>
                          </w:pPrChange>
                        </w:pPr>
                        <w:ins w:id="5802" w:author="Arthur Parmentier" w:date="2020-06-04T16:00:00Z">
                          <w:r>
                            <w:t xml:space="preserve">Figure </w:t>
                          </w:r>
                          <w:r>
                            <w:fldChar w:fldCharType="begin"/>
                          </w:r>
                          <w:r>
                            <w:instrText xml:space="preserve"> SEQ Figure \* ARABIC </w:instrText>
                          </w:r>
                        </w:ins>
                        <w:r>
                          <w:fldChar w:fldCharType="separate"/>
                        </w:r>
                        <w:ins w:id="5803" w:author="Arthur Parmentier" w:date="2020-06-05T21:05:00Z">
                          <w:r>
                            <w:rPr>
                              <w:noProof/>
                            </w:rPr>
                            <w:t>11</w:t>
                          </w:r>
                        </w:ins>
                        <w:ins w:id="5804" w:author="Arthur Parmentier" w:date="2020-06-04T16:00:00Z">
                          <w:r>
                            <w:fldChar w:fldCharType="end"/>
                          </w:r>
                          <w:r>
                            <w:t xml:space="preserve"> Representation of the request object inside Max</w:t>
                          </w:r>
                        </w:ins>
                      </w:p>
                    </w:txbxContent>
                  </v:textbox>
                  <w10:wrap type="topAndBottom"/>
                </v:shape>
              </w:pict>
            </mc:Fallback>
          </mc:AlternateContent>
        </w:r>
      </w:ins>
      <w:ins w:id="5805" w:author="Arthur Parmentier" w:date="2020-06-04T15:59:00Z">
        <w:r w:rsidRPr="007C437A">
          <w:rPr>
            <w:noProof/>
            <w:rPrChange w:id="5806"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5807"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5808" w:author="Arthur Parmentier" w:date="2020-06-04T16:01:00Z"/>
        </w:rPr>
      </w:pPr>
      <w:ins w:id="5809"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5810" w:author="Arthur Parmentier" w:date="2020-06-04T16:02:00Z"/>
        </w:rPr>
      </w:pPr>
      <w:ins w:id="5811" w:author="Arthur Parmentier" w:date="2020-06-04T16:01:00Z">
        <w:r w:rsidRPr="007C437A">
          <w:t xml:space="preserve">The “reverse distribution” object </w:t>
        </w:r>
      </w:ins>
      <w:ins w:id="5812" w:author="Arthur Parmentier" w:date="2020-06-04T16:02:00Z">
        <w:r w:rsidRPr="007C437A">
          <w:t>that stores for each content, what device is playing it with what parameters.</w:t>
        </w:r>
      </w:ins>
    </w:p>
    <w:p w:rsidR="00342F3F" w:rsidRPr="007C437A" w:rsidRDefault="00342F3F" w:rsidP="00342F3F">
      <w:pPr>
        <w:rPr>
          <w:ins w:id="5813" w:author="Arthur Parmentier" w:date="2020-06-04T16:04:00Z"/>
        </w:rPr>
      </w:pPr>
      <w:ins w:id="5814" w:author="Arthur Parmentier" w:date="2020-06-04T16:02:00Z">
        <w:r w:rsidRPr="007C437A">
          <w:t>For convenience, I also use inter</w:t>
        </w:r>
      </w:ins>
      <w:ins w:id="5815" w:author="Arthur Parmentier" w:date="2020-06-04T16:03:00Z">
        <w:r w:rsidRPr="007C437A">
          <w:t>mediate objects that store specific types of signs (the “who”, “what” arrays) in the parsing proc</w:t>
        </w:r>
      </w:ins>
      <w:ins w:id="5816" w:author="Arthur Parmentier" w:date="2020-06-04T16:04:00Z">
        <w:r w:rsidRPr="007C437A">
          <w:t>ess</w:t>
        </w:r>
      </w:ins>
      <w:ins w:id="5817" w:author="Arthur Parmentier" w:date="2020-06-04T16:03:00Z">
        <w:r w:rsidRPr="007C437A">
          <w:t>.</w:t>
        </w:r>
      </w:ins>
    </w:p>
    <w:p w:rsidR="00342F3F" w:rsidRPr="007C437A" w:rsidRDefault="00342F3F" w:rsidP="00342F3F">
      <w:pPr>
        <w:rPr>
          <w:ins w:id="5818" w:author="Arthur Parmentier" w:date="2020-06-04T16:06:00Z"/>
        </w:rPr>
      </w:pPr>
      <w:ins w:id="5819" w:author="Arthur Parmentier" w:date="2020-06-04T16:04:00Z">
        <w:r w:rsidRPr="007C437A">
          <w:t xml:space="preserve">Finally, the “group” object </w:t>
        </w:r>
        <w:r w:rsidR="00071EE1" w:rsidRPr="007C437A">
          <w:t xml:space="preserve">defines and store all the groups of the performance and the </w:t>
        </w:r>
      </w:ins>
      <w:ins w:id="5820" w:author="Arthur Parmentier" w:date="2020-06-04T16:05:00Z">
        <w:r w:rsidR="00071EE1" w:rsidRPr="007C437A">
          <w:t xml:space="preserve">“defaults” object stores default values for certain parameters. Both can be used to adapt the parsing to </w:t>
        </w:r>
      </w:ins>
      <w:ins w:id="5821" w:author="Arthur Parmentier" w:date="2020-06-04T16:06:00Z">
        <w:r w:rsidR="00E24837" w:rsidRPr="007C437A">
          <w:t xml:space="preserve">specific </w:t>
        </w:r>
      </w:ins>
      <w:ins w:id="5822" w:author="Arthur Parmentier" w:date="2020-06-04T16:05:00Z">
        <w:r w:rsidR="00071EE1" w:rsidRPr="007C437A">
          <w:t>p</w:t>
        </w:r>
      </w:ins>
      <w:ins w:id="5823" w:author="Arthur Parmentier" w:date="2020-06-04T16:06:00Z">
        <w:r w:rsidR="00071EE1" w:rsidRPr="007C437A">
          <w:t>erformance situation, in analogy with the default parameters and the conventional groups in SP.</w:t>
        </w:r>
      </w:ins>
    </w:p>
    <w:p w:rsidR="00117172" w:rsidRPr="007C437A" w:rsidRDefault="00117172">
      <w:pPr>
        <w:keepNext/>
        <w:rPr>
          <w:ins w:id="5824" w:author="Arthur Parmentier" w:date="2020-06-04T16:08:00Z"/>
        </w:rPr>
        <w:pPrChange w:id="5825" w:author="Arthur Parmentier" w:date="2020-06-04T16:08:00Z">
          <w:pPr/>
        </w:pPrChange>
      </w:pPr>
      <w:ins w:id="5826" w:author="Arthur Parmentier" w:date="2020-06-04T16:07:00Z">
        <w:r w:rsidRPr="007C437A">
          <w:rPr>
            <w:noProof/>
            <w:rPrChange w:id="5827"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5828" w:author="Arthur Parmentier" w:date="2020-06-04T16:08:00Z"/>
        </w:rPr>
      </w:pPr>
      <w:ins w:id="5829" w:author="Arthur Parmentier" w:date="2020-06-04T16:08:00Z">
        <w:r w:rsidRPr="007C437A">
          <w:t xml:space="preserve">Figure </w:t>
        </w:r>
        <w:r w:rsidRPr="007C437A">
          <w:rPr>
            <w:rPrChange w:id="5830" w:author="Arthur Parmentier" w:date="2020-06-07T15:27:00Z">
              <w:rPr/>
            </w:rPrChange>
          </w:rPr>
          <w:fldChar w:fldCharType="begin"/>
        </w:r>
        <w:r w:rsidRPr="007C437A">
          <w:instrText xml:space="preserve"> SEQ Figure \* ARABIC </w:instrText>
        </w:r>
      </w:ins>
      <w:r w:rsidRPr="007C437A">
        <w:rPr>
          <w:rPrChange w:id="5831" w:author="Arthur Parmentier" w:date="2020-06-07T15:27:00Z">
            <w:rPr/>
          </w:rPrChange>
        </w:rPr>
        <w:fldChar w:fldCharType="separate"/>
      </w:r>
      <w:ins w:id="5832" w:author="Arthur Parmentier" w:date="2020-06-05T21:05:00Z">
        <w:r w:rsidR="001C2AA6" w:rsidRPr="007C437A">
          <w:rPr>
            <w:rPrChange w:id="5833" w:author="Arthur Parmentier" w:date="2020-06-07T15:27:00Z">
              <w:rPr>
                <w:noProof/>
              </w:rPr>
            </w:rPrChange>
          </w:rPr>
          <w:t>12</w:t>
        </w:r>
      </w:ins>
      <w:ins w:id="5834" w:author="Arthur Parmentier" w:date="2020-06-04T16:08:00Z">
        <w:r w:rsidRPr="007C437A">
          <w:rPr>
            <w:rPrChange w:id="5835" w:author="Arthur Parmentier" w:date="2020-06-07T15:27:00Z">
              <w:rPr/>
            </w:rPrChange>
          </w:rPr>
          <w:fldChar w:fldCharType="end"/>
        </w:r>
        <w:r w:rsidRPr="007C437A">
          <w:t xml:space="preserve"> Capture of the </w:t>
        </w:r>
      </w:ins>
      <w:ins w:id="5836" w:author="Arthur Parmentier" w:date="2020-06-08T01:39:00Z">
        <w:r w:rsidR="00DE0C52">
          <w:t>automaton</w:t>
        </w:r>
      </w:ins>
      <w:ins w:id="5837" w:author="Arthur Parmentier" w:date="2020-06-04T16:08:00Z">
        <w:r w:rsidRPr="007C437A">
          <w:t xml:space="preserve"> debug and convenience panels, where the user can take a look in each object internally use by the </w:t>
        </w:r>
      </w:ins>
      <w:ins w:id="5838" w:author="Arthur Parmentier" w:date="2020-06-08T01:39:00Z">
        <w:r w:rsidR="00DE0C52">
          <w:t>automaton</w:t>
        </w:r>
      </w:ins>
      <w:ins w:id="5839" w:author="Arthur Parmentier" w:date="2020-06-04T16:08:00Z">
        <w:r w:rsidRPr="007C437A">
          <w:t xml:space="preserve"> and send messages for testing or debug.</w:t>
        </w:r>
      </w:ins>
    </w:p>
    <w:p w:rsidR="00117172" w:rsidRPr="007C437A" w:rsidRDefault="00117172" w:rsidP="00117172">
      <w:pPr>
        <w:rPr>
          <w:ins w:id="5840" w:author="Arthur Parmentier" w:date="2020-06-04T16:12:00Z"/>
        </w:rPr>
      </w:pPr>
      <w:ins w:id="5841" w:author="Arthur Parmentier" w:date="2020-06-04T16:08:00Z">
        <w:r w:rsidRPr="007C437A">
          <w:lastRenderedPageBreak/>
          <w:t xml:space="preserve">The </w:t>
        </w:r>
      </w:ins>
      <w:ins w:id="5842" w:author="Arthur Parmentier" w:date="2020-06-04T16:11:00Z">
        <w:r w:rsidRPr="007C437A">
          <w:t xml:space="preserve">details of the </w:t>
        </w:r>
      </w:ins>
      <w:ins w:id="5843" w:author="Arthur Parmentier" w:date="2020-06-04T16:08:00Z">
        <w:r w:rsidRPr="007C437A">
          <w:t xml:space="preserve">internal mechanisms of the </w:t>
        </w:r>
      </w:ins>
      <w:ins w:id="5844" w:author="Arthur Parmentier" w:date="2020-06-08T01:39:00Z">
        <w:r w:rsidR="00DE0C52">
          <w:t>automaton</w:t>
        </w:r>
      </w:ins>
      <w:ins w:id="5845" w:author="Arthur Parmentier" w:date="2020-06-04T16:09:00Z">
        <w:r w:rsidRPr="007C437A">
          <w:t xml:space="preserve"> and the operations it makes on those objects are not described in this report because of the</w:t>
        </w:r>
      </w:ins>
      <w:ins w:id="5846" w:author="Arthur Parmentier" w:date="2020-06-04T16:10:00Z">
        <w:r w:rsidRPr="007C437A">
          <w:t xml:space="preserve"> complexity of their description in written English; they are available to the programmer by look</w:t>
        </w:r>
      </w:ins>
      <w:ins w:id="5847" w:author="Arthur Parmentier" w:date="2020-06-04T16:11:00Z">
        <w:r w:rsidRPr="007C437A">
          <w:t xml:space="preserve">ing at the </w:t>
        </w:r>
      </w:ins>
      <w:ins w:id="5848" w:author="Arthur Parmentier" w:date="2020-06-08T01:39:00Z">
        <w:r w:rsidR="00DE0C52">
          <w:t>automaton</w:t>
        </w:r>
      </w:ins>
      <w:ins w:id="5849" w:author="Arthur Parmentier" w:date="2020-06-04T16:11:00Z">
        <w:r w:rsidRPr="007C437A">
          <w:t>.js file that implements those mechanisms.</w:t>
        </w:r>
      </w:ins>
    </w:p>
    <w:p w:rsidR="00D92437" w:rsidRPr="007C437A" w:rsidRDefault="00D92437" w:rsidP="00117172">
      <w:pPr>
        <w:rPr>
          <w:ins w:id="5850" w:author="Arthur Parmentier" w:date="2020-06-04T16:13:00Z"/>
        </w:rPr>
      </w:pPr>
      <w:ins w:id="5851" w:author="Arthur Parmentier" w:date="2020-06-04T16:12:00Z">
        <w:r w:rsidRPr="007C437A">
          <w:t>However, there are specific</w:t>
        </w:r>
      </w:ins>
      <w:ins w:id="5852"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5853" w:author="Arthur Parmentier" w:date="2020-06-04T16:25:00Z"/>
        </w:rPr>
      </w:pPr>
      <w:ins w:id="5854"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5855" w:author="Arthur Parmentier" w:date="2020-06-04T21:46:00Z"/>
        </w:rPr>
      </w:pPr>
      <w:ins w:id="5856" w:author="Arthur Parmentier" w:date="2020-06-04T21:43:00Z">
        <w:r w:rsidRPr="007C437A">
          <w:t>“</w:t>
        </w:r>
      </w:ins>
      <w:ins w:id="5857" w:author="Arthur Parmentier" w:date="2020-06-04T16:26:00Z">
        <w:r w:rsidR="00A94972" w:rsidRPr="007C437A">
          <w:t>Play</w:t>
        </w:r>
      </w:ins>
      <w:ins w:id="5858" w:author="Arthur Parmentier" w:date="2020-06-04T21:43:00Z">
        <w:r w:rsidRPr="007C437A">
          <w:t>”,</w:t>
        </w:r>
      </w:ins>
      <w:ins w:id="5859" w:author="Arthur Parmentier" w:date="2020-06-04T16:26:00Z">
        <w:r w:rsidR="00A94972" w:rsidRPr="007C437A">
          <w:t xml:space="preserve"> </w:t>
        </w:r>
      </w:ins>
      <w:ins w:id="5860" w:author="Arthur Parmentier" w:date="2020-06-04T21:43:00Z">
        <w:r w:rsidRPr="007C437A">
          <w:t>“s</w:t>
        </w:r>
      </w:ins>
      <w:ins w:id="5861" w:author="Arthur Parmentier" w:date="2020-06-04T16:26:00Z">
        <w:r w:rsidR="00A94972" w:rsidRPr="007C437A">
          <w:t>lowly enter</w:t>
        </w:r>
      </w:ins>
      <w:ins w:id="5862" w:author="Arthur Parmentier" w:date="2020-06-04T21:43:00Z">
        <w:r w:rsidRPr="007C437A">
          <w:t>”:</w:t>
        </w:r>
      </w:ins>
      <w:ins w:id="5863" w:author="Arthur Parmentier" w:date="2020-06-04T16:26:00Z">
        <w:r w:rsidR="00A94972" w:rsidRPr="007C437A">
          <w:t xml:space="preserve"> </w:t>
        </w:r>
      </w:ins>
      <w:ins w:id="5864" w:author="Arthur Parmentier" w:date="2020-06-04T21:45:00Z">
        <w:r w:rsidRPr="007C437A">
          <w:t>from the conceptual opposition between immediateness and delay</w:t>
        </w:r>
      </w:ins>
      <w:ins w:id="5865" w:author="Arthur Parmentier" w:date="2020-06-04T21:46:00Z">
        <w:r w:rsidRPr="007C437A">
          <w:t xml:space="preserve"> to a continuous parametrization of time</w:t>
        </w:r>
      </w:ins>
    </w:p>
    <w:p w:rsidR="004F69F6" w:rsidRPr="007C437A" w:rsidRDefault="004F69F6" w:rsidP="004F69F6">
      <w:pPr>
        <w:rPr>
          <w:ins w:id="5866" w:author="Arthur Parmentier" w:date="2020-06-04T21:53:00Z"/>
        </w:rPr>
      </w:pPr>
      <w:ins w:id="5867" w:author="Arthur Parmentier" w:date="2020-06-04T21:47:00Z">
        <w:r w:rsidRPr="007C437A">
          <w:t>To def</w:t>
        </w:r>
      </w:ins>
      <w:ins w:id="5868" w:author="Arthur Parmentier" w:date="2020-06-04T21:48:00Z">
        <w:r w:rsidRPr="007C437A">
          <w:t>ine “when” the events must happen in SP, it is very frequent to either use Play for immediate requests and Slowly for anything that needs to be delay</w:t>
        </w:r>
      </w:ins>
      <w:ins w:id="5869" w:author="Arthur Parmentier" w:date="2020-06-04T21:49:00Z">
        <w:r w:rsidRPr="007C437A">
          <w:t>ed (and eventually precise the delay time using “within X seconds”).</w:t>
        </w:r>
      </w:ins>
      <w:ins w:id="5870" w:author="Arthur Parmentier" w:date="2020-06-04T21:50:00Z">
        <w:r w:rsidRPr="007C437A">
          <w:t xml:space="preserve"> This way, there is a clear opposition between im</w:t>
        </w:r>
      </w:ins>
      <w:ins w:id="5871" w:author="Arthur Parmentier" w:date="2020-06-04T21:51:00Z">
        <w:r w:rsidRPr="007C437A">
          <w:t>mediateness and delay, whereas for a computer, there are no such categories but rather a continuous parametrization of time</w:t>
        </w:r>
      </w:ins>
      <w:ins w:id="5872" w:author="Arthur Parmentier" w:date="2020-06-04T21:52:00Z">
        <w:r w:rsidRPr="007C437A">
          <w:t>, such that it is possible to synchronize events very precisely and define timing in ways much more complex than the immediate versus delayed dichotomy that is relevan</w:t>
        </w:r>
      </w:ins>
      <w:ins w:id="5873" w:author="Arthur Parmentier" w:date="2020-06-04T21:53:00Z">
        <w:r w:rsidRPr="007C437A">
          <w:t>t for human performers.</w:t>
        </w:r>
      </w:ins>
    </w:p>
    <w:p w:rsidR="00046C87" w:rsidRPr="007C437A" w:rsidRDefault="001E11AE" w:rsidP="004F69F6">
      <w:pPr>
        <w:rPr>
          <w:ins w:id="5874" w:author="Arthur Parmentier" w:date="2020-06-04T22:13:00Z"/>
        </w:rPr>
      </w:pPr>
      <w:ins w:id="5875" w:author="Arthur Parmentier" w:date="2020-06-04T21:53:00Z">
        <w:r w:rsidRPr="007C437A">
          <w:t>I think that conceptually, using machines in SP bring</w:t>
        </w:r>
      </w:ins>
      <w:ins w:id="5876" w:author="Arthur Parmentier" w:date="2020-06-04T21:54:00Z">
        <w:r w:rsidRPr="007C437A">
          <w:t>s</w:t>
        </w:r>
      </w:ins>
      <w:ins w:id="5877" w:author="Arthur Parmentier" w:date="2020-06-04T21:53:00Z">
        <w:r w:rsidRPr="007C437A">
          <w:t xml:space="preserve"> new ways of thinking </w:t>
        </w:r>
      </w:ins>
      <w:ins w:id="5878" w:author="Arthur Parmentier" w:date="2020-06-04T21:54:00Z">
        <w:r w:rsidRPr="007C437A">
          <w:t xml:space="preserve">and working with </w:t>
        </w:r>
      </w:ins>
      <w:ins w:id="5879" w:author="Arthur Parmentier" w:date="2020-06-04T21:53:00Z">
        <w:r w:rsidRPr="007C437A">
          <w:t>time in SP</w:t>
        </w:r>
      </w:ins>
      <w:ins w:id="5880" w:author="Arthur Parmentier" w:date="2020-06-04T21:54:00Z">
        <w:r w:rsidRPr="007C437A">
          <w:t xml:space="preserve">. Because I am not an expert </w:t>
        </w:r>
      </w:ins>
      <w:ins w:id="5881" w:author="Arthur Parmentier" w:date="2020-06-04T22:00:00Z">
        <w:r w:rsidR="00046C87" w:rsidRPr="007C437A">
          <w:t xml:space="preserve">on </w:t>
        </w:r>
      </w:ins>
      <w:ins w:id="5882" w:author="Arthur Parmentier" w:date="2020-06-04T21:54:00Z">
        <w:r w:rsidRPr="007C437A">
          <w:t xml:space="preserve">that </w:t>
        </w:r>
      </w:ins>
      <w:ins w:id="5883" w:author="Arthur Parmentier" w:date="2020-06-04T22:00:00Z">
        <w:r w:rsidR="00046C87" w:rsidRPr="007C437A">
          <w:t>side</w:t>
        </w:r>
      </w:ins>
      <w:ins w:id="5884" w:author="Arthur Parmentier" w:date="2020-06-04T21:54:00Z">
        <w:r w:rsidRPr="007C437A">
          <w:t xml:space="preserve"> of SP, I am not sure whether </w:t>
        </w:r>
      </w:ins>
      <w:ins w:id="5885" w:author="Arthur Parmentier" w:date="2020-06-04T21:55:00Z">
        <w:r w:rsidRPr="007C437A">
          <w:t xml:space="preserve">there are already signs </w:t>
        </w:r>
      </w:ins>
      <w:ins w:id="5886" w:author="Arthur Parmentier" w:date="2020-06-04T21:56:00Z">
        <w:r w:rsidRPr="007C437A">
          <w:t xml:space="preserve">for working with time </w:t>
        </w:r>
      </w:ins>
      <w:ins w:id="5887" w:author="Arthur Parmentier" w:date="2020-06-04T21:57:00Z">
        <w:r w:rsidRPr="007C437A">
          <w:t xml:space="preserve">at the precision and parametrization of </w:t>
        </w:r>
      </w:ins>
      <w:ins w:id="5888" w:author="Arthur Parmentier" w:date="2020-06-04T21:56:00Z">
        <w:r w:rsidRPr="007C437A">
          <w:t>machines</w:t>
        </w:r>
      </w:ins>
      <w:ins w:id="5889" w:author="Arthur Parmentier" w:date="2020-06-04T22:02:00Z">
        <w:r w:rsidR="00A15169" w:rsidRPr="007C437A">
          <w:t xml:space="preserve"> (absolute timing, relative timing, continuous parame</w:t>
        </w:r>
      </w:ins>
      <w:ins w:id="5890" w:author="Arthur Parmentier" w:date="2020-06-04T22:03:00Z">
        <w:r w:rsidR="00A15169" w:rsidRPr="007C437A">
          <w:t>trization of time</w:t>
        </w:r>
        <w:r w:rsidR="000223A2" w:rsidRPr="007C437A">
          <w:t xml:space="preserve"> at the very low or very large scale…)</w:t>
        </w:r>
      </w:ins>
      <w:ins w:id="5891" w:author="Arthur Parmentier" w:date="2020-06-04T21:56:00Z">
        <w:r w:rsidRPr="007C437A">
          <w:t xml:space="preserve"> but </w:t>
        </w:r>
      </w:ins>
      <w:ins w:id="5892" w:author="Arthur Parmentier" w:date="2020-06-04T21:57:00Z">
        <w:r w:rsidRPr="007C437A">
          <w:t xml:space="preserve">I have never </w:t>
        </w:r>
        <w:r w:rsidR="00046C87" w:rsidRPr="007C437A">
          <w:t>experienced</w:t>
        </w:r>
        <w:r w:rsidRPr="007C437A">
          <w:t xml:space="preserve"> such signs</w:t>
        </w:r>
      </w:ins>
      <w:ins w:id="5893" w:author="Arthur Parmentier" w:date="2020-06-04T22:02:00Z">
        <w:r w:rsidR="00A15169" w:rsidRPr="007C437A">
          <w:t>.</w:t>
        </w:r>
      </w:ins>
      <w:ins w:id="5894" w:author="Arthur Parmentier" w:date="2020-06-04T22:09:00Z">
        <w:r w:rsidR="00326669" w:rsidRPr="007C437A">
          <w:t xml:space="preserve"> Of course, precision or parametrization is often not wanted in SP where the interest lies in the </w:t>
        </w:r>
      </w:ins>
      <w:ins w:id="5895" w:author="Arthur Parmentier" w:date="2020-06-04T22:10:00Z">
        <w:r w:rsidR="00326669" w:rsidRPr="007C437A">
          <w:t>liberty that a performer has in his propositions. However, with machines, fine descriptions of time are often relevant and allow for a wide variety of results (</w:t>
        </w:r>
      </w:ins>
      <w:ins w:id="5896" w:author="Arthur Parmentier" w:date="2020-06-04T22:11:00Z">
        <w:r w:rsidR="00326669" w:rsidRPr="007C437A">
          <w:t xml:space="preserve">think about signal processing, effects…). I find the idea of requesting a computer to delay </w:t>
        </w:r>
      </w:ins>
      <w:ins w:id="5897"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5898" w:author="Arthur Parmentier" w:date="2020-06-04T22:13:00Z">
        <w:r w:rsidR="00326669" w:rsidRPr="007C437A">
          <w:t xml:space="preserve"> the use of such technologies.</w:t>
        </w:r>
      </w:ins>
    </w:p>
    <w:p w:rsidR="00A94972" w:rsidRPr="007C437A" w:rsidRDefault="000F7B62" w:rsidP="003B0646">
      <w:pPr>
        <w:pStyle w:val="Titre5"/>
        <w:rPr>
          <w:ins w:id="5899" w:author="Arthur Parmentier" w:date="2020-06-04T23:32:00Z"/>
        </w:rPr>
      </w:pPr>
      <w:ins w:id="5900" w:author="Arthur Parmentier" w:date="2020-06-04T23:54:00Z">
        <w:r w:rsidRPr="007C437A">
          <w:t xml:space="preserve">Content and modifier sharing the same state in the </w:t>
        </w:r>
      </w:ins>
      <w:ins w:id="5901" w:author="Arthur Parmentier" w:date="2020-06-08T01:39:00Z">
        <w:r w:rsidR="00DE0C52">
          <w:t>automaton</w:t>
        </w:r>
      </w:ins>
    </w:p>
    <w:p w:rsidR="003B0646" w:rsidRPr="007C437A" w:rsidRDefault="003B0646" w:rsidP="003B0646">
      <w:pPr>
        <w:rPr>
          <w:ins w:id="5902" w:author="Arthur Parmentier" w:date="2020-06-04T23:46:00Z"/>
        </w:rPr>
      </w:pPr>
      <w:ins w:id="5903" w:author="Arthur Parmentier" w:date="2020-06-04T23:32:00Z">
        <w:r w:rsidRPr="007C437A">
          <w:t xml:space="preserve">Originally, I had separated the state “content” and “content modifier” in my </w:t>
        </w:r>
      </w:ins>
      <w:ins w:id="5904" w:author="Arthur Parmentier" w:date="2020-06-08T01:39:00Z">
        <w:r w:rsidR="00DE0C52">
          <w:t>automaton</w:t>
        </w:r>
      </w:ins>
      <w:ins w:id="5905" w:author="Arthur Parmentier" w:date="2020-06-04T23:32:00Z">
        <w:r w:rsidRPr="007C437A">
          <w:t xml:space="preserve">, before observing that </w:t>
        </w:r>
      </w:ins>
      <w:ins w:id="5906" w:author="Arthur Parmentier" w:date="2020-06-04T23:33:00Z">
        <w:r w:rsidR="003B4A46" w:rsidRPr="007C437A">
          <w:t>after the first request, they shared the same transitions</w:t>
        </w:r>
      </w:ins>
      <w:ins w:id="5907" w:author="Arthur Parmentier" w:date="2020-06-04T23:42:00Z">
        <w:r w:rsidR="003B4A46" w:rsidRPr="007C437A">
          <w:t xml:space="preserve"> </w:t>
        </w:r>
      </w:ins>
      <w:ins w:id="5908"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5909"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5910" w:author="Arthur Parmentier" w:date="2020-06-04T23:53:00Z"/>
        </w:rPr>
      </w:pPr>
      <w:ins w:id="5911" w:author="Arthur Parmentier" w:date="2020-06-04T23:46:00Z">
        <w:r w:rsidRPr="007C437A">
          <w:t>In fact, it is possible to remark that the idea of a content always come with default parameters, such that signing a content is always eq</w:t>
        </w:r>
      </w:ins>
      <w:ins w:id="5912" w:author="Arthur Parmentier" w:date="2020-06-04T23:47:00Z">
        <w:r w:rsidRPr="007C437A">
          <w:t xml:space="preserve">uivalent to signing content + default or open parameters. On the other side, one could push the limits of the “content </w:t>
        </w:r>
      </w:ins>
      <w:ins w:id="5913" w:author="Arthur Parmentier" w:date="2020-06-04T23:48:00Z">
        <w:r w:rsidRPr="007C437A">
          <w:t>modifier” very far, such that one would observe that at the end, the content has totally changed.</w:t>
        </w:r>
      </w:ins>
      <w:ins w:id="5914" w:author="Arthur Parmentier" w:date="2020-06-04T23:49:00Z">
        <w:r w:rsidRPr="007C437A">
          <w:t xml:space="preserve"> It shows that the frontiers or the concept of content and modifiers are very porous, just like we have seen in the theory of concepts previously.</w:t>
        </w:r>
      </w:ins>
      <w:ins w:id="5915" w:author="Arthur Parmentier" w:date="2020-06-04T23:50:00Z">
        <w:r w:rsidRPr="007C437A">
          <w:t xml:space="preserve"> The fact that the content and modifier state</w:t>
        </w:r>
      </w:ins>
      <w:ins w:id="5916" w:author="Arthur Parmentier" w:date="2020-06-04T23:51:00Z">
        <w:r w:rsidRPr="007C437A">
          <w:t xml:space="preserve"> coincide is to me a direct consequence from the porosity of these two concepts that can regroup </w:t>
        </w:r>
      </w:ins>
      <w:ins w:id="5917" w:author="Arthur Parmentier" w:date="2020-06-04T23:52:00Z">
        <w:r w:rsidRPr="007C437A">
          <w:t xml:space="preserve">under the single idea of “content modifier”, whether it is at a fine level </w:t>
        </w:r>
        <w:r w:rsidRPr="007C437A">
          <w:lastRenderedPageBreak/>
          <w:t xml:space="preserve">(subtle changes in volume </w:t>
        </w:r>
      </w:ins>
      <w:ins w:id="5918" w:author="Arthur Parmentier" w:date="2020-06-04T23:53:00Z">
        <w:r w:rsidR="000F7B62" w:rsidRPr="007C437A">
          <w:t>that are close for the human perception</w:t>
        </w:r>
      </w:ins>
      <w:ins w:id="5919" w:author="Arthur Parmentier" w:date="2020-06-04T23:52:00Z">
        <w:r w:rsidRPr="007C437A">
          <w:t xml:space="preserve">) or </w:t>
        </w:r>
      </w:ins>
      <w:ins w:id="5920"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5921" w:author="Arthur Parmentier" w:date="2020-06-05T15:30:00Z"/>
        </w:rPr>
      </w:pPr>
      <w:ins w:id="5922" w:author="Arthur Parmentier" w:date="2020-06-04T23:54:00Z">
        <w:r w:rsidRPr="007C437A">
          <w:t xml:space="preserve">The challenge of </w:t>
        </w:r>
      </w:ins>
      <w:ins w:id="5923" w:author="Arthur Parmentier" w:date="2020-06-05T14:52:00Z">
        <w:r w:rsidR="005557DC" w:rsidRPr="007C437A">
          <w:t>prepositional</w:t>
        </w:r>
      </w:ins>
      <w:ins w:id="5924" w:author="Arthur Parmentier" w:date="2020-06-04T23:55:00Z">
        <w:r w:rsidRPr="007C437A">
          <w:t xml:space="preserve"> elements </w:t>
        </w:r>
      </w:ins>
      <w:ins w:id="5925" w:author="Arthur Parmentier" w:date="2020-06-05T00:19:00Z">
        <w:r w:rsidR="007137A0" w:rsidRPr="007C437A">
          <w:t>unveiling the contextual components of SP</w:t>
        </w:r>
      </w:ins>
    </w:p>
    <w:p w:rsidR="002D025D" w:rsidRPr="007C437A" w:rsidRDefault="002D025D">
      <w:pPr>
        <w:pStyle w:val="Titre6"/>
        <w:rPr>
          <w:ins w:id="5926" w:author="Arthur Parmentier" w:date="2020-06-04T23:55:00Z"/>
          <w:rPrChange w:id="5927" w:author="Arthur Parmentier" w:date="2020-06-07T15:27:00Z">
            <w:rPr>
              <w:ins w:id="5928" w:author="Arthur Parmentier" w:date="2020-06-04T23:55:00Z"/>
            </w:rPr>
          </w:rPrChange>
        </w:rPr>
        <w:pPrChange w:id="5929" w:author="Arthur Parmentier" w:date="2020-06-05T15:30:00Z">
          <w:pPr>
            <w:pStyle w:val="Titre5"/>
          </w:pPr>
        </w:pPrChange>
      </w:pPr>
      <w:ins w:id="5930" w:author="Arthur Parmentier" w:date="2020-06-05T15:31:00Z">
        <w:r w:rsidRPr="007C437A">
          <w:rPr>
            <w:rPrChange w:id="5931" w:author="Arthur Parmentier" w:date="2020-06-07T15:27:00Z">
              <w:rPr/>
            </w:rPrChange>
          </w:rPr>
          <w:t>“</w:t>
        </w:r>
      </w:ins>
      <w:ins w:id="5932" w:author="Arthur Parmentier" w:date="2020-06-05T15:30:00Z">
        <w:r w:rsidRPr="007C437A">
          <w:rPr>
            <w:rPrChange w:id="5933" w:author="Arthur Parmentier" w:date="2020-06-07T15:27:00Z">
              <w:rPr/>
            </w:rPrChange>
          </w:rPr>
          <w:t>With</w:t>
        </w:r>
      </w:ins>
      <w:ins w:id="5934" w:author="Arthur Parmentier" w:date="2020-06-05T15:31:00Z">
        <w:r w:rsidRPr="007C437A">
          <w:rPr>
            <w:rPrChange w:id="5935" w:author="Arthur Parmentier" w:date="2020-06-07T15:27:00Z">
              <w:rPr/>
            </w:rPrChange>
          </w:rPr>
          <w:t>”</w:t>
        </w:r>
      </w:ins>
      <w:ins w:id="5936" w:author="Arthur Parmentier" w:date="2020-06-05T15:30:00Z">
        <w:r w:rsidRPr="007C437A">
          <w:rPr>
            <w:rPrChange w:id="5937" w:author="Arthur Parmentier" w:date="2020-06-07T15:27:00Z">
              <w:rPr/>
            </w:rPrChange>
          </w:rPr>
          <w:t xml:space="preserve"> + content -&gt; modifier</w:t>
        </w:r>
      </w:ins>
    </w:p>
    <w:p w:rsidR="000F7B62" w:rsidRPr="007C437A" w:rsidRDefault="000F7B62" w:rsidP="000F7B62">
      <w:pPr>
        <w:rPr>
          <w:ins w:id="5938" w:author="Arthur Parmentier" w:date="2020-06-05T15:30:00Z"/>
        </w:rPr>
      </w:pPr>
      <w:ins w:id="5939" w:author="Arthur Parmentier" w:date="2020-06-04T23:55:00Z">
        <w:r w:rsidRPr="007C437A">
          <w:t xml:space="preserve">Adding to the previous remark, we can see that using </w:t>
        </w:r>
      </w:ins>
      <w:ins w:id="5940" w:author="Arthur Parmentier" w:date="2020-06-05T15:11:00Z">
        <w:r w:rsidR="006676C8" w:rsidRPr="007C437A">
          <w:t>prepositional</w:t>
        </w:r>
      </w:ins>
      <w:ins w:id="5941" w:author="Arthur Parmentier" w:date="2020-06-04T23:55:00Z">
        <w:r w:rsidRPr="007C437A">
          <w:t xml:space="preserve"> elements can change </w:t>
        </w:r>
      </w:ins>
      <w:ins w:id="5942" w:author="Arthur Parmentier" w:date="2020-06-05T15:12:00Z">
        <w:r w:rsidR="006676C8" w:rsidRPr="007C437A">
          <w:t>the syntax of the signs. F</w:t>
        </w:r>
      </w:ins>
      <w:ins w:id="5943" w:author="Arthur Parmentier" w:date="2020-06-04T23:56:00Z">
        <w:r w:rsidRPr="007C437A">
          <w:t xml:space="preserve">or </w:t>
        </w:r>
      </w:ins>
      <w:ins w:id="5944" w:author="Arthur Parmentier" w:date="2020-06-05T15:15:00Z">
        <w:r w:rsidR="00AC069B" w:rsidRPr="007C437A">
          <w:t>instance,</w:t>
        </w:r>
      </w:ins>
      <w:ins w:id="5945" w:author="Arthur Parmentier" w:date="2020-06-04T23:56:00Z">
        <w:r w:rsidRPr="007C437A">
          <w:t xml:space="preserve"> in the sentence “whole group, movement with pointillism, slowly enter”</w:t>
        </w:r>
      </w:ins>
      <w:ins w:id="5946" w:author="Arthur Parmentier" w:date="2020-06-05T15:12:00Z">
        <w:r w:rsidR="006676C8" w:rsidRPr="007C437A">
          <w:t xml:space="preserve">, pointillism </w:t>
        </w:r>
      </w:ins>
      <w:ins w:id="5947" w:author="Arthur Parmentier" w:date="2020-06-05T15:13:00Z">
        <w:r w:rsidR="006676C8" w:rsidRPr="007C437A">
          <w:t xml:space="preserve">is a modifier, </w:t>
        </w:r>
      </w:ins>
      <w:ins w:id="5948" w:author="Arthur Parmentier" w:date="2020-06-05T15:15:00Z">
        <w:r w:rsidR="00AC069B" w:rsidRPr="007C437A">
          <w:t>whereas</w:t>
        </w:r>
      </w:ins>
      <w:ins w:id="5949" w:author="Arthur Parmentier" w:date="2020-06-05T15:13:00Z">
        <w:r w:rsidR="006676C8" w:rsidRPr="007C437A">
          <w:t xml:space="preserve"> in the sentence “whole group, pointil</w:t>
        </w:r>
      </w:ins>
      <w:ins w:id="5950" w:author="Arthur Parmentier" w:date="2020-06-05T15:14:00Z">
        <w:r w:rsidR="006676C8" w:rsidRPr="007C437A">
          <w:t>lism, play” it is a content and is often explained as such</w:t>
        </w:r>
      </w:ins>
      <w:ins w:id="5951" w:author="Arthur Parmentier" w:date="2020-06-04T23:57:00Z">
        <w:r w:rsidRPr="007C437A">
          <w:t>.</w:t>
        </w:r>
      </w:ins>
    </w:p>
    <w:p w:rsidR="002D025D" w:rsidRPr="007C437A" w:rsidRDefault="002D025D">
      <w:pPr>
        <w:pStyle w:val="Titre6"/>
        <w:rPr>
          <w:ins w:id="5952" w:author="Arthur Parmentier" w:date="2020-06-05T00:04:00Z"/>
          <w:rPrChange w:id="5953" w:author="Arthur Parmentier" w:date="2020-06-07T15:27:00Z">
            <w:rPr>
              <w:ins w:id="5954" w:author="Arthur Parmentier" w:date="2020-06-05T00:04:00Z"/>
            </w:rPr>
          </w:rPrChange>
        </w:rPr>
        <w:pPrChange w:id="5955" w:author="Arthur Parmentier" w:date="2020-06-05T15:31:00Z">
          <w:pPr/>
        </w:pPrChange>
      </w:pPr>
      <w:ins w:id="5956" w:author="Arthur Parmentier" w:date="2020-06-05T15:31:00Z">
        <w:r w:rsidRPr="007C437A">
          <w:rPr>
            <w:rPrChange w:id="5957" w:author="Arthur Parmentier" w:date="2020-06-07T15:27:00Z">
              <w:rPr/>
            </w:rPrChange>
          </w:rPr>
          <w:t>Content + “group” -&gt; identifier</w:t>
        </w:r>
      </w:ins>
    </w:p>
    <w:p w:rsidR="00747B7B" w:rsidRPr="007C437A" w:rsidRDefault="002D025D" w:rsidP="000F7B62">
      <w:pPr>
        <w:rPr>
          <w:ins w:id="5958" w:author="Arthur Parmentier" w:date="2020-06-05T00:05:00Z"/>
        </w:rPr>
      </w:pPr>
      <w:ins w:id="5959" w:author="Arthur Parmentier" w:date="2020-06-05T15:30:00Z">
        <w:r w:rsidRPr="007C437A">
          <w:t>Consider</w:t>
        </w:r>
      </w:ins>
      <w:ins w:id="5960"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5961" w:author="Arthur Parmentier" w:date="2020-06-05T00:05:00Z"/>
        </w:rPr>
      </w:pPr>
      <w:ins w:id="5962"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5963" w:author="Arthur Parmentier" w:date="2020-06-05T00:06:00Z"/>
        </w:rPr>
      </w:pPr>
      <w:ins w:id="5964" w:author="Arthur Parmentier" w:date="2020-06-05T00:05:00Z">
        <w:r w:rsidRPr="007C437A">
          <w:t>Second request: “</w:t>
        </w:r>
      </w:ins>
      <w:ins w:id="5965" w:author="Arthur Parmentier" w:date="2020-06-05T00:06:00Z">
        <w:r w:rsidRPr="007C437A">
          <w:t>numerics, long tone, play”</w:t>
        </w:r>
      </w:ins>
    </w:p>
    <w:p w:rsidR="00747B7B" w:rsidRPr="007C437A" w:rsidRDefault="00747B7B" w:rsidP="00747B7B">
      <w:pPr>
        <w:pStyle w:val="Paragraphedeliste"/>
        <w:numPr>
          <w:ilvl w:val="0"/>
          <w:numId w:val="41"/>
        </w:numPr>
        <w:rPr>
          <w:ins w:id="5966" w:author="Arthur Parmentier" w:date="2020-06-05T00:06:00Z"/>
        </w:rPr>
      </w:pPr>
      <w:ins w:id="5967" w:author="Arthur Parmentier" w:date="2020-06-05T00:06:00Z">
        <w:r w:rsidRPr="007C437A">
          <w:t>Third request: “minimalism…”</w:t>
        </w:r>
      </w:ins>
    </w:p>
    <w:p w:rsidR="00376090" w:rsidRPr="007C437A" w:rsidRDefault="00747B7B" w:rsidP="00747B7B">
      <w:pPr>
        <w:rPr>
          <w:ins w:id="5968" w:author="Arthur Parmentier" w:date="2020-06-05T00:15:00Z"/>
        </w:rPr>
      </w:pPr>
      <w:ins w:id="5969" w:author="Arthur Parmentier" w:date="2020-06-05T00:06:00Z">
        <w:r w:rsidRPr="007C437A">
          <w:t xml:space="preserve">At this point, the finite state machine </w:t>
        </w:r>
      </w:ins>
      <w:ins w:id="5970" w:author="Arthur Parmentier" w:date="2020-06-05T15:17:00Z">
        <w:r w:rsidR="00AC069B" w:rsidRPr="007C437A">
          <w:t>cannot</w:t>
        </w:r>
      </w:ins>
      <w:ins w:id="5971" w:author="Arthur Parmentier" w:date="2020-06-05T00:06:00Z">
        <w:r w:rsidRPr="007C437A">
          <w:t xml:space="preserve"> determine whether m</w:t>
        </w:r>
      </w:ins>
      <w:ins w:id="5972" w:author="Arthur Parmentier" w:date="2020-06-05T00:07:00Z">
        <w:r w:rsidRPr="007C437A">
          <w:t>inimalism is part of the broad identifier “minimalism group” or if it is a content for the identifier “numerics”.</w:t>
        </w:r>
      </w:ins>
      <w:ins w:id="5973" w:author="Arthur Parmentier" w:date="2020-06-05T00:08:00Z">
        <w:r w:rsidR="007D1E32" w:rsidRPr="007C437A">
          <w:t xml:space="preserve"> </w:t>
        </w:r>
      </w:ins>
      <w:ins w:id="5974" w:author="Arthur Parmentier" w:date="2020-06-05T15:16:00Z">
        <w:r w:rsidR="00AC069B" w:rsidRPr="007C437A">
          <w:t xml:space="preserve">To parse the </w:t>
        </w:r>
      </w:ins>
      <w:ins w:id="5975" w:author="Arthur Parmentier" w:date="2020-06-05T19:22:00Z">
        <w:r w:rsidR="000E299B" w:rsidRPr="007C437A">
          <w:t>syntactic</w:t>
        </w:r>
      </w:ins>
      <w:ins w:id="5976" w:author="Arthur Parmentier" w:date="2020-06-05T15:16:00Z">
        <w:r w:rsidR="00AC069B" w:rsidRPr="007C437A">
          <w:t xml:space="preserve"> role of “minimalism”, we therefore </w:t>
        </w:r>
      </w:ins>
      <w:ins w:id="5977" w:author="Arthur Parmentier" w:date="2020-06-05T15:17:00Z">
        <w:r w:rsidR="00AC069B" w:rsidRPr="007C437A">
          <w:t>must</w:t>
        </w:r>
      </w:ins>
      <w:ins w:id="5978" w:author="Arthur Parmentier" w:date="2020-06-05T15:16:00Z">
        <w:r w:rsidR="00AC069B" w:rsidRPr="007C437A">
          <w:t xml:space="preserve"> know more about its context</w:t>
        </w:r>
      </w:ins>
      <w:ins w:id="5979" w:author="Arthur Parmentier" w:date="2020-06-05T15:17:00Z">
        <w:r w:rsidR="00AC069B" w:rsidRPr="007C437A">
          <w:t xml:space="preserve">, i.e. what precedes it and what follows it. </w:t>
        </w:r>
      </w:ins>
    </w:p>
    <w:p w:rsidR="00376090" w:rsidRPr="007C437A" w:rsidRDefault="00376090" w:rsidP="00747B7B">
      <w:pPr>
        <w:rPr>
          <w:ins w:id="5980" w:author="Arthur Parmentier" w:date="2020-06-05T00:15:00Z"/>
        </w:rPr>
      </w:pPr>
      <w:ins w:id="5981" w:author="Arthur Parmentier" w:date="2020-06-05T00:15:00Z">
        <w:r w:rsidRPr="007C437A">
          <w:t xml:space="preserve">The </w:t>
        </w:r>
      </w:ins>
      <w:ins w:id="5982" w:author="Arthur Parmentier" w:date="2020-06-05T15:18:00Z">
        <w:r w:rsidR="00AC069B" w:rsidRPr="007C437A">
          <w:t xml:space="preserve">action of “group” after a content </w:t>
        </w:r>
      </w:ins>
      <w:ins w:id="5983" w:author="Arthur Parmentier" w:date="2020-06-05T15:19:00Z">
        <w:r w:rsidR="00AC069B" w:rsidRPr="007C437A">
          <w:t>can be summarize in the following grammar rule:</w:t>
        </w:r>
      </w:ins>
    </w:p>
    <w:p w:rsidR="00376090" w:rsidRPr="007C437A" w:rsidRDefault="00376090" w:rsidP="00747B7B">
      <w:pPr>
        <w:rPr>
          <w:ins w:id="5984" w:author="Arthur Parmentier" w:date="2020-06-05T15:31:00Z"/>
        </w:rPr>
      </w:pPr>
      <w:ins w:id="5985" w:author="Arthur Parmentier" w:date="2020-06-05T00:16:00Z">
        <w:r w:rsidRPr="007C437A">
          <w:t xml:space="preserve">Content </w:t>
        </w:r>
      </w:ins>
      <w:ins w:id="5986" w:author="Arthur Parmentier" w:date="2020-06-05T00:15:00Z">
        <w:r w:rsidRPr="007C437A">
          <w:t xml:space="preserve">+ “group” -&gt; </w:t>
        </w:r>
      </w:ins>
      <w:ins w:id="5987" w:author="Arthur Parmentier" w:date="2020-06-05T00:16:00Z">
        <w:r w:rsidRPr="007C437A">
          <w:t>Identifier</w:t>
        </w:r>
      </w:ins>
    </w:p>
    <w:p w:rsidR="002D025D" w:rsidRPr="007C437A" w:rsidRDefault="00576B55">
      <w:pPr>
        <w:pStyle w:val="Titre6"/>
        <w:rPr>
          <w:ins w:id="5988" w:author="Arthur Parmentier" w:date="2020-06-05T15:19:00Z"/>
          <w:rPrChange w:id="5989" w:author="Arthur Parmentier" w:date="2020-06-07T15:27:00Z">
            <w:rPr>
              <w:ins w:id="5990" w:author="Arthur Parmentier" w:date="2020-06-05T15:19:00Z"/>
            </w:rPr>
          </w:rPrChange>
        </w:rPr>
        <w:pPrChange w:id="5991" w:author="Arthur Parmentier" w:date="2020-06-05T15:31:00Z">
          <w:pPr/>
        </w:pPrChange>
      </w:pPr>
      <w:ins w:id="5992" w:author="Arthur Parmentier" w:date="2020-06-05T15:32:00Z">
        <w:r w:rsidRPr="007C437A">
          <w:rPr>
            <w:rPrChange w:id="5993" w:author="Arthur Parmentier" w:date="2020-06-07T15:27:00Z">
              <w:rPr/>
            </w:rPrChange>
          </w:rPr>
          <w:t>Prepositions a</w:t>
        </w:r>
      </w:ins>
      <w:ins w:id="5994" w:author="Arthur Parmentier" w:date="2020-06-05T15:40:00Z">
        <w:r w:rsidR="00D966BC" w:rsidRPr="007C437A">
          <w:rPr>
            <w:rPrChange w:id="5995" w:author="Arthur Parmentier" w:date="2020-06-07T15:27:00Z">
              <w:rPr/>
            </w:rPrChange>
          </w:rPr>
          <w:t xml:space="preserve">s </w:t>
        </w:r>
      </w:ins>
      <w:ins w:id="5996" w:author="Arthur Parmentier" w:date="2020-06-05T19:22:00Z">
        <w:r w:rsidR="000E299B" w:rsidRPr="007C437A">
          <w:rPr>
            <w:rPrChange w:id="5997" w:author="Arthur Parmentier" w:date="2020-06-07T15:27:00Z">
              <w:rPr/>
            </w:rPrChange>
          </w:rPr>
          <w:t>syntactic</w:t>
        </w:r>
      </w:ins>
      <w:ins w:id="5998" w:author="Arthur Parmentier" w:date="2020-06-05T15:32:00Z">
        <w:r w:rsidRPr="007C437A">
          <w:rPr>
            <w:rPrChange w:id="5999" w:author="Arthur Parmentier" w:date="2020-06-07T15:27:00Z">
              <w:rPr/>
            </w:rPrChange>
          </w:rPr>
          <w:t xml:space="preserve"> operators</w:t>
        </w:r>
      </w:ins>
    </w:p>
    <w:p w:rsidR="002D025D" w:rsidRPr="007C437A" w:rsidRDefault="00AC069B" w:rsidP="00747B7B">
      <w:pPr>
        <w:rPr>
          <w:ins w:id="6000" w:author="Arthur Parmentier" w:date="2020-06-05T15:26:00Z"/>
        </w:rPr>
      </w:pPr>
      <w:ins w:id="6001" w:author="Arthur Parmentier" w:date="2020-06-05T15:19:00Z">
        <w:r w:rsidRPr="007C437A">
          <w:t xml:space="preserve">There are examples that </w:t>
        </w:r>
      </w:ins>
      <w:ins w:id="6002" w:author="Arthur Parmentier" w:date="2020-06-05T15:41:00Z">
        <w:r w:rsidR="00D966BC" w:rsidRPr="007C437A">
          <w:t>show</w:t>
        </w:r>
      </w:ins>
      <w:ins w:id="6003" w:author="Arthur Parmentier" w:date="2020-06-05T15:20:00Z">
        <w:r w:rsidRPr="007C437A">
          <w:t xml:space="preserve"> the </w:t>
        </w:r>
      </w:ins>
      <w:ins w:id="6004" w:author="Arthur Parmentier" w:date="2020-06-05T15:31:00Z">
        <w:r w:rsidR="002D025D" w:rsidRPr="007C437A">
          <w:t xml:space="preserve">influence of </w:t>
        </w:r>
      </w:ins>
      <w:ins w:id="6005" w:author="Arthur Parmentier" w:date="2020-06-05T15:20:00Z">
        <w:r w:rsidRPr="007C437A">
          <w:t>context in SP grammar. Think of recursive requests such as</w:t>
        </w:r>
      </w:ins>
      <w:ins w:id="6006" w:author="Arthur Parmentier" w:date="2020-06-05T15:33:00Z">
        <w:r w:rsidR="004B5F28" w:rsidRPr="007C437A">
          <w:t xml:space="preserve">: </w:t>
        </w:r>
      </w:ins>
      <w:ins w:id="6007" w:author="Arthur Parmentier" w:date="2020-06-05T15:20:00Z">
        <w:r w:rsidRPr="007C437A">
          <w:t xml:space="preserve">“Whole group, </w:t>
        </w:r>
      </w:ins>
      <w:ins w:id="6008" w:author="Arthur Parmentier" w:date="2020-06-05T15:21:00Z">
        <w:r w:rsidRPr="007C437A">
          <w:t>pointillism</w:t>
        </w:r>
      </w:ins>
      <w:ins w:id="6009" w:author="Arthur Parmentier" w:date="2020-06-05T15:22:00Z">
        <w:r w:rsidRPr="007C437A">
          <w:t xml:space="preserve"> with head</w:t>
        </w:r>
      </w:ins>
      <w:ins w:id="6010" w:author="Arthur Parmentier" w:date="2020-06-05T15:23:00Z">
        <w:r w:rsidRPr="007C437A">
          <w:t xml:space="preserve"> </w:t>
        </w:r>
      </w:ins>
      <w:ins w:id="6011" w:author="Arthur Parmentier" w:date="2020-06-05T15:22:00Z">
        <w:r w:rsidRPr="007C437A">
          <w:t>add hands low</w:t>
        </w:r>
      </w:ins>
      <w:ins w:id="6012" w:author="Arthur Parmentier" w:date="2020-06-05T15:23:00Z">
        <w:r w:rsidRPr="007C437A">
          <w:t xml:space="preserve"> volume, play”</w:t>
        </w:r>
      </w:ins>
      <w:ins w:id="6013" w:author="Arthur Parmentier" w:date="2020-06-05T15:33:00Z">
        <w:r w:rsidR="004B5F28" w:rsidRPr="007C437A">
          <w:t>.</w:t>
        </w:r>
        <w:r w:rsidR="004B5F28" w:rsidRPr="007C437A">
          <w:br/>
        </w:r>
      </w:ins>
      <w:ins w:id="6014" w:author="Arthur Parmentier" w:date="2020-06-05T15:25:00Z">
        <w:r w:rsidR="002D025D" w:rsidRPr="007C437A">
          <w:t>One could interpret the “low volume</w:t>
        </w:r>
      </w:ins>
      <w:ins w:id="6015" w:author="Arthur Parmentier" w:date="2020-06-05T15:26:00Z">
        <w:r w:rsidR="002D025D" w:rsidRPr="007C437A">
          <w:t>” in two ways:</w:t>
        </w:r>
      </w:ins>
    </w:p>
    <w:p w:rsidR="002D025D" w:rsidRPr="007C437A" w:rsidRDefault="002D025D" w:rsidP="00747B7B">
      <w:pPr>
        <w:rPr>
          <w:ins w:id="6016" w:author="Arthur Parmentier" w:date="2020-06-05T15:26:00Z"/>
        </w:rPr>
      </w:pPr>
      <w:ins w:id="6017" w:author="Arthur Parmentier" w:date="2020-06-05T15:26:00Z">
        <w:r w:rsidRPr="007C437A">
          <w:t>1° referring to the pointillism in general</w:t>
        </w:r>
        <w:r w:rsidRPr="007C437A">
          <w:br/>
          <w:t>2° referring t</w:t>
        </w:r>
      </w:ins>
      <w:ins w:id="6018" w:author="Arthur Parmentier" w:date="2020-06-05T15:34:00Z">
        <w:r w:rsidR="004B5F28" w:rsidRPr="007C437A">
          <w:t>o the</w:t>
        </w:r>
      </w:ins>
      <w:ins w:id="6019" w:author="Arthur Parmentier" w:date="2020-06-05T15:26:00Z">
        <w:r w:rsidRPr="007C437A">
          <w:t xml:space="preserve"> movements </w:t>
        </w:r>
      </w:ins>
      <w:ins w:id="6020" w:author="Arthur Parmentier" w:date="2020-06-05T15:34:00Z">
        <w:r w:rsidR="0018560A" w:rsidRPr="007C437A">
          <w:t xml:space="preserve">of the hands </w:t>
        </w:r>
      </w:ins>
      <w:ins w:id="6021" w:author="Arthur Parmentier" w:date="2020-06-05T15:26:00Z">
        <w:r w:rsidRPr="007C437A">
          <w:t>only</w:t>
        </w:r>
      </w:ins>
    </w:p>
    <w:p w:rsidR="002D025D" w:rsidRPr="007C437A" w:rsidRDefault="002D025D" w:rsidP="00747B7B">
      <w:pPr>
        <w:rPr>
          <w:ins w:id="6022" w:author="Arthur Parmentier" w:date="2020-06-05T15:28:00Z"/>
        </w:rPr>
      </w:pPr>
      <w:ins w:id="6023" w:author="Arthur Parmentier" w:date="2020-06-05T15:26:00Z">
        <w:r w:rsidRPr="007C437A">
          <w:t xml:space="preserve">I would personally </w:t>
        </w:r>
      </w:ins>
      <w:ins w:id="6024" w:author="Arthur Parmentier" w:date="2020-06-05T15:27:00Z">
        <w:r w:rsidRPr="007C437A">
          <w:t xml:space="preserve">interpret the request the first way. </w:t>
        </w:r>
      </w:ins>
      <w:ins w:id="6025" w:author="Arthur Parmentier" w:date="2020-06-05T15:28:00Z">
        <w:r w:rsidRPr="007C437A">
          <w:t>However,</w:t>
        </w:r>
      </w:ins>
      <w:ins w:id="6026" w:author="Arthur Parmentier" w:date="2020-06-05T15:27:00Z">
        <w:r w:rsidRPr="007C437A">
          <w:t xml:space="preserve"> in the following request:</w:t>
        </w:r>
      </w:ins>
      <w:ins w:id="6027" w:author="Arthur Parmentier" w:date="2020-06-05T15:34:00Z">
        <w:r w:rsidR="004B5F28" w:rsidRPr="007C437A">
          <w:t xml:space="preserve"> </w:t>
        </w:r>
      </w:ins>
      <w:ins w:id="6028" w:author="Arthur Parmentier" w:date="2020-06-05T15:27:00Z">
        <w:r w:rsidRPr="007C437A">
          <w:t>“Whole group, pointillism with head</w:t>
        </w:r>
      </w:ins>
      <w:ins w:id="6029" w:author="Arthur Parmentier" w:date="2020-06-05T15:28:00Z">
        <w:r w:rsidRPr="007C437A">
          <w:t xml:space="preserve"> high volume</w:t>
        </w:r>
      </w:ins>
      <w:ins w:id="6030" w:author="Arthur Parmentier" w:date="2020-06-05T15:27:00Z">
        <w:r w:rsidRPr="007C437A">
          <w:t xml:space="preserve"> add hands low volume, play”</w:t>
        </w:r>
      </w:ins>
      <w:ins w:id="6031" w:author="Arthur Parmentier" w:date="2020-06-05T15:34:00Z">
        <w:r w:rsidR="004B5F28" w:rsidRPr="007C437A">
          <w:t xml:space="preserve">, </w:t>
        </w:r>
      </w:ins>
      <w:ins w:id="6032" w:author="Arthur Parmentier" w:date="2020-06-05T15:28:00Z">
        <w:r w:rsidRPr="007C437A">
          <w:t>I would interpret it the second way, i.e. that the low volume refers to the hands only.</w:t>
        </w:r>
      </w:ins>
    </w:p>
    <w:p w:rsidR="009C1A6D" w:rsidRPr="007C437A" w:rsidRDefault="007D69D8" w:rsidP="00747B7B">
      <w:pPr>
        <w:rPr>
          <w:ins w:id="6033" w:author="Arthur Parmentier" w:date="2020-06-05T16:15:00Z"/>
        </w:rPr>
      </w:pPr>
      <w:ins w:id="6034" w:author="Arthur Parmentier" w:date="2020-06-05T15:34:00Z">
        <w:r w:rsidRPr="007C437A">
          <w:t>In general, my observation is th</w:t>
        </w:r>
      </w:ins>
      <w:ins w:id="6035" w:author="Arthur Parmentier" w:date="2020-06-05T16:02:00Z">
        <w:r w:rsidR="0010023A" w:rsidRPr="007C437A">
          <w:t xml:space="preserve">at there is a class of SP signs that I would call “prepositions”: </w:t>
        </w:r>
      </w:ins>
      <w:ins w:id="6036" w:author="Arthur Parmentier" w:date="2020-06-05T15:34:00Z">
        <w:r w:rsidRPr="007C437A">
          <w:t xml:space="preserve">with, without, add, group, </w:t>
        </w:r>
      </w:ins>
      <w:ins w:id="6037" w:author="Arthur Parmentier" w:date="2020-06-05T15:35:00Z">
        <w:r w:rsidRPr="007C437A">
          <w:t>remove</w:t>
        </w:r>
      </w:ins>
      <w:ins w:id="6038" w:author="Arthur Parmentier" w:date="2020-06-05T16:15:00Z">
        <w:r w:rsidR="00A97496" w:rsidRPr="007C437A">
          <w:t>, go on to, go back to, morph</w:t>
        </w:r>
      </w:ins>
      <w:ins w:id="6039" w:author="Arthur Parmentier" w:date="2020-06-05T15:35:00Z">
        <w:r w:rsidRPr="007C437A">
          <w:t>…</w:t>
        </w:r>
      </w:ins>
      <w:ins w:id="6040" w:author="Arthur Parmentier" w:date="2020-06-05T16:02:00Z">
        <w:r w:rsidR="0010023A" w:rsidRPr="007C437A">
          <w:t xml:space="preserve"> that</w:t>
        </w:r>
      </w:ins>
      <w:ins w:id="6041" w:author="Arthur Parmentier" w:date="2020-06-05T15:35:00Z">
        <w:r w:rsidRPr="007C437A">
          <w:t xml:space="preserve"> </w:t>
        </w:r>
      </w:ins>
      <w:ins w:id="6042" w:author="Arthur Parmentier" w:date="2020-06-05T15:45:00Z">
        <w:r w:rsidR="00D966BC" w:rsidRPr="007C437A">
          <w:t>a</w:t>
        </w:r>
        <w:r w:rsidR="00F4578C" w:rsidRPr="007C437A">
          <w:t>ct as operators</w:t>
        </w:r>
      </w:ins>
      <w:ins w:id="6043" w:author="Arthur Parmentier" w:date="2020-06-05T15:46:00Z">
        <w:r w:rsidR="00F4578C" w:rsidRPr="007C437A">
          <w:rPr>
            <w:rStyle w:val="Appelnotedebasdep"/>
          </w:rPr>
          <w:footnoteReference w:id="70"/>
        </w:r>
        <w:r w:rsidR="00F4578C" w:rsidRPr="007C437A">
          <w:t xml:space="preserve"> that changes the </w:t>
        </w:r>
        <w:r w:rsidR="00F4578C" w:rsidRPr="007C437A">
          <w:lastRenderedPageBreak/>
          <w:t>syntax of elements around them.</w:t>
        </w:r>
      </w:ins>
      <w:ins w:id="6047" w:author="Arthur Parmentier" w:date="2020-06-05T16:03:00Z">
        <w:r w:rsidR="007E64ED" w:rsidRPr="007C437A">
          <w:t xml:space="preserve"> In the second SP workbook</w:t>
        </w:r>
      </w:ins>
      <w:ins w:id="6048" w:author="Arthur Parmentier" w:date="2020-06-05T16:05:00Z">
        <w:r w:rsidR="00B25170" w:rsidRPr="007C437A">
          <w:t xml:space="preserve"> by Walter Thompson</w:t>
        </w:r>
      </w:ins>
      <w:ins w:id="6049" w:author="Arthur Parmentier" w:date="2020-06-05T16:12:00Z">
        <w:r w:rsidR="00B25170" w:rsidRPr="007C437A">
          <w:t>,</w:t>
        </w:r>
      </w:ins>
      <w:ins w:id="6050" w:author="Arthur Parmentier" w:date="2020-06-05T16:05:00Z">
        <w:r w:rsidR="00B25170" w:rsidRPr="007C437A">
          <w:t xml:space="preserve"> the</w:t>
        </w:r>
      </w:ins>
      <w:ins w:id="6051" w:author="Arthur Parmentier" w:date="2020-06-05T16:12:00Z">
        <w:r w:rsidR="00B25170" w:rsidRPr="007C437A">
          <w:t>s</w:t>
        </w:r>
      </w:ins>
      <w:ins w:id="6052" w:author="Arthur Parmentier" w:date="2020-06-05T16:05:00Z">
        <w:r w:rsidR="00B25170" w:rsidRPr="007C437A">
          <w:t>e</w:t>
        </w:r>
      </w:ins>
      <w:ins w:id="6053" w:author="Arthur Parmentier" w:date="2020-06-05T16:03:00Z">
        <w:r w:rsidR="007E64ED" w:rsidRPr="007C437A">
          <w:t xml:space="preserve"> signs ar</w:t>
        </w:r>
      </w:ins>
      <w:ins w:id="6054" w:author="Arthur Parmentier" w:date="2020-06-05T16:05:00Z">
        <w:r w:rsidR="00B25170" w:rsidRPr="007C437A">
          <w:t>e described as belonging to</w:t>
        </w:r>
      </w:ins>
      <w:ins w:id="6055" w:author="Arthur Parmentier" w:date="2020-06-05T16:03:00Z">
        <w:r w:rsidR="007E64ED" w:rsidRPr="007C437A">
          <w:t xml:space="preserve"> the syntax categories “what”</w:t>
        </w:r>
      </w:ins>
      <w:ins w:id="6056" w:author="Arthur Parmentier" w:date="2020-06-05T16:07:00Z">
        <w:r w:rsidR="00B25170" w:rsidRPr="007C437A">
          <w:t xml:space="preserve"> or “who”</w:t>
        </w:r>
      </w:ins>
      <w:ins w:id="6057" w:author="Arthur Parmentier" w:date="2020-06-05T16:08:00Z">
        <w:r w:rsidR="00B25170" w:rsidRPr="007C437A">
          <w:t xml:space="preserve"> and part of the </w:t>
        </w:r>
      </w:ins>
      <w:ins w:id="6058" w:author="Arthur Parmentier" w:date="2020-06-05T16:09:00Z">
        <w:r w:rsidR="00B25170" w:rsidRPr="007C437A">
          <w:t xml:space="preserve">“function signal” class. </w:t>
        </w:r>
      </w:ins>
    </w:p>
    <w:p w:rsidR="009C1A6D" w:rsidRPr="007C437A" w:rsidRDefault="009C1A6D" w:rsidP="00747B7B">
      <w:pPr>
        <w:rPr>
          <w:ins w:id="6059" w:author="Arthur Parmentier" w:date="2020-06-05T16:16:00Z"/>
        </w:rPr>
      </w:pPr>
      <w:ins w:id="6060" w:author="Arthur Parmentier" w:date="2020-06-05T16:16:00Z">
        <w:r w:rsidRPr="007C437A">
          <w:rPr>
            <w:noProof/>
            <w:rPrChange w:id="6061"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6062"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6063"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6064"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6065" w:author="Arthur Parmentier" w:date="2020-06-05T16:16:00Z"/>
        </w:rPr>
      </w:pPr>
      <w:ins w:id="6066" w:author="Arthur Parmentier" w:date="2020-06-05T16:20:00Z">
        <w:r w:rsidRPr="007C437A">
          <w:t>DECORRELATION what – content how -modifier…??</w:t>
        </w:r>
      </w:ins>
    </w:p>
    <w:p w:rsidR="002D025D" w:rsidRPr="007C437A" w:rsidRDefault="00B25170" w:rsidP="00747B7B">
      <w:pPr>
        <w:rPr>
          <w:ins w:id="6067" w:author="Arthur Parmentier" w:date="2020-06-05T00:15:00Z"/>
        </w:rPr>
      </w:pPr>
      <w:ins w:id="6068" w:author="Arthur Parmentier" w:date="2020-06-05T16:09:00Z">
        <w:r w:rsidRPr="007C437A">
          <w:t>From my model of SP as a re</w:t>
        </w:r>
      </w:ins>
      <w:ins w:id="6069" w:author="Arthur Parmentier" w:date="2020-06-05T16:10:00Z">
        <w:r w:rsidRPr="007C437A">
          <w:t xml:space="preserve">gular language and the previous observations, it is clear that at the syntax level, these signs are very different from other </w:t>
        </w:r>
      </w:ins>
      <w:ins w:id="6070" w:author="Arthur Parmentier" w:date="2020-06-05T16:11:00Z">
        <w:r w:rsidRPr="007C437A">
          <w:t>contents</w:t>
        </w:r>
      </w:ins>
      <w:ins w:id="6071" w:author="Arthur Parmentier" w:date="2020-06-05T16:10:00Z">
        <w:r w:rsidRPr="007C437A">
          <w:t xml:space="preserve"> or </w:t>
        </w:r>
      </w:ins>
      <w:ins w:id="6072" w:author="Arthur Parmentier" w:date="2020-06-05T16:11:00Z">
        <w:r w:rsidRPr="007C437A">
          <w:t>modifie</w:t>
        </w:r>
      </w:ins>
      <w:ins w:id="6073" w:author="Arthur Parmentier" w:date="2020-06-05T16:12:00Z">
        <w:r w:rsidRPr="007C437A">
          <w:t xml:space="preserve">rs </w:t>
        </w:r>
      </w:ins>
      <w:ins w:id="6074" w:author="Arthur Parmentier" w:date="2020-06-05T16:10:00Z">
        <w:r w:rsidRPr="007C437A">
          <w:t>signs.</w:t>
        </w:r>
      </w:ins>
    </w:p>
    <w:p w:rsidR="00747B7B" w:rsidRPr="007C437A" w:rsidRDefault="007D1E32" w:rsidP="00747B7B">
      <w:pPr>
        <w:rPr>
          <w:ins w:id="6075" w:author="Arthur Parmentier" w:date="2020-06-05T00:13:00Z"/>
        </w:rPr>
      </w:pPr>
      <w:ins w:id="6076" w:author="Arthur Parmentier" w:date="2020-06-05T00:08:00Z">
        <w:r w:rsidRPr="007C437A">
          <w:t xml:space="preserve">It is a very important limitation of the modeling of SP as a regular language, that I have not solved in my tool yet. Several options </w:t>
        </w:r>
      </w:ins>
      <w:ins w:id="6077" w:author="Arthur Parmentier" w:date="2020-06-05T00:09:00Z">
        <w:r w:rsidRPr="007C437A">
          <w:t>for</w:t>
        </w:r>
      </w:ins>
      <w:ins w:id="6078" w:author="Arthur Parmentier" w:date="2020-06-05T00:10:00Z">
        <w:r w:rsidR="00974865" w:rsidRPr="007C437A">
          <w:t xml:space="preserve"> solving this problem</w:t>
        </w:r>
      </w:ins>
      <w:ins w:id="6079" w:author="Arthur Parmentier" w:date="2020-06-05T00:11:00Z">
        <w:r w:rsidR="00974865" w:rsidRPr="007C437A">
          <w:t xml:space="preserve"> in</w:t>
        </w:r>
      </w:ins>
      <w:ins w:id="6080" w:author="Arthur Parmentier" w:date="2020-06-05T00:09:00Z">
        <w:r w:rsidRPr="007C437A">
          <w:t xml:space="preserve"> </w:t>
        </w:r>
      </w:ins>
      <w:ins w:id="6081" w:author="Arthur Parmentier" w:date="2020-06-05T00:10:00Z">
        <w:r w:rsidRPr="007C437A">
          <w:t xml:space="preserve">a </w:t>
        </w:r>
      </w:ins>
      <w:ins w:id="6082" w:author="Arthur Parmentier" w:date="2020-06-05T00:09:00Z">
        <w:r w:rsidRPr="007C437A">
          <w:t>future implementation are discussed in a further section.</w:t>
        </w:r>
      </w:ins>
    </w:p>
    <w:p w:rsidR="009854FD" w:rsidRPr="007C437A" w:rsidRDefault="00376090">
      <w:pPr>
        <w:rPr>
          <w:ins w:id="6083" w:author="Arthur Parmentier" w:date="2020-06-04T16:33:00Z"/>
        </w:rPr>
        <w:pPrChange w:id="6084" w:author="Arthur Parmentier" w:date="2020-06-05T00:06:00Z">
          <w:pPr>
            <w:pStyle w:val="Paragraphedeliste"/>
            <w:numPr>
              <w:numId w:val="38"/>
            </w:numPr>
            <w:ind w:hanging="360"/>
          </w:pPr>
        </w:pPrChange>
      </w:pPr>
      <w:ins w:id="6085" w:author="Arthur Parmentier" w:date="2020-06-05T00:13:00Z">
        <w:r w:rsidRPr="007C437A">
          <w:t>In all cases that I have identified, it is the logical element that are able to change the category of a sign and therefore</w:t>
        </w:r>
      </w:ins>
      <w:ins w:id="6086" w:author="Arthur Parmentier" w:date="2020-06-05T00:14:00Z">
        <w:r w:rsidRPr="007C437A">
          <w:t xml:space="preserve"> “break” the FSM representation validity</w:t>
        </w:r>
      </w:ins>
      <w:ins w:id="6087" w:author="Arthur Parmentier" w:date="2020-06-05T00:16:00Z">
        <w:r w:rsidRPr="007C437A">
          <w:t xml:space="preserve">. I hope that my work and these observations will </w:t>
        </w:r>
      </w:ins>
      <w:ins w:id="6088" w:author="Arthur Parmentier" w:date="2020-06-05T00:17:00Z">
        <w:r w:rsidRPr="007C437A">
          <w:t>serve as a bas</w:t>
        </w:r>
      </w:ins>
      <w:ins w:id="6089" w:author="Arthur Parmentier" w:date="2020-06-05T00:18:00Z">
        <w:r w:rsidRPr="007C437A">
          <w:t>e</w:t>
        </w:r>
      </w:ins>
      <w:ins w:id="6090" w:author="Arthur Parmentier" w:date="2020-06-05T00:17:00Z">
        <w:r w:rsidRPr="007C437A">
          <w:t xml:space="preserve"> for </w:t>
        </w:r>
      </w:ins>
      <w:ins w:id="6091" w:author="Arthur Parmentier" w:date="2020-06-05T00:18:00Z">
        <w:r w:rsidRPr="007C437A">
          <w:t>deeper</w:t>
        </w:r>
      </w:ins>
      <w:ins w:id="6092" w:author="Arthur Parmentier" w:date="2020-06-05T00:17:00Z">
        <w:r w:rsidRPr="007C437A">
          <w:t xml:space="preserve"> stud</w:t>
        </w:r>
      </w:ins>
      <w:ins w:id="6093" w:author="Arthur Parmentier" w:date="2020-06-05T00:18:00Z">
        <w:r w:rsidRPr="007C437A">
          <w:t>ies</w:t>
        </w:r>
      </w:ins>
      <w:ins w:id="6094" w:author="Arthur Parmentier" w:date="2020-06-05T00:17:00Z">
        <w:r w:rsidRPr="007C437A">
          <w:t xml:space="preserve"> and</w:t>
        </w:r>
      </w:ins>
      <w:ins w:id="6095" w:author="Arthur Parmentier" w:date="2020-06-05T00:18:00Z">
        <w:r w:rsidRPr="007C437A">
          <w:t xml:space="preserve"> linguistic</w:t>
        </w:r>
      </w:ins>
      <w:ins w:id="6096" w:author="Arthur Parmentier" w:date="2020-06-05T00:17:00Z">
        <w:r w:rsidRPr="007C437A">
          <w:t xml:space="preserve"> modeling of SP grammar in its “regular” and “contextual” components</w:t>
        </w:r>
      </w:ins>
      <w:ins w:id="6097"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6098" w:author="Arthur Parmentier" w:date="2020-06-05T00:01:00Z"/>
          <w:rPrChange w:id="6099" w:author="Arthur Parmentier" w:date="2020-06-07T15:27:00Z">
            <w:rPr>
              <w:del w:id="6100" w:author="Arthur Parmentier" w:date="2020-06-05T00:01:00Z"/>
            </w:rPr>
          </w:rPrChange>
        </w:rPr>
        <w:pPrChange w:id="6101" w:author="Arthur Parmentier" w:date="2020-06-04T16:59:00Z">
          <w:pPr>
            <w:pStyle w:val="Titre2"/>
          </w:pPr>
        </w:pPrChange>
      </w:pPr>
      <w:bookmarkStart w:id="6102" w:name="_Toc42259029"/>
      <w:bookmarkStart w:id="6103" w:name="_Toc42259106"/>
      <w:bookmarkStart w:id="6104" w:name="_Toc42449785"/>
      <w:bookmarkStart w:id="6105" w:name="_Toc42449867"/>
      <w:bookmarkEnd w:id="6102"/>
      <w:bookmarkEnd w:id="6103"/>
      <w:bookmarkEnd w:id="6104"/>
      <w:bookmarkEnd w:id="6105"/>
    </w:p>
    <w:p w:rsidR="00F25194" w:rsidRPr="007C437A" w:rsidRDefault="00F25194">
      <w:pPr>
        <w:pStyle w:val="Titre3"/>
        <w:rPr>
          <w:ins w:id="6106" w:author="Arthur Parmentier" w:date="2020-06-05T00:33:00Z"/>
        </w:rPr>
      </w:pPr>
      <w:bookmarkStart w:id="6107" w:name="_Toc42449868"/>
      <w:r w:rsidRPr="007C437A">
        <w:t>Part 5: Orchestra simulation</w:t>
      </w:r>
      <w:bookmarkEnd w:id="6107"/>
    </w:p>
    <w:p w:rsidR="002453FD" w:rsidRPr="007C437A" w:rsidRDefault="002453FD" w:rsidP="002453FD">
      <w:pPr>
        <w:rPr>
          <w:ins w:id="6108" w:author="Arthur Parmentier" w:date="2020-06-05T00:37:00Z"/>
        </w:rPr>
      </w:pPr>
      <w:ins w:id="6109" w:author="Arthur Parmentier" w:date="2020-06-05T00:35:00Z">
        <w:r w:rsidRPr="007C437A">
          <w:t xml:space="preserve">From the OSC commands created by the </w:t>
        </w:r>
      </w:ins>
      <w:ins w:id="6110" w:author="Arthur Parmentier" w:date="2020-06-08T01:39:00Z">
        <w:r w:rsidR="00DE0C52">
          <w:t>automaton</w:t>
        </w:r>
      </w:ins>
      <w:ins w:id="6111" w:author="Arthur Parmentier" w:date="2020-06-05T00:35:00Z">
        <w:r w:rsidRPr="007C437A">
          <w:t xml:space="preserve">, there is an unlimited panel of </w:t>
        </w:r>
      </w:ins>
      <w:ins w:id="6112" w:author="Arthur Parmentier" w:date="2020-06-05T00:36:00Z">
        <w:r w:rsidRPr="007C437A">
          <w:t xml:space="preserve">tools and ways to create an orchestra. </w:t>
        </w:r>
      </w:ins>
    </w:p>
    <w:p w:rsidR="002453FD" w:rsidRPr="007C437A" w:rsidRDefault="00AC4940" w:rsidP="002453FD">
      <w:pPr>
        <w:pStyle w:val="Titre4"/>
        <w:rPr>
          <w:ins w:id="6113" w:author="Arthur Parmentier" w:date="2020-06-05T00:37:00Z"/>
        </w:rPr>
      </w:pPr>
      <w:ins w:id="6114" w:author="Arthur Parmentier" w:date="2020-06-05T12:55:00Z">
        <w:r w:rsidRPr="007C437A">
          <w:t xml:space="preserve">First try with </w:t>
        </w:r>
      </w:ins>
      <w:ins w:id="6115" w:author="Arthur Parmentier" w:date="2020-06-05T00:37:00Z">
        <w:r w:rsidR="002453FD" w:rsidRPr="007C437A">
          <w:t>Ableton Live</w:t>
        </w:r>
      </w:ins>
    </w:p>
    <w:p w:rsidR="002453FD" w:rsidRPr="007C437A" w:rsidRDefault="002453FD" w:rsidP="002453FD">
      <w:pPr>
        <w:rPr>
          <w:ins w:id="6116" w:author="Arthur Parmentier" w:date="2020-06-05T00:43:00Z"/>
        </w:rPr>
      </w:pPr>
      <w:ins w:id="6117" w:author="Arthur Parmentier" w:date="2020-06-05T00:36:00Z">
        <w:r w:rsidRPr="007C437A">
          <w:t xml:space="preserve">I originally started by building a connection with </w:t>
        </w:r>
      </w:ins>
      <w:ins w:id="6118" w:author="Arthur Parmentier" w:date="2020-06-05T00:40:00Z">
        <w:r w:rsidR="00233897" w:rsidRPr="007C437A">
          <w:t xml:space="preserve">the performance software </w:t>
        </w:r>
      </w:ins>
      <w:ins w:id="6119" w:author="Arthur Parmentier" w:date="2020-06-05T00:36:00Z">
        <w:r w:rsidRPr="007C437A">
          <w:t>Ableton Live</w:t>
        </w:r>
      </w:ins>
      <w:ins w:id="6120" w:author="Arthur Parmentier" w:date="2020-06-05T00:40:00Z">
        <w:r w:rsidR="00233897" w:rsidRPr="007C437A">
          <w:t xml:space="preserve"> because of its wide spread use in the community of live performing artists</w:t>
        </w:r>
      </w:ins>
      <w:ins w:id="6121" w:author="Arthur Parmentier" w:date="2020-06-05T00:41:00Z">
        <w:r w:rsidR="00233897" w:rsidRPr="007C437A">
          <w:t xml:space="preserve"> (DJs, live performers) and its useful features for li</w:t>
        </w:r>
      </w:ins>
      <w:ins w:id="6122" w:author="Arthur Parmentier" w:date="2020-06-05T00:42:00Z">
        <w:r w:rsidR="00233897" w:rsidRPr="007C437A">
          <w:t>ve music such as the use of scenes and or the launch of clips synchron</w:t>
        </w:r>
      </w:ins>
      <w:ins w:id="6123" w:author="Arthur Parmentier" w:date="2020-06-05T00:43:00Z">
        <w:r w:rsidR="00233897" w:rsidRPr="007C437A">
          <w:t>ized with a particular metric and tempo.</w:t>
        </w:r>
      </w:ins>
    </w:p>
    <w:p w:rsidR="00E93BAC" w:rsidRPr="007C437A" w:rsidRDefault="00E93BAC" w:rsidP="002453FD">
      <w:pPr>
        <w:rPr>
          <w:ins w:id="6124" w:author="Arthur Parmentier" w:date="2020-06-05T00:56:00Z"/>
        </w:rPr>
      </w:pPr>
      <w:ins w:id="6125" w:author="Arthur Parmentier" w:date="2020-06-05T00:44:00Z">
        <w:r w:rsidRPr="007C437A">
          <w:t>Just like many DAWs, Live can be hard to control externally and only offer a limi</w:t>
        </w:r>
      </w:ins>
      <w:ins w:id="6126" w:author="Arthur Parmentier" w:date="2020-06-05T00:45:00Z">
        <w:r w:rsidRPr="007C437A">
          <w:t>ted API to its internal mechanisms. Controlling Live externally typically requires scripting a se</w:t>
        </w:r>
      </w:ins>
      <w:ins w:id="6127" w:author="Arthur Parmentier" w:date="2020-06-05T00:46:00Z">
        <w:r w:rsidRPr="007C437A">
          <w:t>rver in python that must be installed manually. However, LiveOSC</w:t>
        </w:r>
      </w:ins>
      <w:ins w:id="6128" w:author="Arthur Parmentier" w:date="2020-06-05T00:48:00Z">
        <w:r w:rsidRPr="007C437A">
          <w:rPr>
            <w:rStyle w:val="Appelnotedebasdep"/>
          </w:rPr>
          <w:footnoteReference w:id="71"/>
        </w:r>
      </w:ins>
      <w:ins w:id="6133" w:author="Arthur Parmentier" w:date="2020-06-05T00:46:00Z">
        <w:r w:rsidRPr="007C437A">
          <w:t xml:space="preserve"> has been shared by the community to </w:t>
        </w:r>
      </w:ins>
      <w:ins w:id="6134" w:author="Arthur Parmentier" w:date="2020-06-05T00:47:00Z">
        <w:r w:rsidRPr="007C437A">
          <w:t>help in this process by creating</w:t>
        </w:r>
      </w:ins>
      <w:ins w:id="6135" w:author="Arthur Parmentier" w:date="2020-06-05T00:56:00Z">
        <w:r w:rsidR="00AD4CD1" w:rsidRPr="007C437A">
          <w:t xml:space="preserve"> server that listens to</w:t>
        </w:r>
      </w:ins>
      <w:ins w:id="6136" w:author="Arthur Parmentier" w:date="2020-06-05T00:47:00Z">
        <w:r w:rsidRPr="007C437A">
          <w:t xml:space="preserve"> OSC map</w:t>
        </w:r>
      </w:ins>
      <w:ins w:id="6137" w:author="Arthur Parmentier" w:date="2020-06-05T00:56:00Z">
        <w:r w:rsidR="00AD4CD1" w:rsidRPr="007C437A">
          <w:t xml:space="preserve"> it to</w:t>
        </w:r>
      </w:ins>
      <w:ins w:id="6138" w:author="Arthur Parmentier" w:date="2020-06-05T00:47:00Z">
        <w:r w:rsidRPr="007C437A">
          <w:t xml:space="preserve"> Live parameters</w:t>
        </w:r>
      </w:ins>
      <w:ins w:id="6139" w:author="Arthur Parmentier" w:date="2020-06-05T00:48:00Z">
        <w:r w:rsidRPr="007C437A">
          <w:t>.</w:t>
        </w:r>
      </w:ins>
    </w:p>
    <w:p w:rsidR="00AD4CD1" w:rsidRPr="007C437A" w:rsidRDefault="00AD4CD1" w:rsidP="002453FD">
      <w:pPr>
        <w:rPr>
          <w:ins w:id="6140" w:author="Arthur Parmentier" w:date="2020-06-05T01:07:00Z"/>
        </w:rPr>
      </w:pPr>
      <w:ins w:id="6141" w:author="Arthur Parmentier" w:date="2020-06-05T00:57:00Z">
        <w:r w:rsidRPr="007C437A">
          <w:t xml:space="preserve">In my </w:t>
        </w:r>
      </w:ins>
      <w:ins w:id="6142" w:author="Arthur Parmentier" w:date="2020-06-05T00:58:00Z">
        <w:r w:rsidRPr="007C437A">
          <w:rPr>
            <w:rPrChange w:id="6143" w:author="Arthur Parmentier" w:date="2020-06-07T15:27:00Z">
              <w:rPr/>
            </w:rPrChange>
          </w:rPr>
          <w:fldChar w:fldCharType="begin"/>
        </w:r>
        <w:r w:rsidRPr="007C437A">
          <w:instrText xml:space="preserve"> HYPERLINK "https://www.youtube.com/watch?v=OmPFMT9mgOs" </w:instrText>
        </w:r>
        <w:r w:rsidRPr="007C437A">
          <w:rPr>
            <w:rPrChange w:id="6144" w:author="Arthur Parmentier" w:date="2020-06-07T15:27:00Z">
              <w:rPr/>
            </w:rPrChange>
          </w:rPr>
          <w:fldChar w:fldCharType="separate"/>
        </w:r>
        <w:r w:rsidRPr="007C437A">
          <w:rPr>
            <w:rStyle w:val="Lienhypertexte"/>
          </w:rPr>
          <w:t>third demo video</w:t>
        </w:r>
        <w:r w:rsidRPr="007C437A">
          <w:rPr>
            <w:rPrChange w:id="6145" w:author="Arthur Parmentier" w:date="2020-06-07T15:27:00Z">
              <w:rPr/>
            </w:rPrChange>
          </w:rPr>
          <w:fldChar w:fldCharType="end"/>
        </w:r>
      </w:ins>
      <w:ins w:id="6146" w:author="Arthur Parmentier" w:date="2020-06-05T00:57:00Z">
        <w:r w:rsidRPr="007C437A">
          <w:t>, I showed how I could use custom gestures to launch and stop clips in Live</w:t>
        </w:r>
      </w:ins>
      <w:ins w:id="6147" w:author="Arthur Parmentier" w:date="2020-06-05T00:58:00Z">
        <w:r w:rsidRPr="007C437A">
          <w:t>, just like a simple DJ controller would.</w:t>
        </w:r>
      </w:ins>
      <w:ins w:id="6148" w:author="Arthur Parmentier" w:date="2020-06-05T01:00:00Z">
        <w:r w:rsidRPr="007C437A">
          <w:t xml:space="preserve"> It required only a little effort to convert the conventions I use in my </w:t>
        </w:r>
        <w:r w:rsidRPr="007C437A">
          <w:lastRenderedPageBreak/>
          <w:t>OSC</w:t>
        </w:r>
      </w:ins>
      <w:ins w:id="6149" w:author="Arthur Parmentier" w:date="2020-06-05T01:01:00Z">
        <w:r w:rsidRPr="007C437A">
          <w:t xml:space="preserve"> commands to match the LiveOSC format. </w:t>
        </w:r>
      </w:ins>
      <w:ins w:id="6150" w:author="Arthur Parmentier" w:date="2020-06-05T01:03:00Z">
        <w:r w:rsidRPr="007C437A">
          <w:t xml:space="preserve">By synchronizing </w:t>
        </w:r>
      </w:ins>
      <w:ins w:id="6151" w:author="Arthur Parmentier" w:date="2020-06-05T01:01:00Z">
        <w:r w:rsidRPr="007C437A">
          <w:t xml:space="preserve">all the clips </w:t>
        </w:r>
      </w:ins>
      <w:ins w:id="6152" w:author="Arthur Parmentier" w:date="2020-06-05T01:02:00Z">
        <w:r w:rsidRPr="007C437A">
          <w:t>at the same tempo and metric</w:t>
        </w:r>
      </w:ins>
      <w:ins w:id="6153" w:author="Arthur Parmentier" w:date="2020-06-05T01:01:00Z">
        <w:r w:rsidRPr="007C437A">
          <w:t xml:space="preserve">, </w:t>
        </w:r>
      </w:ins>
      <w:ins w:id="6154" w:author="Arthur Parmentier" w:date="2020-06-05T01:03:00Z">
        <w:r w:rsidRPr="007C437A">
          <w:t>Live allowed me to c</w:t>
        </w:r>
      </w:ins>
      <w:ins w:id="6155" w:author="Arthur Parmentier" w:date="2020-06-05T01:04:00Z">
        <w:r w:rsidRPr="007C437A">
          <w:t xml:space="preserve">reate a fun demo with very simple controls that </w:t>
        </w:r>
      </w:ins>
      <w:ins w:id="6156" w:author="Arthur Parmentier" w:date="2020-06-05T01:05:00Z">
        <w:r w:rsidRPr="007C437A">
          <w:t>“sounds good” and can easily be modified and customized by the users.</w:t>
        </w:r>
      </w:ins>
    </w:p>
    <w:p w:rsidR="00E13FD2" w:rsidRPr="007C437A" w:rsidRDefault="00A911BE" w:rsidP="002453FD">
      <w:pPr>
        <w:rPr>
          <w:ins w:id="6157" w:author="Arthur Parmentier" w:date="2020-06-05T12:54:00Z"/>
        </w:rPr>
      </w:pPr>
      <w:ins w:id="6158" w:author="Arthur Parmentier" w:date="2020-06-05T12:38:00Z">
        <w:r w:rsidRPr="007C437A">
          <w:t>However, t</w:t>
        </w:r>
      </w:ins>
      <w:ins w:id="6159" w:author="Arthur Parmentier" w:date="2020-06-05T01:07:00Z">
        <w:r w:rsidR="00E13FD2" w:rsidRPr="007C437A">
          <w:t>he integration of SP commands could not be pushed very far into Live without more complex scripting</w:t>
        </w:r>
      </w:ins>
      <w:ins w:id="6160" w:author="Arthur Parmentier" w:date="2020-06-05T01:08:00Z">
        <w:r w:rsidR="00E13FD2" w:rsidRPr="007C437A">
          <w:t xml:space="preserve"> by extending the LiveOSC API, or perhaps by using additional custom Max for Live scripts.</w:t>
        </w:r>
      </w:ins>
      <w:ins w:id="6161"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6162" w:author="Arthur Parmentier" w:date="2020-06-05T12:42:00Z">
        <w:r w:rsidRPr="007C437A">
          <w:t>clips.</w:t>
        </w:r>
      </w:ins>
      <w:ins w:id="6163" w:author="Arthur Parmentier" w:date="2020-06-05T01:11:00Z">
        <w:r w:rsidR="00E13FD2" w:rsidRPr="007C437A">
          <w:br/>
        </w:r>
      </w:ins>
      <w:ins w:id="6164" w:author="Arthur Parmentier" w:date="2020-06-05T01:10:00Z">
        <w:r w:rsidR="00E13FD2" w:rsidRPr="007C437A">
          <w:t xml:space="preserve">This is </w:t>
        </w:r>
      </w:ins>
      <w:ins w:id="6165" w:author="Arthur Parmentier" w:date="2020-06-05T12:42:00Z">
        <w:r w:rsidRPr="007C437A">
          <w:t xml:space="preserve">a very useful and ergonomic design choice for many use case but clearly is a limit to one of the most basic </w:t>
        </w:r>
      </w:ins>
      <w:ins w:id="6166" w:author="Arthur Parmentier" w:date="2020-06-05T12:43:00Z">
        <w:r w:rsidRPr="007C437A">
          <w:t>element of composition in SP</w:t>
        </w:r>
      </w:ins>
      <w:ins w:id="6167" w:author="Arthur Parmentier" w:date="2020-06-05T01:11:00Z">
        <w:r w:rsidR="00E13FD2" w:rsidRPr="007C437A">
          <w:t xml:space="preserve">. Some extended research showed me that </w:t>
        </w:r>
      </w:ins>
      <w:ins w:id="6168" w:author="Arthur Parmentier" w:date="2020-06-05T01:12:00Z">
        <w:r w:rsidR="00E13FD2" w:rsidRPr="007C437A">
          <w:t xml:space="preserve">there would be some workarounds change the tempo of a single clip of scene from within their </w:t>
        </w:r>
      </w:ins>
      <w:ins w:id="6169" w:author="Arthur Parmentier" w:date="2020-06-05T01:13:00Z">
        <w:r w:rsidR="00E13FD2" w:rsidRPr="007C437A">
          <w:t>naming</w:t>
        </w:r>
      </w:ins>
      <w:ins w:id="6170" w:author="Arthur Parmentier" w:date="2020-06-05T01:12:00Z">
        <w:r w:rsidR="00E13FD2" w:rsidRPr="007C437A">
          <w:t>, which would make it a better tool than other DAWs in which multiple tempos are</w:t>
        </w:r>
      </w:ins>
      <w:ins w:id="6171" w:author="Arthur Parmentier" w:date="2020-06-05T01:13:00Z">
        <w:r w:rsidR="00E13FD2" w:rsidRPr="007C437A">
          <w:t xml:space="preserve"> almost never found. But getting into those modifications in real time would </w:t>
        </w:r>
      </w:ins>
      <w:ins w:id="6172" w:author="Arthur Parmentier" w:date="2020-06-05T12:43:00Z">
        <w:r w:rsidRPr="007C437A">
          <w:t xml:space="preserve">require a very deep “hack” into Live that I could not afford </w:t>
        </w:r>
      </w:ins>
      <w:ins w:id="6173" w:author="Arthur Parmentier" w:date="2020-06-05T12:44:00Z">
        <w:r w:rsidRPr="007C437A">
          <w:t>spending time on in the frame of this project; also given that Live is a proprietary software that would maybe not be the most popular c</w:t>
        </w:r>
      </w:ins>
      <w:ins w:id="6174" w:author="Arthur Parmentier" w:date="2020-06-05T12:45:00Z">
        <w:r w:rsidRPr="007C437A">
          <w:t>hoice among the community of performers and Soundpainting that I target with my tool.</w:t>
        </w:r>
      </w:ins>
    </w:p>
    <w:p w:rsidR="00AC4940" w:rsidRPr="007C437A" w:rsidRDefault="00AC4940" w:rsidP="00AC4940">
      <w:pPr>
        <w:pStyle w:val="Titre4"/>
        <w:rPr>
          <w:ins w:id="6175" w:author="Arthur Parmentier" w:date="2020-06-05T12:54:00Z"/>
        </w:rPr>
      </w:pPr>
      <w:ins w:id="6176" w:author="Arthur Parmentier" w:date="2020-06-05T12:58:00Z">
        <w:r w:rsidRPr="007C437A">
          <w:t>The advantages of DAWs over Max</w:t>
        </w:r>
      </w:ins>
    </w:p>
    <w:p w:rsidR="00AC4940" w:rsidRPr="007C437A" w:rsidRDefault="00AC4940" w:rsidP="00AC4940">
      <w:pPr>
        <w:rPr>
          <w:ins w:id="6177" w:author="Arthur Parmentier" w:date="2020-06-05T13:41:00Z"/>
        </w:rPr>
      </w:pPr>
      <w:ins w:id="6178" w:author="Arthur Parmentier" w:date="2020-06-05T12:54:00Z">
        <w:r w:rsidRPr="007C437A">
          <w:t>While searching for altern</w:t>
        </w:r>
      </w:ins>
      <w:ins w:id="6179" w:author="Arthur Parmentier" w:date="2020-06-05T12:55:00Z">
        <w:r w:rsidRPr="007C437A">
          <w:t>atives to Ableton to implemen</w:t>
        </w:r>
      </w:ins>
      <w:ins w:id="6180" w:author="Arthur Parmentier" w:date="2020-06-05T12:57:00Z">
        <w:r w:rsidRPr="007C437A">
          <w:t>t the virtual orchestra</w:t>
        </w:r>
      </w:ins>
      <w:ins w:id="6181" w:author="Arthur Parmentier" w:date="2020-06-05T12:58:00Z">
        <w:r w:rsidRPr="007C437A">
          <w:t xml:space="preserve">, I realized that </w:t>
        </w:r>
      </w:ins>
      <w:ins w:id="6182" w:author="Arthur Parmentier" w:date="2020-06-05T12:59:00Z">
        <w:r w:rsidRPr="007C437A">
          <w:t>most DAWs d</w:t>
        </w:r>
      </w:ins>
      <w:ins w:id="6183" w:author="Arthur Parmentier" w:date="2020-06-05T13:40:00Z">
        <w:r w:rsidR="00B9593F" w:rsidRPr="007C437A">
          <w:t>o not have</w:t>
        </w:r>
      </w:ins>
      <w:ins w:id="6184" w:author="Arthur Parmentier" w:date="2020-06-05T12:59:00Z">
        <w:r w:rsidRPr="007C437A">
          <w:t xml:space="preserve"> the flexibility that would </w:t>
        </w:r>
      </w:ins>
      <w:ins w:id="6185" w:author="Arthur Parmentier" w:date="2020-06-05T13:40:00Z">
        <w:r w:rsidR="00943D75" w:rsidRPr="007C437A">
          <w:t>is</w:t>
        </w:r>
      </w:ins>
      <w:ins w:id="6186" w:author="Arthur Parmentier" w:date="2020-06-05T12:59:00Z">
        <w:r w:rsidRPr="007C437A">
          <w:t xml:space="preserve"> required for composing in real-time with SP gestures</w:t>
        </w:r>
      </w:ins>
      <w:ins w:id="6187" w:author="Arthur Parmentier" w:date="2020-06-05T13:41:00Z">
        <w:r w:rsidR="00943D75" w:rsidRPr="007C437A">
          <w:t>:</w:t>
        </w:r>
      </w:ins>
    </w:p>
    <w:p w:rsidR="00943D75" w:rsidRPr="007C437A" w:rsidRDefault="00943D75" w:rsidP="00943D75">
      <w:pPr>
        <w:pStyle w:val="Paragraphedeliste"/>
        <w:numPr>
          <w:ilvl w:val="0"/>
          <w:numId w:val="41"/>
        </w:numPr>
        <w:rPr>
          <w:ins w:id="6188" w:author="Arthur Parmentier" w:date="2020-06-05T13:41:00Z"/>
        </w:rPr>
      </w:pPr>
      <w:ins w:id="6189" w:author="Arthur Parmentier" w:date="2020-06-05T13:41:00Z">
        <w:r w:rsidRPr="007C437A">
          <w:t>Working at several tempos</w:t>
        </w:r>
      </w:ins>
    </w:p>
    <w:p w:rsidR="00943D75" w:rsidRPr="007C437A" w:rsidRDefault="00943D75" w:rsidP="00943D75">
      <w:pPr>
        <w:pStyle w:val="Paragraphedeliste"/>
        <w:numPr>
          <w:ilvl w:val="0"/>
          <w:numId w:val="41"/>
        </w:numPr>
        <w:rPr>
          <w:ins w:id="6190" w:author="Arthur Parmentier" w:date="2020-06-05T13:42:00Z"/>
        </w:rPr>
      </w:pPr>
      <w:ins w:id="6191" w:author="Arthur Parmentier" w:date="2020-06-05T13:42:00Z">
        <w:r w:rsidRPr="007C437A">
          <w:t>Looping things on the fly</w:t>
        </w:r>
      </w:ins>
    </w:p>
    <w:p w:rsidR="00943D75" w:rsidRPr="007C437A" w:rsidRDefault="00943D75" w:rsidP="00943D75">
      <w:pPr>
        <w:pStyle w:val="Paragraphedeliste"/>
        <w:numPr>
          <w:ilvl w:val="0"/>
          <w:numId w:val="41"/>
        </w:numPr>
        <w:rPr>
          <w:ins w:id="6192" w:author="Arthur Parmentier" w:date="2020-06-05T13:45:00Z"/>
        </w:rPr>
      </w:pPr>
      <w:ins w:id="6193" w:author="Arthur Parmentier" w:date="2020-06-05T13:44:00Z">
        <w:r w:rsidRPr="007C437A">
          <w:t>Working with continuous frequencies (in contrast with quantized pitches in the frequency domain) for glissandos</w:t>
        </w:r>
      </w:ins>
      <w:ins w:id="6194"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6195" w:author="Arthur Parmentier" w:date="2020-06-05T13:45:00Z"/>
        </w:rPr>
      </w:pPr>
      <w:ins w:id="6196"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6197" w:author="Arthur Parmentier" w:date="2020-06-05T13:45:00Z"/>
        </w:rPr>
      </w:pPr>
      <w:ins w:id="6198" w:author="Arthur Parmentier" w:date="2020-06-05T13:45:00Z">
        <w:r w:rsidRPr="007C437A">
          <w:t>…</w:t>
        </w:r>
      </w:ins>
    </w:p>
    <w:p w:rsidR="00943D75" w:rsidRPr="007C437A" w:rsidRDefault="00943D75" w:rsidP="00943D75">
      <w:pPr>
        <w:rPr>
          <w:ins w:id="6199" w:author="Arthur Parmentier" w:date="2020-06-05T13:47:00Z"/>
        </w:rPr>
      </w:pPr>
      <w:ins w:id="6200" w:author="Arthur Parmentier" w:date="2020-06-05T13:46:00Z">
        <w:r w:rsidRPr="007C437A">
          <w:t>For many of these elements, Max/MSP looks like a better choice than DAWs</w:t>
        </w:r>
      </w:ins>
      <w:ins w:id="6201" w:author="Arthur Parmentier" w:date="2020-06-05T13:47:00Z">
        <w:r w:rsidRPr="007C437A">
          <w:t xml:space="preserve"> because of its packages and objects dedicated to these features.</w:t>
        </w:r>
      </w:ins>
    </w:p>
    <w:p w:rsidR="00943D75" w:rsidRPr="007C437A" w:rsidRDefault="00943D75" w:rsidP="00943D75">
      <w:pPr>
        <w:rPr>
          <w:ins w:id="6202" w:author="Arthur Parmentier" w:date="2020-06-05T13:50:00Z"/>
        </w:rPr>
      </w:pPr>
      <w:ins w:id="6203" w:author="Arthur Parmentier" w:date="2020-06-05T13:47:00Z">
        <w:r w:rsidRPr="007C437A">
          <w:t xml:space="preserve">However, </w:t>
        </w:r>
      </w:ins>
      <w:ins w:id="6204"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6205" w:author="Arthur Parmentier" w:date="2020-06-05T01:14:00Z"/>
        </w:rPr>
        <w:pPrChange w:id="6206" w:author="Arthur Parmentier" w:date="2020-06-05T13:51:00Z">
          <w:pPr/>
        </w:pPrChange>
      </w:pPr>
      <w:ins w:id="6207" w:author="Arthur Parmentier" w:date="2020-06-05T13:51:00Z">
        <w:r w:rsidRPr="007C437A">
          <w:t>Midi roll editor</w:t>
        </w:r>
      </w:ins>
    </w:p>
    <w:p w:rsidR="00E13FD2" w:rsidRPr="007C437A" w:rsidRDefault="00E13FD2">
      <w:pPr>
        <w:rPr>
          <w:ins w:id="6208" w:author="Arthur Parmentier" w:date="2020-05-18T17:06:00Z"/>
          <w:rPrChange w:id="6209" w:author="Arthur Parmentier" w:date="2020-06-07T15:27:00Z">
            <w:rPr>
              <w:ins w:id="6210" w:author="Arthur Parmentier" w:date="2020-05-18T17:06:00Z"/>
            </w:rPr>
          </w:rPrChange>
        </w:rPr>
        <w:pPrChange w:id="6211" w:author="Arthur Parmentier" w:date="2020-06-05T00:37:00Z">
          <w:pPr>
            <w:pStyle w:val="Titre2"/>
          </w:pPr>
        </w:pPrChange>
      </w:pPr>
    </w:p>
    <w:p w:rsidR="005522F0" w:rsidRPr="007C437A" w:rsidRDefault="005522F0">
      <w:pPr>
        <w:pStyle w:val="Titre2"/>
        <w:rPr>
          <w:ins w:id="6212" w:author="Arthur Parmentier" w:date="2020-05-18T17:06:00Z"/>
        </w:rPr>
      </w:pPr>
      <w:bookmarkStart w:id="6213" w:name="_Toc42449869"/>
      <w:ins w:id="6214" w:author="Arthur Parmentier" w:date="2020-05-18T17:06:00Z">
        <w:r w:rsidRPr="007C437A">
          <w:t>Performance</w:t>
        </w:r>
      </w:ins>
      <w:ins w:id="6215" w:author="Arthur Parmentier" w:date="2020-05-22T20:36:00Z">
        <w:r w:rsidR="001F0E95" w:rsidRPr="007C437A">
          <w:t xml:space="preserve"> aspects</w:t>
        </w:r>
      </w:ins>
      <w:bookmarkEnd w:id="6213"/>
    </w:p>
    <w:p w:rsidR="005522F0" w:rsidRPr="007C437A" w:rsidRDefault="005522F0" w:rsidP="005522F0">
      <w:pPr>
        <w:pStyle w:val="Titre3"/>
        <w:rPr>
          <w:ins w:id="6216" w:author="Arthur Parmentier" w:date="2020-05-18T17:07:00Z"/>
        </w:rPr>
      </w:pPr>
      <w:bookmarkStart w:id="6217" w:name="_Toc42449870"/>
      <w:ins w:id="6218" w:author="Arthur Parmentier" w:date="2020-05-18T17:06:00Z">
        <w:r w:rsidRPr="007C437A">
          <w:t xml:space="preserve">PoseNet and </w:t>
        </w:r>
      </w:ins>
      <w:ins w:id="6219" w:author="Arthur Parmentier" w:date="2020-05-22T12:18:00Z">
        <w:r w:rsidR="00E9747D" w:rsidRPr="007C437A">
          <w:t>Wekinator</w:t>
        </w:r>
      </w:ins>
      <w:ins w:id="6220" w:author="Arthur Parmentier" w:date="2020-05-18T17:06:00Z">
        <w:r w:rsidRPr="007C437A">
          <w:t xml:space="preserve"> settings</w:t>
        </w:r>
      </w:ins>
      <w:bookmarkEnd w:id="6217"/>
    </w:p>
    <w:p w:rsidR="002A1FE9" w:rsidRPr="007C437A" w:rsidRDefault="002A1FE9" w:rsidP="005522F0">
      <w:pPr>
        <w:rPr>
          <w:ins w:id="6221" w:author="Arthur Parmentier" w:date="2020-05-22T20:36:00Z"/>
        </w:rPr>
      </w:pPr>
      <w:ins w:id="6222" w:author="Arthur Parmentier" w:date="2020-05-22T20:36:00Z">
        <w:r w:rsidRPr="007C437A">
          <w:t>As mentioned previously</w:t>
        </w:r>
      </w:ins>
      <w:ins w:id="6223" w:author="Arthur Parmentier" w:date="2020-05-22T23:32:00Z">
        <w:r w:rsidR="00A37563" w:rsidRPr="007C437A">
          <w:t>, PoseNet as different parameters that influence its performances.</w:t>
        </w:r>
      </w:ins>
      <w:ins w:id="6224" w:author="Arthur Parmentier" w:date="2020-05-22T23:33:00Z">
        <w:r w:rsidR="00A37563" w:rsidRPr="007C437A">
          <w:t xml:space="preserve"> It is however not obvious where lies the best compromise between accuracy and the</w:t>
        </w:r>
      </w:ins>
      <w:ins w:id="6225" w:author="Arthur Parmentier" w:date="2020-05-22T23:34:00Z">
        <w:r w:rsidR="00A37563" w:rsidRPr="007C437A">
          <w:t xml:space="preserve"> number of poses processed by seconds (FPS).</w:t>
        </w:r>
      </w:ins>
      <w:ins w:id="6226" w:author="Arthur Parmentier" w:date="2020-05-22T23:40:00Z">
        <w:r w:rsidR="009940BE" w:rsidRPr="007C437A">
          <w:t xml:space="preserve"> Let’s take a look </w:t>
        </w:r>
      </w:ins>
      <w:ins w:id="6227" w:author="Arthur Parmentier" w:date="2020-05-22T23:41:00Z">
        <w:r w:rsidR="009940BE" w:rsidRPr="007C437A">
          <w:t xml:space="preserve">at how Wekinator processes its input to </w:t>
        </w:r>
      </w:ins>
      <w:ins w:id="6228"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6229" w:author="Arthur Parmentier" w:date="2020-05-20T19:53:00Z"/>
        </w:rPr>
      </w:pPr>
      <w:ins w:id="6230" w:author="Arthur Parmentier" w:date="2020-05-18T17:07:00Z">
        <w:r w:rsidRPr="007C437A">
          <w:lastRenderedPageBreak/>
          <w:t>We know that</w:t>
        </w:r>
      </w:ins>
      <w:ins w:id="6231" w:author="Arthur Parmentier" w:date="2020-05-22T20:15:00Z">
        <w:r w:rsidR="00FF217B" w:rsidRPr="007C437A">
          <w:t xml:space="preserve"> by default,</w:t>
        </w:r>
      </w:ins>
      <w:ins w:id="6232" w:author="Arthur Parmentier" w:date="2020-05-18T17:07:00Z">
        <w:r w:rsidRPr="007C437A">
          <w:t xml:space="preserve"> </w:t>
        </w:r>
      </w:ins>
      <w:ins w:id="6233" w:author="Arthur Parmentier" w:date="2020-05-22T12:18:00Z">
        <w:r w:rsidR="00E9747D" w:rsidRPr="007C437A">
          <w:t>Wekinator</w:t>
        </w:r>
      </w:ins>
      <w:ins w:id="6234" w:author="Arthur Parmentier" w:date="2020-05-22T20:15:00Z">
        <w:r w:rsidR="00FF217B" w:rsidRPr="007C437A">
          <w:t>’s DTW</w:t>
        </w:r>
      </w:ins>
      <w:ins w:id="6235" w:author="Arthur Parmentier" w:date="2020-05-18T17:07:00Z">
        <w:r w:rsidRPr="007C437A">
          <w:t xml:space="preserve"> is downsampling </w:t>
        </w:r>
      </w:ins>
      <w:ins w:id="6236" w:author="Arthur Parmentier" w:date="2020-05-22T20:15:00Z">
        <w:r w:rsidR="00FF217B" w:rsidRPr="007C437A">
          <w:t>the data rate</w:t>
        </w:r>
      </w:ins>
      <w:ins w:id="6237" w:author="Arthur Parmentier" w:date="2020-05-18T17:07:00Z">
        <w:r w:rsidRPr="007C437A">
          <w:t xml:space="preserve"> to improve the DTW speed, such that the best compromise in performance and accuracy is to keep the number of FPS just below what </w:t>
        </w:r>
      </w:ins>
      <w:ins w:id="6238" w:author="Arthur Parmentier" w:date="2020-05-22T12:18:00Z">
        <w:r w:rsidR="00E9747D" w:rsidRPr="007C437A">
          <w:t>Wekinator</w:t>
        </w:r>
      </w:ins>
      <w:ins w:id="6239" w:author="Arthur Parmentier" w:date="2020-05-18T17:07:00Z">
        <w:r w:rsidRPr="007C437A">
          <w:t xml:space="preserve"> can handle without downsampling for a sequence of 2 seconds</w:t>
        </w:r>
        <w:r w:rsidRPr="007C437A">
          <w:rPr>
            <w:rStyle w:val="Appelnotedebasdep"/>
          </w:rPr>
          <w:footnoteReference w:id="72"/>
        </w:r>
        <w:r w:rsidRPr="007C437A">
          <w:t xml:space="preserve">. With </w:t>
        </w:r>
      </w:ins>
      <w:ins w:id="6245" w:author="Arthur Parmentier" w:date="2020-05-22T12:18:00Z">
        <w:r w:rsidR="00E9747D" w:rsidRPr="007C437A">
          <w:t>Wekinator</w:t>
        </w:r>
      </w:ins>
      <w:ins w:id="6246" w:author="Arthur Parmentier" w:date="2020-05-18T17:07:00Z">
        <w:r w:rsidRPr="007C437A">
          <w:t>’s default settings (max sequence size = 10), the ideal number of FPS is 5</w:t>
        </w:r>
        <w:r w:rsidRPr="007C437A">
          <w:rPr>
            <w:rStyle w:val="Appelnotedebasdep"/>
          </w:rPr>
          <w:footnoteReference w:id="73"/>
        </w:r>
        <w:r w:rsidRPr="007C437A">
          <w:t xml:space="preserve">. On a fast computer, it would be worth to change </w:t>
        </w:r>
      </w:ins>
      <w:ins w:id="6249" w:author="Arthur Parmentier" w:date="2020-05-22T12:18:00Z">
        <w:r w:rsidR="00E9747D" w:rsidRPr="007C437A">
          <w:t>Wekinator</w:t>
        </w:r>
      </w:ins>
      <w:ins w:id="6250" w:author="Arthur Parmentier" w:date="2020-05-18T17:07:00Z">
        <w:r w:rsidRPr="007C437A">
          <w:t>’s default max sequence length to 20-</w:t>
        </w:r>
      </w:ins>
      <w:ins w:id="6251" w:author="Arthur Parmentier" w:date="2020-05-22T23:42:00Z">
        <w:r w:rsidR="009940BE" w:rsidRPr="007C437A">
          <w:t>4</w:t>
        </w:r>
      </w:ins>
      <w:ins w:id="6252" w:author="Arthur Parmentier" w:date="2020-05-18T17:07:00Z">
        <w:r w:rsidRPr="007C437A">
          <w:t>0 and run with around 10-</w:t>
        </w:r>
      </w:ins>
      <w:ins w:id="6253" w:author="Arthur Parmentier" w:date="2020-05-22T23:42:00Z">
        <w:r w:rsidR="009940BE" w:rsidRPr="007C437A">
          <w:t>20</w:t>
        </w:r>
      </w:ins>
      <w:ins w:id="6254" w:author="Arthur Parmentier" w:date="2020-05-18T17:07:00Z">
        <w:r w:rsidRPr="007C437A">
          <w:t xml:space="preserve"> FPS, which have proven to be more than enough for SP recognition or disable downsampling.</w:t>
        </w:r>
      </w:ins>
    </w:p>
    <w:p w:rsidR="00F02080" w:rsidRPr="007C437A" w:rsidRDefault="00DF2E6B" w:rsidP="005522F0">
      <w:pPr>
        <w:rPr>
          <w:ins w:id="6255" w:author="Arthur Parmentier" w:date="2020-05-22T23:50:00Z"/>
        </w:rPr>
      </w:pPr>
      <w:ins w:id="6256" w:author="Arthur Parmentier" w:date="2020-05-22T23:43:00Z">
        <w:r w:rsidRPr="007C437A">
          <w:t>An</w:t>
        </w:r>
      </w:ins>
      <w:ins w:id="6257" w:author="Arthur Parmentier" w:date="2020-05-22T23:44:00Z">
        <w:r w:rsidRPr="007C437A">
          <w:t xml:space="preserve">other question that would yet still need to be addressed is whether using very different rates for PoseNet among the </w:t>
        </w:r>
      </w:ins>
      <w:ins w:id="6258" w:author="Arthur Parmentier" w:date="2020-05-22T23:45:00Z">
        <w:r w:rsidRPr="007C437A">
          <w:t xml:space="preserve">training </w:t>
        </w:r>
      </w:ins>
      <w:ins w:id="6259" w:author="Arthur Parmentier" w:date="2020-05-22T23:44:00Z">
        <w:r w:rsidRPr="007C437A">
          <w:t>dataset or between the training data</w:t>
        </w:r>
      </w:ins>
      <w:ins w:id="6260" w:author="Arthur Parmentier" w:date="2020-05-22T23:45:00Z">
        <w:r w:rsidRPr="007C437A">
          <w:t>set</w:t>
        </w:r>
      </w:ins>
      <w:ins w:id="6261" w:author="Arthur Parmentier" w:date="2020-05-22T23:44:00Z">
        <w:r w:rsidRPr="007C437A">
          <w:t xml:space="preserve"> and rea</w:t>
        </w:r>
      </w:ins>
      <w:ins w:id="6262" w:author="Arthur Parmentier" w:date="2020-05-22T23:45:00Z">
        <w:r w:rsidRPr="007C437A">
          <w:t>l-time data would badly affect the performances of Wekinator DTW or not. Al</w:t>
        </w:r>
      </w:ins>
      <w:ins w:id="6263" w:author="Arthur Parmentier" w:date="2020-05-22T23:46:00Z">
        <w:r w:rsidRPr="007C437A">
          <w:t>though DTW warps the sequence and should be able to match two sequences with a different data rate, they are still constraints on how</w:t>
        </w:r>
      </w:ins>
      <w:ins w:id="6264" w:author="Arthur Parmentier" w:date="2020-05-22T23:47:00Z">
        <w:r w:rsidRPr="007C437A">
          <w:t xml:space="preserve"> far the algorithm looks forward in time to find a point that may match a s</w:t>
        </w:r>
      </w:ins>
      <w:ins w:id="6265" w:author="Arthur Parmentier" w:date="2020-05-22T23:48:00Z">
        <w:r w:rsidRPr="007C437A">
          <w:t>equence in the training set and possibly on how much the sequence can be warped. These remarks are only speculative at the moment</w:t>
        </w:r>
      </w:ins>
      <w:ins w:id="6266"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6267" w:author="Arthur Parmentier" w:date="2020-05-22T23:50:00Z">
        <w:r w:rsidRPr="007C437A">
          <w:t>applications.</w:t>
        </w:r>
      </w:ins>
    </w:p>
    <w:p w:rsidR="00DF2E6B" w:rsidRPr="007C437A" w:rsidRDefault="00DF2E6B" w:rsidP="005522F0">
      <w:pPr>
        <w:rPr>
          <w:ins w:id="6268" w:author="Arthur Parmentier" w:date="2020-05-20T19:53:00Z"/>
        </w:rPr>
      </w:pPr>
      <w:ins w:id="6269" w:author="Arthur Parmentier" w:date="2020-05-22T23:50:00Z">
        <w:r w:rsidRPr="007C437A">
          <w:t xml:space="preserve">It is also to be tested how does the performance of Wekinator changes with the </w:t>
        </w:r>
      </w:ins>
      <w:ins w:id="6270" w:author="Arthur Parmentier" w:date="2020-05-22T23:51:00Z">
        <w:r w:rsidRPr="007C437A">
          <w:t>number</w:t>
        </w:r>
      </w:ins>
      <w:ins w:id="6271" w:author="Arthur Parmentier" w:date="2020-05-22T23:50:00Z">
        <w:r w:rsidRPr="007C437A">
          <w:t xml:space="preserve"> of signs to be recognized. In the scope of this project, no more than </w:t>
        </w:r>
      </w:ins>
      <w:ins w:id="6272" w:author="Arthur Parmentier" w:date="2020-05-22T23:51:00Z">
        <w:r w:rsidRPr="007C437A">
          <w:t xml:space="preserve">dozens of signs were tested but it is possible and likely that its performance (accuracy but </w:t>
        </w:r>
      </w:ins>
      <w:ins w:id="6273" w:author="Arthur Parmentier" w:date="2020-05-22T23:52:00Z">
        <w:r w:rsidRPr="007C437A">
          <w:t>also speed)</w:t>
        </w:r>
      </w:ins>
      <w:ins w:id="6274" w:author="Arthur Parmentier" w:date="2020-05-22T23:51:00Z">
        <w:r w:rsidRPr="007C437A">
          <w:t xml:space="preserve"> drops with the increas</w:t>
        </w:r>
      </w:ins>
      <w:ins w:id="6275" w:author="Arthur Parmentier" w:date="2020-05-22T23:52:00Z">
        <w:r w:rsidRPr="007C437A">
          <w:t xml:space="preserve">e of the number of signs. These points should be investigated for future improvements of the tools, especially for working </w:t>
        </w:r>
      </w:ins>
      <w:ins w:id="6276" w:author="Arthur Parmentier" w:date="2020-05-22T23:53:00Z">
        <w:r w:rsidRPr="007C437A">
          <w:t>with bigger sets of signs.</w:t>
        </w:r>
      </w:ins>
    </w:p>
    <w:p w:rsidR="00F02080" w:rsidRPr="007C437A" w:rsidRDefault="00F02080" w:rsidP="005522F0">
      <w:pPr>
        <w:rPr>
          <w:ins w:id="6277" w:author="Arthur Parmentier" w:date="2020-05-20T19:53:00Z"/>
        </w:rPr>
      </w:pPr>
    </w:p>
    <w:p w:rsidR="00F02080" w:rsidRPr="007C437A" w:rsidRDefault="00F02080" w:rsidP="005522F0">
      <w:pPr>
        <w:rPr>
          <w:ins w:id="6278" w:author="Arthur Parmentier" w:date="2020-05-20T19:53:00Z"/>
        </w:rPr>
      </w:pPr>
    </w:p>
    <w:p w:rsidR="00F02080" w:rsidRPr="007C437A" w:rsidRDefault="00F02080" w:rsidP="005522F0">
      <w:pPr>
        <w:rPr>
          <w:ins w:id="6279" w:author="Arthur Parmentier" w:date="2020-05-20T19:53:00Z"/>
        </w:rPr>
      </w:pPr>
    </w:p>
    <w:p w:rsidR="00F02080" w:rsidRPr="007C437A" w:rsidRDefault="00F02080" w:rsidP="00F02080">
      <w:pPr>
        <w:rPr>
          <w:ins w:id="6280" w:author="Arthur Parmentier" w:date="2020-05-20T19:53:00Z"/>
        </w:rPr>
      </w:pPr>
      <w:ins w:id="6281"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6282" w:author="Arthur Parmentier" w:date="2020-05-18T17:07:00Z"/>
          <w:rPrChange w:id="6283" w:author="Arthur Parmentier" w:date="2020-06-07T15:27:00Z">
            <w:rPr>
              <w:ins w:id="6284" w:author="Arthur Parmentier" w:date="2020-05-18T17:07:00Z"/>
            </w:rPr>
          </w:rPrChange>
        </w:rPr>
        <w:pPrChange w:id="6285" w:author="Arthur Parmentier" w:date="2020-05-22T08:25:00Z">
          <w:pPr/>
        </w:pPrChange>
      </w:pPr>
      <w:bookmarkStart w:id="6286" w:name="_Toc42449871"/>
      <w:ins w:id="6287" w:author="Arthur Parmentier" w:date="2020-05-22T08:25:00Z">
        <w:r w:rsidRPr="007C437A">
          <w:rPr>
            <w:rPrChange w:id="6288" w:author="Arthur Parmentier" w:date="2020-06-07T15:27:00Z">
              <w:rPr/>
            </w:rPrChange>
          </w:rPr>
          <w:t>Threading</w:t>
        </w:r>
      </w:ins>
      <w:bookmarkEnd w:id="6286"/>
    </w:p>
    <w:p w:rsidR="005522F0" w:rsidRPr="007C437A" w:rsidRDefault="005522F0">
      <w:pPr>
        <w:rPr>
          <w:rPrChange w:id="6289" w:author="Arthur Parmentier" w:date="2020-06-07T15:27:00Z">
            <w:rPr/>
          </w:rPrChange>
        </w:rPr>
        <w:pPrChange w:id="6290" w:author="Arthur Parmentier" w:date="2020-05-18T17:07:00Z">
          <w:pPr>
            <w:pStyle w:val="Titre2"/>
          </w:pPr>
        </w:pPrChange>
      </w:pPr>
    </w:p>
    <w:p w:rsidR="00F25194" w:rsidRPr="007C437A" w:rsidRDefault="00F25194">
      <w:pPr>
        <w:pStyle w:val="Titre2"/>
      </w:pPr>
      <w:del w:id="6291" w:author="Arthur Parmentier" w:date="2020-05-14T15:55:00Z">
        <w:r w:rsidRPr="007C437A" w:rsidDel="008E4BF0">
          <w:lastRenderedPageBreak/>
          <w:delText xml:space="preserve">Part 6: </w:delText>
        </w:r>
      </w:del>
      <w:bookmarkStart w:id="6292" w:name="_Toc42449872"/>
      <w:r w:rsidRPr="007C437A">
        <w:t>Learning</w:t>
      </w:r>
      <w:ins w:id="6293" w:author="Arthur Parmentier" w:date="2020-05-14T15:55:00Z">
        <w:r w:rsidR="008E4BF0" w:rsidRPr="007C437A">
          <w:t xml:space="preserve"> in SP and numerical tool</w:t>
        </w:r>
      </w:ins>
      <w:bookmarkEnd w:id="6292"/>
      <w:del w:id="6294" w:author="Arthur Parmentier" w:date="2020-05-14T15:55:00Z">
        <w:r w:rsidRPr="007C437A" w:rsidDel="008E4BF0">
          <w:delText xml:space="preserve"> mechanism (?)</w:delText>
        </w:r>
      </w:del>
    </w:p>
    <w:p w:rsidR="00604767" w:rsidRPr="007C437A" w:rsidRDefault="00604767">
      <w:pPr>
        <w:pStyle w:val="Titre2"/>
        <w:rPr>
          <w:rPrChange w:id="6295" w:author="Arthur Parmentier" w:date="2020-06-07T15:27:00Z">
            <w:rPr/>
          </w:rPrChange>
        </w:rPr>
        <w:pPrChange w:id="6296" w:author="Arthur Parmentier" w:date="2020-06-07T21:11:00Z">
          <w:pPr>
            <w:pStyle w:val="Titre1"/>
          </w:pPr>
        </w:pPrChange>
      </w:pPr>
      <w:bookmarkStart w:id="6297" w:name="_Toc42449873"/>
      <w:r w:rsidRPr="007C437A">
        <w:rPr>
          <w:rPrChange w:id="6298" w:author="Arthur Parmentier" w:date="2020-06-07T15:27:00Z">
            <w:rPr/>
          </w:rPrChange>
        </w:rPr>
        <w:t>Potential &amp; future of the tool</w:t>
      </w:r>
      <w:bookmarkEnd w:id="6297"/>
    </w:p>
    <w:p w:rsidR="00F7581A" w:rsidRPr="007C437A" w:rsidRDefault="007938BA" w:rsidP="00F7581A">
      <w:pPr>
        <w:pStyle w:val="Titre3"/>
        <w:rPr>
          <w:ins w:id="6299" w:author="Arthur Parmentier" w:date="2020-05-21T17:03:00Z"/>
        </w:rPr>
      </w:pPr>
      <w:bookmarkStart w:id="6300" w:name="_Toc42449874"/>
      <w:ins w:id="6301" w:author="Arthur Parmentier" w:date="2020-05-21T17:03:00Z">
        <w:r w:rsidRPr="007C437A">
          <w:t>Emotion recognition</w:t>
        </w:r>
        <w:bookmarkEnd w:id="6300"/>
      </w:ins>
    </w:p>
    <w:p w:rsidR="007938BA" w:rsidRPr="007C437A" w:rsidRDefault="007938BA">
      <w:pPr>
        <w:pStyle w:val="Titre4"/>
        <w:rPr>
          <w:ins w:id="6302" w:author="Arthur Parmentier" w:date="2020-05-21T17:01:00Z"/>
          <w:rPrChange w:id="6303" w:author="Arthur Parmentier" w:date="2020-06-07T15:27:00Z">
            <w:rPr>
              <w:ins w:id="6304" w:author="Arthur Parmentier" w:date="2020-05-21T17:01:00Z"/>
            </w:rPr>
          </w:rPrChange>
        </w:rPr>
        <w:pPrChange w:id="6305" w:author="Arthur Parmentier" w:date="2020-05-21T17:03:00Z">
          <w:pPr>
            <w:pStyle w:val="Titre6"/>
          </w:pPr>
        </w:pPrChange>
      </w:pPr>
      <w:ins w:id="6306" w:author="Arthur Parmentier" w:date="2020-05-21T17:03:00Z">
        <w:r w:rsidRPr="007C437A">
          <w:rPr>
            <w:rPrChange w:id="6307" w:author="Arthur Parmentier" w:date="2020-06-07T15:27:00Z">
              <w:rPr/>
            </w:rPrChange>
          </w:rPr>
          <w:t xml:space="preserve">From PoseNet to building features for </w:t>
        </w:r>
      </w:ins>
      <w:ins w:id="6308" w:author="Arthur Parmentier" w:date="2020-05-21T17:04:00Z">
        <w:r w:rsidRPr="007C437A">
          <w:rPr>
            <w:rPrChange w:id="6309" w:author="Arthur Parmentier" w:date="2020-06-07T15:27:00Z">
              <w:rPr/>
            </w:rPrChange>
          </w:rPr>
          <w:t>recognizing emotions</w:t>
        </w:r>
      </w:ins>
      <w:ins w:id="6310" w:author="Arthur Parmentier" w:date="2020-05-21T17:17:00Z">
        <w:r w:rsidR="00E61559" w:rsidRPr="007C437A">
          <w:rPr>
            <w:rPrChange w:id="6311" w:author="Arthur Parmentier" w:date="2020-06-07T15:27:00Z">
              <w:rPr/>
            </w:rPrChange>
          </w:rPr>
          <w:t xml:space="preserve"> in body gestures</w:t>
        </w:r>
      </w:ins>
    </w:p>
    <w:p w:rsidR="00F7581A" w:rsidRPr="007C437A" w:rsidRDefault="00F7581A" w:rsidP="00F7581A">
      <w:pPr>
        <w:rPr>
          <w:ins w:id="6312" w:author="Arthur Parmentier" w:date="2020-05-21T17:01:00Z"/>
        </w:rPr>
      </w:pPr>
      <w:ins w:id="6313"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74"/>
        </w:r>
        <w:r w:rsidRPr="007C437A">
          <w:t xml:space="preserve"> and its potential use in other SP modes.</w:t>
        </w:r>
      </w:ins>
    </w:p>
    <w:p w:rsidR="00F7581A" w:rsidRPr="007C437A" w:rsidRDefault="00F7581A" w:rsidP="00F7581A">
      <w:pPr>
        <w:rPr>
          <w:ins w:id="6322" w:author="Arthur Parmentier" w:date="2020-05-21T17:01:00Z"/>
        </w:rPr>
      </w:pPr>
      <w:ins w:id="6323"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6324" w:author="Arthur Parmentier" w:date="2020-05-21T17:01:00Z"/>
        </w:rPr>
      </w:pPr>
      <w:ins w:id="6325" w:author="Arthur Parmentier" w:date="2020-05-21T17:01:00Z">
        <w:r w:rsidRPr="007C437A">
          <w:t>The EyesWeb project</w:t>
        </w:r>
        <w:r w:rsidRPr="007C437A">
          <w:rPr>
            <w:rStyle w:val="Appelnotedebasdep"/>
          </w:rPr>
          <w:footnoteReference w:id="75"/>
        </w:r>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76"/>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6335" w:author="Arthur Parmentier" w:date="2020-05-21T17:04:00Z"/>
        </w:rPr>
      </w:pPr>
      <w:ins w:id="6336"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6337" w:author="Arthur Parmentier" w:date="2020-05-21T17:09:00Z"/>
        </w:rPr>
      </w:pPr>
      <w:ins w:id="6338" w:author="Arthur Parmentier" w:date="2020-05-21T17:05:00Z">
        <w:r w:rsidRPr="007C437A">
          <w:lastRenderedPageBreak/>
          <w:t>Face</w:t>
        </w:r>
      </w:ins>
      <w:ins w:id="6339" w:author="Arthur Parmentier" w:date="2020-05-21T17:06:00Z">
        <w:r w:rsidRPr="007C437A">
          <w:t>Mesh</w:t>
        </w:r>
      </w:ins>
      <w:ins w:id="6340" w:author="Arthur Parmentier" w:date="2020-05-21T17:17:00Z">
        <w:r w:rsidR="00150C0E" w:rsidRPr="007C437A">
          <w:t xml:space="preserve"> and face emotions recognition</w:t>
        </w:r>
      </w:ins>
    </w:p>
    <w:p w:rsidR="007938BA" w:rsidRPr="007C437A" w:rsidRDefault="007938BA" w:rsidP="007938BA">
      <w:pPr>
        <w:rPr>
          <w:ins w:id="6341" w:author="Arthur Parmentier" w:date="2020-05-21T17:14:00Z"/>
        </w:rPr>
      </w:pPr>
      <w:ins w:id="6342" w:author="Arthur Parmentier" w:date="2020-05-21T17:09:00Z">
        <w:r w:rsidRPr="007C437A">
          <w:t xml:space="preserve">Tensorflow </w:t>
        </w:r>
      </w:ins>
      <w:ins w:id="6343" w:author="Arthur Parmentier" w:date="2020-05-21T17:10:00Z">
        <w:r w:rsidRPr="007C437A">
          <w:t xml:space="preserve">has just released in </w:t>
        </w:r>
      </w:ins>
      <w:ins w:id="6344" w:author="Arthur Parmentier" w:date="2020-05-21T17:13:00Z">
        <w:r w:rsidRPr="007C437A">
          <w:t>March</w:t>
        </w:r>
      </w:ins>
      <w:ins w:id="6345" w:author="Arthur Parmentier" w:date="2020-05-21T17:10:00Z">
        <w:r w:rsidRPr="007C437A">
          <w:t xml:space="preserve"> 2020 the </w:t>
        </w:r>
      </w:ins>
      <w:ins w:id="6346" w:author="Arthur Parmentier" w:date="2020-05-21T17:14:00Z">
        <w:r w:rsidR="00E61559" w:rsidRPr="007C437A">
          <w:t>F</w:t>
        </w:r>
      </w:ins>
      <w:ins w:id="6347" w:author="Arthur Parmentier" w:date="2020-05-21T17:10:00Z">
        <w:r w:rsidRPr="007C437A">
          <w:t>acemesh package</w:t>
        </w:r>
      </w:ins>
      <w:ins w:id="6348" w:author="Arthur Parmentier" w:date="2020-05-21T17:31:00Z">
        <w:r w:rsidR="005F3B6B" w:rsidRPr="007C437A">
          <w:rPr>
            <w:rStyle w:val="Appelnotedebasdep"/>
          </w:rPr>
          <w:footnoteReference w:id="77"/>
        </w:r>
      </w:ins>
      <w:ins w:id="6350" w:author="Arthur Parmentier" w:date="2020-05-21T17:11:00Z">
        <w:r w:rsidRPr="007C437A">
          <w:t xml:space="preserve"> that infers approximate 3D facial surface geometry from an image or video stream</w:t>
        </w:r>
      </w:ins>
      <w:ins w:id="6351" w:author="Arthur Parmentier" w:date="2020-05-21T17:13:00Z">
        <w:r w:rsidR="00E61559" w:rsidRPr="007C437A">
          <w:t xml:space="preserve"> and that can be ported to Max just as easily as PoseNet or </w:t>
        </w:r>
      </w:ins>
      <w:ins w:id="6352" w:author="Arthur Parmentier" w:date="2020-05-21T17:14:00Z">
        <w:r w:rsidR="00E61559" w:rsidRPr="007C437A">
          <w:t>Handpose models.</w:t>
        </w:r>
      </w:ins>
    </w:p>
    <w:p w:rsidR="00E61559" w:rsidRPr="007C437A" w:rsidRDefault="00E61559" w:rsidP="007938BA">
      <w:pPr>
        <w:rPr>
          <w:ins w:id="6353" w:author="Arthur Parmentier" w:date="2020-05-21T17:22:00Z"/>
        </w:rPr>
      </w:pPr>
      <w:ins w:id="6354" w:author="Arthur Parmentier" w:date="2020-05-21T17:15:00Z">
        <w:r w:rsidRPr="007C437A">
          <w:t>One use of this package for SP could be</w:t>
        </w:r>
      </w:ins>
      <w:ins w:id="6355" w:author="Arthur Parmentier" w:date="2020-05-21T17:22:00Z">
        <w:r w:rsidR="00150C0E" w:rsidRPr="007C437A">
          <w:t xml:space="preserve"> building a lightweight</w:t>
        </w:r>
      </w:ins>
      <w:ins w:id="6356" w:author="Arthur Parmentier" w:date="2020-05-21T17:15:00Z">
        <w:r w:rsidRPr="007C437A">
          <w:t xml:space="preserve"> expression and emotion classifi</w:t>
        </w:r>
      </w:ins>
      <w:ins w:id="6357" w:author="Arthur Parmentier" w:date="2020-05-21T17:22:00Z">
        <w:r w:rsidR="00150C0E" w:rsidRPr="007C437A">
          <w:t>er that could also be used in SP modes such as the shapeline</w:t>
        </w:r>
      </w:ins>
      <w:ins w:id="6358" w:author="Arthur Parmentier" w:date="2020-05-21T17:15:00Z">
        <w:r w:rsidRPr="007C437A">
          <w:t>.</w:t>
        </w:r>
      </w:ins>
    </w:p>
    <w:p w:rsidR="00150C0E" w:rsidRPr="007C437A" w:rsidRDefault="00150C0E">
      <w:pPr>
        <w:rPr>
          <w:ins w:id="6359" w:author="Arthur Parmentier" w:date="2020-05-21T17:01:00Z"/>
        </w:rPr>
      </w:pPr>
      <w:ins w:id="6360" w:author="Arthur Parmentier" w:date="2020-05-21T17:22:00Z">
        <w:r w:rsidRPr="007C437A">
          <w:t>There are already several convincing attemp</w:t>
        </w:r>
      </w:ins>
      <w:ins w:id="6361" w:author="Arthur Parmentier" w:date="2020-05-21T17:23:00Z">
        <w:r w:rsidRPr="007C437A">
          <w:t>ts at recognizing facial emotions but</w:t>
        </w:r>
      </w:ins>
      <w:ins w:id="6362" w:author="Arthur Parmentier" w:date="2020-05-21T17:24:00Z">
        <w:r w:rsidR="00C43BD9" w:rsidRPr="007C437A">
          <w:t xml:space="preserve"> Face</w:t>
        </w:r>
      </w:ins>
      <w:ins w:id="6363" w:author="Arthur Parmentier" w:date="2020-05-21T17:31:00Z">
        <w:r w:rsidR="00717498" w:rsidRPr="007C437A">
          <w:t>m</w:t>
        </w:r>
      </w:ins>
      <w:ins w:id="6364" w:author="Arthur Parmentier" w:date="2020-05-21T17:24:00Z">
        <w:r w:rsidR="00C43BD9" w:rsidRPr="007C437A">
          <w:t>esh advantage is that it opens the way for fast, real-time emo</w:t>
        </w:r>
      </w:ins>
      <w:ins w:id="6365" w:author="Arthur Parmentier" w:date="2020-05-21T17:25:00Z">
        <w:r w:rsidR="00C43BD9" w:rsidRPr="007C437A">
          <w:t>tion recognition from 3D me</w:t>
        </w:r>
      </w:ins>
      <w:ins w:id="6366" w:author="Arthur Parmentier" w:date="2020-05-21T17:26:00Z">
        <w:r w:rsidR="00C43BD9" w:rsidRPr="007C437A">
          <w:t xml:space="preserve">sh, hence independent of the user’s face color, dimensions, </w:t>
        </w:r>
      </w:ins>
      <w:ins w:id="6367" w:author="Arthur Parmentier" w:date="2020-05-21T17:27:00Z">
        <w:r w:rsidR="00C43BD9" w:rsidRPr="007C437A">
          <w:t xml:space="preserve">eyebrow shape, etc. </w:t>
        </w:r>
      </w:ins>
      <w:ins w:id="6368" w:author="Arthur Parmentier" w:date="2020-05-21T17:28:00Z">
        <w:r w:rsidR="00C43BD9" w:rsidRPr="007C437A">
          <w:t xml:space="preserve">Just like a </w:t>
        </w:r>
      </w:ins>
      <w:ins w:id="6369" w:author="Arthur Parmentier" w:date="2020-05-21T17:29:00Z">
        <w:r w:rsidR="00C43BD9" w:rsidRPr="007C437A">
          <w:t xml:space="preserve">normalized </w:t>
        </w:r>
      </w:ins>
      <w:ins w:id="6370" w:author="Arthur Parmentier" w:date="2020-05-21T17:28:00Z">
        <w:r w:rsidR="00C43BD9" w:rsidRPr="007C437A">
          <w:t xml:space="preserve">skeleton from PoseNet </w:t>
        </w:r>
      </w:ins>
      <w:ins w:id="6371" w:author="Arthur Parmentier" w:date="2020-05-21T17:29:00Z">
        <w:r w:rsidR="00C43BD9" w:rsidRPr="007C437A">
          <w:t>allows us to build a simple yet efficient model for recognizing SP signs without heavy training sets and models, the Face</w:t>
        </w:r>
      </w:ins>
      <w:ins w:id="6372" w:author="Arthur Parmentier" w:date="2020-05-21T17:30:00Z">
        <w:r w:rsidR="00C43BD9" w:rsidRPr="007C437A">
          <w:t xml:space="preserve">mesh could allow </w:t>
        </w:r>
      </w:ins>
      <w:ins w:id="6373" w:author="Arthur Parmentier" w:date="2020-05-21T17:53:00Z">
        <w:r w:rsidR="00C67C3E" w:rsidRPr="007C437A">
          <w:t>us to</w:t>
        </w:r>
      </w:ins>
      <w:ins w:id="6374" w:author="Arthur Parmentier" w:date="2020-05-21T17:30:00Z">
        <w:r w:rsidR="00C43BD9" w:rsidRPr="007C437A">
          <w:t xml:space="preserve"> recogniz</w:t>
        </w:r>
      </w:ins>
      <w:ins w:id="6375" w:author="Arthur Parmentier" w:date="2020-05-21T17:53:00Z">
        <w:r w:rsidR="00C67C3E" w:rsidRPr="007C437A">
          <w:t>e</w:t>
        </w:r>
      </w:ins>
      <w:ins w:id="6376" w:author="Arthur Parmentier" w:date="2020-05-21T17:30:00Z">
        <w:r w:rsidR="00C43BD9" w:rsidRPr="007C437A">
          <w:t xml:space="preserve"> emotions as facial signs… but also creating </w:t>
        </w:r>
      </w:ins>
      <w:ins w:id="6377" w:author="Arthur Parmentier" w:date="2020-05-21T17:53:00Z">
        <w:r w:rsidR="00C67C3E" w:rsidRPr="007C437A">
          <w:t>our</w:t>
        </w:r>
      </w:ins>
      <w:ins w:id="6378" w:author="Arthur Parmentier" w:date="2020-05-21T17:30:00Z">
        <w:r w:rsidR="00C43BD9" w:rsidRPr="007C437A">
          <w:t xml:space="preserve"> own, new sign</w:t>
        </w:r>
      </w:ins>
      <w:ins w:id="6379" w:author="Arthur Parmentier" w:date="2020-05-21T17:53:00Z">
        <w:r w:rsidR="00C67C3E" w:rsidRPr="007C437A">
          <w:t>s</w:t>
        </w:r>
      </w:ins>
      <w:ins w:id="6380" w:author="Arthur Parmentier" w:date="2020-05-21T17:30:00Z">
        <w:r w:rsidR="00C43BD9" w:rsidRPr="007C437A">
          <w:t xml:space="preserve"> with the face</w:t>
        </w:r>
      </w:ins>
      <w:ins w:id="6381" w:author="Arthur Parmentier" w:date="2020-05-21T17:31:00Z">
        <w:r w:rsidR="00C43BD9" w:rsidRPr="007C437A">
          <w:t>.</w:t>
        </w:r>
      </w:ins>
    </w:p>
    <w:p w:rsidR="00604767" w:rsidRPr="007C437A" w:rsidDel="00F7581A" w:rsidRDefault="00186BEF">
      <w:pPr>
        <w:pStyle w:val="Titre3"/>
        <w:rPr>
          <w:del w:id="6382" w:author="Arthur Parmentier" w:date="2020-05-21T17:01:00Z"/>
          <w:rPrChange w:id="6383" w:author="Arthur Parmentier" w:date="2020-06-07T15:27:00Z">
            <w:rPr>
              <w:del w:id="6384" w:author="Arthur Parmentier" w:date="2020-05-21T17:01:00Z"/>
            </w:rPr>
          </w:rPrChange>
        </w:rPr>
        <w:pPrChange w:id="6385" w:author="Arthur Parmentier" w:date="2020-05-18T17:11:00Z">
          <w:pPr>
            <w:pStyle w:val="Titre2"/>
          </w:pPr>
        </w:pPrChange>
      </w:pPr>
      <w:del w:id="6386" w:author="Arthur Parmentier" w:date="2020-05-21T17:01:00Z">
        <w:r w:rsidRPr="007C437A" w:rsidDel="00F7581A">
          <w:rPr>
            <w:rPrChange w:id="6387" w:author="Arthur Parmentier" w:date="2020-06-07T15:27:00Z">
              <w:rPr/>
            </w:rPrChange>
          </w:rPr>
          <w:delText>Topic A: what could be improved and how</w:delText>
        </w:r>
        <w:bookmarkStart w:id="6388" w:name="_Toc41067219"/>
        <w:bookmarkStart w:id="6389" w:name="_Toc42259037"/>
        <w:bookmarkStart w:id="6390" w:name="_Toc42259114"/>
        <w:bookmarkStart w:id="6391" w:name="_Toc42449793"/>
        <w:bookmarkStart w:id="6392" w:name="_Toc42449875"/>
        <w:bookmarkEnd w:id="6388"/>
        <w:bookmarkEnd w:id="6389"/>
        <w:bookmarkEnd w:id="6390"/>
        <w:bookmarkEnd w:id="6391"/>
        <w:bookmarkEnd w:id="6392"/>
      </w:del>
    </w:p>
    <w:p w:rsidR="003C19D8" w:rsidRPr="007C437A" w:rsidRDefault="003C19D8" w:rsidP="003C19D8">
      <w:pPr>
        <w:pStyle w:val="Titre3"/>
        <w:rPr>
          <w:ins w:id="6393" w:author="Arthur Parmentier" w:date="2020-05-22T10:25:00Z"/>
        </w:rPr>
      </w:pPr>
      <w:bookmarkStart w:id="6394" w:name="_Toc42449876"/>
      <w:ins w:id="6395" w:author="Arthur Parmentier" w:date="2020-05-22T10:24:00Z">
        <w:r w:rsidRPr="007C437A">
          <w:t xml:space="preserve">Classification problem with </w:t>
        </w:r>
      </w:ins>
      <w:ins w:id="6396" w:author="Arthur Parmentier" w:date="2020-05-22T10:25:00Z">
        <w:r w:rsidRPr="007C437A">
          <w:t>CRF</w:t>
        </w:r>
      </w:ins>
      <w:bookmarkEnd w:id="6394"/>
      <w:del w:id="6397"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6398" w:author="Arthur Parmentier" w:date="2020-06-07T18:32:00Z">
            <w:rPr/>
          </w:rPrChange>
        </w:rPr>
        <w:pPrChange w:id="6399" w:author="Arthur Parmentier" w:date="2020-05-22T10:25:00Z">
          <w:pPr>
            <w:pStyle w:val="Titre2"/>
          </w:pPr>
        </w:pPrChange>
      </w:pPr>
      <w:ins w:id="6400" w:author="Arthur Parmentier" w:date="2020-05-22T10:25:00Z">
        <w:r w:rsidRPr="008C7E78">
          <w:rPr>
            <w:lang w:val="fr-FR"/>
            <w:rPrChange w:id="6401" w:author="Arthur Parmentier" w:date="2020-06-07T18:32:00Z">
              <w:rPr/>
            </w:rPrChange>
          </w:rPr>
          <w:t xml:space="preserve">Le CRF tient compte de la proba de chaque signe plus de la position dans la requête pour </w:t>
        </w:r>
      </w:ins>
      <w:ins w:id="6402" w:author="Arthur Parmentier" w:date="2020-05-22T10:26:00Z">
        <w:r w:rsidRPr="008C7E78">
          <w:rPr>
            <w:lang w:val="fr-FR"/>
            <w:rPrChange w:id="6403" w:author="Arthur Parmentier" w:date="2020-06-07T18:32:00Z">
              <w:rPr/>
            </w:rPrChange>
          </w:rPr>
          <w:t>classifier le signe</w:t>
        </w:r>
      </w:ins>
    </w:p>
    <w:p w:rsidR="00186BEF" w:rsidRPr="007C437A" w:rsidRDefault="00186BEF">
      <w:pPr>
        <w:pStyle w:val="Titre3"/>
        <w:rPr>
          <w:rPrChange w:id="6404" w:author="Arthur Parmentier" w:date="2020-06-07T15:27:00Z">
            <w:rPr/>
          </w:rPrChange>
        </w:rPr>
        <w:pPrChange w:id="6405" w:author="Arthur Parmentier" w:date="2020-05-18T17:11:00Z">
          <w:pPr>
            <w:pStyle w:val="Titre2"/>
          </w:pPr>
        </w:pPrChange>
      </w:pPr>
      <w:bookmarkStart w:id="6406" w:name="_Toc42449877"/>
      <w:r w:rsidRPr="007C437A">
        <w:rPr>
          <w:rPrChange w:id="6407" w:author="Arthur Parmentier" w:date="2020-06-07T15:27:00Z">
            <w:rPr/>
          </w:rPrChange>
        </w:rPr>
        <w:t>The future</w:t>
      </w:r>
      <w:bookmarkEnd w:id="6406"/>
    </w:p>
    <w:p w:rsidR="00E75199" w:rsidRPr="007C437A" w:rsidRDefault="00E75199" w:rsidP="00E6654A">
      <w:pPr>
        <w:pStyle w:val="Titre1"/>
      </w:pPr>
      <w:bookmarkStart w:id="6408" w:name="_Toc42449878"/>
      <w:r w:rsidRPr="007C437A">
        <w:t>Conclusion</w:t>
      </w:r>
      <w:bookmarkEnd w:id="6408"/>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6409" w:author="Arthur Parmentier" w:date="2020-05-12T19:23:00Z"/>
        </w:rPr>
      </w:pPr>
      <w:ins w:id="6410" w:author="Arthur Parmentier" w:date="2020-05-12T19:13:00Z">
        <w:r w:rsidRPr="007C437A">
          <w:t>SIGN = something that stands for something else</w:t>
        </w:r>
      </w:ins>
      <w:ins w:id="6411"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6412" w:author="Arthur Parmentier" w:date="2020-05-12T19:23:00Z"/>
        </w:rPr>
      </w:pPr>
      <w:ins w:id="6413" w:author="Arthur Parmentier" w:date="2020-05-12T19:23:00Z">
        <w:r w:rsidRPr="007C437A">
          <w:t>No synonyms in SP</w:t>
        </w:r>
      </w:ins>
    </w:p>
    <w:p w:rsidR="00A34795" w:rsidRPr="007C437A" w:rsidRDefault="00A34795" w:rsidP="00E6654A">
      <w:ins w:id="6414" w:author="Arthur Parmentier" w:date="2020-05-12T19:23:00Z">
        <w:r w:rsidRPr="007C437A">
          <w:t>Are there homonyms?</w:t>
        </w:r>
        <w:r w:rsidR="0011688F" w:rsidRPr="007C437A">
          <w:t xml:space="preserve"> YESS</w:t>
        </w:r>
      </w:ins>
    </w:p>
    <w:bookmarkEnd w:id="532"/>
    <w:p w:rsidR="00F25194" w:rsidRPr="007C437A" w:rsidRDefault="00F25194" w:rsidP="00E6654A">
      <w:pPr>
        <w:rPr>
          <w:ins w:id="6415" w:author="Arthur Parmentier" w:date="2020-05-12T19:27:00Z"/>
        </w:rPr>
      </w:pPr>
    </w:p>
    <w:p w:rsidR="008A6488" w:rsidRPr="007C437A" w:rsidRDefault="008A6488" w:rsidP="00E6654A">
      <w:pPr>
        <w:rPr>
          <w:ins w:id="6416" w:author="Arthur Parmentier" w:date="2020-05-12T19:32:00Z"/>
        </w:rPr>
      </w:pPr>
      <w:ins w:id="6417" w:author="Arthur Parmentier" w:date="2020-05-12T19:27:00Z">
        <w:r w:rsidRPr="007C437A">
          <w:t>Meronymes… to check/discuss</w:t>
        </w:r>
        <w:r w:rsidR="00481EE1" w:rsidRPr="007C437A">
          <w:t xml:space="preserve"> : sense relations</w:t>
        </w:r>
      </w:ins>
    </w:p>
    <w:p w:rsidR="000717DB" w:rsidRPr="007C437A" w:rsidRDefault="000717DB" w:rsidP="00E6654A">
      <w:pPr>
        <w:rPr>
          <w:ins w:id="6418" w:author="Arthur Parmentier" w:date="2020-05-12T19:32:00Z"/>
        </w:rPr>
      </w:pPr>
    </w:p>
    <w:p w:rsidR="000717DB" w:rsidRPr="007C437A" w:rsidRDefault="000717DB" w:rsidP="00E6654A">
      <w:pPr>
        <w:rPr>
          <w:ins w:id="6419" w:author="Arthur Parmentier" w:date="2020-05-13T09:41:00Z"/>
        </w:rPr>
      </w:pPr>
      <w:ins w:id="6420" w:author="Arthur Parmentier" w:date="2020-05-12T19:32:00Z">
        <w:r w:rsidRPr="007C437A">
          <w:t xml:space="preserve">Sign overloading: </w:t>
        </w:r>
      </w:ins>
      <w:ins w:id="6421" w:author="Arthur Parmentier" w:date="2020-05-12T19:34:00Z">
        <w:r w:rsidR="00C07A15" w:rsidRPr="007C437A">
          <w:t>what is an analogy?</w:t>
        </w:r>
      </w:ins>
    </w:p>
    <w:p w:rsidR="003C3E32" w:rsidRPr="007C437A" w:rsidRDefault="003C3E32" w:rsidP="00E6654A">
      <w:pPr>
        <w:rPr>
          <w:ins w:id="6422" w:author="Arthur Parmentier" w:date="2020-05-13T09:41:00Z"/>
        </w:rPr>
      </w:pPr>
    </w:p>
    <w:p w:rsidR="003C3E32" w:rsidRPr="007C437A" w:rsidRDefault="003C3E32" w:rsidP="00E6654A">
      <w:pPr>
        <w:rPr>
          <w:ins w:id="6423" w:author="Arthur Parmentier" w:date="2020-05-14T13:28:00Z"/>
          <w:rStyle w:val="reference-text"/>
        </w:rPr>
      </w:pPr>
      <w:ins w:id="6424" w:author="Arthur Parmentier" w:date="2020-05-13T09:41:00Z">
        <w:r w:rsidRPr="007C437A">
          <w:t>Quantum-like theory of concepts to model human interaction (interference) in resp</w:t>
        </w:r>
      </w:ins>
      <w:ins w:id="6425" w:author="Arthur Parmentier" w:date="2020-05-13T09:42:00Z">
        <w:r w:rsidRPr="007C437A">
          <w:t xml:space="preserve">onding to SP signs? </w:t>
        </w:r>
      </w:ins>
      <w:ins w:id="6426" w:author="Arthur Parmentier" w:date="2020-05-14T13:28:00Z">
        <w:r w:rsidR="00A84632" w:rsidRPr="007C437A">
          <w:rPr>
            <w:rStyle w:val="reference-text"/>
            <w:rPrChange w:id="6427" w:author="Arthur Parmentier" w:date="2020-06-07T15:27:00Z">
              <w:rPr>
                <w:rStyle w:val="reference-text"/>
              </w:rPr>
            </w:rPrChange>
          </w:rPr>
          <w:fldChar w:fldCharType="begin"/>
        </w:r>
        <w:r w:rsidR="00A84632" w:rsidRPr="007C437A">
          <w:rPr>
            <w:rStyle w:val="reference-text"/>
          </w:rPr>
          <w:instrText xml:space="preserve"> HYPERLINK "</w:instrText>
        </w:r>
      </w:ins>
      <w:ins w:id="6428" w:author="Arthur Parmentier" w:date="2020-05-13T09:42:00Z">
        <w:r w:rsidR="00A84632" w:rsidRPr="007C437A">
          <w:rPr>
            <w:rStyle w:val="reference-text"/>
          </w:rPr>
          <w:instrText>https://www.frontiersin.org/articles/10.3389/fpsyg.2016.00418/full</w:instrText>
        </w:r>
      </w:ins>
      <w:ins w:id="6429" w:author="Arthur Parmentier" w:date="2020-05-14T13:28:00Z">
        <w:r w:rsidR="00A84632" w:rsidRPr="007C437A">
          <w:rPr>
            <w:rStyle w:val="reference-text"/>
          </w:rPr>
          <w:instrText xml:space="preserve">" </w:instrText>
        </w:r>
        <w:r w:rsidR="00A84632" w:rsidRPr="007C437A">
          <w:rPr>
            <w:rStyle w:val="reference-text"/>
            <w:rPrChange w:id="6430" w:author="Arthur Parmentier" w:date="2020-06-07T15:27:00Z">
              <w:rPr>
                <w:rStyle w:val="reference-text"/>
              </w:rPr>
            </w:rPrChange>
          </w:rPr>
          <w:fldChar w:fldCharType="separate"/>
        </w:r>
      </w:ins>
      <w:ins w:id="6431" w:author="Arthur Parmentier" w:date="2020-05-13T09:42:00Z">
        <w:r w:rsidR="00A84632" w:rsidRPr="007C437A">
          <w:rPr>
            <w:rStyle w:val="Lienhypertexte"/>
          </w:rPr>
          <w:t>https://www.frontiersin.org/articles/10.3389/fpsyg.2016.00418/full</w:t>
        </w:r>
      </w:ins>
      <w:ins w:id="6432" w:author="Arthur Parmentier" w:date="2020-05-14T13:28:00Z">
        <w:r w:rsidR="00A84632" w:rsidRPr="007C437A">
          <w:rPr>
            <w:rStyle w:val="reference-text"/>
            <w:rPrChange w:id="6433" w:author="Arthur Parmentier" w:date="2020-06-07T15:27:00Z">
              <w:rPr>
                <w:rStyle w:val="reference-text"/>
              </w:rPr>
            </w:rPrChange>
          </w:rPr>
          <w:fldChar w:fldCharType="end"/>
        </w:r>
      </w:ins>
    </w:p>
    <w:p w:rsidR="00A84632" w:rsidRPr="007C437A" w:rsidRDefault="00A84632" w:rsidP="00E6654A">
      <w:pPr>
        <w:rPr>
          <w:ins w:id="6434" w:author="Arthur Parmentier" w:date="2020-05-14T13:28:00Z"/>
          <w:rStyle w:val="reference-text"/>
        </w:rPr>
      </w:pPr>
    </w:p>
    <w:p w:rsidR="00A84632" w:rsidRPr="007C437A" w:rsidRDefault="00A84632" w:rsidP="00A84632">
      <w:pPr>
        <w:rPr>
          <w:ins w:id="6435" w:author="Arthur Parmentier" w:date="2020-05-14T13:28:00Z"/>
        </w:rPr>
      </w:pPr>
      <w:ins w:id="6436" w:author="Arthur Parmentier" w:date="2020-05-14T13:28:00Z">
        <w:r w:rsidRPr="007C437A">
          <w:t>Modes and defaults: attempt to define particular grammars inside a “universal” one?</w:t>
        </w:r>
      </w:ins>
    </w:p>
    <w:p w:rsidR="00A84632" w:rsidRPr="008C7E78" w:rsidRDefault="006A7F9F" w:rsidP="00A84632">
      <w:pPr>
        <w:rPr>
          <w:ins w:id="6437" w:author="Arthur Parmentier" w:date="2020-05-14T13:28:00Z"/>
          <w:lang w:val="fr-FR"/>
          <w:rPrChange w:id="6438" w:author="Arthur Parmentier" w:date="2020-06-07T18:32:00Z">
            <w:rPr>
              <w:ins w:id="6439" w:author="Arthur Parmentier" w:date="2020-05-14T13:28:00Z"/>
            </w:rPr>
          </w:rPrChange>
        </w:rPr>
      </w:pPr>
      <w:ins w:id="6440" w:author="Arthur Parmentier" w:date="2020-05-14T15:15:00Z">
        <w:r w:rsidRPr="008C7E78">
          <w:rPr>
            <w:lang w:val="fr-FR"/>
            <w:rPrChange w:id="6441" w:author="Arthur Parmentier" w:date="2020-06-07T18:32:00Z">
              <w:rPr/>
            </w:rPrChange>
          </w:rPr>
          <w:t>Enquete statistique sur poid</w:t>
        </w:r>
        <w:r w:rsidR="00FC6CCC" w:rsidRPr="008C7E78">
          <w:rPr>
            <w:lang w:val="fr-FR"/>
            <w:rPrChange w:id="6442" w:author="Arthur Parmentier" w:date="2020-06-07T18:32:00Z">
              <w:rPr/>
            </w:rPrChange>
          </w:rPr>
          <w:t>s</w:t>
        </w:r>
        <w:r w:rsidRPr="008C7E78">
          <w:rPr>
            <w:lang w:val="fr-FR"/>
            <w:rPrChange w:id="6443" w:author="Arthur Parmentier" w:date="2020-06-07T18:32:00Z">
              <w:rPr/>
            </w:rPrChange>
          </w:rPr>
          <w:t xml:space="preserve"> cogniti</w:t>
        </w:r>
      </w:ins>
      <w:ins w:id="6444" w:author="Arthur Parmentier" w:date="2020-05-14T15:16:00Z">
        <w:r w:rsidR="00711575" w:rsidRPr="008C7E78">
          <w:rPr>
            <w:lang w:val="fr-FR"/>
            <w:rPrChange w:id="6445" w:author="Arthur Parmentier" w:date="2020-06-07T18:32:00Z">
              <w:rPr/>
            </w:rPrChange>
          </w:rPr>
          <w:t>f</w:t>
        </w:r>
      </w:ins>
      <w:ins w:id="6446" w:author="Arthur Parmentier" w:date="2020-05-14T15:15:00Z">
        <w:r w:rsidRPr="008C7E78">
          <w:rPr>
            <w:lang w:val="fr-FR"/>
            <w:rPrChange w:id="6447" w:author="Arthur Parmentier" w:date="2020-06-07T18:32:00Z">
              <w:rPr/>
            </w:rPrChange>
          </w:rPr>
          <w:t>/temps de réponse/complexité de la réponse/débutant/experts</w:t>
        </w:r>
      </w:ins>
    </w:p>
    <w:p w:rsidR="00A84632" w:rsidRPr="008C7E78" w:rsidRDefault="00A84632" w:rsidP="00A84632">
      <w:pPr>
        <w:rPr>
          <w:ins w:id="6448" w:author="Arthur Parmentier" w:date="2020-05-14T13:28:00Z"/>
          <w:lang w:val="fr-FR"/>
          <w:rPrChange w:id="6449" w:author="Arthur Parmentier" w:date="2020-06-07T18:32:00Z">
            <w:rPr>
              <w:ins w:id="6450" w:author="Arthur Parmentier" w:date="2020-05-14T13:28:00Z"/>
            </w:rPr>
          </w:rPrChange>
        </w:rPr>
      </w:pPr>
    </w:p>
    <w:p w:rsidR="00A84632" w:rsidRPr="008C7E78" w:rsidRDefault="00A84632" w:rsidP="00A84632">
      <w:pPr>
        <w:rPr>
          <w:ins w:id="6451" w:author="Arthur Parmentier" w:date="2020-05-14T13:28:00Z"/>
          <w:lang w:val="fr-FR"/>
          <w:rPrChange w:id="6452" w:author="Arthur Parmentier" w:date="2020-06-07T18:32:00Z">
            <w:rPr>
              <w:ins w:id="6453" w:author="Arthur Parmentier" w:date="2020-05-14T13:28:00Z"/>
            </w:rPr>
          </w:rPrChange>
        </w:rPr>
      </w:pPr>
    </w:p>
    <w:p w:rsidR="00A84632" w:rsidRPr="008C7E78" w:rsidRDefault="00A84632" w:rsidP="00A84632">
      <w:pPr>
        <w:rPr>
          <w:ins w:id="6454" w:author="Arthur Parmentier" w:date="2020-05-14T13:28:00Z"/>
          <w:lang w:val="fr-FR"/>
          <w:rPrChange w:id="6455" w:author="Arthur Parmentier" w:date="2020-06-07T18:32:00Z">
            <w:rPr>
              <w:ins w:id="6456" w:author="Arthur Parmentier" w:date="2020-05-14T13:28:00Z"/>
            </w:rPr>
          </w:rPrChange>
        </w:rPr>
      </w:pPr>
    </w:p>
    <w:p w:rsidR="00A84632" w:rsidRPr="008C7E78" w:rsidRDefault="00A84632" w:rsidP="00A84632">
      <w:pPr>
        <w:rPr>
          <w:ins w:id="6457" w:author="Arthur Parmentier" w:date="2020-05-14T13:28:00Z"/>
          <w:lang w:val="fr-FR"/>
          <w:rPrChange w:id="6458" w:author="Arthur Parmentier" w:date="2020-06-07T18:32:00Z">
            <w:rPr>
              <w:ins w:id="6459" w:author="Arthur Parmentier" w:date="2020-05-14T13:28:00Z"/>
            </w:rPr>
          </w:rPrChange>
        </w:rPr>
      </w:pPr>
    </w:p>
    <w:p w:rsidR="00A84632" w:rsidRPr="008C7E78" w:rsidRDefault="00A84632" w:rsidP="00A84632">
      <w:pPr>
        <w:rPr>
          <w:ins w:id="6460" w:author="Arthur Parmentier" w:date="2020-05-14T13:28:00Z"/>
          <w:lang w:val="fr-FR"/>
          <w:rPrChange w:id="6461" w:author="Arthur Parmentier" w:date="2020-06-07T18:32:00Z">
            <w:rPr>
              <w:ins w:id="6462" w:author="Arthur Parmentier" w:date="2020-05-14T13:28:00Z"/>
            </w:rPr>
          </w:rPrChange>
        </w:rPr>
      </w:pPr>
    </w:p>
    <w:p w:rsidR="00A84632" w:rsidRPr="008C7E78" w:rsidRDefault="00A84632" w:rsidP="00A84632">
      <w:pPr>
        <w:rPr>
          <w:ins w:id="6463" w:author="Arthur Parmentier" w:date="2020-05-14T13:28:00Z"/>
          <w:lang w:val="fr-FR"/>
          <w:rPrChange w:id="6464" w:author="Arthur Parmentier" w:date="2020-06-07T18:32:00Z">
            <w:rPr>
              <w:ins w:id="6465" w:author="Arthur Parmentier" w:date="2020-05-14T13:28:00Z"/>
            </w:rPr>
          </w:rPrChange>
        </w:rPr>
      </w:pPr>
    </w:p>
    <w:p w:rsidR="00A84632" w:rsidRPr="007C437A" w:rsidRDefault="00A84632" w:rsidP="00A84632">
      <w:pPr>
        <w:rPr>
          <w:ins w:id="6466" w:author="Arthur Parmentier" w:date="2020-05-14T13:28:00Z"/>
        </w:rPr>
      </w:pPr>
      <w:ins w:id="6467" w:author="Arthur Parmentier" w:date="2020-05-14T13:28:00Z">
        <w:r w:rsidRPr="007C437A">
          <w:t>“categorization is the name of the cognition game and analogy is the mechanism that drives it all”.</w:t>
        </w:r>
      </w:ins>
    </w:p>
    <w:p w:rsidR="00A84632" w:rsidRPr="007C437A" w:rsidRDefault="00A84632" w:rsidP="00A84632">
      <w:pPr>
        <w:rPr>
          <w:ins w:id="6468" w:author="Arthur Parmentier" w:date="2020-05-14T13:28:00Z"/>
        </w:rPr>
      </w:pPr>
      <w:ins w:id="6469" w:author="Arthur Parmentier" w:date="2020-05-14T13:28:00Z">
        <w:r w:rsidRPr="007C437A">
          <w:t>Making analogy = raising the similar features of two mental things</w:t>
        </w:r>
      </w:ins>
    </w:p>
    <w:p w:rsidR="00A84632" w:rsidRPr="007C437A" w:rsidRDefault="00A84632" w:rsidP="00A84632">
      <w:pPr>
        <w:rPr>
          <w:ins w:id="6470" w:author="Arthur Parmentier" w:date="2020-05-14T13:28:00Z"/>
        </w:rPr>
      </w:pPr>
      <w:ins w:id="6471" w:author="Arthur Parmentier" w:date="2020-05-14T13:28:00Z">
        <w:r w:rsidRPr="007C437A">
          <w:t>Analogy is responsible for concept’s expansion.</w:t>
        </w:r>
      </w:ins>
    </w:p>
    <w:p w:rsidR="00A84632" w:rsidRPr="008C7E78" w:rsidRDefault="00A84632" w:rsidP="00A84632">
      <w:pPr>
        <w:rPr>
          <w:ins w:id="6472" w:author="Arthur Parmentier" w:date="2020-05-14T13:28:00Z"/>
          <w:lang w:val="fr-FR"/>
          <w:rPrChange w:id="6473" w:author="Arthur Parmentier" w:date="2020-06-07T18:32:00Z">
            <w:rPr>
              <w:ins w:id="6474" w:author="Arthur Parmentier" w:date="2020-05-14T13:28:00Z"/>
            </w:rPr>
          </w:rPrChange>
        </w:rPr>
      </w:pPr>
      <w:ins w:id="6475" w:author="Arthur Parmentier" w:date="2020-05-14T13:28:00Z">
        <w:r w:rsidRPr="007C437A">
          <w:t xml:space="preserve">Hierarchy of concepts? At least a complex form of structuring; Link with researchs in DH ontologies. </w:t>
        </w:r>
        <w:r w:rsidRPr="008C7E78">
          <w:rPr>
            <w:lang w:val="fr-FR"/>
            <w:rPrChange w:id="6476" w:author="Arthur Parmentier" w:date="2020-06-07T18:32:00Z">
              <w:rPr/>
            </w:rPrChange>
          </w:rPr>
          <w:t>Nice example: german way of constructing words</w:t>
        </w:r>
      </w:ins>
    </w:p>
    <w:p w:rsidR="00A84632" w:rsidRPr="008C7E78" w:rsidRDefault="00A84632" w:rsidP="00E6654A">
      <w:pPr>
        <w:rPr>
          <w:ins w:id="6477" w:author="Arthur Parmentier" w:date="2020-05-14T13:28:00Z"/>
          <w:lang w:val="fr-FR"/>
          <w:rPrChange w:id="6478" w:author="Arthur Parmentier" w:date="2020-06-07T18:32:00Z">
            <w:rPr>
              <w:ins w:id="6479" w:author="Arthur Parmentier" w:date="2020-05-14T13:28:00Z"/>
            </w:rPr>
          </w:rPrChange>
        </w:rPr>
      </w:pPr>
    </w:p>
    <w:p w:rsidR="00A84632" w:rsidRPr="008C7E78" w:rsidRDefault="000B405B" w:rsidP="00E6654A">
      <w:pPr>
        <w:rPr>
          <w:ins w:id="6480" w:author="Arthur Parmentier" w:date="2020-05-14T14:50:00Z"/>
          <w:lang w:val="fr-FR"/>
          <w:rPrChange w:id="6481" w:author="Arthur Parmentier" w:date="2020-06-07T18:32:00Z">
            <w:rPr>
              <w:ins w:id="6482" w:author="Arthur Parmentier" w:date="2020-05-14T14:50:00Z"/>
            </w:rPr>
          </w:rPrChange>
        </w:rPr>
      </w:pPr>
      <w:ins w:id="6483" w:author="Arthur Parmentier" w:date="2020-05-14T14:49:00Z">
        <w:r w:rsidRPr="008C7E78">
          <w:rPr>
            <w:lang w:val="fr-FR"/>
            <w:rPrChange w:id="6484" w:author="Arthur Parmentier" w:date="2020-06-07T18:32:00Z">
              <w:rPr/>
            </w:rPrChange>
          </w:rPr>
          <w:t>Utilization des signes motivée par la representation a priori du concept/résultat du soundpainter</w:t>
        </w:r>
      </w:ins>
    </w:p>
    <w:p w:rsidR="006331DF" w:rsidRPr="008C7E78" w:rsidRDefault="006331DF" w:rsidP="00E6654A">
      <w:pPr>
        <w:rPr>
          <w:ins w:id="6485" w:author="Arthur Parmentier" w:date="2020-05-14T14:51:00Z"/>
          <w:lang w:val="fr-FR"/>
          <w:rPrChange w:id="6486" w:author="Arthur Parmentier" w:date="2020-06-07T18:32:00Z">
            <w:rPr>
              <w:ins w:id="6487" w:author="Arthur Parmentier" w:date="2020-05-14T14:51:00Z"/>
            </w:rPr>
          </w:rPrChange>
        </w:rPr>
      </w:pPr>
      <w:ins w:id="6488" w:author="Arthur Parmentier" w:date="2020-05-14T14:50:00Z">
        <w:r w:rsidRPr="008C7E78">
          <w:rPr>
            <w:lang w:val="fr-FR"/>
            <w:rPrChange w:id="6489" w:author="Arthur Parmentier" w:date="2020-06-07T18:32:00Z">
              <w:rPr/>
            </w:rPrChange>
          </w:rPr>
          <w:t xml:space="preserve">Représentation mentale qui precede la réponse du performer; intéressant pour W (tout le monde?) si </w:t>
        </w:r>
      </w:ins>
      <w:ins w:id="6490" w:author="Arthur Parmentier" w:date="2020-05-14T14:51:00Z">
        <w:r w:rsidRPr="008C7E78">
          <w:rPr>
            <w:lang w:val="fr-FR"/>
            <w:rPrChange w:id="6491" w:author="Arthur Parmentier" w:date="2020-06-07T18:32:00Z">
              <w:rPr/>
            </w:rPrChange>
          </w:rPr>
          <w:t>la réponse n’est pas telle qu’attendue</w:t>
        </w:r>
      </w:ins>
    </w:p>
    <w:p w:rsidR="00C63733" w:rsidRPr="008C7E78" w:rsidRDefault="00C63733" w:rsidP="00E6654A">
      <w:pPr>
        <w:rPr>
          <w:ins w:id="6492" w:author="Arthur Parmentier" w:date="2020-05-14T14:57:00Z"/>
          <w:lang w:val="fr-FR"/>
          <w:rPrChange w:id="6493" w:author="Arthur Parmentier" w:date="2020-06-07T18:32:00Z">
            <w:rPr>
              <w:ins w:id="6494" w:author="Arthur Parmentier" w:date="2020-05-14T14:57:00Z"/>
            </w:rPr>
          </w:rPrChange>
        </w:rPr>
      </w:pPr>
      <w:ins w:id="6495" w:author="Arthur Parmentier" w:date="2020-05-14T14:51:00Z">
        <w:r w:rsidRPr="008C7E78">
          <w:rPr>
            <w:lang w:val="fr-FR"/>
            <w:rPrChange w:id="6496" w:author="Arthur Parmentier" w:date="2020-06-07T18:32:00Z">
              <w:rPr/>
            </w:rPrChange>
          </w:rPr>
          <w:t>On ne peut s’adresser qu’à une discipline qu’on connait un peu</w:t>
        </w:r>
      </w:ins>
    </w:p>
    <w:p w:rsidR="00CD4FE1" w:rsidRPr="008C7E78" w:rsidRDefault="00CD4FE1" w:rsidP="00E6654A">
      <w:pPr>
        <w:rPr>
          <w:ins w:id="6497" w:author="Arthur Parmentier" w:date="2020-05-14T14:57:00Z"/>
          <w:lang w:val="fr-FR"/>
          <w:rPrChange w:id="6498" w:author="Arthur Parmentier" w:date="2020-06-07T18:32:00Z">
            <w:rPr>
              <w:ins w:id="6499" w:author="Arthur Parmentier" w:date="2020-05-14T14:57:00Z"/>
            </w:rPr>
          </w:rPrChange>
        </w:rPr>
      </w:pPr>
    </w:p>
    <w:p w:rsidR="00CD4FE1" w:rsidRPr="008C7E78" w:rsidRDefault="00CD4FE1" w:rsidP="00E6654A">
      <w:pPr>
        <w:rPr>
          <w:ins w:id="6500" w:author="Arthur Parmentier" w:date="2020-05-14T14:59:00Z"/>
          <w:lang w:val="fr-FR"/>
          <w:rPrChange w:id="6501" w:author="Arthur Parmentier" w:date="2020-06-07T18:32:00Z">
            <w:rPr>
              <w:ins w:id="6502" w:author="Arthur Parmentier" w:date="2020-05-14T14:59:00Z"/>
            </w:rPr>
          </w:rPrChange>
        </w:rPr>
      </w:pPr>
      <w:ins w:id="6503" w:author="Arthur Parmentier" w:date="2020-05-14T14:57:00Z">
        <w:r w:rsidRPr="008C7E78">
          <w:rPr>
            <w:lang w:val="fr-FR"/>
            <w:rPrChange w:id="6504" w:author="Arthur Parmentier" w:date="2020-06-07T18:32:00Z">
              <w:rPr/>
            </w:rPrChange>
          </w:rPr>
          <w:t>Immobilté du soundpainter dans la config ordi et config traditionnelle walter</w:t>
        </w:r>
      </w:ins>
      <w:ins w:id="6505" w:author="Arthur Parmentier" w:date="2020-05-14T14:58:00Z">
        <w:r w:rsidR="00B47E57" w:rsidRPr="008C7E78">
          <w:rPr>
            <w:lang w:val="fr-FR"/>
            <w:rPrChange w:id="6506" w:author="Arthur Parmentier" w:date="2020-06-07T18:32:00Z">
              <w:rPr/>
            </w:rPrChange>
          </w:rPr>
          <w:t xml:space="preserve"> =&gt; aucune “deformation” du contexte de la performance artistique</w:t>
        </w:r>
        <w:r w:rsidR="004732DA" w:rsidRPr="008C7E78">
          <w:rPr>
            <w:lang w:val="fr-FR"/>
            <w:rPrChange w:id="6507" w:author="Arthur Parmentier" w:date="2020-06-07T18:32:00Z">
              <w:rPr/>
            </w:rPrChange>
          </w:rPr>
          <w:br/>
          <w:t>Notion d’espace</w:t>
        </w:r>
      </w:ins>
    </w:p>
    <w:p w:rsidR="00474CFF" w:rsidRPr="008C7E78" w:rsidRDefault="00474CFF" w:rsidP="00E6654A">
      <w:pPr>
        <w:rPr>
          <w:ins w:id="6508" w:author="Arthur Parmentier" w:date="2020-05-14T14:59:00Z"/>
          <w:lang w:val="fr-FR"/>
          <w:rPrChange w:id="6509" w:author="Arthur Parmentier" w:date="2020-06-07T18:32:00Z">
            <w:rPr>
              <w:ins w:id="6510" w:author="Arthur Parmentier" w:date="2020-05-14T14:59:00Z"/>
            </w:rPr>
          </w:rPrChange>
        </w:rPr>
      </w:pPr>
      <w:ins w:id="6511" w:author="Arthur Parmentier" w:date="2020-05-14T14:59:00Z">
        <w:r w:rsidRPr="008C7E78">
          <w:rPr>
            <w:lang w:val="fr-FR"/>
            <w:rPrChange w:id="6512" w:author="Arthur Parmentier" w:date="2020-06-07T18:32:00Z">
              <w:rPr/>
            </w:rPrChange>
          </w:rPr>
          <w:t>Distinction SP et performer: discussion de l’év</w:t>
        </w:r>
      </w:ins>
      <w:ins w:id="6513" w:author="Arthur Parmentier" w:date="2020-05-14T15:00:00Z">
        <w:r w:rsidRPr="008C7E78">
          <w:rPr>
            <w:lang w:val="fr-FR"/>
            <w:rPrChange w:id="6514" w:author="Arthur Parmentier" w:date="2020-06-07T18:32:00Z">
              <w:rPr/>
            </w:rPrChange>
          </w:rPr>
          <w:t>o</w:t>
        </w:r>
      </w:ins>
      <w:ins w:id="6515" w:author="Arthur Parmentier" w:date="2020-05-14T14:59:00Z">
        <w:r w:rsidRPr="008C7E78">
          <w:rPr>
            <w:lang w:val="fr-FR"/>
            <w:rPrChange w:id="6516" w:author="Arthur Parmentier" w:date="2020-06-07T18:32:00Z">
              <w:rPr/>
            </w:rPrChange>
          </w:rPr>
          <w:t>l</w:t>
        </w:r>
      </w:ins>
      <w:ins w:id="6517" w:author="Arthur Parmentier" w:date="2020-05-14T15:00:00Z">
        <w:r w:rsidRPr="008C7E78">
          <w:rPr>
            <w:lang w:val="fr-FR"/>
            <w:rPrChange w:id="6518" w:author="Arthur Parmentier" w:date="2020-06-07T18:32:00Z">
              <w:rPr/>
            </w:rPrChange>
          </w:rPr>
          <w:t>u</w:t>
        </w:r>
      </w:ins>
      <w:ins w:id="6519" w:author="Arthur Parmentier" w:date="2020-05-14T14:59:00Z">
        <w:r w:rsidRPr="008C7E78">
          <w:rPr>
            <w:lang w:val="fr-FR"/>
            <w:rPrChange w:id="6520" w:author="Arthur Parmentier" w:date="2020-06-07T18:32:00Z">
              <w:rPr/>
            </w:rPrChange>
          </w:rPr>
          <w:t>tion</w:t>
        </w:r>
      </w:ins>
      <w:ins w:id="6521" w:author="Arthur Parmentier" w:date="2020-05-14T15:01:00Z">
        <w:r w:rsidRPr="008C7E78">
          <w:rPr>
            <w:lang w:val="fr-FR"/>
            <w:rPrChange w:id="6522" w:author="Arthur Parmentier" w:date="2020-06-07T18:32:00Z">
              <w:rPr/>
            </w:rPrChange>
          </w:rPr>
          <w:t>, prospections de configuration possible?</w:t>
        </w:r>
      </w:ins>
      <w:ins w:id="6523" w:author="Arthur Parmentier" w:date="2020-05-14T14:59:00Z">
        <w:r w:rsidRPr="008C7E78">
          <w:rPr>
            <w:lang w:val="fr-FR"/>
            <w:rPrChange w:id="6524" w:author="Arthur Parmentier" w:date="2020-06-07T18:32:00Z">
              <w:rPr/>
            </w:rPrChange>
          </w:rPr>
          <w:t xml:space="preserve"> </w:t>
        </w:r>
      </w:ins>
    </w:p>
    <w:p w:rsidR="00474CFF" w:rsidRPr="008C7E78" w:rsidRDefault="00474CFF" w:rsidP="00E6654A">
      <w:pPr>
        <w:rPr>
          <w:ins w:id="6525" w:author="Arthur Parmentier" w:date="2020-05-14T15:29:00Z"/>
          <w:lang w:val="fr-FR"/>
          <w:rPrChange w:id="6526" w:author="Arthur Parmentier" w:date="2020-06-07T18:32:00Z">
            <w:rPr>
              <w:ins w:id="6527" w:author="Arthur Parmentier" w:date="2020-05-14T15:29:00Z"/>
            </w:rPr>
          </w:rPrChange>
        </w:rPr>
      </w:pPr>
      <w:ins w:id="6528" w:author="Arthur Parmentier" w:date="2020-05-14T14:59:00Z">
        <w:r w:rsidRPr="008C7E78">
          <w:rPr>
            <w:lang w:val="fr-FR"/>
            <w:rPrChange w:id="6529" w:author="Arthur Parmentier" w:date="2020-06-07T18:32:00Z">
              <w:rPr/>
            </w:rPrChange>
          </w:rPr>
          <w:t>Nouvelles configurations: le so</w:t>
        </w:r>
      </w:ins>
    </w:p>
    <w:p w:rsidR="0017374C" w:rsidRPr="008C7E78" w:rsidRDefault="0017374C" w:rsidP="00E6654A">
      <w:pPr>
        <w:rPr>
          <w:ins w:id="6530" w:author="Arthur Parmentier" w:date="2020-05-14T15:29:00Z"/>
          <w:lang w:val="fr-FR"/>
          <w:rPrChange w:id="6531" w:author="Arthur Parmentier" w:date="2020-06-07T18:32:00Z">
            <w:rPr>
              <w:ins w:id="6532" w:author="Arthur Parmentier" w:date="2020-05-14T15:29:00Z"/>
            </w:rPr>
          </w:rPrChange>
        </w:rPr>
      </w:pPr>
    </w:p>
    <w:p w:rsidR="0017374C" w:rsidRPr="008C7E78" w:rsidRDefault="0017374C" w:rsidP="00E6654A">
      <w:pPr>
        <w:rPr>
          <w:ins w:id="6533" w:author="Arthur Parmentier" w:date="2020-05-14T15:37:00Z"/>
          <w:lang w:val="fr-FR"/>
          <w:rPrChange w:id="6534" w:author="Arthur Parmentier" w:date="2020-06-07T18:32:00Z">
            <w:rPr>
              <w:ins w:id="6535" w:author="Arthur Parmentier" w:date="2020-05-14T15:37:00Z"/>
            </w:rPr>
          </w:rPrChange>
        </w:rPr>
      </w:pPr>
      <w:ins w:id="6536" w:author="Arthur Parmentier" w:date="2020-05-14T15:29:00Z">
        <w:r w:rsidRPr="008C7E78">
          <w:rPr>
            <w:lang w:val="fr-FR"/>
            <w:rPrChange w:id="6537" w:author="Arthur Parmentier" w:date="2020-06-07T18:32:00Z">
              <w:rPr/>
            </w:rPrChange>
          </w:rPr>
          <w:lastRenderedPageBreak/>
          <w:t xml:space="preserve">W a </w:t>
        </w:r>
        <w:r w:rsidR="009814BB" w:rsidRPr="008C7E78">
          <w:rPr>
            <w:lang w:val="fr-FR"/>
            <w:rPrChange w:id="6538" w:author="Arthur Parmentier" w:date="2020-06-07T18:32:00Z">
              <w:rPr/>
            </w:rPrChange>
          </w:rPr>
          <w:t>d</w:t>
        </w:r>
        <w:r w:rsidRPr="008C7E78">
          <w:rPr>
            <w:lang w:val="fr-FR"/>
            <w:rPrChange w:id="6539" w:author="Arthur Parmentier" w:date="2020-06-07T18:32:00Z">
              <w:rPr/>
            </w:rPrChange>
          </w:rPr>
          <w:t>eja supprimé signe?</w:t>
        </w:r>
        <w:r w:rsidR="009814BB" w:rsidRPr="008C7E78">
          <w:rPr>
            <w:lang w:val="fr-FR"/>
            <w:rPrChange w:id="6540" w:author="Arthur Parmentier" w:date="2020-06-07T18:32:00Z">
              <w:rPr/>
            </w:rPrChange>
          </w:rPr>
          <w:t xml:space="preserve"> Pk?</w:t>
        </w:r>
        <w:r w:rsidRPr="008C7E78">
          <w:rPr>
            <w:lang w:val="fr-FR"/>
            <w:rPrChange w:id="6541" w:author="Arthur Parmentier" w:date="2020-06-07T18:32:00Z">
              <w:rPr/>
            </w:rPrChange>
          </w:rPr>
          <w:t xml:space="preserve"> Ex “race” supprimée du dict de l’académie</w:t>
        </w:r>
      </w:ins>
      <w:ins w:id="6542" w:author="Arthur Parmentier" w:date="2020-05-14T15:30:00Z">
        <w:r w:rsidR="008B1BC4" w:rsidRPr="008C7E78">
          <w:rPr>
            <w:lang w:val="fr-FR"/>
            <w:rPrChange w:id="6543" w:author="Arthur Parmentier" w:date="2020-06-07T18:32:00Z">
              <w:rPr/>
            </w:rPrChange>
          </w:rPr>
          <w:br/>
          <w:t>Pas de synonyme en SP?</w:t>
        </w:r>
        <w:r w:rsidR="009C4444" w:rsidRPr="008C7E78">
          <w:rPr>
            <w:lang w:val="fr-FR"/>
            <w:rPrChange w:id="6544" w:author="Arthur Parmentier" w:date="2020-06-07T18:32:00Z">
              <w:rPr/>
            </w:rPrChange>
          </w:rPr>
          <w:t xml:space="preserve"> </w:t>
        </w:r>
      </w:ins>
      <w:ins w:id="6545" w:author="Arthur Parmentier" w:date="2020-05-14T15:31:00Z">
        <w:r w:rsidR="009C4444" w:rsidRPr="008C7E78">
          <w:rPr>
            <w:lang w:val="fr-FR"/>
            <w:rPrChange w:id="6546" w:author="Arthur Parmentier" w:date="2020-06-07T18:32:00Z">
              <w:rPr/>
            </w:rPrChange>
          </w:rPr>
          <w:t>Interpretation du synonyme d</w:t>
        </w:r>
      </w:ins>
      <w:ins w:id="6547" w:author="Arthur Parmentier" w:date="2020-05-14T15:32:00Z">
        <w:r w:rsidR="009C4444" w:rsidRPr="008C7E78">
          <w:rPr>
            <w:lang w:val="fr-FR"/>
            <w:rPrChange w:id="6548" w:author="Arthur Parmentier" w:date="2020-06-07T18:32:00Z">
              <w:rPr/>
            </w:rPrChange>
          </w:rPr>
          <w:t>ans les langues avec contexts: ???</w:t>
        </w:r>
        <w:r w:rsidR="00A67223" w:rsidRPr="008C7E78">
          <w:rPr>
            <w:lang w:val="fr-FR"/>
            <w:rPrChange w:id="6549" w:author="Arthur Parmentier" w:date="2020-06-07T18:32:00Z">
              <w:rPr/>
            </w:rPrChange>
          </w:rPr>
          <w:t xml:space="preserve"> nuance contextuelle (cf video )</w:t>
        </w:r>
      </w:ins>
    </w:p>
    <w:p w:rsidR="00A06D4C" w:rsidRPr="008C7E78" w:rsidRDefault="00A06D4C" w:rsidP="00E6654A">
      <w:pPr>
        <w:rPr>
          <w:ins w:id="6550" w:author="Arthur Parmentier" w:date="2020-05-14T15:37:00Z"/>
          <w:lang w:val="fr-FR"/>
          <w:rPrChange w:id="6551" w:author="Arthur Parmentier" w:date="2020-06-07T18:32:00Z">
            <w:rPr>
              <w:ins w:id="6552" w:author="Arthur Parmentier" w:date="2020-05-14T15:37:00Z"/>
            </w:rPr>
          </w:rPrChange>
        </w:rPr>
      </w:pPr>
    </w:p>
    <w:p w:rsidR="00A06D4C" w:rsidRPr="008C7E78" w:rsidRDefault="00A06D4C" w:rsidP="00E6654A">
      <w:pPr>
        <w:rPr>
          <w:ins w:id="6553" w:author="Arthur Parmentier" w:date="2020-05-14T15:38:00Z"/>
          <w:lang w:val="fr-FR"/>
          <w:rPrChange w:id="6554" w:author="Arthur Parmentier" w:date="2020-06-07T18:32:00Z">
            <w:rPr>
              <w:ins w:id="6555" w:author="Arthur Parmentier" w:date="2020-05-14T15:38:00Z"/>
            </w:rPr>
          </w:rPrChange>
        </w:rPr>
      </w:pPr>
      <w:ins w:id="6556" w:author="Arthur Parmentier" w:date="2020-05-14T15:37:00Z">
        <w:r w:rsidRPr="008C7E78">
          <w:rPr>
            <w:lang w:val="fr-FR"/>
            <w:rPrChange w:id="6557" w:author="Arthur Parmentier" w:date="2020-06-07T18:32:00Z">
              <w:rPr/>
            </w:rPrChange>
          </w:rPr>
          <w:t xml:space="preserve">Language SP manipulé </w:t>
        </w:r>
      </w:ins>
      <w:ins w:id="6558" w:author="Arthur Parmentier" w:date="2020-05-14T15:38:00Z">
        <w:r w:rsidRPr="008C7E78">
          <w:rPr>
            <w:lang w:val="fr-FR"/>
            <w:rPrChange w:id="6559" w:author="Arthur Parmentier" w:date="2020-06-07T18:32:00Z">
              <w:rPr/>
            </w:rPrChange>
          </w:rPr>
          <w:t>par le sp (context free grammar) VS musical language (context sensitive)</w:t>
        </w:r>
        <w:r w:rsidR="00F732CE" w:rsidRPr="008C7E78">
          <w:rPr>
            <w:lang w:val="fr-FR"/>
            <w:rPrChange w:id="6560" w:author="Arthur Parmentier" w:date="2020-06-07T18:32:00Z">
              <w:rPr/>
            </w:rPrChange>
          </w:rPr>
          <w:t xml:space="preserve"> by performer</w:t>
        </w:r>
      </w:ins>
    </w:p>
    <w:p w:rsidR="00475458" w:rsidRPr="008C7E78" w:rsidRDefault="00475458" w:rsidP="00E6654A">
      <w:pPr>
        <w:rPr>
          <w:ins w:id="6561" w:author="Arthur Parmentier" w:date="2020-05-14T15:38:00Z"/>
          <w:lang w:val="fr-FR"/>
          <w:rPrChange w:id="6562" w:author="Arthur Parmentier" w:date="2020-06-07T18:32:00Z">
            <w:rPr>
              <w:ins w:id="6563" w:author="Arthur Parmentier" w:date="2020-05-14T15:38:00Z"/>
            </w:rPr>
          </w:rPrChange>
        </w:rPr>
      </w:pPr>
    </w:p>
    <w:p w:rsidR="00475458" w:rsidRPr="008C7E78" w:rsidRDefault="00475458" w:rsidP="00E6654A">
      <w:pPr>
        <w:rPr>
          <w:ins w:id="6564" w:author="Arthur Parmentier" w:date="2020-05-14T15:44:00Z"/>
          <w:lang w:val="fr-FR"/>
          <w:rPrChange w:id="6565" w:author="Arthur Parmentier" w:date="2020-06-07T18:32:00Z">
            <w:rPr>
              <w:ins w:id="6566" w:author="Arthur Parmentier" w:date="2020-05-14T15:44:00Z"/>
            </w:rPr>
          </w:rPrChange>
        </w:rPr>
      </w:pPr>
      <w:ins w:id="6567" w:author="Arthur Parmentier" w:date="2020-05-14T15:38:00Z">
        <w:r w:rsidRPr="008C7E78">
          <w:rPr>
            <w:lang w:val="fr-FR"/>
            <w:rPrChange w:id="6568" w:author="Arthur Parmentier" w:date="2020-06-07T18:32:00Z">
              <w:rPr/>
            </w:rPrChange>
          </w:rPr>
          <w:t>Context</w:t>
        </w:r>
      </w:ins>
      <w:ins w:id="6569" w:author="Arthur Parmentier" w:date="2020-05-14T15:39:00Z">
        <w:r w:rsidRPr="008C7E78">
          <w:rPr>
            <w:lang w:val="fr-FR"/>
            <w:rPrChange w:id="6570" w:author="Arthur Parmentier" w:date="2020-06-07T18:32:00Z">
              <w:rPr/>
            </w:rPrChange>
          </w:rPr>
          <w:t>: importance au dela de la (context</w:t>
        </w:r>
      </w:ins>
      <w:ins w:id="6571" w:author="Arthur Parmentier" w:date="2020-05-14T15:41:00Z">
        <w:r w:rsidR="005A0160" w:rsidRPr="008C7E78">
          <w:rPr>
            <w:lang w:val="fr-FR"/>
            <w:rPrChange w:id="6572" w:author="Arthur Parmentier" w:date="2020-06-07T18:32:00Z">
              <w:rPr/>
            </w:rPrChange>
          </w:rPr>
          <w:t>-</w:t>
        </w:r>
      </w:ins>
      <w:ins w:id="6573" w:author="Arthur Parmentier" w:date="2020-05-14T15:39:00Z">
        <w:r w:rsidRPr="008C7E78">
          <w:rPr>
            <w:lang w:val="fr-FR"/>
            <w:rPrChange w:id="6574" w:author="Arthur Parmentier" w:date="2020-06-07T18:32:00Z">
              <w:rPr/>
            </w:rPrChange>
          </w:rPr>
          <w:t>free grammar)</w:t>
        </w:r>
        <w:r w:rsidR="00384716" w:rsidRPr="008C7E78">
          <w:rPr>
            <w:lang w:val="fr-FR"/>
            <w:rPrChange w:id="6575" w:author="Arthur Parmentier" w:date="2020-06-07T18:32:00Z">
              <w:rPr/>
            </w:rPrChange>
          </w:rPr>
          <w:t>: attentes du compositeur, configuration</w:t>
        </w:r>
      </w:ins>
      <w:ins w:id="6576" w:author="Arthur Parmentier" w:date="2020-05-14T15:41:00Z">
        <w:r w:rsidR="00CF3BC0" w:rsidRPr="008C7E78">
          <w:rPr>
            <w:lang w:val="fr-FR"/>
            <w:rPrChange w:id="6577" w:author="Arthur Parmentier" w:date="2020-06-07T18:32:00Z">
              <w:rPr/>
            </w:rPrChange>
          </w:rPr>
          <w:t>, par défaut…</w:t>
        </w:r>
      </w:ins>
    </w:p>
    <w:p w:rsidR="005D5A11" w:rsidRPr="008C7E78" w:rsidRDefault="005D5A11" w:rsidP="00E6654A">
      <w:pPr>
        <w:rPr>
          <w:ins w:id="6578" w:author="Arthur Parmentier" w:date="2020-05-14T15:44:00Z"/>
          <w:lang w:val="fr-FR"/>
          <w:rPrChange w:id="6579" w:author="Arthur Parmentier" w:date="2020-06-07T18:32:00Z">
            <w:rPr>
              <w:ins w:id="6580" w:author="Arthur Parmentier" w:date="2020-05-14T15:44:00Z"/>
            </w:rPr>
          </w:rPrChange>
        </w:rPr>
      </w:pPr>
    </w:p>
    <w:p w:rsidR="005D5A11" w:rsidRPr="008C7E78" w:rsidRDefault="005D5A11" w:rsidP="00E6654A">
      <w:pPr>
        <w:rPr>
          <w:ins w:id="6581" w:author="Arthur Parmentier" w:date="2020-05-14T15:44:00Z"/>
          <w:lang w:val="fr-FR"/>
          <w:rPrChange w:id="6582" w:author="Arthur Parmentier" w:date="2020-06-07T18:32:00Z">
            <w:rPr>
              <w:ins w:id="6583" w:author="Arthur Parmentier" w:date="2020-05-14T15:44:00Z"/>
            </w:rPr>
          </w:rPrChange>
        </w:rPr>
      </w:pPr>
      <w:ins w:id="6584" w:author="Arthur Parmentier" w:date="2020-05-14T15:44:00Z">
        <w:r w:rsidRPr="008C7E78">
          <w:rPr>
            <w:lang w:val="fr-FR"/>
            <w:rPrChange w:id="6585" w:author="Arthur Parmentier" w:date="2020-06-07T18:32:00Z">
              <w:rPr/>
            </w:rPrChange>
          </w:rPr>
          <w:t>Mode: préciser le sens</w:t>
        </w:r>
        <w:r w:rsidR="0074035C" w:rsidRPr="008C7E78">
          <w:rPr>
            <w:lang w:val="fr-FR"/>
            <w:rPrChange w:id="6586" w:author="Arthur Parmentier" w:date="2020-06-07T18:32:00Z">
              <w:rPr/>
            </w:rPrChange>
          </w:rPr>
          <w:t xml:space="preserve"> </w:t>
        </w:r>
        <w:r w:rsidRPr="008C7E78">
          <w:rPr>
            <w:lang w:val="fr-FR"/>
            <w:rPrChange w:id="6587" w:author="Arthur Parmentier" w:date="2020-06-07T18:32:00Z">
              <w:rPr/>
            </w:rPrChange>
          </w:rPr>
          <w:t>en SP</w:t>
        </w:r>
      </w:ins>
    </w:p>
    <w:p w:rsidR="0074035C" w:rsidRPr="008C7E78" w:rsidRDefault="0074035C" w:rsidP="00E6654A">
      <w:pPr>
        <w:rPr>
          <w:ins w:id="6588" w:author="Arthur Parmentier" w:date="2020-05-14T15:58:00Z"/>
          <w:lang w:val="fr-FR"/>
          <w:rPrChange w:id="6589" w:author="Arthur Parmentier" w:date="2020-06-07T18:32:00Z">
            <w:rPr>
              <w:ins w:id="6590" w:author="Arthur Parmentier" w:date="2020-05-14T15:58:00Z"/>
            </w:rPr>
          </w:rPrChange>
        </w:rPr>
      </w:pPr>
      <w:ins w:id="6591" w:author="Arthur Parmentier" w:date="2020-05-14T15:44:00Z">
        <w:r w:rsidRPr="008C7E78">
          <w:rPr>
            <w:lang w:val="fr-FR"/>
            <w:rPrChange w:id="6592" w:author="Arthur Parmentier" w:date="2020-06-07T18:32:00Z">
              <w:rPr/>
            </w:rPrChange>
          </w:rPr>
          <w:t>“mode”, “for</w:t>
        </w:r>
      </w:ins>
      <w:ins w:id="6593" w:author="Arthur Parmentier" w:date="2020-05-14T15:45:00Z">
        <w:r w:rsidRPr="008C7E78">
          <w:rPr>
            <w:lang w:val="fr-FR"/>
            <w:rPrChange w:id="6594" w:author="Arthur Parmentier" w:date="2020-06-07T18:32:00Z">
              <w:rPr/>
            </w:rPrChange>
          </w:rPr>
          <w:t>me”</w:t>
        </w:r>
      </w:ins>
    </w:p>
    <w:p w:rsidR="00FB6B81" w:rsidRPr="008C7E78" w:rsidRDefault="00FB6B81" w:rsidP="00E6654A">
      <w:pPr>
        <w:rPr>
          <w:ins w:id="6595" w:author="Arthur Parmentier" w:date="2020-05-14T15:59:00Z"/>
          <w:lang w:val="fr-FR"/>
          <w:rPrChange w:id="6596" w:author="Arthur Parmentier" w:date="2020-06-07T18:32:00Z">
            <w:rPr>
              <w:ins w:id="6597" w:author="Arthur Parmentier" w:date="2020-05-14T15:59:00Z"/>
            </w:rPr>
          </w:rPrChange>
        </w:rPr>
      </w:pPr>
    </w:p>
    <w:p w:rsidR="00FB6B81" w:rsidRPr="008C7E78" w:rsidRDefault="00FB6B81" w:rsidP="00E6654A">
      <w:pPr>
        <w:rPr>
          <w:ins w:id="6598" w:author="Arthur Parmentier" w:date="2020-05-14T15:58:00Z"/>
          <w:lang w:val="fr-FR"/>
          <w:rPrChange w:id="6599" w:author="Arthur Parmentier" w:date="2020-06-07T18:32:00Z">
            <w:rPr>
              <w:ins w:id="6600" w:author="Arthur Parmentier" w:date="2020-05-14T15:58:00Z"/>
            </w:rPr>
          </w:rPrChange>
        </w:rPr>
      </w:pPr>
      <w:ins w:id="6601" w:author="Arthur Parmentier" w:date="2020-05-14T15:59:00Z">
        <w:r w:rsidRPr="008C7E78">
          <w:rPr>
            <w:lang w:val="fr-FR"/>
            <w:rPrChange w:id="6602" w:author="Arthur Parmentier" w:date="2020-06-07T18:32:00Z">
              <w:rPr/>
            </w:rPrChange>
          </w:rPr>
          <w:t>Glossaire (definition des mots/concepts utilizes)</w:t>
        </w:r>
      </w:ins>
    </w:p>
    <w:p w:rsidR="00FB6B81" w:rsidRPr="008C7E78" w:rsidRDefault="00FB6B81" w:rsidP="00E6654A">
      <w:pPr>
        <w:rPr>
          <w:ins w:id="6603" w:author="Arthur Parmentier" w:date="2020-05-14T16:26:00Z"/>
          <w:lang w:val="fr-FR"/>
          <w:rPrChange w:id="6604" w:author="Arthur Parmentier" w:date="2020-06-07T18:32:00Z">
            <w:rPr>
              <w:ins w:id="6605" w:author="Arthur Parmentier" w:date="2020-05-14T16:26:00Z"/>
            </w:rPr>
          </w:rPrChange>
        </w:rPr>
      </w:pPr>
      <w:ins w:id="6606" w:author="Arthur Parmentier" w:date="2020-05-14T15:58:00Z">
        <w:r w:rsidRPr="008C7E78">
          <w:rPr>
            <w:lang w:val="fr-FR"/>
            <w:rPrChange w:id="6607" w:author="Arthur Parmentier" w:date="2020-06-07T18:32:00Z">
              <w:rPr/>
            </w:rPrChange>
          </w:rPr>
          <w:t>Biblio, table des illust</w:t>
        </w:r>
      </w:ins>
      <w:ins w:id="6608" w:author="Arthur Parmentier" w:date="2020-05-14T15:59:00Z">
        <w:r w:rsidRPr="008C7E78">
          <w:rPr>
            <w:lang w:val="fr-FR"/>
            <w:rPrChange w:id="6609" w:author="Arthur Parmentier" w:date="2020-06-07T18:32:00Z">
              <w:rPr/>
            </w:rPrChange>
          </w:rPr>
          <w:t>rations.</w:t>
        </w:r>
      </w:ins>
    </w:p>
    <w:p w:rsidR="009946FB" w:rsidRPr="008C7E78" w:rsidRDefault="009946FB" w:rsidP="00E6654A">
      <w:pPr>
        <w:rPr>
          <w:ins w:id="6610" w:author="Arthur Parmentier" w:date="2020-05-14T16:26:00Z"/>
          <w:lang w:val="fr-FR"/>
          <w:rPrChange w:id="6611" w:author="Arthur Parmentier" w:date="2020-06-07T18:32:00Z">
            <w:rPr>
              <w:ins w:id="6612" w:author="Arthur Parmentier" w:date="2020-05-14T16:26:00Z"/>
            </w:rPr>
          </w:rPrChange>
        </w:rPr>
      </w:pPr>
    </w:p>
    <w:p w:rsidR="009946FB" w:rsidRPr="008C7E78" w:rsidRDefault="009946FB" w:rsidP="00E6654A">
      <w:pPr>
        <w:rPr>
          <w:ins w:id="6613" w:author="Arthur Parmentier" w:date="2020-05-14T16:26:00Z"/>
          <w:lang w:val="fr-FR"/>
          <w:rPrChange w:id="6614" w:author="Arthur Parmentier" w:date="2020-06-07T18:32:00Z">
            <w:rPr>
              <w:ins w:id="6615" w:author="Arthur Parmentier" w:date="2020-05-14T16:26:00Z"/>
            </w:rPr>
          </w:rPrChange>
        </w:rPr>
      </w:pPr>
      <w:ins w:id="6616" w:author="Arthur Parmentier" w:date="2020-05-14T16:26:00Z">
        <w:r w:rsidRPr="008C7E78">
          <w:rPr>
            <w:lang w:val="fr-FR"/>
            <w:rPrChange w:id="6617" w:author="Arthur Parmentier" w:date="2020-06-07T18:32:00Z">
              <w:rPr/>
            </w:rPrChange>
          </w:rPr>
          <w:t>4 semaines:</w:t>
        </w:r>
      </w:ins>
    </w:p>
    <w:p w:rsidR="009946FB" w:rsidRPr="007C437A" w:rsidRDefault="009946FB" w:rsidP="00E6654A">
      <w:pPr>
        <w:rPr>
          <w:ins w:id="6618" w:author="Arthur Parmentier" w:date="2020-05-14T16:28:00Z"/>
        </w:rPr>
      </w:pPr>
      <w:ins w:id="6619" w:author="Arthur Parmentier" w:date="2020-05-14T16:28:00Z">
        <w:r w:rsidRPr="007C437A">
          <w:t xml:space="preserve">Facilité: </w:t>
        </w:r>
      </w:ins>
    </w:p>
    <w:p w:rsidR="009946FB" w:rsidRPr="007C437A" w:rsidRDefault="009946FB">
      <w:pPr>
        <w:ind w:firstLine="360"/>
        <w:rPr>
          <w:ins w:id="6620" w:author="Arthur Parmentier" w:date="2020-05-14T16:28:00Z"/>
        </w:rPr>
        <w:pPrChange w:id="6621" w:author="Arthur Parmentier" w:date="2020-05-14T16:28:00Z">
          <w:pPr/>
        </w:pPrChange>
      </w:pPr>
      <w:ins w:id="6622" w:author="Arthur Parmentier" w:date="2020-05-14T16:28:00Z">
        <w:r w:rsidRPr="007C437A">
          <w:t>- partie technologique</w:t>
        </w:r>
      </w:ins>
    </w:p>
    <w:p w:rsidR="009946FB" w:rsidRPr="007C437A" w:rsidRDefault="009946FB" w:rsidP="009946FB">
      <w:pPr>
        <w:pStyle w:val="Paragraphedeliste"/>
        <w:numPr>
          <w:ilvl w:val="0"/>
          <w:numId w:val="14"/>
        </w:numPr>
        <w:rPr>
          <w:ins w:id="6623" w:author="Arthur Parmentier" w:date="2020-05-14T16:28:00Z"/>
        </w:rPr>
      </w:pPr>
      <w:ins w:id="6624" w:author="Arthur Parmentier" w:date="2020-05-14T16:28:00Z">
        <w:r w:rsidRPr="007C437A">
          <w:t>Brief history of SP</w:t>
        </w:r>
      </w:ins>
    </w:p>
    <w:p w:rsidR="009946FB" w:rsidRPr="007C437A" w:rsidRDefault="009946FB" w:rsidP="00B827FE">
      <w:pPr>
        <w:rPr>
          <w:ins w:id="6625" w:author="Arthur Parmentier" w:date="2020-05-22T11:49:00Z"/>
        </w:rPr>
      </w:pPr>
    </w:p>
    <w:p w:rsidR="00B827FE" w:rsidRPr="007C437A" w:rsidRDefault="00B827FE">
      <w:pPr>
        <w:rPr>
          <w:ins w:id="6626" w:author="Arthur Parmentier" w:date="2020-05-23T19:48:00Z"/>
        </w:rPr>
      </w:pPr>
      <w:ins w:id="6627" w:author="Arthur Parmentier" w:date="2020-05-22T11:49:00Z">
        <w:r w:rsidRPr="007C437A">
          <w:t>INTERACTML and why I dropped Unity</w:t>
        </w:r>
      </w:ins>
    </w:p>
    <w:p w:rsidR="0019026D" w:rsidRPr="007C437A" w:rsidRDefault="0019026D">
      <w:pPr>
        <w:rPr>
          <w:ins w:id="6628" w:author="Arthur Parmentier" w:date="2020-06-05T16:32:00Z"/>
        </w:rPr>
      </w:pPr>
      <w:ins w:id="6629" w:author="Arthur Parmentier" w:date="2020-05-23T19:48:00Z">
        <w:r w:rsidRPr="007C437A">
          <w:t>Splitcam</w:t>
        </w:r>
      </w:ins>
    </w:p>
    <w:p w:rsidR="00E814B3" w:rsidRPr="007C437A" w:rsidRDefault="00E814B3">
      <w:pPr>
        <w:rPr>
          <w:ins w:id="6630" w:author="Arthur Parmentier" w:date="2020-06-05T16:32:00Z"/>
        </w:rPr>
      </w:pPr>
    </w:p>
    <w:p w:rsidR="006E2B59" w:rsidRPr="007C437A" w:rsidRDefault="006E2B59" w:rsidP="006E2B59">
      <w:pPr>
        <w:rPr>
          <w:moveTo w:id="6631" w:author="Arthur Parmentier" w:date="2020-06-06T22:11:00Z"/>
        </w:rPr>
      </w:pPr>
      <w:moveToRangeStart w:id="6632" w:author="Arthur Parmentier" w:date="2020-06-06T22:11:00Z" w:name="move42373884"/>
      <w:moveTo w:id="6633" w:author="Arthur Parmentier" w:date="2020-06-06T22:11:00Z">
        <w:r w:rsidRPr="007C437A">
          <w:t>DRAFT of ideas</w:t>
        </w:r>
      </w:moveTo>
    </w:p>
    <w:p w:rsidR="006E2B59" w:rsidRPr="007C437A" w:rsidRDefault="006E2B59" w:rsidP="006E2B59">
      <w:pPr>
        <w:pStyle w:val="Paragraphedeliste"/>
        <w:numPr>
          <w:ilvl w:val="0"/>
          <w:numId w:val="8"/>
        </w:numPr>
        <w:rPr>
          <w:moveTo w:id="6634" w:author="Arthur Parmentier" w:date="2020-06-06T22:11:00Z"/>
        </w:rPr>
      </w:pPr>
      <w:moveTo w:id="6635" w:author="Arthur Parmentier" w:date="2020-06-06T22:11:00Z">
        <w:r w:rsidRPr="007C437A">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6636" w:author="Arthur Parmentier" w:date="2020-06-06T22:11:00Z"/>
        </w:rPr>
      </w:pPr>
      <w:moveTo w:id="6637"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6638" w:author="Arthur Parmentier" w:date="2020-06-06T22:11:00Z"/>
        </w:rPr>
      </w:pPr>
      <w:moveTo w:id="6639"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6640" w:author="Arthur Parmentier" w:date="2020-06-06T22:11:00Z"/>
        </w:rPr>
      </w:pPr>
      <w:moveTo w:id="6641"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6642" w:author="Arthur Parmentier" w:date="2020-06-06T22:11:00Z"/>
        </w:rPr>
      </w:pPr>
      <w:moveTo w:id="6643"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6644" w:author="Arthur Parmentier" w:date="2020-06-06T22:11:00Z"/>
        </w:rPr>
      </w:pPr>
      <w:moveTo w:id="6645" w:author="Arthur Parmentier" w:date="2020-06-06T22:11:00Z">
        <w:r w:rsidRPr="007C437A">
          <w:t>but rather a fluid, dynamic and varying grammar</w:t>
        </w:r>
      </w:moveTo>
    </w:p>
    <w:moveToRangeEnd w:id="6632"/>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6646"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0987" w:rsidRDefault="008F0987" w:rsidP="00E6654A">
      <w:r>
        <w:separator/>
      </w:r>
    </w:p>
  </w:endnote>
  <w:endnote w:type="continuationSeparator" w:id="0">
    <w:p w:rsidR="008F0987" w:rsidRDefault="008F0987"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F3C" w:rsidRDefault="00FA5F3C" w:rsidP="00E6654A">
    <w:r>
      <w:fldChar w:fldCharType="begin"/>
    </w:r>
    <w:r>
      <w:instrText>PAGE</w:instrText>
    </w:r>
    <w:r>
      <w:fldChar w:fldCharType="end"/>
    </w:r>
  </w:p>
  <w:p w:rsidR="00FA5F3C" w:rsidRDefault="00FA5F3C"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F3C" w:rsidRDefault="00FA5F3C" w:rsidP="00E6654A">
    <w:r>
      <w:fldChar w:fldCharType="begin"/>
    </w:r>
    <w:r>
      <w:instrText>PAGE</w:instrText>
    </w:r>
    <w:r>
      <w:fldChar w:fldCharType="separate"/>
    </w:r>
    <w:r>
      <w:rPr>
        <w:noProof/>
      </w:rPr>
      <w:t>1</w:t>
    </w:r>
    <w:r>
      <w:fldChar w:fldCharType="end"/>
    </w:r>
  </w:p>
  <w:p w:rsidR="00FA5F3C" w:rsidRDefault="00FA5F3C"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0987" w:rsidRDefault="008F0987" w:rsidP="00E6654A">
      <w:r>
        <w:separator/>
      </w:r>
    </w:p>
  </w:footnote>
  <w:footnote w:type="continuationSeparator" w:id="0">
    <w:p w:rsidR="008F0987" w:rsidRDefault="008F0987" w:rsidP="00E6654A">
      <w:r>
        <w:continuationSeparator/>
      </w:r>
    </w:p>
  </w:footnote>
  <w:footnote w:id="1">
    <w:p w:rsidR="00FA5F3C" w:rsidRPr="008C7E78" w:rsidRDefault="00FA5F3C">
      <w:pPr>
        <w:pStyle w:val="Notedebasdepage"/>
      </w:pPr>
      <w:ins w:id="691" w:author="Arthur Parmentier" w:date="2020-06-06T15:45:00Z">
        <w:r>
          <w:rPr>
            <w:rStyle w:val="Appelnotedebasdep"/>
          </w:rPr>
          <w:footnoteRef/>
        </w:r>
        <w:r w:rsidRPr="008C7E78">
          <w:rPr>
            <w:lang w:val="fr-FR"/>
            <w:rPrChange w:id="692" w:author="Arthur Parmentier" w:date="2020-06-07T18:32:00Z">
              <w:rPr/>
            </w:rPrChange>
          </w:rPr>
          <w:t xml:space="preserve"> Nadine Couture, Sébastien Bottecchia, Serge Chaumette, Mateo Cecconello, Josu Rekalde, et al.. </w:t>
        </w:r>
        <w:r w:rsidRPr="00BA026A">
          <w:rPr>
            <w:i/>
            <w:iCs/>
            <w:rPrChange w:id="693"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694" w:author="Arthur Parmentier" w:date="2020-06-06T15:46:00Z">
        <w:r w:rsidRPr="008C7E78">
          <w:rPr>
            <w:rPrChange w:id="695" w:author="Arthur Parmentier" w:date="2020-06-07T18:32:00Z">
              <w:rPr>
                <w:lang w:val="fr-FR"/>
              </w:rPr>
            </w:rPrChange>
          </w:rPr>
          <w:t xml:space="preserve"> </w:t>
        </w:r>
      </w:ins>
    </w:p>
  </w:footnote>
  <w:footnote w:id="2">
    <w:p w:rsidR="00FA5F3C" w:rsidRPr="000953B3" w:rsidRDefault="00FA5F3C">
      <w:pPr>
        <w:pStyle w:val="Notedebasdepage"/>
      </w:pPr>
      <w:ins w:id="710" w:author="Arthur Parmentier" w:date="2020-06-07T18:50:00Z">
        <w:r>
          <w:rPr>
            <w:rStyle w:val="Appelnotedebasdep"/>
          </w:rPr>
          <w:footnoteRef/>
        </w:r>
        <w:r>
          <w:t xml:space="preserve"> </w:t>
        </w:r>
        <w:r w:rsidRPr="000953B3">
          <w:t>http://www.soundpainting.com/blog/</w:t>
        </w:r>
      </w:ins>
    </w:p>
  </w:footnote>
  <w:footnote w:id="3">
    <w:p w:rsidR="00FA5F3C" w:rsidRPr="008C7E78" w:rsidRDefault="00FA5F3C">
      <w:pPr>
        <w:pStyle w:val="Notedebasdepage"/>
      </w:pPr>
      <w:ins w:id="749" w:author="Arthur Parmentier" w:date="2020-06-06T15:59:00Z">
        <w:r>
          <w:rPr>
            <w:rStyle w:val="Appelnotedebasdep"/>
          </w:rPr>
          <w:footnoteRef/>
        </w:r>
        <w:r>
          <w:t xml:space="preserve"> </w:t>
        </w:r>
        <w:r w:rsidRPr="008C7E78">
          <w:rPr>
            <w:rPrChange w:id="750" w:author="Arthur Parmentier" w:date="2020-06-07T18:32:00Z">
              <w:rPr>
                <w:lang w:val="fr-FR"/>
              </w:rPr>
            </w:rPrChange>
          </w:rPr>
          <w:t xml:space="preserve">I have no </w:t>
        </w:r>
      </w:ins>
      <w:ins w:id="751" w:author="Arthur Parmentier" w:date="2020-06-06T16:00:00Z">
        <w:r w:rsidRPr="008C7E78">
          <w:rPr>
            <w:rPrChange w:id="752" w:author="Arthur Parmentier" w:date="2020-06-07T18:32:00Z">
              <w:rPr>
                <w:lang w:val="fr-FR"/>
              </w:rPr>
            </w:rPrChange>
          </w:rPr>
          <w:t>example of SP used by artists outside modern societies</w:t>
        </w:r>
      </w:ins>
      <w:ins w:id="753" w:author="Arthur Parmentier" w:date="2020-06-06T16:01:00Z">
        <w:r w:rsidRPr="008C7E78">
          <w:rPr>
            <w:rPrChange w:id="754" w:author="Arthur Parmentier" w:date="2020-06-07T18:32:00Z">
              <w:rPr>
                <w:lang w:val="fr-FR"/>
              </w:rPr>
            </w:rPrChange>
          </w:rPr>
          <w:t xml:space="preserve"> </w:t>
        </w:r>
      </w:ins>
      <w:ins w:id="755" w:author="Arthur Parmentier" w:date="2020-06-06T16:00:00Z">
        <w:r w:rsidRPr="008C7E78">
          <w:rPr>
            <w:rPrChange w:id="756" w:author="Arthur Parmentier" w:date="2020-06-07T18:32:00Z">
              <w:rPr>
                <w:lang w:val="fr-FR"/>
              </w:rPr>
            </w:rPrChange>
          </w:rPr>
          <w:t>but experience</w:t>
        </w:r>
      </w:ins>
      <w:ins w:id="757" w:author="Arthur Parmentier" w:date="2020-06-06T16:01:00Z">
        <w:r w:rsidRPr="008C7E78">
          <w:rPr>
            <w:rPrChange w:id="758" w:author="Arthur Parmentier" w:date="2020-06-07T18:32:00Z">
              <w:rPr>
                <w:lang w:val="fr-FR"/>
              </w:rPr>
            </w:rPrChange>
          </w:rPr>
          <w:t>s</w:t>
        </w:r>
      </w:ins>
      <w:ins w:id="759" w:author="Arthur Parmentier" w:date="2020-06-06T16:00:00Z">
        <w:r w:rsidRPr="008C7E78">
          <w:rPr>
            <w:rPrChange w:id="760" w:author="Arthur Parmentier" w:date="2020-06-07T18:32:00Z">
              <w:rPr>
                <w:lang w:val="fr-FR"/>
              </w:rPr>
            </w:rPrChange>
          </w:rPr>
          <w:t xml:space="preserve"> with people from cultures that do not share the same linguistic</w:t>
        </w:r>
      </w:ins>
      <w:ins w:id="761" w:author="Arthur Parmentier" w:date="2020-06-06T16:01:00Z">
        <w:r w:rsidRPr="008C7E78">
          <w:rPr>
            <w:rPrChange w:id="762" w:author="Arthur Parmentier" w:date="2020-06-07T18:32:00Z">
              <w:rPr>
                <w:lang w:val="fr-FR"/>
              </w:rPr>
            </w:rPrChange>
          </w:rPr>
          <w:t xml:space="preserve"> structures and views on the artistic practices and roles would be very interesting for further studies.</w:t>
        </w:r>
      </w:ins>
    </w:p>
  </w:footnote>
  <w:footnote w:id="4">
    <w:p w:rsidR="00FA5F3C" w:rsidRPr="00B16E7C" w:rsidRDefault="00FA5F3C">
      <w:pPr>
        <w:pStyle w:val="Notedebasdepage"/>
        <w:rPr>
          <w:lang w:val="fr-FR"/>
          <w:rPrChange w:id="865" w:author="Arthur Parmentier" w:date="2020-06-06T16:32:00Z">
            <w:rPr/>
          </w:rPrChange>
        </w:rPr>
      </w:pPr>
      <w:ins w:id="866" w:author="Arthur Parmentier" w:date="2020-06-06T16:32:00Z">
        <w:r>
          <w:rPr>
            <w:rStyle w:val="Appelnotedebasdep"/>
          </w:rPr>
          <w:footnoteRef/>
        </w:r>
        <w:r>
          <w:t xml:space="preserve"> </w:t>
        </w:r>
      </w:ins>
      <w:ins w:id="867" w:author="Arthur Parmentier" w:date="2020-06-06T16:39:00Z">
        <w:r w:rsidRPr="008C7E78">
          <w:rPr>
            <w:rPrChange w:id="868" w:author="Arthur Parmentier" w:date="2020-06-07T18:32:00Z">
              <w:rPr>
                <w:lang w:val="fr-FR"/>
              </w:rPr>
            </w:rPrChange>
          </w:rPr>
          <w:t xml:space="preserve">For reference, see </w:t>
        </w:r>
      </w:ins>
      <w:ins w:id="869" w:author="Arthur Parmentier" w:date="2020-06-06T16:40:00Z">
        <w:r w:rsidRPr="008C7E78">
          <w:rPr>
            <w:rPrChange w:id="870"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71" w:author="Arthur Parmentier" w:date="2020-06-06T16:41:00Z">
        <w:r w:rsidRPr="00057697">
          <w:rPr>
            <w:lang w:val="fr-FR"/>
          </w:rPr>
          <w:t>J'avancerai vers toi avec les yeux d'un sourd</w:t>
        </w:r>
        <w:r>
          <w:rPr>
            <w:lang w:val="fr-FR"/>
          </w:rPr>
          <w:t> » (Laetitia Carton, 2015)</w:t>
        </w:r>
      </w:ins>
    </w:p>
  </w:footnote>
  <w:footnote w:id="5">
    <w:p w:rsidR="00FA5F3C" w:rsidRPr="003724FD" w:rsidRDefault="00FA5F3C">
      <w:pPr>
        <w:pStyle w:val="Notedebasdepage"/>
        <w:rPr>
          <w:lang w:val="fr-FR"/>
          <w:rPrChange w:id="874" w:author="Arthur Parmentier" w:date="2020-06-06T17:00:00Z">
            <w:rPr/>
          </w:rPrChange>
        </w:rPr>
      </w:pPr>
      <w:ins w:id="875" w:author="Arthur Parmentier" w:date="2020-06-06T17:00:00Z">
        <w:r>
          <w:rPr>
            <w:rStyle w:val="Appelnotedebasdep"/>
          </w:rPr>
          <w:footnoteRef/>
        </w:r>
        <w:r w:rsidRPr="008C7E78">
          <w:rPr>
            <w:lang w:val="fr-FR"/>
            <w:rPrChange w:id="876" w:author="Arthur Parmentier" w:date="2020-06-07T18:32:00Z">
              <w:rPr/>
            </w:rPrChange>
          </w:rPr>
          <w:t xml:space="preserve"> http://www.soundpainting.com/blog/</w:t>
        </w:r>
      </w:ins>
    </w:p>
  </w:footnote>
  <w:footnote w:id="6">
    <w:p w:rsidR="00FA5F3C" w:rsidRPr="008538C8" w:rsidRDefault="00FA5F3C">
      <w:pPr>
        <w:pStyle w:val="Notedebasdepage"/>
        <w:rPr>
          <w:lang w:val="fr-FR"/>
          <w:rPrChange w:id="893" w:author="Arthur Parmentier" w:date="2020-06-07T18:55:00Z">
            <w:rPr/>
          </w:rPrChange>
        </w:rPr>
      </w:pPr>
      <w:ins w:id="894" w:author="Arthur Parmentier" w:date="2020-06-07T18:55:00Z">
        <w:r>
          <w:rPr>
            <w:rStyle w:val="Appelnotedebasdep"/>
          </w:rPr>
          <w:footnoteRef/>
        </w:r>
        <w:r w:rsidRPr="008538C8">
          <w:rPr>
            <w:lang w:val="fr-FR"/>
            <w:rPrChange w:id="895" w:author="Arthur Parmentier" w:date="2020-06-07T18:55:00Z">
              <w:rPr/>
            </w:rPrChange>
          </w:rPr>
          <w:t xml:space="preserve"> http://www.soundpainting.com/soundpainting/</w:t>
        </w:r>
      </w:ins>
    </w:p>
  </w:footnote>
  <w:footnote w:id="7">
    <w:p w:rsidR="00FA5F3C" w:rsidRPr="0098222C" w:rsidRDefault="00FA5F3C" w:rsidP="007150A7">
      <w:pPr>
        <w:pBdr>
          <w:top w:val="nil"/>
          <w:left w:val="nil"/>
          <w:bottom w:val="nil"/>
          <w:right w:val="nil"/>
          <w:between w:val="nil"/>
        </w:pBdr>
        <w:spacing w:after="0" w:line="240" w:lineRule="auto"/>
        <w:rPr>
          <w:ins w:id="908" w:author="Arthur Parmentier" w:date="2020-06-07T18:06:00Z"/>
          <w:color w:val="000000"/>
          <w:sz w:val="20"/>
          <w:szCs w:val="20"/>
        </w:rPr>
      </w:pPr>
      <w:ins w:id="909" w:author="Arthur Parmentier" w:date="2020-06-07T18:06:00Z">
        <w:r w:rsidRPr="0098222C">
          <w:rPr>
            <w:vertAlign w:val="superscript"/>
          </w:rPr>
          <w:footnoteRef/>
        </w:r>
        <w:r w:rsidRPr="0098222C">
          <w:rPr>
            <w:color w:val="000000"/>
            <w:sz w:val="20"/>
            <w:szCs w:val="20"/>
            <w:rPrChange w:id="910" w:author="Arthur Parmentier" w:date="2020-06-07T18:12:00Z">
              <w:rPr>
                <w:rFonts w:ascii="Nunito ExtraLight" w:hAnsi="Nunito ExtraLight"/>
                <w:color w:val="000000"/>
                <w:sz w:val="20"/>
                <w:szCs w:val="20"/>
              </w:rPr>
            </w:rPrChange>
          </w:rPr>
          <w:t xml:space="preserve"> For instance, take a look at </w:t>
        </w:r>
        <w:r w:rsidRPr="0098222C">
          <w:rPr>
            <w:rPrChange w:id="911" w:author="Arthur Parmentier" w:date="2020-06-07T18:12:00Z">
              <w:rPr/>
            </w:rPrChange>
          </w:rPr>
          <w:fldChar w:fldCharType="begin"/>
        </w:r>
        <w:r w:rsidRPr="0098222C">
          <w:instrText xml:space="preserve"> HYPERLINK "https://www.facebook.com/ConductingWithTheBody/" \h </w:instrText>
        </w:r>
        <w:r w:rsidRPr="0098222C">
          <w:rPr>
            <w:rPrChange w:id="912" w:author="Arthur Parmentier" w:date="2020-06-07T18:12:00Z">
              <w:rPr>
                <w:color w:val="0000FF"/>
                <w:sz w:val="20"/>
                <w:szCs w:val="20"/>
                <w:u w:val="single"/>
              </w:rPr>
            </w:rPrChange>
          </w:rPr>
          <w:fldChar w:fldCharType="separate"/>
        </w:r>
        <w:r w:rsidRPr="0098222C">
          <w:rPr>
            <w:color w:val="0000FF"/>
            <w:sz w:val="20"/>
            <w:szCs w:val="20"/>
            <w:u w:val="single"/>
            <w:rPrChange w:id="913"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14" w:author="Arthur Parmentier" w:date="2020-06-07T18:12:00Z">
              <w:rPr>
                <w:color w:val="0000FF"/>
                <w:sz w:val="20"/>
                <w:szCs w:val="20"/>
                <w:u w:val="single"/>
              </w:rPr>
            </w:rPrChange>
          </w:rPr>
          <w:fldChar w:fldCharType="end"/>
        </w:r>
      </w:ins>
      <w:ins w:id="915"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16" w:author="Arthur Parmentier" w:date="2020-06-07T18:12:00Z">
        <w:r w:rsidRPr="0098222C">
          <w:rPr>
            <w:color w:val="000000"/>
            <w:rPrChange w:id="917" w:author="Arthur Parmentier" w:date="2020-06-07T18:13:00Z">
              <w:rPr>
                <w:rStyle w:val="Lienhypertexte"/>
                <w:rFonts w:ascii="Nunito ExtraLight" w:hAnsi="Nunito ExtraLight"/>
                <w:sz w:val="20"/>
                <w:szCs w:val="20"/>
              </w:rPr>
            </w:rPrChange>
          </w:rPr>
          <w:instrText>https://vimeo.com/331394981</w:instrText>
        </w:r>
      </w:ins>
      <w:ins w:id="918" w:author="Arthur Parmentier" w:date="2020-06-07T18:13:00Z">
        <w:r>
          <w:rPr>
            <w:color w:val="000000"/>
            <w:sz w:val="20"/>
            <w:szCs w:val="20"/>
          </w:rPr>
          <w:instrText xml:space="preserve">" </w:instrText>
        </w:r>
        <w:r>
          <w:rPr>
            <w:color w:val="000000"/>
            <w:sz w:val="20"/>
            <w:szCs w:val="20"/>
          </w:rPr>
          <w:fldChar w:fldCharType="separate"/>
        </w:r>
      </w:ins>
      <w:ins w:id="919" w:author="Arthur Parmentier" w:date="2020-06-07T18:12:00Z">
        <w:r w:rsidRPr="00E30721">
          <w:rPr>
            <w:rStyle w:val="Lienhypertexte"/>
            <w:sz w:val="20"/>
            <w:szCs w:val="20"/>
            <w:rPrChange w:id="920" w:author="Arthur Parmentier" w:date="2020-06-07T18:13:00Z">
              <w:rPr>
                <w:rStyle w:val="Lienhypertexte"/>
                <w:rFonts w:ascii="Nunito ExtraLight" w:hAnsi="Nunito ExtraLight"/>
                <w:sz w:val="20"/>
                <w:szCs w:val="20"/>
              </w:rPr>
            </w:rPrChange>
          </w:rPr>
          <w:t>https://vimeo.com/331394981</w:t>
        </w:r>
      </w:ins>
      <w:ins w:id="921" w:author="Arthur Parmentier" w:date="2020-06-07T18:13:00Z">
        <w:r>
          <w:rPr>
            <w:color w:val="000000"/>
            <w:sz w:val="20"/>
            <w:szCs w:val="20"/>
          </w:rPr>
          <w:fldChar w:fldCharType="end"/>
        </w:r>
        <w:r>
          <w:rPr>
            <w:color w:val="000000"/>
            <w:sz w:val="20"/>
            <w:szCs w:val="20"/>
          </w:rPr>
          <w:t>)</w:t>
        </w:r>
      </w:ins>
      <w:ins w:id="922" w:author="Arthur Parmentier" w:date="2020-06-07T18:12:00Z">
        <w:r w:rsidRPr="0098222C">
          <w:rPr>
            <w:color w:val="000000"/>
            <w:sz w:val="20"/>
            <w:szCs w:val="20"/>
            <w:rPrChange w:id="923" w:author="Arthur Parmentier" w:date="2020-06-07T18:12:00Z">
              <w:rPr>
                <w:rFonts w:ascii="Nunito ExtraLight" w:hAnsi="Nunito ExtraLight"/>
                <w:color w:val="000000"/>
                <w:sz w:val="20"/>
                <w:szCs w:val="20"/>
              </w:rPr>
            </w:rPrChange>
          </w:rPr>
          <w:t xml:space="preserve"> </w:t>
        </w:r>
      </w:ins>
      <w:ins w:id="924" w:author="Arthur Parmentier" w:date="2020-06-07T18:06:00Z">
        <w:r w:rsidRPr="0098222C">
          <w:rPr>
            <w:color w:val="000000"/>
            <w:sz w:val="20"/>
            <w:szCs w:val="20"/>
            <w:rPrChange w:id="925" w:author="Arthur Parmentier" w:date="2020-06-07T18:12:00Z">
              <w:rPr>
                <w:rFonts w:ascii="Nunito ExtraLight" w:hAnsi="Nunito ExtraLight"/>
                <w:color w:val="000000"/>
                <w:sz w:val="20"/>
                <w:szCs w:val="20"/>
              </w:rPr>
            </w:rPrChange>
          </w:rPr>
          <w:t xml:space="preserve">or </w:t>
        </w:r>
        <w:r w:rsidRPr="0098222C">
          <w:rPr>
            <w:rPrChange w:id="926" w:author="Arthur Parmentier" w:date="2020-06-07T18:12:00Z">
              <w:rPr/>
            </w:rPrChange>
          </w:rPr>
          <w:fldChar w:fldCharType="begin"/>
        </w:r>
        <w:r w:rsidRPr="0098222C">
          <w:instrText xml:space="preserve"> HYPERLINK "https://www.facebook.com/groups/4383252451/permalink/10156376454242452/" \h </w:instrText>
        </w:r>
        <w:r w:rsidRPr="0098222C">
          <w:rPr>
            <w:rPrChange w:id="927" w:author="Arthur Parmentier" w:date="2020-06-07T18:12:00Z">
              <w:rPr>
                <w:color w:val="0000FF"/>
                <w:sz w:val="20"/>
                <w:szCs w:val="20"/>
                <w:u w:val="single"/>
              </w:rPr>
            </w:rPrChange>
          </w:rPr>
          <w:fldChar w:fldCharType="separate"/>
        </w:r>
        <w:r w:rsidRPr="0098222C">
          <w:rPr>
            <w:color w:val="0000FF"/>
            <w:sz w:val="20"/>
            <w:szCs w:val="20"/>
            <w:u w:val="single"/>
            <w:rPrChange w:id="928"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29" w:author="Arthur Parmentier" w:date="2020-06-07T18:12:00Z">
              <w:rPr>
                <w:color w:val="0000FF"/>
                <w:sz w:val="20"/>
                <w:szCs w:val="20"/>
                <w:u w:val="single"/>
              </w:rPr>
            </w:rPrChange>
          </w:rPr>
          <w:fldChar w:fldCharType="end"/>
        </w:r>
        <w:r w:rsidRPr="0098222C">
          <w:rPr>
            <w:color w:val="000000"/>
            <w:sz w:val="20"/>
            <w:szCs w:val="20"/>
            <w:rPrChange w:id="930" w:author="Arthur Parmentier" w:date="2020-06-07T18:12:00Z">
              <w:rPr>
                <w:rFonts w:ascii="Nunito ExtraLight" w:hAnsi="Nunito ExtraLight"/>
                <w:color w:val="000000"/>
                <w:sz w:val="20"/>
                <w:szCs w:val="20"/>
              </w:rPr>
            </w:rPrChange>
          </w:rPr>
          <w:t xml:space="preserve">, </w:t>
        </w:r>
        <w:r w:rsidRPr="0098222C">
          <w:rPr>
            <w:rPrChange w:id="931"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32" w:author="Arthur Parmentier" w:date="2020-06-07T18:12:00Z">
              <w:rPr>
                <w:color w:val="0000FF"/>
                <w:sz w:val="20"/>
                <w:szCs w:val="20"/>
                <w:u w:val="single"/>
              </w:rPr>
            </w:rPrChange>
          </w:rPr>
          <w:fldChar w:fldCharType="separate"/>
        </w:r>
        <w:r w:rsidRPr="0098222C">
          <w:rPr>
            <w:color w:val="0000FF"/>
            <w:sz w:val="20"/>
            <w:szCs w:val="20"/>
            <w:u w:val="single"/>
            <w:rPrChange w:id="933"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34" w:author="Arthur Parmentier" w:date="2020-06-07T18:12:00Z">
              <w:rPr>
                <w:color w:val="0000FF"/>
                <w:sz w:val="20"/>
                <w:szCs w:val="20"/>
                <w:u w:val="single"/>
              </w:rPr>
            </w:rPrChange>
          </w:rPr>
          <w:fldChar w:fldCharType="end"/>
        </w:r>
        <w:r w:rsidRPr="0098222C">
          <w:rPr>
            <w:color w:val="000000"/>
            <w:sz w:val="20"/>
            <w:szCs w:val="20"/>
            <w:rPrChange w:id="935" w:author="Arthur Parmentier" w:date="2020-06-07T18:12:00Z">
              <w:rPr>
                <w:rFonts w:ascii="Nunito ExtraLight" w:hAnsi="Nunito ExtraLight"/>
                <w:color w:val="000000"/>
                <w:sz w:val="20"/>
                <w:szCs w:val="20"/>
              </w:rPr>
            </w:rPrChange>
          </w:rPr>
          <w:t xml:space="preserve">, </w:t>
        </w:r>
        <w:r w:rsidRPr="0098222C">
          <w:rPr>
            <w:rPrChange w:id="936"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37" w:author="Arthur Parmentier" w:date="2020-06-07T18:12:00Z">
              <w:rPr>
                <w:color w:val="0000FF"/>
                <w:sz w:val="20"/>
                <w:szCs w:val="20"/>
                <w:u w:val="single"/>
              </w:rPr>
            </w:rPrChange>
          </w:rPr>
          <w:fldChar w:fldCharType="separate"/>
        </w:r>
        <w:r w:rsidRPr="0098222C">
          <w:rPr>
            <w:color w:val="0000FF"/>
            <w:sz w:val="20"/>
            <w:szCs w:val="20"/>
            <w:u w:val="single"/>
            <w:rPrChange w:id="938"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39" w:author="Arthur Parmentier" w:date="2020-06-07T18:12:00Z">
              <w:rPr>
                <w:color w:val="0000FF"/>
                <w:sz w:val="20"/>
                <w:szCs w:val="20"/>
                <w:u w:val="single"/>
              </w:rPr>
            </w:rPrChange>
          </w:rPr>
          <w:fldChar w:fldCharType="end"/>
        </w:r>
      </w:ins>
    </w:p>
  </w:footnote>
  <w:footnote w:id="8">
    <w:p w:rsidR="00FA5F3C" w:rsidRPr="00967518" w:rsidRDefault="00FA5F3C">
      <w:pPr>
        <w:pStyle w:val="Notedebasdepage"/>
      </w:pPr>
      <w:ins w:id="1008" w:author="Arthur Parmentier" w:date="2020-06-07T21:37:00Z">
        <w:r>
          <w:rPr>
            <w:rStyle w:val="Appelnotedebasdep"/>
          </w:rPr>
          <w:footnoteRef/>
        </w:r>
        <w:r w:rsidRPr="00967518">
          <w:t xml:space="preserve"> </w:t>
        </w:r>
        <w:r w:rsidRPr="00967518">
          <w:rPr>
            <w:rPrChange w:id="1009" w:author="Arthur Parmentier" w:date="2020-06-07T21:37:00Z">
              <w:rPr>
                <w:lang w:val="fr-FR"/>
              </w:rPr>
            </w:rPrChange>
          </w:rPr>
          <w:t>https://www.youtube.com/watch?v=h2PDhtqDgKg</w:t>
        </w:r>
      </w:ins>
    </w:p>
  </w:footnote>
  <w:footnote w:id="9">
    <w:p w:rsidR="00FA5F3C" w:rsidRPr="00E962D4" w:rsidRDefault="00FA5F3C">
      <w:pPr>
        <w:pStyle w:val="Notedebasdepage"/>
        <w:rPr>
          <w:rPrChange w:id="1016" w:author="Arthur Parmentier" w:date="2020-06-08T11:11:00Z">
            <w:rPr/>
          </w:rPrChange>
        </w:rPr>
      </w:pPr>
      <w:ins w:id="1017" w:author="Arthur Parmentier" w:date="2020-06-07T21:14:00Z">
        <w:r>
          <w:rPr>
            <w:rStyle w:val="Appelnotedebasdep"/>
          </w:rPr>
          <w:footnoteRef/>
        </w:r>
        <w:r w:rsidRPr="00E962D4">
          <w:rPr>
            <w:rPrChange w:id="1018" w:author="Arthur Parmentier" w:date="2020-06-08T11:11:00Z">
              <w:rPr/>
            </w:rPrChange>
          </w:rPr>
          <w:t xml:space="preserve"> </w:t>
        </w:r>
        <w:r w:rsidRPr="00E962D4">
          <w:rPr>
            <w:rPrChange w:id="1019" w:author="Arthur Parmentier" w:date="2020-06-08T11:11:00Z">
              <w:rPr>
                <w:lang w:val="fr-FR"/>
              </w:rPr>
            </w:rPrChange>
          </w:rPr>
          <w:t>Source : https://www.decodedscience.org/ferdinand-de-saussure-the-linguistic-unit-sign-signified-and-signifier-explained/</w:t>
        </w:r>
      </w:ins>
    </w:p>
  </w:footnote>
  <w:footnote w:id="10">
    <w:p w:rsidR="00FA5F3C" w:rsidRPr="00B10B50" w:rsidRDefault="00FA5F3C">
      <w:pPr>
        <w:pStyle w:val="Notedebasdepage"/>
        <w:rPr>
          <w:rPrChange w:id="1050" w:author="Arthur Parmentier" w:date="2020-06-08T11:15:00Z">
            <w:rPr/>
          </w:rPrChange>
        </w:rPr>
      </w:pPr>
      <w:ins w:id="1051" w:author="Arthur Parmentier" w:date="2020-06-07T21:33:00Z">
        <w:r>
          <w:rPr>
            <w:rStyle w:val="Appelnotedebasdep"/>
          </w:rPr>
          <w:footnoteRef/>
        </w:r>
        <w:r>
          <w:t xml:space="preserve"> </w:t>
        </w:r>
        <w:r w:rsidRPr="00B10B50">
          <w:rPr>
            <w:rPrChange w:id="1052" w:author="Arthur Parmentier" w:date="2020-06-08T11:15:00Z">
              <w:rPr/>
            </w:rPrChange>
          </w:rPr>
          <w:fldChar w:fldCharType="begin"/>
        </w:r>
        <w:r w:rsidRPr="00B10B50">
          <w:rPr>
            <w:rPrChange w:id="1053" w:author="Arthur Parmentier" w:date="2020-06-08T11:15:00Z">
              <w:rPr/>
            </w:rPrChange>
          </w:rPr>
          <w:instrText xml:space="preserve"> HYPERLINK "https://en.wikipedia.org/wiki/Sign_(semiotics)#Triadic_signs" </w:instrText>
        </w:r>
        <w:r w:rsidRPr="00B10B50">
          <w:rPr>
            <w:rPrChange w:id="1054" w:author="Arthur Parmentier" w:date="2020-06-08T11:15:00Z">
              <w:rPr/>
            </w:rPrChange>
          </w:rPr>
          <w:fldChar w:fldCharType="separate"/>
        </w:r>
        <w:r w:rsidRPr="00B10B50">
          <w:rPr>
            <w:rStyle w:val="Lienhypertexte"/>
            <w:u w:val="none"/>
            <w:rPrChange w:id="1055" w:author="Arthur Parmentier" w:date="2020-06-08T11:15:00Z">
              <w:rPr>
                <w:rStyle w:val="Lienhypertexte"/>
              </w:rPr>
            </w:rPrChange>
          </w:rPr>
          <w:t>https://en.wikipedia.org/wiki/Sign_(semiotics)#Triadic_signs</w:t>
        </w:r>
        <w:r w:rsidRPr="00B10B50">
          <w:rPr>
            <w:rPrChange w:id="1056" w:author="Arthur Parmentier" w:date="2020-06-08T11:15:00Z">
              <w:rPr/>
            </w:rPrChange>
          </w:rPr>
          <w:fldChar w:fldCharType="end"/>
        </w:r>
        <w:r w:rsidRPr="00B10B50">
          <w:rPr>
            <w:rPrChange w:id="1057" w:author="Arthur Parmentier" w:date="2020-06-08T11:15:00Z">
              <w:rPr/>
            </w:rPrChange>
          </w:rPr>
          <w:t xml:space="preserve"> and </w:t>
        </w:r>
        <w:r w:rsidRPr="00B10B50">
          <w:rPr>
            <w:rStyle w:val="reference-text"/>
            <w:rPrChange w:id="1058" w:author="Arthur Parmentier" w:date="2020-06-08T11:15:00Z">
              <w:rPr>
                <w:rStyle w:val="reference-text"/>
              </w:rPr>
            </w:rPrChange>
          </w:rPr>
          <w:t xml:space="preserve">Peirce (1903 MS), </w:t>
        </w:r>
      </w:ins>
      <w:ins w:id="1059" w:author="Arthur Parmentier" w:date="2020-06-08T11:15:00Z">
        <w:r>
          <w:rPr>
            <w:rStyle w:val="reference-text"/>
          </w:rPr>
          <w:br/>
        </w:r>
      </w:ins>
      <w:ins w:id="1060" w:author="Arthur Parmentier" w:date="2020-06-07T21:33:00Z">
        <w:r w:rsidRPr="00B10B50">
          <w:rPr>
            <w:rStyle w:val="reference-text"/>
            <w:rPrChange w:id="1061" w:author="Arthur Parmentier" w:date="2020-06-08T11:15:00Z">
              <w:rPr>
                <w:rStyle w:val="reference-text"/>
              </w:rPr>
            </w:rPrChange>
          </w:rPr>
          <w:t xml:space="preserve">"Nomenclature and Divisions of Triadic Relations, as Far as They Are Determined", under other titles in </w:t>
        </w:r>
        <w:r w:rsidRPr="00B10B50">
          <w:rPr>
            <w:rStyle w:val="reference-text"/>
            <w:rPrChange w:id="1062" w:author="Arthur Parmentier" w:date="2020-06-08T11:15:00Z">
              <w:rPr>
                <w:rStyle w:val="reference-text"/>
                <w:i/>
                <w:iCs/>
              </w:rPr>
            </w:rPrChange>
          </w:rPr>
          <w:t>Collected Papers</w:t>
        </w:r>
        <w:r w:rsidRPr="00B10B50">
          <w:rPr>
            <w:rStyle w:val="reference-text"/>
            <w:rPrChange w:id="1063" w:author="Arthur Parmentier" w:date="2020-06-08T11:15:00Z">
              <w:rPr>
                <w:rStyle w:val="reference-text"/>
              </w:rPr>
            </w:rPrChange>
          </w:rPr>
          <w:t xml:space="preserve"> (CP) v. 2, paragraphs 233–72</w:t>
        </w:r>
      </w:ins>
    </w:p>
  </w:footnote>
  <w:footnote w:id="11">
    <w:p w:rsidR="00FA5F3C" w:rsidRPr="00B10B50" w:rsidRDefault="00FA5F3C">
      <w:pPr>
        <w:pStyle w:val="Notedebasdepage"/>
        <w:rPr>
          <w:ins w:id="1116" w:author="Arthur Parmentier" w:date="2020-06-08T11:15:00Z"/>
          <w:i/>
          <w:iCs/>
          <w:rPrChange w:id="1117" w:author="Arthur Parmentier" w:date="2020-06-08T11:15:00Z">
            <w:rPr>
              <w:ins w:id="1118" w:author="Arthur Parmentier" w:date="2020-06-08T11:15:00Z"/>
            </w:rPr>
          </w:rPrChange>
        </w:rPr>
      </w:pPr>
      <w:ins w:id="1119" w:author="Arthur Parmentier" w:date="2020-06-08T11:11:00Z">
        <w:r w:rsidRPr="00B10B50">
          <w:rPr>
            <w:rStyle w:val="Appelnotedebasdep"/>
            <w:rPrChange w:id="1120" w:author="Arthur Parmentier" w:date="2020-06-08T11:15:00Z">
              <w:rPr>
                <w:rStyle w:val="Appelnotedebasdep"/>
              </w:rPr>
            </w:rPrChange>
          </w:rPr>
          <w:footnoteRef/>
        </w:r>
      </w:ins>
      <w:ins w:id="1121" w:author="Arthur Parmentier" w:date="2020-06-08T11:15:00Z">
        <w:r w:rsidRPr="00B10B50">
          <w:rPr>
            <w:rStyle w:val="CitationHTML"/>
            <w:i w:val="0"/>
            <w:iCs w:val="0"/>
            <w:rPrChange w:id="1122" w:author="Arthur Parmentier" w:date="2020-06-08T11:15:00Z">
              <w:rPr>
                <w:rStyle w:val="CitationHTML"/>
              </w:rPr>
            </w:rPrChange>
          </w:rPr>
          <w:t xml:space="preserve"> Shannon</w:t>
        </w:r>
      </w:ins>
      <w:ins w:id="1123" w:author="Arthur Parmentier" w:date="2020-06-08T11:16:00Z">
        <w:r>
          <w:rPr>
            <w:rStyle w:val="CitationHTML"/>
            <w:i w:val="0"/>
            <w:iCs w:val="0"/>
          </w:rPr>
          <w:t xml:space="preserve"> (1948):</w:t>
        </w:r>
      </w:ins>
      <w:ins w:id="1124" w:author="Arthur Parmentier" w:date="2020-06-08T11:15:00Z">
        <w:r w:rsidRPr="00B10B50">
          <w:rPr>
            <w:rStyle w:val="CitationHTML"/>
            <w:i w:val="0"/>
            <w:iCs w:val="0"/>
            <w:rPrChange w:id="1125" w:author="Arthur Parmentier" w:date="2020-06-08T11:15:00Z">
              <w:rPr>
                <w:rStyle w:val="CitationHTML"/>
              </w:rPr>
            </w:rPrChange>
          </w:rPr>
          <w:t xml:space="preserve"> </w:t>
        </w:r>
        <w:r w:rsidRPr="00B10B50">
          <w:rPr>
            <w:rStyle w:val="CitationHTML"/>
            <w:rPrChange w:id="1126" w:author="Arthur Parmentier" w:date="2020-06-08T11:15:00Z">
              <w:rPr>
                <w:rStyle w:val="CitationHTML"/>
              </w:rPr>
            </w:rPrChange>
          </w:rPr>
          <w:fldChar w:fldCharType="begin"/>
        </w:r>
        <w:r w:rsidRPr="00B10B50">
          <w:rPr>
            <w:rStyle w:val="CitationHTML"/>
            <w:rPrChange w:id="1127" w:author="Arthur Parmentier" w:date="2020-06-08T11:15:00Z">
              <w:rPr>
                <w:rStyle w:val="CitationHTML"/>
              </w:rPr>
            </w:rPrChange>
          </w:rPr>
          <w:instrText xml:space="preserve"> HYPERLINK "http://cm.bell-labs.com/cm/ms/what/shannonday/shannon1948.pdf" </w:instrText>
        </w:r>
        <w:r w:rsidRPr="00B10B50">
          <w:rPr>
            <w:rStyle w:val="CitationHTML"/>
            <w:rPrChange w:id="1128" w:author="Arthur Parmentier" w:date="2020-06-08T11:15:00Z">
              <w:rPr>
                <w:rStyle w:val="CitationHTML"/>
              </w:rPr>
            </w:rPrChange>
          </w:rPr>
          <w:fldChar w:fldCharType="separate"/>
        </w:r>
        <w:r w:rsidRPr="00B10B50">
          <w:rPr>
            <w:rStyle w:val="Lienhypertexte"/>
            <w:i/>
            <w:iCs/>
            <w:u w:val="none"/>
            <w:rPrChange w:id="1129" w:author="Arthur Parmentier" w:date="2020-06-08T11:15:00Z">
              <w:rPr>
                <w:rStyle w:val="Lienhypertexte"/>
                <w:i/>
                <w:iCs/>
              </w:rPr>
            </w:rPrChange>
          </w:rPr>
          <w:t>A Mathematical Theory of Communication</w:t>
        </w:r>
        <w:r w:rsidRPr="00B10B50">
          <w:rPr>
            <w:rStyle w:val="CitationHTML"/>
            <w:rPrChange w:id="1130" w:author="Arthur Parmentier" w:date="2020-06-08T11:15:00Z">
              <w:rPr>
                <w:rStyle w:val="CitationHTML"/>
              </w:rPr>
            </w:rPrChange>
          </w:rPr>
          <w:fldChar w:fldCharType="end"/>
        </w:r>
      </w:ins>
      <w:ins w:id="1131" w:author="Arthur Parmentier" w:date="2020-06-08T11:11:00Z">
        <w:r w:rsidRPr="00B10B50">
          <w:rPr>
            <w:i/>
            <w:iCs/>
            <w:rPrChange w:id="1132" w:author="Arthur Parmentier" w:date="2020-06-08T11:15:00Z">
              <w:rPr/>
            </w:rPrChange>
          </w:rPr>
          <w:t xml:space="preserve"> </w:t>
        </w:r>
      </w:ins>
    </w:p>
    <w:p w:rsidR="00FA5F3C" w:rsidRPr="00E962D4" w:rsidRDefault="00FA5F3C">
      <w:pPr>
        <w:pStyle w:val="Notedebasdepage"/>
        <w:rPr>
          <w:rPrChange w:id="1133" w:author="Arthur Parmentier" w:date="2020-06-08T11:11:00Z">
            <w:rPr/>
          </w:rPrChange>
        </w:rPr>
      </w:pPr>
      <w:ins w:id="1134" w:author="Arthur Parmentier" w:date="2020-06-08T11:11:00Z">
        <w:r w:rsidRPr="00B10B50">
          <w:rPr>
            <w:rStyle w:val="CitationHTML"/>
            <w:rPrChange w:id="1135" w:author="Arthur Parmentier" w:date="2020-06-08T11:15:00Z">
              <w:rPr>
                <w:rStyle w:val="CitationHTML"/>
              </w:rPr>
            </w:rPrChange>
          </w:rPr>
          <w:fldChar w:fldCharType="begin"/>
        </w:r>
        <w:r w:rsidRPr="00B10B50">
          <w:rPr>
            <w:rStyle w:val="CitationHTML"/>
            <w:rPrChange w:id="1136" w:author="Arthur Parmentier" w:date="2020-06-08T11:15:00Z">
              <w:rPr>
                <w:rStyle w:val="CitationHTML"/>
              </w:rPr>
            </w:rPrChange>
          </w:rPr>
          <w:instrText xml:space="preserve"> HYPERLINK "http://www.cls.utk.edu/pdf/ls/Week1_Lesson7.pdf" </w:instrText>
        </w:r>
        <w:r w:rsidRPr="00B10B50">
          <w:rPr>
            <w:rStyle w:val="CitationHTML"/>
            <w:rPrChange w:id="1137" w:author="Arthur Parmentier" w:date="2020-06-08T11:15:00Z">
              <w:rPr>
                <w:rStyle w:val="CitationHTML"/>
              </w:rPr>
            </w:rPrChange>
          </w:rPr>
          <w:fldChar w:fldCharType="separate"/>
        </w:r>
        <w:r w:rsidRPr="00B10B50">
          <w:rPr>
            <w:rStyle w:val="Lienhypertexte"/>
            <w:i/>
            <w:iCs/>
            <w:u w:val="none"/>
            <w:rPrChange w:id="1138" w:author="Arthur Parmentier" w:date="2020-06-08T11:15:00Z">
              <w:rPr>
                <w:rStyle w:val="Lienhypertexte"/>
                <w:i/>
                <w:iCs/>
              </w:rPr>
            </w:rPrChange>
          </w:rPr>
          <w:t>Communication process</w:t>
        </w:r>
        <w:r w:rsidRPr="00B10B50">
          <w:rPr>
            <w:rStyle w:val="CitationHTML"/>
            <w:rPrChange w:id="1139" w:author="Arthur Parmentier" w:date="2020-06-08T11:15:00Z">
              <w:rPr>
                <w:rStyle w:val="CitationHTML"/>
              </w:rPr>
            </w:rPrChange>
          </w:rPr>
          <w:fldChar w:fldCharType="end"/>
        </w:r>
        <w:r w:rsidRPr="00B10B50">
          <w:rPr>
            <w:rStyle w:val="CitationHTML"/>
            <w:i w:val="0"/>
            <w:iCs w:val="0"/>
            <w:rPrChange w:id="1140" w:author="Arthur Parmentier" w:date="2020-06-08T11:15:00Z">
              <w:rPr>
                <w:rStyle w:val="CitationHTML"/>
              </w:rPr>
            </w:rPrChange>
          </w:rPr>
          <w:t>. Center for Literacy Studies of the University of Tennessee</w:t>
        </w:r>
      </w:ins>
    </w:p>
  </w:footnote>
  <w:footnote w:id="12">
    <w:p w:rsidR="00FA5F3C" w:rsidRPr="00347D33" w:rsidRDefault="00FA5F3C">
      <w:pPr>
        <w:pStyle w:val="Notedebasdepage"/>
      </w:pPr>
      <w:ins w:id="1202" w:author="Arthur Parmentier" w:date="2020-06-08T00:57:00Z">
        <w:r>
          <w:rPr>
            <w:rStyle w:val="Appelnotedebasdep"/>
          </w:rPr>
          <w:footnoteRef/>
        </w:r>
        <w:r>
          <w:t xml:space="preserve"> </w:t>
        </w:r>
        <w:r w:rsidRPr="00347D33">
          <w:rPr>
            <w:rPrChange w:id="1203"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13">
    <w:p w:rsidR="00FA5F3C" w:rsidRPr="00370364" w:rsidRDefault="00FA5F3C">
      <w:pPr>
        <w:pStyle w:val="Notedebasdepage"/>
      </w:pPr>
      <w:ins w:id="1243" w:author="Arthur Parmentier" w:date="2020-06-08T01:18:00Z">
        <w:r>
          <w:rPr>
            <w:rStyle w:val="Appelnotedebasdep"/>
          </w:rPr>
          <w:footnoteRef/>
        </w:r>
        <w:r>
          <w:t xml:space="preserve"> </w:t>
        </w:r>
        <w:r w:rsidRPr="00370364">
          <w:rPr>
            <w:rPrChange w:id="1244" w:author="Arthur Parmentier" w:date="2020-06-08T01:18:00Z">
              <w:rPr>
                <w:lang w:val="fr-FR"/>
              </w:rPr>
            </w:rPrChange>
          </w:rPr>
          <w:t xml:space="preserve">If </w:t>
        </w:r>
        <w:r>
          <w:t>I had to separate</w:t>
        </w:r>
      </w:ins>
      <w:ins w:id="1245"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46" w:author="Arthur Parmentier" w:date="2020-06-08T01:20:00Z">
        <w:r>
          <w:t>cal structures.</w:t>
        </w:r>
      </w:ins>
    </w:p>
  </w:footnote>
  <w:footnote w:id="14">
    <w:p w:rsidR="00FA5F3C" w:rsidRPr="00E85B26" w:rsidRDefault="00FA5F3C">
      <w:pPr>
        <w:pStyle w:val="Notedebasdepage"/>
      </w:pPr>
      <w:ins w:id="1305" w:author="Arthur Parmentier" w:date="2020-06-08T01:36:00Z">
        <w:r>
          <w:rPr>
            <w:rStyle w:val="Appelnotedebasdep"/>
          </w:rPr>
          <w:footnoteRef/>
        </w:r>
        <w:r>
          <w:t xml:space="preserve"> </w:t>
        </w:r>
        <w:r>
          <w:rPr>
            <w:rStyle w:val="reference-text"/>
          </w:rPr>
          <w:t>(Hopcroft, Ullman, 1979); Theorem 9.5, 9.6, p. 225–226</w:t>
        </w:r>
      </w:ins>
    </w:p>
  </w:footnote>
  <w:footnote w:id="15">
    <w:p w:rsidR="00FA5F3C" w:rsidRPr="0098315D" w:rsidRDefault="00FA5F3C">
      <w:pPr>
        <w:pStyle w:val="Notedebasdepage"/>
      </w:pPr>
      <w:ins w:id="1407" w:author="Arthur Parmentier" w:date="2020-06-08T02:12:00Z">
        <w:r>
          <w:rPr>
            <w:rStyle w:val="Appelnotedebasdep"/>
          </w:rPr>
          <w:footnoteRef/>
        </w:r>
        <w:r>
          <w:t xml:space="preserve"> </w:t>
        </w:r>
        <w:r w:rsidRPr="0098315D">
          <w:rPr>
            <w:rPrChange w:id="1408" w:author="Arthur Parmentier" w:date="2020-06-08T02:12:00Z">
              <w:rPr>
                <w:lang w:val="fr-FR"/>
              </w:rPr>
            </w:rPrChange>
          </w:rPr>
          <w:t>Although I</w:t>
        </w:r>
        <w:r>
          <w:t xml:space="preserve"> have taken </w:t>
        </w:r>
      </w:ins>
      <w:ins w:id="1409" w:author="Arthur Parmentier" w:date="2020-06-08T02:13:00Z">
        <w:r>
          <w:t>an example that is a simplification of the SP grammar</w:t>
        </w:r>
      </w:ins>
      <w:ins w:id="1410" w:author="Arthur Parmentier" w:date="2020-06-08T02:14:00Z">
        <w:r>
          <w:t xml:space="preserve"> for commodity and illustration on our topic</w:t>
        </w:r>
      </w:ins>
      <w:ins w:id="1411" w:author="Arthur Parmentier" w:date="2020-06-08T02:13:00Z">
        <w:r>
          <w:t>, it is not the SP grammar, which we will see is not a context-free grammar.</w:t>
        </w:r>
      </w:ins>
    </w:p>
  </w:footnote>
  <w:footnote w:id="16">
    <w:p w:rsidR="00FA5F3C" w:rsidRPr="00FB2671" w:rsidRDefault="00FA5F3C">
      <w:pPr>
        <w:pStyle w:val="Notedebasdepage"/>
      </w:pPr>
      <w:ins w:id="1425" w:author="Arthur Parmentier" w:date="2020-06-08T02:21:00Z">
        <w:r>
          <w:rPr>
            <w:rStyle w:val="Appelnotedebasdep"/>
          </w:rPr>
          <w:footnoteRef/>
        </w:r>
        <w:r>
          <w:t xml:space="preserve"> </w:t>
        </w:r>
        <w:r w:rsidRPr="00FB2671">
          <w:rPr>
            <w:rPrChange w:id="1426" w:author="Arthur Parmentier" w:date="2020-06-08T02:21:00Z">
              <w:rPr>
                <w:lang w:val="fr-FR"/>
              </w:rPr>
            </w:rPrChange>
          </w:rPr>
          <w:t>For r</w:t>
        </w:r>
        <w:r>
          <w:t xml:space="preserve">eference on regular grammar, see </w:t>
        </w:r>
        <w:r w:rsidRPr="00FB2671">
          <w:t>https://en.wikipedia.org/wiki/Regular_grammar</w:t>
        </w:r>
      </w:ins>
    </w:p>
  </w:footnote>
  <w:footnote w:id="17">
    <w:p w:rsidR="00FA5F3C" w:rsidRPr="00670002" w:rsidRDefault="00FA5F3C">
      <w:pPr>
        <w:pStyle w:val="Notedebasdepage"/>
        <w:rPr>
          <w:rPrChange w:id="1575" w:author="Arthur Parmentier" w:date="2020-05-18T14:23:00Z">
            <w:rPr>
              <w:lang w:val="fr-FR"/>
            </w:rPr>
          </w:rPrChange>
        </w:rPr>
      </w:pPr>
      <w:r>
        <w:rPr>
          <w:rStyle w:val="Appelnotedebasdep"/>
        </w:rPr>
        <w:footnoteRef/>
      </w:r>
      <w:r>
        <w:t xml:space="preserve"> </w:t>
      </w:r>
      <w:ins w:id="1576" w:author="Arthur Parmentier" w:date="2020-05-13T09:32:00Z">
        <w:r w:rsidRPr="009A67DE">
          <w:t>Eleanor H. Rosch. Natural Categories. Cognitive Psychology 4, 328-350 (1973)</w:t>
        </w:r>
      </w:ins>
      <w:ins w:id="1577" w:author="Arthur Parmentier" w:date="2020-05-13T09:33:00Z">
        <w:r>
          <w:t>, introducing the “prototype theory”</w:t>
        </w:r>
      </w:ins>
      <w:del w:id="1578" w:author="Arthur Parmentier" w:date="2020-05-13T09:32:00Z">
        <w:r w:rsidRPr="00670002" w:rsidDel="009A67DE">
          <w:rPr>
            <w:rPrChange w:id="1579" w:author="Arthur Parmentier" w:date="2020-05-18T14:23:00Z">
              <w:rPr>
                <w:lang w:val="fr-FR"/>
              </w:rPr>
            </w:rPrChange>
          </w:rPr>
          <w:delText>Ref. Eleanor Rosch (prototype theory)</w:delText>
        </w:r>
      </w:del>
    </w:p>
  </w:footnote>
  <w:footnote w:id="18">
    <w:p w:rsidR="00FA5F3C" w:rsidRPr="00670002" w:rsidRDefault="00FA5F3C">
      <w:pPr>
        <w:pStyle w:val="Notedebasdepage"/>
      </w:pPr>
      <w:ins w:id="1595" w:author="Arthur Parmentier" w:date="2020-05-12T19:07:00Z">
        <w:r>
          <w:rPr>
            <w:rStyle w:val="Appelnotedebasdep"/>
          </w:rPr>
          <w:footnoteRef/>
        </w:r>
        <w:r>
          <w:t xml:space="preserve"> </w:t>
        </w:r>
        <w:r w:rsidRPr="00670002">
          <w:rPr>
            <w:rPrChange w:id="1596" w:author="Arthur Parmentier" w:date="2020-05-18T14:23:00Z">
              <w:rPr>
                <w:lang w:val="fr-FR"/>
              </w:rPr>
            </w:rPrChange>
          </w:rPr>
          <w:t xml:space="preserve">For a </w:t>
        </w:r>
      </w:ins>
      <w:ins w:id="1597" w:author="Arthur Parmentier" w:date="2020-05-13T09:33:00Z">
        <w:r w:rsidRPr="00670002">
          <w:rPr>
            <w:rPrChange w:id="1598" w:author="Arthur Parmentier" w:date="2020-05-18T14:23:00Z">
              <w:rPr>
                <w:lang w:val="fr-FR"/>
              </w:rPr>
            </w:rPrChange>
          </w:rPr>
          <w:t>concise explanation of the ideas behind the prototype theory</w:t>
        </w:r>
      </w:ins>
      <w:ins w:id="1599" w:author="Arthur Parmentier" w:date="2020-05-12T19:07:00Z">
        <w:r w:rsidRPr="00670002">
          <w:rPr>
            <w:rPrChange w:id="1600" w:author="Arthur Parmentier" w:date="2020-05-18T14:23:00Z">
              <w:rPr>
                <w:lang w:val="fr-FR"/>
              </w:rPr>
            </w:rPrChange>
          </w:rPr>
          <w:t>, check https://www.youtube.com/watch?v=mff_sPnz_gs</w:t>
        </w:r>
      </w:ins>
    </w:p>
  </w:footnote>
  <w:footnote w:id="19">
    <w:p w:rsidR="00FA5F3C" w:rsidRPr="00670002" w:rsidRDefault="00FA5F3C">
      <w:pPr>
        <w:pStyle w:val="Notedebasdepage"/>
        <w:rPr>
          <w:rPrChange w:id="1601" w:author="Arthur Parmentier" w:date="2020-05-18T14:23:00Z">
            <w:rPr>
              <w:lang w:val="fr-FR"/>
            </w:rPr>
          </w:rPrChange>
        </w:rPr>
      </w:pPr>
      <w:r>
        <w:rPr>
          <w:rStyle w:val="Appelnotedebasdep"/>
        </w:rPr>
        <w:footnoteRef/>
      </w:r>
      <w:r>
        <w:t xml:space="preserve"> </w:t>
      </w:r>
      <w:r w:rsidRPr="00670002">
        <w:rPr>
          <w:rPrChange w:id="1602" w:author="Arthur Parmentier" w:date="2020-05-18T14:23:00Z">
            <w:rPr>
              <w:lang w:val="fr-FR"/>
            </w:rPr>
          </w:rPrChange>
        </w:rPr>
        <w:t>Ref M.R. class on pitch categorisation. Emphasis on the complexity of the categorisation process (non linear wrt similarity)</w:t>
      </w:r>
    </w:p>
  </w:footnote>
  <w:footnote w:id="20">
    <w:p w:rsidR="00FA5F3C" w:rsidRPr="008C7E78" w:rsidRDefault="00FA5F3C">
      <w:pPr>
        <w:pStyle w:val="Notedebasdepage"/>
      </w:pPr>
      <w:ins w:id="1691" w:author="Arthur Parmentier" w:date="2020-06-06T17:06:00Z">
        <w:r>
          <w:rPr>
            <w:rStyle w:val="Appelnotedebasdep"/>
          </w:rPr>
          <w:footnoteRef/>
        </w:r>
        <w:r>
          <w:t xml:space="preserve"> </w:t>
        </w:r>
        <w:r w:rsidRPr="003C785D">
          <w:t>http://www.soundpainting.com/blog/</w:t>
        </w:r>
      </w:ins>
    </w:p>
  </w:footnote>
  <w:footnote w:id="21">
    <w:p w:rsidR="00FA5F3C" w:rsidRPr="00670002" w:rsidRDefault="00FA5F3C">
      <w:pPr>
        <w:pStyle w:val="Notedebasdepage"/>
      </w:pPr>
      <w:ins w:id="1723" w:author="Arthur Parmentier" w:date="2020-05-13T11:16:00Z">
        <w:r>
          <w:rPr>
            <w:rStyle w:val="Appelnotedebasdep"/>
          </w:rPr>
          <w:footnoteRef/>
        </w:r>
        <w:r>
          <w:t xml:space="preserve"> </w:t>
        </w:r>
      </w:ins>
      <w:ins w:id="1724" w:author="Arthur Parmentier" w:date="2020-05-13T11:17:00Z">
        <w:r w:rsidRPr="00670002">
          <w:rPr>
            <w:rPrChange w:id="1725" w:author="Arthur Parmentier" w:date="2020-05-18T14:23:00Z">
              <w:rPr>
                <w:lang w:val="fr-FR"/>
              </w:rPr>
            </w:rPrChange>
          </w:rPr>
          <w:t>Note that the whole discussion of this section is only relevant to the signs used to signify contents.</w:t>
        </w:r>
      </w:ins>
    </w:p>
  </w:footnote>
  <w:footnote w:id="22">
    <w:p w:rsidR="00FA5F3C" w:rsidRPr="00670002" w:rsidRDefault="00FA5F3C">
      <w:pPr>
        <w:pStyle w:val="Notedebasdepage"/>
      </w:pPr>
      <w:ins w:id="1731" w:author="Arthur Parmentier" w:date="2020-05-13T10:35:00Z">
        <w:r>
          <w:rPr>
            <w:rStyle w:val="Appelnotedebasdep"/>
          </w:rPr>
          <w:footnoteRef/>
        </w:r>
        <w:r>
          <w:t xml:space="preserve"> </w:t>
        </w:r>
        <w:r w:rsidRPr="00670002">
          <w:rPr>
            <w:rPrChange w:id="1732" w:author="Arthur Parmentier" w:date="2020-05-18T14:23:00Z">
              <w:rPr>
                <w:lang w:val="fr-FR"/>
              </w:rPr>
            </w:rPrChange>
          </w:rPr>
          <w:t xml:space="preserve">In reference to </w:t>
        </w:r>
      </w:ins>
      <w:ins w:id="1733" w:author="Arthur Parmentier" w:date="2020-05-13T10:36:00Z">
        <w:r w:rsidRPr="00670002">
          <w:rPr>
            <w:rPrChange w:id="1734" w:author="Arthur Parmentier" w:date="2020-05-18T14:23:00Z">
              <w:rPr>
                <w:lang w:val="fr-FR"/>
              </w:rPr>
            </w:rPrChange>
          </w:rPr>
          <w:t>the concept of overloading in programming languages.</w:t>
        </w:r>
      </w:ins>
    </w:p>
  </w:footnote>
  <w:footnote w:id="23">
    <w:p w:rsidR="00FA5F3C" w:rsidRPr="00670002" w:rsidRDefault="00FA5F3C">
      <w:pPr>
        <w:pStyle w:val="Notedebasdepage"/>
      </w:pPr>
      <w:ins w:id="1766" w:author="Arthur Parmentier" w:date="2020-05-13T10:19:00Z">
        <w:r>
          <w:rPr>
            <w:rStyle w:val="Appelnotedebasdep"/>
          </w:rPr>
          <w:footnoteRef/>
        </w:r>
        <w:r>
          <w:t xml:space="preserve"> </w:t>
        </w:r>
        <w:r w:rsidRPr="00670002">
          <w:rPr>
            <w:rPrChange w:id="1767" w:author="Arthur Parmentier" w:date="2020-05-18T14:23:00Z">
              <w:rPr>
                <w:lang w:val="fr-FR"/>
              </w:rPr>
            </w:rPrChange>
          </w:rPr>
          <w:t>There may be other cases in which a sign has several signified, even inside one discipline, but we won’t d</w:t>
        </w:r>
      </w:ins>
      <w:ins w:id="1768" w:author="Arthur Parmentier" w:date="2020-05-13T10:20:00Z">
        <w:r w:rsidRPr="00670002">
          <w:rPr>
            <w:rPrChange w:id="1769" w:author="Arthur Parmentier" w:date="2020-05-18T14:23:00Z">
              <w:rPr>
                <w:lang w:val="fr-FR"/>
              </w:rPr>
            </w:rPrChange>
          </w:rPr>
          <w:t>iscuss this possibility.</w:t>
        </w:r>
      </w:ins>
    </w:p>
  </w:footnote>
  <w:footnote w:id="24">
    <w:p w:rsidR="00FA5F3C" w:rsidRPr="00670002" w:rsidRDefault="00FA5F3C" w:rsidP="005868B3">
      <w:pPr>
        <w:pStyle w:val="Notedebasdepage"/>
        <w:rPr>
          <w:ins w:id="1810" w:author="Arthur Parmentier" w:date="2020-05-13T10:30:00Z"/>
          <w:rPrChange w:id="1811" w:author="Arthur Parmentier" w:date="2020-05-18T14:23:00Z">
            <w:rPr>
              <w:ins w:id="1812" w:author="Arthur Parmentier" w:date="2020-05-13T10:30:00Z"/>
              <w:lang w:val="fr-FR"/>
            </w:rPr>
          </w:rPrChange>
        </w:rPr>
      </w:pPr>
      <w:ins w:id="1813" w:author="Arthur Parmentier" w:date="2020-05-13T10:30:00Z">
        <w:r>
          <w:rPr>
            <w:rStyle w:val="Appelnotedebasdep"/>
          </w:rPr>
          <w:footnoteRef/>
        </w:r>
        <w:r>
          <w:t xml:space="preserve"> </w:t>
        </w:r>
        <w:r w:rsidRPr="00670002">
          <w:rPr>
            <w:rPrChange w:id="1814" w:author="Arthur Parmentier" w:date="2020-05-18T14:23:00Z">
              <w:rPr>
                <w:lang w:val="fr-FR"/>
              </w:rPr>
            </w:rPrChange>
          </w:rPr>
          <w:t>We will discuss the motivations of this construction later.</w:t>
        </w:r>
      </w:ins>
    </w:p>
  </w:footnote>
  <w:footnote w:id="25">
    <w:p w:rsidR="00FA5F3C" w:rsidRPr="0054442D" w:rsidDel="00697BA8" w:rsidRDefault="00FA5F3C" w:rsidP="001C0B0E">
      <w:pPr>
        <w:pStyle w:val="Notedebasdepage"/>
        <w:rPr>
          <w:del w:id="1961" w:author="Arthur Parmentier" w:date="2020-05-12T18:13:00Z"/>
          <w:lang w:val="fr-FR"/>
        </w:rPr>
      </w:pPr>
      <w:del w:id="1962"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6">
    <w:p w:rsidR="00FA5F3C" w:rsidRPr="008B7AAC" w:rsidDel="005868B3" w:rsidRDefault="00FA5F3C">
      <w:pPr>
        <w:pStyle w:val="Notedebasdepage"/>
        <w:rPr>
          <w:del w:id="2014" w:author="Arthur Parmentier" w:date="2020-05-13T10:30:00Z"/>
          <w:lang w:val="fr-FR"/>
        </w:rPr>
      </w:pPr>
      <w:del w:id="2015"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7">
    <w:p w:rsidR="00FA5F3C" w:rsidRPr="00670002" w:rsidRDefault="00FA5F3C">
      <w:pPr>
        <w:pStyle w:val="Notedebasdepage"/>
        <w:rPr>
          <w:rPrChange w:id="2028"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28">
    <w:p w:rsidR="00FA5F3C" w:rsidRPr="00670002" w:rsidRDefault="00FA5F3C">
      <w:pPr>
        <w:pStyle w:val="Notedebasdepage"/>
        <w:rPr>
          <w:rPrChange w:id="2030"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9">
    <w:p w:rsidR="00FA5F3C" w:rsidRPr="00670002" w:rsidRDefault="00FA5F3C">
      <w:pPr>
        <w:pStyle w:val="Notedebasdepage"/>
        <w:rPr>
          <w:rPrChange w:id="2035" w:author="Arthur Parmentier" w:date="2020-05-18T14:23:00Z">
            <w:rPr>
              <w:lang w:val="fr-FR"/>
            </w:rPr>
          </w:rPrChange>
        </w:rPr>
      </w:pPr>
      <w:r>
        <w:rPr>
          <w:rStyle w:val="Appelnotedebasdep"/>
        </w:rPr>
        <w:footnoteRef/>
      </w:r>
      <w:r>
        <w:t xml:space="preserve"> </w:t>
      </w:r>
      <w:r w:rsidRPr="00670002">
        <w:rPr>
          <w:rPrChange w:id="2036"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30">
    <w:p w:rsidR="00FA5F3C" w:rsidRPr="00670002" w:rsidRDefault="00FA5F3C">
      <w:pPr>
        <w:pStyle w:val="Notedebasdepage"/>
        <w:rPr>
          <w:rPrChange w:id="2037" w:author="Arthur Parmentier" w:date="2020-05-18T14:23:00Z">
            <w:rPr>
              <w:lang w:val="fr-FR"/>
            </w:rPr>
          </w:rPrChange>
        </w:rPr>
      </w:pPr>
      <w:r>
        <w:rPr>
          <w:rStyle w:val="Appelnotedebasdep"/>
        </w:rPr>
        <w:footnoteRef/>
      </w:r>
      <w:r>
        <w:t xml:space="preserve"> </w:t>
      </w:r>
      <w:r w:rsidRPr="00670002">
        <w:rPr>
          <w:rPrChange w:id="2038"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31">
    <w:p w:rsidR="00FA5F3C" w:rsidRPr="008C7E78" w:rsidRDefault="00FA5F3C">
      <w:pPr>
        <w:pStyle w:val="Notedebasdepage"/>
      </w:pPr>
      <w:ins w:id="2132" w:author="Arthur Parmentier" w:date="2020-06-05T16:54:00Z">
        <w:r>
          <w:rPr>
            <w:rStyle w:val="Appelnotedebasdep"/>
          </w:rPr>
          <w:footnoteRef/>
        </w:r>
        <w:r>
          <w:t xml:space="preserve"> </w:t>
        </w:r>
        <w:r w:rsidRPr="008C7E78">
          <w:rPr>
            <w:rPrChange w:id="2133" w:author="Arthur Parmentier" w:date="2020-06-07T18:32:00Z">
              <w:rPr>
                <w:lang w:val="fr-FR"/>
              </w:rPr>
            </w:rPrChange>
          </w:rPr>
          <w:t xml:space="preserve">Some basic </w:t>
        </w:r>
      </w:ins>
      <w:ins w:id="2134" w:author="Arthur Parmentier" w:date="2020-06-05T16:55:00Z">
        <w:r w:rsidRPr="008C7E78">
          <w:rPr>
            <w:rPrChange w:id="2135" w:author="Arthur Parmentier" w:date="2020-06-07T18:32:00Z">
              <w:rPr>
                <w:lang w:val="fr-FR"/>
              </w:rPr>
            </w:rPrChange>
          </w:rPr>
          <w:t>examples can be found here : https://www.handspeak.com/learn/index.php?id=41</w:t>
        </w:r>
      </w:ins>
    </w:p>
  </w:footnote>
  <w:footnote w:id="32">
    <w:p w:rsidR="00FA5F3C" w:rsidRPr="008C7E78" w:rsidRDefault="00FA5F3C">
      <w:pPr>
        <w:pStyle w:val="Notedebasdepage"/>
      </w:pPr>
      <w:ins w:id="2142" w:author="Arthur Parmentier" w:date="2020-06-05T16:44:00Z">
        <w:r>
          <w:rPr>
            <w:rStyle w:val="Appelnotedebasdep"/>
          </w:rPr>
          <w:footnoteRef/>
        </w:r>
        <w:r>
          <w:t xml:space="preserve"> </w:t>
        </w:r>
        <w:r w:rsidRPr="008C7E78">
          <w:rPr>
            <w:rPrChange w:id="2143" w:author="Arthur Parmentier" w:date="2020-06-07T18:32:00Z">
              <w:rPr>
                <w:lang w:val="fr-FR"/>
              </w:rPr>
            </w:rPrChange>
          </w:rPr>
          <w:t>See http://www.sematos.eu/lsf-p-tomber-5958.html</w:t>
        </w:r>
      </w:ins>
    </w:p>
  </w:footnote>
  <w:footnote w:id="33">
    <w:p w:rsidR="00FA5F3C" w:rsidRPr="008C7E78" w:rsidRDefault="00FA5F3C">
      <w:pPr>
        <w:pStyle w:val="Notedebasdepage"/>
      </w:pPr>
      <w:ins w:id="2154" w:author="Arthur Parmentier" w:date="2020-06-05T16:53:00Z">
        <w:r>
          <w:rPr>
            <w:rStyle w:val="Appelnotedebasdep"/>
          </w:rPr>
          <w:footnoteRef/>
        </w:r>
        <w:r>
          <w:t xml:space="preserve"> </w:t>
        </w:r>
        <w:r w:rsidRPr="008C7E78">
          <w:rPr>
            <w:rPrChange w:id="2155" w:author="Arthur Parmentier" w:date="2020-06-07T18:32:00Z">
              <w:rPr>
                <w:lang w:val="fr-FR"/>
              </w:rPr>
            </w:rPrChange>
          </w:rPr>
          <w:t xml:space="preserve">For a discussion on this topic, see </w:t>
        </w:r>
      </w:ins>
      <w:ins w:id="2156" w:author="Arthur Parmentier" w:date="2020-06-05T16:54:00Z">
        <w:r>
          <w:t xml:space="preserve">Aronoff, Mark et al. “THE PARADOX OF SIGN LANGUAGE MORPHOLOGY.” </w:t>
        </w:r>
        <w:r>
          <w:rPr>
            <w:i/>
            <w:iCs/>
          </w:rPr>
          <w:t>Language</w:t>
        </w:r>
        <w:r>
          <w:t xml:space="preserve"> vol. 81,2 (2005): 301-344.</w:t>
        </w:r>
      </w:ins>
      <w:ins w:id="2157" w:author="Arthur Parmentier" w:date="2020-06-06T18:56:00Z">
        <w:r>
          <w:t xml:space="preserve"> This argument is sometimes used to motivate the need of normalization of</w:t>
        </w:r>
      </w:ins>
      <w:ins w:id="2158" w:author="Arthur Parmentier" w:date="2020-06-06T18:57:00Z">
        <w:r>
          <w:t xml:space="preserve"> sign language.</w:t>
        </w:r>
      </w:ins>
    </w:p>
  </w:footnote>
  <w:footnote w:id="34">
    <w:p w:rsidR="00FA5F3C" w:rsidRPr="008C7E78" w:rsidRDefault="00FA5F3C">
      <w:pPr>
        <w:pStyle w:val="Notedebasdepage"/>
      </w:pPr>
      <w:ins w:id="2223" w:author="Arthur Parmentier" w:date="2020-06-06T17:05:00Z">
        <w:r>
          <w:rPr>
            <w:rStyle w:val="Appelnotedebasdep"/>
          </w:rPr>
          <w:footnoteRef/>
        </w:r>
        <w:r>
          <w:t xml:space="preserve"> </w:t>
        </w:r>
        <w:r w:rsidRPr="003724FD">
          <w:t>http://www.soundpainting.com/blog/</w:t>
        </w:r>
      </w:ins>
    </w:p>
  </w:footnote>
  <w:footnote w:id="35">
    <w:p w:rsidR="00FA5F3C" w:rsidRPr="008C7E78" w:rsidRDefault="00FA5F3C">
      <w:pPr>
        <w:pStyle w:val="Notedebasdepage"/>
      </w:pPr>
      <w:ins w:id="2228" w:author="Arthur Parmentier" w:date="2020-06-05T17:14:00Z">
        <w:r>
          <w:rPr>
            <w:rStyle w:val="Appelnotedebasdep"/>
          </w:rPr>
          <w:footnoteRef/>
        </w:r>
        <w:r>
          <w:t xml:space="preserve"> </w:t>
        </w:r>
        <w:r w:rsidRPr="00FE0C03">
          <w:t>http://www.soundpainting.com/soundpainting/</w:t>
        </w:r>
      </w:ins>
    </w:p>
  </w:footnote>
  <w:footnote w:id="36">
    <w:p w:rsidR="00FA5F3C" w:rsidRPr="008C7E78" w:rsidRDefault="00FA5F3C">
      <w:pPr>
        <w:pStyle w:val="Notedebasdepage"/>
      </w:pPr>
      <w:ins w:id="2650" w:author="Arthur Parmentier" w:date="2020-06-05T21:23:00Z">
        <w:r>
          <w:rPr>
            <w:rStyle w:val="Appelnotedebasdep"/>
          </w:rPr>
          <w:footnoteRef/>
        </w:r>
        <w:r>
          <w:t xml:space="preserve"> </w:t>
        </w:r>
      </w:ins>
      <w:ins w:id="2651" w:author="Arthur Parmentier" w:date="2020-06-05T21:33:00Z">
        <w:r w:rsidRPr="008C7E78">
          <w:rPr>
            <w:rPrChange w:id="2652" w:author="Arthur Parmentier" w:date="2020-06-07T18:32:00Z">
              <w:rPr>
                <w:lang w:val="fr-FR"/>
              </w:rPr>
            </w:rPrChange>
          </w:rPr>
          <w:t>They</w:t>
        </w:r>
      </w:ins>
      <w:ins w:id="2653" w:author="Arthur Parmentier" w:date="2020-06-05T21:24:00Z">
        <w:r w:rsidRPr="008C7E78">
          <w:rPr>
            <w:rPrChange w:id="2654" w:author="Arthur Parmentier" w:date="2020-06-07T18:32:00Z">
              <w:rPr>
                <w:lang w:val="fr-FR"/>
              </w:rPr>
            </w:rPrChange>
          </w:rPr>
          <w:t xml:space="preserve"> embody several semantic components that can change the meaning of one or several signs</w:t>
        </w:r>
      </w:ins>
      <w:ins w:id="2655" w:author="Arthur Parmentier" w:date="2020-06-05T21:34:00Z">
        <w:r w:rsidRPr="008C7E78">
          <w:rPr>
            <w:rPrChange w:id="2656" w:author="Arthur Parmentier" w:date="2020-06-07T18:32:00Z">
              <w:rPr>
                <w:lang w:val="fr-FR"/>
              </w:rPr>
            </w:rPrChange>
          </w:rPr>
          <w:t xml:space="preserve"> and make some signs from the SP alphabet significant and some other insignificant.</w:t>
        </w:r>
      </w:ins>
    </w:p>
  </w:footnote>
  <w:footnote w:id="37">
    <w:p w:rsidR="00FA5F3C" w:rsidRPr="008C7E78" w:rsidRDefault="00FA5F3C">
      <w:pPr>
        <w:pStyle w:val="Notedebasdepage"/>
      </w:pPr>
      <w:ins w:id="2743" w:author="Arthur Parmentier" w:date="2020-06-05T21:38:00Z">
        <w:r>
          <w:rPr>
            <w:rStyle w:val="Appelnotedebasdep"/>
          </w:rPr>
          <w:footnoteRef/>
        </w:r>
        <w:r>
          <w:t xml:space="preserve"> </w:t>
        </w:r>
        <w:r w:rsidRPr="008C7E78">
          <w:rPr>
            <w:rPrChange w:id="2744" w:author="Arthur Parmentier" w:date="2020-06-07T18:32:00Z">
              <w:rPr>
                <w:lang w:val="fr-FR"/>
              </w:rPr>
            </w:rPrChange>
          </w:rPr>
          <w:t xml:space="preserve">Walter uses the term « escape » in </w:t>
        </w:r>
      </w:ins>
      <w:ins w:id="2745" w:author="Arthur Parmentier" w:date="2020-06-05T21:39:00Z">
        <w:r w:rsidRPr="008C7E78">
          <w:rPr>
            <w:rPrChange w:id="2746" w:author="Arthur Parmentier" w:date="2020-06-07T18:32:00Z">
              <w:rPr>
                <w:lang w:val="fr-FR"/>
              </w:rPr>
            </w:rPrChange>
          </w:rPr>
          <w:t>his</w:t>
        </w:r>
      </w:ins>
      <w:ins w:id="2747" w:author="Arthur Parmentier" w:date="2020-06-05T21:38:00Z">
        <w:r w:rsidRPr="008C7E78">
          <w:rPr>
            <w:rPrChange w:id="2748" w:author="Arthur Parmentier" w:date="2020-06-07T18:32:00Z">
              <w:rPr>
                <w:lang w:val="fr-FR"/>
              </w:rPr>
            </w:rPrChange>
          </w:rPr>
          <w:t xml:space="preserve"> description of the « tear up » sign which is very commonly used as an escape sign.</w:t>
        </w:r>
      </w:ins>
    </w:p>
  </w:footnote>
  <w:footnote w:id="38">
    <w:p w:rsidR="00FA5F3C" w:rsidRPr="008C7E78" w:rsidRDefault="00FA5F3C" w:rsidP="00A5016A">
      <w:pPr>
        <w:pStyle w:val="Notedebasdepage"/>
        <w:rPr>
          <w:ins w:id="2937" w:author="Arthur Parmentier" w:date="2020-06-06T20:34:00Z"/>
          <w:rPrChange w:id="2938" w:author="Arthur Parmentier" w:date="2020-06-07T18:32:00Z">
            <w:rPr>
              <w:ins w:id="2939" w:author="Arthur Parmentier" w:date="2020-06-06T20:34:00Z"/>
              <w:lang w:val="fr-FR"/>
            </w:rPr>
          </w:rPrChange>
        </w:rPr>
      </w:pPr>
      <w:ins w:id="2940" w:author="Arthur Parmentier" w:date="2020-06-06T20:34:00Z">
        <w:r>
          <w:rPr>
            <w:rStyle w:val="Appelnotedebasdep"/>
          </w:rPr>
          <w:footnoteRef/>
        </w:r>
        <w:r>
          <w:t xml:space="preserve"> </w:t>
        </w:r>
        <w:r w:rsidRPr="008C7E78">
          <w:rPr>
            <w:rPrChange w:id="2941" w:author="Arthur Parmentier" w:date="2020-06-07T18:32:00Z">
              <w:rPr>
                <w:lang w:val="fr-FR"/>
              </w:rPr>
            </w:rPrChange>
          </w:rPr>
          <w:t>The most interesting example to my mind is that of the Pirahã people studied by Daniel Everett, which contradicts the universality of recursivity in human cognition: https://en.wikipedia.org/wiki/Pirah%C3%A3_language</w:t>
        </w:r>
      </w:ins>
    </w:p>
  </w:footnote>
  <w:footnote w:id="39">
    <w:p w:rsidR="00FA5F3C" w:rsidRPr="008C7E78" w:rsidRDefault="00FA5F3C">
      <w:pPr>
        <w:pStyle w:val="Notedebasdepage"/>
      </w:pPr>
      <w:ins w:id="2963" w:author="Arthur Parmentier" w:date="2020-06-06T17:53:00Z">
        <w:r>
          <w:rPr>
            <w:rStyle w:val="Appelnotedebasdep"/>
          </w:rPr>
          <w:footnoteRef/>
        </w:r>
        <w:r>
          <w:t xml:space="preserve"> </w:t>
        </w:r>
        <w:r w:rsidRPr="00A531CB">
          <w:t>http://www.soundpainting.com/blog/</w:t>
        </w:r>
      </w:ins>
    </w:p>
  </w:footnote>
  <w:footnote w:id="40">
    <w:p w:rsidR="00FA5F3C" w:rsidRPr="008C7E78" w:rsidRDefault="00FA5F3C">
      <w:pPr>
        <w:pStyle w:val="Notedebasdepage"/>
      </w:pPr>
      <w:ins w:id="3286" w:author="Arthur Parmentier" w:date="2020-06-07T11:14:00Z">
        <w:r>
          <w:rPr>
            <w:rStyle w:val="Appelnotedebasdep"/>
          </w:rPr>
          <w:footnoteRef/>
        </w:r>
        <w:r>
          <w:t xml:space="preserve"> </w:t>
        </w:r>
        <w:r w:rsidRPr="008C7E78">
          <w:rPr>
            <w:rPrChange w:id="3287" w:author="Arthur Parmentier" w:date="2020-06-07T18:32:00Z">
              <w:rPr>
                <w:lang w:val="fr-FR"/>
              </w:rPr>
            </w:rPrChange>
          </w:rPr>
          <w:t>See https://www.youtube.com/watch?v=n8m7lFQ3njk</w:t>
        </w:r>
      </w:ins>
    </w:p>
  </w:footnote>
  <w:footnote w:id="41">
    <w:p w:rsidR="00FA5F3C" w:rsidRPr="008C7E78" w:rsidRDefault="00FA5F3C">
      <w:pPr>
        <w:pStyle w:val="Notedebasdepage"/>
      </w:pPr>
      <w:ins w:id="3313" w:author="Arthur Parmentier" w:date="2020-06-07T11:25:00Z">
        <w:r>
          <w:rPr>
            <w:rStyle w:val="Appelnotedebasdep"/>
          </w:rPr>
          <w:footnoteRef/>
        </w:r>
        <w:r>
          <w:t xml:space="preserve"> </w:t>
        </w:r>
      </w:ins>
      <w:ins w:id="3314" w:author="Arthur Parmentier" w:date="2020-06-07T11:28:00Z">
        <w:r w:rsidRPr="008C7E78">
          <w:rPr>
            <w:rPrChange w:id="3315" w:author="Arthur Parmentier" w:date="2020-06-07T18:32:00Z">
              <w:rPr>
                <w:lang w:val="fr-FR"/>
              </w:rPr>
            </w:rPrChange>
          </w:rPr>
          <w:t>Without going in to many details, the concept here is simple to assign each set of parameters to a number (an index) to be able to change them</w:t>
        </w:r>
      </w:ins>
      <w:ins w:id="3316" w:author="Arthur Parmentier" w:date="2020-06-07T11:29:00Z">
        <w:r w:rsidRPr="008C7E78">
          <w:rPr>
            <w:rPrChange w:id="3317" w:author="Arthur Parmentier" w:date="2020-06-07T18:32:00Z">
              <w:rPr>
                <w:lang w:val="fr-FR"/>
              </w:rPr>
            </w:rPrChange>
          </w:rPr>
          <w:t xml:space="preserve"> during the performance.</w:t>
        </w:r>
      </w:ins>
    </w:p>
  </w:footnote>
  <w:footnote w:id="42">
    <w:p w:rsidR="00FA5F3C" w:rsidRPr="006D51B6" w:rsidRDefault="00FA5F3C" w:rsidP="00351FEC">
      <w:pPr>
        <w:pStyle w:val="Notedebasdepage"/>
        <w:rPr>
          <w:ins w:id="3729" w:author="Arthur Parmentier" w:date="2020-06-02T19:33:00Z"/>
        </w:rPr>
      </w:pPr>
      <w:ins w:id="3730" w:author="Arthur Parmentier" w:date="2020-06-02T19:33:00Z">
        <w:r>
          <w:rPr>
            <w:rStyle w:val="Appelnotedebasdep"/>
          </w:rPr>
          <w:footnoteRef/>
        </w:r>
        <w:r>
          <w:t xml:space="preserve"> External parts that are “shipped in” with the program are distributed under GPLv3 license (or less restrictive).</w:t>
        </w:r>
      </w:ins>
    </w:p>
  </w:footnote>
  <w:footnote w:id="43">
    <w:p w:rsidR="00FA5F3C" w:rsidRPr="00116732" w:rsidRDefault="00FA5F3C">
      <w:pPr>
        <w:pStyle w:val="Notedebasdepage"/>
      </w:pPr>
      <w:ins w:id="3964" w:author="Arthur Parmentier" w:date="2020-05-18T15:19:00Z">
        <w:r>
          <w:rPr>
            <w:rStyle w:val="Appelnotedebasdep"/>
          </w:rPr>
          <w:footnoteRef/>
        </w:r>
        <w:r>
          <w:t xml:space="preserve"> </w:t>
        </w:r>
      </w:ins>
      <w:ins w:id="3965" w:author="Arthur Parmentier" w:date="2020-05-18T15:20:00Z">
        <w:r>
          <w:t xml:space="preserve">With </w:t>
        </w:r>
      </w:ins>
      <w:ins w:id="3966" w:author="Arthur Parmentier" w:date="2020-05-19T10:40:00Z">
        <w:r>
          <w:t>TensorFlow</w:t>
        </w:r>
      </w:ins>
      <w:ins w:id="3967" w:author="Arthur Parmentier" w:date="2020-05-18T15:20:00Z">
        <w:r>
          <w:t xml:space="preserve">: </w:t>
        </w:r>
      </w:ins>
      <w:ins w:id="3968" w:author="Arthur Parmentier" w:date="2020-05-18T15:19:00Z">
        <w:r w:rsidRPr="006A443F">
          <w:t>https://github.com/tensorflow/tfjs-models/tree/master/posenet</w:t>
        </w:r>
      </w:ins>
    </w:p>
  </w:footnote>
  <w:footnote w:id="44">
    <w:p w:rsidR="00FA5F3C" w:rsidRPr="008C7E78" w:rsidRDefault="00FA5F3C" w:rsidP="00943F21">
      <w:pPr>
        <w:rPr>
          <w:ins w:id="3987" w:author="Arthur Parmentier" w:date="2020-06-03T17:48:00Z"/>
          <w:rFonts w:ascii="Times New Roman" w:hAnsi="Times New Roman"/>
          <w:rPrChange w:id="3988" w:author="Arthur Parmentier" w:date="2020-06-07T18:32:00Z">
            <w:rPr>
              <w:ins w:id="3989" w:author="Arthur Parmentier" w:date="2020-06-03T17:48:00Z"/>
              <w:rFonts w:ascii="Times New Roman" w:hAnsi="Times New Roman"/>
              <w:lang w:val="fr-FR"/>
            </w:rPr>
          </w:rPrChange>
        </w:rPr>
      </w:pPr>
      <w:ins w:id="3990" w:author="Arthur Parmentier" w:date="2020-05-22T19:58:00Z">
        <w:r>
          <w:rPr>
            <w:rStyle w:val="Appelnotedebasdep"/>
          </w:rPr>
          <w:footnoteRef/>
        </w:r>
        <w:r>
          <w:t xml:space="preserve"> </w:t>
        </w:r>
      </w:ins>
      <w:ins w:id="3991"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FA5F3C" w:rsidRPr="00BF1ECB" w:rsidRDefault="00FA5F3C" w:rsidP="00943F21">
      <w:pPr>
        <w:pStyle w:val="Notedebasdepage"/>
      </w:pPr>
      <w:ins w:id="3992"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45">
    <w:p w:rsidR="00FA5F3C" w:rsidRPr="00BF1ECB" w:rsidRDefault="00FA5F3C">
      <w:pPr>
        <w:pStyle w:val="Notedebasdepage"/>
      </w:pPr>
      <w:ins w:id="4240" w:author="Arthur Parmentier" w:date="2020-05-19T16:10:00Z">
        <w:r>
          <w:rPr>
            <w:rStyle w:val="Appelnotedebasdep"/>
          </w:rPr>
          <w:footnoteRef/>
        </w:r>
        <w:r>
          <w:t xml:space="preserve"> </w:t>
        </w:r>
        <w:r w:rsidRPr="005E2970">
          <w:t>https://github.com/CMU-Perceptual-Computing-Lab/openpose</w:t>
        </w:r>
      </w:ins>
    </w:p>
  </w:footnote>
  <w:footnote w:id="46">
    <w:p w:rsidR="00FA5F3C" w:rsidRPr="00BF1ECB" w:rsidRDefault="00FA5F3C">
      <w:pPr>
        <w:pStyle w:val="Notedebasdepage"/>
      </w:pPr>
      <w:ins w:id="4246" w:author="Arthur Parmentier" w:date="2020-05-19T16:16:00Z">
        <w:r>
          <w:rPr>
            <w:rStyle w:val="Appelnotedebasdep"/>
          </w:rPr>
          <w:footnoteRef/>
        </w:r>
        <w:r>
          <w:t xml:space="preserve"> </w:t>
        </w:r>
      </w:ins>
      <w:ins w:id="4247" w:author="Arthur Parmentier" w:date="2020-05-19T16:17:00Z">
        <w:r w:rsidRPr="00BF1ECB">
          <w:rPr>
            <w:rPrChange w:id="4248"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4249"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4250" w:author="Arthur Parmentier" w:date="2020-05-23T19:46:00Z">
              <w:rPr>
                <w:rStyle w:val="Lienhypertexte"/>
                <w:lang w:val="fr-FR"/>
              </w:rPr>
            </w:rPrChange>
          </w:rPr>
          <w:t>https://github.com/Hzzone/pytorch-openpose</w:t>
        </w:r>
        <w:r>
          <w:rPr>
            <w:lang w:val="fr-FR"/>
          </w:rPr>
          <w:fldChar w:fldCharType="end"/>
        </w:r>
        <w:r w:rsidRPr="00BF1ECB">
          <w:rPr>
            <w:rPrChange w:id="4251" w:author="Arthur Parmentier" w:date="2020-05-23T19:46:00Z">
              <w:rPr>
                <w:lang w:val="fr-FR"/>
              </w:rPr>
            </w:rPrChange>
          </w:rPr>
          <w:t xml:space="preserve">) and then try to run the python scripts in Max </w:t>
        </w:r>
      </w:ins>
      <w:ins w:id="4252" w:author="Arthur Parmentier" w:date="2020-05-19T16:19:00Z">
        <w:r w:rsidRPr="00BF1ECB">
          <w:rPr>
            <w:rPrChange w:id="4253" w:author="Arthur Parmentier" w:date="2020-05-23T19:46:00Z">
              <w:rPr>
                <w:lang w:val="fr-FR"/>
              </w:rPr>
            </w:rPrChange>
          </w:rPr>
          <w:t xml:space="preserve">(Max does </w:t>
        </w:r>
      </w:ins>
      <w:ins w:id="4254" w:author="Arthur Parmentier" w:date="2020-05-19T16:20:00Z">
        <w:r w:rsidRPr="00BF1ECB">
          <w:rPr>
            <w:rPrChange w:id="4255" w:author="Arthur Parmentier" w:date="2020-05-23T19:46:00Z">
              <w:rPr>
                <w:lang w:val="fr-FR"/>
              </w:rPr>
            </w:rPrChange>
          </w:rPr>
          <w:t xml:space="preserve">not interpret Python natively) </w:t>
        </w:r>
      </w:ins>
      <w:ins w:id="4256" w:author="Arthur Parmentier" w:date="2020-05-19T16:17:00Z">
        <w:r w:rsidRPr="00BF1ECB">
          <w:rPr>
            <w:rPrChange w:id="4257" w:author="Arthur Parmentier" w:date="2020-05-23T19:46:00Z">
              <w:rPr>
                <w:lang w:val="fr-FR"/>
              </w:rPr>
            </w:rPrChange>
          </w:rPr>
          <w:t xml:space="preserve">with </w:t>
        </w:r>
      </w:ins>
      <w:ins w:id="4258" w:author="Arthur Parmentier" w:date="2020-05-19T16:19:00Z">
        <w:r>
          <w:rPr>
            <w:lang w:val="fr-FR"/>
          </w:rPr>
          <w:fldChar w:fldCharType="begin"/>
        </w:r>
        <w:r w:rsidRPr="00BF1ECB">
          <w:rPr>
            <w:rPrChange w:id="4259" w:author="Arthur Parmentier" w:date="2020-05-23T19:46:00Z">
              <w:rPr>
                <w:lang w:val="fr-FR"/>
              </w:rPr>
            </w:rPrChange>
          </w:rPr>
          <w:instrText xml:space="preserve"> HYPERLINK "</w:instrText>
        </w:r>
      </w:ins>
      <w:ins w:id="4260" w:author="Arthur Parmentier" w:date="2020-05-19T16:18:00Z">
        <w:r w:rsidRPr="00BF1ECB">
          <w:rPr>
            <w:rPrChange w:id="4261" w:author="Arthur Parmentier" w:date="2020-05-23T19:46:00Z">
              <w:rPr>
                <w:lang w:val="fr-FR"/>
              </w:rPr>
            </w:rPrChange>
          </w:rPr>
          <w:instrText>https://github.com/grrrr/py</w:instrText>
        </w:r>
      </w:ins>
      <w:ins w:id="4262" w:author="Arthur Parmentier" w:date="2020-05-19T16:19:00Z">
        <w:r w:rsidRPr="00BF1ECB">
          <w:rPr>
            <w:rPrChange w:id="4263" w:author="Arthur Parmentier" w:date="2020-05-23T19:46:00Z">
              <w:rPr>
                <w:lang w:val="fr-FR"/>
              </w:rPr>
            </w:rPrChange>
          </w:rPr>
          <w:instrText xml:space="preserve">" </w:instrText>
        </w:r>
        <w:r>
          <w:rPr>
            <w:lang w:val="fr-FR"/>
          </w:rPr>
          <w:fldChar w:fldCharType="separate"/>
        </w:r>
      </w:ins>
      <w:ins w:id="4264" w:author="Arthur Parmentier" w:date="2020-05-19T16:18:00Z">
        <w:r w:rsidRPr="00BF1ECB">
          <w:rPr>
            <w:rStyle w:val="Lienhypertexte"/>
            <w:rPrChange w:id="4265" w:author="Arthur Parmentier" w:date="2020-05-23T19:46:00Z">
              <w:rPr>
                <w:rStyle w:val="Lienhypertexte"/>
                <w:lang w:val="fr-FR"/>
              </w:rPr>
            </w:rPrChange>
          </w:rPr>
          <w:t>https://github.com/grrrr/py</w:t>
        </w:r>
      </w:ins>
      <w:ins w:id="4266" w:author="Arthur Parmentier" w:date="2020-05-19T16:19:00Z">
        <w:r>
          <w:rPr>
            <w:lang w:val="fr-FR"/>
          </w:rPr>
          <w:fldChar w:fldCharType="end"/>
        </w:r>
      </w:ins>
      <w:ins w:id="4267" w:author="Arthur Parmentier" w:date="2020-05-19T16:20:00Z">
        <w:r w:rsidRPr="00BF1ECB">
          <w:rPr>
            <w:rPrChange w:id="4268" w:author="Arthur Parmentier" w:date="2020-05-23T19:46:00Z">
              <w:rPr>
                <w:lang w:val="fr-FR"/>
              </w:rPr>
            </w:rPrChange>
          </w:rPr>
          <w:t>. It is very unlikely to work</w:t>
        </w:r>
      </w:ins>
      <w:ins w:id="4269" w:author="Arthur Parmentier" w:date="2020-05-19T16:21:00Z">
        <w:r w:rsidRPr="00BF1ECB">
          <w:rPr>
            <w:rPrChange w:id="4270" w:author="Arthur Parmentier" w:date="2020-05-23T19:46:00Z">
              <w:rPr>
                <w:lang w:val="fr-FR"/>
              </w:rPr>
            </w:rPrChange>
          </w:rPr>
          <w:t xml:space="preserve"> and could not be tested in the frame of my master thesis.</w:t>
        </w:r>
      </w:ins>
    </w:p>
  </w:footnote>
  <w:footnote w:id="47">
    <w:p w:rsidR="00FA5F3C" w:rsidRPr="00BF1ECB" w:rsidRDefault="00FA5F3C">
      <w:pPr>
        <w:pStyle w:val="Notedebasdepage"/>
      </w:pPr>
      <w:ins w:id="4275" w:author="Arthur Parmentier" w:date="2020-05-19T19:59:00Z">
        <w:r>
          <w:rPr>
            <w:rStyle w:val="Appelnotedebasdep"/>
          </w:rPr>
          <w:footnoteRef/>
        </w:r>
        <w:r>
          <w:t xml:space="preserve"> </w:t>
        </w:r>
      </w:ins>
      <w:ins w:id="4276" w:author="Arthur Parmentier" w:date="2020-05-19T20:00:00Z">
        <w:r>
          <w:t xml:space="preserve">The most convincing project is </w:t>
        </w:r>
      </w:ins>
      <w:ins w:id="4277" w:author="Arthur Parmentier" w:date="2020-05-19T19:59:00Z">
        <w:r w:rsidRPr="00F707EB">
          <w:t>https://saic-violet.github.io/learnable-triangulation/</w:t>
        </w:r>
      </w:ins>
    </w:p>
  </w:footnote>
  <w:footnote w:id="48">
    <w:p w:rsidR="00FA5F3C" w:rsidRPr="00BF1ECB" w:rsidRDefault="00FA5F3C" w:rsidP="00FF7548">
      <w:pPr>
        <w:pStyle w:val="Notedebasdepage"/>
        <w:rPr>
          <w:ins w:id="4305" w:author="Arthur Parmentier" w:date="2020-05-19T22:04:00Z"/>
          <w:rPrChange w:id="4306" w:author="Arthur Parmentier" w:date="2020-05-23T19:46:00Z">
            <w:rPr>
              <w:ins w:id="4307" w:author="Arthur Parmentier" w:date="2020-05-19T22:04:00Z"/>
              <w:lang w:val="fr-FR"/>
            </w:rPr>
          </w:rPrChange>
        </w:rPr>
      </w:pPr>
      <w:ins w:id="4308" w:author="Arthur Parmentier" w:date="2020-05-19T21:57:00Z">
        <w:r>
          <w:rPr>
            <w:rStyle w:val="Appelnotedebasdep"/>
          </w:rPr>
          <w:footnoteRef/>
        </w:r>
        <w:r>
          <w:t xml:space="preserve"> </w:t>
        </w:r>
        <w:r w:rsidRPr="00BF1ECB">
          <w:rPr>
            <w:rPrChange w:id="4309" w:author="Arthur Parmentier" w:date="2020-05-23T19:46:00Z">
              <w:rPr>
                <w:lang w:val="fr-FR"/>
              </w:rPr>
            </w:rPrChange>
          </w:rPr>
          <w:t xml:space="preserve">I had a theoretical discussion with Walter around the idea that in theory, one could use </w:t>
        </w:r>
      </w:ins>
      <w:ins w:id="4310" w:author="Arthur Parmentier" w:date="2020-05-19T21:58:00Z">
        <w:r w:rsidRPr="00BF1ECB">
          <w:rPr>
            <w:rPrChange w:id="4311" w:author="Arthur Parmentier" w:date="2020-05-23T19:46:00Z">
              <w:rPr>
                <w:lang w:val="fr-FR"/>
              </w:rPr>
            </w:rPrChange>
          </w:rPr>
          <w:t xml:space="preserve">« play » without « entering the box » in requests such as </w:t>
        </w:r>
      </w:ins>
      <w:ins w:id="4312" w:author="Arthur Parmentier" w:date="2020-05-19T21:59:00Z">
        <w:r w:rsidRPr="00BF1ECB">
          <w:rPr>
            <w:rPrChange w:id="4313" w:author="Arthur Parmentier" w:date="2020-05-23T19:46:00Z">
              <w:rPr>
                <w:lang w:val="fr-FR"/>
              </w:rPr>
            </w:rPrChange>
          </w:rPr>
          <w:t>« </w:t>
        </w:r>
      </w:ins>
      <w:ins w:id="4314" w:author="Arthur Parmentier" w:date="2020-05-19T22:03:00Z">
        <w:r w:rsidRPr="00BF1ECB">
          <w:rPr>
            <w:rPrChange w:id="4315" w:author="Arthur Parmentier" w:date="2020-05-23T19:46:00Z">
              <w:rPr>
                <w:lang w:val="fr-FR"/>
              </w:rPr>
            </w:rPrChange>
          </w:rPr>
          <w:t xml:space="preserve">Strings LT Slowly enter </w:t>
        </w:r>
      </w:ins>
      <w:ins w:id="4316" w:author="Arthur Parmentier" w:date="2020-05-19T22:01:00Z">
        <w:r w:rsidRPr="00BF1ECB">
          <w:rPr>
            <w:rPrChange w:id="4317" w:author="Arthur Parmentier" w:date="2020-05-23T19:46:00Z">
              <w:rPr>
                <w:lang w:val="fr-FR"/>
              </w:rPr>
            </w:rPrChange>
          </w:rPr>
          <w:t>Perc.</w:t>
        </w:r>
      </w:ins>
      <w:ins w:id="4318" w:author="Arthur Parmentier" w:date="2020-05-19T21:58:00Z">
        <w:r w:rsidRPr="00BF1ECB">
          <w:rPr>
            <w:rPrChange w:id="4319" w:author="Arthur Parmentier" w:date="2020-05-23T19:46:00Z">
              <w:rPr>
                <w:lang w:val="fr-FR"/>
              </w:rPr>
            </w:rPrChange>
          </w:rPr>
          <w:t xml:space="preserve"> LT Play </w:t>
        </w:r>
      </w:ins>
      <w:ins w:id="4320" w:author="Arthur Parmentier" w:date="2020-05-19T22:04:00Z">
        <w:r w:rsidRPr="00BF1ECB">
          <w:rPr>
            <w:rPrChange w:id="4321" w:author="Arthur Parmentier" w:date="2020-05-23T19:46:00Z">
              <w:rPr>
                <w:lang w:val="fr-FR"/>
              </w:rPr>
            </w:rPrChange>
          </w:rPr>
          <w:t xml:space="preserve">WG </w:t>
        </w:r>
      </w:ins>
      <w:ins w:id="4322" w:author="Arthur Parmentier" w:date="2020-05-19T21:59:00Z">
        <w:r w:rsidRPr="00BF1ECB">
          <w:rPr>
            <w:rPrChange w:id="4323" w:author="Arthur Parmentier" w:date="2020-05-23T19:46:00Z">
              <w:rPr>
                <w:lang w:val="fr-FR"/>
              </w:rPr>
            </w:rPrChange>
          </w:rPr>
          <w:t>After 30 seconds Off Play </w:t>
        </w:r>
      </w:ins>
      <w:ins w:id="4324" w:author="Arthur Parmentier" w:date="2020-05-19T22:03:00Z">
        <w:r w:rsidRPr="00BF1ECB">
          <w:rPr>
            <w:rPrChange w:id="4325" w:author="Arthur Parmentier" w:date="2020-05-23T19:46:00Z">
              <w:rPr>
                <w:lang w:val="fr-FR"/>
              </w:rPr>
            </w:rPrChange>
          </w:rPr>
          <w:t>&lt;enter the box&gt;</w:t>
        </w:r>
      </w:ins>
      <w:ins w:id="4326" w:author="Arthur Parmentier" w:date="2020-05-19T22:05:00Z">
        <w:r w:rsidRPr="00BF1ECB">
          <w:rPr>
            <w:rPrChange w:id="4327" w:author="Arthur Parmentier" w:date="2020-05-23T19:46:00Z">
              <w:rPr>
                <w:lang w:val="fr-FR"/>
              </w:rPr>
            </w:rPrChange>
          </w:rPr>
          <w:t xml:space="preserve"> </w:t>
        </w:r>
      </w:ins>
      <w:ins w:id="4328" w:author="Arthur Parmentier" w:date="2020-05-19T21:59:00Z">
        <w:r w:rsidRPr="00BF1ECB">
          <w:rPr>
            <w:rPrChange w:id="4329" w:author="Arthur Parmentier" w:date="2020-05-23T19:46:00Z">
              <w:rPr>
                <w:lang w:val="fr-FR"/>
              </w:rPr>
            </w:rPrChange>
          </w:rPr>
          <w:t>», which would mean </w:t>
        </w:r>
      </w:ins>
      <w:ins w:id="4330" w:author="Arthur Parmentier" w:date="2020-05-19T22:04:00Z">
        <w:r w:rsidRPr="00BF1ECB">
          <w:rPr>
            <w:rPrChange w:id="4331" w:author="Arthur Parmentier" w:date="2020-05-23T19:46:00Z">
              <w:rPr>
                <w:lang w:val="fr-FR"/>
              </w:rPr>
            </w:rPrChange>
          </w:rPr>
          <w:t>that when the soundpainter « enters the box » :</w:t>
        </w:r>
      </w:ins>
    </w:p>
    <w:p w:rsidR="00FA5F3C" w:rsidRPr="00BF1ECB" w:rsidRDefault="00FA5F3C" w:rsidP="00FF7548">
      <w:pPr>
        <w:pStyle w:val="Notedebasdepage"/>
        <w:numPr>
          <w:ilvl w:val="0"/>
          <w:numId w:val="29"/>
        </w:numPr>
        <w:rPr>
          <w:ins w:id="4332" w:author="Arthur Parmentier" w:date="2020-05-19T22:05:00Z"/>
          <w:rPrChange w:id="4333" w:author="Arthur Parmentier" w:date="2020-05-23T19:46:00Z">
            <w:rPr>
              <w:ins w:id="4334" w:author="Arthur Parmentier" w:date="2020-05-19T22:05:00Z"/>
              <w:lang w:val="fr-FR"/>
            </w:rPr>
          </w:rPrChange>
        </w:rPr>
      </w:pPr>
      <w:ins w:id="4335" w:author="Arthur Parmentier" w:date="2020-05-19T22:04:00Z">
        <w:r w:rsidRPr="00BF1ECB">
          <w:rPr>
            <w:rPrChange w:id="4336" w:author="Arthur Parmentier" w:date="2020-05-23T19:46:00Z">
              <w:rPr>
                <w:lang w:val="fr-FR"/>
              </w:rPr>
            </w:rPrChange>
          </w:rPr>
          <w:t xml:space="preserve">Strings slowly </w:t>
        </w:r>
      </w:ins>
      <w:ins w:id="4337" w:author="Arthur Parmentier" w:date="2020-05-19T22:05:00Z">
        <w:r w:rsidRPr="00BF1ECB">
          <w:rPr>
            <w:rPrChange w:id="4338" w:author="Arthur Parmentier" w:date="2020-05-23T19:46:00Z">
              <w:rPr>
                <w:lang w:val="fr-FR"/>
              </w:rPr>
            </w:rPrChange>
          </w:rPr>
          <w:t>enter with a LT</w:t>
        </w:r>
      </w:ins>
    </w:p>
    <w:p w:rsidR="00FA5F3C" w:rsidRDefault="00FA5F3C" w:rsidP="00FF7548">
      <w:pPr>
        <w:pStyle w:val="Notedebasdepage"/>
        <w:numPr>
          <w:ilvl w:val="0"/>
          <w:numId w:val="29"/>
        </w:numPr>
        <w:rPr>
          <w:ins w:id="4339" w:author="Arthur Parmentier" w:date="2020-05-19T22:05:00Z"/>
          <w:lang w:val="fr-FR"/>
        </w:rPr>
      </w:pPr>
      <w:ins w:id="4340" w:author="Arthur Parmentier" w:date="2020-05-19T22:05:00Z">
        <w:r>
          <w:rPr>
            <w:lang w:val="fr-FR"/>
          </w:rPr>
          <w:t>Percussions play immediately a LT</w:t>
        </w:r>
      </w:ins>
    </w:p>
    <w:p w:rsidR="00FA5F3C" w:rsidRDefault="00FA5F3C" w:rsidP="00FF7548">
      <w:pPr>
        <w:pStyle w:val="Notedebasdepage"/>
        <w:numPr>
          <w:ilvl w:val="0"/>
          <w:numId w:val="29"/>
        </w:numPr>
        <w:rPr>
          <w:ins w:id="4341" w:author="Arthur Parmentier" w:date="2020-05-19T22:05:00Z"/>
          <w:lang w:val="fr-FR"/>
        </w:rPr>
      </w:pPr>
      <w:ins w:id="4342" w:author="Arthur Parmentier" w:date="2020-05-19T22:05:00Z">
        <w:r>
          <w:rPr>
            <w:lang w:val="fr-FR"/>
          </w:rPr>
          <w:t>Everyone stops after 30 seconds</w:t>
        </w:r>
      </w:ins>
    </w:p>
    <w:p w:rsidR="00FA5F3C" w:rsidRPr="00BF1ECB" w:rsidRDefault="00FA5F3C">
      <w:pPr>
        <w:pStyle w:val="Notedebasdepage"/>
      </w:pPr>
      <w:ins w:id="4343" w:author="Arthur Parmentier" w:date="2020-05-19T22:05:00Z">
        <w:r w:rsidRPr="00BF1ECB">
          <w:rPr>
            <w:rPrChange w:id="4344" w:author="Arthur Parmentier" w:date="2020-05-23T19:46:00Z">
              <w:rPr>
                <w:lang w:val="fr-FR"/>
              </w:rPr>
            </w:rPrChange>
          </w:rPr>
          <w:t>By not « entering the box » when signing the « Play » or « Slowly enter » gest</w:t>
        </w:r>
      </w:ins>
      <w:ins w:id="4345" w:author="Arthur Parmentier" w:date="2020-05-19T22:06:00Z">
        <w:r w:rsidRPr="00BF1ECB">
          <w:rPr>
            <w:rPrChange w:id="4346" w:author="Arthur Parmentier" w:date="2020-05-23T19:46:00Z">
              <w:rPr>
                <w:lang w:val="fr-FR"/>
              </w:rPr>
            </w:rPrChange>
          </w:rPr>
          <w:t xml:space="preserve">ures, it would allow everyone to schedule the 30 seconds count at the same time to perhaps stay synchronized with an external process. </w:t>
        </w:r>
      </w:ins>
      <w:ins w:id="4347" w:author="Arthur Parmentier" w:date="2020-05-19T22:07:00Z">
        <w:r w:rsidRPr="00BF1ECB">
          <w:rPr>
            <w:rPrChange w:id="4348" w:author="Arthur Parmentier" w:date="2020-05-23T19:46:00Z">
              <w:rPr>
                <w:lang w:val="fr-FR"/>
              </w:rPr>
            </w:rPrChange>
          </w:rPr>
          <w:t xml:space="preserve">It would make sense to differenciate the timing properties of the « go gestures » (delay </w:t>
        </w:r>
      </w:ins>
      <w:ins w:id="4349" w:author="Arthur Parmentier" w:date="2020-05-19T22:08:00Z">
        <w:r w:rsidRPr="00BF1ECB">
          <w:rPr>
            <w:rPrChange w:id="4350" w:author="Arthur Parmentier" w:date="2020-05-23T19:46:00Z">
              <w:rPr>
                <w:lang w:val="fr-FR"/>
              </w:rPr>
            </w:rPrChange>
          </w:rPr>
          <w:t xml:space="preserve">start by a certain amount) with </w:t>
        </w:r>
      </w:ins>
      <w:ins w:id="4351" w:author="Arthur Parmentier" w:date="2020-05-19T22:10:00Z">
        <w:r w:rsidRPr="00BF1ECB">
          <w:rPr>
            <w:rPrChange w:id="4352" w:author="Arthur Parmentier" w:date="2020-05-23T19:46:00Z">
              <w:rPr>
                <w:lang w:val="fr-FR"/>
              </w:rPr>
            </w:rPrChange>
          </w:rPr>
          <w:t>« entering the box » which has for specific meaning « execute the request now »</w:t>
        </w:r>
      </w:ins>
      <w:ins w:id="4353" w:author="Arthur Parmentier" w:date="2020-05-19T22:08:00Z">
        <w:r w:rsidRPr="00BF1ECB">
          <w:rPr>
            <w:rPrChange w:id="4354" w:author="Arthur Parmentier" w:date="2020-05-23T19:46:00Z">
              <w:rPr>
                <w:lang w:val="fr-FR"/>
              </w:rPr>
            </w:rPrChange>
          </w:rPr>
          <w:t xml:space="preserve"> for certain configurations, such as when working with computers and time-sen</w:t>
        </w:r>
      </w:ins>
      <w:ins w:id="4355" w:author="Arthur Parmentier" w:date="2020-05-19T22:09:00Z">
        <w:r w:rsidRPr="00BF1ECB">
          <w:rPr>
            <w:rPrChange w:id="4356" w:author="Arthur Parmentier" w:date="2020-05-23T19:46:00Z">
              <w:rPr>
                <w:lang w:val="fr-FR"/>
              </w:rPr>
            </w:rPrChange>
          </w:rPr>
          <w:t xml:space="preserve">sitive systems. In practice, with human performers, the </w:t>
        </w:r>
      </w:ins>
      <w:ins w:id="4357" w:author="Arthur Parmentier" w:date="2020-05-19T22:11:00Z">
        <w:r w:rsidRPr="00BF1ECB">
          <w:rPr>
            <w:rPrChange w:id="4358" w:author="Arthur Parmentier" w:date="2020-05-23T19:46:00Z">
              <w:rPr>
                <w:lang w:val="fr-FR"/>
              </w:rPr>
            </w:rPrChange>
          </w:rPr>
          <w:t>de</w:t>
        </w:r>
      </w:ins>
      <w:ins w:id="4359" w:author="Arthur Parmentier" w:date="2020-05-19T22:09:00Z">
        <w:r w:rsidRPr="00BF1ECB">
          <w:rPr>
            <w:rPrChange w:id="4360" w:author="Arthur Parmentier" w:date="2020-05-23T19:46:00Z">
              <w:rPr>
                <w:lang w:val="fr-FR"/>
              </w:rPr>
            </w:rPrChange>
          </w:rPr>
          <w:t>correlation between the</w:t>
        </w:r>
      </w:ins>
      <w:ins w:id="4361" w:author="Arthur Parmentier" w:date="2020-05-19T22:10:00Z">
        <w:r w:rsidRPr="00BF1ECB">
          <w:rPr>
            <w:rPrChange w:id="4362" w:author="Arthur Parmentier" w:date="2020-05-23T19:46:00Z">
              <w:rPr>
                <w:lang w:val="fr-FR"/>
              </w:rPr>
            </w:rPrChange>
          </w:rPr>
          <w:t xml:space="preserve"> two </w:t>
        </w:r>
      </w:ins>
      <w:ins w:id="4363" w:author="Arthur Parmentier" w:date="2020-05-19T22:11:00Z">
        <w:r w:rsidRPr="00BF1ECB">
          <w:rPr>
            <w:rPrChange w:id="4364" w:author="Arthur Parmentier" w:date="2020-05-23T19:46:00Z">
              <w:rPr>
                <w:lang w:val="fr-FR"/>
              </w:rPr>
            </w:rPrChange>
          </w:rPr>
          <w:t>is either rare or never used within the default mode</w:t>
        </w:r>
      </w:ins>
      <w:ins w:id="4365" w:author="Arthur Parmentier" w:date="2020-05-19T22:14:00Z">
        <w:r w:rsidRPr="00BF1ECB">
          <w:rPr>
            <w:rPrChange w:id="4366" w:author="Arthur Parmentier" w:date="2020-05-23T19:46:00Z">
              <w:rPr>
                <w:lang w:val="fr-FR"/>
              </w:rPr>
            </w:rPrChange>
          </w:rPr>
          <w:t>.</w:t>
        </w:r>
      </w:ins>
    </w:p>
  </w:footnote>
  <w:footnote w:id="49">
    <w:p w:rsidR="00FA5F3C" w:rsidRPr="00BF1ECB" w:rsidRDefault="00FA5F3C">
      <w:pPr>
        <w:pStyle w:val="Notedebasdepage"/>
      </w:pPr>
      <w:ins w:id="4402" w:author="Arthur Parmentier" w:date="2020-05-19T23:04:00Z">
        <w:r>
          <w:rPr>
            <w:rStyle w:val="Appelnotedebasdep"/>
          </w:rPr>
          <w:footnoteRef/>
        </w:r>
        <w:r>
          <w:t xml:space="preserve"> </w:t>
        </w:r>
        <w:r w:rsidRPr="00BF1ECB">
          <w:rPr>
            <w:rPrChange w:id="4403" w:author="Arthur Parmentier" w:date="2020-05-23T19:46:00Z">
              <w:rPr>
                <w:lang w:val="fr-FR"/>
              </w:rPr>
            </w:rPrChange>
          </w:rPr>
          <w:t>One could ask</w:t>
        </w:r>
      </w:ins>
      <w:ins w:id="4404" w:author="Arthur Parmentier" w:date="2020-05-19T23:05:00Z">
        <w:r w:rsidRPr="00BF1ECB">
          <w:rPr>
            <w:rPrChange w:id="4405" w:author="Arthur Parmentier" w:date="2020-05-23T19:46:00Z">
              <w:rPr>
                <w:lang w:val="fr-FR"/>
              </w:rPr>
            </w:rPrChange>
          </w:rPr>
          <w:t xml:space="preserve"> : « why then is it the case that the soundpainter always consider </w:t>
        </w:r>
      </w:ins>
      <w:ins w:id="4406" w:author="Arthur Parmentier" w:date="2020-05-19T23:08:00Z">
        <w:r w:rsidRPr="00BF1ECB">
          <w:rPr>
            <w:rPrChange w:id="4407" w:author="Arthur Parmentier" w:date="2020-05-23T19:46:00Z">
              <w:rPr>
                <w:lang w:val="fr-FR"/>
              </w:rPr>
            </w:rPrChange>
          </w:rPr>
          <w:t>the virtual</w:t>
        </w:r>
      </w:ins>
      <w:ins w:id="4408" w:author="Arthur Parmentier" w:date="2020-05-19T23:05:00Z">
        <w:r w:rsidRPr="00BF1ECB">
          <w:rPr>
            <w:rPrChange w:id="4409" w:author="Arthur Parmentier" w:date="2020-05-23T19:46:00Z">
              <w:rPr>
                <w:lang w:val="fr-FR"/>
              </w:rPr>
            </w:rPrChange>
          </w:rPr>
          <w:t xml:space="preserve"> « box », even when the grammar of the mode implies that the request is always immediate ? I believe that it has to do with how SP has developed from the </w:t>
        </w:r>
      </w:ins>
      <w:ins w:id="4410" w:author="Arthur Parmentier" w:date="2020-05-19T23:06:00Z">
        <w:r w:rsidRPr="00BF1ECB">
          <w:rPr>
            <w:rPrChange w:id="4411" w:author="Arthur Parmentier" w:date="2020-05-23T19:46:00Z">
              <w:rPr>
                <w:lang w:val="fr-FR"/>
              </w:rPr>
            </w:rPrChange>
          </w:rPr>
          <w:t xml:space="preserve">default mode to others and the pratical </w:t>
        </w:r>
      </w:ins>
      <w:ins w:id="4412" w:author="Arthur Parmentier" w:date="2020-05-19T23:07:00Z">
        <w:r w:rsidRPr="00BF1ECB">
          <w:rPr>
            <w:rPrChange w:id="4413" w:author="Arthur Parmentier" w:date="2020-05-23T19:46:00Z">
              <w:rPr>
                <w:lang w:val="fr-FR"/>
              </w:rPr>
            </w:rPrChange>
          </w:rPr>
          <w:t>point of reference</w:t>
        </w:r>
      </w:ins>
      <w:ins w:id="4414" w:author="Arthur Parmentier" w:date="2020-05-19T23:06:00Z">
        <w:r w:rsidRPr="00BF1ECB">
          <w:rPr>
            <w:rPrChange w:id="4415" w:author="Arthur Parmentier" w:date="2020-05-23T19:46:00Z">
              <w:rPr>
                <w:lang w:val="fr-FR"/>
              </w:rPr>
            </w:rPrChange>
          </w:rPr>
          <w:t xml:space="preserve"> that the « box » is a common symbol for immediateness in all modes.</w:t>
        </w:r>
      </w:ins>
    </w:p>
  </w:footnote>
  <w:footnote w:id="50">
    <w:p w:rsidR="00FA5F3C" w:rsidRPr="00BF1ECB" w:rsidRDefault="00FA5F3C">
      <w:pPr>
        <w:pStyle w:val="Notedebasdepage"/>
      </w:pPr>
      <w:ins w:id="4430" w:author="Arthur Parmentier" w:date="2020-05-19T23:11:00Z">
        <w:r>
          <w:rPr>
            <w:rStyle w:val="Appelnotedebasdep"/>
          </w:rPr>
          <w:footnoteRef/>
        </w:r>
        <w:r>
          <w:t xml:space="preserve"> </w:t>
        </w:r>
        <w:r w:rsidRPr="00BF1ECB">
          <w:rPr>
            <w:rPrChange w:id="4431" w:author="Arthur Parmentier" w:date="2020-05-23T19:46:00Z">
              <w:rPr>
                <w:lang w:val="fr-FR"/>
              </w:rPr>
            </w:rPrChange>
          </w:rPr>
          <w:t>In practice, soundpainters tend to omit the « enter » and « exit »</w:t>
        </w:r>
      </w:ins>
      <w:ins w:id="4432" w:author="Arthur Parmentier" w:date="2020-05-19T23:12:00Z">
        <w:r w:rsidRPr="00BF1ECB">
          <w:rPr>
            <w:rPrChange w:id="4433" w:author="Arthur Parmentier" w:date="2020-05-23T19:46:00Z">
              <w:rPr>
                <w:lang w:val="fr-FR"/>
              </w:rPr>
            </w:rPrChange>
          </w:rPr>
          <w:t xml:space="preserve"> signs of mode</w:t>
        </w:r>
      </w:ins>
      <w:ins w:id="4434" w:author="Arthur Parmentier" w:date="2020-05-19T23:15:00Z">
        <w:r w:rsidRPr="00BF1ECB">
          <w:rPr>
            <w:rPrChange w:id="4435" w:author="Arthur Parmentier" w:date="2020-05-23T19:46:00Z">
              <w:rPr>
                <w:lang w:val="fr-FR"/>
              </w:rPr>
            </w:rPrChange>
          </w:rPr>
          <w:t xml:space="preserve">s that are </w:t>
        </w:r>
      </w:ins>
      <w:ins w:id="4436" w:author="Arthur Parmentier" w:date="2020-05-19T23:16:00Z">
        <w:r w:rsidRPr="00BF1ECB">
          <w:rPr>
            <w:rPrChange w:id="4437" w:author="Arthur Parmentier" w:date="2020-05-23T19:46:00Z">
              <w:rPr>
                <w:lang w:val="fr-FR"/>
              </w:rPr>
            </w:rPrChange>
          </w:rPr>
          <w:t>not ambiguous</w:t>
        </w:r>
      </w:ins>
      <w:ins w:id="4438" w:author="Arthur Parmentier" w:date="2020-05-19T23:12:00Z">
        <w:r w:rsidRPr="00BF1ECB">
          <w:rPr>
            <w:rPrChange w:id="4439" w:author="Arthur Parmentier" w:date="2020-05-23T19:46:00Z">
              <w:rPr>
                <w:lang w:val="fr-FR"/>
              </w:rPr>
            </w:rPrChange>
          </w:rPr>
          <w:t>, making things more difficult without depth tracking</w:t>
        </w:r>
      </w:ins>
      <w:ins w:id="4440" w:author="Arthur Parmentier" w:date="2020-05-19T23:16:00Z">
        <w:r w:rsidRPr="00BF1ECB">
          <w:rPr>
            <w:rPrChange w:id="4441" w:author="Arthur Parmentier" w:date="2020-05-23T19:46:00Z">
              <w:rPr>
                <w:lang w:val="fr-FR"/>
              </w:rPr>
            </w:rPrChange>
          </w:rPr>
          <w:t xml:space="preserve"> in case that « entering the box » is the only mark of the change of mode </w:t>
        </w:r>
      </w:ins>
      <w:ins w:id="4442" w:author="Arthur Parmentier" w:date="2020-05-19T23:17:00Z">
        <w:r w:rsidRPr="00BF1ECB">
          <w:rPr>
            <w:rPrChange w:id="4443" w:author="Arthur Parmentier" w:date="2020-05-23T19:46:00Z">
              <w:rPr>
                <w:lang w:val="fr-FR"/>
              </w:rPr>
            </w:rPrChange>
          </w:rPr>
          <w:t>(for instance by using the launch mode directly with « entering/exiting the box » instead of signing Launch Mode and Tear).</w:t>
        </w:r>
      </w:ins>
    </w:p>
  </w:footnote>
  <w:footnote w:id="51">
    <w:p w:rsidR="00FA5F3C" w:rsidRPr="00BF1ECB" w:rsidRDefault="00FA5F3C">
      <w:pPr>
        <w:pStyle w:val="Notedebasdepage"/>
      </w:pPr>
      <w:ins w:id="4555" w:author="Arthur Parmentier" w:date="2020-05-20T19:43:00Z">
        <w:r>
          <w:rPr>
            <w:rStyle w:val="Appelnotedebasdep"/>
          </w:rPr>
          <w:footnoteRef/>
        </w:r>
        <w:r>
          <w:t xml:space="preserve"> </w:t>
        </w:r>
        <w:r w:rsidRPr="00BF1ECB">
          <w:rPr>
            <w:rPrChange w:id="4556" w:author="Arthur Parmentier" w:date="2020-05-23T19:46:00Z">
              <w:rPr>
                <w:lang w:val="fr-FR"/>
              </w:rPr>
            </w:rPrChange>
          </w:rPr>
          <w:t>I did not test the performance of this choice quantitatively, but only qualitatively</w:t>
        </w:r>
      </w:ins>
      <w:ins w:id="4557" w:author="Arthur Parmentier" w:date="2020-05-20T21:37:00Z">
        <w:r w:rsidRPr="00BF1ECB">
          <w:rPr>
            <w:rPrChange w:id="4558" w:author="Arthur Parmentier" w:date="2020-05-23T19:46:00Z">
              <w:rPr>
                <w:lang w:val="fr-FR"/>
              </w:rPr>
            </w:rPrChange>
          </w:rPr>
          <w:t xml:space="preserve"> </w:t>
        </w:r>
      </w:ins>
      <w:ins w:id="4559" w:author="Arthur Parmentier" w:date="2020-05-20T19:43:00Z">
        <w:r w:rsidRPr="00BF1ECB">
          <w:rPr>
            <w:rPrChange w:id="4560" w:author="Arthur Parmentier" w:date="2020-05-23T19:46:00Z">
              <w:rPr>
                <w:lang w:val="fr-FR"/>
              </w:rPr>
            </w:rPrChange>
          </w:rPr>
          <w:t>by testing</w:t>
        </w:r>
      </w:ins>
      <w:ins w:id="4561" w:author="Arthur Parmentier" w:date="2020-05-20T21:37:00Z">
        <w:r w:rsidRPr="00BF1ECB">
          <w:rPr>
            <w:rPrChange w:id="4562" w:author="Arthur Parmentier" w:date="2020-05-23T19:46:00Z">
              <w:rPr>
                <w:lang w:val="fr-FR"/>
              </w:rPr>
            </w:rPrChange>
          </w:rPr>
          <w:t xml:space="preserve"> the change in performance that I could perceive</w:t>
        </w:r>
      </w:ins>
      <w:ins w:id="4563" w:author="Arthur Parmentier" w:date="2020-05-20T19:44:00Z">
        <w:r w:rsidRPr="00BF1ECB">
          <w:rPr>
            <w:rPrChange w:id="4564" w:author="Arthur Parmentier" w:date="2020-05-23T19:46:00Z">
              <w:rPr>
                <w:lang w:val="fr-FR"/>
              </w:rPr>
            </w:rPrChange>
          </w:rPr>
          <w:t xml:space="preserve"> with and without shoulders. </w:t>
        </w:r>
      </w:ins>
      <w:ins w:id="4565" w:author="Arthur Parmentier" w:date="2020-05-20T19:45:00Z">
        <w:r w:rsidRPr="00BF1ECB">
          <w:rPr>
            <w:rPrChange w:id="4566" w:author="Arthur Parmentier" w:date="2020-05-23T19:46:00Z">
              <w:rPr>
                <w:lang w:val="fr-FR"/>
              </w:rPr>
            </w:rPrChange>
          </w:rPr>
          <w:t>It is obvious from the SP signs</w:t>
        </w:r>
      </w:ins>
      <w:ins w:id="4567" w:author="Arthur Parmentier" w:date="2020-05-20T19:46:00Z">
        <w:r w:rsidRPr="00BF1ECB">
          <w:rPr>
            <w:rPrChange w:id="4568" w:author="Arthur Parmentier" w:date="2020-05-23T19:46:00Z">
              <w:rPr>
                <w:lang w:val="fr-FR"/>
              </w:rPr>
            </w:rPrChange>
          </w:rPr>
          <w:t xml:space="preserve"> that I consider</w:t>
        </w:r>
      </w:ins>
      <w:ins w:id="4569" w:author="Arthur Parmentier" w:date="2020-05-20T19:45:00Z">
        <w:r w:rsidRPr="00BF1ECB">
          <w:rPr>
            <w:rPrChange w:id="4570" w:author="Arthur Parmentier" w:date="2020-05-23T19:46:00Z">
              <w:rPr>
                <w:lang w:val="fr-FR"/>
              </w:rPr>
            </w:rPrChange>
          </w:rPr>
          <w:t xml:space="preserve"> that aside shoulders, no other </w:t>
        </w:r>
      </w:ins>
      <w:ins w:id="4571" w:author="Arthur Parmentier" w:date="2020-05-20T19:46:00Z">
        <w:r w:rsidRPr="00BF1ECB">
          <w:rPr>
            <w:rPrChange w:id="4572" w:author="Arthur Parmentier" w:date="2020-05-23T19:46:00Z">
              <w:rPr>
                <w:lang w:val="fr-FR"/>
              </w:rPr>
            </w:rPrChange>
          </w:rPr>
          <w:t>body joints could increase the performance of the recognition in real-time (curse of dimentionality problem).</w:t>
        </w:r>
      </w:ins>
    </w:p>
  </w:footnote>
  <w:footnote w:id="52">
    <w:p w:rsidR="00FA5F3C" w:rsidRPr="008C7E78" w:rsidRDefault="00FA5F3C">
      <w:pPr>
        <w:pStyle w:val="Notedebasdepage"/>
      </w:pPr>
      <w:ins w:id="4602" w:author="Arthur Parmentier" w:date="2020-06-03T19:00:00Z">
        <w:r>
          <w:rPr>
            <w:rStyle w:val="Appelnotedebasdep"/>
          </w:rPr>
          <w:footnoteRef/>
        </w:r>
        <w:r>
          <w:t xml:space="preserve"> </w:t>
        </w:r>
        <w:r w:rsidRPr="008C7E78">
          <w:rPr>
            <w:rPrChange w:id="4603" w:author="Arthur Parmentier" w:date="2020-06-07T18:32:00Z">
              <w:rPr>
                <w:lang w:val="fr-FR"/>
              </w:rPr>
            </w:rPrChange>
          </w:rPr>
          <w:t xml:space="preserve">Several hand pose estimations models are presented here : </w:t>
        </w:r>
        <w:r>
          <w:rPr>
            <w:lang w:val="fr-FR"/>
          </w:rPr>
          <w:fldChar w:fldCharType="begin"/>
        </w:r>
        <w:r w:rsidRPr="008C7E78">
          <w:rPr>
            <w:rPrChange w:id="4604"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4605" w:author="Arthur Parmentier" w:date="2020-06-07T18:32:00Z">
              <w:rPr>
                <w:rStyle w:val="Lienhypertexte"/>
                <w:lang w:val="fr-FR"/>
              </w:rPr>
            </w:rPrChange>
          </w:rPr>
          <w:t>https://xinghaochen.github.io/awesome-hand-pose-estimation/</w:t>
        </w:r>
        <w:r>
          <w:rPr>
            <w:lang w:val="fr-FR"/>
          </w:rPr>
          <w:fldChar w:fldCharType="end"/>
        </w:r>
        <w:r w:rsidRPr="008C7E78">
          <w:rPr>
            <w:rPrChange w:id="4606" w:author="Arthur Parmentier" w:date="2020-06-07T18:32:00Z">
              <w:rPr>
                <w:lang w:val="fr-FR"/>
              </w:rPr>
            </w:rPrChange>
          </w:rPr>
          <w:t xml:space="preserve">. </w:t>
        </w:r>
      </w:ins>
      <w:ins w:id="4607" w:author="Arthur Parmentier" w:date="2020-06-03T19:01:00Z">
        <w:r w:rsidRPr="008C7E78">
          <w:rPr>
            <w:rPrChange w:id="4608" w:author="Arthur Parmentier" w:date="2020-06-07T18:32:00Z">
              <w:rPr>
                <w:lang w:val="fr-FR"/>
              </w:rPr>
            </w:rPrChange>
          </w:rPr>
          <w:t>The open pose model also has 2D hand pose recognition but in each case, the models c</w:t>
        </w:r>
      </w:ins>
      <w:ins w:id="4609" w:author="Arthur Parmentier" w:date="2020-06-03T19:02:00Z">
        <w:r w:rsidRPr="008C7E78">
          <w:rPr>
            <w:rPrChange w:id="4610" w:author="Arthur Parmentier" w:date="2020-06-07T18:32:00Z">
              <w:rPr>
                <w:lang w:val="fr-FR"/>
              </w:rPr>
            </w:rPrChange>
          </w:rPr>
          <w:t>ould not easily be ported to Max.</w:t>
        </w:r>
      </w:ins>
    </w:p>
  </w:footnote>
  <w:footnote w:id="53">
    <w:p w:rsidR="00FA5F3C" w:rsidRPr="008C7E78" w:rsidRDefault="00FA5F3C">
      <w:pPr>
        <w:pStyle w:val="Notedebasdepage"/>
      </w:pPr>
      <w:ins w:id="4700" w:author="Arthur Parmentier" w:date="2020-06-03T20:04:00Z">
        <w:r>
          <w:rPr>
            <w:rStyle w:val="Appelnotedebasdep"/>
          </w:rPr>
          <w:footnoteRef/>
        </w:r>
        <w:r>
          <w:t xml:space="preserve"> </w:t>
        </w:r>
        <w:r w:rsidRPr="008C7E78">
          <w:rPr>
            <w:rPrChange w:id="4701" w:author="Arthur Parmentier" w:date="2020-06-07T18:32:00Z">
              <w:rPr>
                <w:lang w:val="fr-FR"/>
              </w:rPr>
            </w:rPrChange>
          </w:rPr>
          <w:t>See Tensorflow blog, March 09, 2020 : https://blog.tensorflow.org/2020/03/face-and-hand-tracking-in-browser-with-mediapipe-and-tensorflowjs.html</w:t>
        </w:r>
      </w:ins>
    </w:p>
  </w:footnote>
  <w:footnote w:id="54">
    <w:p w:rsidR="00FA5F3C" w:rsidRPr="008C7E78" w:rsidRDefault="00FA5F3C">
      <w:pPr>
        <w:pStyle w:val="Notedebasdepage"/>
      </w:pPr>
      <w:ins w:id="4711" w:author="Arthur Parmentier" w:date="2020-06-03T20:08:00Z">
        <w:r>
          <w:rPr>
            <w:rStyle w:val="Appelnotedebasdep"/>
          </w:rPr>
          <w:footnoteRef/>
        </w:r>
        <w:r>
          <w:t xml:space="preserve"> </w:t>
        </w:r>
      </w:ins>
      <w:ins w:id="4712" w:author="Arthur Parmentier" w:date="2020-06-03T20:09:00Z">
        <w:r w:rsidRPr="003D6C76">
          <w:t>https://github.com/lysdexic-audio/n4m-handpose</w:t>
        </w:r>
      </w:ins>
    </w:p>
  </w:footnote>
  <w:footnote w:id="55">
    <w:p w:rsidR="00FA5F3C" w:rsidRPr="008C7E78" w:rsidRDefault="00FA5F3C">
      <w:pPr>
        <w:pStyle w:val="Notedebasdepage"/>
      </w:pPr>
      <w:ins w:id="4741" w:author="Arthur Parmentier" w:date="2020-06-03T20:22:00Z">
        <w:r>
          <w:rPr>
            <w:rStyle w:val="Appelnotedebasdep"/>
          </w:rPr>
          <w:footnoteRef/>
        </w:r>
        <w:r>
          <w:t xml:space="preserve"> </w:t>
        </w:r>
        <w:r w:rsidRPr="008C7E78">
          <w:rPr>
            <w:rPrChange w:id="4742" w:author="Arthur Parmentier" w:date="2020-06-07T18:32:00Z">
              <w:rPr>
                <w:lang w:val="fr-FR"/>
              </w:rPr>
            </w:rPrChange>
          </w:rPr>
          <w:t>See the MediaPipe repository : https://github.com/google/mediapipe/blob/master/mediapipe/docs/multi_hand_tracking_mobile_gpu.md</w:t>
        </w:r>
      </w:ins>
    </w:p>
  </w:footnote>
  <w:footnote w:id="56">
    <w:p w:rsidR="00FA5F3C" w:rsidRPr="00BF1ECB" w:rsidRDefault="00FA5F3C">
      <w:pPr>
        <w:pStyle w:val="Notedebasdepage"/>
      </w:pPr>
      <w:ins w:id="4839" w:author="Arthur Parmentier" w:date="2020-05-20T22:47:00Z">
        <w:r>
          <w:rPr>
            <w:rStyle w:val="Appelnotedebasdep"/>
          </w:rPr>
          <w:footnoteRef/>
        </w:r>
        <w:r>
          <w:t xml:space="preserve"> </w:t>
        </w:r>
        <w:r w:rsidRPr="00BF1ECB">
          <w:rPr>
            <w:rPrChange w:id="4840" w:author="Arthur Parmentier" w:date="2020-05-23T19:46:00Z">
              <w:rPr>
                <w:lang w:val="fr-FR"/>
              </w:rPr>
            </w:rPrChange>
          </w:rPr>
          <w:t xml:space="preserve">The </w:t>
        </w:r>
      </w:ins>
      <w:ins w:id="4841" w:author="Arthur Parmentier" w:date="2020-05-20T22:50:00Z">
        <w:r w:rsidRPr="00BF1ECB">
          <w:rPr>
            <w:rPrChange w:id="4842" w:author="Arthur Parmentier" w:date="2020-05-23T19:46:00Z">
              <w:rPr>
                <w:lang w:val="fr-FR"/>
              </w:rPr>
            </w:rPrChange>
          </w:rPr>
          <w:t>information flow</w:t>
        </w:r>
      </w:ins>
      <w:ins w:id="4843" w:author="Arthur Parmentier" w:date="2020-05-20T22:47:00Z">
        <w:r w:rsidRPr="00BF1ECB">
          <w:rPr>
            <w:rPrChange w:id="4844" w:author="Arthur Parmentier" w:date="2020-05-23T19:46:00Z">
              <w:rPr>
                <w:lang w:val="fr-FR"/>
              </w:rPr>
            </w:rPrChange>
          </w:rPr>
          <w:t xml:space="preserve"> at the opening of the patch</w:t>
        </w:r>
      </w:ins>
      <w:ins w:id="4845" w:author="Arthur Parmentier" w:date="2020-05-22T18:38:00Z">
        <w:r w:rsidRPr="00BF1ECB">
          <w:rPr>
            <w:rPrChange w:id="4846" w:author="Arthur Parmentier" w:date="2020-05-23T19:46:00Z">
              <w:rPr>
                <w:lang w:val="fr-FR"/>
              </w:rPr>
            </w:rPrChange>
          </w:rPr>
          <w:t>er</w:t>
        </w:r>
      </w:ins>
      <w:ins w:id="4847" w:author="Arthur Parmentier" w:date="2020-05-20T22:47:00Z">
        <w:r w:rsidRPr="00BF1ECB">
          <w:rPr>
            <w:rPrChange w:id="4848" w:author="Arthur Parmentier" w:date="2020-05-23T19:46:00Z">
              <w:rPr>
                <w:lang w:val="fr-FR"/>
              </w:rPr>
            </w:rPrChange>
          </w:rPr>
          <w:t xml:space="preserve"> follows a specific order. </w:t>
        </w:r>
      </w:ins>
      <w:ins w:id="4849" w:author="Arthur Parmentier" w:date="2020-05-20T22:53:00Z">
        <w:r w:rsidRPr="00BF1ECB">
          <w:rPr>
            <w:rPrChange w:id="4850" w:author="Arthur Parmentier" w:date="2020-05-23T19:46:00Z">
              <w:rPr>
                <w:lang w:val="fr-FR"/>
              </w:rPr>
            </w:rPrChange>
          </w:rPr>
          <w:t>If implemented at startup, t</w:t>
        </w:r>
      </w:ins>
      <w:ins w:id="4851" w:author="Arthur Parmentier" w:date="2020-05-20T22:48:00Z">
        <w:r w:rsidRPr="00BF1ECB">
          <w:rPr>
            <w:rPrChange w:id="4852" w:author="Arthur Parmentier" w:date="2020-05-23T19:46:00Z">
              <w:rPr>
                <w:lang w:val="fr-FR"/>
              </w:rPr>
            </w:rPrChange>
          </w:rPr>
          <w:t>he triggering of the input size</w:t>
        </w:r>
      </w:ins>
      <w:ins w:id="4853" w:author="Arthur Parmentier" w:date="2020-05-20T22:50:00Z">
        <w:r w:rsidRPr="00BF1ECB">
          <w:rPr>
            <w:rPrChange w:id="4854" w:author="Arthur Parmentier" w:date="2020-05-23T19:46:00Z">
              <w:rPr>
                <w:lang w:val="fr-FR"/>
              </w:rPr>
            </w:rPrChange>
          </w:rPr>
          <w:t xml:space="preserve"> </w:t>
        </w:r>
      </w:ins>
      <w:ins w:id="4855" w:author="Arthur Parmentier" w:date="2020-05-20T22:48:00Z">
        <w:r w:rsidRPr="00BF1ECB">
          <w:rPr>
            <w:rPrChange w:id="4856" w:author="Arthur Parmentier" w:date="2020-05-23T19:46:00Z">
              <w:rPr>
                <w:lang w:val="fr-FR"/>
              </w:rPr>
            </w:rPrChange>
          </w:rPr>
          <w:t>should be launched with a « loadpercent 91 » object to garan</w:t>
        </w:r>
      </w:ins>
      <w:ins w:id="4857" w:author="Arthur Parmentier" w:date="2020-05-20T22:49:00Z">
        <w:r w:rsidRPr="00BF1ECB">
          <w:rPr>
            <w:rPrChange w:id="4858" w:author="Arthur Parmentier" w:date="2020-05-23T19:46:00Z">
              <w:rPr>
                <w:lang w:val="fr-FR"/>
              </w:rPr>
            </w:rPrChange>
          </w:rPr>
          <w:t>tee that it is caught by the input manager</w:t>
        </w:r>
      </w:ins>
      <w:ins w:id="4859" w:author="Arthur Parmentier" w:date="2020-05-20T22:53:00Z">
        <w:r w:rsidRPr="00BF1ECB">
          <w:rPr>
            <w:rPrChange w:id="4860" w:author="Arthur Parmentier" w:date="2020-05-23T19:46:00Z">
              <w:rPr>
                <w:lang w:val="fr-FR"/>
              </w:rPr>
            </w:rPrChange>
          </w:rPr>
          <w:t>. Otherwise, the number can be sent anytime</w:t>
        </w:r>
      </w:ins>
      <w:ins w:id="4861" w:author="Arthur Parmentier" w:date="2020-05-20T22:54:00Z">
        <w:r w:rsidRPr="00BF1ECB">
          <w:rPr>
            <w:rPrChange w:id="4862" w:author="Arthur Parmentier" w:date="2020-05-23T19:46:00Z">
              <w:rPr>
                <w:lang w:val="fr-FR"/>
              </w:rPr>
            </w:rPrChange>
          </w:rPr>
          <w:t xml:space="preserve"> before the recording is launched.</w:t>
        </w:r>
      </w:ins>
    </w:p>
  </w:footnote>
  <w:footnote w:id="57">
    <w:p w:rsidR="00FA5F3C" w:rsidRPr="008C7E78" w:rsidRDefault="00FA5F3C">
      <w:pPr>
        <w:pStyle w:val="Notedebasdepage"/>
      </w:pPr>
      <w:ins w:id="4953"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8">
    <w:p w:rsidR="00FA5F3C" w:rsidRPr="00BF1ECB" w:rsidRDefault="00FA5F3C">
      <w:pPr>
        <w:pStyle w:val="Notedebasdepage"/>
      </w:pPr>
      <w:ins w:id="5074" w:author="Arthur Parmentier" w:date="2020-05-20T22:33:00Z">
        <w:r>
          <w:rPr>
            <w:rStyle w:val="Appelnotedebasdep"/>
          </w:rPr>
          <w:footnoteRef/>
        </w:r>
        <w:r>
          <w:t xml:space="preserve"> </w:t>
        </w:r>
        <w:r w:rsidRPr="00BF1ECB">
          <w:rPr>
            <w:rPrChange w:id="5075" w:author="Arthur Parmentier" w:date="2020-05-23T19:46:00Z">
              <w:rPr>
                <w:lang w:val="fr-FR"/>
              </w:rPr>
            </w:rPrChange>
          </w:rPr>
          <w:t xml:space="preserve">5 seconds is the maximum sequence length </w:t>
        </w:r>
      </w:ins>
      <w:ins w:id="5076" w:author="Arthur Parmentier" w:date="2020-05-20T22:35:00Z">
        <w:r w:rsidRPr="00BF1ECB">
          <w:rPr>
            <w:rPrChange w:id="5077" w:author="Arthur Parmentier" w:date="2020-05-23T19:46:00Z">
              <w:rPr>
                <w:lang w:val="fr-FR"/>
              </w:rPr>
            </w:rPrChange>
          </w:rPr>
          <w:t>that I allowed the recording buffer to store</w:t>
        </w:r>
      </w:ins>
      <w:ins w:id="5078" w:author="Arthur Parmentier" w:date="2020-05-20T22:36:00Z">
        <w:r w:rsidRPr="00BF1ECB">
          <w:rPr>
            <w:rPrChange w:id="5079" w:author="Arthur Parmentier" w:date="2020-05-23T19:46:00Z">
              <w:rPr>
                <w:lang w:val="fr-FR"/>
              </w:rPr>
            </w:rPrChange>
          </w:rPr>
          <w:t xml:space="preserve">. Internally, </w:t>
        </w:r>
      </w:ins>
      <w:ins w:id="5080" w:author="Arthur Parmentier" w:date="2020-05-20T22:37:00Z">
        <w:r w:rsidRPr="00BF1ECB">
          <w:rPr>
            <w:rPrChange w:id="5081" w:author="Arthur Parmentier" w:date="2020-05-23T19:46:00Z">
              <w:rPr>
                <w:lang w:val="fr-FR"/>
              </w:rPr>
            </w:rPrChange>
          </w:rPr>
          <w:t>it is a constraint from the M</w:t>
        </w:r>
      </w:ins>
      <w:ins w:id="5082" w:author="Arthur Parmentier" w:date="2020-05-20T22:38:00Z">
        <w:r w:rsidRPr="00BF1ECB">
          <w:rPr>
            <w:rPrChange w:id="5083" w:author="Arthur Parmentier" w:date="2020-05-23T19:46:00Z">
              <w:rPr>
                <w:lang w:val="fr-FR"/>
              </w:rPr>
            </w:rPrChange>
          </w:rPr>
          <w:t>uBu object that stores the buffers and require a « maximum capacity » for each track, possibly for memory allocation issues.</w:t>
        </w:r>
      </w:ins>
      <w:ins w:id="5084" w:author="Arthur Parmentier" w:date="2020-05-20T22:36:00Z">
        <w:r w:rsidRPr="00BF1ECB">
          <w:rPr>
            <w:rPrChange w:id="5085" w:author="Arthur Parmentier" w:date="2020-05-23T19:46:00Z">
              <w:rPr>
                <w:lang w:val="fr-FR"/>
              </w:rPr>
            </w:rPrChange>
          </w:rPr>
          <w:t xml:space="preserve"> </w:t>
        </w:r>
      </w:ins>
      <w:ins w:id="5086" w:author="Arthur Parmentier" w:date="2020-05-20T22:39:00Z">
        <w:r w:rsidRPr="00BF1ECB">
          <w:rPr>
            <w:rPrChange w:id="5087" w:author="Arthur Parmentier" w:date="2020-05-23T19:46:00Z">
              <w:rPr>
                <w:lang w:val="fr-FR"/>
              </w:rPr>
            </w:rPrChange>
          </w:rPr>
          <w:t xml:space="preserve">However, it is unrealistic that a sign does take more than 2 seconds to </w:t>
        </w:r>
      </w:ins>
      <w:ins w:id="5088" w:author="Arthur Parmentier" w:date="2020-05-20T22:40:00Z">
        <w:r w:rsidRPr="00BF1ECB">
          <w:rPr>
            <w:rPrChange w:id="5089" w:author="Arthur Parmentier" w:date="2020-05-23T19:46:00Z">
              <w:rPr>
                <w:lang w:val="fr-FR"/>
              </w:rPr>
            </w:rPrChange>
          </w:rPr>
          <w:t>be executed.</w:t>
        </w:r>
      </w:ins>
    </w:p>
  </w:footnote>
  <w:footnote w:id="59">
    <w:p w:rsidR="00FA5F3C" w:rsidRPr="008C7E78" w:rsidRDefault="00FA5F3C">
      <w:pPr>
        <w:pStyle w:val="Notedebasdepage"/>
      </w:pPr>
      <w:ins w:id="5100" w:author="Arthur Parmentier" w:date="2020-06-03T23:27:00Z">
        <w:r>
          <w:rPr>
            <w:rStyle w:val="Appelnotedebasdep"/>
          </w:rPr>
          <w:footnoteRef/>
        </w:r>
        <w:r>
          <w:t xml:space="preserve"> </w:t>
        </w:r>
        <w:r w:rsidRPr="008C7E78">
          <w:rPr>
            <w:rPrChange w:id="5101" w:author="Arthur Parmentier" w:date="2020-06-07T18:32:00Z">
              <w:rPr>
                <w:lang w:val="fr-FR"/>
              </w:rPr>
            </w:rPrChange>
          </w:rPr>
          <w:t xml:space="preserve">In further releases of the tool, </w:t>
        </w:r>
      </w:ins>
      <w:ins w:id="5102" w:author="Arthur Parmentier" w:date="2020-06-03T23:28:00Z">
        <w:r w:rsidRPr="008C7E78">
          <w:rPr>
            <w:rPrChange w:id="5103" w:author="Arthur Parmentier" w:date="2020-06-07T18:32:00Z">
              <w:rPr>
                <w:lang w:val="fr-FR"/>
              </w:rPr>
            </w:rPrChange>
          </w:rPr>
          <w:t>i twill be possible</w:t>
        </w:r>
      </w:ins>
      <w:ins w:id="5104" w:author="Arthur Parmentier" w:date="2020-06-03T23:27:00Z">
        <w:r w:rsidRPr="008C7E78">
          <w:rPr>
            <w:rPrChange w:id="5105" w:author="Arthur Parmentier" w:date="2020-06-07T18:32:00Z">
              <w:rPr>
                <w:lang w:val="fr-FR"/>
              </w:rPr>
            </w:rPrChange>
          </w:rPr>
          <w:t xml:space="preserve"> to only use one Mubu object for all models, but I could not reach this level of gener</w:t>
        </w:r>
      </w:ins>
      <w:ins w:id="5106" w:author="Arthur Parmentier" w:date="2020-06-03T23:28:00Z">
        <w:r w:rsidRPr="008C7E78">
          <w:rPr>
            <w:rPrChange w:id="5107" w:author="Arthur Parmentier" w:date="2020-06-07T18:32:00Z">
              <w:rPr>
                <w:lang w:val="fr-FR"/>
              </w:rPr>
            </w:rPrChange>
          </w:rPr>
          <w:t>icity and complexity inside the frame of my project.</w:t>
        </w:r>
      </w:ins>
    </w:p>
  </w:footnote>
  <w:footnote w:id="60">
    <w:p w:rsidR="00FA5F3C" w:rsidRPr="00BF1ECB" w:rsidRDefault="00FA5F3C">
      <w:pPr>
        <w:pStyle w:val="Notedebasdepage"/>
      </w:pPr>
      <w:ins w:id="5203" w:author="Arthur Parmentier" w:date="2020-05-22T08:13:00Z">
        <w:r>
          <w:rPr>
            <w:rStyle w:val="Appelnotedebasdep"/>
          </w:rPr>
          <w:footnoteRef/>
        </w:r>
        <w:r>
          <w:t xml:space="preserve"> </w:t>
        </w:r>
        <w:r w:rsidRPr="00023308">
          <w:t>https://discussion.forum.ircam.fr/t/mubu-write-to-file-bugs-suggested-improvement/21714/2</w:t>
        </w:r>
      </w:ins>
    </w:p>
  </w:footnote>
  <w:footnote w:id="61">
    <w:p w:rsidR="00FA5F3C" w:rsidRPr="00BF1ECB" w:rsidRDefault="00FA5F3C">
      <w:pPr>
        <w:pStyle w:val="Notedebasdepage"/>
      </w:pPr>
      <w:ins w:id="5311"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62">
    <w:p w:rsidR="00FA5F3C" w:rsidRPr="00834EA5" w:rsidRDefault="00FA5F3C">
      <w:pPr>
        <w:rPr>
          <w:rPrChange w:id="5316" w:author="Arthur Parmentier" w:date="2020-05-22T09:51:00Z">
            <w:rPr/>
          </w:rPrChange>
        </w:rPr>
        <w:pPrChange w:id="5317" w:author="Arthur Parmentier" w:date="2020-05-22T09:51:00Z">
          <w:pPr>
            <w:pStyle w:val="Notedebasdepage"/>
          </w:pPr>
        </w:pPrChange>
      </w:pPr>
      <w:ins w:id="5318" w:author="Arthur Parmentier" w:date="2020-05-22T09:50:00Z">
        <w:r>
          <w:rPr>
            <w:rStyle w:val="Appelnotedebasdep"/>
          </w:rPr>
          <w:footnoteRef/>
        </w:r>
        <w:r>
          <w:t xml:space="preserve"> </w:t>
        </w:r>
      </w:ins>
      <w:ins w:id="5319"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5320"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5321"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63">
    <w:p w:rsidR="00FA5F3C" w:rsidRPr="008C7E78" w:rsidRDefault="00FA5F3C" w:rsidP="00B734D3">
      <w:pPr>
        <w:pStyle w:val="Notedebasdepage"/>
        <w:rPr>
          <w:ins w:id="5380" w:author="Arthur Parmentier" w:date="2020-05-22T12:58:00Z"/>
          <w:rPrChange w:id="5381" w:author="Arthur Parmentier" w:date="2020-06-07T18:32:00Z">
            <w:rPr>
              <w:ins w:id="5382" w:author="Arthur Parmentier" w:date="2020-05-22T12:58:00Z"/>
              <w:lang w:val="fr-FR"/>
            </w:rPr>
          </w:rPrChange>
        </w:rPr>
      </w:pPr>
      <w:ins w:id="5383" w:author="Arthur Parmentier" w:date="2020-05-22T12:58:00Z">
        <w:r>
          <w:rPr>
            <w:rStyle w:val="Appelnotedebasdep"/>
          </w:rPr>
          <w:footnoteRef/>
        </w:r>
        <w:r>
          <w:t xml:space="preserve"> </w:t>
        </w:r>
      </w:ins>
      <w:ins w:id="5384" w:author="Arthur Parmentier" w:date="2020-06-04T11:08:00Z">
        <w:r w:rsidRPr="008C7E78">
          <w:rPr>
            <w:rPrChange w:id="5385" w:author="Arthur Parmentier" w:date="2020-06-07T18:32:00Z">
              <w:rPr>
                <w:lang w:val="fr-FR"/>
              </w:rPr>
            </w:rPrChange>
          </w:rPr>
          <w:t xml:space="preserve">Raheja, Jagdish &amp; Minhas, M. &amp; Prashanth, D. &amp; Shah, Tarang &amp; Chaudhary, Ankit. (2015). </w:t>
        </w:r>
        <w:r w:rsidRPr="008C7E78">
          <w:rPr>
            <w:i/>
            <w:iCs/>
            <w:rPrChange w:id="5386" w:author="Arthur Parmentier" w:date="2020-06-07T18:32:00Z">
              <w:rPr>
                <w:lang w:val="fr-FR"/>
              </w:rPr>
            </w:rPrChange>
          </w:rPr>
          <w:t>Robust gesture recognition using Kinect: A comparison between DTW and HMM</w:t>
        </w:r>
        <w:r w:rsidRPr="008C7E78">
          <w:rPr>
            <w:rPrChange w:id="5387" w:author="Arthur Parmentier" w:date="2020-06-07T18:32:00Z">
              <w:rPr>
                <w:lang w:val="fr-FR"/>
              </w:rPr>
            </w:rPrChange>
          </w:rPr>
          <w:t>. Optik - International Journal for Light and Electron Optics.</w:t>
        </w:r>
      </w:ins>
      <w:ins w:id="5388" w:author="Arthur Parmentier" w:date="2020-06-04T11:11:00Z">
        <w:r w:rsidRPr="008C7E78">
          <w:rPr>
            <w:rPrChange w:id="5389" w:author="Arthur Parmentier" w:date="2020-06-07T18:32:00Z">
              <w:rPr>
                <w:lang w:val="fr-FR"/>
              </w:rPr>
            </w:rPrChange>
          </w:rPr>
          <w:br/>
        </w:r>
        <w:r>
          <w:t xml:space="preserve">Carmona J.M., Climent J. (2012) </w:t>
        </w:r>
        <w:r w:rsidRPr="00C4278F">
          <w:rPr>
            <w:i/>
            <w:iCs/>
            <w:rPrChange w:id="5390"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64">
    <w:p w:rsidR="00FA5F3C" w:rsidRPr="00C4278F" w:rsidRDefault="00FA5F3C">
      <w:pPr>
        <w:pStyle w:val="Notedebasdepage"/>
        <w:rPr>
          <w:lang w:val="fr-FR"/>
          <w:rPrChange w:id="5392" w:author="Arthur Parmentier" w:date="2020-06-04T11:12:00Z">
            <w:rPr/>
          </w:rPrChange>
        </w:rPr>
      </w:pPr>
      <w:ins w:id="5393" w:author="Arthur Parmentier" w:date="2020-06-04T11:12:00Z">
        <w:r>
          <w:rPr>
            <w:rStyle w:val="Appelnotedebasdep"/>
          </w:rPr>
          <w:footnoteRef/>
        </w:r>
        <w:r>
          <w:t xml:space="preserve"> </w:t>
        </w:r>
      </w:ins>
      <w:ins w:id="5394" w:author="Arthur Parmentier" w:date="2020-06-04T11:13:00Z">
        <w:r w:rsidRPr="00C4278F">
          <w:t xml:space="preserve">Hiyadi, Hajar &amp; Ababsa, Fakhreddine &amp; Montagne, Christophe &amp; Bouyakhf, El Houssine &amp; Regragui, Fakhita. (2016). </w:t>
        </w:r>
        <w:r w:rsidRPr="00C4278F">
          <w:rPr>
            <w:i/>
            <w:iCs/>
            <w:rPrChange w:id="5395" w:author="Arthur Parmentier" w:date="2020-06-04T11:13:00Z">
              <w:rPr/>
            </w:rPrChange>
          </w:rPr>
          <w:t>Combination of HMM and DTW for 3D Dynamic Gesture Recognition Using Depth Only</w:t>
        </w:r>
        <w:r w:rsidRPr="00C4278F">
          <w:t>.</w:t>
        </w:r>
        <w:r>
          <w:br/>
        </w:r>
      </w:ins>
      <w:ins w:id="5396" w:author="Arthur Parmentier" w:date="2020-06-04T11:14:00Z">
        <w:r w:rsidRPr="008C7E78">
          <w:rPr>
            <w:rPrChange w:id="5397" w:author="Arthur Parmentier" w:date="2020-06-07T18:32:00Z">
              <w:rPr>
                <w:lang w:val="fr-FR"/>
              </w:rPr>
            </w:rPrChange>
          </w:rPr>
          <w:t xml:space="preserve">Choi, Hyo-rim &amp; Kim, Tae-Yong. (2017). </w:t>
        </w:r>
        <w:r w:rsidRPr="008C7E78">
          <w:rPr>
            <w:i/>
            <w:iCs/>
            <w:rPrChange w:id="5398" w:author="Arthur Parmentier" w:date="2020-06-07T18:32:00Z">
              <w:rPr>
                <w:lang w:val="fr-FR"/>
              </w:rPr>
            </w:rPrChange>
          </w:rPr>
          <w:t>Directional Dynamic Time Warping for Gesture Recognition</w:t>
        </w:r>
        <w:r w:rsidRPr="008C7E78">
          <w:rPr>
            <w:rPrChange w:id="5399" w:author="Arthur Parmentier" w:date="2020-06-07T18:32:00Z">
              <w:rPr>
                <w:lang w:val="fr-FR"/>
              </w:rPr>
            </w:rPrChange>
          </w:rPr>
          <w:t xml:space="preserve">. </w:t>
        </w:r>
        <w:r w:rsidRPr="00C4278F">
          <w:rPr>
            <w:lang w:val="fr-FR"/>
          </w:rPr>
          <w:t>22-25. 10.1145/3145511.3145526.</w:t>
        </w:r>
      </w:ins>
    </w:p>
  </w:footnote>
  <w:footnote w:id="65">
    <w:p w:rsidR="00FA5F3C" w:rsidRDefault="00FA5F3C" w:rsidP="00D64278">
      <w:pPr>
        <w:pStyle w:val="Notedebasdepage"/>
        <w:rPr>
          <w:ins w:id="5430" w:author="Arthur Parmentier" w:date="2020-05-22T11:26:00Z"/>
        </w:rPr>
      </w:pPr>
      <w:ins w:id="5431" w:author="Arthur Parmentier" w:date="2020-05-22T10:44:00Z">
        <w:r>
          <w:rPr>
            <w:rStyle w:val="Appelnotedebasdep"/>
          </w:rPr>
          <w:footnoteRef/>
        </w:r>
      </w:ins>
    </w:p>
    <w:p w:rsidR="00FA5F3C" w:rsidRPr="00BF1ECB" w:rsidRDefault="00FA5F3C">
      <w:pPr>
        <w:pStyle w:val="Notedebasdepage"/>
        <w:numPr>
          <w:ilvl w:val="0"/>
          <w:numId w:val="39"/>
        </w:numPr>
        <w:rPr>
          <w:ins w:id="5432" w:author="Arthur Parmentier" w:date="2020-05-22T11:01:00Z"/>
          <w:rPrChange w:id="5433" w:author="Arthur Parmentier" w:date="2020-05-23T19:46:00Z">
            <w:rPr>
              <w:ins w:id="5434" w:author="Arthur Parmentier" w:date="2020-05-22T11:01:00Z"/>
              <w:lang w:val="fr-FR"/>
            </w:rPr>
          </w:rPrChange>
        </w:rPr>
      </w:pPr>
      <w:ins w:id="5435" w:author="Arthur Parmentier" w:date="2020-05-22T10:44:00Z">
        <w:r w:rsidRPr="00BF1ECB">
          <w:rPr>
            <w:rPrChange w:id="5436" w:author="Arthur Parmentier" w:date="2020-05-23T19:46:00Z">
              <w:rPr>
                <w:lang w:val="fr-FR"/>
              </w:rPr>
            </w:rPrChange>
          </w:rPr>
          <w:t xml:space="preserve">The MuBu library has a </w:t>
        </w:r>
      </w:ins>
      <w:ins w:id="5437" w:author="Arthur Parmentier" w:date="2020-05-22T10:45:00Z">
        <w:r w:rsidRPr="00BF1ECB">
          <w:rPr>
            <w:rPrChange w:id="5438" w:author="Arthur Parmentier" w:date="2020-05-23T19:46:00Z">
              <w:rPr>
                <w:lang w:val="fr-FR"/>
              </w:rPr>
            </w:rPrChange>
          </w:rPr>
          <w:t xml:space="preserve">DTW object that can be directly used on the buffers but I could not find </w:t>
        </w:r>
      </w:ins>
      <w:ins w:id="5439" w:author="Arthur Parmentier" w:date="2020-05-22T10:46:00Z">
        <w:r w:rsidRPr="00BF1ECB">
          <w:rPr>
            <w:rPrChange w:id="5440" w:author="Arthur Parmentier" w:date="2020-05-23T19:46:00Z">
              <w:rPr>
                <w:lang w:val="fr-FR"/>
              </w:rPr>
            </w:rPrChange>
          </w:rPr>
          <w:t xml:space="preserve">whether it could or </w:t>
        </w:r>
      </w:ins>
      <w:ins w:id="5441" w:author="Arthur Parmentier" w:date="2020-05-22T10:45:00Z">
        <w:r w:rsidRPr="00BF1ECB">
          <w:rPr>
            <w:rPrChange w:id="5442" w:author="Arthur Parmentier" w:date="2020-05-23T19:46:00Z">
              <w:rPr>
                <w:lang w:val="fr-FR"/>
              </w:rPr>
            </w:rPrChange>
          </w:rPr>
          <w:t xml:space="preserve">how to make it work </w:t>
        </w:r>
      </w:ins>
      <w:ins w:id="5443" w:author="Arthur Parmentier" w:date="2020-05-22T10:46:00Z">
        <w:r w:rsidRPr="00BF1ECB">
          <w:rPr>
            <w:rPrChange w:id="5444" w:author="Arthur Parmentier" w:date="2020-05-23T19:46:00Z">
              <w:rPr>
                <w:lang w:val="fr-FR"/>
              </w:rPr>
            </w:rPrChange>
          </w:rPr>
          <w:t xml:space="preserve">with </w:t>
        </w:r>
      </w:ins>
      <w:ins w:id="5445" w:author="Arthur Parmentier" w:date="2020-05-22T10:45:00Z">
        <w:r w:rsidRPr="00BF1ECB">
          <w:rPr>
            <w:rPrChange w:id="5446" w:author="Arthur Parmentier" w:date="2020-05-23T19:46:00Z">
              <w:rPr>
                <w:lang w:val="fr-FR"/>
              </w:rPr>
            </w:rPrChange>
          </w:rPr>
          <w:t>real-time</w:t>
        </w:r>
      </w:ins>
      <w:ins w:id="5447" w:author="Arthur Parmentier" w:date="2020-05-22T10:46:00Z">
        <w:r w:rsidRPr="00BF1ECB">
          <w:rPr>
            <w:rPrChange w:id="5448" w:author="Arthur Parmentier" w:date="2020-05-23T19:46:00Z">
              <w:rPr>
                <w:lang w:val="fr-FR"/>
              </w:rPr>
            </w:rPrChange>
          </w:rPr>
          <w:t xml:space="preserve"> data.</w:t>
        </w:r>
      </w:ins>
      <w:ins w:id="5449" w:author="Arthur Parmentier" w:date="2020-05-22T11:00:00Z">
        <w:r w:rsidRPr="00BF1ECB">
          <w:rPr>
            <w:rPrChange w:id="5450" w:author="Arthur Parmentier" w:date="2020-05-23T19:46:00Z">
              <w:rPr>
                <w:lang w:val="fr-FR"/>
              </w:rPr>
            </w:rPrChange>
          </w:rPr>
          <w:t xml:space="preserve"> </w:t>
        </w:r>
      </w:ins>
    </w:p>
    <w:p w:rsidR="00FA5F3C" w:rsidRPr="0058758C" w:rsidRDefault="00FA5F3C" w:rsidP="00AD7B79">
      <w:pPr>
        <w:pStyle w:val="Notedebasdepage"/>
        <w:numPr>
          <w:ilvl w:val="0"/>
          <w:numId w:val="39"/>
        </w:numPr>
        <w:rPr>
          <w:ins w:id="5451" w:author="Arthur Parmentier" w:date="2020-05-22T11:27:00Z"/>
          <w:lang w:val="fr-FR"/>
          <w:rPrChange w:id="5452" w:author="Arthur Parmentier" w:date="2020-05-22T11:27:00Z">
            <w:rPr>
              <w:ins w:id="5453" w:author="Arthur Parmentier" w:date="2020-05-22T11:27:00Z"/>
            </w:rPr>
          </w:rPrChange>
        </w:rPr>
      </w:pPr>
      <w:ins w:id="5454" w:author="Arthur Parmentier" w:date="2020-05-22T11:01:00Z">
        <w:r w:rsidRPr="00BF1ECB">
          <w:rPr>
            <w:rPrChange w:id="5455" w:author="Arthur Parmentier" w:date="2020-05-23T19:46:00Z">
              <w:rPr>
                <w:lang w:val="fr-FR"/>
              </w:rPr>
            </w:rPrChange>
          </w:rPr>
          <w:t xml:space="preserve">Frédéric Bettens from UMons presented in 2009 the num.dtw object for Max and PD, but it can not longer be found over the </w:t>
        </w:r>
      </w:ins>
      <w:ins w:id="5456" w:author="Arthur Parmentier" w:date="2020-05-22T11:02:00Z">
        <w:r w:rsidRPr="00BF1ECB">
          <w:rPr>
            <w:rPrChange w:id="5457" w:author="Arthur Parmentier" w:date="2020-05-23T19:46:00Z">
              <w:rPr>
                <w:lang w:val="fr-FR"/>
              </w:rPr>
            </w:rPrChange>
          </w:rPr>
          <w:t xml:space="preserve">web as annonced in its introductory paper </w:t>
        </w:r>
      </w:ins>
      <w:ins w:id="5458" w:author="Arthur Parmentier" w:date="2020-05-22T11:22:00Z">
        <w:r w:rsidRPr="00BF1ECB">
          <w:rPr>
            <w:i/>
            <w:iCs/>
            <w:rPrChange w:id="5459" w:author="Arthur Parmentier" w:date="2020-05-23T19:46:00Z">
              <w:rPr>
                <w:lang w:val="fr-FR"/>
              </w:rPr>
            </w:rPrChange>
          </w:rPr>
          <w:t>Real-time dtw-based gesture recognition external object for max/msp and puredata</w:t>
        </w:r>
        <w:r w:rsidRPr="00BF1ECB">
          <w:rPr>
            <w:rPrChange w:id="5460" w:author="Arthur Parmentier" w:date="2020-05-23T19:46:00Z">
              <w:rPr>
                <w:lang w:val="fr-FR"/>
              </w:rPr>
            </w:rPrChange>
          </w:rPr>
          <w:t xml:space="preserve"> in </w:t>
        </w:r>
      </w:ins>
      <w:ins w:id="5461" w:author="Arthur Parmentier" w:date="2020-05-22T11:23:00Z">
        <w:r>
          <w:t>Proc. SMC ’09, 2009 30-35</w:t>
        </w:r>
      </w:ins>
    </w:p>
    <w:p w:rsidR="00FA5F3C" w:rsidRDefault="00FA5F3C">
      <w:pPr>
        <w:pStyle w:val="Notedebasdepage"/>
        <w:numPr>
          <w:ilvl w:val="0"/>
          <w:numId w:val="39"/>
        </w:numPr>
        <w:rPr>
          <w:ins w:id="5462" w:author="Arthur Parmentier" w:date="2020-06-04T10:54:00Z"/>
        </w:rPr>
      </w:pPr>
      <w:ins w:id="5463" w:author="Arthur Parmentier" w:date="2020-05-22T11:27:00Z">
        <w:r>
          <w:t>A</w:t>
        </w:r>
      </w:ins>
      <w:ins w:id="5464" w:author="Arthur Parmentier" w:date="2020-05-22T11:29:00Z">
        <w:r>
          <w:t>nother DTW object for Max has been built on t</w:t>
        </w:r>
      </w:ins>
      <w:ins w:id="5465" w:author="Arthur Parmentier" w:date="2020-05-22T11:30:00Z">
        <w:r>
          <w:t xml:space="preserve">he online-DTW library: </w:t>
        </w:r>
        <w:r w:rsidRPr="0058758C">
          <w:rPr>
            <w:i/>
            <w:iCs/>
            <w:rPrChange w:id="5466" w:author="Arthur Parmentier" w:date="2020-05-22T11:30:00Z">
              <w:rPr/>
            </w:rPrChange>
          </w:rPr>
          <w:t>An Online Tempo Tracker for Automatic Accompaniment based on Audio-to-audio Alignment and Beat Tracking</w:t>
        </w:r>
        <w:r>
          <w:t xml:space="preserve">, G. Burloiu. In Sound and Music Computing (SMC), 2016, but </w:t>
        </w:r>
      </w:ins>
      <w:ins w:id="5467" w:author="Arthur Parmentier" w:date="2020-05-22T11:31:00Z">
        <w:r>
          <w:t>i</w:t>
        </w:r>
      </w:ins>
      <w:ins w:id="5468" w:author="Arthur Parmentier" w:date="2020-05-22T11:32:00Z">
        <w:r>
          <w:t>t is not designed to be used as a classifier.</w:t>
        </w:r>
      </w:ins>
    </w:p>
    <w:p w:rsidR="00FA5F3C" w:rsidRPr="00BF1ECB" w:rsidRDefault="00FA5F3C">
      <w:pPr>
        <w:pStyle w:val="Notedebasdepage"/>
        <w:numPr>
          <w:ilvl w:val="0"/>
          <w:numId w:val="39"/>
        </w:numPr>
        <w:pPrChange w:id="5469" w:author="Arthur Parmentier" w:date="2020-05-22T11:01:00Z">
          <w:pPr>
            <w:pStyle w:val="Notedebasdepage"/>
          </w:pPr>
        </w:pPrChange>
      </w:pPr>
      <w:ins w:id="5470"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66">
    <w:p w:rsidR="00FA5F3C" w:rsidRPr="00BF1ECB" w:rsidRDefault="00FA5F3C">
      <w:pPr>
        <w:pStyle w:val="Notedebasdepage"/>
      </w:pPr>
      <w:ins w:id="5476" w:author="Arthur Parmentier" w:date="2020-05-22T11:38:00Z">
        <w:r>
          <w:rPr>
            <w:rStyle w:val="Appelnotedebasdep"/>
          </w:rPr>
          <w:footnoteRef/>
        </w:r>
        <w:r>
          <w:t xml:space="preserve"> </w:t>
        </w:r>
      </w:ins>
      <w:ins w:id="5477" w:author="Arthur Parmentier" w:date="2020-05-22T11:39:00Z">
        <w:r w:rsidRPr="00BA3283">
          <w:t>http://www.</w:t>
        </w:r>
      </w:ins>
      <w:ins w:id="5478" w:author="Arthur Parmentier" w:date="2020-05-22T12:18:00Z">
        <w:r>
          <w:t>Wekinator</w:t>
        </w:r>
      </w:ins>
      <w:ins w:id="5479" w:author="Arthur Parmentier" w:date="2020-05-22T11:39:00Z">
        <w:r w:rsidRPr="00BA3283">
          <w:t>.org/</w:t>
        </w:r>
      </w:ins>
    </w:p>
  </w:footnote>
  <w:footnote w:id="67">
    <w:p w:rsidR="00FA5F3C" w:rsidRPr="00965FAA" w:rsidRDefault="00FA5F3C" w:rsidP="00965FAA">
      <w:pPr>
        <w:pStyle w:val="Notedebasdepage"/>
        <w:rPr>
          <w:i/>
          <w:iCs/>
          <w:rPrChange w:id="5482" w:author="Arthur Parmentier" w:date="2020-05-22T11:42:00Z">
            <w:rPr/>
          </w:rPrChange>
        </w:rPr>
      </w:pPr>
      <w:ins w:id="5483" w:author="Arthur Parmentier" w:date="2020-05-22T11:40:00Z">
        <w:r>
          <w:rPr>
            <w:rStyle w:val="Appelnotedebasdep"/>
          </w:rPr>
          <w:footnoteRef/>
        </w:r>
        <w:r>
          <w:t xml:space="preserve"> See </w:t>
        </w:r>
      </w:ins>
      <w:ins w:id="5484" w:author="Arthur Parmentier" w:date="2020-05-22T11:41:00Z">
        <w:r w:rsidRPr="00965FAA">
          <w:rPr>
            <w:i/>
            <w:iCs/>
            <w:rPrChange w:id="5485" w:author="Arthur Parmentier" w:date="2020-05-22T11:41:00Z">
              <w:rPr/>
            </w:rPrChange>
          </w:rPr>
          <w:t>FastDTW: Toward Accurate Dynamic Time Warping in</w:t>
        </w:r>
      </w:ins>
      <w:ins w:id="5486" w:author="Arthur Parmentier" w:date="2020-05-22T11:42:00Z">
        <w:r>
          <w:rPr>
            <w:i/>
            <w:iCs/>
          </w:rPr>
          <w:t xml:space="preserve"> </w:t>
        </w:r>
      </w:ins>
      <w:ins w:id="5487" w:author="Arthur Parmentier" w:date="2020-05-22T11:41:00Z">
        <w:r w:rsidRPr="00965FAA">
          <w:rPr>
            <w:i/>
            <w:iCs/>
            <w:rPrChange w:id="5488" w:author="Arthur Parmentier" w:date="2020-05-22T11:41:00Z">
              <w:rPr/>
            </w:rPrChange>
          </w:rPr>
          <w:t>Linear Time and Space</w:t>
        </w:r>
        <w:r>
          <w:rPr>
            <w:i/>
            <w:iCs/>
          </w:rPr>
          <w:t>,</w:t>
        </w:r>
        <w:r>
          <w:t xml:space="preserve"> </w:t>
        </w:r>
        <w:r w:rsidRPr="00965FAA">
          <w:t xml:space="preserve">Stan Salvador and Philip </w:t>
        </w:r>
      </w:ins>
      <w:ins w:id="5489" w:author="Arthur Parmentier" w:date="2020-05-22T11:42:00Z">
        <w:r w:rsidRPr="00965FAA">
          <w:t>in</w:t>
        </w:r>
        <w:r>
          <w:t xml:space="preserve"> </w:t>
        </w:r>
        <w:r w:rsidRPr="00965FAA">
          <w:t>Intelligent Data Analysis 11(5):70-80 · January 2004</w:t>
        </w:r>
      </w:ins>
    </w:p>
  </w:footnote>
  <w:footnote w:id="68">
    <w:p w:rsidR="00FA5F3C" w:rsidRPr="008C7E78" w:rsidRDefault="00FA5F3C">
      <w:pPr>
        <w:pStyle w:val="Notedebasdepage"/>
      </w:pPr>
      <w:ins w:id="5715" w:author="Arthur Parmentier" w:date="2020-06-04T14:08:00Z">
        <w:r>
          <w:rPr>
            <w:rStyle w:val="Appelnotedebasdep"/>
          </w:rPr>
          <w:footnoteRef/>
        </w:r>
        <w:r>
          <w:t xml:space="preserve"> </w:t>
        </w:r>
        <w:r w:rsidRPr="008C7E78">
          <w:rPr>
            <w:rPrChange w:id="5716" w:author="Arthur Parmentier" w:date="2020-06-07T18:32:00Z">
              <w:rPr>
                <w:lang w:val="fr-FR"/>
              </w:rPr>
            </w:rPrChange>
          </w:rPr>
          <w:t>See https://github.com/jakesgordon/javascript-state-machine/</w:t>
        </w:r>
      </w:ins>
    </w:p>
  </w:footnote>
  <w:footnote w:id="69">
    <w:p w:rsidR="00FA5F3C" w:rsidRPr="008C7E78" w:rsidRDefault="00FA5F3C">
      <w:pPr>
        <w:pStyle w:val="Notedebasdepage"/>
      </w:pPr>
      <w:ins w:id="5720" w:author="Arthur Parmentier" w:date="2020-06-04T14:11:00Z">
        <w:r>
          <w:rPr>
            <w:rStyle w:val="Appelnotedebasdep"/>
          </w:rPr>
          <w:footnoteRef/>
        </w:r>
        <w:r>
          <w:t xml:space="preserve"> </w:t>
        </w:r>
        <w:r w:rsidRPr="00443149">
          <w:t>https://github.com/mdaines/viz.js</w:t>
        </w:r>
      </w:ins>
    </w:p>
  </w:footnote>
  <w:footnote w:id="70">
    <w:p w:rsidR="00FA5F3C" w:rsidRPr="008C7E78" w:rsidRDefault="00FA5F3C">
      <w:pPr>
        <w:pStyle w:val="Notedebasdepage"/>
      </w:pPr>
      <w:ins w:id="6044" w:author="Arthur Parmentier" w:date="2020-06-05T15:46:00Z">
        <w:r>
          <w:rPr>
            <w:rStyle w:val="Appelnotedebasdep"/>
          </w:rPr>
          <w:footnoteRef/>
        </w:r>
        <w:r>
          <w:t xml:space="preserve"> </w:t>
        </w:r>
      </w:ins>
      <w:ins w:id="6045" w:author="Arthur Parmentier" w:date="2020-06-05T15:47:00Z">
        <w:r w:rsidRPr="008C7E78">
          <w:rPr>
            <w:rPrChange w:id="6046"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71">
    <w:p w:rsidR="00FA5F3C" w:rsidRPr="008C7E78" w:rsidRDefault="00FA5F3C">
      <w:pPr>
        <w:pStyle w:val="Notedebasdepage"/>
      </w:pPr>
      <w:ins w:id="6129" w:author="Arthur Parmentier" w:date="2020-06-05T00:48:00Z">
        <w:r>
          <w:rPr>
            <w:rStyle w:val="Appelnotedebasdep"/>
          </w:rPr>
          <w:footnoteRef/>
        </w:r>
        <w:r>
          <w:t xml:space="preserve"> </w:t>
        </w:r>
        <w:r w:rsidRPr="008C7E78">
          <w:rPr>
            <w:rPrChange w:id="6130" w:author="Arthur Parmentier" w:date="2020-06-07T18:32:00Z">
              <w:rPr>
                <w:lang w:val="fr-FR"/>
              </w:rPr>
            </w:rPrChange>
          </w:rPr>
          <w:t>The vers</w:t>
        </w:r>
      </w:ins>
      <w:ins w:id="6131" w:author="Arthur Parmentier" w:date="2020-06-05T00:49:00Z">
        <w:r w:rsidRPr="008C7E78">
          <w:rPr>
            <w:rPrChange w:id="6132" w:author="Arthur Parmentier" w:date="2020-06-07T18:32:00Z">
              <w:rPr>
                <w:lang w:val="fr-FR"/>
              </w:rPr>
            </w:rPrChange>
          </w:rPr>
          <w:t>ion that I am using is the following : https://github.com/ideoforms/LiveOSC</w:t>
        </w:r>
      </w:ins>
    </w:p>
  </w:footnote>
  <w:footnote w:id="72">
    <w:p w:rsidR="00FA5F3C" w:rsidRPr="00FF217B" w:rsidRDefault="00FA5F3C" w:rsidP="005522F0">
      <w:pPr>
        <w:pStyle w:val="Notedebasdepage"/>
        <w:rPr>
          <w:ins w:id="6240" w:author="Arthur Parmentier" w:date="2020-05-18T17:07:00Z"/>
        </w:rPr>
      </w:pPr>
      <w:ins w:id="6241" w:author="Arthur Parmentier" w:date="2020-05-18T17:07:00Z">
        <w:r>
          <w:rPr>
            <w:rStyle w:val="Appelnotedebasdep"/>
          </w:rPr>
          <w:footnoteRef/>
        </w:r>
        <w:r>
          <w:t xml:space="preserve"> </w:t>
        </w:r>
        <w:r w:rsidRPr="00CC0B22">
          <w:t xml:space="preserve">2 seconds is the default value </w:t>
        </w:r>
        <w:r>
          <w:t>of the recording sequence for each sign.</w:t>
        </w:r>
      </w:ins>
      <w:ins w:id="6242" w:author="Arthur Parmentier" w:date="2020-05-22T20:16:00Z">
        <w:r>
          <w:t xml:space="preserve"> The implementation details of Wekinator are discussed in </w:t>
        </w:r>
      </w:ins>
      <w:ins w:id="6243" w:author="Arthur Parmentier" w:date="2020-05-22T20:17:00Z">
        <w:r>
          <w:t xml:space="preserve">the course </w:t>
        </w:r>
        <w:r>
          <w:rPr>
            <w:i/>
            <w:iCs/>
          </w:rPr>
          <w:t>Machine learning for musicians and artists, Working with time</w:t>
        </w:r>
        <w:r>
          <w:t xml:space="preserve"> on Kadenze.com</w:t>
        </w:r>
      </w:ins>
      <w:ins w:id="6244"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73">
    <w:p w:rsidR="00FA5F3C" w:rsidRPr="00CC0B22" w:rsidRDefault="00FA5F3C" w:rsidP="005522F0">
      <w:pPr>
        <w:pStyle w:val="Notedebasdepage"/>
        <w:rPr>
          <w:ins w:id="6247" w:author="Arthur Parmentier" w:date="2020-05-18T17:07:00Z"/>
        </w:rPr>
      </w:pPr>
      <w:ins w:id="6248" w:author="Arthur Parmentier" w:date="2020-05-18T17:07:00Z">
        <w:r>
          <w:rPr>
            <w:rStyle w:val="Appelnotedebasdep"/>
          </w:rPr>
          <w:footnoteRef/>
        </w:r>
        <w:r>
          <w:t xml:space="preserve"> </w:t>
        </w:r>
        <w:r w:rsidRPr="00CC0B22">
          <w:t>We indeed have FPS*sequence_</w:t>
        </w:r>
        <w:r>
          <w:t>length = sequence size.</w:t>
        </w:r>
      </w:ins>
    </w:p>
  </w:footnote>
  <w:footnote w:id="74">
    <w:p w:rsidR="00FA5F3C" w:rsidRPr="00BF1ECB" w:rsidRDefault="00FA5F3C" w:rsidP="00F7581A">
      <w:pPr>
        <w:pStyle w:val="Notedebasdepage"/>
        <w:rPr>
          <w:ins w:id="6314" w:author="Arthur Parmentier" w:date="2020-05-21T17:01:00Z"/>
          <w:rPrChange w:id="6315" w:author="Arthur Parmentier" w:date="2020-05-23T19:46:00Z">
            <w:rPr>
              <w:ins w:id="6316" w:author="Arthur Parmentier" w:date="2020-05-21T17:01:00Z"/>
              <w:lang w:val="fr-FR"/>
            </w:rPr>
          </w:rPrChange>
        </w:rPr>
      </w:pPr>
      <w:ins w:id="6317" w:author="Arthur Parmentier" w:date="2020-05-21T17:01:00Z">
        <w:r>
          <w:rPr>
            <w:rStyle w:val="Appelnotedebasdep"/>
          </w:rPr>
          <w:footnoteRef/>
        </w:r>
        <w:r>
          <w:t xml:space="preserve"> </w:t>
        </w:r>
        <w:r w:rsidRPr="00BF1ECB">
          <w:rPr>
            <w:rPrChange w:id="6318" w:author="Arthur Parmentier" w:date="2020-05-23T19:46:00Z">
              <w:rPr>
                <w:lang w:val="fr-FR"/>
              </w:rPr>
            </w:rPrChange>
          </w:rPr>
          <w:t xml:space="preserve">Modosc can be found at </w:t>
        </w:r>
        <w:r>
          <w:rPr>
            <w:lang w:val="fr-FR"/>
          </w:rPr>
          <w:fldChar w:fldCharType="begin"/>
        </w:r>
        <w:r w:rsidRPr="00BF1ECB">
          <w:rPr>
            <w:rPrChange w:id="6319"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6320" w:author="Arthur Parmentier" w:date="2020-05-23T19:46:00Z">
              <w:rPr>
                <w:rStyle w:val="Lienhypertexte"/>
                <w:lang w:val="fr-FR"/>
              </w:rPr>
            </w:rPrChange>
          </w:rPr>
          <w:t>https://github.com/motiondescriptors/modosc</w:t>
        </w:r>
        <w:r>
          <w:rPr>
            <w:lang w:val="fr-FR"/>
          </w:rPr>
          <w:fldChar w:fldCharType="end"/>
        </w:r>
        <w:r w:rsidRPr="00BF1ECB">
          <w:rPr>
            <w:rPrChange w:id="6321" w:author="Arthur Parmentier" w:date="2020-05-23T19:46:00Z">
              <w:rPr>
                <w:lang w:val="fr-FR"/>
              </w:rPr>
            </w:rPrChange>
          </w:rPr>
          <w:t>, which relevant papers.</w:t>
        </w:r>
      </w:ins>
    </w:p>
  </w:footnote>
  <w:footnote w:id="75">
    <w:p w:rsidR="00FA5F3C" w:rsidRPr="00BF1ECB" w:rsidRDefault="00FA5F3C" w:rsidP="00F7581A">
      <w:pPr>
        <w:pStyle w:val="Notedebasdepage"/>
        <w:rPr>
          <w:ins w:id="6326" w:author="Arthur Parmentier" w:date="2020-05-21T17:01:00Z"/>
          <w:rPrChange w:id="6327" w:author="Arthur Parmentier" w:date="2020-05-23T19:46:00Z">
            <w:rPr>
              <w:ins w:id="6328" w:author="Arthur Parmentier" w:date="2020-05-21T17:01:00Z"/>
              <w:lang w:val="fr-FR"/>
            </w:rPr>
          </w:rPrChange>
        </w:rPr>
      </w:pPr>
      <w:ins w:id="6329" w:author="Arthur Parmentier" w:date="2020-05-21T17:01:00Z">
        <w:r>
          <w:rPr>
            <w:rStyle w:val="Appelnotedebasdep"/>
          </w:rPr>
          <w:footnoteRef/>
        </w:r>
        <w:r>
          <w:t xml:space="preserve"> </w:t>
        </w:r>
        <w:r w:rsidRPr="00A17DFF">
          <w:t>http://www.infomus.org/eyesweb_eng.php</w:t>
        </w:r>
      </w:ins>
    </w:p>
  </w:footnote>
  <w:footnote w:id="76">
    <w:p w:rsidR="00FA5F3C" w:rsidRPr="00BF1ECB" w:rsidRDefault="00FA5F3C" w:rsidP="00F7581A">
      <w:pPr>
        <w:pStyle w:val="Notedebasdepage"/>
        <w:rPr>
          <w:ins w:id="6330" w:author="Arthur Parmentier" w:date="2020-05-21T17:01:00Z"/>
          <w:rPrChange w:id="6331" w:author="Arthur Parmentier" w:date="2020-05-23T19:46:00Z">
            <w:rPr>
              <w:ins w:id="6332" w:author="Arthur Parmentier" w:date="2020-05-21T17:01:00Z"/>
              <w:lang w:val="fr-FR"/>
            </w:rPr>
          </w:rPrChange>
        </w:rPr>
      </w:pPr>
      <w:ins w:id="6333" w:author="Arthur Parmentier" w:date="2020-05-21T17:01:00Z">
        <w:r>
          <w:rPr>
            <w:rStyle w:val="Appelnotedebasdep"/>
          </w:rPr>
          <w:footnoteRef/>
        </w:r>
        <w:r>
          <w:t xml:space="preserve"> </w:t>
        </w:r>
        <w:r w:rsidRPr="00BF1ECB">
          <w:rPr>
            <w:rPrChange w:id="6334" w:author="Arthur Parmentier" w:date="2020-05-23T19:46:00Z">
              <w:rPr>
                <w:lang w:val="fr-FR"/>
              </w:rPr>
            </w:rPrChange>
          </w:rPr>
          <w:t xml:space="preserve">See for instance </w:t>
        </w:r>
        <w:r>
          <w:t>https://arxiv.org/pdf/1402.5047v1.pdf</w:t>
        </w:r>
      </w:ins>
    </w:p>
  </w:footnote>
  <w:footnote w:id="77">
    <w:p w:rsidR="00FA5F3C" w:rsidRPr="00BF1ECB" w:rsidRDefault="00FA5F3C">
      <w:pPr>
        <w:pStyle w:val="Notedebasdepage"/>
      </w:pPr>
      <w:ins w:id="6349"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3"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15"/>
  </w:num>
  <w:num w:numId="3">
    <w:abstractNumId w:val="21"/>
  </w:num>
  <w:num w:numId="4">
    <w:abstractNumId w:val="30"/>
  </w:num>
  <w:num w:numId="5">
    <w:abstractNumId w:val="38"/>
  </w:num>
  <w:num w:numId="6">
    <w:abstractNumId w:val="22"/>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7"/>
  </w:num>
  <w:num w:numId="12">
    <w:abstractNumId w:val="32"/>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3"/>
  </w:num>
  <w:num w:numId="16">
    <w:abstractNumId w:val="1"/>
  </w:num>
  <w:num w:numId="17">
    <w:abstractNumId w:val="9"/>
  </w:num>
  <w:num w:numId="18">
    <w:abstractNumId w:val="39"/>
  </w:num>
  <w:num w:numId="19">
    <w:abstractNumId w:val="20"/>
  </w:num>
  <w:num w:numId="20">
    <w:abstractNumId w:val="33"/>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1"/>
  </w:num>
  <w:num w:numId="25">
    <w:abstractNumId w:val="37"/>
  </w:num>
  <w:num w:numId="26">
    <w:abstractNumId w:val="25"/>
  </w:num>
  <w:num w:numId="27">
    <w:abstractNumId w:val="24"/>
  </w:num>
  <w:num w:numId="28">
    <w:abstractNumId w:val="29"/>
  </w:num>
  <w:num w:numId="29">
    <w:abstractNumId w:val="34"/>
  </w:num>
  <w:num w:numId="30">
    <w:abstractNumId w:val="7"/>
  </w:num>
  <w:num w:numId="31">
    <w:abstractNumId w:val="23"/>
  </w:num>
  <w:num w:numId="32">
    <w:abstractNumId w:val="18"/>
  </w:num>
  <w:num w:numId="33">
    <w:abstractNumId w:val="6"/>
  </w:num>
  <w:num w:numId="34">
    <w:abstractNumId w:val="27"/>
  </w:num>
  <w:num w:numId="35">
    <w:abstractNumId w:val="36"/>
  </w:num>
  <w:num w:numId="36">
    <w:abstractNumId w:val="2"/>
  </w:num>
  <w:num w:numId="37">
    <w:abstractNumId w:val="35"/>
  </w:num>
  <w:num w:numId="38">
    <w:abstractNumId w:val="26"/>
  </w:num>
  <w:num w:numId="39">
    <w:abstractNumId w:val="5"/>
  </w:num>
  <w:num w:numId="40">
    <w:abstractNumId w:val="31"/>
  </w:num>
  <w:num w:numId="41">
    <w:abstractNumId w:val="16"/>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0E94"/>
    <w:rsid w:val="00021EF8"/>
    <w:rsid w:val="000223A2"/>
    <w:rsid w:val="000224C7"/>
    <w:rsid w:val="00023308"/>
    <w:rsid w:val="00027915"/>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18F2"/>
    <w:rsid w:val="00061E60"/>
    <w:rsid w:val="00067022"/>
    <w:rsid w:val="00070661"/>
    <w:rsid w:val="000717DB"/>
    <w:rsid w:val="00071EE1"/>
    <w:rsid w:val="00073176"/>
    <w:rsid w:val="00076BC8"/>
    <w:rsid w:val="00080779"/>
    <w:rsid w:val="0008325B"/>
    <w:rsid w:val="00084B44"/>
    <w:rsid w:val="0008549C"/>
    <w:rsid w:val="000854CE"/>
    <w:rsid w:val="00086E5D"/>
    <w:rsid w:val="00091253"/>
    <w:rsid w:val="00091E3C"/>
    <w:rsid w:val="000953B3"/>
    <w:rsid w:val="000A18E8"/>
    <w:rsid w:val="000A26DB"/>
    <w:rsid w:val="000B1D7E"/>
    <w:rsid w:val="000B2701"/>
    <w:rsid w:val="000B345C"/>
    <w:rsid w:val="000B405B"/>
    <w:rsid w:val="000B4E52"/>
    <w:rsid w:val="000C2232"/>
    <w:rsid w:val="000C29FF"/>
    <w:rsid w:val="000C3214"/>
    <w:rsid w:val="000C5075"/>
    <w:rsid w:val="000C66DC"/>
    <w:rsid w:val="000C6A61"/>
    <w:rsid w:val="000D082F"/>
    <w:rsid w:val="000D15D8"/>
    <w:rsid w:val="000D2632"/>
    <w:rsid w:val="000D48F1"/>
    <w:rsid w:val="000E299B"/>
    <w:rsid w:val="000E327A"/>
    <w:rsid w:val="000E48D1"/>
    <w:rsid w:val="000E4DCD"/>
    <w:rsid w:val="000F1082"/>
    <w:rsid w:val="000F1531"/>
    <w:rsid w:val="000F22A7"/>
    <w:rsid w:val="000F7B62"/>
    <w:rsid w:val="0010023A"/>
    <w:rsid w:val="001014E8"/>
    <w:rsid w:val="00101C2C"/>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CB"/>
    <w:rsid w:val="00145F52"/>
    <w:rsid w:val="00146277"/>
    <w:rsid w:val="001475FB"/>
    <w:rsid w:val="0015034E"/>
    <w:rsid w:val="00150C0E"/>
    <w:rsid w:val="00152654"/>
    <w:rsid w:val="001536DF"/>
    <w:rsid w:val="0015677B"/>
    <w:rsid w:val="00156FC6"/>
    <w:rsid w:val="00157F8B"/>
    <w:rsid w:val="0016056E"/>
    <w:rsid w:val="00161FBC"/>
    <w:rsid w:val="001620C8"/>
    <w:rsid w:val="001626E2"/>
    <w:rsid w:val="00163523"/>
    <w:rsid w:val="00163AE1"/>
    <w:rsid w:val="00163AE7"/>
    <w:rsid w:val="001642FC"/>
    <w:rsid w:val="001653F3"/>
    <w:rsid w:val="00165777"/>
    <w:rsid w:val="00167374"/>
    <w:rsid w:val="00167DAB"/>
    <w:rsid w:val="00171B6C"/>
    <w:rsid w:val="001721C0"/>
    <w:rsid w:val="001723D6"/>
    <w:rsid w:val="0017374C"/>
    <w:rsid w:val="00175441"/>
    <w:rsid w:val="0017617D"/>
    <w:rsid w:val="00177D40"/>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6485"/>
    <w:rsid w:val="001B082B"/>
    <w:rsid w:val="001B372B"/>
    <w:rsid w:val="001B3C86"/>
    <w:rsid w:val="001B4864"/>
    <w:rsid w:val="001C0B0E"/>
    <w:rsid w:val="001C10F6"/>
    <w:rsid w:val="001C1266"/>
    <w:rsid w:val="001C2AA6"/>
    <w:rsid w:val="001C55EF"/>
    <w:rsid w:val="001C7282"/>
    <w:rsid w:val="001C7560"/>
    <w:rsid w:val="001D1810"/>
    <w:rsid w:val="001D3228"/>
    <w:rsid w:val="001D3544"/>
    <w:rsid w:val="001D3835"/>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5AEC"/>
    <w:rsid w:val="001F6197"/>
    <w:rsid w:val="00201997"/>
    <w:rsid w:val="002067E2"/>
    <w:rsid w:val="002109BC"/>
    <w:rsid w:val="00214331"/>
    <w:rsid w:val="00217BEE"/>
    <w:rsid w:val="00221FBD"/>
    <w:rsid w:val="00224457"/>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73CAA"/>
    <w:rsid w:val="00273CB4"/>
    <w:rsid w:val="00274337"/>
    <w:rsid w:val="00276936"/>
    <w:rsid w:val="00276A39"/>
    <w:rsid w:val="00276CA1"/>
    <w:rsid w:val="00277174"/>
    <w:rsid w:val="002778E1"/>
    <w:rsid w:val="00277A13"/>
    <w:rsid w:val="002827FA"/>
    <w:rsid w:val="00284E1B"/>
    <w:rsid w:val="002869D0"/>
    <w:rsid w:val="00292AD2"/>
    <w:rsid w:val="00297C3F"/>
    <w:rsid w:val="002A0CF5"/>
    <w:rsid w:val="002A0F01"/>
    <w:rsid w:val="002A16C2"/>
    <w:rsid w:val="002A1FE9"/>
    <w:rsid w:val="002A3C42"/>
    <w:rsid w:val="002A46D5"/>
    <w:rsid w:val="002B27F4"/>
    <w:rsid w:val="002B4F17"/>
    <w:rsid w:val="002C0BFC"/>
    <w:rsid w:val="002C1E78"/>
    <w:rsid w:val="002C276B"/>
    <w:rsid w:val="002D025D"/>
    <w:rsid w:val="002D269B"/>
    <w:rsid w:val="002D466E"/>
    <w:rsid w:val="002D6E2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21AA7"/>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B2A"/>
    <w:rsid w:val="00363997"/>
    <w:rsid w:val="00365C58"/>
    <w:rsid w:val="00370364"/>
    <w:rsid w:val="003706BA"/>
    <w:rsid w:val="003724FD"/>
    <w:rsid w:val="003735D4"/>
    <w:rsid w:val="003739E8"/>
    <w:rsid w:val="00373A1E"/>
    <w:rsid w:val="00373B55"/>
    <w:rsid w:val="00375332"/>
    <w:rsid w:val="00376090"/>
    <w:rsid w:val="003807C2"/>
    <w:rsid w:val="00381F4D"/>
    <w:rsid w:val="0038284C"/>
    <w:rsid w:val="00384716"/>
    <w:rsid w:val="00385E2E"/>
    <w:rsid w:val="003873DC"/>
    <w:rsid w:val="003911EB"/>
    <w:rsid w:val="00391624"/>
    <w:rsid w:val="00393470"/>
    <w:rsid w:val="00393C40"/>
    <w:rsid w:val="00394059"/>
    <w:rsid w:val="003943E3"/>
    <w:rsid w:val="00395172"/>
    <w:rsid w:val="00397262"/>
    <w:rsid w:val="00397A02"/>
    <w:rsid w:val="003A23BB"/>
    <w:rsid w:val="003A5421"/>
    <w:rsid w:val="003A546E"/>
    <w:rsid w:val="003B0646"/>
    <w:rsid w:val="003B4A46"/>
    <w:rsid w:val="003C19D8"/>
    <w:rsid w:val="003C31A7"/>
    <w:rsid w:val="003C3E32"/>
    <w:rsid w:val="003C4D17"/>
    <w:rsid w:val="003C785D"/>
    <w:rsid w:val="003C7CC5"/>
    <w:rsid w:val="003D04EE"/>
    <w:rsid w:val="003D29B8"/>
    <w:rsid w:val="003D367C"/>
    <w:rsid w:val="003D3E7E"/>
    <w:rsid w:val="003D5749"/>
    <w:rsid w:val="003D5D5B"/>
    <w:rsid w:val="003D69EC"/>
    <w:rsid w:val="003D6C76"/>
    <w:rsid w:val="003E12E8"/>
    <w:rsid w:val="003E1EE3"/>
    <w:rsid w:val="003E3907"/>
    <w:rsid w:val="003E3973"/>
    <w:rsid w:val="003E3DE4"/>
    <w:rsid w:val="003E3E64"/>
    <w:rsid w:val="003F2132"/>
    <w:rsid w:val="003F27F2"/>
    <w:rsid w:val="003F4ACB"/>
    <w:rsid w:val="003F5BCC"/>
    <w:rsid w:val="003F7478"/>
    <w:rsid w:val="004004DC"/>
    <w:rsid w:val="00400535"/>
    <w:rsid w:val="00400DAB"/>
    <w:rsid w:val="004020A1"/>
    <w:rsid w:val="004116C1"/>
    <w:rsid w:val="00412135"/>
    <w:rsid w:val="00414962"/>
    <w:rsid w:val="00415B00"/>
    <w:rsid w:val="00417C87"/>
    <w:rsid w:val="00417CFA"/>
    <w:rsid w:val="00420D72"/>
    <w:rsid w:val="00421D32"/>
    <w:rsid w:val="00421F7B"/>
    <w:rsid w:val="00423312"/>
    <w:rsid w:val="00423B74"/>
    <w:rsid w:val="00424342"/>
    <w:rsid w:val="004256FE"/>
    <w:rsid w:val="0042671B"/>
    <w:rsid w:val="00434325"/>
    <w:rsid w:val="00434373"/>
    <w:rsid w:val="00436197"/>
    <w:rsid w:val="00443149"/>
    <w:rsid w:val="00443A41"/>
    <w:rsid w:val="004456BA"/>
    <w:rsid w:val="00446AB2"/>
    <w:rsid w:val="0044724C"/>
    <w:rsid w:val="0045073A"/>
    <w:rsid w:val="00454612"/>
    <w:rsid w:val="004577DA"/>
    <w:rsid w:val="00461E5F"/>
    <w:rsid w:val="00462E61"/>
    <w:rsid w:val="004659F5"/>
    <w:rsid w:val="004662C5"/>
    <w:rsid w:val="004714EE"/>
    <w:rsid w:val="00472EE2"/>
    <w:rsid w:val="004732DA"/>
    <w:rsid w:val="00473DCD"/>
    <w:rsid w:val="0047451C"/>
    <w:rsid w:val="00474CFF"/>
    <w:rsid w:val="00475458"/>
    <w:rsid w:val="00476F68"/>
    <w:rsid w:val="00480CA1"/>
    <w:rsid w:val="004810C9"/>
    <w:rsid w:val="00481EE1"/>
    <w:rsid w:val="004844B0"/>
    <w:rsid w:val="00486495"/>
    <w:rsid w:val="00486DE0"/>
    <w:rsid w:val="00486FDC"/>
    <w:rsid w:val="00492FB8"/>
    <w:rsid w:val="0049358D"/>
    <w:rsid w:val="0049456C"/>
    <w:rsid w:val="004A28AB"/>
    <w:rsid w:val="004A5894"/>
    <w:rsid w:val="004B04FD"/>
    <w:rsid w:val="004B1016"/>
    <w:rsid w:val="004B18F3"/>
    <w:rsid w:val="004B43DE"/>
    <w:rsid w:val="004B4499"/>
    <w:rsid w:val="004B4D10"/>
    <w:rsid w:val="004B5F28"/>
    <w:rsid w:val="004C1058"/>
    <w:rsid w:val="004C1FCB"/>
    <w:rsid w:val="004C2F74"/>
    <w:rsid w:val="004C31BC"/>
    <w:rsid w:val="004C52F4"/>
    <w:rsid w:val="004C63B5"/>
    <w:rsid w:val="004C7B1A"/>
    <w:rsid w:val="004D3630"/>
    <w:rsid w:val="004D3B98"/>
    <w:rsid w:val="004D468F"/>
    <w:rsid w:val="004D5BD4"/>
    <w:rsid w:val="004D677D"/>
    <w:rsid w:val="004D7731"/>
    <w:rsid w:val="004D7C82"/>
    <w:rsid w:val="004E0B5A"/>
    <w:rsid w:val="004E4397"/>
    <w:rsid w:val="004E5194"/>
    <w:rsid w:val="004F1D82"/>
    <w:rsid w:val="004F69F6"/>
    <w:rsid w:val="004F6E10"/>
    <w:rsid w:val="004F7994"/>
    <w:rsid w:val="00500F7F"/>
    <w:rsid w:val="00501832"/>
    <w:rsid w:val="0051191F"/>
    <w:rsid w:val="0051238B"/>
    <w:rsid w:val="0051412E"/>
    <w:rsid w:val="00514370"/>
    <w:rsid w:val="00515E70"/>
    <w:rsid w:val="00517834"/>
    <w:rsid w:val="00521206"/>
    <w:rsid w:val="00523640"/>
    <w:rsid w:val="00523A85"/>
    <w:rsid w:val="00530085"/>
    <w:rsid w:val="00531407"/>
    <w:rsid w:val="0053230A"/>
    <w:rsid w:val="005325E0"/>
    <w:rsid w:val="00532F4A"/>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5D0B"/>
    <w:rsid w:val="005868B3"/>
    <w:rsid w:val="0058758C"/>
    <w:rsid w:val="00587BD5"/>
    <w:rsid w:val="0059081B"/>
    <w:rsid w:val="00592C13"/>
    <w:rsid w:val="00593AA1"/>
    <w:rsid w:val="00593BAE"/>
    <w:rsid w:val="00595AA3"/>
    <w:rsid w:val="00596602"/>
    <w:rsid w:val="005A0160"/>
    <w:rsid w:val="005A1998"/>
    <w:rsid w:val="005A1A3E"/>
    <w:rsid w:val="005A331F"/>
    <w:rsid w:val="005A3CBF"/>
    <w:rsid w:val="005A4010"/>
    <w:rsid w:val="005A4AA8"/>
    <w:rsid w:val="005A6D19"/>
    <w:rsid w:val="005A6DBA"/>
    <w:rsid w:val="005A7B09"/>
    <w:rsid w:val="005B0B86"/>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301D"/>
    <w:rsid w:val="005F3B4F"/>
    <w:rsid w:val="005F3B6B"/>
    <w:rsid w:val="005F3CFB"/>
    <w:rsid w:val="005F4770"/>
    <w:rsid w:val="005F48A0"/>
    <w:rsid w:val="00601FB4"/>
    <w:rsid w:val="00602378"/>
    <w:rsid w:val="00603BF3"/>
    <w:rsid w:val="00603CFA"/>
    <w:rsid w:val="00604767"/>
    <w:rsid w:val="0060525E"/>
    <w:rsid w:val="006054A3"/>
    <w:rsid w:val="006127A3"/>
    <w:rsid w:val="00612F18"/>
    <w:rsid w:val="00613706"/>
    <w:rsid w:val="006155A3"/>
    <w:rsid w:val="00616215"/>
    <w:rsid w:val="00616EBE"/>
    <w:rsid w:val="006172B3"/>
    <w:rsid w:val="00620051"/>
    <w:rsid w:val="006217E4"/>
    <w:rsid w:val="006223A9"/>
    <w:rsid w:val="006331DF"/>
    <w:rsid w:val="00635850"/>
    <w:rsid w:val="00635F2F"/>
    <w:rsid w:val="00640FA9"/>
    <w:rsid w:val="00643933"/>
    <w:rsid w:val="00651061"/>
    <w:rsid w:val="00651357"/>
    <w:rsid w:val="00651E2D"/>
    <w:rsid w:val="00654D43"/>
    <w:rsid w:val="006553DF"/>
    <w:rsid w:val="00655B8B"/>
    <w:rsid w:val="0065654F"/>
    <w:rsid w:val="00657DAC"/>
    <w:rsid w:val="0066003C"/>
    <w:rsid w:val="00660D67"/>
    <w:rsid w:val="0066352B"/>
    <w:rsid w:val="00665749"/>
    <w:rsid w:val="00665CB4"/>
    <w:rsid w:val="006676C8"/>
    <w:rsid w:val="00667A8E"/>
    <w:rsid w:val="00667E73"/>
    <w:rsid w:val="00670002"/>
    <w:rsid w:val="00672C10"/>
    <w:rsid w:val="0067424B"/>
    <w:rsid w:val="00674C10"/>
    <w:rsid w:val="006770A8"/>
    <w:rsid w:val="00682B61"/>
    <w:rsid w:val="006840DA"/>
    <w:rsid w:val="006854B3"/>
    <w:rsid w:val="00685808"/>
    <w:rsid w:val="00685AAF"/>
    <w:rsid w:val="00685B7F"/>
    <w:rsid w:val="00686540"/>
    <w:rsid w:val="00687356"/>
    <w:rsid w:val="00687A5C"/>
    <w:rsid w:val="00693047"/>
    <w:rsid w:val="006955B4"/>
    <w:rsid w:val="0069767F"/>
    <w:rsid w:val="0069782B"/>
    <w:rsid w:val="00697BA8"/>
    <w:rsid w:val="006A17B3"/>
    <w:rsid w:val="006A1B0D"/>
    <w:rsid w:val="006A443F"/>
    <w:rsid w:val="006A50CD"/>
    <w:rsid w:val="006A5A11"/>
    <w:rsid w:val="006A5C81"/>
    <w:rsid w:val="006A67AC"/>
    <w:rsid w:val="006A68DA"/>
    <w:rsid w:val="006A6B19"/>
    <w:rsid w:val="006A7F9F"/>
    <w:rsid w:val="006B144E"/>
    <w:rsid w:val="006B356D"/>
    <w:rsid w:val="006B3B0D"/>
    <w:rsid w:val="006B493F"/>
    <w:rsid w:val="006B6ED0"/>
    <w:rsid w:val="006C424F"/>
    <w:rsid w:val="006C4B1C"/>
    <w:rsid w:val="006C5C52"/>
    <w:rsid w:val="006C6E21"/>
    <w:rsid w:val="006D0BF0"/>
    <w:rsid w:val="006D0FEC"/>
    <w:rsid w:val="006D10E9"/>
    <w:rsid w:val="006D51B6"/>
    <w:rsid w:val="006D58F1"/>
    <w:rsid w:val="006D5BBB"/>
    <w:rsid w:val="006E03AC"/>
    <w:rsid w:val="006E2B59"/>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2DA4"/>
    <w:rsid w:val="00733263"/>
    <w:rsid w:val="00736DF0"/>
    <w:rsid w:val="00736EF4"/>
    <w:rsid w:val="0074035C"/>
    <w:rsid w:val="00741F28"/>
    <w:rsid w:val="00743436"/>
    <w:rsid w:val="0074518A"/>
    <w:rsid w:val="00745AF4"/>
    <w:rsid w:val="00745F86"/>
    <w:rsid w:val="00747963"/>
    <w:rsid w:val="00747B7B"/>
    <w:rsid w:val="00752647"/>
    <w:rsid w:val="00752860"/>
    <w:rsid w:val="00765D65"/>
    <w:rsid w:val="00766A0C"/>
    <w:rsid w:val="00770F9D"/>
    <w:rsid w:val="0077353F"/>
    <w:rsid w:val="00773982"/>
    <w:rsid w:val="00774F33"/>
    <w:rsid w:val="007776CB"/>
    <w:rsid w:val="00783AA3"/>
    <w:rsid w:val="007843D1"/>
    <w:rsid w:val="00784AD2"/>
    <w:rsid w:val="00792D87"/>
    <w:rsid w:val="007938BA"/>
    <w:rsid w:val="0079757F"/>
    <w:rsid w:val="007A0071"/>
    <w:rsid w:val="007A0932"/>
    <w:rsid w:val="007A0B34"/>
    <w:rsid w:val="007A0E51"/>
    <w:rsid w:val="007A0EF4"/>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B4B"/>
    <w:rsid w:val="007D4E17"/>
    <w:rsid w:val="007D69D8"/>
    <w:rsid w:val="007D7578"/>
    <w:rsid w:val="007D784E"/>
    <w:rsid w:val="007E0A0A"/>
    <w:rsid w:val="007E64ED"/>
    <w:rsid w:val="007E76C0"/>
    <w:rsid w:val="007E7D0A"/>
    <w:rsid w:val="007F1E08"/>
    <w:rsid w:val="0080158F"/>
    <w:rsid w:val="0080218A"/>
    <w:rsid w:val="008030DF"/>
    <w:rsid w:val="00803E2B"/>
    <w:rsid w:val="0080466C"/>
    <w:rsid w:val="00804910"/>
    <w:rsid w:val="008054B5"/>
    <w:rsid w:val="00805C6B"/>
    <w:rsid w:val="00805DF1"/>
    <w:rsid w:val="0080662F"/>
    <w:rsid w:val="00807A3E"/>
    <w:rsid w:val="008155A6"/>
    <w:rsid w:val="00817BCA"/>
    <w:rsid w:val="008211BE"/>
    <w:rsid w:val="00825C6F"/>
    <w:rsid w:val="00830C1A"/>
    <w:rsid w:val="00833029"/>
    <w:rsid w:val="0083330E"/>
    <w:rsid w:val="00833F14"/>
    <w:rsid w:val="00834EA5"/>
    <w:rsid w:val="0083564B"/>
    <w:rsid w:val="00835835"/>
    <w:rsid w:val="008362F0"/>
    <w:rsid w:val="0083672F"/>
    <w:rsid w:val="0083784D"/>
    <w:rsid w:val="0084003C"/>
    <w:rsid w:val="00850432"/>
    <w:rsid w:val="0085122F"/>
    <w:rsid w:val="008538C8"/>
    <w:rsid w:val="008542B7"/>
    <w:rsid w:val="00857472"/>
    <w:rsid w:val="00860214"/>
    <w:rsid w:val="00860B54"/>
    <w:rsid w:val="00862E4D"/>
    <w:rsid w:val="00863218"/>
    <w:rsid w:val="00863F70"/>
    <w:rsid w:val="0086556A"/>
    <w:rsid w:val="0087002D"/>
    <w:rsid w:val="008706E0"/>
    <w:rsid w:val="00870DCB"/>
    <w:rsid w:val="008754EA"/>
    <w:rsid w:val="00881453"/>
    <w:rsid w:val="00882698"/>
    <w:rsid w:val="00882B73"/>
    <w:rsid w:val="00883190"/>
    <w:rsid w:val="008833B3"/>
    <w:rsid w:val="0088440D"/>
    <w:rsid w:val="008852B8"/>
    <w:rsid w:val="0089035B"/>
    <w:rsid w:val="00890740"/>
    <w:rsid w:val="00897796"/>
    <w:rsid w:val="00897810"/>
    <w:rsid w:val="00897AB2"/>
    <w:rsid w:val="008A1107"/>
    <w:rsid w:val="008A1F96"/>
    <w:rsid w:val="008A359E"/>
    <w:rsid w:val="008A6401"/>
    <w:rsid w:val="008A6488"/>
    <w:rsid w:val="008A6CE7"/>
    <w:rsid w:val="008B1BC4"/>
    <w:rsid w:val="008B7AAC"/>
    <w:rsid w:val="008C1CCA"/>
    <w:rsid w:val="008C2709"/>
    <w:rsid w:val="008C57BC"/>
    <w:rsid w:val="008C7E78"/>
    <w:rsid w:val="008D00B2"/>
    <w:rsid w:val="008E17B4"/>
    <w:rsid w:val="008E2F19"/>
    <w:rsid w:val="008E3834"/>
    <w:rsid w:val="008E45E0"/>
    <w:rsid w:val="008E4BF0"/>
    <w:rsid w:val="008E5C88"/>
    <w:rsid w:val="008E5F07"/>
    <w:rsid w:val="008F0987"/>
    <w:rsid w:val="008F1E52"/>
    <w:rsid w:val="008F3623"/>
    <w:rsid w:val="008F3F58"/>
    <w:rsid w:val="008F5BD3"/>
    <w:rsid w:val="008F7240"/>
    <w:rsid w:val="00900BAB"/>
    <w:rsid w:val="00900C8A"/>
    <w:rsid w:val="0090325B"/>
    <w:rsid w:val="00904AF3"/>
    <w:rsid w:val="00905C28"/>
    <w:rsid w:val="00906D2A"/>
    <w:rsid w:val="00907944"/>
    <w:rsid w:val="0091268D"/>
    <w:rsid w:val="00912BCC"/>
    <w:rsid w:val="00913680"/>
    <w:rsid w:val="00914B9D"/>
    <w:rsid w:val="00915AFD"/>
    <w:rsid w:val="00915B3A"/>
    <w:rsid w:val="00916597"/>
    <w:rsid w:val="009177A3"/>
    <w:rsid w:val="009230DE"/>
    <w:rsid w:val="0092338D"/>
    <w:rsid w:val="00924FE7"/>
    <w:rsid w:val="00925889"/>
    <w:rsid w:val="009300B6"/>
    <w:rsid w:val="009304A6"/>
    <w:rsid w:val="0093296D"/>
    <w:rsid w:val="009329D2"/>
    <w:rsid w:val="00934630"/>
    <w:rsid w:val="00935701"/>
    <w:rsid w:val="00936A60"/>
    <w:rsid w:val="00937092"/>
    <w:rsid w:val="00937D97"/>
    <w:rsid w:val="00941E46"/>
    <w:rsid w:val="00942F80"/>
    <w:rsid w:val="00943D75"/>
    <w:rsid w:val="00943F21"/>
    <w:rsid w:val="00944734"/>
    <w:rsid w:val="00944CDF"/>
    <w:rsid w:val="00947BFF"/>
    <w:rsid w:val="00951A39"/>
    <w:rsid w:val="00952411"/>
    <w:rsid w:val="00953072"/>
    <w:rsid w:val="009564AC"/>
    <w:rsid w:val="0095760F"/>
    <w:rsid w:val="00957686"/>
    <w:rsid w:val="00960BA6"/>
    <w:rsid w:val="0096226B"/>
    <w:rsid w:val="00964E49"/>
    <w:rsid w:val="00965FAA"/>
    <w:rsid w:val="00966026"/>
    <w:rsid w:val="00967518"/>
    <w:rsid w:val="009732EE"/>
    <w:rsid w:val="00974865"/>
    <w:rsid w:val="0097606E"/>
    <w:rsid w:val="00977D66"/>
    <w:rsid w:val="009814BB"/>
    <w:rsid w:val="0098222C"/>
    <w:rsid w:val="009824AD"/>
    <w:rsid w:val="0098315D"/>
    <w:rsid w:val="00983480"/>
    <w:rsid w:val="00983F9B"/>
    <w:rsid w:val="00985386"/>
    <w:rsid w:val="009854FD"/>
    <w:rsid w:val="009864BB"/>
    <w:rsid w:val="00990A90"/>
    <w:rsid w:val="00991C57"/>
    <w:rsid w:val="009940BE"/>
    <w:rsid w:val="009946FB"/>
    <w:rsid w:val="00995831"/>
    <w:rsid w:val="009972CC"/>
    <w:rsid w:val="009A2092"/>
    <w:rsid w:val="009A5E99"/>
    <w:rsid w:val="009A67DE"/>
    <w:rsid w:val="009A73CA"/>
    <w:rsid w:val="009A7725"/>
    <w:rsid w:val="009B2D7C"/>
    <w:rsid w:val="009B5ADF"/>
    <w:rsid w:val="009C096F"/>
    <w:rsid w:val="009C1516"/>
    <w:rsid w:val="009C1A6D"/>
    <w:rsid w:val="009C261B"/>
    <w:rsid w:val="009C4444"/>
    <w:rsid w:val="009C5B97"/>
    <w:rsid w:val="009D140B"/>
    <w:rsid w:val="009D182D"/>
    <w:rsid w:val="009D2FFA"/>
    <w:rsid w:val="009D3597"/>
    <w:rsid w:val="009D41F3"/>
    <w:rsid w:val="009D5821"/>
    <w:rsid w:val="009D63F0"/>
    <w:rsid w:val="009D75C8"/>
    <w:rsid w:val="009D7F8E"/>
    <w:rsid w:val="009E3561"/>
    <w:rsid w:val="009E7ADA"/>
    <w:rsid w:val="009F19C2"/>
    <w:rsid w:val="009F2A2F"/>
    <w:rsid w:val="009F582B"/>
    <w:rsid w:val="009F79AA"/>
    <w:rsid w:val="00A008F7"/>
    <w:rsid w:val="00A00963"/>
    <w:rsid w:val="00A01FAD"/>
    <w:rsid w:val="00A025BD"/>
    <w:rsid w:val="00A0616F"/>
    <w:rsid w:val="00A06D4C"/>
    <w:rsid w:val="00A12510"/>
    <w:rsid w:val="00A15169"/>
    <w:rsid w:val="00A17DFF"/>
    <w:rsid w:val="00A17E5A"/>
    <w:rsid w:val="00A24663"/>
    <w:rsid w:val="00A26F11"/>
    <w:rsid w:val="00A309A4"/>
    <w:rsid w:val="00A34795"/>
    <w:rsid w:val="00A3493C"/>
    <w:rsid w:val="00A357FE"/>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62779"/>
    <w:rsid w:val="00A62CF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38B2"/>
    <w:rsid w:val="00A94972"/>
    <w:rsid w:val="00A97496"/>
    <w:rsid w:val="00AA09A4"/>
    <w:rsid w:val="00AA2510"/>
    <w:rsid w:val="00AA60AB"/>
    <w:rsid w:val="00AA760B"/>
    <w:rsid w:val="00AB02F6"/>
    <w:rsid w:val="00AB1C05"/>
    <w:rsid w:val="00AB2243"/>
    <w:rsid w:val="00AB55B3"/>
    <w:rsid w:val="00AB5E12"/>
    <w:rsid w:val="00AC069B"/>
    <w:rsid w:val="00AC2E6D"/>
    <w:rsid w:val="00AC4940"/>
    <w:rsid w:val="00AC50C0"/>
    <w:rsid w:val="00AC57DD"/>
    <w:rsid w:val="00AC7276"/>
    <w:rsid w:val="00AD03FA"/>
    <w:rsid w:val="00AD0ADB"/>
    <w:rsid w:val="00AD2F22"/>
    <w:rsid w:val="00AD2F7B"/>
    <w:rsid w:val="00AD4404"/>
    <w:rsid w:val="00AD4CD1"/>
    <w:rsid w:val="00AD6A79"/>
    <w:rsid w:val="00AD6FFE"/>
    <w:rsid w:val="00AD70C6"/>
    <w:rsid w:val="00AD721A"/>
    <w:rsid w:val="00AD7B79"/>
    <w:rsid w:val="00AE03D5"/>
    <w:rsid w:val="00AE0551"/>
    <w:rsid w:val="00AE0A35"/>
    <w:rsid w:val="00AE2B8F"/>
    <w:rsid w:val="00AE2C19"/>
    <w:rsid w:val="00AE58D1"/>
    <w:rsid w:val="00AE73D8"/>
    <w:rsid w:val="00AE7556"/>
    <w:rsid w:val="00AF1433"/>
    <w:rsid w:val="00AF2EC4"/>
    <w:rsid w:val="00AF3FE7"/>
    <w:rsid w:val="00AF7CAA"/>
    <w:rsid w:val="00B001BB"/>
    <w:rsid w:val="00B01C19"/>
    <w:rsid w:val="00B01D9E"/>
    <w:rsid w:val="00B05CB9"/>
    <w:rsid w:val="00B074FD"/>
    <w:rsid w:val="00B07984"/>
    <w:rsid w:val="00B10B50"/>
    <w:rsid w:val="00B11BF7"/>
    <w:rsid w:val="00B11EF1"/>
    <w:rsid w:val="00B122FD"/>
    <w:rsid w:val="00B12EC1"/>
    <w:rsid w:val="00B16E7C"/>
    <w:rsid w:val="00B1735D"/>
    <w:rsid w:val="00B17B8A"/>
    <w:rsid w:val="00B21279"/>
    <w:rsid w:val="00B2140E"/>
    <w:rsid w:val="00B22614"/>
    <w:rsid w:val="00B22E85"/>
    <w:rsid w:val="00B25170"/>
    <w:rsid w:val="00B307BE"/>
    <w:rsid w:val="00B30A20"/>
    <w:rsid w:val="00B34D15"/>
    <w:rsid w:val="00B34E77"/>
    <w:rsid w:val="00B359C9"/>
    <w:rsid w:val="00B35A01"/>
    <w:rsid w:val="00B35E64"/>
    <w:rsid w:val="00B3767E"/>
    <w:rsid w:val="00B37963"/>
    <w:rsid w:val="00B400C3"/>
    <w:rsid w:val="00B40A17"/>
    <w:rsid w:val="00B41BD3"/>
    <w:rsid w:val="00B41CA4"/>
    <w:rsid w:val="00B427B1"/>
    <w:rsid w:val="00B4379D"/>
    <w:rsid w:val="00B437A4"/>
    <w:rsid w:val="00B43E85"/>
    <w:rsid w:val="00B44442"/>
    <w:rsid w:val="00B44471"/>
    <w:rsid w:val="00B4486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3D67"/>
    <w:rsid w:val="00B64BAF"/>
    <w:rsid w:val="00B66461"/>
    <w:rsid w:val="00B67915"/>
    <w:rsid w:val="00B70897"/>
    <w:rsid w:val="00B734D3"/>
    <w:rsid w:val="00B74CBB"/>
    <w:rsid w:val="00B7596F"/>
    <w:rsid w:val="00B7667C"/>
    <w:rsid w:val="00B8247D"/>
    <w:rsid w:val="00B827FE"/>
    <w:rsid w:val="00B832E8"/>
    <w:rsid w:val="00B83B38"/>
    <w:rsid w:val="00B849A3"/>
    <w:rsid w:val="00B87A50"/>
    <w:rsid w:val="00B91200"/>
    <w:rsid w:val="00B92220"/>
    <w:rsid w:val="00B95361"/>
    <w:rsid w:val="00B9593F"/>
    <w:rsid w:val="00B9612C"/>
    <w:rsid w:val="00B96316"/>
    <w:rsid w:val="00B964BD"/>
    <w:rsid w:val="00B967E3"/>
    <w:rsid w:val="00BA026A"/>
    <w:rsid w:val="00BA2E6A"/>
    <w:rsid w:val="00BA3283"/>
    <w:rsid w:val="00BA3828"/>
    <w:rsid w:val="00BA63E4"/>
    <w:rsid w:val="00BA66EC"/>
    <w:rsid w:val="00BB0B55"/>
    <w:rsid w:val="00BB329A"/>
    <w:rsid w:val="00BB3B34"/>
    <w:rsid w:val="00BB7AB5"/>
    <w:rsid w:val="00BC086B"/>
    <w:rsid w:val="00BC2A28"/>
    <w:rsid w:val="00BC3D06"/>
    <w:rsid w:val="00BC41ED"/>
    <w:rsid w:val="00BC4BBB"/>
    <w:rsid w:val="00BC5C24"/>
    <w:rsid w:val="00BD202F"/>
    <w:rsid w:val="00BD2C86"/>
    <w:rsid w:val="00BD52CD"/>
    <w:rsid w:val="00BD61A6"/>
    <w:rsid w:val="00BD621B"/>
    <w:rsid w:val="00BD6305"/>
    <w:rsid w:val="00BD73B3"/>
    <w:rsid w:val="00BD746C"/>
    <w:rsid w:val="00BD79EF"/>
    <w:rsid w:val="00BE04C2"/>
    <w:rsid w:val="00BE0793"/>
    <w:rsid w:val="00BE0944"/>
    <w:rsid w:val="00BE6686"/>
    <w:rsid w:val="00BE6883"/>
    <w:rsid w:val="00BE77C2"/>
    <w:rsid w:val="00BF0C35"/>
    <w:rsid w:val="00BF0ED0"/>
    <w:rsid w:val="00BF1318"/>
    <w:rsid w:val="00BF1ECB"/>
    <w:rsid w:val="00BF2076"/>
    <w:rsid w:val="00BF3C70"/>
    <w:rsid w:val="00BF5AB9"/>
    <w:rsid w:val="00BF73B1"/>
    <w:rsid w:val="00C03948"/>
    <w:rsid w:val="00C04C33"/>
    <w:rsid w:val="00C07A15"/>
    <w:rsid w:val="00C1087F"/>
    <w:rsid w:val="00C11EF2"/>
    <w:rsid w:val="00C12299"/>
    <w:rsid w:val="00C13D88"/>
    <w:rsid w:val="00C16C06"/>
    <w:rsid w:val="00C2080C"/>
    <w:rsid w:val="00C209FE"/>
    <w:rsid w:val="00C21DB0"/>
    <w:rsid w:val="00C21E49"/>
    <w:rsid w:val="00C225D0"/>
    <w:rsid w:val="00C22AA0"/>
    <w:rsid w:val="00C24A48"/>
    <w:rsid w:val="00C261F8"/>
    <w:rsid w:val="00C26758"/>
    <w:rsid w:val="00C27D4A"/>
    <w:rsid w:val="00C304C7"/>
    <w:rsid w:val="00C30769"/>
    <w:rsid w:val="00C31E28"/>
    <w:rsid w:val="00C3262D"/>
    <w:rsid w:val="00C32ADD"/>
    <w:rsid w:val="00C34FD4"/>
    <w:rsid w:val="00C362C5"/>
    <w:rsid w:val="00C36A2F"/>
    <w:rsid w:val="00C4278F"/>
    <w:rsid w:val="00C43BD9"/>
    <w:rsid w:val="00C45B55"/>
    <w:rsid w:val="00C45C9D"/>
    <w:rsid w:val="00C46A73"/>
    <w:rsid w:val="00C47018"/>
    <w:rsid w:val="00C47381"/>
    <w:rsid w:val="00C47E0F"/>
    <w:rsid w:val="00C514A9"/>
    <w:rsid w:val="00C51F09"/>
    <w:rsid w:val="00C52DE9"/>
    <w:rsid w:val="00C5542B"/>
    <w:rsid w:val="00C57F79"/>
    <w:rsid w:val="00C61D32"/>
    <w:rsid w:val="00C621A9"/>
    <w:rsid w:val="00C6284D"/>
    <w:rsid w:val="00C63733"/>
    <w:rsid w:val="00C6459A"/>
    <w:rsid w:val="00C64909"/>
    <w:rsid w:val="00C66F72"/>
    <w:rsid w:val="00C67C3E"/>
    <w:rsid w:val="00C71B81"/>
    <w:rsid w:val="00C75BE3"/>
    <w:rsid w:val="00C76B94"/>
    <w:rsid w:val="00C83F83"/>
    <w:rsid w:val="00C86DBE"/>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611D"/>
    <w:rsid w:val="00CC721C"/>
    <w:rsid w:val="00CC7259"/>
    <w:rsid w:val="00CC74C2"/>
    <w:rsid w:val="00CD2812"/>
    <w:rsid w:val="00CD3788"/>
    <w:rsid w:val="00CD4D7C"/>
    <w:rsid w:val="00CD4FE1"/>
    <w:rsid w:val="00CD5F56"/>
    <w:rsid w:val="00CD6D2E"/>
    <w:rsid w:val="00CD7228"/>
    <w:rsid w:val="00CE0118"/>
    <w:rsid w:val="00CE30A8"/>
    <w:rsid w:val="00CE53C0"/>
    <w:rsid w:val="00CE62A0"/>
    <w:rsid w:val="00CE6B94"/>
    <w:rsid w:val="00CE7ED8"/>
    <w:rsid w:val="00CF01B3"/>
    <w:rsid w:val="00CF1C7A"/>
    <w:rsid w:val="00CF3BC0"/>
    <w:rsid w:val="00CF5D3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3577"/>
    <w:rsid w:val="00D2561F"/>
    <w:rsid w:val="00D26927"/>
    <w:rsid w:val="00D26A17"/>
    <w:rsid w:val="00D3005F"/>
    <w:rsid w:val="00D32387"/>
    <w:rsid w:val="00D36F5F"/>
    <w:rsid w:val="00D41733"/>
    <w:rsid w:val="00D42943"/>
    <w:rsid w:val="00D448A5"/>
    <w:rsid w:val="00D454BF"/>
    <w:rsid w:val="00D46826"/>
    <w:rsid w:val="00D46CC2"/>
    <w:rsid w:val="00D47049"/>
    <w:rsid w:val="00D47AF2"/>
    <w:rsid w:val="00D47C89"/>
    <w:rsid w:val="00D50F7A"/>
    <w:rsid w:val="00D5164C"/>
    <w:rsid w:val="00D523FE"/>
    <w:rsid w:val="00D52E8D"/>
    <w:rsid w:val="00D52FC2"/>
    <w:rsid w:val="00D5486E"/>
    <w:rsid w:val="00D54BF5"/>
    <w:rsid w:val="00D57E4A"/>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66BC"/>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E1C"/>
    <w:rsid w:val="00DE6220"/>
    <w:rsid w:val="00DE6402"/>
    <w:rsid w:val="00DE6BC9"/>
    <w:rsid w:val="00DF17A5"/>
    <w:rsid w:val="00DF24F8"/>
    <w:rsid w:val="00DF2693"/>
    <w:rsid w:val="00DF2E6B"/>
    <w:rsid w:val="00DF3BEC"/>
    <w:rsid w:val="00DF40D9"/>
    <w:rsid w:val="00DF47C8"/>
    <w:rsid w:val="00DF645F"/>
    <w:rsid w:val="00DF7AED"/>
    <w:rsid w:val="00E00D2B"/>
    <w:rsid w:val="00E02161"/>
    <w:rsid w:val="00E02D0E"/>
    <w:rsid w:val="00E06654"/>
    <w:rsid w:val="00E13FD2"/>
    <w:rsid w:val="00E165D2"/>
    <w:rsid w:val="00E176C0"/>
    <w:rsid w:val="00E20C85"/>
    <w:rsid w:val="00E21AD2"/>
    <w:rsid w:val="00E22AD3"/>
    <w:rsid w:val="00E24064"/>
    <w:rsid w:val="00E2450D"/>
    <w:rsid w:val="00E24837"/>
    <w:rsid w:val="00E2520C"/>
    <w:rsid w:val="00E30346"/>
    <w:rsid w:val="00E30937"/>
    <w:rsid w:val="00E314FF"/>
    <w:rsid w:val="00E32F34"/>
    <w:rsid w:val="00E336D0"/>
    <w:rsid w:val="00E34725"/>
    <w:rsid w:val="00E3655F"/>
    <w:rsid w:val="00E4176C"/>
    <w:rsid w:val="00E430D6"/>
    <w:rsid w:val="00E43538"/>
    <w:rsid w:val="00E44A97"/>
    <w:rsid w:val="00E44D60"/>
    <w:rsid w:val="00E44F6D"/>
    <w:rsid w:val="00E46E02"/>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747D"/>
    <w:rsid w:val="00E97618"/>
    <w:rsid w:val="00EA3401"/>
    <w:rsid w:val="00EA4C32"/>
    <w:rsid w:val="00EA6F12"/>
    <w:rsid w:val="00EA7F1C"/>
    <w:rsid w:val="00EB115B"/>
    <w:rsid w:val="00EB11F1"/>
    <w:rsid w:val="00EB127C"/>
    <w:rsid w:val="00EB3650"/>
    <w:rsid w:val="00EB42AE"/>
    <w:rsid w:val="00EB6FB5"/>
    <w:rsid w:val="00EC0188"/>
    <w:rsid w:val="00EC06A7"/>
    <w:rsid w:val="00EC0935"/>
    <w:rsid w:val="00EC0CDA"/>
    <w:rsid w:val="00EC6EF9"/>
    <w:rsid w:val="00ED06F1"/>
    <w:rsid w:val="00ED0716"/>
    <w:rsid w:val="00ED0E0D"/>
    <w:rsid w:val="00ED2072"/>
    <w:rsid w:val="00ED2134"/>
    <w:rsid w:val="00EE0694"/>
    <w:rsid w:val="00EE1399"/>
    <w:rsid w:val="00EE175E"/>
    <w:rsid w:val="00EE24A2"/>
    <w:rsid w:val="00EE2DD4"/>
    <w:rsid w:val="00EE3C9F"/>
    <w:rsid w:val="00EE3EF9"/>
    <w:rsid w:val="00EE5351"/>
    <w:rsid w:val="00EE6A08"/>
    <w:rsid w:val="00EF1B4B"/>
    <w:rsid w:val="00EF2E96"/>
    <w:rsid w:val="00EF330C"/>
    <w:rsid w:val="00EF5C44"/>
    <w:rsid w:val="00EF6D7B"/>
    <w:rsid w:val="00EF7368"/>
    <w:rsid w:val="00EF7645"/>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32B"/>
    <w:rsid w:val="00F20CBC"/>
    <w:rsid w:val="00F21DF2"/>
    <w:rsid w:val="00F24850"/>
    <w:rsid w:val="00F25194"/>
    <w:rsid w:val="00F304EE"/>
    <w:rsid w:val="00F33572"/>
    <w:rsid w:val="00F35428"/>
    <w:rsid w:val="00F35BC0"/>
    <w:rsid w:val="00F419AB"/>
    <w:rsid w:val="00F45509"/>
    <w:rsid w:val="00F4578C"/>
    <w:rsid w:val="00F47638"/>
    <w:rsid w:val="00F479B2"/>
    <w:rsid w:val="00F56170"/>
    <w:rsid w:val="00F572C3"/>
    <w:rsid w:val="00F622D8"/>
    <w:rsid w:val="00F630AC"/>
    <w:rsid w:val="00F636CA"/>
    <w:rsid w:val="00F6380F"/>
    <w:rsid w:val="00F64405"/>
    <w:rsid w:val="00F65BD6"/>
    <w:rsid w:val="00F65D6B"/>
    <w:rsid w:val="00F66CEC"/>
    <w:rsid w:val="00F701F6"/>
    <w:rsid w:val="00F7044D"/>
    <w:rsid w:val="00F707EB"/>
    <w:rsid w:val="00F70DD1"/>
    <w:rsid w:val="00F71238"/>
    <w:rsid w:val="00F732CE"/>
    <w:rsid w:val="00F73465"/>
    <w:rsid w:val="00F73660"/>
    <w:rsid w:val="00F7515C"/>
    <w:rsid w:val="00F7581A"/>
    <w:rsid w:val="00F76CA7"/>
    <w:rsid w:val="00F813C8"/>
    <w:rsid w:val="00F82F29"/>
    <w:rsid w:val="00F85D59"/>
    <w:rsid w:val="00F91D42"/>
    <w:rsid w:val="00F9296B"/>
    <w:rsid w:val="00F93519"/>
    <w:rsid w:val="00F935A9"/>
    <w:rsid w:val="00F941D4"/>
    <w:rsid w:val="00FA052A"/>
    <w:rsid w:val="00FA4DD8"/>
    <w:rsid w:val="00FA53E4"/>
    <w:rsid w:val="00FA5F3C"/>
    <w:rsid w:val="00FA6678"/>
    <w:rsid w:val="00FB0C2C"/>
    <w:rsid w:val="00FB2671"/>
    <w:rsid w:val="00FB2824"/>
    <w:rsid w:val="00FB31C3"/>
    <w:rsid w:val="00FB3C33"/>
    <w:rsid w:val="00FB620E"/>
    <w:rsid w:val="00FB6B81"/>
    <w:rsid w:val="00FC110A"/>
    <w:rsid w:val="00FC1C0A"/>
    <w:rsid w:val="00FC2280"/>
    <w:rsid w:val="00FC3700"/>
    <w:rsid w:val="00FC5FD3"/>
    <w:rsid w:val="00FC61C6"/>
    <w:rsid w:val="00FC6CCC"/>
    <w:rsid w:val="00FC7B7A"/>
    <w:rsid w:val="00FD00B9"/>
    <w:rsid w:val="00FD1DF3"/>
    <w:rsid w:val="00FD25EA"/>
    <w:rsid w:val="00FD4109"/>
    <w:rsid w:val="00FD47FA"/>
    <w:rsid w:val="00FD4AA0"/>
    <w:rsid w:val="00FE0C03"/>
    <w:rsid w:val="00FE10BB"/>
    <w:rsid w:val="00FE27EB"/>
    <w:rsid w:val="00FE2852"/>
    <w:rsid w:val="00FE325D"/>
    <w:rsid w:val="00FE52CB"/>
    <w:rsid w:val="00FE7602"/>
    <w:rsid w:val="00FF0211"/>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49DF5"/>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025D"/>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2CD3E9-6D45-4F57-B190-37EC442C0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11607</TotalTime>
  <Pages>77</Pages>
  <Words>25246</Words>
  <Characters>138858</Characters>
  <Application>Microsoft Office Word</Application>
  <DocSecurity>0</DocSecurity>
  <Lines>1157</Lines>
  <Paragraphs>327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1293</cp:revision>
  <dcterms:created xsi:type="dcterms:W3CDTF">2019-12-11T06:12:00Z</dcterms:created>
  <dcterms:modified xsi:type="dcterms:W3CDTF">2020-06-08T11:45:00Z</dcterms:modified>
</cp:coreProperties>
</file>