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550065"/>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End w:id="9"/>
      <w:bookmarkEnd w:id="10"/>
    </w:p>
    <w:bookmarkStart w:id="11" w:name="_Toc42550067"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1"/>
        </w:p>
        <w:p w:rsidR="00F4343F" w:rsidRDefault="00924FE7">
          <w:pPr>
            <w:pStyle w:val="TM1"/>
            <w:tabs>
              <w:tab w:val="left" w:pos="440"/>
              <w:tab w:val="right" w:leader="dot" w:pos="9736"/>
            </w:tabs>
            <w:rPr>
              <w:ins w:id="12" w:author="Arthur Parmentier" w:date="2020-06-08T23:06: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3" w:author="Arthur Parmentier" w:date="2020-06-07T15:27:00Z">
                <w:rPr>
                  <w:b w:val="0"/>
                  <w:bCs w:val="0"/>
                  <w:i w:val="0"/>
                  <w:iCs w:val="0"/>
                  <w:sz w:val="22"/>
                  <w:szCs w:val="22"/>
                </w:rPr>
              </w:rPrChange>
            </w:rPr>
            <w:fldChar w:fldCharType="separate"/>
          </w:r>
          <w:ins w:id="14" w:author="Arthur Parmentier" w:date="2020-06-08T23:06:00Z">
            <w:r w:rsidR="00F4343F" w:rsidRPr="00D777C5">
              <w:rPr>
                <w:rStyle w:val="Lienhypertexte"/>
                <w:noProof/>
              </w:rPr>
              <w:fldChar w:fldCharType="begin"/>
            </w:r>
            <w:r w:rsidR="00F4343F" w:rsidRPr="00D777C5">
              <w:rPr>
                <w:rStyle w:val="Lienhypertexte"/>
                <w:noProof/>
              </w:rPr>
              <w:instrText xml:space="preserve"> </w:instrText>
            </w:r>
            <w:r w:rsidR="00F4343F">
              <w:rPr>
                <w:noProof/>
              </w:rPr>
              <w:instrText>HYPERLINK \l "_Toc42550065"</w:instrText>
            </w:r>
            <w:r w:rsidR="00F4343F" w:rsidRPr="00D777C5">
              <w:rPr>
                <w:rStyle w:val="Lienhypertexte"/>
                <w:noProof/>
              </w:rPr>
              <w:instrText xml:space="preserve"> </w:instrText>
            </w:r>
            <w:r w:rsidR="00F4343F" w:rsidRPr="00D777C5">
              <w:rPr>
                <w:rStyle w:val="Lienhypertexte"/>
                <w:noProof/>
              </w:rPr>
              <w:fldChar w:fldCharType="separate"/>
            </w:r>
            <w:r w:rsidR="00F4343F" w:rsidRPr="00D777C5">
              <w:rPr>
                <w:rStyle w:val="Lienhypertexte"/>
                <w:noProof/>
              </w:rPr>
              <w:t>I.</w:t>
            </w:r>
            <w:r w:rsidR="00F4343F">
              <w:rPr>
                <w:rFonts w:eastAsiaTheme="minorEastAsia" w:cstheme="minorBidi"/>
                <w:b w:val="0"/>
                <w:bCs w:val="0"/>
                <w:i w:val="0"/>
                <w:iCs w:val="0"/>
                <w:noProof/>
                <w:sz w:val="22"/>
                <w:szCs w:val="22"/>
                <w:lang w:val="fr-FR"/>
              </w:rPr>
              <w:tab/>
            </w:r>
            <w:r w:rsidR="00F4343F" w:rsidRPr="00D777C5">
              <w:rPr>
                <w:rStyle w:val="Lienhypertexte"/>
                <w:noProof/>
              </w:rPr>
              <w:t>Introduction</w:t>
            </w:r>
            <w:r w:rsidR="00F4343F">
              <w:rPr>
                <w:noProof/>
                <w:webHidden/>
              </w:rPr>
              <w:tab/>
            </w:r>
            <w:r w:rsidR="00F4343F">
              <w:rPr>
                <w:noProof/>
                <w:webHidden/>
              </w:rPr>
              <w:fldChar w:fldCharType="begin"/>
            </w:r>
            <w:r w:rsidR="00F4343F">
              <w:rPr>
                <w:noProof/>
                <w:webHidden/>
              </w:rPr>
              <w:instrText xml:space="preserve"> PAGEREF _Toc42550065 \h </w:instrText>
            </w:r>
          </w:ins>
          <w:r w:rsidR="00F4343F">
            <w:rPr>
              <w:noProof/>
              <w:webHidden/>
            </w:rPr>
          </w:r>
          <w:r w:rsidR="00F4343F">
            <w:rPr>
              <w:noProof/>
              <w:webHidden/>
            </w:rPr>
            <w:fldChar w:fldCharType="separate"/>
          </w:r>
          <w:ins w:id="15" w:author="Arthur Parmentier" w:date="2020-06-08T23:06:00Z">
            <w:r w:rsidR="00F4343F">
              <w:rPr>
                <w:noProof/>
                <w:webHidden/>
              </w:rPr>
              <w:t>2</w:t>
            </w:r>
            <w:r w:rsidR="00F4343F">
              <w:rPr>
                <w:noProof/>
                <w:webHidden/>
              </w:rPr>
              <w:fldChar w:fldCharType="end"/>
            </w:r>
            <w:r w:rsidR="00F4343F" w:rsidRPr="00D777C5">
              <w:rPr>
                <w:rStyle w:val="Lienhypertexte"/>
                <w:noProof/>
              </w:rPr>
              <w:fldChar w:fldCharType="end"/>
            </w:r>
          </w:ins>
        </w:p>
        <w:p w:rsidR="00F4343F" w:rsidRDefault="00F4343F">
          <w:pPr>
            <w:pStyle w:val="TM1"/>
            <w:tabs>
              <w:tab w:val="left" w:pos="440"/>
              <w:tab w:val="right" w:leader="dot" w:pos="9736"/>
            </w:tabs>
            <w:rPr>
              <w:ins w:id="16" w:author="Arthur Parmentier" w:date="2020-06-08T23:06:00Z"/>
              <w:rFonts w:eastAsiaTheme="minorEastAsia" w:cstheme="minorBidi"/>
              <w:b w:val="0"/>
              <w:bCs w:val="0"/>
              <w:i w:val="0"/>
              <w:iCs w:val="0"/>
              <w:noProof/>
              <w:sz w:val="22"/>
              <w:szCs w:val="22"/>
              <w:lang w:val="fr-FR"/>
            </w:rPr>
          </w:pPr>
          <w:ins w:id="1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w:t>
            </w:r>
            <w:r>
              <w:rPr>
                <w:rFonts w:eastAsiaTheme="minorEastAsia" w:cstheme="minorBidi"/>
                <w:b w:val="0"/>
                <w:bCs w:val="0"/>
                <w:i w:val="0"/>
                <w:iCs w:val="0"/>
                <w:noProof/>
                <w:sz w:val="22"/>
                <w:szCs w:val="22"/>
                <w:lang w:val="fr-FR"/>
              </w:rPr>
              <w:tab/>
            </w:r>
            <w:r w:rsidRPr="00D777C5">
              <w:rPr>
                <w:rStyle w:val="Lienhypertexte"/>
                <w:noProof/>
              </w:rPr>
              <w:t>Table des matières</w:t>
            </w:r>
            <w:r>
              <w:rPr>
                <w:noProof/>
                <w:webHidden/>
              </w:rPr>
              <w:tab/>
            </w:r>
            <w:r>
              <w:rPr>
                <w:noProof/>
                <w:webHidden/>
              </w:rPr>
              <w:fldChar w:fldCharType="begin"/>
            </w:r>
            <w:r>
              <w:rPr>
                <w:noProof/>
                <w:webHidden/>
              </w:rPr>
              <w:instrText xml:space="preserve"> PAGEREF _Toc42550067 \h </w:instrText>
            </w:r>
          </w:ins>
          <w:r>
            <w:rPr>
              <w:noProof/>
              <w:webHidden/>
            </w:rPr>
          </w:r>
          <w:r>
            <w:rPr>
              <w:noProof/>
              <w:webHidden/>
            </w:rPr>
            <w:fldChar w:fldCharType="separate"/>
          </w:r>
          <w:ins w:id="18" w:author="Arthur Parmentier" w:date="2020-06-08T23:06:00Z">
            <w:r>
              <w:rPr>
                <w:noProof/>
                <w:webHidden/>
              </w:rPr>
              <w:t>3</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9" w:author="Arthur Parmentier" w:date="2020-06-08T23:06:00Z"/>
              <w:rFonts w:eastAsiaTheme="minorEastAsia" w:cstheme="minorBidi"/>
              <w:b w:val="0"/>
              <w:bCs w:val="0"/>
              <w:i w:val="0"/>
              <w:iCs w:val="0"/>
              <w:noProof/>
              <w:sz w:val="22"/>
              <w:szCs w:val="22"/>
              <w:lang w:val="fr-FR"/>
            </w:rPr>
          </w:pPr>
          <w:ins w:id="2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"_Toc42550069"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III.</w:t>
            </w:r>
            <w:r>
              <w:rPr>
                <w:rFonts w:eastAsiaTheme="minorEastAsia" w:cstheme="minorBidi"/>
                <w:b w:val="0"/>
                <w:bCs w:val="0"/>
                <w:i w:val="0"/>
                <w:iCs w:val="0"/>
                <w:noProof/>
                <w:sz w:val="22"/>
                <w:szCs w:val="22"/>
                <w:lang w:val="fr-FR"/>
              </w:rPr>
              <w:tab/>
            </w:r>
            <w:r w:rsidRPr="00D777C5">
              <w:rPr>
                <w:rStyle w:val="Lienhypertexte"/>
                <w:noProof/>
              </w:rPr>
              <w:t>A brief history of Soundpainting</w:t>
            </w:r>
            <w:r>
              <w:rPr>
                <w:noProof/>
                <w:webHidden/>
              </w:rPr>
              <w:tab/>
            </w:r>
            <w:r>
              <w:rPr>
                <w:noProof/>
                <w:webHidden/>
              </w:rPr>
              <w:fldChar w:fldCharType="begin"/>
            </w:r>
            <w:r>
              <w:rPr>
                <w:noProof/>
                <w:webHidden/>
              </w:rPr>
              <w:instrText xml:space="preserve"> PAGEREF _Toc42550069 \h </w:instrText>
            </w:r>
          </w:ins>
          <w:r>
            <w:rPr>
              <w:noProof/>
              <w:webHidden/>
            </w:rPr>
          </w:r>
          <w:r>
            <w:rPr>
              <w:noProof/>
              <w:webHidden/>
            </w:rPr>
            <w:fldChar w:fldCharType="separate"/>
          </w:r>
          <w:ins w:id="21"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2" w:author="Arthur Parmentier" w:date="2020-06-08T23:06:00Z"/>
              <w:rFonts w:eastAsiaTheme="minorEastAsia" w:cstheme="minorBidi"/>
              <w:b w:val="0"/>
              <w:bCs w:val="0"/>
              <w:noProof/>
              <w:lang w:val="fr-FR"/>
            </w:rPr>
          </w:pPr>
          <w:ins w:id="2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Back in Woodstock 1974: emergence in emergency</w:t>
            </w:r>
            <w:r>
              <w:rPr>
                <w:noProof/>
                <w:webHidden/>
              </w:rPr>
              <w:tab/>
            </w:r>
            <w:r>
              <w:rPr>
                <w:noProof/>
                <w:webHidden/>
              </w:rPr>
              <w:fldChar w:fldCharType="begin"/>
            </w:r>
            <w:r>
              <w:rPr>
                <w:noProof/>
                <w:webHidden/>
              </w:rPr>
              <w:instrText xml:space="preserve"> PAGEREF _Toc42550070 \h </w:instrText>
            </w:r>
          </w:ins>
          <w:r>
            <w:rPr>
              <w:noProof/>
              <w:webHidden/>
            </w:rPr>
          </w:r>
          <w:r>
            <w:rPr>
              <w:noProof/>
              <w:webHidden/>
            </w:rPr>
            <w:fldChar w:fldCharType="separate"/>
          </w:r>
          <w:ins w:id="24" w:author="Arthur Parmentier" w:date="2020-06-08T23:06:00Z">
            <w:r>
              <w:rPr>
                <w:noProof/>
                <w:webHidden/>
              </w:rPr>
              <w:t>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5" w:author="Arthur Parmentier" w:date="2020-06-08T23:06:00Z"/>
              <w:rFonts w:eastAsiaTheme="minorEastAsia" w:cstheme="minorBidi"/>
              <w:b w:val="0"/>
              <w:bCs w:val="0"/>
              <w:noProof/>
              <w:lang w:val="fr-FR"/>
            </w:rPr>
          </w:pPr>
          <w:ins w:id="2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Developments</w:t>
            </w:r>
            <w:r>
              <w:rPr>
                <w:noProof/>
                <w:webHidden/>
              </w:rPr>
              <w:tab/>
            </w:r>
            <w:r>
              <w:rPr>
                <w:noProof/>
                <w:webHidden/>
              </w:rPr>
              <w:fldChar w:fldCharType="begin"/>
            </w:r>
            <w:r>
              <w:rPr>
                <w:noProof/>
                <w:webHidden/>
              </w:rPr>
              <w:instrText xml:space="preserve"> PAGEREF _Toc42550071 \h </w:instrText>
            </w:r>
          </w:ins>
          <w:r>
            <w:rPr>
              <w:noProof/>
              <w:webHidden/>
            </w:rPr>
          </w:r>
          <w:r>
            <w:rPr>
              <w:noProof/>
              <w:webHidden/>
            </w:rPr>
            <w:fldChar w:fldCharType="separate"/>
          </w:r>
          <w:ins w:id="27"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8" w:author="Arthur Parmentier" w:date="2020-06-08T23:06:00Z"/>
              <w:rFonts w:eastAsiaTheme="minorEastAsia" w:cstheme="minorBidi"/>
              <w:noProof/>
              <w:sz w:val="22"/>
              <w:szCs w:val="22"/>
              <w:lang w:val="fr-FR"/>
            </w:rPr>
          </w:pPr>
          <w:ins w:id="2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multidisciplinary language</w:t>
            </w:r>
            <w:r>
              <w:rPr>
                <w:noProof/>
                <w:webHidden/>
              </w:rPr>
              <w:tab/>
            </w:r>
            <w:r>
              <w:rPr>
                <w:noProof/>
                <w:webHidden/>
              </w:rPr>
              <w:fldChar w:fldCharType="begin"/>
            </w:r>
            <w:r>
              <w:rPr>
                <w:noProof/>
                <w:webHidden/>
              </w:rPr>
              <w:instrText xml:space="preserve"> PAGEREF _Toc42550076 \h </w:instrText>
            </w:r>
          </w:ins>
          <w:r>
            <w:rPr>
              <w:noProof/>
              <w:webHidden/>
            </w:rPr>
          </w:r>
          <w:r>
            <w:rPr>
              <w:noProof/>
              <w:webHidden/>
            </w:rPr>
            <w:fldChar w:fldCharType="separate"/>
          </w:r>
          <w:ins w:id="30" w:author="Arthur Parmentier" w:date="2020-06-08T23:06:00Z">
            <w:r>
              <w:rPr>
                <w:noProof/>
                <w:webHidden/>
              </w:rPr>
              <w:t>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1" w:author="Arthur Parmentier" w:date="2020-06-08T23:06:00Z"/>
              <w:rFonts w:eastAsiaTheme="minorEastAsia" w:cstheme="minorBidi"/>
              <w:noProof/>
              <w:sz w:val="22"/>
              <w:szCs w:val="22"/>
              <w:lang w:val="fr-FR"/>
            </w:rPr>
          </w:pPr>
          <w:ins w:id="3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Fertility in Europe, worldwide spread in Western societies, the construction of a community and the beginning of the normalization of SP</w:t>
            </w:r>
            <w:r>
              <w:rPr>
                <w:noProof/>
                <w:webHidden/>
              </w:rPr>
              <w:tab/>
            </w:r>
            <w:r>
              <w:rPr>
                <w:noProof/>
                <w:webHidden/>
              </w:rPr>
              <w:fldChar w:fldCharType="begin"/>
            </w:r>
            <w:r>
              <w:rPr>
                <w:noProof/>
                <w:webHidden/>
              </w:rPr>
              <w:instrText xml:space="preserve"> PAGEREF _Toc42550078 \h </w:instrText>
            </w:r>
          </w:ins>
          <w:r>
            <w:rPr>
              <w:noProof/>
              <w:webHidden/>
            </w:rPr>
          </w:r>
          <w:r>
            <w:rPr>
              <w:noProof/>
              <w:webHidden/>
            </w:rPr>
            <w:fldChar w:fldCharType="separate"/>
          </w:r>
          <w:ins w:id="33" w:author="Arthur Parmentier" w:date="2020-06-08T23:06:00Z">
            <w:r>
              <w:rPr>
                <w:noProof/>
                <w:webHidden/>
              </w:rPr>
              <w:t>8</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34" w:author="Arthur Parmentier" w:date="2020-06-08T23:06:00Z"/>
              <w:rFonts w:eastAsiaTheme="minorEastAsia" w:cstheme="minorBidi"/>
              <w:noProof/>
              <w:sz w:val="22"/>
              <w:szCs w:val="22"/>
              <w:lang w:val="fr-FR"/>
            </w:rPr>
          </w:pPr>
          <w:ins w:id="3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"_Toc42550079"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revisited orchestra</w:t>
            </w:r>
            <w:r>
              <w:rPr>
                <w:noProof/>
                <w:webHidden/>
              </w:rPr>
              <w:tab/>
            </w:r>
            <w:r>
              <w:rPr>
                <w:noProof/>
                <w:webHidden/>
              </w:rPr>
              <w:fldChar w:fldCharType="begin"/>
            </w:r>
            <w:r>
              <w:rPr>
                <w:noProof/>
                <w:webHidden/>
              </w:rPr>
              <w:instrText xml:space="preserve"> PAGEREF _Toc42550079 \h </w:instrText>
            </w:r>
          </w:ins>
          <w:r>
            <w:rPr>
              <w:noProof/>
              <w:webHidden/>
            </w:rPr>
          </w:r>
          <w:r>
            <w:rPr>
              <w:noProof/>
              <w:webHidden/>
            </w:rPr>
            <w:fldChar w:fldCharType="separate"/>
          </w:r>
          <w:ins w:id="36" w:author="Arthur Parmentier" w:date="2020-06-08T23:06:00Z">
            <w:r>
              <w:rPr>
                <w:noProof/>
                <w:webHidden/>
              </w:rPr>
              <w:t>9</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37" w:author="Arthur Parmentier" w:date="2020-06-08T23:06:00Z"/>
              <w:rFonts w:eastAsiaTheme="minorEastAsia" w:cstheme="minorBidi"/>
              <w:b w:val="0"/>
              <w:bCs w:val="0"/>
              <w:i w:val="0"/>
              <w:iCs w:val="0"/>
              <w:noProof/>
              <w:sz w:val="22"/>
              <w:szCs w:val="22"/>
              <w:lang w:val="fr-FR"/>
            </w:rPr>
          </w:pPr>
          <w:ins w:id="3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IV.</w:t>
            </w:r>
            <w:r>
              <w:rPr>
                <w:rFonts w:eastAsiaTheme="minorEastAsia" w:cstheme="minorBidi"/>
                <w:b w:val="0"/>
                <w:bCs w:val="0"/>
                <w:i w:val="0"/>
                <w:iCs w:val="0"/>
                <w:noProof/>
                <w:sz w:val="22"/>
                <w:szCs w:val="22"/>
                <w:lang w:val="fr-FR"/>
              </w:rPr>
              <w:tab/>
            </w:r>
            <w:r w:rsidRPr="00D777C5">
              <w:rPr>
                <w:rStyle w:val="Lienhypertexte"/>
                <w:noProof/>
              </w:rPr>
              <w:t>Historical and theoretical context</w:t>
            </w:r>
            <w:r>
              <w:rPr>
                <w:noProof/>
                <w:webHidden/>
              </w:rPr>
              <w:tab/>
            </w:r>
            <w:r>
              <w:rPr>
                <w:noProof/>
                <w:webHidden/>
              </w:rPr>
              <w:fldChar w:fldCharType="begin"/>
            </w:r>
            <w:r>
              <w:rPr>
                <w:noProof/>
                <w:webHidden/>
              </w:rPr>
              <w:instrText xml:space="preserve"> PAGEREF _Toc42550080 \h </w:instrText>
            </w:r>
          </w:ins>
          <w:r>
            <w:rPr>
              <w:noProof/>
              <w:webHidden/>
            </w:rPr>
          </w:r>
          <w:r>
            <w:rPr>
              <w:noProof/>
              <w:webHidden/>
            </w:rPr>
            <w:fldChar w:fldCharType="separate"/>
          </w:r>
          <w:ins w:id="39"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40" w:author="Arthur Parmentier" w:date="2020-06-08T23:06:00Z"/>
              <w:rFonts w:eastAsiaTheme="minorEastAsia" w:cstheme="minorBidi"/>
              <w:b w:val="0"/>
              <w:bCs w:val="0"/>
              <w:noProof/>
              <w:lang w:val="fr-FR"/>
            </w:rPr>
          </w:pPr>
          <w:ins w:id="4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Signs and linguistics</w:t>
            </w:r>
            <w:r>
              <w:rPr>
                <w:noProof/>
                <w:webHidden/>
              </w:rPr>
              <w:tab/>
            </w:r>
            <w:r>
              <w:rPr>
                <w:noProof/>
                <w:webHidden/>
              </w:rPr>
              <w:fldChar w:fldCharType="begin"/>
            </w:r>
            <w:r>
              <w:rPr>
                <w:noProof/>
                <w:webHidden/>
              </w:rPr>
              <w:instrText xml:space="preserve"> PAGEREF _Toc42550081 \h </w:instrText>
            </w:r>
          </w:ins>
          <w:r>
            <w:rPr>
              <w:noProof/>
              <w:webHidden/>
            </w:rPr>
          </w:r>
          <w:r>
            <w:rPr>
              <w:noProof/>
              <w:webHidden/>
            </w:rPr>
            <w:fldChar w:fldCharType="separate"/>
          </w:r>
          <w:ins w:id="42"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3" w:author="Arthur Parmentier" w:date="2020-06-08T23:06:00Z"/>
              <w:rFonts w:eastAsiaTheme="minorEastAsia" w:cstheme="minorBidi"/>
              <w:noProof/>
              <w:sz w:val="22"/>
              <w:szCs w:val="22"/>
              <w:lang w:val="fr-FR"/>
            </w:rPr>
          </w:pPr>
          <w:ins w:id="4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Theories of signs</w:t>
            </w:r>
            <w:r>
              <w:rPr>
                <w:noProof/>
                <w:webHidden/>
              </w:rPr>
              <w:tab/>
            </w:r>
            <w:r>
              <w:rPr>
                <w:noProof/>
                <w:webHidden/>
              </w:rPr>
              <w:fldChar w:fldCharType="begin"/>
            </w:r>
            <w:r>
              <w:rPr>
                <w:noProof/>
                <w:webHidden/>
              </w:rPr>
              <w:instrText xml:space="preserve"> PAGEREF _Toc42550082 \h </w:instrText>
            </w:r>
          </w:ins>
          <w:r>
            <w:rPr>
              <w:noProof/>
              <w:webHidden/>
            </w:rPr>
          </w:r>
          <w:r>
            <w:rPr>
              <w:noProof/>
              <w:webHidden/>
            </w:rPr>
            <w:fldChar w:fldCharType="separate"/>
          </w:r>
          <w:ins w:id="45" w:author="Arthur Parmentier" w:date="2020-06-08T23:06:00Z">
            <w:r>
              <w:rPr>
                <w:noProof/>
                <w:webHidden/>
              </w:rPr>
              <w:t>11</w:t>
            </w:r>
            <w:r>
              <w:rPr>
                <w:noProof/>
                <w:webHidden/>
              </w:rPr>
              <w:fldChar w:fldCharType="end"/>
            </w:r>
            <w:r w:rsidRPr="00D777C5">
              <w:rPr>
                <w:rStyle w:val="Lienhypertexte"/>
                <w:noProof/>
              </w:rPr>
              <w:fldChar w:fldCharType="end"/>
            </w:r>
          </w:ins>
        </w:p>
        <w:p w:rsidR="00F4343F" w:rsidRDefault="00F4343F">
          <w:pPr>
            <w:pStyle w:val="TM3"/>
            <w:tabs>
              <w:tab w:val="right" w:leader="dot" w:pos="9736"/>
            </w:tabs>
            <w:rPr>
              <w:ins w:id="46" w:author="Arthur Parmentier" w:date="2020-06-08T23:06:00Z"/>
              <w:rFonts w:eastAsiaTheme="minorEastAsia" w:cstheme="minorBidi"/>
              <w:noProof/>
              <w:sz w:val="22"/>
              <w:szCs w:val="22"/>
              <w:lang w:val="fr-FR"/>
            </w:rPr>
          </w:pPr>
          <w:ins w:id="4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Rousseau, Wittgenstein.. theory of signs: De Saussure (sign theory)</w:t>
            </w:r>
            <w:r>
              <w:rPr>
                <w:noProof/>
                <w:webHidden/>
              </w:rPr>
              <w:tab/>
            </w:r>
            <w:r>
              <w:rPr>
                <w:noProof/>
                <w:webHidden/>
              </w:rPr>
              <w:fldChar w:fldCharType="begin"/>
            </w:r>
            <w:r>
              <w:rPr>
                <w:noProof/>
                <w:webHidden/>
              </w:rPr>
              <w:instrText xml:space="preserve"> PAGEREF _Toc42550083 \h </w:instrText>
            </w:r>
          </w:ins>
          <w:r>
            <w:rPr>
              <w:noProof/>
              <w:webHidden/>
            </w:rPr>
          </w:r>
          <w:r>
            <w:rPr>
              <w:noProof/>
              <w:webHidden/>
            </w:rPr>
            <w:fldChar w:fldCharType="separate"/>
          </w:r>
          <w:ins w:id="48"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49" w:author="Arthur Parmentier" w:date="2020-06-08T23:06:00Z"/>
              <w:rFonts w:eastAsiaTheme="minorEastAsia" w:cstheme="minorBidi"/>
              <w:noProof/>
              <w:sz w:val="22"/>
              <w:szCs w:val="22"/>
              <w:lang w:val="fr-FR"/>
            </w:rPr>
          </w:pPr>
          <w:ins w:id="5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Communication</w:t>
            </w:r>
            <w:r>
              <w:rPr>
                <w:noProof/>
                <w:webHidden/>
              </w:rPr>
              <w:tab/>
            </w:r>
            <w:r>
              <w:rPr>
                <w:noProof/>
                <w:webHidden/>
              </w:rPr>
              <w:fldChar w:fldCharType="begin"/>
            </w:r>
            <w:r>
              <w:rPr>
                <w:noProof/>
                <w:webHidden/>
              </w:rPr>
              <w:instrText xml:space="preserve"> PAGEREF _Toc42550084 \h </w:instrText>
            </w:r>
          </w:ins>
          <w:r>
            <w:rPr>
              <w:noProof/>
              <w:webHidden/>
            </w:rPr>
          </w:r>
          <w:r>
            <w:rPr>
              <w:noProof/>
              <w:webHidden/>
            </w:rPr>
            <w:fldChar w:fldCharType="separate"/>
          </w:r>
          <w:ins w:id="51" w:author="Arthur Parmentier" w:date="2020-06-08T23:06:00Z">
            <w:r>
              <w:rPr>
                <w:noProof/>
                <w:webHidden/>
              </w:rPr>
              <w:t>12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2" w:author="Arthur Parmentier" w:date="2020-06-08T23:06:00Z"/>
              <w:rFonts w:eastAsiaTheme="minorEastAsia" w:cstheme="minorBidi"/>
              <w:noProof/>
              <w:sz w:val="22"/>
              <w:szCs w:val="22"/>
              <w:lang w:val="fr-FR"/>
            </w:rPr>
          </w:pPr>
          <w:ins w:id="5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Some elements of syntax</w:t>
            </w:r>
            <w:r>
              <w:rPr>
                <w:noProof/>
                <w:webHidden/>
              </w:rPr>
              <w:tab/>
            </w:r>
            <w:r>
              <w:rPr>
                <w:noProof/>
                <w:webHidden/>
              </w:rPr>
              <w:fldChar w:fldCharType="begin"/>
            </w:r>
            <w:r>
              <w:rPr>
                <w:noProof/>
                <w:webHidden/>
              </w:rPr>
              <w:instrText xml:space="preserve"> PAGEREF _Toc42550085 \h </w:instrText>
            </w:r>
          </w:ins>
          <w:r>
            <w:rPr>
              <w:noProof/>
              <w:webHidden/>
            </w:rPr>
          </w:r>
          <w:r>
            <w:rPr>
              <w:noProof/>
              <w:webHidden/>
            </w:rPr>
            <w:fldChar w:fldCharType="separate"/>
          </w:r>
          <w:ins w:id="54" w:author="Arthur Parmentier" w:date="2020-06-08T23:06:00Z">
            <w:r>
              <w:rPr>
                <w:noProof/>
                <w:webHidden/>
              </w:rPr>
              <w:t>13</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5" w:author="Arthur Parmentier" w:date="2020-06-08T23:06:00Z"/>
              <w:rFonts w:eastAsiaTheme="minorEastAsia" w:cstheme="minorBidi"/>
              <w:noProof/>
              <w:sz w:val="22"/>
              <w:szCs w:val="22"/>
              <w:lang w:val="fr-FR"/>
            </w:rPr>
          </w:pPr>
          <w:ins w:id="5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Context-free, context-sensitive and regular languages</w:t>
            </w:r>
            <w:r>
              <w:rPr>
                <w:noProof/>
                <w:webHidden/>
              </w:rPr>
              <w:tab/>
            </w:r>
            <w:r>
              <w:rPr>
                <w:noProof/>
                <w:webHidden/>
              </w:rPr>
              <w:fldChar w:fldCharType="begin"/>
            </w:r>
            <w:r>
              <w:rPr>
                <w:noProof/>
                <w:webHidden/>
              </w:rPr>
              <w:instrText xml:space="preserve"> PAGEREF _Toc42550086 \h </w:instrText>
            </w:r>
          </w:ins>
          <w:r>
            <w:rPr>
              <w:noProof/>
              <w:webHidden/>
            </w:rPr>
          </w:r>
          <w:r>
            <w:rPr>
              <w:noProof/>
              <w:webHidden/>
            </w:rPr>
            <w:fldChar w:fldCharType="separate"/>
          </w:r>
          <w:ins w:id="57" w:author="Arthur Parmentier" w:date="2020-06-08T23:06:00Z">
            <w:r>
              <w:rPr>
                <w:noProof/>
                <w:webHidden/>
              </w:rPr>
              <w:t>14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58" w:author="Arthur Parmentier" w:date="2020-06-08T23:06:00Z"/>
              <w:rFonts w:eastAsiaTheme="minorEastAsia" w:cstheme="minorBidi"/>
              <w:noProof/>
              <w:sz w:val="22"/>
              <w:szCs w:val="22"/>
              <w:lang w:val="fr-FR"/>
            </w:rPr>
          </w:pPr>
          <w:ins w:id="5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Parsing</w:t>
            </w:r>
            <w:r>
              <w:rPr>
                <w:noProof/>
                <w:webHidden/>
              </w:rPr>
              <w:tab/>
            </w:r>
            <w:r>
              <w:rPr>
                <w:noProof/>
                <w:webHidden/>
              </w:rPr>
              <w:fldChar w:fldCharType="begin"/>
            </w:r>
            <w:r>
              <w:rPr>
                <w:noProof/>
                <w:webHidden/>
              </w:rPr>
              <w:instrText xml:space="preserve"> PAGEREF _Toc42550087 \h </w:instrText>
            </w:r>
          </w:ins>
          <w:r>
            <w:rPr>
              <w:noProof/>
              <w:webHidden/>
            </w:rPr>
          </w:r>
          <w:r>
            <w:rPr>
              <w:noProof/>
              <w:webHidden/>
            </w:rPr>
            <w:fldChar w:fldCharType="separate"/>
          </w:r>
          <w:ins w:id="60"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1" w:author="Arthur Parmentier" w:date="2020-06-08T23:06:00Z"/>
              <w:rFonts w:eastAsiaTheme="minorEastAsia" w:cstheme="minorBidi"/>
              <w:noProof/>
              <w:sz w:val="22"/>
              <w:szCs w:val="22"/>
              <w:lang w:val="fr-FR"/>
            </w:rPr>
          </w:pPr>
          <w:ins w:id="6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6.</w:t>
            </w:r>
            <w:r>
              <w:rPr>
                <w:rFonts w:eastAsiaTheme="minorEastAsia" w:cstheme="minorBidi"/>
                <w:noProof/>
                <w:sz w:val="22"/>
                <w:szCs w:val="22"/>
                <w:lang w:val="fr-FR"/>
              </w:rPr>
              <w:tab/>
            </w:r>
            <w:r w:rsidRPr="00D777C5">
              <w:rPr>
                <w:rStyle w:val="Lienhypertexte"/>
                <w:noProof/>
              </w:rPr>
              <w:t>Linguistics in generative music</w:t>
            </w:r>
            <w:r>
              <w:rPr>
                <w:noProof/>
                <w:webHidden/>
              </w:rPr>
              <w:tab/>
            </w:r>
            <w:r>
              <w:rPr>
                <w:noProof/>
                <w:webHidden/>
              </w:rPr>
              <w:fldChar w:fldCharType="begin"/>
            </w:r>
            <w:r>
              <w:rPr>
                <w:noProof/>
                <w:webHidden/>
              </w:rPr>
              <w:instrText xml:space="preserve"> PAGEREF _Toc42550088 \h </w:instrText>
            </w:r>
          </w:ins>
          <w:r>
            <w:rPr>
              <w:noProof/>
              <w:webHidden/>
            </w:rPr>
          </w:r>
          <w:r>
            <w:rPr>
              <w:noProof/>
              <w:webHidden/>
            </w:rPr>
            <w:fldChar w:fldCharType="separate"/>
          </w:r>
          <w:ins w:id="63"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64" w:author="Arthur Parmentier" w:date="2020-06-08T23:06:00Z"/>
              <w:rFonts w:eastAsiaTheme="minorEastAsia" w:cstheme="minorBidi"/>
              <w:b w:val="0"/>
              <w:bCs w:val="0"/>
              <w:noProof/>
              <w:lang w:val="fr-FR"/>
            </w:rPr>
          </w:pPr>
          <w:ins w:id="6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"_Toc42550089"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_Toc42550089 \h </w:instrText>
            </w:r>
          </w:ins>
          <w:r>
            <w:rPr>
              <w:noProof/>
              <w:webHidden/>
            </w:rPr>
          </w:r>
          <w:r>
            <w:rPr>
              <w:noProof/>
              <w:webHidden/>
            </w:rPr>
            <w:fldChar w:fldCharType="separate"/>
          </w:r>
          <w:ins w:id="66"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67" w:author="Arthur Parmentier" w:date="2020-06-08T23:06:00Z"/>
              <w:rFonts w:eastAsiaTheme="minorEastAsia" w:cstheme="minorBidi"/>
              <w:noProof/>
              <w:sz w:val="22"/>
              <w:szCs w:val="22"/>
              <w:lang w:val="fr-FR"/>
            </w:rPr>
          </w:pPr>
          <w:ins w:id="6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A very long time ago…</w:t>
            </w:r>
            <w:r>
              <w:rPr>
                <w:noProof/>
                <w:webHidden/>
              </w:rPr>
              <w:tab/>
            </w:r>
            <w:r>
              <w:rPr>
                <w:noProof/>
                <w:webHidden/>
              </w:rPr>
              <w:fldChar w:fldCharType="begin"/>
            </w:r>
            <w:r>
              <w:rPr>
                <w:noProof/>
                <w:webHidden/>
              </w:rPr>
              <w:instrText xml:space="preserve"> PAGEREF _Toc42550091 \h </w:instrText>
            </w:r>
          </w:ins>
          <w:r>
            <w:rPr>
              <w:noProof/>
              <w:webHidden/>
            </w:rPr>
          </w:r>
          <w:r>
            <w:rPr>
              <w:noProof/>
              <w:webHidden/>
            </w:rPr>
            <w:fldChar w:fldCharType="separate"/>
          </w:r>
          <w:ins w:id="69"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0" w:author="Arthur Parmentier" w:date="2020-06-08T23:06:00Z"/>
              <w:rFonts w:eastAsiaTheme="minorEastAsia" w:cstheme="minorBidi"/>
              <w:noProof/>
              <w:sz w:val="22"/>
              <w:szCs w:val="22"/>
              <w:lang w:val="fr-FR"/>
            </w:rPr>
          </w:pPr>
          <w:ins w:id="7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Middle ages: neumes</w:t>
            </w:r>
            <w:r>
              <w:rPr>
                <w:noProof/>
                <w:webHidden/>
              </w:rPr>
              <w:tab/>
            </w:r>
            <w:r>
              <w:rPr>
                <w:noProof/>
                <w:webHidden/>
              </w:rPr>
              <w:fldChar w:fldCharType="begin"/>
            </w:r>
            <w:r>
              <w:rPr>
                <w:noProof/>
                <w:webHidden/>
              </w:rPr>
              <w:instrText xml:space="preserve"> PAGEREF _Toc42550092 \h </w:instrText>
            </w:r>
          </w:ins>
          <w:r>
            <w:rPr>
              <w:noProof/>
              <w:webHidden/>
            </w:rPr>
          </w:r>
          <w:r>
            <w:rPr>
              <w:noProof/>
              <w:webHidden/>
            </w:rPr>
            <w:fldChar w:fldCharType="separate"/>
          </w:r>
          <w:ins w:id="72" w:author="Arthur Parmentier" w:date="2020-06-08T23:06:00Z">
            <w:r>
              <w:rPr>
                <w:noProof/>
                <w:webHidden/>
              </w:rPr>
              <w:t>15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3" w:author="Arthur Parmentier" w:date="2020-06-08T23:06:00Z"/>
              <w:rFonts w:eastAsiaTheme="minorEastAsia" w:cstheme="minorBidi"/>
              <w:noProof/>
              <w:sz w:val="22"/>
              <w:szCs w:val="22"/>
              <w:lang w:val="fr-FR"/>
            </w:rPr>
          </w:pPr>
          <w:ins w:id="7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Creation of modern sign languages for deafs (?)</w:t>
            </w:r>
            <w:r>
              <w:rPr>
                <w:noProof/>
                <w:webHidden/>
              </w:rPr>
              <w:tab/>
            </w:r>
            <w:r>
              <w:rPr>
                <w:noProof/>
                <w:webHidden/>
              </w:rPr>
              <w:fldChar w:fldCharType="begin"/>
            </w:r>
            <w:r>
              <w:rPr>
                <w:noProof/>
                <w:webHidden/>
              </w:rPr>
              <w:instrText xml:space="preserve"> PAGEREF _Toc42550094 \h </w:instrText>
            </w:r>
          </w:ins>
          <w:r>
            <w:rPr>
              <w:noProof/>
              <w:webHidden/>
            </w:rPr>
          </w:r>
          <w:r>
            <w:rPr>
              <w:noProof/>
              <w:webHidden/>
            </w:rPr>
            <w:fldChar w:fldCharType="separate"/>
          </w:r>
          <w:ins w:id="75"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76" w:author="Arthur Parmentier" w:date="2020-06-08T23:06:00Z"/>
              <w:rFonts w:eastAsiaTheme="minorEastAsia" w:cstheme="minorBidi"/>
              <w:noProof/>
              <w:sz w:val="22"/>
              <w:szCs w:val="22"/>
              <w:lang w:val="fr-FR"/>
            </w:rPr>
          </w:pPr>
          <w:ins w:id="7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Conduction &amp; other contemporary forms of artistic sign languages</w:t>
            </w:r>
            <w:r>
              <w:rPr>
                <w:noProof/>
                <w:webHidden/>
              </w:rPr>
              <w:tab/>
            </w:r>
            <w:r>
              <w:rPr>
                <w:noProof/>
                <w:webHidden/>
              </w:rPr>
              <w:fldChar w:fldCharType="begin"/>
            </w:r>
            <w:r>
              <w:rPr>
                <w:noProof/>
                <w:webHidden/>
              </w:rPr>
              <w:instrText xml:space="preserve"> PAGEREF _Toc42550096 \h </w:instrText>
            </w:r>
          </w:ins>
          <w:r>
            <w:rPr>
              <w:noProof/>
              <w:webHidden/>
            </w:rPr>
          </w:r>
          <w:r>
            <w:rPr>
              <w:noProof/>
              <w:webHidden/>
            </w:rPr>
            <w:fldChar w:fldCharType="separate"/>
          </w:r>
          <w:ins w:id="78"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79" w:author="Arthur Parmentier" w:date="2020-06-08T23:06:00Z"/>
              <w:rFonts w:eastAsiaTheme="minorEastAsia" w:cstheme="minorBidi"/>
              <w:b w:val="0"/>
              <w:bCs w:val="0"/>
              <w:noProof/>
              <w:lang w:val="fr-FR"/>
            </w:rPr>
          </w:pPr>
          <w:ins w:id="8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Real-time composition/improvisation/generative music in the XXth century</w:t>
            </w:r>
            <w:r>
              <w:rPr>
                <w:noProof/>
                <w:webHidden/>
              </w:rPr>
              <w:tab/>
            </w:r>
            <w:r>
              <w:rPr>
                <w:noProof/>
                <w:webHidden/>
              </w:rPr>
              <w:fldChar w:fldCharType="begin"/>
            </w:r>
            <w:r>
              <w:rPr>
                <w:noProof/>
                <w:webHidden/>
              </w:rPr>
              <w:instrText xml:space="preserve"> PAGEREF _Toc42550097 \h </w:instrText>
            </w:r>
          </w:ins>
          <w:r>
            <w:rPr>
              <w:noProof/>
              <w:webHidden/>
            </w:rPr>
          </w:r>
          <w:r>
            <w:rPr>
              <w:noProof/>
              <w:webHidden/>
            </w:rPr>
            <w:fldChar w:fldCharType="separate"/>
          </w:r>
          <w:ins w:id="81"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2" w:author="Arthur Parmentier" w:date="2020-06-08T23:06:00Z"/>
              <w:rFonts w:eastAsiaTheme="minorEastAsia" w:cstheme="minorBidi"/>
              <w:noProof/>
              <w:sz w:val="22"/>
              <w:szCs w:val="22"/>
              <w:lang w:val="fr-FR"/>
            </w:rPr>
          </w:pPr>
          <w:ins w:id="8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Cage &amp; co</w:t>
            </w:r>
            <w:r>
              <w:rPr>
                <w:noProof/>
                <w:webHidden/>
              </w:rPr>
              <w:tab/>
            </w:r>
            <w:r>
              <w:rPr>
                <w:noProof/>
                <w:webHidden/>
              </w:rPr>
              <w:fldChar w:fldCharType="begin"/>
            </w:r>
            <w:r>
              <w:rPr>
                <w:noProof/>
                <w:webHidden/>
              </w:rPr>
              <w:instrText xml:space="preserve"> PAGEREF _Toc42550098 \h </w:instrText>
            </w:r>
          </w:ins>
          <w:r>
            <w:rPr>
              <w:noProof/>
              <w:webHidden/>
            </w:rPr>
          </w:r>
          <w:r>
            <w:rPr>
              <w:noProof/>
              <w:webHidden/>
            </w:rPr>
            <w:fldChar w:fldCharType="separate"/>
          </w:r>
          <w:ins w:id="84"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85" w:author="Arthur Parmentier" w:date="2020-06-08T23:06:00Z"/>
              <w:rFonts w:eastAsiaTheme="minorEastAsia" w:cstheme="minorBidi"/>
              <w:noProof/>
              <w:sz w:val="22"/>
              <w:szCs w:val="22"/>
              <w:lang w:val="fr-FR"/>
            </w:rPr>
          </w:pPr>
          <w:ins w:id="8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"_Toc42550099"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Algorithmic music</w:t>
            </w:r>
            <w:r>
              <w:rPr>
                <w:noProof/>
                <w:webHidden/>
              </w:rPr>
              <w:tab/>
            </w:r>
            <w:r>
              <w:rPr>
                <w:noProof/>
                <w:webHidden/>
              </w:rPr>
              <w:fldChar w:fldCharType="begin"/>
            </w:r>
            <w:r>
              <w:rPr>
                <w:noProof/>
                <w:webHidden/>
              </w:rPr>
              <w:instrText xml:space="preserve"> PAGEREF _Toc42550099 \h </w:instrText>
            </w:r>
          </w:ins>
          <w:r>
            <w:rPr>
              <w:noProof/>
              <w:webHidden/>
            </w:rPr>
          </w:r>
          <w:r>
            <w:rPr>
              <w:noProof/>
              <w:webHidden/>
            </w:rPr>
            <w:fldChar w:fldCharType="separate"/>
          </w:r>
          <w:ins w:id="87"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1"/>
            <w:tabs>
              <w:tab w:val="left" w:pos="440"/>
              <w:tab w:val="right" w:leader="dot" w:pos="9736"/>
            </w:tabs>
            <w:rPr>
              <w:ins w:id="88" w:author="Arthur Parmentier" w:date="2020-06-08T23:06:00Z"/>
              <w:rFonts w:eastAsiaTheme="minorEastAsia" w:cstheme="minorBidi"/>
              <w:b w:val="0"/>
              <w:bCs w:val="0"/>
              <w:i w:val="0"/>
              <w:iCs w:val="0"/>
              <w:noProof/>
              <w:sz w:val="22"/>
              <w:szCs w:val="22"/>
              <w:lang w:val="fr-FR"/>
            </w:rPr>
          </w:pPr>
          <w:ins w:id="8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w:t>
            </w:r>
            <w:r>
              <w:rPr>
                <w:rFonts w:eastAsiaTheme="minorEastAsia" w:cstheme="minorBidi"/>
                <w:b w:val="0"/>
                <w:bCs w:val="0"/>
                <w:i w:val="0"/>
                <w:iCs w:val="0"/>
                <w:noProof/>
                <w:sz w:val="22"/>
                <w:szCs w:val="22"/>
                <w:lang w:val="fr-FR"/>
              </w:rPr>
              <w:tab/>
            </w:r>
            <w:r w:rsidRPr="00D777C5">
              <w:rPr>
                <w:rStyle w:val="Lienhypertexte"/>
                <w:noProof/>
              </w:rPr>
              <w:t>(abstract) Mechanisms and concepts of Soundpainting (a theoretical model of SP)</w:t>
            </w:r>
            <w:r>
              <w:rPr>
                <w:noProof/>
                <w:webHidden/>
              </w:rPr>
              <w:tab/>
            </w:r>
            <w:r>
              <w:rPr>
                <w:noProof/>
                <w:webHidden/>
              </w:rPr>
              <w:fldChar w:fldCharType="begin"/>
            </w:r>
            <w:r>
              <w:rPr>
                <w:noProof/>
                <w:webHidden/>
              </w:rPr>
              <w:instrText xml:space="preserve"> PAGEREF _Toc42550104 \h </w:instrText>
            </w:r>
          </w:ins>
          <w:r>
            <w:rPr>
              <w:noProof/>
              <w:webHidden/>
            </w:rPr>
          </w:r>
          <w:r>
            <w:rPr>
              <w:noProof/>
              <w:webHidden/>
            </w:rPr>
            <w:fldChar w:fldCharType="separate"/>
          </w:r>
          <w:ins w:id="90"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91" w:author="Arthur Parmentier" w:date="2020-06-08T23:06:00Z"/>
              <w:rFonts w:eastAsiaTheme="minorEastAsia" w:cstheme="minorBidi"/>
              <w:b w:val="0"/>
              <w:bCs w:val="0"/>
              <w:noProof/>
              <w:lang w:val="fr-FR"/>
            </w:rPr>
          </w:pPr>
          <w:ins w:id="9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Preliminary remarks</w:t>
            </w:r>
            <w:r>
              <w:rPr>
                <w:noProof/>
                <w:webHidden/>
              </w:rPr>
              <w:tab/>
            </w:r>
            <w:r>
              <w:rPr>
                <w:noProof/>
                <w:webHidden/>
              </w:rPr>
              <w:fldChar w:fldCharType="begin"/>
            </w:r>
            <w:r>
              <w:rPr>
                <w:noProof/>
                <w:webHidden/>
              </w:rPr>
              <w:instrText xml:space="preserve"> PAGEREF _Toc42550105 \h </w:instrText>
            </w:r>
          </w:ins>
          <w:r>
            <w:rPr>
              <w:noProof/>
              <w:webHidden/>
            </w:rPr>
          </w:r>
          <w:r>
            <w:rPr>
              <w:noProof/>
              <w:webHidden/>
            </w:rPr>
            <w:fldChar w:fldCharType="separate"/>
          </w:r>
          <w:ins w:id="93"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4" w:author="Arthur Parmentier" w:date="2020-06-08T23:06:00Z"/>
              <w:rFonts w:eastAsiaTheme="minorEastAsia" w:cstheme="minorBidi"/>
              <w:noProof/>
              <w:sz w:val="22"/>
              <w:szCs w:val="22"/>
              <w:lang w:val="fr-FR"/>
            </w:rPr>
          </w:pPr>
          <w:ins w:id="9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Context and scope of my personal observations</w:t>
            </w:r>
            <w:r>
              <w:rPr>
                <w:noProof/>
                <w:webHidden/>
              </w:rPr>
              <w:tab/>
            </w:r>
            <w:r>
              <w:rPr>
                <w:noProof/>
                <w:webHidden/>
              </w:rPr>
              <w:fldChar w:fldCharType="begin"/>
            </w:r>
            <w:r>
              <w:rPr>
                <w:noProof/>
                <w:webHidden/>
              </w:rPr>
              <w:instrText xml:space="preserve"> PAGEREF _Toc42550106 \h </w:instrText>
            </w:r>
          </w:ins>
          <w:r>
            <w:rPr>
              <w:noProof/>
              <w:webHidden/>
            </w:rPr>
          </w:r>
          <w:r>
            <w:rPr>
              <w:noProof/>
              <w:webHidden/>
            </w:rPr>
            <w:fldChar w:fldCharType="separate"/>
          </w:r>
          <w:ins w:id="96" w:author="Arthur Parmentier" w:date="2020-06-08T23:06:00Z">
            <w:r>
              <w:rPr>
                <w:noProof/>
                <w:webHidden/>
              </w:rPr>
              <w:t>16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97" w:author="Arthur Parmentier" w:date="2020-06-08T23:06:00Z"/>
              <w:rFonts w:eastAsiaTheme="minorEastAsia" w:cstheme="minorBidi"/>
              <w:noProof/>
              <w:sz w:val="22"/>
              <w:szCs w:val="22"/>
              <w:lang w:val="fr-FR"/>
            </w:rPr>
          </w:pPr>
          <w:ins w:id="9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The categorical and prototypical perception of concepts</w:t>
            </w:r>
            <w:r>
              <w:rPr>
                <w:noProof/>
                <w:webHidden/>
              </w:rPr>
              <w:tab/>
            </w:r>
            <w:r>
              <w:rPr>
                <w:noProof/>
                <w:webHidden/>
              </w:rPr>
              <w:fldChar w:fldCharType="begin"/>
            </w:r>
            <w:r>
              <w:rPr>
                <w:noProof/>
                <w:webHidden/>
              </w:rPr>
              <w:instrText xml:space="preserve"> PAGEREF _Toc42550107 \h </w:instrText>
            </w:r>
          </w:ins>
          <w:r>
            <w:rPr>
              <w:noProof/>
              <w:webHidden/>
            </w:rPr>
          </w:r>
          <w:r>
            <w:rPr>
              <w:noProof/>
              <w:webHidden/>
            </w:rPr>
            <w:fldChar w:fldCharType="separate"/>
          </w:r>
          <w:ins w:id="99"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0" w:author="Arthur Parmentier" w:date="2020-06-08T23:06:00Z"/>
              <w:rFonts w:eastAsiaTheme="minorEastAsia" w:cstheme="minorBidi"/>
              <w:b w:val="0"/>
              <w:bCs w:val="0"/>
              <w:noProof/>
              <w:lang w:val="fr-FR"/>
            </w:rPr>
          </w:pPr>
          <w:ins w:id="10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Mechanism 1: transformations (projections?) of concepts into signs (morphemes) on the physical space of the body</w:t>
            </w:r>
            <w:r>
              <w:rPr>
                <w:noProof/>
                <w:webHidden/>
              </w:rPr>
              <w:tab/>
            </w:r>
            <w:r>
              <w:rPr>
                <w:noProof/>
                <w:webHidden/>
              </w:rPr>
              <w:fldChar w:fldCharType="begin"/>
            </w:r>
            <w:r>
              <w:rPr>
                <w:noProof/>
                <w:webHidden/>
              </w:rPr>
              <w:instrText xml:space="preserve"> PAGEREF _Toc42550108 \h </w:instrText>
            </w:r>
          </w:ins>
          <w:r>
            <w:rPr>
              <w:noProof/>
              <w:webHidden/>
            </w:rPr>
          </w:r>
          <w:r>
            <w:rPr>
              <w:noProof/>
              <w:webHidden/>
            </w:rPr>
            <w:fldChar w:fldCharType="separate"/>
          </w:r>
          <w:ins w:id="102"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3" w:author="Arthur Parmentier" w:date="2020-06-08T23:06:00Z"/>
              <w:rFonts w:eastAsiaTheme="minorEastAsia" w:cstheme="minorBidi"/>
              <w:noProof/>
              <w:sz w:val="22"/>
              <w:szCs w:val="22"/>
              <w:lang w:val="fr-FR"/>
            </w:rPr>
          </w:pPr>
          <w:ins w:id="10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"_Toc42550109"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Input space</w:t>
            </w:r>
            <w:r>
              <w:rPr>
                <w:noProof/>
                <w:webHidden/>
              </w:rPr>
              <w:tab/>
            </w:r>
            <w:r>
              <w:rPr>
                <w:noProof/>
                <w:webHidden/>
              </w:rPr>
              <w:fldChar w:fldCharType="begin"/>
            </w:r>
            <w:r>
              <w:rPr>
                <w:noProof/>
                <w:webHidden/>
              </w:rPr>
              <w:instrText xml:space="preserve"> PAGEREF _Toc42550109 \h </w:instrText>
            </w:r>
          </w:ins>
          <w:r>
            <w:rPr>
              <w:noProof/>
              <w:webHidden/>
            </w:rPr>
          </w:r>
          <w:r>
            <w:rPr>
              <w:noProof/>
              <w:webHidden/>
            </w:rPr>
            <w:fldChar w:fldCharType="separate"/>
          </w:r>
          <w:ins w:id="105" w:author="Arthur Parmentier" w:date="2020-06-08T23:06:00Z">
            <w:r>
              <w:rPr>
                <w:noProof/>
                <w:webHidden/>
              </w:rPr>
              <w:t>17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06" w:author="Arthur Parmentier" w:date="2020-06-08T23:06:00Z"/>
              <w:rFonts w:eastAsiaTheme="minorEastAsia" w:cstheme="minorBidi"/>
              <w:noProof/>
              <w:sz w:val="22"/>
              <w:szCs w:val="22"/>
              <w:lang w:val="fr-FR"/>
            </w:rPr>
          </w:pPr>
          <w:ins w:id="10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Transformations and output spaces</w:t>
            </w:r>
            <w:r>
              <w:rPr>
                <w:noProof/>
                <w:webHidden/>
              </w:rPr>
              <w:tab/>
            </w:r>
            <w:r>
              <w:rPr>
                <w:noProof/>
                <w:webHidden/>
              </w:rPr>
              <w:fldChar w:fldCharType="begin"/>
            </w:r>
            <w:r>
              <w:rPr>
                <w:noProof/>
                <w:webHidden/>
              </w:rPr>
              <w:instrText xml:space="preserve"> PAGEREF _Toc42550110 \h </w:instrText>
            </w:r>
          </w:ins>
          <w:r>
            <w:rPr>
              <w:noProof/>
              <w:webHidden/>
            </w:rPr>
          </w:r>
          <w:r>
            <w:rPr>
              <w:noProof/>
              <w:webHidden/>
            </w:rPr>
            <w:fldChar w:fldCharType="separate"/>
          </w:r>
          <w:ins w:id="108" w:author="Arthur Parmentier" w:date="2020-06-08T23:06:00Z">
            <w:r>
              <w:rPr>
                <w:noProof/>
                <w:webHidden/>
              </w:rPr>
              <w:t>18</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09" w:author="Arthur Parmentier" w:date="2020-06-08T23:06:00Z"/>
              <w:rFonts w:eastAsiaTheme="minorEastAsia" w:cstheme="minorBidi"/>
              <w:b w:val="0"/>
              <w:bCs w:val="0"/>
              <w:noProof/>
              <w:lang w:val="fr-FR"/>
            </w:rPr>
          </w:pPr>
          <w:ins w:id="11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"_Toc42550111"</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Mechanism 2:</w:t>
            </w:r>
            <w:r>
              <w:rPr>
                <w:noProof/>
                <w:webHidden/>
              </w:rPr>
              <w:tab/>
            </w:r>
            <w:r>
              <w:rPr>
                <w:noProof/>
                <w:webHidden/>
              </w:rPr>
              <w:fldChar w:fldCharType="begin"/>
            </w:r>
            <w:r>
              <w:rPr>
                <w:noProof/>
                <w:webHidden/>
              </w:rPr>
              <w:instrText xml:space="preserve"> PAGEREF _Toc42550111 \h </w:instrText>
            </w:r>
          </w:ins>
          <w:r>
            <w:rPr>
              <w:noProof/>
              <w:webHidden/>
            </w:rPr>
          </w:r>
          <w:r>
            <w:rPr>
              <w:noProof/>
              <w:webHidden/>
            </w:rPr>
            <w:fldChar w:fldCharType="separate"/>
          </w:r>
          <w:ins w:id="111"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12" w:author="Arthur Parmentier" w:date="2020-06-08T23:06:00Z"/>
              <w:rFonts w:eastAsiaTheme="minorEastAsia" w:cstheme="minorBidi"/>
              <w:b w:val="0"/>
              <w:bCs w:val="0"/>
              <w:noProof/>
              <w:lang w:val="fr-FR"/>
            </w:rPr>
          </w:pPr>
          <w:ins w:id="11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_Toc42550112 \h </w:instrText>
            </w:r>
          </w:ins>
          <w:r>
            <w:rPr>
              <w:noProof/>
              <w:webHidden/>
            </w:rPr>
          </w:r>
          <w:r>
            <w:rPr>
              <w:noProof/>
              <w:webHidden/>
            </w:rPr>
            <w:fldChar w:fldCharType="separate"/>
          </w:r>
          <w:ins w:id="114"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5" w:author="Arthur Parmentier" w:date="2020-06-08T23:06:00Z"/>
              <w:rFonts w:eastAsiaTheme="minorEastAsia" w:cstheme="minorBidi"/>
              <w:noProof/>
              <w:sz w:val="22"/>
              <w:szCs w:val="22"/>
              <w:lang w:val="fr-FR"/>
            </w:rPr>
          </w:pPr>
          <w:ins w:id="116"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"_Toc42550113"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w:t>
            </w:r>
            <w:r>
              <w:rPr>
                <w:noProof/>
                <w:webHidden/>
              </w:rPr>
              <w:tab/>
            </w:r>
            <w:r>
              <w:rPr>
                <w:noProof/>
                <w:webHidden/>
              </w:rPr>
              <w:fldChar w:fldCharType="begin"/>
            </w:r>
            <w:r>
              <w:rPr>
                <w:noProof/>
                <w:webHidden/>
              </w:rPr>
              <w:instrText xml:space="preserve"> PAGEREF _Toc42550113 \h </w:instrText>
            </w:r>
          </w:ins>
          <w:r>
            <w:rPr>
              <w:noProof/>
              <w:webHidden/>
            </w:rPr>
          </w:r>
          <w:r>
            <w:rPr>
              <w:noProof/>
              <w:webHidden/>
            </w:rPr>
            <w:fldChar w:fldCharType="separate"/>
          </w:r>
          <w:ins w:id="117"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18" w:author="Arthur Parmentier" w:date="2020-06-08T23:06:00Z"/>
              <w:rFonts w:eastAsiaTheme="minorEastAsia" w:cstheme="minorBidi"/>
              <w:noProof/>
              <w:sz w:val="22"/>
              <w:szCs w:val="22"/>
              <w:lang w:val="fr-FR"/>
            </w:rPr>
          </w:pPr>
          <w:ins w:id="11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Differentiation of signified across disciplines</w:t>
            </w:r>
            <w:r>
              <w:rPr>
                <w:noProof/>
                <w:webHidden/>
              </w:rPr>
              <w:tab/>
            </w:r>
            <w:r>
              <w:rPr>
                <w:noProof/>
                <w:webHidden/>
              </w:rPr>
              <w:fldChar w:fldCharType="begin"/>
            </w:r>
            <w:r>
              <w:rPr>
                <w:noProof/>
                <w:webHidden/>
              </w:rPr>
              <w:instrText xml:space="preserve"> PAGEREF _Toc42550114 \h </w:instrText>
            </w:r>
          </w:ins>
          <w:r>
            <w:rPr>
              <w:noProof/>
              <w:webHidden/>
            </w:rPr>
          </w:r>
          <w:r>
            <w:rPr>
              <w:noProof/>
              <w:webHidden/>
            </w:rPr>
            <w:fldChar w:fldCharType="separate"/>
          </w:r>
          <w:ins w:id="120" w:author="Arthur Parmentier" w:date="2020-06-08T23:06:00Z">
            <w:r>
              <w:rPr>
                <w:noProof/>
                <w:webHidden/>
              </w:rPr>
              <w:t>19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1" w:author="Arthur Parmentier" w:date="2020-06-08T23:06:00Z"/>
              <w:rFonts w:eastAsiaTheme="minorEastAsia" w:cstheme="minorBidi"/>
              <w:noProof/>
              <w:sz w:val="22"/>
              <w:szCs w:val="22"/>
              <w:lang w:val="fr-FR"/>
            </w:rPr>
          </w:pPr>
          <w:ins w:id="12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difference between discipline (music, theater..) and technical apparatus, or “why we sometimes need to specify how to play a long tone, and sometimes not”</w:t>
            </w:r>
            <w:r>
              <w:rPr>
                <w:noProof/>
                <w:webHidden/>
              </w:rPr>
              <w:tab/>
            </w:r>
            <w:r>
              <w:rPr>
                <w:noProof/>
                <w:webHidden/>
              </w:rPr>
              <w:fldChar w:fldCharType="begin"/>
            </w:r>
            <w:r>
              <w:rPr>
                <w:noProof/>
                <w:webHidden/>
              </w:rPr>
              <w:instrText xml:space="preserve"> PAGEREF _Toc42550115 \h </w:instrText>
            </w:r>
          </w:ins>
          <w:r>
            <w:rPr>
              <w:noProof/>
              <w:webHidden/>
            </w:rPr>
          </w:r>
          <w:r>
            <w:rPr>
              <w:noProof/>
              <w:webHidden/>
            </w:rPr>
            <w:fldChar w:fldCharType="separate"/>
          </w:r>
          <w:ins w:id="123"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4" w:author="Arthur Parmentier" w:date="2020-06-08T23:06:00Z"/>
              <w:rFonts w:eastAsiaTheme="minorEastAsia" w:cstheme="minorBidi"/>
              <w:noProof/>
              <w:sz w:val="22"/>
              <w:szCs w:val="22"/>
              <w:lang w:val="fr-FR"/>
            </w:rPr>
          </w:pPr>
          <w:ins w:id="12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Speculative theory of differentiation of signified across instruments (technical apparatus) of the same discipline</w:t>
            </w:r>
            <w:r>
              <w:rPr>
                <w:noProof/>
                <w:webHidden/>
              </w:rPr>
              <w:tab/>
            </w:r>
            <w:r>
              <w:rPr>
                <w:noProof/>
                <w:webHidden/>
              </w:rPr>
              <w:fldChar w:fldCharType="begin"/>
            </w:r>
            <w:r>
              <w:rPr>
                <w:noProof/>
                <w:webHidden/>
              </w:rPr>
              <w:instrText xml:space="preserve"> PAGEREF _Toc42550116 \h </w:instrText>
            </w:r>
          </w:ins>
          <w:r>
            <w:rPr>
              <w:noProof/>
              <w:webHidden/>
            </w:rPr>
          </w:r>
          <w:r>
            <w:rPr>
              <w:noProof/>
              <w:webHidden/>
            </w:rPr>
            <w:fldChar w:fldCharType="separate"/>
          </w:r>
          <w:ins w:id="126" w:author="Arthur Parmentier" w:date="2020-06-08T23:06:00Z">
            <w:r>
              <w:rPr>
                <w:noProof/>
                <w:webHidden/>
              </w:rPr>
              <w:t>21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27" w:author="Arthur Parmentier" w:date="2020-06-08T23:06:00Z"/>
              <w:rFonts w:eastAsiaTheme="minorEastAsia" w:cstheme="minorBidi"/>
              <w:noProof/>
              <w:sz w:val="22"/>
              <w:szCs w:val="22"/>
              <w:lang w:val="fr-FR"/>
            </w:rPr>
          </w:pPr>
          <w:ins w:id="12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Sign overloading</w:t>
            </w:r>
            <w:r>
              <w:rPr>
                <w:noProof/>
                <w:webHidden/>
              </w:rPr>
              <w:tab/>
            </w:r>
            <w:r>
              <w:rPr>
                <w:noProof/>
                <w:webHidden/>
              </w:rPr>
              <w:fldChar w:fldCharType="begin"/>
            </w:r>
            <w:r>
              <w:rPr>
                <w:noProof/>
                <w:webHidden/>
              </w:rPr>
              <w:instrText xml:space="preserve"> PAGEREF _Toc42550117 \h </w:instrText>
            </w:r>
          </w:ins>
          <w:r>
            <w:rPr>
              <w:noProof/>
              <w:webHidden/>
            </w:rPr>
          </w:r>
          <w:r>
            <w:rPr>
              <w:noProof/>
              <w:webHidden/>
            </w:rPr>
            <w:fldChar w:fldCharType="separate"/>
          </w:r>
          <w:ins w:id="129" w:author="Arthur Parmentier" w:date="2020-06-08T23:06:00Z">
            <w:r>
              <w:rPr>
                <w:noProof/>
                <w:webHidden/>
              </w:rPr>
              <w:t>22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0" w:author="Arthur Parmentier" w:date="2020-06-08T23:06:00Z"/>
              <w:rFonts w:eastAsiaTheme="minorEastAsia" w:cstheme="minorBidi"/>
              <w:b w:val="0"/>
              <w:bCs w:val="0"/>
              <w:noProof/>
              <w:lang w:val="fr-FR"/>
            </w:rPr>
          </w:pPr>
          <w:ins w:id="13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rFonts w:eastAsiaTheme="minorEastAsia" w:cstheme="minorBidi"/>
                <w:b w:val="0"/>
                <w:bCs w:val="0"/>
                <w:noProof/>
                <w:lang w:val="fr-FR"/>
              </w:rPr>
              <w:tab/>
            </w:r>
            <w:r w:rsidRPr="00D777C5">
              <w:rPr>
                <w:rStyle w:val="Lienhypertexte"/>
                <w:noProof/>
              </w:rPr>
              <w:t>Personal observations during SP practice</w:t>
            </w:r>
            <w:r>
              <w:rPr>
                <w:noProof/>
                <w:webHidden/>
              </w:rPr>
              <w:tab/>
            </w:r>
            <w:r>
              <w:rPr>
                <w:noProof/>
                <w:webHidden/>
              </w:rPr>
              <w:fldChar w:fldCharType="begin"/>
            </w:r>
            <w:r>
              <w:rPr>
                <w:noProof/>
                <w:webHidden/>
              </w:rPr>
              <w:instrText xml:space="preserve"> PAGEREF _Toc42550118 \h </w:instrText>
            </w:r>
          </w:ins>
          <w:r>
            <w:rPr>
              <w:noProof/>
              <w:webHidden/>
            </w:rPr>
          </w:r>
          <w:r>
            <w:rPr>
              <w:noProof/>
              <w:webHidden/>
            </w:rPr>
            <w:fldChar w:fldCharType="separate"/>
          </w:r>
          <w:ins w:id="132" w:author="Arthur Parmentier" w:date="2020-06-08T23:06:00Z">
            <w:r>
              <w:rPr>
                <w:noProof/>
                <w:webHidden/>
              </w:rPr>
              <w:t>23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33" w:author="Arthur Parmentier" w:date="2020-06-08T23:06:00Z"/>
              <w:rFonts w:eastAsiaTheme="minorEastAsia" w:cstheme="minorBidi"/>
              <w:b w:val="0"/>
              <w:bCs w:val="0"/>
              <w:noProof/>
              <w:lang w:val="fr-FR"/>
            </w:rPr>
          </w:pPr>
          <w:ins w:id="13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"_Toc42550119"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High level structures in the language: the SP grammar</w:t>
            </w:r>
            <w:r>
              <w:rPr>
                <w:noProof/>
                <w:webHidden/>
              </w:rPr>
              <w:tab/>
            </w:r>
            <w:r>
              <w:rPr>
                <w:noProof/>
                <w:webHidden/>
              </w:rPr>
              <w:fldChar w:fldCharType="begin"/>
            </w:r>
            <w:r>
              <w:rPr>
                <w:noProof/>
                <w:webHidden/>
              </w:rPr>
              <w:instrText xml:space="preserve"> PAGEREF _Toc42550119 \h </w:instrText>
            </w:r>
          </w:ins>
          <w:r>
            <w:rPr>
              <w:noProof/>
              <w:webHidden/>
            </w:rPr>
          </w:r>
          <w:r>
            <w:rPr>
              <w:noProof/>
              <w:webHidden/>
            </w:rPr>
            <w:fldChar w:fldCharType="separate"/>
          </w:r>
          <w:ins w:id="135"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6" w:author="Arthur Parmentier" w:date="2020-06-08T23:06:00Z"/>
              <w:rFonts w:eastAsiaTheme="minorEastAsia" w:cstheme="minorBidi"/>
              <w:noProof/>
              <w:sz w:val="22"/>
              <w:szCs w:val="22"/>
              <w:lang w:val="fr-FR"/>
            </w:rPr>
          </w:pPr>
          <w:ins w:id="13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Morphology in SP</w:t>
            </w:r>
            <w:r>
              <w:rPr>
                <w:noProof/>
                <w:webHidden/>
              </w:rPr>
              <w:tab/>
            </w:r>
            <w:r>
              <w:rPr>
                <w:noProof/>
                <w:webHidden/>
              </w:rPr>
              <w:fldChar w:fldCharType="begin"/>
            </w:r>
            <w:r>
              <w:rPr>
                <w:noProof/>
                <w:webHidden/>
              </w:rPr>
              <w:instrText xml:space="preserve"> PAGEREF _Toc42550120 \h </w:instrText>
            </w:r>
          </w:ins>
          <w:r>
            <w:rPr>
              <w:noProof/>
              <w:webHidden/>
            </w:rPr>
          </w:r>
          <w:r>
            <w:rPr>
              <w:noProof/>
              <w:webHidden/>
            </w:rPr>
            <w:fldChar w:fldCharType="separate"/>
          </w:r>
          <w:ins w:id="138" w:author="Arthur Parmentier" w:date="2020-06-08T23:06:00Z">
            <w:r>
              <w:rPr>
                <w:noProof/>
                <w:webHidden/>
              </w:rPr>
              <w:t>25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39" w:author="Arthur Parmentier" w:date="2020-06-08T23:06:00Z"/>
              <w:rFonts w:eastAsiaTheme="minorEastAsia" w:cstheme="minorBidi"/>
              <w:noProof/>
              <w:sz w:val="22"/>
              <w:szCs w:val="22"/>
              <w:lang w:val="fr-FR"/>
            </w:rPr>
          </w:pPr>
          <w:ins w:id="14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Syntax in SP</w:t>
            </w:r>
            <w:r>
              <w:rPr>
                <w:noProof/>
                <w:webHidden/>
              </w:rPr>
              <w:tab/>
            </w:r>
            <w:r>
              <w:rPr>
                <w:noProof/>
                <w:webHidden/>
              </w:rPr>
              <w:fldChar w:fldCharType="begin"/>
            </w:r>
            <w:r>
              <w:rPr>
                <w:noProof/>
                <w:webHidden/>
              </w:rPr>
              <w:instrText xml:space="preserve"> PAGEREF _Toc42550121 \h </w:instrText>
            </w:r>
          </w:ins>
          <w:r>
            <w:rPr>
              <w:noProof/>
              <w:webHidden/>
            </w:rPr>
          </w:r>
          <w:r>
            <w:rPr>
              <w:noProof/>
              <w:webHidden/>
            </w:rPr>
            <w:fldChar w:fldCharType="separate"/>
          </w:r>
          <w:ins w:id="141" w:author="Arthur Parmentier" w:date="2020-06-08T23:06:00Z">
            <w:r>
              <w:rPr>
                <w:noProof/>
                <w:webHidden/>
              </w:rPr>
              <w:t>26</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42" w:author="Arthur Parmentier" w:date="2020-06-08T23:06:00Z"/>
              <w:rFonts w:eastAsiaTheme="minorEastAsia" w:cstheme="minorBidi"/>
              <w:b w:val="0"/>
              <w:bCs w:val="0"/>
              <w:i w:val="0"/>
              <w:iCs w:val="0"/>
              <w:noProof/>
              <w:sz w:val="22"/>
              <w:szCs w:val="22"/>
              <w:lang w:val="fr-FR"/>
            </w:rPr>
          </w:pPr>
          <w:ins w:id="14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w:t>
            </w:r>
            <w:r>
              <w:rPr>
                <w:rFonts w:eastAsiaTheme="minorEastAsia" w:cstheme="minorBidi"/>
                <w:b w:val="0"/>
                <w:bCs w:val="0"/>
                <w:i w:val="0"/>
                <w:iCs w:val="0"/>
                <w:noProof/>
                <w:sz w:val="22"/>
                <w:szCs w:val="22"/>
                <w:lang w:val="fr-FR"/>
              </w:rPr>
              <w:tab/>
            </w:r>
            <w:r w:rsidRPr="00D777C5">
              <w:rPr>
                <w:rStyle w:val="Lienhypertexte"/>
                <w:noProof/>
              </w:rPr>
              <w:t>Meta-structures of SP: configurations, conventions, diffusion mechanisms &amp; a critique of “tradition” in SP.</w:t>
            </w:r>
            <w:r>
              <w:rPr>
                <w:noProof/>
                <w:webHidden/>
              </w:rPr>
              <w:tab/>
            </w:r>
            <w:r>
              <w:rPr>
                <w:noProof/>
                <w:webHidden/>
              </w:rPr>
              <w:fldChar w:fldCharType="begin"/>
            </w:r>
            <w:r>
              <w:rPr>
                <w:noProof/>
                <w:webHidden/>
              </w:rPr>
              <w:instrText xml:space="preserve"> PAGEREF _Toc42550122 \h </w:instrText>
            </w:r>
          </w:ins>
          <w:r>
            <w:rPr>
              <w:noProof/>
              <w:webHidden/>
            </w:rPr>
          </w:r>
          <w:r>
            <w:rPr>
              <w:noProof/>
              <w:webHidden/>
            </w:rPr>
            <w:fldChar w:fldCharType="separate"/>
          </w:r>
          <w:ins w:id="144"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5" w:author="Arthur Parmentier" w:date="2020-06-08T23:06:00Z"/>
              <w:rFonts w:eastAsiaTheme="minorEastAsia" w:cstheme="minorBidi"/>
              <w:b w:val="0"/>
              <w:bCs w:val="0"/>
              <w:noProof/>
              <w:lang w:val="fr-FR"/>
            </w:rPr>
          </w:pPr>
          <w:ins w:id="14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SP as a complex communication form</w:t>
            </w:r>
            <w:r>
              <w:rPr>
                <w:noProof/>
                <w:webHidden/>
              </w:rPr>
              <w:tab/>
            </w:r>
            <w:r>
              <w:rPr>
                <w:noProof/>
                <w:webHidden/>
              </w:rPr>
              <w:fldChar w:fldCharType="begin"/>
            </w:r>
            <w:r>
              <w:rPr>
                <w:noProof/>
                <w:webHidden/>
              </w:rPr>
              <w:instrText xml:space="preserve"> PAGEREF _Toc42550123 \h </w:instrText>
            </w:r>
          </w:ins>
          <w:r>
            <w:rPr>
              <w:noProof/>
              <w:webHidden/>
            </w:rPr>
          </w:r>
          <w:r>
            <w:rPr>
              <w:noProof/>
              <w:webHidden/>
            </w:rPr>
            <w:fldChar w:fldCharType="separate"/>
          </w:r>
          <w:ins w:id="147" w:author="Arthur Parmentier" w:date="2020-06-08T23:06:00Z">
            <w:r>
              <w:rPr>
                <w:noProof/>
                <w:webHidden/>
              </w:rPr>
              <w:t>35</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48" w:author="Arthur Parmentier" w:date="2020-06-08T23:06:00Z"/>
              <w:rFonts w:eastAsiaTheme="minorEastAsia" w:cstheme="minorBidi"/>
              <w:b w:val="0"/>
              <w:bCs w:val="0"/>
              <w:noProof/>
              <w:lang w:val="fr-FR"/>
            </w:rPr>
          </w:pPr>
          <w:ins w:id="14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_Toc42550124 \h </w:instrText>
            </w:r>
          </w:ins>
          <w:r>
            <w:rPr>
              <w:noProof/>
              <w:webHidden/>
            </w:rPr>
          </w:r>
          <w:r>
            <w:rPr>
              <w:noProof/>
              <w:webHidden/>
            </w:rPr>
            <w:fldChar w:fldCharType="separate"/>
          </w:r>
          <w:ins w:id="150"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1" w:author="Arthur Parmentier" w:date="2020-06-08T23:06:00Z"/>
              <w:rFonts w:eastAsiaTheme="minorEastAsia" w:cstheme="minorBidi"/>
              <w:noProof/>
              <w:sz w:val="22"/>
              <w:szCs w:val="22"/>
              <w:lang w:val="fr-FR"/>
            </w:rPr>
          </w:pPr>
          <w:ins w:id="15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Introduction to the notion of configuration and context to SP</w:t>
            </w:r>
            <w:r>
              <w:rPr>
                <w:noProof/>
                <w:webHidden/>
              </w:rPr>
              <w:tab/>
            </w:r>
            <w:r>
              <w:rPr>
                <w:noProof/>
                <w:webHidden/>
              </w:rPr>
              <w:fldChar w:fldCharType="begin"/>
            </w:r>
            <w:r>
              <w:rPr>
                <w:noProof/>
                <w:webHidden/>
              </w:rPr>
              <w:instrText xml:space="preserve"> PAGEREF _Toc42550125 \h </w:instrText>
            </w:r>
          </w:ins>
          <w:r>
            <w:rPr>
              <w:noProof/>
              <w:webHidden/>
            </w:rPr>
          </w:r>
          <w:r>
            <w:rPr>
              <w:noProof/>
              <w:webHidden/>
            </w:rPr>
            <w:fldChar w:fldCharType="separate"/>
          </w:r>
          <w:ins w:id="153" w:author="Arthur Parmentier" w:date="2020-06-08T23:06:00Z">
            <w:r>
              <w:rPr>
                <w:noProof/>
                <w:webHidden/>
              </w:rPr>
              <w:t>36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4" w:author="Arthur Parmentier" w:date="2020-06-08T23:06:00Z"/>
              <w:rFonts w:eastAsiaTheme="minorEastAsia" w:cstheme="minorBidi"/>
              <w:noProof/>
              <w:sz w:val="22"/>
              <w:szCs w:val="22"/>
              <w:lang w:val="fr-FR"/>
            </w:rPr>
          </w:pPr>
          <w:ins w:id="15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A linguistic re-definition of SP taken away from its traditional configurations and contexts</w:t>
            </w:r>
            <w:r>
              <w:rPr>
                <w:noProof/>
                <w:webHidden/>
              </w:rPr>
              <w:tab/>
            </w:r>
            <w:r>
              <w:rPr>
                <w:noProof/>
                <w:webHidden/>
              </w:rPr>
              <w:fldChar w:fldCharType="begin"/>
            </w:r>
            <w:r>
              <w:rPr>
                <w:noProof/>
                <w:webHidden/>
              </w:rPr>
              <w:instrText xml:space="preserve"> PAGEREF _Toc42550126 \h </w:instrText>
            </w:r>
          </w:ins>
          <w:r>
            <w:rPr>
              <w:noProof/>
              <w:webHidden/>
            </w:rPr>
          </w:r>
          <w:r>
            <w:rPr>
              <w:noProof/>
              <w:webHidden/>
            </w:rPr>
            <w:fldChar w:fldCharType="separate"/>
          </w:r>
          <w:ins w:id="156" w:author="Arthur Parmentier" w:date="2020-06-08T23:06:00Z">
            <w:r>
              <w:rPr>
                <w:noProof/>
                <w:webHidden/>
              </w:rPr>
              <w:t>37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57" w:author="Arthur Parmentier" w:date="2020-06-08T23:06:00Z"/>
              <w:rFonts w:eastAsiaTheme="minorEastAsia" w:cstheme="minorBidi"/>
              <w:noProof/>
              <w:sz w:val="22"/>
              <w:szCs w:val="22"/>
              <w:lang w:val="fr-FR"/>
            </w:rPr>
          </w:pPr>
          <w:ins w:id="15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Default parameters as conventions and configurational elements of SP</w:t>
            </w:r>
            <w:r>
              <w:rPr>
                <w:noProof/>
                <w:webHidden/>
              </w:rPr>
              <w:tab/>
            </w:r>
            <w:r>
              <w:rPr>
                <w:noProof/>
                <w:webHidden/>
              </w:rPr>
              <w:fldChar w:fldCharType="begin"/>
            </w:r>
            <w:r>
              <w:rPr>
                <w:noProof/>
                <w:webHidden/>
              </w:rPr>
              <w:instrText xml:space="preserve"> PAGEREF _Toc42550127 \h </w:instrText>
            </w:r>
          </w:ins>
          <w:r>
            <w:rPr>
              <w:noProof/>
              <w:webHidden/>
            </w:rPr>
          </w:r>
          <w:r>
            <w:rPr>
              <w:noProof/>
              <w:webHidden/>
            </w:rPr>
            <w:fldChar w:fldCharType="separate"/>
          </w:r>
          <w:ins w:id="159" w:author="Arthur Parmentier" w:date="2020-06-08T23:06:00Z">
            <w:r>
              <w:rPr>
                <w:noProof/>
                <w:webHidden/>
              </w:rPr>
              <w:t>39</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0" w:author="Arthur Parmentier" w:date="2020-06-08T23:06:00Z"/>
              <w:rFonts w:eastAsiaTheme="minorEastAsia" w:cstheme="minorBidi"/>
              <w:noProof/>
              <w:sz w:val="22"/>
              <w:szCs w:val="22"/>
              <w:lang w:val="fr-FR"/>
            </w:rPr>
          </w:pPr>
          <w:ins w:id="16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"_Toc42550128"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A remark on the performativity of SP, style and esthetics</w:t>
            </w:r>
            <w:r>
              <w:rPr>
                <w:noProof/>
                <w:webHidden/>
              </w:rPr>
              <w:tab/>
            </w:r>
            <w:r>
              <w:rPr>
                <w:noProof/>
                <w:webHidden/>
              </w:rPr>
              <w:fldChar w:fldCharType="begin"/>
            </w:r>
            <w:r>
              <w:rPr>
                <w:noProof/>
                <w:webHidden/>
              </w:rPr>
              <w:instrText xml:space="preserve"> PAGEREF _Toc42550128 \h </w:instrText>
            </w:r>
          </w:ins>
          <w:r>
            <w:rPr>
              <w:noProof/>
              <w:webHidden/>
            </w:rPr>
          </w:r>
          <w:r>
            <w:rPr>
              <w:noProof/>
              <w:webHidden/>
            </w:rPr>
            <w:fldChar w:fldCharType="separate"/>
          </w:r>
          <w:ins w:id="162" w:author="Arthur Parmentier" w:date="2020-06-08T23:06:00Z">
            <w:r>
              <w:rPr>
                <w:noProof/>
                <w:webHidden/>
              </w:rPr>
              <w:t>41</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163" w:author="Arthur Parmentier" w:date="2020-06-08T23:06:00Z"/>
              <w:rFonts w:eastAsiaTheme="minorEastAsia" w:cstheme="minorBidi"/>
              <w:b w:val="0"/>
              <w:bCs w:val="0"/>
              <w:i w:val="0"/>
              <w:iCs w:val="0"/>
              <w:noProof/>
              <w:sz w:val="22"/>
              <w:szCs w:val="22"/>
              <w:lang w:val="fr-FR"/>
            </w:rPr>
          </w:pPr>
          <w:ins w:id="16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w:t>
            </w:r>
            <w:r>
              <w:rPr>
                <w:rFonts w:eastAsiaTheme="minorEastAsia" w:cstheme="minorBidi"/>
                <w:b w:val="0"/>
                <w:bCs w:val="0"/>
                <w:i w:val="0"/>
                <w:iCs w:val="0"/>
                <w:noProof/>
                <w:sz w:val="22"/>
                <w:szCs w:val="22"/>
                <w:lang w:val="fr-FR"/>
              </w:rPr>
              <w:tab/>
            </w:r>
            <w:r w:rsidRPr="00D777C5">
              <w:rPr>
                <w:rStyle w:val="Lienhypertexte"/>
                <w:noProof/>
              </w:rPr>
              <w:t>Soundpainting recognition with Max/MSP</w:t>
            </w:r>
            <w:r>
              <w:rPr>
                <w:noProof/>
                <w:webHidden/>
              </w:rPr>
              <w:tab/>
            </w:r>
            <w:r>
              <w:rPr>
                <w:noProof/>
                <w:webHidden/>
              </w:rPr>
              <w:fldChar w:fldCharType="begin"/>
            </w:r>
            <w:r>
              <w:rPr>
                <w:noProof/>
                <w:webHidden/>
              </w:rPr>
              <w:instrText xml:space="preserve"> PAGEREF _Toc42550130 \h </w:instrText>
            </w:r>
          </w:ins>
          <w:r>
            <w:rPr>
              <w:noProof/>
              <w:webHidden/>
            </w:rPr>
          </w:r>
          <w:r>
            <w:rPr>
              <w:noProof/>
              <w:webHidden/>
            </w:rPr>
            <w:fldChar w:fldCharType="separate"/>
          </w:r>
          <w:ins w:id="165"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66" w:author="Arthur Parmentier" w:date="2020-06-08T23:06:00Z"/>
              <w:rFonts w:eastAsiaTheme="minorEastAsia" w:cstheme="minorBidi"/>
              <w:b w:val="0"/>
              <w:bCs w:val="0"/>
              <w:noProof/>
              <w:lang w:val="fr-FR"/>
            </w:rPr>
          </w:pPr>
          <w:ins w:id="16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A.</w:t>
            </w:r>
            <w:r>
              <w:rPr>
                <w:rFonts w:eastAsiaTheme="minorEastAsia" w:cstheme="minorBidi"/>
                <w:b w:val="0"/>
                <w:bCs w:val="0"/>
                <w:noProof/>
                <w:lang w:val="fr-FR"/>
              </w:rPr>
              <w:tab/>
            </w:r>
            <w:r w:rsidRPr="00D777C5">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_Toc42550131 \h </w:instrText>
            </w:r>
          </w:ins>
          <w:r>
            <w:rPr>
              <w:noProof/>
              <w:webHidden/>
            </w:rPr>
          </w:r>
          <w:r>
            <w:rPr>
              <w:noProof/>
              <w:webHidden/>
            </w:rPr>
            <w:fldChar w:fldCharType="separate"/>
          </w:r>
          <w:ins w:id="168"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69" w:author="Arthur Parmentier" w:date="2020-06-08T23:06:00Z"/>
              <w:rFonts w:eastAsiaTheme="minorEastAsia" w:cstheme="minorBidi"/>
              <w:noProof/>
              <w:sz w:val="22"/>
              <w:szCs w:val="22"/>
              <w:lang w:val="fr-FR"/>
            </w:rPr>
          </w:pPr>
          <w:ins w:id="17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Motivations</w:t>
            </w:r>
            <w:r>
              <w:rPr>
                <w:noProof/>
                <w:webHidden/>
              </w:rPr>
              <w:tab/>
            </w:r>
            <w:r>
              <w:rPr>
                <w:noProof/>
                <w:webHidden/>
              </w:rPr>
              <w:fldChar w:fldCharType="begin"/>
            </w:r>
            <w:r>
              <w:rPr>
                <w:noProof/>
                <w:webHidden/>
              </w:rPr>
              <w:instrText xml:space="preserve"> PAGEREF _Toc42550132 \h </w:instrText>
            </w:r>
          </w:ins>
          <w:r>
            <w:rPr>
              <w:noProof/>
              <w:webHidden/>
            </w:rPr>
          </w:r>
          <w:r>
            <w:rPr>
              <w:noProof/>
              <w:webHidden/>
            </w:rPr>
            <w:fldChar w:fldCharType="separate"/>
          </w:r>
          <w:ins w:id="171" w:author="Arthur Parmentier" w:date="2020-06-08T23:06:00Z">
            <w:r>
              <w:rPr>
                <w:noProof/>
                <w:webHidden/>
              </w:rPr>
              <w:t>42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2" w:author="Arthur Parmentier" w:date="2020-06-08T23:06:00Z"/>
              <w:rFonts w:eastAsiaTheme="minorEastAsia" w:cstheme="minorBidi"/>
              <w:noProof/>
              <w:sz w:val="22"/>
              <w:szCs w:val="22"/>
              <w:lang w:val="fr-FR"/>
            </w:rPr>
          </w:pPr>
          <w:ins w:id="17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Goals</w:t>
            </w:r>
            <w:r>
              <w:rPr>
                <w:noProof/>
                <w:webHidden/>
              </w:rPr>
              <w:tab/>
            </w:r>
            <w:r>
              <w:rPr>
                <w:noProof/>
                <w:webHidden/>
              </w:rPr>
              <w:fldChar w:fldCharType="begin"/>
            </w:r>
            <w:r>
              <w:rPr>
                <w:noProof/>
                <w:webHidden/>
              </w:rPr>
              <w:instrText xml:space="preserve"> PAGEREF _Toc42550133 \h </w:instrText>
            </w:r>
          </w:ins>
          <w:r>
            <w:rPr>
              <w:noProof/>
              <w:webHidden/>
            </w:rPr>
          </w:r>
          <w:r>
            <w:rPr>
              <w:noProof/>
              <w:webHidden/>
            </w:rPr>
            <w:fldChar w:fldCharType="separate"/>
          </w:r>
          <w:ins w:id="174"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75" w:author="Arthur Parmentier" w:date="2020-06-08T23:06:00Z"/>
              <w:rFonts w:eastAsiaTheme="minorEastAsia" w:cstheme="minorBidi"/>
              <w:b w:val="0"/>
              <w:bCs w:val="0"/>
              <w:noProof/>
              <w:lang w:val="fr-FR"/>
            </w:rPr>
          </w:pPr>
          <w:ins w:id="17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"_Toc42550134"</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B.</w:t>
            </w:r>
            <w:r>
              <w:rPr>
                <w:rFonts w:eastAsiaTheme="minorEastAsia" w:cstheme="minorBidi"/>
                <w:b w:val="0"/>
                <w:bCs w:val="0"/>
                <w:noProof/>
                <w:lang w:val="fr-FR"/>
              </w:rPr>
              <w:tab/>
            </w:r>
            <w:r w:rsidRPr="00D777C5">
              <w:rPr>
                <w:rStyle w:val="Lienhypertexte"/>
                <w:noProof/>
              </w:rPr>
              <w:t>The big picture</w:t>
            </w:r>
            <w:r>
              <w:rPr>
                <w:noProof/>
                <w:webHidden/>
              </w:rPr>
              <w:tab/>
            </w:r>
            <w:r>
              <w:rPr>
                <w:noProof/>
                <w:webHidden/>
              </w:rPr>
              <w:fldChar w:fldCharType="begin"/>
            </w:r>
            <w:r>
              <w:rPr>
                <w:noProof/>
                <w:webHidden/>
              </w:rPr>
              <w:instrText xml:space="preserve"> PAGEREF _Toc42550134 \h </w:instrText>
            </w:r>
          </w:ins>
          <w:r>
            <w:rPr>
              <w:noProof/>
              <w:webHidden/>
            </w:rPr>
          </w:r>
          <w:r>
            <w:rPr>
              <w:noProof/>
              <w:webHidden/>
            </w:rPr>
            <w:fldChar w:fldCharType="separate"/>
          </w:r>
          <w:ins w:id="177"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78" w:author="Arthur Parmentier" w:date="2020-06-08T23:06:00Z"/>
              <w:rFonts w:eastAsiaTheme="minorEastAsia" w:cstheme="minorBidi"/>
              <w:noProof/>
              <w:sz w:val="22"/>
              <w:szCs w:val="22"/>
              <w:lang w:val="fr-FR"/>
            </w:rPr>
          </w:pPr>
          <w:ins w:id="17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General overview of the system</w:t>
            </w:r>
            <w:r>
              <w:rPr>
                <w:noProof/>
                <w:webHidden/>
              </w:rPr>
              <w:tab/>
            </w:r>
            <w:r>
              <w:rPr>
                <w:noProof/>
                <w:webHidden/>
              </w:rPr>
              <w:fldChar w:fldCharType="begin"/>
            </w:r>
            <w:r>
              <w:rPr>
                <w:noProof/>
                <w:webHidden/>
              </w:rPr>
              <w:instrText xml:space="preserve"> PAGEREF _Toc42550135 \h </w:instrText>
            </w:r>
          </w:ins>
          <w:r>
            <w:rPr>
              <w:noProof/>
              <w:webHidden/>
            </w:rPr>
          </w:r>
          <w:r>
            <w:rPr>
              <w:noProof/>
              <w:webHidden/>
            </w:rPr>
            <w:fldChar w:fldCharType="separate"/>
          </w:r>
          <w:ins w:id="180" w:author="Arthur Parmentier" w:date="2020-06-08T23:06:00Z">
            <w:r>
              <w:rPr>
                <w:noProof/>
                <w:webHidden/>
              </w:rPr>
              <w:t>44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81" w:author="Arthur Parmentier" w:date="2020-06-08T23:06:00Z"/>
              <w:rFonts w:eastAsiaTheme="minorEastAsia" w:cstheme="minorBidi"/>
              <w:noProof/>
              <w:sz w:val="22"/>
              <w:szCs w:val="22"/>
              <w:lang w:val="fr-FR"/>
            </w:rPr>
          </w:pPr>
          <w:ins w:id="18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The choice of Max/MSP</w:t>
            </w:r>
            <w:r>
              <w:rPr>
                <w:noProof/>
                <w:webHidden/>
              </w:rPr>
              <w:tab/>
            </w:r>
            <w:r>
              <w:rPr>
                <w:noProof/>
                <w:webHidden/>
              </w:rPr>
              <w:fldChar w:fldCharType="begin"/>
            </w:r>
            <w:r>
              <w:rPr>
                <w:noProof/>
                <w:webHidden/>
              </w:rPr>
              <w:instrText xml:space="preserve"> PAGEREF _Toc42550136 \h </w:instrText>
            </w:r>
          </w:ins>
          <w:r>
            <w:rPr>
              <w:noProof/>
              <w:webHidden/>
            </w:rPr>
          </w:r>
          <w:r>
            <w:rPr>
              <w:noProof/>
              <w:webHidden/>
            </w:rPr>
            <w:fldChar w:fldCharType="separate"/>
          </w:r>
          <w:ins w:id="183"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184" w:author="Arthur Parmentier" w:date="2020-06-08T23:06:00Z"/>
              <w:rFonts w:eastAsiaTheme="minorEastAsia" w:cstheme="minorBidi"/>
              <w:b w:val="0"/>
              <w:bCs w:val="0"/>
              <w:noProof/>
              <w:lang w:val="fr-FR"/>
            </w:rPr>
          </w:pPr>
          <w:ins w:id="18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"_Toc42550137"</w:instrText>
            </w:r>
            <w:r w:rsidRPr="00D777C5">
              <w:rPr>
                <w:rStyle w:val="Lienhypertexte"/>
                <w:noProof/>
              </w:rPr>
              <w:instrText xml:space="preserve"> </w:instrText>
            </w:r>
            <w:r w:rsidRPr="00D777C5">
              <w:rPr>
                <w:rStyle w:val="Lienhypertexte"/>
                <w:noProof/>
              </w:rPr>
              <w:fldChar w:fldCharType="separate"/>
            </w:r>
            <w:r>
              <w:rPr>
                <w:rFonts w:eastAsiaTheme="minorEastAsia" w:cstheme="minorBidi"/>
                <w:b w:val="0"/>
                <w:bCs w:val="0"/>
                <w:noProof/>
                <w:lang w:val="fr-FR"/>
              </w:rPr>
              <w:tab/>
            </w:r>
            <w:r w:rsidRPr="00D777C5">
              <w:rPr>
                <w:rStyle w:val="Lienhypertexte"/>
                <w:noProof/>
              </w:rPr>
              <w:t>Description of each layer</w:t>
            </w:r>
            <w:r>
              <w:rPr>
                <w:noProof/>
                <w:webHidden/>
              </w:rPr>
              <w:tab/>
            </w:r>
            <w:r>
              <w:rPr>
                <w:noProof/>
                <w:webHidden/>
              </w:rPr>
              <w:fldChar w:fldCharType="begin"/>
            </w:r>
            <w:r>
              <w:rPr>
                <w:noProof/>
                <w:webHidden/>
              </w:rPr>
              <w:instrText xml:space="preserve"> PAGEREF _Toc42550137 \h </w:instrText>
            </w:r>
          </w:ins>
          <w:r>
            <w:rPr>
              <w:noProof/>
              <w:webHidden/>
            </w:rPr>
          </w:r>
          <w:r>
            <w:rPr>
              <w:noProof/>
              <w:webHidden/>
            </w:rPr>
            <w:fldChar w:fldCharType="separate"/>
          </w:r>
          <w:ins w:id="186"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2"/>
            <w:tabs>
              <w:tab w:val="right" w:leader="dot" w:pos="9736"/>
            </w:tabs>
            <w:rPr>
              <w:ins w:id="187" w:author="Arthur Parmentier" w:date="2020-06-08T23:06:00Z"/>
              <w:rFonts w:eastAsiaTheme="minorEastAsia" w:cstheme="minorBidi"/>
              <w:b w:val="0"/>
              <w:bCs w:val="0"/>
              <w:noProof/>
              <w:lang w:val="fr-FR"/>
            </w:rPr>
          </w:pPr>
          <w:ins w:id="18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C.</w:t>
            </w:r>
            <w:r>
              <w:rPr>
                <w:noProof/>
                <w:webHidden/>
              </w:rPr>
              <w:tab/>
            </w:r>
            <w:r>
              <w:rPr>
                <w:noProof/>
                <w:webHidden/>
              </w:rPr>
              <w:fldChar w:fldCharType="begin"/>
            </w:r>
            <w:r>
              <w:rPr>
                <w:noProof/>
                <w:webHidden/>
              </w:rPr>
              <w:instrText xml:space="preserve"> PAGEREF _Toc42550138 \h </w:instrText>
            </w:r>
          </w:ins>
          <w:r>
            <w:rPr>
              <w:noProof/>
              <w:webHidden/>
            </w:rPr>
          </w:r>
          <w:r>
            <w:rPr>
              <w:noProof/>
              <w:webHidden/>
            </w:rPr>
            <w:fldChar w:fldCharType="separate"/>
          </w:r>
          <w:ins w:id="189"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0" w:author="Arthur Parmentier" w:date="2020-06-08T23:06:00Z"/>
              <w:rFonts w:eastAsiaTheme="minorEastAsia" w:cstheme="minorBidi"/>
              <w:noProof/>
              <w:sz w:val="22"/>
              <w:szCs w:val="22"/>
              <w:lang w:val="fr-FR"/>
            </w:rPr>
          </w:pPr>
          <w:ins w:id="19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"_Toc42550139"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Part 1: Motion tracking inputs</w:t>
            </w:r>
            <w:r>
              <w:rPr>
                <w:noProof/>
                <w:webHidden/>
              </w:rPr>
              <w:tab/>
            </w:r>
            <w:r>
              <w:rPr>
                <w:noProof/>
                <w:webHidden/>
              </w:rPr>
              <w:fldChar w:fldCharType="begin"/>
            </w:r>
            <w:r>
              <w:rPr>
                <w:noProof/>
                <w:webHidden/>
              </w:rPr>
              <w:instrText xml:space="preserve"> PAGEREF _Toc42550139 \h </w:instrText>
            </w:r>
          </w:ins>
          <w:r>
            <w:rPr>
              <w:noProof/>
              <w:webHidden/>
            </w:rPr>
          </w:r>
          <w:r>
            <w:rPr>
              <w:noProof/>
              <w:webHidden/>
            </w:rPr>
            <w:fldChar w:fldCharType="separate"/>
          </w:r>
          <w:ins w:id="192" w:author="Arthur Parmentier" w:date="2020-06-08T23:06:00Z">
            <w:r>
              <w:rPr>
                <w:noProof/>
                <w:webHidden/>
              </w:rPr>
              <w:t>46</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3" w:author="Arthur Parmentier" w:date="2020-06-08T23:06:00Z"/>
              <w:rFonts w:eastAsiaTheme="minorEastAsia" w:cstheme="minorBidi"/>
              <w:noProof/>
              <w:sz w:val="22"/>
              <w:szCs w:val="22"/>
              <w:lang w:val="fr-FR"/>
            </w:rPr>
          </w:pPr>
          <w:ins w:id="194"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Part 2: Signs &amp; dictionary management</w:t>
            </w:r>
            <w:r>
              <w:rPr>
                <w:noProof/>
                <w:webHidden/>
              </w:rPr>
              <w:tab/>
            </w:r>
            <w:r>
              <w:rPr>
                <w:noProof/>
                <w:webHidden/>
              </w:rPr>
              <w:fldChar w:fldCharType="begin"/>
            </w:r>
            <w:r>
              <w:rPr>
                <w:noProof/>
                <w:webHidden/>
              </w:rPr>
              <w:instrText xml:space="preserve"> PAGEREF _Toc42550141 \h </w:instrText>
            </w:r>
          </w:ins>
          <w:r>
            <w:rPr>
              <w:noProof/>
              <w:webHidden/>
            </w:rPr>
          </w:r>
          <w:r>
            <w:rPr>
              <w:noProof/>
              <w:webHidden/>
            </w:rPr>
            <w:fldChar w:fldCharType="separate"/>
          </w:r>
          <w:ins w:id="195" w:author="Arthur Parmentier" w:date="2020-06-08T23:06:00Z">
            <w:r>
              <w:rPr>
                <w:noProof/>
                <w:webHidden/>
              </w:rPr>
              <w:t>57</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6" w:author="Arthur Parmentier" w:date="2020-06-08T23:06:00Z"/>
              <w:rFonts w:eastAsiaTheme="minorEastAsia" w:cstheme="minorBidi"/>
              <w:noProof/>
              <w:sz w:val="22"/>
              <w:szCs w:val="22"/>
              <w:lang w:val="fr-FR"/>
            </w:rPr>
          </w:pPr>
          <w:ins w:id="19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_Toc42550143 \h </w:instrText>
            </w:r>
          </w:ins>
          <w:r>
            <w:rPr>
              <w:noProof/>
              <w:webHidden/>
            </w:rPr>
          </w:r>
          <w:r>
            <w:rPr>
              <w:noProof/>
              <w:webHidden/>
            </w:rPr>
            <w:fldChar w:fldCharType="separate"/>
          </w:r>
          <w:ins w:id="198" w:author="Arthur Parmentier" w:date="2020-06-08T23:06:00Z">
            <w:r>
              <w:rPr>
                <w:noProof/>
                <w:webHidden/>
              </w:rPr>
              <w:t>61</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199" w:author="Arthur Parmentier" w:date="2020-06-08T23:06:00Z"/>
              <w:rFonts w:eastAsiaTheme="minorEastAsia" w:cstheme="minorBidi"/>
              <w:noProof/>
              <w:sz w:val="22"/>
              <w:szCs w:val="22"/>
              <w:lang w:val="fr-FR"/>
            </w:rPr>
          </w:pPr>
          <w:ins w:id="20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4.</w:t>
            </w:r>
            <w:r>
              <w:rPr>
                <w:rFonts w:eastAsiaTheme="minorEastAsia" w:cstheme="minorBidi"/>
                <w:noProof/>
                <w:sz w:val="22"/>
                <w:szCs w:val="22"/>
                <w:lang w:val="fr-FR"/>
              </w:rPr>
              <w:tab/>
            </w:r>
            <w:r w:rsidRPr="00D777C5">
              <w:rPr>
                <w:rStyle w:val="Lienhypertexte"/>
                <w:noProof/>
              </w:rPr>
              <w:t>Part 4: Grammar parsing</w:t>
            </w:r>
            <w:r>
              <w:rPr>
                <w:noProof/>
                <w:webHidden/>
              </w:rPr>
              <w:tab/>
            </w:r>
            <w:r>
              <w:rPr>
                <w:noProof/>
                <w:webHidden/>
              </w:rPr>
              <w:fldChar w:fldCharType="begin"/>
            </w:r>
            <w:r>
              <w:rPr>
                <w:noProof/>
                <w:webHidden/>
              </w:rPr>
              <w:instrText xml:space="preserve"> PAGEREF _Toc42550145 \h </w:instrText>
            </w:r>
          </w:ins>
          <w:r>
            <w:rPr>
              <w:noProof/>
              <w:webHidden/>
            </w:rPr>
          </w:r>
          <w:r>
            <w:rPr>
              <w:noProof/>
              <w:webHidden/>
            </w:rPr>
            <w:fldChar w:fldCharType="separate"/>
          </w:r>
          <w:ins w:id="201" w:author="Arthur Parmentier" w:date="2020-06-08T23:06:00Z">
            <w:r>
              <w:rPr>
                <w:noProof/>
                <w:webHidden/>
              </w:rPr>
              <w:t>65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2" w:author="Arthur Parmentier" w:date="2020-06-08T23:06:00Z"/>
              <w:rFonts w:eastAsiaTheme="minorEastAsia" w:cstheme="minorBidi"/>
              <w:noProof/>
              <w:sz w:val="22"/>
              <w:szCs w:val="22"/>
              <w:lang w:val="fr-FR"/>
            </w:rPr>
          </w:pPr>
          <w:ins w:id="203"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5.</w:t>
            </w:r>
            <w:r>
              <w:rPr>
                <w:rFonts w:eastAsiaTheme="minorEastAsia" w:cstheme="minorBidi"/>
                <w:noProof/>
                <w:sz w:val="22"/>
                <w:szCs w:val="22"/>
                <w:lang w:val="fr-FR"/>
              </w:rPr>
              <w:tab/>
            </w:r>
            <w:r w:rsidRPr="00D777C5">
              <w:rPr>
                <w:rStyle w:val="Lienhypertexte"/>
                <w:noProof/>
              </w:rPr>
              <w:t>Part 5: Orchestra simulation</w:t>
            </w:r>
            <w:r>
              <w:rPr>
                <w:noProof/>
                <w:webHidden/>
              </w:rPr>
              <w:tab/>
            </w:r>
            <w:r>
              <w:rPr>
                <w:noProof/>
                <w:webHidden/>
              </w:rPr>
              <w:fldChar w:fldCharType="begin"/>
            </w:r>
            <w:r>
              <w:rPr>
                <w:noProof/>
                <w:webHidden/>
              </w:rPr>
              <w:instrText xml:space="preserve"> PAGEREF _Toc42550147 \h </w:instrText>
            </w:r>
          </w:ins>
          <w:r>
            <w:rPr>
              <w:noProof/>
              <w:webHidden/>
            </w:rPr>
          </w:r>
          <w:r>
            <w:rPr>
              <w:noProof/>
              <w:webHidden/>
            </w:rPr>
            <w:fldChar w:fldCharType="separate"/>
          </w:r>
          <w:ins w:id="204" w:author="Arthur Parmentier" w:date="2020-06-08T23:06:00Z">
            <w:r>
              <w:rPr>
                <w:noProof/>
                <w:webHidden/>
              </w:rPr>
              <w:t>71</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05" w:author="Arthur Parmentier" w:date="2020-06-08T23:06:00Z"/>
              <w:rFonts w:eastAsiaTheme="minorEastAsia" w:cstheme="minorBidi"/>
              <w:b w:val="0"/>
              <w:bCs w:val="0"/>
              <w:noProof/>
              <w:lang w:val="fr-FR"/>
            </w:rPr>
          </w:pPr>
          <w:ins w:id="206"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"_Toc42550148"</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D.</w:t>
            </w:r>
            <w:r>
              <w:rPr>
                <w:rFonts w:eastAsiaTheme="minorEastAsia" w:cstheme="minorBidi"/>
                <w:b w:val="0"/>
                <w:bCs w:val="0"/>
                <w:noProof/>
                <w:lang w:val="fr-FR"/>
              </w:rPr>
              <w:tab/>
            </w:r>
            <w:r w:rsidRPr="00D777C5">
              <w:rPr>
                <w:rStyle w:val="Lienhypertexte"/>
                <w:noProof/>
              </w:rPr>
              <w:t>Performance aspects</w:t>
            </w:r>
            <w:r>
              <w:rPr>
                <w:noProof/>
                <w:webHidden/>
              </w:rPr>
              <w:tab/>
            </w:r>
            <w:r>
              <w:rPr>
                <w:noProof/>
                <w:webHidden/>
              </w:rPr>
              <w:fldChar w:fldCharType="begin"/>
            </w:r>
            <w:r>
              <w:rPr>
                <w:noProof/>
                <w:webHidden/>
              </w:rPr>
              <w:instrText xml:space="preserve"> PAGEREF _Toc42550148 \h </w:instrText>
            </w:r>
          </w:ins>
          <w:r>
            <w:rPr>
              <w:noProof/>
              <w:webHidden/>
            </w:rPr>
          </w:r>
          <w:r>
            <w:rPr>
              <w:noProof/>
              <w:webHidden/>
            </w:rPr>
            <w:fldChar w:fldCharType="separate"/>
          </w:r>
          <w:ins w:id="207"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08" w:author="Arthur Parmentier" w:date="2020-06-08T23:06:00Z"/>
              <w:rFonts w:eastAsiaTheme="minorEastAsia" w:cstheme="minorBidi"/>
              <w:noProof/>
              <w:sz w:val="22"/>
              <w:szCs w:val="22"/>
              <w:lang w:val="fr-FR"/>
            </w:rPr>
          </w:pPr>
          <w:ins w:id="209"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"_Toc42550149"</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PoseNet and Wekinator settings</w:t>
            </w:r>
            <w:r>
              <w:rPr>
                <w:noProof/>
                <w:webHidden/>
              </w:rPr>
              <w:tab/>
            </w:r>
            <w:r>
              <w:rPr>
                <w:noProof/>
                <w:webHidden/>
              </w:rPr>
              <w:fldChar w:fldCharType="begin"/>
            </w:r>
            <w:r>
              <w:rPr>
                <w:noProof/>
                <w:webHidden/>
              </w:rPr>
              <w:instrText xml:space="preserve"> PAGEREF _Toc42550149 \h </w:instrText>
            </w:r>
          </w:ins>
          <w:r>
            <w:rPr>
              <w:noProof/>
              <w:webHidden/>
            </w:rPr>
          </w:r>
          <w:r>
            <w:rPr>
              <w:noProof/>
              <w:webHidden/>
            </w:rPr>
            <w:fldChar w:fldCharType="separate"/>
          </w:r>
          <w:ins w:id="210" w:author="Arthur Parmentier" w:date="2020-06-08T23:06:00Z">
            <w:r>
              <w:rPr>
                <w:noProof/>
                <w:webHidden/>
              </w:rPr>
              <w:t>72</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11" w:author="Arthur Parmentier" w:date="2020-06-08T23:06:00Z"/>
              <w:rFonts w:eastAsiaTheme="minorEastAsia" w:cstheme="minorBidi"/>
              <w:noProof/>
              <w:sz w:val="22"/>
              <w:szCs w:val="22"/>
              <w:lang w:val="fr-FR"/>
            </w:rPr>
          </w:pPr>
          <w:ins w:id="212"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"_Toc42550150"</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Threading</w:t>
            </w:r>
            <w:r>
              <w:rPr>
                <w:noProof/>
                <w:webHidden/>
              </w:rPr>
              <w:tab/>
            </w:r>
            <w:r>
              <w:rPr>
                <w:noProof/>
                <w:webHidden/>
              </w:rPr>
              <w:fldChar w:fldCharType="begin"/>
            </w:r>
            <w:r>
              <w:rPr>
                <w:noProof/>
                <w:webHidden/>
              </w:rPr>
              <w:instrText xml:space="preserve"> PAGEREF _Toc42550150 \h </w:instrText>
            </w:r>
          </w:ins>
          <w:r>
            <w:rPr>
              <w:noProof/>
              <w:webHidden/>
            </w:rPr>
          </w:r>
          <w:r>
            <w:rPr>
              <w:noProof/>
              <w:webHidden/>
            </w:rPr>
            <w:fldChar w:fldCharType="separate"/>
          </w:r>
          <w:ins w:id="213" w:author="Arthur Parmentier" w:date="2020-06-08T23:06:00Z">
            <w:r>
              <w:rPr>
                <w:noProof/>
                <w:webHidden/>
              </w:rPr>
              <w:t>73</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4" w:author="Arthur Parmentier" w:date="2020-06-08T23:06:00Z"/>
              <w:rFonts w:eastAsiaTheme="minorEastAsia" w:cstheme="minorBidi"/>
              <w:b w:val="0"/>
              <w:bCs w:val="0"/>
              <w:noProof/>
              <w:lang w:val="fr-FR"/>
            </w:rPr>
          </w:pPr>
          <w:ins w:id="215"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"_Toc42550151"</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E.</w:t>
            </w:r>
            <w:r>
              <w:rPr>
                <w:rFonts w:eastAsiaTheme="minorEastAsia" w:cstheme="minorBidi"/>
                <w:b w:val="0"/>
                <w:bCs w:val="0"/>
                <w:noProof/>
                <w:lang w:val="fr-FR"/>
              </w:rPr>
              <w:tab/>
            </w:r>
            <w:r w:rsidRPr="00D777C5">
              <w:rPr>
                <w:rStyle w:val="Lienhypertexte"/>
                <w:noProof/>
              </w:rPr>
              <w:t>Learning in SP and numerical tool</w:t>
            </w:r>
            <w:r>
              <w:rPr>
                <w:noProof/>
                <w:webHidden/>
              </w:rPr>
              <w:tab/>
            </w:r>
            <w:r>
              <w:rPr>
                <w:noProof/>
                <w:webHidden/>
              </w:rPr>
              <w:fldChar w:fldCharType="begin"/>
            </w:r>
            <w:r>
              <w:rPr>
                <w:noProof/>
                <w:webHidden/>
              </w:rPr>
              <w:instrText xml:space="preserve"> PAGEREF _Toc42550151 \h </w:instrText>
            </w:r>
          </w:ins>
          <w:r>
            <w:rPr>
              <w:noProof/>
              <w:webHidden/>
            </w:rPr>
          </w:r>
          <w:r>
            <w:rPr>
              <w:noProof/>
              <w:webHidden/>
            </w:rPr>
            <w:fldChar w:fldCharType="separate"/>
          </w:r>
          <w:ins w:id="216"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2"/>
            <w:tabs>
              <w:tab w:val="left" w:pos="660"/>
              <w:tab w:val="right" w:leader="dot" w:pos="9736"/>
            </w:tabs>
            <w:rPr>
              <w:ins w:id="217" w:author="Arthur Parmentier" w:date="2020-06-08T23:06:00Z"/>
              <w:rFonts w:eastAsiaTheme="minorEastAsia" w:cstheme="minorBidi"/>
              <w:b w:val="0"/>
              <w:bCs w:val="0"/>
              <w:noProof/>
              <w:lang w:val="fr-FR"/>
            </w:rPr>
          </w:pPr>
          <w:ins w:id="218"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"_Toc42550152"</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F.</w:t>
            </w:r>
            <w:r>
              <w:rPr>
                <w:rFonts w:eastAsiaTheme="minorEastAsia" w:cstheme="minorBidi"/>
                <w:b w:val="0"/>
                <w:bCs w:val="0"/>
                <w:noProof/>
                <w:lang w:val="fr-FR"/>
              </w:rPr>
              <w:tab/>
            </w:r>
            <w:r w:rsidRPr="00D777C5">
              <w:rPr>
                <w:rStyle w:val="Lienhypertexte"/>
                <w:noProof/>
              </w:rPr>
              <w:t>Potential &amp; future of the tool</w:t>
            </w:r>
            <w:r>
              <w:rPr>
                <w:noProof/>
                <w:webHidden/>
              </w:rPr>
              <w:tab/>
            </w:r>
            <w:r>
              <w:rPr>
                <w:noProof/>
                <w:webHidden/>
              </w:rPr>
              <w:fldChar w:fldCharType="begin"/>
            </w:r>
            <w:r>
              <w:rPr>
                <w:noProof/>
                <w:webHidden/>
              </w:rPr>
              <w:instrText xml:space="preserve"> PAGEREF _Toc42550152 \h </w:instrText>
            </w:r>
          </w:ins>
          <w:r>
            <w:rPr>
              <w:noProof/>
              <w:webHidden/>
            </w:rPr>
          </w:r>
          <w:r>
            <w:rPr>
              <w:noProof/>
              <w:webHidden/>
            </w:rPr>
            <w:fldChar w:fldCharType="separate"/>
          </w:r>
          <w:ins w:id="219"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0" w:author="Arthur Parmentier" w:date="2020-06-08T23:06:00Z"/>
              <w:rFonts w:eastAsiaTheme="minorEastAsia" w:cstheme="minorBidi"/>
              <w:noProof/>
              <w:sz w:val="22"/>
              <w:szCs w:val="22"/>
              <w:lang w:val="fr-FR"/>
            </w:rPr>
          </w:pPr>
          <w:ins w:id="221"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"_Toc42550153"</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1.</w:t>
            </w:r>
            <w:r>
              <w:rPr>
                <w:rFonts w:eastAsiaTheme="minorEastAsia" w:cstheme="minorBidi"/>
                <w:noProof/>
                <w:sz w:val="22"/>
                <w:szCs w:val="22"/>
                <w:lang w:val="fr-FR"/>
              </w:rPr>
              <w:tab/>
            </w:r>
            <w:r w:rsidRPr="00D777C5">
              <w:rPr>
                <w:rStyle w:val="Lienhypertexte"/>
                <w:noProof/>
              </w:rPr>
              <w:t>Emotion recognition</w:t>
            </w:r>
            <w:r>
              <w:rPr>
                <w:noProof/>
                <w:webHidden/>
              </w:rPr>
              <w:tab/>
            </w:r>
            <w:r>
              <w:rPr>
                <w:noProof/>
                <w:webHidden/>
              </w:rPr>
              <w:fldChar w:fldCharType="begin"/>
            </w:r>
            <w:r>
              <w:rPr>
                <w:noProof/>
                <w:webHidden/>
              </w:rPr>
              <w:instrText xml:space="preserve"> PAGEREF _Toc42550153 \h </w:instrText>
            </w:r>
          </w:ins>
          <w:r>
            <w:rPr>
              <w:noProof/>
              <w:webHidden/>
            </w:rPr>
          </w:r>
          <w:r>
            <w:rPr>
              <w:noProof/>
              <w:webHidden/>
            </w:rPr>
            <w:fldChar w:fldCharType="separate"/>
          </w:r>
          <w:ins w:id="222" w:author="Arthur Parmentier" w:date="2020-06-08T23:06:00Z">
            <w:r>
              <w:rPr>
                <w:noProof/>
                <w:webHidden/>
              </w:rPr>
              <w:t>74</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3" w:author="Arthur Parmentier" w:date="2020-06-08T23:06:00Z"/>
              <w:rFonts w:eastAsiaTheme="minorEastAsia" w:cstheme="minorBidi"/>
              <w:noProof/>
              <w:sz w:val="22"/>
              <w:szCs w:val="22"/>
              <w:lang w:val="fr-FR"/>
            </w:rPr>
          </w:pPr>
          <w:ins w:id="224" w:author="Arthur Parmentier" w:date="2020-06-08T23:06:00Z">
            <w:r w:rsidRPr="00D777C5">
              <w:rPr>
                <w:rStyle w:val="Lienhypertexte"/>
                <w:noProof/>
              </w:rPr>
              <w:lastRenderedPageBreak/>
              <w:fldChar w:fldCharType="begin"/>
            </w:r>
            <w:r w:rsidRPr="00D777C5">
              <w:rPr>
                <w:rStyle w:val="Lienhypertexte"/>
                <w:noProof/>
              </w:rPr>
              <w:instrText xml:space="preserve"> </w:instrText>
            </w:r>
            <w:r>
              <w:rPr>
                <w:noProof/>
              </w:rPr>
              <w:instrText>HYPERLINK \l "_Toc42550155"</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2.</w:t>
            </w:r>
            <w:r>
              <w:rPr>
                <w:rFonts w:eastAsiaTheme="minorEastAsia" w:cstheme="minorBidi"/>
                <w:noProof/>
                <w:sz w:val="22"/>
                <w:szCs w:val="22"/>
                <w:lang w:val="fr-FR"/>
              </w:rPr>
              <w:tab/>
            </w:r>
            <w:r w:rsidRPr="00D777C5">
              <w:rPr>
                <w:rStyle w:val="Lienhypertexte"/>
                <w:noProof/>
              </w:rPr>
              <w:t>Classification problem with CRF</w:t>
            </w:r>
            <w:r>
              <w:rPr>
                <w:noProof/>
                <w:webHidden/>
              </w:rPr>
              <w:tab/>
            </w:r>
            <w:r>
              <w:rPr>
                <w:noProof/>
                <w:webHidden/>
              </w:rPr>
              <w:fldChar w:fldCharType="begin"/>
            </w:r>
            <w:r>
              <w:rPr>
                <w:noProof/>
                <w:webHidden/>
              </w:rPr>
              <w:instrText xml:space="preserve"> PAGEREF _Toc42550155 \h </w:instrText>
            </w:r>
          </w:ins>
          <w:r>
            <w:rPr>
              <w:noProof/>
              <w:webHidden/>
            </w:rPr>
          </w:r>
          <w:r>
            <w:rPr>
              <w:noProof/>
              <w:webHidden/>
            </w:rPr>
            <w:fldChar w:fldCharType="separate"/>
          </w:r>
          <w:ins w:id="225"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3"/>
            <w:tabs>
              <w:tab w:val="left" w:pos="880"/>
              <w:tab w:val="right" w:leader="dot" w:pos="9736"/>
            </w:tabs>
            <w:rPr>
              <w:ins w:id="226" w:author="Arthur Parmentier" w:date="2020-06-08T23:06:00Z"/>
              <w:rFonts w:eastAsiaTheme="minorEastAsia" w:cstheme="minorBidi"/>
              <w:noProof/>
              <w:sz w:val="22"/>
              <w:szCs w:val="22"/>
              <w:lang w:val="fr-FR"/>
            </w:rPr>
          </w:pPr>
          <w:ins w:id="227"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"_Toc42550156"</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3.</w:t>
            </w:r>
            <w:r>
              <w:rPr>
                <w:rFonts w:eastAsiaTheme="minorEastAsia" w:cstheme="minorBidi"/>
                <w:noProof/>
                <w:sz w:val="22"/>
                <w:szCs w:val="22"/>
                <w:lang w:val="fr-FR"/>
              </w:rPr>
              <w:tab/>
            </w:r>
            <w:r w:rsidRPr="00D777C5">
              <w:rPr>
                <w:rStyle w:val="Lienhypertexte"/>
                <w:noProof/>
              </w:rPr>
              <w:t>The future</w:t>
            </w:r>
            <w:r>
              <w:rPr>
                <w:noProof/>
                <w:webHidden/>
              </w:rPr>
              <w:tab/>
            </w:r>
            <w:r>
              <w:rPr>
                <w:noProof/>
                <w:webHidden/>
              </w:rPr>
              <w:fldChar w:fldCharType="begin"/>
            </w:r>
            <w:r>
              <w:rPr>
                <w:noProof/>
                <w:webHidden/>
              </w:rPr>
              <w:instrText xml:space="preserve"> PAGEREF _Toc42550156 \h </w:instrText>
            </w:r>
          </w:ins>
          <w:r>
            <w:rPr>
              <w:noProof/>
              <w:webHidden/>
            </w:rPr>
          </w:r>
          <w:r>
            <w:rPr>
              <w:noProof/>
              <w:webHidden/>
            </w:rPr>
            <w:fldChar w:fldCharType="separate"/>
          </w:r>
          <w:ins w:id="228" w:author="Arthur Parmentier" w:date="2020-06-08T23:06:00Z">
            <w:r>
              <w:rPr>
                <w:noProof/>
                <w:webHidden/>
              </w:rPr>
              <w:t>75</w:t>
            </w:r>
            <w:r>
              <w:rPr>
                <w:noProof/>
                <w:webHidden/>
              </w:rPr>
              <w:fldChar w:fldCharType="end"/>
            </w:r>
            <w:r w:rsidRPr="00D777C5">
              <w:rPr>
                <w:rStyle w:val="Lienhypertexte"/>
                <w:noProof/>
              </w:rPr>
              <w:fldChar w:fldCharType="end"/>
            </w:r>
          </w:ins>
        </w:p>
        <w:p w:rsidR="00F4343F" w:rsidRDefault="00F4343F">
          <w:pPr>
            <w:pStyle w:val="TM1"/>
            <w:tabs>
              <w:tab w:val="left" w:pos="660"/>
              <w:tab w:val="right" w:leader="dot" w:pos="9736"/>
            </w:tabs>
            <w:rPr>
              <w:ins w:id="229" w:author="Arthur Parmentier" w:date="2020-06-08T23:06:00Z"/>
              <w:rFonts w:eastAsiaTheme="minorEastAsia" w:cstheme="minorBidi"/>
              <w:b w:val="0"/>
              <w:bCs w:val="0"/>
              <w:i w:val="0"/>
              <w:iCs w:val="0"/>
              <w:noProof/>
              <w:sz w:val="22"/>
              <w:szCs w:val="22"/>
              <w:lang w:val="fr-FR"/>
            </w:rPr>
          </w:pPr>
          <w:ins w:id="230" w:author="Arthur Parmentier" w:date="2020-06-08T23:06:00Z">
            <w:r w:rsidRPr="00D777C5">
              <w:rPr>
                <w:rStyle w:val="Lienhypertexte"/>
                <w:noProof/>
              </w:rPr>
              <w:fldChar w:fldCharType="begin"/>
            </w:r>
            <w:r w:rsidRPr="00D777C5">
              <w:rPr>
                <w:rStyle w:val="Lienhypertexte"/>
                <w:noProof/>
              </w:rPr>
              <w:instrText xml:space="preserve"> </w:instrText>
            </w:r>
            <w:r>
              <w:rPr>
                <w:noProof/>
              </w:rPr>
              <w:instrText>HYPERLINK \l "_Toc42550157"</w:instrText>
            </w:r>
            <w:r w:rsidRPr="00D777C5">
              <w:rPr>
                <w:rStyle w:val="Lienhypertexte"/>
                <w:noProof/>
              </w:rPr>
              <w:instrText xml:space="preserve"> </w:instrText>
            </w:r>
            <w:r w:rsidRPr="00D777C5">
              <w:rPr>
                <w:rStyle w:val="Lienhypertexte"/>
                <w:noProof/>
              </w:rPr>
              <w:fldChar w:fldCharType="separate"/>
            </w:r>
            <w:r w:rsidRPr="00D777C5">
              <w:rPr>
                <w:rStyle w:val="Lienhypertexte"/>
                <w:noProof/>
              </w:rPr>
              <w:t>VIII.</w:t>
            </w:r>
            <w:r>
              <w:rPr>
                <w:rFonts w:eastAsiaTheme="minorEastAsia" w:cstheme="minorBidi"/>
                <w:b w:val="0"/>
                <w:bCs w:val="0"/>
                <w:i w:val="0"/>
                <w:iCs w:val="0"/>
                <w:noProof/>
                <w:sz w:val="22"/>
                <w:szCs w:val="22"/>
                <w:lang w:val="fr-FR"/>
              </w:rPr>
              <w:tab/>
            </w:r>
            <w:r w:rsidRPr="00D777C5">
              <w:rPr>
                <w:rStyle w:val="Lienhypertexte"/>
                <w:noProof/>
              </w:rPr>
              <w:t>Conclusion</w:t>
            </w:r>
            <w:r>
              <w:rPr>
                <w:noProof/>
                <w:webHidden/>
              </w:rPr>
              <w:tab/>
            </w:r>
            <w:r>
              <w:rPr>
                <w:noProof/>
                <w:webHidden/>
              </w:rPr>
              <w:fldChar w:fldCharType="begin"/>
            </w:r>
            <w:r>
              <w:rPr>
                <w:noProof/>
                <w:webHidden/>
              </w:rPr>
              <w:instrText xml:space="preserve"> PAGEREF _Toc42550157 \h </w:instrText>
            </w:r>
          </w:ins>
          <w:r>
            <w:rPr>
              <w:noProof/>
              <w:webHidden/>
            </w:rPr>
          </w:r>
          <w:r>
            <w:rPr>
              <w:noProof/>
              <w:webHidden/>
            </w:rPr>
            <w:fldChar w:fldCharType="separate"/>
          </w:r>
          <w:ins w:id="231" w:author="Arthur Parmentier" w:date="2020-06-08T23:06:00Z">
            <w:r>
              <w:rPr>
                <w:noProof/>
                <w:webHidden/>
              </w:rPr>
              <w:t>75</w:t>
            </w:r>
            <w:r>
              <w:rPr>
                <w:noProof/>
                <w:webHidden/>
              </w:rPr>
              <w:fldChar w:fldCharType="end"/>
            </w:r>
            <w:r w:rsidRPr="00D777C5">
              <w:rPr>
                <w:rStyle w:val="Lienhypertexte"/>
                <w:noProof/>
              </w:rPr>
              <w:fldChar w:fldCharType="end"/>
            </w:r>
          </w:ins>
        </w:p>
        <w:p w:rsidR="00DC3FF9" w:rsidRPr="007C437A" w:rsidDel="00BA3828" w:rsidRDefault="00DC3FF9" w:rsidP="00E6654A">
          <w:pPr>
            <w:pStyle w:val="TM1"/>
            <w:rPr>
              <w:del w:id="232" w:author="Arthur Parmentier" w:date="2020-05-14T13:28:00Z"/>
              <w:rFonts w:eastAsiaTheme="minorEastAsia" w:cstheme="minorBidi"/>
              <w:noProof/>
              <w:sz w:val="22"/>
              <w:szCs w:val="22"/>
              <w:rPrChange w:id="233" w:author="Arthur Parmentier" w:date="2020-06-07T15:27:00Z">
                <w:rPr>
                  <w:del w:id="234" w:author="Arthur Parmentier" w:date="2020-05-14T13:28:00Z"/>
                  <w:rFonts w:eastAsiaTheme="minorEastAsia" w:cstheme="minorBidi"/>
                  <w:noProof/>
                  <w:sz w:val="22"/>
                  <w:szCs w:val="22"/>
                  <w:lang w:val="fr-FR"/>
                </w:rPr>
              </w:rPrChange>
            </w:rPr>
          </w:pPr>
          <w:del w:id="235" w:author="Arthur Parmentier" w:date="2020-05-14T13:28:00Z">
            <w:r w:rsidRPr="007C437A" w:rsidDel="00BA3828">
              <w:rPr>
                <w:rPrChange w:id="236"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237" w:author="Arthur Parmentier" w:date="2020-06-07T15:27:00Z">
                  <w:rPr>
                    <w:rFonts w:eastAsiaTheme="minorEastAsia" w:cstheme="minorBidi"/>
                    <w:b w:val="0"/>
                    <w:bCs w:val="0"/>
                    <w:i w:val="0"/>
                    <w:iCs w:val="0"/>
                    <w:noProof/>
                    <w:lang w:val="fr-FR"/>
                  </w:rPr>
                </w:rPrChange>
              </w:rPr>
              <w:tab/>
            </w:r>
            <w:r w:rsidRPr="007C437A" w:rsidDel="00BA3828">
              <w:rPr>
                <w:rPrChange w:id="238"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239" w:author="Arthur Parmentier" w:date="2020-05-14T13:28:00Z"/>
              <w:rFonts w:eastAsiaTheme="minorEastAsia" w:cstheme="minorBidi"/>
              <w:noProof/>
              <w:sz w:val="22"/>
              <w:szCs w:val="22"/>
              <w:rPrChange w:id="240" w:author="Arthur Parmentier" w:date="2020-06-07T15:27:00Z">
                <w:rPr>
                  <w:del w:id="241" w:author="Arthur Parmentier" w:date="2020-05-14T13:28:00Z"/>
                  <w:rFonts w:eastAsiaTheme="minorEastAsia" w:cstheme="minorBidi"/>
                  <w:noProof/>
                  <w:sz w:val="22"/>
                  <w:szCs w:val="22"/>
                  <w:lang w:val="fr-FR"/>
                </w:rPr>
              </w:rPrChange>
            </w:rPr>
          </w:pPr>
          <w:del w:id="242" w:author="Arthur Parmentier" w:date="2020-05-14T13:28:00Z">
            <w:r w:rsidRPr="007C437A" w:rsidDel="00BA3828">
              <w:rPr>
                <w:rPrChange w:id="243"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244" w:author="Arthur Parmentier" w:date="2020-06-07T15:27:00Z">
                  <w:rPr>
                    <w:rFonts w:eastAsiaTheme="minorEastAsia" w:cstheme="minorBidi"/>
                    <w:b w:val="0"/>
                    <w:bCs w:val="0"/>
                    <w:i w:val="0"/>
                    <w:iCs w:val="0"/>
                    <w:noProof/>
                    <w:lang w:val="fr-FR"/>
                  </w:rPr>
                </w:rPrChange>
              </w:rPr>
              <w:tab/>
            </w:r>
            <w:r w:rsidRPr="007C437A" w:rsidDel="00BA3828">
              <w:rPr>
                <w:rPrChange w:id="245"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246" w:author="Arthur Parmentier" w:date="2020-05-14T13:28:00Z"/>
              <w:rFonts w:eastAsiaTheme="minorEastAsia" w:cstheme="minorBidi"/>
              <w:noProof/>
              <w:rPrChange w:id="247" w:author="Arthur Parmentier" w:date="2020-06-07T15:27:00Z">
                <w:rPr>
                  <w:del w:id="248" w:author="Arthur Parmentier" w:date="2020-05-14T13:28:00Z"/>
                  <w:rFonts w:eastAsiaTheme="minorEastAsia" w:cstheme="minorBidi"/>
                  <w:noProof/>
                  <w:lang w:val="fr-FR"/>
                </w:rPr>
              </w:rPrChange>
            </w:rPr>
          </w:pPr>
          <w:del w:id="249" w:author="Arthur Parmentier" w:date="2020-05-14T13:28:00Z">
            <w:r w:rsidRPr="007C437A" w:rsidDel="00BA3828">
              <w:rPr>
                <w:rPrChange w:id="25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51" w:author="Arthur Parmentier" w:date="2020-06-07T15:27:00Z">
                  <w:rPr>
                    <w:rFonts w:eastAsiaTheme="minorEastAsia" w:cstheme="minorBidi"/>
                    <w:b w:val="0"/>
                    <w:bCs w:val="0"/>
                    <w:noProof/>
                    <w:lang w:val="fr-FR"/>
                  </w:rPr>
                </w:rPrChange>
              </w:rPr>
              <w:tab/>
            </w:r>
            <w:r w:rsidRPr="007C437A" w:rsidDel="00BA3828">
              <w:rPr>
                <w:rPrChange w:id="252"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253" w:author="Arthur Parmentier" w:date="2020-05-14T13:28:00Z"/>
              <w:rFonts w:eastAsiaTheme="minorEastAsia" w:cstheme="minorBidi"/>
              <w:noProof/>
              <w:rPrChange w:id="254" w:author="Arthur Parmentier" w:date="2020-06-07T15:27:00Z">
                <w:rPr>
                  <w:del w:id="255" w:author="Arthur Parmentier" w:date="2020-05-14T13:28:00Z"/>
                  <w:rFonts w:eastAsiaTheme="minorEastAsia" w:cstheme="minorBidi"/>
                  <w:noProof/>
                  <w:lang w:val="fr-FR"/>
                </w:rPr>
              </w:rPrChange>
            </w:rPr>
          </w:pPr>
          <w:del w:id="256" w:author="Arthur Parmentier" w:date="2020-05-14T13:28:00Z">
            <w:r w:rsidRPr="007C437A" w:rsidDel="00BA3828">
              <w:rPr>
                <w:rPrChange w:id="257"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58" w:author="Arthur Parmentier" w:date="2020-06-07T15:27:00Z">
                  <w:rPr>
                    <w:rFonts w:eastAsiaTheme="minorEastAsia" w:cstheme="minorBidi"/>
                    <w:b w:val="0"/>
                    <w:bCs w:val="0"/>
                    <w:noProof/>
                    <w:lang w:val="fr-FR"/>
                  </w:rPr>
                </w:rPrChange>
              </w:rPr>
              <w:tab/>
            </w:r>
            <w:r w:rsidRPr="007C437A" w:rsidDel="00BA3828">
              <w:rPr>
                <w:rPrChange w:id="259"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260" w:author="Arthur Parmentier" w:date="2020-05-14T13:28:00Z"/>
              <w:rFonts w:eastAsiaTheme="minorEastAsia" w:cstheme="minorBidi"/>
              <w:noProof/>
              <w:sz w:val="22"/>
              <w:szCs w:val="22"/>
              <w:rPrChange w:id="261" w:author="Arthur Parmentier" w:date="2020-06-07T15:27:00Z">
                <w:rPr>
                  <w:del w:id="262" w:author="Arthur Parmentier" w:date="2020-05-14T13:28:00Z"/>
                  <w:rFonts w:eastAsiaTheme="minorEastAsia" w:cstheme="minorBidi"/>
                  <w:noProof/>
                  <w:sz w:val="22"/>
                  <w:szCs w:val="22"/>
                  <w:lang w:val="fr-FR"/>
                </w:rPr>
              </w:rPrChange>
            </w:rPr>
          </w:pPr>
          <w:del w:id="263" w:author="Arthur Parmentier" w:date="2020-05-14T13:28:00Z">
            <w:r w:rsidRPr="007C437A" w:rsidDel="00BA3828">
              <w:rPr>
                <w:rPrChange w:id="264" w:author="Arthur Parmentier" w:date="2020-06-07T15:27:00Z">
                  <w:rPr>
                    <w:rStyle w:val="Lienhypertexte"/>
                    <w:noProof/>
                  </w:rPr>
                </w:rPrChange>
              </w:rPr>
              <w:delText>1.</w:delText>
            </w:r>
            <w:r w:rsidRPr="007C437A" w:rsidDel="00BA3828">
              <w:rPr>
                <w:rFonts w:eastAsiaTheme="minorEastAsia" w:cstheme="minorBidi"/>
                <w:noProof/>
                <w:rPrChange w:id="265" w:author="Arthur Parmentier" w:date="2020-06-07T15:27:00Z">
                  <w:rPr>
                    <w:rFonts w:eastAsiaTheme="minorEastAsia" w:cstheme="minorBidi"/>
                    <w:noProof/>
                    <w:lang w:val="fr-FR"/>
                  </w:rPr>
                </w:rPrChange>
              </w:rPr>
              <w:tab/>
            </w:r>
            <w:r w:rsidRPr="007C437A" w:rsidDel="00BA3828">
              <w:rPr>
                <w:rPrChange w:id="266"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267" w:author="Arthur Parmentier" w:date="2020-05-14T13:28:00Z"/>
              <w:rFonts w:eastAsiaTheme="minorEastAsia" w:cstheme="minorBidi"/>
              <w:noProof/>
              <w:sz w:val="22"/>
              <w:szCs w:val="22"/>
              <w:rPrChange w:id="268" w:author="Arthur Parmentier" w:date="2020-06-07T15:27:00Z">
                <w:rPr>
                  <w:del w:id="269" w:author="Arthur Parmentier" w:date="2020-05-14T13:28:00Z"/>
                  <w:rFonts w:eastAsiaTheme="minorEastAsia" w:cstheme="minorBidi"/>
                  <w:noProof/>
                  <w:sz w:val="22"/>
                  <w:szCs w:val="22"/>
                  <w:lang w:val="fr-FR"/>
                </w:rPr>
              </w:rPrChange>
            </w:rPr>
          </w:pPr>
          <w:del w:id="270" w:author="Arthur Parmentier" w:date="2020-05-14T13:28:00Z">
            <w:r w:rsidRPr="007C437A" w:rsidDel="00BA3828">
              <w:rPr>
                <w:rPrChange w:id="271" w:author="Arthur Parmentier" w:date="2020-06-07T15:27:00Z">
                  <w:rPr>
                    <w:rStyle w:val="Lienhypertexte"/>
                    <w:noProof/>
                  </w:rPr>
                </w:rPrChange>
              </w:rPr>
              <w:delText>2.</w:delText>
            </w:r>
            <w:r w:rsidRPr="007C437A" w:rsidDel="00BA3828">
              <w:rPr>
                <w:rFonts w:eastAsiaTheme="minorEastAsia" w:cstheme="minorBidi"/>
                <w:noProof/>
                <w:rPrChange w:id="272" w:author="Arthur Parmentier" w:date="2020-06-07T15:27:00Z">
                  <w:rPr>
                    <w:rFonts w:eastAsiaTheme="minorEastAsia" w:cstheme="minorBidi"/>
                    <w:noProof/>
                    <w:lang w:val="fr-FR"/>
                  </w:rPr>
                </w:rPrChange>
              </w:rPr>
              <w:tab/>
            </w:r>
            <w:r w:rsidRPr="007C437A" w:rsidDel="00BA3828">
              <w:rPr>
                <w:rPrChange w:id="273"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74" w:author="Arthur Parmentier" w:date="2020-05-14T13:28:00Z"/>
              <w:rFonts w:eastAsiaTheme="minorEastAsia" w:cstheme="minorBidi"/>
              <w:noProof/>
              <w:sz w:val="22"/>
              <w:szCs w:val="22"/>
              <w:rPrChange w:id="275" w:author="Arthur Parmentier" w:date="2020-06-07T15:27:00Z">
                <w:rPr>
                  <w:del w:id="276" w:author="Arthur Parmentier" w:date="2020-05-14T13:28:00Z"/>
                  <w:rFonts w:eastAsiaTheme="minorEastAsia" w:cstheme="minorBidi"/>
                  <w:noProof/>
                  <w:sz w:val="22"/>
                  <w:szCs w:val="22"/>
                  <w:lang w:val="fr-FR"/>
                </w:rPr>
              </w:rPrChange>
            </w:rPr>
          </w:pPr>
          <w:del w:id="277" w:author="Arthur Parmentier" w:date="2020-05-14T13:28:00Z">
            <w:r w:rsidRPr="007C437A" w:rsidDel="00BA3828">
              <w:rPr>
                <w:rPrChange w:id="278" w:author="Arthur Parmentier" w:date="2020-06-07T15:27:00Z">
                  <w:rPr>
                    <w:rStyle w:val="Lienhypertexte"/>
                    <w:noProof/>
                  </w:rPr>
                </w:rPrChange>
              </w:rPr>
              <w:delText>3.</w:delText>
            </w:r>
            <w:r w:rsidRPr="007C437A" w:rsidDel="00BA3828">
              <w:rPr>
                <w:rFonts w:eastAsiaTheme="minorEastAsia" w:cstheme="minorBidi"/>
                <w:noProof/>
                <w:rPrChange w:id="279" w:author="Arthur Parmentier" w:date="2020-06-07T15:27:00Z">
                  <w:rPr>
                    <w:rFonts w:eastAsiaTheme="minorEastAsia" w:cstheme="minorBidi"/>
                    <w:noProof/>
                    <w:lang w:val="fr-FR"/>
                  </w:rPr>
                </w:rPrChange>
              </w:rPr>
              <w:tab/>
            </w:r>
            <w:r w:rsidRPr="007C437A" w:rsidDel="00BA3828">
              <w:rPr>
                <w:rPrChange w:id="280"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81" w:author="Arthur Parmentier" w:date="2020-05-14T13:28:00Z"/>
              <w:rFonts w:eastAsiaTheme="minorEastAsia" w:cstheme="minorBidi"/>
              <w:noProof/>
              <w:sz w:val="22"/>
              <w:szCs w:val="22"/>
              <w:rPrChange w:id="282" w:author="Arthur Parmentier" w:date="2020-06-07T15:27:00Z">
                <w:rPr>
                  <w:del w:id="283" w:author="Arthur Parmentier" w:date="2020-05-14T13:28:00Z"/>
                  <w:rFonts w:eastAsiaTheme="minorEastAsia" w:cstheme="minorBidi"/>
                  <w:noProof/>
                  <w:sz w:val="22"/>
                  <w:szCs w:val="22"/>
                  <w:lang w:val="fr-FR"/>
                </w:rPr>
              </w:rPrChange>
            </w:rPr>
          </w:pPr>
          <w:del w:id="284" w:author="Arthur Parmentier" w:date="2020-05-14T13:28:00Z">
            <w:r w:rsidRPr="007C437A" w:rsidDel="00BA3828">
              <w:rPr>
                <w:rPrChange w:id="285"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86" w:author="Arthur Parmentier" w:date="2020-06-07T15:27:00Z">
                  <w:rPr>
                    <w:rFonts w:eastAsiaTheme="minorEastAsia" w:cstheme="minorBidi"/>
                    <w:b w:val="0"/>
                    <w:bCs w:val="0"/>
                    <w:i w:val="0"/>
                    <w:iCs w:val="0"/>
                    <w:noProof/>
                    <w:lang w:val="fr-FR"/>
                  </w:rPr>
                </w:rPrChange>
              </w:rPr>
              <w:tab/>
            </w:r>
            <w:r w:rsidRPr="007C437A" w:rsidDel="00BA3828">
              <w:rPr>
                <w:rPrChange w:id="287"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88" w:author="Arthur Parmentier" w:date="2020-05-14T13:28:00Z"/>
              <w:rFonts w:eastAsiaTheme="minorEastAsia" w:cstheme="minorBidi"/>
              <w:noProof/>
              <w:rPrChange w:id="289" w:author="Arthur Parmentier" w:date="2020-06-07T15:27:00Z">
                <w:rPr>
                  <w:del w:id="290" w:author="Arthur Parmentier" w:date="2020-05-14T13:28:00Z"/>
                  <w:rFonts w:eastAsiaTheme="minorEastAsia" w:cstheme="minorBidi"/>
                  <w:noProof/>
                  <w:lang w:val="fr-FR"/>
                </w:rPr>
              </w:rPrChange>
            </w:rPr>
          </w:pPr>
          <w:del w:id="291" w:author="Arthur Parmentier" w:date="2020-05-14T13:28:00Z">
            <w:r w:rsidRPr="007C437A" w:rsidDel="00BA3828">
              <w:rPr>
                <w:rPrChange w:id="29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93" w:author="Arthur Parmentier" w:date="2020-06-07T15:27:00Z">
                  <w:rPr>
                    <w:rFonts w:eastAsiaTheme="minorEastAsia" w:cstheme="minorBidi"/>
                    <w:b w:val="0"/>
                    <w:bCs w:val="0"/>
                    <w:noProof/>
                    <w:lang w:val="fr-FR"/>
                  </w:rPr>
                </w:rPrChange>
              </w:rPr>
              <w:tab/>
            </w:r>
            <w:r w:rsidRPr="007C437A" w:rsidDel="00BA3828">
              <w:rPr>
                <w:rPrChange w:id="294"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95" w:author="Arthur Parmentier" w:date="2020-05-14T13:28:00Z"/>
              <w:rFonts w:eastAsiaTheme="minorEastAsia" w:cstheme="minorBidi"/>
              <w:noProof/>
              <w:sz w:val="22"/>
              <w:szCs w:val="22"/>
              <w:rPrChange w:id="296" w:author="Arthur Parmentier" w:date="2020-06-07T15:27:00Z">
                <w:rPr>
                  <w:del w:id="297" w:author="Arthur Parmentier" w:date="2020-05-14T13:28:00Z"/>
                  <w:rFonts w:eastAsiaTheme="minorEastAsia" w:cstheme="minorBidi"/>
                  <w:noProof/>
                  <w:sz w:val="22"/>
                  <w:szCs w:val="22"/>
                  <w:lang w:val="fr-FR"/>
                </w:rPr>
              </w:rPrChange>
            </w:rPr>
          </w:pPr>
          <w:del w:id="298" w:author="Arthur Parmentier" w:date="2020-05-14T13:28:00Z">
            <w:r w:rsidRPr="007C437A" w:rsidDel="00BA3828">
              <w:rPr>
                <w:rPrChange w:id="299" w:author="Arthur Parmentier" w:date="2020-06-07T15:27:00Z">
                  <w:rPr>
                    <w:rStyle w:val="Lienhypertexte"/>
                    <w:noProof/>
                  </w:rPr>
                </w:rPrChange>
              </w:rPr>
              <w:delText>1.</w:delText>
            </w:r>
            <w:r w:rsidRPr="007C437A" w:rsidDel="00BA3828">
              <w:rPr>
                <w:rFonts w:eastAsiaTheme="minorEastAsia" w:cstheme="minorBidi"/>
                <w:noProof/>
                <w:rPrChange w:id="300" w:author="Arthur Parmentier" w:date="2020-06-07T15:27:00Z">
                  <w:rPr>
                    <w:rFonts w:eastAsiaTheme="minorEastAsia" w:cstheme="minorBidi"/>
                    <w:noProof/>
                    <w:lang w:val="fr-FR"/>
                  </w:rPr>
                </w:rPrChange>
              </w:rPr>
              <w:tab/>
            </w:r>
            <w:r w:rsidRPr="007C437A" w:rsidDel="00BA3828">
              <w:rPr>
                <w:rPrChange w:id="301"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302" w:author="Arthur Parmentier" w:date="2020-05-14T13:28:00Z"/>
              <w:rFonts w:eastAsiaTheme="minorEastAsia" w:cstheme="minorBidi"/>
              <w:noProof/>
              <w:sz w:val="22"/>
              <w:szCs w:val="22"/>
              <w:rPrChange w:id="303" w:author="Arthur Parmentier" w:date="2020-06-07T15:27:00Z">
                <w:rPr>
                  <w:del w:id="304" w:author="Arthur Parmentier" w:date="2020-05-14T13:28:00Z"/>
                  <w:rFonts w:eastAsiaTheme="minorEastAsia" w:cstheme="minorBidi"/>
                  <w:noProof/>
                  <w:sz w:val="22"/>
                  <w:szCs w:val="22"/>
                  <w:lang w:val="fr-FR"/>
                </w:rPr>
              </w:rPrChange>
            </w:rPr>
          </w:pPr>
          <w:del w:id="305" w:author="Arthur Parmentier" w:date="2020-05-14T13:28:00Z">
            <w:r w:rsidRPr="007C437A" w:rsidDel="00BA3828">
              <w:rPr>
                <w:rPrChange w:id="306" w:author="Arthur Parmentier" w:date="2020-06-07T15:27:00Z">
                  <w:rPr>
                    <w:rStyle w:val="Lienhypertexte"/>
                    <w:noProof/>
                  </w:rPr>
                </w:rPrChange>
              </w:rPr>
              <w:delText>2.</w:delText>
            </w:r>
            <w:r w:rsidRPr="007C437A" w:rsidDel="00BA3828">
              <w:rPr>
                <w:rFonts w:eastAsiaTheme="minorEastAsia" w:cstheme="minorBidi"/>
                <w:noProof/>
                <w:rPrChange w:id="307" w:author="Arthur Parmentier" w:date="2020-06-07T15:27:00Z">
                  <w:rPr>
                    <w:rFonts w:eastAsiaTheme="minorEastAsia" w:cstheme="minorBidi"/>
                    <w:noProof/>
                    <w:lang w:val="fr-FR"/>
                  </w:rPr>
                </w:rPrChange>
              </w:rPr>
              <w:tab/>
            </w:r>
            <w:r w:rsidRPr="007C437A" w:rsidDel="00BA3828">
              <w:rPr>
                <w:rPrChange w:id="308"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309" w:author="Arthur Parmentier" w:date="2020-05-14T13:28:00Z"/>
              <w:rFonts w:eastAsiaTheme="minorEastAsia" w:cstheme="minorBidi"/>
              <w:noProof/>
              <w:sz w:val="22"/>
              <w:szCs w:val="22"/>
              <w:rPrChange w:id="310" w:author="Arthur Parmentier" w:date="2020-06-07T15:27:00Z">
                <w:rPr>
                  <w:del w:id="311" w:author="Arthur Parmentier" w:date="2020-05-14T13:28:00Z"/>
                  <w:rFonts w:eastAsiaTheme="minorEastAsia" w:cstheme="minorBidi"/>
                  <w:noProof/>
                  <w:sz w:val="22"/>
                  <w:szCs w:val="22"/>
                  <w:lang w:val="fr-FR"/>
                </w:rPr>
              </w:rPrChange>
            </w:rPr>
          </w:pPr>
          <w:del w:id="312" w:author="Arthur Parmentier" w:date="2020-05-14T13:28:00Z">
            <w:r w:rsidRPr="007C437A" w:rsidDel="00BA3828">
              <w:rPr>
                <w:rPrChange w:id="313" w:author="Arthur Parmentier" w:date="2020-06-07T15:27:00Z">
                  <w:rPr>
                    <w:rStyle w:val="Lienhypertexte"/>
                    <w:noProof/>
                  </w:rPr>
                </w:rPrChange>
              </w:rPr>
              <w:delText>3.</w:delText>
            </w:r>
            <w:r w:rsidRPr="007C437A" w:rsidDel="00BA3828">
              <w:rPr>
                <w:rFonts w:eastAsiaTheme="minorEastAsia" w:cstheme="minorBidi"/>
                <w:noProof/>
                <w:rPrChange w:id="314" w:author="Arthur Parmentier" w:date="2020-06-07T15:27:00Z">
                  <w:rPr>
                    <w:rFonts w:eastAsiaTheme="minorEastAsia" w:cstheme="minorBidi"/>
                    <w:noProof/>
                    <w:lang w:val="fr-FR"/>
                  </w:rPr>
                </w:rPrChange>
              </w:rPr>
              <w:tab/>
            </w:r>
            <w:r w:rsidRPr="007C437A" w:rsidDel="00BA3828">
              <w:rPr>
                <w:rPrChange w:id="315"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316" w:author="Arthur Parmentier" w:date="2020-05-14T13:28:00Z"/>
              <w:rFonts w:eastAsiaTheme="minorEastAsia" w:cstheme="minorBidi"/>
              <w:noProof/>
              <w:sz w:val="22"/>
              <w:szCs w:val="22"/>
              <w:rPrChange w:id="317" w:author="Arthur Parmentier" w:date="2020-06-07T15:27:00Z">
                <w:rPr>
                  <w:del w:id="318" w:author="Arthur Parmentier" w:date="2020-05-14T13:28:00Z"/>
                  <w:rFonts w:eastAsiaTheme="minorEastAsia" w:cstheme="minorBidi"/>
                  <w:noProof/>
                  <w:sz w:val="22"/>
                  <w:szCs w:val="22"/>
                  <w:lang w:val="fr-FR"/>
                </w:rPr>
              </w:rPrChange>
            </w:rPr>
          </w:pPr>
          <w:del w:id="319" w:author="Arthur Parmentier" w:date="2020-05-14T13:28:00Z">
            <w:r w:rsidRPr="007C437A" w:rsidDel="00BA3828">
              <w:rPr>
                <w:rPrChange w:id="320" w:author="Arthur Parmentier" w:date="2020-06-07T15:27:00Z">
                  <w:rPr>
                    <w:rStyle w:val="Lienhypertexte"/>
                    <w:noProof/>
                  </w:rPr>
                </w:rPrChange>
              </w:rPr>
              <w:delText>4.</w:delText>
            </w:r>
            <w:r w:rsidRPr="007C437A" w:rsidDel="00BA3828">
              <w:rPr>
                <w:rFonts w:eastAsiaTheme="minorEastAsia" w:cstheme="minorBidi"/>
                <w:noProof/>
                <w:rPrChange w:id="321" w:author="Arthur Parmentier" w:date="2020-06-07T15:27:00Z">
                  <w:rPr>
                    <w:rFonts w:eastAsiaTheme="minorEastAsia" w:cstheme="minorBidi"/>
                    <w:noProof/>
                    <w:lang w:val="fr-FR"/>
                  </w:rPr>
                </w:rPrChange>
              </w:rPr>
              <w:tab/>
            </w:r>
            <w:r w:rsidRPr="007C437A" w:rsidDel="00BA3828">
              <w:rPr>
                <w:rPrChange w:id="322"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323" w:author="Arthur Parmentier" w:date="2020-05-14T13:28:00Z"/>
              <w:rFonts w:eastAsiaTheme="minorEastAsia" w:cstheme="minorBidi"/>
              <w:noProof/>
              <w:sz w:val="22"/>
              <w:szCs w:val="22"/>
              <w:rPrChange w:id="324" w:author="Arthur Parmentier" w:date="2020-06-07T15:27:00Z">
                <w:rPr>
                  <w:del w:id="325" w:author="Arthur Parmentier" w:date="2020-05-14T13:28:00Z"/>
                  <w:rFonts w:eastAsiaTheme="minorEastAsia" w:cstheme="minorBidi"/>
                  <w:noProof/>
                  <w:sz w:val="22"/>
                  <w:szCs w:val="22"/>
                  <w:lang w:val="fr-FR"/>
                </w:rPr>
              </w:rPrChange>
            </w:rPr>
          </w:pPr>
          <w:del w:id="326" w:author="Arthur Parmentier" w:date="2020-05-14T13:28:00Z">
            <w:r w:rsidRPr="007C437A" w:rsidDel="00BA3828">
              <w:rPr>
                <w:rPrChange w:id="327" w:author="Arthur Parmentier" w:date="2020-06-07T15:27:00Z">
                  <w:rPr>
                    <w:rStyle w:val="Lienhypertexte"/>
                    <w:noProof/>
                  </w:rPr>
                </w:rPrChange>
              </w:rPr>
              <w:delText>5.</w:delText>
            </w:r>
            <w:r w:rsidRPr="007C437A" w:rsidDel="00BA3828">
              <w:rPr>
                <w:rFonts w:eastAsiaTheme="minorEastAsia" w:cstheme="minorBidi"/>
                <w:noProof/>
                <w:rPrChange w:id="328" w:author="Arthur Parmentier" w:date="2020-06-07T15:27:00Z">
                  <w:rPr>
                    <w:rFonts w:eastAsiaTheme="minorEastAsia" w:cstheme="minorBidi"/>
                    <w:noProof/>
                    <w:lang w:val="fr-FR"/>
                  </w:rPr>
                </w:rPrChange>
              </w:rPr>
              <w:tab/>
            </w:r>
            <w:r w:rsidRPr="007C437A" w:rsidDel="00BA3828">
              <w:rPr>
                <w:rPrChange w:id="329"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330" w:author="Arthur Parmentier" w:date="2020-05-14T13:28:00Z"/>
              <w:rFonts w:eastAsiaTheme="minorEastAsia" w:cstheme="minorBidi"/>
              <w:noProof/>
              <w:sz w:val="22"/>
              <w:szCs w:val="22"/>
              <w:rPrChange w:id="331" w:author="Arthur Parmentier" w:date="2020-06-07T15:27:00Z">
                <w:rPr>
                  <w:del w:id="332" w:author="Arthur Parmentier" w:date="2020-05-14T13:28:00Z"/>
                  <w:rFonts w:eastAsiaTheme="minorEastAsia" w:cstheme="minorBidi"/>
                  <w:noProof/>
                  <w:sz w:val="22"/>
                  <w:szCs w:val="22"/>
                  <w:lang w:val="fr-FR"/>
                </w:rPr>
              </w:rPrChange>
            </w:rPr>
          </w:pPr>
          <w:del w:id="333" w:author="Arthur Parmentier" w:date="2020-05-14T13:28:00Z">
            <w:r w:rsidRPr="007C437A" w:rsidDel="00BA3828">
              <w:rPr>
                <w:rPrChange w:id="334" w:author="Arthur Parmentier" w:date="2020-06-07T15:27:00Z">
                  <w:rPr>
                    <w:rStyle w:val="Lienhypertexte"/>
                    <w:noProof/>
                  </w:rPr>
                </w:rPrChange>
              </w:rPr>
              <w:delText>6.</w:delText>
            </w:r>
            <w:r w:rsidRPr="007C437A" w:rsidDel="00BA3828">
              <w:rPr>
                <w:rFonts w:eastAsiaTheme="minorEastAsia" w:cstheme="minorBidi"/>
                <w:noProof/>
                <w:rPrChange w:id="335" w:author="Arthur Parmentier" w:date="2020-06-07T15:27:00Z">
                  <w:rPr>
                    <w:rFonts w:eastAsiaTheme="minorEastAsia" w:cstheme="minorBidi"/>
                    <w:noProof/>
                    <w:lang w:val="fr-FR"/>
                  </w:rPr>
                </w:rPrChange>
              </w:rPr>
              <w:tab/>
            </w:r>
            <w:r w:rsidRPr="007C437A" w:rsidDel="00BA3828">
              <w:rPr>
                <w:rPrChange w:id="336"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337" w:author="Arthur Parmentier" w:date="2020-05-14T13:28:00Z"/>
              <w:rFonts w:eastAsiaTheme="minorEastAsia" w:cstheme="minorBidi"/>
              <w:noProof/>
              <w:rPrChange w:id="338" w:author="Arthur Parmentier" w:date="2020-06-07T15:27:00Z">
                <w:rPr>
                  <w:del w:id="339" w:author="Arthur Parmentier" w:date="2020-05-14T13:28:00Z"/>
                  <w:rFonts w:eastAsiaTheme="minorEastAsia" w:cstheme="minorBidi"/>
                  <w:noProof/>
                  <w:lang w:val="fr-FR"/>
                </w:rPr>
              </w:rPrChange>
            </w:rPr>
          </w:pPr>
          <w:del w:id="340" w:author="Arthur Parmentier" w:date="2020-05-14T13:28:00Z">
            <w:r w:rsidRPr="007C437A" w:rsidDel="00BA3828">
              <w:rPr>
                <w:rPrChange w:id="34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2" w:author="Arthur Parmentier" w:date="2020-06-07T15:27:00Z">
                  <w:rPr>
                    <w:rFonts w:eastAsiaTheme="minorEastAsia" w:cstheme="minorBidi"/>
                    <w:b w:val="0"/>
                    <w:bCs w:val="0"/>
                    <w:noProof/>
                    <w:lang w:val="fr-FR"/>
                  </w:rPr>
                </w:rPrChange>
              </w:rPr>
              <w:tab/>
            </w:r>
            <w:r w:rsidRPr="007C437A" w:rsidDel="00BA3828">
              <w:rPr>
                <w:rPrChange w:id="343"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344" w:author="Arthur Parmentier" w:date="2020-05-14T13:28:00Z"/>
              <w:rFonts w:eastAsiaTheme="minorEastAsia" w:cstheme="minorBidi"/>
              <w:noProof/>
              <w:sz w:val="22"/>
              <w:szCs w:val="22"/>
              <w:rPrChange w:id="345" w:author="Arthur Parmentier" w:date="2020-06-07T15:27:00Z">
                <w:rPr>
                  <w:del w:id="346" w:author="Arthur Parmentier" w:date="2020-05-14T13:28:00Z"/>
                  <w:rFonts w:eastAsiaTheme="minorEastAsia" w:cstheme="minorBidi"/>
                  <w:noProof/>
                  <w:sz w:val="22"/>
                  <w:szCs w:val="22"/>
                  <w:lang w:val="fr-FR"/>
                </w:rPr>
              </w:rPrChange>
            </w:rPr>
          </w:pPr>
          <w:del w:id="347" w:author="Arthur Parmentier" w:date="2020-05-14T13:28:00Z">
            <w:r w:rsidRPr="007C437A" w:rsidDel="00BA3828">
              <w:rPr>
                <w:rPrChange w:id="348" w:author="Arthur Parmentier" w:date="2020-06-07T15:27:00Z">
                  <w:rPr>
                    <w:rStyle w:val="Lienhypertexte"/>
                    <w:noProof/>
                  </w:rPr>
                </w:rPrChange>
              </w:rPr>
              <w:delText>1.</w:delText>
            </w:r>
            <w:r w:rsidRPr="007C437A" w:rsidDel="00BA3828">
              <w:rPr>
                <w:rFonts w:eastAsiaTheme="minorEastAsia" w:cstheme="minorBidi"/>
                <w:noProof/>
                <w:rPrChange w:id="349" w:author="Arthur Parmentier" w:date="2020-06-07T15:27:00Z">
                  <w:rPr>
                    <w:rFonts w:eastAsiaTheme="minorEastAsia" w:cstheme="minorBidi"/>
                    <w:noProof/>
                    <w:lang w:val="fr-FR"/>
                  </w:rPr>
                </w:rPrChange>
              </w:rPr>
              <w:tab/>
            </w:r>
            <w:r w:rsidRPr="007C437A" w:rsidDel="00BA3828">
              <w:rPr>
                <w:rPrChange w:id="350"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351" w:author="Arthur Parmentier" w:date="2020-05-14T13:28:00Z"/>
              <w:rFonts w:eastAsiaTheme="minorEastAsia" w:cstheme="minorBidi"/>
              <w:noProof/>
              <w:sz w:val="22"/>
              <w:szCs w:val="22"/>
              <w:rPrChange w:id="352" w:author="Arthur Parmentier" w:date="2020-06-07T15:27:00Z">
                <w:rPr>
                  <w:del w:id="353" w:author="Arthur Parmentier" w:date="2020-05-14T13:28:00Z"/>
                  <w:rFonts w:eastAsiaTheme="minorEastAsia" w:cstheme="minorBidi"/>
                  <w:noProof/>
                  <w:sz w:val="22"/>
                  <w:szCs w:val="22"/>
                  <w:lang w:val="fr-FR"/>
                </w:rPr>
              </w:rPrChange>
            </w:rPr>
          </w:pPr>
          <w:del w:id="354" w:author="Arthur Parmentier" w:date="2020-05-14T13:28:00Z">
            <w:r w:rsidRPr="007C437A" w:rsidDel="00BA3828">
              <w:rPr>
                <w:rPrChange w:id="355" w:author="Arthur Parmentier" w:date="2020-06-07T15:27:00Z">
                  <w:rPr>
                    <w:rStyle w:val="Lienhypertexte"/>
                    <w:noProof/>
                  </w:rPr>
                </w:rPrChange>
              </w:rPr>
              <w:delText>2.</w:delText>
            </w:r>
            <w:r w:rsidRPr="007C437A" w:rsidDel="00BA3828">
              <w:rPr>
                <w:rFonts w:eastAsiaTheme="minorEastAsia" w:cstheme="minorBidi"/>
                <w:noProof/>
                <w:rPrChange w:id="356" w:author="Arthur Parmentier" w:date="2020-06-07T15:27:00Z">
                  <w:rPr>
                    <w:rFonts w:eastAsiaTheme="minorEastAsia" w:cstheme="minorBidi"/>
                    <w:noProof/>
                    <w:lang w:val="fr-FR"/>
                  </w:rPr>
                </w:rPrChange>
              </w:rPr>
              <w:tab/>
            </w:r>
            <w:r w:rsidRPr="007C437A" w:rsidDel="00BA3828">
              <w:rPr>
                <w:rPrChange w:id="357"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358" w:author="Arthur Parmentier" w:date="2020-05-14T13:28:00Z"/>
              <w:rFonts w:eastAsiaTheme="minorEastAsia" w:cstheme="minorBidi"/>
              <w:noProof/>
              <w:rPrChange w:id="359" w:author="Arthur Parmentier" w:date="2020-06-07T15:27:00Z">
                <w:rPr>
                  <w:del w:id="360" w:author="Arthur Parmentier" w:date="2020-05-14T13:28:00Z"/>
                  <w:rFonts w:eastAsiaTheme="minorEastAsia" w:cstheme="minorBidi"/>
                  <w:noProof/>
                  <w:lang w:val="fr-FR"/>
                </w:rPr>
              </w:rPrChange>
            </w:rPr>
          </w:pPr>
          <w:del w:id="361" w:author="Arthur Parmentier" w:date="2020-05-14T13:28:00Z">
            <w:r w:rsidRPr="007C437A" w:rsidDel="00BA3828">
              <w:rPr>
                <w:rPrChange w:id="36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363" w:author="Arthur Parmentier" w:date="2020-06-07T15:27:00Z">
                  <w:rPr>
                    <w:rFonts w:eastAsiaTheme="minorEastAsia" w:cstheme="minorBidi"/>
                    <w:b w:val="0"/>
                    <w:bCs w:val="0"/>
                    <w:noProof/>
                    <w:lang w:val="fr-FR"/>
                  </w:rPr>
                </w:rPrChange>
              </w:rPr>
              <w:tab/>
            </w:r>
            <w:r w:rsidRPr="007C437A" w:rsidDel="00BA3828">
              <w:rPr>
                <w:rPrChange w:id="364"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365" w:author="Arthur Parmentier" w:date="2020-05-14T13:28:00Z"/>
              <w:rFonts w:eastAsiaTheme="minorEastAsia" w:cstheme="minorBidi"/>
              <w:noProof/>
              <w:sz w:val="22"/>
              <w:szCs w:val="22"/>
              <w:rPrChange w:id="366" w:author="Arthur Parmentier" w:date="2020-06-07T15:27:00Z">
                <w:rPr>
                  <w:del w:id="367" w:author="Arthur Parmentier" w:date="2020-05-14T13:28:00Z"/>
                  <w:rFonts w:eastAsiaTheme="minorEastAsia" w:cstheme="minorBidi"/>
                  <w:noProof/>
                  <w:sz w:val="22"/>
                  <w:szCs w:val="22"/>
                  <w:lang w:val="fr-FR"/>
                </w:rPr>
              </w:rPrChange>
            </w:rPr>
          </w:pPr>
          <w:del w:id="368" w:author="Arthur Parmentier" w:date="2020-05-14T13:28:00Z">
            <w:r w:rsidRPr="007C437A" w:rsidDel="00BA3828">
              <w:rPr>
                <w:rPrChange w:id="369" w:author="Arthur Parmentier" w:date="2020-06-07T15:27:00Z">
                  <w:rPr>
                    <w:rStyle w:val="Lienhypertexte"/>
                    <w:noProof/>
                  </w:rPr>
                </w:rPrChange>
              </w:rPr>
              <w:delText>1.</w:delText>
            </w:r>
            <w:r w:rsidRPr="007C437A" w:rsidDel="00BA3828">
              <w:rPr>
                <w:rFonts w:eastAsiaTheme="minorEastAsia" w:cstheme="minorBidi"/>
                <w:noProof/>
                <w:rPrChange w:id="370" w:author="Arthur Parmentier" w:date="2020-06-07T15:27:00Z">
                  <w:rPr>
                    <w:rFonts w:eastAsiaTheme="minorEastAsia" w:cstheme="minorBidi"/>
                    <w:noProof/>
                    <w:lang w:val="fr-FR"/>
                  </w:rPr>
                </w:rPrChange>
              </w:rPr>
              <w:tab/>
            </w:r>
            <w:r w:rsidRPr="007C437A" w:rsidDel="00BA3828">
              <w:rPr>
                <w:rPrChange w:id="371"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72" w:author="Arthur Parmentier" w:date="2020-05-14T13:28:00Z"/>
              <w:rFonts w:eastAsiaTheme="minorEastAsia" w:cstheme="minorBidi"/>
              <w:noProof/>
              <w:sz w:val="22"/>
              <w:szCs w:val="22"/>
              <w:rPrChange w:id="373" w:author="Arthur Parmentier" w:date="2020-06-07T15:27:00Z">
                <w:rPr>
                  <w:del w:id="374" w:author="Arthur Parmentier" w:date="2020-05-14T13:28:00Z"/>
                  <w:rFonts w:eastAsiaTheme="minorEastAsia" w:cstheme="minorBidi"/>
                  <w:noProof/>
                  <w:sz w:val="22"/>
                  <w:szCs w:val="22"/>
                  <w:lang w:val="fr-FR"/>
                </w:rPr>
              </w:rPrChange>
            </w:rPr>
          </w:pPr>
          <w:del w:id="375" w:author="Arthur Parmentier" w:date="2020-05-14T13:28:00Z">
            <w:r w:rsidRPr="007C437A" w:rsidDel="00BA3828">
              <w:rPr>
                <w:rPrChange w:id="376" w:author="Arthur Parmentier" w:date="2020-06-07T15:27:00Z">
                  <w:rPr>
                    <w:rStyle w:val="Lienhypertexte"/>
                    <w:noProof/>
                  </w:rPr>
                </w:rPrChange>
              </w:rPr>
              <w:delText>2.</w:delText>
            </w:r>
            <w:r w:rsidRPr="007C437A" w:rsidDel="00BA3828">
              <w:rPr>
                <w:rFonts w:eastAsiaTheme="minorEastAsia" w:cstheme="minorBidi"/>
                <w:noProof/>
                <w:rPrChange w:id="377" w:author="Arthur Parmentier" w:date="2020-06-07T15:27:00Z">
                  <w:rPr>
                    <w:rFonts w:eastAsiaTheme="minorEastAsia" w:cstheme="minorBidi"/>
                    <w:noProof/>
                    <w:lang w:val="fr-FR"/>
                  </w:rPr>
                </w:rPrChange>
              </w:rPr>
              <w:tab/>
            </w:r>
            <w:r w:rsidRPr="007C437A" w:rsidDel="00BA3828">
              <w:rPr>
                <w:rPrChange w:id="378"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79" w:author="Arthur Parmentier" w:date="2020-05-14T13:28:00Z"/>
              <w:rFonts w:eastAsiaTheme="minorEastAsia" w:cstheme="minorBidi"/>
              <w:noProof/>
              <w:sz w:val="22"/>
              <w:szCs w:val="22"/>
              <w:rPrChange w:id="380" w:author="Arthur Parmentier" w:date="2020-06-07T15:27:00Z">
                <w:rPr>
                  <w:del w:id="381" w:author="Arthur Parmentier" w:date="2020-05-14T13:28:00Z"/>
                  <w:rFonts w:eastAsiaTheme="minorEastAsia" w:cstheme="minorBidi"/>
                  <w:noProof/>
                  <w:sz w:val="22"/>
                  <w:szCs w:val="22"/>
                  <w:lang w:val="fr-FR"/>
                </w:rPr>
              </w:rPrChange>
            </w:rPr>
          </w:pPr>
          <w:del w:id="382" w:author="Arthur Parmentier" w:date="2020-05-14T13:28:00Z">
            <w:r w:rsidRPr="007C437A" w:rsidDel="00BA3828">
              <w:rPr>
                <w:rPrChange w:id="383"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84" w:author="Arthur Parmentier" w:date="2020-06-07T15:27:00Z">
                  <w:rPr>
                    <w:rFonts w:eastAsiaTheme="minorEastAsia" w:cstheme="minorBidi"/>
                    <w:b w:val="0"/>
                    <w:bCs w:val="0"/>
                    <w:i w:val="0"/>
                    <w:iCs w:val="0"/>
                    <w:noProof/>
                    <w:lang w:val="fr-FR"/>
                  </w:rPr>
                </w:rPrChange>
              </w:rPr>
              <w:tab/>
            </w:r>
            <w:r w:rsidRPr="007C437A" w:rsidDel="00BA3828">
              <w:rPr>
                <w:rPrChange w:id="385"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86" w:author="Arthur Parmentier" w:date="2020-05-14T13:28:00Z"/>
              <w:rFonts w:eastAsiaTheme="minorEastAsia" w:cstheme="minorBidi"/>
              <w:noProof/>
              <w:rPrChange w:id="387" w:author="Arthur Parmentier" w:date="2020-06-07T15:27:00Z">
                <w:rPr>
                  <w:del w:id="388" w:author="Arthur Parmentier" w:date="2020-05-14T13:28:00Z"/>
                  <w:rFonts w:eastAsiaTheme="minorEastAsia" w:cstheme="minorBidi"/>
                  <w:noProof/>
                  <w:lang w:val="fr-FR"/>
                </w:rPr>
              </w:rPrChange>
            </w:rPr>
          </w:pPr>
          <w:del w:id="389" w:author="Arthur Parmentier" w:date="2020-05-14T13:28:00Z">
            <w:r w:rsidRPr="007C437A" w:rsidDel="00BA3828">
              <w:rPr>
                <w:rPrChange w:id="390"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91" w:author="Arthur Parmentier" w:date="2020-06-07T15:27:00Z">
                  <w:rPr>
                    <w:rFonts w:eastAsiaTheme="minorEastAsia" w:cstheme="minorBidi"/>
                    <w:b w:val="0"/>
                    <w:bCs w:val="0"/>
                    <w:noProof/>
                    <w:lang w:val="fr-FR"/>
                  </w:rPr>
                </w:rPrChange>
              </w:rPr>
              <w:tab/>
            </w:r>
            <w:r w:rsidRPr="007C437A" w:rsidDel="00BA3828">
              <w:rPr>
                <w:rPrChange w:id="392"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93" w:author="Arthur Parmentier" w:date="2020-05-14T13:28:00Z"/>
              <w:rFonts w:eastAsiaTheme="minorEastAsia" w:cstheme="minorBidi"/>
              <w:noProof/>
              <w:sz w:val="22"/>
              <w:szCs w:val="22"/>
              <w:rPrChange w:id="394" w:author="Arthur Parmentier" w:date="2020-06-07T15:27:00Z">
                <w:rPr>
                  <w:del w:id="395" w:author="Arthur Parmentier" w:date="2020-05-14T13:28:00Z"/>
                  <w:rFonts w:eastAsiaTheme="minorEastAsia" w:cstheme="minorBidi"/>
                  <w:noProof/>
                  <w:sz w:val="22"/>
                  <w:szCs w:val="22"/>
                  <w:lang w:val="fr-FR"/>
                </w:rPr>
              </w:rPrChange>
            </w:rPr>
          </w:pPr>
          <w:del w:id="396" w:author="Arthur Parmentier" w:date="2020-05-14T13:28:00Z">
            <w:r w:rsidRPr="007C437A" w:rsidDel="00BA3828">
              <w:rPr>
                <w:rPrChange w:id="397" w:author="Arthur Parmentier" w:date="2020-06-07T15:27:00Z">
                  <w:rPr>
                    <w:rStyle w:val="Lienhypertexte"/>
                    <w:noProof/>
                  </w:rPr>
                </w:rPrChange>
              </w:rPr>
              <w:delText>1.</w:delText>
            </w:r>
            <w:r w:rsidRPr="007C437A" w:rsidDel="00BA3828">
              <w:rPr>
                <w:rFonts w:eastAsiaTheme="minorEastAsia" w:cstheme="minorBidi"/>
                <w:noProof/>
                <w:rPrChange w:id="398" w:author="Arthur Parmentier" w:date="2020-06-07T15:27:00Z">
                  <w:rPr>
                    <w:rFonts w:eastAsiaTheme="minorEastAsia" w:cstheme="minorBidi"/>
                    <w:noProof/>
                    <w:lang w:val="fr-FR"/>
                  </w:rPr>
                </w:rPrChange>
              </w:rPr>
              <w:tab/>
            </w:r>
            <w:r w:rsidRPr="007C437A" w:rsidDel="00BA3828">
              <w:rPr>
                <w:rPrChange w:id="399"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400" w:author="Arthur Parmentier" w:date="2020-05-14T13:28:00Z"/>
              <w:rFonts w:eastAsiaTheme="minorEastAsia" w:cstheme="minorBidi"/>
              <w:noProof/>
              <w:sz w:val="22"/>
              <w:szCs w:val="22"/>
              <w:rPrChange w:id="401" w:author="Arthur Parmentier" w:date="2020-06-07T15:27:00Z">
                <w:rPr>
                  <w:del w:id="402" w:author="Arthur Parmentier" w:date="2020-05-14T13:28:00Z"/>
                  <w:rFonts w:eastAsiaTheme="minorEastAsia" w:cstheme="minorBidi"/>
                  <w:noProof/>
                  <w:sz w:val="22"/>
                  <w:szCs w:val="22"/>
                  <w:lang w:val="fr-FR"/>
                </w:rPr>
              </w:rPrChange>
            </w:rPr>
          </w:pPr>
          <w:del w:id="403" w:author="Arthur Parmentier" w:date="2020-05-14T13:28:00Z">
            <w:r w:rsidRPr="007C437A" w:rsidDel="00BA3828">
              <w:rPr>
                <w:rPrChange w:id="404" w:author="Arthur Parmentier" w:date="2020-06-07T15:27:00Z">
                  <w:rPr>
                    <w:rStyle w:val="Lienhypertexte"/>
                    <w:noProof/>
                  </w:rPr>
                </w:rPrChange>
              </w:rPr>
              <w:delText>2.</w:delText>
            </w:r>
            <w:r w:rsidRPr="007C437A" w:rsidDel="00BA3828">
              <w:rPr>
                <w:rFonts w:eastAsiaTheme="minorEastAsia" w:cstheme="minorBidi"/>
                <w:noProof/>
                <w:rPrChange w:id="405" w:author="Arthur Parmentier" w:date="2020-06-07T15:27:00Z">
                  <w:rPr>
                    <w:rFonts w:eastAsiaTheme="minorEastAsia" w:cstheme="minorBidi"/>
                    <w:noProof/>
                    <w:lang w:val="fr-FR"/>
                  </w:rPr>
                </w:rPrChange>
              </w:rPr>
              <w:tab/>
            </w:r>
            <w:r w:rsidRPr="007C437A" w:rsidDel="00BA3828">
              <w:rPr>
                <w:rPrChange w:id="406"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407" w:author="Arthur Parmentier" w:date="2020-05-14T13:28:00Z"/>
              <w:rFonts w:eastAsiaTheme="minorEastAsia" w:cstheme="minorBidi"/>
              <w:noProof/>
              <w:rPrChange w:id="408" w:author="Arthur Parmentier" w:date="2020-06-07T15:27:00Z">
                <w:rPr>
                  <w:del w:id="409" w:author="Arthur Parmentier" w:date="2020-05-14T13:28:00Z"/>
                  <w:rFonts w:eastAsiaTheme="minorEastAsia" w:cstheme="minorBidi"/>
                  <w:noProof/>
                  <w:lang w:val="fr-FR"/>
                </w:rPr>
              </w:rPrChange>
            </w:rPr>
          </w:pPr>
          <w:del w:id="410" w:author="Arthur Parmentier" w:date="2020-05-14T13:28:00Z">
            <w:r w:rsidRPr="007C437A" w:rsidDel="00BA3828">
              <w:rPr>
                <w:rPrChange w:id="411"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12" w:author="Arthur Parmentier" w:date="2020-06-07T15:27:00Z">
                  <w:rPr>
                    <w:rFonts w:eastAsiaTheme="minorEastAsia" w:cstheme="minorBidi"/>
                    <w:b w:val="0"/>
                    <w:bCs w:val="0"/>
                    <w:noProof/>
                    <w:lang w:val="fr-FR"/>
                  </w:rPr>
                </w:rPrChange>
              </w:rPr>
              <w:tab/>
            </w:r>
            <w:r w:rsidRPr="007C437A" w:rsidDel="00BA3828">
              <w:rPr>
                <w:rPrChange w:id="413"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414" w:author="Arthur Parmentier" w:date="2020-05-14T13:28:00Z"/>
              <w:rFonts w:eastAsiaTheme="minorEastAsia" w:cstheme="minorBidi"/>
              <w:noProof/>
              <w:sz w:val="22"/>
              <w:szCs w:val="22"/>
              <w:rPrChange w:id="415" w:author="Arthur Parmentier" w:date="2020-06-07T15:27:00Z">
                <w:rPr>
                  <w:del w:id="416" w:author="Arthur Parmentier" w:date="2020-05-14T13:28:00Z"/>
                  <w:rFonts w:eastAsiaTheme="minorEastAsia" w:cstheme="minorBidi"/>
                  <w:noProof/>
                  <w:sz w:val="22"/>
                  <w:szCs w:val="22"/>
                  <w:lang w:val="fr-FR"/>
                </w:rPr>
              </w:rPrChange>
            </w:rPr>
          </w:pPr>
          <w:del w:id="417" w:author="Arthur Parmentier" w:date="2020-05-14T13:28:00Z">
            <w:r w:rsidRPr="007C437A" w:rsidDel="00BA3828">
              <w:rPr>
                <w:rPrChange w:id="418" w:author="Arthur Parmentier" w:date="2020-06-07T15:27:00Z">
                  <w:rPr>
                    <w:rStyle w:val="Lienhypertexte"/>
                    <w:noProof/>
                  </w:rPr>
                </w:rPrChange>
              </w:rPr>
              <w:delText>1.</w:delText>
            </w:r>
            <w:r w:rsidRPr="007C437A" w:rsidDel="00BA3828">
              <w:rPr>
                <w:rFonts w:eastAsiaTheme="minorEastAsia" w:cstheme="minorBidi"/>
                <w:noProof/>
                <w:rPrChange w:id="419" w:author="Arthur Parmentier" w:date="2020-06-07T15:27:00Z">
                  <w:rPr>
                    <w:rFonts w:eastAsiaTheme="minorEastAsia" w:cstheme="minorBidi"/>
                    <w:noProof/>
                    <w:lang w:val="fr-FR"/>
                  </w:rPr>
                </w:rPrChange>
              </w:rPr>
              <w:tab/>
            </w:r>
            <w:r w:rsidRPr="007C437A" w:rsidDel="00BA3828">
              <w:rPr>
                <w:rPrChange w:id="420"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421" w:author="Arthur Parmentier" w:date="2020-05-14T13:28:00Z"/>
              <w:rFonts w:eastAsiaTheme="minorEastAsia" w:cstheme="minorBidi"/>
              <w:noProof/>
              <w:sz w:val="22"/>
              <w:szCs w:val="22"/>
              <w:rPrChange w:id="422" w:author="Arthur Parmentier" w:date="2020-06-07T15:27:00Z">
                <w:rPr>
                  <w:del w:id="423" w:author="Arthur Parmentier" w:date="2020-05-14T13:28:00Z"/>
                  <w:rFonts w:eastAsiaTheme="minorEastAsia" w:cstheme="minorBidi"/>
                  <w:noProof/>
                  <w:sz w:val="22"/>
                  <w:szCs w:val="22"/>
                  <w:lang w:val="fr-FR"/>
                </w:rPr>
              </w:rPrChange>
            </w:rPr>
          </w:pPr>
          <w:del w:id="424" w:author="Arthur Parmentier" w:date="2020-05-14T13:28:00Z">
            <w:r w:rsidRPr="007C437A" w:rsidDel="00BA3828">
              <w:rPr>
                <w:rPrChange w:id="425" w:author="Arthur Parmentier" w:date="2020-06-07T15:27:00Z">
                  <w:rPr>
                    <w:rStyle w:val="Lienhypertexte"/>
                    <w:noProof/>
                  </w:rPr>
                </w:rPrChange>
              </w:rPr>
              <w:delText>2.</w:delText>
            </w:r>
            <w:r w:rsidRPr="007C437A" w:rsidDel="00BA3828">
              <w:rPr>
                <w:rFonts w:eastAsiaTheme="minorEastAsia" w:cstheme="minorBidi"/>
                <w:noProof/>
                <w:rPrChange w:id="426" w:author="Arthur Parmentier" w:date="2020-06-07T15:27:00Z">
                  <w:rPr>
                    <w:rFonts w:eastAsiaTheme="minorEastAsia" w:cstheme="minorBidi"/>
                    <w:noProof/>
                    <w:lang w:val="fr-FR"/>
                  </w:rPr>
                </w:rPrChange>
              </w:rPr>
              <w:tab/>
            </w:r>
            <w:r w:rsidRPr="007C437A" w:rsidDel="00BA3828">
              <w:rPr>
                <w:rPrChange w:id="427"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428" w:author="Arthur Parmentier" w:date="2020-05-14T13:28:00Z"/>
              <w:rFonts w:eastAsiaTheme="minorEastAsia" w:cstheme="minorBidi"/>
              <w:noProof/>
              <w:sz w:val="22"/>
              <w:szCs w:val="22"/>
              <w:rPrChange w:id="429" w:author="Arthur Parmentier" w:date="2020-06-07T15:27:00Z">
                <w:rPr>
                  <w:del w:id="430" w:author="Arthur Parmentier" w:date="2020-05-14T13:28:00Z"/>
                  <w:rFonts w:eastAsiaTheme="minorEastAsia" w:cstheme="minorBidi"/>
                  <w:noProof/>
                  <w:sz w:val="22"/>
                  <w:szCs w:val="22"/>
                  <w:lang w:val="fr-FR"/>
                </w:rPr>
              </w:rPrChange>
            </w:rPr>
          </w:pPr>
          <w:del w:id="431" w:author="Arthur Parmentier" w:date="2020-05-14T13:28:00Z">
            <w:r w:rsidRPr="007C437A" w:rsidDel="00BA3828">
              <w:rPr>
                <w:rPrChange w:id="432" w:author="Arthur Parmentier" w:date="2020-06-07T15:27:00Z">
                  <w:rPr>
                    <w:rStyle w:val="Lienhypertexte"/>
                    <w:noProof/>
                  </w:rPr>
                </w:rPrChange>
              </w:rPr>
              <w:delText>3.</w:delText>
            </w:r>
            <w:r w:rsidRPr="007C437A" w:rsidDel="00BA3828">
              <w:rPr>
                <w:rFonts w:eastAsiaTheme="minorEastAsia" w:cstheme="minorBidi"/>
                <w:noProof/>
                <w:rPrChange w:id="433" w:author="Arthur Parmentier" w:date="2020-06-07T15:27:00Z">
                  <w:rPr>
                    <w:rFonts w:eastAsiaTheme="minorEastAsia" w:cstheme="minorBidi"/>
                    <w:noProof/>
                    <w:lang w:val="fr-FR"/>
                  </w:rPr>
                </w:rPrChange>
              </w:rPr>
              <w:tab/>
            </w:r>
            <w:r w:rsidRPr="007C437A" w:rsidDel="00BA3828">
              <w:rPr>
                <w:rPrChange w:id="434"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435" w:author="Arthur Parmentier" w:date="2020-05-14T13:28:00Z"/>
              <w:rFonts w:eastAsiaTheme="minorEastAsia" w:cstheme="minorBidi"/>
              <w:noProof/>
              <w:sz w:val="22"/>
              <w:szCs w:val="22"/>
              <w:rPrChange w:id="436" w:author="Arthur Parmentier" w:date="2020-06-07T15:27:00Z">
                <w:rPr>
                  <w:del w:id="437" w:author="Arthur Parmentier" w:date="2020-05-14T13:28:00Z"/>
                  <w:rFonts w:eastAsiaTheme="minorEastAsia" w:cstheme="minorBidi"/>
                  <w:noProof/>
                  <w:sz w:val="22"/>
                  <w:szCs w:val="22"/>
                  <w:lang w:val="fr-FR"/>
                </w:rPr>
              </w:rPrChange>
            </w:rPr>
          </w:pPr>
          <w:del w:id="438" w:author="Arthur Parmentier" w:date="2020-05-14T13:28:00Z">
            <w:r w:rsidRPr="007C437A" w:rsidDel="00BA3828">
              <w:rPr>
                <w:rPrChange w:id="439" w:author="Arthur Parmentier" w:date="2020-06-07T15:27:00Z">
                  <w:rPr>
                    <w:rStyle w:val="Lienhypertexte"/>
                    <w:noProof/>
                  </w:rPr>
                </w:rPrChange>
              </w:rPr>
              <w:delText>4.</w:delText>
            </w:r>
            <w:r w:rsidRPr="007C437A" w:rsidDel="00BA3828">
              <w:rPr>
                <w:rFonts w:eastAsiaTheme="minorEastAsia" w:cstheme="minorBidi"/>
                <w:noProof/>
                <w:rPrChange w:id="440" w:author="Arthur Parmentier" w:date="2020-06-07T15:27:00Z">
                  <w:rPr>
                    <w:rFonts w:eastAsiaTheme="minorEastAsia" w:cstheme="minorBidi"/>
                    <w:noProof/>
                    <w:lang w:val="fr-FR"/>
                  </w:rPr>
                </w:rPrChange>
              </w:rPr>
              <w:tab/>
            </w:r>
            <w:r w:rsidRPr="007C437A" w:rsidDel="00BA3828">
              <w:rPr>
                <w:rPrChange w:id="441"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442" w:author="Arthur Parmentier" w:date="2020-05-14T13:28:00Z"/>
              <w:rFonts w:eastAsiaTheme="minorEastAsia" w:cstheme="minorBidi"/>
              <w:noProof/>
              <w:sz w:val="22"/>
              <w:szCs w:val="22"/>
              <w:rPrChange w:id="443" w:author="Arthur Parmentier" w:date="2020-06-07T15:27:00Z">
                <w:rPr>
                  <w:del w:id="444" w:author="Arthur Parmentier" w:date="2020-05-14T13:28:00Z"/>
                  <w:rFonts w:eastAsiaTheme="minorEastAsia" w:cstheme="minorBidi"/>
                  <w:noProof/>
                  <w:sz w:val="22"/>
                  <w:szCs w:val="22"/>
                  <w:lang w:val="fr-FR"/>
                </w:rPr>
              </w:rPrChange>
            </w:rPr>
          </w:pPr>
          <w:del w:id="445" w:author="Arthur Parmentier" w:date="2020-05-14T13:28:00Z">
            <w:r w:rsidRPr="007C437A" w:rsidDel="00BA3828">
              <w:rPr>
                <w:rPrChange w:id="446"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447" w:author="Arthur Parmentier" w:date="2020-06-07T15:27:00Z">
                  <w:rPr>
                    <w:rFonts w:eastAsiaTheme="minorEastAsia" w:cstheme="minorBidi"/>
                    <w:b w:val="0"/>
                    <w:bCs w:val="0"/>
                    <w:i w:val="0"/>
                    <w:iCs w:val="0"/>
                    <w:noProof/>
                    <w:lang w:val="fr-FR"/>
                  </w:rPr>
                </w:rPrChange>
              </w:rPr>
              <w:tab/>
            </w:r>
            <w:r w:rsidRPr="007C437A" w:rsidDel="00BA3828">
              <w:rPr>
                <w:rPrChange w:id="448"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449" w:author="Arthur Parmentier" w:date="2020-05-14T13:28:00Z"/>
              <w:rFonts w:eastAsiaTheme="minorEastAsia" w:cstheme="minorBidi"/>
              <w:noProof/>
              <w:rPrChange w:id="450" w:author="Arthur Parmentier" w:date="2020-06-07T15:27:00Z">
                <w:rPr>
                  <w:del w:id="451" w:author="Arthur Parmentier" w:date="2020-05-14T13:28:00Z"/>
                  <w:rFonts w:eastAsiaTheme="minorEastAsia" w:cstheme="minorBidi"/>
                  <w:noProof/>
                  <w:lang w:val="fr-FR"/>
                </w:rPr>
              </w:rPrChange>
            </w:rPr>
          </w:pPr>
          <w:del w:id="452" w:author="Arthur Parmentier" w:date="2020-05-14T13:28:00Z">
            <w:r w:rsidRPr="007C437A" w:rsidDel="00BA3828">
              <w:rPr>
                <w:rPrChange w:id="453"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54" w:author="Arthur Parmentier" w:date="2020-06-07T15:27:00Z">
                  <w:rPr>
                    <w:rFonts w:eastAsiaTheme="minorEastAsia" w:cstheme="minorBidi"/>
                    <w:b w:val="0"/>
                    <w:bCs w:val="0"/>
                    <w:noProof/>
                    <w:lang w:val="fr-FR"/>
                  </w:rPr>
                </w:rPrChange>
              </w:rPr>
              <w:tab/>
            </w:r>
            <w:r w:rsidRPr="007C437A" w:rsidDel="00BA3828">
              <w:rPr>
                <w:rPrChange w:id="455"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456" w:author="Arthur Parmentier" w:date="2020-05-14T13:28:00Z"/>
              <w:rFonts w:eastAsiaTheme="minorEastAsia" w:cstheme="minorBidi"/>
              <w:noProof/>
              <w:rPrChange w:id="457" w:author="Arthur Parmentier" w:date="2020-06-07T15:27:00Z">
                <w:rPr>
                  <w:del w:id="458" w:author="Arthur Parmentier" w:date="2020-05-14T13:28:00Z"/>
                  <w:rFonts w:eastAsiaTheme="minorEastAsia" w:cstheme="minorBidi"/>
                  <w:noProof/>
                  <w:lang w:val="fr-FR"/>
                </w:rPr>
              </w:rPrChange>
            </w:rPr>
          </w:pPr>
          <w:del w:id="459" w:author="Arthur Parmentier" w:date="2020-05-14T13:28:00Z">
            <w:r w:rsidRPr="007C437A" w:rsidDel="00BA3828">
              <w:rPr>
                <w:rPrChange w:id="460"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61" w:author="Arthur Parmentier" w:date="2020-06-07T15:27:00Z">
                  <w:rPr>
                    <w:rFonts w:eastAsiaTheme="minorEastAsia" w:cstheme="minorBidi"/>
                    <w:b w:val="0"/>
                    <w:bCs w:val="0"/>
                    <w:noProof/>
                    <w:lang w:val="fr-FR"/>
                  </w:rPr>
                </w:rPrChange>
              </w:rPr>
              <w:tab/>
            </w:r>
            <w:r w:rsidRPr="007C437A" w:rsidDel="00BA3828">
              <w:rPr>
                <w:rPrChange w:id="462"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463" w:author="Arthur Parmentier" w:date="2020-05-14T13:28:00Z"/>
              <w:rFonts w:eastAsiaTheme="minorEastAsia" w:cstheme="minorBidi"/>
              <w:noProof/>
              <w:rPrChange w:id="464" w:author="Arthur Parmentier" w:date="2020-06-07T15:27:00Z">
                <w:rPr>
                  <w:del w:id="465" w:author="Arthur Parmentier" w:date="2020-05-14T13:28:00Z"/>
                  <w:rFonts w:eastAsiaTheme="minorEastAsia" w:cstheme="minorBidi"/>
                  <w:noProof/>
                  <w:lang w:val="fr-FR"/>
                </w:rPr>
              </w:rPrChange>
            </w:rPr>
          </w:pPr>
          <w:del w:id="466" w:author="Arthur Parmentier" w:date="2020-05-14T13:28:00Z">
            <w:r w:rsidRPr="007C437A" w:rsidDel="00BA3828">
              <w:rPr>
                <w:rPrChange w:id="467"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8" w:author="Arthur Parmentier" w:date="2020-06-07T15:27:00Z">
                  <w:rPr>
                    <w:rFonts w:eastAsiaTheme="minorEastAsia" w:cstheme="minorBidi"/>
                    <w:b w:val="0"/>
                    <w:bCs w:val="0"/>
                    <w:noProof/>
                    <w:lang w:val="fr-FR"/>
                  </w:rPr>
                </w:rPrChange>
              </w:rPr>
              <w:tab/>
            </w:r>
            <w:r w:rsidRPr="007C437A" w:rsidDel="00BA3828">
              <w:rPr>
                <w:rPrChange w:id="469"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70" w:author="Arthur Parmentier" w:date="2020-05-14T13:28:00Z"/>
              <w:rFonts w:eastAsiaTheme="minorEastAsia" w:cstheme="minorBidi"/>
              <w:noProof/>
              <w:rPrChange w:id="471" w:author="Arthur Parmentier" w:date="2020-06-07T15:27:00Z">
                <w:rPr>
                  <w:del w:id="472" w:author="Arthur Parmentier" w:date="2020-05-14T13:28:00Z"/>
                  <w:rFonts w:eastAsiaTheme="minorEastAsia" w:cstheme="minorBidi"/>
                  <w:noProof/>
                  <w:lang w:val="fr-FR"/>
                </w:rPr>
              </w:rPrChange>
            </w:rPr>
          </w:pPr>
          <w:del w:id="473" w:author="Arthur Parmentier" w:date="2020-05-14T13:28:00Z">
            <w:r w:rsidRPr="007C437A" w:rsidDel="00BA3828">
              <w:rPr>
                <w:rPrChange w:id="474"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75" w:author="Arthur Parmentier" w:date="2020-06-07T15:27:00Z">
                  <w:rPr>
                    <w:rFonts w:eastAsiaTheme="minorEastAsia" w:cstheme="minorBidi"/>
                    <w:b w:val="0"/>
                    <w:bCs w:val="0"/>
                    <w:noProof/>
                    <w:lang w:val="fr-FR"/>
                  </w:rPr>
                </w:rPrChange>
              </w:rPr>
              <w:tab/>
            </w:r>
            <w:r w:rsidRPr="007C437A" w:rsidDel="00BA3828">
              <w:rPr>
                <w:rPrChange w:id="476"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77" w:author="Arthur Parmentier" w:date="2020-05-14T13:28:00Z"/>
              <w:rFonts w:eastAsiaTheme="minorEastAsia" w:cstheme="minorBidi"/>
              <w:noProof/>
              <w:rPrChange w:id="478" w:author="Arthur Parmentier" w:date="2020-06-07T15:27:00Z">
                <w:rPr>
                  <w:del w:id="479" w:author="Arthur Parmentier" w:date="2020-05-14T13:28:00Z"/>
                  <w:rFonts w:eastAsiaTheme="minorEastAsia" w:cstheme="minorBidi"/>
                  <w:noProof/>
                  <w:lang w:val="fr-FR"/>
                </w:rPr>
              </w:rPrChange>
            </w:rPr>
          </w:pPr>
          <w:del w:id="480" w:author="Arthur Parmentier" w:date="2020-05-14T13:28:00Z">
            <w:r w:rsidRPr="007C437A" w:rsidDel="00BA3828">
              <w:rPr>
                <w:rPrChange w:id="481"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82" w:author="Arthur Parmentier" w:date="2020-06-07T15:27:00Z">
                  <w:rPr>
                    <w:rFonts w:eastAsiaTheme="minorEastAsia" w:cstheme="minorBidi"/>
                    <w:b w:val="0"/>
                    <w:bCs w:val="0"/>
                    <w:noProof/>
                    <w:lang w:val="fr-FR"/>
                  </w:rPr>
                </w:rPrChange>
              </w:rPr>
              <w:tab/>
            </w:r>
            <w:r w:rsidRPr="007C437A" w:rsidDel="00BA3828">
              <w:rPr>
                <w:rPrChange w:id="483"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84" w:author="Arthur Parmentier" w:date="2020-05-14T13:28:00Z"/>
              <w:rFonts w:eastAsiaTheme="minorEastAsia" w:cstheme="minorBidi"/>
              <w:noProof/>
              <w:rPrChange w:id="485" w:author="Arthur Parmentier" w:date="2020-06-07T15:27:00Z">
                <w:rPr>
                  <w:del w:id="486" w:author="Arthur Parmentier" w:date="2020-05-14T13:28:00Z"/>
                  <w:rFonts w:eastAsiaTheme="minorEastAsia" w:cstheme="minorBidi"/>
                  <w:noProof/>
                  <w:lang w:val="fr-FR"/>
                </w:rPr>
              </w:rPrChange>
            </w:rPr>
          </w:pPr>
          <w:del w:id="487" w:author="Arthur Parmentier" w:date="2020-05-14T13:28:00Z">
            <w:r w:rsidRPr="007C437A" w:rsidDel="00BA3828">
              <w:rPr>
                <w:rPrChange w:id="488"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89" w:author="Arthur Parmentier" w:date="2020-06-07T15:27:00Z">
                  <w:rPr>
                    <w:rFonts w:eastAsiaTheme="minorEastAsia" w:cstheme="minorBidi"/>
                    <w:b w:val="0"/>
                    <w:bCs w:val="0"/>
                    <w:noProof/>
                    <w:lang w:val="fr-FR"/>
                  </w:rPr>
                </w:rPrChange>
              </w:rPr>
              <w:tab/>
            </w:r>
            <w:r w:rsidRPr="007C437A" w:rsidDel="00BA3828">
              <w:rPr>
                <w:rPrChange w:id="490"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91" w:author="Arthur Parmentier" w:date="2020-05-14T13:28:00Z"/>
              <w:rFonts w:eastAsiaTheme="minorEastAsia" w:cstheme="minorBidi"/>
              <w:noProof/>
              <w:rPrChange w:id="492" w:author="Arthur Parmentier" w:date="2020-06-07T15:27:00Z">
                <w:rPr>
                  <w:del w:id="493" w:author="Arthur Parmentier" w:date="2020-05-14T13:28:00Z"/>
                  <w:rFonts w:eastAsiaTheme="minorEastAsia" w:cstheme="minorBidi"/>
                  <w:noProof/>
                  <w:lang w:val="fr-FR"/>
                </w:rPr>
              </w:rPrChange>
            </w:rPr>
          </w:pPr>
          <w:del w:id="494" w:author="Arthur Parmentier" w:date="2020-05-14T13:28:00Z">
            <w:r w:rsidRPr="007C437A" w:rsidDel="00BA3828">
              <w:rPr>
                <w:rPrChange w:id="495"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96" w:author="Arthur Parmentier" w:date="2020-06-07T15:27:00Z">
                  <w:rPr>
                    <w:rFonts w:eastAsiaTheme="minorEastAsia" w:cstheme="minorBidi"/>
                    <w:b w:val="0"/>
                    <w:bCs w:val="0"/>
                    <w:noProof/>
                    <w:lang w:val="fr-FR"/>
                  </w:rPr>
                </w:rPrChange>
              </w:rPr>
              <w:tab/>
            </w:r>
            <w:r w:rsidRPr="007C437A" w:rsidDel="00BA3828">
              <w:rPr>
                <w:rPrChange w:id="497"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98" w:author="Arthur Parmentier" w:date="2020-05-14T13:28:00Z"/>
              <w:rFonts w:eastAsiaTheme="minorEastAsia" w:cstheme="minorBidi"/>
              <w:noProof/>
              <w:rPrChange w:id="499" w:author="Arthur Parmentier" w:date="2020-06-07T15:27:00Z">
                <w:rPr>
                  <w:del w:id="500" w:author="Arthur Parmentier" w:date="2020-05-14T13:28:00Z"/>
                  <w:rFonts w:eastAsiaTheme="minorEastAsia" w:cstheme="minorBidi"/>
                  <w:noProof/>
                  <w:lang w:val="fr-FR"/>
                </w:rPr>
              </w:rPrChange>
            </w:rPr>
          </w:pPr>
          <w:del w:id="501" w:author="Arthur Parmentier" w:date="2020-05-14T13:28:00Z">
            <w:r w:rsidRPr="007C437A" w:rsidDel="00BA3828">
              <w:rPr>
                <w:rPrChange w:id="502"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503" w:author="Arthur Parmentier" w:date="2020-06-07T15:27:00Z">
                  <w:rPr>
                    <w:rFonts w:eastAsiaTheme="minorEastAsia" w:cstheme="minorBidi"/>
                    <w:b w:val="0"/>
                    <w:bCs w:val="0"/>
                    <w:noProof/>
                    <w:lang w:val="fr-FR"/>
                  </w:rPr>
                </w:rPrChange>
              </w:rPr>
              <w:tab/>
            </w:r>
            <w:r w:rsidRPr="007C437A" w:rsidDel="00BA3828">
              <w:rPr>
                <w:rPrChange w:id="504"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505" w:author="Arthur Parmentier" w:date="2020-05-14T13:28:00Z"/>
              <w:rFonts w:eastAsiaTheme="minorEastAsia" w:cstheme="minorBidi"/>
              <w:noProof/>
              <w:sz w:val="22"/>
              <w:szCs w:val="22"/>
              <w:rPrChange w:id="506" w:author="Arthur Parmentier" w:date="2020-06-07T15:27:00Z">
                <w:rPr>
                  <w:del w:id="507" w:author="Arthur Parmentier" w:date="2020-05-14T13:28:00Z"/>
                  <w:rFonts w:eastAsiaTheme="minorEastAsia" w:cstheme="minorBidi"/>
                  <w:noProof/>
                  <w:sz w:val="22"/>
                  <w:szCs w:val="22"/>
                  <w:lang w:val="fr-FR"/>
                </w:rPr>
              </w:rPrChange>
            </w:rPr>
          </w:pPr>
          <w:del w:id="508" w:author="Arthur Parmentier" w:date="2020-05-14T13:28:00Z">
            <w:r w:rsidRPr="007C437A" w:rsidDel="00BA3828">
              <w:rPr>
                <w:rPrChange w:id="509"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510" w:author="Arthur Parmentier" w:date="2020-06-07T15:27:00Z">
                  <w:rPr>
                    <w:rFonts w:eastAsiaTheme="minorEastAsia" w:cstheme="minorBidi"/>
                    <w:b w:val="0"/>
                    <w:bCs w:val="0"/>
                    <w:i w:val="0"/>
                    <w:iCs w:val="0"/>
                    <w:noProof/>
                    <w:lang w:val="fr-FR"/>
                  </w:rPr>
                </w:rPrChange>
              </w:rPr>
              <w:tab/>
            </w:r>
            <w:r w:rsidRPr="007C437A" w:rsidDel="00BA3828">
              <w:rPr>
                <w:rPrChange w:id="511"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512" w:author="Arthur Parmentier" w:date="2020-05-14T13:28:00Z"/>
              <w:rFonts w:eastAsiaTheme="minorEastAsia" w:cstheme="minorBidi"/>
              <w:noProof/>
              <w:rPrChange w:id="513" w:author="Arthur Parmentier" w:date="2020-06-07T15:27:00Z">
                <w:rPr>
                  <w:del w:id="514" w:author="Arthur Parmentier" w:date="2020-05-14T13:28:00Z"/>
                  <w:rFonts w:eastAsiaTheme="minorEastAsia" w:cstheme="minorBidi"/>
                  <w:noProof/>
                  <w:lang w:val="fr-FR"/>
                </w:rPr>
              </w:rPrChange>
            </w:rPr>
          </w:pPr>
          <w:del w:id="515" w:author="Arthur Parmentier" w:date="2020-05-14T13:28:00Z">
            <w:r w:rsidRPr="007C437A" w:rsidDel="00BA3828">
              <w:rPr>
                <w:rPrChange w:id="516"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517" w:author="Arthur Parmentier" w:date="2020-06-07T15:27:00Z">
                  <w:rPr>
                    <w:rFonts w:eastAsiaTheme="minorEastAsia" w:cstheme="minorBidi"/>
                    <w:b w:val="0"/>
                    <w:bCs w:val="0"/>
                    <w:noProof/>
                    <w:lang w:val="fr-FR"/>
                  </w:rPr>
                </w:rPrChange>
              </w:rPr>
              <w:tab/>
            </w:r>
            <w:r w:rsidRPr="007C437A" w:rsidDel="00BA3828">
              <w:rPr>
                <w:rPrChange w:id="518"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519" w:author="Arthur Parmentier" w:date="2020-05-14T13:28:00Z"/>
              <w:rFonts w:eastAsiaTheme="minorEastAsia" w:cstheme="minorBidi"/>
              <w:noProof/>
              <w:rPrChange w:id="520" w:author="Arthur Parmentier" w:date="2020-06-07T15:27:00Z">
                <w:rPr>
                  <w:del w:id="521" w:author="Arthur Parmentier" w:date="2020-05-14T13:28:00Z"/>
                  <w:rFonts w:eastAsiaTheme="minorEastAsia" w:cstheme="minorBidi"/>
                  <w:noProof/>
                  <w:lang w:val="fr-FR"/>
                </w:rPr>
              </w:rPrChange>
            </w:rPr>
          </w:pPr>
          <w:del w:id="522" w:author="Arthur Parmentier" w:date="2020-05-14T13:28:00Z">
            <w:r w:rsidRPr="007C437A" w:rsidDel="00BA3828">
              <w:rPr>
                <w:rPrChange w:id="52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524" w:author="Arthur Parmentier" w:date="2020-06-07T15:27:00Z">
                  <w:rPr>
                    <w:rFonts w:eastAsiaTheme="minorEastAsia" w:cstheme="minorBidi"/>
                    <w:b w:val="0"/>
                    <w:bCs w:val="0"/>
                    <w:noProof/>
                    <w:lang w:val="fr-FR"/>
                  </w:rPr>
                </w:rPrChange>
              </w:rPr>
              <w:tab/>
            </w:r>
            <w:r w:rsidRPr="007C437A" w:rsidDel="00BA3828">
              <w:rPr>
                <w:rPrChange w:id="525"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526" w:author="Arthur Parmentier" w:date="2020-05-14T13:28:00Z"/>
              <w:rFonts w:eastAsiaTheme="minorEastAsia" w:cstheme="minorBidi"/>
              <w:noProof/>
              <w:rPrChange w:id="527" w:author="Arthur Parmentier" w:date="2020-06-07T15:27:00Z">
                <w:rPr>
                  <w:del w:id="528" w:author="Arthur Parmentier" w:date="2020-05-14T13:28:00Z"/>
                  <w:rFonts w:eastAsiaTheme="minorEastAsia" w:cstheme="minorBidi"/>
                  <w:noProof/>
                  <w:lang w:val="fr-FR"/>
                </w:rPr>
              </w:rPrChange>
            </w:rPr>
          </w:pPr>
          <w:del w:id="529" w:author="Arthur Parmentier" w:date="2020-05-14T13:28:00Z">
            <w:r w:rsidRPr="007C437A" w:rsidDel="00BA3828">
              <w:rPr>
                <w:rPrChange w:id="530"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531" w:author="Arthur Parmentier" w:date="2020-06-07T15:27:00Z">
                  <w:rPr>
                    <w:rFonts w:eastAsiaTheme="minorEastAsia" w:cstheme="minorBidi"/>
                    <w:b w:val="0"/>
                    <w:bCs w:val="0"/>
                    <w:noProof/>
                    <w:lang w:val="fr-FR"/>
                  </w:rPr>
                </w:rPrChange>
              </w:rPr>
              <w:tab/>
            </w:r>
            <w:r w:rsidRPr="007C437A" w:rsidDel="00BA3828">
              <w:rPr>
                <w:rPrChange w:id="532"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533" w:author="Arthur Parmentier" w:date="2020-05-14T13:28:00Z"/>
              <w:rFonts w:eastAsiaTheme="minorEastAsia" w:cstheme="minorBidi"/>
              <w:noProof/>
              <w:sz w:val="22"/>
              <w:szCs w:val="22"/>
              <w:rPrChange w:id="534" w:author="Arthur Parmentier" w:date="2020-06-07T15:27:00Z">
                <w:rPr>
                  <w:del w:id="535" w:author="Arthur Parmentier" w:date="2020-05-14T13:28:00Z"/>
                  <w:rFonts w:eastAsiaTheme="minorEastAsia" w:cstheme="minorBidi"/>
                  <w:noProof/>
                  <w:sz w:val="22"/>
                  <w:szCs w:val="22"/>
                  <w:lang w:val="fr-FR"/>
                </w:rPr>
              </w:rPrChange>
            </w:rPr>
          </w:pPr>
          <w:del w:id="536" w:author="Arthur Parmentier" w:date="2020-05-14T13:28:00Z">
            <w:r w:rsidRPr="007C437A" w:rsidDel="00BA3828">
              <w:rPr>
                <w:rPrChange w:id="537"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538" w:author="Arthur Parmentier" w:date="2020-06-07T15:27:00Z">
                  <w:rPr>
                    <w:rFonts w:eastAsiaTheme="minorEastAsia" w:cstheme="minorBidi"/>
                    <w:b w:val="0"/>
                    <w:bCs w:val="0"/>
                    <w:i w:val="0"/>
                    <w:iCs w:val="0"/>
                    <w:noProof/>
                    <w:lang w:val="fr-FR"/>
                  </w:rPr>
                </w:rPrChange>
              </w:rPr>
              <w:tab/>
            </w:r>
            <w:r w:rsidRPr="007C437A" w:rsidDel="00BA3828">
              <w:rPr>
                <w:rPrChange w:id="539"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540" w:author="Arthur Parmentier" w:date="2020-06-07T15:27:00Z">
                <w:rPr/>
              </w:rPrChange>
            </w:rPr>
            <w:fldChar w:fldCharType="end"/>
          </w:r>
        </w:p>
      </w:sdtContent>
    </w:sdt>
    <w:p w:rsidR="00C225D0" w:rsidRDefault="00C225D0">
      <w:pPr>
        <w:rPr>
          <w:ins w:id="541" w:author="Arthur Parmentier" w:date="2020-06-07T19:22:00Z"/>
        </w:rPr>
      </w:pPr>
      <w:ins w:id="542" w:author="Arthur Parmentier" w:date="2020-06-07T19:22:00Z">
        <w:r>
          <w:br w:type="page"/>
        </w:r>
      </w:ins>
    </w:p>
    <w:p w:rsidR="001261FF" w:rsidRPr="007C437A" w:rsidDel="00B46F48" w:rsidRDefault="001261FF" w:rsidP="00E6654A">
      <w:pPr>
        <w:rPr>
          <w:del w:id="543" w:author="Arthur Parmentier" w:date="2020-06-07T19:22:00Z"/>
        </w:rPr>
      </w:pPr>
      <w:bookmarkStart w:id="544" w:name="_Toc42549975"/>
      <w:bookmarkStart w:id="545" w:name="_Toc42550068"/>
      <w:bookmarkEnd w:id="544"/>
      <w:bookmarkEnd w:id="545"/>
    </w:p>
    <w:p w:rsidR="00AC57DD" w:rsidRPr="007C437A" w:rsidRDefault="00BD621B" w:rsidP="00E6654A">
      <w:pPr>
        <w:pStyle w:val="Titre1"/>
      </w:pPr>
      <w:bookmarkStart w:id="546" w:name="_Toc40025928"/>
      <w:bookmarkStart w:id="547" w:name="_Toc42550069"/>
      <w:bookmarkStart w:id="548" w:name="_Toc39912163"/>
      <w:r w:rsidRPr="007C437A">
        <w:t>A brief history of Soundpainting</w:t>
      </w:r>
      <w:bookmarkEnd w:id="546"/>
      <w:bookmarkEnd w:id="547"/>
    </w:p>
    <w:p w:rsidR="00F20CBC" w:rsidRPr="007C437A" w:rsidRDefault="006840DA">
      <w:pPr>
        <w:pStyle w:val="Titre2"/>
      </w:pPr>
      <w:bookmarkStart w:id="549" w:name="_Toc40025929"/>
      <w:bookmarkStart w:id="550" w:name="_Toc42550070"/>
      <w:r w:rsidRPr="007C437A">
        <w:t>Back in Woodstock 1974</w:t>
      </w:r>
      <w:r w:rsidR="009F19C2" w:rsidRPr="007C437A">
        <w:t>: emergence in emergency</w:t>
      </w:r>
      <w:bookmarkEnd w:id="549"/>
      <w:bookmarkEnd w:id="550"/>
    </w:p>
    <w:p w:rsidR="000027F3" w:rsidRPr="007C437A" w:rsidDel="00765D65" w:rsidRDefault="000027F3" w:rsidP="00E6654A">
      <w:pPr>
        <w:rPr>
          <w:del w:id="551" w:author="Arthur Parmentier" w:date="2020-06-06T14:57:00Z"/>
        </w:rPr>
      </w:pPr>
      <w:del w:id="552"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rsidP="00E6654A">
      <w:pPr>
        <w:rPr>
          <w:ins w:id="553" w:author="Arthur Parmentier" w:date="2020-06-06T14:49:00Z"/>
          <w:rStyle w:val="Lienhypertexte"/>
          <w:u w:val="none"/>
        </w:rPr>
      </w:pPr>
      <w:del w:id="554" w:author="Arthur Parmentier" w:date="2020-06-06T14:57:00Z">
        <w:r w:rsidRPr="007C437A" w:rsidDel="00765D65">
          <w:rPr>
            <w:rPrChange w:id="555"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556"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557" w:author="Arthur Parmentier" w:date="2020-06-07T15:27:00Z">
              <w:rPr>
                <w:rStyle w:val="Lienhypertexte"/>
              </w:rPr>
            </w:rPrChange>
          </w:rPr>
          <w:fldChar w:fldCharType="end"/>
        </w:r>
      </w:del>
      <w:ins w:id="558" w:author="Arthur Parmentier" w:date="2020-06-06T14:41:00Z">
        <w:r w:rsidR="00682B61" w:rsidRPr="007C437A">
          <w:rPr>
            <w:rStyle w:val="Lienhypertexte"/>
            <w:u w:val="none"/>
          </w:rPr>
          <w:t xml:space="preserve">The </w:t>
        </w:r>
      </w:ins>
      <w:ins w:id="559" w:author="Arthur Parmentier" w:date="2020-06-06T14:42:00Z">
        <w:r w:rsidR="00682B61" w:rsidRPr="007C437A">
          <w:rPr>
            <w:rStyle w:val="Lienhypertexte"/>
            <w:u w:val="none"/>
          </w:rPr>
          <w:t>emergence of SP is well documented by its creator Walter Thompson</w:t>
        </w:r>
      </w:ins>
      <w:ins w:id="560" w:author="Arthur Parmentier" w:date="2020-06-06T14:48:00Z">
        <w:r w:rsidR="00682B61" w:rsidRPr="007C437A">
          <w:rPr>
            <w:rStyle w:val="Lienhypertexte"/>
            <w:u w:val="none"/>
          </w:rPr>
          <w:t xml:space="preserve"> in the first SP workbook “Soundpainting, The Art of Live Com</w:t>
        </w:r>
      </w:ins>
      <w:ins w:id="561" w:author="Arthur Parmentier" w:date="2020-06-06T14:49:00Z">
        <w:r w:rsidR="00682B61" w:rsidRPr="007C437A">
          <w:rPr>
            <w:rStyle w:val="Lienhypertexte"/>
            <w:u w:val="none"/>
          </w:rPr>
          <w:t>position” (Walter Thompson, 2006):</w:t>
        </w:r>
      </w:ins>
    </w:p>
    <w:p w:rsidR="00682B61" w:rsidRPr="007C437A" w:rsidRDefault="00682B61">
      <w:pPr>
        <w:pStyle w:val="Citation"/>
        <w:rPr>
          <w:ins w:id="562" w:author="Arthur Parmentier" w:date="2020-06-06T14:53:00Z"/>
          <w:rPrChange w:id="563" w:author="Arthur Parmentier" w:date="2020-06-07T15:27:00Z">
            <w:rPr>
              <w:ins w:id="564" w:author="Arthur Parmentier" w:date="2020-06-06T14:53:00Z"/>
              <w:lang w:val="fr-FR"/>
            </w:rPr>
          </w:rPrChange>
        </w:rPr>
        <w:pPrChange w:id="565" w:author="Arthur Parmentier" w:date="2020-06-06T14:53:00Z">
          <w:pPr>
            <w:spacing w:before="100" w:beforeAutospacing="1" w:after="100" w:afterAutospacing="1" w:line="240" w:lineRule="auto"/>
          </w:pPr>
        </w:pPrChange>
      </w:pPr>
      <w:ins w:id="566" w:author="Arthur Parmentier" w:date="2020-06-06T14:53:00Z">
        <w:r w:rsidRPr="007C437A">
          <w:rPr>
            <w:rPrChange w:id="567"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68" w:author="Arthur Parmentier" w:date="2020-06-06T14:53:00Z"/>
          <w:rPrChange w:id="569" w:author="Arthur Parmentier" w:date="2020-06-07T15:27:00Z">
            <w:rPr>
              <w:ins w:id="570" w:author="Arthur Parmentier" w:date="2020-06-06T14:53:00Z"/>
              <w:lang w:val="fr-FR"/>
            </w:rPr>
          </w:rPrChange>
        </w:rPr>
        <w:pPrChange w:id="571" w:author="Arthur Parmentier" w:date="2020-06-06T14:53:00Z">
          <w:pPr>
            <w:spacing w:after="0" w:line="240" w:lineRule="auto"/>
          </w:pPr>
        </w:pPrChange>
      </w:pPr>
      <w:ins w:id="572" w:author="Arthur Parmentier" w:date="2020-06-06T14:53:00Z">
        <w:r w:rsidRPr="007C437A">
          <w:rPr>
            <w:rPrChange w:id="573"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74" w:author="Arthur Parmentier" w:date="2020-06-06T14:53:00Z"/>
          <w:rPrChange w:id="575" w:author="Arthur Parmentier" w:date="2020-06-07T15:27:00Z">
            <w:rPr>
              <w:ins w:id="576" w:author="Arthur Parmentier" w:date="2020-06-06T14:53:00Z"/>
              <w:lang w:val="fr-FR"/>
            </w:rPr>
          </w:rPrChange>
        </w:rPr>
        <w:pPrChange w:id="577" w:author="Arthur Parmentier" w:date="2020-06-06T14:53:00Z">
          <w:pPr>
            <w:spacing w:before="100" w:beforeAutospacing="1" w:after="100" w:afterAutospacing="1" w:line="240" w:lineRule="auto"/>
          </w:pPr>
        </w:pPrChange>
      </w:pPr>
      <w:ins w:id="578" w:author="Arthur Parmentier" w:date="2020-06-06T14:53:00Z">
        <w:r w:rsidRPr="007C437A">
          <w:rPr>
            <w:rPrChange w:id="579"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rsidP="00765D65">
      <w:pPr>
        <w:pStyle w:val="Citation"/>
        <w:rPr>
          <w:ins w:id="580" w:author="Arthur Parmentier" w:date="2020-06-06T14:53:00Z"/>
          <w:rPrChange w:id="581" w:author="Arthur Parmentier" w:date="2020-06-07T15:27:00Z">
            <w:rPr>
              <w:ins w:id="582" w:author="Arthur Parmentier" w:date="2020-06-06T14:53:00Z"/>
              <w:lang w:val="fr-FR"/>
            </w:rPr>
          </w:rPrChange>
        </w:rPr>
      </w:pPr>
      <w:ins w:id="583" w:author="Arthur Parmentier" w:date="2020-06-06T14:53:00Z">
        <w:r w:rsidRPr="007C437A">
          <w:rPr>
            <w:rPrChange w:id="584"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the his orchestra and decided to use some of his signs. Trumpet 2 was soloing and during his solo Thompson asked one of the other trumpet players to create a repetitive background behind the soloist and </w:t>
        </w:r>
        <w:r w:rsidRPr="007C437A">
          <w:rPr>
            <w:rPrChange w:id="585" w:author="Arthur Parmentier" w:date="2020-06-07T15:27:00Z">
              <w:rPr>
                <w:lang w:val="fr-FR"/>
              </w:rPr>
            </w:rPrChange>
          </w:rPr>
          <w:lastRenderedPageBreak/>
          <w:t>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rsidP="00765D65">
      <w:pPr>
        <w:rPr>
          <w:ins w:id="586" w:author="Arthur Parmentier" w:date="2020-06-06T15:08:00Z"/>
          <w:rPrChange w:id="587" w:author="Arthur Parmentier" w:date="2020-06-07T15:27:00Z">
            <w:rPr>
              <w:ins w:id="588" w:author="Arthur Parmentier" w:date="2020-06-06T15:08:00Z"/>
              <w:lang w:val="fr-FR"/>
            </w:rPr>
          </w:rPrChange>
        </w:rPr>
      </w:pPr>
      <w:ins w:id="589" w:author="Arthur Parmentier" w:date="2020-06-06T14:58:00Z">
        <w:r w:rsidRPr="007C437A">
          <w:rPr>
            <w:rPrChange w:id="590" w:author="Arthur Parmentier" w:date="2020-06-07T15:27:00Z">
              <w:rPr>
                <w:lang w:val="fr-FR"/>
              </w:rPr>
            </w:rPrChange>
          </w:rPr>
          <w:t xml:space="preserve">One important remark is that </w:t>
        </w:r>
      </w:ins>
      <w:ins w:id="591" w:author="Arthur Parmentier" w:date="2020-06-06T14:56:00Z">
        <w:r w:rsidRPr="007C437A">
          <w:rPr>
            <w:rPrChange w:id="592" w:author="Arthur Parmentier" w:date="2020-06-07T15:27:00Z">
              <w:rPr>
                <w:lang w:val="fr-FR"/>
              </w:rPr>
            </w:rPrChange>
          </w:rPr>
          <w:t>SP has emerged in emergency.</w:t>
        </w:r>
      </w:ins>
      <w:ins w:id="593" w:author="Arthur Parmentier" w:date="2020-06-06T15:03:00Z">
        <w:r w:rsidR="002827FA" w:rsidRPr="007C437A">
          <w:rPr>
            <w:rPrChange w:id="594" w:author="Arthur Parmentier" w:date="2020-06-07T15:27:00Z">
              <w:rPr>
                <w:lang w:val="fr-FR"/>
              </w:rPr>
            </w:rPrChange>
          </w:rPr>
          <w:t xml:space="preserve"> At the opposite of oral and written languages that we know ha</w:t>
        </w:r>
      </w:ins>
      <w:ins w:id="595" w:author="Arthur Parmentier" w:date="2020-06-06T15:04:00Z">
        <w:r w:rsidR="002827FA" w:rsidRPr="007C437A">
          <w:rPr>
            <w:rPrChange w:id="596" w:author="Arthur Parmentier" w:date="2020-06-07T15:27:00Z">
              <w:rPr>
                <w:lang w:val="fr-FR"/>
              </w:rPr>
            </w:rPrChange>
          </w:rPr>
          <w:t xml:space="preserve">ve emerged and </w:t>
        </w:r>
      </w:ins>
      <w:ins w:id="597" w:author="Arthur Parmentier" w:date="2020-06-07T15:27:00Z">
        <w:r w:rsidR="00F14388" w:rsidRPr="007C437A">
          <w:t>developed</w:t>
        </w:r>
      </w:ins>
      <w:ins w:id="598" w:author="Arthur Parmentier" w:date="2020-06-06T15:04:00Z">
        <w:r w:rsidR="002827FA" w:rsidRPr="007C437A">
          <w:rPr>
            <w:rPrChange w:id="599" w:author="Arthur Parmentier" w:date="2020-06-07T15:27:00Z">
              <w:rPr>
                <w:lang w:val="fr-FR"/>
              </w:rPr>
            </w:rPrChange>
          </w:rPr>
          <w:t xml:space="preserve"> in </w:t>
        </w:r>
      </w:ins>
      <w:ins w:id="600" w:author="Arthur Parmentier" w:date="2020-06-07T15:27:00Z">
        <w:r w:rsidR="00F14388" w:rsidRPr="007C437A">
          <w:t>thousands</w:t>
        </w:r>
      </w:ins>
      <w:ins w:id="601" w:author="Arthur Parmentier" w:date="2020-06-06T15:04:00Z">
        <w:r w:rsidR="002827FA" w:rsidRPr="007C437A">
          <w:rPr>
            <w:rPrChange w:id="602" w:author="Arthur Parmentier" w:date="2020-06-07T15:27:00Z">
              <w:rPr>
                <w:lang w:val="fr-FR"/>
              </w:rPr>
            </w:rPrChange>
          </w:rPr>
          <w:t xml:space="preserve"> of years, </w:t>
        </w:r>
      </w:ins>
      <w:ins w:id="603" w:author="Arthur Parmentier" w:date="2020-06-06T15:00:00Z">
        <w:r w:rsidRPr="007C437A">
          <w:rPr>
            <w:rPrChange w:id="604" w:author="Arthur Parmentier" w:date="2020-06-07T15:27:00Z">
              <w:rPr>
                <w:lang w:val="fr-FR"/>
              </w:rPr>
            </w:rPrChange>
          </w:rPr>
          <w:t xml:space="preserve">Thompson had to construct signs </w:t>
        </w:r>
      </w:ins>
      <w:ins w:id="605" w:author="Arthur Parmentier" w:date="2020-06-06T15:04:00Z">
        <w:r w:rsidR="002827FA" w:rsidRPr="007C437A">
          <w:rPr>
            <w:rPrChange w:id="606" w:author="Arthur Parmentier" w:date="2020-06-07T15:27:00Z">
              <w:rPr>
                <w:lang w:val="fr-FR"/>
              </w:rPr>
            </w:rPrChange>
          </w:rPr>
          <w:t xml:space="preserve">and a syntax </w:t>
        </w:r>
      </w:ins>
      <w:ins w:id="607" w:author="Arthur Parmentier" w:date="2020-06-06T15:00:00Z">
        <w:r w:rsidRPr="007C437A">
          <w:rPr>
            <w:rPrChange w:id="608" w:author="Arthur Parmentier" w:date="2020-06-07T15:27:00Z">
              <w:rPr>
                <w:lang w:val="fr-FR"/>
              </w:rPr>
            </w:rPrChange>
          </w:rPr>
          <w:t>that he thought the orchestra would understand</w:t>
        </w:r>
      </w:ins>
      <w:ins w:id="609" w:author="Arthur Parmentier" w:date="2020-06-06T15:07:00Z">
        <w:r w:rsidR="00DF2693" w:rsidRPr="007C437A">
          <w:rPr>
            <w:rPrChange w:id="610" w:author="Arthur Parmentier" w:date="2020-06-07T15:27:00Z">
              <w:rPr>
                <w:lang w:val="fr-FR"/>
              </w:rPr>
            </w:rPrChange>
          </w:rPr>
          <w:t xml:space="preserve"> </w:t>
        </w:r>
      </w:ins>
      <w:ins w:id="611" w:author="Arthur Parmentier" w:date="2020-06-06T15:03:00Z">
        <w:r w:rsidR="0090325B" w:rsidRPr="007C437A">
          <w:rPr>
            <w:rPrChange w:id="612" w:author="Arthur Parmentier" w:date="2020-06-07T15:27:00Z">
              <w:rPr>
                <w:lang w:val="fr-FR"/>
              </w:rPr>
            </w:rPrChange>
          </w:rPr>
          <w:t>on the fly</w:t>
        </w:r>
      </w:ins>
      <w:ins w:id="613" w:author="Arthur Parmentier" w:date="2020-06-06T15:07:00Z">
        <w:r w:rsidR="00DF2693" w:rsidRPr="007C437A">
          <w:rPr>
            <w:rPrChange w:id="614" w:author="Arthur Parmentier" w:date="2020-06-07T15:27:00Z">
              <w:rPr>
                <w:lang w:val="fr-FR"/>
              </w:rPr>
            </w:rPrChange>
          </w:rPr>
          <w:t xml:space="preserve"> without being able to d</w:t>
        </w:r>
      </w:ins>
      <w:ins w:id="615" w:author="Arthur Parmentier" w:date="2020-06-06T15:08:00Z">
        <w:r w:rsidR="00DF2693" w:rsidRPr="007C437A">
          <w:rPr>
            <w:rPrChange w:id="616" w:author="Arthur Parmentier" w:date="2020-06-07T15:27:00Z">
              <w:rPr>
                <w:lang w:val="fr-FR"/>
              </w:rPr>
            </w:rPrChange>
          </w:rPr>
          <w:t xml:space="preserve">iscuss prior conventions. </w:t>
        </w:r>
      </w:ins>
    </w:p>
    <w:p w:rsidR="00765D65" w:rsidRDefault="00DF2693">
      <w:pPr>
        <w:rPr>
          <w:ins w:id="617" w:author="Arthur Parmentier" w:date="2020-06-07T19:15:00Z"/>
        </w:rPr>
      </w:pPr>
      <w:ins w:id="618" w:author="Arthur Parmentier" w:date="2020-06-06T15:08:00Z">
        <w:r w:rsidRPr="007C437A">
          <w:rPr>
            <w:rPrChange w:id="619" w:author="Arthur Parmentier" w:date="2020-06-07T15:27:00Z">
              <w:rPr>
                <w:lang w:val="fr-FR"/>
              </w:rPr>
            </w:rPrChange>
          </w:rPr>
          <w:t xml:space="preserve">Even though later, signs were discussed and learned </w:t>
        </w:r>
      </w:ins>
      <w:ins w:id="620" w:author="Arthur Parmentier" w:date="2020-06-06T15:09:00Z">
        <w:r w:rsidRPr="007C437A">
          <w:rPr>
            <w:rPrChange w:id="621" w:author="Arthur Parmentier" w:date="2020-06-07T15:27:00Z">
              <w:rPr>
                <w:lang w:val="fr-FR"/>
              </w:rPr>
            </w:rPrChange>
          </w:rPr>
          <w:t xml:space="preserve">with </w:t>
        </w:r>
      </w:ins>
      <w:ins w:id="622" w:author="Arthur Parmentier" w:date="2020-06-06T15:08:00Z">
        <w:r w:rsidRPr="007C437A">
          <w:rPr>
            <w:rPrChange w:id="623" w:author="Arthur Parmentier" w:date="2020-06-07T15:27:00Z">
              <w:rPr>
                <w:lang w:val="fr-FR"/>
              </w:rPr>
            </w:rPrChange>
          </w:rPr>
          <w:t>convention</w:t>
        </w:r>
      </w:ins>
      <w:ins w:id="624" w:author="Arthur Parmentier" w:date="2020-06-06T15:09:00Z">
        <w:r w:rsidRPr="007C437A">
          <w:rPr>
            <w:rPrChange w:id="625" w:author="Arthur Parmentier" w:date="2020-06-07T15:27:00Z">
              <w:rPr>
                <w:lang w:val="fr-FR"/>
              </w:rPr>
            </w:rPrChange>
          </w:rPr>
          <w:t>s</w:t>
        </w:r>
      </w:ins>
      <w:ins w:id="626" w:author="Arthur Parmentier" w:date="2020-06-06T15:08:00Z">
        <w:r w:rsidRPr="007C437A">
          <w:rPr>
            <w:rPrChange w:id="627" w:author="Arthur Parmentier" w:date="2020-06-07T15:27:00Z">
              <w:rPr>
                <w:lang w:val="fr-FR"/>
              </w:rPr>
            </w:rPrChange>
          </w:rPr>
          <w:t xml:space="preserve">, </w:t>
        </w:r>
      </w:ins>
      <w:ins w:id="628" w:author="Arthur Parmentier" w:date="2020-06-06T15:13:00Z">
        <w:r w:rsidR="00784AD2" w:rsidRPr="007C437A">
          <w:rPr>
            <w:rPrChange w:id="629" w:author="Arthur Parmentier" w:date="2020-06-07T15:27:00Z">
              <w:rPr>
                <w:lang w:val="fr-FR"/>
              </w:rPr>
            </w:rPrChange>
          </w:rPr>
          <w:t xml:space="preserve">the fact that signs </w:t>
        </w:r>
      </w:ins>
      <w:ins w:id="630" w:author="Arthur Parmentier" w:date="2020-06-06T15:14:00Z">
        <w:r w:rsidR="00784AD2" w:rsidRPr="007C437A">
          <w:rPr>
            <w:rPrChange w:id="631" w:author="Arthur Parmentier" w:date="2020-06-07T15:27:00Z">
              <w:rPr>
                <w:lang w:val="fr-FR"/>
              </w:rPr>
            </w:rPrChange>
          </w:rPr>
          <w:t xml:space="preserve">must be learned and understood </w:t>
        </w:r>
      </w:ins>
      <w:ins w:id="632" w:author="Arthur Parmentier" w:date="2020-06-06T15:18:00Z">
        <w:r w:rsidR="00784AD2" w:rsidRPr="007C437A">
          <w:rPr>
            <w:rPrChange w:id="633" w:author="Arthur Parmentier" w:date="2020-06-07T15:27:00Z">
              <w:rPr>
                <w:lang w:val="fr-FR"/>
              </w:rPr>
            </w:rPrChange>
          </w:rPr>
          <w:t>quickly had important consequences that will discuss later.</w:t>
        </w:r>
      </w:ins>
    </w:p>
    <w:p w:rsidR="00951A39" w:rsidRPr="007C437A" w:rsidRDefault="00951A39">
      <w:ins w:id="634" w:author="Arthur Parmentier" w:date="2020-06-07T19:20:00Z">
        <w:r>
          <w:t>What Thompson describes is what turned out to be the</w:t>
        </w:r>
      </w:ins>
      <w:ins w:id="635" w:author="Arthur Parmentier" w:date="2020-06-07T19:16:00Z">
        <w:r>
          <w:t xml:space="preserve"> most common configuration</w:t>
        </w:r>
      </w:ins>
      <w:ins w:id="636" w:author="Arthur Parmentier" w:date="2020-06-07T19:20:00Z">
        <w:r>
          <w:t xml:space="preserve"> of</w:t>
        </w:r>
      </w:ins>
      <w:ins w:id="637" w:author="Arthur Parmentier" w:date="2020-06-07T19:16:00Z">
        <w:r>
          <w:t xml:space="preserve"> </w:t>
        </w:r>
      </w:ins>
      <w:ins w:id="638" w:author="Arthur Parmentier" w:date="2020-06-07T19:21:00Z">
        <w:r w:rsidR="00F127C5">
          <w:t>SP:</w:t>
        </w:r>
        <w:r>
          <w:t xml:space="preserve"> </w:t>
        </w:r>
      </w:ins>
      <w:ins w:id="639" w:author="Arthur Parmentier" w:date="2020-06-07T19:16:00Z">
        <w:r>
          <w:t>a single composer</w:t>
        </w:r>
      </w:ins>
      <w:ins w:id="640" w:author="Arthur Parmentier" w:date="2020-06-07T19:21:00Z">
        <w:r>
          <w:t xml:space="preserve"> (sometimes a few)</w:t>
        </w:r>
      </w:ins>
      <w:ins w:id="641" w:author="Arthur Parmentier" w:date="2020-06-07T19:16:00Z">
        <w:r>
          <w:t xml:space="preserve"> that faces an orchestra of performers. The soundp</w:t>
        </w:r>
      </w:ins>
      <w:ins w:id="642" w:author="Arthur Parmentier" w:date="2020-06-07T19:17:00Z">
        <w:r>
          <w:t xml:space="preserve">ainter creates requests to the performers using the sign language in real-time, during the performance. </w:t>
        </w:r>
      </w:ins>
      <w:ins w:id="643" w:author="Arthur Parmentier" w:date="2020-06-07T19:18:00Z">
        <w:r>
          <w:t xml:space="preserve">At the exception of two signs, the performers do not sign to the composer but rather propose </w:t>
        </w:r>
      </w:ins>
      <w:ins w:id="644" w:author="Arthur Parmentier" w:date="2020-06-07T19:19:00Z">
        <w:r>
          <w:t>material that he will shape and compose with.</w:t>
        </w:r>
      </w:ins>
    </w:p>
    <w:p w:rsidR="00915AFD" w:rsidRPr="007C437A" w:rsidRDefault="00A938B2">
      <w:pPr>
        <w:pStyle w:val="Titre2"/>
      </w:pPr>
      <w:bookmarkStart w:id="645" w:name="_Toc42550071"/>
      <w:bookmarkStart w:id="646" w:name="_Toc40025930"/>
      <w:ins w:id="647" w:author="Arthur Parmentier" w:date="2020-05-14T14:10:00Z">
        <w:r w:rsidRPr="007C437A">
          <w:t>Developments</w:t>
        </w:r>
      </w:ins>
      <w:bookmarkEnd w:id="645"/>
      <w:del w:id="648" w:author="Arthur Parmentier" w:date="2020-05-14T14:10:00Z">
        <w:r w:rsidR="00915AFD" w:rsidRPr="007C437A" w:rsidDel="00A938B2">
          <w:delText>A new</w:delText>
        </w:r>
      </w:del>
      <w:del w:id="649" w:author="Arthur Parmentier" w:date="2020-05-14T14:09:00Z">
        <w:r w:rsidR="00915AFD" w:rsidRPr="007C437A" w:rsidDel="00706FFA">
          <w:delText xml:space="preserve"> form</w:delText>
        </w:r>
      </w:del>
      <w:del w:id="650" w:author="Arthur Parmentier" w:date="2020-05-14T14:10:00Z">
        <w:r w:rsidR="00915AFD" w:rsidRPr="007C437A" w:rsidDel="00A938B2">
          <w:delText xml:space="preserve"> of c</w:delText>
        </w:r>
      </w:del>
      <w:del w:id="651" w:author="Arthur Parmentier" w:date="2020-05-14T14:11:00Z">
        <w:r w:rsidR="00915AFD" w:rsidRPr="007C437A" w:rsidDel="00A938B2">
          <w:delText>omposition</w:delText>
        </w:r>
      </w:del>
      <w:bookmarkEnd w:id="646"/>
    </w:p>
    <w:p w:rsidR="00486FDC" w:rsidRPr="007C437A" w:rsidDel="00A938B2" w:rsidRDefault="00486FDC">
      <w:pPr>
        <w:pStyle w:val="Titre3"/>
        <w:rPr>
          <w:del w:id="652" w:author="Arthur Parmentier" w:date="2020-05-14T14:10:00Z"/>
        </w:rPr>
      </w:pPr>
      <w:bookmarkStart w:id="653" w:name="_Toc40025931"/>
      <w:del w:id="654" w:author="Arthur Parmentier" w:date="2020-05-14T14:10:00Z">
        <w:r w:rsidRPr="007C437A" w:rsidDel="00A938B2">
          <w:delText>Sign language: from cultural concepts to performance</w:delText>
        </w:r>
        <w:bookmarkStart w:id="655" w:name="_Toc40363654"/>
        <w:bookmarkStart w:id="656" w:name="_Toc40363717"/>
        <w:bookmarkStart w:id="657" w:name="_Toc40431426"/>
        <w:bookmarkStart w:id="658" w:name="_Toc41067154"/>
        <w:bookmarkStart w:id="659" w:name="_Toc42258969"/>
        <w:bookmarkStart w:id="660" w:name="_Toc42259046"/>
        <w:bookmarkStart w:id="661" w:name="_Toc42449720"/>
        <w:bookmarkStart w:id="662" w:name="_Toc42449802"/>
        <w:bookmarkStart w:id="663" w:name="_Toc42549979"/>
        <w:bookmarkStart w:id="664" w:name="_Toc42550072"/>
        <w:bookmarkEnd w:id="653"/>
        <w:bookmarkEnd w:id="655"/>
        <w:bookmarkEnd w:id="656"/>
        <w:bookmarkEnd w:id="657"/>
        <w:bookmarkEnd w:id="658"/>
        <w:bookmarkEnd w:id="659"/>
        <w:bookmarkEnd w:id="660"/>
        <w:bookmarkEnd w:id="661"/>
        <w:bookmarkEnd w:id="662"/>
        <w:bookmarkEnd w:id="663"/>
        <w:bookmarkEnd w:id="664"/>
      </w:del>
    </w:p>
    <w:p w:rsidR="00486FDC" w:rsidRPr="007C437A" w:rsidDel="00A938B2" w:rsidRDefault="00486FDC" w:rsidP="00E6654A">
      <w:pPr>
        <w:rPr>
          <w:del w:id="665" w:author="Arthur Parmentier" w:date="2020-05-14T14:10:00Z"/>
        </w:rPr>
      </w:pPr>
      <w:del w:id="666"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67" w:name="_Toc40363655"/>
        <w:bookmarkStart w:id="668" w:name="_Toc40363718"/>
        <w:bookmarkStart w:id="669" w:name="_Toc40431427"/>
        <w:bookmarkStart w:id="670" w:name="_Toc41067155"/>
        <w:bookmarkStart w:id="671" w:name="_Toc42258970"/>
        <w:bookmarkStart w:id="672" w:name="_Toc42259047"/>
        <w:bookmarkStart w:id="673" w:name="_Toc42449721"/>
        <w:bookmarkStart w:id="674" w:name="_Toc42449803"/>
        <w:bookmarkStart w:id="675" w:name="_Toc42549980"/>
        <w:bookmarkStart w:id="676" w:name="_Toc42550073"/>
        <w:bookmarkEnd w:id="667"/>
        <w:bookmarkEnd w:id="668"/>
        <w:bookmarkEnd w:id="669"/>
        <w:bookmarkEnd w:id="670"/>
        <w:bookmarkEnd w:id="671"/>
        <w:bookmarkEnd w:id="672"/>
        <w:bookmarkEnd w:id="673"/>
        <w:bookmarkEnd w:id="674"/>
        <w:bookmarkEnd w:id="675"/>
        <w:bookmarkEnd w:id="676"/>
      </w:del>
    </w:p>
    <w:p w:rsidR="00665CB4" w:rsidRPr="007C437A" w:rsidDel="00A938B2" w:rsidRDefault="00665CB4" w:rsidP="00E6654A">
      <w:pPr>
        <w:rPr>
          <w:del w:id="677" w:author="Arthur Parmentier" w:date="2020-05-14T14:10:00Z"/>
        </w:rPr>
      </w:pPr>
      <w:del w:id="678" w:author="Arthur Parmentier" w:date="2020-05-14T14:10:00Z">
        <w:r w:rsidRPr="007C437A" w:rsidDel="00A938B2">
          <w:delText xml:space="preserve">Develop cultural aspects examples. </w:delText>
        </w:r>
        <w:bookmarkStart w:id="679" w:name="_Toc40363656"/>
        <w:bookmarkStart w:id="680" w:name="_Toc40363719"/>
        <w:bookmarkStart w:id="681" w:name="_Toc40431428"/>
        <w:bookmarkStart w:id="682" w:name="_Toc41067156"/>
        <w:bookmarkStart w:id="683" w:name="_Toc42258971"/>
        <w:bookmarkStart w:id="684" w:name="_Toc42259048"/>
        <w:bookmarkStart w:id="685" w:name="_Toc42449722"/>
        <w:bookmarkStart w:id="686" w:name="_Toc42449804"/>
        <w:bookmarkStart w:id="687" w:name="_Toc42549981"/>
        <w:bookmarkStart w:id="688" w:name="_Toc42550074"/>
        <w:bookmarkEnd w:id="679"/>
        <w:bookmarkEnd w:id="680"/>
        <w:bookmarkEnd w:id="681"/>
        <w:bookmarkEnd w:id="682"/>
        <w:bookmarkEnd w:id="683"/>
        <w:bookmarkEnd w:id="684"/>
        <w:bookmarkEnd w:id="685"/>
        <w:bookmarkEnd w:id="686"/>
        <w:bookmarkEnd w:id="687"/>
        <w:bookmarkEnd w:id="688"/>
      </w:del>
    </w:p>
    <w:p w:rsidR="00486FDC" w:rsidRPr="007C437A" w:rsidDel="00A938B2" w:rsidRDefault="00486FDC" w:rsidP="00E6654A">
      <w:pPr>
        <w:rPr>
          <w:del w:id="689" w:author="Arthur Parmentier" w:date="2020-05-14T14:10:00Z"/>
        </w:rPr>
      </w:pPr>
      <w:del w:id="690" w:author="Arthur Parmentier" w:date="2020-05-14T14:10:00Z">
        <w:r w:rsidRPr="007C437A" w:rsidDel="00A938B2">
          <w:delText xml:space="preserve">Q: Is it only a mere translation of old concepts into a more efficient sign/gestural </w:delText>
        </w:r>
      </w:del>
      <w:del w:id="691" w:author="Arthur Parmentier" w:date="2020-05-13T09:25:00Z">
        <w:r w:rsidRPr="007C437A" w:rsidDel="00990A90">
          <w:delText>langage</w:delText>
        </w:r>
      </w:del>
      <w:del w:id="692" w:author="Arthur Parmentier" w:date="2020-05-14T14:10:00Z">
        <w:r w:rsidRPr="007C437A" w:rsidDel="00A938B2">
          <w:delText>? A: no. It also has emergent properties (think of shapeline).</w:delText>
        </w:r>
        <w:bookmarkStart w:id="693" w:name="_Toc40363657"/>
        <w:bookmarkStart w:id="694" w:name="_Toc40363720"/>
        <w:bookmarkStart w:id="695" w:name="_Toc40431429"/>
        <w:bookmarkStart w:id="696" w:name="_Toc41067157"/>
        <w:bookmarkStart w:id="697" w:name="_Toc42258972"/>
        <w:bookmarkStart w:id="698" w:name="_Toc42259049"/>
        <w:bookmarkStart w:id="699" w:name="_Toc42449723"/>
        <w:bookmarkStart w:id="700" w:name="_Toc42449805"/>
        <w:bookmarkStart w:id="701" w:name="_Toc42549982"/>
        <w:bookmarkStart w:id="702" w:name="_Toc42550075"/>
        <w:bookmarkEnd w:id="693"/>
        <w:bookmarkEnd w:id="694"/>
        <w:bookmarkEnd w:id="695"/>
        <w:bookmarkEnd w:id="696"/>
        <w:bookmarkEnd w:id="697"/>
        <w:bookmarkEnd w:id="698"/>
        <w:bookmarkEnd w:id="699"/>
        <w:bookmarkEnd w:id="700"/>
        <w:bookmarkEnd w:id="701"/>
        <w:bookmarkEnd w:id="702"/>
      </w:del>
    </w:p>
    <w:p w:rsidR="00486FDC" w:rsidRPr="007C437A" w:rsidRDefault="00915AFD">
      <w:pPr>
        <w:pStyle w:val="Titre3"/>
      </w:pPr>
      <w:bookmarkStart w:id="703" w:name="_Toc40025932"/>
      <w:bookmarkStart w:id="704" w:name="_Toc42550076"/>
      <w:r w:rsidRPr="007C437A">
        <w:t>A m</w:t>
      </w:r>
      <w:r w:rsidR="003706BA" w:rsidRPr="007C437A">
        <w:t>ultidisciplinary language</w:t>
      </w:r>
      <w:bookmarkEnd w:id="703"/>
      <w:bookmarkEnd w:id="704"/>
    </w:p>
    <w:p w:rsidR="007F1E08" w:rsidRDefault="001875CF" w:rsidP="00E6654A">
      <w:pPr>
        <w:rPr>
          <w:ins w:id="705" w:author="Arthur Parmentier" w:date="2020-06-07T18:47:00Z"/>
        </w:rPr>
      </w:pPr>
      <w:ins w:id="706" w:author="Arthur Parmentier" w:date="2020-06-06T15:41:00Z">
        <w:r w:rsidRPr="007C437A">
          <w:t xml:space="preserve">One of the most important development of SP </w:t>
        </w:r>
      </w:ins>
      <w:ins w:id="707" w:author="Arthur Parmentier" w:date="2020-06-06T15:47:00Z">
        <w:r w:rsidR="00AC50C0" w:rsidRPr="007C437A">
          <w:t xml:space="preserve">in the 90’s and later </w:t>
        </w:r>
      </w:ins>
      <w:ins w:id="708" w:author="Arthur Parmentier" w:date="2020-06-06T15:41:00Z">
        <w:r w:rsidRPr="007C437A">
          <w:t xml:space="preserve">is </w:t>
        </w:r>
      </w:ins>
      <w:ins w:id="709" w:author="Arthur Parmentier" w:date="2020-06-06T15:42:00Z">
        <w:r w:rsidRPr="007C437A">
          <w:t xml:space="preserve">its use with several disciplines: </w:t>
        </w:r>
      </w:ins>
      <w:ins w:id="710" w:author="Arthur Parmentier" w:date="2020-06-06T15:43:00Z">
        <w:r w:rsidRPr="007C437A">
          <w:t xml:space="preserve">music, dance, acting, </w:t>
        </w:r>
      </w:ins>
      <w:ins w:id="711" w:author="Arthur Parmentier" w:date="2020-06-06T15:44:00Z">
        <w:r w:rsidR="00BA026A" w:rsidRPr="007C437A">
          <w:t xml:space="preserve">all visual arts, sculpture… </w:t>
        </w:r>
      </w:ins>
      <w:ins w:id="712" w:author="Arthur Parmentier" w:date="2020-06-06T15:45:00Z">
        <w:r w:rsidR="00BA026A" w:rsidRPr="007C437A">
          <w:t xml:space="preserve">Recently, SP was </w:t>
        </w:r>
      </w:ins>
      <w:ins w:id="713" w:author="Arthur Parmentier" w:date="2020-06-07T19:23:00Z">
        <w:r w:rsidR="00582372">
          <w:t xml:space="preserve">even </w:t>
        </w:r>
      </w:ins>
      <w:ins w:id="714" w:author="Arthur Parmentier" w:date="2020-06-06T15:45:00Z">
        <w:r w:rsidR="00BA026A" w:rsidRPr="007C437A">
          <w:t>used to control a swarm of drones</w:t>
        </w:r>
        <w:r w:rsidR="00BA026A" w:rsidRPr="007C437A">
          <w:rPr>
            <w:rStyle w:val="Appelnotedebasdep"/>
          </w:rPr>
          <w:footnoteReference w:id="1"/>
        </w:r>
      </w:ins>
      <w:ins w:id="720" w:author="Arthur Parmentier" w:date="2020-06-07T19:24:00Z">
        <w:r w:rsidR="00D15826">
          <w:t xml:space="preserve">, showing the </w:t>
        </w:r>
      </w:ins>
      <w:ins w:id="721" w:author="Arthur Parmentier" w:date="2020-06-07T19:25:00Z">
        <w:r w:rsidR="00D15826">
          <w:t>diversity of instruments and disciplines it can be meaningful to.</w:t>
        </w:r>
      </w:ins>
    </w:p>
    <w:p w:rsidR="00E06654" w:rsidRDefault="00E06654" w:rsidP="00E06654">
      <w:pPr>
        <w:rPr>
          <w:ins w:id="722" w:author="Arthur Parmentier" w:date="2020-06-07T18:49:00Z"/>
        </w:rPr>
      </w:pPr>
      <w:ins w:id="723" w:author="Arthur Parmentier" w:date="2020-06-07T18:47:00Z">
        <w:r>
          <w:t xml:space="preserve">Walter explains </w:t>
        </w:r>
      </w:ins>
      <w:ins w:id="724" w:author="Arthur Parmentier" w:date="2020-06-07T18:49:00Z">
        <w:r>
          <w:t xml:space="preserve">that “Performers first learning Soundpainting won’t relate it to any specific discipline because of its multidisciplinary applications. </w:t>
        </w:r>
      </w:ins>
      <w:ins w:id="725" w:author="Arthur Parmentier" w:date="2020-06-07T18:50:00Z">
        <w:r>
          <w:t>[He]</w:t>
        </w:r>
      </w:ins>
      <w:ins w:id="726"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727" w:author="Arthur Parmentier" w:date="2020-06-07T18:50:00Z">
        <w:r w:rsidR="008E2F19">
          <w:t>”</w:t>
        </w:r>
      </w:ins>
    </w:p>
    <w:p w:rsidR="00E06654" w:rsidRDefault="008E2F19" w:rsidP="00E06654">
      <w:pPr>
        <w:rPr>
          <w:ins w:id="728" w:author="Arthur Parmentier" w:date="2020-06-07T18:51:00Z"/>
        </w:rPr>
      </w:pPr>
      <w:ins w:id="729" w:author="Arthur Parmentier" w:date="2020-06-07T18:50:00Z">
        <w:r>
          <w:t>To the question “</w:t>
        </w:r>
      </w:ins>
      <w:ins w:id="730" w:author="Arthur Parmentier" w:date="2020-06-07T18:49:00Z">
        <w:r w:rsidR="00E06654">
          <w:t>Are all your gestures intended to be interpretable by both musicians and dancers?</w:t>
        </w:r>
      </w:ins>
      <w:ins w:id="731" w:author="Arthur Parmentier" w:date="2020-06-07T18:50:00Z">
        <w:r>
          <w:t>”, he answers: “</w:t>
        </w:r>
      </w:ins>
      <w:ins w:id="732" w:author="Arthur Parmentier" w:date="2020-06-07T18:49:00Z">
        <w:r w:rsidR="00E06654">
          <w:t xml:space="preserve">Yes. That is to say, all the Sculpting gestures – the gestures indicating what content to be </w:t>
        </w:r>
        <w:r w:rsidR="00E06654">
          <w:lastRenderedPageBreak/>
          <w:t>performed. Of course, there are gestures such as C Major 7 Chord and Jump that are obviously discipline-specific but most of the gestures traverse the disciplines.</w:t>
        </w:r>
      </w:ins>
      <w:ins w:id="733" w:author="Arthur Parmentier" w:date="2020-06-07T18:50:00Z">
        <w:r>
          <w:t>”</w:t>
        </w:r>
        <w:r w:rsidR="000953B3">
          <w:rPr>
            <w:rStyle w:val="Appelnotedebasdep"/>
          </w:rPr>
          <w:footnoteReference w:id="2"/>
        </w:r>
      </w:ins>
    </w:p>
    <w:p w:rsidR="00736EF4" w:rsidRPr="007C437A" w:rsidRDefault="008538C8" w:rsidP="00E06654">
      <w:pPr>
        <w:rPr>
          <w:ins w:id="735" w:author="Arthur Parmentier" w:date="2020-06-06T15:19:00Z"/>
        </w:rPr>
      </w:pPr>
      <w:ins w:id="736" w:author="Arthur Parmentier" w:date="2020-06-07T18:51:00Z">
        <w:r>
          <w:t xml:space="preserve">The </w:t>
        </w:r>
      </w:ins>
      <w:ins w:id="737" w:author="Arthur Parmentier" w:date="2020-06-07T19:25:00Z">
        <w:r w:rsidR="00352C06">
          <w:t xml:space="preserve">multi-disciplinary component of SP is now at the core of its </w:t>
        </w:r>
      </w:ins>
      <w:ins w:id="738"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rsidP="00E6654A">
      <w:pPr>
        <w:rPr>
          <w:del w:id="739" w:author="Arthur Parmentier" w:date="2020-06-06T15:47:00Z"/>
        </w:rPr>
      </w:pPr>
      <w:del w:id="740" w:author="Arthur Parmentier" w:date="2020-06-06T15:47:00Z">
        <w:r w:rsidRPr="007C437A" w:rsidDel="00AC50C0">
          <w:delText>SP not limited to music performance. Signs started to be created by W himself from 90+ for multidisciplinary performance.</w:delText>
        </w:r>
        <w:bookmarkStart w:id="741" w:name="_Toc42449725"/>
        <w:bookmarkStart w:id="742" w:name="_Toc42449807"/>
        <w:bookmarkStart w:id="743" w:name="_Toc42549984"/>
        <w:bookmarkStart w:id="744" w:name="_Toc42550077"/>
        <w:bookmarkEnd w:id="741"/>
        <w:bookmarkEnd w:id="742"/>
        <w:bookmarkEnd w:id="743"/>
        <w:bookmarkEnd w:id="744"/>
      </w:del>
    </w:p>
    <w:p w:rsidR="00C75BE3" w:rsidRDefault="00C75BE3">
      <w:pPr>
        <w:pStyle w:val="Titre3"/>
        <w:rPr>
          <w:ins w:id="745" w:author="Arthur Parmentier" w:date="2020-06-07T18:02:00Z"/>
        </w:rPr>
      </w:pPr>
      <w:bookmarkStart w:id="746" w:name="_Toc40025933"/>
      <w:bookmarkStart w:id="747" w:name="_Toc42550078"/>
      <w:r w:rsidRPr="007C437A">
        <w:t xml:space="preserve">Fertility in Europe, </w:t>
      </w:r>
      <w:r w:rsidR="00ED2072" w:rsidRPr="007C437A">
        <w:t xml:space="preserve">worldwide </w:t>
      </w:r>
      <w:r w:rsidRPr="007C437A">
        <w:t>spread</w:t>
      </w:r>
      <w:r w:rsidR="00ED2072" w:rsidRPr="007C437A">
        <w:t xml:space="preserve"> in </w:t>
      </w:r>
      <w:del w:id="748" w:author="Arthur Parmentier" w:date="2020-06-07T17:56:00Z">
        <w:r w:rsidR="00ED2072" w:rsidRPr="007C437A" w:rsidDel="00252940">
          <w:delText xml:space="preserve">modern </w:delText>
        </w:r>
      </w:del>
      <w:ins w:id="749" w:author="Arthur Parmentier" w:date="2020-06-07T17:56:00Z">
        <w:r w:rsidR="00252940">
          <w:t>Western</w:t>
        </w:r>
        <w:r w:rsidR="00252940" w:rsidRPr="007C437A">
          <w:t xml:space="preserve"> </w:t>
        </w:r>
      </w:ins>
      <w:r w:rsidR="00ED2072" w:rsidRPr="007C437A">
        <w:t>societ</w:t>
      </w:r>
      <w:ins w:id="750" w:author="Arthur Parmentier" w:date="2020-06-07T19:27:00Z">
        <w:r w:rsidR="004E5194">
          <w:t>ies</w:t>
        </w:r>
      </w:ins>
      <w:del w:id="751" w:author="Arthur Parmentier" w:date="2020-06-07T17:57:00Z">
        <w:r w:rsidR="00ED2072" w:rsidRPr="007C437A" w:rsidDel="00252940">
          <w:delText>i</w:delText>
        </w:r>
      </w:del>
      <w:del w:id="752" w:author="Arthur Parmentier" w:date="2020-06-07T17:56:00Z">
        <w:r w:rsidR="00ED2072" w:rsidRPr="007C437A" w:rsidDel="00252940">
          <w:delText>es</w:delText>
        </w:r>
      </w:del>
      <w:bookmarkEnd w:id="746"/>
      <w:ins w:id="753" w:author="Arthur Parmentier" w:date="2020-06-06T15:57:00Z">
        <w:r w:rsidR="00FA052A" w:rsidRPr="007C437A">
          <w:t>, the constr</w:t>
        </w:r>
      </w:ins>
      <w:ins w:id="754" w:author="Arthur Parmentier" w:date="2020-06-06T15:58:00Z">
        <w:r w:rsidR="00FA052A" w:rsidRPr="007C437A">
          <w:t xml:space="preserve">uction of a community and the beginning of the </w:t>
        </w:r>
      </w:ins>
      <w:ins w:id="755" w:author="Arthur Parmentier" w:date="2020-06-06T15:59:00Z">
        <w:r w:rsidR="00FA052A" w:rsidRPr="007C437A">
          <w:t>normalization of SP</w:t>
        </w:r>
      </w:ins>
      <w:bookmarkEnd w:id="747"/>
    </w:p>
    <w:p w:rsidR="00514370" w:rsidRPr="00514370" w:rsidRDefault="00514370">
      <w:pPr>
        <w:pStyle w:val="Titre4"/>
        <w:rPr>
          <w:rPrChange w:id="756" w:author="Arthur Parmentier" w:date="2020-06-07T18:02:00Z">
            <w:rPr/>
          </w:rPrChange>
        </w:rPr>
        <w:pPrChange w:id="757" w:author="Arthur Parmentier" w:date="2020-06-07T18:02:00Z">
          <w:pPr>
            <w:pStyle w:val="Titre3"/>
          </w:pPr>
        </w:pPrChange>
      </w:pPr>
      <w:ins w:id="758" w:author="Arthur Parmentier" w:date="2020-06-07T18:02:00Z">
        <w:r>
          <w:t>An important spread and growth in Western soci</w:t>
        </w:r>
      </w:ins>
      <w:ins w:id="759" w:author="Arthur Parmentier" w:date="2020-06-07T18:03:00Z">
        <w:r>
          <w:t>eties</w:t>
        </w:r>
      </w:ins>
    </w:p>
    <w:p w:rsidR="002676CA" w:rsidRPr="007C437A" w:rsidRDefault="002676CA" w:rsidP="00E6654A">
      <w:r w:rsidRPr="007C437A">
        <w:t xml:space="preserve">Walter gave his first SP workshop in Europe in the late 90’s and found a very fertile ground for </w:t>
      </w:r>
      <w:ins w:id="760" w:author="Arthur Parmentier" w:date="2020-06-07T19:28:00Z">
        <w:r w:rsidR="00AE7556">
          <w:t xml:space="preserve">the growth of </w:t>
        </w:r>
      </w:ins>
      <w:r w:rsidRPr="007C437A">
        <w:t xml:space="preserve">Soundpainting in France, which </w:t>
      </w:r>
      <w:ins w:id="761" w:author="Arthur Parmentier" w:date="2020-06-07T19:28:00Z">
        <w:r w:rsidR="00AA760B">
          <w:t>is now</w:t>
        </w:r>
      </w:ins>
      <w:del w:id="762" w:author="Arthur Parmentier" w:date="2020-06-07T19:28:00Z">
        <w:r w:rsidRPr="007C437A" w:rsidDel="00AA760B">
          <w:delText>now has</w:delText>
        </w:r>
      </w:del>
      <w:r w:rsidRPr="007C437A">
        <w:t xml:space="preserve"> probably </w:t>
      </w:r>
      <w:ins w:id="763" w:author="Arthur Parmentier" w:date="2020-06-07T19:28:00Z">
        <w:r w:rsidR="00AA760B">
          <w:t>its</w:t>
        </w:r>
      </w:ins>
      <w:del w:id="764" w:author="Arthur Parmentier" w:date="2020-06-07T19:28:00Z">
        <w:r w:rsidRPr="007C437A" w:rsidDel="00AA760B">
          <w:delText>the</w:delText>
        </w:r>
      </w:del>
      <w:r w:rsidRPr="007C437A">
        <w:t xml:space="preserve"> largest </w:t>
      </w:r>
      <w:del w:id="765" w:author="Arthur Parmentier" w:date="2020-06-07T19:28:00Z">
        <w:r w:rsidRPr="007C437A" w:rsidDel="00AA760B">
          <w:delText xml:space="preserve">SP </w:delText>
        </w:r>
      </w:del>
      <w:r w:rsidRPr="007C437A">
        <w:t>community over the world.</w:t>
      </w:r>
    </w:p>
    <w:p w:rsidR="00252940" w:rsidRDefault="009A2092" w:rsidP="00E6654A">
      <w:pPr>
        <w:rPr>
          <w:ins w:id="766" w:author="Arthur Parmentier" w:date="2020-06-07T18:03:00Z"/>
        </w:rPr>
      </w:pPr>
      <w:del w:id="767" w:author="Arthur Parmentier" w:date="2020-06-07T19:28:00Z">
        <w:r w:rsidRPr="007C437A" w:rsidDel="007B6B04">
          <w:delText xml:space="preserve">Today, </w:delText>
        </w:r>
      </w:del>
      <w:r w:rsidRPr="007C437A">
        <w:t xml:space="preserve">Soundpainting is </w:t>
      </w:r>
      <w:ins w:id="768" w:author="Arthur Parmentier" w:date="2020-06-07T19:28:00Z">
        <w:r w:rsidR="007B6B04">
          <w:t xml:space="preserve">now </w:t>
        </w:r>
      </w:ins>
      <w:r w:rsidRPr="007C437A">
        <w:t>used for on</w:t>
      </w:r>
      <w:ins w:id="769" w:author="Arthur Parmentier" w:date="2020-06-06T15:49:00Z">
        <w:r w:rsidR="00F479B2" w:rsidRPr="007C437A">
          <w:t xml:space="preserve"> </w:t>
        </w:r>
      </w:ins>
      <w:del w:id="770" w:author="Arthur Parmentier" w:date="2020-06-06T15:50:00Z">
        <w:r w:rsidRPr="007C437A" w:rsidDel="00F479B2">
          <w:delText xml:space="preserve"> </w:delText>
        </w:r>
      </w:del>
      <w:r w:rsidRPr="007C437A">
        <w:t xml:space="preserve">every </w:t>
      </w:r>
      <w:ins w:id="771" w:author="Arthur Parmentier" w:date="2020-06-06T15:50:00Z">
        <w:r w:rsidR="00F479B2" w:rsidRPr="007C437A">
          <w:t xml:space="preserve">populated </w:t>
        </w:r>
      </w:ins>
      <w:r w:rsidRPr="007C437A">
        <w:t>continent</w:t>
      </w:r>
      <w:ins w:id="772" w:author="Arthur Parmentier" w:date="2020-06-06T15:59:00Z">
        <w:r w:rsidR="00FA052A" w:rsidRPr="007C437A">
          <w:t xml:space="preserve">, especially in </w:t>
        </w:r>
      </w:ins>
      <w:ins w:id="773" w:author="Arthur Parmentier" w:date="2020-06-07T17:48:00Z">
        <w:r w:rsidR="00053756">
          <w:t>the Western world</w:t>
        </w:r>
      </w:ins>
      <w:ins w:id="774" w:author="Arthur Parmentier" w:date="2020-06-06T15:59:00Z">
        <w:r w:rsidR="00FA052A" w:rsidRPr="007C437A">
          <w:t>.</w:t>
        </w:r>
        <w:r w:rsidR="00FA052A" w:rsidRPr="007C437A">
          <w:rPr>
            <w:rStyle w:val="Appelnotedebasdep"/>
          </w:rPr>
          <w:footnoteReference w:id="3"/>
        </w:r>
      </w:ins>
      <w:ins w:id="789" w:author="Arthur Parmentier" w:date="2020-06-07T17:57:00Z">
        <w:r w:rsidR="00252940">
          <w:br/>
          <w:t>A</w:t>
        </w:r>
      </w:ins>
      <w:ins w:id="790" w:author="Arthur Parmentier" w:date="2020-06-07T17:58:00Z">
        <w:r w:rsidR="00252940">
          <w:t xml:space="preserve"> community is born around Walter Thompson</w:t>
        </w:r>
      </w:ins>
      <w:ins w:id="791" w:author="Arthur Parmentier" w:date="2020-06-07T18:00:00Z">
        <w:r w:rsidR="00F9296B">
          <w:t xml:space="preserve"> as we</w:t>
        </w:r>
      </w:ins>
      <w:ins w:id="792" w:author="Arthur Parmentier" w:date="2020-06-07T18:01:00Z">
        <w:r w:rsidR="00F9296B">
          <w:t>ll as several SP orchestras on top of the Walter Thompson</w:t>
        </w:r>
      </w:ins>
      <w:ins w:id="793" w:author="Arthur Parmentier" w:date="2020-06-07T18:02:00Z">
        <w:r w:rsidR="00F9296B">
          <w:t xml:space="preserve"> Orchestra which he started soundpainting with.</w:t>
        </w:r>
      </w:ins>
      <w:del w:id="794" w:author="Arthur Parmentier" w:date="2020-06-06T15:59:00Z">
        <w:r w:rsidRPr="007C437A" w:rsidDel="00FA052A">
          <w:delText xml:space="preserve"> and</w:delText>
        </w:r>
      </w:del>
    </w:p>
    <w:p w:rsidR="00514370" w:rsidRDefault="00514370">
      <w:pPr>
        <w:pStyle w:val="Titre4"/>
        <w:rPr>
          <w:ins w:id="795" w:author="Arthur Parmentier" w:date="2020-06-07T17:57:00Z"/>
        </w:rPr>
        <w:pPrChange w:id="796" w:author="Arthur Parmentier" w:date="2020-06-07T18:03:00Z">
          <w:pPr/>
        </w:pPrChange>
      </w:pPr>
      <w:ins w:id="797" w:author="Arthur Parmentier" w:date="2020-06-07T18:03:00Z">
        <w:r>
          <w:t xml:space="preserve">A living and expanding language </w:t>
        </w:r>
      </w:ins>
    </w:p>
    <w:p w:rsidR="009A2092" w:rsidRPr="007C437A" w:rsidDel="00FA052A" w:rsidRDefault="009A2092" w:rsidP="00E6654A">
      <w:pPr>
        <w:rPr>
          <w:del w:id="798" w:author="Arthur Parmentier" w:date="2020-06-06T15:55:00Z"/>
        </w:rPr>
      </w:pPr>
      <w:del w:id="799" w:author="Arthur Parmentier" w:date="2020-06-06T15:59:00Z">
        <w:r w:rsidRPr="007C437A" w:rsidDel="00FA052A">
          <w:delText xml:space="preserve"> s</w:delText>
        </w:r>
      </w:del>
      <w:ins w:id="800" w:author="Arthur Parmentier" w:date="2020-06-06T15:59:00Z">
        <w:r w:rsidR="00FA052A" w:rsidRPr="007C437A">
          <w:t>S</w:t>
        </w:r>
      </w:ins>
      <w:r w:rsidRPr="007C437A">
        <w:t xml:space="preserve">everal artists created </w:t>
      </w:r>
      <w:ins w:id="801" w:author="Arthur Parmentier" w:date="2020-06-07T19:47:00Z">
        <w:r w:rsidR="00FC5FD3">
          <w:t>new sign</w:t>
        </w:r>
      </w:ins>
      <w:ins w:id="802" w:author="Arthur Parmentier" w:date="2020-06-07T19:50:00Z">
        <w:r w:rsidR="00531407">
          <w:t>s</w:t>
        </w:r>
      </w:ins>
      <w:del w:id="803" w:author="Arthur Parmentier" w:date="2020-06-07T19:47:00Z">
        <w:r w:rsidRPr="007C437A" w:rsidDel="00FC5FD3">
          <w:delText>their own signs</w:delText>
        </w:r>
      </w:del>
      <w:r w:rsidRPr="007C437A">
        <w:t xml:space="preserve"> for the</w:t>
      </w:r>
      <w:ins w:id="804" w:author="Arthur Parmentier" w:date="2020-06-07T19:47:00Z">
        <w:r w:rsidR="00FC5FD3">
          <w:t>ir own</w:t>
        </w:r>
      </w:ins>
      <w:r w:rsidRPr="007C437A">
        <w:t xml:space="preserve"> needs</w:t>
      </w:r>
      <w:ins w:id="805" w:author="Arthur Parmentier" w:date="2020-06-06T15:51:00Z">
        <w:r w:rsidR="00912BCC" w:rsidRPr="007C437A">
          <w:t xml:space="preserve"> </w:t>
        </w:r>
      </w:ins>
      <w:ins w:id="806" w:author="Arthur Parmentier" w:date="2020-06-07T19:47:00Z">
        <w:r w:rsidR="00FC5FD3">
          <w:t>with</w:t>
        </w:r>
      </w:ins>
      <w:ins w:id="807" w:author="Arthur Parmentier" w:date="2020-06-06T15:51:00Z">
        <w:r w:rsidR="00912BCC" w:rsidRPr="007C437A">
          <w:t xml:space="preserve"> their</w:t>
        </w:r>
      </w:ins>
      <w:del w:id="808" w:author="Arthur Parmentier" w:date="2020-06-06T15:51:00Z">
        <w:r w:rsidRPr="007C437A" w:rsidDel="00912BCC">
          <w:delText xml:space="preserve"> of their own</w:delText>
        </w:r>
      </w:del>
      <w:r w:rsidRPr="007C437A">
        <w:t xml:space="preserve"> </w:t>
      </w:r>
      <w:ins w:id="809" w:author="Arthur Parmentier" w:date="2020-06-07T19:47:00Z">
        <w:r w:rsidR="00FC5FD3">
          <w:t xml:space="preserve">particular </w:t>
        </w:r>
      </w:ins>
      <w:r w:rsidRPr="007C437A">
        <w:t>group</w:t>
      </w:r>
      <w:ins w:id="810" w:author="Arthur Parmentier" w:date="2020-06-06T15:51:00Z">
        <w:r w:rsidR="00912BCC" w:rsidRPr="007C437A">
          <w:t>s</w:t>
        </w:r>
      </w:ins>
      <w:r w:rsidRPr="007C437A">
        <w:t xml:space="preserve"> </w:t>
      </w:r>
      <w:ins w:id="811" w:author="Arthur Parmentier" w:date="2020-06-06T15:52:00Z">
        <w:r w:rsidR="00912BCC" w:rsidRPr="007C437A">
          <w:t>and</w:t>
        </w:r>
      </w:ins>
      <w:del w:id="812" w:author="Arthur Parmentier" w:date="2020-06-06T15:52:00Z">
        <w:r w:rsidRPr="007C437A" w:rsidDel="00912BCC">
          <w:delText>or</w:delText>
        </w:r>
      </w:del>
      <w:r w:rsidRPr="007C437A">
        <w:t xml:space="preserve"> </w:t>
      </w:r>
      <w:ins w:id="813" w:author="Arthur Parmentier" w:date="2020-06-06T15:52:00Z">
        <w:r w:rsidR="00912BCC" w:rsidRPr="007C437A">
          <w:t xml:space="preserve">performance </w:t>
        </w:r>
      </w:ins>
      <w:r w:rsidRPr="007C437A">
        <w:t>configuration</w:t>
      </w:r>
      <w:ins w:id="814" w:author="Arthur Parmentier" w:date="2020-06-06T15:52:00Z">
        <w:r w:rsidR="00912BCC" w:rsidRPr="007C437A">
          <w:t>s</w:t>
        </w:r>
      </w:ins>
      <w:ins w:id="815" w:author="Arthur Parmentier" w:date="2020-06-07T19:50:00Z">
        <w:r w:rsidR="00FE2852">
          <w:t>: the language has evolved with the contribution of new soundpai</w:t>
        </w:r>
      </w:ins>
      <w:ins w:id="816" w:author="Arthur Parmentier" w:date="2020-06-07T19:51:00Z">
        <w:r w:rsidR="00FE2852">
          <w:t>nters, creating now more than 1500 signs</w:t>
        </w:r>
      </w:ins>
      <w:r w:rsidRPr="007C437A">
        <w:t>.</w:t>
      </w:r>
      <w:ins w:id="817" w:author="Arthur Parmentier" w:date="2020-06-07T19:51:00Z">
        <w:r w:rsidR="00FE2852">
          <w:br/>
        </w:r>
      </w:ins>
      <w:ins w:id="818" w:author="Arthur Parmentier" w:date="2020-06-06T15:52:00Z">
        <w:r w:rsidR="00B74CBB" w:rsidRPr="007C437A">
          <w:t>T</w:t>
        </w:r>
      </w:ins>
      <w:ins w:id="819" w:author="Arthur Parmentier" w:date="2020-06-06T15:53:00Z">
        <w:r w:rsidR="00B74CBB" w:rsidRPr="007C437A">
          <w:t xml:space="preserve">hompson </w:t>
        </w:r>
      </w:ins>
      <w:ins w:id="820" w:author="Arthur Parmentier" w:date="2020-06-06T15:54:00Z">
        <w:r w:rsidR="00FA052A" w:rsidRPr="007C437A">
          <w:t>is still the main figure of SP and gave himself a special role in keeping the language normalized and un</w:t>
        </w:r>
      </w:ins>
      <w:ins w:id="821" w:author="Arthur Parmentier" w:date="2020-06-06T15:55:00Z">
        <w:r w:rsidR="00FA052A" w:rsidRPr="007C437A">
          <w:t xml:space="preserve">iversal. He leads </w:t>
        </w:r>
      </w:ins>
    </w:p>
    <w:p w:rsidR="006C4B1C" w:rsidRPr="007C437A" w:rsidDel="00FA052A" w:rsidRDefault="006C4B1C" w:rsidP="00E6654A">
      <w:pPr>
        <w:rPr>
          <w:del w:id="822" w:author="Arthur Parmentier" w:date="2020-06-06T15:55:00Z"/>
        </w:rPr>
      </w:pPr>
      <w:del w:id="823" w:author="Arthur Parmentier" w:date="2020-06-06T15:55:00Z">
        <w:r w:rsidRPr="007C437A" w:rsidDel="00FA052A">
          <w:delText xml:space="preserve">Important point: W wants to make sure that the language stays normalized and universal. </w:delText>
        </w:r>
      </w:del>
      <w:ins w:id="824" w:author="Arthur Parmentier" w:date="2020-06-06T15:55:00Z">
        <w:r w:rsidR="00FA052A" w:rsidRPr="007C437A">
          <w:t>t</w:t>
        </w:r>
      </w:ins>
      <w:del w:id="825" w:author="Arthur Parmentier" w:date="2020-06-06T15:55:00Z">
        <w:r w:rsidRPr="007C437A" w:rsidDel="00FA052A">
          <w:delText>T</w:delText>
        </w:r>
      </w:del>
      <w:r w:rsidRPr="007C437A">
        <w:t>hink tanks,</w:t>
      </w:r>
      <w:ins w:id="826" w:author="Arthur Parmentier" w:date="2020-06-06T15:55:00Z">
        <w:r w:rsidR="00FA052A" w:rsidRPr="007C437A">
          <w:t xml:space="preserve"> community groups and discussions,</w:t>
        </w:r>
      </w:ins>
      <w:r w:rsidRPr="007C437A">
        <w:t xml:space="preserve"> </w:t>
      </w:r>
      <w:ins w:id="827" w:author="Arthur Parmentier" w:date="2020-06-06T15:55:00Z">
        <w:r w:rsidR="00FA052A" w:rsidRPr="007C437A">
          <w:t>the constr</w:t>
        </w:r>
      </w:ins>
      <w:ins w:id="828" w:author="Arthur Parmentier" w:date="2020-06-06T15:56:00Z">
        <w:r w:rsidR="00FA052A" w:rsidRPr="007C437A">
          <w:t xml:space="preserve">uction of </w:t>
        </w:r>
      </w:ins>
      <w:r w:rsidRPr="007C437A">
        <w:t>glossar</w:t>
      </w:r>
      <w:ins w:id="829" w:author="Arthur Parmentier" w:date="2020-06-06T15:55:00Z">
        <w:r w:rsidR="00FA052A" w:rsidRPr="007C437A">
          <w:t>ies</w:t>
        </w:r>
      </w:ins>
      <w:del w:id="830" w:author="Arthur Parmentier" w:date="2020-06-06T15:55:00Z">
        <w:r w:rsidRPr="007C437A" w:rsidDel="00FA052A">
          <w:delText>y</w:delText>
        </w:r>
      </w:del>
      <w:ins w:id="831" w:author="Arthur Parmentier" w:date="2020-06-06T15:55:00Z">
        <w:r w:rsidR="00FA052A" w:rsidRPr="007C437A">
          <w:t xml:space="preserve"> and </w:t>
        </w:r>
      </w:ins>
      <w:del w:id="832" w:author="Arthur Parmentier" w:date="2020-06-06T15:55:00Z">
        <w:r w:rsidRPr="007C437A" w:rsidDel="00FA052A">
          <w:delText>/</w:delText>
        </w:r>
      </w:del>
      <w:r w:rsidRPr="007C437A">
        <w:t>dictionar</w:t>
      </w:r>
      <w:ins w:id="833" w:author="Arthur Parmentier" w:date="2020-06-06T15:55:00Z">
        <w:r w:rsidR="00FA052A" w:rsidRPr="007C437A">
          <w:t>ies</w:t>
        </w:r>
      </w:ins>
      <w:del w:id="834" w:author="Arthur Parmentier" w:date="2020-06-06T15:55:00Z">
        <w:r w:rsidRPr="007C437A" w:rsidDel="00FA052A">
          <w:delText>y of signs, community relations…</w:delText>
        </w:r>
      </w:del>
    </w:p>
    <w:p w:rsidR="009A2092" w:rsidRPr="007C437A" w:rsidRDefault="00FA052A" w:rsidP="00E6654A">
      <w:pPr>
        <w:rPr>
          <w:ins w:id="835" w:author="Arthur Parmentier" w:date="2020-06-06T15:56:00Z"/>
        </w:rPr>
      </w:pPr>
      <w:ins w:id="836" w:author="Arthur Parmentier" w:date="2020-06-06T15:55:00Z">
        <w:r w:rsidRPr="007C437A">
          <w:t xml:space="preserve"> </w:t>
        </w:r>
      </w:ins>
      <w:ins w:id="837" w:author="Arthur Parmentier" w:date="2020-06-06T15:56:00Z">
        <w:r w:rsidRPr="007C437A">
          <w:t>where the signs</w:t>
        </w:r>
      </w:ins>
      <w:ins w:id="838" w:author="Arthur Parmentier" w:date="2020-06-06T16:29:00Z">
        <w:r w:rsidR="008030DF" w:rsidRPr="007C437A">
          <w:t>, their meanings</w:t>
        </w:r>
      </w:ins>
      <w:ins w:id="839" w:author="Arthur Parmentier" w:date="2020-06-06T15:56:00Z">
        <w:r w:rsidRPr="007C437A">
          <w:t xml:space="preserve"> and uses are discussed.</w:t>
        </w:r>
      </w:ins>
    </w:p>
    <w:p w:rsidR="00FA052A" w:rsidRPr="007C437A" w:rsidRDefault="00B3767E" w:rsidP="00E6654A">
      <w:ins w:id="840" w:author="Arthur Parmentier" w:date="2020-06-06T16:09:00Z">
        <w:r w:rsidRPr="007C437A">
          <w:t>T</w:t>
        </w:r>
      </w:ins>
      <w:ins w:id="841" w:author="Arthur Parmentier" w:date="2020-06-06T16:10:00Z">
        <w:r w:rsidRPr="007C437A">
          <w:t xml:space="preserve">wo conflictual views of on </w:t>
        </w:r>
      </w:ins>
      <w:ins w:id="842" w:author="Arthur Parmentier" w:date="2020-06-06T16:15:00Z">
        <w:r w:rsidRPr="007C437A">
          <w:t>SP</w:t>
        </w:r>
      </w:ins>
      <w:ins w:id="843" w:author="Arthur Parmentier" w:date="2020-06-06T16:10:00Z">
        <w:r w:rsidRPr="007C437A">
          <w:t xml:space="preserve"> are observed: </w:t>
        </w:r>
      </w:ins>
      <w:ins w:id="844" w:author="Arthur Parmentier" w:date="2020-06-06T16:13:00Z">
        <w:r w:rsidRPr="007C437A">
          <w:br/>
          <w:t>On one hand</w:t>
        </w:r>
      </w:ins>
      <w:ins w:id="845" w:author="Arthur Parmentier" w:date="2020-06-06T16:10:00Z">
        <w:r w:rsidRPr="007C437A">
          <w:t xml:space="preserve"> </w:t>
        </w:r>
      </w:ins>
      <w:ins w:id="846" w:author="Arthur Parmentier" w:date="2020-06-06T16:11:00Z">
        <w:r w:rsidRPr="007C437A">
          <w:t xml:space="preserve">the idea of SP as a language in constant evolution, whose rules and definitions are changing over time as people </w:t>
        </w:r>
      </w:ins>
      <w:ins w:id="847" w:author="Arthur Parmentier" w:date="2020-06-06T16:12:00Z">
        <w:r w:rsidRPr="007C437A">
          <w:t xml:space="preserve">transform </w:t>
        </w:r>
      </w:ins>
      <w:ins w:id="848" w:author="Arthur Parmentier" w:date="2020-06-06T16:11:00Z">
        <w:r w:rsidRPr="007C437A">
          <w:t xml:space="preserve">it for </w:t>
        </w:r>
      </w:ins>
      <w:ins w:id="849" w:author="Arthur Parmentier" w:date="2020-06-06T16:12:00Z">
        <w:r w:rsidRPr="007C437A">
          <w:t xml:space="preserve">their own use; an element of culture that </w:t>
        </w:r>
      </w:ins>
      <w:ins w:id="850" w:author="Arthur Parmentier" w:date="2020-06-06T16:13:00Z">
        <w:r w:rsidRPr="007C437A">
          <w:t>can fundamentally not be owned and controlled.</w:t>
        </w:r>
      </w:ins>
      <w:ins w:id="851" w:author="Arthur Parmentier" w:date="2020-06-06T16:14:00Z">
        <w:r w:rsidRPr="007C437A">
          <w:t xml:space="preserve"> This representation is close to the one of other languages whose diversit</w:t>
        </w:r>
      </w:ins>
      <w:ins w:id="852" w:author="Arthur Parmentier" w:date="2020-06-06T16:15:00Z">
        <w:r w:rsidRPr="007C437A">
          <w:t>ies and divergent evolutions are well-known throughout history.</w:t>
        </w:r>
      </w:ins>
      <w:ins w:id="853" w:author="Arthur Parmentier" w:date="2020-06-06T16:13:00Z">
        <w:r w:rsidRPr="007C437A">
          <w:br/>
          <w:t>On the other hand</w:t>
        </w:r>
      </w:ins>
      <w:ins w:id="854" w:author="Arthur Parmentier" w:date="2020-06-06T16:15:00Z">
        <w:r w:rsidRPr="007C437A">
          <w:t xml:space="preserve">, </w:t>
        </w:r>
        <w:r w:rsidR="0053613D" w:rsidRPr="007C437A">
          <w:t>SP is considered as a creation</w:t>
        </w:r>
      </w:ins>
      <w:ins w:id="855" w:author="Arthur Parmentier" w:date="2020-06-06T16:16:00Z">
        <w:r w:rsidR="0053613D" w:rsidRPr="007C437A">
          <w:t xml:space="preserve"> (moreover, with a living creator)</w:t>
        </w:r>
      </w:ins>
      <w:ins w:id="856" w:author="Arthur Parmentier" w:date="2020-06-06T16:17:00Z">
        <w:r w:rsidR="0053613D" w:rsidRPr="007C437A">
          <w:t xml:space="preserve"> </w:t>
        </w:r>
      </w:ins>
      <w:ins w:id="857" w:author="Arthur Parmentier" w:date="2020-06-06T16:20:00Z">
        <w:r w:rsidR="0053613D" w:rsidRPr="007C437A">
          <w:t>that cannot legitimately be transformed by anyone under the same name and whose transformations must be discussed</w:t>
        </w:r>
      </w:ins>
      <w:ins w:id="858" w:author="Arthur Parmentier" w:date="2020-06-06T16:21:00Z">
        <w:r w:rsidR="0053613D" w:rsidRPr="007C437A">
          <w:t xml:space="preserve"> and eventually approved by its creator and the members of the community.</w:t>
        </w:r>
      </w:ins>
    </w:p>
    <w:p w:rsidR="009A2092" w:rsidRPr="007C437A" w:rsidRDefault="00B43E85" w:rsidP="00E6654A">
      <w:pPr>
        <w:rPr>
          <w:ins w:id="859" w:author="Arthur Parmentier" w:date="2020-06-07T15:20:00Z"/>
        </w:rPr>
      </w:pPr>
      <w:ins w:id="860" w:author="Arthur Parmentier" w:date="2020-06-06T16:23:00Z">
        <w:r w:rsidRPr="007C437A">
          <w:lastRenderedPageBreak/>
          <w:t>Th</w:t>
        </w:r>
      </w:ins>
      <w:ins w:id="861" w:author="Arthur Parmentier" w:date="2020-06-06T16:24:00Z">
        <w:r w:rsidRPr="007C437A">
          <w:t xml:space="preserve">is conflict is also found in several societies between institutions that claim to have an authority on </w:t>
        </w:r>
      </w:ins>
      <w:ins w:id="862" w:author="Arthur Parmentier" w:date="2020-06-06T16:25:00Z">
        <w:r w:rsidRPr="007C437A">
          <w:t xml:space="preserve">both the syntactic rules of a language and its dictionary and </w:t>
        </w:r>
      </w:ins>
      <w:ins w:id="863" w:author="Arthur Parmentier" w:date="2020-06-06T16:26:00Z">
        <w:r w:rsidRPr="007C437A">
          <w:t xml:space="preserve">speakers who are constantly transforming the language </w:t>
        </w:r>
      </w:ins>
      <w:ins w:id="864" w:author="Arthur Parmentier" w:date="2020-06-06T16:28:00Z">
        <w:r w:rsidR="00651357" w:rsidRPr="007C437A">
          <w:t>irrespectively of the</w:t>
        </w:r>
      </w:ins>
      <w:ins w:id="865" w:author="Arthur Parmentier" w:date="2020-06-06T16:26:00Z">
        <w:r w:rsidRPr="007C437A">
          <w:t xml:space="preserve"> approv</w:t>
        </w:r>
      </w:ins>
      <w:ins w:id="866" w:author="Arthur Parmentier" w:date="2020-06-06T16:28:00Z">
        <w:r w:rsidR="00651357" w:rsidRPr="007C437A">
          <w:t>al</w:t>
        </w:r>
      </w:ins>
      <w:ins w:id="867" w:author="Arthur Parmentier" w:date="2020-06-06T16:26:00Z">
        <w:r w:rsidRPr="007C437A">
          <w:t xml:space="preserve"> </w:t>
        </w:r>
      </w:ins>
      <w:ins w:id="868" w:author="Arthur Parmentier" w:date="2020-06-06T16:29:00Z">
        <w:r w:rsidR="00651357" w:rsidRPr="007C437A">
          <w:t>or control of</w:t>
        </w:r>
      </w:ins>
      <w:ins w:id="869" w:author="Arthur Parmentier" w:date="2020-06-06T16:26:00Z">
        <w:r w:rsidRPr="007C437A">
          <w:t xml:space="preserve"> these institution</w:t>
        </w:r>
      </w:ins>
      <w:ins w:id="870" w:author="Arthur Parmentier" w:date="2020-06-06T16:29:00Z">
        <w:r w:rsidR="00651357" w:rsidRPr="007C437A">
          <w:t>s.</w:t>
        </w:r>
      </w:ins>
      <w:ins w:id="871" w:author="Arthur Parmentier" w:date="2020-06-09T19:21:00Z">
        <w:r w:rsidR="00D9676B">
          <w:t xml:space="preserve"> </w:t>
        </w:r>
      </w:ins>
    </w:p>
    <w:p w:rsidR="00F65D6B" w:rsidRPr="007C437A" w:rsidRDefault="00F65D6B" w:rsidP="00E6654A">
      <w:pPr>
        <w:rPr>
          <w:ins w:id="872" w:author="Arthur Parmentier" w:date="2020-06-06T16:29:00Z"/>
        </w:rPr>
      </w:pPr>
      <w:ins w:id="873" w:author="Arthur Parmentier" w:date="2020-06-07T15:20:00Z">
        <w:r w:rsidRPr="007C437A">
          <w:t>In his WB2, Thompson writes: “In order to address the needs of growth and to keep the language from spreading into hundre</w:t>
        </w:r>
      </w:ins>
      <w:ins w:id="874"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rsidP="00E6654A">
      <w:pPr>
        <w:rPr>
          <w:ins w:id="875" w:author="Arthur Parmentier" w:date="2020-06-07T18:54:00Z"/>
        </w:rPr>
      </w:pPr>
      <w:ins w:id="876" w:author="Arthur Parmentier" w:date="2020-06-06T16:30:00Z">
        <w:r w:rsidRPr="007C437A">
          <w:t>The</w:t>
        </w:r>
      </w:ins>
      <w:ins w:id="877" w:author="Arthur Parmentier" w:date="2020-06-06T16:34:00Z">
        <w:r w:rsidRPr="007C437A">
          <w:t xml:space="preserve"> need for normalization and the</w:t>
        </w:r>
      </w:ins>
      <w:ins w:id="878" w:author="Arthur Parmentier" w:date="2020-06-06T16:30:00Z">
        <w:r w:rsidRPr="007C437A">
          <w:t xml:space="preserve"> concern that a language might drift and be so split apart that t</w:t>
        </w:r>
      </w:ins>
      <w:ins w:id="879" w:author="Arthur Parmentier" w:date="2020-06-06T16:31:00Z">
        <w:r w:rsidRPr="007C437A">
          <w:t xml:space="preserve">wo speakers would have trouble understanding each other </w:t>
        </w:r>
      </w:ins>
      <w:ins w:id="880" w:author="Arthur Parmentier" w:date="2020-06-06T16:34:00Z">
        <w:r w:rsidRPr="007C437A">
          <w:t>are</w:t>
        </w:r>
      </w:ins>
      <w:ins w:id="881" w:author="Arthur Parmentier" w:date="2020-06-06T16:31:00Z">
        <w:r w:rsidRPr="007C437A">
          <w:t xml:space="preserve"> also found </w:t>
        </w:r>
      </w:ins>
      <w:ins w:id="882" w:author="Arthur Parmentier" w:date="2020-06-06T16:35:00Z">
        <w:r w:rsidRPr="007C437A">
          <w:t xml:space="preserve">with </w:t>
        </w:r>
      </w:ins>
      <w:ins w:id="883" w:author="Arthur Parmentier" w:date="2020-06-06T16:34:00Z">
        <w:r w:rsidRPr="007C437A">
          <w:t>other sign languages</w:t>
        </w:r>
      </w:ins>
      <w:ins w:id="884" w:author="Arthur Parmentier" w:date="2020-06-06T16:35:00Z">
        <w:r w:rsidR="00A025BD" w:rsidRPr="007C437A">
          <w:t>. For instance in France, where SP</w:t>
        </w:r>
      </w:ins>
      <w:ins w:id="885" w:author="Arthur Parmentier" w:date="2020-06-06T16:36:00Z">
        <w:r w:rsidR="00A025BD" w:rsidRPr="007C437A">
          <w:t xml:space="preserve"> has grown rapidly, we can find a lot of divergent views </w:t>
        </w:r>
      </w:ins>
      <w:ins w:id="886" w:author="Arthur Parmentier" w:date="2020-06-06T16:38:00Z">
        <w:r w:rsidR="00057697" w:rsidRPr="007C437A">
          <w:t>on</w:t>
        </w:r>
      </w:ins>
      <w:ins w:id="887" w:author="Arthur Parmentier" w:date="2020-06-06T16:36:00Z">
        <w:r w:rsidR="00A025BD" w:rsidRPr="007C437A">
          <w:t xml:space="preserve"> the French Sign Language which alth</w:t>
        </w:r>
      </w:ins>
      <w:ins w:id="888" w:author="Arthur Parmentier" w:date="2020-06-06T16:37:00Z">
        <w:r w:rsidR="00A025BD" w:rsidRPr="007C437A">
          <w:t>ough being much older, has a number of speakers relatively low</w:t>
        </w:r>
      </w:ins>
      <w:ins w:id="889" w:author="Arthur Parmentier" w:date="2020-06-06T16:38:00Z">
        <w:r w:rsidR="00A025BD" w:rsidRPr="007C437A">
          <w:t xml:space="preserve"> who only recently in history started forming a visible community and has</w:t>
        </w:r>
      </w:ins>
      <w:ins w:id="890" w:author="Arthur Parmentier" w:date="2020-06-06T16:37:00Z">
        <w:r w:rsidR="00A025BD" w:rsidRPr="007C437A">
          <w:t xml:space="preserve"> very little literature that describes its grammatical rules and structure.</w:t>
        </w:r>
      </w:ins>
      <w:ins w:id="891" w:author="Arthur Parmentier" w:date="2020-06-06T16:32:00Z">
        <w:r w:rsidRPr="007C437A">
          <w:rPr>
            <w:rStyle w:val="Appelnotedebasdep"/>
          </w:rPr>
          <w:footnoteReference w:id="4"/>
        </w:r>
      </w:ins>
      <w:ins w:id="899" w:author="Arthur Parmentier" w:date="2020-06-06T16:59:00Z">
        <w:r w:rsidR="003724FD" w:rsidRPr="007C437A">
          <w:br/>
        </w:r>
      </w:ins>
      <w:ins w:id="900" w:author="Arthur Parmentier" w:date="2020-06-06T17:00:00Z">
        <w:r w:rsidR="003724FD" w:rsidRPr="007C437A">
          <w:t>It is often said that “there are no mistakes in SP”</w:t>
        </w:r>
        <w:r w:rsidR="003724FD" w:rsidRPr="007C437A">
          <w:rPr>
            <w:rStyle w:val="Appelnotedebasdep"/>
          </w:rPr>
          <w:footnoteReference w:id="5"/>
        </w:r>
        <w:r w:rsidR="003724FD" w:rsidRPr="007C437A">
          <w:t xml:space="preserve">, </w:t>
        </w:r>
      </w:ins>
      <w:ins w:id="904"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905" w:author="Arthur Parmentier" w:date="2020-06-06T17:02:00Z">
        <w:r w:rsidR="003724FD" w:rsidRPr="007C437A">
          <w:t xml:space="preserve"> But if mistakes are interesting of the side of the performer, is it any different on the side of the soundpainter?</w:t>
        </w:r>
      </w:ins>
      <w:ins w:id="906" w:author="Arthur Parmentier" w:date="2020-06-07T15:23:00Z">
        <w:r w:rsidR="00773982" w:rsidRPr="007C437A">
          <w:t xml:space="preserve"> We will see that </w:t>
        </w:r>
      </w:ins>
      <w:ins w:id="907" w:author="Arthur Parmentier" w:date="2020-06-07T15:24:00Z">
        <w:r w:rsidR="00773982" w:rsidRPr="007C437A">
          <w:t xml:space="preserve">the definition of a </w:t>
        </w:r>
      </w:ins>
      <w:ins w:id="908" w:author="Arthur Parmentier" w:date="2020-06-07T15:23:00Z">
        <w:r w:rsidR="00773982" w:rsidRPr="007C437A">
          <w:t xml:space="preserve">“mistake” </w:t>
        </w:r>
      </w:ins>
      <w:ins w:id="909" w:author="Arthur Parmentier" w:date="2020-06-07T15:24:00Z">
        <w:r w:rsidR="00773982" w:rsidRPr="007C437A">
          <w:t xml:space="preserve">is </w:t>
        </w:r>
      </w:ins>
      <w:ins w:id="910" w:author="Arthur Parmentier" w:date="2020-06-07T15:25:00Z">
        <w:r w:rsidR="00B2140E" w:rsidRPr="007C437A">
          <w:t>conventional,</w:t>
        </w:r>
      </w:ins>
      <w:ins w:id="911" w:author="Arthur Parmentier" w:date="2020-06-07T15:24:00Z">
        <w:r w:rsidR="00773982" w:rsidRPr="007C437A">
          <w:t xml:space="preserve"> and we will discuss the role of conventions as meta-structures of SP in a next sec</w:t>
        </w:r>
      </w:ins>
      <w:ins w:id="912" w:author="Arthur Parmentier" w:date="2020-06-07T15:25:00Z">
        <w:r w:rsidR="00773982" w:rsidRPr="007C437A">
          <w:t>tion.</w:t>
        </w:r>
        <w:r w:rsidR="00B2140E" w:rsidRPr="007C437A">
          <w:t xml:space="preserve"> However at this point, it is important to </w:t>
        </w:r>
      </w:ins>
      <w:ins w:id="913" w:author="Arthur Parmentier" w:date="2020-06-07T17:46:00Z">
        <w:r w:rsidR="009C1516">
          <w:t>point out</w:t>
        </w:r>
      </w:ins>
      <w:ins w:id="914" w:author="Arthur Parmentier" w:date="2020-06-07T15:25:00Z">
        <w:r w:rsidR="00B2140E" w:rsidRPr="007C437A">
          <w:t xml:space="preserve"> that languages evolve from mistakes and that a different judgement is </w:t>
        </w:r>
      </w:ins>
      <w:ins w:id="915" w:author="Arthur Parmentier" w:date="2020-06-07T15:26:00Z">
        <w:r w:rsidR="00C5542B" w:rsidRPr="007C437A">
          <w:t>applied</w:t>
        </w:r>
      </w:ins>
      <w:ins w:id="916" w:author="Arthur Parmentier" w:date="2020-06-07T15:25:00Z">
        <w:r w:rsidR="00B2140E" w:rsidRPr="007C437A">
          <w:t xml:space="preserve"> in SP depending on whether the mistake is on the side of the</w:t>
        </w:r>
      </w:ins>
      <w:ins w:id="917" w:author="Arthur Parmentier" w:date="2020-06-07T15:26:00Z">
        <w:r w:rsidR="00B2140E" w:rsidRPr="007C437A">
          <w:t xml:space="preserve"> soundpainter or the performer (as interpreter).</w:t>
        </w:r>
      </w:ins>
    </w:p>
    <w:p w:rsidR="008538C8" w:rsidRDefault="008538C8" w:rsidP="00E6654A">
      <w:pPr>
        <w:rPr>
          <w:ins w:id="918" w:author="Arthur Parmentier" w:date="2020-06-09T19:25:00Z"/>
        </w:rPr>
      </w:pPr>
      <w:ins w:id="919" w:author="Arthur Parmentier" w:date="2020-06-07T18:55:00Z">
        <w:r>
          <w:t>Soundpainting is presented by Thompson as “the universal multidisciplinary live composing sign language for musicians, actors, dancers, and visual Artists” language.</w:t>
        </w:r>
        <w:r>
          <w:rPr>
            <w:rStyle w:val="Appelnotedebasdep"/>
          </w:rPr>
          <w:footnoteReference w:id="6"/>
        </w:r>
        <w:r>
          <w:t xml:space="preserve"> </w:t>
        </w:r>
      </w:ins>
      <w:ins w:id="923" w:author="Arthur Parmentier" w:date="2020-06-07T18:56:00Z">
        <w:r>
          <w:t xml:space="preserve">One may question whether SP is indeed universal and unique. We will </w:t>
        </w:r>
      </w:ins>
      <w:ins w:id="924" w:author="Arthur Parmentier" w:date="2020-06-07T18:57:00Z">
        <w:r>
          <w:t>see</w:t>
        </w:r>
        <w:r w:rsidR="00EC6EF9">
          <w:t xml:space="preserve"> in a nex</w:t>
        </w:r>
      </w:ins>
      <w:ins w:id="925" w:author="Arthur Parmentier" w:date="2020-06-07T18:58:00Z">
        <w:r w:rsidR="00EC6EF9">
          <w:t>t section</w:t>
        </w:r>
      </w:ins>
      <w:ins w:id="926" w:author="Arthur Parmentier" w:date="2020-06-07T18:57:00Z">
        <w:r>
          <w:t xml:space="preserve"> that they are other sign languages in history that have multiple similarities with SP.</w:t>
        </w:r>
      </w:ins>
    </w:p>
    <w:p w:rsidR="004B1C9F" w:rsidRPr="007C437A" w:rsidRDefault="004B1C9F" w:rsidP="00E6654A">
      <w:pPr>
        <w:rPr>
          <w:ins w:id="927" w:author="Arthur Parmentier" w:date="2020-06-06T17:02:00Z"/>
        </w:rPr>
      </w:pPr>
      <w:ins w:id="928"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rsidP="007150A7">
      <w:pPr>
        <w:pStyle w:val="Titre3"/>
        <w:rPr>
          <w:ins w:id="929" w:author="Arthur Parmentier" w:date="2020-06-07T18:06:00Z"/>
        </w:rPr>
      </w:pPr>
      <w:bookmarkStart w:id="930" w:name="_Ref42523320"/>
      <w:bookmarkStart w:id="931" w:name="_Toc42550079"/>
      <w:ins w:id="932" w:author="Arthur Parmentier" w:date="2020-06-07T18:06:00Z">
        <w:r>
          <w:t>The revisited orchestra</w:t>
        </w:r>
        <w:bookmarkEnd w:id="930"/>
        <w:bookmarkEnd w:id="931"/>
      </w:ins>
    </w:p>
    <w:p w:rsidR="00BC086B" w:rsidRDefault="007150A7" w:rsidP="007150A7">
      <w:pPr>
        <w:rPr>
          <w:ins w:id="933" w:author="Arthur Parmentier" w:date="2020-06-07T18:06:00Z"/>
        </w:rPr>
      </w:pPr>
      <w:ins w:id="934" w:author="Arthur Parmentier" w:date="2020-06-07T18:08:00Z">
        <w:r>
          <w:t xml:space="preserve">While </w:t>
        </w:r>
      </w:ins>
      <w:ins w:id="935" w:author="Arthur Parmentier" w:date="2020-06-07T18:09:00Z">
        <w:r>
          <w:t>SP has developed around</w:t>
        </w:r>
        <w:r w:rsidR="0098222C">
          <w:t xml:space="preserve"> </w:t>
        </w:r>
      </w:ins>
      <w:ins w:id="936" w:author="Arthur Parmentier" w:date="2020-06-07T18:10:00Z">
        <w:r w:rsidR="0098222C">
          <w:t xml:space="preserve">a prototypical configuration involving a composer and an orchestra of performers, </w:t>
        </w:r>
      </w:ins>
      <w:ins w:id="937" w:author="Arthur Parmentier" w:date="2020-06-07T18:06:00Z">
        <w:r>
          <w:t>research</w:t>
        </w:r>
        <w:r>
          <w:rPr>
            <w:vertAlign w:val="superscript"/>
          </w:rPr>
          <w:footnoteReference w:id="7"/>
        </w:r>
        <w:r>
          <w:rPr>
            <w:color w:val="FF0000"/>
          </w:rPr>
          <w:t xml:space="preserve"> </w:t>
        </w:r>
        <w:r>
          <w:t xml:space="preserve">in soundpainting and performance has shown the potential of using </w:t>
        </w:r>
      </w:ins>
      <w:ins w:id="970" w:author="Arthur Parmentier" w:date="2020-06-07T18:11:00Z">
        <w:r w:rsidR="0098222C">
          <w:t xml:space="preserve">the language </w:t>
        </w:r>
      </w:ins>
      <w:ins w:id="971" w:author="Arthur Parmentier" w:date="2020-06-07T18:06:00Z">
        <w:r>
          <w:t xml:space="preserve">not only for a frontal performance linking a composer and performers but as a </w:t>
        </w:r>
        <w:r>
          <w:lastRenderedPageBreak/>
          <w:t xml:space="preserve">communication and synthesis language </w:t>
        </w:r>
      </w:ins>
      <w:ins w:id="972" w:author="Arthur Parmentier" w:date="2020-06-07T18:11:00Z">
        <w:r w:rsidR="0098222C" w:rsidRPr="0098222C">
          <w:rPr>
            <w:color w:val="0000FF"/>
            <w:rPrChange w:id="973" w:author="Arthur Parmentier" w:date="2020-06-07T18:11:00Z">
              <w:rPr>
                <w:color w:val="0000FF"/>
                <w:u w:val="single"/>
              </w:rPr>
            </w:rPrChange>
          </w:rPr>
          <w:t>between the performers themselves</w:t>
        </w:r>
      </w:ins>
      <w:ins w:id="974" w:author="Arthur Parmentier" w:date="2020-06-07T18:15:00Z">
        <w:r w:rsidR="00E80BBA">
          <w:t xml:space="preserve"> and as a </w:t>
        </w:r>
      </w:ins>
      <w:ins w:id="975" w:author="Arthur Parmentier" w:date="2020-06-07T18:16:00Z">
        <w:r w:rsidR="00E80BBA">
          <w:t>interacting language with the public.</w:t>
        </w:r>
      </w:ins>
      <w:ins w:id="976" w:author="Arthur Parmentier" w:date="2020-06-07T18:39:00Z">
        <w:r w:rsidR="004844B0">
          <w:br/>
        </w:r>
      </w:ins>
      <w:ins w:id="977" w:author="Arthur Parmentier" w:date="2020-06-07T18:40:00Z">
        <w:r w:rsidR="004844B0">
          <w:t xml:space="preserve">Thompson himself speaks about the </w:t>
        </w:r>
      </w:ins>
      <w:ins w:id="978" w:author="Arthur Parmentier" w:date="2020-06-07T18:41:00Z">
        <w:r w:rsidR="004844B0">
          <w:t xml:space="preserve">creation of </w:t>
        </w:r>
      </w:ins>
      <w:ins w:id="979" w:author="Arthur Parmentier" w:date="2020-06-07T18:40:00Z">
        <w:r w:rsidR="004844B0">
          <w:t>“one</w:t>
        </w:r>
      </w:ins>
      <w:ins w:id="980" w:author="Arthur Parmentier" w:date="2020-06-07T18:41:00Z">
        <w:r w:rsidR="004844B0">
          <w:t xml:space="preserve"> handed signs” in SP as</w:t>
        </w:r>
        <w:r w:rsidR="00076BC8">
          <w:t xml:space="preserve"> the transformation of the language in response to his n</w:t>
        </w:r>
      </w:ins>
      <w:ins w:id="981" w:author="Arthur Parmentier" w:date="2020-06-07T18:42:00Z">
        <w:r w:rsidR="00076BC8">
          <w:t xml:space="preserve">eed </w:t>
        </w:r>
      </w:ins>
      <w:ins w:id="982" w:author="Arthur Parmentier" w:date="2020-06-07T18:43:00Z">
        <w:r w:rsidR="00420D72">
          <w:t>soundpaint</w:t>
        </w:r>
      </w:ins>
      <w:ins w:id="983" w:author="Arthur Parmentier" w:date="2020-06-07T18:42:00Z">
        <w:r w:rsidR="00076BC8">
          <w:t xml:space="preserve"> while performing, so that he could continue to play while communicate with other performers </w:t>
        </w:r>
      </w:ins>
      <w:ins w:id="984" w:author="Arthur Parmentier" w:date="2020-06-07T18:43:00Z">
        <w:r w:rsidR="00076BC8">
          <w:t>using SP signs.</w:t>
        </w:r>
      </w:ins>
      <w:ins w:id="985" w:author="Arthur Parmentier" w:date="2020-06-07T18:39:00Z">
        <w:r w:rsidR="004844B0">
          <w:br/>
        </w:r>
        <w:r w:rsidR="00AA60AB">
          <w:t xml:space="preserve">In </w:t>
        </w:r>
      </w:ins>
      <w:ins w:id="986" w:author="Arthur Parmentier" w:date="2020-06-07T18:46:00Z">
        <w:r w:rsidR="00F935A9">
          <w:t>each</w:t>
        </w:r>
      </w:ins>
      <w:ins w:id="987" w:author="Arthur Parmentier" w:date="2020-06-07T18:39:00Z">
        <w:r w:rsidR="00AA60AB">
          <w:t xml:space="preserve"> case</w:t>
        </w:r>
      </w:ins>
      <w:ins w:id="988" w:author="Arthur Parmentier" w:date="2020-06-07T18:46:00Z">
        <w:r w:rsidR="00F935A9">
          <w:t>,</w:t>
        </w:r>
      </w:ins>
      <w:ins w:id="989" w:author="Arthur Parmentier" w:date="2020-06-07T18:39:00Z">
        <w:r w:rsidR="00AA60AB">
          <w:t xml:space="preserve"> t</w:t>
        </w:r>
      </w:ins>
      <w:ins w:id="990" w:author="Arthur Parmentier" w:date="2020-06-07T18:16:00Z">
        <w:r w:rsidR="00BC086B">
          <w:t>he traditional frontiers between the</w:t>
        </w:r>
      </w:ins>
      <w:ins w:id="991" w:author="Arthur Parmentier" w:date="2020-06-07T18:17:00Z">
        <w:r w:rsidR="00BC086B">
          <w:t xml:space="preserve"> soundpainter as a composer and the performers as the orchestra </w:t>
        </w:r>
      </w:ins>
      <w:ins w:id="992" w:author="Arthur Parmentier" w:date="2020-06-07T18:39:00Z">
        <w:r w:rsidR="00AA60AB">
          <w:t>are</w:t>
        </w:r>
      </w:ins>
      <w:ins w:id="993" w:author="Arthur Parmentier" w:date="2020-06-07T18:17:00Z">
        <w:r w:rsidR="00BC086B">
          <w:t xml:space="preserve"> blurry and sometimes irrelevant to describe I what I will conceptualize in fu</w:t>
        </w:r>
      </w:ins>
      <w:ins w:id="994" w:author="Arthur Parmentier" w:date="2020-06-07T18:18:00Z">
        <w:r w:rsidR="00BC086B">
          <w:t>rther sections as different configurations of SP.</w:t>
        </w:r>
      </w:ins>
    </w:p>
    <w:p w:rsidR="00654D43" w:rsidRDefault="00654D43">
      <w:pPr>
        <w:rPr>
          <w:ins w:id="995" w:author="Arthur Parmentier" w:date="2020-06-07T19:59:00Z"/>
        </w:rPr>
      </w:pPr>
      <w:ins w:id="996" w:author="Arthur Parmentier" w:date="2020-06-07T19:59:00Z">
        <w:r>
          <w:br w:type="page"/>
        </w:r>
      </w:ins>
    </w:p>
    <w:p w:rsidR="007150A7" w:rsidRPr="007150A7" w:rsidDel="00654D43" w:rsidRDefault="007150A7">
      <w:pPr>
        <w:rPr>
          <w:del w:id="997" w:author="Arthur Parmentier" w:date="2020-06-07T19:59:00Z"/>
        </w:rPr>
      </w:pPr>
    </w:p>
    <w:p w:rsidR="00A7011E" w:rsidRPr="007C437A" w:rsidDel="00654D43" w:rsidRDefault="00A7011E" w:rsidP="00E6654A">
      <w:pPr>
        <w:rPr>
          <w:del w:id="998" w:author="Arthur Parmentier" w:date="2020-06-07T19:59:00Z"/>
        </w:rPr>
      </w:pPr>
      <w:del w:id="999" w:author="Arthur Parmentier" w:date="2020-06-07T19:59:00Z">
        <w:r w:rsidRPr="007C437A" w:rsidDel="00654D43">
          <w:delText>Modern societies: to what extent can the SP concepts of performance, content, parameters, identifiers… apply to non-modern groups?</w:delText>
        </w:r>
      </w:del>
    </w:p>
    <w:p w:rsidR="00010FF3" w:rsidRPr="007C437A" w:rsidRDefault="00462E61" w:rsidP="00E6654A">
      <w:r w:rsidRPr="007C437A">
        <w:t>Transition: culture to concepts</w:t>
      </w:r>
    </w:p>
    <w:p w:rsidR="001D5E7F" w:rsidRPr="007C437A" w:rsidRDefault="001D5E7F" w:rsidP="00E6654A"/>
    <w:p w:rsidR="001D5E7F" w:rsidRPr="007C437A" w:rsidDel="00EF7368" w:rsidRDefault="001D5E7F" w:rsidP="00E6654A">
      <w:pPr>
        <w:rPr>
          <w:del w:id="1000" w:author="Arthur Parmentier" w:date="2020-06-07T19:54:00Z"/>
        </w:rPr>
      </w:pPr>
    </w:p>
    <w:p w:rsidR="00A938B2" w:rsidRPr="007C437A" w:rsidRDefault="001D5E7F" w:rsidP="00E6654A">
      <w:del w:id="1001"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ins w:id="1002" w:author="Arthur Parmentier" w:date="2020-05-14T14:13:00Z">
        <w:r w:rsidR="00A938B2" w:rsidRPr="007C437A">
          <w:t>Hypothesis: historical link with neums (dev in fr)</w:t>
        </w:r>
      </w:ins>
    </w:p>
    <w:p w:rsidR="000027F3" w:rsidRPr="007C437A" w:rsidRDefault="000027F3" w:rsidP="00E6654A"/>
    <w:p w:rsidR="00960BA6" w:rsidRDefault="00960BA6" w:rsidP="00E6654A">
      <w:pPr>
        <w:pStyle w:val="Titre1"/>
        <w:rPr>
          <w:ins w:id="1003" w:author="Arthur Parmentier" w:date="2020-06-07T19:54:00Z"/>
        </w:rPr>
      </w:pPr>
      <w:bookmarkStart w:id="1004" w:name="_Toc40025943"/>
      <w:bookmarkStart w:id="1005" w:name="_Toc42550080"/>
      <w:bookmarkStart w:id="1006" w:name="_Toc40025934"/>
      <w:r w:rsidRPr="007C437A">
        <w:t>Historical and theoretical context</w:t>
      </w:r>
      <w:bookmarkEnd w:id="1004"/>
      <w:bookmarkEnd w:id="1005"/>
    </w:p>
    <w:p w:rsidR="00EF7368" w:rsidRDefault="00EF7368" w:rsidP="00EF7368">
      <w:pPr>
        <w:rPr>
          <w:ins w:id="1007" w:author="Arthur Parmentier" w:date="2020-06-07T19:58:00Z"/>
        </w:rPr>
      </w:pPr>
      <w:ins w:id="1008" w:author="Arthur Parmentier" w:date="2020-06-07T19:55:00Z">
        <w:r>
          <w:t>To better understand the adoption of SP in the West</w:t>
        </w:r>
      </w:ins>
      <w:ins w:id="1009" w:author="Arthur Parmentier" w:date="2020-06-07T19:56:00Z">
        <w:r>
          <w:t xml:space="preserve">ern culture and the conceptual systems that it is based on, we will discuss some </w:t>
        </w:r>
      </w:ins>
      <w:ins w:id="1010" w:author="Arthur Parmentier" w:date="2020-06-07T19:57:00Z">
        <w:r>
          <w:t>historical and theoretical elements of context that relates to the notion of sign language, real time composition and the use of sig</w:t>
        </w:r>
      </w:ins>
      <w:ins w:id="1011" w:author="Arthur Parmentier" w:date="2020-06-07T19:58:00Z">
        <w:r>
          <w:t>ns for conducting in music and arts.</w:t>
        </w:r>
      </w:ins>
    </w:p>
    <w:p w:rsidR="00E71A4E" w:rsidRPr="00EF7368" w:rsidDel="006D5BBB" w:rsidRDefault="00E71A4E">
      <w:pPr>
        <w:rPr>
          <w:del w:id="1012" w:author="Arthur Parmentier" w:date="2020-06-07T21:11:00Z"/>
          <w:rPrChange w:id="1013" w:author="Arthur Parmentier" w:date="2020-06-07T19:54:00Z">
            <w:rPr>
              <w:del w:id="1014" w:author="Arthur Parmentier" w:date="2020-06-07T21:11:00Z"/>
            </w:rPr>
          </w:rPrChange>
        </w:rPr>
        <w:pPrChange w:id="1015" w:author="Arthur Parmentier" w:date="2020-06-07T19:54:00Z">
          <w:pPr>
            <w:pStyle w:val="Titre1"/>
          </w:pPr>
        </w:pPrChange>
      </w:pPr>
      <w:ins w:id="1016" w:author="Arthur Parmentier" w:date="2020-06-07T19:58:00Z">
        <w:r>
          <w:t>These notions will also bring important theoretical concepts that I will use to analyze some mechanisms of SP</w:t>
        </w:r>
      </w:ins>
      <w:ins w:id="1017" w:author="Arthur Parmentier" w:date="2020-06-07T19:59:00Z">
        <w:r w:rsidR="008155A6">
          <w:t xml:space="preserve"> in </w:t>
        </w:r>
        <w:r w:rsidR="002376CA">
          <w:t>linguistic terms.</w:t>
        </w:r>
      </w:ins>
    </w:p>
    <w:p w:rsidR="006D5BBB" w:rsidRDefault="006D5BBB">
      <w:pPr>
        <w:rPr>
          <w:ins w:id="1018" w:author="Arthur Parmentier" w:date="2020-06-07T21:11:00Z"/>
        </w:rPr>
        <w:pPrChange w:id="1019" w:author="Arthur Parmentier" w:date="2020-06-07T21:11:00Z">
          <w:pPr>
            <w:pStyle w:val="Titre2"/>
          </w:pPr>
        </w:pPrChange>
      </w:pPr>
      <w:bookmarkStart w:id="1020" w:name="_Toc40025944"/>
      <w:bookmarkEnd w:id="1020"/>
    </w:p>
    <w:p w:rsidR="006D5BBB" w:rsidRDefault="006D5BBB" w:rsidP="006D5BBB">
      <w:pPr>
        <w:pStyle w:val="Titre2"/>
        <w:numPr>
          <w:ilvl w:val="1"/>
          <w:numId w:val="42"/>
        </w:numPr>
        <w:rPr>
          <w:ins w:id="1021" w:author="Arthur Parmentier" w:date="2020-06-07T21:11:00Z"/>
        </w:rPr>
      </w:pPr>
      <w:bookmarkStart w:id="1022" w:name="_Toc42550081"/>
      <w:ins w:id="1023" w:author="Arthur Parmentier" w:date="2020-06-07T21:11:00Z">
        <w:r>
          <w:t>Signs and l</w:t>
        </w:r>
        <w:r w:rsidRPr="007C437A">
          <w:t>inguistics</w:t>
        </w:r>
        <w:bookmarkEnd w:id="1022"/>
      </w:ins>
    </w:p>
    <w:p w:rsidR="006D5BBB" w:rsidRDefault="006D5BBB" w:rsidP="006D5BBB">
      <w:pPr>
        <w:rPr>
          <w:ins w:id="1024" w:author="Arthur Parmentier" w:date="2020-06-07T21:12:00Z"/>
        </w:rPr>
      </w:pPr>
      <w:ins w:id="1025" w:author="Arthur Parmentier" w:date="2020-06-07T21:11:00Z">
        <w:r>
          <w:t xml:space="preserve">First, I would like to review </w:t>
        </w:r>
      </w:ins>
      <w:ins w:id="1026" w:author="Arthur Parmentier" w:date="2020-06-07T21:12:00Z">
        <w:r>
          <w:t>the notion of sign language in linguistics that will allow us to better understand SP as a language.</w:t>
        </w:r>
      </w:ins>
    </w:p>
    <w:p w:rsidR="006D5BBB" w:rsidRDefault="006D5BBB" w:rsidP="006D5BBB">
      <w:pPr>
        <w:pStyle w:val="Titre3"/>
        <w:rPr>
          <w:ins w:id="1027" w:author="Arthur Parmentier" w:date="2020-06-07T21:35:00Z"/>
        </w:rPr>
      </w:pPr>
      <w:bookmarkStart w:id="1028" w:name="_Toc42550082"/>
      <w:ins w:id="1029" w:author="Arthur Parmentier" w:date="2020-06-07T21:12:00Z">
        <w:r>
          <w:t>Theories of signs</w:t>
        </w:r>
      </w:ins>
      <w:bookmarkEnd w:id="1028"/>
    </w:p>
    <w:p w:rsidR="00967518" w:rsidRPr="00967518" w:rsidRDefault="00967518">
      <w:pPr>
        <w:rPr>
          <w:ins w:id="1030" w:author="Arthur Parmentier" w:date="2020-06-07T21:12:00Z"/>
          <w:rPrChange w:id="1031" w:author="Arthur Parmentier" w:date="2020-06-07T21:35:00Z">
            <w:rPr>
              <w:ins w:id="1032" w:author="Arthur Parmentier" w:date="2020-06-07T21:12:00Z"/>
            </w:rPr>
          </w:rPrChange>
        </w:rPr>
        <w:pPrChange w:id="1033" w:author="Arthur Parmentier" w:date="2020-06-07T21:35:00Z">
          <w:pPr>
            <w:pStyle w:val="Titre3"/>
          </w:pPr>
        </w:pPrChange>
      </w:pPr>
      <w:ins w:id="1034" w:author="Arthur Parmentier" w:date="2020-06-07T21:35:00Z">
        <w:r>
          <w:t xml:space="preserve">The most basic definition of a sign is that </w:t>
        </w:r>
      </w:ins>
      <w:ins w:id="1035" w:author="Arthur Parmentier" w:date="2020-06-07T21:36:00Z">
        <w:r>
          <w:t xml:space="preserve">it is something that stands for something else. The discipline that deal with this notion is called semiotics, and linguistics </w:t>
        </w:r>
      </w:ins>
      <w:ins w:id="1036" w:author="Arthur Parmentier" w:date="2020-06-07T21:37:00Z">
        <w:r>
          <w:t>is</w:t>
        </w:r>
      </w:ins>
      <w:ins w:id="1037" w:author="Arthur Parmentier" w:date="2020-06-07T21:36:00Z">
        <w:r>
          <w:t xml:space="preserve"> bas</w:t>
        </w:r>
      </w:ins>
      <w:ins w:id="1038" w:author="Arthur Parmentier" w:date="2020-06-07T21:37:00Z">
        <w:r>
          <w:t>ically a sub-discipline of semiotics as our language itself is a system of signs.</w:t>
        </w:r>
        <w:r>
          <w:rPr>
            <w:rStyle w:val="Appelnotedebasdep"/>
          </w:rPr>
          <w:footnoteReference w:id="8"/>
        </w:r>
        <w:r w:rsidR="00613706">
          <w:t xml:space="preserve"> </w:t>
        </w:r>
      </w:ins>
      <w:ins w:id="1041" w:author="Arthur Parmentier" w:date="2020-06-07T21:38:00Z">
        <w:r w:rsidR="00613706">
          <w:t>I would like to introduce a few theories on signs that will help us understanding the processes of SP.</w:t>
        </w:r>
      </w:ins>
    </w:p>
    <w:p w:rsidR="004A28AB" w:rsidRDefault="004A28AB" w:rsidP="004A28AB">
      <w:pPr>
        <w:pStyle w:val="Titre4"/>
        <w:rPr>
          <w:ins w:id="1042" w:author="Arthur Parmentier" w:date="2020-06-07T21:13:00Z"/>
        </w:rPr>
      </w:pPr>
      <w:ins w:id="1043" w:author="Arthur Parmentier" w:date="2020-06-07T21:13:00Z">
        <w:r w:rsidRPr="004A28AB">
          <w:t xml:space="preserve">De Saussure </w:t>
        </w:r>
      </w:ins>
      <w:ins w:id="1044" w:author="Arthur Parmentier" w:date="2020-06-07T21:16:00Z">
        <w:r w:rsidR="00AD4404">
          <w:t>signified and signifier</w:t>
        </w:r>
      </w:ins>
    </w:p>
    <w:p w:rsidR="004A28AB" w:rsidRDefault="004A28AB" w:rsidP="004A28AB">
      <w:pPr>
        <w:rPr>
          <w:ins w:id="1045" w:author="Arthur Parmentier" w:date="2020-06-07T21:14:00Z"/>
        </w:rPr>
      </w:pPr>
      <w:ins w:id="1046" w:author="Arthur Parmentier" w:date="2020-06-07T21:14:00Z">
        <w:r>
          <w:t>Due to his theories on the structure of language, the Swiss linguist, Ferdinand de Saussure  (1857-1913)  is often known as the founder of modern linguistics.</w:t>
        </w:r>
        <w:r>
          <w:rPr>
            <w:rStyle w:val="Appelnotedebasdep"/>
          </w:rPr>
          <w:footnoteReference w:id="9"/>
        </w:r>
      </w:ins>
    </w:p>
    <w:p w:rsidR="00AD4404" w:rsidRDefault="00AD4404" w:rsidP="004A28AB">
      <w:pPr>
        <w:rPr>
          <w:ins w:id="1049" w:author="Arthur Parmentier" w:date="2020-06-07T21:15:00Z"/>
        </w:rPr>
      </w:pPr>
      <w:ins w:id="1050" w:author="Arthur Parmentier" w:date="2020-06-07T21:14:00Z">
        <w:r>
          <w:t xml:space="preserve">The main </w:t>
        </w:r>
      </w:ins>
      <w:ins w:id="1051" w:author="Arthur Parmentier" w:date="2020-06-07T21:15:00Z">
        <w:r>
          <w:t>idea brought by De Saussure is that a sign is made of two components</w:t>
        </w:r>
      </w:ins>
      <w:ins w:id="1052" w:author="Arthur Parmentier" w:date="2020-06-07T21:39:00Z">
        <w:r w:rsidR="00FB3C33">
          <w:t xml:space="preserve"> (the so-called “egg model”)</w:t>
        </w:r>
      </w:ins>
      <w:ins w:id="1053" w:author="Arthur Parmentier" w:date="2020-06-07T21:15:00Z">
        <w:r>
          <w:t>:</w:t>
        </w:r>
      </w:ins>
    </w:p>
    <w:p w:rsidR="00AD4404" w:rsidRDefault="00AD4404" w:rsidP="00AD4404">
      <w:pPr>
        <w:pStyle w:val="Paragraphedeliste"/>
        <w:numPr>
          <w:ilvl w:val="0"/>
          <w:numId w:val="43"/>
        </w:numPr>
        <w:rPr>
          <w:ins w:id="1054" w:author="Arthur Parmentier" w:date="2020-06-07T21:15:00Z"/>
        </w:rPr>
      </w:pPr>
      <w:ins w:id="1055" w:author="Arthur Parmentier" w:date="2020-06-07T21:15:00Z">
        <w:r>
          <w:t>A signified, which is the concept or meaning part of the sign</w:t>
        </w:r>
      </w:ins>
      <w:ins w:id="1056" w:author="Arthur Parmentier" w:date="2020-06-07T21:18:00Z">
        <w:r w:rsidR="005E0152">
          <w:t xml:space="preserve"> (the sign’s “content”)</w:t>
        </w:r>
      </w:ins>
    </w:p>
    <w:p w:rsidR="00AD4404" w:rsidRDefault="00AD4404" w:rsidP="00AD4404">
      <w:pPr>
        <w:pStyle w:val="Paragraphedeliste"/>
        <w:numPr>
          <w:ilvl w:val="0"/>
          <w:numId w:val="43"/>
        </w:numPr>
        <w:rPr>
          <w:ins w:id="1057" w:author="Arthur Parmentier" w:date="2020-06-07T21:17:00Z"/>
        </w:rPr>
      </w:pPr>
      <w:ins w:id="1058" w:author="Arthur Parmentier" w:date="2020-06-07T21:16:00Z">
        <w:r>
          <w:t>A signifier that represents the signified</w:t>
        </w:r>
      </w:ins>
      <w:ins w:id="1059" w:author="Arthur Parmentier" w:date="2020-06-07T21:18:00Z">
        <w:r w:rsidR="005E0152">
          <w:t xml:space="preserve"> (the sign’s “body”)</w:t>
        </w:r>
      </w:ins>
    </w:p>
    <w:p w:rsidR="005E0152" w:rsidRDefault="005E0152" w:rsidP="005E0152">
      <w:pPr>
        <w:rPr>
          <w:ins w:id="1060" w:author="Arthur Parmentier" w:date="2020-06-07T21:20:00Z"/>
        </w:rPr>
      </w:pPr>
      <w:ins w:id="1061" w:author="Arthur Parmentier" w:date="2020-06-07T21:17:00Z">
        <w:r>
          <w:t xml:space="preserve">Moreover, </w:t>
        </w:r>
      </w:ins>
      <w:ins w:id="1062" w:author="Arthur Parmentier" w:date="2020-06-07T21:22:00Z">
        <w:r w:rsidR="005F301D">
          <w:t xml:space="preserve">he claims that </w:t>
        </w:r>
      </w:ins>
      <w:ins w:id="1063" w:author="Arthur Parmentier" w:date="2020-06-07T21:17:00Z">
        <w:r>
          <w:t xml:space="preserve">the relation between the signifier and </w:t>
        </w:r>
      </w:ins>
      <w:ins w:id="1064" w:author="Arthur Parmentier" w:date="2020-06-07T21:19:00Z">
        <w:r w:rsidR="005F301D">
          <w:t>signified is conventional and arbitrary (it could be something else).</w:t>
        </w:r>
      </w:ins>
    </w:p>
    <w:p w:rsidR="005F301D" w:rsidRDefault="005F301D">
      <w:pPr>
        <w:pStyle w:val="Titre4"/>
        <w:rPr>
          <w:ins w:id="1065" w:author="Arthur Parmentier" w:date="2020-06-07T21:16:00Z"/>
        </w:rPr>
        <w:pPrChange w:id="1066" w:author="Arthur Parmentier" w:date="2020-06-07T21:20:00Z">
          <w:pPr>
            <w:pStyle w:val="Paragraphedeliste"/>
            <w:numPr>
              <w:numId w:val="43"/>
            </w:numPr>
            <w:ind w:hanging="360"/>
          </w:pPr>
        </w:pPrChange>
      </w:pPr>
      <w:ins w:id="1067" w:author="Arthur Parmentier" w:date="2020-06-07T21:20:00Z">
        <w:r w:rsidRPr="005F301D">
          <w:lastRenderedPageBreak/>
          <w:t>Charles</w:t>
        </w:r>
      </w:ins>
      <w:ins w:id="1068" w:author="Arthur Parmentier" w:date="2020-06-07T21:21:00Z">
        <w:r>
          <w:t xml:space="preserve"> </w:t>
        </w:r>
      </w:ins>
      <w:ins w:id="1069" w:author="Arthur Parmentier" w:date="2020-06-07T21:20:00Z">
        <w:r w:rsidRPr="005F301D">
          <w:t>Sanders</w:t>
        </w:r>
      </w:ins>
      <w:ins w:id="1070" w:author="Arthur Parmentier" w:date="2020-06-07T21:21:00Z">
        <w:r>
          <w:t xml:space="preserve"> </w:t>
        </w:r>
      </w:ins>
      <w:ins w:id="1071" w:author="Arthur Parmentier" w:date="2020-06-07T21:20:00Z">
        <w:r w:rsidRPr="005F301D">
          <w:t>Peirce</w:t>
        </w:r>
      </w:ins>
    </w:p>
    <w:p w:rsidR="00AD4404" w:rsidRDefault="005F301D" w:rsidP="00AD4404">
      <w:pPr>
        <w:rPr>
          <w:ins w:id="1072" w:author="Arthur Parmentier" w:date="2020-06-07T21:34:00Z"/>
        </w:rPr>
      </w:pPr>
      <w:ins w:id="1073" w:author="Arthur Parmentier" w:date="2020-06-07T21:27:00Z">
        <w:r>
          <w:t xml:space="preserve">Charles Sanders Peirce </w:t>
        </w:r>
      </w:ins>
      <w:ins w:id="1074" w:author="Arthur Parmentier" w:date="2020-06-07T21:31:00Z">
        <w:r w:rsidR="00967518">
          <w:t xml:space="preserve">proposed in 1903 a more complex </w:t>
        </w:r>
      </w:ins>
      <w:ins w:id="1075" w:author="Arthur Parmentier" w:date="2020-06-07T21:32:00Z">
        <w:r w:rsidR="00967518">
          <w:t>classification of theory of signs</w:t>
        </w:r>
      </w:ins>
      <w:ins w:id="1076" w:author="Arthur Parmentier" w:date="2020-06-07T21:33:00Z">
        <w:r w:rsidR="00967518">
          <w:t xml:space="preserve"> in triadic ele</w:t>
        </w:r>
      </w:ins>
      <w:ins w:id="1077" w:author="Arthur Parmentier" w:date="2020-06-07T21:34:00Z">
        <w:r w:rsidR="00967518">
          <w:t>ments.</w:t>
        </w:r>
      </w:ins>
      <w:ins w:id="1078" w:author="Arthur Parmentier" w:date="2020-06-07T21:33:00Z">
        <w:r w:rsidR="00967518">
          <w:rPr>
            <w:rStyle w:val="Appelnotedebasdep"/>
          </w:rPr>
          <w:footnoteReference w:id="10"/>
        </w:r>
      </w:ins>
      <w:ins w:id="1087" w:author="Arthur Parmentier" w:date="2020-06-07T21:34:00Z">
        <w:r w:rsidR="00967518">
          <w:t xml:space="preserve"> For instance, he claims that signs can be categorized in three classes:</w:t>
        </w:r>
      </w:ins>
    </w:p>
    <w:p w:rsidR="00967518" w:rsidRDefault="00967518" w:rsidP="00967518">
      <w:pPr>
        <w:pStyle w:val="Paragraphedeliste"/>
        <w:numPr>
          <w:ilvl w:val="0"/>
          <w:numId w:val="43"/>
        </w:numPr>
        <w:rPr>
          <w:ins w:id="1088" w:author="Arthur Parmentier" w:date="2020-06-07T21:34:00Z"/>
        </w:rPr>
      </w:pPr>
      <w:ins w:id="1089" w:author="Arthur Parmentier" w:date="2020-06-07T21:34:00Z">
        <w:r>
          <w:t>Symbols</w:t>
        </w:r>
      </w:ins>
      <w:ins w:id="1090" w:author="Arthur Parmentier" w:date="2020-06-07T21:40:00Z">
        <w:r w:rsidR="00B83B38">
          <w:t xml:space="preserve">: </w:t>
        </w:r>
      </w:ins>
      <w:ins w:id="1091" w:author="Arthur Parmentier" w:date="2020-06-07T21:41:00Z">
        <w:r w:rsidR="00B83B38">
          <w:t>arbitrary</w:t>
        </w:r>
      </w:ins>
      <w:ins w:id="1092" w:author="Arthur Parmentier" w:date="2020-06-07T21:40:00Z">
        <w:r w:rsidR="00B83B38">
          <w:t xml:space="preserve"> signs that </w:t>
        </w:r>
      </w:ins>
      <w:ins w:id="1093" w:author="Arthur Parmentier" w:date="2020-06-07T21:44:00Z">
        <w:r w:rsidR="00B83B38">
          <w:t>must</w:t>
        </w:r>
      </w:ins>
      <w:ins w:id="1094" w:author="Arthur Parmentier" w:date="2020-06-07T21:40:00Z">
        <w:r w:rsidR="00B83B38">
          <w:t xml:space="preserve"> be learned</w:t>
        </w:r>
      </w:ins>
    </w:p>
    <w:p w:rsidR="00967518" w:rsidRDefault="00967518" w:rsidP="00967518">
      <w:pPr>
        <w:pStyle w:val="Paragraphedeliste"/>
        <w:numPr>
          <w:ilvl w:val="0"/>
          <w:numId w:val="43"/>
        </w:numPr>
        <w:rPr>
          <w:ins w:id="1095" w:author="Arthur Parmentier" w:date="2020-06-07T21:34:00Z"/>
        </w:rPr>
      </w:pPr>
      <w:ins w:id="1096" w:author="Arthur Parmentier" w:date="2020-06-07T21:34:00Z">
        <w:r>
          <w:t>Icons</w:t>
        </w:r>
      </w:ins>
      <w:ins w:id="1097" w:author="Arthur Parmentier" w:date="2020-06-07T21:41:00Z">
        <w:r w:rsidR="00B83B38">
          <w:t xml:space="preserve">: </w:t>
        </w:r>
      </w:ins>
      <w:ins w:id="1098" w:author="Arthur Parmentier" w:date="2020-06-07T21:42:00Z">
        <w:r w:rsidR="00B83B38">
          <w:t xml:space="preserve">signs </w:t>
        </w:r>
      </w:ins>
      <w:ins w:id="1099" w:author="Arthur Parmentier" w:date="2020-06-07T21:43:00Z">
        <w:r w:rsidR="00B83B38">
          <w:t>for content and bodies that are similar in look, sound, smell or taste</w:t>
        </w:r>
      </w:ins>
    </w:p>
    <w:p w:rsidR="00967518" w:rsidRDefault="00967518" w:rsidP="00967518">
      <w:pPr>
        <w:pStyle w:val="Paragraphedeliste"/>
        <w:numPr>
          <w:ilvl w:val="0"/>
          <w:numId w:val="43"/>
        </w:numPr>
        <w:rPr>
          <w:ins w:id="1100" w:author="Arthur Parmentier" w:date="2020-06-07T21:44:00Z"/>
        </w:rPr>
      </w:pPr>
      <w:ins w:id="1101" w:author="Arthur Parmentier" w:date="2020-06-07T21:34:00Z">
        <w:r>
          <w:t>Indices (or index)</w:t>
        </w:r>
      </w:ins>
      <w:ins w:id="1102" w:author="Arthur Parmentier" w:date="2020-06-07T21:43:00Z">
        <w:r w:rsidR="00B83B38">
          <w:t xml:space="preserve">: signs that are caused by the thing they </w:t>
        </w:r>
      </w:ins>
      <w:ins w:id="1103" w:author="Arthur Parmentier" w:date="2020-06-07T21:44:00Z">
        <w:r w:rsidR="00B83B38">
          <w:t>stand for or bear close connection between body and content</w:t>
        </w:r>
      </w:ins>
    </w:p>
    <w:p w:rsidR="00B83B38" w:rsidRPr="00B83B38" w:rsidRDefault="00B83B38">
      <w:pPr>
        <w:rPr>
          <w:ins w:id="1104" w:author="Arthur Parmentier" w:date="2020-06-07T21:11:00Z"/>
          <w:rPrChange w:id="1105" w:author="Arthur Parmentier" w:date="2020-06-07T21:44:00Z">
            <w:rPr>
              <w:ins w:id="1106" w:author="Arthur Parmentier" w:date="2020-06-07T21:11:00Z"/>
            </w:rPr>
          </w:rPrChange>
        </w:rPr>
        <w:pPrChange w:id="1107" w:author="Arthur Parmentier" w:date="2020-06-07T21:44:00Z">
          <w:pPr>
            <w:pStyle w:val="Titre2"/>
            <w:numPr>
              <w:numId w:val="42"/>
            </w:numPr>
          </w:pPr>
        </w:pPrChange>
      </w:pPr>
      <w:ins w:id="1108" w:author="Arthur Parmentier" w:date="2020-06-07T21:44:00Z">
        <w:r w:rsidRPr="00B83B38">
          <w:rPr>
            <w:rPrChange w:id="1109" w:author="Arthur Parmentier" w:date="2020-06-07T21:44:00Z">
              <w:rPr/>
            </w:rPrChange>
          </w:rPr>
          <w:t>For Peirce, t</w:t>
        </w:r>
        <w:r w:rsidRPr="00B83B38">
          <w:rPr>
            <w:rPrChange w:id="1110" w:author="Arthur Parmentier" w:date="2020-06-07T21:44:00Z">
              <w:rPr>
                <w:lang w:val="fr-FR"/>
              </w:rPr>
            </w:rPrChange>
          </w:rPr>
          <w:t xml:space="preserve">he most </w:t>
        </w:r>
      </w:ins>
      <w:ins w:id="1111" w:author="Arthur Parmentier" w:date="2020-06-07T21:45:00Z">
        <w:r w:rsidRPr="00B83B38">
          <w:rPr>
            <w:rPrChange w:id="1112" w:author="Arthur Parmentier" w:date="2020-06-07T21:44:00Z">
              <w:rPr/>
            </w:rPrChange>
          </w:rPr>
          <w:t>v</w:t>
        </w:r>
        <w:r>
          <w:t>ersatile</w:t>
        </w:r>
      </w:ins>
      <w:ins w:id="1113" w:author="Arthur Parmentier" w:date="2020-06-07T21:44:00Z">
        <w:r>
          <w:t xml:space="preserve"> signs are symbols because they can express more ab</w:t>
        </w:r>
      </w:ins>
      <w:ins w:id="1114" w:author="Arthur Parmentier" w:date="2020-06-07T21:45:00Z">
        <w:r>
          <w:t>stract and complex concepts.</w:t>
        </w:r>
      </w:ins>
    </w:p>
    <w:p w:rsidR="00E962D4" w:rsidRDefault="00FD4AA0" w:rsidP="006D5BBB">
      <w:pPr>
        <w:pStyle w:val="Titre3"/>
        <w:rPr>
          <w:ins w:id="1115" w:author="Arthur Parmentier" w:date="2020-06-08T11:24:00Z"/>
        </w:rPr>
      </w:pPr>
      <w:bookmarkStart w:id="1116" w:name="_Toc42550084"/>
      <w:ins w:id="1117" w:author="Arthur Parmentier" w:date="2020-06-08T11:24:00Z">
        <w:r>
          <w:t>C</w:t>
        </w:r>
      </w:ins>
      <w:ins w:id="1118" w:author="Arthur Parmentier" w:date="2020-06-08T11:11:00Z">
        <w:r w:rsidR="00E962D4">
          <w:t>ommunication</w:t>
        </w:r>
      </w:ins>
      <w:bookmarkEnd w:id="1116"/>
    </w:p>
    <w:p w:rsidR="00FD4AA0" w:rsidRPr="00FD4AA0" w:rsidRDefault="00F13BE8">
      <w:pPr>
        <w:pStyle w:val="Titre4"/>
        <w:rPr>
          <w:ins w:id="1119" w:author="Arthur Parmentier" w:date="2020-06-08T11:11:00Z"/>
          <w:rPrChange w:id="1120" w:author="Arthur Parmentier" w:date="2020-06-08T11:24:00Z">
            <w:rPr>
              <w:ins w:id="1121" w:author="Arthur Parmentier" w:date="2020-06-08T11:11:00Z"/>
            </w:rPr>
          </w:rPrChange>
        </w:rPr>
        <w:pPrChange w:id="1122" w:author="Arthur Parmentier" w:date="2020-06-08T11:24:00Z">
          <w:pPr>
            <w:pStyle w:val="Titre3"/>
          </w:pPr>
        </w:pPrChange>
      </w:pPr>
      <w:ins w:id="1123" w:author="Arthur Parmentier" w:date="2020-06-08T11:24:00Z">
        <w:r>
          <w:t>Elements of communication</w:t>
        </w:r>
      </w:ins>
    </w:p>
    <w:p w:rsidR="00E962D4" w:rsidRDefault="00EB127C" w:rsidP="00E962D4">
      <w:pPr>
        <w:rPr>
          <w:ins w:id="1124" w:author="Arthur Parmentier" w:date="2020-06-08T11:13:00Z"/>
        </w:rPr>
      </w:pPr>
      <w:ins w:id="1125" w:author="Arthur Parmentier" w:date="2020-06-08T12:02:00Z">
        <w:r>
          <w:t>Even though more complex models have been proposed</w:t>
        </w:r>
        <w:r w:rsidR="001E578F">
          <w:t xml:space="preserve"> since</w:t>
        </w:r>
      </w:ins>
      <w:ins w:id="1126" w:author="Arthur Parmentier" w:date="2020-06-08T12:03:00Z">
        <w:r w:rsidR="001E578F">
          <w:t>, we find the basic elements</w:t>
        </w:r>
      </w:ins>
      <w:ins w:id="1127" w:author="Arthur Parmentier" w:date="2020-06-08T11:52:00Z">
        <w:r w:rsidR="00CC611D">
          <w:t xml:space="preserve"> of </w:t>
        </w:r>
      </w:ins>
      <w:ins w:id="1128" w:author="Arthur Parmentier" w:date="2020-06-08T11:11:00Z">
        <w:r w:rsidR="00E962D4">
          <w:t xml:space="preserve">communication </w:t>
        </w:r>
      </w:ins>
      <w:ins w:id="1129" w:author="Arthur Parmentier" w:date="2020-06-08T12:03:00Z">
        <w:r w:rsidR="001E578F">
          <w:t xml:space="preserve">in the </w:t>
        </w:r>
      </w:ins>
      <w:ins w:id="1130" w:author="Arthur Parmentier" w:date="2020-06-08T11:11:00Z">
        <w:r w:rsidR="00E962D4">
          <w:t>theory</w:t>
        </w:r>
      </w:ins>
      <w:ins w:id="1131" w:author="Arthur Parmentier" w:date="2020-06-08T11:52:00Z">
        <w:r w:rsidR="00CC611D">
          <w:t xml:space="preserve"> </w:t>
        </w:r>
      </w:ins>
      <w:ins w:id="1132" w:author="Arthur Parmentier" w:date="2020-06-08T12:03:00Z">
        <w:r w:rsidR="001E578F">
          <w:t>of</w:t>
        </w:r>
      </w:ins>
      <w:ins w:id="1133" w:author="Arthur Parmentier" w:date="2020-06-08T11:52:00Z">
        <w:r w:rsidR="00CC611D">
          <w:t xml:space="preserve"> Shannon</w:t>
        </w:r>
      </w:ins>
      <w:ins w:id="1134" w:author="Arthur Parmentier" w:date="2020-06-08T11:11:00Z">
        <w:r w:rsidR="00E962D4">
          <w:rPr>
            <w:rStyle w:val="Appelnotedebasdep"/>
          </w:rPr>
          <w:footnoteReference w:id="11"/>
        </w:r>
        <w:r w:rsidR="00E962D4">
          <w:t xml:space="preserve">, </w:t>
        </w:r>
      </w:ins>
      <w:ins w:id="1156" w:author="Arthur Parmentier" w:date="2020-06-08T11:12:00Z">
        <w:r w:rsidR="00E962D4">
          <w:t>that will</w:t>
        </w:r>
      </w:ins>
      <w:ins w:id="1157" w:author="Arthur Parmentier" w:date="2020-06-08T11:13:00Z">
        <w:r w:rsidR="00E962D4">
          <w:t xml:space="preserve"> help us naming the different processes and operators in SP:</w:t>
        </w:r>
      </w:ins>
    </w:p>
    <w:p w:rsidR="00E962D4" w:rsidRDefault="00E962D4" w:rsidP="00E962D4">
      <w:pPr>
        <w:pStyle w:val="Paragraphedeliste"/>
        <w:numPr>
          <w:ilvl w:val="0"/>
          <w:numId w:val="43"/>
        </w:numPr>
        <w:rPr>
          <w:ins w:id="1158" w:author="Arthur Parmentier" w:date="2020-06-08T11:14:00Z"/>
        </w:rPr>
      </w:pPr>
      <w:ins w:id="1159" w:author="Arthur Parmentier" w:date="2020-06-08T11:14:00Z">
        <w:r>
          <w:t>Source: Shannon calls this element the "information source", which "produces a message or sequence of messages to be communicated to the receiving terminal."[1]</w:t>
        </w:r>
      </w:ins>
    </w:p>
    <w:p w:rsidR="00E962D4" w:rsidRDefault="00E962D4" w:rsidP="00E962D4">
      <w:pPr>
        <w:pStyle w:val="Paragraphedeliste"/>
        <w:numPr>
          <w:ilvl w:val="0"/>
          <w:numId w:val="43"/>
        </w:numPr>
        <w:rPr>
          <w:ins w:id="1160" w:author="Arthur Parmentier" w:date="2020-06-08T11:14:00Z"/>
        </w:rPr>
      </w:pPr>
      <w:ins w:id="1161" w:author="Arthur Parmentier" w:date="2020-06-08T11:14:00Z">
        <w:r>
          <w:t>Sender: Shannon calls this element the "transmitter", which "operates on the message in some way to produce a signal suitable for transmission over the channel."[1] In Aristotle, this element is the "speaker" (orator).[5]</w:t>
        </w:r>
      </w:ins>
    </w:p>
    <w:p w:rsidR="00E962D4" w:rsidRDefault="00E962D4" w:rsidP="00E962D4">
      <w:pPr>
        <w:pStyle w:val="Paragraphedeliste"/>
        <w:numPr>
          <w:ilvl w:val="0"/>
          <w:numId w:val="43"/>
        </w:numPr>
        <w:rPr>
          <w:ins w:id="1162" w:author="Arthur Parmentier" w:date="2020-06-08T11:14:00Z"/>
        </w:rPr>
      </w:pPr>
      <w:ins w:id="1163" w:author="Arthur Parmentier" w:date="2020-06-08T11:14:00Z">
        <w:r>
          <w:t>Channel: For Shannon, the channel is "merely the medium used to transmit the signal from transmitter to receiver."[1]</w:t>
        </w:r>
      </w:ins>
    </w:p>
    <w:p w:rsidR="00E962D4" w:rsidRDefault="00E962D4" w:rsidP="00E962D4">
      <w:pPr>
        <w:pStyle w:val="Paragraphedeliste"/>
        <w:numPr>
          <w:ilvl w:val="0"/>
          <w:numId w:val="43"/>
        </w:numPr>
        <w:rPr>
          <w:ins w:id="1164" w:author="Arthur Parmentier" w:date="2020-06-08T11:14:00Z"/>
        </w:rPr>
      </w:pPr>
      <w:ins w:id="1165" w:author="Arthur Parmentier" w:date="2020-06-08T11:14:00Z">
        <w:r>
          <w:t>Receiver: For Shannon, the receiver "performs the inverse operation of that done by the transmitter, reconstructing the message from the signal."[1]</w:t>
        </w:r>
      </w:ins>
    </w:p>
    <w:p w:rsidR="00E962D4" w:rsidRDefault="00E962D4" w:rsidP="00E962D4">
      <w:pPr>
        <w:pStyle w:val="Paragraphedeliste"/>
        <w:numPr>
          <w:ilvl w:val="0"/>
          <w:numId w:val="43"/>
        </w:numPr>
        <w:rPr>
          <w:ins w:id="1166" w:author="Arthur Parmentier" w:date="2020-06-08T11:14:00Z"/>
        </w:rPr>
      </w:pPr>
      <w:ins w:id="1167" w:author="Arthur Parmentier" w:date="2020-06-08T11:14:00Z">
        <w:r>
          <w:t>Destination: For Shannon, the destination is "the person (or thing) for whom the message is intended".[1]</w:t>
        </w:r>
      </w:ins>
    </w:p>
    <w:p w:rsidR="00E962D4" w:rsidRDefault="00E962D4" w:rsidP="00E962D4">
      <w:pPr>
        <w:pStyle w:val="Paragraphedeliste"/>
        <w:numPr>
          <w:ilvl w:val="0"/>
          <w:numId w:val="43"/>
        </w:numPr>
        <w:rPr>
          <w:ins w:id="1168" w:author="Arthur Parmentier" w:date="2020-06-08T11:53:00Z"/>
        </w:rPr>
      </w:pPr>
      <w:ins w:id="1169"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rsidP="00FF0211">
      <w:pPr>
        <w:pStyle w:val="Titre4"/>
        <w:rPr>
          <w:ins w:id="1170" w:author="Arthur Parmentier" w:date="2020-06-08T11:24:00Z"/>
        </w:rPr>
      </w:pPr>
      <w:ins w:id="1171" w:author="Arthur Parmentier" w:date="2020-06-08T11:24:00Z">
        <w:r>
          <w:t>Communication models</w:t>
        </w:r>
      </w:ins>
    </w:p>
    <w:p w:rsidR="00FF0211" w:rsidRDefault="00FF0211" w:rsidP="00FF0211">
      <w:pPr>
        <w:rPr>
          <w:ins w:id="1172" w:author="Arthur Parmentier" w:date="2020-06-08T11:27:00Z"/>
        </w:rPr>
      </w:pPr>
      <w:ins w:id="1173" w:author="Arthur Parmentier" w:date="2020-06-08T11:24:00Z">
        <w:r>
          <w:t xml:space="preserve">Three </w:t>
        </w:r>
      </w:ins>
      <w:ins w:id="1174" w:author="Arthur Parmentier" w:date="2020-06-08T12:04:00Z">
        <w:r w:rsidR="004C31BC">
          <w:t xml:space="preserve">types of </w:t>
        </w:r>
      </w:ins>
      <w:ins w:id="1175" w:author="Arthur Parmentier" w:date="2020-06-08T11:24:00Z">
        <w:r>
          <w:t>models for communica</w:t>
        </w:r>
      </w:ins>
      <w:ins w:id="1176" w:author="Arthur Parmentier" w:date="2020-06-08T11:25:00Z">
        <w:r>
          <w:t xml:space="preserve">tion are generally presented: the linear mode, the interactive model </w:t>
        </w:r>
      </w:ins>
      <w:ins w:id="1177" w:author="Arthur Parmentier" w:date="2020-06-08T11:26:00Z">
        <w:r>
          <w:t>and the transactional model.</w:t>
        </w:r>
      </w:ins>
    </w:p>
    <w:p w:rsidR="00FF0211" w:rsidRDefault="00FF0211" w:rsidP="00FF0211">
      <w:pPr>
        <w:pStyle w:val="Titre5"/>
        <w:rPr>
          <w:ins w:id="1178" w:author="Arthur Parmentier" w:date="2020-06-08T11:27:00Z"/>
        </w:rPr>
      </w:pPr>
      <w:ins w:id="1179" w:author="Arthur Parmentier" w:date="2020-06-08T11:27:00Z">
        <w:r>
          <w:lastRenderedPageBreak/>
          <w:t>The linear model</w:t>
        </w:r>
      </w:ins>
    </w:p>
    <w:p w:rsidR="00FF0211" w:rsidRDefault="00FF0211" w:rsidP="00FF0211">
      <w:pPr>
        <w:rPr>
          <w:ins w:id="1180" w:author="Arthur Parmentier" w:date="2020-06-08T11:29:00Z"/>
        </w:rPr>
      </w:pPr>
      <w:ins w:id="1181" w:author="Arthur Parmentier" w:date="2020-06-08T11:27:00Z">
        <w:r>
          <w:t>The linear model represents one-way communication, as a transfer of a message from the source</w:t>
        </w:r>
      </w:ins>
      <w:ins w:id="1182" w:author="Arthur Parmentier" w:date="2020-06-08T11:28:00Z">
        <w:r>
          <w:t xml:space="preserve"> to the destination. The sender encodes the message, for instance with </w:t>
        </w:r>
      </w:ins>
      <w:ins w:id="1183" w:author="Arthur Parmentier" w:date="2020-06-08T11:29:00Z">
        <w:r>
          <w:t xml:space="preserve">sign </w:t>
        </w:r>
      </w:ins>
      <w:ins w:id="1184" w:author="Arthur Parmentier" w:date="2020-06-08T11:28:00Z">
        <w:r>
          <w:t>language</w:t>
        </w:r>
      </w:ins>
      <w:ins w:id="1185" w:author="Arthur Parmentier" w:date="2020-06-08T11:29:00Z">
        <w:r>
          <w:t>, that is decoded by the receiver. There is no feedback in this model.</w:t>
        </w:r>
      </w:ins>
    </w:p>
    <w:p w:rsidR="002D6E20" w:rsidRDefault="002D6E20" w:rsidP="002D6E20">
      <w:pPr>
        <w:pStyle w:val="Titre5"/>
        <w:rPr>
          <w:ins w:id="1186" w:author="Arthur Parmentier" w:date="2020-06-08T11:29:00Z"/>
        </w:rPr>
      </w:pPr>
      <w:ins w:id="1187" w:author="Arthur Parmentier" w:date="2020-06-08T11:29:00Z">
        <w:r>
          <w:t>The interactive model</w:t>
        </w:r>
      </w:ins>
    </w:p>
    <w:p w:rsidR="002D6E20" w:rsidRDefault="002D6E20" w:rsidP="002D6E20">
      <w:pPr>
        <w:rPr>
          <w:ins w:id="1188" w:author="Arthur Parmentier" w:date="2020-06-08T11:42:00Z"/>
        </w:rPr>
      </w:pPr>
      <w:ins w:id="1189" w:author="Arthur Parmentier" w:date="2020-06-08T11:29:00Z">
        <w:r>
          <w:t>The interactive model represents 2-</w:t>
        </w:r>
      </w:ins>
      <w:ins w:id="1190" w:author="Arthur Parmentier" w:date="2020-06-08T11:30:00Z">
        <w:r>
          <w:t xml:space="preserve">way but asynchronous communication, like message exchanges over the internet. </w:t>
        </w:r>
      </w:ins>
      <w:ins w:id="1191" w:author="Arthur Parmentier" w:date="2020-06-08T11:42:00Z">
        <w:r w:rsidR="00AB1C05">
          <w:t>It</w:t>
        </w:r>
      </w:ins>
      <w:ins w:id="1192" w:author="Arthur Parmentier" w:date="2020-06-08T11:30:00Z">
        <w:r>
          <w:t xml:space="preserve"> </w:t>
        </w:r>
      </w:ins>
      <w:ins w:id="1193" w:author="Arthur Parmentier" w:date="2020-06-08T11:42:00Z">
        <w:r>
          <w:t>considers</w:t>
        </w:r>
      </w:ins>
      <w:ins w:id="1194" w:author="Arthur Parmentier" w:date="2020-06-08T11:31:00Z">
        <w:r>
          <w:t xml:space="preserve"> the feedback, the context and notions of behavior for both intentional and unintentional communication.</w:t>
        </w:r>
      </w:ins>
    </w:p>
    <w:p w:rsidR="002D6E20" w:rsidRDefault="00AB1C05" w:rsidP="00AB1C05">
      <w:pPr>
        <w:pStyle w:val="Titre5"/>
        <w:rPr>
          <w:ins w:id="1195" w:author="Arthur Parmentier" w:date="2020-06-08T11:42:00Z"/>
        </w:rPr>
      </w:pPr>
      <w:ins w:id="1196" w:author="Arthur Parmentier" w:date="2020-06-08T11:42:00Z">
        <w:r>
          <w:t>The transactional model</w:t>
        </w:r>
      </w:ins>
    </w:p>
    <w:p w:rsidR="00AB1C05" w:rsidRPr="00AB1C05" w:rsidRDefault="00AB1C05">
      <w:pPr>
        <w:rPr>
          <w:ins w:id="1197" w:author="Arthur Parmentier" w:date="2020-06-08T11:11:00Z"/>
          <w:rPrChange w:id="1198" w:author="Arthur Parmentier" w:date="2020-06-08T11:42:00Z">
            <w:rPr>
              <w:ins w:id="1199" w:author="Arthur Parmentier" w:date="2020-06-08T11:11:00Z"/>
            </w:rPr>
          </w:rPrChange>
        </w:rPr>
        <w:pPrChange w:id="1200" w:author="Arthur Parmentier" w:date="2020-06-08T11:42:00Z">
          <w:pPr>
            <w:pStyle w:val="Titre3"/>
          </w:pPr>
        </w:pPrChange>
      </w:pPr>
      <w:ins w:id="1201" w:author="Arthur Parmentier" w:date="2020-06-08T11:42:00Z">
        <w:r>
          <w:t>The transactional model</w:t>
        </w:r>
      </w:ins>
      <w:ins w:id="1202" w:author="Arthur Parmentier" w:date="2020-06-08T11:43:00Z">
        <w:r>
          <w:t xml:space="preserve"> views communication as occurring simultaneously</w:t>
        </w:r>
      </w:ins>
      <w:ins w:id="1203" w:author="Arthur Parmentier" w:date="2020-06-08T11:44:00Z">
        <w:r>
          <w:t xml:space="preserve">, each person being both a sender and receiver at the same time, even though the language of the communication is not </w:t>
        </w:r>
      </w:ins>
      <w:ins w:id="1204" w:author="Arthur Parmentier" w:date="2020-06-08T12:04:00Z">
        <w:r w:rsidR="007C61D6">
          <w:t xml:space="preserve">always </w:t>
        </w:r>
      </w:ins>
      <w:ins w:id="1205" w:author="Arthur Parmentier" w:date="2020-06-08T11:44:00Z">
        <w:r>
          <w:t>the same (whi</w:t>
        </w:r>
      </w:ins>
      <w:ins w:id="1206" w:author="Arthur Parmentier" w:date="2020-06-08T11:45:00Z">
        <w:r>
          <w:t>le someone is speaking, others can react with gestures or unintentional communication forms).</w:t>
        </w:r>
      </w:ins>
    </w:p>
    <w:p w:rsidR="00A36CE1" w:rsidRDefault="00A36CE1" w:rsidP="006D5BBB">
      <w:pPr>
        <w:pStyle w:val="Titre3"/>
        <w:rPr>
          <w:ins w:id="1207" w:author="Arthur Parmentier" w:date="2020-06-08T00:54:00Z"/>
        </w:rPr>
      </w:pPr>
      <w:bookmarkStart w:id="1208" w:name="_Toc42550085"/>
      <w:ins w:id="1209" w:author="Arthur Parmentier" w:date="2020-06-08T00:54:00Z">
        <w:r>
          <w:t>Some elements of syntax</w:t>
        </w:r>
        <w:bookmarkEnd w:id="1208"/>
      </w:ins>
    </w:p>
    <w:p w:rsidR="00A36CE1" w:rsidRDefault="00A36CE1" w:rsidP="00A36CE1">
      <w:pPr>
        <w:rPr>
          <w:ins w:id="1210" w:author="Arthur Parmentier" w:date="2020-06-08T01:23:00Z"/>
        </w:rPr>
      </w:pPr>
      <w:ins w:id="1211" w:author="Arthur Parmentier" w:date="2020-06-08T00:55:00Z">
        <w:r>
          <w:t>In the next parts of this report, we are going to use some elements of syntax that I would like to introduce prior to the discussion on SP grammar.</w:t>
        </w:r>
      </w:ins>
    </w:p>
    <w:p w:rsidR="002E242D" w:rsidRDefault="002E242D">
      <w:pPr>
        <w:pStyle w:val="Titre4"/>
        <w:rPr>
          <w:ins w:id="1212" w:author="Arthur Parmentier" w:date="2020-06-08T00:56:00Z"/>
        </w:rPr>
        <w:pPrChange w:id="1213" w:author="Arthur Parmentier" w:date="2020-06-08T01:23:00Z">
          <w:pPr/>
        </w:pPrChange>
      </w:pPr>
      <w:ins w:id="1214" w:author="Arthur Parmentier" w:date="2020-06-08T01:23:00Z">
        <w:r>
          <w:t>Hierarchical structures</w:t>
        </w:r>
      </w:ins>
    </w:p>
    <w:p w:rsidR="00347D33" w:rsidRDefault="00347D33" w:rsidP="00A36CE1">
      <w:pPr>
        <w:rPr>
          <w:ins w:id="1215" w:author="Arthur Parmentier" w:date="2020-06-08T01:02:00Z"/>
        </w:rPr>
      </w:pPr>
      <w:ins w:id="1216" w:author="Arthur Parmentier" w:date="2020-06-08T00:56:00Z">
        <w:r>
          <w:t>It is common in Western languages</w:t>
        </w:r>
      </w:ins>
      <w:ins w:id="1217" w:author="Arthur Parmentier" w:date="2020-06-08T00:57:00Z">
        <w:r>
          <w:rPr>
            <w:rStyle w:val="Appelnotedebasdep"/>
          </w:rPr>
          <w:footnoteReference w:id="12"/>
        </w:r>
        <w:r>
          <w:t xml:space="preserve"> to find hierarchical elements and structu</w:t>
        </w:r>
      </w:ins>
      <w:ins w:id="1220" w:author="Arthur Parmentier" w:date="2020-06-08T00:58:00Z">
        <w:r>
          <w:t>res of syntax. For instance, most basic elements of syntax are called “words”; in our case, they correspond to single signs. These elements can be asse</w:t>
        </w:r>
      </w:ins>
      <w:ins w:id="1221" w:author="Arthur Parmentier" w:date="2020-06-08T00:59:00Z">
        <w:r>
          <w:t>mbled to form phrases. Each p</w:t>
        </w:r>
      </w:ins>
      <w:ins w:id="1222" w:author="Arthur Parmentier" w:date="2020-06-08T01:00:00Z">
        <w:r>
          <w:t xml:space="preserve">hrase performs a single function in </w:t>
        </w:r>
      </w:ins>
      <w:ins w:id="1223" w:author="Arthur Parmentier" w:date="2020-06-08T01:01:00Z">
        <w:r>
          <w:t>a clause, which is the most basic unit of meaning in the larger sentence.</w:t>
        </w:r>
      </w:ins>
    </w:p>
    <w:p w:rsidR="00347D33" w:rsidRDefault="00347D33" w:rsidP="00A36CE1">
      <w:pPr>
        <w:rPr>
          <w:ins w:id="1224" w:author="Arthur Parmentier" w:date="2020-06-08T01:02:00Z"/>
        </w:rPr>
      </w:pPr>
      <w:ins w:id="1225" w:author="Arthur Parmentier" w:date="2020-06-08T01:02:00Z">
        <w:r>
          <w:t>For instance, let’s consider the following sentence</w:t>
        </w:r>
      </w:ins>
      <w:ins w:id="1226" w:author="Arthur Parmentier" w:date="2020-06-08T01:12:00Z">
        <w:r w:rsidR="00DA4812">
          <w:t>s in English and SP</w:t>
        </w:r>
      </w:ins>
      <w:ins w:id="1227" w:author="Arthur Parmentier" w:date="2020-06-08T01:02:00Z">
        <w:r>
          <w:t>:</w:t>
        </w:r>
      </w:ins>
    </w:p>
    <w:p w:rsidR="00347D33" w:rsidRDefault="00DA4812" w:rsidP="00A36CE1">
      <w:pPr>
        <w:rPr>
          <w:ins w:id="1228" w:author="Arthur Parmentier" w:date="2020-06-08T01:07:00Z"/>
        </w:rPr>
      </w:pPr>
      <w:ins w:id="1229" w:author="Arthur Parmentier" w:date="2020-06-08T01:12:00Z">
        <w:r>
          <w:t>“</w:t>
        </w:r>
        <w:r w:rsidRPr="00DA4812">
          <w:t>M</w:t>
        </w:r>
      </w:ins>
      <w:ins w:id="1230" w:author="Arthur Parmentier" w:date="2020-06-08T01:15:00Z">
        <w:r>
          <w:t>y</w:t>
        </w:r>
      </w:ins>
      <w:ins w:id="1231" w:author="Arthur Parmentier" w:date="2020-06-08T01:12:00Z">
        <w:r w:rsidRPr="00DA4812">
          <w:t xml:space="preserve"> brother</w:t>
        </w:r>
      </w:ins>
      <w:ins w:id="1232" w:author="Arthur Parmentier" w:date="2020-06-08T01:18:00Z">
        <w:r w:rsidR="00370364">
          <w:t>,</w:t>
        </w:r>
      </w:ins>
      <w:ins w:id="1233" w:author="Arthur Parmentier" w:date="2020-06-08T01:12:00Z">
        <w:r w:rsidRPr="00DA4812">
          <w:t xml:space="preserve"> drives</w:t>
        </w:r>
      </w:ins>
      <w:ins w:id="1234" w:author="Arthur Parmentier" w:date="2020-06-08T01:16:00Z">
        <w:r>
          <w:t>;</w:t>
        </w:r>
      </w:ins>
      <w:ins w:id="1235" w:author="Arthur Parmentier" w:date="2020-06-08T01:12:00Z">
        <w:r w:rsidRPr="00DA4812">
          <w:t xml:space="preserve"> but he doesn’t drive</w:t>
        </w:r>
      </w:ins>
      <w:ins w:id="1236" w:author="Arthur Parmentier" w:date="2020-06-08T01:17:00Z">
        <w:r>
          <w:t>,</w:t>
        </w:r>
      </w:ins>
      <w:ins w:id="1237" w:author="Arthur Parmentier" w:date="2020-06-08T01:12:00Z">
        <w:r w:rsidRPr="00DA4812">
          <w:t xml:space="preserve"> very well</w:t>
        </w:r>
        <w:r>
          <w:t>.”</w:t>
        </w:r>
        <w:r>
          <w:br/>
        </w:r>
      </w:ins>
      <w:ins w:id="1238" w:author="Arthur Parmentier" w:date="2020-06-08T01:02:00Z">
        <w:r w:rsidR="00347D33">
          <w:t>“Percussions Actor 1</w:t>
        </w:r>
      </w:ins>
      <w:ins w:id="1239" w:author="Arthur Parmentier" w:date="2020-06-08T01:15:00Z">
        <w:r>
          <w:t>,</w:t>
        </w:r>
      </w:ins>
      <w:ins w:id="1240" w:author="Arthur Parmentier" w:date="2020-06-08T01:03:00Z">
        <w:r w:rsidR="00347D33">
          <w:t xml:space="preserve"> long tone</w:t>
        </w:r>
      </w:ins>
      <w:ins w:id="1241" w:author="Arthur Parmentier" w:date="2020-06-08T01:15:00Z">
        <w:r>
          <w:t xml:space="preserve">, </w:t>
        </w:r>
      </w:ins>
      <w:ins w:id="1242" w:author="Arthur Parmentier" w:date="2020-06-08T01:03:00Z">
        <w:r w:rsidR="00347D33">
          <w:t>slowly enter</w:t>
        </w:r>
      </w:ins>
      <w:ins w:id="1243" w:author="Arthur Parmentier" w:date="2020-06-08T01:13:00Z">
        <w:r>
          <w:t>;</w:t>
        </w:r>
      </w:ins>
      <w:ins w:id="1244" w:author="Arthur Parmentier" w:date="2020-06-08T01:03:00Z">
        <w:r w:rsidR="00347D33">
          <w:t>.</w:t>
        </w:r>
      </w:ins>
      <w:ins w:id="1245" w:author="Arthur Parmentier" w:date="2020-06-08T01:07:00Z">
        <w:r>
          <w:t>”</w:t>
        </w:r>
      </w:ins>
    </w:p>
    <w:p w:rsidR="00DA4812" w:rsidRDefault="00DA4812" w:rsidP="00A36CE1">
      <w:pPr>
        <w:rPr>
          <w:ins w:id="1246" w:author="Arthur Parmentier" w:date="2020-06-08T01:23:00Z"/>
        </w:rPr>
      </w:pPr>
      <w:ins w:id="1247" w:author="Arthur Parmentier" w:date="2020-06-08T01:07:00Z">
        <w:r>
          <w:t xml:space="preserve">I have separated each </w:t>
        </w:r>
      </w:ins>
      <w:ins w:id="1248" w:author="Arthur Parmentier" w:date="2020-06-08T01:14:00Z">
        <w:r>
          <w:t>word</w:t>
        </w:r>
      </w:ins>
      <w:ins w:id="1249" w:author="Arthur Parmentier" w:date="2020-06-08T01:15:00Z">
        <w:r>
          <w:t>/</w:t>
        </w:r>
      </w:ins>
      <w:ins w:id="1250" w:author="Arthur Parmentier" w:date="2020-06-08T01:07:00Z">
        <w:r>
          <w:t xml:space="preserve">sign by </w:t>
        </w:r>
      </w:ins>
      <w:ins w:id="1251" w:author="Arthur Parmentier" w:date="2020-06-08T01:15:00Z">
        <w:r>
          <w:t>a space</w:t>
        </w:r>
      </w:ins>
      <w:ins w:id="1252" w:author="Arthur Parmentier" w:date="2020-06-08T01:07:00Z">
        <w:r>
          <w:t xml:space="preserve">, </w:t>
        </w:r>
      </w:ins>
      <w:ins w:id="1253" w:author="Arthur Parmentier" w:date="2020-06-08T01:18:00Z">
        <w:r w:rsidR="00370364">
          <w:t>a few</w:t>
        </w:r>
      </w:ins>
      <w:ins w:id="1254" w:author="Arthur Parmentier" w:date="2020-06-08T01:07:00Z">
        <w:r>
          <w:t xml:space="preserve"> phrase</w:t>
        </w:r>
      </w:ins>
      <w:ins w:id="1255" w:author="Arthur Parmentier" w:date="2020-06-08T01:18:00Z">
        <w:r w:rsidR="00370364">
          <w:t>s</w:t>
        </w:r>
      </w:ins>
      <w:ins w:id="1256" w:author="Arthur Parmentier" w:date="2020-06-08T01:07:00Z">
        <w:r>
          <w:t xml:space="preserve"> by a </w:t>
        </w:r>
      </w:ins>
      <w:ins w:id="1257" w:author="Arthur Parmentier" w:date="2020-06-08T01:15:00Z">
        <w:r>
          <w:t>comma</w:t>
        </w:r>
      </w:ins>
      <w:ins w:id="1258" w:author="Arthur Parmentier" w:date="2020-06-08T01:18:00Z">
        <w:r w:rsidR="00370364">
          <w:rPr>
            <w:rStyle w:val="Appelnotedebasdep"/>
          </w:rPr>
          <w:footnoteReference w:id="13"/>
        </w:r>
      </w:ins>
      <w:ins w:id="1263" w:author="Arthur Parmentier" w:date="2020-06-08T01:13:00Z">
        <w:r>
          <w:t xml:space="preserve">, each </w:t>
        </w:r>
      </w:ins>
      <w:ins w:id="1264" w:author="Arthur Parmentier" w:date="2020-06-08T01:08:00Z">
        <w:r>
          <w:t>clause</w:t>
        </w:r>
      </w:ins>
      <w:ins w:id="1265" w:author="Arthur Parmentier" w:date="2020-06-08T01:13:00Z">
        <w:r>
          <w:t xml:space="preserve"> by </w:t>
        </w:r>
      </w:ins>
      <w:ins w:id="1266" w:author="Arthur Parmentier" w:date="2020-06-08T01:14:00Z">
        <w:r>
          <w:t>a semicolon</w:t>
        </w:r>
      </w:ins>
      <w:ins w:id="1267" w:author="Arthur Parmentier" w:date="2020-06-08T01:08:00Z">
        <w:r>
          <w:t xml:space="preserve">, </w:t>
        </w:r>
      </w:ins>
      <w:ins w:id="1268" w:author="Arthur Parmentier" w:date="2020-06-08T01:14:00Z">
        <w:r>
          <w:t>and n</w:t>
        </w:r>
      </w:ins>
      <w:ins w:id="1269" w:author="Arthur Parmentier" w:date="2020-06-08T01:08:00Z">
        <w:r>
          <w:t>o</w:t>
        </w:r>
      </w:ins>
      <w:ins w:id="1270" w:author="Arthur Parmentier" w:date="2020-06-08T01:14:00Z">
        <w:r>
          <w:t>ted the end of</w:t>
        </w:r>
      </w:ins>
      <w:ins w:id="1271" w:author="Arthur Parmentier" w:date="2020-06-08T01:08:00Z">
        <w:r>
          <w:t xml:space="preserve"> the sentence</w:t>
        </w:r>
      </w:ins>
      <w:ins w:id="1272" w:author="Arthur Parmentier" w:date="2020-06-08T01:09:00Z">
        <w:r>
          <w:t xml:space="preserve"> by a final point.</w:t>
        </w:r>
      </w:ins>
    </w:p>
    <w:p w:rsidR="002E242D" w:rsidRDefault="002E242D" w:rsidP="002E242D">
      <w:pPr>
        <w:pStyle w:val="Titre4"/>
        <w:rPr>
          <w:ins w:id="1273" w:author="Arthur Parmentier" w:date="2020-06-08T01:23:00Z"/>
        </w:rPr>
      </w:pPr>
      <w:ins w:id="1274" w:author="Arthur Parmentier" w:date="2020-06-08T01:23:00Z">
        <w:r>
          <w:lastRenderedPageBreak/>
          <w:t>Functions</w:t>
        </w:r>
      </w:ins>
    </w:p>
    <w:p w:rsidR="002E242D" w:rsidRPr="002E242D" w:rsidRDefault="002E242D">
      <w:pPr>
        <w:rPr>
          <w:ins w:id="1275" w:author="Arthur Parmentier" w:date="2020-06-08T00:54:00Z"/>
          <w:rPrChange w:id="1276" w:author="Arthur Parmentier" w:date="2020-06-08T01:23:00Z">
            <w:rPr>
              <w:ins w:id="1277" w:author="Arthur Parmentier" w:date="2020-06-08T00:54:00Z"/>
            </w:rPr>
          </w:rPrChange>
        </w:rPr>
        <w:pPrChange w:id="1278" w:author="Arthur Parmentier" w:date="2020-06-08T01:23:00Z">
          <w:pPr>
            <w:pStyle w:val="Titre3"/>
          </w:pPr>
        </w:pPrChange>
      </w:pPr>
      <w:ins w:id="1279" w:author="Arthur Parmentier" w:date="2020-06-08T01:23:00Z">
        <w:r>
          <w:t>Ea</w:t>
        </w:r>
      </w:ins>
      <w:ins w:id="1280" w:author="Arthur Parmentier" w:date="2020-06-08T01:24:00Z">
        <w:r>
          <w:t>ch element of</w:t>
        </w:r>
      </w:ins>
      <w:ins w:id="1281" w:author="Arthur Parmentier" w:date="2020-06-08T01:25:00Z">
        <w:r>
          <w:t xml:space="preserve"> the syntax performs several functions at different levels, for instance at the clause level or at the phrase level. Examples of these functions in </w:t>
        </w:r>
      </w:ins>
      <w:ins w:id="1282" w:author="Arthur Parmentier" w:date="2020-06-08T01:27:00Z">
        <w:r>
          <w:t>English</w:t>
        </w:r>
      </w:ins>
      <w:ins w:id="1283" w:author="Arthur Parmentier" w:date="2020-06-08T01:25:00Z">
        <w:r>
          <w:t xml:space="preserve"> are “</w:t>
        </w:r>
      </w:ins>
      <w:ins w:id="1284" w:author="Arthur Parmentier" w:date="2020-06-08T01:26:00Z">
        <w:r>
          <w:t xml:space="preserve">verb”, “noun phrase”, “noun”, “object </w:t>
        </w:r>
      </w:ins>
      <w:ins w:id="1285" w:author="Arthur Parmentier" w:date="2020-06-08T01:27:00Z">
        <w:r>
          <w:t>predicative” …</w:t>
        </w:r>
      </w:ins>
    </w:p>
    <w:p w:rsidR="006D5BBB" w:rsidRDefault="00E85B26" w:rsidP="006D5BBB">
      <w:pPr>
        <w:pStyle w:val="Titre3"/>
        <w:rPr>
          <w:ins w:id="1286" w:author="Arthur Parmentier" w:date="2020-06-08T01:36:00Z"/>
        </w:rPr>
      </w:pPr>
      <w:bookmarkStart w:id="1287" w:name="_Toc42550086"/>
      <w:ins w:id="1288" w:author="Arthur Parmentier" w:date="2020-06-08T01:33:00Z">
        <w:r>
          <w:t>Context-free</w:t>
        </w:r>
      </w:ins>
      <w:ins w:id="1289" w:author="Arthur Parmentier" w:date="2020-06-08T02:17:00Z">
        <w:r w:rsidR="00300A77">
          <w:t>,</w:t>
        </w:r>
      </w:ins>
      <w:ins w:id="1290" w:author="Arthur Parmentier" w:date="2020-06-08T01:33:00Z">
        <w:r>
          <w:t xml:space="preserve"> context-sensitive</w:t>
        </w:r>
      </w:ins>
      <w:ins w:id="1291" w:author="Arthur Parmentier" w:date="2020-06-07T21:11:00Z">
        <w:r w:rsidR="006D5BBB" w:rsidRPr="007C437A">
          <w:t xml:space="preserve"> </w:t>
        </w:r>
      </w:ins>
      <w:ins w:id="1292" w:author="Arthur Parmentier" w:date="2020-06-08T02:17:00Z">
        <w:r w:rsidR="00300A77">
          <w:t>and regular languages</w:t>
        </w:r>
      </w:ins>
      <w:bookmarkEnd w:id="1287"/>
    </w:p>
    <w:p w:rsidR="00E85B26" w:rsidRDefault="006F64B1">
      <w:pPr>
        <w:rPr>
          <w:ins w:id="1293" w:author="Arthur Parmentier" w:date="2020-06-08T01:35:00Z"/>
        </w:rPr>
        <w:pPrChange w:id="1294" w:author="Arthur Parmentier" w:date="2020-06-08T01:40:00Z">
          <w:pPr>
            <w:pStyle w:val="Titre4"/>
          </w:pPr>
        </w:pPrChange>
      </w:pPr>
      <w:ins w:id="1295" w:author="Arthur Parmentier" w:date="2020-06-08T01:37:00Z">
        <w:r>
          <w:t xml:space="preserve">In order to introduce the </w:t>
        </w:r>
        <w:r w:rsidR="00067022">
          <w:t xml:space="preserve">parsing mechanisms of my recognition tool, I would like to </w:t>
        </w:r>
      </w:ins>
      <w:ins w:id="1296" w:author="Arthur Parmentier" w:date="2020-06-08T01:38:00Z">
        <w:r w:rsidR="00067022">
          <w:t>explain some of the basic concepts of context free/sensitive grammars and how their can be parsed by automata.</w:t>
        </w:r>
      </w:ins>
    </w:p>
    <w:p w:rsidR="00E85B26" w:rsidRDefault="00E85B26" w:rsidP="00E85B26">
      <w:pPr>
        <w:pStyle w:val="Titre4"/>
        <w:rPr>
          <w:ins w:id="1297" w:author="Arthur Parmentier" w:date="2020-06-08T01:40:00Z"/>
        </w:rPr>
      </w:pPr>
      <w:ins w:id="1298" w:author="Arthur Parmentier" w:date="2020-06-08T01:35:00Z">
        <w:r>
          <w:t>Context sensitive grammars</w:t>
        </w:r>
      </w:ins>
    </w:p>
    <w:p w:rsidR="00DE0C52" w:rsidRPr="00DE0C52" w:rsidRDefault="00DE0C52">
      <w:pPr>
        <w:rPr>
          <w:ins w:id="1299" w:author="Arthur Parmentier" w:date="2020-06-08T01:35:00Z"/>
          <w:rPrChange w:id="1300" w:author="Arthur Parmentier" w:date="2020-06-08T01:40:00Z">
            <w:rPr>
              <w:ins w:id="1301" w:author="Arthur Parmentier" w:date="2020-06-08T01:35:00Z"/>
            </w:rPr>
          </w:rPrChange>
        </w:rPr>
        <w:pPrChange w:id="1302" w:author="Arthur Parmentier" w:date="2020-06-08T01:40:00Z">
          <w:pPr>
            <w:pStyle w:val="Titre4"/>
          </w:pPr>
        </w:pPrChange>
      </w:pPr>
      <w:ins w:id="1303" w:author="Arthur Parmentier" w:date="2020-06-08T01:40:00Z">
        <w:r w:rsidRPr="00DE0C52">
          <w:rPr>
            <w:rPrChange w:id="1304" w:author="Arthur Parmentier" w:date="2020-06-08T01:40:00Z">
              <w:rPr/>
            </w:rPrChange>
          </w:rPr>
          <w:t xml:space="preserve">Context sensitive grammars describe </w:t>
        </w:r>
        <w:r w:rsidRPr="00DE0C52">
          <w:rPr>
            <w:rPrChange w:id="1305" w:author="Arthur Parmentier" w:date="2020-06-08T01:40:00Z">
              <w:rPr>
                <w:lang w:val="fr-FR"/>
              </w:rPr>
            </w:rPrChange>
          </w:rPr>
          <w:t>th</w:t>
        </w:r>
        <w:r>
          <w:t xml:space="preserve">e grammars of oral and written languages we are familiar with, such as </w:t>
        </w:r>
      </w:ins>
      <w:ins w:id="1306" w:author="Arthur Parmentier" w:date="2020-06-08T01:41:00Z">
        <w:r>
          <w:t>English.</w:t>
        </w:r>
      </w:ins>
      <w:ins w:id="1307" w:author="Arthur Parmentier" w:date="2020-06-08T01:42:00Z">
        <w:r w:rsidR="00A71935">
          <w:t xml:space="preserve"> As its name suggest, it means that to </w:t>
        </w:r>
      </w:ins>
      <w:ins w:id="1308" w:author="Arthur Parmentier" w:date="2020-06-08T01:47:00Z">
        <w:r w:rsidR="008054B5">
          <w:t>find</w:t>
        </w:r>
      </w:ins>
      <w:ins w:id="1309" w:author="Arthur Parmentier" w:date="2020-06-08T01:42:00Z">
        <w:r w:rsidR="00A71935">
          <w:t xml:space="preserve"> the function of an element in the sentence, it </w:t>
        </w:r>
      </w:ins>
      <w:ins w:id="1310" w:author="Arthur Parmentier" w:date="2020-06-08T01:44:00Z">
        <w:r w:rsidR="00A71935">
          <w:t xml:space="preserve">may be </w:t>
        </w:r>
      </w:ins>
      <w:ins w:id="1311" w:author="Arthur Parmentier" w:date="2020-06-08T01:43:00Z">
        <w:r w:rsidR="00A71935">
          <w:t>necessary to know about the context, i.e. the other elements that surrounds it.</w:t>
        </w:r>
      </w:ins>
    </w:p>
    <w:p w:rsidR="00E85B26" w:rsidRDefault="00C22AA0" w:rsidP="00E85B26">
      <w:pPr>
        <w:rPr>
          <w:ins w:id="1312" w:author="Arthur Parmentier" w:date="2020-06-08T01:40:00Z"/>
        </w:rPr>
      </w:pPr>
      <w:ins w:id="1313" w:author="Arthur Parmentier" w:date="2020-06-08T01:44:00Z">
        <w:r>
          <w:t>One important theorem is t</w:t>
        </w:r>
      </w:ins>
      <w:ins w:id="1314" w:author="Arthur Parmentier" w:date="2020-06-08T01:45:00Z">
        <w:r>
          <w:t xml:space="preserve">hat all </w:t>
        </w:r>
      </w:ins>
      <w:ins w:id="1315" w:author="Arthur Parmentier" w:date="2020-06-08T01:35:00Z">
        <w:r w:rsidR="00E85B26">
          <w:t>context-sensitive grammar</w:t>
        </w:r>
      </w:ins>
      <w:ins w:id="1316" w:author="Arthur Parmentier" w:date="2020-06-08T01:45:00Z">
        <w:r>
          <w:t>s</w:t>
        </w:r>
      </w:ins>
      <w:ins w:id="1317" w:author="Arthur Parmentier" w:date="2020-06-08T01:35:00Z">
        <w:r w:rsidR="00E85B26">
          <w:t xml:space="preserve"> </w:t>
        </w:r>
      </w:ins>
      <w:ins w:id="1318" w:author="Arthur Parmentier" w:date="2020-06-08T01:45:00Z">
        <w:r>
          <w:t>are described by a</w:t>
        </w:r>
      </w:ins>
      <w:ins w:id="1319" w:author="Arthur Parmentier" w:date="2020-06-08T01:35:00Z">
        <w:r w:rsidR="00E85B26">
          <w:t xml:space="preserve"> linear bounded automaton (LBA)</w:t>
        </w:r>
      </w:ins>
      <w:ins w:id="1320" w:author="Arthur Parmentier" w:date="2020-06-08T01:45:00Z">
        <w:r w:rsidR="00942F80">
          <w:t xml:space="preserve"> that could for instance be implemented on a computer.</w:t>
        </w:r>
      </w:ins>
      <w:ins w:id="1321" w:author="Arthur Parmentier" w:date="2020-06-08T01:36:00Z">
        <w:r w:rsidR="00E85B26">
          <w:rPr>
            <w:rStyle w:val="Appelnotedebasdep"/>
          </w:rPr>
          <w:footnoteReference w:id="14"/>
        </w:r>
      </w:ins>
    </w:p>
    <w:p w:rsidR="00DE0C52" w:rsidRDefault="008054B5" w:rsidP="00DE0C52">
      <w:pPr>
        <w:pStyle w:val="Titre4"/>
        <w:rPr>
          <w:ins w:id="1323" w:author="Arthur Parmentier" w:date="2020-06-08T01:45:00Z"/>
        </w:rPr>
      </w:pPr>
      <w:ins w:id="1324" w:author="Arthur Parmentier" w:date="2020-06-08T01:45:00Z">
        <w:r>
          <w:t>Context-free grammars</w:t>
        </w:r>
      </w:ins>
    </w:p>
    <w:p w:rsidR="008054B5" w:rsidRDefault="008054B5" w:rsidP="008054B5">
      <w:pPr>
        <w:rPr>
          <w:ins w:id="1325" w:author="Arthur Parmentier" w:date="2020-06-08T01:47:00Z"/>
        </w:rPr>
      </w:pPr>
      <w:ins w:id="1326" w:author="Arthur Parmentier" w:date="2020-06-08T01:45:00Z">
        <w:r>
          <w:t>At the opposite of context</w:t>
        </w:r>
      </w:ins>
      <w:ins w:id="1327" w:author="Arthur Parmentier" w:date="2020-06-08T01:46:00Z">
        <w:r>
          <w:t>-sensitive grammars, context-free grammars describe languages in which it is not necessary to know about the context to find the function of an</w:t>
        </w:r>
      </w:ins>
      <w:ins w:id="1328" w:author="Arthur Parmentier" w:date="2020-06-08T01:47:00Z">
        <w:r>
          <w:t xml:space="preserve"> element. Context-free grammars are therefore a subset of context-sensitive grammars.</w:t>
        </w:r>
      </w:ins>
    </w:p>
    <w:p w:rsidR="001958BE" w:rsidRDefault="001958BE" w:rsidP="008054B5">
      <w:pPr>
        <w:rPr>
          <w:ins w:id="1329" w:author="Arthur Parmentier" w:date="2020-06-08T01:48:00Z"/>
        </w:rPr>
      </w:pPr>
      <w:ins w:id="1330" w:author="Arthur Parmentier" w:date="2020-06-08T01:47:00Z">
        <w:r>
          <w:t xml:space="preserve">For instance, consider </w:t>
        </w:r>
      </w:ins>
      <w:ins w:id="1331" w:author="Arthur Parmentier" w:date="2020-06-08T02:00:00Z">
        <w:r w:rsidR="00E314FF">
          <w:t xml:space="preserve">the </w:t>
        </w:r>
      </w:ins>
      <w:ins w:id="1332" w:author="Arthur Parmentier" w:date="2020-06-08T01:48:00Z">
        <w:r>
          <w:t>grammar</w:t>
        </w:r>
      </w:ins>
      <w:ins w:id="1333" w:author="Arthur Parmentier" w:date="2020-06-08T01:55:00Z">
        <w:r>
          <w:t xml:space="preserve"> made of the following production rules</w:t>
        </w:r>
      </w:ins>
      <w:ins w:id="1334" w:author="Arthur Parmentier" w:date="2020-06-08T01:48:00Z">
        <w:r>
          <w:t>:</w:t>
        </w:r>
      </w:ins>
    </w:p>
    <w:p w:rsidR="001958BE" w:rsidRDefault="00352DF5" w:rsidP="008054B5">
      <w:pPr>
        <w:rPr>
          <w:ins w:id="1335" w:author="Arthur Parmentier" w:date="2020-06-08T01:51:00Z"/>
          <w:rFonts w:ascii="Cambria" w:hAnsi="Cambria" w:cs="Cambria"/>
        </w:rPr>
      </w:pPr>
      <w:ins w:id="1336" w:author="Arthur Parmentier" w:date="2020-06-08T02:03:00Z">
        <w:r>
          <w:rPr>
            <w:rFonts w:cs="Cambria Math"/>
          </w:rPr>
          <w:t>S</w:t>
        </w:r>
      </w:ins>
      <w:ins w:id="1337" w:author="Arthur Parmentier" w:date="2020-06-08T01:50:00Z">
        <w:r w:rsidR="001958BE" w:rsidRPr="001958BE">
          <w:rPr>
            <w:rFonts w:cs="Cambria Math"/>
            <w:rPrChange w:id="1338" w:author="Arthur Parmentier" w:date="2020-06-08T01:50:00Z">
              <w:rPr>
                <w:rFonts w:ascii="Cambria Math" w:hAnsi="Cambria Math" w:cs="Cambria Math"/>
              </w:rPr>
            </w:rPrChange>
          </w:rPr>
          <w:t xml:space="preserve"> -&gt; </w:t>
        </w:r>
      </w:ins>
      <w:ins w:id="1339" w:author="Arthur Parmentier" w:date="2020-06-08T02:06:00Z">
        <w:r>
          <w:rPr>
            <w:rFonts w:cs="Cambria Math"/>
          </w:rPr>
          <w:t>WHO WHAT HOW WHEN</w:t>
        </w:r>
      </w:ins>
      <w:ins w:id="1340" w:author="Arthur Parmentier" w:date="2020-06-08T01:48:00Z">
        <w:r w:rsidR="001958BE">
          <w:br/>
        </w:r>
      </w:ins>
      <w:ins w:id="1341" w:author="Arthur Parmentier" w:date="2020-06-08T02:06:00Z">
        <w:r>
          <w:t>WHO</w:t>
        </w:r>
      </w:ins>
      <w:ins w:id="1342" w:author="Arthur Parmentier" w:date="2020-06-08T01:48:00Z">
        <w:r w:rsidR="001958BE">
          <w:t xml:space="preserve"> -&gt; </w:t>
        </w:r>
      </w:ins>
      <w:ins w:id="1343" w:author="Arthur Parmentier" w:date="2020-06-08T02:06:00Z">
        <w:r>
          <w:t>who</w:t>
        </w:r>
      </w:ins>
      <w:ins w:id="1344" w:author="Arthur Parmentier" w:date="2020-06-08T01:48:00Z">
        <w:r w:rsidR="001958BE">
          <w:br/>
        </w:r>
      </w:ins>
      <w:ins w:id="1345" w:author="Arthur Parmentier" w:date="2020-06-08T02:06:00Z">
        <w:r>
          <w:t>WHAT</w:t>
        </w:r>
      </w:ins>
      <w:ins w:id="1346" w:author="Arthur Parmentier" w:date="2020-06-08T01:48:00Z">
        <w:r w:rsidR="001958BE">
          <w:t xml:space="preserve"> -&gt; </w:t>
        </w:r>
      </w:ins>
      <w:ins w:id="1347" w:author="Arthur Parmentier" w:date="2020-06-08T02:06:00Z">
        <w:r>
          <w:t>what</w:t>
        </w:r>
      </w:ins>
      <w:ins w:id="1348" w:author="Arthur Parmentier" w:date="2020-06-08T01:50:00Z">
        <w:r w:rsidR="001958BE">
          <w:br/>
        </w:r>
      </w:ins>
      <w:ins w:id="1349" w:author="Arthur Parmentier" w:date="2020-06-08T02:06:00Z">
        <w:r>
          <w:t>HOW</w:t>
        </w:r>
      </w:ins>
      <w:ins w:id="1350" w:author="Arthur Parmentier" w:date="2020-06-08T01:50:00Z">
        <w:r w:rsidR="001958BE">
          <w:t xml:space="preserve"> -&gt; </w:t>
        </w:r>
      </w:ins>
      <w:ins w:id="1351" w:author="Arthur Parmentier" w:date="2020-06-08T02:07:00Z">
        <w:r>
          <w:t xml:space="preserve">how | </w:t>
        </w:r>
        <w:r w:rsidRPr="00352DF5">
          <w:rPr>
            <w:rFonts w:ascii="Cambria" w:hAnsi="Cambria" w:cs="Cambria"/>
          </w:rPr>
          <w:t>ε</w:t>
        </w:r>
      </w:ins>
      <w:ins w:id="1352" w:author="Arthur Parmentier" w:date="2020-06-08T01:50:00Z">
        <w:r w:rsidR="001958BE">
          <w:br/>
        </w:r>
      </w:ins>
      <w:ins w:id="1353" w:author="Arthur Parmentier" w:date="2020-06-08T02:07:00Z">
        <w:r>
          <w:t>WHEN</w:t>
        </w:r>
      </w:ins>
      <w:ins w:id="1354" w:author="Arthur Parmentier" w:date="2020-06-08T01:50:00Z">
        <w:r w:rsidR="001958BE">
          <w:t>-&gt;</w:t>
        </w:r>
      </w:ins>
      <w:ins w:id="1355" w:author="Arthur Parmentier" w:date="2020-06-08T01:51:00Z">
        <w:r w:rsidR="001958BE">
          <w:t xml:space="preserve"> </w:t>
        </w:r>
      </w:ins>
      <w:ins w:id="1356" w:author="Arthur Parmentier" w:date="2020-06-08T02:07:00Z">
        <w:r>
          <w:rPr>
            <w:rFonts w:cs="Cambria Math"/>
          </w:rPr>
          <w:t>when</w:t>
        </w:r>
      </w:ins>
    </w:p>
    <w:p w:rsidR="00F93519" w:rsidRDefault="001958BE" w:rsidP="008054B5">
      <w:pPr>
        <w:rPr>
          <w:ins w:id="1357" w:author="Arthur Parmentier" w:date="2020-06-08T02:15:00Z"/>
          <w:rFonts w:cs="Cambria"/>
        </w:rPr>
      </w:pPr>
      <w:ins w:id="1358" w:author="Arthur Parmentier" w:date="2020-06-08T01:53:00Z">
        <w:r>
          <w:t xml:space="preserve">where </w:t>
        </w:r>
      </w:ins>
      <w:ins w:id="1359" w:author="Arthur Parmentier" w:date="2020-06-08T02:10:00Z">
        <w:r w:rsidR="0098315D">
          <w:t>“</w:t>
        </w:r>
      </w:ins>
      <w:ins w:id="1360" w:author="Arthur Parmentier" w:date="2020-06-08T02:09:00Z">
        <w:r w:rsidR="00352DF5">
          <w:t>WHO</w:t>
        </w:r>
      </w:ins>
      <w:ins w:id="1361" w:author="Arthur Parmentier" w:date="2020-06-08T02:10:00Z">
        <w:r w:rsidR="0098315D">
          <w:t>”</w:t>
        </w:r>
      </w:ins>
      <w:ins w:id="1362" w:author="Arthur Parmentier" w:date="2020-06-08T02:09:00Z">
        <w:r w:rsidR="00352DF5">
          <w:t xml:space="preserve">, </w:t>
        </w:r>
      </w:ins>
      <w:ins w:id="1363" w:author="Arthur Parmentier" w:date="2020-06-08T02:10:00Z">
        <w:r w:rsidR="0098315D">
          <w:t>“</w:t>
        </w:r>
      </w:ins>
      <w:ins w:id="1364" w:author="Arthur Parmentier" w:date="2020-06-08T02:09:00Z">
        <w:r w:rsidR="00352DF5">
          <w:t>WHAT</w:t>
        </w:r>
      </w:ins>
      <w:ins w:id="1365" w:author="Arthur Parmentier" w:date="2020-06-08T02:10:00Z">
        <w:r w:rsidR="0098315D">
          <w:t>”</w:t>
        </w:r>
      </w:ins>
      <w:ins w:id="1366" w:author="Arthur Parmentier" w:date="2020-06-08T02:09:00Z">
        <w:r w:rsidR="00352DF5">
          <w:t xml:space="preserve">, </w:t>
        </w:r>
      </w:ins>
      <w:ins w:id="1367" w:author="Arthur Parmentier" w:date="2020-06-08T02:10:00Z">
        <w:r w:rsidR="0098315D">
          <w:t>“</w:t>
        </w:r>
      </w:ins>
      <w:ins w:id="1368" w:author="Arthur Parmentier" w:date="2020-06-08T02:09:00Z">
        <w:r w:rsidR="00352DF5">
          <w:t>HOW</w:t>
        </w:r>
      </w:ins>
      <w:ins w:id="1369" w:author="Arthur Parmentier" w:date="2020-06-08T02:10:00Z">
        <w:r w:rsidR="0098315D">
          <w:t>”</w:t>
        </w:r>
      </w:ins>
      <w:ins w:id="1370" w:author="Arthur Parmentier" w:date="2020-06-08T02:09:00Z">
        <w:r w:rsidR="00352DF5">
          <w:t xml:space="preserve">, </w:t>
        </w:r>
      </w:ins>
      <w:ins w:id="1371" w:author="Arthur Parmentier" w:date="2020-06-08T02:10:00Z">
        <w:r w:rsidR="0098315D">
          <w:t>“</w:t>
        </w:r>
      </w:ins>
      <w:ins w:id="1372" w:author="Arthur Parmentier" w:date="2020-06-08T02:09:00Z">
        <w:r w:rsidR="00352DF5">
          <w:t>WHEN</w:t>
        </w:r>
      </w:ins>
      <w:ins w:id="1373" w:author="Arthur Parmentier" w:date="2020-06-08T02:10:00Z">
        <w:r w:rsidR="0098315D">
          <w:t>”</w:t>
        </w:r>
      </w:ins>
      <w:ins w:id="1374" w:author="Arthur Parmentier" w:date="2020-06-08T02:09:00Z">
        <w:r w:rsidR="00352DF5">
          <w:t xml:space="preserve"> </w:t>
        </w:r>
      </w:ins>
      <w:ins w:id="1375" w:author="Arthur Parmentier" w:date="2020-06-08T02:10:00Z">
        <w:r w:rsidR="0098315D">
          <w:t>are non-terminal symbols (representing abstract structures in the grammar), “who”, “what”, “how”</w:t>
        </w:r>
      </w:ins>
      <w:ins w:id="1376" w:author="Arthur Parmentier" w:date="2020-06-08T02:11:00Z">
        <w:r w:rsidR="0098315D">
          <w:t>, “when” are terminal symbols representing words or signs in the sentence,</w:t>
        </w:r>
      </w:ins>
      <w:ins w:id="1377" w:author="Arthur Parmentier" w:date="2020-06-08T02:10:00Z">
        <w:r w:rsidR="0098315D">
          <w:t xml:space="preserve"> </w:t>
        </w:r>
      </w:ins>
      <w:ins w:id="1378" w:author="Arthur Parmentier" w:date="2020-06-08T02:07:00Z">
        <w:r w:rsidR="00352DF5">
          <w:t xml:space="preserve">S is the start symbol </w:t>
        </w:r>
      </w:ins>
      <w:ins w:id="1379" w:author="Arthur Parmentier" w:date="2020-06-08T02:08:00Z">
        <w:r w:rsidR="00352DF5">
          <w:t>(sentence symbol)</w:t>
        </w:r>
      </w:ins>
      <w:ins w:id="1380" w:author="Arthur Parmentier" w:date="2020-06-08T02:14:00Z">
        <w:r w:rsidR="00B122FD">
          <w:t>,</w:t>
        </w:r>
      </w:ins>
      <w:ins w:id="1381" w:author="Arthur Parmentier" w:date="2020-06-08T01:53:00Z">
        <w:r>
          <w:rPr>
            <w:rFonts w:cs="Cambria Math"/>
          </w:rPr>
          <w:t xml:space="preserve"> </w:t>
        </w:r>
      </w:ins>
      <w:ins w:id="1382" w:author="Arthur Parmentier" w:date="2020-06-08T02:08:00Z">
        <w:r w:rsidR="00352DF5" w:rsidRPr="00352DF5">
          <w:rPr>
            <w:rFonts w:ascii="Cambria" w:hAnsi="Cambria" w:cs="Cambria"/>
          </w:rPr>
          <w:t>ε</w:t>
        </w:r>
      </w:ins>
      <w:ins w:id="1383" w:author="Arthur Parmentier" w:date="2020-06-08T01:53:00Z">
        <w:r>
          <w:rPr>
            <w:rFonts w:cs="Cambria"/>
          </w:rPr>
          <w:t xml:space="preserve"> </w:t>
        </w:r>
      </w:ins>
      <w:ins w:id="1384" w:author="Arthur Parmentier" w:date="2020-06-08T02:08:00Z">
        <w:r w:rsidR="00352DF5">
          <w:rPr>
            <w:rFonts w:cs="Cambria"/>
          </w:rPr>
          <w:t>the empty string symbol</w:t>
        </w:r>
      </w:ins>
      <w:ins w:id="1385"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86" w:author="Arthur Parmentier" w:date="2020-06-08T01:55:00Z">
        <w:r>
          <w:rPr>
            <w:rFonts w:cs="Cambria"/>
          </w:rPr>
          <w:t>.</w:t>
        </w:r>
      </w:ins>
      <w:ins w:id="1387" w:author="Arthur Parmentier" w:date="2020-06-08T01:53:00Z">
        <w:r>
          <w:rPr>
            <w:rFonts w:cs="Cambria"/>
          </w:rPr>
          <w:t xml:space="preserve"> </w:t>
        </w:r>
      </w:ins>
      <w:ins w:id="1388" w:author="Arthur Parmentier" w:date="2020-06-08T02:14:00Z">
        <w:r w:rsidR="005A4010">
          <w:rPr>
            <w:rFonts w:cs="Cambria"/>
          </w:rPr>
          <w:br/>
        </w:r>
      </w:ins>
      <w:ins w:id="1389" w:author="Arthur Parmentier" w:date="2020-06-08T01:56:00Z">
        <w:r>
          <w:rPr>
            <w:rFonts w:cs="Cambria"/>
          </w:rPr>
          <w:t xml:space="preserve">This grammar would only produce </w:t>
        </w:r>
      </w:ins>
      <w:ins w:id="1390" w:author="Arthur Parmentier" w:date="2020-06-08T02:11:00Z">
        <w:r w:rsidR="0098315D">
          <w:rPr>
            <w:rFonts w:cs="Cambria"/>
          </w:rPr>
          <w:t>two different</w:t>
        </w:r>
      </w:ins>
      <w:ins w:id="1391" w:author="Arthur Parmentier" w:date="2020-06-08T01:56:00Z">
        <w:r>
          <w:rPr>
            <w:rFonts w:cs="Cambria"/>
          </w:rPr>
          <w:t xml:space="preserve"> sentence</w:t>
        </w:r>
      </w:ins>
      <w:ins w:id="1392" w:author="Arthur Parmentier" w:date="2020-06-08T02:11:00Z">
        <w:r w:rsidR="0098315D">
          <w:rPr>
            <w:rFonts w:cs="Cambria"/>
          </w:rPr>
          <w:t>s</w:t>
        </w:r>
      </w:ins>
      <w:ins w:id="1393" w:author="Arthur Parmentier" w:date="2020-06-08T01:56:00Z">
        <w:r>
          <w:rPr>
            <w:rFonts w:cs="Cambria"/>
          </w:rPr>
          <w:t xml:space="preserve">: </w:t>
        </w:r>
      </w:ins>
    </w:p>
    <w:p w:rsidR="00F93519" w:rsidRDefault="001958BE" w:rsidP="008054B5">
      <w:pPr>
        <w:pStyle w:val="Paragraphedeliste"/>
        <w:numPr>
          <w:ilvl w:val="0"/>
          <w:numId w:val="43"/>
        </w:numPr>
        <w:rPr>
          <w:ins w:id="1394" w:author="Arthur Parmentier" w:date="2020-06-08T02:15:00Z"/>
          <w:rFonts w:cs="Cambria"/>
        </w:rPr>
      </w:pPr>
      <w:ins w:id="1395" w:author="Arthur Parmentier" w:date="2020-06-08T01:56:00Z">
        <w:r w:rsidRPr="00F93519">
          <w:rPr>
            <w:rFonts w:cs="Cambria"/>
            <w:rPrChange w:id="1396" w:author="Arthur Parmentier" w:date="2020-06-08T02:15:00Z">
              <w:rPr/>
            </w:rPrChange>
          </w:rPr>
          <w:t>“</w:t>
        </w:r>
      </w:ins>
      <w:ins w:id="1397" w:author="Arthur Parmentier" w:date="2020-06-08T02:11:00Z">
        <w:r w:rsidR="0098315D" w:rsidRPr="00F93519">
          <w:rPr>
            <w:rFonts w:cs="Cambria"/>
            <w:rPrChange w:id="1398" w:author="Arthur Parmentier" w:date="2020-06-08T02:15:00Z">
              <w:rPr/>
            </w:rPrChange>
          </w:rPr>
          <w:t>w</w:t>
        </w:r>
      </w:ins>
      <w:ins w:id="1399" w:author="Arthur Parmentier" w:date="2020-06-08T01:56:00Z">
        <w:r w:rsidRPr="00F93519">
          <w:rPr>
            <w:rFonts w:cs="Cambria"/>
            <w:rPrChange w:id="1400" w:author="Arthur Parmentier" w:date="2020-06-08T02:15:00Z">
              <w:rPr/>
            </w:rPrChange>
          </w:rPr>
          <w:t xml:space="preserve">ho </w:t>
        </w:r>
      </w:ins>
      <w:ins w:id="1401" w:author="Arthur Parmentier" w:date="2020-06-08T02:11:00Z">
        <w:r w:rsidR="0098315D" w:rsidRPr="00F93519">
          <w:rPr>
            <w:rFonts w:cs="Cambria"/>
            <w:rPrChange w:id="1402" w:author="Arthur Parmentier" w:date="2020-06-08T02:15:00Z">
              <w:rPr/>
            </w:rPrChange>
          </w:rPr>
          <w:t>w</w:t>
        </w:r>
      </w:ins>
      <w:ins w:id="1403" w:author="Arthur Parmentier" w:date="2020-06-08T01:56:00Z">
        <w:r w:rsidRPr="00F93519">
          <w:rPr>
            <w:rFonts w:cs="Cambria"/>
            <w:rPrChange w:id="1404" w:author="Arthur Parmentier" w:date="2020-06-08T02:15:00Z">
              <w:rPr/>
            </w:rPrChange>
          </w:rPr>
          <w:t xml:space="preserve">hat </w:t>
        </w:r>
      </w:ins>
      <w:ins w:id="1405" w:author="Arthur Parmentier" w:date="2020-06-08T02:11:00Z">
        <w:r w:rsidR="0098315D" w:rsidRPr="00F93519">
          <w:rPr>
            <w:rFonts w:cs="Cambria"/>
            <w:rPrChange w:id="1406" w:author="Arthur Parmentier" w:date="2020-06-08T02:15:00Z">
              <w:rPr/>
            </w:rPrChange>
          </w:rPr>
          <w:t>h</w:t>
        </w:r>
      </w:ins>
      <w:ins w:id="1407" w:author="Arthur Parmentier" w:date="2020-06-08T01:56:00Z">
        <w:r w:rsidRPr="00F93519">
          <w:rPr>
            <w:rFonts w:cs="Cambria"/>
            <w:rPrChange w:id="1408" w:author="Arthur Parmentier" w:date="2020-06-08T02:15:00Z">
              <w:rPr/>
            </w:rPrChange>
          </w:rPr>
          <w:t xml:space="preserve">ow </w:t>
        </w:r>
      </w:ins>
      <w:ins w:id="1409" w:author="Arthur Parmentier" w:date="2020-06-08T02:11:00Z">
        <w:r w:rsidR="0098315D" w:rsidRPr="00F93519">
          <w:rPr>
            <w:rFonts w:cs="Cambria"/>
            <w:rPrChange w:id="1410" w:author="Arthur Parmentier" w:date="2020-06-08T02:15:00Z">
              <w:rPr/>
            </w:rPrChange>
          </w:rPr>
          <w:t>w</w:t>
        </w:r>
      </w:ins>
      <w:ins w:id="1411" w:author="Arthur Parmentier" w:date="2020-06-08T01:56:00Z">
        <w:r w:rsidRPr="00F93519">
          <w:rPr>
            <w:rFonts w:cs="Cambria"/>
            <w:rPrChange w:id="1412" w:author="Arthur Parmentier" w:date="2020-06-08T02:15:00Z">
              <w:rPr/>
            </w:rPrChange>
          </w:rPr>
          <w:t>hen”</w:t>
        </w:r>
      </w:ins>
    </w:p>
    <w:p w:rsidR="00F93519" w:rsidRDefault="0098315D" w:rsidP="008054B5">
      <w:pPr>
        <w:pStyle w:val="Paragraphedeliste"/>
        <w:numPr>
          <w:ilvl w:val="0"/>
          <w:numId w:val="43"/>
        </w:numPr>
        <w:rPr>
          <w:ins w:id="1413" w:author="Arthur Parmentier" w:date="2020-06-08T02:15:00Z"/>
          <w:rFonts w:cs="Cambria"/>
        </w:rPr>
      </w:pPr>
      <w:ins w:id="1414" w:author="Arthur Parmentier" w:date="2020-06-08T02:11:00Z">
        <w:r w:rsidRPr="00F93519">
          <w:rPr>
            <w:rFonts w:cs="Cambria"/>
            <w:rPrChange w:id="1415" w:author="Arthur Parmentier" w:date="2020-06-08T02:15:00Z">
              <w:rPr/>
            </w:rPrChange>
          </w:rPr>
          <w:t>“who what when”</w:t>
        </w:r>
      </w:ins>
    </w:p>
    <w:p w:rsidR="001958BE" w:rsidRPr="00F93519" w:rsidRDefault="001958BE">
      <w:pPr>
        <w:rPr>
          <w:ins w:id="1416" w:author="Arthur Parmentier" w:date="2020-06-08T01:57:00Z"/>
          <w:rFonts w:cs="Cambria"/>
          <w:rPrChange w:id="1417" w:author="Arthur Parmentier" w:date="2020-06-08T02:15:00Z">
            <w:rPr>
              <w:ins w:id="1418" w:author="Arthur Parmentier" w:date="2020-06-08T01:57:00Z"/>
            </w:rPr>
          </w:rPrChange>
        </w:rPr>
      </w:pPr>
      <w:ins w:id="1419" w:author="Arthur Parmentier" w:date="2020-06-08T01:56:00Z">
        <w:r w:rsidRPr="00F93519">
          <w:rPr>
            <w:rFonts w:cs="Cambria"/>
            <w:rPrChange w:id="1420" w:author="Arthur Parmentier" w:date="2020-06-08T02:15:00Z">
              <w:rPr/>
            </w:rPrChange>
          </w:rPr>
          <w:lastRenderedPageBreak/>
          <w:t>Because the production rules on the left side only contain one element, it is pos</w:t>
        </w:r>
      </w:ins>
      <w:ins w:id="1421" w:author="Arthur Parmentier" w:date="2020-06-08T01:57:00Z">
        <w:r w:rsidRPr="00F93519">
          <w:rPr>
            <w:rFonts w:cs="Cambria"/>
            <w:rPrChange w:id="1422" w:author="Arthur Parmentier" w:date="2020-06-08T02:15:00Z">
              <w:rPr/>
            </w:rPrChange>
          </w:rPr>
          <w:t>sible to find the function of each element in the sentence without the context. This grammar is therefore a context-free grammar.</w:t>
        </w:r>
      </w:ins>
      <w:ins w:id="1423" w:author="Arthur Parmentier" w:date="2020-06-08T02:12:00Z">
        <w:r w:rsidR="0098315D">
          <w:rPr>
            <w:rStyle w:val="Appelnotedebasdep"/>
            <w:rFonts w:cs="Cambria"/>
          </w:rPr>
          <w:footnoteReference w:id="15"/>
        </w:r>
      </w:ins>
    </w:p>
    <w:p w:rsidR="004A5894" w:rsidRDefault="004A5894" w:rsidP="008054B5">
      <w:pPr>
        <w:rPr>
          <w:ins w:id="1429" w:author="Arthur Parmentier" w:date="2020-06-08T02:01:00Z"/>
          <w:rStyle w:val="uiqtextrenderedqtext"/>
        </w:rPr>
      </w:pPr>
      <w:ins w:id="1430" w:author="Arthur Parmentier" w:date="2020-06-08T01:57:00Z">
        <w:r>
          <w:rPr>
            <w:rFonts w:cs="Cambria"/>
          </w:rPr>
          <w:t xml:space="preserve">One important theorem is that </w:t>
        </w:r>
      </w:ins>
      <w:ins w:id="1431" w:author="Arthur Parmentier" w:date="2020-06-08T02:23:00Z">
        <w:r w:rsidR="00941E46">
          <w:rPr>
            <w:rFonts w:cs="Cambria"/>
          </w:rPr>
          <w:t xml:space="preserve">all </w:t>
        </w:r>
      </w:ins>
      <w:ins w:id="1432" w:author="Arthur Parmentier" w:date="2020-06-08T01:57:00Z">
        <w:r>
          <w:rPr>
            <w:rFonts w:cs="Cambria"/>
          </w:rPr>
          <w:t>context-free grammars</w:t>
        </w:r>
      </w:ins>
      <w:ins w:id="1433" w:author="Arthur Parmentier" w:date="2020-06-08T01:58:00Z">
        <w:r>
          <w:rPr>
            <w:rFonts w:cs="Cambria"/>
          </w:rPr>
          <w:t xml:space="preserve"> </w:t>
        </w:r>
      </w:ins>
      <w:ins w:id="1434"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rsidP="00352DF5">
      <w:pPr>
        <w:pStyle w:val="Titre4"/>
        <w:rPr>
          <w:ins w:id="1435" w:author="Arthur Parmentier" w:date="2020-06-08T02:16:00Z"/>
        </w:rPr>
      </w:pPr>
      <w:ins w:id="1436" w:author="Arthur Parmentier" w:date="2020-06-08T02:01:00Z">
        <w:r>
          <w:t>Regular</w:t>
        </w:r>
      </w:ins>
      <w:ins w:id="1437" w:author="Arthur Parmentier" w:date="2020-06-08T02:16:00Z">
        <w:r w:rsidR="000D2632">
          <w:t xml:space="preserve"> grammar</w:t>
        </w:r>
        <w:r w:rsidR="00300A77">
          <w:t>s</w:t>
        </w:r>
      </w:ins>
    </w:p>
    <w:p w:rsidR="00300A77" w:rsidRDefault="00E56164" w:rsidP="00300A77">
      <w:pPr>
        <w:rPr>
          <w:ins w:id="1438" w:author="Arthur Parmentier" w:date="2020-06-08T02:21:00Z"/>
        </w:rPr>
      </w:pPr>
      <w:ins w:id="1439" w:author="Arthur Parmentier" w:date="2020-06-08T02:17:00Z">
        <w:r>
          <w:t>A regular grammar is a specific sub-set of context-free grammars</w:t>
        </w:r>
      </w:ins>
      <w:ins w:id="1440" w:author="Arthur Parmentier" w:date="2020-06-08T02:20:00Z">
        <w:r w:rsidR="00FB2671">
          <w:t xml:space="preserve"> that form the so</w:t>
        </w:r>
      </w:ins>
      <w:ins w:id="1441" w:author="Arthur Parmentier" w:date="2020-06-08T02:21:00Z">
        <w:r w:rsidR="00FB2671">
          <w:t>-called “regular expressions”.</w:t>
        </w:r>
        <w:r w:rsidR="00FB2671">
          <w:rPr>
            <w:rStyle w:val="Appelnotedebasdep"/>
          </w:rPr>
          <w:footnoteReference w:id="16"/>
        </w:r>
      </w:ins>
    </w:p>
    <w:p w:rsidR="00941E46" w:rsidRDefault="00941E46" w:rsidP="00300A77">
      <w:pPr>
        <w:rPr>
          <w:ins w:id="1444" w:author="Arthur Parmentier" w:date="2020-06-08T02:22:00Z"/>
        </w:rPr>
      </w:pPr>
      <w:ins w:id="1445" w:author="Arthur Parmentier" w:date="2020-06-08T02:22:00Z">
        <w:r>
          <w:t>A grammar such as the one presented in the previous part is a regular grammar.</w:t>
        </w:r>
      </w:ins>
    </w:p>
    <w:p w:rsidR="00941E46" w:rsidRPr="00300A77" w:rsidRDefault="00941E46">
      <w:pPr>
        <w:rPr>
          <w:ins w:id="1446" w:author="Arthur Parmentier" w:date="2020-06-07T21:11:00Z"/>
          <w:rPrChange w:id="1447" w:author="Arthur Parmentier" w:date="2020-06-08T02:16:00Z">
            <w:rPr>
              <w:ins w:id="1448" w:author="Arthur Parmentier" w:date="2020-06-07T21:11:00Z"/>
            </w:rPr>
          </w:rPrChange>
        </w:rPr>
        <w:pPrChange w:id="1449" w:author="Arthur Parmentier" w:date="2020-06-08T02:16:00Z">
          <w:pPr>
            <w:pStyle w:val="Titre3"/>
          </w:pPr>
        </w:pPrChange>
      </w:pPr>
      <w:ins w:id="1450" w:author="Arthur Parmentier" w:date="2020-06-08T02:22:00Z">
        <w:r>
          <w:t xml:space="preserve">One important theorem is all regular grammars </w:t>
        </w:r>
      </w:ins>
      <w:ins w:id="1451" w:author="Arthur Parmentier" w:date="2020-06-08T02:23:00Z">
        <w:r>
          <w:t>can be</w:t>
        </w:r>
      </w:ins>
      <w:ins w:id="1452" w:author="Arthur Parmentier" w:date="2020-06-08T02:22:00Z">
        <w:r>
          <w:t xml:space="preserve"> described</w:t>
        </w:r>
      </w:ins>
      <w:ins w:id="1453" w:author="Arthur Parmentier" w:date="2020-06-08T02:24:00Z">
        <w:r>
          <w:t xml:space="preserve"> by a </w:t>
        </w:r>
        <w:r w:rsidR="007C3219">
          <w:t>(</w:t>
        </w:r>
        <w:r>
          <w:t>deterministic</w:t>
        </w:r>
      </w:ins>
      <w:ins w:id="1454" w:author="Arthur Parmentier" w:date="2020-06-08T02:25:00Z">
        <w:r w:rsidR="007C3219">
          <w:t>)</w:t>
        </w:r>
      </w:ins>
      <w:ins w:id="1455"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56" w:author="Arthur Parmentier" w:date="2020-06-08T02:25:00Z">
        <w:r w:rsidR="00021EF8">
          <w:t>, also called a finite state machine (FSM).</w:t>
        </w:r>
      </w:ins>
    </w:p>
    <w:p w:rsidR="00A62779" w:rsidRDefault="00A62779" w:rsidP="006D5BBB">
      <w:pPr>
        <w:pStyle w:val="Titre3"/>
        <w:rPr>
          <w:ins w:id="1457" w:author="Arthur Parmentier" w:date="2020-06-08T02:26:00Z"/>
        </w:rPr>
      </w:pPr>
      <w:bookmarkStart w:id="1458" w:name="_Toc42550087"/>
      <w:ins w:id="1459" w:author="Arthur Parmentier" w:date="2020-06-08T02:25:00Z">
        <w:r>
          <w:t>Parsing</w:t>
        </w:r>
      </w:ins>
      <w:bookmarkEnd w:id="1458"/>
    </w:p>
    <w:p w:rsidR="00A62779" w:rsidRPr="00A62779" w:rsidRDefault="00A62779">
      <w:pPr>
        <w:rPr>
          <w:ins w:id="1460" w:author="Arthur Parmentier" w:date="2020-06-08T02:25:00Z"/>
          <w:rPrChange w:id="1461" w:author="Arthur Parmentier" w:date="2020-06-08T02:26:00Z">
            <w:rPr>
              <w:ins w:id="1462" w:author="Arthur Parmentier" w:date="2020-06-08T02:25:00Z"/>
            </w:rPr>
          </w:rPrChange>
        </w:rPr>
        <w:pPrChange w:id="1463" w:author="Arthur Parmentier" w:date="2020-06-08T02:26:00Z">
          <w:pPr>
            <w:pStyle w:val="Titre3"/>
          </w:pPr>
        </w:pPrChange>
      </w:pPr>
      <w:ins w:id="1464" w:author="Arthur Parmentier" w:date="2020-06-08T02:26:00Z">
        <w:r>
          <w:t xml:space="preserve">Parsing, also called syntactic analysis, is the process </w:t>
        </w:r>
      </w:ins>
      <w:ins w:id="1465" w:author="Arthur Parmentier" w:date="2020-06-08T02:27:00Z">
        <w:r>
          <w:t xml:space="preserve">of analyzing string of symbols (or sentences) that are described by </w:t>
        </w:r>
      </w:ins>
      <w:ins w:id="1466" w:author="Arthur Parmentier" w:date="2020-06-08T02:28:00Z">
        <w:r>
          <w:t>a grammar</w:t>
        </w:r>
      </w:ins>
      <w:ins w:id="1467" w:author="Arthur Parmentier" w:date="2020-06-08T02:29:00Z">
        <w:r>
          <w:t>.</w:t>
        </w:r>
      </w:ins>
      <w:ins w:id="1468" w:author="Arthur Parmentier" w:date="2020-06-08T02:30:00Z">
        <w:r w:rsidR="00ED0E0D">
          <w:t xml:space="preserve"> It can be performed by different types of automata, depending on the type of grammar that is considered.</w:t>
        </w:r>
      </w:ins>
    </w:p>
    <w:p w:rsidR="006D5BBB" w:rsidRDefault="00657DAC" w:rsidP="006D5BBB">
      <w:pPr>
        <w:pStyle w:val="Titre3"/>
        <w:rPr>
          <w:ins w:id="1469" w:author="Arthur Parmentier" w:date="2020-06-08T02:35:00Z"/>
        </w:rPr>
      </w:pPr>
      <w:bookmarkStart w:id="1470" w:name="_Toc42550088"/>
      <w:ins w:id="1471" w:author="Arthur Parmentier" w:date="2020-06-08T02:35:00Z">
        <w:r>
          <w:t>Linguistics in generative music</w:t>
        </w:r>
        <w:bookmarkEnd w:id="1470"/>
      </w:ins>
    </w:p>
    <w:p w:rsidR="00657DAC" w:rsidRDefault="00657DAC" w:rsidP="00657DAC">
      <w:pPr>
        <w:rPr>
          <w:ins w:id="1472" w:author="Arthur Parmentier" w:date="2020-06-08T02:36:00Z"/>
        </w:rPr>
      </w:pPr>
      <w:ins w:id="1473" w:author="Arthur Parmentier" w:date="2020-06-08T02:35:00Z">
        <w:r>
          <w:t xml:space="preserve">The contemporary field of generative music found interest for </w:t>
        </w:r>
      </w:ins>
      <w:ins w:id="1474" w:author="Arthur Parmentier" w:date="2020-06-08T02:36:00Z">
        <w:r>
          <w:t>many models from linguistic to describe and generate music.</w:t>
        </w:r>
      </w:ins>
    </w:p>
    <w:p w:rsidR="00657DAC" w:rsidRPr="00657DAC" w:rsidRDefault="00657DAC">
      <w:pPr>
        <w:rPr>
          <w:ins w:id="1475" w:author="Arthur Parmentier" w:date="2020-06-07T21:11:00Z"/>
          <w:rPrChange w:id="1476" w:author="Arthur Parmentier" w:date="2020-06-08T02:35:00Z">
            <w:rPr>
              <w:ins w:id="1477" w:author="Arthur Parmentier" w:date="2020-06-07T21:11:00Z"/>
            </w:rPr>
          </w:rPrChange>
        </w:rPr>
        <w:pPrChange w:id="1478" w:author="Arthur Parmentier" w:date="2020-06-08T02:35:00Z">
          <w:pPr>
            <w:pStyle w:val="Titre3"/>
          </w:pPr>
        </w:pPrChange>
      </w:pPr>
      <w:ins w:id="1479" w:author="Arthur Parmentier" w:date="2020-06-08T02:36:00Z">
        <w:r>
          <w:t xml:space="preserve">Often implemented in computers and </w:t>
        </w:r>
      </w:ins>
      <w:ins w:id="1480" w:author="Arthur Parmentier" w:date="2020-06-08T02:37:00Z">
        <w:r>
          <w:t xml:space="preserve">used </w:t>
        </w:r>
      </w:ins>
      <w:ins w:id="1481" w:author="Arthur Parmentier" w:date="2020-06-08T02:38:00Z">
        <w:r>
          <w:t xml:space="preserve">for </w:t>
        </w:r>
      </w:ins>
      <w:ins w:id="1482" w:author="Arthur Parmentier" w:date="2020-06-08T02:37:00Z">
        <w:r>
          <w:t>experimental music</w:t>
        </w:r>
      </w:ins>
      <w:ins w:id="1483" w:author="Arthur Parmentier" w:date="2020-06-08T02:38:00Z">
        <w:r>
          <w:t>,</w:t>
        </w:r>
      </w:ins>
      <w:ins w:id="1484" w:author="Arthur Parmentier" w:date="2020-06-08T02:37:00Z">
        <w:r>
          <w:t xml:space="preserve"> real-time jazz accompaniment and improvisation</w:t>
        </w:r>
      </w:ins>
      <w:ins w:id="1485" w:author="Arthur Parmentier" w:date="2020-06-08T02:38:00Z">
        <w:r>
          <w:t xml:space="preserve"> to </w:t>
        </w:r>
      </w:ins>
      <w:ins w:id="1486" w:author="Arthur Parmentier" w:date="2020-06-08T02:39:00Z">
        <w:r>
          <w:t>Beatles-like song production</w:t>
        </w:r>
      </w:ins>
      <w:ins w:id="1487" w:author="Arthur Parmentier" w:date="2020-06-08T02:37:00Z">
        <w:r>
          <w:t>, probabilistic models such as Hi</w:t>
        </w:r>
      </w:ins>
      <w:ins w:id="1488" w:author="Arthur Parmentier" w:date="2020-06-08T02:38:00Z">
        <w:r>
          <w:t>dden Markov Models are increasingly being used</w:t>
        </w:r>
      </w:ins>
      <w:ins w:id="1489" w:author="Arthur Parmentier" w:date="2020-06-08T02:39:00Z">
        <w:r>
          <w:t xml:space="preserve"> these last decades in research </w:t>
        </w:r>
        <w:r w:rsidR="0065654F">
          <w:t xml:space="preserve">and recent production and </w:t>
        </w:r>
      </w:ins>
      <w:ins w:id="1490" w:author="Arthur Parmentier" w:date="2020-06-08T02:40:00Z">
        <w:r w:rsidR="0065654F">
          <w:t>composition</w:t>
        </w:r>
      </w:ins>
      <w:ins w:id="1491" w:author="Arthur Parmentier" w:date="2020-06-08T02:39:00Z">
        <w:r w:rsidR="0065654F">
          <w:t xml:space="preserve"> </w:t>
        </w:r>
      </w:ins>
      <w:ins w:id="1492" w:author="Arthur Parmentier" w:date="2020-06-08T02:40:00Z">
        <w:r w:rsidR="0065654F">
          <w:t>software, such as Max/MSP</w:t>
        </w:r>
      </w:ins>
      <w:ins w:id="1493" w:author="Arthur Parmentier" w:date="2020-06-08T02:39:00Z">
        <w:r w:rsidR="0065654F">
          <w:t>.</w:t>
        </w:r>
      </w:ins>
    </w:p>
    <w:p w:rsidR="00960BA6" w:rsidRDefault="006D5BBB">
      <w:pPr>
        <w:pStyle w:val="Titre2"/>
        <w:rPr>
          <w:ins w:id="1494" w:author="Arthur Parmentier" w:date="2020-06-07T21:10:00Z"/>
        </w:rPr>
      </w:pPr>
      <w:bookmarkStart w:id="1495" w:name="_Toc42550089"/>
      <w:ins w:id="1496" w:author="Arthur Parmentier" w:date="2020-06-07T21:11:00Z">
        <w:r>
          <w:t>Gestural</w:t>
        </w:r>
      </w:ins>
      <w:ins w:id="1497" w:author="Arthur Parmentier" w:date="2020-06-07T21:10:00Z">
        <w:r>
          <w:t xml:space="preserve"> s</w:t>
        </w:r>
      </w:ins>
      <w:ins w:id="1498" w:author="Arthur Parmentier" w:date="2020-05-13T09:25:00Z">
        <w:r w:rsidR="00EE3C9F" w:rsidRPr="007C437A">
          <w:t>igns</w:t>
        </w:r>
      </w:ins>
      <w:del w:id="1499" w:author="Arthur Parmentier" w:date="2020-05-13T09:25:00Z">
        <w:r w:rsidR="00960BA6" w:rsidRPr="007C437A" w:rsidDel="00EE3C9F">
          <w:delText>Gestures and signs</w:delText>
        </w:r>
      </w:del>
      <w:r w:rsidR="00960BA6" w:rsidRPr="007C437A">
        <w:t xml:space="preserve"> for communication: a long history</w:t>
      </w:r>
      <w:bookmarkEnd w:id="1495"/>
    </w:p>
    <w:p w:rsidR="006D5BBB" w:rsidRPr="006D5BBB" w:rsidRDefault="00617EDA">
      <w:pPr>
        <w:rPr>
          <w:rPrChange w:id="1500" w:author="Arthur Parmentier" w:date="2020-06-07T21:10:00Z">
            <w:rPr/>
          </w:rPrChange>
        </w:rPr>
        <w:pPrChange w:id="1501" w:author="Arthur Parmentier" w:date="2020-06-07T21:10:00Z">
          <w:pPr>
            <w:pStyle w:val="Titre2"/>
          </w:pPr>
        </w:pPrChange>
      </w:pPr>
      <w:ins w:id="1502" w:author="Arthur Parmentier" w:date="2020-06-09T16:44:00Z">
        <w:r>
          <w:t>In this part, we</w:t>
        </w:r>
      </w:ins>
      <w:ins w:id="1503" w:author="Arthur Parmentier" w:date="2020-06-07T21:10:00Z">
        <w:r w:rsidR="006D5BBB">
          <w:t xml:space="preserve"> will have a short overview of the </w:t>
        </w:r>
      </w:ins>
      <w:ins w:id="1504" w:author="Arthur Parmentier" w:date="2020-06-09T16:44:00Z">
        <w:r>
          <w:t xml:space="preserve">use of gestural signs for communication in history </w:t>
        </w:r>
      </w:ins>
      <w:ins w:id="1505" w:author="Arthur Parmentier" w:date="2020-06-09T16:45:00Z">
        <w:r>
          <w:t>to better frame SP in this more general movement.</w:t>
        </w:r>
      </w:ins>
    </w:p>
    <w:p w:rsidR="00960BA6" w:rsidRPr="007C437A" w:rsidDel="006D5BBB" w:rsidRDefault="00960BA6" w:rsidP="00E6654A">
      <w:pPr>
        <w:rPr>
          <w:del w:id="1506" w:author="Arthur Parmentier" w:date="2020-06-07T21:10:00Z"/>
        </w:rPr>
      </w:pPr>
      <w:del w:id="1507" w:author="Arthur Parmentier" w:date="2020-06-07T21:10:00Z">
        <w:r w:rsidRPr="007C437A" w:rsidDel="006D5BBB">
          <w:delText>Chronological view</w:delText>
        </w:r>
        <w:r w:rsidR="006E6EE1" w:rsidRPr="007C437A" w:rsidDel="006D5BBB">
          <w:delText xml:space="preserve"> (?)</w:delText>
        </w:r>
        <w:bookmarkStart w:id="1508" w:name="_Toc42549997"/>
        <w:bookmarkStart w:id="1509" w:name="_Toc42550090"/>
        <w:bookmarkEnd w:id="1508"/>
        <w:bookmarkEnd w:id="1509"/>
      </w:del>
    </w:p>
    <w:p w:rsidR="00960BA6" w:rsidRPr="007C437A" w:rsidDel="00617EDA" w:rsidRDefault="00960BA6">
      <w:pPr>
        <w:pStyle w:val="Titre3"/>
        <w:rPr>
          <w:del w:id="1510" w:author="Arthur Parmentier" w:date="2020-06-09T16:44:00Z"/>
        </w:rPr>
      </w:pPr>
      <w:bookmarkStart w:id="1511" w:name="_Toc42550091"/>
      <w:del w:id="1512" w:author="Arthur Parmentier" w:date="2020-06-09T16:44:00Z">
        <w:r w:rsidRPr="007C437A" w:rsidDel="00617EDA">
          <w:delText>A very long time ago…</w:delText>
        </w:r>
        <w:bookmarkEnd w:id="1511"/>
      </w:del>
    </w:p>
    <w:p w:rsidR="00960BA6" w:rsidRDefault="00960BA6">
      <w:pPr>
        <w:pStyle w:val="Titre3"/>
        <w:rPr>
          <w:ins w:id="1513" w:author="Arthur Parmentier" w:date="2020-06-09T16:57:00Z"/>
        </w:rPr>
      </w:pPr>
      <w:bookmarkStart w:id="1514" w:name="_Toc42550092"/>
      <w:del w:id="1515" w:author="Arthur Parmentier" w:date="2020-06-09T16:56:00Z">
        <w:r w:rsidRPr="007C437A" w:rsidDel="006056F0">
          <w:delText>Middle ages</w:delText>
        </w:r>
      </w:del>
      <w:ins w:id="1516" w:author="Arthur Parmentier" w:date="2020-06-09T16:56:00Z">
        <w:r w:rsidR="006056F0">
          <w:t>C</w:t>
        </w:r>
      </w:ins>
      <w:ins w:id="1517" w:author="Arthur Parmentier" w:date="2020-06-09T16:53:00Z">
        <w:r w:rsidR="006056F0" w:rsidRPr="006056F0">
          <w:t>heironomy</w:t>
        </w:r>
      </w:ins>
      <w:del w:id="1518" w:author="Arthur Parmentier" w:date="2020-06-09T16:52:00Z">
        <w:r w:rsidRPr="007C437A" w:rsidDel="006056F0">
          <w:delText>: neumes</w:delText>
        </w:r>
      </w:del>
      <w:bookmarkEnd w:id="1514"/>
    </w:p>
    <w:p w:rsidR="006056F0" w:rsidRPr="006056F0" w:rsidRDefault="006056F0" w:rsidP="006056F0">
      <w:pPr>
        <w:rPr>
          <w:ins w:id="1519" w:author="Arthur Parmentier" w:date="2020-06-05T13:55:00Z"/>
          <w:rPrChange w:id="1520" w:author="Arthur Parmentier" w:date="2020-06-09T16:57:00Z">
            <w:rPr>
              <w:ins w:id="1521" w:author="Arthur Parmentier" w:date="2020-06-05T13:55:00Z"/>
            </w:rPr>
          </w:rPrChange>
        </w:rPr>
        <w:pPrChange w:id="1522" w:author="Arthur Parmentier" w:date="2020-06-09T16:57:00Z">
          <w:pPr>
            <w:pStyle w:val="Titre3"/>
          </w:pPr>
        </w:pPrChange>
      </w:pPr>
      <w:ins w:id="1523" w:author="Arthur Parmentier" w:date="2020-06-09T16:57:00Z">
        <w:r w:rsidRPr="006056F0">
          <w:t xml:space="preserve">Cheironomy is </w:t>
        </w:r>
      </w:ins>
      <w:ins w:id="1524" w:author="Arthur Parmentier" w:date="2020-06-09T17:13:00Z">
        <w:r w:rsidR="005213A6">
          <w:t>defined by Hickmann as “textually the direction of a musical ensemble by the movements of the hand”</w:t>
        </w:r>
      </w:ins>
      <w:ins w:id="1525" w:author="Arthur Parmentier" w:date="2020-06-09T17:14:00Z">
        <w:r w:rsidR="005213A6">
          <w:rPr>
            <w:rStyle w:val="Appelnotedebasdep"/>
          </w:rPr>
          <w:footnoteReference w:id="17"/>
        </w:r>
      </w:ins>
      <w:ins w:id="1529" w:author="Arthur Parmentier" w:date="2020-06-09T16:57:00Z">
        <w:r w:rsidRPr="006056F0">
          <w:t xml:space="preserve">. </w:t>
        </w:r>
      </w:ins>
      <w:ins w:id="1530" w:author="Arthur Parmentier" w:date="2020-06-09T17:14:00Z">
        <w:r w:rsidR="00B358E0">
          <w:t xml:space="preserve">It is employed to refer to the use of controlled, regular and </w:t>
        </w:r>
      </w:ins>
      <w:ins w:id="1531" w:author="Arthur Parmentier" w:date="2020-06-09T17:15:00Z">
        <w:r w:rsidR="00B358E0">
          <w:t xml:space="preserve">organized </w:t>
        </w:r>
        <w:r w:rsidR="00B358E0">
          <w:lastRenderedPageBreak/>
          <w:t>movements that is</w:t>
        </w:r>
      </w:ins>
      <w:ins w:id="1532" w:author="Arthur Parmentier" w:date="2020-06-09T17:16:00Z">
        <w:r w:rsidR="00B358E0">
          <w:t xml:space="preserve"> mostly encountered in texts about the arts of movement: music, dance and panto</w:t>
        </w:r>
      </w:ins>
      <w:ins w:id="1533" w:author="Arthur Parmentier" w:date="2020-06-09T17:17:00Z">
        <w:r w:rsidR="00B358E0">
          <w:t>mime.</w:t>
        </w:r>
        <w:r w:rsidR="00B358E0">
          <w:rPr>
            <w:rStyle w:val="Appelnotedebasdep"/>
          </w:rPr>
          <w:footnoteReference w:id="18"/>
        </w:r>
      </w:ins>
      <w:ins w:id="1547" w:author="Arthur Parmentier" w:date="2020-06-09T16:57:00Z">
        <w:r>
          <w:br/>
          <w:t>For instance, i</w:t>
        </w:r>
        <w:r w:rsidRPr="006056F0">
          <w:t>n the modern artform, conductors tend to hoist batons for indicating melodic curves and ornaments.</w:t>
        </w:r>
      </w:ins>
      <w:ins w:id="1548" w:author="Arthur Parmentier" w:date="2020-06-09T16:58:00Z">
        <w:r w:rsidR="00A6462E">
          <w:rPr>
            <w:rStyle w:val="Appelnotedebasdep"/>
          </w:rPr>
          <w:footnoteReference w:id="19"/>
        </w:r>
      </w:ins>
    </w:p>
    <w:p w:rsidR="006056F0" w:rsidRDefault="006056F0" w:rsidP="006056F0">
      <w:pPr>
        <w:pStyle w:val="Titre4"/>
        <w:rPr>
          <w:ins w:id="1551" w:author="Arthur Parmentier" w:date="2020-06-09T16:56:00Z"/>
        </w:rPr>
      </w:pPr>
      <w:ins w:id="1552" w:author="Arthur Parmentier" w:date="2020-06-09T16:56:00Z">
        <w:r>
          <w:t>First traces in antiqu</w:t>
        </w:r>
      </w:ins>
      <w:ins w:id="1553" w:author="Arthur Parmentier" w:date="2020-06-09T17:04:00Z">
        <w:r w:rsidR="00CD28C6">
          <w:t>ity</w:t>
        </w:r>
      </w:ins>
    </w:p>
    <w:p w:rsidR="006056F0" w:rsidRDefault="00952ECE" w:rsidP="006056F0">
      <w:pPr>
        <w:rPr>
          <w:ins w:id="1554" w:author="Arthur Parmentier" w:date="2020-06-09T17:04:00Z"/>
        </w:rPr>
      </w:pPr>
      <w:ins w:id="1555" w:author="Arthur Parmentier" w:date="2020-06-09T17:00:00Z">
        <w:r>
          <w:t>We know from sculptures and paintings</w:t>
        </w:r>
      </w:ins>
      <w:ins w:id="1556" w:author="Arthur Parmentier" w:date="2020-06-09T17:01:00Z">
        <w:r>
          <w:t xml:space="preserve"> from antique Egypt</w:t>
        </w:r>
      </w:ins>
      <w:ins w:id="1557" w:author="Arthur Parmentier" w:date="2020-06-09T17:26:00Z">
        <w:r w:rsidR="000050C6">
          <w:t xml:space="preserve"> (at least 4 000 years from now)</w:t>
        </w:r>
      </w:ins>
      <w:ins w:id="1558" w:author="Arthur Parmentier" w:date="2020-06-09T17:01:00Z">
        <w:r>
          <w:t xml:space="preserve"> that Epgyptians used a form of cheironomy to indicate several </w:t>
        </w:r>
      </w:ins>
      <w:ins w:id="1559" w:author="Arthur Parmentier" w:date="2020-06-09T17:02:00Z">
        <w:r>
          <w:t>pitches and rythms, sometimes as they were singing</w:t>
        </w:r>
      </w:ins>
      <w:ins w:id="1560" w:author="Arthur Parmentier" w:date="2020-06-09T17:25:00Z">
        <w:r w:rsidR="005355C7">
          <w:t>, athough singer and cheironome were in principle two different roles</w:t>
        </w:r>
      </w:ins>
      <w:ins w:id="1561" w:author="Arthur Parmentier" w:date="2020-06-09T17:02:00Z">
        <w:r>
          <w:t>.</w:t>
        </w:r>
      </w:ins>
      <w:ins w:id="1562" w:author="Arthur Parmentier" w:date="2020-06-09T17:03:00Z">
        <w:r>
          <w:rPr>
            <w:rStyle w:val="Appelnotedebasdep"/>
          </w:rPr>
          <w:footnoteReference w:id="20"/>
        </w:r>
      </w:ins>
      <w:ins w:id="1573" w:author="Arthur Parmentier" w:date="2020-06-09T17:26:00Z">
        <w:r w:rsidR="000050C6">
          <w:t xml:space="preserve"> </w:t>
        </w:r>
      </w:ins>
    </w:p>
    <w:p w:rsidR="00CD28C6" w:rsidRDefault="00CD28C6" w:rsidP="006056F0">
      <w:pPr>
        <w:rPr>
          <w:ins w:id="1574" w:author="Arthur Parmentier" w:date="2020-06-09T17:08:00Z"/>
        </w:rPr>
      </w:pPr>
      <w:ins w:id="1575" w:author="Arthur Parmentier" w:date="2020-06-09T17:04:00Z">
        <w:r>
          <w:t xml:space="preserve">In Greece, </w:t>
        </w:r>
      </w:ins>
      <w:ins w:id="1576" w:author="Arthur Parmentier" w:date="2020-06-09T17:05:00Z">
        <w:r>
          <w:t xml:space="preserve">ascendant and descendant movements of the hand were also used during antiquity to </w:t>
        </w:r>
      </w:ins>
      <w:ins w:id="1577" w:author="Arthur Parmentier" w:date="2020-06-09T17:06:00Z">
        <w:r>
          <w:t>indicate whether the next note was higher or lower in pitch. Cheironomy was then considered a from of art.</w:t>
        </w:r>
      </w:ins>
      <w:ins w:id="1578" w:author="Arthur Parmentier" w:date="2020-06-09T17:07:00Z">
        <w:r>
          <w:rPr>
            <w:rStyle w:val="Appelnotedebasdep"/>
          </w:rPr>
          <w:footnoteReference w:id="21"/>
        </w:r>
      </w:ins>
    </w:p>
    <w:p w:rsidR="005213A6" w:rsidRDefault="005213A6" w:rsidP="005213A6">
      <w:pPr>
        <w:pStyle w:val="Titre4"/>
        <w:rPr>
          <w:ins w:id="1585" w:author="Arthur Parmentier" w:date="2020-06-09T17:27:00Z"/>
        </w:rPr>
      </w:pPr>
      <w:ins w:id="1586" w:author="Arthur Parmentier" w:date="2020-06-09T17:08:00Z">
        <w:r>
          <w:t>Cheironomy in m</w:t>
        </w:r>
      </w:ins>
      <w:ins w:id="1587" w:author="Arthur Parmentier" w:date="2020-06-09T17:24:00Z">
        <w:r w:rsidR="00BD43FC">
          <w:t>iddle</w:t>
        </w:r>
      </w:ins>
      <w:ins w:id="1588" w:author="Arthur Parmentier" w:date="2020-06-09T17:08:00Z">
        <w:r>
          <w:t xml:space="preserve"> ages</w:t>
        </w:r>
      </w:ins>
    </w:p>
    <w:p w:rsidR="005213A6" w:rsidRDefault="000F755D" w:rsidP="005213A6">
      <w:pPr>
        <w:rPr>
          <w:ins w:id="1589" w:author="Arthur Parmentier" w:date="2020-06-09T19:06:00Z"/>
        </w:rPr>
      </w:pPr>
      <w:ins w:id="1590" w:author="Arthur Parmentier" w:date="2020-06-09T17:20:00Z">
        <w:r>
          <w:t>Ch</w:t>
        </w:r>
      </w:ins>
      <w:ins w:id="1591" w:author="Arthur Parmentier" w:date="2020-06-09T17:21:00Z">
        <w:r>
          <w:t>eironomy ha</w:t>
        </w:r>
      </w:ins>
      <w:ins w:id="1592" w:author="Arthur Parmentier" w:date="2020-06-09T17:24:00Z">
        <w:r>
          <w:t>d</w:t>
        </w:r>
      </w:ins>
      <w:ins w:id="1593" w:author="Arthur Parmentier" w:date="2020-06-09T17:21:00Z">
        <w:r>
          <w:t xml:space="preserve"> an important place for the direction of Gregorian chant</w:t>
        </w:r>
      </w:ins>
      <w:ins w:id="1594" w:author="Arthur Parmentier" w:date="2020-06-09T17:23:00Z">
        <w:r>
          <w:t xml:space="preserve"> </w:t>
        </w:r>
      </w:ins>
      <w:ins w:id="1595" w:author="Arthur Parmentier" w:date="2020-06-09T19:03:00Z">
        <w:r w:rsidR="00165D3B">
          <w:t>from the</w:t>
        </w:r>
      </w:ins>
      <w:ins w:id="1596" w:author="Arthur Parmentier" w:date="2020-06-09T17:23:00Z">
        <w:r>
          <w:t xml:space="preserve"> middle ages to the 16</w:t>
        </w:r>
        <w:r w:rsidRPr="000F755D">
          <w:rPr>
            <w:vertAlign w:val="superscript"/>
            <w:rPrChange w:id="1597" w:author="Arthur Parmentier" w:date="2020-06-09T17:23:00Z">
              <w:rPr/>
            </w:rPrChange>
          </w:rPr>
          <w:t>th</w:t>
        </w:r>
        <w:r>
          <w:t xml:space="preserve"> cen</w:t>
        </w:r>
      </w:ins>
      <w:ins w:id="1598" w:author="Arthur Parmentier" w:date="2020-06-09T17:24:00Z">
        <w:r>
          <w:t>tury.</w:t>
        </w:r>
      </w:ins>
      <w:ins w:id="1599" w:author="Arthur Parmentier" w:date="2020-06-09T17:28:00Z">
        <w:r w:rsidR="00FD69AD">
          <w:t xml:space="preserve"> </w:t>
        </w:r>
      </w:ins>
      <w:ins w:id="1600" w:author="Arthur Parmentier" w:date="2020-06-09T19:05:00Z">
        <w:r w:rsidR="00165D3B">
          <w:br/>
        </w:r>
      </w:ins>
      <w:ins w:id="1601" w:author="Arthur Parmentier" w:date="2020-06-09T19:01:00Z">
        <w:r w:rsidR="00A5602F">
          <w:t xml:space="preserve">Gregorian chant </w:t>
        </w:r>
      </w:ins>
      <w:ins w:id="1602" w:author="Arthur Parmentier" w:date="2020-06-09T19:05:00Z">
        <w:r w:rsidR="00165D3B">
          <w:t xml:space="preserve">has </w:t>
        </w:r>
      </w:ins>
      <w:ins w:id="1603" w:author="Arthur Parmentier" w:date="2020-06-09T19:01:00Z">
        <w:r w:rsidR="00A5602F">
          <w:t xml:space="preserve">extensively used </w:t>
        </w:r>
      </w:ins>
      <w:ins w:id="1604" w:author="Arthur Parmentier" w:date="2020-06-09T19:07:00Z">
        <w:r w:rsidR="00165D3B">
          <w:t xml:space="preserve">the </w:t>
        </w:r>
      </w:ins>
      <w:ins w:id="1605" w:author="Arthur Parmentier" w:date="2020-06-09T19:01:00Z">
        <w:r w:rsidR="00A5602F">
          <w:t>notation system</w:t>
        </w:r>
      </w:ins>
      <w:ins w:id="1606" w:author="Arthur Parmentier" w:date="2020-06-09T19:07:00Z">
        <w:r w:rsidR="00165D3B">
          <w:t xml:space="preserve"> of neumes</w:t>
        </w:r>
      </w:ins>
      <w:ins w:id="1607" w:author="Arthur Parmentier" w:date="2020-06-09T19:01:00Z">
        <w:r w:rsidR="00A5602F">
          <w:t xml:space="preserve">. </w:t>
        </w:r>
      </w:ins>
      <w:ins w:id="1608" w:author="Arthur Parmentier" w:date="2020-06-09T18:59:00Z">
        <w:r w:rsidR="00222A3E">
          <w:t>In fact, t</w:t>
        </w:r>
      </w:ins>
      <w:ins w:id="1609" w:author="Arthur Parmentier" w:date="2020-06-09T17:28:00Z">
        <w:r w:rsidR="00FD69AD">
          <w:t>he most ancient neumatic notations of music were also called cheironomic notations</w:t>
        </w:r>
      </w:ins>
      <w:ins w:id="1610" w:author="Arthur Parmentier" w:date="2020-06-09T17:29:00Z">
        <w:r w:rsidR="00FD69AD">
          <w:rPr>
            <w:rStyle w:val="Appelnotedebasdep"/>
          </w:rPr>
          <w:footnoteReference w:id="22"/>
        </w:r>
      </w:ins>
      <w:ins w:id="1627" w:author="Arthur Parmentier" w:date="2020-06-09T17:31:00Z">
        <w:r w:rsidR="0068348E">
          <w:t xml:space="preserve"> and </w:t>
        </w:r>
      </w:ins>
      <w:ins w:id="1628" w:author="Arthur Parmentier" w:date="2020-06-09T17:33:00Z">
        <w:r w:rsidR="0068348E">
          <w:t>the grec “neuma” refers to the latin “nutus” according to the grammarian Comminianus</w:t>
        </w:r>
      </w:ins>
      <w:ins w:id="1629" w:author="Arthur Parmentier" w:date="2020-06-09T17:36:00Z">
        <w:r w:rsidR="0068348E">
          <w:t xml:space="preserve"> and was used prior to the notations of music on parchment to </w:t>
        </w:r>
      </w:ins>
      <w:ins w:id="1630" w:author="Arthur Parmentier" w:date="2020-06-09T17:37:00Z">
        <w:r w:rsidR="0068348E">
          <w:t xml:space="preserve">signify a vocal exercise. Michel Huglo makes the conjecture that </w:t>
        </w:r>
      </w:ins>
      <w:ins w:id="1631" w:author="Arthur Parmentier" w:date="2020-06-09T17:38:00Z">
        <w:r w:rsidR="0068348E">
          <w:t>cheironomy was in fact the ancestor of the neumatic notation.</w:t>
        </w:r>
      </w:ins>
    </w:p>
    <w:p w:rsidR="0065106E" w:rsidRDefault="00165D3B" w:rsidP="0065106E">
      <w:pPr>
        <w:rPr>
          <w:ins w:id="1632" w:author="Arthur Parmentier" w:date="2020-06-09T19:12:00Z"/>
        </w:rPr>
      </w:pPr>
      <w:ins w:id="1633" w:author="Arthur Parmentier" w:date="2020-06-09T19:06:00Z">
        <w:r>
          <w:t>In the 11</w:t>
        </w:r>
        <w:r w:rsidRPr="00165D3B">
          <w:rPr>
            <w:vertAlign w:val="superscript"/>
            <w:rPrChange w:id="1634" w:author="Arthur Parmentier" w:date="2020-06-09T19:06:00Z">
              <w:rPr/>
            </w:rPrChange>
          </w:rPr>
          <w:t>th</w:t>
        </w:r>
        <w:r>
          <w:t xml:space="preserve"> century, the f</w:t>
        </w:r>
      </w:ins>
      <w:ins w:id="1635" w:author="Arthur Parmentier" w:date="2020-06-09T19:07:00Z">
        <w:r>
          <w:t xml:space="preserve">amous “hand” of Guido d’Arezzo </w:t>
        </w:r>
      </w:ins>
      <w:ins w:id="1636" w:author="Arthur Parmentier" w:date="2020-06-09T19:08:00Z">
        <w:r w:rsidR="0065106E">
          <w:t xml:space="preserve">is </w:t>
        </w:r>
      </w:ins>
      <w:ins w:id="1637" w:author="Arthur Parmentier" w:date="2020-06-09T19:09:00Z">
        <w:r w:rsidR="0065106E">
          <w:t>another</w:t>
        </w:r>
      </w:ins>
      <w:ins w:id="1638" w:author="Arthur Parmentier" w:date="2020-06-09T19:08:00Z">
        <w:r w:rsidR="0065106E">
          <w:t xml:space="preserve"> example of the musical cheironomy during the middle ages.</w:t>
        </w:r>
      </w:ins>
    </w:p>
    <w:p w:rsidR="0065106E" w:rsidRDefault="0065106E" w:rsidP="0065106E">
      <w:pPr>
        <w:rPr>
          <w:ins w:id="1639" w:author="Arthur Parmentier" w:date="2020-06-09T19:02:00Z"/>
        </w:rPr>
        <w:pPrChange w:id="1640" w:author="Arthur Parmentier" w:date="2020-06-09T19:11:00Z">
          <w:pPr/>
        </w:pPrChange>
      </w:pPr>
      <w:ins w:id="1641" w:author="Arthur Parmentier" w:date="2020-06-09T19:12:00Z">
        <w:r>
          <w:t xml:space="preserve">Later, those systems would </w:t>
        </w:r>
      </w:ins>
      <w:ins w:id="1642" w:author="Arthur Parmentier" w:date="2020-06-09T19:15:00Z">
        <w:r>
          <w:t>be abandoned for written notations but they are still part of the musical learning in some regions of the world such as India</w:t>
        </w:r>
      </w:ins>
      <w:ins w:id="1643" w:author="Arthur Parmentier" w:date="2020-06-09T19:17:00Z">
        <w:r>
          <w:t xml:space="preserve"> and may be considered the ancestors of today’s conduction techniques.</w:t>
        </w:r>
      </w:ins>
    </w:p>
    <w:p w:rsidR="0054171C" w:rsidRPr="007C437A" w:rsidDel="0065106E" w:rsidRDefault="0054171C">
      <w:pPr>
        <w:rPr>
          <w:del w:id="1644" w:author="Arthur Parmentier" w:date="2020-06-09T19:08:00Z"/>
          <w:rPrChange w:id="1645" w:author="Arthur Parmentier" w:date="2020-06-07T15:27:00Z">
            <w:rPr>
              <w:del w:id="1646" w:author="Arthur Parmentier" w:date="2020-06-09T19:08:00Z"/>
            </w:rPr>
          </w:rPrChange>
        </w:rPr>
        <w:pPrChange w:id="1647" w:author="Arthur Parmentier" w:date="2020-06-05T13:55:00Z">
          <w:pPr>
            <w:pStyle w:val="Titre3"/>
          </w:pPr>
        </w:pPrChange>
      </w:pPr>
    </w:p>
    <w:p w:rsidR="00960BA6" w:rsidRPr="007C437A" w:rsidDel="00A01FAD" w:rsidRDefault="00960BA6">
      <w:pPr>
        <w:pStyle w:val="Titre3"/>
        <w:rPr>
          <w:del w:id="1648" w:author="Arthur Parmentier" w:date="2020-05-14T14:23:00Z"/>
        </w:rPr>
      </w:pPr>
      <w:del w:id="1649" w:author="Arthur Parmentier" w:date="2020-05-14T14:23:00Z">
        <w:r w:rsidRPr="007C437A" w:rsidDel="00A01FAD">
          <w:delText>Rousseau, Wittgenstein.. theory of signs</w:delText>
        </w:r>
        <w:bookmarkStart w:id="1650" w:name="_Toc40363664"/>
        <w:bookmarkStart w:id="1651" w:name="_Toc40363727"/>
        <w:bookmarkStart w:id="1652" w:name="_Toc40431436"/>
        <w:bookmarkStart w:id="1653" w:name="_Toc41067164"/>
        <w:bookmarkStart w:id="1654" w:name="_Toc42258979"/>
        <w:bookmarkStart w:id="1655" w:name="_Toc42259056"/>
        <w:bookmarkStart w:id="1656" w:name="_Toc42449732"/>
        <w:bookmarkStart w:id="1657" w:name="_Toc42449814"/>
        <w:bookmarkStart w:id="1658" w:name="_Toc42550000"/>
        <w:bookmarkStart w:id="1659" w:name="_Toc42550093"/>
        <w:bookmarkEnd w:id="1650"/>
        <w:bookmarkEnd w:id="1651"/>
        <w:bookmarkEnd w:id="1652"/>
        <w:bookmarkEnd w:id="1653"/>
        <w:bookmarkEnd w:id="1654"/>
        <w:bookmarkEnd w:id="1655"/>
        <w:bookmarkEnd w:id="1656"/>
        <w:bookmarkEnd w:id="1657"/>
        <w:bookmarkEnd w:id="1658"/>
        <w:bookmarkEnd w:id="1659"/>
      </w:del>
    </w:p>
    <w:p w:rsidR="00960BA6" w:rsidRDefault="00F87FD9" w:rsidP="00414962">
      <w:pPr>
        <w:pStyle w:val="Titre3"/>
        <w:rPr>
          <w:ins w:id="1660" w:author="Arthur Parmentier" w:date="2020-06-09T19:27:00Z"/>
        </w:rPr>
      </w:pPr>
      <w:bookmarkStart w:id="1661" w:name="_Toc42550094"/>
      <w:ins w:id="1662" w:author="Arthur Parmentier" w:date="2020-06-09T19:27:00Z">
        <w:r>
          <w:t>S</w:t>
        </w:r>
      </w:ins>
      <w:del w:id="1663" w:author="Arthur Parmentier" w:date="2020-06-09T19:27:00Z">
        <w:r w:rsidR="00960BA6" w:rsidRPr="007C437A" w:rsidDel="00F87FD9">
          <w:delText>Creation of modern s</w:delText>
        </w:r>
      </w:del>
      <w:r w:rsidR="00960BA6" w:rsidRPr="007C437A">
        <w:t xml:space="preserve">ign languages </w:t>
      </w:r>
      <w:ins w:id="1664" w:author="Arthur Parmentier" w:date="2020-06-09T19:27:00Z">
        <w:r>
          <w:t xml:space="preserve">in the </w:t>
        </w:r>
      </w:ins>
      <w:del w:id="1665" w:author="Arthur Parmentier" w:date="2020-06-09T19:27:00Z">
        <w:r w:rsidR="00960BA6" w:rsidRPr="007C437A" w:rsidDel="00F87FD9">
          <w:delText>for deafs</w:delText>
        </w:r>
      </w:del>
      <w:ins w:id="1666" w:author="Arthur Parmentier" w:date="2020-06-09T19:27:00Z">
        <w:r w:rsidRPr="007C437A">
          <w:t>deaf</w:t>
        </w:r>
        <w:r>
          <w:t xml:space="preserve"> communities</w:t>
        </w:r>
      </w:ins>
      <w:del w:id="1667" w:author="Arthur Parmentier" w:date="2020-06-09T19:27:00Z">
        <w:r w:rsidR="00960BA6" w:rsidRPr="007C437A" w:rsidDel="00F87FD9">
          <w:delText xml:space="preserve"> (?)</w:delText>
        </w:r>
      </w:del>
      <w:bookmarkEnd w:id="1661"/>
    </w:p>
    <w:p w:rsidR="00F87FD9" w:rsidRDefault="00F87FD9" w:rsidP="00F87FD9">
      <w:pPr>
        <w:rPr>
          <w:ins w:id="1668" w:author="Arthur Parmentier" w:date="2020-06-09T19:33:00Z"/>
        </w:rPr>
      </w:pPr>
      <w:ins w:id="1669" w:author="Arthur Parmentier" w:date="2020-06-09T19:27:00Z">
        <w:r w:rsidRPr="00F87FD9">
          <w:rPr>
            <w:rPrChange w:id="1670" w:author="Arthur Parmentier" w:date="2020-06-09T19:28:00Z">
              <w:rPr/>
            </w:rPrChange>
          </w:rPr>
          <w:t>Si</w:t>
        </w:r>
        <w:r w:rsidRPr="00F87FD9">
          <w:rPr>
            <w:rPrChange w:id="1671" w:author="Arthur Parmentier" w:date="2020-06-09T19:28:00Z">
              <w:rPr>
                <w:lang w:val="fr-FR"/>
              </w:rPr>
            </w:rPrChange>
          </w:rPr>
          <w:t xml:space="preserve">gn languages </w:t>
        </w:r>
      </w:ins>
      <w:ins w:id="1672" w:author="Arthur Parmentier" w:date="2020-06-09T19:28:00Z">
        <w:r w:rsidRPr="00F87FD9">
          <w:rPr>
            <w:rPrChange w:id="1673" w:author="Arthur Parmentier" w:date="2020-06-09T19:28:00Z">
              <w:rPr>
                <w:lang w:val="fr-FR"/>
              </w:rPr>
            </w:rPrChange>
          </w:rPr>
          <w:t>are most k</w:t>
        </w:r>
        <w:r>
          <w:t>nown for their extensive use in deaf communities. Their emergence among deaf is repor</w:t>
        </w:r>
      </w:ins>
      <w:ins w:id="1674" w:author="Arthur Parmentier" w:date="2020-06-09T19:29:00Z">
        <w:r>
          <w:t xml:space="preserve">ted several times </w:t>
        </w:r>
      </w:ins>
      <w:ins w:id="1675" w:author="Arthur Parmentier" w:date="2020-06-09T19:30:00Z">
        <w:r>
          <w:t>both late and recent</w:t>
        </w:r>
      </w:ins>
      <w:ins w:id="1676" w:author="Arthur Parmentier" w:date="2020-06-09T19:29:00Z">
        <w:r>
          <w:t xml:space="preserve"> history</w:t>
        </w:r>
      </w:ins>
      <w:ins w:id="1677" w:author="Arthur Parmentier" w:date="2020-06-09T19:30:00Z">
        <w:r>
          <w:t>.</w:t>
        </w:r>
        <w:r>
          <w:rPr>
            <w:rStyle w:val="Appelnotedebasdep"/>
          </w:rPr>
          <w:footnoteReference w:id="23"/>
        </w:r>
      </w:ins>
    </w:p>
    <w:p w:rsidR="00181E82" w:rsidRDefault="00181E82" w:rsidP="00F87FD9">
      <w:pPr>
        <w:rPr>
          <w:ins w:id="1689" w:author="Arthur Parmentier" w:date="2020-06-09T19:40:00Z"/>
        </w:rPr>
      </w:pPr>
      <w:ins w:id="1690" w:author="Arthur Parmentier" w:date="2020-06-09T19:34:00Z">
        <w:r>
          <w:t xml:space="preserve">One of </w:t>
        </w:r>
      </w:ins>
      <w:ins w:id="1691" w:author="Arthur Parmentier" w:date="2020-06-09T19:37:00Z">
        <w:r>
          <w:t>the first</w:t>
        </w:r>
      </w:ins>
      <w:ins w:id="1692" w:author="Arthur Parmentier" w:date="2020-06-09T19:34:00Z">
        <w:r>
          <w:t xml:space="preserve"> sign language that was reported in the deaf communities and that </w:t>
        </w:r>
      </w:ins>
      <w:ins w:id="1693" w:author="Arthur Parmentier" w:date="2020-06-09T19:35:00Z">
        <w:r>
          <w:t>is a partial ancestor to many other sign languages including the American Sign Language is the French Sign Language.</w:t>
        </w:r>
      </w:ins>
      <w:ins w:id="1694" w:author="Arthur Parmentier" w:date="2020-06-09T19:36:00Z">
        <w:r>
          <w:t xml:space="preserve"> FSL </w:t>
        </w:r>
      </w:ins>
      <w:ins w:id="1695" w:author="Arthur Parmentier" w:date="2020-06-09T19:37:00Z">
        <w:r>
          <w:t>has however been forbidden since 1880 and only officially re-approved in schools in 1991</w:t>
        </w:r>
      </w:ins>
      <w:ins w:id="1696" w:author="Arthur Parmentier" w:date="2020-06-09T19:38:00Z">
        <w:r>
          <w:t>.</w:t>
        </w:r>
      </w:ins>
    </w:p>
    <w:p w:rsidR="00181E82" w:rsidRDefault="00181E82" w:rsidP="00181E82">
      <w:pPr>
        <w:pStyle w:val="Titre4"/>
        <w:rPr>
          <w:ins w:id="1697" w:author="Arthur Parmentier" w:date="2020-06-09T19:50:00Z"/>
        </w:rPr>
      </w:pPr>
      <w:ins w:id="1698" w:author="Arthur Parmentier" w:date="2020-06-09T19:40:00Z">
        <w:r>
          <w:t>As an artistic element</w:t>
        </w:r>
      </w:ins>
    </w:p>
    <w:p w:rsidR="00480031" w:rsidRPr="00480031" w:rsidRDefault="00480031" w:rsidP="00480031">
      <w:pPr>
        <w:pStyle w:val="Titre5"/>
        <w:rPr>
          <w:ins w:id="1699" w:author="Arthur Parmentier" w:date="2020-06-09T19:39:00Z"/>
          <w:rPrChange w:id="1700" w:author="Arthur Parmentier" w:date="2020-06-09T19:50:00Z">
            <w:rPr>
              <w:ins w:id="1701" w:author="Arthur Parmentier" w:date="2020-06-09T19:39:00Z"/>
            </w:rPr>
          </w:rPrChange>
        </w:rPr>
        <w:pPrChange w:id="1702" w:author="Arthur Parmentier" w:date="2020-06-09T19:50:00Z">
          <w:pPr/>
        </w:pPrChange>
      </w:pPr>
      <w:ins w:id="1703" w:author="Arthur Parmentier" w:date="2020-06-09T19:50:00Z">
        <w:r>
          <w:t>In theater</w:t>
        </w:r>
      </w:ins>
    </w:p>
    <w:p w:rsidR="00181E82" w:rsidRDefault="00181E82" w:rsidP="00F87FD9">
      <w:pPr>
        <w:rPr>
          <w:ins w:id="1704" w:author="Arthur Parmentier" w:date="2020-06-09T19:50:00Z"/>
        </w:rPr>
      </w:pPr>
      <w:ins w:id="1705" w:author="Arthur Parmentier" w:date="2020-06-09T19:39:00Z">
        <w:r w:rsidRPr="00181E82">
          <w:rPr>
            <w:rPrChange w:id="1706" w:author="Arthur Parmentier" w:date="2020-06-09T19:39:00Z">
              <w:rPr/>
            </w:rPrChange>
          </w:rPr>
          <w:t>In</w:t>
        </w:r>
        <w:r w:rsidRPr="00181E82">
          <w:rPr>
            <w:rPrChange w:id="1707" w:author="Arthur Parmentier" w:date="2020-06-09T19:39:00Z">
              <w:rPr>
                <w:lang w:val="fr-FR"/>
              </w:rPr>
            </w:rPrChange>
          </w:rPr>
          <w:t>side the deaf communities th</w:t>
        </w:r>
        <w:r>
          <w:t>emselves, several artists use their sign language as an expressive and artistic element</w:t>
        </w:r>
      </w:ins>
      <w:ins w:id="1708" w:author="Arthur Parmentier" w:date="2020-06-09T19:40:00Z">
        <w:r>
          <w:t xml:space="preserve">. </w:t>
        </w:r>
      </w:ins>
      <w:ins w:id="1709" w:author="Arthur Parmentier" w:date="2020-06-09T19:43:00Z">
        <w:r w:rsidR="002C4566">
          <w:t>In 197</w:t>
        </w:r>
      </w:ins>
      <w:ins w:id="1710" w:author="Arthur Parmentier" w:date="2020-06-09T19:44:00Z">
        <w:r w:rsidR="002C4566">
          <w:t>7</w:t>
        </w:r>
      </w:ins>
      <w:ins w:id="1711" w:author="Arthur Parmentier" w:date="2020-06-09T19:43:00Z">
        <w:r w:rsidR="002C4566">
          <w:t>, the deaf American artist Alfredo Corrado creates</w:t>
        </w:r>
      </w:ins>
      <w:ins w:id="1712" w:author="Arthur Parmentier" w:date="2020-06-09T19:44:00Z">
        <w:r w:rsidR="002C4566">
          <w:t xml:space="preserve"> the International Visual Theater in Paris to lead researc</w:t>
        </w:r>
      </w:ins>
      <w:ins w:id="1713" w:author="Arthur Parmentier" w:date="2020-06-09T19:45:00Z">
        <w:r w:rsidR="002C4566">
          <w:t>h in non-verbal theater and sign</w:t>
        </w:r>
      </w:ins>
      <w:ins w:id="1714" w:author="Arthur Parmentier" w:date="2020-06-09T19:46:00Z">
        <w:r w:rsidR="002C4566">
          <w:t xml:space="preserve"> language as artistic tools.</w:t>
        </w:r>
        <w:r w:rsidR="00670D07">
          <w:rPr>
            <w:rStyle w:val="Appelnotedebasdep"/>
          </w:rPr>
          <w:footnoteReference w:id="24"/>
        </w:r>
      </w:ins>
    </w:p>
    <w:p w:rsidR="00480031" w:rsidRDefault="00480031" w:rsidP="00480031">
      <w:pPr>
        <w:pStyle w:val="Titre5"/>
        <w:rPr>
          <w:ins w:id="1717" w:author="Arthur Parmentier" w:date="2020-06-09T19:51:00Z"/>
        </w:rPr>
      </w:pPr>
      <w:ins w:id="1718" w:author="Arthur Parmentier" w:date="2020-06-09T19:50:00Z">
        <w:r>
          <w:t xml:space="preserve"> </w:t>
        </w:r>
      </w:ins>
      <w:ins w:id="1719" w:author="Arthur Parmentier" w:date="2020-06-09T19:51:00Z">
        <w:r>
          <w:t>“</w:t>
        </w:r>
      </w:ins>
      <w:ins w:id="1720" w:author="Arthur Parmentier" w:date="2020-06-09T19:52:00Z">
        <w:r>
          <w:t>Sign singing”</w:t>
        </w:r>
      </w:ins>
    </w:p>
    <w:p w:rsidR="008F1E52" w:rsidRPr="00A206A0" w:rsidRDefault="00480031">
      <w:pPr>
        <w:rPr>
          <w:ins w:id="1721" w:author="Arthur Parmentier" w:date="2020-06-09T16:08:00Z"/>
          <w:rPrChange w:id="1722" w:author="Arthur Parmentier" w:date="2020-06-09T19:54:00Z">
            <w:rPr>
              <w:ins w:id="1723" w:author="Arthur Parmentier" w:date="2020-06-09T16:08:00Z"/>
            </w:rPr>
          </w:rPrChange>
        </w:rPr>
      </w:pPr>
      <w:ins w:id="1724" w:author="Arthur Parmentier" w:date="2020-06-09T19:52:00Z">
        <w:r>
          <w:t>Recently, several artists</w:t>
        </w:r>
      </w:ins>
      <w:ins w:id="1725" w:author="Arthur Parmentier" w:date="2020-06-09T19:53:00Z">
        <w:r>
          <w:t xml:space="preserve"> </w:t>
        </w:r>
        <w:r w:rsidR="00A206A0">
          <w:t>started creating and adapting songs in sign lang</w:t>
        </w:r>
      </w:ins>
      <w:ins w:id="1726" w:author="Arthur Parmentier" w:date="2020-06-09T19:54:00Z">
        <w:r w:rsidR="00A206A0">
          <w:t xml:space="preserve">uage, called sign singing in English or “chansigne” in French. Lyrics may be translated in sign language </w:t>
        </w:r>
      </w:ins>
      <w:ins w:id="1727" w:author="Arthur Parmentier" w:date="2020-06-09T19:55:00Z">
        <w:r w:rsidR="00A206A0">
          <w:t xml:space="preserve">but already composed in sign language directly. </w:t>
        </w:r>
      </w:ins>
      <w:ins w:id="1728" w:author="Arthur Parmentier" w:date="2020-06-09T19:56:00Z">
        <w:r w:rsidR="0059396E">
          <w:t>It</w:t>
        </w:r>
      </w:ins>
      <w:ins w:id="1729" w:author="Arthur Parmentier" w:date="2020-06-09T19:55:00Z">
        <w:r w:rsidR="00A206A0">
          <w:t xml:space="preserve"> is taught in a few places, such as the “Opéra comiqu</w:t>
        </w:r>
      </w:ins>
      <w:ins w:id="1730" w:author="Arthur Parmentier" w:date="2020-06-09T19:56:00Z">
        <w:r w:rsidR="00A206A0">
          <w:t>e” in Paris as a fully-fledged discipline</w:t>
        </w:r>
        <w:r w:rsidR="00E52D73">
          <w:t>.</w:t>
        </w:r>
      </w:ins>
      <w:bookmarkStart w:id="1731" w:name="_GoBack"/>
      <w:bookmarkEnd w:id="1731"/>
    </w:p>
    <w:p w:rsidR="00074FB8" w:rsidRPr="007C437A" w:rsidDel="00F87FD9" w:rsidRDefault="00074FB8" w:rsidP="00074FB8">
      <w:pPr>
        <w:rPr>
          <w:del w:id="1732" w:author="Arthur Parmentier" w:date="2020-06-09T19:30:00Z"/>
          <w:rPrChange w:id="1733" w:author="Arthur Parmentier" w:date="2020-06-07T15:27:00Z">
            <w:rPr>
              <w:del w:id="1734" w:author="Arthur Parmentier" w:date="2020-06-09T19:30:00Z"/>
            </w:rPr>
          </w:rPrChange>
        </w:rPr>
        <w:pPrChange w:id="1735" w:author="Arthur Parmentier" w:date="2020-05-14T14:18:00Z">
          <w:pPr>
            <w:pStyle w:val="Titre3"/>
          </w:pPr>
        </w:pPrChange>
      </w:pPr>
    </w:p>
    <w:p w:rsidR="00960BA6" w:rsidRPr="007C437A" w:rsidDel="00EF2E96" w:rsidRDefault="00960BA6">
      <w:pPr>
        <w:pStyle w:val="Titre3"/>
        <w:rPr>
          <w:del w:id="1736" w:author="Arthur Parmentier" w:date="2020-05-14T14:21:00Z"/>
        </w:rPr>
      </w:pPr>
      <w:del w:id="1737" w:author="Arthur Parmentier" w:date="2020-05-14T14:21:00Z">
        <w:r w:rsidRPr="007C437A" w:rsidDel="00EF2E96">
          <w:delText>Attempts or cases in arts before SP</w:delText>
        </w:r>
        <w:bookmarkStart w:id="1738" w:name="_Toc40363666"/>
        <w:bookmarkStart w:id="1739" w:name="_Toc40363729"/>
        <w:bookmarkStart w:id="1740" w:name="_Toc40431438"/>
        <w:bookmarkStart w:id="1741" w:name="_Toc41067166"/>
        <w:bookmarkStart w:id="1742" w:name="_Toc42258981"/>
        <w:bookmarkStart w:id="1743" w:name="_Toc42259058"/>
        <w:bookmarkStart w:id="1744" w:name="_Toc42449734"/>
        <w:bookmarkStart w:id="1745" w:name="_Toc42449816"/>
        <w:bookmarkStart w:id="1746" w:name="_Toc42550002"/>
        <w:bookmarkStart w:id="1747" w:name="_Toc42550095"/>
        <w:bookmarkEnd w:id="1738"/>
        <w:bookmarkEnd w:id="1739"/>
        <w:bookmarkEnd w:id="1740"/>
        <w:bookmarkEnd w:id="1741"/>
        <w:bookmarkEnd w:id="1742"/>
        <w:bookmarkEnd w:id="1743"/>
        <w:bookmarkEnd w:id="1744"/>
        <w:bookmarkEnd w:id="1745"/>
        <w:bookmarkEnd w:id="1746"/>
        <w:bookmarkEnd w:id="1747"/>
      </w:del>
    </w:p>
    <w:p w:rsidR="00960BA6" w:rsidRPr="007C437A" w:rsidRDefault="00960BA6">
      <w:pPr>
        <w:pStyle w:val="Titre3"/>
      </w:pPr>
      <w:bookmarkStart w:id="1748" w:name="_Toc42550096"/>
      <w:r w:rsidRPr="007C437A">
        <w:t>Conduction &amp; other contemporary forms of artistic sign languages</w:t>
      </w:r>
      <w:bookmarkEnd w:id="1748"/>
    </w:p>
    <w:p w:rsidR="00960BA6" w:rsidRPr="007C437A" w:rsidRDefault="00960BA6">
      <w:pPr>
        <w:pStyle w:val="Titre2"/>
      </w:pPr>
      <w:bookmarkStart w:id="1749" w:name="_Toc42550097"/>
      <w:r w:rsidRPr="007C437A">
        <w:t>Real-time composition/improvisation/generative music in the XXth century</w:t>
      </w:r>
      <w:bookmarkEnd w:id="1749"/>
    </w:p>
    <w:p w:rsidR="00725D84" w:rsidRPr="008C7E78" w:rsidRDefault="00725D84" w:rsidP="00E6654A">
      <w:pPr>
        <w:rPr>
          <w:ins w:id="1750" w:author="Arthur Parmentier" w:date="2020-05-14T14:22:00Z"/>
          <w:lang w:val="fr-FR"/>
          <w:rPrChange w:id="1751" w:author="Arthur Parmentier" w:date="2020-06-07T18:31:00Z">
            <w:rPr>
              <w:ins w:id="1752" w:author="Arthur Parmentier" w:date="2020-05-14T14:22:00Z"/>
            </w:rPr>
          </w:rPrChange>
        </w:rPr>
      </w:pPr>
      <w:r w:rsidRPr="007C437A">
        <w:t xml:space="preserve">How to structure this part? </w:t>
      </w:r>
      <w:r w:rsidRPr="008C7E78">
        <w:rPr>
          <w:lang w:val="fr-FR"/>
          <w:rPrChange w:id="1753" w:author="Arthur Parmentier" w:date="2020-06-07T18:31:00Z">
            <w:rPr/>
          </w:rPrChange>
        </w:rPr>
        <w:t>By example? Topic?</w:t>
      </w:r>
    </w:p>
    <w:p w:rsidR="00D81005" w:rsidRPr="008C7E78" w:rsidRDefault="00D81005" w:rsidP="00E6654A">
      <w:pPr>
        <w:rPr>
          <w:ins w:id="1754" w:author="Arthur Parmentier" w:date="2020-06-05T14:00:00Z"/>
          <w:lang w:val="fr-FR"/>
          <w:rPrChange w:id="1755" w:author="Arthur Parmentier" w:date="2020-06-07T18:31:00Z">
            <w:rPr>
              <w:ins w:id="1756" w:author="Arthur Parmentier" w:date="2020-06-05T14:00:00Z"/>
            </w:rPr>
          </w:rPrChange>
        </w:rPr>
      </w:pPr>
      <w:ins w:id="1757" w:author="Arthur Parmentier" w:date="2020-05-14T14:22:00Z">
        <w:r w:rsidRPr="008C7E78">
          <w:rPr>
            <w:lang w:val="fr-FR"/>
            <w:rPrChange w:id="1758" w:author="Arthur Parmentier" w:date="2020-06-07T18:31:00Z">
              <w:rPr/>
            </w:rPrChange>
          </w:rPr>
          <w:t xml:space="preserve">Musique stochastique </w:t>
        </w:r>
      </w:ins>
      <w:ins w:id="1759" w:author="Arthur Parmentier" w:date="2020-06-05T14:00:00Z">
        <w:r w:rsidR="003D5749" w:rsidRPr="008C7E78">
          <w:rPr>
            <w:lang w:val="fr-FR"/>
            <w:rPrChange w:id="1760" w:author="Arthur Parmentier" w:date="2020-06-07T18:31:00Z">
              <w:rPr/>
            </w:rPrChange>
          </w:rPr>
          <w:t>Xenakis</w:t>
        </w:r>
      </w:ins>
    </w:p>
    <w:p w:rsidR="003D5749" w:rsidRPr="008C7E78" w:rsidRDefault="003D5749" w:rsidP="00E6654A">
      <w:pPr>
        <w:rPr>
          <w:ins w:id="1761" w:author="Arthur Parmentier" w:date="2020-06-05T14:00:00Z"/>
          <w:lang w:val="fr-FR"/>
          <w:rPrChange w:id="1762" w:author="Arthur Parmentier" w:date="2020-06-07T18:31:00Z">
            <w:rPr>
              <w:ins w:id="1763" w:author="Arthur Parmentier" w:date="2020-06-05T14:00:00Z"/>
            </w:rPr>
          </w:rPrChange>
        </w:rPr>
      </w:pPr>
      <w:ins w:id="1764" w:author="Arthur Parmentier" w:date="2020-06-05T14:00:00Z">
        <w:r w:rsidRPr="008C7E78">
          <w:rPr>
            <w:lang w:val="fr-FR"/>
            <w:rPrChange w:id="1765" w:author="Arthur Parmentier" w:date="2020-06-07T18:31:00Z">
              <w:rPr/>
            </w:rPrChange>
          </w:rPr>
          <w:t>Gros labo de recherche en general (minimalism, dodéca…) – comment faire de la nouvelle musique et experimenter?</w:t>
        </w:r>
      </w:ins>
    </w:p>
    <w:p w:rsidR="00F7515C" w:rsidRPr="008C7E78" w:rsidRDefault="00F7515C" w:rsidP="00E6654A">
      <w:pPr>
        <w:rPr>
          <w:ins w:id="1766" w:author="Arthur Parmentier" w:date="2020-06-05T14:01:00Z"/>
          <w:lang w:val="fr-FR"/>
          <w:rPrChange w:id="1767" w:author="Arthur Parmentier" w:date="2020-06-07T18:31:00Z">
            <w:rPr>
              <w:ins w:id="1768" w:author="Arthur Parmentier" w:date="2020-06-05T14:01:00Z"/>
            </w:rPr>
          </w:rPrChange>
        </w:rPr>
      </w:pPr>
      <w:ins w:id="1769" w:author="Arthur Parmentier" w:date="2020-06-05T14:00:00Z">
        <w:r w:rsidRPr="008C7E78">
          <w:rPr>
            <w:lang w:val="fr-FR"/>
            <w:rPrChange w:id="1770" w:author="Arthur Parmentier" w:date="2020-06-07T18:31:00Z">
              <w:rPr/>
            </w:rPrChange>
          </w:rPr>
          <w:t>Musique électronique, concrete…</w:t>
        </w:r>
      </w:ins>
      <w:ins w:id="1771" w:author="Arthur Parmentier" w:date="2020-06-05T14:01:00Z">
        <w:r w:rsidR="00FD1DF3" w:rsidRPr="008C7E78">
          <w:rPr>
            <w:lang w:val="fr-FR"/>
            <w:rPrChange w:id="1772" w:author="Arthur Parmentier" w:date="2020-06-07T18:31:00Z">
              <w:rPr/>
            </w:rPrChange>
          </w:rPr>
          <w:t xml:space="preserve"> </w:t>
        </w:r>
      </w:ins>
    </w:p>
    <w:p w:rsidR="00FD1DF3" w:rsidRPr="008C7E78" w:rsidRDefault="00FD1DF3" w:rsidP="00E6654A">
      <w:pPr>
        <w:rPr>
          <w:ins w:id="1773" w:author="Arthur Parmentier" w:date="2020-06-05T14:01:00Z"/>
          <w:lang w:val="fr-FR"/>
          <w:rPrChange w:id="1774" w:author="Arthur Parmentier" w:date="2020-06-07T18:31:00Z">
            <w:rPr>
              <w:ins w:id="1775" w:author="Arthur Parmentier" w:date="2020-06-05T14:01:00Z"/>
            </w:rPr>
          </w:rPrChange>
        </w:rPr>
      </w:pPr>
      <w:ins w:id="1776" w:author="Arthur Parmentier" w:date="2020-06-05T14:01:00Z">
        <w:r w:rsidRPr="008C7E78">
          <w:rPr>
            <w:lang w:val="fr-FR"/>
            <w:rPrChange w:id="1777" w:author="Arthur Parmentier" w:date="2020-06-07T18:31:00Z">
              <w:rPr/>
            </w:rPrChange>
          </w:rPr>
          <w:t>Mvt avant garde -&gt; contemporain</w:t>
        </w:r>
      </w:ins>
    </w:p>
    <w:p w:rsidR="00252D92" w:rsidRPr="007C437A" w:rsidRDefault="00252D92" w:rsidP="00E6654A">
      <w:ins w:id="1778" w:author="Arthur Parmentier" w:date="2020-06-05T14:01:00Z">
        <w:r w:rsidRPr="007C437A">
          <w:t>Connection Walter &amp; free jazz..</w:t>
        </w:r>
      </w:ins>
    </w:p>
    <w:p w:rsidR="00960BA6" w:rsidRPr="007C437A" w:rsidRDefault="00960BA6">
      <w:pPr>
        <w:pStyle w:val="Titre3"/>
      </w:pPr>
      <w:bookmarkStart w:id="1779" w:name="_Toc42550098"/>
      <w:r w:rsidRPr="007C437A">
        <w:lastRenderedPageBreak/>
        <w:t>Cage &amp; co</w:t>
      </w:r>
      <w:bookmarkEnd w:id="1779"/>
    </w:p>
    <w:p w:rsidR="00960BA6" w:rsidRPr="007C437A" w:rsidRDefault="001642FC">
      <w:pPr>
        <w:pStyle w:val="Titre3"/>
      </w:pPr>
      <w:bookmarkStart w:id="1780" w:name="_Toc42550099"/>
      <w:r w:rsidRPr="007C437A">
        <w:t>Algorithmic music</w:t>
      </w:r>
      <w:bookmarkEnd w:id="1780"/>
    </w:p>
    <w:p w:rsidR="000B4E52" w:rsidRPr="007C437A" w:rsidDel="006D5BBB" w:rsidRDefault="000B4E52" w:rsidP="00E6654A">
      <w:pPr>
        <w:pStyle w:val="Titre2"/>
        <w:rPr>
          <w:del w:id="1781" w:author="Arthur Parmentier" w:date="2020-06-07T21:11:00Z"/>
        </w:rPr>
      </w:pPr>
      <w:del w:id="1782" w:author="Arthur Parmentier" w:date="2020-06-07T21:11:00Z">
        <w:r w:rsidRPr="007C437A" w:rsidDel="006D5BBB">
          <w:delText>Linguistics</w:delText>
        </w:r>
        <w:bookmarkStart w:id="1783" w:name="_Toc42550007"/>
        <w:bookmarkStart w:id="1784" w:name="_Toc42550100"/>
        <w:bookmarkEnd w:id="1783"/>
        <w:bookmarkEnd w:id="1784"/>
      </w:del>
    </w:p>
    <w:p w:rsidR="000B4E52" w:rsidRPr="007C437A" w:rsidDel="006D5BBB" w:rsidRDefault="000B4E52">
      <w:pPr>
        <w:pStyle w:val="Titre3"/>
        <w:rPr>
          <w:del w:id="1785" w:author="Arthur Parmentier" w:date="2020-06-07T21:11:00Z"/>
        </w:rPr>
      </w:pPr>
      <w:del w:id="1786" w:author="Arthur Parmentier" w:date="2020-06-07T21:11:00Z">
        <w:r w:rsidRPr="007C437A" w:rsidDel="006D5BBB">
          <w:delText>Regular languages</w:delText>
        </w:r>
        <w:bookmarkStart w:id="1787" w:name="_Toc42550008"/>
        <w:bookmarkStart w:id="1788" w:name="_Toc42550101"/>
        <w:bookmarkEnd w:id="1787"/>
        <w:bookmarkEnd w:id="1788"/>
      </w:del>
    </w:p>
    <w:p w:rsidR="000B4E52" w:rsidRPr="007C437A" w:rsidDel="006D5BBB" w:rsidRDefault="000B4E52">
      <w:pPr>
        <w:pStyle w:val="Titre3"/>
        <w:rPr>
          <w:del w:id="1789" w:author="Arthur Parmentier" w:date="2020-06-07T21:11:00Z"/>
        </w:rPr>
      </w:pPr>
      <w:del w:id="1790" w:author="Arthur Parmentier" w:date="2020-06-07T21:11:00Z">
        <w:r w:rsidRPr="007C437A" w:rsidDel="006D5BBB">
          <w:delText>… link with generative music?</w:delText>
        </w:r>
        <w:bookmarkStart w:id="1791" w:name="_Toc42550009"/>
        <w:bookmarkStart w:id="1792" w:name="_Toc42550102"/>
        <w:bookmarkEnd w:id="1791"/>
        <w:bookmarkEnd w:id="1792"/>
      </w:del>
    </w:p>
    <w:p w:rsidR="000B4E52" w:rsidRPr="007C437A" w:rsidDel="006D5BBB" w:rsidRDefault="000B4E52" w:rsidP="00E6654A">
      <w:pPr>
        <w:rPr>
          <w:del w:id="1793" w:author="Arthur Parmentier" w:date="2020-06-07T21:11:00Z"/>
        </w:rPr>
      </w:pPr>
      <w:del w:id="1794" w:author="Arthur Parmentier" w:date="2020-06-07T21:11:00Z">
        <w:r w:rsidRPr="007C437A" w:rsidDel="006D5BBB">
          <w:delText>Check relevancy: Chomsky, hierarchical models, markov models, study of music within linguistic models.</w:delText>
        </w:r>
        <w:bookmarkStart w:id="1795" w:name="_Toc42550010"/>
        <w:bookmarkStart w:id="1796" w:name="_Toc42550103"/>
        <w:bookmarkEnd w:id="1795"/>
        <w:bookmarkEnd w:id="1796"/>
      </w:del>
    </w:p>
    <w:p w:rsidR="00BE04C2" w:rsidRPr="007C437A" w:rsidRDefault="00960BA6" w:rsidP="00E6654A">
      <w:pPr>
        <w:pStyle w:val="Titre1"/>
      </w:pPr>
      <w:del w:id="1797" w:author="Arthur Parmentier" w:date="2020-06-07T21:11:00Z">
        <w:r w:rsidRPr="007C437A" w:rsidDel="006D5BBB">
          <w:delText xml:space="preserve"> </w:delText>
        </w:r>
      </w:del>
      <w:bookmarkStart w:id="1798" w:name="_Toc42550104"/>
      <w:r w:rsidR="00177D40" w:rsidRPr="007C437A">
        <w:t xml:space="preserve">(abstract) </w:t>
      </w:r>
      <w:r w:rsidR="00112903" w:rsidRPr="007C437A">
        <w:t>Mechanisms and c</w:t>
      </w:r>
      <w:r w:rsidR="00010FF3" w:rsidRPr="007C437A">
        <w:t xml:space="preserve">oncepts </w:t>
      </w:r>
      <w:r w:rsidR="000D082F" w:rsidRPr="007C437A">
        <w:t xml:space="preserve">of </w:t>
      </w:r>
      <w:r w:rsidR="005E047A" w:rsidRPr="007C437A">
        <w:t>S</w:t>
      </w:r>
      <w:r w:rsidR="000D082F" w:rsidRPr="007C437A">
        <w:t>oundpainting</w:t>
      </w:r>
      <w:bookmarkEnd w:id="1006"/>
      <w:r w:rsidR="00086E5D" w:rsidRPr="007C437A">
        <w:t xml:space="preserve"> (a </w:t>
      </w:r>
      <w:r w:rsidR="003739E8" w:rsidRPr="007C437A">
        <w:t xml:space="preserve">theoretical </w:t>
      </w:r>
      <w:r w:rsidR="00086E5D" w:rsidRPr="007C437A">
        <w:t>model of SP)</w:t>
      </w:r>
      <w:bookmarkEnd w:id="1798"/>
    </w:p>
    <w:p w:rsidR="007776CB" w:rsidRPr="007C437A" w:rsidRDefault="00E6654A" w:rsidP="00E6654A">
      <w:r w:rsidRPr="007C437A">
        <w:t>Now that we have seen a bit of the development of SP and the theoretical background it lies in, I would like to propose a model of Soundpainting that would explicit its construction mechanisms</w:t>
      </w:r>
      <w:ins w:id="1799" w:author="Arthur Parmentier" w:date="2020-05-14T13:29:00Z">
        <w:r w:rsidR="00BA3828" w:rsidRPr="007C437A">
          <w:t xml:space="preserve"> as a sign language, </w:t>
        </w:r>
      </w:ins>
      <w:del w:id="1800" w:author="Arthur Parmentier" w:date="2020-05-14T13:29:00Z">
        <w:r w:rsidRPr="007C437A" w:rsidDel="00BA3828">
          <w:delText xml:space="preserve"> </w:delText>
        </w:r>
      </w:del>
      <w:r w:rsidRPr="007C437A">
        <w:t>as well as the implicit operations that makes it an efficient language for art performance.</w:t>
      </w:r>
    </w:p>
    <w:p w:rsidR="00B12EC1" w:rsidRPr="007C437A" w:rsidRDefault="00B12EC1">
      <w:pPr>
        <w:pStyle w:val="Titre2"/>
      </w:pPr>
      <w:bookmarkStart w:id="1801" w:name="_Toc42550105"/>
      <w:r w:rsidRPr="007C437A">
        <w:t xml:space="preserve">Preliminary </w:t>
      </w:r>
      <w:r w:rsidR="00E44A97" w:rsidRPr="007C437A">
        <w:t>remarks</w:t>
      </w:r>
      <w:bookmarkEnd w:id="1801"/>
    </w:p>
    <w:p w:rsidR="00E44A97" w:rsidRPr="007C437A" w:rsidRDefault="00E44A97">
      <w:pPr>
        <w:pStyle w:val="Titre3"/>
      </w:pPr>
      <w:bookmarkStart w:id="1802" w:name="_Toc42550106"/>
      <w:r w:rsidRPr="007C437A">
        <w:t>Context and scope of my personal observations</w:t>
      </w:r>
      <w:bookmarkEnd w:id="1802"/>
    </w:p>
    <w:p w:rsidR="000046FB" w:rsidRPr="007C437A" w:rsidRDefault="000046FB" w:rsidP="000046FB">
      <w:r w:rsidRPr="007C437A">
        <w:t>The reader must be aware that my experience with Soundpainting and the observations that I consider in this section:</w:t>
      </w:r>
    </w:p>
    <w:p w:rsidR="000046FB" w:rsidRPr="007C437A" w:rsidRDefault="000046FB" w:rsidP="000046FB">
      <w:pPr>
        <w:pStyle w:val="Paragraphedeliste"/>
        <w:numPr>
          <w:ilvl w:val="0"/>
          <w:numId w:val="12"/>
        </w:numPr>
      </w:pPr>
      <w:r w:rsidRPr="007C437A">
        <w:t>Are rather limited in time (3 years span)</w:t>
      </w:r>
    </w:p>
    <w:p w:rsidR="000046FB" w:rsidRPr="007C437A" w:rsidRDefault="000046FB" w:rsidP="000046FB">
      <w:pPr>
        <w:pStyle w:val="Paragraphedeliste"/>
        <w:numPr>
          <w:ilvl w:val="0"/>
          <w:numId w:val="12"/>
        </w:numPr>
      </w:pPr>
      <w:r w:rsidRPr="007C437A">
        <w: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t>
      </w:r>
    </w:p>
    <w:p w:rsidR="000046FB" w:rsidRPr="007C437A" w:rsidRDefault="000046FB" w:rsidP="000046FB">
      <w:pPr>
        <w:pStyle w:val="Paragraphedeliste"/>
        <w:numPr>
          <w:ilvl w:val="0"/>
          <w:numId w:val="12"/>
        </w:numPr>
      </w:pPr>
      <w:r w:rsidRPr="007C437A">
        <w:t>Are rather limited in terms of configuration (mostly groups of musicians, either in weekly sessions with 3-10 performers or workshops with guest soundpainter).</w:t>
      </w:r>
    </w:p>
    <w:p w:rsidR="000046FB" w:rsidRPr="007C437A" w:rsidRDefault="000046FB" w:rsidP="000046FB">
      <w:r w:rsidRPr="007C437A">
        <w:t>The reader is invited to compare my observation with his and criticize the models and interpretation I give in this section.</w:t>
      </w:r>
    </w:p>
    <w:p w:rsidR="00061E60" w:rsidRPr="007C437A" w:rsidRDefault="00E44A97">
      <w:pPr>
        <w:pStyle w:val="Titre3"/>
        <w:numPr>
          <w:ilvl w:val="2"/>
          <w:numId w:val="13"/>
        </w:numPr>
      </w:pPr>
      <w:bookmarkStart w:id="1803" w:name="_Toc42550107"/>
      <w:r w:rsidRPr="007C437A">
        <w:t>The categorical and prototypical perception of concepts</w:t>
      </w:r>
      <w:bookmarkEnd w:id="1803"/>
      <w:r w:rsidR="00061E60" w:rsidRPr="007C437A">
        <w:t xml:space="preserve"> </w:t>
      </w:r>
    </w:p>
    <w:p w:rsidR="00554E5F" w:rsidRPr="007C437A" w:rsidRDefault="00554E5F" w:rsidP="00061E60">
      <w:r w:rsidRPr="007C437A">
        <w:t xml:space="preserve">The human </w:t>
      </w:r>
      <w:r w:rsidR="004D468F" w:rsidRPr="007C437A">
        <w:t xml:space="preserve">(innate) </w:t>
      </w:r>
      <w:r w:rsidRPr="007C437A">
        <w:t>categorical perception scheme has been studied in music REF and many other fields</w:t>
      </w:r>
      <w:r w:rsidR="004D468F" w:rsidRPr="007C437A">
        <w:t xml:space="preserve"> and plays a very important role in the construction of basic artistic concepts such as note, pitch, scale, line, hi</w:t>
      </w:r>
      <w:ins w:id="1804" w:author="Arthur Parmentier" w:date="2020-05-13T09:28:00Z">
        <w:r w:rsidR="00B7596F" w:rsidRPr="007C437A">
          <w:t xml:space="preserve">t… by constructing </w:t>
        </w:r>
      </w:ins>
      <w:ins w:id="1805" w:author="Arthur Parmentier" w:date="2020-05-13T09:29:00Z">
        <w:r w:rsidR="00B7596F" w:rsidRPr="007C437A">
          <w:t>discrete categories out of a continuous set of elements.</w:t>
        </w:r>
      </w:ins>
      <w:del w:id="1806" w:author="Arthur Parmentier" w:date="2020-05-13T09:28:00Z">
        <w:r w:rsidR="004D468F" w:rsidRPr="007C437A" w:rsidDel="00B7596F">
          <w:delText>t…</w:delText>
        </w:r>
      </w:del>
    </w:p>
    <w:p w:rsidR="00DF3BEC" w:rsidRPr="007C437A" w:rsidRDefault="00061E60" w:rsidP="00061E60">
      <w:r w:rsidRPr="007C437A">
        <w:t>We</w:t>
      </w:r>
      <w:ins w:id="1807" w:author="Arthur Parmentier" w:date="2020-05-13T09:29:00Z">
        <w:r w:rsidR="00FE7602" w:rsidRPr="007C437A">
          <w:t xml:space="preserve"> also</w:t>
        </w:r>
      </w:ins>
      <w:r w:rsidRPr="007C437A">
        <w:t xml:space="preserve"> </w:t>
      </w:r>
      <w:del w:id="1808" w:author="Arthur Parmentier" w:date="2020-05-13T09:29:00Z">
        <w:r w:rsidR="00F572C3" w:rsidRPr="007C437A" w:rsidDel="00FE7602">
          <w:delText xml:space="preserve">also </w:delText>
        </w:r>
      </w:del>
      <w:r w:rsidRPr="007C437A">
        <w:t>know from</w:t>
      </w:r>
      <w:del w:id="1809" w:author="Arthur Parmentier" w:date="2020-05-13T09:34:00Z">
        <w:r w:rsidRPr="007C437A" w:rsidDel="00FB0C2C">
          <w:delText xml:space="preserve"> </w:delText>
        </w:r>
        <w:r w:rsidR="00643933" w:rsidRPr="007C437A" w:rsidDel="00FB0C2C">
          <w:delText>recent</w:delText>
        </w:r>
      </w:del>
      <w:r w:rsidR="00643933" w:rsidRPr="007C437A">
        <w:t xml:space="preserve"> </w:t>
      </w:r>
      <w:r w:rsidRPr="007C437A">
        <w:t>research in psychology</w:t>
      </w:r>
      <w:r w:rsidR="00643933" w:rsidRPr="007C437A">
        <w:rPr>
          <w:rStyle w:val="Appelnotedebasdep"/>
        </w:rPr>
        <w:footnoteReference w:id="25"/>
      </w:r>
      <w:r w:rsidRPr="007C437A">
        <w:t xml:space="preserve"> that a </w:t>
      </w:r>
      <w:ins w:id="1817" w:author="Arthur Parmentier" w:date="2020-05-13T09:36:00Z">
        <w:r w:rsidR="00FB0C2C" w:rsidRPr="007C437A">
          <w:t xml:space="preserve">single </w:t>
        </w:r>
      </w:ins>
      <w:r w:rsidRPr="007C437A">
        <w:t xml:space="preserve">concept </w:t>
      </w:r>
      <w:del w:id="1818" w:author="Arthur Parmentier" w:date="2020-05-13T09:36:00Z">
        <w:r w:rsidRPr="007C437A" w:rsidDel="00CE30A8">
          <w:delText xml:space="preserve">corresponds </w:delText>
        </w:r>
      </w:del>
      <w:ins w:id="1819" w:author="Arthur Parmentier" w:date="2020-05-13T09:36:00Z">
        <w:r w:rsidR="00CE30A8" w:rsidRPr="007C437A">
          <w:t>can be modeled as</w:t>
        </w:r>
      </w:ins>
      <w:del w:id="1820" w:author="Arthur Parmentier" w:date="2020-05-13T09:36:00Z">
        <w:r w:rsidRPr="007C437A" w:rsidDel="00CE30A8">
          <w:delText>to</w:delText>
        </w:r>
      </w:del>
      <w:r w:rsidRPr="007C437A">
        <w:t xml:space="preserve"> a category of elements around a prototype</w:t>
      </w:r>
      <w:r w:rsidR="00FD25EA" w:rsidRPr="007C437A">
        <w:t>, considered as the central point of the category</w:t>
      </w:r>
      <w:r w:rsidRPr="007C437A">
        <w:t>.</w:t>
      </w:r>
      <w:r w:rsidR="006155A3" w:rsidRPr="007C437A">
        <w:t xml:space="preserve"> Moreover, people tend to define the concept itself by the characteristic traits of the prototype</w:t>
      </w:r>
      <w:r w:rsidR="00BC3D06" w:rsidRPr="007C437A">
        <w:t>, whereas in general, it extends beyond such a definition.</w:t>
      </w:r>
      <w:r w:rsidR="00DB185F" w:rsidRPr="007C437A">
        <w:br/>
        <w:t xml:space="preserve">The </w:t>
      </w:r>
      <w:r w:rsidR="00DF3BEC" w:rsidRPr="007C437A">
        <w:t>prototypical</w:t>
      </w:r>
      <w:r w:rsidR="00DB185F" w:rsidRPr="007C437A">
        <w:t xml:space="preserve"> scheme </w:t>
      </w:r>
      <w:r w:rsidR="00523640" w:rsidRPr="007C437A">
        <w:t>rejects</w:t>
      </w:r>
      <w:r w:rsidR="00DB185F" w:rsidRPr="007C437A">
        <w:t xml:space="preserve"> the </w:t>
      </w:r>
      <w:r w:rsidR="00860214" w:rsidRPr="007C437A">
        <w:t xml:space="preserve">discrete </w:t>
      </w:r>
      <w:r w:rsidR="00DB185F" w:rsidRPr="007C437A">
        <w:t>notion of ‘limit’ or ‘border’</w:t>
      </w:r>
      <w:ins w:id="1821" w:author="Arthur Parmentier" w:date="2020-05-12T19:02:00Z">
        <w:r w:rsidR="00341F58" w:rsidRPr="007C437A">
          <w:t>,</w:t>
        </w:r>
      </w:ins>
      <w:del w:id="1822" w:author="Arthur Parmentier" w:date="2020-05-12T19:02:00Z">
        <w:r w:rsidR="00DB185F" w:rsidRPr="007C437A" w:rsidDel="00341F58">
          <w:delText xml:space="preserve"> for</w:delText>
        </w:r>
      </w:del>
      <w:r w:rsidR="00DB185F" w:rsidRPr="007C437A">
        <w:t xml:space="preserve"> </w:t>
      </w:r>
      <w:ins w:id="1823" w:author="Arthur Parmentier" w:date="2020-05-12T19:02:00Z">
        <w:r w:rsidR="00341F58" w:rsidRPr="007C437A">
          <w:t>replaced by the</w:t>
        </w:r>
      </w:ins>
      <w:del w:id="1824" w:author="Arthur Parmentier" w:date="2020-05-12T19:02:00Z">
        <w:r w:rsidR="006A5C81" w:rsidRPr="007C437A" w:rsidDel="00341F58">
          <w:delText>the</w:delText>
        </w:r>
      </w:del>
      <w:r w:rsidR="006A5C81" w:rsidRPr="007C437A">
        <w:t xml:space="preserve"> continuous</w:t>
      </w:r>
      <w:r w:rsidR="00DB185F" w:rsidRPr="007C437A">
        <w:t xml:space="preserve"> </w:t>
      </w:r>
      <w:r w:rsidR="00DB185F" w:rsidRPr="007C437A">
        <w:lastRenderedPageBreak/>
        <w:t>notion</w:t>
      </w:r>
      <w:ins w:id="1825" w:author="Arthur Parmentier" w:date="2020-05-12T19:05:00Z">
        <w:r w:rsidR="008E17B4" w:rsidRPr="007C437A">
          <w:t>s of graded membership (</w:t>
        </w:r>
      </w:ins>
      <w:del w:id="1826" w:author="Arthur Parmentier" w:date="2020-05-12T19:05:00Z">
        <w:r w:rsidR="00DB185F" w:rsidRPr="007C437A" w:rsidDel="008E17B4">
          <w:delText xml:space="preserve"> of </w:delText>
        </w:r>
      </w:del>
      <w:r w:rsidR="00DB185F" w:rsidRPr="007C437A">
        <w:t>similarity to the prototyp</w:t>
      </w:r>
      <w:ins w:id="1827" w:author="Arthur Parmentier" w:date="2020-05-12T19:05:00Z">
        <w:r w:rsidR="00157F8B" w:rsidRPr="007C437A">
          <w:t>e)</w:t>
        </w:r>
      </w:ins>
      <w:del w:id="1828" w:author="Arthur Parmentier" w:date="2020-05-12T19:05:00Z">
        <w:r w:rsidR="0084003C" w:rsidRPr="007C437A" w:rsidDel="008E17B4">
          <w:delText>e</w:delText>
        </w:r>
      </w:del>
      <w:ins w:id="1829" w:author="Arthur Parmentier" w:date="2020-05-12T19:02:00Z">
        <w:r w:rsidR="00341F58" w:rsidRPr="007C437A">
          <w:t xml:space="preserve"> and the fuzzy edges</w:t>
        </w:r>
      </w:ins>
      <w:ins w:id="1830" w:author="Arthur Parmentier" w:date="2020-05-12T19:05:00Z">
        <w:r w:rsidR="008E17B4" w:rsidRPr="007C437A">
          <w:t xml:space="preserve"> of concepts</w:t>
        </w:r>
      </w:ins>
      <w:r w:rsidR="00DF3BEC" w:rsidRPr="007C437A">
        <w:t>.</w:t>
      </w:r>
      <w:ins w:id="1831" w:author="Arthur Parmentier" w:date="2020-05-12T19:07:00Z">
        <w:r w:rsidR="00AD6FFE" w:rsidRPr="007C437A">
          <w:rPr>
            <w:rStyle w:val="Appelnotedebasdep"/>
          </w:rPr>
          <w:footnoteReference w:id="26"/>
        </w:r>
      </w:ins>
      <w:r w:rsidR="00391624" w:rsidRPr="007C437A">
        <w:t xml:space="preserve"> But on top of the prototypical scheme,</w:t>
      </w:r>
      <w:r w:rsidR="00360E78" w:rsidRPr="007C437A">
        <w:t xml:space="preserve"> the categorical scheme introduce</w:t>
      </w:r>
      <w:r w:rsidR="00391624" w:rsidRPr="007C437A">
        <w:t>s</w:t>
      </w:r>
      <w:r w:rsidR="00360E78" w:rsidRPr="007C437A">
        <w:t xml:space="preserve"> a rupture by either accepting or rejection an element inside the category based on its similarity with the prototype</w:t>
      </w:r>
      <w:r w:rsidR="006B3B0D" w:rsidRPr="007C437A">
        <w:rPr>
          <w:rStyle w:val="Appelnotedebasdep"/>
        </w:rPr>
        <w:footnoteReference w:id="27"/>
      </w:r>
      <w:r w:rsidR="006B3B0D" w:rsidRPr="007C437A">
        <w:t>.</w:t>
      </w:r>
    </w:p>
    <w:p w:rsidR="00725EA3" w:rsidRPr="007C437A" w:rsidRDefault="00725EA3" w:rsidP="00061E60">
      <w:pPr>
        <w:rPr>
          <w:ins w:id="1840" w:author="Arthur Parmentier" w:date="2020-05-14T13:32:00Z"/>
          <w:i/>
          <w:iCs/>
        </w:rPr>
      </w:pPr>
      <w:r w:rsidRPr="007C437A">
        <w:rPr>
          <w:i/>
          <w:iCs/>
          <w:rPrChange w:id="1841" w:author="Arthur Parmentier" w:date="2020-06-07T15:27:00Z">
            <w:rPr/>
          </w:rPrChange>
        </w:rPr>
        <w:t>Let’s take the examples of birds… (does it needs an illustration?)</w:t>
      </w:r>
    </w:p>
    <w:p w:rsidR="00D621DF" w:rsidRPr="007C437A" w:rsidRDefault="00D621DF">
      <w:pPr>
        <w:pStyle w:val="Titre2"/>
        <w:numPr>
          <w:ilvl w:val="1"/>
          <w:numId w:val="22"/>
        </w:numPr>
        <w:rPr>
          <w:ins w:id="1842" w:author="Arthur Parmentier" w:date="2020-05-14T13:32:00Z"/>
        </w:rPr>
      </w:pPr>
      <w:bookmarkStart w:id="1843" w:name="_Toc42550108"/>
      <w:ins w:id="1844" w:author="Arthur Parmentier" w:date="2020-05-14T13:32:00Z">
        <w:r w:rsidRPr="007C437A">
          <w:t xml:space="preserve">Mechanism 1: transformations (projections?) of concepts </w:t>
        </w:r>
      </w:ins>
      <w:ins w:id="1845" w:author="Arthur Parmentier" w:date="2020-05-14T13:38:00Z">
        <w:r w:rsidR="00515E70" w:rsidRPr="007C437A">
          <w:t>into signs</w:t>
        </w:r>
      </w:ins>
      <w:ins w:id="1846" w:author="Arthur Parmentier" w:date="2020-06-05T16:48:00Z">
        <w:r w:rsidR="008F5BD3" w:rsidRPr="007C437A">
          <w:t xml:space="preserve"> (morphemes)</w:t>
        </w:r>
      </w:ins>
      <w:ins w:id="1847" w:author="Arthur Parmentier" w:date="2020-05-14T13:38:00Z">
        <w:r w:rsidR="00515E70" w:rsidRPr="007C437A">
          <w:t xml:space="preserve"> on</w:t>
        </w:r>
      </w:ins>
      <w:ins w:id="1848" w:author="Arthur Parmentier" w:date="2020-05-14T13:32:00Z">
        <w:r w:rsidRPr="007C437A">
          <w:t xml:space="preserve"> the physical space of the body</w:t>
        </w:r>
        <w:bookmarkEnd w:id="1843"/>
      </w:ins>
    </w:p>
    <w:p w:rsidR="00D621DF" w:rsidRPr="007C437A" w:rsidRDefault="00D621DF" w:rsidP="00D621DF">
      <w:pPr>
        <w:rPr>
          <w:ins w:id="1849" w:author="Arthur Parmentier" w:date="2020-05-14T13:32:00Z"/>
        </w:rPr>
      </w:pPr>
      <w:ins w:id="1850" w:author="Arthur Parmentier" w:date="2020-05-14T13:32:00Z">
        <w:r w:rsidRPr="007C437A">
          <w:t>Key idea: forming a sign/gestural language means creating a mapping between concepts from different sources (fields?) and the physical space of the human person who signs. How is this done in SP?</w:t>
        </w:r>
      </w:ins>
    </w:p>
    <w:p w:rsidR="00D621DF" w:rsidRPr="007C437A" w:rsidRDefault="00D621DF" w:rsidP="00D621DF">
      <w:pPr>
        <w:rPr>
          <w:ins w:id="1851" w:author="Arthur Parmentier" w:date="2020-05-14T13:32:00Z"/>
        </w:rPr>
      </w:pPr>
      <w:ins w:id="1852" w:author="Arthur Parmentier" w:date="2020-05-14T13:32:00Z">
        <w:r w:rsidRPr="007C437A">
          <w:t>OVERALL TRANSFORMATION SCHEME (illustrate the scheme of the transformation process: source concepts to signs that represents them, gestures that evoke them…)</w:t>
        </w:r>
      </w:ins>
    </w:p>
    <w:p w:rsidR="00D621DF" w:rsidRPr="007C437A" w:rsidRDefault="00D621DF">
      <w:pPr>
        <w:pStyle w:val="Titre3"/>
        <w:rPr>
          <w:ins w:id="1853" w:author="Arthur Parmentier" w:date="2020-05-14T13:32:00Z"/>
        </w:rPr>
      </w:pPr>
      <w:bookmarkStart w:id="1854" w:name="_Toc42550109"/>
      <w:ins w:id="1855" w:author="Arthur Parmentier" w:date="2020-05-14T13:32:00Z">
        <w:r w:rsidRPr="007C437A">
          <w:t>Input space</w:t>
        </w:r>
        <w:bookmarkEnd w:id="1854"/>
      </w:ins>
    </w:p>
    <w:p w:rsidR="00D621DF" w:rsidRPr="007C437A" w:rsidRDefault="00D621DF" w:rsidP="00D621DF">
      <w:pPr>
        <w:rPr>
          <w:ins w:id="1856" w:author="Arthur Parmentier" w:date="2020-05-14T13:32:00Z"/>
        </w:rPr>
      </w:pPr>
      <w:ins w:id="1857" w:author="Arthur Parmentier" w:date="2020-05-14T13:32:00Z">
        <w:r w:rsidRPr="007C437A">
          <w:t>We can identify several repertoires (sources) of concepts in the input space of this transformation scheme</w:t>
        </w:r>
      </w:ins>
    </w:p>
    <w:p w:rsidR="00D621DF" w:rsidRPr="007C437A" w:rsidRDefault="00D621DF" w:rsidP="00D621DF">
      <w:pPr>
        <w:pStyle w:val="Titre4"/>
        <w:rPr>
          <w:ins w:id="1858" w:author="Arthur Parmentier" w:date="2020-05-14T13:32:00Z"/>
        </w:rPr>
      </w:pPr>
      <w:ins w:id="1859" w:author="Arthur Parmentier" w:date="2020-05-14T13:32:00Z">
        <w:r w:rsidRPr="007C437A">
          <w:t>Concepts from artistic disciplines</w:t>
        </w:r>
      </w:ins>
    </w:p>
    <w:p w:rsidR="00D621DF" w:rsidRPr="007C437A" w:rsidRDefault="00D621DF" w:rsidP="00D621DF">
      <w:pPr>
        <w:rPr>
          <w:ins w:id="1860" w:author="Arthur Parmentier" w:date="2020-06-06T17:12:00Z"/>
        </w:rPr>
      </w:pPr>
      <w:ins w:id="1861" w:author="Arthur Parmentier" w:date="2020-05-14T13:32:00Z">
        <w:r w:rsidRPr="007C437A">
          <w:t>Long Tone, minimalism…</w:t>
        </w:r>
      </w:ins>
    </w:p>
    <w:p w:rsidR="00237DE8" w:rsidRPr="007C437A" w:rsidRDefault="00237DE8" w:rsidP="00237DE8">
      <w:pPr>
        <w:pStyle w:val="NormalWeb"/>
        <w:rPr>
          <w:ins w:id="1862" w:author="Arthur Parmentier" w:date="2020-06-06T17:12:00Z"/>
          <w:lang w:val="en-US"/>
          <w:rPrChange w:id="1863" w:author="Arthur Parmentier" w:date="2020-06-07T15:27:00Z">
            <w:rPr>
              <w:ins w:id="1864" w:author="Arthur Parmentier" w:date="2020-06-06T17:12:00Z"/>
            </w:rPr>
          </w:rPrChange>
        </w:rPr>
      </w:pPr>
      <w:ins w:id="1865" w:author="Arthur Parmentier" w:date="2020-06-06T17:12:00Z">
        <w:r w:rsidRPr="007C437A">
          <w:rPr>
            <w:lang w:val="en-US"/>
            <w:rPrChange w:id="1866" w:author="Arthur Parmentier" w:date="2020-06-07T15:27:00Z">
              <w:rPr/>
            </w:rPrChange>
          </w:rPr>
          <w:t>d.Some of your terms come from specific mediums. For example, “Brush Work” is suggestive of painting. Why has this idea been taken to suggest a limited accompaniment?</w:t>
        </w:r>
      </w:ins>
    </w:p>
    <w:p w:rsidR="00237DE8" w:rsidRPr="007C437A" w:rsidRDefault="00237DE8" w:rsidP="00237DE8">
      <w:pPr>
        <w:pStyle w:val="NormalWeb"/>
        <w:rPr>
          <w:ins w:id="1867" w:author="Arthur Parmentier" w:date="2020-06-06T17:12:00Z"/>
          <w:lang w:val="en-US"/>
          <w:rPrChange w:id="1868" w:author="Arthur Parmentier" w:date="2020-06-07T15:27:00Z">
            <w:rPr>
              <w:ins w:id="1869" w:author="Arthur Parmentier" w:date="2020-06-06T17:12:00Z"/>
            </w:rPr>
          </w:rPrChange>
        </w:rPr>
      </w:pPr>
      <w:ins w:id="1870" w:author="Arthur Parmentier" w:date="2020-06-06T17:12:00Z">
        <w:r w:rsidRPr="007C437A">
          <w:rPr>
            <w:lang w:val="en-US"/>
            <w:rPrChange w:id="1871" w:author="Arthur Parmentier" w:date="2020-06-07T15:27:00Z">
              <w:rPr/>
            </w:rPrChange>
          </w:rPr>
          <w:t>Brush Work is one of the early gestures I created. At the time of its creation I needed a gesture to indicate complimentary support of a soloist. The Brush Work gesture seemed appropriate as I imagined a sporadic brushing-on of material – a supportive and spacious background relationship.</w:t>
        </w:r>
      </w:ins>
    </w:p>
    <w:p w:rsidR="00237DE8" w:rsidRPr="007C437A" w:rsidRDefault="00237DE8" w:rsidP="00D621DF">
      <w:pPr>
        <w:rPr>
          <w:ins w:id="1872" w:author="Arthur Parmentier" w:date="2020-05-14T13:32:00Z"/>
        </w:rPr>
      </w:pPr>
    </w:p>
    <w:p w:rsidR="00D621DF" w:rsidRPr="007C437A" w:rsidRDefault="00D621DF" w:rsidP="00D621DF">
      <w:pPr>
        <w:pStyle w:val="Titre4"/>
        <w:rPr>
          <w:ins w:id="1873" w:author="Arthur Parmentier" w:date="2020-05-14T13:32:00Z"/>
        </w:rPr>
      </w:pPr>
      <w:ins w:id="1874" w:author="Arthur Parmentier" w:date="2020-05-14T13:32:00Z">
        <w:r w:rsidRPr="007C437A">
          <w:t>Concepts from oral languages</w:t>
        </w:r>
      </w:ins>
    </w:p>
    <w:p w:rsidR="00D621DF" w:rsidRPr="007C437A" w:rsidRDefault="00D621DF" w:rsidP="00D621DF">
      <w:pPr>
        <w:rPr>
          <w:ins w:id="1875" w:author="Arthur Parmentier" w:date="2020-05-14T13:32:00Z"/>
        </w:rPr>
      </w:pPr>
      <w:ins w:id="1876" w:author="Arthur Parmentier" w:date="2020-05-14T13:32:00Z">
        <w:r w:rsidRPr="007C437A">
          <w:t>Logical elements</w:t>
        </w:r>
      </w:ins>
    </w:p>
    <w:p w:rsidR="00D621DF" w:rsidRPr="007C437A" w:rsidRDefault="00D621DF" w:rsidP="00D621DF">
      <w:pPr>
        <w:pStyle w:val="Titre4"/>
        <w:rPr>
          <w:ins w:id="1877" w:author="Arthur Parmentier" w:date="2020-05-14T13:32:00Z"/>
        </w:rPr>
      </w:pPr>
      <w:ins w:id="1878" w:author="Arthur Parmentier" w:date="2020-05-14T13:32:00Z">
        <w:r w:rsidRPr="007C437A">
          <w:t>“High/low” cultural representations of quiet/loud (volume), slow/fast (tempo), pitch…</w:t>
        </w:r>
      </w:ins>
    </w:p>
    <w:p w:rsidR="00D621DF" w:rsidRPr="007C437A" w:rsidRDefault="00D621DF" w:rsidP="00D621DF">
      <w:pPr>
        <w:rPr>
          <w:ins w:id="1879" w:author="Arthur Parmentier" w:date="2020-06-06T17:10:00Z"/>
        </w:rPr>
      </w:pPr>
      <w:ins w:id="1880" w:author="Arthur Parmentier" w:date="2020-05-14T13:32:00Z">
        <w:r w:rsidRPr="007C437A">
          <w:t>Even though the concepts of volume, tempo or pitch may be universal, their mapping onto a low/high axis is defined culturally in modern societies.</w:t>
        </w:r>
      </w:ins>
    </w:p>
    <w:p w:rsidR="00237DE8" w:rsidRPr="007C437A" w:rsidRDefault="00237DE8" w:rsidP="00237DE8">
      <w:pPr>
        <w:pStyle w:val="NormalWeb"/>
        <w:rPr>
          <w:ins w:id="1881" w:author="Arthur Parmentier" w:date="2020-06-06T17:10:00Z"/>
          <w:lang w:val="en-US"/>
          <w:rPrChange w:id="1882" w:author="Arthur Parmentier" w:date="2020-06-07T15:27:00Z">
            <w:rPr>
              <w:ins w:id="1883" w:author="Arthur Parmentier" w:date="2020-06-06T17:10:00Z"/>
            </w:rPr>
          </w:rPrChange>
        </w:rPr>
      </w:pPr>
      <w:ins w:id="1884" w:author="Arthur Parmentier" w:date="2020-06-06T17:10:00Z">
        <w:r w:rsidRPr="007C437A">
          <w:rPr>
            <w:lang w:val="en-US"/>
            <w:rPrChange w:id="1885" w:author="Arthur Parmentier" w:date="2020-06-07T15:27:00Z">
              <w:rPr/>
            </w:rPrChange>
          </w:rPr>
          <w:lastRenderedPageBreak/>
          <w:t>« h.In what way would you say your gestures are culturally determined (specific to Western contexts)?</w:t>
        </w:r>
      </w:ins>
    </w:p>
    <w:p w:rsidR="00237DE8" w:rsidRPr="007C437A" w:rsidRDefault="00237DE8" w:rsidP="00237DE8">
      <w:pPr>
        <w:pStyle w:val="NormalWeb"/>
        <w:rPr>
          <w:ins w:id="1886" w:author="Arthur Parmentier" w:date="2020-06-06T17:10:00Z"/>
          <w:lang w:val="en-US"/>
          <w:rPrChange w:id="1887" w:author="Arthur Parmentier" w:date="2020-06-07T15:27:00Z">
            <w:rPr>
              <w:ins w:id="1888" w:author="Arthur Parmentier" w:date="2020-06-06T17:10:00Z"/>
            </w:rPr>
          </w:rPrChange>
        </w:rPr>
      </w:pPr>
      <w:ins w:id="1889" w:author="Arthur Parmentier" w:date="2020-06-06T17:10:00Z">
        <w:r w:rsidRPr="007C437A">
          <w:rPr>
            <w:lang w:val="en-US"/>
            <w:rPrChange w:id="1890" w:author="Arthur Parmentier" w:date="2020-06-07T15:27:00Z">
              <w:rPr/>
            </w:rPrChange>
          </w:rPr>
          <w:t>The gestures are culturally determined in a sense that their physicality is created from what we see in everyday life such as events occurring on television, computers, people in crowds, sports, etc.</w:t>
        </w:r>
      </w:ins>
    </w:p>
    <w:p w:rsidR="00237DE8" w:rsidRPr="007C437A" w:rsidRDefault="00237DE8" w:rsidP="00237DE8">
      <w:pPr>
        <w:pStyle w:val="NormalWeb"/>
        <w:rPr>
          <w:ins w:id="1891" w:author="Arthur Parmentier" w:date="2020-06-06T17:10:00Z"/>
          <w:lang w:val="en-US"/>
          <w:rPrChange w:id="1892" w:author="Arthur Parmentier" w:date="2020-06-07T15:27:00Z">
            <w:rPr>
              <w:ins w:id="1893" w:author="Arthur Parmentier" w:date="2020-06-06T17:10:00Z"/>
            </w:rPr>
          </w:rPrChange>
        </w:rPr>
      </w:pPr>
      <w:ins w:id="1894" w:author="Arthur Parmentier" w:date="2020-06-06T17:10:00Z">
        <w:r w:rsidRPr="007C437A">
          <w:rPr>
            <w:lang w:val="en-US"/>
            <w:rPrChange w:id="1895" w:author="Arthur Parmentier" w:date="2020-06-07T15:27:00Z">
              <w:rPr/>
            </w:rPrChange>
          </w:rPr>
          <w:t>5. Multidisciplinary Issues</w:t>
        </w:r>
      </w:ins>
    </w:p>
    <w:p w:rsidR="00237DE8" w:rsidRPr="007C437A" w:rsidRDefault="00237DE8" w:rsidP="00237DE8">
      <w:pPr>
        <w:pStyle w:val="NormalWeb"/>
        <w:rPr>
          <w:ins w:id="1896" w:author="Arthur Parmentier" w:date="2020-06-06T17:10:00Z"/>
          <w:lang w:val="en-US"/>
          <w:rPrChange w:id="1897" w:author="Arthur Parmentier" w:date="2020-06-07T15:27:00Z">
            <w:rPr>
              <w:ins w:id="1898" w:author="Arthur Parmentier" w:date="2020-06-06T17:10:00Z"/>
            </w:rPr>
          </w:rPrChange>
        </w:rPr>
      </w:pPr>
      <w:ins w:id="1899" w:author="Arthur Parmentier" w:date="2020-06-06T17:10:00Z">
        <w:r w:rsidRPr="007C437A">
          <w:rPr>
            <w:lang w:val="en-US"/>
            <w:rPrChange w:id="1900" w:author="Arthur Parmentier" w:date="2020-06-07T15:27:00Z">
              <w:rPr/>
            </w:rPrChange>
          </w:rPr>
          <w:t>a.Pitch is reliant on a Western concept of height in relation to sound (e.g. high and low), replying on our metaphorical understanding of music. How would you expect a dancer/actor to respond to this musically determined gesture?</w:t>
        </w:r>
      </w:ins>
    </w:p>
    <w:p w:rsidR="00237DE8" w:rsidRPr="007C437A" w:rsidRDefault="00237DE8" w:rsidP="00237DE8">
      <w:pPr>
        <w:pStyle w:val="NormalWeb"/>
        <w:rPr>
          <w:ins w:id="1901" w:author="Arthur Parmentier" w:date="2020-06-06T17:10:00Z"/>
          <w:lang w:val="en-US"/>
          <w:rPrChange w:id="1902" w:author="Arthur Parmentier" w:date="2020-06-07T15:27:00Z">
            <w:rPr>
              <w:ins w:id="1903" w:author="Arthur Parmentier" w:date="2020-06-06T17:10:00Z"/>
            </w:rPr>
          </w:rPrChange>
        </w:rPr>
      </w:pPr>
      <w:ins w:id="1904" w:author="Arthur Parmentier" w:date="2020-06-06T17:10:00Z">
        <w:r w:rsidRPr="007C437A">
          <w:rPr>
            <w:lang w:val="en-US"/>
            <w:rPrChange w:id="1905" w:author="Arthur Parmentier" w:date="2020-06-07T15:27:00Z">
              <w:rPr/>
            </w:rPrChange>
          </w:rPr>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 »</w:t>
        </w:r>
      </w:ins>
    </w:p>
    <w:p w:rsidR="00237DE8" w:rsidRPr="007C437A" w:rsidRDefault="00237DE8" w:rsidP="00D621DF">
      <w:pPr>
        <w:rPr>
          <w:ins w:id="1906" w:author="Arthur Parmentier" w:date="2020-05-14T13:32:00Z"/>
        </w:rPr>
      </w:pPr>
    </w:p>
    <w:p w:rsidR="00D621DF" w:rsidRPr="007C437A" w:rsidRDefault="00D621DF" w:rsidP="00D621DF">
      <w:pPr>
        <w:pStyle w:val="Titre4"/>
        <w:rPr>
          <w:ins w:id="1907" w:author="Arthur Parmentier" w:date="2020-05-14T13:32:00Z"/>
        </w:rPr>
      </w:pPr>
      <w:ins w:id="1908" w:author="Arthur Parmentier" w:date="2020-05-14T13:32:00Z">
        <w:r w:rsidRPr="007C437A">
          <w:t>…</w:t>
        </w:r>
      </w:ins>
    </w:p>
    <w:p w:rsidR="00D621DF" w:rsidRPr="007C437A" w:rsidRDefault="00D621DF">
      <w:pPr>
        <w:pStyle w:val="Titre3"/>
        <w:rPr>
          <w:ins w:id="1909" w:author="Arthur Parmentier" w:date="2020-05-14T13:39:00Z"/>
        </w:rPr>
      </w:pPr>
      <w:bookmarkStart w:id="1910" w:name="_Toc42550110"/>
      <w:ins w:id="1911" w:author="Arthur Parmentier" w:date="2020-05-14T13:32:00Z">
        <w:r w:rsidRPr="007C437A">
          <w:t>Transformations and output spaces</w:t>
        </w:r>
      </w:ins>
      <w:bookmarkEnd w:id="1910"/>
    </w:p>
    <w:p w:rsidR="00D0639C" w:rsidRPr="007C437A" w:rsidRDefault="00D0639C">
      <w:pPr>
        <w:rPr>
          <w:ins w:id="1912" w:author="Arthur Parmentier" w:date="2020-05-14T13:32:00Z"/>
          <w:rPrChange w:id="1913" w:author="Arthur Parmentier" w:date="2020-06-07T15:27:00Z">
            <w:rPr>
              <w:ins w:id="1914" w:author="Arthur Parmentier" w:date="2020-05-14T13:32:00Z"/>
            </w:rPr>
          </w:rPrChange>
        </w:rPr>
        <w:pPrChange w:id="1915" w:author="Arthur Parmentier" w:date="2020-05-14T13:39:00Z">
          <w:pPr>
            <w:pStyle w:val="Titre3"/>
          </w:pPr>
        </w:pPrChange>
      </w:pPr>
      <w:ins w:id="1916" w:author="Arthur Parmentier" w:date="2020-05-14T13:39:00Z">
        <w:r w:rsidRPr="007C437A">
          <w:rPr>
            <w:rPrChange w:id="1917" w:author="Arthur Parmentier" w:date="2020-06-07T15:27:00Z">
              <w:rPr/>
            </w:rPrChange>
          </w:rPr>
          <w:t>Sign = (symbol, icon, indice).</w:t>
        </w:r>
      </w:ins>
    </w:p>
    <w:p w:rsidR="00D621DF" w:rsidRPr="007C437A" w:rsidRDefault="00D621DF" w:rsidP="00D621DF">
      <w:pPr>
        <w:pStyle w:val="Titre4"/>
        <w:rPr>
          <w:ins w:id="1918" w:author="Arthur Parmentier" w:date="2020-05-14T13:32:00Z"/>
        </w:rPr>
      </w:pPr>
      <w:ins w:id="1919" w:author="Arthur Parmentier" w:date="2020-05-14T13:32:00Z">
        <w:r w:rsidRPr="007C437A">
          <w:t>Creation of a s</w:t>
        </w:r>
      </w:ins>
      <w:ins w:id="1920" w:author="Arthur Parmentier" w:date="2020-05-14T13:39:00Z">
        <w:r w:rsidR="00D0639C" w:rsidRPr="007C437A">
          <w:t>ymbol</w:t>
        </w:r>
      </w:ins>
    </w:p>
    <w:p w:rsidR="00D621DF" w:rsidRPr="007C437A" w:rsidRDefault="00D621DF" w:rsidP="00D621DF">
      <w:pPr>
        <w:rPr>
          <w:ins w:id="1921" w:author="Arthur Parmentier" w:date="2020-05-14T13:32:00Z"/>
        </w:rPr>
      </w:pPr>
      <w:ins w:id="1922" w:author="Arthur Parmentier" w:date="2020-05-14T13:32:00Z">
        <w:r w:rsidRPr="007C437A">
          <w:t>… Describe here more about the process of creating a sign (examples, general rules…)</w:t>
        </w:r>
      </w:ins>
    </w:p>
    <w:p w:rsidR="00D621DF" w:rsidRPr="007C437A" w:rsidRDefault="00D621DF">
      <w:pPr>
        <w:pStyle w:val="Titre4"/>
        <w:rPr>
          <w:ins w:id="1923" w:author="Arthur Parmentier" w:date="2020-06-06T17:06:00Z"/>
        </w:rPr>
      </w:pPr>
      <w:ins w:id="1924" w:author="Arthur Parmentier" w:date="2020-05-14T13:32:00Z">
        <w:r w:rsidRPr="007C437A">
          <w:t xml:space="preserve">Creation of a </w:t>
        </w:r>
      </w:ins>
      <w:ins w:id="1925" w:author="Arthur Parmentier" w:date="2020-05-14T13:39:00Z">
        <w:r w:rsidR="00D0639C" w:rsidRPr="007C437A">
          <w:t>icon</w:t>
        </w:r>
      </w:ins>
    </w:p>
    <w:p w:rsidR="003C785D" w:rsidRPr="007C437A" w:rsidRDefault="003C785D">
      <w:pPr>
        <w:rPr>
          <w:ins w:id="1926" w:author="Arthur Parmentier" w:date="2020-05-14T13:32:00Z"/>
        </w:rPr>
      </w:pPr>
      <w:ins w:id="1927" w:author="Arthur Parmentier" w:date="2020-06-06T17:06:00Z">
        <w:r w:rsidRPr="007C437A">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based on the language for the deaf or hard of hearing.”</w:t>
        </w:r>
        <w:r w:rsidRPr="007C437A">
          <w:rPr>
            <w:rStyle w:val="Appelnotedebasdep"/>
          </w:rPr>
          <w:footnoteReference w:id="28"/>
        </w:r>
      </w:ins>
    </w:p>
    <w:p w:rsidR="00D621DF" w:rsidRPr="007C437A" w:rsidRDefault="00D621DF">
      <w:pPr>
        <w:pStyle w:val="Titre4"/>
        <w:rPr>
          <w:ins w:id="1929" w:author="Arthur Parmentier" w:date="2020-05-14T13:32:00Z"/>
          <w:rPrChange w:id="1930" w:author="Arthur Parmentier" w:date="2020-06-07T15:27:00Z">
            <w:rPr>
              <w:ins w:id="1931" w:author="Arthur Parmentier" w:date="2020-05-14T13:32:00Z"/>
            </w:rPr>
          </w:rPrChange>
        </w:rPr>
        <w:pPrChange w:id="1932" w:author="Arthur Parmentier" w:date="2020-05-14T13:40:00Z">
          <w:pPr/>
        </w:pPrChange>
      </w:pPr>
      <w:ins w:id="1933" w:author="Arthur Parmentier" w:date="2020-05-14T13:32:00Z">
        <w:r w:rsidRPr="007C437A">
          <w:rPr>
            <w:rPrChange w:id="1934" w:author="Arthur Parmentier" w:date="2020-06-07T15:27:00Z">
              <w:rPr/>
            </w:rPrChange>
          </w:rPr>
          <w:lastRenderedPageBreak/>
          <w:t>Creation of a</w:t>
        </w:r>
      </w:ins>
      <w:ins w:id="1935" w:author="Arthur Parmentier" w:date="2020-05-14T13:39:00Z">
        <w:r w:rsidR="00D0639C" w:rsidRPr="007C437A">
          <w:rPr>
            <w:rPrChange w:id="1936" w:author="Arthur Parmentier" w:date="2020-06-07T15:27:00Z">
              <w:rPr/>
            </w:rPrChange>
          </w:rPr>
          <w:t xml:space="preserve">n </w:t>
        </w:r>
      </w:ins>
      <w:ins w:id="1937" w:author="Arthur Parmentier" w:date="2020-05-14T13:40:00Z">
        <w:r w:rsidR="00D0639C" w:rsidRPr="007C437A">
          <w:rPr>
            <w:rPrChange w:id="1938" w:author="Arthur Parmentier" w:date="2020-06-07T15:27:00Z">
              <w:rPr/>
            </w:rPrChange>
          </w:rPr>
          <w:t>indices</w:t>
        </w:r>
      </w:ins>
    </w:p>
    <w:p w:rsidR="00D621DF" w:rsidRPr="007C437A" w:rsidDel="00D0639C" w:rsidRDefault="003E1EE3">
      <w:pPr>
        <w:pStyle w:val="Titre2"/>
        <w:rPr>
          <w:del w:id="1939" w:author="Arthur Parmentier" w:date="2020-05-14T13:40:00Z"/>
          <w:i/>
          <w:iCs/>
          <w:rPrChange w:id="1940" w:author="Arthur Parmentier" w:date="2020-06-07T15:27:00Z">
            <w:rPr>
              <w:del w:id="1941" w:author="Arthur Parmentier" w:date="2020-05-14T13:40:00Z"/>
            </w:rPr>
          </w:rPrChange>
        </w:rPr>
        <w:pPrChange w:id="1942" w:author="Arthur Parmentier" w:date="2020-06-07T21:11:00Z">
          <w:pPr/>
        </w:pPrChange>
      </w:pPr>
      <w:bookmarkStart w:id="1943" w:name="_Toc40356075"/>
      <w:bookmarkStart w:id="1944" w:name="_Toc42550111"/>
      <w:bookmarkEnd w:id="1943"/>
      <w:ins w:id="1945" w:author="Arthur Parmentier" w:date="2020-05-14T13:40:00Z">
        <w:r w:rsidRPr="007C437A">
          <w:t>Mechanism 2:</w:t>
        </w:r>
        <w:bookmarkEnd w:id="1944"/>
        <w:r w:rsidRPr="007C437A">
          <w:t xml:space="preserve"> </w:t>
        </w:r>
      </w:ins>
    </w:p>
    <w:p w:rsidR="007B1805" w:rsidRPr="007C437A" w:rsidRDefault="007B1805">
      <w:pPr>
        <w:pStyle w:val="Titre2"/>
      </w:pPr>
      <w:bookmarkStart w:id="1946" w:name="_Toc42550112"/>
      <w:r w:rsidRPr="007C437A">
        <w:t xml:space="preserve">Sign </w:t>
      </w:r>
      <w:ins w:id="1947" w:author="Arthur Parmentier" w:date="2020-05-13T10:35:00Z">
        <w:r w:rsidR="003D29B8" w:rsidRPr="007C437A">
          <w:t>“</w:t>
        </w:r>
      </w:ins>
      <w:r w:rsidRPr="007C437A">
        <w:t>overloading</w:t>
      </w:r>
      <w:ins w:id="1948" w:author="Arthur Parmentier" w:date="2020-05-13T10:35:00Z">
        <w:r w:rsidR="003D29B8" w:rsidRPr="007C437A">
          <w:t>”</w:t>
        </w:r>
      </w:ins>
      <w:bookmarkEnd w:id="1946"/>
    </w:p>
    <w:p w:rsidR="005A6DBA" w:rsidRPr="007C437A" w:rsidRDefault="005A6DBA">
      <w:pPr>
        <w:pStyle w:val="Titre3"/>
        <w:rPr>
          <w:ins w:id="1949" w:author="Arthur Parmentier" w:date="2020-05-13T10:10:00Z"/>
          <w:rPrChange w:id="1950" w:author="Arthur Parmentier" w:date="2020-06-07T15:27:00Z">
            <w:rPr>
              <w:ins w:id="1951" w:author="Arthur Parmentier" w:date="2020-05-13T10:10:00Z"/>
            </w:rPr>
          </w:rPrChange>
        </w:rPr>
        <w:pPrChange w:id="1952" w:author="Arthur Parmentier" w:date="2020-05-14T14:00:00Z">
          <w:pPr/>
        </w:pPrChange>
      </w:pPr>
      <w:bookmarkStart w:id="1953" w:name="_Toc42550113"/>
      <w:ins w:id="1954" w:author="Arthur Parmentier" w:date="2020-05-13T10:10:00Z">
        <w:r w:rsidRPr="007C437A">
          <w:rPr>
            <w:rPrChange w:id="1955" w:author="Arthur Parmentier" w:date="2020-06-07T15:27:00Z">
              <w:rPr/>
            </w:rPrChange>
          </w:rPr>
          <w:t>Motivation</w:t>
        </w:r>
        <w:bookmarkEnd w:id="1953"/>
      </w:ins>
    </w:p>
    <w:p w:rsidR="0053230A" w:rsidRPr="007C437A" w:rsidRDefault="001B082B" w:rsidP="001B082B">
      <w:pPr>
        <w:rPr>
          <w:ins w:id="1956" w:author="Arthur Parmentier" w:date="2020-05-13T09:52:00Z"/>
        </w:rPr>
      </w:pPr>
      <w:r w:rsidRPr="007C437A">
        <w:t xml:space="preserve">We have seen from the evolution of SP that </w:t>
      </w:r>
      <w:ins w:id="1957" w:author="Arthur Parmentier" w:date="2020-05-13T09:50:00Z">
        <w:r w:rsidR="0053230A" w:rsidRPr="007C437A">
          <w:t xml:space="preserve">a single sign </w:t>
        </w:r>
      </w:ins>
      <w:ins w:id="1958" w:author="Arthur Parmentier" w:date="2020-05-13T09:51:00Z">
        <w:r w:rsidR="0053230A" w:rsidRPr="007C437A">
          <w:t>can be use to signify a content</w:t>
        </w:r>
      </w:ins>
      <w:ins w:id="1959" w:author="Arthur Parmentier" w:date="2020-05-13T11:16:00Z">
        <w:r w:rsidR="00B45CE3" w:rsidRPr="007C437A">
          <w:rPr>
            <w:rStyle w:val="Appelnotedebasdep"/>
          </w:rPr>
          <w:footnoteReference w:id="29"/>
        </w:r>
      </w:ins>
      <w:ins w:id="1963" w:author="Arthur Parmentier" w:date="2020-05-13T09:52:00Z">
        <w:r w:rsidR="0053230A" w:rsidRPr="007C437A">
          <w:t xml:space="preserve"> not only for different instruments of the same discipline</w:t>
        </w:r>
      </w:ins>
      <w:ins w:id="1964" w:author="Arthur Parmentier" w:date="2020-05-13T10:07:00Z">
        <w:r w:rsidR="00434325" w:rsidRPr="007C437A">
          <w:t xml:space="preserve"> (1)</w:t>
        </w:r>
      </w:ins>
      <w:ins w:id="1965" w:author="Arthur Parmentier" w:date="2020-05-13T09:52:00Z">
        <w:r w:rsidR="0053230A" w:rsidRPr="007C437A">
          <w:t xml:space="preserve"> but also across discipline</w:t>
        </w:r>
      </w:ins>
      <w:ins w:id="1966" w:author="Arthur Parmentier" w:date="2020-05-13T10:07:00Z">
        <w:r w:rsidR="00434325" w:rsidRPr="007C437A">
          <w:t xml:space="preserve"> (2).</w:t>
        </w:r>
      </w:ins>
      <w:ins w:id="1967" w:author="Arthur Parmentier" w:date="2020-05-13T10:35:00Z">
        <w:r w:rsidR="003D29B8" w:rsidRPr="007C437A">
          <w:t xml:space="preserve"> This what I call the “overloading” of a sign.</w:t>
        </w:r>
        <w:r w:rsidR="003D29B8" w:rsidRPr="007C437A">
          <w:rPr>
            <w:rStyle w:val="Appelnotedebasdep"/>
          </w:rPr>
          <w:footnoteReference w:id="30"/>
        </w:r>
      </w:ins>
      <w:del w:id="1972"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1973" w:author="Arthur Parmentier" w:date="2020-05-13T09:49:00Z">
        <w:r w:rsidRPr="007C437A" w:rsidDel="0053230A">
          <w:delText xml:space="preserve"> encapsulate several concepts from different disciplines</w:delText>
        </w:r>
      </w:del>
      <w:del w:id="1974" w:author="Arthur Parmentier" w:date="2020-05-13T09:52:00Z">
        <w:r w:rsidRPr="007C437A" w:rsidDel="0053230A">
          <w:delText xml:space="preserve">; </w:delText>
        </w:r>
      </w:del>
    </w:p>
    <w:p w:rsidR="00B45CE3" w:rsidRPr="007C437A" w:rsidRDefault="00434325" w:rsidP="001B082B">
      <w:pPr>
        <w:rPr>
          <w:ins w:id="1975" w:author="Arthur Parmentier" w:date="2020-05-13T09:52:00Z"/>
        </w:rPr>
      </w:pPr>
      <w:ins w:id="1976" w:author="Arthur Parmentier" w:date="2020-05-13T10:08:00Z">
        <w:r w:rsidRPr="007C437A">
          <w:t xml:space="preserve">We will try to identify whether the operability of a sign </w:t>
        </w:r>
      </w:ins>
      <w:ins w:id="1977" w:author="Arthur Parmentier" w:date="2020-05-13T10:09:00Z">
        <w:r w:rsidRPr="007C437A">
          <w:t xml:space="preserve">in (1) and (2) </w:t>
        </w:r>
      </w:ins>
      <w:ins w:id="1978" w:author="Arthur Parmentier" w:date="2020-05-13T10:08:00Z">
        <w:r w:rsidRPr="007C437A">
          <w:t>involves mechanisms of different nature</w:t>
        </w:r>
      </w:ins>
      <w:ins w:id="1979" w:author="Arthur Parmentier" w:date="2020-05-13T10:09:00Z">
        <w:r w:rsidRPr="007C437A">
          <w:t>.</w:t>
        </w:r>
      </w:ins>
    </w:p>
    <w:p w:rsidR="0053230A" w:rsidRPr="007C437A" w:rsidRDefault="005A6DBA">
      <w:pPr>
        <w:pStyle w:val="Titre3"/>
        <w:rPr>
          <w:ins w:id="1980" w:author="Arthur Parmentier" w:date="2020-05-13T09:52:00Z"/>
          <w:rPrChange w:id="1981" w:author="Arthur Parmentier" w:date="2020-06-07T15:27:00Z">
            <w:rPr>
              <w:ins w:id="1982" w:author="Arthur Parmentier" w:date="2020-05-13T09:52:00Z"/>
            </w:rPr>
          </w:rPrChange>
        </w:rPr>
        <w:pPrChange w:id="1983" w:author="Arthur Parmentier" w:date="2020-05-14T14:00:00Z">
          <w:pPr/>
        </w:pPrChange>
      </w:pPr>
      <w:bookmarkStart w:id="1984" w:name="_Toc42550114"/>
      <w:ins w:id="1985" w:author="Arthur Parmentier" w:date="2020-05-13T10:11:00Z">
        <w:r w:rsidRPr="007C437A">
          <w:rPr>
            <w:rPrChange w:id="1986" w:author="Arthur Parmentier" w:date="2020-06-07T15:27:00Z">
              <w:rPr/>
            </w:rPrChange>
          </w:rPr>
          <w:t>Differentiation of signified across disciplines</w:t>
        </w:r>
      </w:ins>
      <w:bookmarkEnd w:id="1984"/>
    </w:p>
    <w:p w:rsidR="002F5B0B" w:rsidRPr="007C437A" w:rsidRDefault="002F5B0B" w:rsidP="001B082B">
      <w:pPr>
        <w:rPr>
          <w:ins w:id="1987" w:author="Arthur Parmentier" w:date="2020-05-13T10:30:00Z"/>
        </w:rPr>
      </w:pPr>
      <w:ins w:id="1988" w:author="Arthur Parmentier" w:date="2020-05-13T10:12:00Z">
        <w:r w:rsidRPr="007C437A">
          <w:t>We very commonly observe signs made of one sign</w:t>
        </w:r>
      </w:ins>
      <w:ins w:id="1989" w:author="Arthur Parmentier" w:date="2020-05-13T10:13:00Z">
        <w:r w:rsidRPr="007C437A">
          <w:t xml:space="preserve">ifier and several signified </w:t>
        </w:r>
        <w:r w:rsidR="00AE58D1" w:rsidRPr="007C437A">
          <w:t>in oral languages and our everyday life.</w:t>
        </w:r>
      </w:ins>
      <w:ins w:id="1990" w:author="Arthur Parmentier" w:date="2020-05-13T10:14:00Z">
        <w:r w:rsidR="00AE58D1" w:rsidRPr="007C437A">
          <w:t xml:space="preserve"> The signified is understood by an operation of “disambiguation” </w:t>
        </w:r>
      </w:ins>
      <w:ins w:id="1991" w:author="Arthur Parmentier" w:date="2020-05-13T10:15:00Z">
        <w:r w:rsidR="00AE58D1" w:rsidRPr="007C437A">
          <w:t>that depends on the context of the communication.</w:t>
        </w:r>
      </w:ins>
      <w:ins w:id="1992" w:author="Arthur Parmentier" w:date="2020-05-13T10:16:00Z">
        <w:r w:rsidR="00AE58D1" w:rsidRPr="007C437A">
          <w:t xml:space="preserve"> In this section, we will see that a </w:t>
        </w:r>
      </w:ins>
      <w:ins w:id="1993" w:author="Arthur Parmentier" w:date="2020-05-14T11:09:00Z">
        <w:r w:rsidR="001F6197" w:rsidRPr="007C437A">
          <w:t xml:space="preserve">multi-disciplinary </w:t>
        </w:r>
      </w:ins>
      <w:ins w:id="1994" w:author="Arthur Parmentier" w:date="2020-05-13T10:16:00Z">
        <w:r w:rsidR="00AE58D1" w:rsidRPr="007C437A">
          <w:t>sign in SP can indeed have several si</w:t>
        </w:r>
      </w:ins>
      <w:ins w:id="1995" w:author="Arthur Parmentier" w:date="2020-05-13T10:17:00Z">
        <w:r w:rsidR="00AE58D1" w:rsidRPr="007C437A">
          <w:t>gnified</w:t>
        </w:r>
      </w:ins>
      <w:ins w:id="1996" w:author="Arthur Parmentier" w:date="2020-05-13T10:18:00Z">
        <w:r w:rsidR="00AE58D1" w:rsidRPr="007C437A">
          <w:t xml:space="preserve"> </w:t>
        </w:r>
      </w:ins>
      <w:ins w:id="1997" w:author="Arthur Parmentier" w:date="2020-05-14T10:58:00Z">
        <w:r w:rsidR="00A46D19" w:rsidRPr="007C437A">
          <w:t xml:space="preserve">that allow </w:t>
        </w:r>
      </w:ins>
      <w:ins w:id="1998" w:author="Arthur Parmentier" w:date="2020-05-14T11:09:00Z">
        <w:r w:rsidR="001F6197" w:rsidRPr="007C437A">
          <w:t>it</w:t>
        </w:r>
      </w:ins>
      <w:ins w:id="1999" w:author="Arthur Parmentier" w:date="2020-05-14T10:58:00Z">
        <w:r w:rsidR="00A46D19" w:rsidRPr="007C437A">
          <w:t xml:space="preserve"> to operate </w:t>
        </w:r>
      </w:ins>
      <w:ins w:id="2000" w:author="Arthur Parmentier" w:date="2020-05-14T10:59:00Z">
        <w:r w:rsidR="00A46D19" w:rsidRPr="007C437A">
          <w:t>in several disciplines</w:t>
        </w:r>
      </w:ins>
      <w:ins w:id="2001" w:author="Arthur Parmentier" w:date="2020-05-13T10:18:00Z">
        <w:r w:rsidR="00AE58D1" w:rsidRPr="007C437A">
          <w:t>.</w:t>
        </w:r>
      </w:ins>
      <w:ins w:id="2002" w:author="Arthur Parmentier" w:date="2020-05-13T10:19:00Z">
        <w:r w:rsidR="00AE58D1" w:rsidRPr="007C437A">
          <w:rPr>
            <w:rStyle w:val="Appelnotedebasdep"/>
          </w:rPr>
          <w:footnoteReference w:id="31"/>
        </w:r>
      </w:ins>
      <w:ins w:id="2007" w:author="Arthur Parmentier" w:date="2020-05-13T10:18:00Z">
        <w:r w:rsidR="00AE58D1" w:rsidRPr="007C437A">
          <w:t xml:space="preserve"> </w:t>
        </w:r>
      </w:ins>
      <w:ins w:id="2008" w:author="Arthur Parmentier" w:date="2020-05-13T10:20:00Z">
        <w:r w:rsidR="00803E2B" w:rsidRPr="007C437A">
          <w:t xml:space="preserve">Moreover, </w:t>
        </w:r>
      </w:ins>
      <w:ins w:id="2009" w:author="Arthur Parmentier" w:date="2020-05-13T10:21:00Z">
        <w:r w:rsidR="00803E2B" w:rsidRPr="007C437A">
          <w:t xml:space="preserve">we </w:t>
        </w:r>
      </w:ins>
      <w:ins w:id="2010" w:author="Arthur Parmentier" w:date="2020-05-13T10:22:00Z">
        <w:r w:rsidR="00803E2B" w:rsidRPr="007C437A">
          <w:t xml:space="preserve">will discuss the </w:t>
        </w:r>
      </w:ins>
      <w:ins w:id="2011" w:author="Arthur Parmentier" w:date="2020-05-13T10:23:00Z">
        <w:r w:rsidR="00803E2B" w:rsidRPr="007C437A">
          <w:t xml:space="preserve">model of a </w:t>
        </w:r>
      </w:ins>
      <w:ins w:id="2012" w:author="Arthur Parmentier" w:date="2020-05-13T10:22:00Z">
        <w:r w:rsidR="00803E2B" w:rsidRPr="007C437A">
          <w:t xml:space="preserve">bijection between </w:t>
        </w:r>
      </w:ins>
      <w:ins w:id="2013" w:author="Arthur Parmentier" w:date="2020-05-14T11:13:00Z">
        <w:r w:rsidR="004F6E10" w:rsidRPr="007C437A">
          <w:t>signified concepts and disciplines.</w:t>
        </w:r>
      </w:ins>
      <w:ins w:id="2014" w:author="Arthur Parmentier" w:date="2020-05-14T11:11:00Z">
        <w:r w:rsidR="004F6E10" w:rsidRPr="007C437A">
          <w:t xml:space="preserve">, </w:t>
        </w:r>
      </w:ins>
      <w:ins w:id="2015" w:author="Arthur Parmentier" w:date="2020-05-14T11:13:00Z">
        <w:r w:rsidR="004F6E10" w:rsidRPr="007C437A">
          <w:t>Finally, we will discuss the construction process of these multi-disciplinary sign to show that the</w:t>
        </w:r>
      </w:ins>
      <w:ins w:id="2016" w:author="Arthur Parmentier" w:date="2020-05-14T11:14:00Z">
        <w:r w:rsidR="004F6E10" w:rsidRPr="007C437A">
          <w:t xml:space="preserve">ir signified are </w:t>
        </w:r>
      </w:ins>
      <w:ins w:id="2017" w:author="Arthur Parmentier" w:date="2020-05-14T11:37:00Z">
        <w:r w:rsidR="00BF5AB9" w:rsidRPr="007C437A">
          <w:t>linked by analogies.</w:t>
        </w:r>
      </w:ins>
      <w:ins w:id="2018" w:author="Arthur Parmentier" w:date="2020-05-14T11:12:00Z">
        <w:r w:rsidR="004F6E10" w:rsidRPr="007C437A">
          <w:t xml:space="preserve"> </w:t>
        </w:r>
      </w:ins>
    </w:p>
    <w:p w:rsidR="00F150E6" w:rsidRPr="007C437A" w:rsidRDefault="00F150E6">
      <w:pPr>
        <w:pStyle w:val="Titre4"/>
        <w:rPr>
          <w:ins w:id="2019" w:author="Arthur Parmentier" w:date="2020-05-13T10:41:00Z"/>
          <w:rPrChange w:id="2020" w:author="Arthur Parmentier" w:date="2020-06-07T15:27:00Z">
            <w:rPr>
              <w:ins w:id="2021" w:author="Arthur Parmentier" w:date="2020-05-13T10:41:00Z"/>
            </w:rPr>
          </w:rPrChange>
        </w:rPr>
        <w:pPrChange w:id="2022" w:author="Arthur Parmentier" w:date="2020-05-13T10:41:00Z">
          <w:pPr/>
        </w:pPrChange>
      </w:pPr>
      <w:ins w:id="2023" w:author="Arthur Parmentier" w:date="2020-05-13T10:41:00Z">
        <w:r w:rsidRPr="007C437A">
          <w:rPr>
            <w:rPrChange w:id="2024" w:author="Arthur Parmentier" w:date="2020-06-07T15:27:00Z">
              <w:rPr/>
            </w:rPrChange>
          </w:rPr>
          <w:t>Existence of several signified concepts</w:t>
        </w:r>
      </w:ins>
    </w:p>
    <w:p w:rsidR="005868B3" w:rsidRPr="007C437A" w:rsidRDefault="00FD47FA" w:rsidP="005868B3">
      <w:pPr>
        <w:rPr>
          <w:ins w:id="2025" w:author="Arthur Parmentier" w:date="2020-05-13T10:30:00Z"/>
        </w:rPr>
      </w:pPr>
      <w:ins w:id="2026" w:author="Arthur Parmentier" w:date="2020-05-13T10:37:00Z">
        <w:r w:rsidRPr="007C437A">
          <w:t xml:space="preserve">To demonstrate the existence of several concepts (the signified) </w:t>
        </w:r>
      </w:ins>
      <w:ins w:id="2027" w:author="Arthur Parmentier" w:date="2020-05-13T10:38:00Z">
        <w:r w:rsidRPr="007C437A">
          <w:t>under a multi-disciplinary sign in SP, l</w:t>
        </w:r>
      </w:ins>
      <w:ins w:id="2028" w:author="Arthur Parmentier" w:date="2020-05-13T10:30:00Z">
        <w:r w:rsidR="005868B3" w:rsidRPr="007C437A">
          <w:t>et’s take the</w:t>
        </w:r>
      </w:ins>
      <w:ins w:id="2029" w:author="Arthur Parmentier" w:date="2020-05-13T10:38:00Z">
        <w:r w:rsidRPr="007C437A">
          <w:t xml:space="preserve"> common</w:t>
        </w:r>
      </w:ins>
      <w:ins w:id="2030" w:author="Arthur Parmentier" w:date="2020-05-13T10:30:00Z">
        <w:r w:rsidR="005868B3" w:rsidRPr="007C437A">
          <w:t xml:space="preserve"> example of the LT, that we will use all over this section to demonstrate some of the mechanisms of SP.</w:t>
        </w:r>
      </w:ins>
    </w:p>
    <w:p w:rsidR="005868B3" w:rsidRPr="007C437A" w:rsidRDefault="005868B3" w:rsidP="005868B3">
      <w:pPr>
        <w:rPr>
          <w:ins w:id="2031" w:author="Arthur Parmentier" w:date="2020-05-13T10:30:00Z"/>
        </w:rPr>
      </w:pPr>
      <w:ins w:id="2032"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rsidP="005868B3">
      <w:pPr>
        <w:pStyle w:val="Paragraphedeliste"/>
        <w:numPr>
          <w:ilvl w:val="0"/>
          <w:numId w:val="17"/>
        </w:numPr>
        <w:rPr>
          <w:ins w:id="2033" w:author="Arthur Parmentier" w:date="2020-05-13T10:30:00Z"/>
        </w:rPr>
      </w:pPr>
      <w:ins w:id="2034" w:author="Arthur Parmentier" w:date="2020-05-13T10:30:00Z">
        <w:r w:rsidRPr="007C437A" w:rsidDel="00697BA8">
          <w:t xml:space="preserve"> </w:t>
        </w:r>
        <w:r w:rsidRPr="007C437A">
          <w:t>“A fluid movement, without accent” for dancers</w:t>
        </w:r>
      </w:ins>
    </w:p>
    <w:p w:rsidR="005868B3" w:rsidRPr="007C437A" w:rsidRDefault="005868B3" w:rsidP="005868B3">
      <w:pPr>
        <w:pStyle w:val="Paragraphedeliste"/>
        <w:numPr>
          <w:ilvl w:val="0"/>
          <w:numId w:val="17"/>
        </w:numPr>
        <w:rPr>
          <w:ins w:id="2035" w:author="Arthur Parmentier" w:date="2020-05-13T10:30:00Z"/>
        </w:rPr>
      </w:pPr>
      <w:ins w:id="2036" w:author="Arthur Parmentier" w:date="2020-05-13T10:30:00Z">
        <w:r w:rsidRPr="007C437A" w:rsidDel="002C1E78">
          <w:t xml:space="preserve"> </w:t>
        </w:r>
        <w:r w:rsidRPr="007C437A">
          <w:t>“A freeze on the first syllable of a word” for actors</w:t>
        </w:r>
      </w:ins>
    </w:p>
    <w:p w:rsidR="005868B3" w:rsidRPr="007C437A" w:rsidRDefault="005868B3" w:rsidP="005868B3">
      <w:pPr>
        <w:pStyle w:val="Paragraphedeliste"/>
        <w:numPr>
          <w:ilvl w:val="0"/>
          <w:numId w:val="17"/>
        </w:numPr>
        <w:rPr>
          <w:ins w:id="2037" w:author="Arthur Parmentier" w:date="2020-05-13T10:30:00Z"/>
        </w:rPr>
      </w:pPr>
      <w:ins w:id="2038" w:author="Arthur Parmentier" w:date="2020-05-13T10:30:00Z">
        <w:r w:rsidRPr="007C437A">
          <w:t>“A note with constant volume and constant pitch over time” for most musicians</w:t>
        </w:r>
      </w:ins>
    </w:p>
    <w:p w:rsidR="005868B3" w:rsidRPr="007C437A" w:rsidRDefault="005868B3" w:rsidP="005868B3">
      <w:pPr>
        <w:pStyle w:val="Paragraphedeliste"/>
        <w:numPr>
          <w:ilvl w:val="0"/>
          <w:numId w:val="17"/>
        </w:numPr>
        <w:rPr>
          <w:ins w:id="2039" w:author="Arthur Parmentier" w:date="2020-05-13T10:30:00Z"/>
        </w:rPr>
      </w:pPr>
      <w:ins w:id="2040" w:author="Arthur Parmentier" w:date="2020-05-13T10:30:00Z">
        <w:r w:rsidRPr="007C437A">
          <w:t>…</w:t>
        </w:r>
      </w:ins>
    </w:p>
    <w:p w:rsidR="005868B3" w:rsidRPr="007C437A" w:rsidRDefault="005868B3" w:rsidP="005868B3">
      <w:pPr>
        <w:rPr>
          <w:ins w:id="2041" w:author="Arthur Parmentier" w:date="2020-05-13T10:30:00Z"/>
        </w:rPr>
      </w:pPr>
      <w:ins w:id="2042" w:author="Arthur Parmentier" w:date="2020-05-13T10:30:00Z">
        <w:r w:rsidRPr="007C437A">
          <w:t>They also often illustrate those descriptions with a prototypical example.</w:t>
        </w:r>
      </w:ins>
    </w:p>
    <w:p w:rsidR="005868B3" w:rsidRPr="007C437A" w:rsidRDefault="005868B3" w:rsidP="005868B3">
      <w:pPr>
        <w:rPr>
          <w:ins w:id="2043" w:author="Arthur Parmentier" w:date="2020-05-13T10:30:00Z"/>
        </w:rPr>
      </w:pPr>
      <w:ins w:id="2044" w:author="Arthur Parmentier" w:date="2020-05-13T10:30:00Z">
        <w:r w:rsidRPr="007C437A">
          <w:lastRenderedPageBreak/>
          <w:t xml:space="preserve">By looking at the description themselves, we can see that they involve different concepts: a “movement”, “roll” or a “syllable”, which cannot be considered equivalent. Moreover, we know from the history of SP that the concept of a LT was first borrowed from music and “extended” to other disciplines, i.e. that the multiplicity of </w:t>
        </w:r>
      </w:ins>
      <w:ins w:id="2045" w:author="Arthur Parmentier" w:date="2020-05-13T10:39:00Z">
        <w:r w:rsidR="003E3E64" w:rsidRPr="007C437A">
          <w:t>signified of the sign</w:t>
        </w:r>
      </w:ins>
      <w:ins w:id="2046" w:author="Arthur Parmentier" w:date="2020-05-13T10:30:00Z">
        <w:r w:rsidRPr="007C437A">
          <w:t xml:space="preserve"> “LT” is a voluntary construction</w:t>
        </w:r>
        <w:r w:rsidRPr="007C437A">
          <w:rPr>
            <w:rStyle w:val="Appelnotedebasdep"/>
          </w:rPr>
          <w:footnoteReference w:id="32"/>
        </w:r>
        <w:r w:rsidRPr="007C437A">
          <w:t>.</w:t>
        </w:r>
      </w:ins>
    </w:p>
    <w:p w:rsidR="005868B3" w:rsidRPr="007C437A" w:rsidRDefault="005868B3" w:rsidP="005868B3">
      <w:pPr>
        <w:rPr>
          <w:ins w:id="2052" w:author="Arthur Parmentier" w:date="2020-05-13T17:10:00Z"/>
        </w:rPr>
      </w:pPr>
      <w:ins w:id="2053" w:author="Arthur Parmentier" w:date="2020-05-13T10:30:00Z">
        <w:r w:rsidRPr="007C437A">
          <w:t>Although we illustrated the overloading mechanism with the sign “LT”, we can observe the same mechanism for other signs, for instance multi-disciplinary signs.</w:t>
        </w:r>
      </w:ins>
    </w:p>
    <w:p w:rsidR="00F150E6" w:rsidRPr="007C437A" w:rsidRDefault="00F150E6" w:rsidP="00F150E6">
      <w:pPr>
        <w:pStyle w:val="Titre4"/>
        <w:rPr>
          <w:ins w:id="2054" w:author="Arthur Parmentier" w:date="2020-05-13T10:43:00Z"/>
        </w:rPr>
      </w:pPr>
      <w:ins w:id="2055" w:author="Arthur Parmentier" w:date="2020-05-13T10:42:00Z">
        <w:r w:rsidRPr="007C437A">
          <w:t xml:space="preserve">Bijection, surjection or injection between </w:t>
        </w:r>
      </w:ins>
      <w:ins w:id="2056" w:author="Arthur Parmentier" w:date="2020-05-13T10:43:00Z">
        <w:r w:rsidRPr="007C437A">
          <w:t>signified and disciplines?</w:t>
        </w:r>
      </w:ins>
    </w:p>
    <w:p w:rsidR="00603CFA" w:rsidRPr="007C437A" w:rsidRDefault="00F150E6" w:rsidP="00581F4F">
      <w:pPr>
        <w:rPr>
          <w:ins w:id="2057" w:author="Arthur Parmentier" w:date="2020-05-13T11:01:00Z"/>
        </w:rPr>
      </w:pPr>
      <w:ins w:id="2058" w:author="Arthur Parmentier" w:date="2020-05-13T10:43:00Z">
        <w:r w:rsidRPr="007C437A">
          <w:t xml:space="preserve">Although we have shown the existence of several signified </w:t>
        </w:r>
      </w:ins>
      <w:ins w:id="2059" w:author="Arthur Parmentier" w:date="2020-05-13T17:40:00Z">
        <w:r w:rsidR="00693047" w:rsidRPr="007C437A">
          <w:t xml:space="preserve">(several concepts) </w:t>
        </w:r>
      </w:ins>
      <w:ins w:id="2060" w:author="Arthur Parmentier" w:date="2020-05-13T10:43:00Z">
        <w:r w:rsidRPr="007C437A">
          <w:t xml:space="preserve">and their </w:t>
        </w:r>
      </w:ins>
      <w:ins w:id="2061" w:author="Arthur Parmentier" w:date="2020-05-13T10:44:00Z">
        <w:r w:rsidRPr="007C437A">
          <w:t>relationship</w:t>
        </w:r>
      </w:ins>
      <w:ins w:id="2062" w:author="Arthur Parmentier" w:date="2020-05-13T10:43:00Z">
        <w:r w:rsidRPr="007C437A">
          <w:t xml:space="preserve"> with</w:t>
        </w:r>
      </w:ins>
      <w:ins w:id="2063" w:author="Arthur Parmentier" w:date="2020-05-13T10:44:00Z">
        <w:r w:rsidRPr="007C437A">
          <w:t xml:space="preserve"> discipline</w:t>
        </w:r>
      </w:ins>
      <w:ins w:id="2064" w:author="Arthur Parmentier" w:date="2020-05-13T17:40:00Z">
        <w:r w:rsidR="00C209FE" w:rsidRPr="007C437A">
          <w:t>s</w:t>
        </w:r>
      </w:ins>
      <w:ins w:id="2065" w:author="Arthur Parmentier" w:date="2020-05-13T10:44:00Z">
        <w:r w:rsidRPr="007C437A">
          <w:t>, one can wonder whether</w:t>
        </w:r>
      </w:ins>
      <w:ins w:id="2066" w:author="Arthur Parmentier" w:date="2020-05-13T10:58:00Z">
        <w:r w:rsidR="00581F4F" w:rsidRPr="007C437A">
          <w:t xml:space="preserve"> their relationship is a bijection</w:t>
        </w:r>
      </w:ins>
      <w:ins w:id="2067" w:author="Arthur Parmentier" w:date="2020-05-13T11:11:00Z">
        <w:r w:rsidR="00C36A2F" w:rsidRPr="007C437A">
          <w:t xml:space="preserve"> (to a unique discipline corresponds a unique signified)</w:t>
        </w:r>
      </w:ins>
      <w:ins w:id="2068" w:author="Arthur Parmentier" w:date="2020-05-13T10:58:00Z">
        <w:r w:rsidR="00581F4F" w:rsidRPr="007C437A">
          <w:t>, su</w:t>
        </w:r>
      </w:ins>
      <w:ins w:id="2069" w:author="Arthur Parmentier" w:date="2020-05-13T10:59:00Z">
        <w:r w:rsidR="00581F4F" w:rsidRPr="007C437A">
          <w:t>r</w:t>
        </w:r>
      </w:ins>
      <w:ins w:id="2070" w:author="Arthur Parmentier" w:date="2020-05-13T10:58:00Z">
        <w:r w:rsidR="00581F4F" w:rsidRPr="007C437A">
          <w:t>jection</w:t>
        </w:r>
      </w:ins>
      <w:ins w:id="2071" w:author="Arthur Parmentier" w:date="2020-05-13T11:11:00Z">
        <w:r w:rsidR="00C36A2F" w:rsidRPr="007C437A">
          <w:t xml:space="preserve"> (each discipline has one or more signified)</w:t>
        </w:r>
      </w:ins>
      <w:ins w:id="2072" w:author="Arthur Parmentier" w:date="2020-05-13T10:58:00Z">
        <w:r w:rsidR="00581F4F" w:rsidRPr="007C437A">
          <w:t xml:space="preserve"> or injection</w:t>
        </w:r>
      </w:ins>
      <w:ins w:id="2073" w:author="Arthur Parmentier" w:date="2020-05-13T11:12:00Z">
        <w:r w:rsidR="00C36A2F" w:rsidRPr="007C437A">
          <w:t xml:space="preserve"> (each discipline </w:t>
        </w:r>
        <w:r w:rsidR="00862E4D" w:rsidRPr="007C437A">
          <w:t>has either a unique signified, either no signified)</w:t>
        </w:r>
      </w:ins>
      <w:ins w:id="2074" w:author="Arthur Parmentier" w:date="2020-05-13T10:58:00Z">
        <w:r w:rsidR="00581F4F" w:rsidRPr="007C437A">
          <w:t>.</w:t>
        </w:r>
      </w:ins>
    </w:p>
    <w:p w:rsidR="00581F4F" w:rsidRPr="007C437A" w:rsidRDefault="0083672F">
      <w:pPr>
        <w:rPr>
          <w:ins w:id="2075" w:author="Arthur Parmentier" w:date="2020-05-13T10:49:00Z"/>
        </w:rPr>
        <w:pPrChange w:id="2076" w:author="Arthur Parmentier" w:date="2020-05-13T10:58:00Z">
          <w:pPr>
            <w:pStyle w:val="Paragraphedeliste"/>
            <w:numPr>
              <w:numId w:val="19"/>
            </w:numPr>
            <w:ind w:hanging="360"/>
          </w:pPr>
        </w:pPrChange>
      </w:pPr>
      <w:ins w:id="2077" w:author="Arthur Parmentier" w:date="2020-05-13T11:03:00Z">
        <w:r w:rsidRPr="007C437A">
          <w:t xml:space="preserve">First, we can remark that </w:t>
        </w:r>
      </w:ins>
      <w:ins w:id="2078" w:author="Arthur Parmentier" w:date="2020-05-13T11:04:00Z">
        <w:r w:rsidRPr="007C437A">
          <w:t>there is a bijection in the case of the so called “multi-disciplinary signs” whose properties is exactly that each discipline has its own</w:t>
        </w:r>
      </w:ins>
      <w:ins w:id="2079" w:author="Arthur Parmentier" w:date="2020-05-13T11:05:00Z">
        <w:r w:rsidRPr="007C437A">
          <w:t xml:space="preserve"> unique</w:t>
        </w:r>
      </w:ins>
      <w:ins w:id="2080" w:author="Arthur Parmentier" w:date="2020-05-13T11:04:00Z">
        <w:r w:rsidRPr="007C437A">
          <w:t xml:space="preserve"> interpretation (signified) of the sign.</w:t>
        </w:r>
      </w:ins>
    </w:p>
    <w:p w:rsidR="00603CFA" w:rsidRPr="007C437A" w:rsidRDefault="0083672F" w:rsidP="00603CFA">
      <w:pPr>
        <w:rPr>
          <w:ins w:id="2081" w:author="Arthur Parmentier" w:date="2020-05-13T11:08:00Z"/>
        </w:rPr>
      </w:pPr>
      <w:ins w:id="2082" w:author="Arthur Parmentier" w:date="2020-05-13T11:05:00Z">
        <w:r w:rsidRPr="007C437A">
          <w:t xml:space="preserve">Then, we can also </w:t>
        </w:r>
      </w:ins>
      <w:ins w:id="2083" w:author="Arthur Parmentier" w:date="2020-05-13T11:19:00Z">
        <w:r w:rsidR="002067E2" w:rsidRPr="007C437A">
          <w:t xml:space="preserve">observe that </w:t>
        </w:r>
      </w:ins>
      <w:ins w:id="2084" w:author="Arthur Parmentier" w:date="2020-05-13T11:05:00Z">
        <w:r w:rsidRPr="007C437A">
          <w:t xml:space="preserve">some signs </w:t>
        </w:r>
      </w:ins>
      <w:ins w:id="2085" w:author="Arthur Parmentier" w:date="2020-05-13T11:06:00Z">
        <w:r w:rsidRPr="007C437A">
          <w:t>are very specific to a discipline</w:t>
        </w:r>
      </w:ins>
      <w:ins w:id="2086" w:author="Arthur Parmentier" w:date="2020-05-13T11:07:00Z">
        <w:r w:rsidRPr="007C437A">
          <w:t xml:space="preserve"> (</w:t>
        </w:r>
      </w:ins>
      <w:ins w:id="2087" w:author="Arthur Parmentier" w:date="2020-05-13T11:08:00Z">
        <w:r w:rsidRPr="007C437A">
          <w:t>sometimes by construction)</w:t>
        </w:r>
      </w:ins>
      <w:ins w:id="2088" w:author="Arthur Parmentier" w:date="2020-05-13T11:06:00Z">
        <w:r w:rsidRPr="007C437A">
          <w:t>, such that other discipline cannot interpret them.</w:t>
        </w:r>
      </w:ins>
      <w:ins w:id="2089" w:author="Arthur Parmentier" w:date="2020-05-13T11:08:00Z">
        <w:r w:rsidR="00C36A2F" w:rsidRPr="007C437A">
          <w:t xml:space="preserve"> It is </w:t>
        </w:r>
      </w:ins>
      <w:ins w:id="2090" w:author="Arthur Parmentier" w:date="2020-05-13T11:12:00Z">
        <w:r w:rsidR="00365C58" w:rsidRPr="007C437A">
          <w:t>enough</w:t>
        </w:r>
      </w:ins>
      <w:ins w:id="2091" w:author="Arthur Parmentier" w:date="2020-05-13T11:08:00Z">
        <w:r w:rsidR="00C36A2F" w:rsidRPr="007C437A">
          <w:t xml:space="preserve"> to conclude that in general, there is no surjection between signified and the set of disciplines.</w:t>
        </w:r>
      </w:ins>
    </w:p>
    <w:p w:rsidR="00C36A2F" w:rsidRPr="007C437A" w:rsidRDefault="00C36A2F" w:rsidP="00603CFA">
      <w:pPr>
        <w:rPr>
          <w:ins w:id="2092" w:author="Arthur Parmentier" w:date="2020-05-13T10:54:00Z"/>
        </w:rPr>
      </w:pPr>
      <w:ins w:id="2093" w:author="Arthur Parmentier" w:date="2020-05-13T11:08:00Z">
        <w:r w:rsidRPr="007C437A">
          <w:t>Finally</w:t>
        </w:r>
      </w:ins>
      <w:ins w:id="2094" w:author="Arthur Parmentier" w:date="2020-05-13T11:09:00Z">
        <w:r w:rsidRPr="007C437A">
          <w:t xml:space="preserve">, </w:t>
        </w:r>
      </w:ins>
      <w:ins w:id="2095" w:author="Arthur Parmentier" w:date="2020-05-13T11:31:00Z">
        <w:r w:rsidR="00D5164C" w:rsidRPr="007C437A">
          <w:t>on the question of injectivity, m</w:t>
        </w:r>
      </w:ins>
      <w:ins w:id="2096" w:author="Arthur Parmentier" w:date="2020-05-13T11:22:00Z">
        <w:r w:rsidR="00D5164C" w:rsidRPr="007C437A">
          <w:t xml:space="preserve">y hypothesis is that unlike oral languages, SP </w:t>
        </w:r>
      </w:ins>
      <w:ins w:id="2097" w:author="Arthur Parmentier" w:date="2020-05-13T11:25:00Z">
        <w:r w:rsidR="00D5164C" w:rsidRPr="007C437A">
          <w:t>can be modeled as a regular langua</w:t>
        </w:r>
      </w:ins>
      <w:ins w:id="2098" w:author="Arthur Parmentier" w:date="2020-05-13T11:26:00Z">
        <w:r w:rsidR="00D5164C" w:rsidRPr="007C437A">
          <w:t xml:space="preserve">ge, hence a </w:t>
        </w:r>
      </w:ins>
      <w:ins w:id="2099" w:author="Arthur Parmentier" w:date="2020-05-13T11:27:00Z">
        <w:r w:rsidR="00D5164C" w:rsidRPr="007C437A">
          <w:t>context-free language, such that the context (signs prior</w:t>
        </w:r>
      </w:ins>
      <w:ins w:id="2100" w:author="Arthur Parmentier" w:date="2020-05-13T11:28:00Z">
        <w:r w:rsidR="00D5164C" w:rsidRPr="007C437A">
          <w:t xml:space="preserve"> to the last executed sign) does not influence the meaning of</w:t>
        </w:r>
      </w:ins>
      <w:ins w:id="2101" w:author="Arthur Parmentier" w:date="2020-05-13T11:29:00Z">
        <w:r w:rsidR="00D5164C" w:rsidRPr="007C437A">
          <w:t xml:space="preserve"> the considered sign. We will see </w:t>
        </w:r>
      </w:ins>
      <w:ins w:id="2102" w:author="Arthur Parmentier" w:date="2020-05-13T11:30:00Z">
        <w:r w:rsidR="00D5164C" w:rsidRPr="007C437A">
          <w:t xml:space="preserve">in a future section </w:t>
        </w:r>
      </w:ins>
      <w:ins w:id="2103" w:author="Arthur Parmentier" w:date="2020-05-13T11:29:00Z">
        <w:r w:rsidR="00D5164C" w:rsidRPr="007C437A">
          <w:t xml:space="preserve">how this approach is successful in modeling </w:t>
        </w:r>
      </w:ins>
      <w:ins w:id="2104" w:author="Arthur Parmentier" w:date="2020-05-13T11:30:00Z">
        <w:r w:rsidR="00D5164C" w:rsidRPr="007C437A">
          <w:t xml:space="preserve">the very basics of SP, while it is unclear whether all SP modes, </w:t>
        </w:r>
      </w:ins>
      <w:ins w:id="2105" w:author="Arthur Parmentier" w:date="2020-05-13T11:31:00Z">
        <w:r w:rsidR="00D5164C" w:rsidRPr="007C437A">
          <w:t xml:space="preserve">rules and signs could indeed </w:t>
        </w:r>
      </w:ins>
      <w:ins w:id="2106" w:author="Arthur Parmentier" w:date="2020-05-13T11:59:00Z">
        <w:r w:rsidR="000C29FF" w:rsidRPr="007C437A">
          <w:t>be represented by</w:t>
        </w:r>
      </w:ins>
      <w:ins w:id="2107" w:author="Arthur Parmentier" w:date="2020-05-13T11:31:00Z">
        <w:r w:rsidR="00D5164C" w:rsidRPr="007C437A">
          <w:t xml:space="preserve"> a regular language.</w:t>
        </w:r>
      </w:ins>
      <w:ins w:id="2108" w:author="Arthur Parmentier" w:date="2020-05-13T12:00:00Z">
        <w:r w:rsidR="009230DE" w:rsidRPr="007C437A">
          <w:t xml:space="preserve"> In my hypothesis, there is indeed an injection</w:t>
        </w:r>
      </w:ins>
      <w:ins w:id="2109" w:author="Arthur Parmentier" w:date="2020-05-13T12:01:00Z">
        <w:r w:rsidR="009230DE" w:rsidRPr="007C437A">
          <w:t xml:space="preserve"> between signified and disciplines, but </w:t>
        </w:r>
      </w:ins>
      <w:ins w:id="2110" w:author="Arthur Parmentier" w:date="2020-05-13T11:32:00Z">
        <w:r w:rsidR="00D5164C" w:rsidRPr="007C437A">
          <w:t xml:space="preserve">I leave to experts in the domain the prospection of </w:t>
        </w:r>
      </w:ins>
      <w:ins w:id="2111" w:author="Arthur Parmentier" w:date="2020-05-13T12:01:00Z">
        <w:r w:rsidR="00B41CA4" w:rsidRPr="007C437A">
          <w:t xml:space="preserve">counter examples, such as </w:t>
        </w:r>
      </w:ins>
      <w:ins w:id="2112" w:author="Arthur Parmentier" w:date="2020-05-13T11:32:00Z">
        <w:r w:rsidR="00D5164C" w:rsidRPr="007C437A">
          <w:t xml:space="preserve">context-sensitive examples that </w:t>
        </w:r>
        <w:r w:rsidR="002463AB" w:rsidRPr="007C437A">
          <w:t xml:space="preserve">would demonstrate that a single sign can indeed have </w:t>
        </w:r>
      </w:ins>
      <w:ins w:id="2113" w:author="Arthur Parmentier" w:date="2020-05-13T11:33:00Z">
        <w:r w:rsidR="002463AB" w:rsidRPr="007C437A">
          <w:t>several signified for one discipline, that can be differentiated by the context instead.</w:t>
        </w:r>
      </w:ins>
    </w:p>
    <w:p w:rsidR="00EE2DD4" w:rsidRPr="007C437A" w:rsidRDefault="00543457">
      <w:pPr>
        <w:pStyle w:val="Titre3"/>
        <w:rPr>
          <w:ins w:id="2114" w:author="Arthur Parmentier" w:date="2020-05-13T12:05:00Z"/>
          <w:rPrChange w:id="2115" w:author="Arthur Parmentier" w:date="2020-06-07T15:27:00Z">
            <w:rPr>
              <w:ins w:id="2116" w:author="Arthur Parmentier" w:date="2020-05-13T12:05:00Z"/>
            </w:rPr>
          </w:rPrChange>
        </w:rPr>
        <w:pPrChange w:id="2117" w:author="Arthur Parmentier" w:date="2020-05-14T14:00:00Z">
          <w:pPr>
            <w:pStyle w:val="Titre4"/>
          </w:pPr>
        </w:pPrChange>
      </w:pPr>
      <w:bookmarkStart w:id="2118" w:name="_Toc42550115"/>
      <w:ins w:id="2119" w:author="Arthur Parmentier" w:date="2020-05-13T12:05:00Z">
        <w:r w:rsidRPr="007C437A">
          <w:rPr>
            <w:rPrChange w:id="2120" w:author="Arthur Parmentier" w:date="2020-06-07T15:27:00Z">
              <w:rPr/>
            </w:rPrChange>
          </w:rPr>
          <w:t>The difference between discipline</w:t>
        </w:r>
      </w:ins>
      <w:ins w:id="2121" w:author="Arthur Parmentier" w:date="2020-05-14T14:45:00Z">
        <w:r w:rsidR="00AE0A35" w:rsidRPr="007C437A">
          <w:rPr>
            <w:rPrChange w:id="2122" w:author="Arthur Parmentier" w:date="2020-06-07T15:27:00Z">
              <w:rPr/>
            </w:rPrChange>
          </w:rPr>
          <w:t xml:space="preserve"> (</w:t>
        </w:r>
      </w:ins>
      <w:ins w:id="2123" w:author="Arthur Parmentier" w:date="2020-05-14T14:46:00Z">
        <w:r w:rsidR="00AE0A35" w:rsidRPr="007C437A">
          <w:rPr>
            <w:rPrChange w:id="2124" w:author="Arthur Parmentier" w:date="2020-06-07T15:27:00Z">
              <w:rPr/>
            </w:rPrChange>
          </w:rPr>
          <w:t>music, theater..)</w:t>
        </w:r>
      </w:ins>
      <w:ins w:id="2125" w:author="Arthur Parmentier" w:date="2020-05-13T12:05:00Z">
        <w:r w:rsidRPr="007C437A">
          <w:rPr>
            <w:rPrChange w:id="2126" w:author="Arthur Parmentier" w:date="2020-06-07T15:27:00Z">
              <w:rPr/>
            </w:rPrChange>
          </w:rPr>
          <w:t xml:space="preserve"> and technical apparatus</w:t>
        </w:r>
      </w:ins>
      <w:ins w:id="2127" w:author="Arthur Parmentier" w:date="2020-05-13T17:18:00Z">
        <w:r w:rsidR="00D7385F" w:rsidRPr="007C437A">
          <w:rPr>
            <w:rPrChange w:id="2128" w:author="Arthur Parmentier" w:date="2020-06-07T15:27:00Z">
              <w:rPr/>
            </w:rPrChange>
          </w:rPr>
          <w:t xml:space="preserve">, or “why we </w:t>
        </w:r>
      </w:ins>
      <w:ins w:id="2129" w:author="Arthur Parmentier" w:date="2020-05-13T17:19:00Z">
        <w:r w:rsidR="00D7385F" w:rsidRPr="007C437A">
          <w:rPr>
            <w:rPrChange w:id="2130" w:author="Arthur Parmentier" w:date="2020-06-07T15:27:00Z">
              <w:rPr/>
            </w:rPrChange>
          </w:rPr>
          <w:t>sometimes need to specify how to play a long tone, and sometimes not”</w:t>
        </w:r>
      </w:ins>
      <w:bookmarkEnd w:id="2118"/>
    </w:p>
    <w:p w:rsidR="00167DAB" w:rsidRPr="007C437A" w:rsidRDefault="00543457" w:rsidP="00E34725">
      <w:pPr>
        <w:rPr>
          <w:ins w:id="2131" w:author="Arthur Parmentier" w:date="2020-05-13T18:36:00Z"/>
        </w:rPr>
      </w:pPr>
      <w:ins w:id="2132" w:author="Arthur Parmentier" w:date="2020-05-13T12:05:00Z">
        <w:r w:rsidRPr="007C437A">
          <w:t xml:space="preserve">In the “Motivation” part, </w:t>
        </w:r>
      </w:ins>
      <w:ins w:id="2133" w:author="Arthur Parmentier" w:date="2020-05-13T12:06:00Z">
        <w:r w:rsidRPr="007C437A">
          <w:t xml:space="preserve">I </w:t>
        </w:r>
      </w:ins>
      <w:ins w:id="2134" w:author="Arthur Parmentier" w:date="2020-05-13T14:22:00Z">
        <w:r w:rsidR="007E0A0A" w:rsidRPr="007C437A">
          <w:t>differentiated</w:t>
        </w:r>
      </w:ins>
      <w:ins w:id="2135" w:author="Arthur Parmentier" w:date="2020-05-13T12:06:00Z">
        <w:r w:rsidRPr="007C437A">
          <w:t xml:space="preserve"> the notion of “discipline” and “instrument”, that we could </w:t>
        </w:r>
      </w:ins>
      <w:ins w:id="2136" w:author="Arthur Parmentier" w:date="2020-05-13T17:14:00Z">
        <w:r w:rsidR="00454612" w:rsidRPr="007C437A">
          <w:t>also call a</w:t>
        </w:r>
      </w:ins>
      <w:ins w:id="2137" w:author="Arthur Parmentier" w:date="2020-05-13T12:06:00Z">
        <w:r w:rsidRPr="007C437A">
          <w:t xml:space="preserve"> “technical appa</w:t>
        </w:r>
      </w:ins>
      <w:ins w:id="2138" w:author="Arthur Parmentier" w:date="2020-05-13T12:07:00Z">
        <w:r w:rsidRPr="007C437A">
          <w:t>ratus”.</w:t>
        </w:r>
      </w:ins>
      <w:ins w:id="2139" w:author="Arthur Parmentier" w:date="2020-05-13T14:28:00Z">
        <w:r w:rsidR="00596602" w:rsidRPr="007C437A">
          <w:t xml:space="preserve"> In</w:t>
        </w:r>
      </w:ins>
      <w:ins w:id="2140" w:author="Arthur Parmentier" w:date="2020-05-13T14:29:00Z">
        <w:r w:rsidR="00596602" w:rsidRPr="007C437A">
          <w:t>deed, one</w:t>
        </w:r>
      </w:ins>
      <w:ins w:id="2141" w:author="Arthur Parmentier" w:date="2020-05-13T14:30:00Z">
        <w:r w:rsidR="00596602" w:rsidRPr="007C437A">
          <w:t xml:space="preserve"> could </w:t>
        </w:r>
      </w:ins>
      <w:ins w:id="2142" w:author="Arthur Parmentier" w:date="2020-05-13T18:36:00Z">
        <w:r w:rsidR="00E34725" w:rsidRPr="007C437A">
          <w:t xml:space="preserve">wonder why </w:t>
        </w:r>
      </w:ins>
      <w:ins w:id="2143" w:author="Arthur Parmentier" w:date="2020-05-13T18:37:00Z">
        <w:r w:rsidR="0083564B" w:rsidRPr="007C437A">
          <w:t>the concept of a LT would</w:t>
        </w:r>
        <w:r w:rsidR="00E34725" w:rsidRPr="007C437A">
          <w:t xml:space="preserve"> be different in each discipline, but still the same for all instruments of the discipline.</w:t>
        </w:r>
      </w:ins>
    </w:p>
    <w:p w:rsidR="00A708EC" w:rsidRPr="007C437A" w:rsidRDefault="00F00F6E" w:rsidP="00E34725">
      <w:pPr>
        <w:rPr>
          <w:ins w:id="2144" w:author="Arthur Parmentier" w:date="2020-05-13T18:36:00Z"/>
        </w:rPr>
      </w:pPr>
      <w:ins w:id="2145" w:author="Arthur Parmentier" w:date="2020-05-14T11:39:00Z">
        <w:r w:rsidRPr="007C437A">
          <w:t>In this part, I wil try to show you that the operability of a sign across disciplines is constructed</w:t>
        </w:r>
      </w:ins>
      <w:ins w:id="2146" w:author="Arthur Parmentier" w:date="2020-05-14T11:42:00Z">
        <w:r w:rsidRPr="007C437A">
          <w:t xml:space="preserve"> “by SP”</w:t>
        </w:r>
      </w:ins>
      <w:ins w:id="2147" w:author="Arthur Parmentier" w:date="2020-05-14T11:39:00Z">
        <w:r w:rsidRPr="007C437A">
          <w:t xml:space="preserve"> with </w:t>
        </w:r>
      </w:ins>
      <w:ins w:id="2148" w:author="Arthur Parmentier" w:date="2020-05-14T11:40:00Z">
        <w:r w:rsidRPr="007C437A">
          <w:t xml:space="preserve">learned (cultural) relations of analogy between signified whereas the operability of a sign across </w:t>
        </w:r>
        <w:r w:rsidRPr="007C437A">
          <w:lastRenderedPageBreak/>
          <w:t xml:space="preserve">instruments of the same discipline </w:t>
        </w:r>
      </w:ins>
      <w:ins w:id="2149" w:author="Arthur Parmentier" w:date="2020-05-14T11:41:00Z">
        <w:r w:rsidRPr="007C437A">
          <w:t xml:space="preserve">is in general </w:t>
        </w:r>
      </w:ins>
      <w:ins w:id="2150" w:author="Arthur Parmentier" w:date="2020-05-14T11:42:00Z">
        <w:r w:rsidR="00A708EC" w:rsidRPr="007C437A">
          <w:t>a construction external to SP</w:t>
        </w:r>
      </w:ins>
      <w:ins w:id="2151" w:author="Arthur Parmentier" w:date="2020-05-14T11:43:00Z">
        <w:r w:rsidR="00A708EC" w:rsidRPr="007C437A">
          <w:t xml:space="preserve"> that i</w:t>
        </w:r>
      </w:ins>
      <w:ins w:id="2152" w:author="Arthur Parmentier" w:date="2020-05-14T11:44:00Z">
        <w:r w:rsidR="00A708EC" w:rsidRPr="007C437A">
          <w:t>n</w:t>
        </w:r>
      </w:ins>
      <w:ins w:id="2153" w:author="Arthur Parmentier" w:date="2020-05-14T11:45:00Z">
        <w:r w:rsidR="00A708EC" w:rsidRPr="007C437A">
          <w:t xml:space="preserve">volves </w:t>
        </w:r>
      </w:ins>
      <w:ins w:id="2154" w:author="Arthur Parmentier" w:date="2020-05-14T11:46:00Z">
        <w:r w:rsidR="00A708EC" w:rsidRPr="007C437A">
          <w:t>the human perceptual scheme.</w:t>
        </w:r>
      </w:ins>
    </w:p>
    <w:p w:rsidR="005868B3" w:rsidRPr="007C437A" w:rsidRDefault="005868B3" w:rsidP="005868B3">
      <w:pPr>
        <w:rPr>
          <w:ins w:id="2155" w:author="Arthur Parmentier" w:date="2020-05-14T11:38:00Z"/>
        </w:rPr>
      </w:pPr>
    </w:p>
    <w:p w:rsidR="00F00F6E" w:rsidRPr="007C437A" w:rsidRDefault="00F00F6E" w:rsidP="005868B3">
      <w:pPr>
        <w:rPr>
          <w:ins w:id="2156" w:author="Arthur Parmentier" w:date="2020-05-13T10:31:00Z"/>
        </w:rPr>
      </w:pPr>
    </w:p>
    <w:p w:rsidR="005868B3" w:rsidRPr="008C7E78" w:rsidRDefault="005868B3" w:rsidP="005868B3">
      <w:pPr>
        <w:rPr>
          <w:ins w:id="2157" w:author="Arthur Parmentier" w:date="2020-05-13T10:31:00Z"/>
          <w:lang w:val="fr-FR"/>
          <w:rPrChange w:id="2158" w:author="Arthur Parmentier" w:date="2020-06-07T18:31:00Z">
            <w:rPr>
              <w:ins w:id="2159" w:author="Arthur Parmentier" w:date="2020-05-13T10:31:00Z"/>
            </w:rPr>
          </w:rPrChange>
        </w:rPr>
      </w:pPr>
      <w:ins w:id="2160" w:author="Arthur Parmentier" w:date="2020-05-13T10:31:00Z">
        <w:r w:rsidRPr="008C7E78">
          <w:rPr>
            <w:lang w:val="fr-FR"/>
            <w:rPrChange w:id="2161" w:author="Arthur Parmentier" w:date="2020-06-07T18:31:00Z">
              <w:rPr/>
            </w:rPrChange>
          </w:rPr>
          <w:t>DIFFERENCE D APPAREIL TECHNIQUE MAIS MEME PROROTYPE VS DIFF DE DISCIPLINE DONC DE PROTOTYPE (MEME SI L APPAREIL TECHNIQUE EST LE MEME).</w:t>
        </w:r>
      </w:ins>
    </w:p>
    <w:p w:rsidR="005868B3" w:rsidRPr="008C7E78" w:rsidRDefault="005868B3" w:rsidP="005868B3">
      <w:pPr>
        <w:rPr>
          <w:ins w:id="2162" w:author="Arthur Parmentier" w:date="2020-05-13T10:30:00Z"/>
          <w:lang w:val="fr-FR"/>
          <w:rPrChange w:id="2163" w:author="Arthur Parmentier" w:date="2020-06-07T18:31:00Z">
            <w:rPr>
              <w:ins w:id="2164" w:author="Arthur Parmentier" w:date="2020-05-13T10:30:00Z"/>
            </w:rPr>
          </w:rPrChange>
        </w:rPr>
      </w:pPr>
    </w:p>
    <w:p w:rsidR="005868B3" w:rsidRPr="008C7E78" w:rsidRDefault="005868B3" w:rsidP="001B082B">
      <w:pPr>
        <w:rPr>
          <w:ins w:id="2165" w:author="Arthur Parmentier" w:date="2020-05-13T10:15:00Z"/>
          <w:lang w:val="fr-FR"/>
          <w:rPrChange w:id="2166" w:author="Arthur Parmentier" w:date="2020-06-07T18:31:00Z">
            <w:rPr>
              <w:ins w:id="2167" w:author="Arthur Parmentier" w:date="2020-05-13T10:15:00Z"/>
            </w:rPr>
          </w:rPrChange>
        </w:rPr>
      </w:pPr>
    </w:p>
    <w:p w:rsidR="00AE58D1" w:rsidRPr="007C437A" w:rsidRDefault="00743436">
      <w:pPr>
        <w:pStyle w:val="Titre3"/>
        <w:rPr>
          <w:ins w:id="2168" w:author="Arthur Parmentier" w:date="2020-05-13T10:11:00Z"/>
          <w:rPrChange w:id="2169" w:author="Arthur Parmentier" w:date="2020-06-07T15:27:00Z">
            <w:rPr>
              <w:ins w:id="2170" w:author="Arthur Parmentier" w:date="2020-05-13T10:11:00Z"/>
            </w:rPr>
          </w:rPrChange>
        </w:rPr>
        <w:pPrChange w:id="2171" w:author="Arthur Parmentier" w:date="2020-05-14T14:00:00Z">
          <w:pPr/>
        </w:pPrChange>
      </w:pPr>
      <w:bookmarkStart w:id="2172" w:name="_Toc42550116"/>
      <w:ins w:id="2173" w:author="Arthur Parmentier" w:date="2020-05-13T10:29:00Z">
        <w:r w:rsidRPr="007C437A">
          <w:rPr>
            <w:rPrChange w:id="2174" w:author="Arthur Parmentier" w:date="2020-06-07T15:27:00Z">
              <w:rPr/>
            </w:rPrChange>
          </w:rPr>
          <w:t>Speculative theory of differen</w:t>
        </w:r>
      </w:ins>
      <w:ins w:id="2175" w:author="Arthur Parmentier" w:date="2020-05-13T10:30:00Z">
        <w:r w:rsidRPr="007C437A">
          <w:rPr>
            <w:rPrChange w:id="2176" w:author="Arthur Parmentier" w:date="2020-06-07T15:27:00Z">
              <w:rPr/>
            </w:rPrChange>
          </w:rPr>
          <w:t>tiation of signified across instruments (technical apparatus) of the same discipline</w:t>
        </w:r>
      </w:ins>
      <w:bookmarkEnd w:id="2172"/>
    </w:p>
    <w:p w:rsidR="001A0623" w:rsidRPr="007C437A" w:rsidDel="005868B3" w:rsidRDefault="001B082B" w:rsidP="001B082B">
      <w:pPr>
        <w:rPr>
          <w:del w:id="2177" w:author="Arthur Parmentier" w:date="2020-05-13T10:30:00Z"/>
        </w:rPr>
      </w:pPr>
      <w:del w:id="2178"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2179" w:author="Arthur Parmentier" w:date="2020-05-12T18:25:00Z">
        <w:r w:rsidR="001A0623" w:rsidRPr="007C437A" w:rsidDel="009B2D7C">
          <w:delText>at the core</w:delText>
        </w:r>
      </w:del>
      <w:del w:id="2180" w:author="Arthur Parmentier" w:date="2020-05-13T10:30:00Z">
        <w:r w:rsidR="001A0623" w:rsidRPr="007C437A" w:rsidDel="005868B3">
          <w:delText xml:space="preserve"> of the </w:delText>
        </w:r>
      </w:del>
      <w:del w:id="2181" w:author="Arthur Parmentier" w:date="2020-05-12T18:25:00Z">
        <w:r w:rsidR="001A0623" w:rsidRPr="007C437A" w:rsidDel="007D075F">
          <w:delText>set</w:delText>
        </w:r>
      </w:del>
      <w:del w:id="2182" w:author="Arthur Parmentier" w:date="2020-05-13T10:30:00Z">
        <w:r w:rsidR="001A0623" w:rsidRPr="007C437A" w:rsidDel="005868B3">
          <w:delText xml:space="preserve"> of multidisciplinary signs.</w:delText>
        </w:r>
      </w:del>
    </w:p>
    <w:p w:rsidR="001A0623" w:rsidRPr="007C437A" w:rsidDel="005868B3" w:rsidRDefault="001A0623" w:rsidP="001B082B">
      <w:pPr>
        <w:rPr>
          <w:del w:id="2183" w:author="Arthur Parmentier" w:date="2020-05-13T10:30:00Z"/>
        </w:rPr>
      </w:pPr>
      <w:del w:id="2184"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rsidP="00697BA8">
      <w:pPr>
        <w:rPr>
          <w:del w:id="2185" w:author="Arthur Parmentier" w:date="2020-05-12T18:13:00Z"/>
        </w:rPr>
      </w:pPr>
      <w:del w:id="2186" w:author="Arthur Parmentier" w:date="2020-05-13T10:30:00Z">
        <w:r w:rsidRPr="007C437A" w:rsidDel="005868B3">
          <w:delText xml:space="preserve">For a musician, the LT </w:delText>
        </w:r>
      </w:del>
      <w:del w:id="2187" w:author="Arthur Parmentier" w:date="2020-05-12T18:22:00Z">
        <w:r w:rsidRPr="007C437A" w:rsidDel="00AD0ADB">
          <w:delText xml:space="preserve">has </w:delText>
        </w:r>
      </w:del>
      <w:del w:id="2188" w:author="Arthur Parmentier" w:date="2020-05-13T10:30:00Z">
        <w:r w:rsidRPr="007C437A" w:rsidDel="005868B3">
          <w:delText xml:space="preserve">a specific prototype, whose characteristic traits are “constant volume”, “constant pitch” (among others). But is the </w:delText>
        </w:r>
      </w:del>
      <w:del w:id="2189" w:author="Arthur Parmentier" w:date="2020-05-12T18:23:00Z">
        <w:r w:rsidRPr="007C437A" w:rsidDel="009B2D7C">
          <w:delText>prototype</w:delText>
        </w:r>
      </w:del>
      <w:del w:id="2190"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2191" w:author="Arthur Parmentier" w:date="2020-05-12T18:13:00Z">
        <w:r w:rsidRPr="007C437A" w:rsidDel="00697BA8">
          <w:delText>:</w:delText>
        </w:r>
      </w:del>
    </w:p>
    <w:p w:rsidR="001A0623" w:rsidRPr="007C437A" w:rsidDel="00697BA8" w:rsidRDefault="005C09F0">
      <w:pPr>
        <w:rPr>
          <w:del w:id="2192" w:author="Arthur Parmentier" w:date="2020-05-12T18:13:00Z"/>
        </w:rPr>
        <w:pPrChange w:id="2193" w:author="Arthur Parmentier" w:date="2020-05-12T18:13:00Z">
          <w:pPr>
            <w:pStyle w:val="Paragraphedeliste"/>
            <w:numPr>
              <w:numId w:val="17"/>
            </w:numPr>
            <w:ind w:hanging="360"/>
          </w:pPr>
        </w:pPrChange>
      </w:pPr>
      <w:del w:id="2194"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rPr>
          <w:del w:id="2195" w:author="Arthur Parmentier" w:date="2020-05-13T10:30:00Z"/>
        </w:rPr>
        <w:pPrChange w:id="2196" w:author="Arthur Parmentier" w:date="2020-05-12T18:13:00Z">
          <w:pPr>
            <w:pStyle w:val="Paragraphedeliste"/>
            <w:numPr>
              <w:numId w:val="17"/>
            </w:numPr>
            <w:ind w:hanging="360"/>
          </w:pPr>
        </w:pPrChange>
      </w:pPr>
      <w:del w:id="2197"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33"/>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rsidP="005C09F0">
      <w:pPr>
        <w:rPr>
          <w:del w:id="2200" w:author="Arthur Parmentier" w:date="2020-05-12T18:14:00Z"/>
        </w:rPr>
      </w:pPr>
      <w:del w:id="2201"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rsidP="004714EE">
      <w:pPr>
        <w:pStyle w:val="Paragraphedeliste"/>
        <w:numPr>
          <w:ilvl w:val="0"/>
          <w:numId w:val="17"/>
        </w:numPr>
        <w:rPr>
          <w:del w:id="2202" w:author="Arthur Parmentier" w:date="2020-05-13T10:30:00Z"/>
        </w:rPr>
      </w:pPr>
      <w:del w:id="2203" w:author="Arthur Parmentier" w:date="2020-05-13T10:30:00Z">
        <w:r w:rsidRPr="007C437A" w:rsidDel="005868B3">
          <w:delText>“A fluid movement, without accent” for dancers</w:delText>
        </w:r>
      </w:del>
    </w:p>
    <w:p w:rsidR="004714EE" w:rsidRPr="007C437A" w:rsidDel="005868B3" w:rsidRDefault="004714EE" w:rsidP="004714EE">
      <w:pPr>
        <w:pStyle w:val="Paragraphedeliste"/>
        <w:numPr>
          <w:ilvl w:val="0"/>
          <w:numId w:val="17"/>
        </w:numPr>
        <w:rPr>
          <w:del w:id="2204" w:author="Arthur Parmentier" w:date="2020-05-13T10:30:00Z"/>
          <w:moveFrom w:id="2205" w:author="Arthur Parmentier" w:date="2020-05-12T18:21:00Z"/>
        </w:rPr>
      </w:pPr>
      <w:moveFromRangeStart w:id="2206" w:author="Arthur Parmentier" w:date="2020-05-12T18:21:00Z" w:name="move40200108"/>
      <w:moveFrom w:id="2207" w:author="Arthur Parmentier" w:date="2020-05-12T18:21:00Z">
        <w:del w:id="2208" w:author="Arthur Parmentier" w:date="2020-05-13T10:30:00Z">
          <w:r w:rsidRPr="007C437A" w:rsidDel="005868B3">
            <w:delText>“A fast roll” for percussions</w:delText>
          </w:r>
        </w:del>
      </w:moveFrom>
    </w:p>
    <w:moveFromRangeEnd w:id="2206"/>
    <w:p w:rsidR="002C1E78" w:rsidRPr="007C437A" w:rsidDel="002C1E78" w:rsidRDefault="004714EE" w:rsidP="002C1E78">
      <w:pPr>
        <w:pStyle w:val="Paragraphedeliste"/>
        <w:numPr>
          <w:ilvl w:val="0"/>
          <w:numId w:val="17"/>
        </w:numPr>
        <w:rPr>
          <w:del w:id="2209" w:author="Arthur Parmentier" w:date="2020-05-12T18:21:00Z"/>
          <w:moveTo w:id="2210" w:author="Arthur Parmentier" w:date="2020-05-12T18:21:00Z"/>
        </w:rPr>
      </w:pPr>
      <w:del w:id="2211" w:author="Arthur Parmentier" w:date="2020-05-13T10:30:00Z">
        <w:r w:rsidRPr="007C437A" w:rsidDel="005868B3">
          <w:delText>“A freeze on the first syllable of a word” for actors</w:delText>
        </w:r>
      </w:del>
      <w:moveToRangeStart w:id="2212" w:author="Arthur Parmentier" w:date="2020-05-12T18:21:00Z" w:name="move40200108"/>
      <w:moveTo w:id="2213" w:author="Arthur Parmentier" w:date="2020-05-12T18:21:00Z">
        <w:del w:id="2214" w:author="Arthur Parmentier" w:date="2020-05-13T10:30:00Z">
          <w:r w:rsidR="002C1E78" w:rsidRPr="007C437A" w:rsidDel="005868B3">
            <w:delText>“A fast roll” for percussions</w:delText>
          </w:r>
        </w:del>
      </w:moveTo>
    </w:p>
    <w:moveToRangeEnd w:id="2212"/>
    <w:p w:rsidR="00697BA8" w:rsidRPr="007C437A" w:rsidDel="005868B3" w:rsidRDefault="00697BA8" w:rsidP="002459E7">
      <w:pPr>
        <w:pStyle w:val="Paragraphedeliste"/>
        <w:numPr>
          <w:ilvl w:val="0"/>
          <w:numId w:val="17"/>
        </w:numPr>
        <w:rPr>
          <w:del w:id="2215" w:author="Arthur Parmentier" w:date="2020-05-13T10:30:00Z"/>
        </w:rPr>
      </w:pPr>
    </w:p>
    <w:p w:rsidR="00697BA8" w:rsidRPr="007C437A" w:rsidDel="005868B3" w:rsidRDefault="004714EE">
      <w:pPr>
        <w:rPr>
          <w:del w:id="2216" w:author="Arthur Parmentier" w:date="2020-05-13T10:30:00Z"/>
        </w:rPr>
        <w:pPrChange w:id="2217" w:author="Arthur Parmentier" w:date="2020-05-12T18:15:00Z">
          <w:pPr>
            <w:pStyle w:val="Paragraphedeliste"/>
            <w:numPr>
              <w:numId w:val="17"/>
            </w:numPr>
            <w:ind w:hanging="360"/>
          </w:pPr>
        </w:pPrChange>
      </w:pPr>
      <w:del w:id="2218" w:author="Arthur Parmentier" w:date="2020-05-13T10:30:00Z">
        <w:r w:rsidRPr="007C437A" w:rsidDel="005868B3">
          <w:delText>…</w:delText>
        </w:r>
      </w:del>
    </w:p>
    <w:p w:rsidR="004E4397" w:rsidRPr="007C437A" w:rsidDel="005868B3" w:rsidRDefault="00B44442" w:rsidP="004E4397">
      <w:pPr>
        <w:rPr>
          <w:del w:id="2219" w:author="Arthur Parmentier" w:date="2020-05-13T10:30:00Z"/>
          <w:moveTo w:id="2220" w:author="Arthur Parmentier" w:date="2020-05-12T18:35:00Z"/>
        </w:rPr>
      </w:pPr>
      <w:del w:id="2221"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2222" w:author="Arthur Parmentier" w:date="2020-05-12T18:35:00Z" w:name="move40200963"/>
      <w:moveTo w:id="2223" w:author="Arthur Parmentier" w:date="2020-05-12T18:35:00Z">
        <w:del w:id="2224"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2222"/>
    <w:p w:rsidR="002459E7" w:rsidRPr="007C437A" w:rsidRDefault="002459E7" w:rsidP="004714EE">
      <w:pPr>
        <w:rPr>
          <w:ins w:id="2225" w:author="Arthur Parmentier" w:date="2020-05-12T18:38:00Z"/>
        </w:rPr>
      </w:pPr>
    </w:p>
    <w:p w:rsidR="002459E7" w:rsidRPr="007C437A" w:rsidRDefault="002459E7" w:rsidP="004714EE">
      <w:pPr>
        <w:rPr>
          <w:ins w:id="2226" w:author="Arthur Parmentier" w:date="2020-05-12T18:38:00Z"/>
        </w:rPr>
      </w:pPr>
    </w:p>
    <w:p w:rsidR="004714EE" w:rsidRPr="007C437A" w:rsidDel="005868B3" w:rsidRDefault="00277A13">
      <w:pPr>
        <w:rPr>
          <w:del w:id="2227" w:author="Arthur Parmentier" w:date="2020-05-13T10:30:00Z"/>
        </w:rPr>
      </w:pPr>
      <w:r w:rsidRPr="007C437A">
        <w:br/>
      </w:r>
      <w:del w:id="2228" w:author="Arthur Parmentier" w:date="2020-05-12T18:34:00Z">
        <w:r w:rsidRPr="007C437A" w:rsidDel="004E4397">
          <w:delText>My conclusion is</w:delText>
        </w:r>
      </w:del>
      <w:del w:id="2229" w:author="Arthur Parmentier" w:date="2020-05-13T10:30:00Z">
        <w:r w:rsidRPr="007C437A" w:rsidDel="005868B3">
          <w:delText xml:space="preserve"> that:</w:delText>
        </w:r>
      </w:del>
    </w:p>
    <w:p w:rsidR="00277A13" w:rsidRPr="007C437A" w:rsidDel="005868B3" w:rsidRDefault="0051191F">
      <w:pPr>
        <w:rPr>
          <w:del w:id="2230" w:author="Arthur Parmentier" w:date="2020-05-13T10:30:00Z"/>
        </w:rPr>
        <w:pPrChange w:id="2231" w:author="Arthur Parmentier" w:date="2020-05-13T10:30:00Z">
          <w:pPr>
            <w:pStyle w:val="Paragraphedeliste"/>
            <w:numPr>
              <w:numId w:val="18"/>
            </w:numPr>
            <w:ind w:hanging="360"/>
          </w:pPr>
        </w:pPrChange>
      </w:pPr>
      <w:del w:id="2232" w:author="Arthur Parmentier" w:date="2020-05-12T18:26:00Z">
        <w:r w:rsidRPr="007C437A" w:rsidDel="009D7F8E">
          <w:delText>T</w:delText>
        </w:r>
      </w:del>
      <w:del w:id="2233" w:author="Arthur Parmentier" w:date="2020-05-12T18:35:00Z">
        <w:r w:rsidRPr="007C437A" w:rsidDel="004E4397">
          <w:delText>he</w:delText>
        </w:r>
      </w:del>
      <w:del w:id="2234" w:author="Arthur Parmentier" w:date="2020-05-13T10:30:00Z">
        <w:r w:rsidRPr="007C437A" w:rsidDel="005868B3">
          <w:delText xml:space="preserve"> sign</w:delText>
        </w:r>
      </w:del>
      <w:del w:id="2235" w:author="Arthur Parmentier" w:date="2020-05-12T18:34:00Z">
        <w:r w:rsidRPr="007C437A" w:rsidDel="004E4397">
          <w:delText xml:space="preserve"> </w:delText>
        </w:r>
        <w:r w:rsidR="00277A13" w:rsidRPr="007C437A" w:rsidDel="004E4397">
          <w:delText>LT</w:delText>
        </w:r>
      </w:del>
      <w:del w:id="2236"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rPr>
          <w:del w:id="2237" w:author="Arthur Parmentier" w:date="2020-05-13T10:30:00Z"/>
        </w:rPr>
        <w:pPrChange w:id="2238" w:author="Arthur Parmentier" w:date="2020-05-13T10:30:00Z">
          <w:pPr>
            <w:pStyle w:val="Paragraphedeliste"/>
            <w:numPr>
              <w:numId w:val="18"/>
            </w:numPr>
            <w:ind w:hanging="360"/>
          </w:pPr>
        </w:pPrChange>
      </w:pPr>
      <w:del w:id="2239" w:author="Arthur Parmentier" w:date="2020-05-13T10:30:00Z">
        <w:r w:rsidRPr="007C437A" w:rsidDel="005868B3">
          <w:delText>Each discipline or technical apparatus may have its own concept of a LT</w:delText>
        </w:r>
      </w:del>
    </w:p>
    <w:p w:rsidR="00277A13" w:rsidRPr="007C437A" w:rsidDel="005868B3" w:rsidRDefault="00277A13">
      <w:pPr>
        <w:rPr>
          <w:del w:id="2240" w:author="Arthur Parmentier" w:date="2020-05-13T10:30:00Z"/>
        </w:rPr>
        <w:pPrChange w:id="2241" w:author="Arthur Parmentier" w:date="2020-05-13T10:30:00Z">
          <w:pPr>
            <w:pStyle w:val="Paragraphedeliste"/>
            <w:numPr>
              <w:numId w:val="18"/>
            </w:numPr>
            <w:ind w:hanging="360"/>
          </w:pPr>
        </w:pPrChange>
      </w:pPr>
      <w:del w:id="2242"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2243" w:author="Arthur Parmentier" w:date="2020-05-12T18:28:00Z">
        <w:r w:rsidRPr="007C437A" w:rsidDel="00BF3C70">
          <w:delText>must be</w:delText>
        </w:r>
      </w:del>
      <w:del w:id="2244" w:author="Arthur Parmentier" w:date="2020-05-13T10:30:00Z">
        <w:r w:rsidRPr="007C437A" w:rsidDel="005868B3">
          <w:delText xml:space="preserve"> </w:delText>
        </w:r>
      </w:del>
      <w:del w:id="2245" w:author="Arthur Parmentier" w:date="2020-05-12T18:30:00Z">
        <w:r w:rsidRPr="007C437A" w:rsidDel="00042A1D">
          <w:delText xml:space="preserve">constructed </w:delText>
        </w:r>
      </w:del>
      <w:del w:id="2246" w:author="Arthur Parmentier" w:date="2020-05-13T10:30:00Z">
        <w:r w:rsidRPr="007C437A" w:rsidDel="005868B3">
          <w:delText xml:space="preserve">in relation with the concepts </w:delText>
        </w:r>
      </w:del>
      <w:del w:id="2247" w:author="Arthur Parmentier" w:date="2020-05-12T18:28:00Z">
        <w:r w:rsidRPr="007C437A" w:rsidDel="003126BD">
          <w:delText xml:space="preserve">representing a </w:delText>
        </w:r>
      </w:del>
      <w:del w:id="2248"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rPr>
          <w:del w:id="2249" w:author="Arthur Parmentier" w:date="2020-05-13T10:30:00Z"/>
        </w:rPr>
      </w:pPr>
      <w:del w:id="2250"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34"/>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rPr>
          <w:del w:id="2253" w:author="Arthur Parmentier" w:date="2020-05-13T10:30:00Z"/>
          <w:moveFrom w:id="2254" w:author="Arthur Parmentier" w:date="2020-05-12T18:35:00Z"/>
        </w:rPr>
      </w:pPr>
      <w:moveFromRangeStart w:id="2255" w:author="Arthur Parmentier" w:date="2020-05-12T18:35:00Z" w:name="move40200963"/>
      <w:moveFrom w:id="2256" w:author="Arthur Parmentier" w:date="2020-05-12T18:35:00Z">
        <w:del w:id="2257"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2255"/>
    <w:p w:rsidR="001B082B" w:rsidRPr="007C437A" w:rsidDel="005868B3" w:rsidRDefault="001B082B">
      <w:pPr>
        <w:rPr>
          <w:del w:id="2258" w:author="Arthur Parmentier" w:date="2020-05-13T10:30:00Z"/>
        </w:rPr>
      </w:pPr>
    </w:p>
    <w:p w:rsidR="001D7225" w:rsidRPr="007C437A" w:rsidDel="005868B3" w:rsidRDefault="001D7225">
      <w:pPr>
        <w:rPr>
          <w:del w:id="2259" w:author="Arthur Parmentier" w:date="2020-05-13T10:30:00Z"/>
        </w:rPr>
      </w:pPr>
      <w:del w:id="2260"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RDefault="00FF4C82">
      <w:pPr>
        <w:rPr>
          <w:rPrChange w:id="2261" w:author="Arthur Parmentier" w:date="2020-06-07T15:27:00Z">
            <w:rPr/>
          </w:rPrChange>
        </w:rPr>
        <w:pPrChange w:id="2262" w:author="Arthur Parmentier" w:date="2020-05-13T10:30:00Z">
          <w:pPr>
            <w:pStyle w:val="Titre2"/>
          </w:pPr>
        </w:pPrChange>
      </w:pPr>
      <w:r w:rsidRPr="007C437A">
        <w:rPr>
          <w:rPrChange w:id="2263" w:author="Arthur Parmentier" w:date="2020-06-07T15:27:00Z">
            <w:rPr/>
          </w:rPrChange>
        </w:rPr>
        <w:t>Wrap-up: w</w:t>
      </w:r>
      <w:r w:rsidR="00B53663" w:rsidRPr="007C437A">
        <w:rPr>
          <w:rPrChange w:id="2264" w:author="Arthur Parmentier" w:date="2020-06-07T15:27:00Z">
            <w:rPr/>
          </w:rPrChange>
        </w:rPr>
        <w:t>hat is a long tone?</w:t>
      </w:r>
    </w:p>
    <w:p w:rsidR="006155A3" w:rsidRPr="007C437A" w:rsidRDefault="00F163F4" w:rsidP="00061E60">
      <w:r w:rsidRPr="007C437A">
        <w:t>By taking the simple example of the LT, we will see how the categorical and prototypical perception scheme plays an important role in the mechanisms of SP.</w:t>
      </w:r>
    </w:p>
    <w:p w:rsidR="00BC3D06" w:rsidRPr="007C437A" w:rsidRDefault="00BC3D06" w:rsidP="00061E60">
      <w:r w:rsidRPr="007C437A">
        <w:t xml:space="preserve">What is a long tone? </w:t>
      </w:r>
      <w:r w:rsidRPr="007C437A">
        <w:br/>
        <w:t>It would be tempting to define the long tone for each discipline by giving a set of characteristics that all long tone must have, for instance:</w:t>
      </w:r>
    </w:p>
    <w:p w:rsidR="00BC3D06" w:rsidRPr="007C437A" w:rsidRDefault="00BC3D06" w:rsidP="00BC3D06">
      <w:pPr>
        <w:pStyle w:val="Paragraphedeliste"/>
        <w:numPr>
          <w:ilvl w:val="0"/>
          <w:numId w:val="14"/>
        </w:numPr>
      </w:pPr>
      <w:r w:rsidRPr="007C437A">
        <w:t>In music, a constant pitch and volume over time</w:t>
      </w:r>
    </w:p>
    <w:p w:rsidR="00BC3D06" w:rsidRPr="007C437A" w:rsidRDefault="00BC3D06" w:rsidP="00BC3D06">
      <w:pPr>
        <w:pStyle w:val="Paragraphedeliste"/>
        <w:numPr>
          <w:ilvl w:val="0"/>
          <w:numId w:val="14"/>
        </w:numPr>
      </w:pPr>
      <w:r w:rsidRPr="007C437A">
        <w:t>In dance, a movement without accent…</w:t>
      </w:r>
    </w:p>
    <w:p w:rsidR="00E44A97" w:rsidRPr="007C437A" w:rsidRDefault="00BC3D06" w:rsidP="004714EE">
      <w:r w:rsidRPr="007C437A">
        <w:t>We know however from the research on our perception scheme that the LT is not (and perhaps, cannot) be defined with such characteristics or traits.</w:t>
      </w:r>
      <w:r w:rsidR="00F636CA" w:rsidRPr="007C437A">
        <w:t xml:space="preserve"> It shows us that the</w:t>
      </w:r>
      <w:r w:rsidR="00061E60" w:rsidRPr="007C437A">
        <w:t xml:space="preserve"> LT is not a musical element defined by a finite number of properties</w:t>
      </w:r>
      <w:r w:rsidR="00F636CA" w:rsidRPr="007C437A">
        <w:t xml:space="preserve"> </w:t>
      </w:r>
      <w:r w:rsidR="00061E60" w:rsidRPr="007C437A">
        <w:t>but is rather a category constructed by the human perception</w:t>
      </w:r>
      <w:r w:rsidR="000F1531" w:rsidRPr="007C437A">
        <w:t xml:space="preserve"> scheme</w:t>
      </w:r>
      <w:r w:rsidR="00F636CA" w:rsidRPr="007C437A">
        <w:rPr>
          <w:rStyle w:val="Appelnotedebasdep"/>
        </w:rPr>
        <w:footnoteReference w:id="35"/>
      </w:r>
      <w:r w:rsidR="00061E60" w:rsidRPr="007C437A">
        <w:t xml:space="preserve"> around a “prototypical” element which exhibits the features that are usually said to define the concept</w:t>
      </w:r>
      <w:r w:rsidR="00001C42" w:rsidRPr="007C437A">
        <w:t>s</w:t>
      </w:r>
      <w:r w:rsidR="00061E60" w:rsidRPr="007C437A">
        <w:t xml:space="preserve"> of a LT.</w:t>
      </w:r>
      <w:r w:rsidR="00061E60" w:rsidRPr="007C437A">
        <w:br/>
      </w:r>
      <w:r w:rsidR="002B4F17" w:rsidRPr="007C437A">
        <w:t xml:space="preserve">In </w:t>
      </w:r>
      <w:r w:rsidR="0036091B" w:rsidRPr="007C437A">
        <w:t>this framework, a c</w:t>
      </w:r>
      <w:r w:rsidR="008211BE" w:rsidRPr="007C437A">
        <w:t>ontent</w:t>
      </w:r>
      <w:r w:rsidR="00061E60" w:rsidRPr="007C437A">
        <w:t xml:space="preserve"> is perceived as “more” or “less” a LT, rather than either a LT or not.</w:t>
      </w:r>
    </w:p>
    <w:p w:rsidR="00B12EC1" w:rsidRPr="007C437A" w:rsidRDefault="00B12EC1">
      <w:pPr>
        <w:pStyle w:val="Titre3"/>
      </w:pPr>
      <w:bookmarkStart w:id="2266" w:name="_Toc42550117"/>
      <w:r w:rsidRPr="007C437A">
        <w:t>Sign overloading</w:t>
      </w:r>
      <w:bookmarkEnd w:id="2266"/>
    </w:p>
    <w:p w:rsidR="00FF5B3F" w:rsidRPr="007C437A" w:rsidRDefault="004659F5" w:rsidP="00B12EC1">
      <w:r w:rsidRPr="007C437A">
        <w:t>I will try to show that</w:t>
      </w:r>
      <w:r w:rsidR="00B12EC1" w:rsidRPr="007C437A">
        <w:t xml:space="preserve"> that in general, the </w:t>
      </w:r>
      <w:r w:rsidR="003579B0" w:rsidRPr="007C437A">
        <w:t xml:space="preserve">grouping </w:t>
      </w:r>
      <w:r w:rsidRPr="007C437A">
        <w:t>relations</w:t>
      </w:r>
      <w:r w:rsidR="00B12EC1" w:rsidRPr="007C437A">
        <w:t xml:space="preserve"> linking those concepts together</w:t>
      </w:r>
      <w:r w:rsidR="006D58F1" w:rsidRPr="007C437A">
        <w:t xml:space="preserve"> under a single sign</w:t>
      </w:r>
      <w:r w:rsidR="00B12EC1" w:rsidRPr="007C437A">
        <w:t xml:space="preserve"> are </w:t>
      </w:r>
      <w:r w:rsidR="00CE6B94" w:rsidRPr="007C437A">
        <w:t>made possible by</w:t>
      </w:r>
      <w:r w:rsidR="00B12EC1" w:rsidRPr="007C437A">
        <w:t xml:space="preserve"> cultural </w:t>
      </w:r>
      <w:r w:rsidR="00EA4C32" w:rsidRPr="007C437A">
        <w:t>schemes (analogies)</w:t>
      </w:r>
      <w:r w:rsidR="00B12EC1" w:rsidRPr="007C437A">
        <w:t xml:space="preserve"> and innate perception schemes of </w:t>
      </w:r>
      <w:r w:rsidR="00B12EC1" w:rsidRPr="007C437A">
        <w:lastRenderedPageBreak/>
        <w:t>human mind.</w:t>
      </w:r>
      <w:r w:rsidR="009E7ADA" w:rsidRPr="007C437A">
        <w:t xml:space="preserve"> I will use the example of the sign LT to illustrate </w:t>
      </w:r>
      <w:r w:rsidR="00AE2C19" w:rsidRPr="007C437A">
        <w:t>how these schemes allow for translating the sign LT into the concepts that are relevant for each discipline, instrument (or technical apparatus).</w:t>
      </w:r>
    </w:p>
    <w:p w:rsidR="00727764" w:rsidRPr="007C437A" w:rsidRDefault="00727764" w:rsidP="00727764">
      <w:pPr>
        <w:pStyle w:val="Titre4"/>
      </w:pPr>
      <w:r w:rsidRPr="007C437A">
        <w:t>Innate perception schemes</w:t>
      </w:r>
    </w:p>
    <w:p w:rsidR="0036185A" w:rsidRPr="007C437A" w:rsidRDefault="0036185A" w:rsidP="0036185A">
      <w:pPr>
        <w:pStyle w:val="Titre5"/>
      </w:pPr>
      <w:r w:rsidRPr="007C437A">
        <w:t>How to perform a LT on percussions?</w:t>
      </w:r>
    </w:p>
    <w:p w:rsidR="00C362C5" w:rsidRPr="007C437A" w:rsidRDefault="00161FBC" w:rsidP="00161FBC">
      <w:r w:rsidRPr="007C437A">
        <w:t>I often see questions arising about how to perform a sign for a specific instrument or discipline, for instance a percussionist asking how he should perform a long tone with drums.</w:t>
      </w:r>
      <w:r w:rsidR="00BE6883" w:rsidRPr="007C437A">
        <w:br/>
      </w:r>
      <w:r w:rsidRPr="007C437A">
        <w:t>While the experienced performer will probably use different possible techniques intuitively (a fast roll, using brushes, playing on cymbals that have a long acoustic response), we can derive from this simple observation that the concept of the long tone doesn’t necessarily have a trivial interpretation and its realization may not be accessible for instruments like percussions.</w:t>
      </w:r>
      <w:r w:rsidR="00BE6883" w:rsidRPr="007C437A">
        <w:br/>
      </w:r>
      <w:r w:rsidRPr="007C437A">
        <w:t>Let’s break down the conceptual operations that allow the percussionist to respond to a LT when its prototype is out the set of possibilities offered by his instrument.</w:t>
      </w:r>
      <w:r w:rsidRPr="007C437A">
        <w:br/>
        <w:t>To achieve this, the percussionist w</w:t>
      </w:r>
      <w:r w:rsidR="00BE6883" w:rsidRPr="007C437A">
        <w:t>ould</w:t>
      </w:r>
      <w:r w:rsidRPr="007C437A">
        <w:t xml:space="preserve"> typically translate the concept of LT to another concept, the roll, easily accessible to the performer. The roll will allow him to approach the prototype of the LT by increasing the speed of the roll as much as he can.</w:t>
      </w:r>
      <w:r w:rsidRPr="007C437A">
        <w:br/>
      </w:r>
      <w:r w:rsidR="006F6F60" w:rsidRPr="007C437A">
        <w:t>Another</w:t>
      </w:r>
      <w:r w:rsidRPr="007C437A">
        <w:t xml:space="preserve"> way to phrase this conceptually is to say that in the space of musical concepts, the prototype of the LT is the asymptotical, limit point of the concept of roll when its speed goes to infinity.</w:t>
      </w:r>
    </w:p>
    <w:p w:rsidR="00C362C5" w:rsidRPr="007C437A" w:rsidRDefault="00C362C5" w:rsidP="00C362C5">
      <w:pPr>
        <w:pStyle w:val="Titre5"/>
      </w:pPr>
      <w:r w:rsidRPr="007C437A">
        <w:t xml:space="preserve">An implicit translation </w:t>
      </w:r>
      <w:r w:rsidR="00C91523" w:rsidRPr="007C437A">
        <w:t>by our perception scheme</w:t>
      </w:r>
    </w:p>
    <w:p w:rsidR="00914B9D" w:rsidRPr="007C437A" w:rsidRDefault="00161FBC" w:rsidP="00C362C5">
      <w:r w:rsidRPr="007C437A">
        <w:t>The important point illustrated here is that SP involves operations of translation from concepts whose prototype</w:t>
      </w:r>
      <w:r w:rsidR="007E7D0A" w:rsidRPr="007C437A">
        <w:rPr>
          <w:rStyle w:val="Appelnotedebasdep"/>
        </w:rPr>
        <w:footnoteReference w:id="36"/>
      </w:r>
      <w:r w:rsidRPr="007C437A">
        <w:t xml:space="preserve"> does not exist in a discipline to a concept of the discipline that relates to the prototype. </w:t>
      </w:r>
      <w:r w:rsidR="000F1082" w:rsidRPr="007C437A">
        <w:t>In previous example, we saw that the percussionist could translate the sign LT to the concept of roll that is relevant to its instrument. But what is the implicit scheme allowing for this translation?</w:t>
      </w:r>
    </w:p>
    <w:p w:rsidR="00FA4DD8" w:rsidRPr="007C437A" w:rsidRDefault="000F1082" w:rsidP="00C362C5">
      <w:r w:rsidRPr="007C437A">
        <w: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t>
      </w:r>
      <w:r w:rsidR="00C27D4A" w:rsidRPr="007C437A">
        <w:t>expertise</w:t>
      </w:r>
      <w:r w:rsidRPr="007C437A">
        <w:t xml:space="preserve"> </w:t>
      </w:r>
      <w:r w:rsidR="00C27D4A" w:rsidRPr="007C437A">
        <w:t>and of the scope of this text,</w:t>
      </w:r>
      <w:r w:rsidR="00914B9D" w:rsidRPr="007C437A">
        <w:t xml:space="preserve"> we can remark that the acoustic response of a fast roll “approaches” the performer’s expectation of the acoustic response of a LT, such that the human perception scheme will associate the fast roll with the prototype of the LT.</w:t>
      </w:r>
    </w:p>
    <w:p w:rsidR="00FA4DD8" w:rsidRPr="007C437A" w:rsidRDefault="00FA4DD8" w:rsidP="00FA4DD8">
      <w:pPr>
        <w:pStyle w:val="Titre5"/>
      </w:pPr>
      <w:r w:rsidRPr="007C437A">
        <w:t>Learning the translation</w:t>
      </w:r>
    </w:p>
    <w:p w:rsidR="00161FBC" w:rsidRPr="007C437A" w:rsidRDefault="00161FBC" w:rsidP="00FA4DD8">
      <w:pPr>
        <w:rPr>
          <w:ins w:id="2268" w:author="Arthur Parmentier" w:date="2020-05-14T16:16:00Z"/>
        </w:rPr>
      </w:pPr>
      <w:r w:rsidRPr="007C437A">
        <w:t>While the operations of translation are in general not obvious (hence the questions on the subject), I observed that most Soundpainters explicit what operations are valid to beginners in SP.</w:t>
      </w:r>
      <w:ins w:id="2269" w:author="Arthur Parmentier" w:date="2020-05-14T16:15:00Z">
        <w:r w:rsidR="00FE325D" w:rsidRPr="007C437A">
          <w:br/>
        </w:r>
        <w:r w:rsidR="00FE325D" w:rsidRPr="007C437A">
          <w:br/>
          <w:t>IMITATION</w:t>
        </w:r>
        <w:r w:rsidR="003873DC" w:rsidRPr="007C437A">
          <w:t xml:space="preserve"> et mimetisme</w:t>
        </w:r>
      </w:ins>
    </w:p>
    <w:p w:rsidR="00863F70" w:rsidRPr="007C437A" w:rsidRDefault="00863F70" w:rsidP="00FA4DD8">
      <w:ins w:id="2270" w:author="Arthur Parmentier" w:date="2020-05-14T16:16:00Z">
        <w:r w:rsidRPr="007C437A">
          <w:t>SEul vs a plusieurs</w:t>
        </w:r>
      </w:ins>
    </w:p>
    <w:p w:rsidR="00161FBC" w:rsidRPr="007C437A" w:rsidRDefault="00161FBC" w:rsidP="00161FBC"/>
    <w:p w:rsidR="00727764" w:rsidRPr="007C437A" w:rsidRDefault="00727764" w:rsidP="00727764">
      <w:pPr>
        <w:pStyle w:val="Titre4"/>
      </w:pPr>
      <w:r w:rsidRPr="007C437A">
        <w:t>Cultural analogies</w:t>
      </w:r>
    </w:p>
    <w:p w:rsidR="00D36F5F" w:rsidRPr="007C437A" w:rsidRDefault="00D36F5F">
      <w:pPr>
        <w:pStyle w:val="Titre2"/>
      </w:pPr>
      <w:bookmarkStart w:id="2271" w:name="_Toc42550118"/>
      <w:r w:rsidRPr="007C437A">
        <w:t>Personal observations during SP practice</w:t>
      </w:r>
      <w:bookmarkEnd w:id="2271"/>
    </w:p>
    <w:p w:rsidR="003E3973" w:rsidRPr="007C437A" w:rsidRDefault="004F1D82" w:rsidP="00B12EC1">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sidP="00B12EC1">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sidP="00D74CAF">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rsidP="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and produce examples of 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37"/>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r>
      <w:r w:rsidR="00685AAF" w:rsidRPr="007C437A">
        <w:lastRenderedPageBreak/>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rsidP="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rsidP="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rsidP="00B96316">
      <w:pPr>
        <w:pStyle w:val="Paragraphedeliste"/>
      </w:pPr>
      <w:r w:rsidRPr="007C437A">
        <w:t>From my experience in Brazil, I can add to the latter the following remark:</w:t>
      </w:r>
    </w:p>
    <w:p w:rsidR="00DB6A50" w:rsidRPr="007C437A" w:rsidRDefault="00DB6A50" w:rsidP="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38"/>
      </w:r>
    </w:p>
    <w:p w:rsidR="00446AB2" w:rsidRPr="007C437A" w:rsidRDefault="00446AB2" w:rsidP="00665749">
      <w:pPr>
        <w:pStyle w:val="Paragraphedeliste"/>
        <w:numPr>
          <w:ilvl w:val="0"/>
          <w:numId w:val="11"/>
        </w:num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rsidP="00B12EC1"/>
    <w:p w:rsidR="00B400C3" w:rsidRPr="007C437A" w:rsidRDefault="00B400C3" w:rsidP="00E6654A">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rsidP="00E6654A">
      <w:pPr>
        <w:pStyle w:val="Titre2"/>
        <w:rPr>
          <w:del w:id="2276" w:author="Arthur Parmentier" w:date="2020-05-14T13:31:00Z"/>
        </w:rPr>
      </w:pPr>
      <w:bookmarkStart w:id="2277" w:name="_Toc40025935"/>
      <w:del w:id="2278" w:author="Arthur Parmentier" w:date="2020-05-14T13:31:00Z">
        <w:r w:rsidRPr="007C437A" w:rsidDel="007776CB">
          <w:lastRenderedPageBreak/>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2277"/>
      </w:del>
    </w:p>
    <w:p w:rsidR="00616215" w:rsidRPr="007C437A" w:rsidDel="007776CB" w:rsidRDefault="00616215" w:rsidP="00E6654A">
      <w:pPr>
        <w:rPr>
          <w:del w:id="2279" w:author="Arthur Parmentier" w:date="2020-05-14T13:31:00Z"/>
        </w:rPr>
      </w:pPr>
      <w:del w:id="2280"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rsidP="00E6654A">
      <w:pPr>
        <w:rPr>
          <w:del w:id="2281" w:author="Arthur Parmentier" w:date="2020-05-14T13:31:00Z"/>
        </w:rPr>
      </w:pPr>
      <w:del w:id="2282"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rsidP="00061E60">
      <w:pPr>
        <w:pStyle w:val="Titre3"/>
        <w:rPr>
          <w:del w:id="2283" w:author="Arthur Parmentier" w:date="2020-05-14T13:31:00Z"/>
        </w:rPr>
      </w:pPr>
      <w:del w:id="2284" w:author="Arthur Parmentier" w:date="2020-05-14T13:31:00Z">
        <w:r w:rsidRPr="007C437A" w:rsidDel="007776CB">
          <w:delText>Input space</w:delText>
        </w:r>
      </w:del>
    </w:p>
    <w:p w:rsidR="00DE1B67" w:rsidRPr="007C437A" w:rsidDel="007776CB" w:rsidRDefault="00AD2F7B" w:rsidP="00E6654A">
      <w:pPr>
        <w:rPr>
          <w:del w:id="2285" w:author="Arthur Parmentier" w:date="2020-05-14T13:31:00Z"/>
        </w:rPr>
      </w:pPr>
      <w:del w:id="2286"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rsidP="00E6654A">
      <w:pPr>
        <w:pStyle w:val="Titre4"/>
        <w:rPr>
          <w:del w:id="2287" w:author="Arthur Parmentier" w:date="2020-05-14T13:31:00Z"/>
        </w:rPr>
      </w:pPr>
      <w:del w:id="2288" w:author="Arthur Parmentier" w:date="2020-05-14T13:31:00Z">
        <w:r w:rsidRPr="007C437A" w:rsidDel="007776CB">
          <w:delText>Concepts from artistic disciplines</w:delText>
        </w:r>
      </w:del>
    </w:p>
    <w:p w:rsidR="005A3CBF" w:rsidRPr="007C437A" w:rsidDel="007776CB" w:rsidRDefault="005A3CBF" w:rsidP="00E6654A">
      <w:pPr>
        <w:rPr>
          <w:del w:id="2289" w:author="Arthur Parmentier" w:date="2020-05-14T13:31:00Z"/>
        </w:rPr>
      </w:pPr>
      <w:del w:id="2290" w:author="Arthur Parmentier" w:date="2020-05-14T13:31:00Z">
        <w:r w:rsidRPr="007C437A" w:rsidDel="007776CB">
          <w:delText>Long Tone, minimalism…</w:delText>
        </w:r>
      </w:del>
    </w:p>
    <w:p w:rsidR="0049358D" w:rsidRPr="007C437A" w:rsidDel="007776CB" w:rsidRDefault="005A3CBF" w:rsidP="00E6654A">
      <w:pPr>
        <w:pStyle w:val="Titre4"/>
        <w:rPr>
          <w:del w:id="2291" w:author="Arthur Parmentier" w:date="2020-05-14T13:31:00Z"/>
        </w:rPr>
      </w:pPr>
      <w:del w:id="2292"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rsidP="00E6654A">
      <w:pPr>
        <w:rPr>
          <w:del w:id="2293" w:author="Arthur Parmentier" w:date="2020-05-14T13:31:00Z"/>
        </w:rPr>
      </w:pPr>
      <w:del w:id="2294" w:author="Arthur Parmentier" w:date="2020-05-14T13:31:00Z">
        <w:r w:rsidRPr="007C437A" w:rsidDel="007776CB">
          <w:delText>Logic</w:delText>
        </w:r>
        <w:r w:rsidR="0067424B" w:rsidRPr="007C437A" w:rsidDel="007776CB">
          <w:delText>al elements</w:delText>
        </w:r>
      </w:del>
    </w:p>
    <w:p w:rsidR="008833B3" w:rsidRPr="007C437A" w:rsidDel="007776CB" w:rsidRDefault="0067424B" w:rsidP="00E6654A">
      <w:pPr>
        <w:pStyle w:val="Titre4"/>
        <w:rPr>
          <w:del w:id="2295" w:author="Arthur Parmentier" w:date="2020-05-14T13:31:00Z"/>
        </w:rPr>
      </w:pPr>
      <w:del w:id="2296"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rsidP="00E6654A">
      <w:pPr>
        <w:rPr>
          <w:del w:id="2297" w:author="Arthur Parmentier" w:date="2020-05-14T13:31:00Z"/>
        </w:rPr>
      </w:pPr>
      <w:del w:id="2298"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rsidP="00E6654A">
      <w:pPr>
        <w:pStyle w:val="Titre4"/>
        <w:rPr>
          <w:del w:id="2299" w:author="Arthur Parmentier" w:date="2020-05-14T13:31:00Z"/>
        </w:rPr>
      </w:pPr>
      <w:del w:id="2300" w:author="Arthur Parmentier" w:date="2020-05-14T13:31:00Z">
        <w:r w:rsidRPr="007C437A" w:rsidDel="007776CB">
          <w:delText>…</w:delText>
        </w:r>
      </w:del>
    </w:p>
    <w:p w:rsidR="008833B3" w:rsidRPr="007C437A" w:rsidDel="007776CB" w:rsidRDefault="008833B3" w:rsidP="00061E60">
      <w:pPr>
        <w:pStyle w:val="Titre3"/>
        <w:rPr>
          <w:del w:id="2301" w:author="Arthur Parmentier" w:date="2020-05-14T13:31:00Z"/>
        </w:rPr>
      </w:pPr>
      <w:del w:id="2302"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rsidP="00E6654A">
      <w:pPr>
        <w:pStyle w:val="Titre4"/>
        <w:rPr>
          <w:del w:id="2303" w:author="Arthur Parmentier" w:date="2020-05-14T13:31:00Z"/>
        </w:rPr>
      </w:pPr>
      <w:del w:id="2304" w:author="Arthur Parmentier" w:date="2020-05-14T13:31:00Z">
        <w:r w:rsidRPr="007C437A" w:rsidDel="007776CB">
          <w:delText>Creation of a sign</w:delText>
        </w:r>
      </w:del>
    </w:p>
    <w:p w:rsidR="008833B3" w:rsidRPr="007C437A" w:rsidDel="007776CB" w:rsidRDefault="008833B3" w:rsidP="00E6654A">
      <w:pPr>
        <w:rPr>
          <w:del w:id="2305" w:author="Arthur Parmentier" w:date="2020-05-14T13:31:00Z"/>
        </w:rPr>
      </w:pPr>
      <w:del w:id="2306" w:author="Arthur Parmentier" w:date="2020-05-14T13:31:00Z">
        <w:r w:rsidRPr="007C437A" w:rsidDel="007776CB">
          <w:delText>… Describe here more about the process of creating a sign (examples, general rules…)</w:delText>
        </w:r>
      </w:del>
    </w:p>
    <w:p w:rsidR="008833B3" w:rsidRPr="007C437A" w:rsidDel="007776CB" w:rsidRDefault="008833B3" w:rsidP="00E6654A">
      <w:pPr>
        <w:pStyle w:val="Titre4"/>
        <w:rPr>
          <w:del w:id="2307" w:author="Arthur Parmentier" w:date="2020-05-14T13:31:00Z"/>
        </w:rPr>
      </w:pPr>
      <w:del w:id="2308" w:author="Arthur Parmentier" w:date="2020-05-14T13:31:00Z">
        <w:r w:rsidRPr="007C437A" w:rsidDel="007776CB">
          <w:delText>Creation of a potentiometer</w:delText>
        </w:r>
      </w:del>
    </w:p>
    <w:p w:rsidR="002A0CF5" w:rsidRPr="007C437A" w:rsidDel="007776CB" w:rsidRDefault="002A0CF5" w:rsidP="00E6654A">
      <w:pPr>
        <w:rPr>
          <w:del w:id="2309" w:author="Arthur Parmentier" w:date="2020-05-14T13:31:00Z"/>
        </w:rPr>
      </w:pPr>
      <w:del w:id="2310" w:author="Arthur Parmentier" w:date="2020-05-14T13:31:00Z">
        <w:r w:rsidRPr="007C437A" w:rsidDel="007776CB">
          <w:delText>Volume, tempo…</w:delText>
        </w:r>
      </w:del>
    </w:p>
    <w:p w:rsidR="00B5754F" w:rsidRPr="007C437A" w:rsidDel="007776CB" w:rsidRDefault="00B5754F" w:rsidP="00E6654A">
      <w:pPr>
        <w:pStyle w:val="Titre4"/>
        <w:rPr>
          <w:del w:id="2311" w:author="Arthur Parmentier" w:date="2020-05-14T13:31:00Z"/>
        </w:rPr>
      </w:pPr>
      <w:del w:id="2312" w:author="Arthur Parmentier" w:date="2020-05-14T13:31:00Z">
        <w:r w:rsidRPr="007C437A" w:rsidDel="007776CB">
          <w:delText>Creation of a “pointer” (as identifier)</w:delText>
        </w:r>
      </w:del>
    </w:p>
    <w:p w:rsidR="007A5BBA" w:rsidRPr="007C437A" w:rsidDel="007776CB" w:rsidRDefault="007A5BBA" w:rsidP="00E6654A">
      <w:pPr>
        <w:rPr>
          <w:del w:id="2313" w:author="Arthur Parmentier" w:date="2020-05-14T13:31:00Z"/>
        </w:rPr>
      </w:pPr>
      <w:del w:id="2314" w:author="Arthur Parmentier" w:date="2020-05-14T13:31:00Z">
        <w:r w:rsidRPr="007C437A" w:rsidDel="007776CB">
          <w:delText>PTP, scanning</w:delText>
        </w:r>
      </w:del>
    </w:p>
    <w:p w:rsidR="000E4DCD" w:rsidRPr="007C437A" w:rsidDel="007776CB" w:rsidRDefault="000E4DCD" w:rsidP="00E6654A">
      <w:pPr>
        <w:pStyle w:val="Titre4"/>
        <w:rPr>
          <w:del w:id="2315" w:author="Arthur Parmentier" w:date="2020-05-14T13:31:00Z"/>
        </w:rPr>
      </w:pPr>
      <w:del w:id="2316"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rsidP="00E6654A">
      <w:del w:id="2317"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5E6896">
      <w:pPr>
        <w:pStyle w:val="Titre2"/>
        <w:rPr>
          <w:ins w:id="2318" w:author="Arthur Parmentier" w:date="2020-06-05T16:28:00Z"/>
        </w:rPr>
      </w:pPr>
      <w:bookmarkStart w:id="2319" w:name="_Toc42550119"/>
      <w:bookmarkStart w:id="2320" w:name="_Toc40025938"/>
      <w:ins w:id="2321" w:author="Arthur Parmentier" w:date="2020-06-06T20:39:00Z">
        <w:r w:rsidRPr="007C437A">
          <w:t>High level structures in the language: the SP grammar</w:t>
        </w:r>
      </w:ins>
      <w:bookmarkEnd w:id="2319"/>
      <w:del w:id="2322" w:author="Arthur Parmentier" w:date="2020-06-06T20:39:00Z">
        <w:r w:rsidR="00BE04C2" w:rsidRPr="007C437A" w:rsidDel="005E6896">
          <w:delText>Structur</w:delText>
        </w:r>
      </w:del>
      <w:del w:id="2323" w:author="Arthur Parmentier" w:date="2020-06-06T20:38:00Z">
        <w:r w:rsidR="00C16C06" w:rsidRPr="007C437A" w:rsidDel="00397A02">
          <w:delText>al</w:delText>
        </w:r>
      </w:del>
      <w:del w:id="2324" w:author="Arthur Parmentier" w:date="2020-06-06T20:39:00Z">
        <w:r w:rsidR="00C16C06" w:rsidRPr="007C437A" w:rsidDel="005E6896">
          <w:delText xml:space="preserve"> concepts</w:delText>
        </w:r>
      </w:del>
      <w:del w:id="2325" w:author="Arthur Parmentier" w:date="2020-06-06T20:38:00Z">
        <w:r w:rsidR="00C16C06" w:rsidRPr="007C437A" w:rsidDel="00397A02">
          <w:delText xml:space="preserve"> (the grammar</w:delText>
        </w:r>
        <w:r w:rsidR="00915B3A" w:rsidRPr="007C437A" w:rsidDel="00397A02">
          <w:delText xml:space="preserve"> of the language</w:delText>
        </w:r>
      </w:del>
      <w:del w:id="2326" w:author="Arthur Parmentier" w:date="2020-06-05T16:27:00Z">
        <w:r w:rsidR="00FC7B7A" w:rsidRPr="007C437A" w:rsidDel="00E814B3">
          <w:delText>, that results in its language</w:delText>
        </w:r>
        <w:r w:rsidR="00C16C06" w:rsidRPr="007C437A" w:rsidDel="00E814B3">
          <w:delText>)</w:delText>
        </w:r>
      </w:del>
      <w:bookmarkEnd w:id="2320"/>
    </w:p>
    <w:p w:rsidR="00E814B3" w:rsidRPr="007C437A" w:rsidRDefault="00E814B3" w:rsidP="00E814B3">
      <w:pPr>
        <w:rPr>
          <w:ins w:id="2327" w:author="Arthur Parmentier" w:date="2020-06-05T16:28:00Z"/>
        </w:rPr>
      </w:pPr>
      <w:ins w:id="2328" w:author="Arthur Parmentier" w:date="2020-06-05T16:28:00Z">
        <w:r w:rsidRPr="007C437A">
          <w:t xml:space="preserve">Like </w:t>
        </w:r>
      </w:ins>
      <w:ins w:id="2329" w:author="Arthur Parmentier" w:date="2020-06-05T16:29:00Z">
        <w:r w:rsidRPr="007C437A">
          <w:t>other languages</w:t>
        </w:r>
      </w:ins>
      <w:ins w:id="2330" w:author="Arthur Parmentier" w:date="2020-06-06T18:49:00Z">
        <w:r w:rsidR="00C76B94" w:rsidRPr="007C437A">
          <w:t xml:space="preserve">, </w:t>
        </w:r>
      </w:ins>
      <w:ins w:id="2331" w:author="Arthur Parmentier" w:date="2020-06-05T16:29:00Z">
        <w:r w:rsidRPr="007C437A">
          <w:t xml:space="preserve">SP has evolved </w:t>
        </w:r>
      </w:ins>
      <w:ins w:id="2332" w:author="Arthur Parmentier" w:date="2020-06-06T18:50:00Z">
        <w:r w:rsidR="00C76B94" w:rsidRPr="007C437A">
          <w:t>with</w:t>
        </w:r>
      </w:ins>
      <w:ins w:id="2333" w:author="Arthur Parmentier" w:date="2020-06-05T16:29:00Z">
        <w:r w:rsidRPr="007C437A">
          <w:t xml:space="preserve"> complex structures</w:t>
        </w:r>
      </w:ins>
      <w:ins w:id="2334" w:author="Arthur Parmentier" w:date="2020-06-05T16:30:00Z">
        <w:r w:rsidRPr="007C437A">
          <w:t xml:space="preserve"> and rules that allow to form sentences, i.e. </w:t>
        </w:r>
      </w:ins>
      <w:ins w:id="2335" w:author="Arthur Parmentier" w:date="2020-06-06T18:50:00Z">
        <w:r w:rsidR="00E30346" w:rsidRPr="007C437A">
          <w:t xml:space="preserve">to form </w:t>
        </w:r>
      </w:ins>
      <w:ins w:id="2336" w:author="Arthur Parmentier" w:date="2020-06-05T16:30:00Z">
        <w:r w:rsidRPr="007C437A">
          <w:t>meaning at a higher level that the signs themselves. Those structures are what define the grammar</w:t>
        </w:r>
      </w:ins>
      <w:ins w:id="2337" w:author="Arthur Parmentier" w:date="2020-06-05T16:31:00Z">
        <w:r w:rsidRPr="007C437A">
          <w:t xml:space="preserve"> of SP</w:t>
        </w:r>
      </w:ins>
      <w:ins w:id="2338" w:author="Arthur Parmentier" w:date="2020-06-06T18:50:00Z">
        <w:r w:rsidR="00C928AB" w:rsidRPr="007C437A">
          <w:t>, which</w:t>
        </w:r>
      </w:ins>
      <w:ins w:id="2339" w:author="Arthur Parmentier" w:date="2020-06-05T16:31:00Z">
        <w:r w:rsidRPr="007C437A">
          <w:t xml:space="preserve"> allow</w:t>
        </w:r>
      </w:ins>
      <w:ins w:id="2340" w:author="Arthur Parmentier" w:date="2020-06-06T18:51:00Z">
        <w:r w:rsidR="0045073A" w:rsidRPr="007C437A">
          <w:t xml:space="preserve"> soundpainters</w:t>
        </w:r>
      </w:ins>
      <w:ins w:id="2341" w:author="Arthur Parmentier" w:date="2020-06-05T16:31:00Z">
        <w:r w:rsidRPr="007C437A">
          <w:t xml:space="preserve"> to communicate by creating temporal sequences of </w:t>
        </w:r>
      </w:ins>
      <w:ins w:id="2342" w:author="Arthur Parmentier" w:date="2020-06-05T16:35:00Z">
        <w:r w:rsidRPr="007C437A">
          <w:t>signs or</w:t>
        </w:r>
      </w:ins>
      <w:ins w:id="2343" w:author="Arthur Parmentier" w:date="2020-06-05T16:34:00Z">
        <w:r w:rsidRPr="007C437A">
          <w:t xml:space="preserve"> combining several signs together.</w:t>
        </w:r>
      </w:ins>
    </w:p>
    <w:p w:rsidR="00E814B3" w:rsidRPr="007C437A" w:rsidRDefault="00E814B3" w:rsidP="00E814B3">
      <w:pPr>
        <w:rPr>
          <w:ins w:id="2344" w:author="Arthur Parmentier" w:date="2020-06-05T16:35:00Z"/>
        </w:rPr>
      </w:pPr>
      <w:ins w:id="2345" w:author="Arthur Parmentier" w:date="2020-06-05T16:35:00Z">
        <w:r w:rsidRPr="007C437A">
          <w:t>At the linguistic level, grammar can be split in two parts: morphology and syntax.</w:t>
        </w:r>
      </w:ins>
    </w:p>
    <w:p w:rsidR="00E814B3" w:rsidRPr="007C437A" w:rsidRDefault="00E814B3">
      <w:pPr>
        <w:pStyle w:val="Titre3"/>
        <w:rPr>
          <w:ins w:id="2346" w:author="Arthur Parmentier" w:date="2020-06-05T16:36:00Z"/>
          <w:rPrChange w:id="2347" w:author="Arthur Parmentier" w:date="2020-06-07T15:27:00Z">
            <w:rPr>
              <w:ins w:id="2348" w:author="Arthur Parmentier" w:date="2020-06-05T16:36:00Z"/>
            </w:rPr>
          </w:rPrChange>
        </w:rPr>
        <w:pPrChange w:id="2349" w:author="Arthur Parmentier" w:date="2020-06-06T20:39:00Z">
          <w:pPr>
            <w:pStyle w:val="Titre4"/>
          </w:pPr>
        </w:pPrChange>
      </w:pPr>
      <w:bookmarkStart w:id="2350" w:name="_Toc42550120"/>
      <w:ins w:id="2351" w:author="Arthur Parmentier" w:date="2020-06-05T16:36:00Z">
        <w:r w:rsidRPr="007C437A">
          <w:rPr>
            <w:rPrChange w:id="2352" w:author="Arthur Parmentier" w:date="2020-06-07T15:27:00Z">
              <w:rPr/>
            </w:rPrChange>
          </w:rPr>
          <w:t xml:space="preserve">Morphology </w:t>
        </w:r>
      </w:ins>
      <w:ins w:id="2353" w:author="Arthur Parmentier" w:date="2020-06-05T16:39:00Z">
        <w:r w:rsidR="00501832" w:rsidRPr="007C437A">
          <w:rPr>
            <w:rPrChange w:id="2354" w:author="Arthur Parmentier" w:date="2020-06-07T15:27:00Z">
              <w:rPr/>
            </w:rPrChange>
          </w:rPr>
          <w:t>in</w:t>
        </w:r>
      </w:ins>
      <w:ins w:id="2355" w:author="Arthur Parmentier" w:date="2020-06-05T16:36:00Z">
        <w:r w:rsidRPr="007C437A">
          <w:rPr>
            <w:rPrChange w:id="2356" w:author="Arthur Parmentier" w:date="2020-06-07T15:27:00Z">
              <w:rPr/>
            </w:rPrChange>
          </w:rPr>
          <w:t xml:space="preserve"> SP</w:t>
        </w:r>
        <w:bookmarkEnd w:id="2350"/>
      </w:ins>
    </w:p>
    <w:p w:rsidR="00E814B3" w:rsidRPr="007C437A" w:rsidRDefault="00501832" w:rsidP="00E814B3">
      <w:pPr>
        <w:rPr>
          <w:ins w:id="2357" w:author="Arthur Parmentier" w:date="2020-06-05T16:39:00Z"/>
        </w:rPr>
      </w:pPr>
      <w:ins w:id="2358" w:author="Arthur Parmentier" w:date="2020-06-05T16:38:00Z">
        <w:r w:rsidRPr="007C437A">
          <w:t>As defined in written and oral languages, m</w:t>
        </w:r>
      </w:ins>
      <w:ins w:id="2359" w:author="Arthur Parmentier" w:date="2020-06-05T16:37:00Z">
        <w:r w:rsidR="00E814B3" w:rsidRPr="007C437A">
          <w:t xml:space="preserve">orphology has to do with the </w:t>
        </w:r>
        <w:r w:rsidR="00E814B3" w:rsidRPr="007C437A">
          <w:rPr>
            <w:rStyle w:val="lev"/>
            <w:b w:val="0"/>
            <w:bCs w:val="0"/>
            <w:rPrChange w:id="2360" w:author="Arthur Parmentier" w:date="2020-06-07T15:27:00Z">
              <w:rPr>
                <w:rStyle w:val="lev"/>
              </w:rPr>
            </w:rPrChange>
          </w:rPr>
          <w:t>internal</w:t>
        </w:r>
        <w:r w:rsidR="00E814B3" w:rsidRPr="007C437A">
          <w:t xml:space="preserve"> economy of words. </w:t>
        </w:r>
      </w:ins>
      <w:ins w:id="2361" w:author="Arthur Parmentier" w:date="2020-06-05T16:38:00Z">
        <w:r w:rsidRPr="007C437A">
          <w:t>In English, a</w:t>
        </w:r>
      </w:ins>
      <w:ins w:id="2362"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2363" w:author="Arthur Parmentier" w:date="2020-06-05T16:38:00Z">
        <w:r w:rsidRPr="007C437A">
          <w:t>.</w:t>
        </w:r>
      </w:ins>
    </w:p>
    <w:p w:rsidR="00C30769" w:rsidRPr="007C437A" w:rsidRDefault="00501832" w:rsidP="00E814B3">
      <w:pPr>
        <w:rPr>
          <w:ins w:id="2364" w:author="Arthur Parmentier" w:date="2020-06-06T18:57:00Z"/>
        </w:rPr>
      </w:pPr>
      <w:ins w:id="2365" w:author="Arthur Parmentier" w:date="2020-06-05T16:39:00Z">
        <w:r w:rsidRPr="007C437A">
          <w:t xml:space="preserve">In </w:t>
        </w:r>
      </w:ins>
      <w:ins w:id="2366" w:author="Arthur Parmentier" w:date="2020-06-05T16:40:00Z">
        <w:r w:rsidRPr="007C437A">
          <w:t>sign languages in general, there are a variety of morphological</w:t>
        </w:r>
      </w:ins>
      <w:ins w:id="2367" w:author="Arthur Parmentier" w:date="2020-06-05T16:42:00Z">
        <w:r w:rsidRPr="007C437A">
          <w:t xml:space="preserve"> systems and rules</w:t>
        </w:r>
      </w:ins>
      <w:ins w:id="2368" w:author="Arthur Parmentier" w:date="2020-06-05T16:54:00Z">
        <w:r w:rsidR="007C61CD" w:rsidRPr="007C437A">
          <w:rPr>
            <w:rStyle w:val="Appelnotedebasdep"/>
          </w:rPr>
          <w:footnoteReference w:id="39"/>
        </w:r>
      </w:ins>
      <w:ins w:id="2373" w:author="Arthur Parmentier" w:date="2020-06-06T18:52:00Z">
        <w:r w:rsidR="00476F68" w:rsidRPr="007C437A">
          <w:t xml:space="preserve"> that </w:t>
        </w:r>
      </w:ins>
      <w:ins w:id="2374" w:author="Arthur Parmentier" w:date="2020-06-06T18:55:00Z">
        <w:r w:rsidR="00F701F6" w:rsidRPr="007C437A">
          <w:t>assemble basic signs (the equivalent or morphemes) in more complex</w:t>
        </w:r>
      </w:ins>
      <w:ins w:id="2375" w:author="Arthur Parmentier" w:date="2020-06-06T18:56:00Z">
        <w:r w:rsidR="00F701F6" w:rsidRPr="007C437A">
          <w:t xml:space="preserve"> ones (the equivalent of the words)</w:t>
        </w:r>
      </w:ins>
      <w:ins w:id="2376" w:author="Arthur Parmentier" w:date="2020-06-05T16:42:00Z">
        <w:r w:rsidRPr="007C437A">
          <w:t xml:space="preserve">. </w:t>
        </w:r>
      </w:ins>
      <w:ins w:id="2377" w:author="Arthur Parmentier" w:date="2020-06-05T16:43:00Z">
        <w:r w:rsidRPr="007C437A">
          <w:t xml:space="preserve">Consider for instance the sign for “falling” in </w:t>
        </w:r>
      </w:ins>
      <w:ins w:id="2378" w:author="Arthur Parmentier" w:date="2020-06-05T16:44:00Z">
        <w:r w:rsidRPr="007C437A">
          <w:t>French sign language</w:t>
        </w:r>
        <w:r w:rsidRPr="007C437A">
          <w:rPr>
            <w:rStyle w:val="Appelnotedebasdep"/>
          </w:rPr>
          <w:footnoteReference w:id="40"/>
        </w:r>
        <w:r w:rsidRPr="007C437A">
          <w:t>:</w:t>
        </w:r>
        <w:r w:rsidR="00585D0B" w:rsidRPr="007C437A">
          <w:t xml:space="preserve"> starting </w:t>
        </w:r>
      </w:ins>
      <w:ins w:id="2381" w:author="Arthur Parmentier" w:date="2020-06-05T16:45:00Z">
        <w:r w:rsidR="00585D0B" w:rsidRPr="007C437A">
          <w:t xml:space="preserve">from the icon of a person with one hand and the icon of the ground with the other hand, the movement of both hands represents the </w:t>
        </w:r>
      </w:ins>
      <w:ins w:id="2382" w:author="Arthur Parmentier" w:date="2020-06-05T16:46:00Z">
        <w:r w:rsidR="00585D0B" w:rsidRPr="007C437A">
          <w:t xml:space="preserve">movement that a person would have when falling on the ground. We can interpret this sign as a morphological construction </w:t>
        </w:r>
      </w:ins>
      <w:ins w:id="2383" w:author="Arthur Parmentier" w:date="2020-06-05T16:50:00Z">
        <w:r w:rsidR="007C61CD" w:rsidRPr="007C437A">
          <w:t>from the morphemes “</w:t>
        </w:r>
      </w:ins>
      <w:ins w:id="2384" w:author="Arthur Parmentier" w:date="2020-06-05T16:51:00Z">
        <w:r w:rsidR="007C61CD" w:rsidRPr="007C437A">
          <w:t>agent</w:t>
        </w:r>
      </w:ins>
      <w:ins w:id="2385" w:author="Arthur Parmentier" w:date="2020-06-05T16:50:00Z">
        <w:r w:rsidR="007C61CD" w:rsidRPr="007C437A">
          <w:t>”</w:t>
        </w:r>
      </w:ins>
      <w:ins w:id="2386" w:author="Arthur Parmentier" w:date="2020-06-05T16:51:00Z">
        <w:r w:rsidR="007C61CD" w:rsidRPr="007C437A">
          <w:t xml:space="preserve"> (person)</w:t>
        </w:r>
      </w:ins>
      <w:ins w:id="2387" w:author="Arthur Parmentier" w:date="2020-06-05T16:50:00Z">
        <w:r w:rsidR="007C61CD" w:rsidRPr="007C437A">
          <w:t xml:space="preserve"> and “ground”.</w:t>
        </w:r>
      </w:ins>
      <w:ins w:id="2388" w:author="Arthur Parmentier" w:date="2020-06-05T16:51:00Z">
        <w:r w:rsidR="007C61CD" w:rsidRPr="007C437A">
          <w:t xml:space="preserve"> Because of the relatively young age of several sign language, there morpho</w:t>
        </w:r>
      </w:ins>
      <w:ins w:id="2389" w:author="Arthur Parmentier" w:date="2020-06-05T16:52:00Z">
        <w:r w:rsidR="007C61CD" w:rsidRPr="007C437A">
          <w:t>logy is not always clear</w:t>
        </w:r>
      </w:ins>
      <w:ins w:id="2390" w:author="Arthur Parmentier" w:date="2020-06-05T16:53:00Z">
        <w:r w:rsidR="007C61CD" w:rsidRPr="007C437A">
          <w:t xml:space="preserve"> and shared among all speakers of the language.</w:t>
        </w:r>
        <w:r w:rsidR="007C61CD" w:rsidRPr="007C437A">
          <w:rPr>
            <w:rStyle w:val="Appelnotedebasdep"/>
          </w:rPr>
          <w:footnoteReference w:id="41"/>
        </w:r>
      </w:ins>
    </w:p>
    <w:p w:rsidR="007D784E" w:rsidRPr="007C437A" w:rsidRDefault="00C30769" w:rsidP="00E814B3">
      <w:pPr>
        <w:rPr>
          <w:ins w:id="2396" w:author="Arthur Parmentier" w:date="2020-06-05T17:03:00Z"/>
        </w:rPr>
      </w:pPr>
      <w:ins w:id="2397" w:author="Arthur Parmentier" w:date="2020-06-06T18:57:00Z">
        <w:r w:rsidRPr="007C437A">
          <w:t>I</w:t>
        </w:r>
      </w:ins>
      <w:ins w:id="2398" w:author="Arthur Parmentier" w:date="2020-06-05T16:55:00Z">
        <w:r w:rsidR="007D784E" w:rsidRPr="007C437A">
          <w:t xml:space="preserve">n SP, </w:t>
        </w:r>
      </w:ins>
      <w:ins w:id="2399" w:author="Arthur Parmentier" w:date="2020-06-06T18:57:00Z">
        <w:r w:rsidRPr="007C437A">
          <w:t>we can also observe</w:t>
        </w:r>
      </w:ins>
      <w:ins w:id="2400" w:author="Arthur Parmentier" w:date="2020-06-05T16:55:00Z">
        <w:r w:rsidR="007D784E" w:rsidRPr="007C437A">
          <w:t xml:space="preserve"> several morphological constructions that </w:t>
        </w:r>
      </w:ins>
      <w:ins w:id="2401" w:author="Arthur Parmentier" w:date="2020-06-06T18:58:00Z">
        <w:r w:rsidRPr="007C437A">
          <w:t>historically explain particular formations of new signs</w:t>
        </w:r>
      </w:ins>
      <w:ins w:id="2402" w:author="Arthur Parmentier" w:date="2020-06-05T16:56:00Z">
        <w:r w:rsidR="007D784E" w:rsidRPr="007C437A">
          <w:t xml:space="preserve">. </w:t>
        </w:r>
      </w:ins>
      <w:ins w:id="2403" w:author="Arthur Parmentier" w:date="2020-06-05T17:00:00Z">
        <w:r w:rsidR="00B6139A" w:rsidRPr="007C437A">
          <w:t>A controverted example in the SP community is the “chan</w:t>
        </w:r>
      </w:ins>
      <w:ins w:id="2404" w:author="Arthur Parmentier" w:date="2020-06-05T17:01:00Z">
        <w:r w:rsidR="00B6139A" w:rsidRPr="007C437A">
          <w:t xml:space="preserve">ge now” sign that </w:t>
        </w:r>
      </w:ins>
      <w:ins w:id="2405" w:author="Arthur Parmentier" w:date="2020-06-05T17:02:00Z">
        <w:r w:rsidR="00B6139A" w:rsidRPr="007C437A">
          <w:t>is</w:t>
        </w:r>
      </w:ins>
      <w:ins w:id="2406" w:author="Arthur Parmentier" w:date="2020-06-05T17:01:00Z">
        <w:r w:rsidR="00B6139A" w:rsidRPr="007C437A">
          <w:t xml:space="preserve"> a morphological construction from the </w:t>
        </w:r>
      </w:ins>
      <w:ins w:id="2407" w:author="Arthur Parmentier" w:date="2020-06-06T19:00:00Z">
        <w:r w:rsidR="00B44471" w:rsidRPr="007C437A">
          <w:t>morpheme</w:t>
        </w:r>
      </w:ins>
      <w:ins w:id="2408" w:author="Arthur Parmentier" w:date="2020-06-05T17:01:00Z">
        <w:r w:rsidR="00B6139A" w:rsidRPr="007C437A">
          <w:t xml:space="preserve"> “</w:t>
        </w:r>
      </w:ins>
      <w:ins w:id="2409" w:author="Arthur Parmentier" w:date="2020-06-05T17:02:00Z">
        <w:r w:rsidR="00B6139A" w:rsidRPr="007C437A">
          <w:t>change” and the</w:t>
        </w:r>
      </w:ins>
      <w:ins w:id="2410" w:author="Arthur Parmentier" w:date="2020-06-06T19:00:00Z">
        <w:r w:rsidR="00B44471" w:rsidRPr="007C437A">
          <w:t xml:space="preserve"> morpheme</w:t>
        </w:r>
      </w:ins>
      <w:ins w:id="2411" w:author="Arthur Parmentier" w:date="2020-06-05T17:02:00Z">
        <w:r w:rsidR="00B6139A" w:rsidRPr="007C437A">
          <w:t xml:space="preserve"> “hit”, borrowing the hand pose from the first and the movement of the hand from the latter one, creating a </w:t>
        </w:r>
      </w:ins>
      <w:ins w:id="2412" w:author="Arthur Parmentier" w:date="2020-06-05T17:03:00Z">
        <w:r w:rsidR="00B6139A" w:rsidRPr="007C437A">
          <w:t xml:space="preserve">new sign </w:t>
        </w:r>
      </w:ins>
      <w:ins w:id="2413" w:author="Arthur Parmentier" w:date="2020-06-06T19:00:00Z">
        <w:r w:rsidR="00B44471" w:rsidRPr="007C437A">
          <w:t>that could be named</w:t>
        </w:r>
      </w:ins>
      <w:ins w:id="2414" w:author="Arthur Parmentier" w:date="2020-06-05T17:03:00Z">
        <w:r w:rsidR="00B6139A" w:rsidRPr="007C437A">
          <w:t xml:space="preserve"> “change now” (or “change hit”).</w:t>
        </w:r>
      </w:ins>
      <w:ins w:id="2415" w:author="Arthur Parmentier" w:date="2020-06-06T19:01:00Z">
        <w:r w:rsidR="00A83B49" w:rsidRPr="007C437A">
          <w:t xml:space="preserve"> It is also possible to think of the sign “glissando” as an extension of the morpheme “long tone” to</w:t>
        </w:r>
      </w:ins>
      <w:ins w:id="2416"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2417" w:author="Arthur Parmentier" w:date="2020-06-05T16:36:00Z"/>
          <w:rPrChange w:id="2418" w:author="Arthur Parmentier" w:date="2020-06-07T15:27:00Z">
            <w:rPr>
              <w:ins w:id="2419" w:author="Arthur Parmentier" w:date="2020-06-05T16:36:00Z"/>
            </w:rPr>
          </w:rPrChange>
        </w:rPr>
        <w:pPrChange w:id="2420" w:author="Arthur Parmentier" w:date="2020-06-05T16:36:00Z">
          <w:pPr>
            <w:pStyle w:val="Titre4"/>
          </w:pPr>
        </w:pPrChange>
      </w:pPr>
      <w:ins w:id="2421" w:author="Arthur Parmentier" w:date="2020-06-05T17:03:00Z">
        <w:r w:rsidRPr="007C437A">
          <w:rPr>
            <w:rPrChange w:id="2422" w:author="Arthur Parmentier" w:date="2020-06-07T15:27:00Z">
              <w:rPr/>
            </w:rPrChange>
          </w:rPr>
          <w:t>These examples are raised</w:t>
        </w:r>
      </w:ins>
      <w:ins w:id="2423" w:author="Arthur Parmentier" w:date="2020-06-06T19:03:00Z">
        <w:r w:rsidR="00201997" w:rsidRPr="007C437A">
          <w:rPr>
            <w:rPrChange w:id="2424" w:author="Arthur Parmentier" w:date="2020-06-07T15:27:00Z">
              <w:rPr/>
            </w:rPrChange>
          </w:rPr>
          <w:t xml:space="preserve"> in this report</w:t>
        </w:r>
      </w:ins>
      <w:ins w:id="2425" w:author="Arthur Parmentier" w:date="2020-06-05T17:03:00Z">
        <w:r w:rsidRPr="007C437A">
          <w:rPr>
            <w:rPrChange w:id="2426" w:author="Arthur Parmentier" w:date="2020-06-07T15:27:00Z">
              <w:rPr/>
            </w:rPrChange>
          </w:rPr>
          <w:t xml:space="preserve"> </w:t>
        </w:r>
      </w:ins>
      <w:ins w:id="2427" w:author="Arthur Parmentier" w:date="2020-06-05T17:04:00Z">
        <w:r w:rsidRPr="007C437A">
          <w:rPr>
            <w:rPrChange w:id="2428"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3"/>
        <w:rPr>
          <w:ins w:id="2429" w:author="Arthur Parmentier" w:date="2020-06-05T18:58:00Z"/>
          <w:rPrChange w:id="2430" w:author="Arthur Parmentier" w:date="2020-06-07T15:27:00Z">
            <w:rPr>
              <w:ins w:id="2431" w:author="Arthur Parmentier" w:date="2020-06-05T18:58:00Z"/>
            </w:rPr>
          </w:rPrChange>
        </w:rPr>
        <w:pPrChange w:id="2432" w:author="Arthur Parmentier" w:date="2020-06-06T20:39:00Z">
          <w:pPr>
            <w:pStyle w:val="Titre4"/>
          </w:pPr>
        </w:pPrChange>
      </w:pPr>
      <w:bookmarkStart w:id="2433" w:name="_Toc42550121"/>
      <w:ins w:id="2434" w:author="Arthur Parmentier" w:date="2020-06-05T16:36:00Z">
        <w:r w:rsidRPr="007C437A">
          <w:rPr>
            <w:rPrChange w:id="2435" w:author="Arthur Parmentier" w:date="2020-06-07T15:27:00Z">
              <w:rPr/>
            </w:rPrChange>
          </w:rPr>
          <w:lastRenderedPageBreak/>
          <w:t xml:space="preserve">Syntax </w:t>
        </w:r>
      </w:ins>
      <w:ins w:id="2436" w:author="Arthur Parmentier" w:date="2020-06-05T16:39:00Z">
        <w:r w:rsidR="00501832" w:rsidRPr="007C437A">
          <w:rPr>
            <w:rPrChange w:id="2437" w:author="Arthur Parmentier" w:date="2020-06-07T15:27:00Z">
              <w:rPr/>
            </w:rPrChange>
          </w:rPr>
          <w:t>in</w:t>
        </w:r>
      </w:ins>
      <w:ins w:id="2438" w:author="Arthur Parmentier" w:date="2020-06-05T16:36:00Z">
        <w:r w:rsidRPr="007C437A">
          <w:rPr>
            <w:rPrChange w:id="2439" w:author="Arthur Parmentier" w:date="2020-06-07T15:27:00Z">
              <w:rPr/>
            </w:rPrChange>
          </w:rPr>
          <w:t xml:space="preserve"> SP</w:t>
        </w:r>
      </w:ins>
      <w:bookmarkEnd w:id="2433"/>
    </w:p>
    <w:p w:rsidR="00EB42AE" w:rsidRPr="007C437A" w:rsidRDefault="00EB42AE">
      <w:pPr>
        <w:pStyle w:val="Titre4"/>
        <w:rPr>
          <w:ins w:id="2440" w:author="Arthur Parmentier" w:date="2020-06-05T16:35:00Z"/>
          <w:rPrChange w:id="2441" w:author="Arthur Parmentier" w:date="2020-06-07T15:27:00Z">
            <w:rPr>
              <w:ins w:id="2442" w:author="Arthur Parmentier" w:date="2020-06-05T16:35:00Z"/>
            </w:rPr>
          </w:rPrChange>
        </w:rPr>
        <w:pPrChange w:id="2443" w:author="Arthur Parmentier" w:date="2020-06-06T20:39:00Z">
          <w:pPr/>
        </w:pPrChange>
      </w:pPr>
      <w:ins w:id="2444" w:author="Arthur Parmentier" w:date="2020-06-05T18:58:00Z">
        <w:r w:rsidRPr="007C437A">
          <w:rPr>
            <w:rPrChange w:id="2445" w:author="Arthur Parmentier" w:date="2020-06-07T15:27:00Z">
              <w:rPr/>
            </w:rPrChange>
          </w:rPr>
          <w:t>The way SP syntax is usually</w:t>
        </w:r>
      </w:ins>
      <w:ins w:id="2446" w:author="Arthur Parmentier" w:date="2020-06-06T19:03:00Z">
        <w:r w:rsidR="007D41A1" w:rsidRPr="007C437A">
          <w:rPr>
            <w:rPrChange w:id="2447" w:author="Arthur Parmentier" w:date="2020-06-07T15:27:00Z">
              <w:rPr/>
            </w:rPrChange>
          </w:rPr>
          <w:t xml:space="preserve"> (historically?)</w:t>
        </w:r>
      </w:ins>
      <w:ins w:id="2448" w:author="Arthur Parmentier" w:date="2020-06-05T18:58:00Z">
        <w:r w:rsidRPr="007C437A">
          <w:rPr>
            <w:rPrChange w:id="2449" w:author="Arthur Parmentier" w:date="2020-06-07T15:27:00Z">
              <w:rPr/>
            </w:rPrChange>
          </w:rPr>
          <w:t xml:space="preserve"> presented</w:t>
        </w:r>
      </w:ins>
    </w:p>
    <w:p w:rsidR="00E814B3" w:rsidRPr="007C437A" w:rsidRDefault="00B40A17" w:rsidP="00E814B3">
      <w:pPr>
        <w:rPr>
          <w:ins w:id="2450" w:author="Arthur Parmentier" w:date="2020-06-05T17:09:00Z"/>
        </w:rPr>
      </w:pPr>
      <w:ins w:id="2451" w:author="Arthur Parmentier" w:date="2020-06-06T19:04:00Z">
        <w:r w:rsidRPr="007C437A">
          <w:t>In addition</w:t>
        </w:r>
      </w:ins>
      <w:ins w:id="2452" w:author="Arthur Parmentier" w:date="2020-06-05T17:07:00Z">
        <w:r w:rsidR="00F941D4" w:rsidRPr="007C437A">
          <w:t xml:space="preserve"> to morphology, syntax is </w:t>
        </w:r>
      </w:ins>
      <w:ins w:id="2453" w:author="Arthur Parmentier" w:date="2020-06-06T19:04:00Z">
        <w:r w:rsidR="00F2032B" w:rsidRPr="007C437A">
          <w:t>the second</w:t>
        </w:r>
      </w:ins>
      <w:ins w:id="2454"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rsidP="00E814B3">
      <w:pPr>
        <w:rPr>
          <w:ins w:id="2455" w:author="Arthur Parmentier" w:date="2020-06-05T16:28:00Z"/>
        </w:rPr>
      </w:pPr>
      <w:ins w:id="2456" w:author="Arthur Parmentier" w:date="2020-06-05T17:09:00Z">
        <w:r w:rsidRPr="007C437A">
          <w:t>Historically, syntax in SP started to be discu</w:t>
        </w:r>
      </w:ins>
      <w:ins w:id="2457" w:author="Arthur Parmentier" w:date="2020-06-05T17:10:00Z">
        <w:r w:rsidRPr="007C437A">
          <w:t>ssed in the 90’s, long after its basic rules were already internalized and used by Walter himself and the other few soundpainters that had learned the langu</w:t>
        </w:r>
      </w:ins>
      <w:ins w:id="2458" w:author="Arthur Parmentier" w:date="2020-06-05T17:11:00Z">
        <w:r w:rsidRPr="007C437A">
          <w:t>age</w:t>
        </w:r>
      </w:ins>
      <w:ins w:id="2459" w:author="Arthur Parmentier" w:date="2020-06-06T17:05:00Z">
        <w:r w:rsidR="003724FD" w:rsidRPr="007C437A">
          <w:t>: “It wasn’t until 1997 during a Soundpainting residence in Woodstock, NY that I and Soundpainter Sarah Weaver formalized the syntax.”</w:t>
        </w:r>
        <w:r w:rsidR="003724FD" w:rsidRPr="007C437A">
          <w:rPr>
            <w:rStyle w:val="Appelnotedebasdep"/>
          </w:rPr>
          <w:footnoteReference w:id="42"/>
        </w:r>
      </w:ins>
    </w:p>
    <w:p w:rsidR="00FE0C03" w:rsidRPr="007C437A" w:rsidRDefault="00FE0C03" w:rsidP="00FE0C03">
      <w:pPr>
        <w:rPr>
          <w:ins w:id="2461" w:author="Arthur Parmentier" w:date="2020-06-05T17:15:00Z"/>
        </w:rPr>
      </w:pPr>
      <w:ins w:id="2462" w:author="Arthur Parmentier" w:date="2020-06-05T17:12:00Z">
        <w:r w:rsidRPr="007C437A">
          <w:t>In his SP workbook</w:t>
        </w:r>
      </w:ins>
      <w:ins w:id="2463" w:author="Arthur Parmentier" w:date="2020-06-05T17:13:00Z">
        <w:r w:rsidRPr="007C437A">
          <w:t xml:space="preserve"> 2</w:t>
        </w:r>
      </w:ins>
      <w:ins w:id="2464" w:author="Arthur Parmentier" w:date="2020-06-05T17:14:00Z">
        <w:r w:rsidRPr="007C437A">
          <w:t xml:space="preserve"> as well as on his website</w:t>
        </w:r>
        <w:r w:rsidRPr="007C437A">
          <w:rPr>
            <w:rStyle w:val="Appelnotedebasdep"/>
          </w:rPr>
          <w:footnoteReference w:id="43"/>
        </w:r>
      </w:ins>
      <w:ins w:id="2466" w:author="Arthur Parmentier" w:date="2020-06-05T17:12:00Z">
        <w:r w:rsidRPr="007C437A">
          <w:t>, Walter</w:t>
        </w:r>
      </w:ins>
      <w:ins w:id="2467" w:author="Arthur Parmentier" w:date="2020-06-05T17:13:00Z">
        <w:r w:rsidRPr="007C437A">
          <w:t xml:space="preserve"> presents the “structure of SP” in the following terms:</w:t>
        </w:r>
      </w:ins>
      <w:ins w:id="2468" w:author="Arthur Parmentier" w:date="2020-06-05T17:15:00Z">
        <w:r w:rsidRPr="007C437A">
          <w:t xml:space="preserve"> </w:t>
        </w:r>
      </w:ins>
    </w:p>
    <w:p w:rsidR="00FE0C03" w:rsidRPr="007C437A" w:rsidRDefault="00FE0C03">
      <w:pPr>
        <w:pStyle w:val="Citation"/>
        <w:rPr>
          <w:ins w:id="2469" w:author="Arthur Parmentier" w:date="2020-06-05T17:15:00Z"/>
          <w:rPrChange w:id="2470" w:author="Arthur Parmentier" w:date="2020-06-07T15:27:00Z">
            <w:rPr>
              <w:ins w:id="2471" w:author="Arthur Parmentier" w:date="2020-06-05T17:15:00Z"/>
            </w:rPr>
          </w:rPrChange>
        </w:rPr>
        <w:pPrChange w:id="2472" w:author="Arthur Parmentier" w:date="2020-06-05T17:15:00Z">
          <w:pPr/>
        </w:pPrChange>
      </w:pPr>
      <w:ins w:id="2473" w:author="Arthur Parmentier" w:date="2020-06-05T17:15:00Z">
        <w:r w:rsidRPr="007C437A">
          <w:rPr>
            <w:rPrChange w:id="2474"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2475" w:author="Arthur Parmentier" w:date="2020-06-05T17:15:00Z"/>
          <w:rPrChange w:id="2476" w:author="Arthur Parmentier" w:date="2020-06-07T15:27:00Z">
            <w:rPr>
              <w:ins w:id="2477" w:author="Arthur Parmentier" w:date="2020-06-05T17:15:00Z"/>
            </w:rPr>
          </w:rPrChange>
        </w:rPr>
        <w:pPrChange w:id="2478" w:author="Arthur Parmentier" w:date="2020-06-05T17:15:00Z">
          <w:pPr/>
        </w:pPrChange>
      </w:pPr>
      <w:ins w:id="2479" w:author="Arthur Parmentier" w:date="2020-06-05T17:15:00Z">
        <w:r w:rsidRPr="007C437A">
          <w:rPr>
            <w:rPrChange w:id="2480"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2481" w:author="Arthur Parmentier" w:date="2020-06-05T17:15:00Z"/>
          <w:rPrChange w:id="2482" w:author="Arthur Parmentier" w:date="2020-06-07T15:27:00Z">
            <w:rPr>
              <w:ins w:id="2483" w:author="Arthur Parmentier" w:date="2020-06-05T17:15:00Z"/>
            </w:rPr>
          </w:rPrChange>
        </w:rPr>
        <w:pPrChange w:id="2484" w:author="Arthur Parmentier" w:date="2020-06-05T17:15:00Z">
          <w:pPr/>
        </w:pPrChange>
      </w:pPr>
      <w:ins w:id="2485" w:author="Arthur Parmentier" w:date="2020-06-05T17:15:00Z">
        <w:r w:rsidRPr="007C437A">
          <w:rPr>
            <w:rPrChange w:id="2486" w:author="Arthur Parmentier" w:date="2020-06-07T15:27:00Z">
              <w:rPr>
                <w:i/>
                <w:iCs/>
              </w:rPr>
            </w:rPrChange>
          </w:rPr>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2487" w:author="Arthur Parmentier" w:date="2020-06-05T17:15:00Z"/>
          <w:rPrChange w:id="2488" w:author="Arthur Parmentier" w:date="2020-06-07T15:27:00Z">
            <w:rPr>
              <w:ins w:id="2489" w:author="Arthur Parmentier" w:date="2020-06-05T17:15:00Z"/>
            </w:rPr>
          </w:rPrChange>
        </w:rPr>
        <w:pPrChange w:id="2490" w:author="Arthur Parmentier" w:date="2020-06-05T17:15:00Z">
          <w:pPr/>
        </w:pPrChange>
      </w:pPr>
      <w:ins w:id="2491" w:author="Arthur Parmentier" w:date="2020-06-05T17:15:00Z">
        <w:r w:rsidRPr="007C437A">
          <w:rPr>
            <w:rPrChange w:id="2492"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2493" w:author="Arthur Parmentier" w:date="2020-06-05T17:15:00Z"/>
          <w:rPrChange w:id="2494" w:author="Arthur Parmentier" w:date="2020-06-07T15:27:00Z">
            <w:rPr>
              <w:ins w:id="2495" w:author="Arthur Parmentier" w:date="2020-06-05T17:15:00Z"/>
            </w:rPr>
          </w:rPrChange>
        </w:rPr>
        <w:pPrChange w:id="2496" w:author="Arthur Parmentier" w:date="2020-06-05T17:15:00Z">
          <w:pPr/>
        </w:pPrChange>
      </w:pPr>
      <w:ins w:id="2497" w:author="Arthur Parmentier" w:date="2020-06-05T17:15:00Z">
        <w:r w:rsidRPr="007C437A">
          <w:rPr>
            <w:rPrChange w:id="2498"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2499" w:author="Arthur Parmentier" w:date="2020-06-05T17:15:00Z"/>
          <w:rPrChange w:id="2500" w:author="Arthur Parmentier" w:date="2020-06-07T15:27:00Z">
            <w:rPr>
              <w:ins w:id="2501" w:author="Arthur Parmentier" w:date="2020-06-05T17:15:00Z"/>
            </w:rPr>
          </w:rPrChange>
        </w:rPr>
        <w:pPrChange w:id="2502" w:author="Arthur Parmentier" w:date="2020-06-05T17:15:00Z">
          <w:pPr/>
        </w:pPrChange>
      </w:pPr>
      <w:ins w:id="2503" w:author="Arthur Parmentier" w:date="2020-06-05T17:15:00Z">
        <w:r w:rsidRPr="007C437A">
          <w:rPr>
            <w:rPrChange w:id="2504" w:author="Arthur Parmentier" w:date="2020-06-07T15:27:00Z">
              <w:rPr>
                <w:i/>
                <w:iCs/>
              </w:rPr>
            </w:rPrChange>
          </w:rPr>
          <w:t>3 – Modifiers are in the Sculpting category and are How gestures such as Volume Fader and Tempo Fader.</w:t>
        </w:r>
      </w:ins>
    </w:p>
    <w:p w:rsidR="00FE0C03" w:rsidRPr="007C437A" w:rsidRDefault="00FE0C03">
      <w:pPr>
        <w:pStyle w:val="Citation"/>
        <w:rPr>
          <w:ins w:id="2505" w:author="Arthur Parmentier" w:date="2020-06-05T17:15:00Z"/>
          <w:rPrChange w:id="2506" w:author="Arthur Parmentier" w:date="2020-06-07T15:27:00Z">
            <w:rPr>
              <w:ins w:id="2507" w:author="Arthur Parmentier" w:date="2020-06-05T17:15:00Z"/>
            </w:rPr>
          </w:rPrChange>
        </w:rPr>
        <w:pPrChange w:id="2508" w:author="Arthur Parmentier" w:date="2020-06-05T17:15:00Z">
          <w:pPr/>
        </w:pPrChange>
      </w:pPr>
      <w:ins w:id="2509" w:author="Arthur Parmentier" w:date="2020-06-05T17:15:00Z">
        <w:r w:rsidRPr="007C437A">
          <w:rPr>
            <w:rPrChange w:id="2510"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2511" w:author="Arthur Parmentier" w:date="2020-06-05T17:15:00Z"/>
          <w:rPrChange w:id="2512" w:author="Arthur Parmentier" w:date="2020-06-07T15:27:00Z">
            <w:rPr>
              <w:ins w:id="2513" w:author="Arthur Parmentier" w:date="2020-06-05T17:15:00Z"/>
            </w:rPr>
          </w:rPrChange>
        </w:rPr>
        <w:pPrChange w:id="2514" w:author="Arthur Parmentier" w:date="2020-06-05T17:15:00Z">
          <w:pPr/>
        </w:pPrChange>
      </w:pPr>
      <w:ins w:id="2515" w:author="Arthur Parmentier" w:date="2020-06-05T17:15:00Z">
        <w:r w:rsidRPr="007C437A">
          <w:rPr>
            <w:rPrChange w:id="2516" w:author="Arthur Parmentier" w:date="2020-06-07T15:27:00Z">
              <w:rPr>
                <w:i/>
                <w:iCs/>
              </w:rPr>
            </w:rPrChange>
          </w:rPr>
          <w:lastRenderedPageBreak/>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2517" w:author="Arthur Parmentier" w:date="2020-06-05T17:13:00Z"/>
          <w:rPrChange w:id="2518" w:author="Arthur Parmentier" w:date="2020-06-07T15:27:00Z">
            <w:rPr>
              <w:ins w:id="2519" w:author="Arthur Parmentier" w:date="2020-06-05T17:13:00Z"/>
            </w:rPr>
          </w:rPrChange>
        </w:rPr>
        <w:pPrChange w:id="2520" w:author="Arthur Parmentier" w:date="2020-06-05T17:15:00Z">
          <w:pPr/>
        </w:pPrChange>
      </w:pPr>
      <w:ins w:id="2521" w:author="Arthur Parmentier" w:date="2020-06-05T17:15:00Z">
        <w:r w:rsidRPr="007C437A">
          <w:rPr>
            <w:rPrChange w:id="2522" w:author="Arthur Parmentier" w:date="2020-06-07T15:27:00Z">
              <w:rPr>
                <w:i/>
                <w:iCs/>
              </w:rPr>
            </w:rPrChange>
          </w:rPr>
          <w:t>6 – Palettes are in the Sculpting category and are primarily Content gestures identifying composed and/or rehearsed material”</w:t>
        </w:r>
      </w:ins>
    </w:p>
    <w:p w:rsidR="00EB115B" w:rsidRDefault="00EB115B">
      <w:pPr>
        <w:pStyle w:val="Titre4"/>
        <w:rPr>
          <w:ins w:id="2523" w:author="Arthur Parmentier" w:date="2020-06-07T23:59:00Z"/>
        </w:rPr>
        <w:pPrChange w:id="2524" w:author="Arthur Parmentier" w:date="2020-06-07T23:59:00Z">
          <w:pPr/>
        </w:pPrChange>
      </w:pPr>
      <w:ins w:id="2525" w:author="Arthur Parmentier" w:date="2020-06-07T23:59:00Z">
        <w:r>
          <w:t xml:space="preserve">Initial remarks on </w:t>
        </w:r>
      </w:ins>
      <w:ins w:id="2526" w:author="Arthur Parmentier" w:date="2020-06-08T00:00:00Z">
        <w:r>
          <w:t>the “structure of SP” presented by Thompson</w:t>
        </w:r>
      </w:ins>
    </w:p>
    <w:p w:rsidR="00E814B3" w:rsidRPr="007C437A" w:rsidRDefault="00BF0C35" w:rsidP="00E814B3">
      <w:pPr>
        <w:rPr>
          <w:ins w:id="2527" w:author="Arthur Parmentier" w:date="2020-06-05T17:23:00Z"/>
        </w:rPr>
      </w:pPr>
      <w:ins w:id="2528" w:author="Arthur Parmentier" w:date="2020-06-05T17:20:00Z">
        <w:r w:rsidRPr="007C437A">
          <w:t xml:space="preserve">We can see that </w:t>
        </w:r>
      </w:ins>
      <w:ins w:id="2529" w:author="Arthur Parmentier" w:date="2020-06-06T19:05:00Z">
        <w:r w:rsidR="0069782B" w:rsidRPr="007C437A">
          <w:t>by the term “structure”, Thompson refers to</w:t>
        </w:r>
      </w:ins>
      <w:ins w:id="2530" w:author="Arthur Parmentier" w:date="2020-06-08T00:00:00Z">
        <w:r w:rsidR="00CD6D2E">
          <w:t xml:space="preserve"> two elements:</w:t>
        </w:r>
      </w:ins>
      <w:ins w:id="2531" w:author="Arthur Parmentier" w:date="2020-06-05T17:20:00Z">
        <w:r w:rsidRPr="007C437A">
          <w:t xml:space="preserve"> the synta</w:t>
        </w:r>
      </w:ins>
      <w:ins w:id="2532" w:author="Arthur Parmentier" w:date="2020-06-07T22:27:00Z">
        <w:r w:rsidR="00424342">
          <w:t>ctic structure</w:t>
        </w:r>
      </w:ins>
      <w:ins w:id="2533" w:author="Arthur Parmentier" w:date="2020-06-08T00:00:00Z">
        <w:r w:rsidR="00CD6D2E">
          <w:t>s</w:t>
        </w:r>
      </w:ins>
      <w:ins w:id="2534" w:author="Arthur Parmentier" w:date="2020-06-07T22:45:00Z">
        <w:r w:rsidR="004F7994">
          <w:t xml:space="preserve"> and functions</w:t>
        </w:r>
      </w:ins>
      <w:ins w:id="2535" w:author="Arthur Parmentier" w:date="2020-06-05T17:20:00Z">
        <w:r w:rsidRPr="007C437A">
          <w:t xml:space="preserve"> of SP (and perhaps the term “structure” could be refined in that sense; we have seen previously that there</w:t>
        </w:r>
      </w:ins>
      <w:ins w:id="2536" w:author="Arthur Parmentier" w:date="2020-06-05T17:21:00Z">
        <w:r w:rsidRPr="007C437A">
          <w:t xml:space="preserve"> are other important structures in SP</w:t>
        </w:r>
      </w:ins>
      <w:ins w:id="2537" w:author="Arthur Parmentier" w:date="2020-06-07T22:27:00Z">
        <w:r w:rsidR="00424342">
          <w:t xml:space="preserve"> such as morphological structures</w:t>
        </w:r>
      </w:ins>
      <w:ins w:id="2538" w:author="Arthur Parmentier" w:date="2020-06-05T17:21:00Z">
        <w:r w:rsidRPr="007C437A">
          <w:t>). It is also in those terms that SP is presented during the workshops that I have experienced.</w:t>
        </w:r>
      </w:ins>
      <w:ins w:id="2539" w:author="Arthur Parmentier" w:date="2020-06-05T17:23:00Z">
        <w:r w:rsidRPr="007C437A">
          <w:t xml:space="preserve"> Before going further, let’s make some initial remarks on this introduction to the SP syntax:</w:t>
        </w:r>
      </w:ins>
    </w:p>
    <w:p w:rsidR="00BF0C35" w:rsidRPr="007C437A" w:rsidRDefault="00BF0C35" w:rsidP="00BF0C35">
      <w:pPr>
        <w:pStyle w:val="Paragraphedeliste"/>
        <w:numPr>
          <w:ilvl w:val="0"/>
          <w:numId w:val="11"/>
        </w:numPr>
        <w:rPr>
          <w:ins w:id="2540" w:author="Arthur Parmentier" w:date="2020-06-05T17:27:00Z"/>
        </w:rPr>
      </w:pPr>
      <w:ins w:id="2541" w:author="Arthur Parmentier" w:date="2020-06-05T17:25:00Z">
        <w:r w:rsidRPr="007C437A">
          <w:t xml:space="preserve">Walter describes a hierarchy of categories: the two </w:t>
        </w:r>
      </w:ins>
      <w:ins w:id="2542" w:author="Arthur Parmentier" w:date="2020-06-05T17:26:00Z">
        <w:r w:rsidRPr="007C437A">
          <w:t xml:space="preserve">initial categories “sculpting gestures” and “function signals” are </w:t>
        </w:r>
      </w:ins>
      <w:ins w:id="2543" w:author="Arthur Parmentier" w:date="2020-06-07T22:27:00Z">
        <w:r w:rsidR="005F4770">
          <w:t>“</w:t>
        </w:r>
      </w:ins>
      <w:ins w:id="2544" w:author="Arthur Parmentier" w:date="2020-06-05T17:26:00Z">
        <w:r w:rsidRPr="007C437A">
          <w:t>broken</w:t>
        </w:r>
      </w:ins>
      <w:ins w:id="2545" w:author="Arthur Parmentier" w:date="2020-06-07T22:27:00Z">
        <w:r w:rsidR="005F4770">
          <w:t xml:space="preserve"> down”</w:t>
        </w:r>
      </w:ins>
      <w:ins w:id="2546" w:author="Arthur Parmentier" w:date="2020-06-05T17:26:00Z">
        <w:r w:rsidRPr="007C437A">
          <w:t xml:space="preserve"> into the Who, What, How, When, Modes and Palettes sub-categories.</w:t>
        </w:r>
      </w:ins>
    </w:p>
    <w:p w:rsidR="00BF0C35" w:rsidRPr="007C437A" w:rsidRDefault="00BF0C35" w:rsidP="00BF0C35">
      <w:pPr>
        <w:pStyle w:val="Paragraphedeliste"/>
        <w:numPr>
          <w:ilvl w:val="0"/>
          <w:numId w:val="11"/>
        </w:numPr>
        <w:rPr>
          <w:ins w:id="2547" w:author="Arthur Parmentier" w:date="2020-06-05T17:34:00Z"/>
        </w:rPr>
      </w:pPr>
      <w:ins w:id="2548" w:author="Arthur Parmentier" w:date="2020-06-05T17:27:00Z">
        <w:r w:rsidRPr="007C437A">
          <w:t>The ordering at which the signs are sequenced in time is at the level of the sub-categories (Who, What, How, When – the ordering when using</w:t>
        </w:r>
      </w:ins>
      <w:ins w:id="2549" w:author="Arthur Parmentier" w:date="2020-06-05T17:28:00Z">
        <w:r w:rsidRPr="007C437A">
          <w:t xml:space="preserve"> Modes or Palettes is not mentioned) but is independent of the meta-categories “Sculpting gestures” and “function signals”. </w:t>
        </w:r>
      </w:ins>
      <w:ins w:id="2550" w:author="Arthur Parmentier" w:date="2020-06-05T17:35:00Z">
        <w:r w:rsidR="00573D3D" w:rsidRPr="007C437A">
          <w:t>Consequently</w:t>
        </w:r>
      </w:ins>
      <w:ins w:id="2551" w:author="Arthur Parmentier" w:date="2020-06-05T17:29:00Z">
        <w:r w:rsidRPr="007C437A">
          <w:t xml:space="preserve">, </w:t>
        </w:r>
      </w:ins>
      <w:ins w:id="2552" w:author="Arthur Parmentier" w:date="2020-06-07T22:28:00Z">
        <w:r w:rsidR="00BC41ED">
          <w:t xml:space="preserve">the “Who, What, How, When” corresponds to the syntactic structure while </w:t>
        </w:r>
      </w:ins>
      <w:ins w:id="2553" w:author="Arthur Parmentier" w:date="2020-06-05T17:29:00Z">
        <w:r w:rsidRPr="007C437A">
          <w:t xml:space="preserve">these meta-categories are not syntax </w:t>
        </w:r>
      </w:ins>
      <w:ins w:id="2554" w:author="Arthur Parmentier" w:date="2020-06-05T17:30:00Z">
        <w:r w:rsidR="00573D3D" w:rsidRPr="007C437A">
          <w:t>categorizes</w:t>
        </w:r>
      </w:ins>
      <w:ins w:id="2555" w:author="Arthur Parmentier" w:date="2020-06-05T17:29:00Z">
        <w:r w:rsidR="00573D3D" w:rsidRPr="007C437A">
          <w:t xml:space="preserve"> but </w:t>
        </w:r>
      </w:ins>
      <w:ins w:id="2556" w:author="Arthur Parmentier" w:date="2020-06-05T17:34:00Z">
        <w:r w:rsidR="00573D3D" w:rsidRPr="007C437A">
          <w:t xml:space="preserve">my interpretation is that they </w:t>
        </w:r>
      </w:ins>
      <w:ins w:id="2557" w:author="Arthur Parmentier" w:date="2020-06-05T17:29:00Z">
        <w:r w:rsidR="00573D3D" w:rsidRPr="007C437A">
          <w:t xml:space="preserve">rather </w:t>
        </w:r>
      </w:ins>
      <w:ins w:id="2558" w:author="Arthur Parmentier" w:date="2020-06-05T17:34:00Z">
        <w:r w:rsidR="00573D3D" w:rsidRPr="007C437A">
          <w:t>represent</w:t>
        </w:r>
      </w:ins>
      <w:ins w:id="2559" w:author="Arthur Parmentier" w:date="2020-06-05T17:30:00Z">
        <w:r w:rsidR="00573D3D" w:rsidRPr="007C437A">
          <w:t xml:space="preserve"> Walter’s interpretation of their </w:t>
        </w:r>
      </w:ins>
      <w:ins w:id="2560" w:author="Arthur Parmentier" w:date="2020-06-06T19:09:00Z">
        <w:r w:rsidR="005D20E2" w:rsidRPr="007C437A">
          <w:t>role</w:t>
        </w:r>
      </w:ins>
      <w:ins w:id="2561" w:author="Arthur Parmentier" w:date="2020-06-05T17:30:00Z">
        <w:r w:rsidR="00573D3D" w:rsidRPr="007C437A">
          <w:t xml:space="preserve"> in the sentence</w:t>
        </w:r>
      </w:ins>
      <w:ins w:id="2562" w:author="Arthur Parmentier" w:date="2020-06-06T19:10:00Z">
        <w:r w:rsidR="005D20E2" w:rsidRPr="007C437A">
          <w:t>, from the point of view of the composer rather than the linguist</w:t>
        </w:r>
      </w:ins>
      <w:ins w:id="2563" w:author="Arthur Parmentier" w:date="2020-06-05T17:30:00Z">
        <w:r w:rsidR="00573D3D" w:rsidRPr="007C437A">
          <w:t>.</w:t>
        </w:r>
      </w:ins>
    </w:p>
    <w:p w:rsidR="005C7C74" w:rsidRDefault="00573D3D">
      <w:pPr>
        <w:pStyle w:val="Paragraphedeliste"/>
        <w:numPr>
          <w:ilvl w:val="0"/>
          <w:numId w:val="11"/>
        </w:numPr>
        <w:rPr>
          <w:ins w:id="2564" w:author="Arthur Parmentier" w:date="2020-06-07T22:47:00Z"/>
        </w:rPr>
      </w:pPr>
      <w:ins w:id="2565" w:author="Arthur Parmentier" w:date="2020-06-05T17:35:00Z">
        <w:r w:rsidRPr="007C437A">
          <w:t>There are some ambiguities with the “Pa</w:t>
        </w:r>
      </w:ins>
      <w:ins w:id="2566" w:author="Arthur Parmentier" w:date="2020-06-05T17:36:00Z">
        <w:r w:rsidRPr="007C437A">
          <w:t>lettes”</w:t>
        </w:r>
      </w:ins>
      <w:ins w:id="2567" w:author="Arthur Parmentier" w:date="2020-06-07T22:48:00Z">
        <w:r w:rsidR="005C7C74">
          <w:t xml:space="preserve"> and “Modes”</w:t>
        </w:r>
      </w:ins>
      <w:ins w:id="2568" w:author="Arthur Parmentier" w:date="2020-06-05T17:36:00Z">
        <w:r w:rsidRPr="007C437A">
          <w:t xml:space="preserve"> categor</w:t>
        </w:r>
      </w:ins>
      <w:ins w:id="2569" w:author="Arthur Parmentier" w:date="2020-06-07T22:48:00Z">
        <w:r w:rsidR="005C7C74">
          <w:t>ies</w:t>
        </w:r>
      </w:ins>
      <w:ins w:id="2570" w:author="Arthur Parmentier" w:date="2020-06-05T17:36:00Z">
        <w:r w:rsidRPr="007C437A">
          <w:t xml:space="preserve">, that </w:t>
        </w:r>
      </w:ins>
      <w:ins w:id="2571" w:author="Arthur Parmentier" w:date="2020-06-07T22:49:00Z">
        <w:r w:rsidR="005C7C74">
          <w:t xml:space="preserve">are </w:t>
        </w:r>
      </w:ins>
      <w:ins w:id="2572" w:author="Arthur Parmentier" w:date="2020-06-05T17:36:00Z">
        <w:r w:rsidRPr="007C437A">
          <w:t>said to also contain signs o</w:t>
        </w:r>
      </w:ins>
      <w:ins w:id="2573" w:author="Arthur Parmentier" w:date="2020-06-05T17:37:00Z">
        <w:r w:rsidRPr="007C437A">
          <w:t xml:space="preserve">f </w:t>
        </w:r>
      </w:ins>
      <w:ins w:id="2574" w:author="Arthur Parmentier" w:date="2020-06-05T17:36:00Z">
        <w:r w:rsidRPr="007C437A">
          <w:t>the category “Content”, although this division is at the same level.</w:t>
        </w:r>
      </w:ins>
      <w:ins w:id="2575" w:author="Arthur Parmentier" w:date="2020-06-05T17:37:00Z">
        <w:r w:rsidRPr="007C437A">
          <w:t xml:space="preserve"> </w:t>
        </w:r>
      </w:ins>
    </w:p>
    <w:p w:rsidR="005C7C74" w:rsidRDefault="00ED0716" w:rsidP="00E814B3">
      <w:pPr>
        <w:pStyle w:val="Paragraphedeliste"/>
        <w:numPr>
          <w:ilvl w:val="0"/>
          <w:numId w:val="11"/>
        </w:numPr>
        <w:rPr>
          <w:ins w:id="2576" w:author="Arthur Parmentier" w:date="2020-06-07T22:49:00Z"/>
        </w:rPr>
      </w:pPr>
      <w:ins w:id="2577" w:author="Arthur Parmentier" w:date="2020-06-07T22:49:00Z">
        <w:r>
          <w:t>On one hand, t</w:t>
        </w:r>
      </w:ins>
      <w:ins w:id="2578" w:author="Arthur Parmentier" w:date="2020-06-05T17:46:00Z">
        <w:r w:rsidR="005441BE" w:rsidRPr="007C437A">
          <w:t xml:space="preserve">he “Who, What, How, When” categories can be seen as the </w:t>
        </w:r>
      </w:ins>
      <w:ins w:id="2579" w:author="Arthur Parmentier" w:date="2020-06-05T17:47:00Z">
        <w:r w:rsidR="005441BE" w:rsidRPr="007C437A">
          <w:t>analogies</w:t>
        </w:r>
      </w:ins>
      <w:ins w:id="2580" w:author="Arthur Parmentier" w:date="2020-06-05T17:46:00Z">
        <w:r w:rsidR="005441BE" w:rsidRPr="007C437A">
          <w:t xml:space="preserve"> of </w:t>
        </w:r>
      </w:ins>
      <w:ins w:id="2581" w:author="Arthur Parmentier" w:date="2020-06-07T22:42:00Z">
        <w:r w:rsidR="0080218A">
          <w:t>subject, verb</w:t>
        </w:r>
      </w:ins>
      <w:ins w:id="2582" w:author="Arthur Parmentier" w:date="2020-06-07T22:43:00Z">
        <w:r w:rsidR="00523A85">
          <w:t>, direct object</w:t>
        </w:r>
      </w:ins>
      <w:ins w:id="2583" w:author="Arthur Parmentier" w:date="2020-06-07T22:42:00Z">
        <w:r w:rsidR="0080218A">
          <w:t xml:space="preserve"> </w:t>
        </w:r>
      </w:ins>
      <w:ins w:id="2584" w:author="Arthur Parmentier" w:date="2020-06-05T17:47:00Z">
        <w:r w:rsidR="005441BE" w:rsidRPr="007C437A">
          <w:t xml:space="preserve">and other </w:t>
        </w:r>
      </w:ins>
      <w:ins w:id="2585" w:author="Arthur Parmentier" w:date="2020-06-05T19:22:00Z">
        <w:r w:rsidR="000E299B" w:rsidRPr="007C437A">
          <w:t>syntactic</w:t>
        </w:r>
      </w:ins>
      <w:ins w:id="2586" w:author="Arthur Parmentier" w:date="2020-06-05T17:47:00Z">
        <w:r w:rsidR="005441BE" w:rsidRPr="007C437A">
          <w:t xml:space="preserve"> </w:t>
        </w:r>
      </w:ins>
      <w:ins w:id="2587" w:author="Arthur Parmentier" w:date="2020-06-07T22:42:00Z">
        <w:r w:rsidR="0080218A">
          <w:t>functions</w:t>
        </w:r>
      </w:ins>
      <w:ins w:id="2588" w:author="Arthur Parmentier" w:date="2020-06-05T17:47:00Z">
        <w:r w:rsidR="005441BE" w:rsidRPr="007C437A">
          <w:t xml:space="preserve"> in written or oral languages we are familiar with.</w:t>
        </w:r>
      </w:ins>
      <w:ins w:id="2589" w:author="Arthur Parmentier" w:date="2020-06-07T22:47:00Z">
        <w:r w:rsidR="00603BF3">
          <w:t xml:space="preserve"> Moreover, these functions have a specific order that cannot be changed.</w:t>
        </w:r>
      </w:ins>
    </w:p>
    <w:p w:rsidR="00ED0716" w:rsidRDefault="00ED0716" w:rsidP="00E814B3">
      <w:pPr>
        <w:pStyle w:val="Paragraphedeliste"/>
        <w:numPr>
          <w:ilvl w:val="0"/>
          <w:numId w:val="11"/>
        </w:numPr>
        <w:rPr>
          <w:ins w:id="2590" w:author="Arthur Parmentier" w:date="2020-06-07T22:47:00Z"/>
        </w:rPr>
      </w:pPr>
      <w:ins w:id="2591" w:author="Arthur Parmentier" w:date="2020-06-07T22:49:00Z">
        <w:r>
          <w:t xml:space="preserve">On the other hand, </w:t>
        </w:r>
      </w:ins>
      <w:ins w:id="2592" w:author="Arthur Parmentier" w:date="2020-06-07T22:51:00Z">
        <w:r>
          <w:t xml:space="preserve">the “Identifiers, Content, Modifier, Go gestures”, </w:t>
        </w:r>
      </w:ins>
      <w:ins w:id="2593" w:author="Arthur Parmentier" w:date="2020-06-07T22:52:00Z">
        <w:r w:rsidR="005D0DE2">
          <w:t>etc.</w:t>
        </w:r>
      </w:ins>
      <w:ins w:id="2594" w:author="Arthur Parmentier" w:date="2020-06-07T22:51:00Z">
        <w:r>
          <w:t xml:space="preserve"> seem to correspond to </w:t>
        </w:r>
      </w:ins>
      <w:ins w:id="2595" w:author="Arthur Parmentier" w:date="2020-06-07T22:53:00Z">
        <w:r w:rsidR="00D47C89">
          <w:t>syntactic</w:t>
        </w:r>
      </w:ins>
      <w:ins w:id="2596" w:author="Arthur Parmentier" w:date="2020-06-07T22:52:00Z">
        <w:r>
          <w:t xml:space="preserve"> labels</w:t>
        </w:r>
      </w:ins>
      <w:ins w:id="2597" w:author="Arthur Parmentier" w:date="2020-06-07T22:53:00Z">
        <w:r w:rsidR="00D47C89">
          <w:t xml:space="preserve"> (</w:t>
        </w:r>
      </w:ins>
      <w:ins w:id="2598" w:author="Arthur Parmentier" w:date="2020-06-07T22:54:00Z">
        <w:r w:rsidR="00D47C89">
          <w:t>also called syntactic tags)</w:t>
        </w:r>
      </w:ins>
      <w:ins w:id="2599" w:author="Arthur Parmentier" w:date="2020-06-07T22:52:00Z">
        <w:r>
          <w:t xml:space="preserve"> of the signs in SP.</w:t>
        </w:r>
      </w:ins>
    </w:p>
    <w:p w:rsidR="00BF0C35" w:rsidRPr="007C437A" w:rsidRDefault="00CC430C">
      <w:pPr>
        <w:pStyle w:val="Paragraphedeliste"/>
        <w:numPr>
          <w:ilvl w:val="0"/>
          <w:numId w:val="11"/>
        </w:numPr>
        <w:rPr>
          <w:ins w:id="2600" w:author="Arthur Parmentier" w:date="2020-06-05T18:02:00Z"/>
        </w:rPr>
        <w:pPrChange w:id="2601" w:author="Arthur Parmentier" w:date="2020-06-07T22:47:00Z">
          <w:pPr/>
        </w:pPrChange>
      </w:pPr>
      <w:ins w:id="2602" w:author="Arthur Parmentier" w:date="2020-06-05T18:02:00Z">
        <w:r w:rsidRPr="007C437A">
          <w:t xml:space="preserve">It is in these </w:t>
        </w:r>
      </w:ins>
      <w:ins w:id="2603" w:author="Arthur Parmentier" w:date="2020-06-07T22:43:00Z">
        <w:r w:rsidR="00523A85">
          <w:t>functional categories</w:t>
        </w:r>
      </w:ins>
      <w:ins w:id="2604" w:author="Arthur Parmentier" w:date="2020-06-05T18:02:00Z">
        <w:r w:rsidRPr="007C437A">
          <w:t xml:space="preserve"> that </w:t>
        </w:r>
      </w:ins>
      <w:ins w:id="2605" w:author="Arthur Parmentier" w:date="2020-06-07T22:43:00Z">
        <w:r w:rsidR="00523A85">
          <w:t>signs</w:t>
        </w:r>
      </w:ins>
      <w:ins w:id="2606" w:author="Arthur Parmentier" w:date="2020-06-05T18:02:00Z">
        <w:r w:rsidRPr="007C437A">
          <w:t xml:space="preserve"> are also </w:t>
        </w:r>
      </w:ins>
      <w:ins w:id="2607" w:author="Arthur Parmentier" w:date="2020-06-07T22:43:00Z">
        <w:r w:rsidR="00523A85">
          <w:t>descr</w:t>
        </w:r>
      </w:ins>
      <w:ins w:id="2608" w:author="Arthur Parmentier" w:date="2020-06-07T22:44:00Z">
        <w:r w:rsidR="00523A85">
          <w:t>ibed</w:t>
        </w:r>
      </w:ins>
      <w:ins w:id="2609" w:author="Arthur Parmentier" w:date="2020-06-05T18:02:00Z">
        <w:r w:rsidRPr="007C437A">
          <w:t xml:space="preserve"> in Walter’s SP workbooks</w:t>
        </w:r>
      </w:ins>
      <w:ins w:id="2610" w:author="Arthur Parmentier" w:date="2020-06-06T19:11:00Z">
        <w:r w:rsidR="00DD6F1F" w:rsidRPr="007C437A">
          <w:t xml:space="preserve"> 1 and 2</w:t>
        </w:r>
      </w:ins>
      <w:ins w:id="2611" w:author="Arthur Parmentier" w:date="2020-06-05T18:02:00Z">
        <w:r w:rsidRPr="007C437A">
          <w:t>.</w:t>
        </w:r>
      </w:ins>
    </w:p>
    <w:p w:rsidR="00CC430C" w:rsidRPr="007C437A" w:rsidRDefault="00CC430C" w:rsidP="00E814B3">
      <w:pPr>
        <w:rPr>
          <w:ins w:id="2612" w:author="Arthur Parmentier" w:date="2020-06-05T17:23:00Z"/>
        </w:rPr>
      </w:pPr>
      <w:ins w:id="2613" w:author="Arthur Parmentier" w:date="2020-06-05T18:04:00Z">
        <w:r w:rsidRPr="007C437A">
          <w:rPr>
            <w:noProof/>
            <w:rPrChange w:id="2614"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rsidP="00E814B3">
      <w:pPr>
        <w:rPr>
          <w:ins w:id="2615" w:author="Arthur Parmentier" w:date="2020-06-05T17:23:00Z"/>
        </w:rPr>
      </w:pPr>
      <w:ins w:id="2616" w:author="Arthur Parmentier" w:date="2020-06-05T18:07:00Z">
        <w:r w:rsidRPr="007C437A">
          <w:rPr>
            <w:noProof/>
            <w:rPrChange w:id="2617" w:author="Arthur Parmentier" w:date="2020-06-07T15:27:00Z">
              <w:rPr>
                <w:noProof/>
              </w:rPr>
            </w:rPrChange>
          </w:rPr>
          <w:lastRenderedPageBreak/>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2618"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2619"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2620"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2621"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rsidP="00E814B3">
      <w:pPr>
        <w:rPr>
          <w:ins w:id="2622" w:author="Arthur Parmentier" w:date="2020-06-05T18:14:00Z"/>
        </w:rPr>
      </w:pPr>
      <w:ins w:id="2623" w:author="Arthur Parmentier" w:date="2020-06-05T18:12:00Z">
        <w:r w:rsidRPr="007C437A">
          <w:t>Although</w:t>
        </w:r>
      </w:ins>
      <w:ins w:id="2624" w:author="Arthur Parmentier" w:date="2020-06-05T18:09:00Z">
        <w:r w:rsidR="00CC430C" w:rsidRPr="007C437A">
          <w:t xml:space="preserve"> in the WB1, the signs are only classified by “syntax”</w:t>
        </w:r>
      </w:ins>
      <w:ins w:id="2625" w:author="Arthur Parmentier" w:date="2020-06-05T18:10:00Z">
        <w:r w:rsidR="00CC430C" w:rsidRPr="007C437A">
          <w:t xml:space="preserve"> (Who, What, How, When)</w:t>
        </w:r>
      </w:ins>
      <w:ins w:id="2626" w:author="Arthur Parmentier" w:date="2020-06-05T18:09:00Z">
        <w:r w:rsidR="00CC430C" w:rsidRPr="007C437A">
          <w:t xml:space="preserve"> and “category” (function signals </w:t>
        </w:r>
      </w:ins>
      <w:ins w:id="2627" w:author="Arthur Parmentier" w:date="2020-06-05T18:10:00Z">
        <w:r w:rsidR="00CC430C" w:rsidRPr="007C437A">
          <w:t>or sculpting gestures), in WB2</w:t>
        </w:r>
      </w:ins>
      <w:ins w:id="2628" w:author="Arthur Parmentier" w:date="2020-06-05T18:11:00Z">
        <w:r w:rsidR="00CC430C" w:rsidRPr="007C437A">
          <w:t xml:space="preserve"> the “subcategories”</w:t>
        </w:r>
      </w:ins>
      <w:ins w:id="2629" w:author="Arthur Parmentier" w:date="2020-06-07T22:55:00Z">
        <w:r w:rsidR="00C1087F">
          <w:t xml:space="preserve"> (</w:t>
        </w:r>
        <w:r w:rsidR="00C1087F" w:rsidRPr="007C437A">
          <w:t>Identifier, Content, Modifier, Go gesture</w:t>
        </w:r>
        <w:r w:rsidR="00C1087F">
          <w:t>)</w:t>
        </w:r>
      </w:ins>
      <w:ins w:id="2630" w:author="Arthur Parmentier" w:date="2020-06-05T18:11:00Z">
        <w:r w:rsidR="00CC430C" w:rsidRPr="007C437A">
          <w:t xml:space="preserve"> are introduced.</w:t>
        </w:r>
      </w:ins>
      <w:ins w:id="2631" w:author="Arthur Parmentier" w:date="2020-06-05T18:12:00Z">
        <w:r w:rsidRPr="007C437A">
          <w:t xml:space="preserve"> </w:t>
        </w:r>
      </w:ins>
      <w:ins w:id="2632" w:author="Arthur Parmentier" w:date="2020-06-07T22:54:00Z">
        <w:r w:rsidR="00C1087F">
          <w:br/>
        </w:r>
      </w:ins>
      <w:ins w:id="2633" w:author="Arthur Parmentier" w:date="2020-06-05T18:12:00Z">
        <w:r w:rsidRPr="007C437A">
          <w:t xml:space="preserve">From the reading of the “structure of Soundpainting” and our initial remarks, we could conclude that there is an exact </w:t>
        </w:r>
      </w:ins>
      <w:ins w:id="2634" w:author="Arthur Parmentier" w:date="2020-06-05T18:13:00Z">
        <w:r w:rsidRPr="007C437A">
          <w:t>mapping between the synta</w:t>
        </w:r>
      </w:ins>
      <w:ins w:id="2635" w:author="Arthur Parmentier" w:date="2020-06-07T22:54:00Z">
        <w:r w:rsidR="00C1087F">
          <w:t xml:space="preserve">ctic functions </w:t>
        </w:r>
      </w:ins>
      <w:ins w:id="2636" w:author="Arthur Parmentier" w:date="2020-06-05T18:13:00Z">
        <w:r w:rsidRPr="007C437A">
          <w:t xml:space="preserve">Who, What, How, When and the </w:t>
        </w:r>
      </w:ins>
      <w:ins w:id="2637" w:author="Arthur Parmentier" w:date="2020-06-07T22:55:00Z">
        <w:r w:rsidR="00C1087F">
          <w:t xml:space="preserve">syntactic labels </w:t>
        </w:r>
      </w:ins>
      <w:ins w:id="2638" w:author="Arthur Parmentier" w:date="2020-06-05T18:13:00Z">
        <w:r w:rsidRPr="007C437A">
          <w:t xml:space="preserve">“Identifier, Content, Modifier, Go gesture”. However, we observer examples </w:t>
        </w:r>
      </w:ins>
      <w:ins w:id="2639" w:author="Arthur Parmentier" w:date="2020-06-05T18:14:00Z">
        <w:r w:rsidRPr="007C437A">
          <w:t xml:space="preserve">in the WB2 that contradicts this </w:t>
        </w:r>
      </w:ins>
      <w:ins w:id="2640" w:author="Arthur Parmentier" w:date="2020-06-06T19:13:00Z">
        <w:r w:rsidR="00257B38" w:rsidRPr="007C437A">
          <w:t>hypothesis</w:t>
        </w:r>
      </w:ins>
      <w:ins w:id="2641" w:author="Arthur Parmentier" w:date="2020-06-05T18:14:00Z">
        <w:r w:rsidRPr="007C437A">
          <w:t>.</w:t>
        </w:r>
      </w:ins>
    </w:p>
    <w:p w:rsidR="00C04C33" w:rsidRPr="007C437A" w:rsidRDefault="00C04C33" w:rsidP="00E814B3">
      <w:pPr>
        <w:rPr>
          <w:ins w:id="2642" w:author="Arthur Parmentier" w:date="2020-06-05T18:08:00Z"/>
        </w:rPr>
      </w:pPr>
      <w:ins w:id="2643" w:author="Arthur Parmentier" w:date="2020-06-05T18:15:00Z">
        <w:r w:rsidRPr="007C437A">
          <w:rPr>
            <w:noProof/>
            <w:rPrChange w:id="2644"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2645"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2646"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2647"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rsidP="00E814B3">
      <w:pPr>
        <w:rPr>
          <w:ins w:id="2648" w:author="Arthur Parmentier" w:date="2020-06-05T18:19:00Z"/>
        </w:rPr>
      </w:pPr>
      <w:ins w:id="2649" w:author="Arthur Parmentier" w:date="2020-06-05T18:16:00Z">
        <w:r w:rsidRPr="007C437A">
          <w:t xml:space="preserve">In those examples, additional </w:t>
        </w:r>
      </w:ins>
      <w:ins w:id="2650" w:author="Arthur Parmentier" w:date="2020-06-07T22:55:00Z">
        <w:r w:rsidR="00CC2C90">
          <w:t>“</w:t>
        </w:r>
      </w:ins>
      <w:ins w:id="2651" w:author="Arthur Parmentier" w:date="2020-06-05T18:16:00Z">
        <w:r w:rsidRPr="007C437A">
          <w:t>syntax</w:t>
        </w:r>
      </w:ins>
      <w:ins w:id="2652" w:author="Arthur Parmentier" w:date="2020-06-07T22:55:00Z">
        <w:r w:rsidR="00CC2C90">
          <w:t>”</w:t>
        </w:r>
      </w:ins>
      <w:ins w:id="2653" w:author="Arthur Parmentier" w:date="2020-06-05T18:16:00Z">
        <w:r w:rsidRPr="007C437A">
          <w:t xml:space="preserve"> categories are mentioned in parenthesis and we observe signs of the </w:t>
        </w:r>
      </w:ins>
      <w:ins w:id="2654" w:author="Arthur Parmentier" w:date="2020-06-07T22:56:00Z">
        <w:r w:rsidR="00CC2C90">
          <w:t>label</w:t>
        </w:r>
      </w:ins>
      <w:ins w:id="2655" w:author="Arthur Parmentier" w:date="2020-06-05T18:17:00Z">
        <w:r w:rsidRPr="007C437A">
          <w:t xml:space="preserve"> “Content” that are classified as part of the “How” </w:t>
        </w:r>
      </w:ins>
      <w:ins w:id="2656" w:author="Arthur Parmentier" w:date="2020-06-07T22:56:00Z">
        <w:r w:rsidR="00CC2C90">
          <w:t>syntactic function</w:t>
        </w:r>
      </w:ins>
      <w:ins w:id="2657" w:author="Arthur Parmentier" w:date="2020-06-05T18:17:00Z">
        <w:r w:rsidRPr="007C437A">
          <w:t xml:space="preserve">, or “Modifiers” that </w:t>
        </w:r>
      </w:ins>
      <w:ins w:id="2658" w:author="Arthur Parmentier" w:date="2020-06-07T22:56:00Z">
        <w:r w:rsidR="00CC2C90">
          <w:t>classified as</w:t>
        </w:r>
      </w:ins>
      <w:ins w:id="2659" w:author="Arthur Parmentier" w:date="2020-06-05T18:17:00Z">
        <w:r w:rsidRPr="007C437A">
          <w:t xml:space="preserve"> “What” </w:t>
        </w:r>
      </w:ins>
      <w:ins w:id="2660" w:author="Arthur Parmentier" w:date="2020-06-07T22:56:00Z">
        <w:r w:rsidR="00CC2C90">
          <w:t>or</w:t>
        </w:r>
      </w:ins>
      <w:ins w:id="2661" w:author="Arthur Parmentier" w:date="2020-06-05T18:17:00Z">
        <w:r w:rsidRPr="007C437A">
          <w:t xml:space="preserve"> “</w:t>
        </w:r>
      </w:ins>
      <w:ins w:id="2662" w:author="Arthur Parmentier" w:date="2020-06-05T18:18:00Z">
        <w:r w:rsidRPr="007C437A">
          <w:t xml:space="preserve">Who”. Similarly, other signs are indicated as sharing the </w:t>
        </w:r>
      </w:ins>
      <w:ins w:id="2663" w:author="Arthur Parmentier" w:date="2020-06-07T22:57:00Z">
        <w:r w:rsidR="00CC2C90">
          <w:t>functions</w:t>
        </w:r>
      </w:ins>
      <w:ins w:id="2664" w:author="Arthur Parmentier" w:date="2020-06-05T18:18:00Z">
        <w:r w:rsidRPr="007C437A">
          <w:t xml:space="preserve"> What and How, What and Who… and</w:t>
        </w:r>
      </w:ins>
      <w:ins w:id="2665" w:author="Arthur Parmentier" w:date="2020-06-05T18:19:00Z">
        <w:r w:rsidRPr="007C437A">
          <w:t xml:space="preserve"> some Modifiers are </w:t>
        </w:r>
      </w:ins>
      <w:ins w:id="2666" w:author="Arthur Parmentier" w:date="2020-06-07T22:57:00Z">
        <w:r w:rsidR="00CC2C90">
          <w:t>classified as</w:t>
        </w:r>
      </w:ins>
      <w:ins w:id="2667" w:author="Arthur Parmentier" w:date="2020-06-05T18:19:00Z">
        <w:r w:rsidRPr="007C437A">
          <w:t xml:space="preserve"> “When”.</w:t>
        </w:r>
      </w:ins>
      <w:ins w:id="2668" w:author="Arthur Parmentier" w:date="2020-06-08T00:02:00Z">
        <w:r w:rsidR="00CD6D2E">
          <w:t xml:space="preserve"> A pri</w:t>
        </w:r>
      </w:ins>
      <w:ins w:id="2669" w:author="Arthur Parmentier" w:date="2020-06-08T00:03:00Z">
        <w:r w:rsidR="00CD6D2E">
          <w:t>ori, these could be interpreted as inconsistencies in Thompson’s analysis of the SP grammar.</w:t>
        </w:r>
      </w:ins>
    </w:p>
    <w:p w:rsidR="00752860" w:rsidRPr="007C437A" w:rsidRDefault="00CD6D2E" w:rsidP="00E814B3">
      <w:pPr>
        <w:rPr>
          <w:ins w:id="2670" w:author="Arthur Parmentier" w:date="2020-06-05T18:22:00Z"/>
        </w:rPr>
      </w:pPr>
      <w:ins w:id="2671" w:author="Arthur Parmentier" w:date="2020-06-08T00:04:00Z">
        <w:r>
          <w:t xml:space="preserve">My interpretation of his analysis of the SP grammar is the </w:t>
        </w:r>
        <w:r w:rsidR="00857472">
          <w:t>following</w:t>
        </w:r>
      </w:ins>
      <w:ins w:id="2672" w:author="Arthur Parmentier" w:date="2020-06-05T18:22:00Z">
        <w:r w:rsidR="00752860" w:rsidRPr="007C437A">
          <w:t>:</w:t>
        </w:r>
      </w:ins>
    </w:p>
    <w:p w:rsidR="00857472" w:rsidRDefault="00752860" w:rsidP="00752860">
      <w:pPr>
        <w:pStyle w:val="Paragraphedeliste"/>
        <w:numPr>
          <w:ilvl w:val="0"/>
          <w:numId w:val="11"/>
        </w:numPr>
        <w:rPr>
          <w:ins w:id="2673" w:author="Arthur Parmentier" w:date="2020-06-08T00:10:00Z"/>
        </w:rPr>
      </w:pPr>
      <w:ins w:id="2674" w:author="Arthur Parmentier" w:date="2020-06-05T18:22:00Z">
        <w:r w:rsidRPr="007C437A">
          <w:t>First, I think that</w:t>
        </w:r>
      </w:ins>
      <w:ins w:id="2675" w:author="Arthur Parmentier" w:date="2020-06-05T18:19:00Z">
        <w:r w:rsidR="00C04C33" w:rsidRPr="007C437A">
          <w:t xml:space="preserve"> there </w:t>
        </w:r>
      </w:ins>
      <w:ins w:id="2676" w:author="Arthur Parmentier" w:date="2020-06-05T18:20:00Z">
        <w:r w:rsidR="00C04C33" w:rsidRPr="007C437A">
          <w:t xml:space="preserve">is a confusion between the </w:t>
        </w:r>
      </w:ins>
      <w:ins w:id="2677" w:author="Arthur Parmentier" w:date="2020-06-08T00:05:00Z">
        <w:r w:rsidR="00857472">
          <w:t xml:space="preserve">notions of </w:t>
        </w:r>
      </w:ins>
      <w:ins w:id="2678" w:author="Arthur Parmentier" w:date="2020-06-08T00:34:00Z">
        <w:r w:rsidR="006B356D">
          <w:t>lexical categor</w:t>
        </w:r>
      </w:ins>
      <w:ins w:id="2679" w:author="Arthur Parmentier" w:date="2020-06-08T00:35:00Z">
        <w:r w:rsidR="006B356D">
          <w:t>ie</w:t>
        </w:r>
      </w:ins>
      <w:ins w:id="2680" w:author="Arthur Parmentier" w:date="2020-06-08T00:05:00Z">
        <w:r w:rsidR="00857472">
          <w:t xml:space="preserve">s, </w:t>
        </w:r>
      </w:ins>
      <w:ins w:id="2681" w:author="Arthur Parmentier" w:date="2020-06-08T00:35:00Z">
        <w:r w:rsidR="00E71AB6">
          <w:t xml:space="preserve">syntactic </w:t>
        </w:r>
      </w:ins>
      <w:ins w:id="2682" w:author="Arthur Parmentier" w:date="2020-06-07T22:24:00Z">
        <w:r w:rsidR="00EF5C44">
          <w:t>structure</w:t>
        </w:r>
      </w:ins>
      <w:ins w:id="2683" w:author="Arthur Parmentier" w:date="2020-06-08T00:05:00Z">
        <w:r w:rsidR="00857472">
          <w:t>s and functions in his a</w:t>
        </w:r>
      </w:ins>
      <w:ins w:id="2684" w:author="Arthur Parmentier" w:date="2020-06-08T00:06:00Z">
        <w:r w:rsidR="00857472">
          <w:t xml:space="preserve">nalysis. It is suggested in his definition of the SP structure that </w:t>
        </w:r>
      </w:ins>
      <w:ins w:id="2685" w:author="Arthur Parmentier" w:date="2020-06-08T00:07:00Z">
        <w:r w:rsidR="00857472">
          <w:t xml:space="preserve">to each </w:t>
        </w:r>
      </w:ins>
      <w:ins w:id="2686" w:author="Arthur Parmentier" w:date="2020-06-08T00:34:00Z">
        <w:r w:rsidR="006B356D">
          <w:t>lexical category</w:t>
        </w:r>
      </w:ins>
      <w:ins w:id="2687" w:author="Arthur Parmentier" w:date="2020-06-08T00:07:00Z">
        <w:r w:rsidR="00857472">
          <w:t xml:space="preserve"> (Identifier, Content, Modifier, Go gesture…) corresponds a single grammatical </w:t>
        </w:r>
      </w:ins>
      <w:ins w:id="2688" w:author="Arthur Parmentier" w:date="2020-06-08T00:08:00Z">
        <w:r w:rsidR="00857472">
          <w:t>function (Who, What, How, When)</w:t>
        </w:r>
      </w:ins>
      <w:ins w:id="2689" w:author="Arthur Parmentier" w:date="2020-06-08T00:09:00Z">
        <w:r w:rsidR="00857472">
          <w:t xml:space="preserve">, while in his WB 2, he shows </w:t>
        </w:r>
      </w:ins>
      <w:ins w:id="2690" w:author="Arthur Parmentier" w:date="2020-06-08T00:35:00Z">
        <w:r w:rsidR="004D5BD4">
          <w:t>it</w:t>
        </w:r>
      </w:ins>
      <w:ins w:id="2691" w:author="Arthur Parmentier" w:date="2020-06-08T00:09:00Z">
        <w:r w:rsidR="00857472">
          <w:t xml:space="preserve"> can correspond</w:t>
        </w:r>
      </w:ins>
      <w:ins w:id="2692" w:author="Arthur Parmentier" w:date="2020-06-08T00:35:00Z">
        <w:r w:rsidR="009D140B">
          <w:t xml:space="preserve"> to</w:t>
        </w:r>
      </w:ins>
      <w:ins w:id="2693" w:author="Arthur Parmentier" w:date="2020-06-08T00:09:00Z">
        <w:r w:rsidR="00857472">
          <w:t xml:space="preserve"> several functions. He does however not detail how a </w:t>
        </w:r>
      </w:ins>
      <w:ins w:id="2694" w:author="Arthur Parmentier" w:date="2020-06-08T00:36:00Z">
        <w:r w:rsidR="00B41BD3">
          <w:t>lexical category</w:t>
        </w:r>
      </w:ins>
      <w:ins w:id="2695" w:author="Arthur Parmentier" w:date="2020-06-08T00:09:00Z">
        <w:r w:rsidR="00857472">
          <w:t xml:space="preserve"> performs a specific function, or </w:t>
        </w:r>
      </w:ins>
      <w:ins w:id="2696" w:author="Arthur Parmentier" w:date="2020-06-08T00:10:00Z">
        <w:r w:rsidR="00857472">
          <w:t>in which structures it can change from its “main function” to its “alternative” ones.</w:t>
        </w:r>
      </w:ins>
    </w:p>
    <w:p w:rsidR="00857472" w:rsidRDefault="00857472" w:rsidP="00752860">
      <w:pPr>
        <w:pStyle w:val="Paragraphedeliste"/>
        <w:numPr>
          <w:ilvl w:val="0"/>
          <w:numId w:val="11"/>
        </w:numPr>
        <w:rPr>
          <w:ins w:id="2697" w:author="Arthur Parmentier" w:date="2020-06-08T00:12:00Z"/>
        </w:rPr>
      </w:pPr>
      <w:ins w:id="2698" w:author="Arthur Parmentier" w:date="2020-06-08T00:11:00Z">
        <w:r>
          <w:lastRenderedPageBreak/>
          <w:t xml:space="preserve">Then, I think that additional confusion is brought by the naming of his categories for the </w:t>
        </w:r>
      </w:ins>
      <w:ins w:id="2699" w:author="Arthur Parmentier" w:date="2020-06-08T00:12:00Z">
        <w:r>
          <w:t xml:space="preserve">signs: </w:t>
        </w:r>
      </w:ins>
      <w:ins w:id="2700" w:author="Arthur Parmentier" w:date="2020-06-08T00:11:00Z">
        <w:r>
          <w:t xml:space="preserve">“category”, “subcategory”, “syntax”. </w:t>
        </w:r>
      </w:ins>
      <w:ins w:id="2701" w:author="Arthur Parmentier" w:date="2020-06-08T00:12:00Z">
        <w:r>
          <w:t>I think he misses two important things:</w:t>
        </w:r>
      </w:ins>
    </w:p>
    <w:p w:rsidR="00857472" w:rsidRDefault="00BE0944" w:rsidP="00857472">
      <w:pPr>
        <w:pStyle w:val="Paragraphedeliste"/>
        <w:numPr>
          <w:ilvl w:val="1"/>
          <w:numId w:val="11"/>
        </w:numPr>
        <w:rPr>
          <w:ins w:id="2702" w:author="Arthur Parmentier" w:date="2020-06-08T00:13:00Z"/>
        </w:rPr>
      </w:pPr>
      <w:ins w:id="2703" w:author="Arthur Parmentier" w:date="2020-06-08T00:38:00Z">
        <w:r>
          <w:t>What is named “syntax” correspond to the typical syntactic functions that the sign</w:t>
        </w:r>
      </w:ins>
      <w:ins w:id="2704" w:author="Arthur Parmentier" w:date="2020-06-08T00:39:00Z">
        <w:r>
          <w:t xml:space="preserve"> can perform in the clause.</w:t>
        </w:r>
        <w:r w:rsidR="000F22A7">
          <w:t xml:space="preserve"> However, it is different from the syntactic categories themselves</w:t>
        </w:r>
      </w:ins>
      <w:ins w:id="2705" w:author="Arthur Parmentier" w:date="2020-06-08T00:41:00Z">
        <w:r w:rsidR="000F22A7">
          <w:t xml:space="preserve"> (I suggest to name them “Identifier phrase”, “Content phrase”…)</w:t>
        </w:r>
      </w:ins>
      <w:ins w:id="2706" w:author="Arthur Parmentier" w:date="2020-06-08T00:39:00Z">
        <w:r w:rsidR="000F22A7">
          <w:t xml:space="preserve">, among which the lexical category is relevant </w:t>
        </w:r>
      </w:ins>
      <w:ins w:id="2707" w:author="Arthur Parmentier" w:date="2020-06-08T00:40:00Z">
        <w:r w:rsidR="000F22A7">
          <w:t>for a single sign (Identifier, Co</w:t>
        </w:r>
      </w:ins>
      <w:ins w:id="2708" w:author="Arthur Parmentier" w:date="2020-06-08T00:41:00Z">
        <w:r w:rsidR="000F22A7">
          <w:t>ntent…)</w:t>
        </w:r>
        <w:r w:rsidR="0030454A">
          <w:t>.</w:t>
        </w:r>
      </w:ins>
    </w:p>
    <w:p w:rsidR="00C9469B" w:rsidRDefault="00857472" w:rsidP="00C9469B">
      <w:pPr>
        <w:pStyle w:val="Paragraphedeliste"/>
        <w:numPr>
          <w:ilvl w:val="1"/>
          <w:numId w:val="11"/>
        </w:numPr>
        <w:rPr>
          <w:ins w:id="2709" w:author="Arthur Parmentier" w:date="2020-06-08T00:17:00Z"/>
        </w:rPr>
      </w:pPr>
      <w:ins w:id="2710" w:author="Arthur Parmentier" w:date="2020-06-08T00:13:00Z">
        <w:r>
          <w:t xml:space="preserve">That </w:t>
        </w:r>
      </w:ins>
      <w:ins w:id="2711" w:author="Arthur Parmentier" w:date="2020-06-08T00:14:00Z">
        <w:r>
          <w:t xml:space="preserve">the “categories” (at the opposite of the “subcategories” and “syntax”) </w:t>
        </w:r>
      </w:ins>
      <w:ins w:id="2712" w:author="Arthur Parmentier" w:date="2020-06-08T00:15:00Z">
        <w:r w:rsidR="00A8465E">
          <w:t xml:space="preserve">may be relevant in artistic terms, in order to think the roles of the signs in the artistic creation (sculpting, function…) but may not be relevant </w:t>
        </w:r>
      </w:ins>
      <w:ins w:id="2713" w:author="Arthur Parmentier" w:date="2020-06-08T00:16:00Z">
        <w:r w:rsidR="00A8465E">
          <w:t>at the syntax level</w:t>
        </w:r>
      </w:ins>
      <w:ins w:id="2714" w:author="Arthur Parmentier" w:date="2020-06-08T00:15:00Z">
        <w:r w:rsidR="00A8465E">
          <w:t>.</w:t>
        </w:r>
      </w:ins>
    </w:p>
    <w:p w:rsidR="00C04C33" w:rsidRPr="007C437A" w:rsidRDefault="00C9469B">
      <w:pPr>
        <w:ind w:left="720"/>
        <w:rPr>
          <w:ins w:id="2715" w:author="Arthur Parmentier" w:date="2020-06-05T18:23:00Z"/>
        </w:rPr>
        <w:pPrChange w:id="2716" w:author="Arthur Parmentier" w:date="2020-06-08T00:18:00Z">
          <w:pPr>
            <w:pStyle w:val="Paragraphedeliste"/>
            <w:numPr>
              <w:numId w:val="11"/>
            </w:numPr>
            <w:ind w:hanging="360"/>
          </w:pPr>
        </w:pPrChange>
      </w:pPr>
      <w:ins w:id="2717" w:author="Arthur Parmentier" w:date="2020-06-08T00:17:00Z">
        <w:r>
          <w:t>If instead, he would rename those categories as “artistic category”, “</w:t>
        </w:r>
      </w:ins>
      <w:ins w:id="2718" w:author="Arthur Parmentier" w:date="2020-06-08T00:34:00Z">
        <w:r w:rsidR="006B356D">
          <w:t>lexical category</w:t>
        </w:r>
      </w:ins>
      <w:ins w:id="2719" w:author="Arthur Parmentier" w:date="2020-06-08T00:17:00Z">
        <w:r>
          <w:t xml:space="preserve">” and “syntactic function”, parts of the </w:t>
        </w:r>
      </w:ins>
      <w:ins w:id="2720" w:author="Arthur Parmentier" w:date="2020-06-08T00:18:00Z">
        <w:r>
          <w:t>ambiguity would be removed.</w:t>
        </w:r>
      </w:ins>
    </w:p>
    <w:p w:rsidR="00DD5382" w:rsidRDefault="00C9469B" w:rsidP="00752860">
      <w:pPr>
        <w:pStyle w:val="Paragraphedeliste"/>
        <w:numPr>
          <w:ilvl w:val="0"/>
          <w:numId w:val="11"/>
        </w:numPr>
        <w:rPr>
          <w:ins w:id="2721" w:author="Arthur Parmentier" w:date="2020-06-08T00:43:00Z"/>
        </w:rPr>
      </w:pPr>
      <w:ins w:id="2722" w:author="Arthur Parmentier" w:date="2020-06-08T00:21:00Z">
        <w:r>
          <w:t xml:space="preserve">Moreover, </w:t>
        </w:r>
      </w:ins>
      <w:ins w:id="2723" w:author="Arthur Parmentier" w:date="2020-06-05T18:24:00Z">
        <w:r w:rsidR="00752860" w:rsidRPr="007C437A">
          <w:t>I think that this hierarchy of categories has been designed to explain further complexity in the syntax itself, without studying it</w:t>
        </w:r>
      </w:ins>
      <w:ins w:id="2724" w:author="Arthur Parmentier" w:date="2020-06-08T00:42:00Z">
        <w:r w:rsidR="00F82F29">
          <w:t>s</w:t>
        </w:r>
        <w:r w:rsidR="00486495">
          <w:t xml:space="preserve"> deeper</w:t>
        </w:r>
      </w:ins>
      <w:ins w:id="2725" w:author="Arthur Parmentier" w:date="2020-06-05T18:24:00Z">
        <w:r w:rsidR="00752860" w:rsidRPr="007C437A">
          <w:t xml:space="preserve"> mechanisms </w:t>
        </w:r>
      </w:ins>
      <w:ins w:id="2726" w:author="Arthur Parmentier" w:date="2020-06-05T18:25:00Z">
        <w:r w:rsidR="00752860" w:rsidRPr="007C437A">
          <w:t>to derive the relevant synta</w:t>
        </w:r>
      </w:ins>
      <w:ins w:id="2727" w:author="Arthur Parmentier" w:date="2020-06-08T00:43:00Z">
        <w:r w:rsidR="00BB0B55">
          <w:t>ctic</w:t>
        </w:r>
      </w:ins>
      <w:ins w:id="2728" w:author="Arthur Parmentier" w:date="2020-06-05T18:25:00Z">
        <w:r w:rsidR="00752860" w:rsidRPr="007C437A">
          <w:t xml:space="preserve"> categories in SP.</w:t>
        </w:r>
      </w:ins>
      <w:ins w:id="2729" w:author="Arthur Parmentier" w:date="2020-06-05T18:26:00Z">
        <w:r w:rsidR="00C87BEA" w:rsidRPr="007C437A">
          <w:t xml:space="preserve"> In other words, </w:t>
        </w:r>
      </w:ins>
      <w:ins w:id="2730" w:author="Arthur Parmentier" w:date="2020-06-08T00:23:00Z">
        <w:r w:rsidR="00480CA1">
          <w:t>by suggesting the existence of “alternative syntax” categories,</w:t>
        </w:r>
      </w:ins>
      <w:ins w:id="2731" w:author="Arthur Parmentier" w:date="2020-06-08T00:22:00Z">
        <w:r w:rsidR="00480CA1">
          <w:t xml:space="preserve"> Thompson is leaving implicit that</w:t>
        </w:r>
      </w:ins>
      <w:ins w:id="2732" w:author="Arthur Parmentier" w:date="2020-06-08T00:43:00Z">
        <w:r w:rsidR="00DD5382">
          <w:t>:</w:t>
        </w:r>
      </w:ins>
    </w:p>
    <w:p w:rsidR="00DD5382" w:rsidRDefault="00C87BEA" w:rsidP="00DD5382">
      <w:pPr>
        <w:pStyle w:val="Paragraphedeliste"/>
        <w:numPr>
          <w:ilvl w:val="1"/>
          <w:numId w:val="11"/>
        </w:numPr>
        <w:rPr>
          <w:ins w:id="2733" w:author="Arthur Parmentier" w:date="2020-06-08T00:43:00Z"/>
        </w:rPr>
      </w:pPr>
      <w:ins w:id="2734" w:author="Arthur Parmentier" w:date="2020-06-05T18:26:00Z">
        <w:r w:rsidRPr="007C437A">
          <w:t xml:space="preserve"> </w:t>
        </w:r>
      </w:ins>
      <w:ins w:id="2735" w:author="Arthur Parmentier" w:date="2020-06-08T00:51:00Z">
        <w:r w:rsidR="00326B6E">
          <w:t>T</w:t>
        </w:r>
      </w:ins>
      <w:ins w:id="2736" w:author="Arthur Parmentier" w:date="2020-06-05T18:26:00Z">
        <w:r w:rsidRPr="007C437A">
          <w:t xml:space="preserve">he syntax of </w:t>
        </w:r>
      </w:ins>
      <w:ins w:id="2737" w:author="Arthur Parmentier" w:date="2020-06-08T00:44:00Z">
        <w:r w:rsidR="00DD5382">
          <w:t>SP has</w:t>
        </w:r>
      </w:ins>
      <w:ins w:id="2738" w:author="Arthur Parmentier" w:date="2020-06-08T00:45:00Z">
        <w:r w:rsidR="00DD5382">
          <w:t xml:space="preserve"> several</w:t>
        </w:r>
      </w:ins>
      <w:ins w:id="2739" w:author="Arthur Parmentier" w:date="2020-06-08T00:44:00Z">
        <w:r w:rsidR="00DD5382">
          <w:t xml:space="preserve"> </w:t>
        </w:r>
      </w:ins>
      <w:ins w:id="2740" w:author="Arthur Parmentier" w:date="2020-06-08T00:45:00Z">
        <w:r w:rsidR="00DD5382">
          <w:t>hierarchical structures (phrases) that can be constructed out of several sign to perform a single function</w:t>
        </w:r>
      </w:ins>
    </w:p>
    <w:p w:rsidR="00DD5382" w:rsidRDefault="00DD5382" w:rsidP="00DD5382">
      <w:pPr>
        <w:pStyle w:val="Paragraphedeliste"/>
        <w:numPr>
          <w:ilvl w:val="1"/>
          <w:numId w:val="11"/>
        </w:numPr>
        <w:rPr>
          <w:ins w:id="2741" w:author="Arthur Parmentier" w:date="2020-06-08T00:47:00Z"/>
        </w:rPr>
      </w:pPr>
      <w:ins w:id="2742" w:author="Arthur Parmentier" w:date="2020-06-08T00:46:00Z">
        <w:r>
          <w:t>There are additional lexical categories such as adpositions that allow to construct phrases from single signs, while changing their funct</w:t>
        </w:r>
      </w:ins>
      <w:ins w:id="2743" w:author="Arthur Parmentier" w:date="2020-06-08T00:47:00Z">
        <w:r>
          <w:t>ion</w:t>
        </w:r>
      </w:ins>
    </w:p>
    <w:p w:rsidR="00DD5382" w:rsidRDefault="00DD5382">
      <w:pPr>
        <w:pStyle w:val="Paragraphedeliste"/>
        <w:rPr>
          <w:ins w:id="2744" w:author="Arthur Parmentier" w:date="2020-06-08T00:43:00Z"/>
        </w:rPr>
        <w:pPrChange w:id="2745" w:author="Arthur Parmentier" w:date="2020-06-08T00:47:00Z">
          <w:pPr>
            <w:pStyle w:val="Paragraphedeliste"/>
            <w:numPr>
              <w:ilvl w:val="1"/>
              <w:numId w:val="11"/>
            </w:numPr>
            <w:ind w:left="1440" w:hanging="360"/>
          </w:pPr>
        </w:pPrChange>
      </w:pPr>
      <w:ins w:id="2746" w:author="Arthur Parmentier" w:date="2020-06-08T00:47:00Z">
        <w:r>
          <w:t xml:space="preserve">As a simple example, let’s simply mention at this point that the </w:t>
        </w:r>
      </w:ins>
      <w:ins w:id="2747" w:author="Arthur Parmentier" w:date="2020-06-08T00:50:00Z">
        <w:r w:rsidR="00393C40">
          <w:t xml:space="preserve">common </w:t>
        </w:r>
      </w:ins>
      <w:ins w:id="2748" w:author="Arthur Parmentier" w:date="2020-06-08T00:47:00Z">
        <w:r>
          <w:t>clause “minimalism group</w:t>
        </w:r>
      </w:ins>
      <w:ins w:id="2749" w:author="Arthur Parmentier" w:date="2020-06-08T00:48:00Z">
        <w:r>
          <w:t xml:space="preserve">, off” is not explained in Thompson’s description, nor “Whole group, </w:t>
        </w:r>
      </w:ins>
      <w:ins w:id="2750" w:author="Arthur Parmentier" w:date="2020-06-08T00:49:00Z">
        <w:r>
          <w:t>long tone with movement, play” or “Whole group, movement with long tone, play” (and it</w:t>
        </w:r>
      </w:ins>
      <w:ins w:id="2751" w:author="Arthur Parmentier" w:date="2020-06-08T00:50:00Z">
        <w:r>
          <w:t xml:space="preserve"> is unclear at this stage too which one of the latter is correct).</w:t>
        </w:r>
      </w:ins>
    </w:p>
    <w:p w:rsidR="00752860" w:rsidRPr="007C437A" w:rsidRDefault="00480CA1">
      <w:pPr>
        <w:ind w:left="720"/>
        <w:rPr>
          <w:ins w:id="2752" w:author="Arthur Parmentier" w:date="2020-06-05T18:25:00Z"/>
        </w:rPr>
        <w:pPrChange w:id="2753" w:author="Arthur Parmentier" w:date="2020-06-08T00:43:00Z">
          <w:pPr>
            <w:pStyle w:val="Paragraphedeliste"/>
            <w:numPr>
              <w:numId w:val="11"/>
            </w:numPr>
            <w:ind w:hanging="360"/>
          </w:pPr>
        </w:pPrChange>
      </w:pPr>
      <w:ins w:id="2754" w:author="Arthur Parmentier" w:date="2020-06-08T00:24:00Z">
        <w:r>
          <w:t>A deeper linguistic analysis</w:t>
        </w:r>
      </w:ins>
      <w:ins w:id="2755" w:author="Arthur Parmentier" w:date="2020-06-05T18:27:00Z">
        <w:r w:rsidR="00C87BEA" w:rsidRPr="007C437A">
          <w:t xml:space="preserve"> would</w:t>
        </w:r>
      </w:ins>
      <w:ins w:id="2756" w:author="Arthur Parmentier" w:date="2020-06-08T00:24:00Z">
        <w:r>
          <w:t xml:space="preserve"> probably</w:t>
        </w:r>
      </w:ins>
      <w:ins w:id="2757" w:author="Arthur Parmentier" w:date="2020-06-05T18:27:00Z">
        <w:r w:rsidR="00C87BEA" w:rsidRPr="007C437A">
          <w:t xml:space="preserve"> lead to</w:t>
        </w:r>
      </w:ins>
      <w:ins w:id="2758" w:author="Arthur Parmentier" w:date="2020-06-08T00:24:00Z">
        <w:r>
          <w:t xml:space="preserve"> more</w:t>
        </w:r>
      </w:ins>
      <w:ins w:id="2759" w:author="Arthur Parmentier" w:date="2020-06-05T18:27:00Z">
        <w:r w:rsidR="00C87BEA" w:rsidRPr="007C437A">
          <w:t xml:space="preserve"> relevant categories to think </w:t>
        </w:r>
      </w:ins>
      <w:ins w:id="2760" w:author="Arthur Parmentier" w:date="2020-06-05T18:28:00Z">
        <w:r w:rsidR="00C87BEA" w:rsidRPr="007C437A">
          <w:t>signs</w:t>
        </w:r>
      </w:ins>
      <w:ins w:id="2761" w:author="Arthur Parmentier" w:date="2020-06-08T00:50:00Z">
        <w:r w:rsidR="00F7044D">
          <w:t xml:space="preserve"> with,</w:t>
        </w:r>
      </w:ins>
      <w:ins w:id="2762" w:author="Arthur Parmentier" w:date="2020-06-05T18:28:00Z">
        <w:r w:rsidR="00C87BEA" w:rsidRPr="007C437A">
          <w:t xml:space="preserve"> in terms of their position in the </w:t>
        </w:r>
      </w:ins>
      <w:ins w:id="2763" w:author="Arthur Parmentier" w:date="2020-06-08T00:51:00Z">
        <w:r w:rsidR="00F7044D">
          <w:t>clause</w:t>
        </w:r>
      </w:ins>
      <w:ins w:id="2764" w:author="Arthur Parmentier" w:date="2020-06-08T00:20:00Z">
        <w:r w:rsidR="00C9469B">
          <w:t xml:space="preserve">, their function, but also their use in more complex </w:t>
        </w:r>
      </w:ins>
      <w:ins w:id="2765" w:author="Arthur Parmentier" w:date="2020-06-08T00:51:00Z">
        <w:r w:rsidR="00944734">
          <w:t xml:space="preserve">syntactic </w:t>
        </w:r>
      </w:ins>
      <w:ins w:id="2766" w:author="Arthur Parmentier" w:date="2020-06-08T00:20:00Z">
        <w:r w:rsidR="00C9469B">
          <w:t>structures</w:t>
        </w:r>
      </w:ins>
      <w:ins w:id="2767" w:author="Arthur Parmentier" w:date="2020-06-08T00:51:00Z">
        <w:r w:rsidR="00944734">
          <w:t>.</w:t>
        </w:r>
      </w:ins>
    </w:p>
    <w:p w:rsidR="00752860" w:rsidRPr="007C437A" w:rsidRDefault="00C87BEA" w:rsidP="00752860">
      <w:pPr>
        <w:pStyle w:val="Paragraphedeliste"/>
        <w:numPr>
          <w:ilvl w:val="0"/>
          <w:numId w:val="11"/>
        </w:numPr>
        <w:rPr>
          <w:ins w:id="2768" w:author="Arthur Parmentier" w:date="2020-06-06T18:04:00Z"/>
        </w:rPr>
      </w:pPr>
      <w:ins w:id="2769" w:author="Arthur Parmentier" w:date="2020-06-05T18:29:00Z">
        <w:r w:rsidRPr="007C437A">
          <w:t xml:space="preserve">Finally, I think that </w:t>
        </w:r>
      </w:ins>
      <w:ins w:id="2770" w:author="Arthur Parmentier" w:date="2020-06-08T00:25:00Z">
        <w:r w:rsidR="00D15FB4">
          <w:t xml:space="preserve">his </w:t>
        </w:r>
      </w:ins>
      <w:ins w:id="2771" w:author="Arthur Parmentier" w:date="2020-06-05T18:29:00Z">
        <w:r w:rsidRPr="007C437A">
          <w:t xml:space="preserve">description suffers from the </w:t>
        </w:r>
      </w:ins>
      <w:ins w:id="2772" w:author="Arthur Parmentier" w:date="2020-06-08T00:25:00Z">
        <w:r w:rsidR="00D15FB4">
          <w:t>velocity</w:t>
        </w:r>
      </w:ins>
      <w:ins w:id="2773" w:author="Arthur Parmentier" w:date="2020-06-05T18:29:00Z">
        <w:r w:rsidRPr="007C437A">
          <w:t xml:space="preserve"> at which the language has evolved from</w:t>
        </w:r>
      </w:ins>
      <w:ins w:id="2774" w:author="Arthur Parmentier" w:date="2020-06-08T00:25:00Z">
        <w:r w:rsidR="00EE0694">
          <w:t xml:space="preserve"> its most</w:t>
        </w:r>
      </w:ins>
      <w:ins w:id="2775" w:author="Arthur Parmentier" w:date="2020-06-05T18:29:00Z">
        <w:r w:rsidRPr="007C437A">
          <w:t xml:space="preserve"> basic elements to complex uses and rul</w:t>
        </w:r>
      </w:ins>
      <w:ins w:id="2776" w:author="Arthur Parmentier" w:date="2020-06-05T18:30:00Z">
        <w:r w:rsidRPr="007C437A">
          <w:t>es</w:t>
        </w:r>
      </w:ins>
      <w:ins w:id="2777" w:author="Arthur Parmentier" w:date="2020-06-08T00:30:00Z">
        <w:r w:rsidR="00AB5E12">
          <w:t>, leading to describe its structure both in artistic and linguis</w:t>
        </w:r>
      </w:ins>
      <w:ins w:id="2778" w:author="Arthur Parmentier" w:date="2020-06-08T00:31:00Z">
        <w:r w:rsidR="00AB5E12">
          <w:t>tic terms and principles</w:t>
        </w:r>
      </w:ins>
      <w:ins w:id="2779" w:author="Arthur Parmentier" w:date="2020-06-05T18:30:00Z">
        <w:r w:rsidRPr="007C437A">
          <w:t>. This description might have been proposed at a time at which it made sense to think in those</w:t>
        </w:r>
      </w:ins>
      <w:ins w:id="2780" w:author="Arthur Parmentier" w:date="2020-06-08T00:26:00Z">
        <w:r w:rsidR="00EE0694">
          <w:t xml:space="preserve"> simple</w:t>
        </w:r>
      </w:ins>
      <w:ins w:id="2781" w:author="Arthur Parmentier" w:date="2020-06-05T18:30:00Z">
        <w:r w:rsidRPr="007C437A">
          <w:t xml:space="preserve"> terms, while </w:t>
        </w:r>
      </w:ins>
      <w:ins w:id="2782" w:author="Arthur Parmentier" w:date="2020-06-08T00:26:00Z">
        <w:r w:rsidR="00EE0694">
          <w:t xml:space="preserve">it was sufficient to introduce only superficial elements of syntax </w:t>
        </w:r>
      </w:ins>
      <w:ins w:id="2783" w:author="Arthur Parmentier" w:date="2020-06-08T00:27:00Z">
        <w:r w:rsidR="00EE0694">
          <w:t>as the performers would internalize in practice many of the implicit complexity of the language.</w:t>
        </w:r>
      </w:ins>
    </w:p>
    <w:p w:rsidR="00C51F09" w:rsidRPr="007C437A" w:rsidRDefault="00C51F09">
      <w:pPr>
        <w:rPr>
          <w:ins w:id="2784" w:author="Arthur Parmentier" w:date="2020-06-05T18:31:00Z"/>
        </w:rPr>
        <w:pPrChange w:id="2785" w:author="Arthur Parmentier" w:date="2020-06-06T18:04:00Z">
          <w:pPr>
            <w:pStyle w:val="Paragraphedeliste"/>
            <w:numPr>
              <w:numId w:val="11"/>
            </w:numPr>
            <w:ind w:hanging="360"/>
          </w:pPr>
        </w:pPrChange>
      </w:pPr>
      <w:ins w:id="2786" w:author="Arthur Parmentier" w:date="2020-06-06T18:04:00Z">
        <w:r w:rsidRPr="007C437A">
          <w:t xml:space="preserve">The description of </w:t>
        </w:r>
      </w:ins>
      <w:ins w:id="2787" w:author="Arthur Parmentier" w:date="2020-06-06T18:05:00Z">
        <w:r w:rsidRPr="007C437A">
          <w:t>the</w:t>
        </w:r>
      </w:ins>
      <w:ins w:id="2788" w:author="Arthur Parmentier" w:date="2020-06-06T18:04:00Z">
        <w:r w:rsidRPr="007C437A">
          <w:t xml:space="preserve"> whole syntax </w:t>
        </w:r>
      </w:ins>
      <w:ins w:id="2789" w:author="Arthur Parmentier" w:date="2020-06-06T18:05:00Z">
        <w:r w:rsidRPr="007C437A">
          <w:t xml:space="preserve">of SP </w:t>
        </w:r>
      </w:ins>
      <w:ins w:id="2790" w:author="Arthur Parmentier" w:date="2020-06-06T18:04:00Z">
        <w:r w:rsidRPr="007C437A">
          <w:t>would be the subject of a whole book and</w:t>
        </w:r>
      </w:ins>
      <w:ins w:id="2791" w:author="Arthur Parmentier" w:date="2020-06-08T00:51:00Z">
        <w:r w:rsidR="005539BB">
          <w:t xml:space="preserve"> out</w:t>
        </w:r>
      </w:ins>
      <w:ins w:id="2792" w:author="Arthur Parmentier" w:date="2020-06-08T00:52:00Z">
        <w:r w:rsidR="005539BB">
          <w:t xml:space="preserve"> of my field of expertise</w:t>
        </w:r>
      </w:ins>
      <w:ins w:id="2793" w:author="Arthur Parmentier" w:date="2020-06-06T18:04:00Z">
        <w:r w:rsidRPr="007C437A">
          <w:t xml:space="preserve">. </w:t>
        </w:r>
      </w:ins>
      <w:ins w:id="2794" w:author="Arthur Parmentier" w:date="2020-06-08T00:52:00Z">
        <w:r w:rsidR="0083330E">
          <w:br/>
        </w:r>
      </w:ins>
      <w:ins w:id="2795" w:author="Arthur Parmentier" w:date="2020-06-06T18:04:00Z">
        <w:r w:rsidRPr="007C437A">
          <w:t xml:space="preserve">However, I will </w:t>
        </w:r>
      </w:ins>
      <w:ins w:id="2796" w:author="Arthur Parmentier" w:date="2020-06-08T00:53:00Z">
        <w:r w:rsidR="0083330E">
          <w:t>underline</w:t>
        </w:r>
      </w:ins>
      <w:ins w:id="2797" w:author="Arthur Parmentier" w:date="2020-06-06T18:04:00Z">
        <w:r w:rsidRPr="007C437A">
          <w:t xml:space="preserve"> some of its basic elements </w:t>
        </w:r>
      </w:ins>
      <w:ins w:id="2798" w:author="Arthur Parmentier" w:date="2020-06-08T00:52:00Z">
        <w:r w:rsidR="0083330E">
          <w:t xml:space="preserve">that will be relevant to my technical proposition of a recognition tool and </w:t>
        </w:r>
      </w:ins>
      <w:ins w:id="2799" w:author="Arthur Parmentier" w:date="2020-06-08T00:53:00Z">
        <w:r w:rsidR="0083330E">
          <w:t>propose a view on its mechanisms at several levels.</w:t>
        </w:r>
      </w:ins>
    </w:p>
    <w:p w:rsidR="00EB42AE" w:rsidRPr="007C437A" w:rsidRDefault="00EB42AE">
      <w:pPr>
        <w:pStyle w:val="Titre4"/>
        <w:rPr>
          <w:ins w:id="2800" w:author="Arthur Parmentier" w:date="2020-06-05T19:00:00Z"/>
          <w:rPrChange w:id="2801" w:author="Arthur Parmentier" w:date="2020-06-07T15:27:00Z">
            <w:rPr>
              <w:ins w:id="2802" w:author="Arthur Parmentier" w:date="2020-06-05T19:00:00Z"/>
            </w:rPr>
          </w:rPrChange>
        </w:rPr>
        <w:pPrChange w:id="2803" w:author="Arthur Parmentier" w:date="2020-06-06T20:39:00Z">
          <w:pPr>
            <w:pStyle w:val="Titre5"/>
          </w:pPr>
        </w:pPrChange>
      </w:pPr>
      <w:ins w:id="2804" w:author="Arthur Parmentier" w:date="2020-06-05T19:00:00Z">
        <w:r w:rsidRPr="007C437A">
          <w:rPr>
            <w:rPrChange w:id="2805" w:author="Arthur Parmentier" w:date="2020-06-07T15:27:00Z">
              <w:rPr/>
            </w:rPrChange>
          </w:rPr>
          <w:lastRenderedPageBreak/>
          <w:t xml:space="preserve">A closer look </w:t>
        </w:r>
      </w:ins>
      <w:ins w:id="2806" w:author="Arthur Parmentier" w:date="2020-06-05T19:20:00Z">
        <w:r w:rsidR="000E299B" w:rsidRPr="007C437A">
          <w:rPr>
            <w:rPrChange w:id="2807" w:author="Arthur Parmentier" w:date="2020-06-07T15:27:00Z">
              <w:rPr/>
            </w:rPrChange>
          </w:rPr>
          <w:t>at</w:t>
        </w:r>
      </w:ins>
      <w:ins w:id="2808" w:author="Arthur Parmentier" w:date="2020-06-05T19:00:00Z">
        <w:r w:rsidRPr="007C437A">
          <w:rPr>
            <w:rPrChange w:id="2809" w:author="Arthur Parmentier" w:date="2020-06-07T15:27:00Z">
              <w:rPr/>
            </w:rPrChange>
          </w:rPr>
          <w:t xml:space="preserve"> SP syntax</w:t>
        </w:r>
      </w:ins>
    </w:p>
    <w:p w:rsidR="00DC1017" w:rsidRPr="007C437A" w:rsidRDefault="00EB42AE" w:rsidP="00EB42AE">
      <w:pPr>
        <w:rPr>
          <w:ins w:id="2810" w:author="Arthur Parmentier" w:date="2020-06-05T19:20:00Z"/>
        </w:rPr>
      </w:pPr>
      <w:ins w:id="2811" w:author="Arthur Parmentier" w:date="2020-06-05T19:01:00Z">
        <w:r w:rsidRPr="007C437A">
          <w:t xml:space="preserve">In this part, I will </w:t>
        </w:r>
      </w:ins>
      <w:ins w:id="2812" w:author="Arthur Parmentier" w:date="2020-06-05T19:02:00Z">
        <w:r w:rsidRPr="007C437A">
          <w:t>step back from the historical description of the SP syntax to cover its structure in its contemporary form</w:t>
        </w:r>
      </w:ins>
      <w:ins w:id="2813" w:author="Arthur Parmentier" w:date="2020-06-05T19:03:00Z">
        <w:r w:rsidRPr="007C437A">
          <w:t>s and</w:t>
        </w:r>
      </w:ins>
      <w:ins w:id="2814" w:author="Arthur Parmentier" w:date="2020-06-05T21:03:00Z">
        <w:r w:rsidR="007E76C0" w:rsidRPr="007C437A">
          <w:t xml:space="preserve"> try</w:t>
        </w:r>
      </w:ins>
      <w:ins w:id="2815" w:author="Arthur Parmentier" w:date="2020-06-06T12:46:00Z">
        <w:r w:rsidR="00551BBF" w:rsidRPr="007C437A">
          <w:t xml:space="preserve"> to</w:t>
        </w:r>
      </w:ins>
      <w:ins w:id="2816" w:author="Arthur Parmentier" w:date="2020-06-05T19:03:00Z">
        <w:r w:rsidRPr="007C437A">
          <w:t xml:space="preserve"> provide a wider view</w:t>
        </w:r>
      </w:ins>
      <w:ins w:id="2817" w:author="Arthur Parmentier" w:date="2020-06-05T19:30:00Z">
        <w:r w:rsidR="00706ADC" w:rsidRPr="007C437A">
          <w:t xml:space="preserve"> of its components</w:t>
        </w:r>
      </w:ins>
      <w:ins w:id="2818" w:author="Arthur Parmentier" w:date="2020-06-06T20:40:00Z">
        <w:r w:rsidR="005E6896" w:rsidRPr="007C437A">
          <w:t xml:space="preserve"> </w:t>
        </w:r>
        <w:r w:rsidR="006A6B19" w:rsidRPr="007C437A">
          <w:t>including my own observations and</w:t>
        </w:r>
      </w:ins>
      <w:ins w:id="2819" w:author="Arthur Parmentier" w:date="2020-06-06T20:41:00Z">
        <w:r w:rsidR="006A6B19" w:rsidRPr="007C437A">
          <w:t xml:space="preserve"> interpretations.</w:t>
        </w:r>
      </w:ins>
    </w:p>
    <w:p w:rsidR="000E299B" w:rsidRPr="007C437A" w:rsidRDefault="000E299B">
      <w:pPr>
        <w:pStyle w:val="Titre5"/>
        <w:rPr>
          <w:ins w:id="2820" w:author="Arthur Parmentier" w:date="2020-06-05T20:54:00Z"/>
          <w:rPrChange w:id="2821" w:author="Arthur Parmentier" w:date="2020-06-07T15:27:00Z">
            <w:rPr>
              <w:ins w:id="2822" w:author="Arthur Parmentier" w:date="2020-06-05T20:54:00Z"/>
            </w:rPr>
          </w:rPrChange>
        </w:rPr>
        <w:pPrChange w:id="2823" w:author="Arthur Parmentier" w:date="2020-06-06T20:39:00Z">
          <w:pPr>
            <w:pStyle w:val="Titre6"/>
          </w:pPr>
        </w:pPrChange>
      </w:pPr>
      <w:ins w:id="2824" w:author="Arthur Parmentier" w:date="2020-06-05T19:20:00Z">
        <w:r w:rsidRPr="007C437A">
          <w:rPr>
            <w:rPrChange w:id="2825" w:author="Arthur Parmentier" w:date="2020-06-07T15:27:00Z">
              <w:rPr>
                <w:b w:val="0"/>
              </w:rPr>
            </w:rPrChange>
          </w:rPr>
          <w:t>The big picture</w:t>
        </w:r>
      </w:ins>
    </w:p>
    <w:p w:rsidR="001C2AA6" w:rsidRPr="007C437A" w:rsidRDefault="007E76C0">
      <w:pPr>
        <w:keepNext/>
        <w:rPr>
          <w:ins w:id="2826" w:author="Arthur Parmentier" w:date="2020-06-05T21:05:00Z"/>
        </w:rPr>
        <w:pPrChange w:id="2827" w:author="Arthur Parmentier" w:date="2020-06-05T21:05:00Z">
          <w:pPr/>
        </w:pPrChange>
      </w:pPr>
      <w:ins w:id="2828" w:author="Arthur Parmentier" w:date="2020-06-05T20:54:00Z">
        <w:r w:rsidRPr="007C437A">
          <w:rPr>
            <w:noProof/>
            <w:rPrChange w:id="2829"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rsidP="001C2AA6">
      <w:pPr>
        <w:pStyle w:val="Lgende"/>
        <w:rPr>
          <w:ins w:id="2830" w:author="Arthur Parmentier" w:date="2020-06-05T21:09:00Z"/>
        </w:rPr>
      </w:pPr>
      <w:bookmarkStart w:id="2831" w:name="_Ref42283886"/>
      <w:bookmarkStart w:id="2832" w:name="_Ref42283881"/>
      <w:ins w:id="2833" w:author="Arthur Parmentier" w:date="2020-06-05T21:05:00Z">
        <w:r w:rsidRPr="007C437A">
          <w:t xml:space="preserve">Figure </w:t>
        </w:r>
        <w:r w:rsidRPr="007C437A">
          <w:rPr>
            <w:rPrChange w:id="2834" w:author="Arthur Parmentier" w:date="2020-06-07T15:27:00Z">
              <w:rPr/>
            </w:rPrChange>
          </w:rPr>
          <w:fldChar w:fldCharType="begin"/>
        </w:r>
        <w:r w:rsidRPr="007C437A">
          <w:instrText xml:space="preserve"> SEQ Figure \* ARABIC </w:instrText>
        </w:r>
      </w:ins>
      <w:r w:rsidRPr="007C437A">
        <w:rPr>
          <w:rPrChange w:id="2835" w:author="Arthur Parmentier" w:date="2020-06-07T15:27:00Z">
            <w:rPr/>
          </w:rPrChange>
        </w:rPr>
        <w:fldChar w:fldCharType="separate"/>
      </w:r>
      <w:ins w:id="2836" w:author="Arthur Parmentier" w:date="2020-06-05T21:05:00Z">
        <w:r w:rsidRPr="007C437A">
          <w:rPr>
            <w:rPrChange w:id="2837" w:author="Arthur Parmentier" w:date="2020-06-07T15:27:00Z">
              <w:rPr>
                <w:noProof/>
              </w:rPr>
            </w:rPrChange>
          </w:rPr>
          <w:t>1</w:t>
        </w:r>
        <w:r w:rsidRPr="007C437A">
          <w:rPr>
            <w:rPrChange w:id="2838" w:author="Arthur Parmentier" w:date="2020-06-07T15:27:00Z">
              <w:rPr/>
            </w:rPrChange>
          </w:rPr>
          <w:fldChar w:fldCharType="end"/>
        </w:r>
        <w:bookmarkEnd w:id="2831"/>
        <w:r w:rsidRPr="007C437A">
          <w:t xml:space="preserve"> Representations of the modes, their "enter"-"escape" dynamic with respect to the "Default mode" and the </w:t>
        </w:r>
      </w:ins>
      <w:ins w:id="2839" w:author="Arthur Parmentier" w:date="2020-06-05T21:06:00Z">
        <w:r w:rsidR="00B964BD" w:rsidRPr="007C437A">
          <w:t>correlation of</w:t>
        </w:r>
      </w:ins>
      <w:ins w:id="2840" w:author="Arthur Parmentier" w:date="2020-06-05T21:05:00Z">
        <w:r w:rsidRPr="007C437A">
          <w:t xml:space="preserve"> the ambiguity bet</w:t>
        </w:r>
      </w:ins>
      <w:ins w:id="2841" w:author="Arthur Parmentier" w:date="2020-06-05T21:06:00Z">
        <w:r w:rsidR="003E12E8" w:rsidRPr="007C437A">
          <w:t>ween</w:t>
        </w:r>
      </w:ins>
      <w:ins w:id="2842" w:author="Arthur Parmentier" w:date="2020-06-05T21:05:00Z">
        <w:r w:rsidRPr="007C437A">
          <w:t xml:space="preserve"> two modes and their respective sig</w:t>
        </w:r>
      </w:ins>
      <w:ins w:id="2843" w:author="Arthur Parmentier" w:date="2020-06-06T12:20:00Z">
        <w:r w:rsidR="00A440D0" w:rsidRPr="007C437A">
          <w:t xml:space="preserve">n/gestures </w:t>
        </w:r>
      </w:ins>
      <w:ins w:id="2844" w:author="Arthur Parmentier" w:date="2020-06-05T21:05:00Z">
        <w:r w:rsidRPr="007C437A">
          <w:t>corpus</w:t>
        </w:r>
      </w:ins>
      <w:bookmarkEnd w:id="2832"/>
      <w:ins w:id="2845" w:author="Arthur Parmentier" w:date="2020-06-06T12:20:00Z">
        <w:r w:rsidR="00A440D0" w:rsidRPr="007C437A">
          <w:t xml:space="preserve">: the “enter” and “escape” signs are used to disambiguate the interpretation of </w:t>
        </w:r>
      </w:ins>
      <w:ins w:id="2846" w:author="Arthur Parmentier" w:date="2020-06-06T12:21:00Z">
        <w:r w:rsidR="00A440D0" w:rsidRPr="007C437A">
          <w:t>gestures or sign common to two or more modes for the performer. In the non-ambiguous cases, we see that the “escape” signs disappear (</w:t>
        </w:r>
      </w:ins>
      <w:ins w:id="2847" w:author="Arthur Parmentier" w:date="2020-06-06T12:22:00Z">
        <w:r w:rsidR="00A440D0" w:rsidRPr="007C437A">
          <w:t>or is simply a “step outside the box”).</w:t>
        </w:r>
      </w:ins>
      <w:ins w:id="2848" w:author="Arthur Parmentier" w:date="2020-06-06T19:14:00Z">
        <w:r w:rsidR="00BD746C" w:rsidRPr="007C437A">
          <w:br/>
        </w:r>
        <w:r w:rsidR="00BD746C" w:rsidRPr="007C437A">
          <w:br/>
        </w:r>
      </w:ins>
      <w:ins w:id="2849" w:author="Arthur Parmentier" w:date="2020-06-06T12:22:00Z">
        <w:r w:rsidR="00A440D0" w:rsidRPr="007C437A">
          <w:t xml:space="preserve"> </w:t>
        </w:r>
        <w:r w:rsidR="00A440D0" w:rsidRPr="007C437A">
          <w:rPr>
            <w:vertAlign w:val="superscript"/>
          </w:rPr>
          <w:t>1</w:t>
        </w:r>
        <w:r w:rsidR="00A440D0" w:rsidRPr="007C437A">
          <w:t xml:space="preserve">Launch mode </w:t>
        </w:r>
      </w:ins>
      <w:ins w:id="2850" w:author="Arthur Parmentier" w:date="2020-06-06T12:23:00Z">
        <w:r w:rsidR="00A440D0" w:rsidRPr="007C437A">
          <w:t xml:space="preserve">is ambiguous because some signs must be interpreted as in shapeline (Identifiers for instance). However, </w:t>
        </w:r>
      </w:ins>
      <w:ins w:id="2851" w:author="Arthur Parmentier" w:date="2020-06-06T12:24:00Z">
        <w:r w:rsidR="00A440D0" w:rsidRPr="007C437A">
          <w:t>it is not ambiguous for contents and modifiers, which can simply be performed immediately when the soundpainter “steps into the box”.</w:t>
        </w:r>
      </w:ins>
      <w:ins w:id="2852" w:author="Arthur Parmentier" w:date="2020-06-06T12:25:00Z">
        <w:r w:rsidR="00A440D0" w:rsidRPr="007C437A">
          <w:t xml:space="preserve"> For that reason, </w:t>
        </w:r>
      </w:ins>
      <w:ins w:id="2853" w:author="Arthur Parmentier" w:date="2020-06-06T12:46:00Z">
        <w:r w:rsidR="0071562A" w:rsidRPr="007C437A">
          <w:t>their</w:t>
        </w:r>
      </w:ins>
      <w:ins w:id="2854" w:author="Arthur Parmentier" w:date="2020-06-06T12:25:00Z">
        <w:r w:rsidR="00A440D0" w:rsidRPr="007C437A">
          <w:t xml:space="preserve"> enter and exit signs are not always performed when there is no ambiguity. It is also possible that </w:t>
        </w:r>
      </w:ins>
      <w:ins w:id="2855" w:author="Arthur Parmentier" w:date="2020-06-06T12:26:00Z">
        <w:r w:rsidR="00A440D0" w:rsidRPr="007C437A">
          <w:t>one particular mode is used by convention</w:t>
        </w:r>
      </w:ins>
      <w:ins w:id="2856" w:author="Arthur Parmentier" w:date="2020-06-06T12:46:00Z">
        <w:r w:rsidR="00FB620E" w:rsidRPr="007C437A">
          <w:t xml:space="preserve"> </w:t>
        </w:r>
      </w:ins>
      <w:ins w:id="2857" w:author="Arthur Parmentier" w:date="2020-06-06T12:47:00Z">
        <w:r w:rsidR="004D7731" w:rsidRPr="007C437A">
          <w:t xml:space="preserve">(by default) </w:t>
        </w:r>
      </w:ins>
      <w:ins w:id="2858" w:author="Arthur Parmentier" w:date="2020-06-06T12:46:00Z">
        <w:r w:rsidR="00FB620E" w:rsidRPr="007C437A">
          <w:t xml:space="preserve">instead of the </w:t>
        </w:r>
      </w:ins>
      <w:ins w:id="2859" w:author="Arthur Parmentier" w:date="2020-06-06T12:47:00Z">
        <w:r w:rsidR="005C65F5" w:rsidRPr="007C437A">
          <w:t>“</w:t>
        </w:r>
      </w:ins>
      <w:ins w:id="2860" w:author="Arthur Parmentier" w:date="2020-06-06T12:46:00Z">
        <w:r w:rsidR="00FB620E" w:rsidRPr="007C437A">
          <w:t>default mode</w:t>
        </w:r>
      </w:ins>
      <w:ins w:id="2861" w:author="Arthur Parmentier" w:date="2020-06-06T12:47:00Z">
        <w:r w:rsidR="005C65F5" w:rsidRPr="007C437A">
          <w:t>”</w:t>
        </w:r>
      </w:ins>
      <w:ins w:id="2862" w:author="Arthur Parmentier" w:date="2020-06-06T12:20:00Z">
        <w:r w:rsidR="00A440D0" w:rsidRPr="007C437A">
          <w:t xml:space="preserve"> </w:t>
        </w:r>
      </w:ins>
      <w:ins w:id="2863" w:author="Arthur Parmentier" w:date="2020-06-06T12:26:00Z">
        <w:r w:rsidR="00A440D0" w:rsidRPr="007C437A">
          <w:t xml:space="preserve">(for instance, it is often the case that dancer </w:t>
        </w:r>
      </w:ins>
      <w:ins w:id="2864" w:author="Arthur Parmentier" w:date="2020-06-06T12:46:00Z">
        <w:r w:rsidR="0071562A" w:rsidRPr="007C437A">
          <w:t>interprets</w:t>
        </w:r>
      </w:ins>
      <w:ins w:id="2865" w:author="Arthur Parmentier" w:date="2020-06-06T12:26:00Z">
        <w:r w:rsidR="00A440D0" w:rsidRPr="007C437A">
          <w:t xml:space="preserve"> signs and gestures in launch mode during p</w:t>
        </w:r>
      </w:ins>
      <w:ins w:id="2866" w:author="Arthur Parmentier" w:date="2020-06-06T12:27:00Z">
        <w:r w:rsidR="00A440D0" w:rsidRPr="007C437A">
          <w:t>erformance by default), in which case the enter and escape sign may not be used either.</w:t>
        </w:r>
      </w:ins>
    </w:p>
    <w:p w:rsidR="0077353F" w:rsidRPr="007C437A" w:rsidRDefault="00122D9C" w:rsidP="00122D9C">
      <w:pPr>
        <w:rPr>
          <w:ins w:id="2867" w:author="Arthur Parmentier" w:date="2020-06-06T19:24:00Z"/>
        </w:rPr>
      </w:pPr>
      <w:ins w:id="2868" w:author="Arthur Parmentier" w:date="2020-06-05T21:09:00Z">
        <w:r w:rsidRPr="007C437A">
          <w:t>Let’s start with the big picture.</w:t>
        </w:r>
      </w:ins>
      <w:ins w:id="2869" w:author="Arthur Parmentier" w:date="2020-06-05T21:26:00Z">
        <w:r w:rsidR="00274337" w:rsidRPr="007C437A">
          <w:br/>
        </w:r>
      </w:ins>
      <w:ins w:id="2870" w:author="Arthur Parmentier" w:date="2020-06-05T21:16:00Z">
        <w:r w:rsidRPr="007C437A">
          <w:t xml:space="preserve">Imagine a language that has an alphabet (a set of signs) and several </w:t>
        </w:r>
      </w:ins>
      <w:ins w:id="2871" w:author="Arthur Parmentier" w:date="2020-06-05T21:18:00Z">
        <w:r w:rsidRPr="007C437A">
          <w:t>syntaxes</w:t>
        </w:r>
      </w:ins>
      <w:ins w:id="2872" w:author="Arthur Parmentier" w:date="2020-06-05T21:16:00Z">
        <w:r w:rsidRPr="007C437A">
          <w:t xml:space="preserve"> that </w:t>
        </w:r>
      </w:ins>
      <w:ins w:id="2873" w:author="Arthur Parmentier" w:date="2020-06-05T21:17:00Z">
        <w:r w:rsidRPr="007C437A">
          <w:t xml:space="preserve">all speakers know and can use whenever they think that one is more appropriate than </w:t>
        </w:r>
      </w:ins>
      <w:ins w:id="2874" w:author="Arthur Parmentier" w:date="2020-06-05T21:18:00Z">
        <w:r w:rsidRPr="007C437A">
          <w:t xml:space="preserve">the </w:t>
        </w:r>
      </w:ins>
      <w:ins w:id="2875" w:author="Arthur Parmentier" w:date="2020-06-05T21:17:00Z">
        <w:r w:rsidRPr="007C437A">
          <w:t xml:space="preserve">others. Let’s call these </w:t>
        </w:r>
      </w:ins>
      <w:ins w:id="2876" w:author="Arthur Parmentier" w:date="2020-06-05T21:18:00Z">
        <w:r w:rsidRPr="007C437A">
          <w:t>syntaxes</w:t>
        </w:r>
      </w:ins>
      <w:ins w:id="2877" w:author="Arthur Parmentier" w:date="2020-06-05T21:17:00Z">
        <w:r w:rsidRPr="007C437A">
          <w:t xml:space="preserve"> “modes”.</w:t>
        </w:r>
      </w:ins>
      <w:ins w:id="2878" w:author="Arthur Parmentier" w:date="2020-06-05T21:19:00Z">
        <w:r w:rsidRPr="007C437A">
          <w:t xml:space="preserve"> SP is such a language. </w:t>
        </w:r>
        <w:r w:rsidR="004C1058" w:rsidRPr="007C437A">
          <w:t xml:space="preserve">We have seen that SP has an alphabet and how it is created. </w:t>
        </w:r>
      </w:ins>
      <w:ins w:id="2879" w:author="Arthur Parmentier" w:date="2020-06-05T21:20:00Z">
        <w:r w:rsidR="004C1058" w:rsidRPr="007C437A">
          <w:t xml:space="preserve">We have also seen that modes are said by Walter Thompson to “embody </w:t>
        </w:r>
      </w:ins>
      <w:ins w:id="2880" w:author="Arthur Parmentier" w:date="2020-06-05T21:21:00Z">
        <w:r w:rsidR="004C1058" w:rsidRPr="007C437A">
          <w:t xml:space="preserve">specific </w:t>
        </w:r>
        <w:r w:rsidR="004C1058" w:rsidRPr="007C437A">
          <w:lastRenderedPageBreak/>
          <w:t xml:space="preserve">performance parameters”, even though </w:t>
        </w:r>
      </w:ins>
      <w:ins w:id="2881" w:author="Arthur Parmentier" w:date="2020-06-06T19:15:00Z">
        <w:r w:rsidR="003C4D17" w:rsidRPr="007C437A">
          <w:t>they are at this point</w:t>
        </w:r>
      </w:ins>
      <w:ins w:id="2882" w:author="Arthur Parmentier" w:date="2020-06-05T21:21:00Z">
        <w:r w:rsidR="004C1058" w:rsidRPr="007C437A">
          <w:t xml:space="preserve"> probably not usual Content gestures. </w:t>
        </w:r>
      </w:ins>
      <w:ins w:id="2883" w:author="Arthur Parmentier" w:date="2020-06-06T19:15:00Z">
        <w:r w:rsidR="00163AE7" w:rsidRPr="007C437A">
          <w:br/>
        </w:r>
      </w:ins>
      <w:ins w:id="2884" w:author="Arthur Parmentier" w:date="2020-06-05T21:22:00Z">
        <w:r w:rsidR="004C1058" w:rsidRPr="007C437A">
          <w:t xml:space="preserve">My proposition is to understand modes as several </w:t>
        </w:r>
      </w:ins>
      <w:ins w:id="2885" w:author="Arthur Parmentier" w:date="2020-06-06T13:06:00Z">
        <w:r w:rsidR="00DD01C7" w:rsidRPr="007C437A">
          <w:t>syntactic</w:t>
        </w:r>
      </w:ins>
      <w:ins w:id="2886" w:author="Arthur Parmentier" w:date="2020-06-05T21:23:00Z">
        <w:r w:rsidR="004C1058" w:rsidRPr="007C437A">
          <w:t xml:space="preserve"> and semantic</w:t>
        </w:r>
        <w:r w:rsidR="004C1058" w:rsidRPr="007C437A">
          <w:rPr>
            <w:rStyle w:val="Appelnotedebasdep"/>
          </w:rPr>
          <w:footnoteReference w:id="44"/>
        </w:r>
      </w:ins>
      <w:ins w:id="2894" w:author="Arthur Parmentier" w:date="2020-06-05T21:22:00Z">
        <w:r w:rsidR="004C1058" w:rsidRPr="007C437A">
          <w:t xml:space="preserve"> modules that the soundpainter can use during the performan</w:t>
        </w:r>
      </w:ins>
      <w:ins w:id="2895" w:author="Arthur Parmentier" w:date="2020-06-05T21:23:00Z">
        <w:r w:rsidR="004C1058" w:rsidRPr="007C437A">
          <w:t>ce</w:t>
        </w:r>
      </w:ins>
      <w:ins w:id="2896" w:author="Arthur Parmentier" w:date="2020-06-05T21:25:00Z">
        <w:r w:rsidR="002E7599" w:rsidRPr="007C437A">
          <w:t>, i.</w:t>
        </w:r>
      </w:ins>
      <w:ins w:id="2897" w:author="Arthur Parmentier" w:date="2020-06-05T21:26:00Z">
        <w:r w:rsidR="002E7599" w:rsidRPr="007C437A">
          <w:t xml:space="preserve">e. the specific performance parameters that Walter Thompson speaks about are their </w:t>
        </w:r>
      </w:ins>
      <w:ins w:id="2898" w:author="Arthur Parmentier" w:date="2020-06-06T13:06:00Z">
        <w:r w:rsidR="00DD01C7" w:rsidRPr="007C437A">
          <w:t>syntactic</w:t>
        </w:r>
      </w:ins>
      <w:ins w:id="2899" w:author="Arthur Parmentier" w:date="2020-06-05T21:26:00Z">
        <w:r w:rsidR="002E7599" w:rsidRPr="007C437A">
          <w:t xml:space="preserve"> (and semantic) </w:t>
        </w:r>
        <w:r w:rsidR="00274337" w:rsidRPr="007C437A">
          <w:t>components</w:t>
        </w:r>
        <w:r w:rsidR="002E7599" w:rsidRPr="007C437A">
          <w:t>.</w:t>
        </w:r>
      </w:ins>
      <w:ins w:id="2900" w:author="Arthur Parmentier" w:date="2020-06-05T21:27:00Z">
        <w:r w:rsidR="00274337" w:rsidRPr="007C437A">
          <w:br/>
          <w:t>One may say that such two different modules, because they have different syntaxes,</w:t>
        </w:r>
      </w:ins>
      <w:ins w:id="2901" w:author="Arthur Parmentier" w:date="2020-06-05T21:28:00Z">
        <w:r w:rsidR="00274337" w:rsidRPr="007C437A">
          <w:t xml:space="preserve"> are </w:t>
        </w:r>
      </w:ins>
      <w:ins w:id="2902" w:author="Arthur Parmentier" w:date="2020-06-06T19:16:00Z">
        <w:r w:rsidR="00C66F72" w:rsidRPr="007C437A">
          <w:t xml:space="preserve">therefore </w:t>
        </w:r>
      </w:ins>
      <w:ins w:id="2903" w:author="Arthur Parmentier" w:date="2020-06-05T21:28:00Z">
        <w:r w:rsidR="00274337" w:rsidRPr="007C437A">
          <w:t xml:space="preserve">two different languages </w:t>
        </w:r>
      </w:ins>
      <w:ins w:id="2904" w:author="Arthur Parmentier" w:date="2020-06-06T19:17:00Z">
        <w:r w:rsidR="00BB7AB5" w:rsidRPr="007C437A">
          <w:t>and wonder how they could</w:t>
        </w:r>
        <w:r w:rsidR="00983480" w:rsidRPr="007C437A">
          <w:t xml:space="preserve"> form</w:t>
        </w:r>
      </w:ins>
      <w:ins w:id="2905" w:author="Arthur Parmentier" w:date="2020-06-05T21:28:00Z">
        <w:r w:rsidR="00274337" w:rsidRPr="007C437A">
          <w:t xml:space="preserve"> a single language that we call SP. </w:t>
        </w:r>
      </w:ins>
      <w:ins w:id="2906" w:author="Arthur Parmentier" w:date="2020-06-06T19:17:00Z">
        <w:r w:rsidR="00A70873" w:rsidRPr="007C437A">
          <w:t>T</w:t>
        </w:r>
      </w:ins>
      <w:ins w:id="2907" w:author="Arthur Parmentier" w:date="2020-06-05T21:29:00Z">
        <w:r w:rsidR="00274337" w:rsidRPr="007C437A">
          <w:t xml:space="preserve">o understand how they </w:t>
        </w:r>
      </w:ins>
      <w:ins w:id="2908" w:author="Arthur Parmentier" w:date="2020-06-06T19:18:00Z">
        <w:r w:rsidR="006B144E" w:rsidRPr="007C437A">
          <w:t>relate to</w:t>
        </w:r>
      </w:ins>
      <w:ins w:id="2909" w:author="Arthur Parmentier" w:date="2020-06-05T21:29:00Z">
        <w:r w:rsidR="00274337" w:rsidRPr="007C437A">
          <w:t xml:space="preserve"> each other and labeled under “SP”, let’s take a look at the </w:t>
        </w:r>
      </w:ins>
      <w:ins w:id="2910" w:author="Arthur Parmentier" w:date="2020-06-06T19:17:00Z">
        <w:r w:rsidR="0015677B" w:rsidRPr="007C437A">
          <w:t xml:space="preserve">alphabetical level (their set of possible </w:t>
        </w:r>
      </w:ins>
      <w:ins w:id="2911" w:author="Arthur Parmentier" w:date="2020-06-06T19:18:00Z">
        <w:r w:rsidR="0015677B" w:rsidRPr="007C437A">
          <w:t xml:space="preserve">signs) </w:t>
        </w:r>
      </w:ins>
      <w:ins w:id="2912" w:author="Arthur Parmentier" w:date="2020-06-05T21:29:00Z">
        <w:r w:rsidR="00687A5C" w:rsidRPr="007C437A">
          <w:t>to understand their common features.</w:t>
        </w:r>
      </w:ins>
    </w:p>
    <w:p w:rsidR="00B437A4" w:rsidRPr="007C437A" w:rsidRDefault="00B437A4">
      <w:pPr>
        <w:pStyle w:val="Titre5"/>
        <w:rPr>
          <w:ins w:id="2913" w:author="Arthur Parmentier" w:date="2020-06-06T19:18:00Z"/>
          <w:rPrChange w:id="2914" w:author="Arthur Parmentier" w:date="2020-06-07T15:27:00Z">
            <w:rPr>
              <w:ins w:id="2915" w:author="Arthur Parmentier" w:date="2020-06-06T19:18:00Z"/>
            </w:rPr>
          </w:rPrChange>
        </w:rPr>
        <w:pPrChange w:id="2916" w:author="Arthur Parmentier" w:date="2020-06-06T20:39:00Z">
          <w:pPr/>
        </w:pPrChange>
      </w:pPr>
      <w:ins w:id="2917" w:author="Arthur Parmentier" w:date="2020-06-06T19:24:00Z">
        <w:r w:rsidRPr="007C437A">
          <w:rPr>
            <w:rPrChange w:id="2918" w:author="Arthur Parmentier" w:date="2020-06-07T15:27:00Z">
              <w:rPr/>
            </w:rPrChange>
          </w:rPr>
          <w:t>A shared alphabet for several syntaxes</w:t>
        </w:r>
      </w:ins>
    </w:p>
    <w:p w:rsidR="00122D9C" w:rsidRPr="007C437A" w:rsidRDefault="00122D9C" w:rsidP="00122D9C">
      <w:pPr>
        <w:rPr>
          <w:ins w:id="2919" w:author="Arthur Parmentier" w:date="2020-06-06T19:24:00Z"/>
        </w:rPr>
      </w:pPr>
      <w:ins w:id="2920" w:author="Arthur Parmentier" w:date="2020-06-05T21:09:00Z">
        <w:r w:rsidRPr="007C437A">
          <w:t xml:space="preserve">Imagine </w:t>
        </w:r>
      </w:ins>
      <w:ins w:id="2921" w:author="Arthur Parmentier" w:date="2020-06-05T21:10:00Z">
        <w:r w:rsidRPr="007C437A">
          <w:t>the dictionary of SP and visualize the abstract space of all signs in SP (bottom of</w:t>
        </w:r>
      </w:ins>
      <w:ins w:id="2922" w:author="Arthur Parmentier" w:date="2020-06-05T21:11:00Z">
        <w:r w:rsidRPr="007C437A">
          <w:t xml:space="preserve"> </w:t>
        </w:r>
        <w:r w:rsidRPr="007C437A">
          <w:rPr>
            <w:rPrChange w:id="2923" w:author="Arthur Parmentier" w:date="2020-06-07T15:27:00Z">
              <w:rPr/>
            </w:rPrChange>
          </w:rPr>
          <w:fldChar w:fldCharType="begin"/>
        </w:r>
        <w:r w:rsidRPr="007C437A">
          <w:instrText xml:space="preserve"> REF _Ref42283886 \h </w:instrText>
        </w:r>
      </w:ins>
      <w:r w:rsidRPr="007C437A">
        <w:rPr>
          <w:rPrChange w:id="2924" w:author="Arthur Parmentier" w:date="2020-06-07T15:27:00Z">
            <w:rPr/>
          </w:rPrChange>
        </w:rPr>
      </w:r>
      <w:r w:rsidRPr="007C437A">
        <w:rPr>
          <w:rPrChange w:id="2925" w:author="Arthur Parmentier" w:date="2020-06-07T15:27:00Z">
            <w:rPr/>
          </w:rPrChange>
        </w:rPr>
        <w:fldChar w:fldCharType="separate"/>
      </w:r>
      <w:ins w:id="2926" w:author="Arthur Parmentier" w:date="2020-06-05T21:11:00Z">
        <w:r w:rsidRPr="007C437A">
          <w:t xml:space="preserve">Figure </w:t>
        </w:r>
        <w:r w:rsidRPr="007C437A">
          <w:rPr>
            <w:rPrChange w:id="2927" w:author="Arthur Parmentier" w:date="2020-06-07T15:27:00Z">
              <w:rPr>
                <w:noProof/>
              </w:rPr>
            </w:rPrChange>
          </w:rPr>
          <w:t>1</w:t>
        </w:r>
        <w:r w:rsidRPr="007C437A">
          <w:rPr>
            <w:rPrChange w:id="2928" w:author="Arthur Parmentier" w:date="2020-06-07T15:27:00Z">
              <w:rPr/>
            </w:rPrChange>
          </w:rPr>
          <w:fldChar w:fldCharType="end"/>
        </w:r>
        <w:r w:rsidRPr="007C437A">
          <w:t xml:space="preserve">). </w:t>
        </w:r>
      </w:ins>
      <w:ins w:id="2929" w:author="Arthur Parmentier" w:date="2020-06-05T21:15:00Z">
        <w:r w:rsidRPr="007C437A">
          <w:br/>
        </w:r>
      </w:ins>
      <w:ins w:id="2930" w:author="Arthur Parmentier" w:date="2020-06-05T21:11:00Z">
        <w:r w:rsidRPr="007C437A">
          <w:t xml:space="preserve">Among those signs, some are used in specific modes only. For instance, the sign “scan” </w:t>
        </w:r>
      </w:ins>
      <w:ins w:id="2931" w:author="Arthur Parmentier" w:date="2020-06-05T21:12:00Z">
        <w:r w:rsidRPr="007C437A">
          <w:t xml:space="preserve">is significant only for the mode that </w:t>
        </w:r>
      </w:ins>
      <w:ins w:id="2932" w:author="Arthur Parmentier" w:date="2020-06-06T19:19:00Z">
        <w:r w:rsidR="001D75D5" w:rsidRPr="007C437A">
          <w:t>has</w:t>
        </w:r>
      </w:ins>
      <w:ins w:id="2933" w:author="Arthur Parmentier" w:date="2020-06-05T21:12:00Z">
        <w:r w:rsidRPr="007C437A">
          <w:t xml:space="preserve"> its name, as it allows the soundpainter to enter the scan mode from </w:t>
        </w:r>
      </w:ins>
      <w:ins w:id="2934" w:author="Arthur Parmentier" w:date="2020-06-05T21:13:00Z">
        <w:r w:rsidRPr="007C437A">
          <w:t xml:space="preserve">the “Who, What, How, When”-like </w:t>
        </w:r>
      </w:ins>
      <w:ins w:id="2935" w:author="Arthur Parmentier" w:date="2020-06-05T21:14:00Z">
        <w:r w:rsidRPr="007C437A">
          <w:t xml:space="preserve">syntactic </w:t>
        </w:r>
      </w:ins>
      <w:ins w:id="2936" w:author="Arthur Parmentier" w:date="2020-06-05T21:13:00Z">
        <w:r w:rsidRPr="007C437A">
          <w:t>structure, that we will call the “</w:t>
        </w:r>
      </w:ins>
      <w:ins w:id="2937" w:author="Arthur Parmentier" w:date="2020-06-05T21:14:00Z">
        <w:r w:rsidRPr="007C437A">
          <w:t>d</w:t>
        </w:r>
      </w:ins>
      <w:ins w:id="2938" w:author="Arthur Parmentier" w:date="2020-06-05T21:13:00Z">
        <w:r w:rsidRPr="007C437A">
          <w:t>efault mode” of SP</w:t>
        </w:r>
      </w:ins>
      <w:ins w:id="2939" w:author="Arthur Parmentier" w:date="2020-06-06T19:21:00Z">
        <w:r w:rsidR="00B001BB" w:rsidRPr="007C437A">
          <w:t xml:space="preserve"> (t</w:t>
        </w:r>
      </w:ins>
      <w:ins w:id="2940" w:author="Arthur Parmentier" w:date="2020-06-06T19:19:00Z">
        <w:r w:rsidR="002869D0" w:rsidRPr="007C437A">
          <w:t xml:space="preserve">he main reason for choosing this name (default) is that it </w:t>
        </w:r>
      </w:ins>
      <w:ins w:id="2941" w:author="Arthur Parmentier" w:date="2020-06-06T19:20:00Z">
        <w:r w:rsidR="002869D0" w:rsidRPr="007C437A">
          <w:t>is the syntactic module that soundpainters use by convention and which allows to connect all modes together</w:t>
        </w:r>
      </w:ins>
      <w:ins w:id="2942" w:author="Arthur Parmentier" w:date="2020-06-06T19:21:00Z">
        <w:r w:rsidR="00B001BB" w:rsidRPr="007C437A">
          <w:t>)</w:t>
        </w:r>
      </w:ins>
      <w:ins w:id="2943" w:author="Arthur Parmentier" w:date="2020-06-06T19:20:00Z">
        <w:r w:rsidR="002869D0" w:rsidRPr="007C437A">
          <w:t>.</w:t>
        </w:r>
      </w:ins>
      <w:ins w:id="2944" w:author="Arthur Parmentier" w:date="2020-06-05T21:13:00Z">
        <w:r w:rsidRPr="007C437A">
          <w:t xml:space="preserve"> </w:t>
        </w:r>
      </w:ins>
      <w:ins w:id="2945" w:author="Arthur Parmentier" w:date="2020-06-05T21:14:00Z">
        <w:r w:rsidRPr="007C437A">
          <w:t>Outside the scan mode an</w:t>
        </w:r>
      </w:ins>
      <w:ins w:id="2946" w:author="Arthur Parmentier" w:date="2020-06-05T21:15:00Z">
        <w:r w:rsidRPr="007C437A">
          <w:t xml:space="preserve">d its variations, the </w:t>
        </w:r>
      </w:ins>
      <w:ins w:id="2947" w:author="Arthur Parmentier" w:date="2020-06-06T19:21:00Z">
        <w:r w:rsidR="00AF1433" w:rsidRPr="007C437A">
          <w:t xml:space="preserve">sign </w:t>
        </w:r>
      </w:ins>
      <w:ins w:id="2948" w:author="Arthur Parmentier" w:date="2020-06-05T21:15:00Z">
        <w:r w:rsidRPr="007C437A">
          <w:t xml:space="preserve">“scan” is practically not meaningful </w:t>
        </w:r>
      </w:ins>
      <w:ins w:id="2949" w:author="Arthur Parmentier" w:date="2020-06-06T19:21:00Z">
        <w:r w:rsidR="00AF1433" w:rsidRPr="007C437A">
          <w:t>n</w:t>
        </w:r>
      </w:ins>
      <w:ins w:id="2950" w:author="Arthur Parmentier" w:date="2020-06-05T21:15:00Z">
        <w:r w:rsidRPr="007C437A">
          <w:t>or used.</w:t>
        </w:r>
      </w:ins>
      <w:ins w:id="2951" w:author="Arthur Parmentier" w:date="2020-06-05T21:36:00Z">
        <w:r w:rsidR="006C6E21" w:rsidRPr="007C437A">
          <w:t xml:space="preserve"> Therefore, when the soundpainter uses that sign, it is clear for the performer which mode the soundpainter uses.</w:t>
        </w:r>
      </w:ins>
      <w:ins w:id="2952" w:author="Arthur Parmentier" w:date="2020-06-05T21:15:00Z">
        <w:r w:rsidRPr="007C437A">
          <w:br/>
          <w:t xml:space="preserve">However, some </w:t>
        </w:r>
      </w:ins>
      <w:ins w:id="2953" w:author="Arthur Parmentier" w:date="2020-06-05T21:32:00Z">
        <w:r w:rsidR="00907944" w:rsidRPr="007C437A">
          <w:t xml:space="preserve">signs </w:t>
        </w:r>
      </w:ins>
      <w:ins w:id="2954" w:author="Arthur Parmentier" w:date="2020-06-06T12:19:00Z">
        <w:r w:rsidR="0072567A" w:rsidRPr="007C437A">
          <w:t>are significant and can be interpreted differently</w:t>
        </w:r>
      </w:ins>
      <w:ins w:id="2955" w:author="Arthur Parmentier" w:date="2020-06-05T21:33:00Z">
        <w:r w:rsidR="00907944" w:rsidRPr="007C437A">
          <w:t xml:space="preserve"> </w:t>
        </w:r>
      </w:ins>
      <w:ins w:id="2956" w:author="Arthur Parmentier" w:date="2020-06-05T21:34:00Z">
        <w:r w:rsidR="006C6E21" w:rsidRPr="007C437A">
          <w:t xml:space="preserve">in </w:t>
        </w:r>
      </w:ins>
      <w:ins w:id="2957" w:author="Arthur Parmentier" w:date="2020-06-05T21:35:00Z">
        <w:r w:rsidR="006C6E21" w:rsidRPr="007C437A">
          <w:t xml:space="preserve">several modes, which is represented in </w:t>
        </w:r>
        <w:r w:rsidR="006C6E21" w:rsidRPr="007C437A">
          <w:rPr>
            <w:rPrChange w:id="2958" w:author="Arthur Parmentier" w:date="2020-06-07T15:27:00Z">
              <w:rPr/>
            </w:rPrChange>
          </w:rPr>
          <w:fldChar w:fldCharType="begin"/>
        </w:r>
        <w:r w:rsidR="006C6E21" w:rsidRPr="007C437A">
          <w:instrText xml:space="preserve"> REF _Ref42283886 \h </w:instrText>
        </w:r>
      </w:ins>
      <w:r w:rsidR="006C6E21" w:rsidRPr="007C437A">
        <w:rPr>
          <w:rPrChange w:id="2959" w:author="Arthur Parmentier" w:date="2020-06-07T15:27:00Z">
            <w:rPr/>
          </w:rPrChange>
        </w:rPr>
      </w:r>
      <w:ins w:id="2960" w:author="Arthur Parmentier" w:date="2020-06-05T21:35:00Z">
        <w:r w:rsidR="006C6E21" w:rsidRPr="007C437A">
          <w:rPr>
            <w:rPrChange w:id="2961" w:author="Arthur Parmentier" w:date="2020-06-07T15:27:00Z">
              <w:rPr/>
            </w:rPrChange>
          </w:rPr>
          <w:fldChar w:fldCharType="separate"/>
        </w:r>
        <w:r w:rsidR="006C6E21" w:rsidRPr="007C437A">
          <w:t xml:space="preserve">Figure </w:t>
        </w:r>
        <w:r w:rsidR="006C6E21" w:rsidRPr="007C437A">
          <w:rPr>
            <w:rPrChange w:id="2962" w:author="Arthur Parmentier" w:date="2020-06-07T15:27:00Z">
              <w:rPr>
                <w:noProof/>
              </w:rPr>
            </w:rPrChange>
          </w:rPr>
          <w:t>1</w:t>
        </w:r>
        <w:r w:rsidR="006C6E21" w:rsidRPr="007C437A">
          <w:rPr>
            <w:rPrChange w:id="2963" w:author="Arthur Parmentier" w:date="2020-06-07T15:27:00Z">
              <w:rPr/>
            </w:rPrChange>
          </w:rPr>
          <w:fldChar w:fldCharType="end"/>
        </w:r>
        <w:r w:rsidR="006C6E21" w:rsidRPr="007C437A">
          <w:t xml:space="preserve"> by the overlapping of two </w:t>
        </w:r>
      </w:ins>
      <w:ins w:id="2964" w:author="Arthur Parmentier" w:date="2020-06-06T12:19:00Z">
        <w:r w:rsidR="0072567A" w:rsidRPr="007C437A">
          <w:t>sets (ellipses)</w:t>
        </w:r>
      </w:ins>
      <w:ins w:id="2965" w:author="Arthur Parmentier" w:date="2020-06-05T21:35:00Z">
        <w:r w:rsidR="006C6E21" w:rsidRPr="007C437A">
          <w:t xml:space="preserve"> at the </w:t>
        </w:r>
      </w:ins>
      <w:ins w:id="2966" w:author="Arthur Parmentier" w:date="2020-06-06T19:22:00Z">
        <w:r w:rsidR="00E02161" w:rsidRPr="007C437A">
          <w:t>gestures</w:t>
        </w:r>
      </w:ins>
      <w:ins w:id="2967" w:author="Arthur Parmentier" w:date="2020-06-05T21:35:00Z">
        <w:r w:rsidR="006C6E21" w:rsidRPr="007C437A">
          <w:t xml:space="preserve"> level. </w:t>
        </w:r>
      </w:ins>
      <w:ins w:id="2968" w:author="Arthur Parmentier" w:date="2020-06-06T19:22:00Z">
        <w:r w:rsidR="001C10F6" w:rsidRPr="007C437A">
          <w:t>When using those signs</w:t>
        </w:r>
      </w:ins>
      <w:ins w:id="2969" w:author="Arthur Parmentier" w:date="2020-06-05T21:35:00Z">
        <w:r w:rsidR="006C6E21" w:rsidRPr="007C437A">
          <w:t xml:space="preserve">, </w:t>
        </w:r>
      </w:ins>
      <w:ins w:id="2970" w:author="Arthur Parmentier" w:date="2020-06-05T21:36:00Z">
        <w:r w:rsidR="006C6E21" w:rsidRPr="007C437A">
          <w:t xml:space="preserve">it is no longer </w:t>
        </w:r>
      </w:ins>
      <w:ins w:id="2971" w:author="Arthur Parmentier" w:date="2020-06-06T19:22:00Z">
        <w:r w:rsidR="001C10F6" w:rsidRPr="007C437A">
          <w:t>obvious</w:t>
        </w:r>
      </w:ins>
      <w:ins w:id="2972" w:author="Arthur Parmentier" w:date="2020-06-05T21:36:00Z">
        <w:r w:rsidR="006C6E21" w:rsidRPr="007C437A">
          <w:t xml:space="preserve"> what mode the soundpainter uses</w:t>
        </w:r>
      </w:ins>
      <w:ins w:id="2973" w:author="Arthur Parmentier" w:date="2020-06-06T19:22:00Z">
        <w:r w:rsidR="001C10F6" w:rsidRPr="007C437A">
          <w:t xml:space="preserve"> and how they shou</w:t>
        </w:r>
      </w:ins>
      <w:ins w:id="2974" w:author="Arthur Parmentier" w:date="2020-06-06T19:23:00Z">
        <w:r w:rsidR="001C10F6" w:rsidRPr="007C437A">
          <w:t>ld be interpreted:</w:t>
        </w:r>
      </w:ins>
      <w:ins w:id="2975" w:author="Arthur Parmentier" w:date="2020-06-06T10:34:00Z">
        <w:r w:rsidR="00EE3EF9" w:rsidRPr="007C437A">
          <w:t xml:space="preserve"> the mode is ambiguous</w:t>
        </w:r>
      </w:ins>
      <w:ins w:id="2976" w:author="Arthur Parmentier" w:date="2020-06-05T21:37:00Z">
        <w:r w:rsidR="006C6E21" w:rsidRPr="007C437A">
          <w:t xml:space="preserve">, so there </w:t>
        </w:r>
      </w:ins>
      <w:ins w:id="2977" w:author="Arthur Parmentier" w:date="2020-06-05T21:39:00Z">
        <w:r w:rsidR="00A451DF" w:rsidRPr="007C437A">
          <w:t>must</w:t>
        </w:r>
      </w:ins>
      <w:ins w:id="2978" w:author="Arthur Parmentier" w:date="2020-06-05T21:37:00Z">
        <w:r w:rsidR="006C6E21" w:rsidRPr="007C437A">
          <w:t xml:space="preserve"> be a way for the soundpainter to let the performers know what mode he is using. This is the role of what I call the “enter” and “es</w:t>
        </w:r>
      </w:ins>
      <w:ins w:id="2979" w:author="Arthur Parmentier" w:date="2020-06-05T21:38:00Z">
        <w:r w:rsidR="006C6E21" w:rsidRPr="007C437A">
          <w:t>cape”</w:t>
        </w:r>
        <w:r w:rsidR="006C6E21" w:rsidRPr="007C437A">
          <w:rPr>
            <w:rStyle w:val="Appelnotedebasdep"/>
          </w:rPr>
          <w:footnoteReference w:id="45"/>
        </w:r>
        <w:r w:rsidR="006C6E21" w:rsidRPr="007C437A">
          <w:t xml:space="preserve"> signs</w:t>
        </w:r>
      </w:ins>
      <w:ins w:id="2986" w:author="Arthur Parmentier" w:date="2020-06-06T12:28:00Z">
        <w:r w:rsidR="00595AA3" w:rsidRPr="007C437A">
          <w:t xml:space="preserve"> for each mode</w:t>
        </w:r>
      </w:ins>
      <w:ins w:id="2987" w:author="Arthur Parmentier" w:date="2020-06-06T10:44:00Z">
        <w:r w:rsidR="003A5421" w:rsidRPr="007C437A">
          <w:t>.</w:t>
        </w:r>
      </w:ins>
    </w:p>
    <w:p w:rsidR="00B437A4" w:rsidRPr="007C437A" w:rsidRDefault="00B437A4">
      <w:pPr>
        <w:pStyle w:val="Titre5"/>
        <w:rPr>
          <w:ins w:id="2988" w:author="Arthur Parmentier" w:date="2020-06-05T21:39:00Z"/>
          <w:rPrChange w:id="2989" w:author="Arthur Parmentier" w:date="2020-06-07T15:27:00Z">
            <w:rPr>
              <w:ins w:id="2990" w:author="Arthur Parmentier" w:date="2020-06-05T21:39:00Z"/>
            </w:rPr>
          </w:rPrChange>
        </w:rPr>
        <w:pPrChange w:id="2991" w:author="Arthur Parmentier" w:date="2020-06-06T20:39:00Z">
          <w:pPr/>
        </w:pPrChange>
      </w:pPr>
      <w:ins w:id="2992" w:author="Arthur Parmentier" w:date="2020-06-06T19:24:00Z">
        <w:r w:rsidRPr="007C437A">
          <w:rPr>
            <w:rPrChange w:id="2993" w:author="Arthur Parmentier" w:date="2020-06-07T15:27:00Z">
              <w:rPr/>
            </w:rPrChange>
          </w:rPr>
          <w:t>The ambiguit</w:t>
        </w:r>
      </w:ins>
      <w:ins w:id="2994" w:author="Arthur Parmentier" w:date="2020-06-06T19:25:00Z">
        <w:r w:rsidRPr="007C437A">
          <w:rPr>
            <w:rPrChange w:id="2995" w:author="Arthur Parmentier" w:date="2020-06-07T15:27:00Z">
              <w:rPr/>
            </w:rPrChange>
          </w:rPr>
          <w:t>ies</w:t>
        </w:r>
      </w:ins>
      <w:ins w:id="2996" w:author="Arthur Parmentier" w:date="2020-06-06T19:24:00Z">
        <w:r w:rsidRPr="007C437A">
          <w:rPr>
            <w:rPrChange w:id="2997" w:author="Arthur Parmentier" w:date="2020-06-07T15:27:00Z">
              <w:rPr/>
            </w:rPrChange>
          </w:rPr>
          <w:t xml:space="preserve"> between modes </w:t>
        </w:r>
      </w:ins>
      <w:ins w:id="2998" w:author="Arthur Parmentier" w:date="2020-06-06T19:25:00Z">
        <w:r w:rsidR="001303A0" w:rsidRPr="007C437A">
          <w:rPr>
            <w:rPrChange w:id="2999" w:author="Arthur Parmentier" w:date="2020-06-07T15:27:00Z">
              <w:rPr/>
            </w:rPrChange>
          </w:rPr>
          <w:t>resolved by the</w:t>
        </w:r>
      </w:ins>
      <w:ins w:id="3000" w:author="Arthur Parmentier" w:date="2020-06-06T19:24:00Z">
        <w:r w:rsidRPr="007C437A">
          <w:rPr>
            <w:rPrChange w:id="3001" w:author="Arthur Parmentier" w:date="2020-06-07T15:27:00Z">
              <w:rPr/>
            </w:rPrChange>
          </w:rPr>
          <w:t xml:space="preserve"> “enter” and “escape” signs</w:t>
        </w:r>
      </w:ins>
    </w:p>
    <w:p w:rsidR="0079757F" w:rsidRPr="007C437A" w:rsidRDefault="00A451DF">
      <w:pPr>
        <w:rPr>
          <w:ins w:id="3002" w:author="Arthur Parmentier" w:date="2020-06-06T12:51:00Z"/>
        </w:rPr>
      </w:pPr>
      <w:ins w:id="3003" w:author="Arthur Parmentier" w:date="2020-06-05T21:39:00Z">
        <w:r w:rsidRPr="007C437A">
          <w:t>The enter and escape signs allow the soundpainter to “navigate” between the different modes</w:t>
        </w:r>
        <w:r w:rsidR="00106056" w:rsidRPr="007C437A">
          <w:t xml:space="preserve">, by signing the enter sign </w:t>
        </w:r>
      </w:ins>
      <w:ins w:id="3004" w:author="Arthur Parmentier" w:date="2020-06-05T21:40:00Z">
        <w:r w:rsidR="00106056" w:rsidRPr="007C437A">
          <w:t>of</w:t>
        </w:r>
      </w:ins>
      <w:ins w:id="3005" w:author="Arthur Parmentier" w:date="2020-06-05T21:42:00Z">
        <w:r w:rsidR="00106056" w:rsidRPr="007C437A">
          <w:t xml:space="preserve"> one</w:t>
        </w:r>
      </w:ins>
      <w:ins w:id="3006" w:author="Arthur Parmentier" w:date="2020-06-05T21:40:00Z">
        <w:r w:rsidR="00106056" w:rsidRPr="007C437A">
          <w:t xml:space="preserve"> mode </w:t>
        </w:r>
      </w:ins>
      <w:ins w:id="3007" w:author="Arthur Parmentier" w:date="2020-06-05T21:42:00Z">
        <w:r w:rsidR="00106056" w:rsidRPr="007C437A">
          <w:t>to “enter</w:t>
        </w:r>
      </w:ins>
      <w:ins w:id="3008" w:author="Arthur Parmentier" w:date="2020-06-05T21:40:00Z">
        <w:r w:rsidR="00106056" w:rsidRPr="007C437A">
          <w:t xml:space="preserve"> it</w:t>
        </w:r>
      </w:ins>
      <w:ins w:id="3009" w:author="Arthur Parmentier" w:date="2020-06-05T21:42:00Z">
        <w:r w:rsidR="00106056" w:rsidRPr="007C437A">
          <w:t xml:space="preserve">” (i.e. use its </w:t>
        </w:r>
      </w:ins>
      <w:ins w:id="3010" w:author="Arthur Parmentier" w:date="2020-06-06T13:06:00Z">
        <w:r w:rsidR="00DD01C7" w:rsidRPr="007C437A">
          <w:t>syntactic</w:t>
        </w:r>
      </w:ins>
      <w:ins w:id="3011" w:author="Arthur Parmentier" w:date="2020-06-05T21:42:00Z">
        <w:r w:rsidR="00106056" w:rsidRPr="007C437A">
          <w:t xml:space="preserve"> and semantic structure)</w:t>
        </w:r>
      </w:ins>
      <w:ins w:id="3012" w:author="Arthur Parmentier" w:date="2020-06-05T21:40:00Z">
        <w:r w:rsidR="00106056" w:rsidRPr="007C437A">
          <w:t xml:space="preserve"> and signing its escape sign when escaping from that mode.</w:t>
        </w:r>
      </w:ins>
      <w:ins w:id="3013" w:author="Arthur Parmentier" w:date="2020-06-06T10:35:00Z">
        <w:r w:rsidR="00EE3EF9" w:rsidRPr="007C437A">
          <w:t xml:space="preserve"> </w:t>
        </w:r>
      </w:ins>
      <w:ins w:id="3014" w:author="Arthur Parmentier" w:date="2020-06-05T21:41:00Z">
        <w:r w:rsidR="00106056" w:rsidRPr="007C437A">
          <w:t xml:space="preserve"> </w:t>
        </w:r>
      </w:ins>
      <w:ins w:id="3015" w:author="Arthur Parmentier" w:date="2020-06-05T22:27:00Z">
        <w:r w:rsidR="00C514A9" w:rsidRPr="007C437A">
          <w:t>However, not all modes are in</w:t>
        </w:r>
      </w:ins>
      <w:ins w:id="3016" w:author="Arthur Parmentier" w:date="2020-06-05T22:28:00Z">
        <w:r w:rsidR="00C514A9" w:rsidRPr="007C437A">
          <w:t xml:space="preserve"> the graph are connected; in fact, there is a mode from which we can enter all other modes and that we return to by default when escaping a mode</w:t>
        </w:r>
      </w:ins>
      <w:ins w:id="3017" w:author="Arthur Parmentier" w:date="2020-06-05T22:29:00Z">
        <w:r w:rsidR="00C514A9" w:rsidRPr="007C437A">
          <w:t xml:space="preserve">. I call it the “default mode” (or the “core”, “central” mode of SP), from </w:t>
        </w:r>
      </w:ins>
      <w:ins w:id="3018" w:author="Arthur Parmentier" w:date="2020-06-05T22:30:00Z">
        <w:r w:rsidR="00C514A9" w:rsidRPr="007C437A">
          <w:t>which the other modes connect, just like modules in the system.</w:t>
        </w:r>
      </w:ins>
      <w:ins w:id="3019" w:author="Arthur Parmentier" w:date="2020-06-06T10:44:00Z">
        <w:r w:rsidR="003A5421" w:rsidRPr="007C437A">
          <w:t xml:space="preserve"> We can see that the “escape”</w:t>
        </w:r>
      </w:ins>
      <w:ins w:id="3020" w:author="Arthur Parmentier" w:date="2020-06-05T22:30:00Z">
        <w:r w:rsidR="00297C3F" w:rsidRPr="007C437A">
          <w:br/>
          <w:t>It would be interesting to discuss further the</w:t>
        </w:r>
      </w:ins>
      <w:ins w:id="3021" w:author="Arthur Parmentier" w:date="2020-06-06T10:30:00Z">
        <w:r w:rsidR="00CF01B3" w:rsidRPr="007C437A">
          <w:t xml:space="preserve"> motivations and</w:t>
        </w:r>
      </w:ins>
      <w:ins w:id="3022" w:author="Arthur Parmentier" w:date="2020-06-05T22:30:00Z">
        <w:r w:rsidR="00297C3F" w:rsidRPr="007C437A">
          <w:t xml:space="preserve"> consequences of this centrality of the default mode, and why it is not possible to direct</w:t>
        </w:r>
      </w:ins>
      <w:ins w:id="3023" w:author="Arthur Parmentier" w:date="2020-06-05T22:31:00Z">
        <w:r w:rsidR="00297C3F" w:rsidRPr="007C437A">
          <w:t>ly move on from one mode to the others</w:t>
        </w:r>
        <w:r w:rsidR="00DE44D3" w:rsidRPr="007C437A">
          <w:t xml:space="preserve"> by simply signing </w:t>
        </w:r>
      </w:ins>
      <w:ins w:id="3024" w:author="Arthur Parmentier" w:date="2020-06-05T22:32:00Z">
        <w:r w:rsidR="00DE44D3" w:rsidRPr="007C437A">
          <w:t>the dedicated “enter” signs for each mode.</w:t>
        </w:r>
      </w:ins>
      <w:ins w:id="3025" w:author="Arthur Parmentier" w:date="2020-06-06T10:30:00Z">
        <w:r w:rsidR="00CF01B3" w:rsidRPr="007C437A">
          <w:t xml:space="preserve"> If it was the case, I speculate that </w:t>
        </w:r>
      </w:ins>
      <w:ins w:id="3026" w:author="Arthur Parmentier" w:date="2020-06-05T22:32:00Z">
        <w:r w:rsidR="00DE44D3" w:rsidRPr="007C437A">
          <w:t xml:space="preserve">the common “tear </w:t>
        </w:r>
        <w:r w:rsidR="00DE44D3" w:rsidRPr="007C437A">
          <w:lastRenderedPageBreak/>
          <w:t xml:space="preserve">up” sign would take the place of the enter sign for the default mode. </w:t>
        </w:r>
      </w:ins>
      <w:ins w:id="3027" w:author="Arthur Parmentier" w:date="2020-06-06T10:31:00Z">
        <w:r w:rsidR="00EE3EF9" w:rsidRPr="007C437A">
          <w:t>I leave that discuss</w:t>
        </w:r>
      </w:ins>
      <w:ins w:id="3028" w:author="Arthur Parmentier" w:date="2020-06-06T12:28:00Z">
        <w:r w:rsidR="0079757F" w:rsidRPr="007C437A">
          <w:t>ion</w:t>
        </w:r>
      </w:ins>
      <w:ins w:id="3029" w:author="Arthur Parmentier" w:date="2020-06-06T10:31:00Z">
        <w:r w:rsidR="00EE3EF9" w:rsidRPr="007C437A">
          <w:t xml:space="preserve"> to further research and debates in the </w:t>
        </w:r>
      </w:ins>
      <w:ins w:id="3030" w:author="Arthur Parmentier" w:date="2020-06-06T10:32:00Z">
        <w:r w:rsidR="00EE3EF9" w:rsidRPr="007C437A">
          <w:t>SP community.</w:t>
        </w:r>
      </w:ins>
    </w:p>
    <w:p w:rsidR="00B427B1" w:rsidRPr="007C437A" w:rsidRDefault="0016056E">
      <w:pPr>
        <w:pStyle w:val="Titre5"/>
        <w:rPr>
          <w:ins w:id="3031" w:author="Arthur Parmentier" w:date="2020-06-06T12:53:00Z"/>
          <w:rPrChange w:id="3032" w:author="Arthur Parmentier" w:date="2020-06-07T15:27:00Z">
            <w:rPr>
              <w:ins w:id="3033" w:author="Arthur Parmentier" w:date="2020-06-06T12:53:00Z"/>
            </w:rPr>
          </w:rPrChange>
        </w:rPr>
        <w:pPrChange w:id="3034" w:author="Arthur Parmentier" w:date="2020-06-06T20:39:00Z">
          <w:pPr>
            <w:pStyle w:val="Titre6"/>
          </w:pPr>
        </w:pPrChange>
      </w:pPr>
      <w:ins w:id="3035" w:author="Arthur Parmentier" w:date="2020-06-06T19:51:00Z">
        <w:r w:rsidRPr="007C437A">
          <w:rPr>
            <w:rPrChange w:id="3036" w:author="Arthur Parmentier" w:date="2020-06-07T15:27:00Z">
              <w:rPr>
                <w:b w:val="0"/>
              </w:rPr>
            </w:rPrChange>
          </w:rPr>
          <w:t>About syntactic</w:t>
        </w:r>
      </w:ins>
      <w:ins w:id="3037" w:author="Arthur Parmentier" w:date="2020-06-06T12:53:00Z">
        <w:r w:rsidR="00B427B1" w:rsidRPr="007C437A">
          <w:rPr>
            <w:rPrChange w:id="3038" w:author="Arthur Parmentier" w:date="2020-06-07T15:27:00Z">
              <w:rPr>
                <w:b w:val="0"/>
              </w:rPr>
            </w:rPrChange>
          </w:rPr>
          <w:t xml:space="preserve"> differences</w:t>
        </w:r>
      </w:ins>
      <w:ins w:id="3039" w:author="Arthur Parmentier" w:date="2020-06-06T19:51:00Z">
        <w:r w:rsidRPr="007C437A">
          <w:rPr>
            <w:rPrChange w:id="3040" w:author="Arthur Parmentier" w:date="2020-06-07T15:27:00Z">
              <w:rPr>
                <w:b w:val="0"/>
              </w:rPr>
            </w:rPrChange>
          </w:rPr>
          <w:t xml:space="preserve"> and semantic similarities</w:t>
        </w:r>
      </w:ins>
      <w:ins w:id="3041" w:author="Arthur Parmentier" w:date="2020-06-06T12:53:00Z">
        <w:r w:rsidR="00B427B1" w:rsidRPr="007C437A">
          <w:rPr>
            <w:rPrChange w:id="3042" w:author="Arthur Parmentier" w:date="2020-06-07T15:27:00Z">
              <w:rPr>
                <w:b w:val="0"/>
              </w:rPr>
            </w:rPrChange>
          </w:rPr>
          <w:t xml:space="preserve"> between modes</w:t>
        </w:r>
      </w:ins>
    </w:p>
    <w:p w:rsidR="00B427B1" w:rsidRPr="007C437A" w:rsidRDefault="00B427B1" w:rsidP="00B427B1">
      <w:pPr>
        <w:rPr>
          <w:ins w:id="3043" w:author="Arthur Parmentier" w:date="2020-06-06T19:26:00Z"/>
        </w:rPr>
      </w:pPr>
      <w:ins w:id="3044" w:author="Arthur Parmentier" w:date="2020-06-06T12:53:00Z">
        <w:r w:rsidRPr="007C437A">
          <w:t>Synta</w:t>
        </w:r>
      </w:ins>
      <w:ins w:id="3045" w:author="Arthur Parmentier" w:date="2020-06-06T13:06:00Z">
        <w:r w:rsidR="00DD01C7" w:rsidRPr="007C437A">
          <w:t>ct</w:t>
        </w:r>
      </w:ins>
      <w:ins w:id="3046" w:author="Arthur Parmentier" w:date="2020-06-06T12:53:00Z">
        <w:r w:rsidRPr="007C437A">
          <w:t xml:space="preserve">ic differences are the most obvious ones to observe between modes. </w:t>
        </w:r>
      </w:ins>
      <w:ins w:id="3047" w:author="Arthur Parmentier" w:date="2020-06-06T12:54:00Z">
        <w:r w:rsidRPr="007C437A">
          <w:t>Whereas some modes have a structured syntax that allow to form complex requests (such as the Who, What, How, When s</w:t>
        </w:r>
      </w:ins>
      <w:ins w:id="3048" w:author="Arthur Parmentier" w:date="2020-06-06T12:55:00Z">
        <w:r w:rsidRPr="007C437A">
          <w:t>yntax), some modes suc</w:t>
        </w:r>
      </w:ins>
      <w:ins w:id="3049" w:author="Arthur Parmentier" w:date="2020-06-06T12:56:00Z">
        <w:r w:rsidRPr="007C437A">
          <w:t>h as “shapeline” have no syntax</w:t>
        </w:r>
      </w:ins>
      <w:ins w:id="3050" w:author="Arthur Parmentier" w:date="2020-06-06T12:57:00Z">
        <w:r w:rsidRPr="007C437A">
          <w:t>: the performer must interpret freely</w:t>
        </w:r>
      </w:ins>
      <w:ins w:id="3051" w:author="Arthur Parmentier" w:date="2020-06-06T12:58:00Z">
        <w:r w:rsidR="00FC110A" w:rsidRPr="007C437A">
          <w:t>, or in “abstract ways”</w:t>
        </w:r>
      </w:ins>
      <w:ins w:id="3052" w:author="Arthur Parmentier" w:date="2020-06-06T12:57:00Z">
        <w:r w:rsidRPr="007C437A">
          <w:t xml:space="preserve"> the gestures and signs of the soundpainter</w:t>
        </w:r>
      </w:ins>
      <w:ins w:id="3053" w:author="Arthur Parmentier" w:date="2020-06-06T12:58:00Z">
        <w:r w:rsidR="00FC110A" w:rsidRPr="007C437A">
          <w:t xml:space="preserve">. Everything can be signed in that mode, even signs </w:t>
        </w:r>
      </w:ins>
      <w:ins w:id="3054" w:author="Arthur Parmentier" w:date="2020-06-06T12:59:00Z">
        <w:r w:rsidR="00FC110A" w:rsidRPr="007C437A">
          <w:t xml:space="preserve">that do not exist in the SP language (or dictionary). We also have modes with other </w:t>
        </w:r>
      </w:ins>
      <w:ins w:id="3055" w:author="Arthur Parmentier" w:date="2020-06-06T13:06:00Z">
        <w:r w:rsidR="00DD01C7" w:rsidRPr="007C437A">
          <w:t>syntactic</w:t>
        </w:r>
      </w:ins>
      <w:ins w:id="3056" w:author="Arthur Parmentier" w:date="2020-06-06T12:59:00Z">
        <w:r w:rsidR="00FC110A" w:rsidRPr="007C437A">
          <w:t xml:space="preserve"> structures</w:t>
        </w:r>
      </w:ins>
      <w:ins w:id="3057" w:author="Arthur Parmentier" w:date="2020-06-06T13:00:00Z">
        <w:r w:rsidR="00FC110A" w:rsidRPr="007C437A">
          <w:t xml:space="preserve"> that the default mode, for instance “Play can’t play”.</w:t>
        </w:r>
      </w:ins>
      <w:ins w:id="3058" w:author="Arthur Parmentier" w:date="2020-06-06T18:45:00Z">
        <w:r w:rsidR="00C76B94" w:rsidRPr="007C437A">
          <w:t xml:space="preserve"> In general</w:t>
        </w:r>
      </w:ins>
      <w:ins w:id="3059" w:author="Arthur Parmentier" w:date="2020-06-06T19:25:00Z">
        <w:r w:rsidR="005F3CFB" w:rsidRPr="007C437A">
          <w:t xml:space="preserve">, </w:t>
        </w:r>
      </w:ins>
      <w:ins w:id="3060" w:author="Arthur Parmentier" w:date="2020-06-06T19:26:00Z">
        <w:r w:rsidR="005F3CFB" w:rsidRPr="007C437A">
          <w:t>we can classify the modes in two types that are relevant to the composer:</w:t>
        </w:r>
      </w:ins>
    </w:p>
    <w:p w:rsidR="005F3CFB" w:rsidRPr="007C437A" w:rsidRDefault="005F3CFB" w:rsidP="005F3CFB">
      <w:pPr>
        <w:pStyle w:val="Paragraphedeliste"/>
        <w:numPr>
          <w:ilvl w:val="0"/>
          <w:numId w:val="11"/>
        </w:numPr>
        <w:rPr>
          <w:ins w:id="3061" w:author="Arthur Parmentier" w:date="2020-06-06T19:27:00Z"/>
        </w:rPr>
      </w:pPr>
      <w:ins w:id="3062" w:author="Arthur Parmentier" w:date="2020-06-06T19:26:00Z">
        <w:r w:rsidRPr="007C437A">
          <w:t>Those that allow to create structured and delayed requests, in which the signs are not interpreted immediately but only</w:t>
        </w:r>
      </w:ins>
      <w:ins w:id="3063" w:author="Arthur Parmentier" w:date="2020-06-06T19:27:00Z">
        <w:r w:rsidRPr="007C437A">
          <w:t xml:space="preserve"> at the end of a sequence</w:t>
        </w:r>
      </w:ins>
    </w:p>
    <w:p w:rsidR="005F3CFB" w:rsidRPr="007C437A" w:rsidRDefault="005F3CFB" w:rsidP="005F3CFB">
      <w:pPr>
        <w:pStyle w:val="Paragraphedeliste"/>
        <w:numPr>
          <w:ilvl w:val="0"/>
          <w:numId w:val="11"/>
        </w:numPr>
        <w:rPr>
          <w:ins w:id="3064" w:author="Arthur Parmentier" w:date="2020-06-06T19:27:00Z"/>
        </w:rPr>
      </w:pPr>
      <w:ins w:id="3065" w:author="Arthur Parmentier" w:date="2020-06-06T19:27:00Z">
        <w:r w:rsidRPr="007C437A">
          <w:t>Those that request the performers to respond to the signs in real time</w:t>
        </w:r>
      </w:ins>
    </w:p>
    <w:p w:rsidR="003807C2" w:rsidRPr="007C437A" w:rsidRDefault="003807C2">
      <w:pPr>
        <w:rPr>
          <w:ins w:id="3066" w:author="Arthur Parmentier" w:date="2020-06-06T13:00:00Z"/>
        </w:rPr>
      </w:pPr>
      <w:ins w:id="3067" w:author="Arthur Parmentier" w:date="2020-06-06T19:28:00Z">
        <w:r w:rsidRPr="007C437A">
          <w:t xml:space="preserve">To mark this polarity between “structured request and delayed response” and “immediate response to single signs or gestures”, the </w:t>
        </w:r>
      </w:ins>
      <w:ins w:id="3068" w:author="Arthur Parmentier" w:date="2020-06-06T19:29:00Z">
        <w:r w:rsidRPr="007C437A">
          <w:t>“</w:t>
        </w:r>
      </w:ins>
      <w:ins w:id="3069" w:author="Arthur Parmentier" w:date="2020-06-06T19:28:00Z">
        <w:r w:rsidRPr="007C437A">
          <w:t>imaginary</w:t>
        </w:r>
      </w:ins>
      <w:ins w:id="3070" w:author="Arthur Parmentier" w:date="2020-06-06T19:29:00Z">
        <w:r w:rsidRPr="007C437A">
          <w:t xml:space="preserve"> box” is used. </w:t>
        </w:r>
      </w:ins>
      <w:ins w:id="3071" w:author="Arthur Parmentier" w:date="2020-06-06T19:30:00Z">
        <w:r w:rsidRPr="007C437A">
          <w:t xml:space="preserve">The imaginary box is usually introduced as an imaginary space in front of the soundpainter </w:t>
        </w:r>
      </w:ins>
      <w:ins w:id="3072" w:author="Arthur Parmentier" w:date="2020-06-06T19:31:00Z">
        <w:r w:rsidRPr="007C437A">
          <w:t xml:space="preserve">that the soundpainter enters when he wants his request to be </w:t>
        </w:r>
      </w:ins>
      <w:ins w:id="3073" w:author="Arthur Parmentier" w:date="2020-06-06T19:32:00Z">
        <w:r w:rsidRPr="007C437A">
          <w:t>executed by the performers</w:t>
        </w:r>
      </w:ins>
      <w:ins w:id="3074" w:author="Arthur Parmentier" w:date="2020-06-06T19:33:00Z">
        <w:r w:rsidRPr="007C437A">
          <w:t>, opposed to the neutral position where the soundpainter prepares the request. Howe</w:t>
        </w:r>
      </w:ins>
      <w:ins w:id="3075" w:author="Arthur Parmentier" w:date="2020-06-06T19:34:00Z">
        <w:r w:rsidRPr="007C437A">
          <w:t>ver, this description is only merely valid for the syntax of the default mode (Who, What, How, When -like)</w:t>
        </w:r>
      </w:ins>
      <w:ins w:id="3076" w:author="Arthur Parmentier" w:date="2020-06-06T19:36:00Z">
        <w:r w:rsidRPr="007C437A">
          <w:t>: t</w:t>
        </w:r>
      </w:ins>
      <w:ins w:id="3077" w:author="Arthur Parmentier" w:date="2020-06-06T19:34:00Z">
        <w:r w:rsidRPr="007C437A">
          <w:t>he imagina</w:t>
        </w:r>
      </w:ins>
      <w:ins w:id="3078" w:author="Arthur Parmentier" w:date="2020-06-06T19:35:00Z">
        <w:r w:rsidRPr="007C437A">
          <w:t xml:space="preserve">ry box is also used in other modes, including those in which there are no structured requests. </w:t>
        </w:r>
      </w:ins>
      <w:ins w:id="3079" w:author="Arthur Parmentier" w:date="2020-06-06T19:36:00Z">
        <w:r w:rsidRPr="007C437A">
          <w:t xml:space="preserve">In fact, the box is a </w:t>
        </w:r>
      </w:ins>
      <w:ins w:id="3080" w:author="Arthur Parmentier" w:date="2020-06-06T19:37:00Z">
        <w:r w:rsidRPr="007C437A">
          <w:t xml:space="preserve">sign universal to all SP modes, with a slightly different meaning than what Thompson presents: </w:t>
        </w:r>
      </w:ins>
      <w:ins w:id="3081" w:author="Arthur Parmentier" w:date="2020-06-06T19:38:00Z">
        <w:r w:rsidR="006B493F" w:rsidRPr="007C437A">
          <w:t>entering or not the box is the sign of whether the re</w:t>
        </w:r>
      </w:ins>
      <w:ins w:id="3082" w:author="Arthur Parmentier" w:date="2020-06-06T19:39:00Z">
        <w:r w:rsidR="006B493F" w:rsidRPr="007C437A">
          <w:t>quest is to be answered immediately by the performer or not; it is the indication</w:t>
        </w:r>
      </w:ins>
      <w:ins w:id="3083" w:author="Arthur Parmentier" w:date="2020-06-06T19:40:00Z">
        <w:r w:rsidR="00F35428" w:rsidRPr="007C437A">
          <w:t xml:space="preserve"> to the performers</w:t>
        </w:r>
      </w:ins>
      <w:ins w:id="3084" w:author="Arthur Parmentier" w:date="2020-06-06T19:39:00Z">
        <w:r w:rsidR="006B493F" w:rsidRPr="007C437A">
          <w:t xml:space="preserve"> of whether to expect a structure in the request </w:t>
        </w:r>
      </w:ins>
      <w:ins w:id="3085" w:author="Arthur Parmentier" w:date="2020-06-06T19:40:00Z">
        <w:r w:rsidR="006B493F" w:rsidRPr="007C437A">
          <w:t>or not.</w:t>
        </w:r>
        <w:r w:rsidR="0091268D" w:rsidRPr="007C437A">
          <w:t xml:space="preserve"> Therefore, in all modes that do not allow </w:t>
        </w:r>
      </w:ins>
      <w:ins w:id="3086" w:author="Arthur Parmentier" w:date="2020-06-06T19:41:00Z">
        <w:r w:rsidR="0091268D" w:rsidRPr="007C437A">
          <w:t>for building structured requests, the soundpainter uses his signs inside the box.</w:t>
        </w:r>
        <w:r w:rsidR="0091268D" w:rsidRPr="007C437A">
          <w:br/>
        </w:r>
      </w:ins>
      <w:ins w:id="3087" w:author="Arthur Parmentier" w:date="2020-06-06T19:42:00Z">
        <w:r w:rsidR="0091268D" w:rsidRPr="007C437A">
          <w:t>Stepping in or out this imaginary box can also act as an</w:t>
        </w:r>
      </w:ins>
      <w:ins w:id="3088" w:author="Arthur Parmentier" w:date="2020-06-06T19:43:00Z">
        <w:r w:rsidR="0091268D" w:rsidRPr="007C437A">
          <w:t xml:space="preserve"> enter/</w:t>
        </w:r>
      </w:ins>
      <w:ins w:id="3089" w:author="Arthur Parmentier" w:date="2020-06-06T19:42:00Z">
        <w:r w:rsidR="0091268D" w:rsidRPr="007C437A">
          <w:t>escape sign from</w:t>
        </w:r>
      </w:ins>
      <w:ins w:id="3090" w:author="Arthur Parmentier" w:date="2020-06-06T19:44:00Z">
        <w:r w:rsidR="00AE2B8F" w:rsidRPr="007C437A">
          <w:t xml:space="preserve"> the default mode to</w:t>
        </w:r>
      </w:ins>
      <w:ins w:id="3091" w:author="Arthur Parmentier" w:date="2020-06-06T19:42:00Z">
        <w:r w:rsidR="0091268D" w:rsidRPr="007C437A">
          <w:t xml:space="preserve"> all that only propose</w:t>
        </w:r>
      </w:ins>
      <w:ins w:id="3092" w:author="Arthur Parmentier" w:date="2020-06-06T19:43:00Z">
        <w:r w:rsidR="0091268D" w:rsidRPr="007C437A">
          <w:t xml:space="preserve"> non-structured requests</w:t>
        </w:r>
      </w:ins>
      <w:ins w:id="3093" w:author="Arthur Parmentier" w:date="2020-06-06T19:45:00Z">
        <w:r w:rsidR="00AE2B8F" w:rsidRPr="007C437A">
          <w:t xml:space="preserve"> and are unambiguous</w:t>
        </w:r>
      </w:ins>
      <w:ins w:id="3094" w:author="Arthur Parmentier" w:date="2020-06-06T19:46:00Z">
        <w:r w:rsidR="00AE2B8F" w:rsidRPr="007C437A">
          <w:t xml:space="preserve"> with respect to the default mode</w:t>
        </w:r>
      </w:ins>
      <w:ins w:id="3095" w:author="Arthur Parmentier" w:date="2020-06-06T19:44:00Z">
        <w:r w:rsidR="00AE2B8F" w:rsidRPr="007C437A">
          <w:t xml:space="preserve">. For instance, to exit the scan mode, it is </w:t>
        </w:r>
      </w:ins>
      <w:ins w:id="3096" w:author="Arthur Parmentier" w:date="2020-06-06T19:46:00Z">
        <w:r w:rsidR="00AE2B8F" w:rsidRPr="007C437A">
          <w:t>enough</w:t>
        </w:r>
      </w:ins>
      <w:ins w:id="3097" w:author="Arthur Parmentier" w:date="2020-06-06T19:45:00Z">
        <w:r w:rsidR="00AE2B8F" w:rsidRPr="007C437A">
          <w:t xml:space="preserve"> to step out of the box and use the default mode syntax again, without using an additional escape sign</w:t>
        </w:r>
      </w:ins>
      <w:ins w:id="3098" w:author="Arthur Parmentier" w:date="2020-06-06T19:46:00Z">
        <w:r w:rsidR="00AE2B8F" w:rsidRPr="007C437A">
          <w:t xml:space="preserve"> to signify </w:t>
        </w:r>
        <w:r w:rsidR="00C6459A" w:rsidRPr="007C437A">
          <w:t>the change in mode.</w:t>
        </w:r>
      </w:ins>
    </w:p>
    <w:p w:rsidR="00FC110A" w:rsidRPr="007C437A" w:rsidRDefault="00FC110A">
      <w:pPr>
        <w:rPr>
          <w:ins w:id="3099" w:author="Arthur Parmentier" w:date="2020-06-05T19:20:00Z"/>
          <w:rPrChange w:id="3100" w:author="Arthur Parmentier" w:date="2020-06-07T15:27:00Z">
            <w:rPr>
              <w:ins w:id="3101" w:author="Arthur Parmentier" w:date="2020-06-05T19:20:00Z"/>
            </w:rPr>
          </w:rPrChange>
        </w:rPr>
        <w:pPrChange w:id="3102" w:author="Arthur Parmentier" w:date="2020-06-06T12:53:00Z">
          <w:pPr>
            <w:pStyle w:val="Titre6"/>
          </w:pPr>
        </w:pPrChange>
      </w:pPr>
      <w:ins w:id="3103" w:author="Arthur Parmentier" w:date="2020-06-06T13:00:00Z">
        <w:r w:rsidRPr="007C437A">
          <w:rPr>
            <w:rPrChange w:id="3104" w:author="Arthur Parmentier" w:date="2020-06-07T15:27:00Z">
              <w:rPr>
                <w:b w:val="0"/>
              </w:rPr>
            </w:rPrChange>
          </w:rPr>
          <w:t xml:space="preserve">On the </w:t>
        </w:r>
      </w:ins>
      <w:ins w:id="3105" w:author="Arthur Parmentier" w:date="2020-06-06T19:47:00Z">
        <w:r w:rsidR="00F65BD6" w:rsidRPr="007C437A">
          <w:rPr>
            <w:rPrChange w:id="3106" w:author="Arthur Parmentier" w:date="2020-06-07T15:27:00Z">
              <w:rPr>
                <w:b w:val="0"/>
              </w:rPr>
            </w:rPrChange>
          </w:rPr>
          <w:t>semantic side</w:t>
        </w:r>
      </w:ins>
      <w:ins w:id="3107" w:author="Arthur Parmentier" w:date="2020-06-06T13:00:00Z">
        <w:r w:rsidRPr="007C437A">
          <w:rPr>
            <w:rPrChange w:id="3108" w:author="Arthur Parmentier" w:date="2020-06-07T15:27:00Z">
              <w:rPr>
                <w:b w:val="0"/>
              </w:rPr>
            </w:rPrChange>
          </w:rPr>
          <w:t xml:space="preserve">, </w:t>
        </w:r>
      </w:ins>
      <w:ins w:id="3109" w:author="Arthur Parmentier" w:date="2020-06-06T13:01:00Z">
        <w:r w:rsidRPr="007C437A">
          <w:rPr>
            <w:rPrChange w:id="3110" w:author="Arthur Parmentier" w:date="2020-06-07T15:27:00Z">
              <w:rPr>
                <w:b w:val="0"/>
              </w:rPr>
            </w:rPrChange>
          </w:rPr>
          <w:t xml:space="preserve">many signs are shared by several modes and have similar, if not equivalent meanings in all these modes. </w:t>
        </w:r>
      </w:ins>
      <w:ins w:id="3111" w:author="Arthur Parmentier" w:date="2020-06-06T13:02:00Z">
        <w:r w:rsidRPr="007C437A">
          <w:rPr>
            <w:rPrChange w:id="3112" w:author="Arthur Parmentier" w:date="2020-06-07T15:27:00Z">
              <w:rPr>
                <w:b w:val="0"/>
              </w:rPr>
            </w:rPrChange>
          </w:rPr>
          <w:t xml:space="preserve">In fact, the common semantic features of the different SP modes are what make them efficient and what allow their </w:t>
        </w:r>
      </w:ins>
      <w:ins w:id="3113" w:author="Arthur Parmentier" w:date="2020-06-06T13:03:00Z">
        <w:r w:rsidRPr="007C437A">
          <w:rPr>
            <w:rPrChange w:id="3114" w:author="Arthur Parmentier" w:date="2020-06-07T15:27:00Z">
              <w:rPr>
                <w:b w:val="0"/>
              </w:rPr>
            </w:rPrChange>
          </w:rPr>
          <w:t xml:space="preserve">quick </w:t>
        </w:r>
      </w:ins>
      <w:ins w:id="3115" w:author="Arthur Parmentier" w:date="2020-06-06T13:02:00Z">
        <w:r w:rsidRPr="007C437A">
          <w:rPr>
            <w:rPrChange w:id="3116" w:author="Arthur Parmentier" w:date="2020-06-07T15:27:00Z">
              <w:rPr>
                <w:b w:val="0"/>
              </w:rPr>
            </w:rPrChange>
          </w:rPr>
          <w:t xml:space="preserve">learning and memorization </w:t>
        </w:r>
      </w:ins>
      <w:ins w:id="3117" w:author="Arthur Parmentier" w:date="2020-06-06T13:03:00Z">
        <w:r w:rsidRPr="007C437A">
          <w:rPr>
            <w:rPrChange w:id="3118" w:author="Arthur Parmentier" w:date="2020-06-07T15:27:00Z">
              <w:rPr>
                <w:b w:val="0"/>
              </w:rPr>
            </w:rPrChange>
          </w:rPr>
          <w:t>by the performers. Indeed, if instead there were only signs proper to each mode and new signs had to be learned for each one, S</w:t>
        </w:r>
      </w:ins>
      <w:ins w:id="3119" w:author="Arthur Parmentier" w:date="2020-06-06T13:04:00Z">
        <w:r w:rsidRPr="007C437A">
          <w:rPr>
            <w:rPrChange w:id="3120" w:author="Arthur Parmentier" w:date="2020-06-07T15:27:00Z">
              <w:rPr>
                <w:b w:val="0"/>
              </w:rPr>
            </w:rPrChange>
          </w:rPr>
          <w:t>P would probably loose much of its performativity, which for me lies in its ability to mix several syntaxes with similar semantics.</w:t>
        </w:r>
      </w:ins>
    </w:p>
    <w:p w:rsidR="000E299B" w:rsidRDefault="00DE27EC">
      <w:pPr>
        <w:pStyle w:val="Titre5"/>
        <w:rPr>
          <w:ins w:id="3121" w:author="Arthur Parmentier" w:date="2020-06-07T22:34:00Z"/>
        </w:rPr>
      </w:pPr>
      <w:ins w:id="3122" w:author="Arthur Parmentier" w:date="2020-06-06T13:08:00Z">
        <w:r w:rsidRPr="007C437A">
          <w:t>Remarks on the syntax of the “default” mode</w:t>
        </w:r>
      </w:ins>
    </w:p>
    <w:p w:rsidR="00EC06A7" w:rsidRPr="00EC06A7" w:rsidRDefault="00EC06A7">
      <w:pPr>
        <w:rPr>
          <w:ins w:id="3123" w:author="Arthur Parmentier" w:date="2020-06-06T12:48:00Z"/>
          <w:rPrChange w:id="3124" w:author="Arthur Parmentier" w:date="2020-06-07T22:34:00Z">
            <w:rPr>
              <w:ins w:id="3125" w:author="Arthur Parmentier" w:date="2020-06-06T12:48:00Z"/>
            </w:rPr>
          </w:rPrChange>
        </w:rPr>
        <w:pPrChange w:id="3126" w:author="Arthur Parmentier" w:date="2020-06-07T22:34:00Z">
          <w:pPr>
            <w:pStyle w:val="Titre6"/>
          </w:pPr>
        </w:pPrChange>
      </w:pPr>
      <w:ins w:id="3127" w:author="Arthur Parmentier" w:date="2020-06-07T22:34:00Z">
        <w:r>
          <w:t xml:space="preserve">Structures that performs functions. The structures are the assemblage of </w:t>
        </w:r>
      </w:ins>
      <w:ins w:id="3128" w:author="Arthur Parmentier" w:date="2020-06-07T22:40:00Z">
        <w:r w:rsidR="000431DD">
          <w:t xml:space="preserve">one or several </w:t>
        </w:r>
      </w:ins>
      <w:ins w:id="3129" w:author="Arthur Parmentier" w:date="2020-06-07T22:34:00Z">
        <w:r>
          <w:t>signs (phrases in linguistics), and the functions of SP are called W</w:t>
        </w:r>
      </w:ins>
      <w:ins w:id="3130" w:author="Arthur Parmentier" w:date="2020-06-07T22:35:00Z">
        <w:r>
          <w:t>ho, What, How, When.</w:t>
        </w:r>
      </w:ins>
      <w:ins w:id="3131" w:author="Arthur Parmentier" w:date="2020-06-07T22:41:00Z">
        <w:r w:rsidR="000431DD">
          <w:t xml:space="preserve"> The assemblage of the Who, What, How, When phrases is called a clause.</w:t>
        </w:r>
      </w:ins>
    </w:p>
    <w:p w:rsidR="006E03AC" w:rsidRPr="007C437A" w:rsidRDefault="00E60509" w:rsidP="00B427B1">
      <w:pPr>
        <w:rPr>
          <w:ins w:id="3132" w:author="Arthur Parmentier" w:date="2020-06-06T20:00:00Z"/>
        </w:rPr>
      </w:pPr>
      <w:ins w:id="3133" w:author="Arthur Parmentier" w:date="2020-06-06T14:04:00Z">
        <w:r w:rsidRPr="007C437A">
          <w:lastRenderedPageBreak/>
          <w:t xml:space="preserve">The “default mode” appears as a very </w:t>
        </w:r>
      </w:ins>
      <w:ins w:id="3134" w:author="Arthur Parmentier" w:date="2020-06-06T19:52:00Z">
        <w:r w:rsidR="00DA1511" w:rsidRPr="007C437A">
          <w:t>unique</w:t>
        </w:r>
      </w:ins>
      <w:ins w:id="3135" w:author="Arthur Parmentier" w:date="2020-06-06T14:04:00Z">
        <w:r w:rsidRPr="007C437A">
          <w:t xml:space="preserve"> element of the SP syntax because of its centrality in the </w:t>
        </w:r>
      </w:ins>
      <w:ins w:id="3136" w:author="Arthur Parmentier" w:date="2020-06-06T14:05:00Z">
        <w:r w:rsidRPr="007C437A">
          <w:t xml:space="preserve">network of modes </w:t>
        </w:r>
      </w:ins>
      <w:ins w:id="3137" w:author="Arthur Parmentier" w:date="2020-06-06T19:53:00Z">
        <w:r w:rsidR="006127A3" w:rsidRPr="007C437A">
          <w:t>(</w:t>
        </w:r>
        <w:r w:rsidR="006127A3" w:rsidRPr="007C437A">
          <w:rPr>
            <w:rPrChange w:id="3138" w:author="Arthur Parmentier" w:date="2020-06-07T15:27:00Z">
              <w:rPr/>
            </w:rPrChange>
          </w:rPr>
          <w:fldChar w:fldCharType="begin"/>
        </w:r>
        <w:r w:rsidR="006127A3" w:rsidRPr="007C437A">
          <w:instrText xml:space="preserve"> REF _Ref42283886 \h </w:instrText>
        </w:r>
      </w:ins>
      <w:r w:rsidR="006127A3" w:rsidRPr="007C437A">
        <w:rPr>
          <w:rPrChange w:id="3139" w:author="Arthur Parmentier" w:date="2020-06-07T15:27:00Z">
            <w:rPr/>
          </w:rPrChange>
        </w:rPr>
      </w:r>
      <w:ins w:id="3140" w:author="Arthur Parmentier" w:date="2020-06-06T19:53:00Z">
        <w:r w:rsidR="006127A3" w:rsidRPr="007C437A">
          <w:rPr>
            <w:rPrChange w:id="3141" w:author="Arthur Parmentier" w:date="2020-06-07T15:27:00Z">
              <w:rPr/>
            </w:rPrChange>
          </w:rPr>
          <w:fldChar w:fldCharType="separate"/>
        </w:r>
        <w:r w:rsidR="006127A3" w:rsidRPr="007C437A">
          <w:t xml:space="preserve">Figure </w:t>
        </w:r>
        <w:r w:rsidR="006127A3" w:rsidRPr="007C437A">
          <w:rPr>
            <w:rPrChange w:id="3142" w:author="Arthur Parmentier" w:date="2020-06-07T15:27:00Z">
              <w:rPr>
                <w:noProof/>
              </w:rPr>
            </w:rPrChange>
          </w:rPr>
          <w:t>1</w:t>
        </w:r>
        <w:r w:rsidR="006127A3" w:rsidRPr="007C437A">
          <w:rPr>
            <w:rPrChange w:id="3143" w:author="Arthur Parmentier" w:date="2020-06-07T15:27:00Z">
              <w:rPr/>
            </w:rPrChange>
          </w:rPr>
          <w:fldChar w:fldCharType="end"/>
        </w:r>
        <w:r w:rsidR="006127A3" w:rsidRPr="007C437A">
          <w:t xml:space="preserve">) </w:t>
        </w:r>
      </w:ins>
      <w:ins w:id="3144" w:author="Arthur Parmentier" w:date="2020-06-06T20:00:00Z">
        <w:r w:rsidR="006E03AC" w:rsidRPr="007C437A">
          <w:t xml:space="preserve">and </w:t>
        </w:r>
      </w:ins>
      <w:ins w:id="3145" w:author="Arthur Parmentier" w:date="2020-06-06T20:04:00Z">
        <w:r w:rsidR="006E03AC" w:rsidRPr="007C437A">
          <w:t xml:space="preserve">its use as the conventional syntax of SP, to the point that it is in those syntactic terms that </w:t>
        </w:r>
      </w:ins>
      <w:ins w:id="3146" w:author="Arthur Parmentier" w:date="2020-06-06T20:05:00Z">
        <w:r w:rsidR="006E03AC" w:rsidRPr="007C437A">
          <w:t>SP is presented, despite the number of syntaxes it covers.</w:t>
        </w:r>
      </w:ins>
    </w:p>
    <w:p w:rsidR="00C45B55" w:rsidRPr="007C437A" w:rsidRDefault="00E60509" w:rsidP="00B427B1">
      <w:pPr>
        <w:rPr>
          <w:ins w:id="3147" w:author="Arthur Parmentier" w:date="2020-06-06T20:07:00Z"/>
        </w:rPr>
      </w:pPr>
      <w:ins w:id="3148" w:author="Arthur Parmentier" w:date="2020-06-06T14:11:00Z">
        <w:r w:rsidRPr="007C437A">
          <w:t xml:space="preserve">In my observations, I found </w:t>
        </w:r>
      </w:ins>
      <w:ins w:id="3149" w:author="Arthur Parmentier" w:date="2020-06-06T19:59:00Z">
        <w:r w:rsidR="00314848" w:rsidRPr="007C437A">
          <w:t>that</w:t>
        </w:r>
      </w:ins>
      <w:ins w:id="3150" w:author="Arthur Parmentier" w:date="2020-06-06T14:11:00Z">
        <w:r w:rsidRPr="007C437A">
          <w:t xml:space="preserve"> the syntactic </w:t>
        </w:r>
      </w:ins>
      <w:ins w:id="3151" w:author="Arthur Parmentier" w:date="2020-06-06T19:59:00Z">
        <w:r w:rsidR="00314848" w:rsidRPr="007C437A">
          <w:t xml:space="preserve">and grammatical </w:t>
        </w:r>
      </w:ins>
      <w:ins w:id="3152" w:author="Arthur Parmentier" w:date="2020-06-06T20:06:00Z">
        <w:r w:rsidR="00C45B55" w:rsidRPr="007C437A">
          <w:t>rules</w:t>
        </w:r>
      </w:ins>
      <w:ins w:id="3153" w:author="Arthur Parmentier" w:date="2020-06-06T14:12:00Z">
        <w:r w:rsidRPr="007C437A">
          <w:t xml:space="preserve"> are made explicit by the soundpainter </w:t>
        </w:r>
      </w:ins>
      <w:ins w:id="3154" w:author="Arthur Parmentier" w:date="2020-06-06T20:06:00Z">
        <w:r w:rsidR="00C45B55" w:rsidRPr="007C437A">
          <w:t>(</w:t>
        </w:r>
      </w:ins>
      <w:ins w:id="3155" w:author="Arthur Parmentier" w:date="2020-06-06T14:12:00Z">
        <w:r w:rsidRPr="007C437A">
          <w:t>or teacher</w:t>
        </w:r>
      </w:ins>
      <w:ins w:id="3156" w:author="Arthur Parmentier" w:date="2020-06-06T20:06:00Z">
        <w:r w:rsidR="00C45B55" w:rsidRPr="007C437A">
          <w:t>) for each mode but the default mode</w:t>
        </w:r>
      </w:ins>
      <w:ins w:id="3157" w:author="Arthur Parmentier" w:date="2020-06-06T14:12:00Z">
        <w:r w:rsidRPr="007C437A">
          <w:t>.</w:t>
        </w:r>
      </w:ins>
      <w:ins w:id="3158"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3159" w:author="Arthur Parmentier" w:date="2020-06-06T20:08:00Z"/>
        </w:rPr>
      </w:pPr>
      <w:ins w:id="3160" w:author="Arthur Parmentier" w:date="2020-06-06T20:07:00Z">
        <w:r w:rsidRPr="007C437A">
          <w:t>The default mode syntax is the most compl</w:t>
        </w:r>
      </w:ins>
      <w:ins w:id="3161" w:author="Arthur Parmentier" w:date="2020-06-06T20:08:00Z">
        <w:r w:rsidRPr="007C437A">
          <w:t>ex one of all modes</w:t>
        </w:r>
      </w:ins>
    </w:p>
    <w:p w:rsidR="00C45B55" w:rsidRPr="007C437A" w:rsidRDefault="00C45B55">
      <w:pPr>
        <w:pStyle w:val="Paragraphedeliste"/>
        <w:numPr>
          <w:ilvl w:val="0"/>
          <w:numId w:val="11"/>
        </w:numPr>
        <w:rPr>
          <w:ins w:id="3162" w:author="Arthur Parmentier" w:date="2020-06-06T20:08:00Z"/>
        </w:rPr>
      </w:pPr>
      <w:ins w:id="3163" w:author="Arthur Parmentier" w:date="2020-06-06T20:08:00Z">
        <w:r w:rsidRPr="007C437A">
          <w:t>Part of its syntax is borrowed from languages that the performers are already familiar with</w:t>
        </w:r>
      </w:ins>
    </w:p>
    <w:p w:rsidR="00A5016A" w:rsidRPr="007C437A" w:rsidRDefault="00B46B57" w:rsidP="00A5016A">
      <w:pPr>
        <w:rPr>
          <w:ins w:id="3164" w:author="Arthur Parmentier" w:date="2020-06-06T20:34:00Z"/>
        </w:rPr>
      </w:pPr>
      <w:ins w:id="3165"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3166" w:author="Arthur Parmentier" w:date="2020-06-06T20:10:00Z">
        <w:r w:rsidR="007C5AC4" w:rsidRPr="007C437A">
          <w:t>t structure</w:t>
        </w:r>
      </w:ins>
      <w:ins w:id="3167" w:author="Arthur Parmentier" w:date="2020-06-06T20:09:00Z">
        <w:r w:rsidR="00C45B55" w:rsidRPr="007C437A">
          <w:t xml:space="preserve"> and are usually implicitly learned (i.e. they are not explicated by the teacher or soundpainter). </w:t>
        </w:r>
      </w:ins>
      <w:ins w:id="3168" w:author="Arthur Parmentier" w:date="2020-06-06T20:10:00Z">
        <w:r w:rsidR="00BC4BBB" w:rsidRPr="007C437A">
          <w:t xml:space="preserve">Examples of such elements are </w:t>
        </w:r>
      </w:ins>
      <w:ins w:id="3169" w:author="Arthur Parmentier" w:date="2020-06-06T20:09:00Z">
        <w:r w:rsidR="00C45B55" w:rsidRPr="007C437A">
          <w:t>with, within (and without), through, add, remove, go back to, move on to….</w:t>
        </w:r>
      </w:ins>
      <w:ins w:id="3170" w:author="Arthur Parmentier" w:date="2020-06-06T20:33:00Z">
        <w:r w:rsidR="00A5016A" w:rsidRPr="007C437A">
          <w:br/>
        </w:r>
      </w:ins>
      <w:ins w:id="3171"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3172" w:author="Arthur Parmentier" w:date="2020-06-06T17:14:00Z"/>
        </w:rPr>
      </w:pPr>
      <w:ins w:id="3173" w:author="Arthur Parmentier" w:date="2020-06-06T20:34:00Z">
        <w:r w:rsidRPr="007C437A">
          <w:t>In linguistic literature, we have observed several languages that do not possess these concepts.</w:t>
        </w:r>
        <w:r w:rsidRPr="007C437A">
          <w:rPr>
            <w:rStyle w:val="Appelnotedebasdep"/>
          </w:rPr>
          <w:footnoteReference w:id="46"/>
        </w:r>
        <w:r w:rsidRPr="007C437A">
          <w:t xml:space="preserve"> One could wonder how much presenting the syntax of the default SP mode to communities that are not familiar to Western languages would challenge the usual conceptions of the SP syntax. </w:t>
        </w:r>
      </w:ins>
      <w:ins w:id="3179" w:author="Arthur Parmentier" w:date="2020-06-06T17:52:00Z">
        <w:r w:rsidR="00A531CB" w:rsidRPr="007C437A">
          <w:t>The story of the e</w:t>
        </w:r>
      </w:ins>
      <w:ins w:id="3180" w:author="Arthur Parmentier" w:date="2020-06-06T18:06:00Z">
        <w:r w:rsidR="006A1B0D" w:rsidRPr="007C437A">
          <w:t>me</w:t>
        </w:r>
      </w:ins>
      <w:ins w:id="3181" w:author="Arthur Parmentier" w:date="2020-06-06T17:52:00Z">
        <w:r w:rsidR="00A531CB" w:rsidRPr="007C437A">
          <w:t xml:space="preserve">rgence of the Launch Mode is an </w:t>
        </w:r>
      </w:ins>
      <w:ins w:id="3182" w:author="Arthur Parmentier" w:date="2020-06-06T20:35:00Z">
        <w:r w:rsidRPr="007C437A">
          <w:t>answer to that question</w:t>
        </w:r>
      </w:ins>
      <w:ins w:id="3183" w:author="Arthur Parmentier" w:date="2020-06-06T17:53:00Z">
        <w:r w:rsidR="00A531CB" w:rsidRPr="007C437A">
          <w:t>:</w:t>
        </w:r>
      </w:ins>
    </w:p>
    <w:p w:rsidR="00237DE8" w:rsidRPr="007C437A" w:rsidRDefault="00237DE8">
      <w:pPr>
        <w:pStyle w:val="Citation"/>
        <w:rPr>
          <w:ins w:id="3184" w:author="Arthur Parmentier" w:date="2020-06-06T17:14:00Z"/>
          <w:rPrChange w:id="3185" w:author="Arthur Parmentier" w:date="2020-06-07T15:27:00Z">
            <w:rPr>
              <w:ins w:id="3186" w:author="Arthur Parmentier" w:date="2020-06-06T17:14:00Z"/>
            </w:rPr>
          </w:rPrChange>
        </w:rPr>
        <w:pPrChange w:id="3187" w:author="Arthur Parmentier" w:date="2020-06-06T17:53:00Z">
          <w:pPr>
            <w:pStyle w:val="NormalWeb"/>
          </w:pPr>
        </w:pPrChange>
      </w:pPr>
      <w:ins w:id="3188" w:author="Arthur Parmentier" w:date="2020-06-06T17:14:00Z">
        <w:r w:rsidRPr="007C437A">
          <w:rPr>
            <w:rPrChange w:id="3189"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3190" w:author="Arthur Parmentier" w:date="2020-06-06T17:14:00Z"/>
          <w:rPrChange w:id="3191" w:author="Arthur Parmentier" w:date="2020-06-07T15:27:00Z">
            <w:rPr>
              <w:ins w:id="3192" w:author="Arthur Parmentier" w:date="2020-06-06T17:14:00Z"/>
            </w:rPr>
          </w:rPrChange>
        </w:rPr>
        <w:pPrChange w:id="3193" w:author="Arthur Parmentier" w:date="2020-06-06T17:53:00Z">
          <w:pPr>
            <w:pStyle w:val="NormalWeb"/>
          </w:pPr>
        </w:pPrChange>
      </w:pPr>
      <w:ins w:id="3194" w:author="Arthur Parmentier" w:date="2020-06-06T17:14:00Z">
        <w:r w:rsidRPr="007C437A">
          <w:rPr>
            <w:rPrChange w:id="3195"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3196" w:author="Arthur Parmentier" w:date="2020-06-06T17:53:00Z"/>
        </w:rPr>
      </w:pPr>
      <w:ins w:id="3197"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3198" w:author="Arthur Parmentier" w:date="2020-06-06T17:53:00Z">
        <w:r w:rsidR="00D83AC5" w:rsidRPr="007C437A">
          <w:t>necessity. “</w:t>
        </w:r>
        <w:r w:rsidR="00A531CB" w:rsidRPr="007C437A">
          <w:rPr>
            <w:rStyle w:val="Appelnotedebasdep"/>
          </w:rPr>
          <w:footnoteReference w:id="47"/>
        </w:r>
      </w:ins>
    </w:p>
    <w:p w:rsidR="005B7F91" w:rsidRPr="007C437A" w:rsidRDefault="00D83AC5" w:rsidP="00D83AC5">
      <w:pPr>
        <w:rPr>
          <w:ins w:id="3200" w:author="Arthur Parmentier" w:date="2020-06-06T21:59:00Z"/>
        </w:rPr>
      </w:pPr>
      <w:ins w:id="3201" w:author="Arthur Parmentier" w:date="2020-06-06T17:53:00Z">
        <w:r w:rsidRPr="007C437A">
          <w:t>In this example, we can see that t</w:t>
        </w:r>
      </w:ins>
      <w:ins w:id="3202" w:author="Arthur Parmentier" w:date="2020-06-06T17:54:00Z">
        <w:r w:rsidRPr="007C437A">
          <w:t xml:space="preserve">he default mode does have a degree of complexity that involve </w:t>
        </w:r>
      </w:ins>
      <w:ins w:id="3203" w:author="Arthur Parmentier" w:date="2020-06-06T20:35:00Z">
        <w:r w:rsidR="00421D32" w:rsidRPr="007C437A">
          <w:t>prior</w:t>
        </w:r>
      </w:ins>
      <w:ins w:id="3204" w:author="Arthur Parmentier" w:date="2020-06-06T20:36:00Z">
        <w:r w:rsidR="00421D32" w:rsidRPr="007C437A">
          <w:t xml:space="preserve"> </w:t>
        </w:r>
      </w:ins>
      <w:ins w:id="3205" w:author="Arthur Parmentier" w:date="2020-06-06T17:54:00Z">
        <w:r w:rsidRPr="007C437A">
          <w:t xml:space="preserve">knowledge in </w:t>
        </w:r>
      </w:ins>
      <w:ins w:id="3206" w:author="Arthur Parmentier" w:date="2020-06-06T20:36:00Z">
        <w:r w:rsidR="00421D32" w:rsidRPr="007C437A">
          <w:t>grammatical rules</w:t>
        </w:r>
      </w:ins>
      <w:ins w:id="3207" w:author="Arthur Parmentier" w:date="2020-06-06T17:55:00Z">
        <w:r w:rsidRPr="007C437A">
          <w:t xml:space="preserve"> </w:t>
        </w:r>
      </w:ins>
      <w:ins w:id="3208" w:author="Arthur Parmentier" w:date="2020-06-06T20:36:00Z">
        <w:r w:rsidR="00421D32" w:rsidRPr="007C437A">
          <w:t>and</w:t>
        </w:r>
      </w:ins>
      <w:ins w:id="3209" w:author="Arthur Parmentier" w:date="2020-06-06T17:55:00Z">
        <w:r w:rsidRPr="007C437A">
          <w:t xml:space="preserve"> logic. </w:t>
        </w:r>
      </w:ins>
      <w:ins w:id="3210" w:author="Arthur Parmentier" w:date="2020-06-06T21:59:00Z">
        <w:r w:rsidR="007D30A4" w:rsidRPr="007C437A">
          <w:t>Of course, all mechanisms of language are not cultural and learned, but t</w:t>
        </w:r>
      </w:ins>
      <w:ins w:id="3211" w:author="Arthur Parmentier" w:date="2020-06-06T17:57:00Z">
        <w:r w:rsidRPr="007C437A">
          <w:t>h</w:t>
        </w:r>
      </w:ins>
      <w:ins w:id="3212" w:author="Arthur Parmentier" w:date="2020-06-06T20:36:00Z">
        <w:r w:rsidR="009D182D" w:rsidRPr="007C437A">
          <w:t>ese rules</w:t>
        </w:r>
      </w:ins>
      <w:ins w:id="3213" w:author="Arthur Parmentier" w:date="2020-06-06T17:55:00Z">
        <w:r w:rsidRPr="007C437A">
          <w:t xml:space="preserve"> were not </w:t>
        </w:r>
      </w:ins>
      <w:ins w:id="3214" w:author="Arthur Parmentier" w:date="2020-06-06T17:56:00Z">
        <w:r w:rsidRPr="007C437A">
          <w:t xml:space="preserve">internalized by the learning impaired and it might </w:t>
        </w:r>
      </w:ins>
      <w:ins w:id="3215" w:author="Arthur Parmentier" w:date="2020-06-06T20:35:00Z">
        <w:r w:rsidR="00EB6FB5" w:rsidRPr="007C437A">
          <w:t xml:space="preserve">as </w:t>
        </w:r>
      </w:ins>
      <w:ins w:id="3216" w:author="Arthur Parmentier" w:date="2020-06-06T17:56:00Z">
        <w:r w:rsidRPr="007C437A">
          <w:t>well be an issue for working with p</w:t>
        </w:r>
      </w:ins>
      <w:ins w:id="3217" w:author="Arthur Parmentier" w:date="2020-06-06T20:36:00Z">
        <w:r w:rsidR="009D182D" w:rsidRPr="007C437A">
          <w:t>eople</w:t>
        </w:r>
      </w:ins>
      <w:ins w:id="3218" w:author="Arthur Parmentier" w:date="2020-06-06T17:56:00Z">
        <w:r w:rsidRPr="007C437A">
          <w:t xml:space="preserve"> whose language or culture</w:t>
        </w:r>
      </w:ins>
      <w:ins w:id="3219" w:author="Arthur Parmentier" w:date="2020-06-06T17:57:00Z">
        <w:r w:rsidRPr="007C437A">
          <w:t xml:space="preserve"> does not yield them either.</w:t>
        </w:r>
      </w:ins>
    </w:p>
    <w:p w:rsidR="00FC2614" w:rsidRDefault="005A4AA8" w:rsidP="00D83AC5">
      <w:pPr>
        <w:rPr>
          <w:ins w:id="3220" w:author="Arthur Parmentier" w:date="2020-06-09T16:27:00Z"/>
        </w:rPr>
      </w:pPr>
      <w:ins w:id="3221" w:author="Arthur Parmentier" w:date="2020-06-06T21:59:00Z">
        <w:r w:rsidRPr="007C437A">
          <w:t xml:space="preserve">I suggest </w:t>
        </w:r>
      </w:ins>
      <w:ins w:id="3222" w:author="Arthur Parmentier" w:date="2020-06-06T22:00:00Z">
        <w:r w:rsidRPr="007C437A">
          <w:t xml:space="preserve">for future research </w:t>
        </w:r>
      </w:ins>
      <w:ins w:id="3223" w:author="Arthur Parmentier" w:date="2020-06-06T21:59:00Z">
        <w:r w:rsidRPr="007C437A">
          <w:t xml:space="preserve">to push the analysis of the SP syntax </w:t>
        </w:r>
      </w:ins>
      <w:ins w:id="3224" w:author="Arthur Parmentier" w:date="2020-06-06T22:04:00Z">
        <w:r w:rsidRPr="007C437A">
          <w:t xml:space="preserve">and its formalization in linguistic terms. </w:t>
        </w:r>
      </w:ins>
      <w:ins w:id="3225" w:author="Arthur Parmentier" w:date="2020-06-06T22:05:00Z">
        <w:r w:rsidRPr="007C437A">
          <w:t>At the moment</w:t>
        </w:r>
      </w:ins>
      <w:ins w:id="3226" w:author="Arthur Parmentier" w:date="2020-06-06T22:06:00Z">
        <w:r w:rsidRPr="007C437A">
          <w:t xml:space="preserve"> I am writing </w:t>
        </w:r>
      </w:ins>
      <w:ins w:id="3227" w:author="Arthur Parmentier" w:date="2020-06-06T22:05:00Z">
        <w:r w:rsidRPr="007C437A">
          <w:t xml:space="preserve">this report, a dictionary is being built that </w:t>
        </w:r>
      </w:ins>
      <w:ins w:id="3228" w:author="Arthur Parmentier" w:date="2020-06-06T22:09:00Z">
        <w:r w:rsidR="003911EB" w:rsidRPr="007C437A">
          <w:t xml:space="preserve">already </w:t>
        </w:r>
      </w:ins>
      <w:ins w:id="3229" w:author="Arthur Parmentier" w:date="2020-06-06T22:05:00Z">
        <w:r w:rsidRPr="007C437A">
          <w:t>contain</w:t>
        </w:r>
      </w:ins>
      <w:ins w:id="3230" w:author="Arthur Parmentier" w:date="2020-06-06T22:06:00Z">
        <w:r w:rsidRPr="007C437A">
          <w:t>s</w:t>
        </w:r>
      </w:ins>
      <w:ins w:id="3231" w:author="Arthur Parmentier" w:date="2020-06-06T22:09:00Z">
        <w:r w:rsidR="003911EB" w:rsidRPr="007C437A">
          <w:t xml:space="preserve"> some</w:t>
        </w:r>
      </w:ins>
      <w:ins w:id="3232" w:author="Arthur Parmentier" w:date="2020-06-06T22:06:00Z">
        <w:r w:rsidRPr="007C437A">
          <w:t xml:space="preserve"> descriptions of signs in terms of syntax</w:t>
        </w:r>
      </w:ins>
      <w:ins w:id="3233" w:author="Arthur Parmentier" w:date="2020-06-06T22:09:00Z">
        <w:r w:rsidR="003911EB" w:rsidRPr="007C437A">
          <w:t>, such as the ones that have historically been formalized by Thompson</w:t>
        </w:r>
      </w:ins>
      <w:ins w:id="3234" w:author="Arthur Parmentier" w:date="2020-06-06T22:06:00Z">
        <w:r w:rsidRPr="007C437A">
          <w:t>. I believe that a linguistic approach</w:t>
        </w:r>
      </w:ins>
      <w:ins w:id="3235" w:author="Arthur Parmentier" w:date="2020-06-06T22:08:00Z">
        <w:r w:rsidRPr="007C437A">
          <w:t xml:space="preserve"> to SP</w:t>
        </w:r>
      </w:ins>
      <w:ins w:id="3236" w:author="Arthur Parmentier" w:date="2020-06-06T22:06:00Z">
        <w:r w:rsidRPr="007C437A">
          <w:t xml:space="preserve"> would</w:t>
        </w:r>
      </w:ins>
      <w:ins w:id="3237" w:author="Arthur Parmentier" w:date="2020-06-06T22:08:00Z">
        <w:r w:rsidRPr="007C437A">
          <w:t xml:space="preserve"> be very relevant and</w:t>
        </w:r>
      </w:ins>
      <w:ins w:id="3238" w:author="Arthur Parmentier" w:date="2020-06-06T22:06:00Z">
        <w:r w:rsidRPr="007C437A">
          <w:t xml:space="preserve"> add </w:t>
        </w:r>
      </w:ins>
      <w:ins w:id="3239" w:author="Arthur Parmentier" w:date="2020-06-06T22:09:00Z">
        <w:r w:rsidR="00111E92" w:rsidRPr="007C437A">
          <w:t xml:space="preserve">a lot of </w:t>
        </w:r>
      </w:ins>
      <w:ins w:id="3240" w:author="Arthur Parmentier" w:date="2020-06-06T22:06:00Z">
        <w:r w:rsidRPr="007C437A">
          <w:t>value to this collaborative work</w:t>
        </w:r>
      </w:ins>
      <w:ins w:id="3241" w:author="Arthur Parmentier" w:date="2020-06-06T22:09:00Z">
        <w:r w:rsidRPr="007C437A">
          <w:t>.</w:t>
        </w:r>
      </w:ins>
    </w:p>
    <w:p w:rsidR="005A4AA8" w:rsidRPr="007C437A" w:rsidRDefault="00FC2614" w:rsidP="00D83AC5">
      <w:pPr>
        <w:rPr>
          <w:ins w:id="3242" w:author="Arthur Parmentier" w:date="2020-06-06T21:58:00Z"/>
        </w:rPr>
      </w:pPr>
      <w:ins w:id="3243" w:author="Arthur Parmentier" w:date="2020-06-09T16:27:00Z">
        <w:r>
          <w:br w:type="page"/>
        </w:r>
      </w:ins>
    </w:p>
    <w:p w:rsidR="00CC430C" w:rsidRPr="007C437A" w:rsidDel="00CC430C" w:rsidRDefault="00CC430C">
      <w:pPr>
        <w:rPr>
          <w:del w:id="3244" w:author="Arthur Parmentier" w:date="2020-06-05T18:08:00Z"/>
          <w:rPrChange w:id="3245" w:author="Arthur Parmentier" w:date="2020-06-07T15:27:00Z">
            <w:rPr>
              <w:del w:id="3246" w:author="Arthur Parmentier" w:date="2020-06-05T18:08:00Z"/>
            </w:rPr>
          </w:rPrChange>
        </w:rPr>
        <w:pPrChange w:id="3247" w:author="Arthur Parmentier" w:date="2020-06-05T16:28:00Z">
          <w:pPr>
            <w:pStyle w:val="Titre2"/>
          </w:pPr>
        </w:pPrChange>
      </w:pPr>
    </w:p>
    <w:p w:rsidR="00B400C3" w:rsidRPr="007C437A" w:rsidDel="00CC430C" w:rsidRDefault="00B400C3" w:rsidP="00E6654A">
      <w:pPr>
        <w:rPr>
          <w:del w:id="3248" w:author="Arthur Parmentier" w:date="2020-06-05T18:08:00Z"/>
        </w:rPr>
      </w:pPr>
      <w:del w:id="3249"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del>
    </w:p>
    <w:p w:rsidR="00BA63E4" w:rsidRPr="007C437A" w:rsidDel="00CC430C" w:rsidRDefault="00BA63E4" w:rsidP="00E6654A">
      <w:pPr>
        <w:rPr>
          <w:del w:id="3250" w:author="Arthur Parmentier" w:date="2020-06-05T18:08:00Z"/>
        </w:rPr>
      </w:pPr>
      <w:del w:id="3251"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del>
    </w:p>
    <w:p w:rsidR="00245836" w:rsidRPr="007C437A" w:rsidDel="00CC430C" w:rsidRDefault="00245836" w:rsidP="00E6654A">
      <w:pPr>
        <w:rPr>
          <w:del w:id="3252" w:author="Arthur Parmentier" w:date="2020-06-05T18:08:00Z"/>
        </w:rPr>
      </w:pPr>
      <w:del w:id="3253"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del>
    </w:p>
    <w:p w:rsidR="00BE04C2" w:rsidRPr="007C437A" w:rsidDel="00486DE0" w:rsidRDefault="00BE04C2">
      <w:pPr>
        <w:pStyle w:val="Titre3"/>
        <w:rPr>
          <w:del w:id="3254" w:author="Arthur Parmentier" w:date="2020-06-06T18:07:00Z"/>
        </w:rPr>
      </w:pPr>
      <w:bookmarkStart w:id="3255" w:name="_Toc40025939"/>
      <w:del w:id="3256" w:author="Arthur Parmentier" w:date="2020-06-06T18:07:00Z">
        <w:r w:rsidRPr="007C437A" w:rsidDel="00486DE0">
          <w:delText>Identifiers</w:delText>
        </w:r>
        <w:bookmarkEnd w:id="3255"/>
      </w:del>
    </w:p>
    <w:p w:rsidR="00DE3F01" w:rsidRPr="007C437A" w:rsidDel="00486DE0" w:rsidRDefault="00DE3F01">
      <w:pPr>
        <w:pStyle w:val="Titre3"/>
        <w:rPr>
          <w:del w:id="3257" w:author="Arthur Parmentier" w:date="2020-06-06T18:07:00Z"/>
        </w:rPr>
      </w:pPr>
      <w:bookmarkStart w:id="3258" w:name="_Toc40025940"/>
      <w:del w:id="3259" w:author="Arthur Parmentier" w:date="2020-06-06T18:07:00Z">
        <w:r w:rsidRPr="007C437A" w:rsidDel="00486DE0">
          <w:delText>Content</w:delText>
        </w:r>
        <w:bookmarkEnd w:id="3258"/>
      </w:del>
    </w:p>
    <w:p w:rsidR="00BE04C2" w:rsidRPr="007C437A" w:rsidDel="00486DE0" w:rsidRDefault="00BE04C2">
      <w:pPr>
        <w:pStyle w:val="Titre3"/>
        <w:rPr>
          <w:del w:id="3260" w:author="Arthur Parmentier" w:date="2020-06-06T18:07:00Z"/>
        </w:rPr>
      </w:pPr>
      <w:bookmarkStart w:id="3261" w:name="_Toc40025941"/>
      <w:del w:id="3262" w:author="Arthur Parmentier" w:date="2020-06-06T18:07:00Z">
        <w:r w:rsidRPr="007C437A" w:rsidDel="00486DE0">
          <w:delText>Modifiers (content parameters)</w:delText>
        </w:r>
        <w:bookmarkEnd w:id="3261"/>
      </w:del>
    </w:p>
    <w:p w:rsidR="00C16C06" w:rsidRPr="007C437A" w:rsidDel="00486DE0" w:rsidRDefault="00C16C06">
      <w:pPr>
        <w:pStyle w:val="Titre3"/>
        <w:rPr>
          <w:del w:id="3263" w:author="Arthur Parmentier" w:date="2020-06-06T18:07:00Z"/>
        </w:rPr>
      </w:pPr>
      <w:bookmarkStart w:id="3264" w:name="_Toc40025942"/>
      <w:del w:id="3265" w:author="Arthur Parmentier" w:date="2020-06-06T18:07:00Z">
        <w:r w:rsidRPr="007C437A" w:rsidDel="00486DE0">
          <w:delText>Mode</w:delText>
        </w:r>
        <w:bookmarkEnd w:id="3264"/>
      </w:del>
    </w:p>
    <w:p w:rsidR="00BE04C2" w:rsidRPr="007C437A" w:rsidDel="006E2B59" w:rsidRDefault="00400535" w:rsidP="00E6654A">
      <w:pPr>
        <w:rPr>
          <w:del w:id="3266" w:author="Arthur Parmentier" w:date="2020-06-06T22:10:00Z"/>
        </w:rPr>
      </w:pPr>
      <w:del w:id="3267" w:author="Arthur Parmentier" w:date="2020-06-06T22:10:00Z">
        <w:r w:rsidRPr="007C437A" w:rsidDel="006E2B59">
          <w:delText>All these structural concepts (grammar) are not culturally dependent.</w:delText>
        </w:r>
      </w:del>
    </w:p>
    <w:p w:rsidR="00E7027A" w:rsidRPr="007C437A" w:rsidDel="00FC2614" w:rsidRDefault="00E7027A" w:rsidP="00E6654A">
      <w:pPr>
        <w:rPr>
          <w:del w:id="3268" w:author="Arthur Parmentier" w:date="2020-06-09T16:27:00Z"/>
        </w:rPr>
      </w:pPr>
    </w:p>
    <w:p w:rsidR="00086E5D" w:rsidRPr="007C437A" w:rsidDel="00FC2614" w:rsidRDefault="00086E5D" w:rsidP="00E6654A">
      <w:pPr>
        <w:rPr>
          <w:del w:id="3269" w:author="Arthur Parmentier" w:date="2020-06-09T16:27:00Z"/>
        </w:rPr>
      </w:pPr>
    </w:p>
    <w:p w:rsidR="00086E5D" w:rsidRPr="007C437A" w:rsidDel="00FC2614" w:rsidRDefault="00086E5D" w:rsidP="00E6654A">
      <w:pPr>
        <w:rPr>
          <w:del w:id="3270" w:author="Arthur Parmentier" w:date="2020-06-09T16:27:00Z"/>
        </w:rPr>
      </w:pPr>
    </w:p>
    <w:p w:rsidR="00086E5D" w:rsidRPr="007C437A" w:rsidDel="006E2B59" w:rsidRDefault="00587BD5" w:rsidP="00E6654A">
      <w:pPr>
        <w:rPr>
          <w:moveFrom w:id="3271" w:author="Arthur Parmentier" w:date="2020-06-06T22:11:00Z"/>
        </w:rPr>
      </w:pPr>
      <w:moveFromRangeStart w:id="3272" w:author="Arthur Parmentier" w:date="2020-06-06T22:11:00Z" w:name="move42373884"/>
      <w:moveFrom w:id="3273" w:author="Arthur Parmentier" w:date="2020-06-06T22:11:00Z">
        <w:r w:rsidRPr="007C437A" w:rsidDel="006E2B59">
          <w:t>DRAFT</w:t>
        </w:r>
        <w:r w:rsidR="00D72AC0" w:rsidRPr="007C437A" w:rsidDel="006E2B59">
          <w:t xml:space="preserve"> of ideas</w:t>
        </w:r>
      </w:moveFrom>
    </w:p>
    <w:p w:rsidR="00103759" w:rsidRPr="007C437A" w:rsidDel="006E2B59" w:rsidRDefault="0031070A" w:rsidP="00E6654A">
      <w:pPr>
        <w:pStyle w:val="Paragraphedeliste"/>
        <w:numPr>
          <w:ilvl w:val="0"/>
          <w:numId w:val="8"/>
        </w:numPr>
        <w:rPr>
          <w:moveFrom w:id="3274" w:author="Arthur Parmentier" w:date="2020-06-06T22:11:00Z"/>
        </w:rPr>
      </w:pPr>
      <w:moveFrom w:id="3275"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moveFrom>
    </w:p>
    <w:p w:rsidR="00B70897" w:rsidRPr="007C437A" w:rsidDel="006E2B59" w:rsidRDefault="00B70897" w:rsidP="00E6654A">
      <w:pPr>
        <w:pStyle w:val="Paragraphedeliste"/>
        <w:numPr>
          <w:ilvl w:val="1"/>
          <w:numId w:val="8"/>
        </w:numPr>
        <w:rPr>
          <w:moveFrom w:id="3276" w:author="Arthur Parmentier" w:date="2020-06-06T22:11:00Z"/>
        </w:rPr>
      </w:pPr>
      <w:moveFrom w:id="3277" w:author="Arthur Parmentier" w:date="2020-06-06T22:11:00Z">
        <w:r w:rsidRPr="007C437A" w:rsidDel="006E2B59">
          <w:t>The concepts depend on the configuration. For instance, a “note” in music is very different from the concept (or its absence!) of “note” in visual arts.</w:t>
        </w:r>
      </w:moveFrom>
    </w:p>
    <w:p w:rsidR="00B70897" w:rsidRPr="007C437A" w:rsidDel="006E2B59" w:rsidRDefault="00B70897" w:rsidP="00E6654A">
      <w:pPr>
        <w:pStyle w:val="Paragraphedeliste"/>
        <w:numPr>
          <w:ilvl w:val="1"/>
          <w:numId w:val="8"/>
        </w:numPr>
        <w:rPr>
          <w:moveFrom w:id="3278" w:author="Arthur Parmentier" w:date="2020-06-06T22:11:00Z"/>
        </w:rPr>
      </w:pPr>
      <w:moveFrom w:id="3279"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moveFrom>
    </w:p>
    <w:p w:rsidR="00A40688" w:rsidRPr="007C437A" w:rsidDel="006E2B59" w:rsidRDefault="00A40688" w:rsidP="00E6654A">
      <w:pPr>
        <w:pStyle w:val="Paragraphedeliste"/>
        <w:numPr>
          <w:ilvl w:val="1"/>
          <w:numId w:val="8"/>
        </w:numPr>
        <w:rPr>
          <w:moveFrom w:id="3280" w:author="Arthur Parmentier" w:date="2020-06-06T22:11:00Z"/>
        </w:rPr>
      </w:pPr>
      <w:moveFrom w:id="3281" w:author="Arthur Parmentier" w:date="2020-06-06T22:11:00Z">
        <w:r w:rsidRPr="007C437A" w:rsidDel="006E2B59">
          <w:t>SP acts as a kind of translation from the concepts of different practices to signs</w:t>
        </w:r>
      </w:moveFrom>
    </w:p>
    <w:p w:rsidR="00103759" w:rsidRPr="007C437A" w:rsidDel="006E2B59" w:rsidRDefault="002C276B" w:rsidP="00E6654A">
      <w:pPr>
        <w:pStyle w:val="Paragraphedeliste"/>
        <w:numPr>
          <w:ilvl w:val="1"/>
          <w:numId w:val="8"/>
        </w:numPr>
        <w:rPr>
          <w:moveFrom w:id="3282" w:author="Arthur Parmentier" w:date="2020-06-06T22:11:00Z"/>
        </w:rPr>
      </w:pPr>
      <w:moveFrom w:id="3283"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moveFrom>
    </w:p>
    <w:p w:rsidR="0031070A" w:rsidRPr="007C437A" w:rsidDel="00FC2614" w:rsidRDefault="00103759" w:rsidP="00E6654A">
      <w:pPr>
        <w:pStyle w:val="Paragraphedeliste"/>
        <w:numPr>
          <w:ilvl w:val="1"/>
          <w:numId w:val="8"/>
        </w:numPr>
        <w:rPr>
          <w:del w:id="3284" w:author="Arthur Parmentier" w:date="2020-06-09T16:27:00Z"/>
          <w:moveFrom w:id="3285" w:author="Arthur Parmentier" w:date="2020-06-06T22:11:00Z"/>
        </w:rPr>
      </w:pPr>
      <w:moveFrom w:id="3286" w:author="Arthur Parmentier" w:date="2020-06-06T22:11:00Z">
        <w:r w:rsidRPr="007C437A" w:rsidDel="006E2B59">
          <w:t>but rather a fluid, dynamic and varying g</w:t>
        </w:r>
        <w:del w:id="3287" w:author="Arthur Parmentier" w:date="2020-06-09T16:27:00Z">
          <w:r w:rsidRPr="007C437A" w:rsidDel="00FC2614">
            <w:delText>rammar</w:delText>
          </w:r>
        </w:del>
      </w:moveFrom>
    </w:p>
    <w:moveFromRangeEnd w:id="3272"/>
    <w:p w:rsidR="00400535" w:rsidRPr="007C437A" w:rsidDel="00FC2614" w:rsidRDefault="00400535" w:rsidP="00E6654A">
      <w:pPr>
        <w:rPr>
          <w:del w:id="3288" w:author="Arthur Parmentier" w:date="2020-06-09T16:27:00Z"/>
        </w:rPr>
      </w:pPr>
    </w:p>
    <w:p w:rsidR="0008325B" w:rsidRPr="007C437A" w:rsidDel="00687356" w:rsidRDefault="00400535">
      <w:pPr>
        <w:pStyle w:val="Titre1"/>
        <w:rPr>
          <w:del w:id="3289" w:author="Arthur Parmentier" w:date="2020-05-14T13:28:00Z"/>
        </w:rPr>
      </w:pPr>
      <w:del w:id="3290"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3291" w:name="_Toc40355387"/>
        <w:bookmarkStart w:id="3292" w:name="_Toc40355924"/>
        <w:bookmarkStart w:id="3293" w:name="_Toc40356088"/>
        <w:bookmarkEnd w:id="3291"/>
        <w:bookmarkEnd w:id="3292"/>
        <w:bookmarkEnd w:id="3293"/>
      </w:del>
    </w:p>
    <w:p w:rsidR="003F27F2" w:rsidRPr="007C437A" w:rsidRDefault="00AC7276">
      <w:pPr>
        <w:pStyle w:val="Titre1"/>
        <w:rPr>
          <w:ins w:id="3294" w:author="Arthur Parmentier" w:date="2020-06-06T23:44:00Z"/>
        </w:rPr>
      </w:pPr>
      <w:bookmarkStart w:id="3295" w:name="_Toc42550122"/>
      <w:ins w:id="3296" w:author="Arthur Parmentier" w:date="2020-06-06T20:41:00Z">
        <w:r w:rsidRPr="007C437A">
          <w:t xml:space="preserve">Meta-structures of SP: </w:t>
        </w:r>
      </w:ins>
      <w:ins w:id="3297" w:author="Arthur Parmentier" w:date="2020-06-08T23:06:00Z">
        <w:r w:rsidR="00F4343F">
          <w:t xml:space="preserve">communication outside sign language, </w:t>
        </w:r>
      </w:ins>
      <w:ins w:id="3298" w:author="Arthur Parmentier" w:date="2020-06-06T20:55:00Z">
        <w:r w:rsidR="00804910" w:rsidRPr="007C437A">
          <w:t>configurations</w:t>
        </w:r>
      </w:ins>
      <w:ins w:id="3299" w:author="Arthur Parmentier" w:date="2020-06-09T16:24:00Z">
        <w:r w:rsidR="00AD58C1">
          <w:t xml:space="preserve">, </w:t>
        </w:r>
      </w:ins>
      <w:ins w:id="3300" w:author="Arthur Parmentier" w:date="2020-06-08T23:00:00Z">
        <w:r w:rsidR="00AA461F">
          <w:t>conventions</w:t>
        </w:r>
      </w:ins>
      <w:ins w:id="3301" w:author="Arthur Parmentier" w:date="2020-06-09T16:24:00Z">
        <w:r w:rsidR="00AD58C1">
          <w:t xml:space="preserve"> and</w:t>
        </w:r>
      </w:ins>
      <w:ins w:id="3302" w:author="Arthur Parmentier" w:date="2020-06-08T23:01:00Z">
        <w:r w:rsidR="00B220F4">
          <w:t xml:space="preserve"> </w:t>
        </w:r>
      </w:ins>
      <w:ins w:id="3303" w:author="Arthur Parmentier" w:date="2020-06-06T20:55:00Z">
        <w:r w:rsidR="00804910" w:rsidRPr="007C437A">
          <w:t>diffusion mechani</w:t>
        </w:r>
      </w:ins>
      <w:ins w:id="3304" w:author="Arthur Parmentier" w:date="2020-06-06T20:56:00Z">
        <w:r w:rsidR="00804910" w:rsidRPr="007C437A">
          <w:t>sms</w:t>
        </w:r>
      </w:ins>
      <w:bookmarkEnd w:id="3295"/>
    </w:p>
    <w:p w:rsidR="0057131A" w:rsidRPr="007C437A" w:rsidRDefault="0057131A" w:rsidP="0057131A">
      <w:pPr>
        <w:rPr>
          <w:ins w:id="3305" w:author="Arthur Parmentier" w:date="2020-06-06T23:44:00Z"/>
        </w:rPr>
      </w:pPr>
      <w:ins w:id="3306" w:author="Arthur Parmentier" w:date="2020-06-06T23:44:00Z">
        <w:r w:rsidRPr="007C437A">
          <w:t>In the previous sections of this report, I have discussed several mechanisms of SP</w:t>
        </w:r>
      </w:ins>
      <w:ins w:id="3307" w:author="Arthur Parmentier" w:date="2020-06-08T23:10:00Z">
        <w:r w:rsidR="00873B84">
          <w:t xml:space="preserve"> such as </w:t>
        </w:r>
      </w:ins>
      <w:ins w:id="3308" w:author="Arthur Parmentier" w:date="2020-06-06T23:44:00Z">
        <w:r w:rsidRPr="007C437A">
          <w:t xml:space="preserve">its linguistic and intrinsic structural features. </w:t>
        </w:r>
      </w:ins>
      <w:ins w:id="3309" w:author="Arthur Parmentier" w:date="2020-06-08T22:57:00Z">
        <w:r w:rsidR="003A6B59">
          <w:br/>
          <w:t xml:space="preserve">In this section, I would like to first </w:t>
        </w:r>
      </w:ins>
      <w:ins w:id="3310" w:author="Arthur Parmentier" w:date="2020-06-06T23:44:00Z">
        <w:r w:rsidRPr="007C437A">
          <w:t>point out that it cannot only be described in those terms and limited to those mechanisms</w:t>
        </w:r>
      </w:ins>
      <w:ins w:id="3311"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3312" w:author="Arthur Parmentier" w:date="2020-06-08T22:57:00Z">
        <w:r w:rsidR="003A6B59">
          <w:t xml:space="preserve"> and </w:t>
        </w:r>
      </w:ins>
      <w:ins w:id="3313" w:author="Arthur Parmentier" w:date="2020-06-08T22:59:00Z">
        <w:r w:rsidR="003A6B59">
          <w:t>finally</w:t>
        </w:r>
      </w:ins>
      <w:ins w:id="3314" w:author="Arthur Parmentier" w:date="2020-06-08T22:57:00Z">
        <w:r w:rsidR="003A6B59">
          <w:t xml:space="preserve"> </w:t>
        </w:r>
      </w:ins>
      <w:ins w:id="3315" w:author="Arthur Parmentier" w:date="2020-06-08T22:58:00Z">
        <w:r w:rsidR="003A6B59">
          <w:t>discuss the implications of the linguistic modeling</w:t>
        </w:r>
      </w:ins>
      <w:ins w:id="3316" w:author="Arthur Parmentier" w:date="2020-06-08T22:59:00Z">
        <w:r w:rsidR="003A6B59">
          <w:t xml:space="preserve"> of SP in a critique of some</w:t>
        </w:r>
      </w:ins>
      <w:ins w:id="3317" w:author="Arthur Parmentier" w:date="2020-06-08T23:11:00Z">
        <w:r w:rsidR="00AD6CB9">
          <w:t xml:space="preserve"> of the</w:t>
        </w:r>
      </w:ins>
      <w:ins w:id="3318" w:author="Arthur Parmentier" w:date="2020-06-08T22:59:00Z">
        <w:r w:rsidR="003A6B59">
          <w:t xml:space="preserve"> traditional </w:t>
        </w:r>
      </w:ins>
      <w:ins w:id="3319" w:author="Arthur Parmentier" w:date="2020-06-08T23:07:00Z">
        <w:r w:rsidR="00BC20F5">
          <w:t xml:space="preserve">definitions and </w:t>
        </w:r>
      </w:ins>
      <w:ins w:id="3320" w:author="Arthur Parmentier" w:date="2020-06-08T22:59:00Z">
        <w:r w:rsidR="003A6B59">
          <w:t>presentations of SP.</w:t>
        </w:r>
      </w:ins>
    </w:p>
    <w:p w:rsidR="00983E0A" w:rsidRDefault="00983E0A">
      <w:pPr>
        <w:pStyle w:val="Titre2"/>
        <w:rPr>
          <w:ins w:id="3321" w:author="Arthur Parmentier" w:date="2020-06-08T23:12:00Z"/>
        </w:rPr>
        <w:pPrChange w:id="3322" w:author="Arthur Parmentier" w:date="2020-06-08T23:12:00Z">
          <w:pPr/>
        </w:pPrChange>
      </w:pPr>
      <w:ins w:id="3323" w:author="Arthur Parmentier" w:date="2020-06-08T23:12:00Z">
        <w:r>
          <w:t>Preliminary remark: what we mean when we say “SP”</w:t>
        </w:r>
      </w:ins>
    </w:p>
    <w:p w:rsidR="00E21AD2" w:rsidRPr="007C437A" w:rsidRDefault="00E21AD2">
      <w:pPr>
        <w:rPr>
          <w:ins w:id="3324" w:author="Arthur Parmentier" w:date="2020-06-06T23:41:00Z"/>
          <w:rPrChange w:id="3325" w:author="Arthur Parmentier" w:date="2020-06-07T15:27:00Z">
            <w:rPr>
              <w:ins w:id="3326" w:author="Arthur Parmentier" w:date="2020-06-06T23:41:00Z"/>
            </w:rPr>
          </w:rPrChange>
        </w:rPr>
        <w:pPrChange w:id="3327" w:author="Arthur Parmentier" w:date="2020-06-06T23:44:00Z">
          <w:pPr>
            <w:pStyle w:val="Titre1"/>
          </w:pPr>
        </w:pPrChange>
      </w:pPr>
      <w:ins w:id="3328" w:author="Arthur Parmentier" w:date="2020-06-07T00:28:00Z">
        <w:r w:rsidRPr="007C437A">
          <w:rPr>
            <w:rPrChange w:id="3329"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3330" w:author="Arthur Parmentier" w:date="2020-06-08T23:13:00Z">
        <w:r w:rsidR="00EE49AA">
          <w:t xml:space="preserve">the name </w:t>
        </w:r>
      </w:ins>
      <w:ins w:id="3331" w:author="Arthur Parmentier" w:date="2020-06-07T00:28:00Z">
        <w:r w:rsidRPr="007C437A">
          <w:rPr>
            <w:rPrChange w:id="3332" w:author="Arthur Parmentier" w:date="2020-06-07T15:27:00Z">
              <w:rPr/>
            </w:rPrChange>
          </w:rPr>
          <w:t>SP is</w:t>
        </w:r>
      </w:ins>
      <w:ins w:id="3333" w:author="Arthur Parmentier" w:date="2020-06-08T23:13:00Z">
        <w:r w:rsidR="00EE49AA">
          <w:t xml:space="preserve"> commonly used to si</w:t>
        </w:r>
      </w:ins>
      <w:ins w:id="3334" w:author="Arthur Parmentier" w:date="2020-06-08T23:14:00Z">
        <w:r w:rsidR="00EE49AA">
          <w:t>gnify</w:t>
        </w:r>
      </w:ins>
      <w:ins w:id="3335" w:author="Arthur Parmentier" w:date="2020-06-07T00:28:00Z">
        <w:r w:rsidRPr="007C437A">
          <w:rPr>
            <w:rPrChange w:id="3336" w:author="Arthur Parmentier" w:date="2020-06-07T15:27:00Z">
              <w:rPr/>
            </w:rPrChange>
          </w:rPr>
          <w:t xml:space="preserve"> not only </w:t>
        </w:r>
      </w:ins>
      <w:ins w:id="3337" w:author="Arthur Parmentier" w:date="2020-06-08T23:14:00Z">
        <w:r w:rsidR="00EE49AA">
          <w:t>a</w:t>
        </w:r>
      </w:ins>
      <w:ins w:id="3338" w:author="Arthur Parmentier" w:date="2020-06-07T00:28:00Z">
        <w:r w:rsidRPr="007C437A">
          <w:rPr>
            <w:rPrChange w:id="3339" w:author="Arthur Parmentier" w:date="2020-06-07T15:27:00Z">
              <w:rPr/>
            </w:rPrChange>
          </w:rPr>
          <w:t xml:space="preserve"> sign language but </w:t>
        </w:r>
      </w:ins>
      <w:ins w:id="3340" w:author="Arthur Parmentier" w:date="2020-06-08T23:14:00Z">
        <w:r w:rsidR="00EE49AA">
          <w:t>an</w:t>
        </w:r>
      </w:ins>
      <w:ins w:id="3341" w:author="Arthur Parmentier" w:date="2020-06-07T00:28:00Z">
        <w:r w:rsidRPr="007C437A">
          <w:rPr>
            <w:rPrChange w:id="3342" w:author="Arthur Parmentier" w:date="2020-06-07T15:27:00Z">
              <w:rPr/>
            </w:rPrChange>
          </w:rPr>
          <w:t xml:space="preserve"> artistic practice as a whole: a context, configuration, esthetic, conventions</w:t>
        </w:r>
      </w:ins>
      <w:ins w:id="3343" w:author="Arthur Parmentier" w:date="2020-06-08T23:14:00Z">
        <w:r w:rsidR="00C85902">
          <w:t xml:space="preserve"> and several types of communication</w:t>
        </w:r>
      </w:ins>
      <w:ins w:id="3344" w:author="Arthur Parmentier" w:date="2020-06-07T00:28:00Z">
        <w:r w:rsidRPr="007C437A">
          <w:rPr>
            <w:rPrChange w:id="3345"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3346" w:author="Arthur Parmentier" w:date="2020-06-08T23:15:00Z">
        <w:r w:rsidR="009C23CD">
          <w:t xml:space="preserve"> that compose its usual definition.</w:t>
        </w:r>
      </w:ins>
    </w:p>
    <w:p w:rsidR="0057131A" w:rsidRPr="007C437A" w:rsidRDefault="004456BA">
      <w:pPr>
        <w:pStyle w:val="Titre2"/>
        <w:rPr>
          <w:ins w:id="3347" w:author="Arthur Parmentier" w:date="2020-06-06T23:46:00Z"/>
        </w:rPr>
      </w:pPr>
      <w:bookmarkStart w:id="3348" w:name="_Toc42550123"/>
      <w:ins w:id="3349" w:author="Arthur Parmentier" w:date="2020-06-08T12:17:00Z">
        <w:r>
          <w:t>SP as a complex communication form</w:t>
        </w:r>
      </w:ins>
      <w:bookmarkEnd w:id="3348"/>
    </w:p>
    <w:p w:rsidR="00E2520C" w:rsidRDefault="0057131A" w:rsidP="0057131A">
      <w:pPr>
        <w:rPr>
          <w:ins w:id="3350" w:author="Arthur Parmentier" w:date="2020-06-08T12:09:00Z"/>
        </w:rPr>
      </w:pPr>
      <w:ins w:id="3351" w:author="Arthur Parmentier" w:date="2020-06-06T23:47:00Z">
        <w:r w:rsidRPr="007C437A">
          <w:t xml:space="preserve">We have seen that SP allow </w:t>
        </w:r>
      </w:ins>
      <w:ins w:id="3352" w:author="Arthur Parmentier" w:date="2020-06-08T12:07:00Z">
        <w:r w:rsidR="00E2520C">
          <w:t>for a communication</w:t>
        </w:r>
      </w:ins>
      <w:ins w:id="3353" w:author="Arthur Parmentier" w:date="2020-06-08T12:08:00Z">
        <w:r w:rsidR="00E2520C">
          <w:t xml:space="preserve"> from one or several </w:t>
        </w:r>
      </w:ins>
      <w:ins w:id="3354" w:author="Arthur Parmentier" w:date="2020-06-08T12:11:00Z">
        <w:r w:rsidR="009329D2">
          <w:t>senders</w:t>
        </w:r>
      </w:ins>
      <w:ins w:id="3355" w:author="Arthur Parmentier" w:date="2020-06-06T23:52:00Z">
        <w:r w:rsidR="00CC42BC" w:rsidRPr="007C437A">
          <w:t xml:space="preserve"> (the soundpainters) to receivers (the performers)</w:t>
        </w:r>
      </w:ins>
      <w:ins w:id="3356" w:author="Arthur Parmentier" w:date="2020-06-08T12:09:00Z">
        <w:r w:rsidR="00E2520C">
          <w:t>: s</w:t>
        </w:r>
      </w:ins>
      <w:ins w:id="3357" w:author="Arthur Parmentier" w:date="2020-06-08T12:08:00Z">
        <w:r w:rsidR="00E2520C">
          <w:t xml:space="preserve">o far, we have </w:t>
        </w:r>
      </w:ins>
      <w:ins w:id="3358" w:author="Arthur Parmentier" w:date="2020-06-08T23:16:00Z">
        <w:r w:rsidR="00751806">
          <w:t xml:space="preserve">only </w:t>
        </w:r>
      </w:ins>
      <w:ins w:id="3359" w:author="Arthur Parmentier" w:date="2020-06-08T12:08:00Z">
        <w:r w:rsidR="00E2520C">
          <w:t xml:space="preserve">discussed SP as a </w:t>
        </w:r>
      </w:ins>
      <w:ins w:id="3360" w:author="Arthur Parmentier" w:date="2020-06-08T23:16:00Z">
        <w:r w:rsidR="000D14BB">
          <w:t>linear</w:t>
        </w:r>
      </w:ins>
      <w:ins w:id="3361" w:author="Arthur Parmentier" w:date="2020-06-08T12:08:00Z">
        <w:r w:rsidR="00E2520C">
          <w:t xml:space="preserve"> communication</w:t>
        </w:r>
      </w:ins>
      <w:ins w:id="3362" w:author="Arthur Parmentier" w:date="2020-06-08T12:12:00Z">
        <w:r w:rsidR="009329D2">
          <w:t xml:space="preserve"> </w:t>
        </w:r>
      </w:ins>
      <w:ins w:id="3363" w:author="Arthur Parmentier" w:date="2020-06-08T23:17:00Z">
        <w:r w:rsidR="008C4AF3">
          <w:t xml:space="preserve">form </w:t>
        </w:r>
      </w:ins>
      <w:ins w:id="3364" w:author="Arthur Parmentier" w:date="2020-06-08T12:12:00Z">
        <w:r w:rsidR="009329D2">
          <w:t>using sign language.</w:t>
        </w:r>
      </w:ins>
      <w:ins w:id="3365" w:author="Arthur Parmentier" w:date="2020-06-08T12:11:00Z">
        <w:r w:rsidR="009329D2">
          <w:t xml:space="preserve"> </w:t>
        </w:r>
      </w:ins>
    </w:p>
    <w:p w:rsidR="004456BA" w:rsidRDefault="004456BA" w:rsidP="0057131A">
      <w:pPr>
        <w:rPr>
          <w:ins w:id="3366" w:author="Arthur Parmentier" w:date="2020-06-08T12:16:00Z"/>
        </w:rPr>
      </w:pPr>
      <w:ins w:id="3367" w:author="Arthur Parmentier" w:date="2020-06-08T12:14:00Z">
        <w:r>
          <w:t xml:space="preserve">In general, </w:t>
        </w:r>
      </w:ins>
      <w:ins w:id="3368" w:author="Arthur Parmentier" w:date="2020-06-08T23:17:00Z">
        <w:r w:rsidR="00B345C7">
          <w:t>we can identify</w:t>
        </w:r>
      </w:ins>
      <w:ins w:id="3369" w:author="Arthur Parmentier" w:date="2020-06-08T12:14:00Z">
        <w:r>
          <w:t xml:space="preserve"> multiple interaction</w:t>
        </w:r>
      </w:ins>
      <w:ins w:id="3370" w:author="Arthur Parmentier" w:date="2020-06-08T23:17:00Z">
        <w:r w:rsidR="00ED2D39">
          <w:t>s</w:t>
        </w:r>
      </w:ins>
      <w:ins w:id="3371" w:author="Arthur Parmentier" w:date="2020-06-08T12:14:00Z">
        <w:r>
          <w:t xml:space="preserve"> within </w:t>
        </w:r>
      </w:ins>
      <w:ins w:id="3372" w:author="Arthur Parmentier" w:date="2020-06-08T23:17:00Z">
        <w:r w:rsidR="00102CE8">
          <w:t>a</w:t>
        </w:r>
      </w:ins>
      <w:ins w:id="3373" w:author="Arthur Parmentier" w:date="2020-06-08T12:14:00Z">
        <w:r>
          <w:t xml:space="preserve"> </w:t>
        </w:r>
      </w:ins>
      <w:ins w:id="3374" w:author="Arthur Parmentier" w:date="2020-06-08T12:15:00Z">
        <w:r>
          <w:t>S</w:t>
        </w:r>
      </w:ins>
      <w:ins w:id="3375" w:author="Arthur Parmentier" w:date="2020-06-08T23:17:00Z">
        <w:r w:rsidR="00903E37">
          <w:t>P</w:t>
        </w:r>
      </w:ins>
      <w:ins w:id="3376" w:author="Arthur Parmentier" w:date="2020-06-08T12:15:00Z">
        <w:r>
          <w:t xml:space="preserve"> group</w:t>
        </w:r>
      </w:ins>
      <w:ins w:id="3377" w:author="Arthur Parmentier" w:date="2020-06-08T23:17:00Z">
        <w:r w:rsidR="001B667A">
          <w:t>, including feedbacks</w:t>
        </w:r>
      </w:ins>
      <w:ins w:id="3378" w:author="Arthur Parmentier" w:date="2020-06-08T23:18:00Z">
        <w:r w:rsidR="001B667A">
          <w:t xml:space="preserve"> to the soundpainter’s request</w:t>
        </w:r>
      </w:ins>
      <w:ins w:id="3379" w:author="Arthur Parmentier" w:date="2020-06-08T12:15:00Z">
        <w:r>
          <w:t xml:space="preserve">. The soundpainters </w:t>
        </w:r>
      </w:ins>
      <w:ins w:id="3380" w:author="Arthur Parmentier" w:date="2020-06-08T23:18:00Z">
        <w:r w:rsidR="004E36CD">
          <w:t xml:space="preserve">may </w:t>
        </w:r>
      </w:ins>
      <w:ins w:id="3381" w:author="Arthur Parmentier" w:date="2020-06-08T12:15:00Z">
        <w:r>
          <w:t xml:space="preserve">receive </w:t>
        </w:r>
      </w:ins>
      <w:ins w:id="3382" w:author="Arthur Parmentier" w:date="2020-06-08T23:18:00Z">
        <w:r w:rsidR="001C1ACF">
          <w:t>several</w:t>
        </w:r>
      </w:ins>
      <w:ins w:id="3383" w:author="Arthur Parmentier" w:date="2020-06-08T12:15:00Z">
        <w:r>
          <w:t xml:space="preserve"> forms of </w:t>
        </w:r>
      </w:ins>
      <w:ins w:id="3384" w:author="Arthur Parmentier" w:date="2020-06-08T12:17:00Z">
        <w:r>
          <w:t>feedback:</w:t>
        </w:r>
      </w:ins>
    </w:p>
    <w:p w:rsidR="004456BA" w:rsidRDefault="004456BA" w:rsidP="004456BA">
      <w:pPr>
        <w:pStyle w:val="Paragraphedeliste"/>
        <w:numPr>
          <w:ilvl w:val="0"/>
          <w:numId w:val="11"/>
        </w:numPr>
        <w:rPr>
          <w:ins w:id="3385" w:author="Arthur Parmentier" w:date="2020-06-08T12:16:00Z"/>
        </w:rPr>
      </w:pPr>
      <w:ins w:id="3386" w:author="Arthur Parmentier" w:date="2020-06-08T12:16:00Z">
        <w:r>
          <w:t>The artistic productions of the performers</w:t>
        </w:r>
      </w:ins>
    </w:p>
    <w:p w:rsidR="004456BA" w:rsidRDefault="004456BA" w:rsidP="004456BA">
      <w:pPr>
        <w:pStyle w:val="Paragraphedeliste"/>
        <w:numPr>
          <w:ilvl w:val="0"/>
          <w:numId w:val="11"/>
        </w:numPr>
        <w:rPr>
          <w:ins w:id="3387" w:author="Arthur Parmentier" w:date="2020-06-08T12:17:00Z"/>
        </w:rPr>
      </w:pPr>
      <w:ins w:id="3388" w:author="Arthur Parmentier" w:date="2020-06-08T12:17:00Z">
        <w:r>
          <w:t>The unintentional communications of both the performer and the public</w:t>
        </w:r>
      </w:ins>
    </w:p>
    <w:p w:rsidR="004456BA" w:rsidRDefault="004456BA">
      <w:pPr>
        <w:pStyle w:val="Paragraphedeliste"/>
        <w:numPr>
          <w:ilvl w:val="0"/>
          <w:numId w:val="11"/>
        </w:numPr>
        <w:rPr>
          <w:ins w:id="3389" w:author="Arthur Parmentier" w:date="2020-06-08T12:16:00Z"/>
        </w:rPr>
        <w:pPrChange w:id="3390" w:author="Arthur Parmentier" w:date="2020-06-08T23:17:00Z">
          <w:pPr/>
        </w:pPrChange>
      </w:pPr>
      <w:ins w:id="3391" w:author="Arthur Parmentier" w:date="2020-06-08T12:18:00Z">
        <w:r>
          <w:t>The few signs that can be used by performers as such (not as soundpainters)</w:t>
        </w:r>
      </w:ins>
    </w:p>
    <w:p w:rsidR="00373A1E" w:rsidRPr="007C437A" w:rsidRDefault="00CC42BC" w:rsidP="00373A1E">
      <w:pPr>
        <w:rPr>
          <w:ins w:id="3392" w:author="Arthur Parmentier" w:date="2020-06-08T13:14:00Z"/>
        </w:rPr>
      </w:pPr>
      <w:ins w:id="3393" w:author="Arthur Parmentier" w:date="2020-06-06T23:50:00Z">
        <w:r w:rsidRPr="007C437A">
          <w:t xml:space="preserve">Although there are some </w:t>
        </w:r>
      </w:ins>
      <w:ins w:id="3394" w:author="Arthur Parmentier" w:date="2020-06-06T23:55:00Z">
        <w:r w:rsidRPr="007C437A">
          <w:t>configurations</w:t>
        </w:r>
      </w:ins>
      <w:ins w:id="3395" w:author="Arthur Parmentier" w:date="2020-06-06T23:50:00Z">
        <w:r w:rsidRPr="007C437A">
          <w:t xml:space="preserve"> in which </w:t>
        </w:r>
      </w:ins>
      <w:ins w:id="3396" w:author="Arthur Parmentier" w:date="2020-06-08T12:18:00Z">
        <w:r w:rsidR="009177A3">
          <w:t xml:space="preserve">some of these elements of communication </w:t>
        </w:r>
      </w:ins>
      <w:ins w:id="3397" w:author="Arthur Parmentier" w:date="2020-06-08T23:19:00Z">
        <w:r w:rsidR="00E321F3">
          <w:t>occur</w:t>
        </w:r>
      </w:ins>
      <w:ins w:id="3398" w:author="Arthur Parmentier" w:date="2020-06-08T12:19:00Z">
        <w:r w:rsidR="009177A3">
          <w:t xml:space="preserve">, soundpainters </w:t>
        </w:r>
      </w:ins>
      <w:ins w:id="3399" w:author="Arthur Parmentier" w:date="2020-06-06T23:50:00Z">
        <w:r w:rsidRPr="007C437A">
          <w:t xml:space="preserve">are usually able to perceive </w:t>
        </w:r>
      </w:ins>
      <w:ins w:id="3400" w:author="Arthur Parmentier" w:date="2020-06-08T12:19:00Z">
        <w:r w:rsidR="009177A3">
          <w:t>a feedback to</w:t>
        </w:r>
      </w:ins>
      <w:ins w:id="3401" w:author="Arthur Parmentier" w:date="2020-06-08T12:20:00Z">
        <w:r w:rsidR="009177A3">
          <w:t xml:space="preserve"> </w:t>
        </w:r>
      </w:ins>
      <w:ins w:id="3402" w:author="Arthur Parmentier" w:date="2020-06-08T23:19:00Z">
        <w:r w:rsidR="00C65CE6">
          <w:t>their resquests</w:t>
        </w:r>
      </w:ins>
      <w:ins w:id="3403" w:author="Arthur Parmentier" w:date="2020-06-08T12:20:00Z">
        <w:r w:rsidR="009177A3">
          <w:t>.</w:t>
        </w:r>
      </w:ins>
      <w:ins w:id="3404" w:author="Arthur Parmentier" w:date="2020-06-06T23:51:00Z">
        <w:r w:rsidRPr="007C437A">
          <w:t xml:space="preserve"> </w:t>
        </w:r>
      </w:ins>
      <w:ins w:id="3405" w:author="Arthur Parmentier" w:date="2020-06-08T13:14:00Z">
        <w:r w:rsidR="00373A1E" w:rsidRPr="007C437A">
          <w:t>One may object that the</w:t>
        </w:r>
      </w:ins>
      <w:ins w:id="3406" w:author="Arthur Parmentier" w:date="2020-06-08T23:19:00Z">
        <w:r w:rsidR="00C65CE6">
          <w:t>y can</w:t>
        </w:r>
      </w:ins>
      <w:ins w:id="3407" w:author="Arthur Parmentier" w:date="2020-06-08T13:14:00Z">
        <w:r w:rsidR="00373A1E" w:rsidRPr="007C437A">
          <w:t xml:space="preserve"> be prepared in advance and written down on some kind of score, s</w:t>
        </w:r>
      </w:ins>
      <w:ins w:id="3408" w:author="Arthur Parmentier" w:date="2020-06-08T23:20:00Z">
        <w:r w:rsidR="00030A90">
          <w:t>uch</w:t>
        </w:r>
      </w:ins>
      <w:ins w:id="3409" w:author="Arthur Parmentier" w:date="2020-06-08T13:14:00Z">
        <w:r w:rsidR="00373A1E" w:rsidRPr="007C437A">
          <w:t xml:space="preserve"> that the feedback from the performers would have no influence </w:t>
        </w:r>
      </w:ins>
      <w:ins w:id="3410" w:author="Arthur Parmentier" w:date="2020-06-08T23:20:00Z">
        <w:r w:rsidR="00CF725B">
          <w:t>on the linear communication from the soundpainter to the performers</w:t>
        </w:r>
      </w:ins>
      <w:ins w:id="3411" w:author="Arthur Parmentier" w:date="2020-06-08T13:14:00Z">
        <w:r w:rsidR="00373A1E" w:rsidRPr="007C437A">
          <w:t xml:space="preserve">. It is however not the case in general and is often reported and discussed how the requests are </w:t>
        </w:r>
      </w:ins>
      <w:ins w:id="3412" w:author="Arthur Parmentier" w:date="2020-06-08T23:20:00Z">
        <w:r w:rsidR="004C3DC9">
          <w:t xml:space="preserve">made </w:t>
        </w:r>
      </w:ins>
      <w:ins w:id="3413" w:author="Arthur Parmentier" w:date="2020-06-08T13:14:00Z">
        <w:r w:rsidR="00373A1E" w:rsidRPr="007C437A">
          <w:t>in reaction to the proposals of the performers</w:t>
        </w:r>
        <w:r w:rsidR="00373A1E">
          <w:t>: this part of what is called “real time composition” a</w:t>
        </w:r>
      </w:ins>
      <w:ins w:id="3414" w:author="Arthur Parmentier" w:date="2020-06-08T13:15:00Z">
        <w:r w:rsidR="00373A1E">
          <w:t>nd the role of the soundpainter as a composer who listens to and shapes the artistic propositions of the group.</w:t>
        </w:r>
      </w:ins>
    </w:p>
    <w:p w:rsidR="009864BB" w:rsidRDefault="009864BB">
      <w:pPr>
        <w:pStyle w:val="Titre2"/>
        <w:rPr>
          <w:ins w:id="3415" w:author="Arthur Parmentier" w:date="2020-06-08T15:31:00Z"/>
        </w:rPr>
      </w:pPr>
      <w:bookmarkStart w:id="3416" w:name="_Toc42550124"/>
      <w:ins w:id="3417" w:author="Arthur Parmentier" w:date="2020-06-08T13:16:00Z">
        <w:r>
          <w:lastRenderedPageBreak/>
          <w:t>Co</w:t>
        </w:r>
      </w:ins>
      <w:ins w:id="3418" w:author="Arthur Parmentier" w:date="2020-06-08T13:17:00Z">
        <w:r>
          <w:t xml:space="preserve">nfigurations </w:t>
        </w:r>
      </w:ins>
      <w:ins w:id="3419" w:author="Arthur Parmentier" w:date="2020-06-08T18:22:00Z">
        <w:r w:rsidR="009E67E3">
          <w:t xml:space="preserve">of </w:t>
        </w:r>
      </w:ins>
      <w:ins w:id="3420" w:author="Arthur Parmentier" w:date="2020-06-08T13:17:00Z">
        <w:r w:rsidR="00850432">
          <w:t>SP</w:t>
        </w:r>
      </w:ins>
      <w:ins w:id="3421" w:author="Arthur Parmentier" w:date="2020-06-08T18:22:00Z">
        <w:r w:rsidR="00FD6204">
          <w:t xml:space="preserve"> practices and performances</w:t>
        </w:r>
      </w:ins>
      <w:bookmarkEnd w:id="3416"/>
    </w:p>
    <w:p w:rsidR="001A5CF4" w:rsidRPr="001A5CF4" w:rsidRDefault="001A5CF4">
      <w:pPr>
        <w:pStyle w:val="Titre3"/>
        <w:rPr>
          <w:ins w:id="3422" w:author="Arthur Parmentier" w:date="2020-06-08T13:17:00Z"/>
          <w:rPrChange w:id="3423" w:author="Arthur Parmentier" w:date="2020-06-08T15:31:00Z">
            <w:rPr>
              <w:ins w:id="3424" w:author="Arthur Parmentier" w:date="2020-06-08T13:17:00Z"/>
            </w:rPr>
          </w:rPrChange>
        </w:rPr>
        <w:pPrChange w:id="3425" w:author="Arthur Parmentier" w:date="2020-06-08T15:31:00Z">
          <w:pPr>
            <w:pStyle w:val="Titre2"/>
          </w:pPr>
        </w:pPrChange>
      </w:pPr>
      <w:bookmarkStart w:id="3426" w:name="_Toc42550125"/>
      <w:ins w:id="3427" w:author="Arthur Parmentier" w:date="2020-06-08T15:31:00Z">
        <w:r>
          <w:t>Introduction to the notion of configuration</w:t>
        </w:r>
      </w:ins>
      <w:ins w:id="3428" w:author="Arthur Parmentier" w:date="2020-06-08T23:21:00Z">
        <w:r w:rsidR="00AB1579">
          <w:t>s</w:t>
        </w:r>
      </w:ins>
      <w:ins w:id="3429" w:author="Arthur Parmentier" w:date="2020-06-08T15:31:00Z">
        <w:r>
          <w:t xml:space="preserve"> and context</w:t>
        </w:r>
      </w:ins>
      <w:ins w:id="3430" w:author="Arthur Parmentier" w:date="2020-06-08T23:21:00Z">
        <w:r w:rsidR="00AB1579">
          <w:t xml:space="preserve">s </w:t>
        </w:r>
      </w:ins>
      <w:bookmarkEnd w:id="3426"/>
      <w:ins w:id="3431" w:author="Arthur Parmentier" w:date="2020-06-08T23:25:00Z">
        <w:r w:rsidR="00B11F9D">
          <w:t>of SP</w:t>
        </w:r>
      </w:ins>
      <w:ins w:id="3432" w:author="Arthur Parmentier" w:date="2020-06-08T23:10:00Z">
        <w:r w:rsidR="005169EE">
          <w:t xml:space="preserve"> performances</w:t>
        </w:r>
      </w:ins>
    </w:p>
    <w:p w:rsidR="00850432" w:rsidRDefault="00850432" w:rsidP="00850432">
      <w:pPr>
        <w:rPr>
          <w:ins w:id="3433" w:author="Arthur Parmentier" w:date="2020-06-08T13:18:00Z"/>
        </w:rPr>
      </w:pPr>
      <w:ins w:id="3434" w:author="Arthur Parmentier" w:date="2020-06-08T13:17:00Z">
        <w:r w:rsidRPr="007C437A">
          <w:t xml:space="preserve">In this part, I would like to show </w:t>
        </w:r>
      </w:ins>
      <w:ins w:id="3435" w:author="Arthur Parmentier" w:date="2020-06-08T23:22:00Z">
        <w:r w:rsidR="008106B0">
          <w:t xml:space="preserve">some </w:t>
        </w:r>
      </w:ins>
      <w:ins w:id="3436" w:author="Arthur Parmentier" w:date="2020-06-08T13:17:00Z">
        <w:r w:rsidRPr="007C437A">
          <w:t>contextual features</w:t>
        </w:r>
      </w:ins>
      <w:ins w:id="3437" w:author="Arthur Parmentier" w:date="2020-06-09T13:36:00Z">
        <w:r w:rsidR="00797885">
          <w:t xml:space="preserve"> that</w:t>
        </w:r>
      </w:ins>
      <w:ins w:id="3438" w:author="Arthur Parmentier" w:date="2020-06-08T13:17:00Z">
        <w:r w:rsidRPr="007C437A">
          <w:t xml:space="preserve"> </w:t>
        </w:r>
      </w:ins>
      <w:ins w:id="3439" w:author="Arthur Parmentier" w:date="2020-06-08T23:22:00Z">
        <w:r w:rsidR="00E10955">
          <w:t>play an important</w:t>
        </w:r>
      </w:ins>
      <w:ins w:id="3440" w:author="Arthur Parmentier" w:date="2020-06-08T23:23:00Z">
        <w:r w:rsidR="00E10955">
          <w:t xml:space="preserve"> role in</w:t>
        </w:r>
      </w:ins>
      <w:ins w:id="3441" w:author="Arthur Parmentier" w:date="2020-06-08T13:17:00Z">
        <w:r w:rsidRPr="007C437A">
          <w:t xml:space="preserve"> SP</w:t>
        </w:r>
      </w:ins>
      <w:ins w:id="3442" w:author="Arthur Parmentier" w:date="2020-06-08T13:18:00Z">
        <w:r>
          <w:t xml:space="preserve"> and</w:t>
        </w:r>
      </w:ins>
      <w:ins w:id="3443" w:author="Arthur Parmentier" w:date="2020-06-08T13:17:00Z">
        <w:r w:rsidRPr="007C437A">
          <w:t xml:space="preserve"> point out the historical emergence of new configurations in which</w:t>
        </w:r>
      </w:ins>
      <w:ins w:id="3444" w:author="Arthur Parmentier" w:date="2020-06-09T13:47:00Z">
        <w:r w:rsidR="00A9180F">
          <w:t xml:space="preserve"> </w:t>
        </w:r>
      </w:ins>
      <w:ins w:id="3445" w:author="Arthur Parmentier" w:date="2020-06-08T13:17:00Z">
        <w:r w:rsidRPr="007C437A">
          <w:t>conventions</w:t>
        </w:r>
      </w:ins>
      <w:ins w:id="3446" w:author="Arthur Parmentier" w:date="2020-06-09T13:47:00Z">
        <w:r w:rsidR="00A9180F">
          <w:t xml:space="preserve"> that are usually presented (by Thompson for instance) as representative of SP</w:t>
        </w:r>
      </w:ins>
      <w:ins w:id="3447" w:author="Arthur Parmentier" w:date="2020-06-08T13:17:00Z">
        <w:r w:rsidRPr="007C437A">
          <w:t xml:space="preserve"> such as the traditional dichotomy between the composer and the performers (or the orchestra) disappear</w:t>
        </w:r>
      </w:ins>
      <w:ins w:id="3448" w:author="Arthur Parmentier" w:date="2020-06-09T13:47:00Z">
        <w:r w:rsidR="00A9180F">
          <w:t>.</w:t>
        </w:r>
      </w:ins>
    </w:p>
    <w:p w:rsidR="00850432" w:rsidRDefault="00850432" w:rsidP="00850432">
      <w:pPr>
        <w:rPr>
          <w:ins w:id="3449" w:author="Arthur Parmentier" w:date="2020-06-08T13:24:00Z"/>
        </w:rPr>
      </w:pPr>
      <w:ins w:id="3450" w:author="Arthur Parmentier" w:date="2020-06-08T13:18:00Z">
        <w:r>
          <w:t>We have seen that SP is introduced</w:t>
        </w:r>
      </w:ins>
      <w:ins w:id="3451" w:author="Arthur Parmentier" w:date="2020-06-08T13:19:00Z">
        <w:r>
          <w:t xml:space="preserve"> as a sign language between a soundpainter which is the composer and an orchestra that is the set of performers. We also have seen that these roles </w:t>
        </w:r>
      </w:ins>
      <w:ins w:id="3452" w:author="Arthur Parmentier" w:date="2020-06-08T13:20:00Z">
        <w:r>
          <w:t xml:space="preserve">are </w:t>
        </w:r>
      </w:ins>
      <w:ins w:id="3453" w:author="Arthur Parmentier" w:date="2020-06-08T13:22:00Z">
        <w:r>
          <w:t>questioned</w:t>
        </w:r>
      </w:ins>
      <w:ins w:id="3454" w:author="Arthur Parmentier" w:date="2020-06-08T13:20:00Z">
        <w:r>
          <w:t xml:space="preserve"> and that SP is used in different ways </w:t>
        </w:r>
      </w:ins>
      <w:ins w:id="3455" w:author="Arthur Parmentier" w:date="2020-06-08T13:21:00Z">
        <w:r>
          <w:t>by dance duets, jazz bands and other groups</w:t>
        </w:r>
      </w:ins>
      <w:ins w:id="3456" w:author="Arthur Parmentier" w:date="2020-06-08T13:22:00Z">
        <w:r>
          <w:t xml:space="preserve"> in which performers may also sounpaint, or soundpainters are also see</w:t>
        </w:r>
      </w:ins>
      <w:ins w:id="3457" w:author="Arthur Parmentier" w:date="2020-06-08T13:23:00Z">
        <w:r>
          <w:t>n</w:t>
        </w:r>
      </w:ins>
      <w:ins w:id="3458" w:author="Arthur Parmentier" w:date="2020-06-08T13:22:00Z">
        <w:r>
          <w:t xml:space="preserve"> as performers</w:t>
        </w:r>
      </w:ins>
      <w:ins w:id="3459" w:author="Arthur Parmentier" w:date="2020-06-08T23:24:00Z">
        <w:r w:rsidR="00C05158">
          <w:t xml:space="preserve"> themselves</w:t>
        </w:r>
      </w:ins>
      <w:ins w:id="3460" w:author="Arthur Parmentier" w:date="2020-06-08T13:23:00Z">
        <w:r>
          <w:t xml:space="preserve">, while the composition process may not be directed by a composer anymore, but may be a collective process </w:t>
        </w:r>
      </w:ins>
      <w:ins w:id="3461" w:author="Arthur Parmentier" w:date="2020-06-08T13:24:00Z">
        <w:r>
          <w:t xml:space="preserve">in which the notion of composer makes </w:t>
        </w:r>
      </w:ins>
      <w:ins w:id="3462" w:author="Arthur Parmentier" w:date="2020-06-08T23:24:00Z">
        <w:r w:rsidR="000F0A8E">
          <w:t xml:space="preserve">no or </w:t>
        </w:r>
      </w:ins>
      <w:ins w:id="3463" w:author="Arthur Parmentier" w:date="2020-06-08T13:24:00Z">
        <w:r>
          <w:t>little sense.</w:t>
        </w:r>
      </w:ins>
    </w:p>
    <w:p w:rsidR="00850432" w:rsidRDefault="00850432" w:rsidP="00850432">
      <w:pPr>
        <w:rPr>
          <w:ins w:id="3464" w:author="Arthur Parmentier" w:date="2020-06-08T16:04:00Z"/>
        </w:rPr>
      </w:pPr>
      <w:ins w:id="3465" w:author="Arthur Parmentier" w:date="2020-06-08T13:24:00Z">
        <w:r>
          <w:t>I would like to call these</w:t>
        </w:r>
      </w:ins>
      <w:ins w:id="3466" w:author="Arthur Parmentier" w:date="2020-06-08T18:24:00Z">
        <w:r w:rsidR="00D315D5">
          <w:t xml:space="preserve"> different</w:t>
        </w:r>
      </w:ins>
      <w:ins w:id="3467" w:author="Arthur Parmentier" w:date="2020-06-08T13:24:00Z">
        <w:r>
          <w:t xml:space="preserve"> “ways” </w:t>
        </w:r>
      </w:ins>
      <w:ins w:id="3468" w:author="Arthur Parmentier" w:date="2020-06-08T13:25:00Z">
        <w:r>
          <w:t>using</w:t>
        </w:r>
      </w:ins>
      <w:ins w:id="3469" w:author="Arthur Parmentier" w:date="2020-06-08T13:24:00Z">
        <w:r>
          <w:t xml:space="preserve"> of </w:t>
        </w:r>
      </w:ins>
      <w:ins w:id="3470" w:author="Arthur Parmentier" w:date="2020-06-08T13:25:00Z">
        <w:r>
          <w:t>Soundpainting</w:t>
        </w:r>
        <w:r w:rsidR="00DE6BC9">
          <w:t xml:space="preserve"> and their context</w:t>
        </w:r>
      </w:ins>
      <w:ins w:id="3471" w:author="Arthur Parmentier" w:date="2020-06-08T23:25:00Z">
        <w:r w:rsidR="00B11F9D">
          <w:t>s</w:t>
        </w:r>
      </w:ins>
      <w:ins w:id="3472" w:author="Arthur Parmentier" w:date="2020-06-08T13:25:00Z">
        <w:r>
          <w:t>: configurations.</w:t>
        </w:r>
      </w:ins>
      <w:ins w:id="3473" w:author="Arthur Parmentier" w:date="2020-06-08T18:24:00Z">
        <w:r w:rsidR="00B27715">
          <w:t xml:space="preserve"> A configuration may embody </w:t>
        </w:r>
      </w:ins>
      <w:ins w:id="3474"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3475" w:author="Arthur Parmentier" w:date="2020-06-08T18:26:00Z">
        <w:r w:rsidR="00B808B5">
          <w:t xml:space="preserve"> and other elements of context that are not defined using the sign language itself.</w:t>
        </w:r>
      </w:ins>
      <w:ins w:id="3476" w:author="Arthur Parmentier" w:date="2020-06-09T13:49:00Z">
        <w:r w:rsidR="00D00478">
          <w:t xml:space="preserve"> I use it to mean in general “the context of the performance and how people decide to use SP within the performance”.</w:t>
        </w:r>
      </w:ins>
    </w:p>
    <w:p w:rsidR="00C108A5" w:rsidRDefault="00C108A5">
      <w:pPr>
        <w:pStyle w:val="Titre4"/>
        <w:rPr>
          <w:ins w:id="3477" w:author="Arthur Parmentier" w:date="2020-06-08T16:04:00Z"/>
        </w:rPr>
        <w:pPrChange w:id="3478" w:author="Arthur Parmentier" w:date="2020-06-08T16:04:00Z">
          <w:pPr>
            <w:pStyle w:val="Titre3"/>
          </w:pPr>
        </w:pPrChange>
      </w:pPr>
      <w:ins w:id="3479" w:author="Arthur Parmentier" w:date="2020-06-08T16:04:00Z">
        <w:r>
          <w:t>A remark on the sign “configuration” of the SP sign language</w:t>
        </w:r>
      </w:ins>
    </w:p>
    <w:p w:rsidR="006714AF" w:rsidRDefault="006714AF" w:rsidP="006714AF">
      <w:pPr>
        <w:rPr>
          <w:ins w:id="3480" w:author="Arthur Parmentier" w:date="2020-06-08T18:06:00Z"/>
        </w:rPr>
      </w:pPr>
      <w:ins w:id="3481" w:author="Arthur Parmentier" w:date="2020-06-08T18:06:00Z">
        <w:r w:rsidRPr="007C437A">
          <w:t>There is a sign in SP called “configuration”</w:t>
        </w:r>
        <w:r>
          <w:t xml:space="preserve">, whose </w:t>
        </w:r>
      </w:ins>
      <w:ins w:id="3482" w:author="Arthur Parmentier" w:date="2020-06-08T18:07:00Z">
        <w:r w:rsidR="00895A24">
          <w:t>description</w:t>
        </w:r>
      </w:ins>
      <w:ins w:id="3483" w:author="Arthur Parmentier" w:date="2020-06-08T18:06:00Z">
        <w:r>
          <w:t xml:space="preserve"> </w:t>
        </w:r>
        <w:r w:rsidR="00224842">
          <w:t>in the WB2</w:t>
        </w:r>
        <w:r>
          <w:t xml:space="preserve"> is the following:</w:t>
        </w:r>
      </w:ins>
    </w:p>
    <w:p w:rsidR="006714AF" w:rsidRDefault="006714AF" w:rsidP="006714AF">
      <w:pPr>
        <w:rPr>
          <w:ins w:id="3484" w:author="Arthur Parmentier" w:date="2020-06-08T18:07:00Z"/>
        </w:rPr>
      </w:pPr>
      <w:ins w:id="3485"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rsidP="006714AF">
      <w:pPr>
        <w:rPr>
          <w:ins w:id="3486" w:author="Arthur Parmentier" w:date="2020-06-08T18:06:00Z"/>
        </w:rPr>
      </w:pPr>
      <w:ins w:id="3487" w:author="Arthur Parmentier" w:date="2020-06-08T18:07:00Z">
        <w:r>
          <w:t>Such a definition does relate to notions</w:t>
        </w:r>
      </w:ins>
      <w:ins w:id="3488" w:author="Arthur Parmentier" w:date="2020-06-08T18:08:00Z">
        <w:r>
          <w:t xml:space="preserve"> </w:t>
        </w:r>
      </w:ins>
      <w:ins w:id="3489" w:author="Arthur Parmentier" w:date="2020-06-09T13:50:00Z">
        <w:r w:rsidR="00FF616F">
          <w:t xml:space="preserve">of </w:t>
        </w:r>
      </w:ins>
      <w:ins w:id="3490" w:author="Arthur Parmentier" w:date="2020-06-08T18:08:00Z">
        <w:r>
          <w:t xml:space="preserve">roles and compositional conventions. However, my own use of the word “configuration” is </w:t>
        </w:r>
      </w:ins>
      <w:ins w:id="3491" w:author="Arthur Parmentier" w:date="2020-06-08T18:26:00Z">
        <w:r w:rsidR="00754027">
          <w:t xml:space="preserve">perhaps </w:t>
        </w:r>
      </w:ins>
      <w:ins w:id="3492" w:author="Arthur Parmentier" w:date="2020-06-08T18:08:00Z">
        <w:r>
          <w:t xml:space="preserve">broader than its meaning in the SP </w:t>
        </w:r>
      </w:ins>
      <w:ins w:id="3493" w:author="Arthur Parmentier" w:date="2020-06-08T18:10:00Z">
        <w:r w:rsidR="00B07D80">
          <w:t xml:space="preserve">language </w:t>
        </w:r>
      </w:ins>
      <w:ins w:id="3494" w:author="Arthur Parmentier" w:date="2020-06-08T18:27:00Z">
        <w:r w:rsidR="00754027">
          <w:t>and does not directly refer to its use within the sign language</w:t>
        </w:r>
      </w:ins>
      <w:ins w:id="3495" w:author="Arthur Parmentier" w:date="2020-06-08T18:10:00Z">
        <w:r>
          <w:t>.</w:t>
        </w:r>
      </w:ins>
    </w:p>
    <w:p w:rsidR="001A5CF4" w:rsidRDefault="001A5CF4" w:rsidP="001A5CF4">
      <w:pPr>
        <w:pStyle w:val="Titre3"/>
        <w:rPr>
          <w:ins w:id="3496" w:author="Arthur Parmentier" w:date="2020-06-08T18:34:00Z"/>
        </w:rPr>
      </w:pPr>
      <w:bookmarkStart w:id="3497" w:name="_Toc42550126"/>
      <w:ins w:id="3498" w:author="Arthur Parmentier" w:date="2020-06-08T15:32:00Z">
        <w:r>
          <w:t xml:space="preserve">A </w:t>
        </w:r>
      </w:ins>
      <w:ins w:id="3499" w:author="Arthur Parmentier" w:date="2020-06-08T15:59:00Z">
        <w:r w:rsidR="001F466C">
          <w:t xml:space="preserve">linguistic </w:t>
        </w:r>
      </w:ins>
      <w:ins w:id="3500" w:author="Arthur Parmentier" w:date="2020-06-08T15:32:00Z">
        <w:r>
          <w:t xml:space="preserve">re-definition of SP </w:t>
        </w:r>
      </w:ins>
      <w:ins w:id="3501" w:author="Arthur Parmentier" w:date="2020-06-08T15:59:00Z">
        <w:r w:rsidR="004934C1">
          <w:t xml:space="preserve">taken away </w:t>
        </w:r>
      </w:ins>
      <w:ins w:id="3502" w:author="Arthur Parmentier" w:date="2020-06-08T18:14:00Z">
        <w:r w:rsidR="0079574E">
          <w:t>from its</w:t>
        </w:r>
      </w:ins>
      <w:ins w:id="3503" w:author="Arthur Parmentier" w:date="2020-06-08T15:59:00Z">
        <w:r w:rsidR="004934C1">
          <w:t xml:space="preserve"> traditional configurations and contexts</w:t>
        </w:r>
      </w:ins>
      <w:bookmarkEnd w:id="3497"/>
    </w:p>
    <w:p w:rsidR="00890A89" w:rsidRPr="00890A89" w:rsidRDefault="00890A89">
      <w:pPr>
        <w:rPr>
          <w:ins w:id="3504" w:author="Arthur Parmentier" w:date="2020-06-08T18:33:00Z"/>
          <w:rPrChange w:id="3505" w:author="Arthur Parmentier" w:date="2020-06-08T18:34:00Z">
            <w:rPr>
              <w:ins w:id="3506" w:author="Arthur Parmentier" w:date="2020-06-08T18:33:00Z"/>
            </w:rPr>
          </w:rPrChange>
        </w:rPr>
        <w:pPrChange w:id="3507" w:author="Arthur Parmentier" w:date="2020-06-08T18:34:00Z">
          <w:pPr>
            <w:pStyle w:val="Titre3"/>
          </w:pPr>
        </w:pPrChange>
      </w:pPr>
      <w:ins w:id="3508" w:author="Arthur Parmentier" w:date="2020-06-08T18:34:00Z">
        <w:r>
          <w:t xml:space="preserve">At this point, it is important to motivate the concept of configuration by stepping back from the historical introduction of SP by Walter Thompson and reflect on what </w:t>
        </w:r>
      </w:ins>
      <w:ins w:id="3509" w:author="Arthur Parmentier" w:date="2020-06-08T23:26:00Z">
        <w:r w:rsidR="00D60283">
          <w:t xml:space="preserve">SP </w:t>
        </w:r>
      </w:ins>
      <w:ins w:id="3510" w:author="Arthur Parmentier" w:date="2020-06-08T18:34:00Z">
        <w:r>
          <w:t>represents today and might represent it in the future.</w:t>
        </w:r>
      </w:ins>
    </w:p>
    <w:p w:rsidR="00890A89" w:rsidRPr="00890A89" w:rsidRDefault="00890A89">
      <w:pPr>
        <w:pStyle w:val="Titre4"/>
        <w:rPr>
          <w:ins w:id="3511" w:author="Arthur Parmentier" w:date="2020-06-08T13:25:00Z"/>
          <w:rPrChange w:id="3512" w:author="Arthur Parmentier" w:date="2020-06-08T18:33:00Z">
            <w:rPr>
              <w:ins w:id="3513" w:author="Arthur Parmentier" w:date="2020-06-08T13:25:00Z"/>
            </w:rPr>
          </w:rPrChange>
        </w:rPr>
        <w:pPrChange w:id="3514" w:author="Arthur Parmentier" w:date="2020-06-08T18:33:00Z">
          <w:pPr/>
        </w:pPrChange>
      </w:pPr>
      <w:ins w:id="3515" w:author="Arthur Parmentier" w:date="2020-06-08T18:34:00Z">
        <w:r>
          <w:lastRenderedPageBreak/>
          <w:t>Performativity of a language</w:t>
        </w:r>
      </w:ins>
    </w:p>
    <w:p w:rsidR="00890A89" w:rsidRDefault="003F2132" w:rsidP="006D0FEC">
      <w:pPr>
        <w:rPr>
          <w:ins w:id="3516" w:author="Arthur Parmentier" w:date="2020-06-08T18:34:00Z"/>
        </w:rPr>
      </w:pPr>
      <w:ins w:id="3517" w:author="Arthur Parmentier" w:date="2020-06-08T13:27:00Z">
        <w:r>
          <w:t xml:space="preserve">Let’s </w:t>
        </w:r>
      </w:ins>
      <w:ins w:id="3518" w:author="Arthur Parmentier" w:date="2020-06-08T13:28:00Z">
        <w:r>
          <w:t xml:space="preserve">forget for a moment the history of SP and assume that </w:t>
        </w:r>
      </w:ins>
      <w:ins w:id="3519" w:author="Arthur Parmentier" w:date="2020-06-08T18:28:00Z">
        <w:r w:rsidR="00060940">
          <w:t>it</w:t>
        </w:r>
      </w:ins>
      <w:ins w:id="3520" w:author="Arthur Parmentier" w:date="2020-06-08T13:28:00Z">
        <w:r>
          <w:t xml:space="preserve"> is a mere sign language, that </w:t>
        </w:r>
      </w:ins>
      <w:ins w:id="3521" w:author="Arthur Parmentier" w:date="2020-06-08T13:29:00Z">
        <w:r>
          <w:t>is only def</w:t>
        </w:r>
      </w:ins>
      <w:ins w:id="3522" w:author="Arthur Parmentier" w:date="2020-06-08T13:30:00Z">
        <w:r>
          <w:t>ined by</w:t>
        </w:r>
      </w:ins>
      <w:ins w:id="3523" w:author="Arthur Parmentier" w:date="2020-06-08T13:28:00Z">
        <w:r>
          <w:t xml:space="preserve"> </w:t>
        </w:r>
      </w:ins>
      <w:ins w:id="3524" w:author="Arthur Parmentier" w:date="2020-06-08T23:27:00Z">
        <w:r w:rsidR="00227BF5">
          <w:t xml:space="preserve">its </w:t>
        </w:r>
        <w:r w:rsidR="004930FA">
          <w:t>g</w:t>
        </w:r>
      </w:ins>
      <w:ins w:id="3525" w:author="Arthur Parmentier" w:date="2020-06-08T13:28:00Z">
        <w:r>
          <w:t>rammatical and semantic features</w:t>
        </w:r>
      </w:ins>
      <w:ins w:id="3526" w:author="Arthur Parmentier" w:date="2020-06-08T13:29:00Z">
        <w:r>
          <w:t>.</w:t>
        </w:r>
      </w:ins>
      <w:ins w:id="3527" w:author="Arthur Parmentier" w:date="2020-06-08T13:30:00Z">
        <w:r>
          <w:t xml:space="preserve"> One may use this language </w:t>
        </w:r>
      </w:ins>
      <w:ins w:id="3528" w:author="Arthur Parmentier" w:date="2020-06-08T13:31:00Z">
        <w:r>
          <w:t xml:space="preserve">for cooking, </w:t>
        </w:r>
      </w:ins>
      <w:ins w:id="3529" w:author="Arthur Parmentier" w:date="2020-06-08T13:32:00Z">
        <w:r>
          <w:t>buying clothes on the market or playing games. In all of these uses cases, SP may seem</w:t>
        </w:r>
      </w:ins>
      <w:ins w:id="3530" w:author="Arthur Parmentier" w:date="2020-06-08T13:33:00Z">
        <w:r>
          <w:t xml:space="preserve"> very inefficient </w:t>
        </w:r>
      </w:ins>
      <w:ins w:id="3531" w:author="Arthur Parmentier" w:date="2020-06-08T18:28:00Z">
        <w:r w:rsidR="00C353F5">
          <w:t xml:space="preserve">for </w:t>
        </w:r>
      </w:ins>
      <w:ins w:id="3532" w:author="Arthur Parmentier" w:date="2020-06-08T13:33:00Z">
        <w:r>
          <w:t xml:space="preserve">communicating relevant messages and meanings. </w:t>
        </w:r>
      </w:ins>
      <w:ins w:id="3533" w:author="Arthur Parmentier" w:date="2020-06-08T13:34:00Z">
        <w:r>
          <w:t>However, it might be performant in a band, in a group of dancers or between a co</w:t>
        </w:r>
      </w:ins>
      <w:ins w:id="3534" w:author="Arthur Parmentier" w:date="2020-06-09T13:52:00Z">
        <w:r w:rsidR="000D336C">
          <w:t>mposer or a conductor</w:t>
        </w:r>
      </w:ins>
      <w:ins w:id="3535" w:author="Arthur Parmentier" w:date="2020-06-08T13:34:00Z">
        <w:r>
          <w:t xml:space="preserve"> and </w:t>
        </w:r>
      </w:ins>
      <w:ins w:id="3536" w:author="Arthur Parmentier" w:date="2020-06-09T13:52:00Z">
        <w:r w:rsidR="00871E58">
          <w:t>an</w:t>
        </w:r>
      </w:ins>
      <w:ins w:id="3537" w:author="Arthur Parmentier" w:date="2020-06-08T13:34:00Z">
        <w:r>
          <w:t xml:space="preserve"> orchestra. </w:t>
        </w:r>
      </w:ins>
    </w:p>
    <w:p w:rsidR="00890A89" w:rsidRDefault="00890A89">
      <w:pPr>
        <w:pStyle w:val="Titre4"/>
        <w:rPr>
          <w:ins w:id="3538" w:author="Arthur Parmentier" w:date="2020-06-08T18:34:00Z"/>
        </w:rPr>
        <w:pPrChange w:id="3539" w:author="Arthur Parmentier" w:date="2020-06-08T18:34:00Z">
          <w:pPr/>
        </w:pPrChange>
      </w:pPr>
      <w:ins w:id="3540" w:author="Arthur Parmentier" w:date="2020-06-08T18:34:00Z">
        <w:r>
          <w:t>Configurations as external elements to languages</w:t>
        </w:r>
      </w:ins>
    </w:p>
    <w:p w:rsidR="006A47EF" w:rsidRDefault="006D0FEC" w:rsidP="006D0FEC">
      <w:pPr>
        <w:rPr>
          <w:ins w:id="3541" w:author="Arthur Parmentier" w:date="2020-06-08T23:30:00Z"/>
        </w:rPr>
      </w:pPr>
      <w:ins w:id="3542" w:author="Arthur Parmentier" w:date="2020-06-08T13:41:00Z">
        <w:r>
          <w:t>SP may then simply be</w:t>
        </w:r>
      </w:ins>
      <w:ins w:id="3543" w:author="Arthur Parmentier" w:date="2020-06-08T18:28:00Z">
        <w:r w:rsidR="00B32C65">
          <w:t xml:space="preserve"> understood</w:t>
        </w:r>
      </w:ins>
      <w:ins w:id="3544" w:author="Arthur Parmentier" w:date="2020-06-08T13:41:00Z">
        <w:r>
          <w:t xml:space="preserve"> </w:t>
        </w:r>
      </w:ins>
      <w:ins w:id="3545" w:author="Arthur Parmentier" w:date="2020-06-08T18:28:00Z">
        <w:r w:rsidR="00B32C65">
          <w:t xml:space="preserve">as </w:t>
        </w:r>
      </w:ins>
      <w:ins w:id="3546" w:author="Arthur Parmentier" w:date="2020-06-08T13:41:00Z">
        <w:r>
          <w:t xml:space="preserve">a language </w:t>
        </w:r>
      </w:ins>
      <w:ins w:id="3547" w:author="Arthur Parmentier" w:date="2020-06-08T18:29:00Z">
        <w:r w:rsidR="00657D0E">
          <w:t xml:space="preserve">among </w:t>
        </w:r>
      </w:ins>
      <w:ins w:id="3548" w:author="Arthur Parmentier" w:date="2020-06-08T13:41:00Z">
        <w:r>
          <w:t>other</w:t>
        </w:r>
      </w:ins>
      <w:ins w:id="3549" w:author="Arthur Parmentier" w:date="2020-06-08T18:29:00Z">
        <w:r w:rsidR="00657D0E">
          <w:t>s</w:t>
        </w:r>
      </w:ins>
      <w:ins w:id="3550" w:author="Arthur Parmentier" w:date="2020-06-08T13:41:00Z">
        <w:r>
          <w:t xml:space="preserve">, that is used in specific configurations for which it is more convenient than others, </w:t>
        </w:r>
      </w:ins>
      <w:ins w:id="3551" w:author="Arthur Parmentier" w:date="2020-06-08T13:42:00Z">
        <w:r>
          <w:t xml:space="preserve">but </w:t>
        </w:r>
      </w:ins>
      <w:ins w:id="3552" w:author="Arthur Parmentier" w:date="2020-06-08T18:29:00Z">
        <w:r w:rsidR="005D4B83">
          <w:t>that is not defined by its use in cooking,</w:t>
        </w:r>
      </w:ins>
      <w:ins w:id="3553" w:author="Arthur Parmentier" w:date="2020-06-08T18:30:00Z">
        <w:r w:rsidR="005D4B83">
          <w:t xml:space="preserve"> playing games nor </w:t>
        </w:r>
        <w:r w:rsidR="00297038">
          <w:t>betwee</w:t>
        </w:r>
      </w:ins>
      <w:ins w:id="3554" w:author="Arthur Parmentier" w:date="2020-06-08T18:31:00Z">
        <w:r w:rsidR="00297038">
          <w:t>n</w:t>
        </w:r>
      </w:ins>
      <w:ins w:id="3555" w:author="Arthur Parmentier" w:date="2020-06-08T18:30:00Z">
        <w:r w:rsidR="003150F0">
          <w:t xml:space="preserve"> a composer and an orchestra.</w:t>
        </w:r>
      </w:ins>
      <w:ins w:id="3556" w:author="Arthur Parmentier" w:date="2020-06-08T18:31:00Z">
        <w:r w:rsidR="00937E5A">
          <w:t xml:space="preserve"> The </w:t>
        </w:r>
      </w:ins>
      <w:ins w:id="3557" w:author="Arthur Parmentier" w:date="2020-06-08T23:28:00Z">
        <w:r w:rsidR="005B365D">
          <w:t>observation</w:t>
        </w:r>
        <w:r w:rsidR="00AE6E7C">
          <w:t xml:space="preserve"> that</w:t>
        </w:r>
      </w:ins>
      <w:ins w:id="3558" w:author="Arthur Parmentier" w:date="2020-06-08T18:31:00Z">
        <w:r w:rsidR="00937E5A">
          <w:t xml:space="preserve"> it is </w:t>
        </w:r>
      </w:ins>
      <w:ins w:id="3559" w:author="Arthur Parmentier" w:date="2020-06-08T23:28:00Z">
        <w:r w:rsidR="005B365D">
          <w:t>mostly</w:t>
        </w:r>
      </w:ins>
      <w:ins w:id="3560" w:author="Arthur Parmentier" w:date="2020-06-08T18:31:00Z">
        <w:r w:rsidR="00937E5A">
          <w:t xml:space="preserve"> use</w:t>
        </w:r>
      </w:ins>
      <w:ins w:id="3561" w:author="Arthur Parmentier" w:date="2020-06-08T23:28:00Z">
        <w:r w:rsidR="00E07F18">
          <w:t>d</w:t>
        </w:r>
      </w:ins>
      <w:ins w:id="3562" w:author="Arthur Parmentier" w:date="2020-06-08T18:31:00Z">
        <w:r w:rsidR="00937E5A">
          <w:t xml:space="preserve"> between composers and orchestras may simply be understood as a result of </w:t>
        </w:r>
      </w:ins>
      <w:ins w:id="3563" w:author="Arthur Parmentier" w:date="2020-06-08T23:28:00Z">
        <w:r w:rsidR="00F66855">
          <w:t>its</w:t>
        </w:r>
      </w:ins>
      <w:ins w:id="3564" w:author="Arthur Parmentier" w:date="2020-06-08T18:31:00Z">
        <w:r w:rsidR="00937E5A">
          <w:t xml:space="preserve"> history</w:t>
        </w:r>
      </w:ins>
      <w:ins w:id="3565" w:author="Arthur Parmentier" w:date="2020-06-08T23:29:00Z">
        <w:r w:rsidR="00F66855">
          <w:t xml:space="preserve">, diffusion, adoption processes </w:t>
        </w:r>
      </w:ins>
      <w:ins w:id="3566" w:author="Arthur Parmentier" w:date="2020-06-08T18:31:00Z">
        <w:r w:rsidR="00937E5A">
          <w:t xml:space="preserve">and what it has been designed for and performative </w:t>
        </w:r>
      </w:ins>
      <w:ins w:id="3567" w:author="Arthur Parmentier" w:date="2020-06-08T23:31:00Z">
        <w:r w:rsidR="00BF1915">
          <w:t>at</w:t>
        </w:r>
      </w:ins>
      <w:ins w:id="3568" w:author="Arthur Parmentier" w:date="2020-06-09T13:53:00Z">
        <w:r w:rsidR="006D7C14">
          <w:t>,</w:t>
        </w:r>
      </w:ins>
      <w:ins w:id="3569" w:author="Arthur Parmentier" w:date="2020-06-08T23:31:00Z">
        <w:r w:rsidR="00BF1915">
          <w:t xml:space="preserve"> but</w:t>
        </w:r>
      </w:ins>
      <w:ins w:id="3570" w:author="Arthur Parmentier" w:date="2020-06-08T18:32:00Z">
        <w:r w:rsidR="00937E5A">
          <w:t xml:space="preserve"> is not a </w:t>
        </w:r>
      </w:ins>
      <w:ins w:id="3571" w:author="Arthur Parmentier" w:date="2020-06-08T23:29:00Z">
        <w:r w:rsidR="00F66855">
          <w:t xml:space="preserve">constitutive </w:t>
        </w:r>
      </w:ins>
      <w:ins w:id="3572" w:author="Arthur Parmentier" w:date="2020-06-08T18:32:00Z">
        <w:r w:rsidR="00937E5A">
          <w:t>element of its definition.</w:t>
        </w:r>
      </w:ins>
      <w:ins w:id="3573" w:author="Arthur Parmentier" w:date="2020-06-08T23:50:00Z">
        <w:r w:rsidR="00487362">
          <w:br/>
          <w:t xml:space="preserve">Of course, what we usually mean by </w:t>
        </w:r>
      </w:ins>
      <w:ins w:id="3574" w:author="Arthur Parmentier" w:date="2020-06-09T13:53:00Z">
        <w:r w:rsidR="00C325A3">
          <w:t>“</w:t>
        </w:r>
      </w:ins>
      <w:ins w:id="3575" w:author="Arthur Parmentier" w:date="2020-06-08T23:50:00Z">
        <w:r w:rsidR="00487362">
          <w:t>SP</w:t>
        </w:r>
      </w:ins>
      <w:ins w:id="3576" w:author="Arthur Parmentier" w:date="2020-06-09T13:53:00Z">
        <w:r w:rsidR="00C325A3">
          <w:t>”</w:t>
        </w:r>
      </w:ins>
      <w:ins w:id="3577" w:author="Arthur Parmentier" w:date="2020-06-08T23:50:00Z">
        <w:r w:rsidR="00487362">
          <w:t xml:space="preserve"> does not ref</w:t>
        </w:r>
      </w:ins>
      <w:ins w:id="3578" w:author="Arthur Parmentier" w:date="2020-06-08T23:51:00Z">
        <w:r w:rsidR="00487362">
          <w:t xml:space="preserve">er to it as a mere language and also relates to elements of context such as the configurations it is used in; but my point here </w:t>
        </w:r>
      </w:ins>
      <w:ins w:id="3579" w:author="Arthur Parmentier" w:date="2020-06-09T13:53:00Z">
        <w:r w:rsidR="00E34CE1">
          <w:t>is</w:t>
        </w:r>
      </w:ins>
      <w:ins w:id="3580" w:author="Arthur Parmentier" w:date="2020-06-08T23:51:00Z">
        <w:r w:rsidR="00487362">
          <w:t xml:space="preserve"> to argue that </w:t>
        </w:r>
      </w:ins>
      <w:ins w:id="3581" w:author="Arthur Parmentier" w:date="2020-06-08T23:52:00Z">
        <w:r w:rsidR="00487362">
          <w:t>configurations are not constitutive elements of languages</w:t>
        </w:r>
      </w:ins>
      <w:ins w:id="3582" w:author="Arthur Parmentier" w:date="2020-06-09T13:54:00Z">
        <w:r w:rsidR="00A922A5">
          <w:t>,</w:t>
        </w:r>
      </w:ins>
      <w:ins w:id="3583" w:author="Arthur Parmentier" w:date="2020-06-08T23:52:00Z">
        <w:r w:rsidR="00487362">
          <w:t xml:space="preserve"> </w:t>
        </w:r>
      </w:ins>
      <w:ins w:id="3584" w:author="Arthur Parmentier" w:date="2020-06-09T13:54:00Z">
        <w:r w:rsidR="00A922A5">
          <w:t>while</w:t>
        </w:r>
        <w:r w:rsidR="00084009">
          <w:t xml:space="preserve"> it is true</w:t>
        </w:r>
        <w:r w:rsidR="003F5D0A">
          <w:t xml:space="preserve"> that</w:t>
        </w:r>
      </w:ins>
      <w:ins w:id="3585" w:author="Arthur Parmentier" w:date="2020-06-08T23:52:00Z">
        <w:r w:rsidR="00487362">
          <w:t xml:space="preserve"> languages are used in </w:t>
        </w:r>
      </w:ins>
      <w:ins w:id="3586" w:author="Arthur Parmentier" w:date="2020-06-09T13:54:00Z">
        <w:r w:rsidR="00B1799B">
          <w:t xml:space="preserve">specific </w:t>
        </w:r>
      </w:ins>
      <w:ins w:id="3587" w:author="Arthur Parmentier" w:date="2020-06-08T23:52:00Z">
        <w:r w:rsidR="00487362">
          <w:t>configurations.</w:t>
        </w:r>
      </w:ins>
      <w:ins w:id="3588" w:author="Arthur Parmentier" w:date="2020-06-08T23:50:00Z">
        <w:r w:rsidR="00487362">
          <w:t xml:space="preserve"> </w:t>
        </w:r>
      </w:ins>
    </w:p>
    <w:p w:rsidR="003F2132" w:rsidRDefault="006D0FEC" w:rsidP="006D0FEC">
      <w:pPr>
        <w:rPr>
          <w:ins w:id="3589" w:author="Arthur Parmentier" w:date="2020-06-08T18:35:00Z"/>
        </w:rPr>
      </w:pPr>
      <w:ins w:id="3590" w:author="Arthur Parmentier" w:date="2020-06-08T13:42:00Z">
        <w:r>
          <w:t>We can m</w:t>
        </w:r>
      </w:ins>
      <w:ins w:id="3591" w:author="Arthur Parmentier" w:date="2020-06-08T13:43:00Z">
        <w:r>
          <w:t xml:space="preserve">ake an analogy here with </w:t>
        </w:r>
      </w:ins>
      <w:ins w:id="3592" w:author="Arthur Parmentier" w:date="2020-06-08T23:38:00Z">
        <w:r w:rsidR="00A35815">
          <w:t>oral or written languages</w:t>
        </w:r>
      </w:ins>
      <w:ins w:id="3593" w:author="Arthur Parmentier" w:date="2020-06-08T13:43:00Z">
        <w:r>
          <w:t xml:space="preserve">, that are </w:t>
        </w:r>
      </w:ins>
      <w:ins w:id="3594" w:author="Arthur Parmentier" w:date="2020-06-08T13:44:00Z">
        <w:r>
          <w:t xml:space="preserve">convenient </w:t>
        </w:r>
      </w:ins>
      <w:ins w:id="3595" w:author="Arthur Parmentier" w:date="2020-06-08T23:39:00Z">
        <w:r w:rsidR="00A35815">
          <w:t>cooking or playing games</w:t>
        </w:r>
      </w:ins>
      <w:ins w:id="3596" w:author="Arthur Parmentier" w:date="2020-06-08T13:45:00Z">
        <w:r>
          <w:t xml:space="preserve"> </w:t>
        </w:r>
      </w:ins>
      <w:ins w:id="3597" w:author="Arthur Parmentier" w:date="2020-06-08T13:44:00Z">
        <w:r>
          <w:t xml:space="preserve">but </w:t>
        </w:r>
      </w:ins>
      <w:ins w:id="3598" w:author="Arthur Parmentier" w:date="2020-06-08T23:39:00Z">
        <w:r w:rsidR="00A35815">
          <w:t xml:space="preserve">perhaps not as good as SP for </w:t>
        </w:r>
      </w:ins>
      <w:ins w:id="3599" w:author="Arthur Parmentier" w:date="2020-06-08T15:02:00Z">
        <w:r w:rsidR="00BB465F">
          <w:t>real-time composition with a multi-disciplinary orchestra.</w:t>
        </w:r>
      </w:ins>
      <w:ins w:id="3600" w:author="Arthur Parmentier" w:date="2020-06-08T15:03:00Z">
        <w:r w:rsidR="00B32327">
          <w:t xml:space="preserve"> Yet these languages</w:t>
        </w:r>
      </w:ins>
      <w:ins w:id="3601" w:author="Arthur Parmentier" w:date="2020-06-08T23:40:00Z">
        <w:r w:rsidR="00A35815">
          <w:t>, such as English,</w:t>
        </w:r>
      </w:ins>
      <w:ins w:id="3602" w:author="Arthur Parmentier" w:date="2020-06-08T15:03:00Z">
        <w:r w:rsidR="00B32327">
          <w:t xml:space="preserve"> are used in a variety of configurations</w:t>
        </w:r>
      </w:ins>
      <w:ins w:id="3603" w:author="Arthur Parmentier" w:date="2020-06-08T23:39:00Z">
        <w:r w:rsidR="00A35815">
          <w:t>: from</w:t>
        </w:r>
      </w:ins>
      <w:ins w:id="3604" w:author="Arthur Parmentier" w:date="2020-06-08T23:40:00Z">
        <w:r w:rsidR="00A35815">
          <w:t xml:space="preserve"> </w:t>
        </w:r>
      </w:ins>
      <w:ins w:id="3605" w:author="Arthur Parmentier" w:date="2020-06-08T23:41:00Z">
        <w:r w:rsidR="00A31DED">
          <w:t xml:space="preserve">a collective </w:t>
        </w:r>
      </w:ins>
      <w:ins w:id="3606" w:author="Arthur Parmentier" w:date="2020-06-08T23:40:00Z">
        <w:r w:rsidR="00A35815">
          <w:t xml:space="preserve">communication between several family members </w:t>
        </w:r>
      </w:ins>
      <w:ins w:id="3607" w:author="Arthur Parmentier" w:date="2020-06-08T23:42:00Z">
        <w:r w:rsidR="00A31DED">
          <w:t xml:space="preserve">in their house </w:t>
        </w:r>
      </w:ins>
      <w:ins w:id="3608" w:author="Arthur Parmentier" w:date="2020-06-08T23:40:00Z">
        <w:r w:rsidR="00A35815">
          <w:t>in England where it is born</w:t>
        </w:r>
        <w:r w:rsidR="00A31DED">
          <w:t xml:space="preserve"> to </w:t>
        </w:r>
      </w:ins>
      <w:ins w:id="3609" w:author="Arthur Parmentier" w:date="2020-06-08T23:41:00Z">
        <w:r w:rsidR="00A31DED">
          <w:t>a monologue</w:t>
        </w:r>
      </w:ins>
      <w:ins w:id="3610" w:author="Arthur Parmentier" w:date="2020-06-09T13:55:00Z">
        <w:r w:rsidR="002E10B4">
          <w:t xml:space="preserve"> </w:t>
        </w:r>
        <w:r w:rsidR="00986B78" w:rsidRPr="00986B78">
          <w:t>of a foreign indigenous tribe representative</w:t>
        </w:r>
      </w:ins>
      <w:ins w:id="3611" w:author="Arthur Parmentier" w:date="2020-06-08T23:41:00Z">
        <w:r w:rsidR="00A31DED">
          <w:t xml:space="preserve"> </w:t>
        </w:r>
      </w:ins>
      <w:ins w:id="3612" w:author="Arthur Parmentier" w:date="2020-06-08T23:42:00Z">
        <w:r w:rsidR="00A31DED">
          <w:t>at ONU. English can no</w:t>
        </w:r>
      </w:ins>
      <w:ins w:id="3613" w:author="Arthur Parmentier" w:date="2020-06-08T23:43:00Z">
        <w:r w:rsidR="00A31DED">
          <w:t xml:space="preserve"> longer be defined as the language of families in England, nor as the international</w:t>
        </w:r>
      </w:ins>
      <w:ins w:id="3614" w:author="Arthur Parmentier" w:date="2020-06-08T23:44:00Z">
        <w:r w:rsidR="00A31DED">
          <w:t xml:space="preserve"> language </w:t>
        </w:r>
      </w:ins>
      <w:ins w:id="3615" w:author="Arthur Parmentier" w:date="2020-06-08T23:45:00Z">
        <w:r w:rsidR="00A31DED">
          <w:t>for ONU speeches in</w:t>
        </w:r>
      </w:ins>
      <w:ins w:id="3616" w:author="Arthur Parmentier" w:date="2020-06-08T23:44:00Z">
        <w:r w:rsidR="00A31DED">
          <w:t xml:space="preserve"> 2020; it is </w:t>
        </w:r>
      </w:ins>
      <w:ins w:id="3617" w:author="Arthur Parmentier" w:date="2020-06-09T13:55:00Z">
        <w:r w:rsidR="00986B78">
          <w:t xml:space="preserve">also </w:t>
        </w:r>
      </w:ins>
      <w:ins w:id="3618" w:author="Arthur Parmentier" w:date="2020-06-08T23:44:00Z">
        <w:r w:rsidR="00A31DED">
          <w:t>used in many</w:t>
        </w:r>
      </w:ins>
      <w:ins w:id="3619" w:author="Arthur Parmentier" w:date="2020-06-09T13:55:00Z">
        <w:r w:rsidR="00986B78">
          <w:t xml:space="preserve"> other </w:t>
        </w:r>
      </w:ins>
      <w:ins w:id="3620" w:author="Arthur Parmentier" w:date="2020-06-08T23:44:00Z">
        <w:r w:rsidR="00A31DED">
          <w:t>contexts and configuration</w:t>
        </w:r>
      </w:ins>
      <w:ins w:id="3621" w:author="Arthur Parmentier" w:date="2020-06-09T13:55:00Z">
        <w:r w:rsidR="00986B78">
          <w:t>s</w:t>
        </w:r>
      </w:ins>
      <w:ins w:id="3622" w:author="Arthur Parmentier" w:date="2020-06-08T23:46:00Z">
        <w:r w:rsidR="00A31DED">
          <w:t>.</w:t>
        </w:r>
        <w:r w:rsidR="00A31DED">
          <w:br/>
          <w:t>In fact, we know from psychology and the st</w:t>
        </w:r>
      </w:ins>
      <w:ins w:id="3623" w:author="Arthur Parmentier" w:date="2020-06-08T23:47:00Z">
        <w:r w:rsidR="00A31DED">
          <w:t xml:space="preserve">udies of concepts </w:t>
        </w:r>
      </w:ins>
      <w:ins w:id="3624" w:author="Arthur Parmentier" w:date="2020-06-08T23:46:00Z">
        <w:r w:rsidR="00A31DED">
          <w:t>that there may not be a definition of En</w:t>
        </w:r>
      </w:ins>
      <w:ins w:id="3625" w:author="Arthur Parmentier" w:date="2020-06-08T23:47:00Z">
        <w:r w:rsidR="00A31DED">
          <w:t>glish at all but only several perspective</w:t>
        </w:r>
      </w:ins>
      <w:ins w:id="3626" w:author="Arthur Parmentier" w:date="2020-06-08T23:48:00Z">
        <w:r w:rsidR="00A31DED">
          <w:t>s</w:t>
        </w:r>
      </w:ins>
      <w:ins w:id="3627" w:author="Arthur Parmentier" w:date="2020-06-08T23:47:00Z">
        <w:r w:rsidR="00A31DED">
          <w:t xml:space="preserve"> that combine into a single complex</w:t>
        </w:r>
      </w:ins>
      <w:ins w:id="3628" w:author="Arthur Parmentier" w:date="2020-06-08T23:48:00Z">
        <w:r w:rsidR="00A31DED">
          <w:t xml:space="preserve"> concept</w:t>
        </w:r>
      </w:ins>
      <w:ins w:id="3629" w:author="Arthur Parmentier" w:date="2020-06-08T23:49:00Z">
        <w:r w:rsidR="00A31DED">
          <w:t>.</w:t>
        </w:r>
      </w:ins>
    </w:p>
    <w:p w:rsidR="000D29DB" w:rsidRDefault="000D29DB">
      <w:pPr>
        <w:pStyle w:val="Titre4"/>
        <w:rPr>
          <w:ins w:id="3630" w:author="Arthur Parmentier" w:date="2020-06-08T15:06:00Z"/>
        </w:rPr>
        <w:pPrChange w:id="3631" w:author="Arthur Parmentier" w:date="2020-06-08T18:35:00Z">
          <w:pPr/>
        </w:pPrChange>
      </w:pPr>
      <w:ins w:id="3632" w:author="Arthur Parmentier" w:date="2020-06-08T18:35:00Z">
        <w:r>
          <w:t>A critique of compositional choices</w:t>
        </w:r>
        <w:r w:rsidR="008C6D3A">
          <w:t xml:space="preserve"> and configurationa</w:t>
        </w:r>
      </w:ins>
      <w:ins w:id="3633" w:author="Arthur Parmentier" w:date="2020-06-08T18:36:00Z">
        <w:r w:rsidR="008C6D3A">
          <w:t>l choices</w:t>
        </w:r>
      </w:ins>
      <w:ins w:id="3634" w:author="Arthur Parmentier" w:date="2020-06-08T18:35:00Z">
        <w:r>
          <w:t xml:space="preserve"> as </w:t>
        </w:r>
      </w:ins>
      <w:ins w:id="3635" w:author="Arthur Parmentier" w:date="2020-06-08T23:57:00Z">
        <w:r w:rsidR="00BB3699">
          <w:t xml:space="preserve">definitions and </w:t>
        </w:r>
      </w:ins>
      <w:ins w:id="3636" w:author="Arthur Parmentier" w:date="2020-06-08T18:35:00Z">
        <w:r>
          <w:t xml:space="preserve">rules </w:t>
        </w:r>
      </w:ins>
      <w:ins w:id="3637" w:author="Arthur Parmentier" w:date="2020-06-08T23:57:00Z">
        <w:r w:rsidR="00BB3699">
          <w:t>of</w:t>
        </w:r>
      </w:ins>
      <w:ins w:id="3638" w:author="Arthur Parmentier" w:date="2020-06-08T18:35:00Z">
        <w:r>
          <w:t xml:space="preserve"> SP</w:t>
        </w:r>
      </w:ins>
    </w:p>
    <w:p w:rsidR="00220B16" w:rsidRDefault="00FE312D" w:rsidP="006D0FEC">
      <w:pPr>
        <w:rPr>
          <w:ins w:id="3639" w:author="Arthur Parmentier" w:date="2020-06-08T15:09:00Z"/>
        </w:rPr>
      </w:pPr>
      <w:ins w:id="3640" w:author="Arthur Parmentier" w:date="2020-06-08T23:57:00Z">
        <w:r>
          <w:t>Similarly</w:t>
        </w:r>
      </w:ins>
      <w:ins w:id="3641" w:author="Arthur Parmentier" w:date="2020-06-08T23:54:00Z">
        <w:r w:rsidR="005029C5">
          <w:t xml:space="preserve"> to my previous example with the English language, </w:t>
        </w:r>
      </w:ins>
      <w:ins w:id="3642" w:author="Arthur Parmentier" w:date="2020-06-08T15:06:00Z">
        <w:r w:rsidR="00220B16">
          <w:t xml:space="preserve">I would like to push for a similar understanding of SP as </w:t>
        </w:r>
      </w:ins>
      <w:ins w:id="3643" w:author="Arthur Parmentier" w:date="2020-06-08T23:55:00Z">
        <w:r w:rsidR="002C7ED6">
          <w:t xml:space="preserve">complex concept involving </w:t>
        </w:r>
      </w:ins>
      <w:ins w:id="3644" w:author="Arthur Parmentier" w:date="2020-06-08T15:06:00Z">
        <w:r w:rsidR="00220B16">
          <w:t xml:space="preserve">a sign language and set of practices that are not defined by any configuration </w:t>
        </w:r>
      </w:ins>
      <w:ins w:id="3645" w:author="Arthur Parmentier" w:date="2020-06-08T15:07:00Z">
        <w:r w:rsidR="00220B16">
          <w:t xml:space="preserve">or context. </w:t>
        </w:r>
      </w:ins>
      <w:ins w:id="3646" w:author="Arthur Parmentier" w:date="2020-06-08T15:11:00Z">
        <w:r w:rsidR="00220B16">
          <w:t>For instance, let’s consider the following statements, that are found in Thompson’s and other presentations</w:t>
        </w:r>
      </w:ins>
      <w:ins w:id="3647" w:author="Arthur Parmentier" w:date="2020-06-09T13:58:00Z">
        <w:r w:rsidR="004D5133">
          <w:t xml:space="preserve"> and definitions</w:t>
        </w:r>
      </w:ins>
      <w:ins w:id="3648" w:author="Arthur Parmentier" w:date="2020-06-08T15:11:00Z">
        <w:r w:rsidR="00220B16">
          <w:t xml:space="preserve"> of SP:</w:t>
        </w:r>
      </w:ins>
    </w:p>
    <w:p w:rsidR="00220B16" w:rsidRDefault="00220B16" w:rsidP="00220B16">
      <w:pPr>
        <w:pStyle w:val="Paragraphedeliste"/>
        <w:numPr>
          <w:ilvl w:val="0"/>
          <w:numId w:val="11"/>
        </w:numPr>
        <w:rPr>
          <w:ins w:id="3649" w:author="Arthur Parmentier" w:date="2020-06-08T15:09:00Z"/>
        </w:rPr>
      </w:pPr>
      <w:ins w:id="3650" w:author="Arthur Parmentier" w:date="2020-06-08T15:12:00Z">
        <w:r>
          <w:t>The soundpainter is a/the composer</w:t>
        </w:r>
      </w:ins>
    </w:p>
    <w:p w:rsidR="00220B16" w:rsidRDefault="00220B16" w:rsidP="00220B16">
      <w:pPr>
        <w:pStyle w:val="Paragraphedeliste"/>
        <w:numPr>
          <w:ilvl w:val="0"/>
          <w:numId w:val="11"/>
        </w:numPr>
        <w:rPr>
          <w:ins w:id="3651" w:author="Arthur Parmentier" w:date="2020-06-08T15:14:00Z"/>
        </w:rPr>
      </w:pPr>
      <w:ins w:id="3652" w:author="Arthur Parmentier" w:date="2020-06-08T15:13:00Z">
        <w:r>
          <w:t xml:space="preserve">The gestures are signed </w:t>
        </w:r>
      </w:ins>
      <w:ins w:id="3653" w:author="Arthur Parmentier" w:date="2020-06-08T15:14:00Z">
        <w:r>
          <w:t xml:space="preserve">by the soundpainter (here, </w:t>
        </w:r>
      </w:ins>
      <w:ins w:id="3654" w:author="Arthur Parmentier" w:date="2020-06-09T13:58:00Z">
        <w:r w:rsidR="00216F41">
          <w:t xml:space="preserve">I would like to point out </w:t>
        </w:r>
      </w:ins>
      <w:ins w:id="3655" w:author="Arthur Parmentier" w:date="2020-06-08T15:14:00Z">
        <w:r>
          <w:t xml:space="preserve">the unicity </w:t>
        </w:r>
      </w:ins>
      <w:ins w:id="3656" w:author="Arthur Parmentier" w:date="2020-06-09T13:58:00Z">
        <w:r w:rsidR="002E22F0">
          <w:t>implied by</w:t>
        </w:r>
      </w:ins>
      <w:ins w:id="3657" w:author="Arthur Parmentier" w:date="2020-06-08T15:14:00Z">
        <w:r>
          <w:t xml:space="preserve"> “the”)</w:t>
        </w:r>
      </w:ins>
    </w:p>
    <w:p w:rsidR="00220B16" w:rsidRDefault="00FC3006" w:rsidP="00220B16">
      <w:pPr>
        <w:pStyle w:val="Paragraphedeliste"/>
        <w:numPr>
          <w:ilvl w:val="0"/>
          <w:numId w:val="11"/>
        </w:numPr>
        <w:rPr>
          <w:ins w:id="3658" w:author="Arthur Parmentier" w:date="2020-06-08T15:15:00Z"/>
        </w:rPr>
      </w:pPr>
      <w:ins w:id="3659" w:author="Arthur Parmentier" w:date="2020-06-08T15:15:00Z">
        <w:r>
          <w:t>“The Soundpainter, standing in front of the group (usually), signs a phrase to the group then composes with the responses.”</w:t>
        </w:r>
      </w:ins>
    </w:p>
    <w:p w:rsidR="00FC3006" w:rsidRDefault="00FC3006" w:rsidP="00220B16">
      <w:pPr>
        <w:pStyle w:val="Paragraphedeliste"/>
        <w:numPr>
          <w:ilvl w:val="0"/>
          <w:numId w:val="11"/>
        </w:numPr>
        <w:rPr>
          <w:ins w:id="3660" w:author="Arthur Parmentier" w:date="2020-06-08T15:16:00Z"/>
        </w:rPr>
      </w:pPr>
      <w:ins w:id="3661" w:author="Arthur Parmentier" w:date="2020-06-08T15:16:00Z">
        <w:r>
          <w:t>“One of the most important aspects of Soundpainting is to compose with what happens in the moment whether it is intended or not”</w:t>
        </w:r>
      </w:ins>
    </w:p>
    <w:p w:rsidR="006A3A7E" w:rsidRDefault="006A3A7E" w:rsidP="00220B16">
      <w:pPr>
        <w:pStyle w:val="Paragraphedeliste"/>
        <w:numPr>
          <w:ilvl w:val="0"/>
          <w:numId w:val="11"/>
        </w:numPr>
        <w:rPr>
          <w:ins w:id="3662" w:author="Arthur Parmentier" w:date="2020-06-08T15:17:00Z"/>
        </w:rPr>
      </w:pPr>
      <w:ins w:id="3663" w:author="Arthur Parmentier" w:date="2020-06-08T15:16:00Z">
        <w:r>
          <w:lastRenderedPageBreak/>
          <w:t>“A very important part of Soundpainting language is the basic rule that there is no such thing as a mistake”</w:t>
        </w:r>
      </w:ins>
    </w:p>
    <w:p w:rsidR="006A3A7E" w:rsidRDefault="006A3A7E" w:rsidP="00220B16">
      <w:pPr>
        <w:pStyle w:val="Paragraphedeliste"/>
        <w:numPr>
          <w:ilvl w:val="0"/>
          <w:numId w:val="11"/>
        </w:numPr>
        <w:rPr>
          <w:ins w:id="3664" w:author="Arthur Parmentier" w:date="2020-06-08T15:17:00Z"/>
        </w:rPr>
      </w:pPr>
      <w:ins w:id="3665" w:author="Arthur Parmentier" w:date="2020-06-08T15:17:00Z">
        <w:r>
          <w:t>“It is the Soundpainter’s responsibility to realize the piece”</w:t>
        </w:r>
      </w:ins>
    </w:p>
    <w:p w:rsidR="006A3A7E" w:rsidRDefault="006A3A7E" w:rsidP="00220B16">
      <w:pPr>
        <w:pStyle w:val="Paragraphedeliste"/>
        <w:numPr>
          <w:ilvl w:val="0"/>
          <w:numId w:val="11"/>
        </w:numPr>
        <w:rPr>
          <w:ins w:id="3666" w:author="Arthur Parmentier" w:date="2020-06-08T15:18:00Z"/>
        </w:rPr>
      </w:pPr>
      <w:ins w:id="3667" w:author="Arthur Parmentier" w:date="2020-06-08T15:17:00Z">
        <w:r>
          <w:t>“[The soundpainter is] the creator of</w:t>
        </w:r>
      </w:ins>
      <w:ins w:id="3668" w:author="Arthur Parmentier" w:date="2020-06-08T15:18:00Z">
        <w:r>
          <w:t xml:space="preserve"> the work, the director of the performance, the instigation for communication among an ensemble, the owner of the work”</w:t>
        </w:r>
      </w:ins>
    </w:p>
    <w:p w:rsidR="006A3A7E" w:rsidRDefault="00464FE8" w:rsidP="00220B16">
      <w:pPr>
        <w:pStyle w:val="Paragraphedeliste"/>
        <w:numPr>
          <w:ilvl w:val="0"/>
          <w:numId w:val="11"/>
        </w:numPr>
        <w:rPr>
          <w:ins w:id="3669" w:author="Arthur Parmentier" w:date="2020-06-08T15:47:00Z"/>
        </w:rPr>
      </w:pPr>
      <w:ins w:id="3670"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3671" w:author="Arthur Parmentier" w:date="2020-06-08T15:23:00Z"/>
        </w:rPr>
      </w:pPr>
      <w:ins w:id="3672"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3673" w:author="Arthur Parmentier" w:date="2020-06-08T15:27:00Z"/>
        </w:rPr>
        <w:pPrChange w:id="3674" w:author="Arthur Parmentier" w:date="2020-06-08T23:56:00Z">
          <w:pPr>
            <w:pStyle w:val="Paragraphedeliste"/>
            <w:numPr>
              <w:numId w:val="45"/>
            </w:numPr>
            <w:ind w:hanging="360"/>
          </w:pPr>
        </w:pPrChange>
      </w:pPr>
      <w:ins w:id="3675" w:author="Arthur Parmentier" w:date="2020-06-08T15:28:00Z">
        <w:r>
          <w:t xml:space="preserve">I would like to </w:t>
        </w:r>
      </w:ins>
      <w:ins w:id="3676" w:author="Arthur Parmentier" w:date="2020-06-08T15:30:00Z">
        <w:r>
          <w:t xml:space="preserve">propose </w:t>
        </w:r>
      </w:ins>
      <w:ins w:id="3677" w:author="Arthur Parmentier" w:date="2020-06-08T15:29:00Z">
        <w:r>
          <w:t>that these statements are not</w:t>
        </w:r>
      </w:ins>
      <w:ins w:id="3678" w:author="Arthur Parmentier" w:date="2020-06-08T15:30:00Z">
        <w:r>
          <w:t xml:space="preserve"> </w:t>
        </w:r>
      </w:ins>
      <w:ins w:id="3679" w:author="Arthur Parmentier" w:date="2020-06-09T13:59:00Z">
        <w:r w:rsidR="0037763E">
          <w:t>cons</w:t>
        </w:r>
      </w:ins>
      <w:ins w:id="3680" w:author="Arthur Parmentier" w:date="2020-06-09T14:00:00Z">
        <w:r w:rsidR="0037763E">
          <w:t>idered</w:t>
        </w:r>
      </w:ins>
      <w:ins w:id="3681" w:author="Arthur Parmentier" w:date="2020-06-08T15:30:00Z">
        <w:r>
          <w:t xml:space="preserve"> as</w:t>
        </w:r>
      </w:ins>
      <w:ins w:id="3682" w:author="Arthur Parmentier" w:date="2020-06-08T15:29:00Z">
        <w:r>
          <w:t xml:space="preserve"> properties of SP nor elements of its definition but</w:t>
        </w:r>
      </w:ins>
      <w:ins w:id="3683" w:author="Arthur Parmentier" w:date="2020-06-08T15:25:00Z">
        <w:r w:rsidR="00DE4DC8">
          <w:t xml:space="preserve"> </w:t>
        </w:r>
      </w:ins>
      <w:ins w:id="3684" w:author="Arthur Parmentier" w:date="2020-06-09T14:00:00Z">
        <w:r w:rsidR="00B41679">
          <w:t xml:space="preserve">as </w:t>
        </w:r>
      </w:ins>
      <w:ins w:id="3685" w:author="Arthur Parmentier" w:date="2020-06-08T15:25:00Z">
        <w:r w:rsidR="00DE4DC8">
          <w:t>either</w:t>
        </w:r>
      </w:ins>
      <w:ins w:id="3686" w:author="Arthur Parmentier" w:date="2020-06-08T23:56:00Z">
        <w:r w:rsidR="00994F61">
          <w:t xml:space="preserve"> configuration or compositional choices </w:t>
        </w:r>
      </w:ins>
      <w:ins w:id="3687" w:author="Arthur Parmentier" w:date="2020-06-09T14:00:00Z">
        <w:r w:rsidR="00A129D2">
          <w:t xml:space="preserve">- </w:t>
        </w:r>
      </w:ins>
      <w:ins w:id="3688" w:author="Arthur Parmentier" w:date="2020-06-08T23:56:00Z">
        <w:r w:rsidR="00994F61">
          <w:t>that of course are important parts of SP but not constitutive of its definition.</w:t>
        </w:r>
      </w:ins>
    </w:p>
    <w:p w:rsidR="001A5CF4" w:rsidRDefault="001A5CF4" w:rsidP="001A5CF4">
      <w:pPr>
        <w:rPr>
          <w:ins w:id="3689" w:author="Arthur Parmentier" w:date="2020-06-08T15:42:00Z"/>
        </w:rPr>
      </w:pPr>
      <w:ins w:id="3690" w:author="Arthur Parmentier" w:date="2020-06-08T15:28:00Z">
        <w:r>
          <w:t xml:space="preserve">To </w:t>
        </w:r>
      </w:ins>
      <w:ins w:id="3691" w:author="Arthur Parmentier" w:date="2020-06-08T15:29:00Z">
        <w:r>
          <w:t>demonst</w:t>
        </w:r>
      </w:ins>
      <w:ins w:id="3692" w:author="Arthur Parmentier" w:date="2020-06-08T15:30:00Z">
        <w:r>
          <w:t>rate t</w:t>
        </w:r>
      </w:ins>
      <w:ins w:id="3693" w:author="Arthur Parmentier" w:date="2020-06-08T15:31:00Z">
        <w:r>
          <w:t xml:space="preserve">his proposition, I would </w:t>
        </w:r>
      </w:ins>
      <w:ins w:id="3694" w:author="Arthur Parmentier" w:date="2020-06-08T15:39:00Z">
        <w:r w:rsidR="001C65CC">
          <w:t xml:space="preserve">simply </w:t>
        </w:r>
      </w:ins>
      <w:ins w:id="3695" w:author="Arthur Parmentier" w:date="2020-06-08T15:40:00Z">
        <w:r w:rsidR="001C65CC">
          <w:t>draw the attention on examples in which the SP sign language is used that contradict those statements</w:t>
        </w:r>
      </w:ins>
      <w:ins w:id="3696"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3697" w:author="Arthur Parmentier" w:date="2020-06-08T15:41:00Z">
        <w:r w:rsidR="001C65CC">
          <w:t>III.B.3</w:t>
        </w:r>
        <w:r w:rsidR="001C65CC">
          <w:fldChar w:fldCharType="end"/>
        </w:r>
        <w:r w:rsidR="001C65CC">
          <w:t>.</w:t>
        </w:r>
      </w:ins>
      <w:ins w:id="3698" w:author="Arthur Parmentier" w:date="2020-06-08T23:58:00Z">
        <w:r w:rsidR="00206549">
          <w:t xml:space="preserve"> In </w:t>
        </w:r>
      </w:ins>
      <w:ins w:id="3699" w:author="Arthur Parmentier" w:date="2020-06-08T15:42:00Z">
        <w:r w:rsidR="00A319B1">
          <w:t>such “revisited” orchestras</w:t>
        </w:r>
      </w:ins>
      <w:ins w:id="3700" w:author="Arthur Parmentier" w:date="2020-06-08T23:58:00Z">
        <w:r w:rsidR="00206549">
          <w:t>, we observe that</w:t>
        </w:r>
      </w:ins>
      <w:ins w:id="3701" w:author="Arthur Parmentier" w:date="2020-06-08T15:42:00Z">
        <w:r w:rsidR="00A319B1">
          <w:t>:</w:t>
        </w:r>
      </w:ins>
    </w:p>
    <w:p w:rsidR="00A319B1" w:rsidRDefault="00A319B1" w:rsidP="00A319B1">
      <w:pPr>
        <w:pStyle w:val="Paragraphedeliste"/>
        <w:numPr>
          <w:ilvl w:val="0"/>
          <w:numId w:val="11"/>
        </w:numPr>
        <w:rPr>
          <w:ins w:id="3702" w:author="Arthur Parmentier" w:date="2020-06-08T15:44:00Z"/>
        </w:rPr>
      </w:pPr>
      <w:ins w:id="3703" w:author="Arthur Parmentier" w:date="2020-06-08T15:42:00Z">
        <w:r>
          <w:t>Performers can soundpaint while perform</w:t>
        </w:r>
      </w:ins>
      <w:ins w:id="3704" w:author="Arthur Parmentier" w:date="2020-06-08T15:43:00Z">
        <w:r>
          <w:t xml:space="preserve">ing, hence creating a shared composition and voiding the notion of composer (and unique composer) </w:t>
        </w:r>
      </w:ins>
      <w:ins w:id="3705" w:author="Arthur Parmentier" w:date="2020-06-08T15:44:00Z">
        <w:r>
          <w:t>in the definition or as a property of SP</w:t>
        </w:r>
      </w:ins>
    </w:p>
    <w:p w:rsidR="00A319B1" w:rsidRDefault="00A319B1" w:rsidP="00A319B1">
      <w:pPr>
        <w:pStyle w:val="Paragraphedeliste"/>
        <w:numPr>
          <w:ilvl w:val="0"/>
          <w:numId w:val="11"/>
        </w:numPr>
        <w:rPr>
          <w:ins w:id="3706" w:author="Arthur Parmentier" w:date="2020-06-08T15:46:00Z"/>
        </w:rPr>
      </w:pPr>
      <w:ins w:id="3707" w:author="Arthur Parmentier" w:date="2020-06-08T15:44:00Z">
        <w:r>
          <w:t xml:space="preserve">Several compositional rules </w:t>
        </w:r>
      </w:ins>
      <w:ins w:id="3708" w:author="Arthur Parmentier" w:date="2020-06-08T15:50:00Z">
        <w:r w:rsidR="009A2D98">
          <w:t xml:space="preserve">that </w:t>
        </w:r>
      </w:ins>
      <w:ins w:id="3709" w:author="Arthur Parmentier" w:date="2020-06-08T15:45:00Z">
        <w:r>
          <w:t>Thompson defines as SP rules</w:t>
        </w:r>
      </w:ins>
      <w:ins w:id="3710" w:author="Arthur Parmentier" w:date="2020-06-08T15:51:00Z">
        <w:r w:rsidR="009A2D98">
          <w:t xml:space="preserve"> </w:t>
        </w:r>
      </w:ins>
      <w:ins w:id="3711" w:author="Arthur Parmentier" w:date="2020-06-08T15:50:00Z">
        <w:r w:rsidR="009A2D98">
          <w:t xml:space="preserve">are changed </w:t>
        </w:r>
      </w:ins>
      <w:ins w:id="3712" w:author="Arthur Parmentier" w:date="2020-06-08T15:51:00Z">
        <w:r w:rsidR="009A2D98">
          <w:t>or not considered</w:t>
        </w:r>
      </w:ins>
      <w:ins w:id="3713" w:author="Arthur Parmentier" w:date="2020-06-08T23:58:00Z">
        <w:r w:rsidR="00590C07">
          <w:t xml:space="preserve"> at all</w:t>
        </w:r>
      </w:ins>
      <w:ins w:id="3714" w:author="Arthur Parmentier" w:date="2020-06-08T15:46:00Z">
        <w:r>
          <w:t>:</w:t>
        </w:r>
      </w:ins>
    </w:p>
    <w:p w:rsidR="00A319B1" w:rsidRDefault="00A319B1" w:rsidP="00A319B1">
      <w:pPr>
        <w:pStyle w:val="Paragraphedeliste"/>
        <w:numPr>
          <w:ilvl w:val="1"/>
          <w:numId w:val="11"/>
        </w:numPr>
        <w:rPr>
          <w:ins w:id="3715" w:author="Arthur Parmentier" w:date="2020-06-08T15:47:00Z"/>
        </w:rPr>
      </w:pPr>
      <w:ins w:id="3716" w:author="Arthur Parmentier" w:date="2020-06-08T15:46:00Z">
        <w:r>
          <w:t>Some soundpainters do not require</w:t>
        </w:r>
      </w:ins>
      <w:ins w:id="3717" w:author="Arthur Parmentier" w:date="2020-06-08T15:45:00Z">
        <w:r>
          <w:t xml:space="preserve"> all performers</w:t>
        </w:r>
      </w:ins>
      <w:ins w:id="3718" w:author="Arthur Parmentier" w:date="2020-06-08T15:47:00Z">
        <w:r>
          <w:t xml:space="preserve"> to always keep</w:t>
        </w:r>
      </w:ins>
      <w:ins w:id="3719" w:author="Arthur Parmentier" w:date="2020-06-08T15:45:00Z">
        <w:r>
          <w:t xml:space="preserve"> </w:t>
        </w:r>
      </w:ins>
      <w:ins w:id="3720" w:author="Arthur Parmentier" w:date="2020-06-08T15:46:00Z">
        <w:r>
          <w:t>them</w:t>
        </w:r>
      </w:ins>
      <w:ins w:id="3721" w:author="Arthur Parmentier" w:date="2020-06-08T15:45:00Z">
        <w:r>
          <w:t xml:space="preserve"> in vision</w:t>
        </w:r>
      </w:ins>
    </w:p>
    <w:p w:rsidR="00A319B1" w:rsidRDefault="00A319B1" w:rsidP="00A319B1">
      <w:pPr>
        <w:pStyle w:val="Paragraphedeliste"/>
        <w:numPr>
          <w:ilvl w:val="1"/>
          <w:numId w:val="11"/>
        </w:numPr>
        <w:rPr>
          <w:ins w:id="3722" w:author="Arthur Parmentier" w:date="2020-06-08T15:49:00Z"/>
        </w:rPr>
      </w:pPr>
      <w:ins w:id="3723" w:author="Arthur Parmentier" w:date="2020-06-08T15:48:00Z">
        <w:r>
          <w:t xml:space="preserve">Some soundpainters may as well consider that it is not an error </w:t>
        </w:r>
      </w:ins>
      <w:ins w:id="3724"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rsidP="00B412DE">
      <w:pPr>
        <w:pStyle w:val="Paragraphedeliste"/>
        <w:numPr>
          <w:ilvl w:val="1"/>
          <w:numId w:val="11"/>
        </w:numPr>
        <w:rPr>
          <w:ins w:id="3725" w:author="Arthur Parmentier" w:date="2020-06-08T15:55:00Z"/>
        </w:rPr>
      </w:pPr>
      <w:ins w:id="3726" w:author="Arthur Parmentier" w:date="2020-06-08T15:52:00Z">
        <w:r>
          <w:t xml:space="preserve">Some groups </w:t>
        </w:r>
      </w:ins>
      <w:ins w:id="3727" w:author="Arthur Parmentier" w:date="2020-06-08T15:53:00Z">
        <w:r>
          <w:t>do not consider any responsibility of one or several soundpainter to realize the piece</w:t>
        </w:r>
      </w:ins>
      <w:ins w:id="3728" w:author="Arthur Parmentier" w:date="2020-06-08T15:54:00Z">
        <w:r>
          <w:t xml:space="preserve">, promoting more </w:t>
        </w:r>
      </w:ins>
      <w:ins w:id="3729" w:author="Arthur Parmentier" w:date="2020-06-08T15:55:00Z">
        <w:r>
          <w:t>democrati</w:t>
        </w:r>
      </w:ins>
      <w:ins w:id="3730" w:author="Arthur Parmentier" w:date="2020-06-08T23:59:00Z">
        <w:r w:rsidR="00E13592">
          <w:t>c</w:t>
        </w:r>
      </w:ins>
      <w:ins w:id="3731" w:author="Arthur Parmentier" w:date="2020-06-08T15:54:00Z">
        <w:r>
          <w:t xml:space="preserve"> structures where each has an equal authori</w:t>
        </w:r>
      </w:ins>
      <w:ins w:id="3732" w:author="Arthur Parmentier" w:date="2020-06-08T15:55:00Z">
        <w:r>
          <w:t>ty and responsibility in making compositional choices, performing and realizing the piece.</w:t>
        </w:r>
      </w:ins>
    </w:p>
    <w:p w:rsidR="00B412DE" w:rsidRDefault="00B412DE" w:rsidP="00B412DE">
      <w:pPr>
        <w:pStyle w:val="Paragraphedeliste"/>
        <w:numPr>
          <w:ilvl w:val="0"/>
          <w:numId w:val="11"/>
        </w:numPr>
        <w:rPr>
          <w:ins w:id="3733" w:author="Arthur Parmentier" w:date="2020-06-08T15:57:00Z"/>
        </w:rPr>
      </w:pPr>
      <w:ins w:id="3734" w:author="Arthur Parmentier" w:date="2020-06-08T15:55:00Z">
        <w:r>
          <w:t>SP can be used in</w:t>
        </w:r>
      </w:ins>
      <w:ins w:id="3735" w:author="Arthur Parmentier" w:date="2020-06-08T15:56:00Z">
        <w:r>
          <w:t xml:space="preserve"> configurations where it is not the only nor most important language, hence not having a great influence or an influence at all on the philosophy of the composi</w:t>
        </w:r>
      </w:ins>
      <w:ins w:id="3736" w:author="Arthur Parmentier" w:date="2020-06-08T15:57:00Z">
        <w:r>
          <w:t>tion or artistic production.</w:t>
        </w:r>
      </w:ins>
    </w:p>
    <w:p w:rsidR="009C3CB4" w:rsidRDefault="009C3CB4" w:rsidP="00B412DE">
      <w:pPr>
        <w:pStyle w:val="Paragraphedeliste"/>
        <w:numPr>
          <w:ilvl w:val="0"/>
          <w:numId w:val="11"/>
        </w:numPr>
        <w:rPr>
          <w:ins w:id="3737" w:author="Arthur Parmentier" w:date="2020-06-08T15:58:00Z"/>
        </w:rPr>
      </w:pPr>
      <w:ins w:id="3738" w:author="Arthur Parmentier" w:date="2020-06-08T15:57:00Z">
        <w:r>
          <w:t>SP is used outside the artistic field, hence making notions of co</w:t>
        </w:r>
      </w:ins>
      <w:ins w:id="3739" w:author="Arthur Parmentier" w:date="2020-06-08T15:58:00Z">
        <w:r>
          <w:t>mposition, orchestra, composer, discipline, etc. void.</w:t>
        </w:r>
      </w:ins>
    </w:p>
    <w:p w:rsidR="00850432" w:rsidRDefault="00CD69D9" w:rsidP="00850432">
      <w:pPr>
        <w:rPr>
          <w:ins w:id="3740" w:author="Arthur Parmentier" w:date="2020-06-08T18:17:00Z"/>
        </w:rPr>
      </w:pPr>
      <w:ins w:id="3741" w:author="Arthur Parmentier" w:date="2020-06-08T15:59:00Z">
        <w:r>
          <w:t>At the opposit</w:t>
        </w:r>
      </w:ins>
      <w:ins w:id="3742" w:author="Arthur Parmentier" w:date="2020-06-08T16:00:00Z">
        <w:r>
          <w:t xml:space="preserve">e of these new configurations, we can </w:t>
        </w:r>
        <w:r w:rsidR="003E6512">
          <w:t xml:space="preserve">read the vision of Thompson on SP </w:t>
        </w:r>
      </w:ins>
      <w:ins w:id="3743" w:author="Arthur Parmentier" w:date="2020-06-08T23:59:00Z">
        <w:r w:rsidR="00BE00F1">
          <w:t>in</w:t>
        </w:r>
      </w:ins>
      <w:ins w:id="3744" w:author="Arthur Parmentier" w:date="2020-06-08T18:15:00Z">
        <w:r w:rsidR="00224A9B">
          <w:t xml:space="preserve"> the </w:t>
        </w:r>
      </w:ins>
      <w:ins w:id="3745" w:author="Arthur Parmentier" w:date="2020-06-08T16:01:00Z">
        <w:r w:rsidR="003E6512">
          <w:t xml:space="preserve">compositional rules, configurations and contexts </w:t>
        </w:r>
      </w:ins>
      <w:ins w:id="3746" w:author="Arthur Parmentier" w:date="2020-06-09T00:01:00Z">
        <w:r w:rsidR="00B71D33">
          <w:t xml:space="preserve">that he defines SP with and </w:t>
        </w:r>
      </w:ins>
      <w:ins w:id="3747" w:author="Arthur Parmentier" w:date="2020-06-08T16:01:00Z">
        <w:r w:rsidR="003E6512">
          <w:t xml:space="preserve">in which </w:t>
        </w:r>
      </w:ins>
      <w:ins w:id="3748" w:author="Arthur Parmentier" w:date="2020-06-09T00:01:00Z">
        <w:r w:rsidR="00B71D33">
          <w:t>it</w:t>
        </w:r>
      </w:ins>
      <w:ins w:id="3749" w:author="Arthur Parmentier" w:date="2020-06-08T16:01:00Z">
        <w:r w:rsidR="003E6512">
          <w:t xml:space="preserve"> has </w:t>
        </w:r>
      </w:ins>
      <w:ins w:id="3750" w:author="Arthur Parmentier" w:date="2020-06-09T14:02:00Z">
        <w:r w:rsidR="00793367">
          <w:t>grown</w:t>
        </w:r>
      </w:ins>
      <w:ins w:id="3751" w:author="Arthur Parmentier" w:date="2020-06-09T00:01:00Z">
        <w:r w:rsidR="00B71D33">
          <w:t>.</w:t>
        </w:r>
      </w:ins>
      <w:ins w:id="3752" w:author="Arthur Parmentier" w:date="2020-06-08T16:01:00Z">
        <w:r w:rsidR="003E6512">
          <w:t xml:space="preserve"> </w:t>
        </w:r>
      </w:ins>
      <w:ins w:id="3753" w:author="Arthur Parmentier" w:date="2020-06-09T00:02:00Z">
        <w:r w:rsidR="00B71D33">
          <w:t>However, they</w:t>
        </w:r>
      </w:ins>
      <w:ins w:id="3754" w:author="Arthur Parmentier" w:date="2020-06-08T16:01:00Z">
        <w:r w:rsidR="003E6512">
          <w:t xml:space="preserve"> may now not </w:t>
        </w:r>
      </w:ins>
      <w:ins w:id="3755" w:author="Arthur Parmentier" w:date="2020-06-08T16:02:00Z">
        <w:r w:rsidR="003E6512">
          <w:t xml:space="preserve">be </w:t>
        </w:r>
      </w:ins>
      <w:ins w:id="3756" w:author="Arthur Parmentier" w:date="2020-06-09T00:00:00Z">
        <w:r w:rsidR="00731A7B">
          <w:t>used</w:t>
        </w:r>
      </w:ins>
      <w:ins w:id="3757" w:author="Arthur Parmentier" w:date="2020-06-08T16:02:00Z">
        <w:r w:rsidR="003E6512">
          <w:t xml:space="preserve"> anymore to describe</w:t>
        </w:r>
      </w:ins>
      <w:ins w:id="3758" w:author="Arthur Parmentier" w:date="2020-06-09T00:00:00Z">
        <w:r w:rsidR="00362366">
          <w:t xml:space="preserve"> and define</w:t>
        </w:r>
      </w:ins>
      <w:ins w:id="3759" w:author="Arthur Parmentier" w:date="2020-06-08T16:02:00Z">
        <w:r w:rsidR="003E6512">
          <w:t xml:space="preserve"> all the varieties of contexts, configurations, compositional choices and </w:t>
        </w:r>
      </w:ins>
      <w:ins w:id="3760" w:author="Arthur Parmentier" w:date="2020-06-09T14:01:00Z">
        <w:r w:rsidR="0050707D">
          <w:t>“</w:t>
        </w:r>
      </w:ins>
      <w:ins w:id="3761" w:author="Arthur Parmentier" w:date="2020-06-08T16:02:00Z">
        <w:r w:rsidR="003E6512">
          <w:t>philosophies</w:t>
        </w:r>
      </w:ins>
      <w:ins w:id="3762" w:author="Arthur Parmentier" w:date="2020-06-09T14:01:00Z">
        <w:r w:rsidR="0050707D">
          <w:t>”</w:t>
        </w:r>
      </w:ins>
      <w:ins w:id="3763" w:author="Arthur Parmentier" w:date="2020-06-08T16:02:00Z">
        <w:r w:rsidR="003E6512">
          <w:t xml:space="preserve"> that surrounds </w:t>
        </w:r>
      </w:ins>
      <w:ins w:id="3764" w:author="Arthur Parmentier" w:date="2020-06-09T00:02:00Z">
        <w:r w:rsidR="00E435E0">
          <w:t>its</w:t>
        </w:r>
      </w:ins>
      <w:ins w:id="3765" w:author="Arthur Parmentier" w:date="2020-06-08T16:02:00Z">
        <w:r w:rsidR="003E6512">
          <w:t xml:space="preserve"> use as </w:t>
        </w:r>
      </w:ins>
      <w:ins w:id="3766" w:author="Arthur Parmentier" w:date="2020-06-09T00:02:00Z">
        <w:r w:rsidR="00D92D3E">
          <w:t xml:space="preserve">a mere </w:t>
        </w:r>
      </w:ins>
      <w:ins w:id="3767" w:author="Arthur Parmentier" w:date="2020-06-08T16:02:00Z">
        <w:r w:rsidR="003E6512">
          <w:t xml:space="preserve">sign </w:t>
        </w:r>
        <w:r w:rsidR="003E6512">
          <w:lastRenderedPageBreak/>
          <w:t>language that can be described in linguistic terms</w:t>
        </w:r>
      </w:ins>
      <w:ins w:id="3768" w:author="Arthur Parmentier" w:date="2020-06-08T16:03:00Z">
        <w:r w:rsidR="003E6512">
          <w:t>, hence the common core to all these different uses of the language.</w:t>
        </w:r>
      </w:ins>
    </w:p>
    <w:p w:rsidR="00224A9B" w:rsidRDefault="00E02143" w:rsidP="00224A9B">
      <w:pPr>
        <w:pStyle w:val="Titre3"/>
        <w:rPr>
          <w:ins w:id="3769" w:author="Arthur Parmentier" w:date="2020-06-08T18:37:00Z"/>
        </w:rPr>
      </w:pPr>
      <w:bookmarkStart w:id="3770" w:name="_Toc42550127"/>
      <w:ins w:id="3771" w:author="Arthur Parmentier" w:date="2020-06-08T18:18:00Z">
        <w:r>
          <w:t>D</w:t>
        </w:r>
      </w:ins>
      <w:ins w:id="3772" w:author="Arthur Parmentier" w:date="2020-06-08T18:17:00Z">
        <w:r w:rsidR="00224A9B" w:rsidRPr="00DC7F98">
          <w:t xml:space="preserve">efault parameters as </w:t>
        </w:r>
      </w:ins>
      <w:ins w:id="3773" w:author="Arthur Parmentier" w:date="2020-06-08T18:18:00Z">
        <w:r>
          <w:t xml:space="preserve">conventions and </w:t>
        </w:r>
      </w:ins>
      <w:ins w:id="3774" w:author="Arthur Parmentier" w:date="2020-06-08T18:17:00Z">
        <w:r w:rsidR="00224A9B">
          <w:t>configurational</w:t>
        </w:r>
        <w:r w:rsidR="00224A9B" w:rsidRPr="00DC7F98">
          <w:t xml:space="preserve"> elements of SP</w:t>
        </w:r>
      </w:ins>
      <w:bookmarkEnd w:id="3770"/>
    </w:p>
    <w:p w:rsidR="002A31F6" w:rsidRPr="002A31F6" w:rsidRDefault="00D25C4A">
      <w:pPr>
        <w:pStyle w:val="Titre4"/>
        <w:rPr>
          <w:ins w:id="3775" w:author="Arthur Parmentier" w:date="2020-06-08T18:17:00Z"/>
          <w:rPrChange w:id="3776" w:author="Arthur Parmentier" w:date="2020-06-08T18:37:00Z">
            <w:rPr>
              <w:ins w:id="3777" w:author="Arthur Parmentier" w:date="2020-06-08T18:17:00Z"/>
            </w:rPr>
          </w:rPrChange>
        </w:rPr>
        <w:pPrChange w:id="3778" w:author="Arthur Parmentier" w:date="2020-06-08T18:37:00Z">
          <w:pPr>
            <w:pStyle w:val="Titre3"/>
          </w:pPr>
        </w:pPrChange>
      </w:pPr>
      <w:ins w:id="3779" w:author="Arthur Parmentier" w:date="2020-06-09T14:04:00Z">
        <w:r>
          <w:t xml:space="preserve">A </w:t>
        </w:r>
      </w:ins>
      <w:ins w:id="3780" w:author="Arthur Parmentier" w:date="2020-06-09T14:05:00Z">
        <w:r>
          <w:t>confusion between default parameters, conventions about the interpretation of s</w:t>
        </w:r>
      </w:ins>
      <w:ins w:id="3781" w:author="Arthur Parmentier" w:date="2020-06-09T14:44:00Z">
        <w:r w:rsidR="007A375A">
          <w:t>entences</w:t>
        </w:r>
      </w:ins>
      <w:ins w:id="3782" w:author="Arthur Parmentier" w:date="2020-06-09T14:05:00Z">
        <w:r>
          <w:t xml:space="preserve"> and grammatical rules in Thompson’s descriptions of SP</w:t>
        </w:r>
      </w:ins>
    </w:p>
    <w:p w:rsidR="00224A9B" w:rsidRPr="00DC7F98" w:rsidRDefault="00224A9B" w:rsidP="00224A9B">
      <w:pPr>
        <w:rPr>
          <w:ins w:id="3783" w:author="Arthur Parmentier" w:date="2020-06-08T18:17:00Z"/>
        </w:rPr>
      </w:pPr>
      <w:ins w:id="3784" w:author="Arthur Parmentier" w:date="2020-06-08T18:17:00Z">
        <w:r w:rsidRPr="00DC7F98">
          <w:t xml:space="preserve">In the WB2 of SP, Thompson introduces the complex concept of layer in SP with the following sentence: </w:t>
        </w:r>
      </w:ins>
    </w:p>
    <w:p w:rsidR="00224A9B" w:rsidRPr="007C437A" w:rsidRDefault="00224A9B" w:rsidP="00224A9B">
      <w:pPr>
        <w:rPr>
          <w:ins w:id="3785" w:author="Arthur Parmentier" w:date="2020-06-08T18:17:00Z"/>
        </w:rPr>
      </w:pPr>
      <w:ins w:id="3786"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rsidP="00224A9B">
      <w:pPr>
        <w:rPr>
          <w:ins w:id="3787" w:author="Arthur Parmentier" w:date="2020-06-08T18:17:00Z"/>
        </w:rPr>
      </w:pPr>
      <w:ins w:id="3788"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3789" w:author="Arthur Parmentier" w:date="2020-06-08T18:42:00Z"/>
        </w:rPr>
        <w:pPrChange w:id="3790" w:author="Arthur Parmentier" w:date="2020-06-08T18:42:00Z">
          <w:pPr>
            <w:pStyle w:val="Paragraphedeliste"/>
            <w:numPr>
              <w:numId w:val="11"/>
            </w:numPr>
            <w:ind w:hanging="360"/>
          </w:pPr>
        </w:pPrChange>
      </w:pPr>
      <w:ins w:id="3791" w:author="Arthur Parmentier" w:date="2020-06-08T18:17:00Z">
        <w:r w:rsidRPr="007C437A">
          <w:t>I would like to disc</w:t>
        </w:r>
      </w:ins>
      <w:ins w:id="3792" w:author="Arthur Parmentier" w:date="2020-06-08T18:42:00Z">
        <w:r w:rsidR="00763035">
          <w:t>uss Thompson’s statement</w:t>
        </w:r>
      </w:ins>
      <w:ins w:id="3793" w:author="Arthur Parmentier" w:date="2020-06-08T18:17:00Z">
        <w:r w:rsidRPr="007C437A">
          <w:t>:</w:t>
        </w:r>
      </w:ins>
    </w:p>
    <w:p w:rsidR="00923281" w:rsidRDefault="00923281" w:rsidP="0052121B">
      <w:pPr>
        <w:pStyle w:val="Paragraphedeliste"/>
        <w:numPr>
          <w:ilvl w:val="0"/>
          <w:numId w:val="11"/>
        </w:numPr>
        <w:rPr>
          <w:ins w:id="3794" w:author="Arthur Parmentier" w:date="2020-06-09T14:40:00Z"/>
        </w:rPr>
      </w:pPr>
      <w:ins w:id="3795" w:author="Arthur Parmentier" w:date="2020-06-09T14:40:00Z">
        <w:r>
          <w:t>First</w:t>
        </w:r>
      </w:ins>
      <w:ins w:id="3796" w:author="Arthur Parmentier" w:date="2020-06-09T14:42:00Z">
        <w:r>
          <w:t>, I would like to remark that in his description, the error is a grammatical error (the sentence is wrong</w:t>
        </w:r>
      </w:ins>
      <w:ins w:id="3797" w:author="Arthur Parmentier" w:date="2020-06-09T14:43:00Z">
        <w:r>
          <w:t>), hence the “general rule” is in his words a grammatical rule of SP.</w:t>
        </w:r>
      </w:ins>
    </w:p>
    <w:p w:rsidR="0052121B" w:rsidRDefault="009C730D" w:rsidP="0052121B">
      <w:pPr>
        <w:pStyle w:val="Paragraphedeliste"/>
        <w:numPr>
          <w:ilvl w:val="0"/>
          <w:numId w:val="11"/>
        </w:numPr>
        <w:rPr>
          <w:ins w:id="3798" w:author="Arthur Parmentier" w:date="2020-06-08T18:44:00Z"/>
        </w:rPr>
      </w:pPr>
      <w:ins w:id="3799" w:author="Arthur Parmentier" w:date="2020-06-09T14:43:00Z">
        <w:r>
          <w:t xml:space="preserve">Then, </w:t>
        </w:r>
      </w:ins>
      <w:ins w:id="3800" w:author="Arthur Parmentier" w:date="2020-06-08T18:43:00Z">
        <w:r w:rsidR="0046150A">
          <w:t xml:space="preserve">I would like to </w:t>
        </w:r>
      </w:ins>
      <w:ins w:id="3801" w:author="Arthur Parmentier" w:date="2020-06-09T14:18:00Z">
        <w:r w:rsidR="00E1724C">
          <w:t>point out</w:t>
        </w:r>
      </w:ins>
      <w:ins w:id="3802" w:author="Arthur Parmentier" w:date="2020-06-08T18:43:00Z">
        <w:r w:rsidR="0046150A">
          <w:t xml:space="preserve"> that </w:t>
        </w:r>
      </w:ins>
      <w:ins w:id="3803" w:author="Arthur Parmentier" w:date="2020-06-09T14:20:00Z">
        <w:r w:rsidR="00E1724C">
          <w:t xml:space="preserve">part of Thompson’s statement is inconsistent with </w:t>
        </w:r>
      </w:ins>
      <w:ins w:id="3804" w:author="Arthur Parmentier" w:date="2020-06-09T14:22:00Z">
        <w:r w:rsidR="00E1724C">
          <w:t xml:space="preserve">very common </w:t>
        </w:r>
      </w:ins>
      <w:ins w:id="3805" w:author="Arthur Parmentier" w:date="2020-06-09T14:23:00Z">
        <w:r w:rsidR="00F93BBF">
          <w:t xml:space="preserve">similar </w:t>
        </w:r>
      </w:ins>
      <w:ins w:id="3806" w:author="Arthur Parmentier" w:date="2020-06-09T14:22:00Z">
        <w:r w:rsidR="00E1724C">
          <w:t xml:space="preserve">situations in SP </w:t>
        </w:r>
      </w:ins>
      <w:ins w:id="3807" w:author="Arthur Parmentier" w:date="2020-06-09T14:23:00Z">
        <w:r w:rsidR="00E1724C">
          <w:t xml:space="preserve">that are not </w:t>
        </w:r>
      </w:ins>
      <w:ins w:id="3808" w:author="Arthur Parmentier" w:date="2020-06-09T14:46:00Z">
        <w:r w:rsidR="00BA4A28">
          <w:t xml:space="preserve">considered </w:t>
        </w:r>
      </w:ins>
      <w:ins w:id="3809" w:author="Arthur Parmentier" w:date="2020-06-09T14:23:00Z">
        <w:r w:rsidR="00E1724C">
          <w:t>as errors.</w:t>
        </w:r>
      </w:ins>
      <w:ins w:id="3810" w:author="Arthur Parmentier" w:date="2020-06-08T18:44:00Z">
        <w:r w:rsidR="0052121B">
          <w:br/>
        </w:r>
        <w:r w:rsidR="0052121B" w:rsidRPr="007C437A">
          <w:t xml:space="preserve">In his statement, Thompson </w:t>
        </w:r>
      </w:ins>
      <w:ins w:id="3811" w:author="Arthur Parmentier" w:date="2020-06-09T14:23:00Z">
        <w:r w:rsidR="00FB06DB">
          <w:t>describ</w:t>
        </w:r>
        <w:r w:rsidR="0058409F">
          <w:t>es</w:t>
        </w:r>
      </w:ins>
      <w:ins w:id="3812" w:author="Arthur Parmentier" w:date="2020-06-08T18:44:00Z">
        <w:r w:rsidR="0052121B" w:rsidRPr="007C437A">
          <w:t xml:space="preserve"> the ambiguity </w:t>
        </w:r>
      </w:ins>
      <w:ins w:id="3813" w:author="Arthur Parmentier" w:date="2020-06-09T14:46:00Z">
        <w:r w:rsidR="00FA2ADF">
          <w:t xml:space="preserve">on the side of the performer </w:t>
        </w:r>
      </w:ins>
      <w:ins w:id="3814" w:author="Arthur Parmentier" w:date="2020-06-08T18:44:00Z">
        <w:r w:rsidR="0052121B" w:rsidRPr="007C437A">
          <w:t>of being request</w:t>
        </w:r>
      </w:ins>
      <w:ins w:id="3815" w:author="Arthur Parmentier" w:date="2020-06-09T14:24:00Z">
        <w:r w:rsidR="000C7823">
          <w:t>ed</w:t>
        </w:r>
      </w:ins>
      <w:ins w:id="3816" w:author="Arthur Parmentier" w:date="2020-06-08T18:44:00Z">
        <w:r w:rsidR="0052121B" w:rsidRPr="007C437A">
          <w:t xml:space="preserve"> a new content, for instance with Content gestures without first indicating what to do with the material being performed. </w:t>
        </w:r>
      </w:ins>
      <w:ins w:id="3817" w:author="Arthur Parmentier" w:date="2020-06-08T18:45:00Z">
        <w:r w:rsidR="0052121B">
          <w:br/>
        </w:r>
      </w:ins>
      <w:ins w:id="3818" w:author="Arthur Parmentier" w:date="2020-06-08T18:44:00Z">
        <w:r w:rsidR="0052121B" w:rsidRPr="007C437A">
          <w:t>However, in practice, this situation is observed</w:t>
        </w:r>
      </w:ins>
      <w:ins w:id="3819" w:author="Arthur Parmentier" w:date="2020-06-09T14:46:00Z">
        <w:r w:rsidR="00D45F62">
          <w:t xml:space="preserve"> very commonly and even</w:t>
        </w:r>
      </w:ins>
      <w:ins w:id="3820" w:author="Arthur Parmentier" w:date="2020-06-08T18:44:00Z">
        <w:r w:rsidR="0052121B" w:rsidRPr="007C437A">
          <w:t xml:space="preserve"> in the compositions</w:t>
        </w:r>
      </w:ins>
      <w:ins w:id="3821" w:author="Arthur Parmentier" w:date="2020-06-09T14:24:00Z">
        <w:r w:rsidR="004B4449">
          <w:t xml:space="preserve"> and teachings</w:t>
        </w:r>
      </w:ins>
      <w:ins w:id="3822"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3823" w:author="Arthur Parmentier" w:date="2020-06-08T18:45:00Z">
        <w:r w:rsidR="0052121B">
          <w:t>In fact</w:t>
        </w:r>
      </w:ins>
      <w:ins w:id="3824" w:author="Arthur Parmentier" w:date="2020-06-08T18:44:00Z">
        <w:r w:rsidR="0052121B" w:rsidRPr="007C437A">
          <w:t>, we learn by convention in SP that the long tone must be stopped</w:t>
        </w:r>
      </w:ins>
      <w:ins w:id="3825" w:author="Arthur Parmentier" w:date="2020-06-09T14:47:00Z">
        <w:r w:rsidR="00B62A72">
          <w:t xml:space="preserve"> by the performers</w:t>
        </w:r>
      </w:ins>
      <w:ins w:id="3826" w:author="Arthur Parmentier" w:date="2020-06-08T18:44:00Z">
        <w:r w:rsidR="0052121B" w:rsidRPr="007C437A">
          <w:t xml:space="preserve"> at the moment that the minimalism is requested by the soundpainter</w:t>
        </w:r>
      </w:ins>
      <w:ins w:id="3827" w:author="Arthur Parmentier" w:date="2020-06-09T14:48:00Z">
        <w:r w:rsidR="00172A35">
          <w:t xml:space="preserve">; I have never seen a soundpainter signing “[step out the </w:t>
        </w:r>
      </w:ins>
      <w:ins w:id="3828" w:author="Arthur Parmentier" w:date="2020-06-09T14:49:00Z">
        <w:r w:rsidR="00172A35">
          <w:t xml:space="preserve">box] </w:t>
        </w:r>
      </w:ins>
      <w:ins w:id="3829" w:author="Arthur Parmentier" w:date="2020-06-09T14:48:00Z">
        <w:r w:rsidR="00172A35">
          <w:t>whole group, off, minimalism, play [step in the box]”</w:t>
        </w:r>
      </w:ins>
      <w:ins w:id="3830" w:author="Arthur Parmentier" w:date="2020-06-09T14:49:00Z">
        <w:r w:rsidR="00172A35">
          <w:t xml:space="preserve"> to tell the performers to stop prior content before performing the minimalism.</w:t>
        </w:r>
      </w:ins>
      <w:ins w:id="3831" w:author="Arthur Parmentier" w:date="2020-06-08T18:44:00Z">
        <w:r w:rsidR="0052121B" w:rsidRPr="007C437A">
          <w:t xml:space="preserve"> </w:t>
        </w:r>
      </w:ins>
      <w:ins w:id="3832" w:author="Arthur Parmentier" w:date="2020-06-09T14:49:00Z">
        <w:r w:rsidR="00915A1A">
          <w:br/>
        </w:r>
      </w:ins>
      <w:ins w:id="3833" w:author="Arthur Parmentier" w:date="2020-06-08T18:44:00Z">
        <w:r w:rsidR="0052121B" w:rsidRPr="007C437A">
          <w:t xml:space="preserve">The fact that </w:t>
        </w:r>
      </w:ins>
      <w:ins w:id="3834" w:author="Arthur Parmentier" w:date="2020-06-08T18:46:00Z">
        <w:r w:rsidR="00F332F2">
          <w:t xml:space="preserve">a prior content </w:t>
        </w:r>
      </w:ins>
      <w:ins w:id="3835" w:author="Arthur Parmentier" w:date="2020-06-08T18:44:00Z">
        <w:r w:rsidR="0052121B" w:rsidRPr="007C437A">
          <w:t xml:space="preserve">must be stopped </w:t>
        </w:r>
      </w:ins>
      <w:ins w:id="3836" w:author="Arthur Parmentier" w:date="2020-06-08T18:46:00Z">
        <w:r w:rsidR="00F332F2">
          <w:t xml:space="preserve">when a new one is requested </w:t>
        </w:r>
      </w:ins>
      <w:ins w:id="3837" w:author="Arthur Parmentier" w:date="2020-06-08T18:44:00Z">
        <w:r w:rsidR="0052121B" w:rsidRPr="007C437A">
          <w:t xml:space="preserve">is a convention that has been formalized in SP as “default parameters”. If one decides to ask the performers to behave differently, the new parameters </w:t>
        </w:r>
      </w:ins>
      <w:ins w:id="3838" w:author="Arthur Parmentier" w:date="2020-06-09T14:25:00Z">
        <w:r w:rsidR="00640E93">
          <w:t>can</w:t>
        </w:r>
      </w:ins>
      <w:ins w:id="3839"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48"/>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3844" w:author="Arthur Parmentier" w:date="2020-06-08T18:17:00Z"/>
        </w:rPr>
      </w:pPr>
      <w:ins w:id="3845" w:author="Arthur Parmentier" w:date="2020-06-09T14:43:00Z">
        <w:r>
          <w:t>At this point, o</w:t>
        </w:r>
      </w:ins>
      <w:ins w:id="3846" w:author="Arthur Parmentier" w:date="2020-06-08T18:47:00Z">
        <w:r w:rsidR="00F332F2">
          <w:t xml:space="preserve">ne could still argue that </w:t>
        </w:r>
      </w:ins>
      <w:ins w:id="3847" w:author="Arthur Parmentier" w:date="2020-06-08T18:48:00Z">
        <w:r w:rsidR="00F332F2">
          <w:t xml:space="preserve">even though </w:t>
        </w:r>
      </w:ins>
      <w:ins w:id="3848" w:author="Arthur Parmentier" w:date="2020-06-08T18:47:00Z">
        <w:r w:rsidR="00F332F2">
          <w:t>the error is conventional</w:t>
        </w:r>
      </w:ins>
      <w:ins w:id="3849" w:author="Arthur Parmentier" w:date="2020-06-08T18:48:00Z">
        <w:r w:rsidR="00F332F2">
          <w:t xml:space="preserve"> and not </w:t>
        </w:r>
      </w:ins>
      <w:ins w:id="3850" w:author="Arthur Parmentier" w:date="2020-06-09T14:43:00Z">
        <w:r>
          <w:t>grammatical</w:t>
        </w:r>
      </w:ins>
      <w:ins w:id="3851" w:author="Arthur Parmentier" w:date="2020-06-08T18:48:00Z">
        <w:r w:rsidR="00F332F2">
          <w:t>, it is</w:t>
        </w:r>
      </w:ins>
      <w:ins w:id="3852" w:author="Arthur Parmentier" w:date="2020-06-08T18:47:00Z">
        <w:r w:rsidR="00F332F2">
          <w:t xml:space="preserve"> still</w:t>
        </w:r>
      </w:ins>
      <w:ins w:id="3853" w:author="Arthur Parmentier" w:date="2020-06-08T18:48:00Z">
        <w:r w:rsidR="00F332F2">
          <w:t xml:space="preserve"> a rule of SP.</w:t>
        </w:r>
      </w:ins>
      <w:ins w:id="3854" w:author="Arthur Parmentier" w:date="2020-06-08T18:43:00Z">
        <w:r w:rsidR="0046150A">
          <w:br/>
        </w:r>
      </w:ins>
      <w:ins w:id="3855"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3856" w:author="Arthur Parmentier" w:date="2020-06-08T18:49:00Z">
        <w:r w:rsidR="00164176">
          <w:t xml:space="preserve">. </w:t>
        </w:r>
      </w:ins>
      <w:ins w:id="3857" w:author="Arthur Parmentier" w:date="2020-06-08T18:50:00Z">
        <w:r w:rsidR="00164176">
          <w:t>At the exception of grammatical errors</w:t>
        </w:r>
      </w:ins>
      <w:ins w:id="3858" w:author="Arthur Parmentier" w:date="2020-06-09T14:50:00Z">
        <w:r w:rsidR="00CC52F4">
          <w:t xml:space="preserve"> (which in this case it is not)</w:t>
        </w:r>
      </w:ins>
      <w:ins w:id="3859" w:author="Arthur Parmentier" w:date="2020-06-08T18:50:00Z">
        <w:r w:rsidR="00164176">
          <w:t xml:space="preserve">, </w:t>
        </w:r>
      </w:ins>
      <w:ins w:id="3860" w:author="Arthur Parmentier" w:date="2020-06-08T18:49:00Z">
        <w:r w:rsidR="00164176">
          <w:t>I</w:t>
        </w:r>
      </w:ins>
      <w:ins w:id="3861" w:author="Arthur Parmentier" w:date="2020-06-08T18:17:00Z">
        <w:r w:rsidR="00224A9B" w:rsidRPr="007C437A">
          <w:t xml:space="preserve"> </w:t>
        </w:r>
      </w:ins>
      <w:ins w:id="3862" w:author="Arthur Parmentier" w:date="2020-06-08T18:50:00Z">
        <w:r w:rsidR="00164176">
          <w:t xml:space="preserve">then </w:t>
        </w:r>
      </w:ins>
      <w:ins w:id="3863" w:author="Arthur Parmentier" w:date="2020-06-08T18:17:00Z">
        <w:r w:rsidR="00224A9B" w:rsidRPr="007C437A">
          <w:t>wonder why would mistakes exist on the side of the soundpainter</w:t>
        </w:r>
      </w:ins>
      <w:ins w:id="3864" w:author="Arthur Parmentier" w:date="2020-06-08T18:49:00Z">
        <w:r w:rsidR="00164176">
          <w:t xml:space="preserve">. </w:t>
        </w:r>
      </w:ins>
      <w:ins w:id="3865" w:author="Arthur Parmentier" w:date="2020-06-08T18:50:00Z">
        <w:r w:rsidR="00164176">
          <w:t xml:space="preserve">Indeed, </w:t>
        </w:r>
      </w:ins>
      <w:ins w:id="3866"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3867" w:author="Arthur Parmentier" w:date="2020-06-09T14:50:00Z">
        <w:r w:rsidR="0056155E">
          <w:t xml:space="preserve"> in general,</w:t>
        </w:r>
      </w:ins>
      <w:ins w:id="3868"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3869" w:author="Arthur Parmentier" w:date="2020-06-09T14:50:00Z">
        <w:r w:rsidR="00102D2B">
          <w:t>they</w:t>
        </w:r>
      </w:ins>
      <w:ins w:id="3870" w:author="Arthur Parmentier" w:date="2020-06-08T18:17:00Z">
        <w:r w:rsidR="00224A9B" w:rsidRPr="007C437A">
          <w:t xml:space="preserve"> are most of the time the result of unconscious analogies</w:t>
        </w:r>
        <w:r w:rsidR="00224A9B" w:rsidRPr="007C437A">
          <w:rPr>
            <w:rStyle w:val="Appelnotedebasdep"/>
          </w:rPr>
          <w:footnoteReference w:id="49"/>
        </w:r>
        <w:r w:rsidR="00224A9B" w:rsidRPr="007C437A">
          <w:t xml:space="preserve"> (and other mechanisms) that reveal the role</w:t>
        </w:r>
      </w:ins>
      <w:ins w:id="3873" w:author="Arthur Parmentier" w:date="2020-06-09T14:51:00Z">
        <w:r w:rsidR="006B4535">
          <w:t xml:space="preserve"> of hidden structures</w:t>
        </w:r>
      </w:ins>
      <w:ins w:id="3874" w:author="Arthur Parmentier" w:date="2020-06-08T18:17:00Z">
        <w:r w:rsidR="00224A9B" w:rsidRPr="007C437A">
          <w:t xml:space="preserve"> in the</w:t>
        </w:r>
      </w:ins>
      <w:ins w:id="3875" w:author="Arthur Parmentier" w:date="2020-06-09T14:51:00Z">
        <w:r w:rsidR="00F20247">
          <w:t xml:space="preserve"> understanding and</w:t>
        </w:r>
      </w:ins>
      <w:ins w:id="3876"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rsidP="00923281">
      <w:pPr>
        <w:pStyle w:val="Paragraphedeliste"/>
        <w:numPr>
          <w:ilvl w:val="0"/>
          <w:numId w:val="11"/>
        </w:numPr>
        <w:rPr>
          <w:ins w:id="3877" w:author="Arthur Parmentier" w:date="2020-06-08T19:00:00Z"/>
        </w:rPr>
        <w:pPrChange w:id="3878" w:author="Arthur Parmentier" w:date="2020-06-09T14:41:00Z">
          <w:pPr>
            <w:pStyle w:val="Paragraphedeliste"/>
            <w:numPr>
              <w:numId w:val="11"/>
            </w:numPr>
            <w:ind w:left="360" w:hanging="360"/>
          </w:pPr>
        </w:pPrChange>
      </w:pPr>
      <w:ins w:id="3879"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3880" w:author="Arthur Parmentier" w:date="2020-06-09T14:52:00Z">
        <w:r w:rsidR="003906EB">
          <w:t>configurations</w:t>
        </w:r>
      </w:ins>
      <w:ins w:id="3881"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3882" w:author="Arthur Parmentier" w:date="2020-06-08T18:53:00Z">
        <w:r w:rsidR="00267F35">
          <w:t>does</w:t>
        </w:r>
      </w:ins>
      <w:ins w:id="3883" w:author="Arthur Parmentier" w:date="2020-06-08T18:17:00Z">
        <w:r w:rsidRPr="007C437A">
          <w:t xml:space="preserve"> expect from the performers</w:t>
        </w:r>
      </w:ins>
      <w:ins w:id="3884" w:author="Arthur Parmentier" w:date="2020-06-08T18:52:00Z">
        <w:r w:rsidR="006A2FCD">
          <w:t xml:space="preserve"> hims</w:t>
        </w:r>
      </w:ins>
      <w:ins w:id="3885" w:author="Arthur Parmentier" w:date="2020-06-08T18:53:00Z">
        <w:r w:rsidR="006A2FCD">
          <w:t>elf</w:t>
        </w:r>
      </w:ins>
      <w:ins w:id="3886" w:author="Arthur Parmentier" w:date="2020-06-08T18:17:00Z">
        <w:r w:rsidRPr="007C437A">
          <w:t xml:space="preserve">. What he calls a “general rule” </w:t>
        </w:r>
      </w:ins>
      <w:ins w:id="3887" w:author="Arthur Parmentier" w:date="2020-06-08T18:53:00Z">
        <w:r w:rsidR="006C4D16">
          <w:t>in his statement is to my point of view</w:t>
        </w:r>
      </w:ins>
      <w:ins w:id="3888" w:author="Arthur Parmentier" w:date="2020-06-08T18:17:00Z">
        <w:r w:rsidRPr="007C437A">
          <w:t xml:space="preserve"> his own convention. </w:t>
        </w:r>
      </w:ins>
      <w:ins w:id="3889" w:author="Arthur Parmentier" w:date="2020-06-08T18:54:00Z">
        <w:r w:rsidR="006C4D16">
          <w:br/>
        </w:r>
      </w:ins>
      <w:ins w:id="3890" w:author="Arthur Parmentier" w:date="2020-06-08T18:17:00Z">
        <w:r w:rsidRPr="007C437A">
          <w:t xml:space="preserve">Indeed, a different composer could as well </w:t>
        </w:r>
      </w:ins>
      <w:ins w:id="3891" w:author="Arthur Parmentier" w:date="2020-06-08T18:54:00Z">
        <w:r w:rsidR="006C4D16">
          <w:t>propose by convention that</w:t>
        </w:r>
      </w:ins>
      <w:ins w:id="3892" w:author="Arthur Parmentier" w:date="2020-06-08T18:17:00Z">
        <w:r w:rsidRPr="007C437A">
          <w:t xml:space="preserve"> scan, point to point and all content gestures are meant as </w:t>
        </w:r>
      </w:ins>
      <w:ins w:id="3893" w:author="Arthur Parmentier" w:date="2020-06-08T18:54:00Z">
        <w:r w:rsidR="009D3389">
          <w:t xml:space="preserve">additional </w:t>
        </w:r>
      </w:ins>
      <w:ins w:id="3894" w:author="Arthur Parmentier" w:date="2020-06-08T18:17:00Z">
        <w:r w:rsidRPr="007C437A">
          <w:t>layers</w:t>
        </w:r>
      </w:ins>
      <w:ins w:id="3895" w:author="Arthur Parmentier" w:date="2020-06-08T18:54:00Z">
        <w:r w:rsidR="006626B3">
          <w:t xml:space="preserve"> on</w:t>
        </w:r>
      </w:ins>
      <w:ins w:id="3896" w:author="Arthur Parmentier" w:date="2020-06-08T18:17:00Z">
        <w:r w:rsidRPr="007C437A">
          <w:t xml:space="preserve"> the ongoing material. </w:t>
        </w:r>
      </w:ins>
      <w:ins w:id="3897" w:author="Arthur Parmentier" w:date="2020-06-08T18:55:00Z">
        <w:r w:rsidR="006626B3">
          <w:t>S</w:t>
        </w:r>
      </w:ins>
      <w:ins w:id="3898" w:author="Arthur Parmentier" w:date="2020-06-08T18:17:00Z">
        <w:r w:rsidRPr="007C437A">
          <w:t xml:space="preserve">uch conventions </w:t>
        </w:r>
      </w:ins>
      <w:ins w:id="3899" w:author="Arthur Parmentier" w:date="2020-06-08T18:55:00Z">
        <w:r w:rsidR="006626B3">
          <w:t>are what allow performers to</w:t>
        </w:r>
      </w:ins>
      <w:ins w:id="3900" w:author="Arthur Parmentier" w:date="2020-06-08T18:17:00Z">
        <w:r w:rsidRPr="007C437A">
          <w:t xml:space="preserve"> interpret ambiguous requests</w:t>
        </w:r>
      </w:ins>
      <w:ins w:id="3901" w:author="Arthur Parmentier" w:date="2020-06-08T18:56:00Z">
        <w:r w:rsidR="006626B3">
          <w:t xml:space="preserve"> in other situations</w:t>
        </w:r>
      </w:ins>
      <w:ins w:id="3902" w:author="Arthur Parmentier" w:date="2020-06-08T18:55:00Z">
        <w:r w:rsidR="006626B3">
          <w:t xml:space="preserve"> (</w:t>
        </w:r>
      </w:ins>
      <w:ins w:id="3903" w:author="Arthur Parmentier" w:date="2020-06-08T18:56:00Z">
        <w:r w:rsidR="006626B3">
          <w:t>cf. the example in the first point)</w:t>
        </w:r>
      </w:ins>
      <w:ins w:id="3904" w:author="Arthur Parmentier" w:date="2020-06-08T18:17:00Z">
        <w:r w:rsidRPr="007C437A">
          <w:t>; but it may be the case that Thompson or other soundpainters disagree on th</w:t>
        </w:r>
      </w:ins>
      <w:ins w:id="3905" w:author="Arthur Parmentier" w:date="2020-06-08T18:57:00Z">
        <w:r w:rsidR="006626B3">
          <w:t>e conventions to use when the soundpainter indicates new modes.</w:t>
        </w:r>
        <w:r w:rsidR="006626B3">
          <w:br/>
        </w:r>
      </w:ins>
      <w:ins w:id="3906" w:author="Arthur Parmentier" w:date="2020-06-08T18:59:00Z">
        <w:r w:rsidR="006626B3">
          <w:t>As a composer</w:t>
        </w:r>
      </w:ins>
      <w:ins w:id="3907" w:author="Arthur Parmentier" w:date="2020-06-08T18:17:00Z">
        <w:r w:rsidRPr="007C437A">
          <w:t xml:space="preserve"> Thompson developed and formalize</w:t>
        </w:r>
      </w:ins>
      <w:ins w:id="3908" w:author="Arthur Parmentier" w:date="2020-06-08T18:58:00Z">
        <w:r w:rsidR="006626B3">
          <w:t>d</w:t>
        </w:r>
      </w:ins>
      <w:ins w:id="3909"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3910" w:author="Arthur Parmentier" w:date="2020-06-08T18:59:00Z">
        <w:r w:rsidR="006626B3">
          <w:t xml:space="preserve"> that he diffuses as a main figure and teacher of SP.</w:t>
        </w:r>
      </w:ins>
    </w:p>
    <w:p w:rsidR="00224A9B" w:rsidRDefault="00224A9B" w:rsidP="006626B3">
      <w:pPr>
        <w:rPr>
          <w:ins w:id="3911" w:author="Arthur Parmentier" w:date="2020-06-08T19:02:00Z"/>
        </w:rPr>
      </w:pPr>
      <w:ins w:id="3912" w:author="Arthur Parmentier" w:date="2020-06-08T18:17:00Z">
        <w:r w:rsidRPr="007C437A">
          <w:t xml:space="preserve">This example </w:t>
        </w:r>
      </w:ins>
      <w:ins w:id="3913" w:author="Arthur Parmentier" w:date="2020-06-09T15:56:00Z">
        <w:r w:rsidR="0015509F">
          <w:t xml:space="preserve">also </w:t>
        </w:r>
      </w:ins>
      <w:ins w:id="3914" w:author="Arthur Parmentier" w:date="2020-06-08T18:17:00Z">
        <w:r w:rsidRPr="007C437A">
          <w:t xml:space="preserve">points out </w:t>
        </w:r>
      </w:ins>
      <w:ins w:id="3915" w:author="Arthur Parmentier" w:date="2020-06-09T15:56:00Z">
        <w:r w:rsidR="0015509F">
          <w:t xml:space="preserve">the </w:t>
        </w:r>
      </w:ins>
      <w:ins w:id="3916" w:author="Arthur Parmentier" w:date="2020-06-08T18:17:00Z">
        <w:r w:rsidRPr="007C437A">
          <w:t xml:space="preserve">important role </w:t>
        </w:r>
      </w:ins>
      <w:ins w:id="3917" w:author="Arthur Parmentier" w:date="2020-06-09T15:56:00Z">
        <w:r w:rsidR="0015509F">
          <w:t>of</w:t>
        </w:r>
      </w:ins>
      <w:ins w:id="3918" w:author="Arthur Parmentier" w:date="2020-06-08T18:17:00Z">
        <w:r w:rsidRPr="007C437A">
          <w:t xml:space="preserve"> conventions and other sets of rules that are not explained from within the grammar of SP but </w:t>
        </w:r>
      </w:ins>
      <w:ins w:id="3919" w:author="Arthur Parmentier" w:date="2020-06-09T15:58:00Z">
        <w:r w:rsidR="0015509F">
          <w:t>are determined by</w:t>
        </w:r>
      </w:ins>
      <w:ins w:id="3920" w:author="Arthur Parmentier" w:date="2020-06-08T19:00:00Z">
        <w:r w:rsidR="006626B3">
          <w:t xml:space="preserve"> the configuration of the group</w:t>
        </w:r>
      </w:ins>
      <w:ins w:id="3921" w:author="Arthur Parmentier" w:date="2020-06-09T15:57:00Z">
        <w:r w:rsidR="0015509F">
          <w:t xml:space="preserve">, for instance by </w:t>
        </w:r>
      </w:ins>
      <w:ins w:id="3922" w:author="Arthur Parmentier" w:date="2020-06-09T15:58:00Z">
        <w:r w:rsidR="0015509F">
          <w:t>a</w:t>
        </w:r>
      </w:ins>
      <w:ins w:id="3923" w:author="Arthur Parmentier" w:date="2020-06-09T15:57:00Z">
        <w:r w:rsidR="0015509F">
          <w:t xml:space="preserve"> </w:t>
        </w:r>
      </w:ins>
      <w:ins w:id="3924" w:author="Arthur Parmentier" w:date="2020-06-09T15:58:00Z">
        <w:r w:rsidR="0015509F">
          <w:t>composer.</w:t>
        </w:r>
      </w:ins>
    </w:p>
    <w:p w:rsidR="00475506" w:rsidRDefault="00475506">
      <w:pPr>
        <w:pStyle w:val="Titre4"/>
        <w:rPr>
          <w:ins w:id="3925" w:author="Arthur Parmentier" w:date="2020-06-08T19:01:00Z"/>
        </w:rPr>
        <w:pPrChange w:id="3926" w:author="Arthur Parmentier" w:date="2020-06-08T19:02:00Z">
          <w:pPr/>
        </w:pPrChange>
      </w:pPr>
      <w:ins w:id="3927" w:author="Arthur Parmentier" w:date="2020-06-08T19:03:00Z">
        <w:r>
          <w:lastRenderedPageBreak/>
          <w:t>A remark on the diffusion of conventions in SP</w:t>
        </w:r>
      </w:ins>
    </w:p>
    <w:p w:rsidR="00E02592" w:rsidRDefault="00BE5C4A" w:rsidP="006626B3">
      <w:pPr>
        <w:rPr>
          <w:ins w:id="3928" w:author="Arthur Parmentier" w:date="2020-06-08T19:03:00Z"/>
        </w:rPr>
      </w:pPr>
      <w:ins w:id="3929" w:author="Arthur Parmentier" w:date="2020-06-08T19:19:00Z">
        <w:r>
          <w:t>The pr</w:t>
        </w:r>
      </w:ins>
      <w:ins w:id="3930" w:author="Arthur Parmentier" w:date="2020-06-08T19:20:00Z">
        <w:r>
          <w:t xml:space="preserve">evious example </w:t>
        </w:r>
      </w:ins>
      <w:ins w:id="3931" w:author="Arthur Parmentier" w:date="2020-06-08T19:01:00Z">
        <w:r w:rsidR="00E02592">
          <w:t xml:space="preserve">underlines the </w:t>
        </w:r>
      </w:ins>
      <w:ins w:id="3932" w:author="Arthur Parmentier" w:date="2020-06-09T15:59:00Z">
        <w:r w:rsidR="00413D55">
          <w:t xml:space="preserve">conjunction of two </w:t>
        </w:r>
      </w:ins>
      <w:ins w:id="3933" w:author="Arthur Parmentier" w:date="2020-06-08T19:01:00Z">
        <w:r w:rsidR="00E02592">
          <w:t>role</w:t>
        </w:r>
      </w:ins>
      <w:ins w:id="3934" w:author="Arthur Parmentier" w:date="2020-06-09T15:59:00Z">
        <w:r w:rsidR="00413D55">
          <w:t>s</w:t>
        </w:r>
      </w:ins>
      <w:ins w:id="3935" w:author="Arthur Parmentier" w:date="2020-06-08T19:01:00Z">
        <w:r w:rsidR="00E02592">
          <w:t xml:space="preserve"> of Thompson</w:t>
        </w:r>
      </w:ins>
      <w:ins w:id="3936" w:author="Arthur Parmentier" w:date="2020-06-09T15:59:00Z">
        <w:r w:rsidR="00413D55">
          <w:t>, first as a composer and second as</w:t>
        </w:r>
      </w:ins>
      <w:ins w:id="3937" w:author="Arthur Parmentier" w:date="2020-06-08T19:01:00Z">
        <w:r w:rsidR="00E02592">
          <w:t xml:space="preserve"> the main diffusor and authority of SP, who defined SP rules not only in terms of grammar and semantics but also in term</w:t>
        </w:r>
      </w:ins>
      <w:ins w:id="3938" w:author="Arthur Parmentier" w:date="2020-06-08T19:02:00Z">
        <w:r w:rsidR="00E02592">
          <w:t>s of conventions such as default parameters and configuration choices.</w:t>
        </w:r>
      </w:ins>
    </w:p>
    <w:p w:rsidR="00694125" w:rsidRDefault="007F1431" w:rsidP="00694125">
      <w:pPr>
        <w:rPr>
          <w:ins w:id="3939" w:author="Arthur Parmentier" w:date="2020-06-08T19:22:00Z"/>
        </w:rPr>
      </w:pPr>
      <w:ins w:id="3940" w:author="Arthur Parmentier" w:date="2020-06-08T19:20:00Z">
        <w:r>
          <w:t xml:space="preserve">In the previous parts, </w:t>
        </w:r>
      </w:ins>
      <w:ins w:id="3941"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3942" w:author="Arthur Parmentier" w:date="2020-06-08T19:21:00Z">
        <w:r>
          <w:t>T</w:t>
        </w:r>
      </w:ins>
      <w:ins w:id="3943"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3944" w:author="Arthur Parmentier" w:date="2020-06-08T19:21:00Z">
        <w:r>
          <w:t xml:space="preserve">in Thompson’s descriptions </w:t>
        </w:r>
      </w:ins>
      <w:ins w:id="3945" w:author="Arthur Parmentier" w:date="2020-06-08T19:03:00Z">
        <w:r w:rsidR="009C2211" w:rsidRPr="007C437A">
          <w:t xml:space="preserve">between the </w:t>
        </w:r>
      </w:ins>
      <w:ins w:id="3946" w:author="Arthur Parmentier" w:date="2020-06-09T16:01:00Z">
        <w:r w:rsidR="00AC5A44">
          <w:t xml:space="preserve">compositional </w:t>
        </w:r>
      </w:ins>
      <w:ins w:id="3947" w:author="Arthur Parmentier" w:date="2020-06-09T16:02:00Z">
        <w:r w:rsidR="00AC5A44">
          <w:t>conventions in</w:t>
        </w:r>
      </w:ins>
      <w:ins w:id="3948" w:author="Arthur Parmentier" w:date="2020-06-08T19:03:00Z">
        <w:r w:rsidR="009C2211" w:rsidRPr="007C437A">
          <w:t xml:space="preserve"> SP and </w:t>
        </w:r>
      </w:ins>
      <w:ins w:id="3949" w:author="Arthur Parmentier" w:date="2020-06-09T16:02:00Z">
        <w:r w:rsidR="00AC5A44">
          <w:t>its</w:t>
        </w:r>
      </w:ins>
      <w:ins w:id="3950" w:author="Arthur Parmentier" w:date="2020-06-08T19:03:00Z">
        <w:r w:rsidR="009C2211" w:rsidRPr="007C437A">
          <w:t xml:space="preserve"> definition of SP as a sign language.</w:t>
        </w:r>
      </w:ins>
      <w:ins w:id="3951" w:author="Arthur Parmentier" w:date="2020-06-08T19:22:00Z">
        <w:r w:rsidR="00694125">
          <w:t xml:space="preserve"> I </w:t>
        </w:r>
      </w:ins>
      <w:ins w:id="3952" w:author="Arthur Parmentier" w:date="2020-06-08T21:33:00Z">
        <w:r w:rsidR="00AE15ED">
          <w:t xml:space="preserve">explain this confusion by </w:t>
        </w:r>
      </w:ins>
      <w:ins w:id="3953" w:author="Arthur Parmentier" w:date="2020-06-08T21:34:00Z">
        <w:r w:rsidR="00AE15ED">
          <w:t>the following</w:t>
        </w:r>
      </w:ins>
      <w:ins w:id="3954" w:author="Arthur Parmentier" w:date="2020-06-08T19:22:00Z">
        <w:r w:rsidR="00694125">
          <w:t>:</w:t>
        </w:r>
      </w:ins>
    </w:p>
    <w:p w:rsidR="00694125" w:rsidRDefault="00694125" w:rsidP="00694125">
      <w:pPr>
        <w:pStyle w:val="Paragraphedeliste"/>
        <w:numPr>
          <w:ilvl w:val="0"/>
          <w:numId w:val="11"/>
        </w:numPr>
        <w:rPr>
          <w:ins w:id="3955" w:author="Arthur Parmentier" w:date="2020-06-08T21:29:00Z"/>
        </w:rPr>
      </w:pPr>
      <w:ins w:id="3956" w:author="Arthur Parmentier" w:date="2020-06-08T19:22:00Z">
        <w:r>
          <w:t>The most obvious</w:t>
        </w:r>
      </w:ins>
      <w:ins w:id="3957" w:author="Arthur Parmentier" w:date="2020-06-08T21:34:00Z">
        <w:r w:rsidR="00AE15ED">
          <w:t xml:space="preserve"> point</w:t>
        </w:r>
      </w:ins>
      <w:ins w:id="3958" w:author="Arthur Parmentier" w:date="2020-06-08T19:22:00Z">
        <w:r>
          <w:t xml:space="preserve"> is that Thompson </w:t>
        </w:r>
      </w:ins>
      <w:ins w:id="3959" w:author="Arthur Parmentier" w:date="2020-06-08T19:23:00Z">
        <w:r>
          <w:t xml:space="preserve">is not a linguist himself and started to think about SP in linguistic terms </w:t>
        </w:r>
      </w:ins>
      <w:ins w:id="3960" w:author="Arthur Parmentier" w:date="2020-06-08T21:29:00Z">
        <w:r w:rsidR="00AE15ED">
          <w:t>dozens</w:t>
        </w:r>
      </w:ins>
      <w:ins w:id="3961" w:author="Arthur Parmentier" w:date="2020-06-08T21:28:00Z">
        <w:r w:rsidR="00AE15ED">
          <w:t xml:space="preserve"> of years after internalizing his own</w:t>
        </w:r>
      </w:ins>
      <w:ins w:id="3962" w:author="Arthur Parmentier" w:date="2020-06-08T21:29:00Z">
        <w:r w:rsidR="00AE15ED">
          <w:t xml:space="preserve"> representations of SP in artistic and compositional terms</w:t>
        </w:r>
      </w:ins>
      <w:ins w:id="3963" w:author="Arthur Parmentier" w:date="2020-06-08T21:34:00Z">
        <w:r w:rsidR="00AE15ED">
          <w:t>.</w:t>
        </w:r>
      </w:ins>
    </w:p>
    <w:p w:rsidR="00AE15ED" w:rsidRDefault="00AE15ED" w:rsidP="00694125">
      <w:pPr>
        <w:pStyle w:val="Paragraphedeliste"/>
        <w:numPr>
          <w:ilvl w:val="0"/>
          <w:numId w:val="11"/>
        </w:numPr>
        <w:rPr>
          <w:ins w:id="3964" w:author="Arthur Parmentier" w:date="2020-06-08T21:35:00Z"/>
        </w:rPr>
      </w:pPr>
      <w:ins w:id="3965" w:author="Arthur Parmentier" w:date="2020-06-08T21:36:00Z">
        <w:r>
          <w:t>He</w:t>
        </w:r>
      </w:ins>
      <w:ins w:id="3966" w:author="Arthur Parmentier" w:date="2020-06-08T21:34:00Z">
        <w:r>
          <w:t xml:space="preserve"> is</w:t>
        </w:r>
      </w:ins>
      <w:ins w:id="3967" w:author="Arthur Parmentier" w:date="2020-06-08T21:36:00Z">
        <w:r>
          <w:t xml:space="preserve"> historically</w:t>
        </w:r>
      </w:ins>
      <w:ins w:id="3968" w:author="Arthur Parmentier" w:date="2020-06-08T21:34:00Z">
        <w:r>
          <w:t xml:space="preserve"> the </w:t>
        </w:r>
      </w:ins>
      <w:ins w:id="3969" w:author="Arthur Parmentier" w:date="2020-06-08T21:51:00Z">
        <w:r w:rsidR="00BC0976">
          <w:t xml:space="preserve">creator and </w:t>
        </w:r>
      </w:ins>
      <w:ins w:id="3970" w:author="Arthur Parmentier" w:date="2020-06-08T21:34:00Z">
        <w:r>
          <w:t>main diffuser of SP</w:t>
        </w:r>
      </w:ins>
      <w:ins w:id="3971" w:author="Arthur Parmentier" w:date="2020-06-08T21:35:00Z">
        <w:r>
          <w:t xml:space="preserve"> and</w:t>
        </w:r>
      </w:ins>
      <w:ins w:id="3972" w:author="Arthur Parmentier" w:date="2020-06-08T21:34:00Z">
        <w:r>
          <w:t xml:space="preserve"> </w:t>
        </w:r>
      </w:ins>
      <w:ins w:id="3973" w:author="Arthur Parmentier" w:date="2020-06-08T21:51:00Z">
        <w:r w:rsidR="00F703B9">
          <w:t>teach</w:t>
        </w:r>
      </w:ins>
      <w:ins w:id="3974" w:author="Arthur Parmentier" w:date="2020-06-08T21:34:00Z">
        <w:r>
          <w:t xml:space="preserve"> his compositional </w:t>
        </w:r>
      </w:ins>
      <w:ins w:id="3975" w:author="Arthur Parmentier" w:date="2020-06-08T21:35:00Z">
        <w:r>
          <w:t xml:space="preserve">conventions and propositions </w:t>
        </w:r>
      </w:ins>
      <w:ins w:id="3976" w:author="Arthur Parmentier" w:date="2020-06-08T21:52:00Z">
        <w:r w:rsidR="00E46618">
          <w:t>as part of</w:t>
        </w:r>
      </w:ins>
      <w:ins w:id="3977" w:author="Arthur Parmentier" w:date="2020-06-08T21:35:00Z">
        <w:r>
          <w:t xml:space="preserve"> the language itself; he </w:t>
        </w:r>
      </w:ins>
      <w:ins w:id="3978" w:author="Arthur Parmentier" w:date="2020-06-08T21:52:00Z">
        <w:r w:rsidR="00F26C82">
          <w:t>presents</w:t>
        </w:r>
      </w:ins>
      <w:ins w:id="3979" w:author="Arthur Parmentier" w:date="2020-06-08T21:35:00Z">
        <w:r>
          <w:t xml:space="preserve"> SP as a composition tool</w:t>
        </w:r>
      </w:ins>
      <w:ins w:id="3980" w:author="Arthur Parmentier" w:date="2020-06-08T21:50:00Z">
        <w:r w:rsidR="00AD578D">
          <w:t xml:space="preserve"> and what he designed and developed it for</w:t>
        </w:r>
      </w:ins>
      <w:ins w:id="3981" w:author="Arthur Parmentier" w:date="2020-06-08T21:35:00Z">
        <w:r>
          <w:t>, not only as a mere language.</w:t>
        </w:r>
      </w:ins>
    </w:p>
    <w:p w:rsidR="00C5218C" w:rsidRDefault="00AA3711" w:rsidP="00694125">
      <w:pPr>
        <w:pStyle w:val="Paragraphedeliste"/>
        <w:numPr>
          <w:ilvl w:val="0"/>
          <w:numId w:val="11"/>
        </w:numPr>
        <w:rPr>
          <w:ins w:id="3982" w:author="Arthur Parmentier" w:date="2020-06-08T22:04:00Z"/>
        </w:rPr>
      </w:pPr>
      <w:ins w:id="3983" w:author="Arthur Parmentier" w:date="2020-06-08T21:36:00Z">
        <w:r>
          <w:t>SP may be</w:t>
        </w:r>
      </w:ins>
      <w:ins w:id="3984" w:author="Arthur Parmentier" w:date="2020-06-08T21:54:00Z">
        <w:r w:rsidR="00C60A78">
          <w:t xml:space="preserve"> most</w:t>
        </w:r>
      </w:ins>
      <w:ins w:id="3985" w:author="Arthur Parmentier" w:date="2020-06-08T21:36:00Z">
        <w:r>
          <w:t xml:space="preserve"> appreciated</w:t>
        </w:r>
      </w:ins>
      <w:ins w:id="3986" w:author="Arthur Parmentier" w:date="2020-06-08T21:50:00Z">
        <w:r w:rsidR="00AD578D">
          <w:t xml:space="preserve"> </w:t>
        </w:r>
      </w:ins>
      <w:ins w:id="3987" w:author="Arthur Parmentier" w:date="2020-06-08T21:57:00Z">
        <w:r w:rsidR="00520B77">
          <w:t xml:space="preserve">and adopted </w:t>
        </w:r>
      </w:ins>
      <w:ins w:id="3988" w:author="Arthur Parmentier" w:date="2020-06-08T21:55:00Z">
        <w:r w:rsidR="00C60A78">
          <w:t>for the</w:t>
        </w:r>
      </w:ins>
      <w:ins w:id="3989" w:author="Arthur Parmentier" w:date="2020-06-08T21:37:00Z">
        <w:r>
          <w:t xml:space="preserve"> set of compositional propositions and concepts from several disciplines</w:t>
        </w:r>
      </w:ins>
      <w:ins w:id="3990" w:author="Arthur Parmentier" w:date="2020-06-08T21:55:00Z">
        <w:r w:rsidR="00C60A78">
          <w:t xml:space="preserve"> that it encapsulate</w:t>
        </w:r>
      </w:ins>
      <w:ins w:id="3991" w:author="Arthur Parmentier" w:date="2020-06-08T21:56:00Z">
        <w:r w:rsidR="00C60A78">
          <w:t>s</w:t>
        </w:r>
      </w:ins>
      <w:ins w:id="3992" w:author="Arthur Parmentier" w:date="2020-06-08T21:57:00Z">
        <w:r w:rsidR="00520B77">
          <w:t xml:space="preserve"> rather than its internal mechanisms as a langue such as the creation of new signs, modes and syntactic </w:t>
        </w:r>
      </w:ins>
      <w:ins w:id="3993" w:author="Arthur Parmentier" w:date="2020-06-08T21:58:00Z">
        <w:r w:rsidR="00520B77">
          <w:t>structures</w:t>
        </w:r>
      </w:ins>
      <w:ins w:id="3994" w:author="Arthur Parmentier" w:date="2020-06-08T21:37:00Z">
        <w:r>
          <w:t>.</w:t>
        </w:r>
      </w:ins>
      <w:ins w:id="3995" w:author="Arthur Parmentier" w:date="2020-06-08T21:58:00Z">
        <w:r w:rsidR="00520B77">
          <w:t xml:space="preserve"> In other words, </w:t>
        </w:r>
      </w:ins>
      <w:ins w:id="3996" w:author="Arthur Parmentier" w:date="2020-06-08T21:59:00Z">
        <w:r w:rsidR="00520B77">
          <w:t xml:space="preserve">the adopting of SP may rely more on the exploration of </w:t>
        </w:r>
      </w:ins>
      <w:ins w:id="3997" w:author="Arthur Parmentier" w:date="2020-06-08T21:58:00Z">
        <w:r w:rsidR="00520B77">
          <w:t xml:space="preserve">its different modes, contents and “built-in” categories than </w:t>
        </w:r>
      </w:ins>
      <w:ins w:id="3998" w:author="Arthur Parmentier" w:date="2020-06-08T22:00:00Z">
        <w:r w:rsidR="00520B77">
          <w:t>the creation of new modes, contents, signs and structures.</w:t>
        </w:r>
      </w:ins>
      <w:ins w:id="3999" w:author="Arthur Parmentier" w:date="2020-06-08T21:58:00Z">
        <w:r w:rsidR="00520B77">
          <w:br/>
        </w:r>
      </w:ins>
      <w:ins w:id="4000" w:author="Arthur Parmentier" w:date="2020-06-08T21:37:00Z">
        <w:r>
          <w:t>We have seen that it</w:t>
        </w:r>
      </w:ins>
      <w:ins w:id="4001" w:author="Arthur Parmentier" w:date="2020-06-08T22:00:00Z">
        <w:r w:rsidR="00520B77">
          <w:t xml:space="preserve"> indeed</w:t>
        </w:r>
      </w:ins>
      <w:ins w:id="4002" w:author="Arthur Parmentier" w:date="2020-06-08T21:37:00Z">
        <w:r>
          <w:t xml:space="preserve"> borrows </w:t>
        </w:r>
      </w:ins>
      <w:ins w:id="4003" w:author="Arthur Parmentier" w:date="2020-06-08T22:02:00Z">
        <w:r w:rsidR="00520B77">
          <w:t xml:space="preserve">ideas and artistic concepts </w:t>
        </w:r>
      </w:ins>
      <w:ins w:id="4004" w:author="Arthur Parmentier" w:date="2020-06-08T21:37:00Z">
        <w:r>
          <w:t>from elsewhere</w:t>
        </w:r>
      </w:ins>
      <w:ins w:id="4005" w:author="Arthur Parmentier" w:date="2020-06-08T22:01:00Z">
        <w:r w:rsidR="00520B77">
          <w:t xml:space="preserve"> and provide a convenient context </w:t>
        </w:r>
      </w:ins>
      <w:ins w:id="4006" w:author="Arthur Parmentier" w:date="2020-06-08T22:02:00Z">
        <w:r w:rsidR="00520B77">
          <w:t xml:space="preserve">to explore them, which </w:t>
        </w:r>
      </w:ins>
      <w:ins w:id="4007" w:author="Arthur Parmentier" w:date="2020-06-08T22:04:00Z">
        <w:r w:rsidR="00AE26D5">
          <w:t xml:space="preserve">assembled, </w:t>
        </w:r>
      </w:ins>
      <w:ins w:id="4008" w:author="Arthur Parmentier" w:date="2020-06-08T22:02:00Z">
        <w:r w:rsidR="00520B77">
          <w:t>make</w:t>
        </w:r>
      </w:ins>
      <w:ins w:id="4009" w:author="Arthur Parmentier" w:date="2020-06-08T22:04:00Z">
        <w:r w:rsidR="00AE26D5">
          <w:t>s</w:t>
        </w:r>
      </w:ins>
      <w:ins w:id="4010" w:author="Arthur Parmentier" w:date="2020-06-08T22:02:00Z">
        <w:r w:rsidR="00520B77">
          <w:t xml:space="preserve"> it a very powerful tool to </w:t>
        </w:r>
      </w:ins>
      <w:ins w:id="4011" w:author="Arthur Parmentier" w:date="2020-06-08T22:03:00Z">
        <w:r w:rsidR="00520B77">
          <w:t>move</w:t>
        </w:r>
      </w:ins>
      <w:ins w:id="4012" w:author="Arthur Parmentier" w:date="2020-06-08T22:04:00Z">
        <w:r w:rsidR="00520B77">
          <w:t xml:space="preserve"> on</w:t>
        </w:r>
      </w:ins>
      <w:ins w:id="4013" w:author="Arthur Parmentier" w:date="2020-06-08T22:03:00Z">
        <w:r w:rsidR="00520B77">
          <w:t xml:space="preserve"> from</w:t>
        </w:r>
      </w:ins>
      <w:ins w:id="4014" w:author="Arthur Parmentier" w:date="2020-06-08T22:02:00Z">
        <w:r w:rsidR="00520B77">
          <w:t xml:space="preserve"> other </w:t>
        </w:r>
      </w:ins>
      <w:ins w:id="4015" w:author="Arthur Parmentier" w:date="2020-06-08T22:03:00Z">
        <w:r w:rsidR="00520B77">
          <w:t>configurat</w:t>
        </w:r>
      </w:ins>
      <w:ins w:id="4016" w:author="Arthur Parmentier" w:date="2020-06-08T22:04:00Z">
        <w:r w:rsidR="00520B77">
          <w:t>ions of improvisation, real-time composition or experimental music.</w:t>
        </w:r>
      </w:ins>
    </w:p>
    <w:p w:rsidR="00AE15ED" w:rsidRDefault="00C5218C">
      <w:pPr>
        <w:pStyle w:val="Paragraphedeliste"/>
        <w:numPr>
          <w:ilvl w:val="0"/>
          <w:numId w:val="11"/>
        </w:numPr>
        <w:rPr>
          <w:ins w:id="4017" w:author="Arthur Parmentier" w:date="2020-06-08T19:22:00Z"/>
        </w:rPr>
        <w:pPrChange w:id="4018" w:author="Arthur Parmentier" w:date="2020-06-08T19:22:00Z">
          <w:pPr/>
        </w:pPrChange>
      </w:pPr>
      <w:ins w:id="4019" w:author="Arthur Parmentier" w:date="2020-06-08T22:05:00Z">
        <w:r>
          <w:t>Finally, the “traditional</w:t>
        </w:r>
      </w:ins>
      <w:ins w:id="4020" w:author="Arthur Parmentier" w:date="2020-06-08T23:01:00Z">
        <w:r w:rsidR="00685FE2">
          <w:t>”</w:t>
        </w:r>
      </w:ins>
      <w:ins w:id="4021" w:author="Arthur Parmentier" w:date="2020-06-08T22:05:00Z">
        <w:r>
          <w:t xml:space="preserve"> visions</w:t>
        </w:r>
      </w:ins>
      <w:ins w:id="4022" w:author="Arthur Parmentier" w:date="2020-06-08T22:06:00Z">
        <w:r>
          <w:t xml:space="preserve"> on and conventions in</w:t>
        </w:r>
      </w:ins>
      <w:ins w:id="4023" w:author="Arthur Parmentier" w:date="2020-06-08T22:05:00Z">
        <w:r>
          <w:t xml:space="preserve"> SP might be related to </w:t>
        </w:r>
      </w:ins>
      <w:ins w:id="4024" w:author="Arthur Parmentier" w:date="2020-06-08T22:08:00Z">
        <w:r w:rsidR="00B908FA">
          <w:t>a</w:t>
        </w:r>
      </w:ins>
      <w:ins w:id="4025" w:author="Arthur Parmentier" w:date="2020-06-08T22:05:00Z">
        <w:r>
          <w:t xml:space="preserve"> </w:t>
        </w:r>
      </w:ins>
      <w:ins w:id="4026" w:author="Arthur Parmentier" w:date="2020-06-08T21:38:00Z">
        <w:r w:rsidR="00AA3711">
          <w:t>Western</w:t>
        </w:r>
      </w:ins>
      <w:ins w:id="4027" w:author="Arthur Parmentier" w:date="2020-06-08T22:08:00Z">
        <w:r w:rsidR="00B908FA">
          <w:t xml:space="preserve"> </w:t>
        </w:r>
      </w:ins>
      <w:ins w:id="4028" w:author="Arthur Parmentier" w:date="2020-06-08T21:38:00Z">
        <w:r w:rsidR="00AA3711">
          <w:t>vision on arts</w:t>
        </w:r>
      </w:ins>
      <w:ins w:id="4029" w:author="Arthur Parmentier" w:date="2020-06-08T22:08:00Z">
        <w:r w:rsidR="00B908FA">
          <w:t>, performance and their cultural conventions</w:t>
        </w:r>
      </w:ins>
      <w:ins w:id="4030" w:author="Arthur Parmentier" w:date="2020-06-08T22:06:00Z">
        <w:r>
          <w:t xml:space="preserve">. The fact that SP </w:t>
        </w:r>
      </w:ins>
      <w:ins w:id="4031" w:author="Arthur Parmentier" w:date="2020-06-08T22:07:00Z">
        <w:r>
          <w:t>developed</w:t>
        </w:r>
      </w:ins>
      <w:ins w:id="4032" w:author="Arthur Parmentier" w:date="2020-06-08T22:06:00Z">
        <w:r>
          <w:t xml:space="preserve"> a lot in Europe </w:t>
        </w:r>
      </w:ins>
      <w:ins w:id="4033" w:author="Arthur Parmentier" w:date="2020-06-08T22:07:00Z">
        <w:r>
          <w:t xml:space="preserve">may have had an </w:t>
        </w:r>
      </w:ins>
      <w:ins w:id="4034" w:author="Arthur Parmentier" w:date="2020-06-08T22:08:00Z">
        <w:r>
          <w:t xml:space="preserve">important </w:t>
        </w:r>
      </w:ins>
      <w:ins w:id="4035" w:author="Arthur Parmentier" w:date="2020-06-08T22:07:00Z">
        <w:r>
          <w:t xml:space="preserve">influence on the </w:t>
        </w:r>
      </w:ins>
      <w:ins w:id="4036" w:author="Arthur Parmentier" w:date="2020-06-08T22:08:00Z">
        <w:r>
          <w:t xml:space="preserve">culturally determined </w:t>
        </w:r>
      </w:ins>
      <w:ins w:id="4037" w:author="Arthur Parmentier" w:date="2020-06-08T22:07:00Z">
        <w:r>
          <w:t>configurations it was used in and the people who diffused it</w:t>
        </w:r>
      </w:ins>
      <w:ins w:id="4038" w:author="Arthur Parmentier" w:date="2020-06-08T22:08:00Z">
        <w:r>
          <w:t>.</w:t>
        </w:r>
      </w:ins>
    </w:p>
    <w:p w:rsidR="009C2211" w:rsidRPr="00850432" w:rsidRDefault="003F4DEE">
      <w:pPr>
        <w:rPr>
          <w:ins w:id="4039" w:author="Arthur Parmentier" w:date="2020-06-08T13:16:00Z"/>
          <w:rPrChange w:id="4040" w:author="Arthur Parmentier" w:date="2020-06-08T13:17:00Z">
            <w:rPr>
              <w:ins w:id="4041" w:author="Arthur Parmentier" w:date="2020-06-08T13:16:00Z"/>
            </w:rPr>
          </w:rPrChange>
        </w:rPr>
        <w:pPrChange w:id="4042" w:author="Arthur Parmentier" w:date="2020-06-08T19:00:00Z">
          <w:pPr>
            <w:pStyle w:val="Titre2"/>
          </w:pPr>
        </w:pPrChange>
      </w:pPr>
      <w:ins w:id="4043" w:author="Arthur Parmentier" w:date="2020-06-08T23:03:00Z">
        <w:r>
          <w:t xml:space="preserve">I interpreted those </w:t>
        </w:r>
      </w:ins>
      <w:ins w:id="4044" w:author="Arthur Parmentier" w:date="2020-06-08T23:02:00Z">
        <w:r>
          <w:t xml:space="preserve">specificities </w:t>
        </w:r>
      </w:ins>
      <w:ins w:id="4045" w:author="Arthur Parmentier" w:date="2020-06-08T23:03:00Z">
        <w:r>
          <w:t xml:space="preserve">in </w:t>
        </w:r>
      </w:ins>
      <w:ins w:id="4046" w:author="Arthur Parmentier" w:date="2020-06-08T23:02:00Z">
        <w:r>
          <w:t xml:space="preserve">the </w:t>
        </w:r>
      </w:ins>
      <w:ins w:id="4047" w:author="Arthur Parmentier" w:date="2020-06-08T23:03:00Z">
        <w:r>
          <w:t xml:space="preserve">mechanisms and contexts of </w:t>
        </w:r>
      </w:ins>
      <w:ins w:id="4048" w:author="Arthur Parmentier" w:date="2020-06-08T23:02:00Z">
        <w:r>
          <w:t xml:space="preserve">diffusion of SP </w:t>
        </w:r>
      </w:ins>
      <w:ins w:id="4049" w:author="Arthur Parmentier" w:date="2020-06-08T23:03:00Z">
        <w:r>
          <w:t xml:space="preserve">as explanations of what I would call rather </w:t>
        </w:r>
      </w:ins>
      <w:ins w:id="4050" w:author="Arthur Parmentier" w:date="2020-06-08T23:04:00Z">
        <w:r>
          <w:t>mainstream or traditional configurations of SP in contrast to marginal, recent configuration</w:t>
        </w:r>
      </w:ins>
      <w:ins w:id="4051" w:author="Arthur Parmentier" w:date="2020-06-08T23:05:00Z">
        <w:r>
          <w:t>s.</w:t>
        </w:r>
      </w:ins>
    </w:p>
    <w:p w:rsidR="00B51C3F" w:rsidRPr="007C437A" w:rsidRDefault="00980410">
      <w:pPr>
        <w:pStyle w:val="Titre3"/>
        <w:rPr>
          <w:ins w:id="4052" w:author="Arthur Parmentier" w:date="2020-06-07T14:40:00Z"/>
        </w:rPr>
      </w:pPr>
      <w:bookmarkStart w:id="4053" w:name="_Toc42550128"/>
      <w:ins w:id="4054" w:author="Arthur Parmentier" w:date="2020-06-08T18:19:00Z">
        <w:r>
          <w:t>A remark on</w:t>
        </w:r>
      </w:ins>
      <w:ins w:id="4055" w:author="Arthur Parmentier" w:date="2020-06-08T22:15:00Z">
        <w:r w:rsidR="003E0426">
          <w:t xml:space="preserve"> the performativity of SP,</w:t>
        </w:r>
      </w:ins>
      <w:ins w:id="4056" w:author="Arthur Parmentier" w:date="2020-06-08T18:19:00Z">
        <w:r>
          <w:t xml:space="preserve"> s</w:t>
        </w:r>
      </w:ins>
      <w:ins w:id="4057" w:author="Arthur Parmentier" w:date="2020-06-08T18:16:00Z">
        <w:r w:rsidR="00224A9B">
          <w:t>tyle</w:t>
        </w:r>
      </w:ins>
      <w:ins w:id="4058" w:author="Arthur Parmentier" w:date="2020-06-08T22:15:00Z">
        <w:r w:rsidR="00675373">
          <w:t xml:space="preserve"> </w:t>
        </w:r>
        <w:r w:rsidR="009673EB">
          <w:t>and</w:t>
        </w:r>
      </w:ins>
      <w:ins w:id="4059" w:author="Arthur Parmentier" w:date="2020-06-08T18:20:00Z">
        <w:r w:rsidR="00965F40">
          <w:t xml:space="preserve"> </w:t>
        </w:r>
      </w:ins>
      <w:ins w:id="4060" w:author="Arthur Parmentier" w:date="2020-06-07T14:59:00Z">
        <w:r w:rsidR="00770F9D" w:rsidRPr="007C437A">
          <w:t>esthetics</w:t>
        </w:r>
      </w:ins>
      <w:bookmarkEnd w:id="4053"/>
    </w:p>
    <w:p w:rsidR="00C738C5" w:rsidRDefault="00B51C3F">
      <w:pPr>
        <w:rPr>
          <w:ins w:id="4061" w:author="Arthur Parmentier" w:date="2020-06-08T22:15:00Z"/>
        </w:rPr>
      </w:pPr>
      <w:ins w:id="4062" w:author="Arthur Parmentier" w:date="2020-06-07T14:40:00Z">
        <w:r w:rsidRPr="007C437A">
          <w:t>Walter Thompson writes in his</w:t>
        </w:r>
      </w:ins>
      <w:ins w:id="4063" w:author="Arthur Parmentier" w:date="2020-06-07T14:41:00Z">
        <w:r w:rsidRPr="007C437A">
          <w:t xml:space="preserve"> WB2: “At this point in your studies you understand Soundpainting is not a style of music such as Classical, Jazz, Rock, Rap, Folk, etc. It i</w:t>
        </w:r>
      </w:ins>
      <w:ins w:id="4064" w:author="Arthur Parmentier" w:date="2020-06-07T14:42:00Z">
        <w:r w:rsidRPr="007C437A">
          <w:t>s</w:t>
        </w:r>
      </w:ins>
      <w:ins w:id="4065" w:author="Arthur Parmentier" w:date="2020-06-07T14:41:00Z">
        <w:r w:rsidRPr="007C437A">
          <w:t xml:space="preserve"> a sign language for composing in real time</w:t>
        </w:r>
      </w:ins>
      <w:ins w:id="4066" w:author="Arthur Parmentier" w:date="2020-06-07T14:42:00Z">
        <w:r w:rsidRPr="007C437A">
          <w:t>”.</w:t>
        </w:r>
        <w:r w:rsidR="0080662F" w:rsidRPr="007C437A">
          <w:t xml:space="preserve"> What is raised here is the fact that one can use Soundpainting for very different esthetic and stylistic results.</w:t>
        </w:r>
      </w:ins>
      <w:ins w:id="4067" w:author="Arthur Parmentier" w:date="2020-06-08T22:16:00Z">
        <w:r w:rsidR="00985095">
          <w:t xml:space="preserve"> However, I will try </w:t>
        </w:r>
      </w:ins>
      <w:ins w:id="4068"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4069" w:author="Arthur Parmentier" w:date="2020-06-08T22:12:00Z"/>
        </w:rPr>
      </w:pPr>
      <w:ins w:id="4070" w:author="Arthur Parmentier" w:date="2020-06-07T15:18:00Z">
        <w:r w:rsidRPr="007C437A">
          <w:lastRenderedPageBreak/>
          <w:t>On one side,</w:t>
        </w:r>
      </w:ins>
      <w:ins w:id="4071" w:author="Arthur Parmentier" w:date="2020-06-07T14:44:00Z">
        <w:r w:rsidR="002B27F4" w:rsidRPr="007C437A">
          <w:t xml:space="preserve"> SP is not equally used to produce all styles and esthetic</w:t>
        </w:r>
      </w:ins>
      <w:ins w:id="4072" w:author="Arthur Parmentier" w:date="2020-06-07T14:45:00Z">
        <w:r w:rsidR="002B27F4" w:rsidRPr="007C437A">
          <w:t>s. SP is more efficient and performative at composing in certain styles that other</w:t>
        </w:r>
      </w:ins>
      <w:ins w:id="4073" w:author="Arthur Parmentier" w:date="2020-06-07T14:46:00Z">
        <w:r w:rsidR="002B27F4" w:rsidRPr="007C437A">
          <w:t>s</w:t>
        </w:r>
      </w:ins>
      <w:ins w:id="4074"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4075" w:author="Arthur Parmentier" w:date="2020-06-08T18:19:00Z">
        <w:r w:rsidR="00834C4D">
          <w:t xml:space="preserve"> This also explains why </w:t>
        </w:r>
      </w:ins>
      <w:ins w:id="4076" w:author="Arthur Parmentier" w:date="2020-06-08T18:20:00Z">
        <w:r w:rsidR="00834C4D">
          <w:t>some people say that something “sounds” or “looks” like SP</w:t>
        </w:r>
      </w:ins>
      <w:ins w:id="4077" w:author="Arthur Parmentier" w:date="2020-06-08T22:12:00Z">
        <w:r w:rsidR="0022488D">
          <w:t>, as they do construct of prototypical view of the style of SP from their experience.</w:t>
        </w:r>
      </w:ins>
    </w:p>
    <w:p w:rsidR="00224457" w:rsidRDefault="0047451C">
      <w:pPr>
        <w:rPr>
          <w:ins w:id="4078" w:author="Arthur Parmentier" w:date="2020-06-08T22:18:00Z"/>
        </w:rPr>
      </w:pPr>
      <w:ins w:id="4079" w:author="Arthur Parmentier" w:date="2020-06-07T15:05:00Z">
        <w:r w:rsidRPr="007C437A">
          <w:t xml:space="preserve">On the other side, </w:t>
        </w:r>
      </w:ins>
      <w:ins w:id="4080" w:author="Arthur Parmentier" w:date="2020-06-07T15:06:00Z">
        <w:r w:rsidRPr="007C437A">
          <w:t>the production of a certain style or esthetic, the</w:t>
        </w:r>
      </w:ins>
      <w:ins w:id="4081" w:author="Arthur Parmentier" w:date="2020-06-08T18:19:00Z">
        <w:r w:rsidR="00980410">
          <w:t xml:space="preserve"> choices of</w:t>
        </w:r>
      </w:ins>
      <w:ins w:id="4082" w:author="Arthur Parmentier" w:date="2020-06-07T15:06:00Z">
        <w:r w:rsidRPr="007C437A">
          <w:t xml:space="preserve"> conventions and configurations in SP are </w:t>
        </w:r>
      </w:ins>
      <w:ins w:id="4083" w:author="Arthur Parmentier" w:date="2020-06-08T22:13:00Z">
        <w:r w:rsidR="005D3530">
          <w:t>conditioned by</w:t>
        </w:r>
      </w:ins>
      <w:ins w:id="4084" w:author="Arthur Parmentier" w:date="2020-06-07T15:06:00Z">
        <w:r w:rsidRPr="007C437A">
          <w:t xml:space="preserve"> both particular (individual) and cultural </w:t>
        </w:r>
      </w:ins>
      <w:ins w:id="4085" w:author="Arthur Parmentier" w:date="2020-06-08T22:13:00Z">
        <w:r w:rsidR="005D3530">
          <w:t>contexts, which may also have influenced its development towards a greater performativity for certain styles and esthetics</w:t>
        </w:r>
      </w:ins>
      <w:ins w:id="4086" w:author="Arthur Parmentier" w:date="2020-06-08T22:14:00Z">
        <w:r w:rsidR="005D3530">
          <w:t>, for instance linked to the Western contemporary artistic practices.</w:t>
        </w:r>
      </w:ins>
    </w:p>
    <w:p w:rsidR="00E00D1B" w:rsidRPr="007C437A" w:rsidRDefault="00E00D1B">
      <w:pPr>
        <w:rPr>
          <w:ins w:id="4087" w:author="Arthur Parmentier" w:date="2020-05-14T15:43:00Z"/>
        </w:rPr>
      </w:pPr>
      <w:ins w:id="4088" w:author="Arthur Parmentier" w:date="2020-06-08T22:18:00Z">
        <w:r>
          <w:t xml:space="preserve">Because SP is now developing in many countries, cultures and is being used by an increasing number of artists, I am sure that the diversity of its use will keep increasing, from </w:t>
        </w:r>
      </w:ins>
      <w:ins w:id="4089" w:author="Arthur Parmentier" w:date="2020-06-08T22:19:00Z">
        <w:r>
          <w:t>experimental contemporary performances to baila baila parties.</w:t>
        </w:r>
        <w:r w:rsidR="006D51E1">
          <w:rPr>
            <w:rStyle w:val="Appelnotedebasdep"/>
          </w:rPr>
          <w:footnoteReference w:id="50"/>
        </w:r>
      </w:ins>
      <w:ins w:id="4093" w:author="Arthur Parmentier" w:date="2020-06-08T22:18:00Z">
        <w:r>
          <w:t xml:space="preserve"> </w:t>
        </w:r>
      </w:ins>
    </w:p>
    <w:p w:rsidR="00B22614" w:rsidRPr="007C437A" w:rsidDel="00A84632" w:rsidRDefault="00B22614" w:rsidP="00E6654A">
      <w:pPr>
        <w:rPr>
          <w:del w:id="4094" w:author="Arthur Parmentier" w:date="2020-05-14T13:28:00Z"/>
        </w:rPr>
      </w:pPr>
      <w:bookmarkStart w:id="4095" w:name="_Toc40355388"/>
      <w:bookmarkStart w:id="4096" w:name="_Toc40355925"/>
      <w:bookmarkStart w:id="4097" w:name="_Toc40356089"/>
      <w:bookmarkStart w:id="4098" w:name="_Toc40363697"/>
      <w:bookmarkStart w:id="4099" w:name="_Toc40363760"/>
      <w:bookmarkStart w:id="4100" w:name="_Toc40431469"/>
      <w:bookmarkStart w:id="4101" w:name="_Toc41067197"/>
      <w:bookmarkStart w:id="4102" w:name="_Toc42259012"/>
      <w:bookmarkStart w:id="4103" w:name="_Toc42259089"/>
      <w:bookmarkStart w:id="4104" w:name="_Toc42449768"/>
      <w:bookmarkStart w:id="4105" w:name="_Toc42449850"/>
      <w:bookmarkStart w:id="4106" w:name="_Toc42550036"/>
      <w:bookmarkStart w:id="4107" w:name="_Toc42550129"/>
      <w:bookmarkEnd w:id="4095"/>
      <w:bookmarkEnd w:id="4096"/>
      <w:bookmarkEnd w:id="4097"/>
      <w:bookmarkEnd w:id="4098"/>
      <w:bookmarkEnd w:id="4099"/>
      <w:bookmarkEnd w:id="4100"/>
      <w:bookmarkEnd w:id="4101"/>
      <w:bookmarkEnd w:id="4102"/>
      <w:bookmarkEnd w:id="4103"/>
      <w:bookmarkEnd w:id="4104"/>
      <w:bookmarkEnd w:id="4105"/>
      <w:bookmarkEnd w:id="4106"/>
      <w:bookmarkEnd w:id="4107"/>
    </w:p>
    <w:p w:rsidR="00F25194" w:rsidRPr="007C437A" w:rsidRDefault="00F25194" w:rsidP="00E6654A">
      <w:pPr>
        <w:pStyle w:val="Titre1"/>
        <w:rPr>
          <w:ins w:id="4108" w:author="Arthur Parmentier" w:date="2020-05-15T10:44:00Z"/>
        </w:rPr>
      </w:pPr>
      <w:bookmarkStart w:id="4109" w:name="_Toc42550130"/>
      <w:r w:rsidRPr="007C437A">
        <w:t>Soundpainting recognition with Max/MSP</w:t>
      </w:r>
      <w:bookmarkEnd w:id="4109"/>
    </w:p>
    <w:p w:rsidR="00D32387" w:rsidRPr="007C437A" w:rsidRDefault="00B01D9E">
      <w:pPr>
        <w:rPr>
          <w:ins w:id="4110" w:author="Arthur Parmentier" w:date="2020-05-18T17:13:00Z"/>
        </w:rPr>
      </w:pPr>
      <w:ins w:id="4111" w:author="Arthur Parmentier" w:date="2020-05-15T10:44:00Z">
        <w:r w:rsidRPr="007C437A">
          <w:t xml:space="preserve">In this section, </w:t>
        </w:r>
      </w:ins>
      <w:ins w:id="4112" w:author="Arthur Parmentier" w:date="2020-05-15T10:45:00Z">
        <w:r w:rsidRPr="007C437A">
          <w:t xml:space="preserve">I will introduce my Max/MSP Soundpainting recognition tool. </w:t>
        </w:r>
      </w:ins>
    </w:p>
    <w:p w:rsidR="00D32387" w:rsidRPr="007C437A" w:rsidRDefault="00D32387">
      <w:pPr>
        <w:rPr>
          <w:ins w:id="4113" w:author="Arthur Parmentier" w:date="2020-05-18T17:13:00Z"/>
        </w:rPr>
      </w:pPr>
      <w:ins w:id="4114" w:author="Arthur Parmentier" w:date="2020-05-18T17:13:00Z">
        <w:r w:rsidRPr="007C437A">
          <w:t>First, w</w:t>
        </w:r>
      </w:ins>
      <w:ins w:id="4115" w:author="Arthur Parmentier" w:date="2020-05-15T10:46:00Z">
        <w:r w:rsidR="00B01D9E" w:rsidRPr="007C437A">
          <w:t>e will motivate the creation of such a tool, capable of recognizing several SP signs but also of creating new ones, as a composer would do.</w:t>
        </w:r>
        <w:r w:rsidR="00C261F8" w:rsidRPr="007C437A">
          <w:t xml:space="preserve"> </w:t>
        </w:r>
      </w:ins>
    </w:p>
    <w:p w:rsidR="00B01D9E" w:rsidRPr="007C437A" w:rsidRDefault="00C261F8">
      <w:pPr>
        <w:rPr>
          <w:ins w:id="4116" w:author="Arthur Parmentier" w:date="2020-05-18T17:10:00Z"/>
        </w:rPr>
      </w:pPr>
      <w:ins w:id="4117" w:author="Arthur Parmentier" w:date="2020-05-15T10:46:00Z">
        <w:r w:rsidRPr="007C437A">
          <w:t>Then, we will explore</w:t>
        </w:r>
      </w:ins>
      <w:ins w:id="4118" w:author="Arthur Parmentier" w:date="2020-05-15T10:47:00Z">
        <w:r w:rsidRPr="007C437A">
          <w:t xml:space="preserve"> the structure of this tool in a top-bottom approach, in contrast with constructivist model of SP that I presented in previous s</w:t>
        </w:r>
      </w:ins>
      <w:ins w:id="4119" w:author="Arthur Parmentier" w:date="2020-05-15T10:48:00Z">
        <w:r w:rsidRPr="007C437A">
          <w:t>ections</w:t>
        </w:r>
      </w:ins>
      <w:ins w:id="4120"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4121" w:author="Arthur Parmentier" w:date="2020-05-18T17:16:00Z"/>
        </w:rPr>
      </w:pPr>
      <w:ins w:id="4122" w:author="Arthur Parmentier" w:date="2020-05-18T17:14:00Z">
        <w:r w:rsidRPr="007C437A">
          <w:t>Moreover,</w:t>
        </w:r>
      </w:ins>
      <w:ins w:id="4123" w:author="Arthur Parmentier" w:date="2020-05-18T17:10:00Z">
        <w:r w:rsidR="00CE7ED8" w:rsidRPr="007C437A">
          <w:t xml:space="preserve"> we will</w:t>
        </w:r>
      </w:ins>
      <w:ins w:id="4124" w:author="Arthur Parmentier" w:date="2020-05-18T17:15:00Z">
        <w:r w:rsidRPr="007C437A">
          <w:t xml:space="preserve"> </w:t>
        </w:r>
      </w:ins>
      <w:ins w:id="4125" w:author="Arthur Parmentier" w:date="2020-05-18T17:16:00Z">
        <w:r w:rsidRPr="007C437A">
          <w:t>investigate</w:t>
        </w:r>
      </w:ins>
      <w:ins w:id="4126" w:author="Arthur Parmentier" w:date="2020-05-18T17:15:00Z">
        <w:r w:rsidRPr="007C437A">
          <w:t xml:space="preserve"> basic performance </w:t>
        </w:r>
      </w:ins>
      <w:ins w:id="4127" w:author="Arthur Parmentier" w:date="2020-05-18T17:16:00Z">
        <w:r w:rsidRPr="007C437A">
          <w:t>mechanisms to optimize the speed and accuracy of the system.</w:t>
        </w:r>
      </w:ins>
    </w:p>
    <w:p w:rsidR="00D32387" w:rsidRPr="007C437A" w:rsidRDefault="00D32387">
      <w:pPr>
        <w:rPr>
          <w:rPrChange w:id="4128" w:author="Arthur Parmentier" w:date="2020-06-07T15:27:00Z">
            <w:rPr/>
          </w:rPrChange>
        </w:rPr>
        <w:pPrChange w:id="4129" w:author="Arthur Parmentier" w:date="2020-05-15T10:44:00Z">
          <w:pPr>
            <w:pStyle w:val="Titre1"/>
          </w:pPr>
        </w:pPrChange>
      </w:pPr>
      <w:ins w:id="4130" w:author="Arthur Parmentier" w:date="2020-05-18T17:16:00Z">
        <w:r w:rsidRPr="007C437A">
          <w:rPr>
            <w:rPrChange w:id="4131" w:author="Arthur Parmentier" w:date="2020-06-07T15:27:00Z">
              <w:rPr/>
            </w:rPrChange>
          </w:rPr>
          <w:t xml:space="preserve">Finally, we will discuss </w:t>
        </w:r>
      </w:ins>
      <w:ins w:id="4132" w:author="Arthur Parmentier" w:date="2020-05-18T17:17:00Z">
        <w:r w:rsidRPr="007C437A">
          <w:rPr>
            <w:rPrChange w:id="4133" w:author="Arthur Parmentier" w:date="2020-06-07T15:27:00Z">
              <w:rPr/>
            </w:rPrChange>
          </w:rPr>
          <w:t>the use of this tool for learning SP in connection with the theoretical aspects discussed in the previous parts. We will look at some implications of the tool for the</w:t>
        </w:r>
      </w:ins>
      <w:ins w:id="4134" w:author="Arthur Parmentier" w:date="2020-05-18T17:18:00Z">
        <w:r w:rsidRPr="007C437A">
          <w:rPr>
            <w:rPrChange w:id="4135" w:author="Arthur Parmentier" w:date="2020-06-07T15:27:00Z">
              <w:rPr/>
            </w:rPrChange>
          </w:rPr>
          <w:t xml:space="preserve"> formalization of SP and hopefully, the future of the language.</w:t>
        </w:r>
      </w:ins>
    </w:p>
    <w:p w:rsidR="00F25194" w:rsidRPr="007C437A" w:rsidRDefault="00F25194">
      <w:pPr>
        <w:pStyle w:val="Titre2"/>
        <w:rPr>
          <w:ins w:id="4136" w:author="Arthur Parmentier" w:date="2020-05-15T10:37:00Z"/>
        </w:rPr>
      </w:pPr>
      <w:bookmarkStart w:id="4137" w:name="_Toc42550131"/>
      <w:r w:rsidRPr="007C437A">
        <w:t>A new configuration: motivations, goals, workflow &amp; challenges</w:t>
      </w:r>
      <w:bookmarkEnd w:id="4137"/>
    </w:p>
    <w:p w:rsidR="006E7D32" w:rsidRPr="007C437A" w:rsidRDefault="006E7D32">
      <w:pPr>
        <w:pStyle w:val="Titre3"/>
        <w:rPr>
          <w:ins w:id="4138" w:author="Arthur Parmentier" w:date="2020-05-15T15:41:00Z"/>
          <w:rPrChange w:id="4139" w:author="Arthur Parmentier" w:date="2020-06-07T15:27:00Z">
            <w:rPr>
              <w:ins w:id="4140" w:author="Arthur Parmentier" w:date="2020-05-15T15:41:00Z"/>
            </w:rPr>
          </w:rPrChange>
        </w:rPr>
        <w:pPrChange w:id="4141" w:author="Arthur Parmentier" w:date="2020-05-15T15:41:00Z">
          <w:pPr/>
        </w:pPrChange>
      </w:pPr>
      <w:bookmarkStart w:id="4142" w:name="_Toc42550132"/>
      <w:ins w:id="4143" w:author="Arthur Parmentier" w:date="2020-05-15T15:41:00Z">
        <w:r w:rsidRPr="007C437A">
          <w:rPr>
            <w:rPrChange w:id="4144" w:author="Arthur Parmentier" w:date="2020-06-07T15:27:00Z">
              <w:rPr/>
            </w:rPrChange>
          </w:rPr>
          <w:t>Motivations</w:t>
        </w:r>
        <w:bookmarkEnd w:id="4142"/>
      </w:ins>
    </w:p>
    <w:p w:rsidR="00124705" w:rsidRPr="007C437A" w:rsidRDefault="00C261F8" w:rsidP="00B01D9E">
      <w:pPr>
        <w:rPr>
          <w:ins w:id="4145" w:author="Arthur Parmentier" w:date="2020-06-02T18:11:00Z"/>
        </w:rPr>
      </w:pPr>
      <w:ins w:id="4146" w:author="Arthur Parmentier" w:date="2020-05-15T10:51:00Z">
        <w:r w:rsidRPr="007C437A">
          <w:t xml:space="preserve">We have seen </w:t>
        </w:r>
      </w:ins>
      <w:ins w:id="4147" w:author="Arthur Parmentier" w:date="2020-05-15T11:07:00Z">
        <w:r w:rsidR="00573005" w:rsidRPr="007C437A">
          <w:t>previously</w:t>
        </w:r>
      </w:ins>
      <w:ins w:id="4148" w:author="Arthur Parmentier" w:date="2020-05-15T10:52:00Z">
        <w:r w:rsidRPr="007C437A">
          <w:t xml:space="preserve"> that SP is used in d</w:t>
        </w:r>
      </w:ins>
      <w:ins w:id="4149" w:author="Arthur Parmentier" w:date="2020-05-15T10:53:00Z">
        <w:r w:rsidRPr="007C437A">
          <w:t>ifferent configurations</w:t>
        </w:r>
      </w:ins>
      <w:ins w:id="4150" w:author="Arthur Parmentier" w:date="2020-05-15T10:54:00Z">
        <w:r w:rsidRPr="007C437A">
          <w:t xml:space="preserve"> and their </w:t>
        </w:r>
      </w:ins>
      <w:ins w:id="4151" w:author="Arthur Parmentier" w:date="2020-05-15T10:57:00Z">
        <w:r w:rsidR="00124705" w:rsidRPr="007C437A">
          <w:t>role as a super-</w:t>
        </w:r>
      </w:ins>
      <w:ins w:id="4152" w:author="Arthur Parmentier" w:date="2020-05-15T10:55:00Z">
        <w:r w:rsidRPr="007C437A">
          <w:t>structure</w:t>
        </w:r>
      </w:ins>
      <w:ins w:id="4153" w:author="Arthur Parmentier" w:date="2020-06-02T18:05:00Z">
        <w:r w:rsidR="00783AA3" w:rsidRPr="007C437A">
          <w:t>,</w:t>
        </w:r>
      </w:ins>
      <w:ins w:id="4154" w:author="Arthur Parmentier" w:date="2020-05-15T10:55:00Z">
        <w:r w:rsidRPr="007C437A">
          <w:t xml:space="preserve"> </w:t>
        </w:r>
      </w:ins>
      <w:ins w:id="4155" w:author="Arthur Parmentier" w:date="2020-06-02T18:04:00Z">
        <w:r w:rsidR="00783AA3" w:rsidRPr="007C437A">
          <w:t>defining its set of internal</w:t>
        </w:r>
      </w:ins>
      <w:ins w:id="4156" w:author="Arthur Parmentier" w:date="2020-05-15T10:58:00Z">
        <w:r w:rsidR="00124705" w:rsidRPr="007C437A">
          <w:t xml:space="preserve"> grammars </w:t>
        </w:r>
      </w:ins>
      <w:ins w:id="4157" w:author="Arthur Parmentier" w:date="2020-06-06T17:19:00Z">
        <w:r w:rsidR="00B95361" w:rsidRPr="007C437A">
          <w:t>(for instance, the modes</w:t>
        </w:r>
      </w:ins>
      <w:ins w:id="4158" w:author="Arthur Parmentier" w:date="2020-05-15T10:58:00Z">
        <w:r w:rsidR="00124705" w:rsidRPr="007C437A">
          <w:t>),</w:t>
        </w:r>
      </w:ins>
      <w:ins w:id="4159" w:author="Arthur Parmentier" w:date="2020-05-15T10:59:00Z">
        <w:r w:rsidR="00124705" w:rsidRPr="007C437A">
          <w:t xml:space="preserve"> the roles of emitter/receiver (soundpainter/performer) </w:t>
        </w:r>
      </w:ins>
      <w:ins w:id="4160" w:author="Arthur Parmentier" w:date="2020-06-02T18:06:00Z">
        <w:r w:rsidR="00E176C0" w:rsidRPr="007C437A">
          <w:t>and</w:t>
        </w:r>
      </w:ins>
      <w:ins w:id="4161" w:author="Arthur Parmentier" w:date="2020-05-15T10:59:00Z">
        <w:r w:rsidR="00124705" w:rsidRPr="007C437A">
          <w:t xml:space="preserve"> the “default parameters”</w:t>
        </w:r>
      </w:ins>
      <w:ins w:id="4162" w:author="Arthur Parmentier" w:date="2020-06-02T18:05:00Z">
        <w:r w:rsidR="00783AA3" w:rsidRPr="007C437A">
          <w:t xml:space="preserve"> as</w:t>
        </w:r>
      </w:ins>
      <w:ins w:id="4163" w:author="Arthur Parmentier" w:date="2020-05-15T11:00:00Z">
        <w:r w:rsidR="00124705" w:rsidRPr="007C437A">
          <w:t xml:space="preserve"> context-depend rules </w:t>
        </w:r>
      </w:ins>
      <w:ins w:id="4164" w:author="Arthur Parmentier" w:date="2020-06-02T18:06:00Z">
        <w:r w:rsidR="00783AA3" w:rsidRPr="007C437A">
          <w:t>for</w:t>
        </w:r>
      </w:ins>
      <w:ins w:id="4165" w:author="Arthur Parmentier" w:date="2020-05-15T11:00:00Z">
        <w:r w:rsidR="00124705" w:rsidRPr="007C437A">
          <w:t xml:space="preserve"> the performance.</w:t>
        </w:r>
      </w:ins>
    </w:p>
    <w:p w:rsidR="00E176C0" w:rsidRPr="007C437A" w:rsidRDefault="00E176C0" w:rsidP="00B01D9E">
      <w:pPr>
        <w:rPr>
          <w:ins w:id="4166" w:author="Arthur Parmentier" w:date="2020-06-02T18:34:00Z"/>
        </w:rPr>
      </w:pPr>
      <w:ins w:id="4167" w:author="Arthur Parmentier" w:date="2020-06-02T18:11:00Z">
        <w:r w:rsidRPr="007C437A">
          <w:t>By creating a SP recognition tool, I am proposing new configuration</w:t>
        </w:r>
      </w:ins>
      <w:ins w:id="4168" w:author="Arthur Parmentier" w:date="2020-06-02T18:26:00Z">
        <w:r w:rsidR="003D3E7E" w:rsidRPr="007C437A">
          <w:t>s for</w:t>
        </w:r>
      </w:ins>
      <w:ins w:id="4169" w:author="Arthur Parmentier" w:date="2020-06-02T18:12:00Z">
        <w:r w:rsidRPr="007C437A">
          <w:t xml:space="preserve"> SP</w:t>
        </w:r>
      </w:ins>
      <w:ins w:id="4170" w:author="Arthur Parmentier" w:date="2020-06-02T18:26:00Z">
        <w:r w:rsidR="003D3E7E" w:rsidRPr="007C437A">
          <w:t xml:space="preserve">, in which </w:t>
        </w:r>
      </w:ins>
      <w:ins w:id="4171" w:author="Arthur Parmentier" w:date="2020-06-02T18:27:00Z">
        <w:r w:rsidR="003D3E7E" w:rsidRPr="007C437A">
          <w:t>a computer</w:t>
        </w:r>
      </w:ins>
      <w:ins w:id="4172" w:author="Arthur Parmentier" w:date="2020-06-02T18:26:00Z">
        <w:r w:rsidR="003D3E7E" w:rsidRPr="007C437A">
          <w:t xml:space="preserve"> </w:t>
        </w:r>
      </w:ins>
      <w:ins w:id="4173" w:author="Arthur Parmentier" w:date="2020-06-02T18:27:00Z">
        <w:r w:rsidR="003D3E7E" w:rsidRPr="007C437A">
          <w:t>can</w:t>
        </w:r>
      </w:ins>
      <w:ins w:id="4174" w:author="Arthur Parmentier" w:date="2020-06-02T18:26:00Z">
        <w:r w:rsidR="003D3E7E" w:rsidRPr="007C437A">
          <w:t xml:space="preserve"> process SP signs</w:t>
        </w:r>
      </w:ins>
      <w:ins w:id="4175" w:author="Arthur Parmentier" w:date="2020-06-02T18:28:00Z">
        <w:r w:rsidR="003D3E7E" w:rsidRPr="007C437A">
          <w:t xml:space="preserve"> and </w:t>
        </w:r>
      </w:ins>
      <w:ins w:id="4176" w:author="Arthur Parmentier" w:date="2020-06-02T18:29:00Z">
        <w:r w:rsidR="003D3E7E" w:rsidRPr="007C437A">
          <w:t xml:space="preserve">take the role of one or several performers at the same time, aside other human </w:t>
        </w:r>
        <w:r w:rsidR="003D3E7E" w:rsidRPr="007C437A">
          <w:lastRenderedPageBreak/>
          <w:t>performers or not</w:t>
        </w:r>
      </w:ins>
      <w:ins w:id="4177" w:author="Arthur Parmentier" w:date="2020-06-02T18:12:00Z">
        <w:r w:rsidRPr="007C437A">
          <w:t>.</w:t>
        </w:r>
      </w:ins>
      <w:ins w:id="4178" w:author="Arthur Parmentier" w:date="2020-06-02T18:30:00Z">
        <w:r w:rsidR="003D3E7E" w:rsidRPr="007C437A">
          <w:t xml:space="preserve"> At the difference of what is possible with human performers, the program itself can only </w:t>
        </w:r>
      </w:ins>
      <w:ins w:id="4179" w:author="Arthur Parmentier" w:date="2020-06-02T18:31:00Z">
        <w:r w:rsidR="003D3E7E" w:rsidRPr="007C437A">
          <w:t>recognize sign</w:t>
        </w:r>
      </w:ins>
      <w:ins w:id="4180" w:author="Arthur Parmentier" w:date="2020-06-02T18:37:00Z">
        <w:r w:rsidR="008A1107" w:rsidRPr="007C437A">
          <w:t>s</w:t>
        </w:r>
      </w:ins>
      <w:ins w:id="4181" w:author="Arthur Parmentier" w:date="2020-06-02T18:31:00Z">
        <w:r w:rsidR="003D3E7E" w:rsidRPr="007C437A">
          <w:t xml:space="preserve"> from one emitter at the time</w:t>
        </w:r>
      </w:ins>
      <w:ins w:id="4182" w:author="Arthur Parmentier" w:date="2020-06-02T18:33:00Z">
        <w:r w:rsidR="008A1107" w:rsidRPr="007C437A">
          <w:t xml:space="preserve"> </w:t>
        </w:r>
      </w:ins>
      <w:ins w:id="4183" w:author="Arthur Parmentier" w:date="2020-06-02T18:36:00Z">
        <w:r w:rsidR="008A1107" w:rsidRPr="007C437A">
          <w:t xml:space="preserve">(the soundpainter) </w:t>
        </w:r>
      </w:ins>
      <w:ins w:id="4184" w:author="Arthur Parmentier" w:date="2020-06-02T18:33:00Z">
        <w:r w:rsidR="008A1107" w:rsidRPr="007C437A">
          <w:t xml:space="preserve">and cannot emit signs itself. Among </w:t>
        </w:r>
      </w:ins>
      <w:ins w:id="4185"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4186" w:author="Arthur Parmentier" w:date="2020-06-02T18:39:00Z"/>
        </w:rPr>
      </w:pPr>
      <w:ins w:id="4187" w:author="Arthur Parmentier" w:date="2020-06-02T18:34:00Z">
        <w:r w:rsidRPr="007C437A">
          <w:t>In the first configuration</w:t>
        </w:r>
      </w:ins>
      <w:ins w:id="4188" w:author="Arthur Parmentier" w:date="2020-06-02T18:35:00Z">
        <w:r w:rsidRPr="007C437A">
          <w:t xml:space="preserve">, </w:t>
        </w:r>
      </w:ins>
      <w:ins w:id="4189" w:author="Arthur Parmentier" w:date="2020-06-02T18:38:00Z">
        <w:r w:rsidRPr="007C437A">
          <w:t xml:space="preserve">the orchestra is </w:t>
        </w:r>
      </w:ins>
      <w:ins w:id="4190" w:author="Arthur Parmentier" w:date="2020-06-02T18:40:00Z">
        <w:r w:rsidRPr="007C437A">
          <w:t>simulated by</w:t>
        </w:r>
      </w:ins>
      <w:ins w:id="4191" w:author="Arthur Parmentier" w:date="2020-06-02T18:38:00Z">
        <w:r w:rsidRPr="007C437A">
          <w:t xml:space="preserve"> the computer runni</w:t>
        </w:r>
      </w:ins>
      <w:ins w:id="4192" w:author="Arthur Parmentier" w:date="2020-06-02T18:39:00Z">
        <w:r w:rsidRPr="007C437A">
          <w:t xml:space="preserve">ng the SP recognition tool </w:t>
        </w:r>
      </w:ins>
      <w:ins w:id="4193" w:author="Arthur Parmentier" w:date="2020-06-02T18:40:00Z">
        <w:r w:rsidRPr="007C437A">
          <w:t>(</w:t>
        </w:r>
      </w:ins>
      <w:ins w:id="4194" w:author="Arthur Parmentier" w:date="2020-06-02T18:39:00Z">
        <w:r w:rsidRPr="007C437A">
          <w:t>and possibly other digital gear</w:t>
        </w:r>
      </w:ins>
      <w:ins w:id="4195" w:author="Arthur Parmentier" w:date="2020-06-02T18:40:00Z">
        <w:r w:rsidRPr="007C437A">
          <w:t>)</w:t>
        </w:r>
      </w:ins>
      <w:ins w:id="4196" w:author="Arthur Parmentier" w:date="2020-06-02T18:39:00Z">
        <w:r w:rsidRPr="007C437A">
          <w:t>, without other human performers.</w:t>
        </w:r>
      </w:ins>
    </w:p>
    <w:p w:rsidR="008A1107" w:rsidRPr="007C437A" w:rsidRDefault="008A1107">
      <w:pPr>
        <w:pStyle w:val="Paragraphedeliste"/>
        <w:numPr>
          <w:ilvl w:val="0"/>
          <w:numId w:val="14"/>
        </w:numPr>
        <w:rPr>
          <w:ins w:id="4197" w:author="Arthur Parmentier" w:date="2020-05-15T11:00:00Z"/>
        </w:rPr>
        <w:pPrChange w:id="4198" w:author="Arthur Parmentier" w:date="2020-06-02T18:34:00Z">
          <w:pPr/>
        </w:pPrChange>
      </w:pPr>
      <w:ins w:id="4199" w:author="Arthur Parmentier" w:date="2020-06-02T18:39:00Z">
        <w:r w:rsidRPr="007C437A">
          <w:t xml:space="preserve">In the second configuration, the computer </w:t>
        </w:r>
      </w:ins>
      <w:ins w:id="4200" w:author="Arthur Parmentier" w:date="2020-06-02T18:40:00Z">
        <w:r w:rsidRPr="007C437A">
          <w:t>takes the role of single performer inside an orchestra with other human performers.</w:t>
        </w:r>
      </w:ins>
    </w:p>
    <w:p w:rsidR="00B01D9E" w:rsidRPr="007C437A" w:rsidRDefault="00E176C0" w:rsidP="00B01D9E">
      <w:pPr>
        <w:rPr>
          <w:ins w:id="4201" w:author="Arthur Parmentier" w:date="2020-05-15T11:21:00Z"/>
        </w:rPr>
      </w:pPr>
      <w:ins w:id="4202" w:author="Arthur Parmentier" w:date="2020-06-02T18:10:00Z">
        <w:r w:rsidRPr="007C437A">
          <w:t>In general, t</w:t>
        </w:r>
      </w:ins>
      <w:ins w:id="4203" w:author="Arthur Parmentier" w:date="2020-05-15T11:17:00Z">
        <w:r w:rsidR="005E56A8" w:rsidRPr="007C437A">
          <w:t xml:space="preserve">he </w:t>
        </w:r>
      </w:ins>
      <w:ins w:id="4204" w:author="Arthur Parmentier" w:date="2020-06-02T18:11:00Z">
        <w:r w:rsidRPr="007C437A">
          <w:t>choice and use</w:t>
        </w:r>
      </w:ins>
      <w:ins w:id="4205" w:author="Arthur Parmentier" w:date="2020-05-15T11:17:00Z">
        <w:r w:rsidR="005E56A8" w:rsidRPr="007C437A">
          <w:t xml:space="preserve"> of a specific configuration is motivated by </w:t>
        </w:r>
      </w:ins>
      <w:ins w:id="4206" w:author="Arthur Parmentier" w:date="2020-06-02T18:08:00Z">
        <w:r w:rsidRPr="007C437A">
          <w:t>the</w:t>
        </w:r>
      </w:ins>
      <w:ins w:id="4207" w:author="Arthur Parmentier" w:date="2020-06-02T18:07:00Z">
        <w:r w:rsidRPr="007C437A">
          <w:t xml:space="preserve"> qualities (in term</w:t>
        </w:r>
      </w:ins>
      <w:ins w:id="4208" w:author="Arthur Parmentier" w:date="2020-06-02T18:08:00Z">
        <w:r w:rsidRPr="007C437A">
          <w:t>s</w:t>
        </w:r>
      </w:ins>
      <w:ins w:id="4209" w:author="Arthur Parmentier" w:date="2020-06-02T18:07:00Z">
        <w:r w:rsidRPr="007C437A">
          <w:t xml:space="preserve"> of creative processes, special layout, communication rules</w:t>
        </w:r>
      </w:ins>
      <w:ins w:id="4210" w:author="Arthur Parmentier" w:date="2020-06-02T18:08:00Z">
        <w:r w:rsidRPr="007C437A">
          <w:t>…) it has for achieving a certain result in the performance</w:t>
        </w:r>
      </w:ins>
      <w:ins w:id="4211" w:author="Arthur Parmentier" w:date="2020-06-02T18:11:00Z">
        <w:r w:rsidRPr="007C437A">
          <w:t>.</w:t>
        </w:r>
      </w:ins>
      <w:ins w:id="4212" w:author="Arthur Parmentier" w:date="2020-06-02T18:41:00Z">
        <w:r w:rsidR="008A1107" w:rsidRPr="007C437A">
          <w:t xml:space="preserve"> Let’s discuss the qualities </w:t>
        </w:r>
      </w:ins>
      <w:ins w:id="4213" w:author="Arthur Parmentier" w:date="2020-06-02T18:46:00Z">
        <w:r w:rsidR="00724CD5" w:rsidRPr="007C437A">
          <w:t>of these</w:t>
        </w:r>
      </w:ins>
      <w:ins w:id="4214"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4215" w:author="Arthur Parmentier" w:date="2020-05-15T11:30:00Z"/>
        </w:rPr>
      </w:pPr>
      <w:ins w:id="4216" w:author="Arthur Parmentier" w:date="2020-06-02T18:41:00Z">
        <w:r w:rsidRPr="007C437A">
          <w:t xml:space="preserve">In the configuration one, </w:t>
        </w:r>
      </w:ins>
      <w:ins w:id="4217" w:author="Arthur Parmentier" w:date="2020-05-15T11:24:00Z">
        <w:r w:rsidR="0080158F" w:rsidRPr="007C437A">
          <w:t>such a tool can be used</w:t>
        </w:r>
      </w:ins>
      <w:ins w:id="4218" w:author="Arthur Parmentier" w:date="2020-05-15T11:39:00Z">
        <w:r w:rsidR="000C2232" w:rsidRPr="007C437A">
          <w:t xml:space="preserve"> </w:t>
        </w:r>
      </w:ins>
      <w:ins w:id="4219" w:author="Arthur Parmentier" w:date="2020-05-15T11:24:00Z">
        <w:r w:rsidR="0080158F" w:rsidRPr="007C437A">
          <w:t xml:space="preserve">as a learning tool for individuals </w:t>
        </w:r>
      </w:ins>
      <w:ins w:id="4220" w:author="Arthur Parmentier" w:date="2020-05-15T11:25:00Z">
        <w:r w:rsidR="0080158F" w:rsidRPr="007C437A">
          <w:t>aside the collective approaches to learning SP</w:t>
        </w:r>
      </w:ins>
      <w:ins w:id="4221" w:author="Arthur Parmentier" w:date="2020-05-15T11:26:00Z">
        <w:r w:rsidR="0080158F" w:rsidRPr="007C437A">
          <w:t xml:space="preserve">. </w:t>
        </w:r>
      </w:ins>
      <w:ins w:id="4222" w:author="Arthur Parmentier" w:date="2020-05-15T11:27:00Z">
        <w:r w:rsidR="0080158F" w:rsidRPr="007C437A">
          <w:t>As for now, the tool only covers the basic structures of SP</w:t>
        </w:r>
        <w:r w:rsidR="002C0BFC" w:rsidRPr="007C437A">
          <w:t xml:space="preserve"> and would only be interesting for beginners </w:t>
        </w:r>
      </w:ins>
      <w:ins w:id="4223" w:author="Arthur Parmentier" w:date="2020-05-15T11:28:00Z">
        <w:r w:rsidR="002C0BFC" w:rsidRPr="007C437A">
          <w:t>in SP</w:t>
        </w:r>
      </w:ins>
      <w:ins w:id="4224" w:author="Arthur Parmentier" w:date="2020-06-02T18:42:00Z">
        <w:r w:rsidRPr="007C437A">
          <w:t xml:space="preserve"> or soundpainters</w:t>
        </w:r>
      </w:ins>
      <w:ins w:id="4225"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4226" w:author="Arthur Parmentier" w:date="2020-05-15T11:40:00Z"/>
        </w:rPr>
      </w:pPr>
      <w:ins w:id="4227" w:author="Arthur Parmentier" w:date="2020-06-02T18:43:00Z">
        <w:r w:rsidRPr="007C437A">
          <w:t>In both configurations</w:t>
        </w:r>
      </w:ins>
      <w:ins w:id="4228" w:author="Arthur Parmentier" w:date="2020-05-15T11:31:00Z">
        <w:r w:rsidR="002C0BFC" w:rsidRPr="007C437A">
          <w:t xml:space="preserve">, </w:t>
        </w:r>
      </w:ins>
      <w:ins w:id="4229" w:author="Arthur Parmentier" w:date="2020-05-15T11:32:00Z">
        <w:r w:rsidR="002C0BFC" w:rsidRPr="007C437A">
          <w:t xml:space="preserve">such a tool is </w:t>
        </w:r>
      </w:ins>
      <w:ins w:id="4230" w:author="Arthur Parmentier" w:date="2020-06-02T18:43:00Z">
        <w:r w:rsidRPr="007C437A">
          <w:t>also</w:t>
        </w:r>
      </w:ins>
      <w:ins w:id="4231" w:author="Arthur Parmentier" w:date="2020-05-15T11:32:00Z">
        <w:r w:rsidR="002C0BFC" w:rsidRPr="007C437A">
          <w:t xml:space="preserve"> interesting</w:t>
        </w:r>
      </w:ins>
      <w:ins w:id="4232" w:author="Arthur Parmentier" w:date="2020-06-02T18:43:00Z">
        <w:r w:rsidRPr="007C437A">
          <w:t xml:space="preserve"> even for more advanced soundpainters</w:t>
        </w:r>
      </w:ins>
      <w:ins w:id="4233" w:author="Arthur Parmentier" w:date="2020-05-15T11:39:00Z">
        <w:r w:rsidR="000C2232" w:rsidRPr="007C437A">
          <w:t xml:space="preserve"> </w:t>
        </w:r>
      </w:ins>
      <w:ins w:id="4234" w:author="Arthur Parmentier" w:date="2020-05-15T11:32:00Z">
        <w:r w:rsidR="002C0BFC" w:rsidRPr="007C437A">
          <w:t xml:space="preserve">for exploring new areas </w:t>
        </w:r>
      </w:ins>
      <w:ins w:id="4235" w:author="Arthur Parmentier" w:date="2020-05-15T11:34:00Z">
        <w:r w:rsidR="002C0BFC" w:rsidRPr="007C437A">
          <w:t>of composition</w:t>
        </w:r>
      </w:ins>
      <w:ins w:id="4236" w:author="Arthur Parmentier" w:date="2020-06-02T18:45:00Z">
        <w:r w:rsidR="00724CD5" w:rsidRPr="007C437A">
          <w:t xml:space="preserve"> with</w:t>
        </w:r>
      </w:ins>
      <w:ins w:id="4237" w:author="Arthur Parmentier" w:date="2020-05-15T11:35:00Z">
        <w:r w:rsidR="002C0BFC" w:rsidRPr="007C437A">
          <w:t xml:space="preserve"> artificial intelligence, </w:t>
        </w:r>
      </w:ins>
      <w:ins w:id="4238" w:author="Arthur Parmentier" w:date="2020-05-15T11:36:00Z">
        <w:r w:rsidR="002C0BFC" w:rsidRPr="007C437A">
          <w:t>machine learning and</w:t>
        </w:r>
      </w:ins>
      <w:ins w:id="4239"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4240" w:author="Arthur Parmentier" w:date="2020-06-02T18:48:00Z"/>
        </w:rPr>
      </w:pPr>
      <w:ins w:id="4241" w:author="Arthur Parmentier" w:date="2020-06-02T18:43:00Z">
        <w:r w:rsidRPr="007C437A">
          <w:t xml:space="preserve">In </w:t>
        </w:r>
      </w:ins>
      <w:ins w:id="4242" w:author="Arthur Parmentier" w:date="2020-06-02T18:46:00Z">
        <w:r w:rsidRPr="007C437A">
          <w:t xml:space="preserve">the second </w:t>
        </w:r>
      </w:ins>
      <w:ins w:id="4243" w:author="Arthur Parmentier" w:date="2020-06-02T18:43:00Z">
        <w:r w:rsidRPr="007C437A">
          <w:t>configuration,</w:t>
        </w:r>
      </w:ins>
      <w:ins w:id="4244" w:author="Arthur Parmentier" w:date="2020-06-02T18:44:00Z">
        <w:r w:rsidRPr="007C437A">
          <w:t xml:space="preserve"> </w:t>
        </w:r>
      </w:ins>
      <w:ins w:id="4245" w:author="Arthur Parmentier" w:date="2020-05-15T11:42:00Z">
        <w:r w:rsidR="007D0D3B" w:rsidRPr="007C437A">
          <w:t xml:space="preserve">the tool </w:t>
        </w:r>
      </w:ins>
      <w:ins w:id="4246" w:author="Arthur Parmentier" w:date="2020-06-02T18:47:00Z">
        <w:r w:rsidRPr="007C437A">
          <w:t>can</w:t>
        </w:r>
      </w:ins>
      <w:ins w:id="4247" w:author="Arthur Parmentier" w:date="2020-05-15T11:42:00Z">
        <w:r w:rsidR="007D0D3B" w:rsidRPr="007C437A">
          <w:t xml:space="preserve"> be used as a controller with other digital elements that are already part of the performance</w:t>
        </w:r>
      </w:ins>
      <w:ins w:id="4248" w:author="Arthur Parmentier" w:date="2020-06-02T18:47:00Z">
        <w:r w:rsidRPr="007C437A">
          <w:t xml:space="preserve"> and sometimes used by the human performers </w:t>
        </w:r>
      </w:ins>
      <w:ins w:id="4249" w:author="Arthur Parmentier" w:date="2020-06-02T18:48:00Z">
        <w:r w:rsidRPr="007C437A">
          <w:t>themselves:</w:t>
        </w:r>
      </w:ins>
      <w:ins w:id="4250" w:author="Arthur Parmentier" w:date="2020-05-15T11:42:00Z">
        <w:r w:rsidR="007D0D3B" w:rsidRPr="007C437A">
          <w:t xml:space="preserve"> effect processors, amplification mechanisms</w:t>
        </w:r>
      </w:ins>
      <w:ins w:id="4251" w:author="Arthur Parmentier" w:date="2020-05-15T11:43:00Z">
        <w:r w:rsidR="007D0D3B" w:rsidRPr="007C437A">
          <w:t>, mixing devices, recording devices and m</w:t>
        </w:r>
      </w:ins>
      <w:ins w:id="4252" w:author="Arthur Parmentier" w:date="2020-06-02T18:48:00Z">
        <w:r w:rsidRPr="007C437A">
          <w:t>uch more</w:t>
        </w:r>
      </w:ins>
      <w:ins w:id="4253" w:author="Arthur Parmentier" w:date="2020-05-15T11:43:00Z">
        <w:r w:rsidR="007D0D3B" w:rsidRPr="007C437A">
          <w:t xml:space="preserve">. It is </w:t>
        </w:r>
      </w:ins>
      <w:ins w:id="4254" w:author="Arthur Parmentier" w:date="2020-05-15T11:44:00Z">
        <w:r w:rsidR="007D0D3B" w:rsidRPr="007C437A">
          <w:t>sometimes</w:t>
        </w:r>
      </w:ins>
      <w:ins w:id="4255" w:author="Arthur Parmentier" w:date="2020-05-15T11:43:00Z">
        <w:r w:rsidR="007D0D3B" w:rsidRPr="007C437A">
          <w:t xml:space="preserve"> the case that such elements </w:t>
        </w:r>
      </w:ins>
      <w:ins w:id="4256" w:author="Arthur Parmentier" w:date="2020-05-15T12:15:00Z">
        <w:r w:rsidR="00736DF0" w:rsidRPr="007C437A">
          <w:t>cannot be controlled</w:t>
        </w:r>
      </w:ins>
      <w:ins w:id="4257" w:author="Arthur Parmentier" w:date="2020-05-15T11:43:00Z">
        <w:r w:rsidR="007D0D3B" w:rsidRPr="007C437A">
          <w:t xml:space="preserve"> real-time performance because of the complexi</w:t>
        </w:r>
      </w:ins>
      <w:ins w:id="4258" w:author="Arthur Parmentier" w:date="2020-05-15T11:44:00Z">
        <w:r w:rsidR="007D0D3B" w:rsidRPr="007C437A">
          <w:t xml:space="preserve">ty of their interface or controls, or that it requires </w:t>
        </w:r>
      </w:ins>
      <w:ins w:id="4259" w:author="Arthur Parmentier" w:date="2020-05-15T11:45:00Z">
        <w:r w:rsidR="007D0D3B" w:rsidRPr="007C437A">
          <w:t>performers to manipulate them. The interfacing possibilities offered by Max/MSP makes it an ideal choice for contro</w:t>
        </w:r>
      </w:ins>
      <w:ins w:id="4260" w:author="Arthur Parmentier" w:date="2020-05-15T11:46:00Z">
        <w:r w:rsidR="007D0D3B" w:rsidRPr="007C437A">
          <w:t>lling these devices within the SP language directly</w:t>
        </w:r>
      </w:ins>
      <w:ins w:id="4261" w:author="Arthur Parmentier" w:date="2020-05-15T12:16:00Z">
        <w:r w:rsidR="00736DF0" w:rsidRPr="007C437A">
          <w:t>.</w:t>
        </w:r>
      </w:ins>
    </w:p>
    <w:p w:rsidR="00705639" w:rsidRPr="007C437A" w:rsidRDefault="00705639" w:rsidP="00705639">
      <w:pPr>
        <w:rPr>
          <w:ins w:id="4262" w:author="Arthur Parmentier" w:date="2020-06-06T17:20:00Z"/>
        </w:rPr>
      </w:pPr>
      <w:ins w:id="4263" w:author="Arthur Parmentier" w:date="2020-06-02T18:48:00Z">
        <w:r w:rsidRPr="007C437A">
          <w:t>Of course, there are other possible config</w:t>
        </w:r>
      </w:ins>
      <w:ins w:id="4264" w:author="Arthur Parmentier" w:date="2020-06-02T18:49:00Z">
        <w:r w:rsidRPr="007C437A">
          <w:t>urations in which people would want to use the tool</w:t>
        </w:r>
      </w:ins>
      <w:ins w:id="4265" w:author="Arthur Parmentier" w:date="2020-06-02T18:51:00Z">
        <w:r w:rsidRPr="007C437A">
          <w:t xml:space="preserve">, such as remote performances over internet, where the tool </w:t>
        </w:r>
      </w:ins>
      <w:ins w:id="4266" w:author="Arthur Parmentier" w:date="2020-06-02T18:52:00Z">
        <w:r w:rsidRPr="007C437A">
          <w:t>could act as a</w:t>
        </w:r>
      </w:ins>
      <w:ins w:id="4267" w:author="Arthur Parmentier" w:date="2020-06-02T18:53:00Z">
        <w:r w:rsidRPr="007C437A">
          <w:t xml:space="preserve">n interpreter </w:t>
        </w:r>
      </w:ins>
      <w:ins w:id="4268" w:author="Arthur Parmentier" w:date="2020-06-02T18:54:00Z">
        <w:r w:rsidR="004E0B5A" w:rsidRPr="007C437A">
          <w:t xml:space="preserve">from video to words and simple parameters </w:t>
        </w:r>
      </w:ins>
      <w:ins w:id="4269" w:author="Arthur Parmentier" w:date="2020-06-02T18:53:00Z">
        <w:r w:rsidRPr="007C437A">
          <w:t>for reducing the bandwidth of the information to pass over internet</w:t>
        </w:r>
      </w:ins>
      <w:ins w:id="4270" w:author="Arthur Parmentier" w:date="2020-06-02T18:54:00Z">
        <w:r w:rsidR="004E0B5A" w:rsidRPr="007C437A">
          <w:t>.</w:t>
        </w:r>
      </w:ins>
    </w:p>
    <w:p w:rsidR="00A12510" w:rsidRPr="007C437A" w:rsidRDefault="00A12510" w:rsidP="00A12510">
      <w:pPr>
        <w:pStyle w:val="NormalWeb"/>
        <w:rPr>
          <w:ins w:id="4271" w:author="Arthur Parmentier" w:date="2020-06-06T17:20:00Z"/>
          <w:lang w:val="en-US"/>
          <w:rPrChange w:id="4272" w:author="Arthur Parmentier" w:date="2020-06-07T15:27:00Z">
            <w:rPr>
              <w:ins w:id="4273" w:author="Arthur Parmentier" w:date="2020-06-06T17:20:00Z"/>
            </w:rPr>
          </w:rPrChange>
        </w:rPr>
      </w:pPr>
      <w:ins w:id="4274" w:author="Arthur Parmentier" w:date="2020-06-06T17:20:00Z">
        <w:r w:rsidRPr="007C437A">
          <w:rPr>
            <w:lang w:val="en-US"/>
            <w:rPrChange w:id="4275" w:author="Arthur Parmentier" w:date="2020-06-07T15:27:00Z">
              <w:rPr/>
            </w:rPrChange>
          </w:rPr>
          <w:t>j.“Electronic” are incorporated into your work and gestural language. What software have your laptop performers worked with in the past?</w:t>
        </w:r>
      </w:ins>
    </w:p>
    <w:p w:rsidR="00A12510" w:rsidRPr="007C437A" w:rsidRDefault="00A12510" w:rsidP="00A12510">
      <w:pPr>
        <w:pStyle w:val="NormalWeb"/>
        <w:rPr>
          <w:ins w:id="4276" w:author="Arthur Parmentier" w:date="2020-06-06T17:20:00Z"/>
          <w:lang w:val="en-US"/>
          <w:rPrChange w:id="4277" w:author="Arthur Parmentier" w:date="2020-06-07T15:27:00Z">
            <w:rPr>
              <w:ins w:id="4278" w:author="Arthur Parmentier" w:date="2020-06-06T17:20:00Z"/>
            </w:rPr>
          </w:rPrChange>
        </w:rPr>
      </w:pPr>
      <w:ins w:id="4279" w:author="Arthur Parmentier" w:date="2020-06-06T17:20:00Z">
        <w:r w:rsidRPr="007C437A">
          <w:rPr>
            <w:lang w:val="en-US"/>
            <w:rPrChange w:id="4280" w:author="Arthur Parmentier" w:date="2020-06-07T15:27:00Z">
              <w:rPr/>
            </w:rPrChange>
          </w:rPr>
          <w:t>Each laptop performer usually designs or modifies their own software in order to be able to respond to the gestures quickly.</w:t>
        </w:r>
      </w:ins>
    </w:p>
    <w:p w:rsidR="00A12510" w:rsidRPr="007C437A" w:rsidRDefault="00A12510" w:rsidP="00A12510">
      <w:pPr>
        <w:pStyle w:val="NormalWeb"/>
        <w:rPr>
          <w:ins w:id="4281" w:author="Arthur Parmentier" w:date="2020-06-06T17:20:00Z"/>
          <w:lang w:val="en-US"/>
          <w:rPrChange w:id="4282" w:author="Arthur Parmentier" w:date="2020-06-07T15:27:00Z">
            <w:rPr>
              <w:ins w:id="4283" w:author="Arthur Parmentier" w:date="2020-06-06T17:20:00Z"/>
            </w:rPr>
          </w:rPrChange>
        </w:rPr>
      </w:pPr>
      <w:ins w:id="4284" w:author="Arthur Parmentier" w:date="2020-06-06T17:20:00Z">
        <w:r w:rsidRPr="007C437A">
          <w:rPr>
            <w:lang w:val="en-US"/>
            <w:rPrChange w:id="4285" w:author="Arthur Parmentier" w:date="2020-06-07T15:27:00Z">
              <w:rPr/>
            </w:rPrChange>
          </w:rPr>
          <w:t>k. Have you found any limitation in the real-time nature of the response from these electronic ensemble members?</w:t>
        </w:r>
      </w:ins>
    </w:p>
    <w:p w:rsidR="00A12510" w:rsidRPr="007C437A" w:rsidRDefault="00A12510" w:rsidP="00A12510">
      <w:pPr>
        <w:pStyle w:val="NormalWeb"/>
        <w:rPr>
          <w:ins w:id="4286" w:author="Arthur Parmentier" w:date="2020-06-06T17:20:00Z"/>
          <w:lang w:val="en-US"/>
          <w:rPrChange w:id="4287" w:author="Arthur Parmentier" w:date="2020-06-07T15:27:00Z">
            <w:rPr>
              <w:ins w:id="4288" w:author="Arthur Parmentier" w:date="2020-06-06T17:20:00Z"/>
            </w:rPr>
          </w:rPrChange>
        </w:rPr>
      </w:pPr>
      <w:ins w:id="4289" w:author="Arthur Parmentier" w:date="2020-06-06T17:20:00Z">
        <w:r w:rsidRPr="007C437A">
          <w:rPr>
            <w:lang w:val="en-US"/>
            <w:rPrChange w:id="4290" w:author="Arthur Parmentier" w:date="2020-06-07T15:27:00Z">
              <w:rPr/>
            </w:rPrChange>
          </w:rP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w:t>
        </w:r>
        <w:r w:rsidRPr="007C437A">
          <w:rPr>
            <w:lang w:val="en-US"/>
            <w:rPrChange w:id="4291" w:author="Arthur Parmentier" w:date="2020-06-07T15:27:00Z">
              <w:rPr/>
            </w:rPrChange>
          </w:rPr>
          <w:lastRenderedPageBreak/>
          <w:t>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ins>
    </w:p>
    <w:p w:rsidR="00A12510" w:rsidRPr="007C437A" w:rsidRDefault="00A12510" w:rsidP="00705639">
      <w:pPr>
        <w:rPr>
          <w:ins w:id="4292" w:author="Arthur Parmentier" w:date="2020-06-02T18:55:00Z"/>
        </w:rPr>
      </w:pPr>
    </w:p>
    <w:p w:rsidR="006D10E9" w:rsidRPr="007C437A" w:rsidRDefault="006D10E9" w:rsidP="006D10E9">
      <w:pPr>
        <w:pStyle w:val="Titre3"/>
        <w:rPr>
          <w:ins w:id="4293" w:author="Arthur Parmentier" w:date="2020-05-15T15:41:00Z"/>
        </w:rPr>
      </w:pPr>
      <w:bookmarkStart w:id="4294" w:name="_Toc42550133"/>
      <w:ins w:id="4295" w:author="Arthur Parmentier" w:date="2020-05-15T15:41:00Z">
        <w:r w:rsidRPr="007C437A">
          <w:t>Goals</w:t>
        </w:r>
        <w:bookmarkEnd w:id="4294"/>
      </w:ins>
    </w:p>
    <w:p w:rsidR="006054A3" w:rsidRPr="007C437A" w:rsidRDefault="006054A3" w:rsidP="006054A3">
      <w:pPr>
        <w:rPr>
          <w:ins w:id="4296" w:author="Arthur Parmentier" w:date="2020-05-15T15:43:00Z"/>
        </w:rPr>
      </w:pPr>
      <w:ins w:id="4297" w:author="Arthur Parmentier" w:date="2020-05-15T15:42:00Z">
        <w:r w:rsidRPr="007C437A">
          <w:t xml:space="preserve">In the frame of </w:t>
        </w:r>
      </w:ins>
      <w:ins w:id="4298" w:author="Arthur Parmentier" w:date="2020-06-02T19:02:00Z">
        <w:r w:rsidR="00B64BAF" w:rsidRPr="007C437A">
          <w:t>my</w:t>
        </w:r>
      </w:ins>
      <w:ins w:id="4299" w:author="Arthur Parmentier" w:date="2020-05-15T15:42:00Z">
        <w:r w:rsidRPr="007C437A">
          <w:t xml:space="preserve"> master thesis, I have chosen</w:t>
        </w:r>
      </w:ins>
      <w:ins w:id="4300" w:author="Arthur Parmentier" w:date="2020-05-15T22:16:00Z">
        <w:r w:rsidR="00D57E4A" w:rsidRPr="007C437A">
          <w:t xml:space="preserve"> to </w:t>
        </w:r>
      </w:ins>
      <w:ins w:id="4301" w:author="Arthur Parmentier" w:date="2020-05-15T22:25:00Z">
        <w:r w:rsidR="00E85217" w:rsidRPr="007C437A">
          <w:t>focus on the use case of my tool as a learning tool</w:t>
        </w:r>
      </w:ins>
      <w:ins w:id="4302" w:author="Arthur Parmentier" w:date="2020-06-02T18:58:00Z">
        <w:r w:rsidR="001C55EF" w:rsidRPr="007C437A">
          <w:t xml:space="preserve"> in the first configuration (simulation of the whole SP orchestra)</w:t>
        </w:r>
      </w:ins>
      <w:ins w:id="4303" w:author="Arthur Parmentier" w:date="2020-05-15T22:25:00Z">
        <w:r w:rsidR="00E85217" w:rsidRPr="007C437A">
          <w:t>.</w:t>
        </w:r>
      </w:ins>
    </w:p>
    <w:p w:rsidR="006054A3" w:rsidRPr="007C437A" w:rsidRDefault="00A43C46" w:rsidP="006054A3">
      <w:pPr>
        <w:rPr>
          <w:ins w:id="4304" w:author="Arthur Parmentier" w:date="2020-05-15T15:44:00Z"/>
        </w:rPr>
      </w:pPr>
      <w:ins w:id="4305" w:author="Arthur Parmentier" w:date="2020-05-15T22:02:00Z">
        <w:r w:rsidRPr="007C437A">
          <w:t xml:space="preserve">In analogy with the </w:t>
        </w:r>
      </w:ins>
      <w:ins w:id="4306" w:author="Arthur Parmentier" w:date="2020-05-15T22:03:00Z">
        <w:r w:rsidRPr="007C437A">
          <w:t>constructivist</w:t>
        </w:r>
      </w:ins>
      <w:ins w:id="4307" w:author="Arthur Parmentier" w:date="2020-05-15T22:02:00Z">
        <w:r w:rsidRPr="007C437A">
          <w:t xml:space="preserve"> mode</w:t>
        </w:r>
      </w:ins>
      <w:ins w:id="4308" w:author="Arthur Parmentier" w:date="2020-05-15T22:03:00Z">
        <w:r w:rsidRPr="007C437A">
          <w:t>l we discussed previously, we know that the</w:t>
        </w:r>
      </w:ins>
      <w:ins w:id="4309" w:author="Arthur Parmentier" w:date="2020-05-15T15:44:00Z">
        <w:r w:rsidR="006054A3" w:rsidRPr="007C437A">
          <w:t xml:space="preserve"> learning tool must have </w:t>
        </w:r>
      </w:ins>
      <w:ins w:id="4310" w:author="Arthur Parmentier" w:date="2020-05-15T22:12:00Z">
        <w:r w:rsidR="002A46D5" w:rsidRPr="007C437A">
          <w:t xml:space="preserve">at least </w:t>
        </w:r>
      </w:ins>
      <w:ins w:id="4311" w:author="Arthur Parmentier" w:date="2020-05-15T15:44:00Z">
        <w:r w:rsidR="006054A3" w:rsidRPr="007C437A">
          <w:t>the following features:</w:t>
        </w:r>
      </w:ins>
    </w:p>
    <w:p w:rsidR="002408AA" w:rsidRPr="007C437A" w:rsidRDefault="002408AA">
      <w:pPr>
        <w:pStyle w:val="Paragraphedeliste"/>
        <w:numPr>
          <w:ilvl w:val="0"/>
          <w:numId w:val="23"/>
        </w:numPr>
        <w:rPr>
          <w:ins w:id="4312" w:author="Arthur Parmentier" w:date="2020-05-15T22:02:00Z"/>
        </w:rPr>
      </w:pPr>
      <w:ins w:id="4313" w:author="Arthur Parmentier" w:date="2020-05-15T21:59:00Z">
        <w:r w:rsidRPr="007C437A">
          <w:t>A</w:t>
        </w:r>
      </w:ins>
      <w:ins w:id="4314" w:author="Arthur Parmentier" w:date="2020-05-15T22:00:00Z">
        <w:r w:rsidRPr="007C437A">
          <w:t xml:space="preserve"> mechanism of sign </w:t>
        </w:r>
      </w:ins>
      <w:ins w:id="4315" w:author="Arthur Parmentier" w:date="2020-06-02T18:59:00Z">
        <w:r w:rsidR="00964E49" w:rsidRPr="007C437A">
          <w:t xml:space="preserve">&amp; dictionary </w:t>
        </w:r>
      </w:ins>
      <w:ins w:id="4316" w:author="Arthur Parmentier" w:date="2020-05-15T22:00:00Z">
        <w:r w:rsidRPr="007C437A">
          <w:t>creation</w:t>
        </w:r>
      </w:ins>
    </w:p>
    <w:p w:rsidR="00A43C46" w:rsidRPr="007C437A" w:rsidRDefault="004C63B5" w:rsidP="006054A3">
      <w:pPr>
        <w:pStyle w:val="Paragraphedeliste"/>
        <w:numPr>
          <w:ilvl w:val="0"/>
          <w:numId w:val="23"/>
        </w:numPr>
        <w:rPr>
          <w:ins w:id="4317" w:author="Arthur Parmentier" w:date="2020-05-15T22:04:00Z"/>
        </w:rPr>
      </w:pPr>
      <w:ins w:id="4318" w:author="Arthur Parmentier" w:date="2020-05-15T22:04:00Z">
        <w:r w:rsidRPr="007C437A">
          <w:t xml:space="preserve">A </w:t>
        </w:r>
      </w:ins>
      <w:ins w:id="4319" w:author="Arthur Parmentier" w:date="2020-06-02T18:59:00Z">
        <w:r w:rsidR="00964E49" w:rsidRPr="007C437A">
          <w:t>mechanism of classification between different signs and parametrization of different positions in</w:t>
        </w:r>
      </w:ins>
      <w:ins w:id="4320"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4321" w:author="Arthur Parmentier" w:date="2020-05-15T22:10:00Z"/>
        </w:rPr>
      </w:pPr>
      <w:ins w:id="4322" w:author="Arthur Parmentier" w:date="2020-05-15T22:08:00Z">
        <w:r w:rsidRPr="007C437A">
          <w:t>One or several grammatical systems</w:t>
        </w:r>
      </w:ins>
      <w:ins w:id="4323" w:author="Arthur Parmentier" w:date="2020-05-15T22:09:00Z">
        <w:r w:rsidRPr="007C437A">
          <w:t xml:space="preserve"> </w:t>
        </w:r>
      </w:ins>
      <w:ins w:id="4324"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4325" w:author="Arthur Parmentier" w:date="2020-05-15T22:12:00Z"/>
        </w:rPr>
      </w:pPr>
      <w:ins w:id="4326" w:author="Arthur Parmentier" w:date="2020-05-15T22:11:00Z">
        <w:r w:rsidRPr="007C437A">
          <w:t>Audio/visual feedback in response to the soundpainter’s requests</w:t>
        </w:r>
      </w:ins>
    </w:p>
    <w:p w:rsidR="00D57E4A" w:rsidRPr="007C437A" w:rsidRDefault="003D5D5B">
      <w:pPr>
        <w:rPr>
          <w:rPrChange w:id="4327" w:author="Arthur Parmentier" w:date="2020-06-07T15:27:00Z">
            <w:rPr/>
          </w:rPrChange>
        </w:rPr>
        <w:pPrChange w:id="4328" w:author="Arthur Parmentier" w:date="2020-05-15T22:12:00Z">
          <w:pPr>
            <w:pStyle w:val="Titre2"/>
          </w:pPr>
        </w:pPrChange>
      </w:pPr>
      <w:ins w:id="4329" w:author="Arthur Parmentier" w:date="2020-05-16T10:46:00Z">
        <w:r w:rsidRPr="007C437A">
          <w:rPr>
            <w:rPrChange w:id="4330" w:author="Arthur Parmentier" w:date="2020-06-07T15:27:00Z">
              <w:rPr/>
            </w:rPrChange>
          </w:rPr>
          <w:t xml:space="preserve">The goal of my </w:t>
        </w:r>
      </w:ins>
      <w:ins w:id="4331" w:author="Arthur Parmentier" w:date="2020-06-02T19:03:00Z">
        <w:r w:rsidR="004C2F74" w:rsidRPr="007C437A">
          <w:rPr>
            <w:rPrChange w:id="4332" w:author="Arthur Parmentier" w:date="2020-06-07T15:27:00Z">
              <w:rPr/>
            </w:rPrChange>
          </w:rPr>
          <w:t>project</w:t>
        </w:r>
      </w:ins>
      <w:ins w:id="4333" w:author="Arthur Parmentier" w:date="2020-05-16T10:46:00Z">
        <w:r w:rsidRPr="007C437A">
          <w:rPr>
            <w:rPrChange w:id="4334" w:author="Arthur Parmentier" w:date="2020-06-07T15:27:00Z">
              <w:rPr/>
            </w:rPrChange>
          </w:rPr>
          <w:t xml:space="preserve"> </w:t>
        </w:r>
      </w:ins>
      <w:ins w:id="4335" w:author="Arthur Parmentier" w:date="2020-06-02T19:03:00Z">
        <w:r w:rsidR="004C2F74" w:rsidRPr="007C437A">
          <w:rPr>
            <w:rPrChange w:id="4336" w:author="Arthur Parmentier" w:date="2020-06-07T15:27:00Z">
              <w:rPr/>
            </w:rPrChange>
          </w:rPr>
          <w:t>is</w:t>
        </w:r>
      </w:ins>
      <w:ins w:id="4337" w:author="Arthur Parmentier" w:date="2020-05-16T10:47:00Z">
        <w:r w:rsidRPr="007C437A">
          <w:rPr>
            <w:rPrChange w:id="4338" w:author="Arthur Parmentier" w:date="2020-06-07T15:27:00Z">
              <w:rPr/>
            </w:rPrChange>
          </w:rPr>
          <w:t xml:space="preserve"> to implement these features</w:t>
        </w:r>
      </w:ins>
      <w:ins w:id="4339" w:author="Arthur Parmentier" w:date="2020-05-16T10:50:00Z">
        <w:r w:rsidRPr="007C437A">
          <w:rPr>
            <w:rPrChange w:id="4340" w:author="Arthur Parmentier" w:date="2020-06-07T15:27:00Z">
              <w:rPr/>
            </w:rPrChange>
          </w:rPr>
          <w:t>, focusing on only one mode (the default SP mode) and implementing an audio feedback by simulating a small orchestra.</w:t>
        </w:r>
      </w:ins>
    </w:p>
    <w:p w:rsidR="00F25194" w:rsidRPr="007C437A" w:rsidRDefault="00F25194">
      <w:pPr>
        <w:pStyle w:val="Titre2"/>
        <w:rPr>
          <w:ins w:id="4341" w:author="Arthur Parmentier" w:date="2020-05-22T19:13:00Z"/>
        </w:rPr>
      </w:pPr>
      <w:bookmarkStart w:id="4342" w:name="_Toc42550134"/>
      <w:r w:rsidRPr="007C437A">
        <w:t>The big picture</w:t>
      </w:r>
      <w:bookmarkEnd w:id="4342"/>
      <w:del w:id="4343" w:author="Arthur Parmentier" w:date="2020-05-22T19:13:00Z">
        <w:r w:rsidRPr="007C437A" w:rsidDel="00195BC6">
          <w:delText>: general description of the system</w:delText>
        </w:r>
      </w:del>
    </w:p>
    <w:p w:rsidR="00195BC6" w:rsidRPr="007C437A" w:rsidRDefault="00195BC6">
      <w:pPr>
        <w:pStyle w:val="Titre3"/>
        <w:rPr>
          <w:ins w:id="4344" w:author="Arthur Parmentier" w:date="2020-05-16T10:55:00Z"/>
          <w:rPrChange w:id="4345" w:author="Arthur Parmentier" w:date="2020-06-07T15:27:00Z">
            <w:rPr>
              <w:ins w:id="4346" w:author="Arthur Parmentier" w:date="2020-05-16T10:55:00Z"/>
            </w:rPr>
          </w:rPrChange>
        </w:rPr>
        <w:pPrChange w:id="4347" w:author="Arthur Parmentier" w:date="2020-05-22T19:13:00Z">
          <w:pPr>
            <w:pStyle w:val="Titre2"/>
          </w:pPr>
        </w:pPrChange>
      </w:pPr>
      <w:bookmarkStart w:id="4348" w:name="_Toc42550135"/>
      <w:ins w:id="4349" w:author="Arthur Parmentier" w:date="2020-05-22T19:13:00Z">
        <w:r w:rsidRPr="007C437A">
          <w:rPr>
            <w:rPrChange w:id="4350" w:author="Arthur Parmentier" w:date="2020-06-07T15:27:00Z">
              <w:rPr/>
            </w:rPrChange>
          </w:rPr>
          <w:t>General overview of the system</w:t>
        </w:r>
      </w:ins>
      <w:bookmarkEnd w:id="4348"/>
    </w:p>
    <w:p w:rsidR="00672C10" w:rsidRPr="007C437A" w:rsidRDefault="00FD4109" w:rsidP="00672C10">
      <w:pPr>
        <w:rPr>
          <w:ins w:id="4351" w:author="Arthur Parmentier" w:date="2020-05-18T14:35:00Z"/>
        </w:rPr>
      </w:pPr>
      <w:ins w:id="4352" w:author="Arthur Parmentier" w:date="2020-06-02T19:04:00Z">
        <w:r w:rsidRPr="007C437A">
          <w:t>These goals and</w:t>
        </w:r>
      </w:ins>
      <w:ins w:id="4353" w:author="Arthur Parmentier" w:date="2020-05-16T11:00:00Z">
        <w:r w:rsidR="00672C10" w:rsidRPr="007C437A">
          <w:t xml:space="preserve"> the construc</w:t>
        </w:r>
      </w:ins>
      <w:ins w:id="4354" w:author="Arthur Parmentier" w:date="2020-05-16T11:01:00Z">
        <w:r w:rsidR="00672C10" w:rsidRPr="007C437A">
          <w:t>tivist approach to SP</w:t>
        </w:r>
      </w:ins>
      <w:ins w:id="4355" w:author="Arthur Parmentier" w:date="2020-05-22T19:07:00Z">
        <w:r w:rsidR="00BD79EF" w:rsidRPr="007C437A">
          <w:t xml:space="preserve"> that was </w:t>
        </w:r>
      </w:ins>
      <w:ins w:id="4356" w:author="Arthur Parmentier" w:date="2020-05-22T19:08:00Z">
        <w:r w:rsidR="00BD79EF" w:rsidRPr="007C437A">
          <w:t>presented in the previous parts</w:t>
        </w:r>
      </w:ins>
      <w:ins w:id="4357" w:author="Arthur Parmentier" w:date="2020-05-16T11:01:00Z">
        <w:r w:rsidR="00672C10" w:rsidRPr="007C437A">
          <w:t xml:space="preserve"> </w:t>
        </w:r>
      </w:ins>
      <w:ins w:id="4358" w:author="Arthur Parmentier" w:date="2020-06-02T19:04:00Z">
        <w:r w:rsidRPr="007C437A">
          <w:t>are</w:t>
        </w:r>
      </w:ins>
      <w:ins w:id="4359" w:author="Arthur Parmentier" w:date="2020-05-16T11:01:00Z">
        <w:r w:rsidR="00672C10" w:rsidRPr="007C437A">
          <w:t xml:space="preserve"> direct inspiration</w:t>
        </w:r>
      </w:ins>
      <w:ins w:id="4360" w:author="Arthur Parmentier" w:date="2020-06-02T19:04:00Z">
        <w:r w:rsidRPr="007C437A">
          <w:t>s</w:t>
        </w:r>
      </w:ins>
      <w:ins w:id="4361" w:author="Arthur Parmentier" w:date="2020-05-16T11:01:00Z">
        <w:r w:rsidR="00672C10" w:rsidRPr="007C437A">
          <w:t xml:space="preserve"> for </w:t>
        </w:r>
      </w:ins>
      <w:ins w:id="4362" w:author="Arthur Parmentier" w:date="2020-06-02T19:04:00Z">
        <w:r w:rsidRPr="007C437A">
          <w:t>building the recognition</w:t>
        </w:r>
      </w:ins>
      <w:ins w:id="4363" w:author="Arthur Parmentier" w:date="2020-05-16T11:01:00Z">
        <w:r w:rsidR="00672C10" w:rsidRPr="007C437A">
          <w:t xml:space="preserve"> </w:t>
        </w:r>
      </w:ins>
      <w:ins w:id="4364" w:author="Arthur Parmentier" w:date="2020-06-02T19:04:00Z">
        <w:r w:rsidRPr="007C437A">
          <w:t>with</w:t>
        </w:r>
      </w:ins>
      <w:ins w:id="4365" w:author="Arthur Parmentier" w:date="2020-05-16T11:01:00Z">
        <w:r w:rsidR="00672C10" w:rsidRPr="007C437A">
          <w:t xml:space="preserve"> several independent layers</w:t>
        </w:r>
      </w:ins>
      <w:ins w:id="4366" w:author="Arthur Parmentier" w:date="2020-05-18T14:33:00Z">
        <w:r w:rsidR="007A0B34" w:rsidRPr="007C437A">
          <w:t xml:space="preserve">, that are represented in </w:t>
        </w:r>
      </w:ins>
      <w:ins w:id="4367" w:author="Arthur Parmentier" w:date="2020-05-18T14:34:00Z">
        <w:r w:rsidR="007A0B34" w:rsidRPr="007C437A">
          <w:rPr>
            <w:rPrChange w:id="4368" w:author="Arthur Parmentier" w:date="2020-06-07T15:27:00Z">
              <w:rPr/>
            </w:rPrChange>
          </w:rPr>
          <w:fldChar w:fldCharType="begin"/>
        </w:r>
        <w:r w:rsidR="007A0B34" w:rsidRPr="007C437A">
          <w:instrText xml:space="preserve"> REF _Ref40704902 \h </w:instrText>
        </w:r>
      </w:ins>
      <w:r w:rsidR="007A0B34" w:rsidRPr="007C437A">
        <w:rPr>
          <w:rPrChange w:id="4369" w:author="Arthur Parmentier" w:date="2020-06-07T15:27:00Z">
            <w:rPr/>
          </w:rPrChange>
        </w:rPr>
      </w:r>
      <w:r w:rsidR="007A0B34" w:rsidRPr="007C437A">
        <w:rPr>
          <w:rPrChange w:id="4370" w:author="Arthur Parmentier" w:date="2020-06-07T15:27:00Z">
            <w:rPr/>
          </w:rPrChange>
        </w:rPr>
        <w:fldChar w:fldCharType="separate"/>
      </w:r>
      <w:ins w:id="4371" w:author="Arthur Parmentier" w:date="2020-05-18T14:34:00Z">
        <w:r w:rsidR="007A0B34" w:rsidRPr="007C437A">
          <w:t xml:space="preserve">Figure </w:t>
        </w:r>
        <w:r w:rsidR="007A0B34" w:rsidRPr="007C437A">
          <w:rPr>
            <w:rPrChange w:id="4372" w:author="Arthur Parmentier" w:date="2020-06-07T15:27:00Z">
              <w:rPr>
                <w:noProof/>
              </w:rPr>
            </w:rPrChange>
          </w:rPr>
          <w:t>1</w:t>
        </w:r>
        <w:r w:rsidR="007A0B34" w:rsidRPr="007C437A">
          <w:rPr>
            <w:rPrChange w:id="4373" w:author="Arthur Parmentier" w:date="2020-06-07T15:27:00Z">
              <w:rPr/>
            </w:rPrChange>
          </w:rPr>
          <w:fldChar w:fldCharType="end"/>
        </w:r>
      </w:ins>
      <w:ins w:id="4374" w:author="Arthur Parmentier" w:date="2020-05-18T14:35:00Z">
        <w:r w:rsidR="007A0B34" w:rsidRPr="007C437A">
          <w:t>.</w:t>
        </w:r>
      </w:ins>
    </w:p>
    <w:p w:rsidR="00040E14" w:rsidRPr="007C437A" w:rsidRDefault="00E43538" w:rsidP="00672C10">
      <w:pPr>
        <w:rPr>
          <w:ins w:id="4375" w:author="Arthur Parmentier" w:date="2020-06-02T19:15:00Z"/>
        </w:rPr>
      </w:pPr>
      <w:ins w:id="4376" w:author="Arthur Parmentier" w:date="2020-05-18T14:36:00Z">
        <w:r w:rsidRPr="007C437A">
          <w:t xml:space="preserve">Each layer </w:t>
        </w:r>
      </w:ins>
      <w:ins w:id="4377" w:author="Arthur Parmentier" w:date="2020-06-02T19:05:00Z">
        <w:r w:rsidR="00040E14" w:rsidRPr="007C437A">
          <w:t xml:space="preserve">has a </w:t>
        </w:r>
      </w:ins>
      <w:ins w:id="4378" w:author="Arthur Parmentier" w:date="2020-06-02T19:06:00Z">
        <w:r w:rsidR="00040E14" w:rsidRPr="007C437A">
          <w:t>particular function</w:t>
        </w:r>
      </w:ins>
      <w:ins w:id="4379" w:author="Arthur Parmentier" w:date="2020-06-02T19:05:00Z">
        <w:r w:rsidR="00040E14" w:rsidRPr="007C437A">
          <w:t xml:space="preserve"> that </w:t>
        </w:r>
      </w:ins>
      <w:ins w:id="4380" w:author="Arthur Parmentier" w:date="2020-06-02T19:06:00Z">
        <w:r w:rsidR="00040E14" w:rsidRPr="007C437A">
          <w:t>the user should easily be able to interpret.</w:t>
        </w:r>
      </w:ins>
      <w:ins w:id="4381" w:author="Arthur Parmentier" w:date="2020-06-02T19:07:00Z">
        <w:r w:rsidR="00040E14" w:rsidRPr="007C437A">
          <w:t xml:space="preserve"> Inside each layer are different processes and objects that the user interacts </w:t>
        </w:r>
      </w:ins>
      <w:ins w:id="4382" w:author="Arthur Parmentier" w:date="2020-06-02T19:09:00Z">
        <w:r w:rsidR="00040E14" w:rsidRPr="007C437A">
          <w:t>superficially with from</w:t>
        </w:r>
      </w:ins>
      <w:ins w:id="4383" w:author="Arthur Parmentier" w:date="2020-06-02T19:08:00Z">
        <w:r w:rsidR="00040E14" w:rsidRPr="007C437A">
          <w:t xml:space="preserve"> the interface of the pro</w:t>
        </w:r>
      </w:ins>
      <w:ins w:id="4384" w:author="Arthur Parmentier" w:date="2020-06-02T19:09:00Z">
        <w:r w:rsidR="00040E14" w:rsidRPr="007C437A">
          <w:t>gram.</w:t>
        </w:r>
      </w:ins>
      <w:ins w:id="4385" w:author="Arthur Parmentier" w:date="2020-06-02T19:10:00Z">
        <w:r w:rsidR="00040E14" w:rsidRPr="007C437A">
          <w:t xml:space="preserve"> For transparency, I have put in </w:t>
        </w:r>
      </w:ins>
      <w:ins w:id="4386" w:author="Arthur Parmentier" w:date="2020-06-03T17:22:00Z">
        <w:r w:rsidR="003A23BB" w:rsidRPr="007C437A">
          <w:t>white</w:t>
        </w:r>
      </w:ins>
      <w:ins w:id="4387" w:author="Arthur Parmentier" w:date="2020-06-02T19:10:00Z">
        <w:r w:rsidR="00040E14" w:rsidRPr="007C437A">
          <w:t xml:space="preserve"> the parts that I built myself and in </w:t>
        </w:r>
      </w:ins>
      <w:ins w:id="4388" w:author="Arthur Parmentier" w:date="2020-06-03T17:22:00Z">
        <w:r w:rsidR="003A23BB" w:rsidRPr="007C437A">
          <w:t>blue</w:t>
        </w:r>
      </w:ins>
      <w:ins w:id="4389" w:author="Arthur Parmentier" w:date="2020-06-02T19:10:00Z">
        <w:r w:rsidR="00040E14" w:rsidRPr="007C437A">
          <w:t xml:space="preserve"> the parts that are either taken </w:t>
        </w:r>
      </w:ins>
      <w:ins w:id="4390" w:author="Arthur Parmentier" w:date="2020-06-02T19:11:00Z">
        <w:r w:rsidR="00040E14" w:rsidRPr="007C437A">
          <w:t>from other works</w:t>
        </w:r>
      </w:ins>
      <w:ins w:id="4391" w:author="Arthur Parmentier" w:date="2020-06-02T19:33:00Z">
        <w:r w:rsidR="00351FEC" w:rsidRPr="007C437A">
          <w:rPr>
            <w:rStyle w:val="Appelnotedebasdep"/>
          </w:rPr>
          <w:footnoteReference w:id="51"/>
        </w:r>
      </w:ins>
      <w:ins w:id="4394" w:author="Arthur Parmentier" w:date="2020-06-02T19:11:00Z">
        <w:r w:rsidR="00040E14" w:rsidRPr="007C437A">
          <w:t xml:space="preserve"> </w:t>
        </w:r>
      </w:ins>
      <w:ins w:id="4395" w:author="Arthur Parmentier" w:date="2020-06-03T17:22:00Z">
        <w:r w:rsidR="003A23BB" w:rsidRPr="007C437A">
          <w:t>or</w:t>
        </w:r>
      </w:ins>
      <w:ins w:id="4396" w:author="Arthur Parmentier" w:date="2020-06-02T19:11:00Z">
        <w:r w:rsidR="00040E14" w:rsidRPr="007C437A">
          <w:t xml:space="preserve"> only slightly modified for my project.</w:t>
        </w:r>
      </w:ins>
    </w:p>
    <w:p w:rsidR="007D7578" w:rsidRPr="007C437A" w:rsidRDefault="007D7578" w:rsidP="00672C10">
      <w:pPr>
        <w:rPr>
          <w:ins w:id="4397" w:author="Arthur Parmentier" w:date="2020-06-02T19:26:00Z"/>
        </w:rPr>
      </w:pPr>
      <w:ins w:id="4398" w:author="Arthur Parmentier" w:date="2020-06-02T19:26:00Z">
        <w:r w:rsidRPr="007C437A">
          <w:t>At the interface l</w:t>
        </w:r>
      </w:ins>
      <w:ins w:id="4399" w:author="Arthur Parmentier" w:date="2020-06-02T19:32:00Z">
        <w:r w:rsidR="00B61700" w:rsidRPr="007C437A">
          <w:t>evel</w:t>
        </w:r>
      </w:ins>
      <w:ins w:id="4400" w:author="Arthur Parmentier" w:date="2020-06-02T19:26:00Z">
        <w:r w:rsidRPr="007C437A">
          <w:t>, all</w:t>
        </w:r>
      </w:ins>
      <w:ins w:id="4401" w:author="Arthur Parmentier" w:date="2020-06-02T19:16:00Z">
        <w:r w:rsidR="00FF3359" w:rsidRPr="007C437A">
          <w:t xml:space="preserve"> layers are implemented inside </w:t>
        </w:r>
      </w:ins>
      <w:ins w:id="4402" w:author="Arthur Parmentier" w:date="2020-06-02T19:17:00Z">
        <w:r w:rsidR="00FF3359" w:rsidRPr="007C437A">
          <w:t>Max/MSP, a graphical programming environment designed by IRCAM and optimized for real-time applications.</w:t>
        </w:r>
      </w:ins>
      <w:ins w:id="4403" w:author="Arthur Parmentier" w:date="2020-06-02T19:18:00Z">
        <w:r w:rsidR="00FF3359" w:rsidRPr="007C437A">
          <w:t xml:space="preserve"> </w:t>
        </w:r>
      </w:ins>
      <w:ins w:id="4404" w:author="Arthur Parmentier" w:date="2020-06-02T22:57:00Z">
        <w:r w:rsidR="004B04FD" w:rsidRPr="007C437A">
          <w:t>T</w:t>
        </w:r>
      </w:ins>
      <w:ins w:id="4405" w:author="Arthur Parmentier" w:date="2020-06-02T22:55:00Z">
        <w:r w:rsidR="004B04FD" w:rsidRPr="007C437A">
          <w:t>he user interface has a ver</w:t>
        </w:r>
      </w:ins>
      <w:ins w:id="4406" w:author="Arthur Parmentier" w:date="2020-06-02T22:56:00Z">
        <w:r w:rsidR="004B04FD" w:rsidRPr="007C437A">
          <w:t xml:space="preserve">y basic look and design. The user can see the whole patcher in the main window and </w:t>
        </w:r>
      </w:ins>
      <w:ins w:id="4407" w:author="Arthur Parmentier" w:date="2020-06-02T22:57:00Z">
        <w:r w:rsidR="005C333E" w:rsidRPr="007C437A">
          <w:t xml:space="preserve">is </w:t>
        </w:r>
      </w:ins>
      <w:ins w:id="4408" w:author="Arthur Parmentier" w:date="2020-06-02T22:56:00Z">
        <w:r w:rsidR="004B04FD" w:rsidRPr="007C437A">
          <w:t xml:space="preserve">also </w:t>
        </w:r>
      </w:ins>
      <w:ins w:id="4409" w:author="Arthur Parmentier" w:date="2020-06-02T22:57:00Z">
        <w:r w:rsidR="005C333E" w:rsidRPr="007C437A">
          <w:t xml:space="preserve">able to </w:t>
        </w:r>
      </w:ins>
      <w:ins w:id="4410" w:author="Arthur Parmentier" w:date="2020-06-02T22:56:00Z">
        <w:r w:rsidR="004B04FD" w:rsidRPr="007C437A">
          <w:t>access</w:t>
        </w:r>
      </w:ins>
      <w:ins w:id="4411" w:author="Arthur Parmentier" w:date="2020-06-02T22:57:00Z">
        <w:r w:rsidR="004B04FD" w:rsidRPr="007C437A">
          <w:t xml:space="preserve"> specific </w:t>
        </w:r>
      </w:ins>
      <w:ins w:id="4412" w:author="Arthur Parmentier" w:date="2020-06-02T22:58:00Z">
        <w:r w:rsidR="005C333E" w:rsidRPr="007C437A">
          <w:t>functionalities</w:t>
        </w:r>
      </w:ins>
      <w:ins w:id="4413" w:author="Arthur Parmentier" w:date="2020-06-02T22:57:00Z">
        <w:r w:rsidR="004B04FD" w:rsidRPr="007C437A">
          <w:t xml:space="preserve"> of each layer by using tabs.</w:t>
        </w:r>
      </w:ins>
    </w:p>
    <w:p w:rsidR="00FF3359" w:rsidRPr="007C437A" w:rsidRDefault="007D7578" w:rsidP="00672C10">
      <w:pPr>
        <w:rPr>
          <w:ins w:id="4414" w:author="Arthur Parmentier" w:date="2020-06-02T19:09:00Z"/>
        </w:rPr>
      </w:pPr>
      <w:ins w:id="4415" w:author="Arthur Parmentier" w:date="2020-06-02T19:26:00Z">
        <w:r w:rsidRPr="007C437A">
          <w:lastRenderedPageBreak/>
          <w:t xml:space="preserve">At the processing level, </w:t>
        </w:r>
      </w:ins>
      <w:ins w:id="4416" w:author="Arthur Parmentier" w:date="2020-06-02T19:20:00Z">
        <w:r w:rsidR="00FF3359" w:rsidRPr="007C437A">
          <w:t>Max/MSP itself h</w:t>
        </w:r>
      </w:ins>
      <w:ins w:id="4417" w:author="Arthur Parmentier" w:date="2020-06-02T19:21:00Z">
        <w:r w:rsidR="00FF3359" w:rsidRPr="007C437A">
          <w:t>as three different threads that it uses for processing the data passing through its compiled objects.</w:t>
        </w:r>
      </w:ins>
      <w:ins w:id="4418" w:author="Arthur Parmentier" w:date="2020-06-02T19:23:00Z">
        <w:r w:rsidR="00FF3359" w:rsidRPr="007C437A">
          <w:t xml:space="preserve"> For these threads, Max </w:t>
        </w:r>
      </w:ins>
      <w:ins w:id="4419" w:author="Arthur Parmentier" w:date="2020-06-02T19:24:00Z">
        <w:r w:rsidR="00FF3359" w:rsidRPr="007C437A">
          <w:t>guarantees</w:t>
        </w:r>
      </w:ins>
      <w:ins w:id="4420" w:author="Arthur Parmentier" w:date="2020-06-02T19:23:00Z">
        <w:r w:rsidR="00FF3359" w:rsidRPr="007C437A">
          <w:t xml:space="preserve"> the synchroni</w:t>
        </w:r>
      </w:ins>
      <w:ins w:id="4421" w:author="Arthur Parmentier" w:date="2020-06-02T19:24:00Z">
        <w:r w:rsidR="00FF3359" w:rsidRPr="007C437A">
          <w:t>city</w:t>
        </w:r>
        <w:r w:rsidRPr="007C437A">
          <w:t xml:space="preserve">/ordering of events. </w:t>
        </w:r>
      </w:ins>
      <w:ins w:id="4422" w:author="Arthur Parmentier" w:date="2020-06-02T19:22:00Z">
        <w:r w:rsidR="00FF3359" w:rsidRPr="007C437A">
          <w:t xml:space="preserve">However, Max also interprets node.js code </w:t>
        </w:r>
      </w:ins>
      <w:ins w:id="4423" w:author="Arthur Parmentier" w:date="2020-06-02T19:24:00Z">
        <w:r w:rsidRPr="007C437A">
          <w:t>that</w:t>
        </w:r>
      </w:ins>
      <w:ins w:id="4424" w:author="Arthur Parmentier" w:date="2020-06-02T19:23:00Z">
        <w:r w:rsidR="00FF3359" w:rsidRPr="007C437A">
          <w:t xml:space="preserve"> is </w:t>
        </w:r>
      </w:ins>
      <w:ins w:id="4425" w:author="Arthur Parmentier" w:date="2020-06-02T19:24:00Z">
        <w:r w:rsidRPr="007C437A">
          <w:t>processed in external thread</w:t>
        </w:r>
      </w:ins>
      <w:ins w:id="4426" w:author="Arthur Parmentier" w:date="2020-06-02T19:25:00Z">
        <w:r w:rsidRPr="007C437A">
          <w:t>s asynchronously to Max internal threads.</w:t>
        </w:r>
      </w:ins>
      <w:ins w:id="4427" w:author="Arthur Parmentier" w:date="2020-06-02T19:26:00Z">
        <w:r w:rsidRPr="007C437A">
          <w:t xml:space="preserve"> We wil</w:t>
        </w:r>
      </w:ins>
      <w:ins w:id="4428" w:author="Arthur Parmentier" w:date="2020-06-02T19:27:00Z">
        <w:r w:rsidRPr="007C437A">
          <w:t>l discuss the consequences and implementation choices of this remark in future sections of the report.</w:t>
        </w:r>
      </w:ins>
    </w:p>
    <w:p w:rsidR="00436197" w:rsidRPr="007C437A" w:rsidRDefault="00324E8C" w:rsidP="00672C10">
      <w:pPr>
        <w:rPr>
          <w:ins w:id="4429" w:author="Arthur Parmentier" w:date="2020-05-16T11:02:00Z"/>
        </w:rPr>
      </w:pPr>
      <w:ins w:id="4430" w:author="Arthur Parmentier" w:date="2020-05-18T14:40:00Z">
        <w:r w:rsidRPr="007C437A">
          <w:rPr>
            <w:noProof/>
            <w:rPrChange w:id="4431"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4432" w:author="Arthur Parmentier" w:date="2020-05-18T14:33:00Z">
        <w:r w:rsidR="007A0B34" w:rsidRPr="007C437A">
          <w:rPr>
            <w:noProof/>
            <w:rPrChange w:id="4433"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181E82" w:rsidRPr="002C3653" w:rsidRDefault="00181E82">
                              <w:pPr>
                                <w:pStyle w:val="Lgende"/>
                                <w:rPr>
                                  <w:noProof/>
                                </w:rPr>
                                <w:pPrChange w:id="4434" w:author="Arthur Parmentier" w:date="2020-05-18T14:33:00Z">
                                  <w:pPr/>
                                </w:pPrChange>
                              </w:pPr>
                              <w:bookmarkStart w:id="4435" w:name="_Ref40704902"/>
                              <w:bookmarkStart w:id="4436" w:name="_Ref40704896"/>
                              <w:ins w:id="4437" w:author="Arthur Parmentier" w:date="2020-05-18T14:33:00Z">
                                <w:r>
                                  <w:t xml:space="preserve">Figure </w:t>
                                </w:r>
                                <w:r>
                                  <w:fldChar w:fldCharType="begin"/>
                                </w:r>
                                <w:r>
                                  <w:instrText xml:space="preserve"> SEQ Figure \* ARABIC </w:instrText>
                                </w:r>
                              </w:ins>
                              <w:r>
                                <w:fldChar w:fldCharType="separate"/>
                              </w:r>
                              <w:ins w:id="4438" w:author="Arthur Parmentier" w:date="2020-06-05T21:05:00Z">
                                <w:r>
                                  <w:rPr>
                                    <w:noProof/>
                                  </w:rPr>
                                  <w:t>2</w:t>
                                </w:r>
                              </w:ins>
                              <w:ins w:id="4439" w:author="Arthur Parmentier" w:date="2020-05-18T14:33:00Z">
                                <w:r>
                                  <w:fldChar w:fldCharType="end"/>
                                </w:r>
                                <w:bookmarkEnd w:id="4435"/>
                                <w:r>
                                  <w:t xml:space="preserve"> Summary of the recognition program structure</w:t>
                                </w:r>
                              </w:ins>
                              <w:bookmarkEnd w:id="44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181E82" w:rsidRPr="002C3653" w:rsidRDefault="00181E82">
                        <w:pPr>
                          <w:pStyle w:val="Lgende"/>
                          <w:rPr>
                            <w:noProof/>
                          </w:rPr>
                          <w:pPrChange w:id="4440" w:author="Arthur Parmentier" w:date="2020-05-18T14:33:00Z">
                            <w:pPr/>
                          </w:pPrChange>
                        </w:pPr>
                        <w:bookmarkStart w:id="4441" w:name="_Ref40704902"/>
                        <w:bookmarkStart w:id="4442" w:name="_Ref40704896"/>
                        <w:ins w:id="4443" w:author="Arthur Parmentier" w:date="2020-05-18T14:33:00Z">
                          <w:r>
                            <w:t xml:space="preserve">Figure </w:t>
                          </w:r>
                          <w:r>
                            <w:fldChar w:fldCharType="begin"/>
                          </w:r>
                          <w:r>
                            <w:instrText xml:space="preserve"> SEQ Figure \* ARABIC </w:instrText>
                          </w:r>
                        </w:ins>
                        <w:r>
                          <w:fldChar w:fldCharType="separate"/>
                        </w:r>
                        <w:ins w:id="4444" w:author="Arthur Parmentier" w:date="2020-06-05T21:05:00Z">
                          <w:r>
                            <w:rPr>
                              <w:noProof/>
                            </w:rPr>
                            <w:t>2</w:t>
                          </w:r>
                        </w:ins>
                        <w:ins w:id="4445" w:author="Arthur Parmentier" w:date="2020-05-18T14:33:00Z">
                          <w:r>
                            <w:fldChar w:fldCharType="end"/>
                          </w:r>
                          <w:bookmarkEnd w:id="4441"/>
                          <w:r>
                            <w:t xml:space="preserve"> Summary of the recognition program structure</w:t>
                          </w:r>
                        </w:ins>
                        <w:bookmarkEnd w:id="4442"/>
                      </w:p>
                    </w:txbxContent>
                  </v:textbox>
                  <w10:wrap type="topAndBottom"/>
                </v:shape>
              </w:pict>
            </mc:Fallback>
          </mc:AlternateContent>
        </w:r>
      </w:ins>
    </w:p>
    <w:p w:rsidR="00705B17" w:rsidRPr="007C437A" w:rsidRDefault="00705B17">
      <w:pPr>
        <w:pStyle w:val="Titre3"/>
        <w:rPr>
          <w:ins w:id="4446" w:author="Arthur Parmentier" w:date="2020-05-22T17:09:00Z"/>
          <w:rPrChange w:id="4447" w:author="Arthur Parmentier" w:date="2020-06-07T15:27:00Z">
            <w:rPr>
              <w:ins w:id="4448" w:author="Arthur Parmentier" w:date="2020-05-22T17:09:00Z"/>
            </w:rPr>
          </w:rPrChange>
        </w:rPr>
        <w:pPrChange w:id="4449" w:author="Arthur Parmentier" w:date="2020-05-22T19:10:00Z">
          <w:pPr>
            <w:pStyle w:val="Titre2"/>
          </w:pPr>
        </w:pPrChange>
      </w:pPr>
      <w:bookmarkStart w:id="4450" w:name="_Toc42550136"/>
      <w:ins w:id="4451" w:author="Arthur Parmentier" w:date="2020-05-22T17:08:00Z">
        <w:r w:rsidRPr="007C437A">
          <w:rPr>
            <w:rPrChange w:id="4452" w:author="Arthur Parmentier" w:date="2020-06-07T15:27:00Z">
              <w:rPr/>
            </w:rPrChange>
          </w:rPr>
          <w:lastRenderedPageBreak/>
          <w:t>The choice of Max/MSP</w:t>
        </w:r>
      </w:ins>
      <w:bookmarkEnd w:id="4450"/>
    </w:p>
    <w:p w:rsidR="0085122F" w:rsidRPr="007C437A" w:rsidRDefault="0085122F" w:rsidP="0085122F">
      <w:pPr>
        <w:rPr>
          <w:ins w:id="4453" w:author="Arthur Parmentier" w:date="2020-05-22T17:14:00Z"/>
        </w:rPr>
      </w:pPr>
      <w:ins w:id="4454" w:author="Arthur Parmentier" w:date="2020-05-22T17:09:00Z">
        <w:r w:rsidRPr="007C437A">
          <w:t xml:space="preserve">Before starting a finer description of the mechanisms of the program, I would like to </w:t>
        </w:r>
      </w:ins>
      <w:ins w:id="4455" w:author="Arthur Parmentier" w:date="2020-05-22T17:13:00Z">
        <w:r w:rsidRPr="007C437A">
          <w:t>motivate the choice of Max/MSP as the main programming environment</w:t>
        </w:r>
      </w:ins>
      <w:ins w:id="4456" w:author="Arthur Parmentier" w:date="2020-05-22T19:11:00Z">
        <w:r w:rsidR="00417CFA" w:rsidRPr="007C437A">
          <w:t xml:space="preserve"> hosting the different layers and functionalities.</w:t>
        </w:r>
      </w:ins>
    </w:p>
    <w:p w:rsidR="0034163D" w:rsidRPr="007C437A" w:rsidRDefault="0085122F" w:rsidP="0085122F">
      <w:pPr>
        <w:rPr>
          <w:ins w:id="4457" w:author="Arthur Parmentier" w:date="2020-05-22T17:21:00Z"/>
        </w:rPr>
      </w:pPr>
      <w:ins w:id="4458" w:author="Arthur Parmentier" w:date="2020-05-22T17:14:00Z">
        <w:r w:rsidRPr="007C437A">
          <w:t>There are several options for building such a t</w:t>
        </w:r>
      </w:ins>
      <w:ins w:id="4459" w:author="Arthur Parmentier" w:date="2020-05-22T17:15:00Z">
        <w:r w:rsidRPr="007C437A">
          <w:t>ool</w:t>
        </w:r>
      </w:ins>
      <w:ins w:id="4460" w:author="Arthur Parmentier" w:date="2020-05-22T17:20:00Z">
        <w:r w:rsidR="0034163D" w:rsidRPr="007C437A">
          <w:t xml:space="preserve">, each with their own pros and cons. </w:t>
        </w:r>
      </w:ins>
      <w:ins w:id="4461" w:author="Arthur Parmentier" w:date="2020-05-22T17:21:00Z">
        <w:r w:rsidR="0034163D" w:rsidRPr="007C437A">
          <w:t>In my case, I have considered Unity3D and PureData as the main alternatives to Max/MSP.</w:t>
        </w:r>
      </w:ins>
    </w:p>
    <w:p w:rsidR="0034163D" w:rsidRPr="007C437A" w:rsidRDefault="0034163D" w:rsidP="0085122F">
      <w:pPr>
        <w:rPr>
          <w:ins w:id="4462" w:author="Arthur Parmentier" w:date="2020-05-22T17:23:00Z"/>
        </w:rPr>
      </w:pPr>
      <w:ins w:id="4463" w:author="Arthur Parmentier" w:date="2020-05-22T17:21:00Z">
        <w:r w:rsidRPr="007C437A">
          <w:t>The advantage of Unity3D over Max/MSP</w:t>
        </w:r>
      </w:ins>
      <w:ins w:id="4464" w:author="Arthur Parmentier" w:date="2020-05-22T17:22:00Z">
        <w:r w:rsidRPr="007C437A">
          <w:t>(/Jitter) is that it is endorsed by a much larger community, it is free and has a better potential in terms</w:t>
        </w:r>
      </w:ins>
      <w:ins w:id="4465" w:author="Arthur Parmentier" w:date="2020-05-22T17:23:00Z">
        <w:r w:rsidRPr="007C437A">
          <w:t xml:space="preserve"> of graphics.</w:t>
        </w:r>
      </w:ins>
    </w:p>
    <w:p w:rsidR="0034163D" w:rsidRPr="007C437A" w:rsidRDefault="0034163D" w:rsidP="0085122F">
      <w:pPr>
        <w:rPr>
          <w:ins w:id="4466" w:author="Arthur Parmentier" w:date="2020-05-22T17:23:00Z"/>
        </w:rPr>
      </w:pPr>
      <w:ins w:id="4467" w:author="Arthur Parmentier" w:date="2020-05-22T17:23:00Z">
        <w:r w:rsidRPr="007C437A">
          <w:t>The advantage of PureData over Max/MSP is essentially that is it free and open source.</w:t>
        </w:r>
      </w:ins>
    </w:p>
    <w:p w:rsidR="0034163D" w:rsidRPr="007C437A" w:rsidRDefault="0034163D" w:rsidP="0085122F">
      <w:pPr>
        <w:rPr>
          <w:ins w:id="4468" w:author="Arthur Parmentier" w:date="2020-05-22T17:24:00Z"/>
        </w:rPr>
      </w:pPr>
      <w:ins w:id="4469" w:author="Arthur Parmentier" w:date="2020-05-22T17:23:00Z">
        <w:r w:rsidRPr="007C437A">
          <w:t xml:space="preserve">However, I think that Max/MSP is a better </w:t>
        </w:r>
      </w:ins>
      <w:ins w:id="4470"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4471" w:author="Arthur Parmentier" w:date="2020-05-22T17:29:00Z"/>
        </w:rPr>
      </w:pPr>
      <w:ins w:id="4472" w:author="Arthur Parmentier" w:date="2020-05-22T17:24:00Z">
        <w:r w:rsidRPr="007C437A">
          <w:t>Max/MSP is a high-level object-based programming language</w:t>
        </w:r>
      </w:ins>
      <w:ins w:id="4473" w:author="Arthur Parmentier" w:date="2020-05-22T17:25:00Z">
        <w:r w:rsidRPr="007C437A">
          <w:t xml:space="preserve"> with already</w:t>
        </w:r>
      </w:ins>
      <w:ins w:id="4474" w:author="Arthur Parmentier" w:date="2020-05-22T17:26:00Z">
        <w:r w:rsidRPr="007C437A">
          <w:t xml:space="preserve"> optimized pieces for music and real-time applications that are easy to use</w:t>
        </w:r>
      </w:ins>
      <w:ins w:id="4475" w:author="Arthur Parmentier" w:date="2020-05-22T17:30:00Z">
        <w:r w:rsidR="001E09DA" w:rsidRPr="007C437A">
          <w:t xml:space="preserve"> and assemble</w:t>
        </w:r>
      </w:ins>
      <w:ins w:id="4476" w:author="Arthur Parmentier" w:date="2020-05-22T17:26:00Z">
        <w:r w:rsidRPr="007C437A">
          <w:t xml:space="preserve">. It allows for </w:t>
        </w:r>
      </w:ins>
      <w:ins w:id="4477" w:author="Arthur Parmentier" w:date="2020-05-22T17:27:00Z">
        <w:r w:rsidRPr="007C437A">
          <w:t>scripting in JS and Node.js, which makes it a powerful host for a</w:t>
        </w:r>
      </w:ins>
      <w:ins w:id="4478" w:author="Arthur Parmentier" w:date="2020-05-22T17:28:00Z">
        <w:r w:rsidRPr="007C437A">
          <w:t xml:space="preserve"> huge number of scripts and tools developed by the web community</w:t>
        </w:r>
      </w:ins>
      <w:ins w:id="4479" w:author="Arthur Parmentier" w:date="2020-05-22T17:29:00Z">
        <w:r w:rsidR="001E09DA" w:rsidRPr="007C437A">
          <w:t xml:space="preserve"> and its graphical interface al</w:t>
        </w:r>
      </w:ins>
      <w:ins w:id="4480"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4481" w:author="Arthur Parmentier" w:date="2020-05-22T17:33:00Z"/>
        </w:rPr>
      </w:pPr>
      <w:ins w:id="4482" w:author="Arthur Parmentier" w:date="2020-05-22T17:31:00Z">
        <w:r w:rsidRPr="007C437A">
          <w:t>Max/MSP comes from IRCAM and is used by a community of artists and musicians</w:t>
        </w:r>
      </w:ins>
      <w:ins w:id="4483" w:author="Arthur Parmentier" w:date="2020-05-22T17:32:00Z">
        <w:r w:rsidRPr="007C437A">
          <w:t xml:space="preserve"> with </w:t>
        </w:r>
      </w:ins>
      <w:ins w:id="4484"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4485" w:author="Arthur Parmentier" w:date="2020-05-22T17:36:00Z"/>
        </w:rPr>
      </w:pPr>
      <w:ins w:id="4486" w:author="Arthur Parmentier" w:date="2020-05-22T17:34:00Z">
        <w:r w:rsidRPr="007C437A">
          <w:t>Max/MSP has a nicer visual interface than PD, is maintained by a commercial company</w:t>
        </w:r>
      </w:ins>
      <w:ins w:id="4487" w:author="Arthur Parmentier" w:date="2020-05-22T17:35:00Z">
        <w:r w:rsidRPr="007C437A">
          <w:t xml:space="preserve"> whereas PD has not been updated for years</w:t>
        </w:r>
      </w:ins>
      <w:ins w:id="4488" w:author="Arthur Parmentier" w:date="2020-05-22T17:36:00Z">
        <w:r w:rsidRPr="007C437A">
          <w:t>.</w:t>
        </w:r>
      </w:ins>
    </w:p>
    <w:p w:rsidR="001E09DA" w:rsidRPr="007C437A" w:rsidRDefault="00EE1399" w:rsidP="0034163D">
      <w:pPr>
        <w:pStyle w:val="Paragraphedeliste"/>
        <w:numPr>
          <w:ilvl w:val="0"/>
          <w:numId w:val="40"/>
        </w:numPr>
        <w:rPr>
          <w:ins w:id="4489" w:author="Arthur Parmentier" w:date="2020-05-22T17:37:00Z"/>
        </w:rPr>
      </w:pPr>
      <w:ins w:id="4490"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4491" w:author="Arthur Parmentier" w:date="2020-05-22T17:42:00Z"/>
        </w:rPr>
      </w:pPr>
      <w:ins w:id="4492" w:author="Arthur Parmentier" w:date="2020-05-22T17:40:00Z">
        <w:r w:rsidRPr="007C437A">
          <w:t xml:space="preserve">The graphical programming interface of Max/MSP can be transformed into a user </w:t>
        </w:r>
      </w:ins>
      <w:ins w:id="4493" w:author="Arthur Parmentier" w:date="2020-05-22T17:41:00Z">
        <w:r w:rsidRPr="007C437A">
          <w:t xml:space="preserve">interface easily (for simple demos such as </w:t>
        </w:r>
      </w:ins>
      <w:ins w:id="4494" w:author="Arthur Parmentier" w:date="2020-05-22T17:42:00Z">
        <w:r w:rsidRPr="007C437A">
          <w:t>mine) …</w:t>
        </w:r>
      </w:ins>
      <w:ins w:id="4495"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4496" w:author="Arthur Parmentier" w:date="2020-05-22T17:43:00Z"/>
        </w:rPr>
      </w:pPr>
      <w:ins w:id="4497" w:author="Arthur Parmentier" w:date="2020-05-22T17:42:00Z">
        <w:r w:rsidRPr="007C437A">
          <w:t>Given my programming skills and the time constraints of the project, Max/MSP was a much faster approa</w:t>
        </w:r>
      </w:ins>
      <w:ins w:id="4498" w:author="Arthur Parmentier" w:date="2020-05-22T17:43:00Z">
        <w:r w:rsidRPr="007C437A">
          <w:t>ch than Unity3D.</w:t>
        </w:r>
      </w:ins>
    </w:p>
    <w:p w:rsidR="00FF3359" w:rsidRPr="007C437A" w:rsidRDefault="00EE1399">
      <w:pPr>
        <w:rPr>
          <w:ins w:id="4499" w:author="Arthur Parmentier" w:date="2020-05-22T17:43:00Z"/>
        </w:rPr>
        <w:pPrChange w:id="4500" w:author="Arthur Parmentier" w:date="2020-05-22T17:43:00Z">
          <w:pPr>
            <w:pStyle w:val="Paragraphedeliste"/>
            <w:numPr>
              <w:numId w:val="40"/>
            </w:numPr>
            <w:ind w:hanging="360"/>
          </w:pPr>
        </w:pPrChange>
      </w:pPr>
      <w:ins w:id="4501" w:author="Arthur Parmentier" w:date="2020-05-22T17:43:00Z">
        <w:r w:rsidRPr="007C437A">
          <w:t xml:space="preserve">Although being a commercial software, </w:t>
        </w:r>
      </w:ins>
      <w:ins w:id="4502" w:author="Arthur Parmentier" w:date="2020-05-22T18:37:00Z">
        <w:r w:rsidR="00C24A48" w:rsidRPr="007C437A">
          <w:t>Max/MSP</w:t>
        </w:r>
      </w:ins>
      <w:ins w:id="4503" w:author="Arthur Parmentier" w:date="2020-05-22T17:43:00Z">
        <w:r w:rsidRPr="007C437A">
          <w:t xml:space="preserve"> patch</w:t>
        </w:r>
      </w:ins>
      <w:ins w:id="4504" w:author="Arthur Parmentier" w:date="2020-05-22T18:37:00Z">
        <w:r w:rsidR="00C24A48" w:rsidRPr="007C437A">
          <w:t>ers</w:t>
        </w:r>
      </w:ins>
      <w:ins w:id="4505" w:author="Arthur Parmentier" w:date="2020-05-22T17:43:00Z">
        <w:r w:rsidRPr="007C437A">
          <w:t xml:space="preserve"> can be compi</w:t>
        </w:r>
      </w:ins>
      <w:ins w:id="4506" w:author="Arthur Parmentier" w:date="2020-05-22T17:44:00Z">
        <w:r w:rsidRPr="007C437A">
          <w:t>led to a standalone program for Windows and Mac OS, allowing to s</w:t>
        </w:r>
      </w:ins>
      <w:ins w:id="4507" w:author="Arthur Parmentier" w:date="2020-05-22T17:45:00Z">
        <w:r w:rsidRPr="007C437A">
          <w:t>hare the program for free.</w:t>
        </w:r>
      </w:ins>
    </w:p>
    <w:p w:rsidR="00DE1036" w:rsidRPr="007C437A" w:rsidDel="00CE7ED8" w:rsidRDefault="00AD721A">
      <w:pPr>
        <w:pStyle w:val="Titre2"/>
        <w:rPr>
          <w:del w:id="4508" w:author="Arthur Parmentier" w:date="2020-05-18T13:37:00Z"/>
        </w:rPr>
      </w:pPr>
      <w:bookmarkStart w:id="4509" w:name="_Toc42550137"/>
      <w:ins w:id="4510" w:author="Arthur Parmentier" w:date="2020-06-03T22:06:00Z">
        <w:r w:rsidRPr="007C437A">
          <w:t>Description of each layer</w:t>
        </w:r>
      </w:ins>
      <w:bookmarkEnd w:id="4509"/>
    </w:p>
    <w:p w:rsidR="00CE7ED8" w:rsidRPr="007C437A" w:rsidRDefault="00CE7ED8">
      <w:pPr>
        <w:pStyle w:val="Titre2"/>
        <w:rPr>
          <w:ins w:id="4511" w:author="Arthur Parmentier" w:date="2020-05-18T17:11:00Z"/>
        </w:rPr>
      </w:pPr>
      <w:bookmarkStart w:id="4512" w:name="_Toc42550138"/>
      <w:bookmarkEnd w:id="4512"/>
    </w:p>
    <w:p w:rsidR="00F25194" w:rsidRPr="007C437A" w:rsidRDefault="00F25194">
      <w:pPr>
        <w:pStyle w:val="Titre3"/>
        <w:rPr>
          <w:ins w:id="4513" w:author="Arthur Parmentier" w:date="2020-05-18T15:01:00Z"/>
          <w:rPrChange w:id="4514" w:author="Arthur Parmentier" w:date="2020-06-07T15:27:00Z">
            <w:rPr>
              <w:ins w:id="4515" w:author="Arthur Parmentier" w:date="2020-05-18T15:01:00Z"/>
            </w:rPr>
          </w:rPrChange>
        </w:rPr>
        <w:pPrChange w:id="4516" w:author="Arthur Parmentier" w:date="2020-05-18T17:12:00Z">
          <w:pPr>
            <w:pStyle w:val="Titre2"/>
          </w:pPr>
        </w:pPrChange>
      </w:pPr>
      <w:bookmarkStart w:id="4517" w:name="_Toc42550139"/>
      <w:r w:rsidRPr="007C437A">
        <w:rPr>
          <w:rPrChange w:id="4518" w:author="Arthur Parmentier" w:date="2020-06-07T15:27:00Z">
            <w:rPr/>
          </w:rPrChange>
        </w:rPr>
        <w:t xml:space="preserve">Part 1: </w:t>
      </w:r>
      <w:del w:id="4519" w:author="Arthur Parmentier" w:date="2020-05-18T15:01:00Z">
        <w:r w:rsidRPr="007C437A" w:rsidDel="00237B5C">
          <w:rPr>
            <w:rPrChange w:id="4520" w:author="Arthur Parmentier" w:date="2020-06-07T15:27:00Z">
              <w:rPr/>
            </w:rPrChange>
          </w:rPr>
          <w:delText>Posenet &amp; gloves feature building</w:delText>
        </w:r>
      </w:del>
      <w:ins w:id="4521" w:author="Arthur Parmentier" w:date="2020-05-18T15:01:00Z">
        <w:r w:rsidR="00237B5C" w:rsidRPr="007C437A">
          <w:rPr>
            <w:rPrChange w:id="4522" w:author="Arthur Parmentier" w:date="2020-06-07T15:27:00Z">
              <w:rPr/>
            </w:rPrChange>
          </w:rPr>
          <w:t>Motion tracking inputs</w:t>
        </w:r>
        <w:bookmarkEnd w:id="4517"/>
      </w:ins>
    </w:p>
    <w:p w:rsidR="00F11A13" w:rsidRPr="007C437A" w:rsidRDefault="00F11A13" w:rsidP="0060525E">
      <w:pPr>
        <w:rPr>
          <w:ins w:id="4523" w:author="Arthur Parmentier" w:date="2020-05-22T19:19:00Z"/>
        </w:rPr>
      </w:pPr>
      <w:ins w:id="4524" w:author="Arthur Parmentier" w:date="2020-05-22T19:13:00Z">
        <w:r w:rsidRPr="007C437A">
          <w:t>As</w:t>
        </w:r>
      </w:ins>
      <w:ins w:id="4525" w:author="Arthur Parmentier" w:date="2020-05-22T19:14:00Z">
        <w:r w:rsidRPr="007C437A">
          <w:t xml:space="preserve"> humans, we are equipped with </w:t>
        </w:r>
      </w:ins>
      <w:ins w:id="4526" w:author="Arthur Parmentier" w:date="2020-05-22T19:15:00Z">
        <w:r w:rsidRPr="007C437A">
          <w:t>cognition and recognition systems that allow us</w:t>
        </w:r>
      </w:ins>
      <w:ins w:id="4527" w:author="Arthur Parmentier" w:date="2020-05-22T19:16:00Z">
        <w:r w:rsidRPr="007C437A">
          <w:t xml:space="preserve"> to discern </w:t>
        </w:r>
      </w:ins>
      <w:ins w:id="4528" w:author="Arthur Parmentier" w:date="2020-06-03T17:24:00Z">
        <w:r w:rsidR="00EF1B4B" w:rsidRPr="007C437A">
          <w:t xml:space="preserve">a wide variety of </w:t>
        </w:r>
      </w:ins>
      <w:ins w:id="4529" w:author="Arthur Parmentier" w:date="2020-05-22T19:16:00Z">
        <w:r w:rsidRPr="007C437A">
          <w:t>objects</w:t>
        </w:r>
      </w:ins>
      <w:ins w:id="4530" w:author="Arthur Parmentier" w:date="2020-06-03T17:24:00Z">
        <w:r w:rsidR="00EF1B4B" w:rsidRPr="007C437A">
          <w:t xml:space="preserve"> such as</w:t>
        </w:r>
      </w:ins>
      <w:ins w:id="4531" w:author="Arthur Parmentier" w:date="2020-05-22T19:16:00Z">
        <w:r w:rsidRPr="007C437A">
          <w:t xml:space="preserve"> bodies in space and to build features </w:t>
        </w:r>
      </w:ins>
      <w:ins w:id="4532" w:author="Arthur Parmentier" w:date="2020-05-22T19:17:00Z">
        <w:r w:rsidRPr="007C437A">
          <w:t>to identify</w:t>
        </w:r>
      </w:ins>
      <w:ins w:id="4533" w:author="Arthur Parmentier" w:date="2020-06-03T17:25:00Z">
        <w:r w:rsidR="00EF1B4B" w:rsidRPr="007C437A">
          <w:t xml:space="preserve"> (</w:t>
        </w:r>
      </w:ins>
      <w:ins w:id="4534" w:author="Arthur Parmentier" w:date="2020-05-22T19:17:00Z">
        <w:r w:rsidRPr="007C437A">
          <w:t>classify</w:t>
        </w:r>
      </w:ins>
      <w:ins w:id="4535" w:author="Arthur Parmentier" w:date="2020-06-03T17:25:00Z">
        <w:r w:rsidR="00EF1B4B" w:rsidRPr="007C437A">
          <w:t>)</w:t>
        </w:r>
      </w:ins>
      <w:ins w:id="4536" w:author="Arthur Parmentier" w:date="2020-05-22T19:17:00Z">
        <w:r w:rsidRPr="007C437A">
          <w:t xml:space="preserve"> movements and </w:t>
        </w:r>
      </w:ins>
      <w:ins w:id="4537" w:author="Arthur Parmentier" w:date="2020-06-03T17:25:00Z">
        <w:r w:rsidR="00EF1B4B" w:rsidRPr="007C437A">
          <w:t xml:space="preserve">gestural </w:t>
        </w:r>
      </w:ins>
      <w:ins w:id="4538" w:author="Arthur Parmentier" w:date="2020-05-22T19:17:00Z">
        <w:r w:rsidRPr="007C437A">
          <w:t>signs</w:t>
        </w:r>
      </w:ins>
      <w:ins w:id="4539" w:author="Arthur Parmentier" w:date="2020-06-03T17:25:00Z">
        <w:r w:rsidR="00EF1B4B" w:rsidRPr="007C437A">
          <w:t xml:space="preserve"> from those bodies</w:t>
        </w:r>
      </w:ins>
      <w:ins w:id="4540" w:author="Arthur Parmentier" w:date="2020-05-22T19:17:00Z">
        <w:r w:rsidRPr="007C437A">
          <w:t>.</w:t>
        </w:r>
      </w:ins>
      <w:ins w:id="4541" w:author="Arthur Parmentier" w:date="2020-06-03T17:25:00Z">
        <w:r w:rsidR="00EF1B4B" w:rsidRPr="007C437A">
          <w:br/>
        </w:r>
      </w:ins>
      <w:ins w:id="4542" w:author="Arthur Parmentier" w:date="2020-05-22T19:18:00Z">
        <w:r w:rsidRPr="007C437A">
          <w:t>Computers, however, are not natively equipped with such systems</w:t>
        </w:r>
      </w:ins>
      <w:ins w:id="4543" w:author="Arthur Parmentier" w:date="2020-05-22T19:19:00Z">
        <w:r w:rsidRPr="007C437A">
          <w:t>, so that it is necessary to build them in this project, according to the goals a</w:t>
        </w:r>
      </w:ins>
      <w:ins w:id="4544" w:author="Arthur Parmentier" w:date="2020-05-22T19:20:00Z">
        <w:r w:rsidRPr="007C437A">
          <w:t>nd objectives we defined previously.</w:t>
        </w:r>
      </w:ins>
    </w:p>
    <w:p w:rsidR="0060525E" w:rsidRPr="007C437A" w:rsidRDefault="0060525E" w:rsidP="0060525E">
      <w:pPr>
        <w:rPr>
          <w:ins w:id="4545" w:author="Arthur Parmentier" w:date="2020-05-18T15:06:00Z"/>
        </w:rPr>
      </w:pPr>
      <w:ins w:id="4546" w:author="Arthur Parmentier" w:date="2020-05-18T15:02:00Z">
        <w:r w:rsidRPr="007C437A">
          <w:t>The role of the motion tracking layer is to compute a set of motion features</w:t>
        </w:r>
      </w:ins>
      <w:ins w:id="4547" w:author="Arthur Parmentier" w:date="2020-05-18T15:03:00Z">
        <w:r w:rsidRPr="007C437A">
          <w:t xml:space="preserve"> from the movement of the user. There </w:t>
        </w:r>
      </w:ins>
      <w:ins w:id="4548" w:author="Arthur Parmentier" w:date="2020-06-03T17:26:00Z">
        <w:r w:rsidR="00EF1B4B" w:rsidRPr="007C437A">
          <w:t xml:space="preserve">exist several </w:t>
        </w:r>
      </w:ins>
      <w:ins w:id="4549" w:author="Arthur Parmentier" w:date="2020-05-18T15:03:00Z">
        <w:r w:rsidRPr="007C437A">
          <w:t>motion tracking systems</w:t>
        </w:r>
      </w:ins>
      <w:ins w:id="4550" w:author="Arthur Parmentier" w:date="2020-05-18T15:04:00Z">
        <w:r w:rsidRPr="007C437A">
          <w:t xml:space="preserve"> with different technologies</w:t>
        </w:r>
      </w:ins>
      <w:ins w:id="4551" w:author="Arthur Parmentier" w:date="2020-06-03T17:26:00Z">
        <w:r w:rsidR="00EF1B4B" w:rsidRPr="007C437A">
          <w:t xml:space="preserve"> that allow computers to recognize bodies and compute</w:t>
        </w:r>
      </w:ins>
      <w:ins w:id="4552" w:author="Arthur Parmentier" w:date="2020-06-03T17:27:00Z">
        <w:r w:rsidR="00EF1B4B" w:rsidRPr="007C437A">
          <w:t xml:space="preserve"> several features that can be used to identify gestural signs</w:t>
        </w:r>
      </w:ins>
      <w:ins w:id="4553" w:author="Arthur Parmentier" w:date="2020-05-18T15:04:00Z">
        <w:r w:rsidRPr="007C437A">
          <w:t>.</w:t>
        </w:r>
      </w:ins>
      <w:ins w:id="4554" w:author="Arthur Parmentier" w:date="2020-06-03T17:27:00Z">
        <w:r w:rsidR="00EF1B4B" w:rsidRPr="007C437A">
          <w:br/>
        </w:r>
      </w:ins>
      <w:ins w:id="4555" w:author="Arthur Parmentier" w:date="2020-05-18T15:04:00Z">
        <w:r w:rsidRPr="007C437A">
          <w:lastRenderedPageBreak/>
          <w:t xml:space="preserve">In SP, </w:t>
        </w:r>
      </w:ins>
      <w:ins w:id="4556" w:author="Arthur Parmentier" w:date="2020-05-18T15:05:00Z">
        <w:r w:rsidRPr="007C437A">
          <w:t>there are</w:t>
        </w:r>
      </w:ins>
      <w:ins w:id="4557" w:author="Arthur Parmentier" w:date="2020-05-18T15:07:00Z">
        <w:r w:rsidRPr="007C437A">
          <w:t xml:space="preserve"> some</w:t>
        </w:r>
      </w:ins>
      <w:ins w:id="4558" w:author="Arthur Parmentier" w:date="2020-05-18T15:05:00Z">
        <w:r w:rsidRPr="007C437A">
          <w:t xml:space="preserve"> body parts </w:t>
        </w:r>
      </w:ins>
      <w:ins w:id="4559" w:author="Arthur Parmentier" w:date="2020-05-18T15:07:00Z">
        <w:r w:rsidRPr="007C437A">
          <w:t xml:space="preserve">such as the hands </w:t>
        </w:r>
      </w:ins>
      <w:ins w:id="4560" w:author="Arthur Parmentier" w:date="2020-05-18T15:05:00Z">
        <w:r w:rsidRPr="007C437A">
          <w:t>that are much more frequently to sign than others</w:t>
        </w:r>
      </w:ins>
      <w:ins w:id="4561" w:author="Arthur Parmentier" w:date="2020-05-18T15:06:00Z">
        <w:r w:rsidRPr="007C437A">
          <w:t>, therefore they require more precise tracking than the latter to classify amongst the signs.</w:t>
        </w:r>
      </w:ins>
      <w:ins w:id="4562" w:author="Arthur Parmentier" w:date="2020-05-22T19:21:00Z">
        <w:r w:rsidR="0049456C" w:rsidRPr="007C437A">
          <w:t xml:space="preserve"> However, all </w:t>
        </w:r>
      </w:ins>
      <w:ins w:id="4563" w:author="Arthur Parmentier" w:date="2020-05-22T19:22:00Z">
        <w:r w:rsidR="0049456C" w:rsidRPr="007C437A">
          <w:t xml:space="preserve">motion tracking systems available </w:t>
        </w:r>
      </w:ins>
      <w:ins w:id="4564" w:author="Arthur Parmentier" w:date="2020-05-22T19:23:00Z">
        <w:r w:rsidR="0049456C" w:rsidRPr="007C437A">
          <w:t>have a finite range of operation, i.e. they can only track motion at a certain scale.</w:t>
        </w:r>
      </w:ins>
      <w:ins w:id="4565" w:author="Arthur Parmentier" w:date="2020-06-03T17:27:00Z">
        <w:r w:rsidR="00E84F73" w:rsidRPr="007C437A">
          <w:t xml:space="preserve"> (just l</w:t>
        </w:r>
      </w:ins>
      <w:ins w:id="4566" w:author="Arthur Parmentier" w:date="2020-06-03T17:28:00Z">
        <w:r w:rsidR="00E84F73" w:rsidRPr="007C437A">
          <w:t>ike the human cognition system).</w:t>
        </w:r>
      </w:ins>
      <w:ins w:id="4567" w:author="Arthur Parmentier" w:date="2020-05-22T19:29:00Z">
        <w:r w:rsidR="0049456C" w:rsidRPr="007C437A">
          <w:br/>
        </w:r>
      </w:ins>
      <w:ins w:id="4568" w:author="Arthur Parmentier" w:date="2020-06-03T17:27:00Z">
        <w:r w:rsidR="00EF1B4B" w:rsidRPr="007C437A">
          <w:t>W</w:t>
        </w:r>
      </w:ins>
      <w:ins w:id="4569" w:author="Arthur Parmentier" w:date="2020-05-22T19:24:00Z">
        <w:r w:rsidR="0049456C" w:rsidRPr="007C437A">
          <w:t xml:space="preserve">e can </w:t>
        </w:r>
      </w:ins>
      <w:ins w:id="4570" w:author="Arthur Parmentier" w:date="2020-05-22T19:28:00Z">
        <w:r w:rsidR="0049456C" w:rsidRPr="007C437A">
          <w:t>observe</w:t>
        </w:r>
      </w:ins>
      <w:ins w:id="4571" w:author="Arthur Parmentier" w:date="2020-05-22T19:24:00Z">
        <w:r w:rsidR="0049456C" w:rsidRPr="007C437A">
          <w:t xml:space="preserve"> two </w:t>
        </w:r>
      </w:ins>
      <w:ins w:id="4572" w:author="Arthur Parmentier" w:date="2020-05-22T19:25:00Z">
        <w:r w:rsidR="0049456C" w:rsidRPr="007C437A">
          <w:t>main scales at which signs are performed: full body and hands.</w:t>
        </w:r>
      </w:ins>
      <w:ins w:id="4573" w:author="Arthur Parmentier" w:date="2020-05-22T19:29:00Z">
        <w:r w:rsidR="0049456C" w:rsidRPr="007C437A">
          <w:t xml:space="preserve"> </w:t>
        </w:r>
      </w:ins>
      <w:ins w:id="4574" w:author="Arthur Parmentier" w:date="2020-05-22T19:31:00Z">
        <w:r w:rsidR="00640FA9" w:rsidRPr="007C437A">
          <w:t>Although the</w:t>
        </w:r>
      </w:ins>
      <w:ins w:id="4575" w:author="Arthur Parmentier" w:date="2020-05-22T19:32:00Z">
        <w:r w:rsidR="00640FA9" w:rsidRPr="007C437A">
          <w:t>re are certain costly technologies that would allow us to deal with both scale in one model, I propose</w:t>
        </w:r>
      </w:ins>
      <w:ins w:id="4576" w:author="Arthur Parmentier" w:date="2020-05-22T19:33:00Z">
        <w:r w:rsidR="00640FA9" w:rsidRPr="007C437A">
          <w:t xml:space="preserve"> and discuss</w:t>
        </w:r>
      </w:ins>
      <w:ins w:id="4577" w:author="Arthur Parmentier" w:date="2020-05-22T19:32:00Z">
        <w:r w:rsidR="00640FA9" w:rsidRPr="007C437A">
          <w:t xml:space="preserve"> two different</w:t>
        </w:r>
      </w:ins>
      <w:ins w:id="4578" w:author="Arthur Parmentier" w:date="2020-05-22T19:33:00Z">
        <w:r w:rsidR="00640FA9" w:rsidRPr="007C437A">
          <w:t xml:space="preserve"> technologies that are each adapted and efficient </w:t>
        </w:r>
      </w:ins>
      <w:ins w:id="4579" w:author="Arthur Parmentier" w:date="2020-05-22T19:44:00Z">
        <w:r w:rsidR="00D16ED0" w:rsidRPr="007C437A">
          <w:t>for each one.</w:t>
        </w:r>
      </w:ins>
    </w:p>
    <w:p w:rsidR="00240203" w:rsidRPr="007C437A" w:rsidRDefault="00240203">
      <w:pPr>
        <w:pStyle w:val="Titre4"/>
        <w:rPr>
          <w:ins w:id="4580" w:author="Arthur Parmentier" w:date="2020-05-22T19:45:00Z"/>
        </w:rPr>
      </w:pPr>
      <w:ins w:id="4581" w:author="Arthur Parmentier" w:date="2020-05-18T15:10:00Z">
        <w:r w:rsidRPr="007C437A">
          <w:t xml:space="preserve">Full body </w:t>
        </w:r>
      </w:ins>
      <w:ins w:id="4582" w:author="Arthur Parmentier" w:date="2020-05-22T19:44:00Z">
        <w:r w:rsidR="00BE6686" w:rsidRPr="007C437A">
          <w:t>scale: “skeleton” tracking</w:t>
        </w:r>
      </w:ins>
    </w:p>
    <w:p w:rsidR="00F6380F" w:rsidRPr="007C437A" w:rsidRDefault="003D69EC" w:rsidP="00F6380F">
      <w:pPr>
        <w:rPr>
          <w:ins w:id="4583" w:author="Arthur Parmentier" w:date="2020-05-22T19:51:00Z"/>
        </w:rPr>
      </w:pPr>
      <w:ins w:id="4584" w:author="Arthur Parmentier" w:date="2020-06-03T17:38:00Z">
        <w:r w:rsidRPr="007C437A">
          <w:t>To construct our features for the identification of the signs, we must drop a lot of in</w:t>
        </w:r>
      </w:ins>
      <w:ins w:id="4585" w:author="Arthur Parmentier" w:date="2020-06-03T17:39:00Z">
        <w:r w:rsidRPr="007C437A">
          <w:t>formation from the input of the system, such as the webcam or motion tracki</w:t>
        </w:r>
      </w:ins>
      <w:ins w:id="4586" w:author="Arthur Parmentier" w:date="2020-06-03T17:40:00Z">
        <w:r w:rsidRPr="007C437A">
          <w:t xml:space="preserve">ng system we are using. For instance, information such as colors, </w:t>
        </w:r>
      </w:ins>
      <w:ins w:id="4587" w:author="Arthur Parmentier" w:date="2020-06-03T17:41:00Z">
        <w:r w:rsidRPr="007C437A">
          <w:t>certain body parts such as the belly or torso</w:t>
        </w:r>
      </w:ins>
      <w:ins w:id="4588" w:author="Arthur Parmentier" w:date="2020-06-03T17:42:00Z">
        <w:r w:rsidRPr="007C437A">
          <w:t xml:space="preserve">, sound, etc, are not crucial for the identification of SP signs. There may be cases in which there are, but they will not be covered </w:t>
        </w:r>
      </w:ins>
      <w:ins w:id="4589" w:author="Arthur Parmentier" w:date="2020-06-03T17:43:00Z">
        <w:r w:rsidRPr="007C437A">
          <w:t xml:space="preserve">by this project. </w:t>
        </w:r>
      </w:ins>
      <w:ins w:id="4590" w:author="Arthur Parmentier" w:date="2020-06-03T17:44:00Z">
        <w:r w:rsidRPr="007C437A">
          <w:br/>
        </w:r>
      </w:ins>
      <w:ins w:id="4591" w:author="Arthur Parmentier" w:date="2020-06-03T17:43:00Z">
        <w:r w:rsidRPr="007C437A">
          <w:t>Typically, the “skeleton” representation of the position of each broad body part of the soundpainter (hands, shoulders, head, hips, knees,</w:t>
        </w:r>
      </w:ins>
      <w:ins w:id="4592" w:author="Arthur Parmentier" w:date="2020-06-03T17:44:00Z">
        <w:r w:rsidRPr="007C437A">
          <w:t xml:space="preserve"> feet…) </w:t>
        </w:r>
      </w:ins>
      <w:ins w:id="4593" w:author="Arthur Parmentier" w:date="2020-06-03T17:45:00Z">
        <w:r w:rsidRPr="007C437A">
          <w:t xml:space="preserve">would allow the computer to recognized most basic signs at the full body scale. Because of the structure of the body (articulations, </w:t>
        </w:r>
      </w:ins>
      <w:ins w:id="4594" w:author="Arthur Parmentier" w:date="2020-06-03T17:46:00Z">
        <w:r w:rsidRPr="007C437A">
          <w:t>rigid body parts…), only several key points are needed to model its skeleton. Then, t</w:t>
        </w:r>
      </w:ins>
      <w:ins w:id="4595" w:author="Arthur Parmentier" w:date="2020-05-22T19:45:00Z">
        <w:r w:rsidR="00F6380F" w:rsidRPr="007C437A">
          <w:t xml:space="preserve">he </w:t>
        </w:r>
      </w:ins>
      <w:ins w:id="4596" w:author="Arthur Parmentier" w:date="2020-05-22T19:46:00Z">
        <w:r w:rsidR="00F6380F" w:rsidRPr="007C437A">
          <w:t>features that would allow us to classify different signs must typically</w:t>
        </w:r>
      </w:ins>
      <w:ins w:id="4597" w:author="Arthur Parmentier" w:date="2020-05-22T19:47:00Z">
        <w:r w:rsidR="00F6380F" w:rsidRPr="007C437A">
          <w:t xml:space="preserve"> reach a precision of the order of magnitude below the</w:t>
        </w:r>
      </w:ins>
      <w:ins w:id="4598" w:author="Arthur Parmentier" w:date="2020-06-03T17:28:00Z">
        <w:r w:rsidR="00E84F73" w:rsidRPr="007C437A">
          <w:t xml:space="preserve"> </w:t>
        </w:r>
      </w:ins>
      <w:ins w:id="4599" w:author="Arthur Parmentier" w:date="2020-06-03T17:46:00Z">
        <w:r w:rsidRPr="007C437A">
          <w:t>distance between t</w:t>
        </w:r>
      </w:ins>
      <w:ins w:id="4600" w:author="Arthur Parmentier" w:date="2020-06-03T17:47:00Z">
        <w:r w:rsidRPr="007C437A">
          <w:t>wo keypoints.</w:t>
        </w:r>
      </w:ins>
      <w:ins w:id="4601" w:author="Arthur Parmentier" w:date="2020-06-03T17:31:00Z">
        <w:r w:rsidR="00E84F73" w:rsidRPr="007C437A">
          <w:t xml:space="preserve"> </w:t>
        </w:r>
      </w:ins>
      <w:ins w:id="4602" w:author="Arthur Parmentier" w:date="2020-06-03T17:47:00Z">
        <w:r w:rsidRPr="007C437A">
          <w:t>Assuming</w:t>
        </w:r>
      </w:ins>
      <w:ins w:id="4603" w:author="Arthur Parmentier" w:date="2020-05-22T19:47:00Z">
        <w:r w:rsidR="00F6380F" w:rsidRPr="007C437A">
          <w:t xml:space="preserve"> </w:t>
        </w:r>
      </w:ins>
      <w:ins w:id="4604" w:author="Arthur Parmentier" w:date="2020-05-22T19:48:00Z">
        <w:r w:rsidR="00F6380F" w:rsidRPr="007C437A">
          <w:t xml:space="preserve">that most body parts are separated by a distance of </w:t>
        </w:r>
      </w:ins>
      <w:ins w:id="4605" w:author="Arthur Parmentier" w:date="2020-05-22T19:49:00Z">
        <w:r w:rsidR="00F6380F" w:rsidRPr="007C437A">
          <w:t xml:space="preserve">the </w:t>
        </w:r>
      </w:ins>
      <w:ins w:id="4606" w:author="Arthur Parmentier" w:date="2020-05-22T19:48:00Z">
        <w:r w:rsidR="00F6380F" w:rsidRPr="007C437A">
          <w:t xml:space="preserve">order of 10cm, </w:t>
        </w:r>
      </w:ins>
      <w:ins w:id="4607"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4608" w:author="Arthur Parmentier" w:date="2020-05-22T19:50:00Z">
        <w:r w:rsidR="00F6380F" w:rsidRPr="007C437A">
          <w:t>a precision of the order of the centimeter.</w:t>
        </w:r>
      </w:ins>
    </w:p>
    <w:p w:rsidR="0004080C" w:rsidRPr="007C437A" w:rsidRDefault="0004080C">
      <w:pPr>
        <w:rPr>
          <w:ins w:id="4609" w:author="Arthur Parmentier" w:date="2020-05-18T15:10:00Z"/>
          <w:rPrChange w:id="4610" w:author="Arthur Parmentier" w:date="2020-06-07T15:27:00Z">
            <w:rPr>
              <w:ins w:id="4611" w:author="Arthur Parmentier" w:date="2020-05-18T15:10:00Z"/>
            </w:rPr>
          </w:rPrChange>
        </w:rPr>
        <w:pPrChange w:id="4612" w:author="Arthur Parmentier" w:date="2020-05-22T19:45:00Z">
          <w:pPr>
            <w:pStyle w:val="Titre3"/>
          </w:pPr>
        </w:pPrChange>
      </w:pPr>
      <w:ins w:id="4613" w:author="Arthur Parmentier" w:date="2020-05-22T19:51:00Z">
        <w:r w:rsidRPr="007C437A">
          <w:rPr>
            <w:rPrChange w:id="4614" w:author="Arthur Parmentier" w:date="2020-06-07T15:27:00Z">
              <w:rPr/>
            </w:rPrChange>
          </w:rPr>
          <w:t xml:space="preserve">In the following part, I will </w:t>
        </w:r>
      </w:ins>
      <w:ins w:id="4615" w:author="Arthur Parmentier" w:date="2020-05-22T19:52:00Z">
        <w:r w:rsidRPr="007C437A">
          <w:rPr>
            <w:rPrChange w:id="4616"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4617" w:author="Arthur Parmentier" w:date="2020-05-19T15:54:00Z"/>
          <w:rPrChange w:id="4618" w:author="Arthur Parmentier" w:date="2020-06-07T15:27:00Z">
            <w:rPr>
              <w:ins w:id="4619" w:author="Arthur Parmentier" w:date="2020-05-19T15:54:00Z"/>
            </w:rPr>
          </w:rPrChange>
        </w:rPr>
        <w:pPrChange w:id="4620" w:author="Arthur Parmentier" w:date="2020-05-19T15:54:00Z">
          <w:pPr/>
        </w:pPrChange>
      </w:pPr>
      <w:ins w:id="4621" w:author="Arthur Parmentier" w:date="2020-05-19T15:54:00Z">
        <w:r w:rsidRPr="007C437A">
          <w:rPr>
            <w:rPrChange w:id="4622" w:author="Arthur Parmentier" w:date="2020-06-07T15:27:00Z">
              <w:rPr/>
            </w:rPrChange>
          </w:rPr>
          <w:t>Introduction to PoseNet</w:t>
        </w:r>
      </w:ins>
    </w:p>
    <w:p w:rsidR="00240203" w:rsidRPr="007C437A" w:rsidRDefault="00116732" w:rsidP="00240203">
      <w:pPr>
        <w:rPr>
          <w:ins w:id="4623" w:author="Arthur Parmentier" w:date="2020-05-22T19:57:00Z"/>
        </w:rPr>
      </w:pPr>
      <w:ins w:id="4624" w:author="Arthur Parmentier" w:date="2020-05-18T15:17:00Z">
        <w:r w:rsidRPr="007C437A">
          <w:rPr>
            <w:rStyle w:val="Accentuation"/>
            <w:i w:val="0"/>
            <w:iCs w:val="0"/>
            <w:rPrChange w:id="4625" w:author="Arthur Parmentier" w:date="2020-06-07T15:27:00Z">
              <w:rPr>
                <w:rStyle w:val="Accentuation"/>
              </w:rPr>
            </w:rPrChange>
          </w:rPr>
          <w:t>PoseNet</w:t>
        </w:r>
      </w:ins>
      <w:ins w:id="4626" w:author="Arthur Parmentier" w:date="2020-05-18T15:19:00Z">
        <w:r w:rsidRPr="007C437A">
          <w:rPr>
            <w:rStyle w:val="Appelnotedebasdep"/>
          </w:rPr>
          <w:footnoteReference w:id="52"/>
        </w:r>
      </w:ins>
      <w:ins w:id="4632" w:author="Arthur Parmentier" w:date="2020-05-22T19:54:00Z">
        <w:r w:rsidR="00BA66EC" w:rsidRPr="007C437A">
          <w:t xml:space="preserve"> is</w:t>
        </w:r>
      </w:ins>
      <w:ins w:id="4633" w:author="Arthur Parmentier" w:date="2020-05-18T15:17:00Z">
        <w:r w:rsidRPr="007C437A">
          <w:t xml:space="preserve"> a </w:t>
        </w:r>
      </w:ins>
      <w:ins w:id="4634" w:author="Arthur Parmentier" w:date="2020-05-22T19:20:00Z">
        <w:r w:rsidR="00BD73B3" w:rsidRPr="007C437A">
          <w:t>computer-</w:t>
        </w:r>
      </w:ins>
      <w:ins w:id="4635" w:author="Arthur Parmentier" w:date="2020-05-18T15:17:00Z">
        <w:r w:rsidRPr="007C437A">
          <w:t>vision model that can be used to estimate the pose of a person in an image or video by estimating where key body joints are</w:t>
        </w:r>
      </w:ins>
      <w:ins w:id="4636" w:author="Arthur Parmentier" w:date="2020-05-19T15:27:00Z">
        <w:r w:rsidR="00DC1119" w:rsidRPr="007C437A">
          <w:t xml:space="preserve"> in 2D space</w:t>
        </w:r>
      </w:ins>
      <w:ins w:id="4637" w:author="Arthur Parmentier" w:date="2020-05-18T15:17:00Z">
        <w:r w:rsidRPr="007C437A">
          <w:t>.</w:t>
        </w:r>
      </w:ins>
      <w:ins w:id="4638" w:author="Arthur Parmentier" w:date="2020-05-18T15:24:00Z">
        <w:r w:rsidR="00CE53C0" w:rsidRPr="007C437A">
          <w:t xml:space="preserve"> </w:t>
        </w:r>
      </w:ins>
      <w:ins w:id="4639" w:author="Arthur Parmentier" w:date="2020-05-22T19:55:00Z">
        <w:r w:rsidR="005E0A3C" w:rsidRPr="007C437A">
          <w:t>Its performances on modern CPUs and GPUs allow it to run in real-time using a webcam or alternative low-latency vide</w:t>
        </w:r>
      </w:ins>
      <w:ins w:id="4640" w:author="Arthur Parmentier" w:date="2020-05-22T19:56:00Z">
        <w:r w:rsidR="005E0A3C" w:rsidRPr="007C437A">
          <w:t>o input devices.</w:t>
        </w:r>
      </w:ins>
    </w:p>
    <w:p w:rsidR="00D86CC2" w:rsidRPr="007C437A" w:rsidRDefault="00D86CC2" w:rsidP="00240203">
      <w:pPr>
        <w:rPr>
          <w:ins w:id="4641" w:author="Arthur Parmentier" w:date="2020-05-22T20:07:00Z"/>
        </w:rPr>
      </w:pPr>
      <w:ins w:id="4642" w:author="Arthur Parmentier" w:date="2020-05-22T19:57:00Z">
        <w:r w:rsidRPr="007C437A">
          <w:t>In Max/MSP</w:t>
        </w:r>
      </w:ins>
      <w:ins w:id="4643" w:author="Arthur Parmentier" w:date="2020-05-22T19:58:00Z">
        <w:r w:rsidRPr="007C437A">
          <w:t>, I could adapt</w:t>
        </w:r>
      </w:ins>
      <w:ins w:id="4644" w:author="Arthur Parmentier" w:date="2020-05-22T19:59:00Z">
        <w:r w:rsidRPr="007C437A">
          <w:t xml:space="preserve"> and upgrade</w:t>
        </w:r>
      </w:ins>
      <w:ins w:id="4645" w:author="Arthur Parmentier" w:date="2020-05-22T19:58:00Z">
        <w:r w:rsidRPr="007C437A">
          <w:t xml:space="preserve"> two demonstration projects </w:t>
        </w:r>
      </w:ins>
      <w:ins w:id="4646" w:author="Arthur Parmentier" w:date="2020-05-22T19:59:00Z">
        <w:r w:rsidRPr="007C437A">
          <w:t>showing</w:t>
        </w:r>
      </w:ins>
      <w:ins w:id="4647" w:author="Arthur Parmentier" w:date="2020-05-22T19:58:00Z">
        <w:r w:rsidRPr="007C437A">
          <w:t xml:space="preserve"> how </w:t>
        </w:r>
      </w:ins>
      <w:ins w:id="4648" w:author="Arthur Parmentier" w:date="2020-05-22T19:59:00Z">
        <w:r w:rsidRPr="007C437A">
          <w:t>to port PoseNet into Max with Node.js</w:t>
        </w:r>
      </w:ins>
      <w:ins w:id="4649" w:author="Arthur Parmentier" w:date="2020-05-22T19:58:00Z">
        <w:r w:rsidRPr="007C437A">
          <w:rPr>
            <w:rStyle w:val="Appelnotedebasdep"/>
          </w:rPr>
          <w:footnoteReference w:id="53"/>
        </w:r>
      </w:ins>
      <w:ins w:id="4656" w:author="Arthur Parmentier" w:date="2020-05-22T19:59:00Z">
        <w:r w:rsidRPr="007C437A">
          <w:t xml:space="preserve"> to build </w:t>
        </w:r>
      </w:ins>
      <w:ins w:id="4657" w:author="Arthur Parmentier" w:date="2020-05-22T20:00:00Z">
        <w:r w:rsidR="00B44867" w:rsidRPr="007C437A">
          <w:t xml:space="preserve">a simple user interface </w:t>
        </w:r>
      </w:ins>
      <w:ins w:id="4658" w:author="Arthur Parmentier" w:date="2020-05-22T20:06:00Z">
        <w:r w:rsidR="00D0268F" w:rsidRPr="007C437A">
          <w:t xml:space="preserve">(1.2.) </w:t>
        </w:r>
      </w:ins>
      <w:ins w:id="4659" w:author="Arthur Parmentier" w:date="2020-05-22T20:00:00Z">
        <w:r w:rsidR="00B44867" w:rsidRPr="007C437A">
          <w:t xml:space="preserve">allowing the user to start PoseNet either in a separate window, within an Electron process or directly </w:t>
        </w:r>
      </w:ins>
      <w:ins w:id="4660" w:author="Arthur Parmentier" w:date="2020-05-22T20:01:00Z">
        <w:r w:rsidR="00B44867" w:rsidRPr="007C437A">
          <w:t xml:space="preserve">inside a Jweb object on the patcher. </w:t>
        </w:r>
      </w:ins>
      <w:ins w:id="4661" w:author="Arthur Parmentier" w:date="2020-06-03T21:42:00Z">
        <w:r w:rsidR="0083784D" w:rsidRPr="007C437A">
          <w:t xml:space="preserve">A demo of the process can be found in my </w:t>
        </w:r>
      </w:ins>
      <w:ins w:id="4662" w:author="Arthur Parmentier" w:date="2020-06-03T21:44:00Z">
        <w:r w:rsidR="0083784D" w:rsidRPr="007C437A">
          <w:rPr>
            <w:rPrChange w:id="4663" w:author="Arthur Parmentier" w:date="2020-06-07T15:27:00Z">
              <w:rPr/>
            </w:rPrChange>
          </w:rPr>
          <w:fldChar w:fldCharType="begin"/>
        </w:r>
        <w:r w:rsidR="0083784D" w:rsidRPr="007C437A">
          <w:instrText xml:space="preserve"> HYPERLINK "https://www.youtube.com/watch?v=jW6bo6XkhFo" </w:instrText>
        </w:r>
        <w:r w:rsidR="0083784D" w:rsidRPr="007C437A">
          <w:rPr>
            <w:rPrChange w:id="4664" w:author="Arthur Parmentier" w:date="2020-06-07T15:27:00Z">
              <w:rPr/>
            </w:rPrChange>
          </w:rPr>
          <w:fldChar w:fldCharType="separate"/>
        </w:r>
        <w:r w:rsidR="0083784D" w:rsidRPr="007C437A">
          <w:rPr>
            <w:rStyle w:val="Lienhypertexte"/>
          </w:rPr>
          <w:t>second</w:t>
        </w:r>
        <w:r w:rsidR="0083784D" w:rsidRPr="007C437A">
          <w:rPr>
            <w:rPrChange w:id="4665" w:author="Arthur Parmentier" w:date="2020-06-07T15:27:00Z">
              <w:rPr/>
            </w:rPrChange>
          </w:rPr>
          <w:fldChar w:fldCharType="end"/>
        </w:r>
      </w:ins>
      <w:ins w:id="4666" w:author="Arthur Parmentier" w:date="2020-06-03T21:43:00Z">
        <w:r w:rsidR="0083784D" w:rsidRPr="007C437A">
          <w:t xml:space="preserve"> and </w:t>
        </w:r>
      </w:ins>
      <w:ins w:id="4667" w:author="Arthur Parmentier" w:date="2020-06-03T21:44:00Z">
        <w:r w:rsidR="0083784D" w:rsidRPr="007C437A">
          <w:rPr>
            <w:rPrChange w:id="4668" w:author="Arthur Parmentier" w:date="2020-06-07T15:27:00Z">
              <w:rPr/>
            </w:rPrChange>
          </w:rPr>
          <w:fldChar w:fldCharType="begin"/>
        </w:r>
        <w:r w:rsidR="0083784D" w:rsidRPr="007C437A">
          <w:instrText xml:space="preserve"> HYPERLINK "https://www.youtube.com/watch?v=OmPFMT9mgOs" </w:instrText>
        </w:r>
        <w:r w:rsidR="0083784D" w:rsidRPr="007C437A">
          <w:rPr>
            <w:rPrChange w:id="4669" w:author="Arthur Parmentier" w:date="2020-06-07T15:27:00Z">
              <w:rPr/>
            </w:rPrChange>
          </w:rPr>
          <w:fldChar w:fldCharType="separate"/>
        </w:r>
        <w:r w:rsidR="0083784D" w:rsidRPr="007C437A">
          <w:rPr>
            <w:rStyle w:val="Lienhypertexte"/>
          </w:rPr>
          <w:t>third</w:t>
        </w:r>
        <w:r w:rsidR="0083784D" w:rsidRPr="007C437A">
          <w:rPr>
            <w:rPrChange w:id="4670" w:author="Arthur Parmentier" w:date="2020-06-07T15:27:00Z">
              <w:rPr/>
            </w:rPrChange>
          </w:rPr>
          <w:fldChar w:fldCharType="end"/>
        </w:r>
      </w:ins>
      <w:ins w:id="4671" w:author="Arthur Parmentier" w:date="2020-06-03T21:43:00Z">
        <w:r w:rsidR="0083784D" w:rsidRPr="007C437A">
          <w:t xml:space="preserve"> demo video of the tool. </w:t>
        </w:r>
      </w:ins>
      <w:ins w:id="4672" w:author="Arthur Parmentier" w:date="2020-05-22T20:01:00Z">
        <w:r w:rsidR="00B44867" w:rsidRPr="007C437A">
          <w:t xml:space="preserve">I have observed </w:t>
        </w:r>
      </w:ins>
      <w:ins w:id="4673" w:author="Arthur Parmentier" w:date="2020-05-22T20:02:00Z">
        <w:r w:rsidR="00B44867" w:rsidRPr="007C437A">
          <w:t>a</w:t>
        </w:r>
      </w:ins>
      <w:ins w:id="4674" w:author="Arthur Parmentier" w:date="2020-05-22T20:01:00Z">
        <w:r w:rsidR="00B44867" w:rsidRPr="007C437A">
          <w:t xml:space="preserve"> </w:t>
        </w:r>
      </w:ins>
      <w:ins w:id="4675" w:author="Arthur Parmentier" w:date="2020-06-03T17:49:00Z">
        <w:r w:rsidR="00EB3650" w:rsidRPr="007C437A">
          <w:t xml:space="preserve">slightly </w:t>
        </w:r>
      </w:ins>
      <w:ins w:id="4676" w:author="Arthur Parmentier" w:date="2020-06-03T17:48:00Z">
        <w:r w:rsidR="00DD75CE" w:rsidRPr="007C437A">
          <w:t xml:space="preserve">lower </w:t>
        </w:r>
      </w:ins>
      <w:ins w:id="4677" w:author="Arthur Parmentier" w:date="2020-05-22T20:01:00Z">
        <w:r w:rsidR="00B44867" w:rsidRPr="007C437A">
          <w:t>performance</w:t>
        </w:r>
      </w:ins>
      <w:ins w:id="4678" w:author="Arthur Parmentier" w:date="2020-05-22T20:02:00Z">
        <w:r w:rsidR="00B44867" w:rsidRPr="007C437A">
          <w:t xml:space="preserve"> with the Jweb object than the Electron process on my computer</w:t>
        </w:r>
      </w:ins>
      <w:ins w:id="4679" w:author="Arthur Parmentier" w:date="2020-05-22T20:03:00Z">
        <w:r w:rsidR="00B44867" w:rsidRPr="007C437A">
          <w:t xml:space="preserve"> </w:t>
        </w:r>
      </w:ins>
      <w:ins w:id="4680" w:author="Arthur Parmentier" w:date="2020-05-23T19:47:00Z">
        <w:r w:rsidR="00BF1ECB" w:rsidRPr="007C437A">
          <w:t>and</w:t>
        </w:r>
      </w:ins>
      <w:ins w:id="4681" w:author="Arthur Parmentier" w:date="2020-05-22T20:03:00Z">
        <w:r w:rsidR="00B44867" w:rsidRPr="007C437A">
          <w:t xml:space="preserve"> the Electron process has the advantage of having its dedicated window, allowing the user to move it</w:t>
        </w:r>
      </w:ins>
      <w:ins w:id="4682" w:author="Arthur Parmentier" w:date="2020-05-22T20:05:00Z">
        <w:r w:rsidR="00DB3548" w:rsidRPr="007C437A">
          <w:t>, resize it</w:t>
        </w:r>
      </w:ins>
      <w:ins w:id="4683" w:author="Arthur Parmentier" w:date="2020-05-22T20:03:00Z">
        <w:r w:rsidR="00B44867" w:rsidRPr="007C437A">
          <w:t xml:space="preserve"> and most important, to keep it visible while the model is running, otherwise </w:t>
        </w:r>
      </w:ins>
      <w:ins w:id="4684" w:author="Arthur Parmentier" w:date="2020-05-22T20:04:00Z">
        <w:r w:rsidR="00DB3548" w:rsidRPr="007C437A">
          <w:t xml:space="preserve">PoseNet performance drops </w:t>
        </w:r>
        <w:r w:rsidR="00DB3548" w:rsidRPr="007C437A">
          <w:lastRenderedPageBreak/>
          <w:t xml:space="preserve">critically. Both </w:t>
        </w:r>
      </w:ins>
      <w:ins w:id="4685" w:author="Arthur Parmentier" w:date="2020-05-23T19:47:00Z">
        <w:r w:rsidR="00E336D0" w:rsidRPr="007C437A">
          <w:t xml:space="preserve">hosts (Jweb and Electron) </w:t>
        </w:r>
      </w:ins>
      <w:ins w:id="4686" w:author="Arthur Parmentier" w:date="2020-05-22T20:04:00Z">
        <w:r w:rsidR="00DB3548" w:rsidRPr="007C437A">
          <w:t>are perfectly in</w:t>
        </w:r>
      </w:ins>
      <w:ins w:id="4687" w:author="Arthur Parmentier" w:date="2020-05-22T20:05:00Z">
        <w:r w:rsidR="00DB3548" w:rsidRPr="007C437A">
          <w:t>ter-</w:t>
        </w:r>
      </w:ins>
      <w:ins w:id="4688" w:author="Arthur Parmentier" w:date="2020-05-22T20:07:00Z">
        <w:r w:rsidR="005B6936" w:rsidRPr="007C437A">
          <w:t>changeable</w:t>
        </w:r>
      </w:ins>
      <w:ins w:id="4689" w:author="Arthur Parmentier" w:date="2020-05-22T20:06:00Z">
        <w:r w:rsidR="00DB3548" w:rsidRPr="007C437A">
          <w:t xml:space="preserve"> in less than a minute (for loading the model).</w:t>
        </w:r>
      </w:ins>
    </w:p>
    <w:p w:rsidR="005B6936" w:rsidRPr="007C437A" w:rsidRDefault="005B6936">
      <w:pPr>
        <w:keepNext/>
        <w:rPr>
          <w:ins w:id="4690" w:author="Arthur Parmentier" w:date="2020-05-22T20:11:00Z"/>
        </w:rPr>
        <w:pPrChange w:id="4691" w:author="Arthur Parmentier" w:date="2020-05-22T20:11:00Z">
          <w:pPr/>
        </w:pPrChange>
      </w:pPr>
      <w:ins w:id="4692" w:author="Arthur Parmentier" w:date="2020-05-22T20:11:00Z">
        <w:r w:rsidRPr="007C437A">
          <w:rPr>
            <w:noProof/>
            <w:rPrChange w:id="4693"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4694" w:author="Arthur Parmentier" w:date="2020-05-19T15:04:00Z"/>
          <w:rPrChange w:id="4695" w:author="Arthur Parmentier" w:date="2020-06-07T15:27:00Z">
            <w:rPr>
              <w:ins w:id="4696" w:author="Arthur Parmentier" w:date="2020-05-19T15:04:00Z"/>
            </w:rPr>
          </w:rPrChange>
        </w:rPr>
        <w:pPrChange w:id="4697" w:author="Arthur Parmentier" w:date="2020-05-22T20:11:00Z">
          <w:pPr/>
        </w:pPrChange>
      </w:pPr>
      <w:ins w:id="4698" w:author="Arthur Parmentier" w:date="2020-05-22T20:11:00Z">
        <w:r w:rsidRPr="007C437A">
          <w:rPr>
            <w:rPrChange w:id="4699" w:author="Arthur Parmentier" w:date="2020-06-07T15:27:00Z">
              <w:rPr>
                <w:i/>
                <w:iCs/>
              </w:rPr>
            </w:rPrChange>
          </w:rPr>
          <w:t xml:space="preserve">Figure </w:t>
        </w:r>
        <w:r w:rsidRPr="007C437A">
          <w:rPr>
            <w:rPrChange w:id="4700" w:author="Arthur Parmentier" w:date="2020-06-07T15:27:00Z">
              <w:rPr>
                <w:i/>
                <w:iCs/>
              </w:rPr>
            </w:rPrChange>
          </w:rPr>
          <w:fldChar w:fldCharType="begin"/>
        </w:r>
        <w:r w:rsidRPr="007C437A">
          <w:rPr>
            <w:rPrChange w:id="4701" w:author="Arthur Parmentier" w:date="2020-06-07T15:27:00Z">
              <w:rPr>
                <w:i/>
                <w:iCs/>
              </w:rPr>
            </w:rPrChange>
          </w:rPr>
          <w:instrText xml:space="preserve"> SEQ Figure \* ARABIC </w:instrText>
        </w:r>
      </w:ins>
      <w:r w:rsidRPr="007C437A">
        <w:rPr>
          <w:rPrChange w:id="4702" w:author="Arthur Parmentier" w:date="2020-06-07T15:27:00Z">
            <w:rPr>
              <w:i/>
              <w:iCs/>
            </w:rPr>
          </w:rPrChange>
        </w:rPr>
        <w:fldChar w:fldCharType="separate"/>
      </w:r>
      <w:ins w:id="4703" w:author="Arthur Parmentier" w:date="2020-06-05T21:05:00Z">
        <w:r w:rsidR="001C2AA6" w:rsidRPr="007C437A">
          <w:rPr>
            <w:rPrChange w:id="4704" w:author="Arthur Parmentier" w:date="2020-06-07T15:27:00Z">
              <w:rPr>
                <w:i/>
                <w:iCs/>
                <w:noProof/>
              </w:rPr>
            </w:rPrChange>
          </w:rPr>
          <w:t>3</w:t>
        </w:r>
      </w:ins>
      <w:ins w:id="4705" w:author="Arthur Parmentier" w:date="2020-05-22T20:11:00Z">
        <w:r w:rsidRPr="007C437A">
          <w:rPr>
            <w:rPrChange w:id="4706" w:author="Arthur Parmentier" w:date="2020-06-07T15:27:00Z">
              <w:rPr>
                <w:i/>
                <w:iCs/>
              </w:rPr>
            </w:rPrChange>
          </w:rPr>
          <w:fldChar w:fldCharType="end"/>
        </w:r>
        <w:r w:rsidRPr="007C437A">
          <w:rPr>
            <w:rPrChange w:id="4707" w:author="Arthur Parmentier" w:date="2020-06-07T15:27:00Z">
              <w:rPr>
                <w:i/>
                <w:iCs/>
              </w:rPr>
            </w:rPrChange>
          </w:rPr>
          <w:t xml:space="preserve"> View of PoseNet inside Max/MSP</w:t>
        </w:r>
      </w:ins>
    </w:p>
    <w:p w:rsidR="00863218" w:rsidRPr="007C437A" w:rsidRDefault="009F79AA" w:rsidP="00240203">
      <w:pPr>
        <w:rPr>
          <w:ins w:id="4708" w:author="Arthur Parmentier" w:date="2020-05-18T15:21:00Z"/>
        </w:rPr>
      </w:pPr>
      <w:ins w:id="4709" w:author="Arthur Parmentier" w:date="2020-05-19T15:15:00Z">
        <w:r w:rsidRPr="007C437A">
          <w:rPr>
            <w:noProof/>
            <w:rPrChange w:id="4710"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181E82" w:rsidRPr="00821FC2" w:rsidRDefault="00181E82">
                              <w:pPr>
                                <w:pStyle w:val="Lgende"/>
                                <w:rPr>
                                  <w:noProof/>
                                </w:rPr>
                                <w:pPrChange w:id="4711" w:author="Arthur Parmentier" w:date="2020-05-19T15:15:00Z">
                                  <w:pPr/>
                                </w:pPrChange>
                              </w:pPr>
                              <w:ins w:id="4712" w:author="Arthur Parmentier" w:date="2020-05-19T15:15:00Z">
                                <w:r>
                                  <w:t xml:space="preserve">Figure </w:t>
                                </w:r>
                                <w:r>
                                  <w:fldChar w:fldCharType="begin"/>
                                </w:r>
                                <w:r>
                                  <w:instrText xml:space="preserve"> SEQ Figure \* ARABIC </w:instrText>
                                </w:r>
                              </w:ins>
                              <w:r>
                                <w:fldChar w:fldCharType="separate"/>
                              </w:r>
                              <w:ins w:id="4713" w:author="Arthur Parmentier" w:date="2020-06-05T21:05:00Z">
                                <w:r>
                                  <w:rPr>
                                    <w:noProof/>
                                  </w:rPr>
                                  <w:t>4</w:t>
                                </w:r>
                              </w:ins>
                              <w:ins w:id="4714" w:author="Arthur Parmentier" w:date="2020-05-19T15:15:00Z">
                                <w:r>
                                  <w:fldChar w:fldCharType="end"/>
                                </w:r>
                                <w:r>
                                  <w:t xml:space="preserve"> Posenet skeleton tracking for "rest of the group"</w:t>
                                </w:r>
                              </w:ins>
                              <w:ins w:id="4715"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181E82" w:rsidRPr="00821FC2" w:rsidRDefault="00181E82">
                        <w:pPr>
                          <w:pStyle w:val="Lgende"/>
                          <w:rPr>
                            <w:noProof/>
                          </w:rPr>
                          <w:pPrChange w:id="4716" w:author="Arthur Parmentier" w:date="2020-05-19T15:15:00Z">
                            <w:pPr/>
                          </w:pPrChange>
                        </w:pPr>
                        <w:ins w:id="4717" w:author="Arthur Parmentier" w:date="2020-05-19T15:15:00Z">
                          <w:r>
                            <w:t xml:space="preserve">Figure </w:t>
                          </w:r>
                          <w:r>
                            <w:fldChar w:fldCharType="begin"/>
                          </w:r>
                          <w:r>
                            <w:instrText xml:space="preserve"> SEQ Figure \* ARABIC </w:instrText>
                          </w:r>
                        </w:ins>
                        <w:r>
                          <w:fldChar w:fldCharType="separate"/>
                        </w:r>
                        <w:ins w:id="4718" w:author="Arthur Parmentier" w:date="2020-06-05T21:05:00Z">
                          <w:r>
                            <w:rPr>
                              <w:noProof/>
                            </w:rPr>
                            <w:t>4</w:t>
                          </w:r>
                        </w:ins>
                        <w:ins w:id="4719" w:author="Arthur Parmentier" w:date="2020-05-19T15:15:00Z">
                          <w:r>
                            <w:fldChar w:fldCharType="end"/>
                          </w:r>
                          <w:r>
                            <w:t xml:space="preserve"> Posenet skeleton tracking for "rest of the group"</w:t>
                          </w:r>
                        </w:ins>
                        <w:ins w:id="4720" w:author="Arthur Parmentier" w:date="2020-05-22T20:12:00Z">
                          <w:r>
                            <w:t>, from the Electron external window</w:t>
                          </w:r>
                        </w:ins>
                      </w:p>
                    </w:txbxContent>
                  </v:textbox>
                  <w10:wrap type="topAndBottom"/>
                </v:shape>
              </w:pict>
            </mc:Fallback>
          </mc:AlternateContent>
        </w:r>
      </w:ins>
      <w:ins w:id="4721" w:author="Arthur Parmentier" w:date="2020-05-19T15:14:00Z">
        <w:r w:rsidR="00863218" w:rsidRPr="007C437A">
          <w:rPr>
            <w:noProof/>
            <w:rPrChange w:id="4722"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4723" w:author="Arthur Parmentier" w:date="2020-05-18T15:23:00Z"/>
        </w:rPr>
      </w:pPr>
      <w:ins w:id="4724" w:author="Arthur Parmentier" w:date="2020-05-18T15:21:00Z">
        <w:r w:rsidRPr="007C437A">
          <w:t>PoseNet allows the user</w:t>
        </w:r>
      </w:ins>
      <w:ins w:id="4725" w:author="Arthur Parmentier" w:date="2020-05-18T15:22:00Z">
        <w:r w:rsidR="006F7BD1" w:rsidRPr="007C437A">
          <w:t xml:space="preserve"> to choose different models and </w:t>
        </w:r>
      </w:ins>
      <w:ins w:id="4726"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4727" w:author="Arthur Parmentier" w:date="2020-05-18T15:24:00Z"/>
        </w:rPr>
      </w:pPr>
      <w:ins w:id="4728" w:author="Arthur Parmentier" w:date="2020-05-18T15:23:00Z">
        <w:r w:rsidRPr="007C437A">
          <w:t>The architecture of the mo</w:t>
        </w:r>
      </w:ins>
      <w:ins w:id="4729" w:author="Arthur Parmentier" w:date="2020-05-18T15:24:00Z">
        <w:r w:rsidRPr="007C437A">
          <w:t>del (MobileNet or ResNet)</w:t>
        </w:r>
      </w:ins>
    </w:p>
    <w:p w:rsidR="00CE53C0" w:rsidRPr="007C437A" w:rsidRDefault="00CE53C0" w:rsidP="00CE53C0">
      <w:pPr>
        <w:pStyle w:val="Paragraphedeliste"/>
        <w:numPr>
          <w:ilvl w:val="0"/>
          <w:numId w:val="24"/>
        </w:numPr>
        <w:rPr>
          <w:ins w:id="4730" w:author="Arthur Parmentier" w:date="2020-05-18T15:27:00Z"/>
        </w:rPr>
      </w:pPr>
      <w:ins w:id="4731" w:author="Arthur Parmentier" w:date="2020-05-18T15:24:00Z">
        <w:r w:rsidRPr="007C437A">
          <w:t xml:space="preserve">The input resolution of the </w:t>
        </w:r>
      </w:ins>
      <w:ins w:id="4732" w:author="Arthur Parmentier" w:date="2020-05-18T15:25:00Z">
        <w:r w:rsidR="00266B08" w:rsidRPr="007C437A">
          <w:t>video input</w:t>
        </w:r>
      </w:ins>
    </w:p>
    <w:p w:rsidR="00266B08" w:rsidRPr="007C437A" w:rsidRDefault="00266B08" w:rsidP="00CE53C0">
      <w:pPr>
        <w:pStyle w:val="Paragraphedeliste"/>
        <w:numPr>
          <w:ilvl w:val="0"/>
          <w:numId w:val="24"/>
        </w:numPr>
        <w:rPr>
          <w:ins w:id="4733" w:author="Arthur Parmentier" w:date="2020-05-18T15:27:00Z"/>
        </w:rPr>
      </w:pPr>
      <w:ins w:id="4734" w:author="Arthur Parmentier" w:date="2020-05-18T15:27:00Z">
        <w:r w:rsidRPr="007C437A">
          <w:t>The output stride of the model</w:t>
        </w:r>
      </w:ins>
    </w:p>
    <w:p w:rsidR="00266B08" w:rsidRPr="007C437A" w:rsidRDefault="00266B08" w:rsidP="00CE53C0">
      <w:pPr>
        <w:pStyle w:val="Paragraphedeliste"/>
        <w:numPr>
          <w:ilvl w:val="0"/>
          <w:numId w:val="24"/>
        </w:numPr>
        <w:rPr>
          <w:ins w:id="4735" w:author="Arthur Parmentier" w:date="2020-05-18T15:28:00Z"/>
        </w:rPr>
      </w:pPr>
      <w:ins w:id="4736"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4737" w:author="Arthur Parmentier" w:date="2020-05-18T15:29:00Z"/>
        </w:rPr>
      </w:pPr>
      <w:ins w:id="4738"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4739" w:author="Arthur Parmentier" w:date="2020-05-22T20:13:00Z"/>
        </w:rPr>
      </w:pPr>
      <w:ins w:id="4740" w:author="Arthur Parmentier" w:date="2020-05-18T17:10:00Z">
        <w:r w:rsidRPr="007C437A">
          <w:t xml:space="preserve">With these settings, the user can adapt the model to its </w:t>
        </w:r>
      </w:ins>
      <w:ins w:id="4741" w:author="Arthur Parmentier" w:date="2020-05-18T17:13:00Z">
        <w:r w:rsidR="000C5075" w:rsidRPr="007C437A">
          <w:t>hardware</w:t>
        </w:r>
      </w:ins>
      <w:ins w:id="4742" w:author="Arthur Parmentier" w:date="2020-05-18T17:10:00Z">
        <w:r w:rsidRPr="007C437A">
          <w:t xml:space="preserve"> </w:t>
        </w:r>
      </w:ins>
      <w:ins w:id="4743" w:author="Arthur Parmentier" w:date="2020-05-19T10:00:00Z">
        <w:r w:rsidR="00674C10" w:rsidRPr="007C437A">
          <w:t>to get the best performance.</w:t>
        </w:r>
      </w:ins>
    </w:p>
    <w:p w:rsidR="00FF0413" w:rsidRPr="007C437A" w:rsidRDefault="00F66CEC">
      <w:pPr>
        <w:rPr>
          <w:ins w:id="4744" w:author="Arthur Parmentier" w:date="2020-05-19T10:00:00Z"/>
        </w:rPr>
      </w:pPr>
      <w:ins w:id="4745" w:author="Arthur Parmentier" w:date="2020-05-23T09:45:00Z">
        <w:r w:rsidRPr="007C437A">
          <w:t>We will discuss the optimal performance settings in a next section.</w:t>
        </w:r>
      </w:ins>
    </w:p>
    <w:p w:rsidR="005B0B86" w:rsidRPr="007C437A" w:rsidRDefault="005B0B86">
      <w:pPr>
        <w:pStyle w:val="Titre5"/>
        <w:rPr>
          <w:ins w:id="4746" w:author="Arthur Parmentier" w:date="2020-05-19T15:54:00Z"/>
          <w:rPrChange w:id="4747" w:author="Arthur Parmentier" w:date="2020-06-07T15:27:00Z">
            <w:rPr>
              <w:ins w:id="4748" w:author="Arthur Parmentier" w:date="2020-05-19T15:54:00Z"/>
            </w:rPr>
          </w:rPrChange>
        </w:rPr>
        <w:pPrChange w:id="4749" w:author="Arthur Parmentier" w:date="2020-05-19T15:54:00Z">
          <w:pPr/>
        </w:pPrChange>
      </w:pPr>
      <w:ins w:id="4750" w:author="Arthur Parmentier" w:date="2020-05-19T15:54:00Z">
        <w:r w:rsidRPr="007C437A">
          <w:rPr>
            <w:rPrChange w:id="4751" w:author="Arthur Parmentier" w:date="2020-06-07T15:27:00Z">
              <w:rPr/>
            </w:rPrChange>
          </w:rPr>
          <w:t>PoseNet advantages</w:t>
        </w:r>
      </w:ins>
    </w:p>
    <w:p w:rsidR="00674C10" w:rsidRPr="007C437A" w:rsidRDefault="00674C10">
      <w:pPr>
        <w:rPr>
          <w:ins w:id="4752" w:author="Arthur Parmentier" w:date="2020-05-19T10:01:00Z"/>
        </w:rPr>
      </w:pPr>
      <w:ins w:id="4753" w:author="Arthur Parmentier" w:date="2020-05-19T10:01:00Z">
        <w:r w:rsidRPr="007C437A">
          <w:t xml:space="preserve">PoseNet has several advantages to its concurrent </w:t>
        </w:r>
      </w:ins>
      <w:ins w:id="4754" w:author="Arthur Parmentier" w:date="2020-05-23T09:50:00Z">
        <w:r w:rsidR="00C52DE9" w:rsidRPr="007C437A">
          <w:t>technologies:</w:t>
        </w:r>
      </w:ins>
    </w:p>
    <w:p w:rsidR="00674C10" w:rsidRPr="007C437A" w:rsidRDefault="00674C10" w:rsidP="00674C10">
      <w:pPr>
        <w:pStyle w:val="Paragraphedeliste"/>
        <w:numPr>
          <w:ilvl w:val="0"/>
          <w:numId w:val="25"/>
        </w:numPr>
        <w:rPr>
          <w:ins w:id="4755" w:author="Arthur Parmentier" w:date="2020-05-19T10:08:00Z"/>
        </w:rPr>
      </w:pPr>
      <w:ins w:id="4756" w:author="Arthur Parmentier" w:date="2020-05-19T10:01:00Z">
        <w:r w:rsidRPr="007C437A">
          <w:t>It takes it input from a webcam or any video input that can be recognize</w:t>
        </w:r>
      </w:ins>
      <w:ins w:id="4757" w:author="Arthur Parmentier" w:date="2020-05-19T10:02:00Z">
        <w:r w:rsidRPr="007C437A">
          <w:t>d by the computer,</w:t>
        </w:r>
      </w:ins>
      <w:ins w:id="4758" w:author="Arthur Parmentier" w:date="2020-05-19T10:08:00Z">
        <w:r w:rsidRPr="007C437A">
          <w:t xml:space="preserve"> so that</w:t>
        </w:r>
      </w:ins>
    </w:p>
    <w:p w:rsidR="00674C10" w:rsidRPr="007C437A" w:rsidRDefault="00674C10" w:rsidP="00674C10">
      <w:pPr>
        <w:pStyle w:val="Paragraphedeliste"/>
        <w:numPr>
          <w:ilvl w:val="1"/>
          <w:numId w:val="25"/>
        </w:numPr>
        <w:rPr>
          <w:ins w:id="4759" w:author="Arthur Parmentier" w:date="2020-05-19T10:09:00Z"/>
        </w:rPr>
      </w:pPr>
      <w:ins w:id="4760"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4761" w:author="Arthur Parmentier" w:date="2020-05-19T10:03:00Z"/>
        </w:rPr>
        <w:pPrChange w:id="4762" w:author="Arthur Parmentier" w:date="2020-05-19T10:08:00Z">
          <w:pPr>
            <w:pStyle w:val="Paragraphedeliste"/>
            <w:numPr>
              <w:numId w:val="25"/>
            </w:numPr>
            <w:ind w:hanging="360"/>
          </w:pPr>
        </w:pPrChange>
      </w:pPr>
      <w:ins w:id="4763" w:author="Arthur Parmentier" w:date="2020-05-19T10:09:00Z">
        <w:r w:rsidRPr="007C437A">
          <w:t>It can be used with very common</w:t>
        </w:r>
      </w:ins>
      <w:ins w:id="4764" w:author="Arthur Parmentier" w:date="2020-05-19T10:10:00Z">
        <w:r w:rsidRPr="007C437A">
          <w:t xml:space="preserve"> and cheap</w:t>
        </w:r>
      </w:ins>
      <w:ins w:id="4765" w:author="Arthur Parmentier" w:date="2020-05-19T10:09:00Z">
        <w:r w:rsidRPr="007C437A">
          <w:t xml:space="preserve"> ha</w:t>
        </w:r>
      </w:ins>
      <w:ins w:id="4766"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4767" w:author="Arthur Parmentier" w:date="2020-05-19T10:06:00Z"/>
        </w:rPr>
      </w:pPr>
      <w:ins w:id="4768" w:author="Arthur Parmentier" w:date="2020-05-19T10:05:00Z">
        <w:r w:rsidRPr="007C437A">
          <w:lastRenderedPageBreak/>
          <w:t xml:space="preserve">It provides a direct feedback of its accuracy to the user by overlapping the skeleton joints with the video, allowing users to change </w:t>
        </w:r>
      </w:ins>
      <w:ins w:id="4769"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4770" w:author="Arthur Parmentier" w:date="2020-05-19T10:19:00Z"/>
        </w:rPr>
      </w:pPr>
      <w:ins w:id="4771" w:author="Arthur Parmentier" w:date="2020-05-19T10:11:00Z">
        <w:r w:rsidRPr="007C437A">
          <w:t>It</w:t>
        </w:r>
      </w:ins>
      <w:ins w:id="4772" w:author="Arthur Parmentier" w:date="2020-05-19T10:13:00Z">
        <w:r w:rsidRPr="007C437A">
          <w:t xml:space="preserve"> is </w:t>
        </w:r>
      </w:ins>
      <w:ins w:id="4773" w:author="Arthur Parmentier" w:date="2020-05-19T10:15:00Z">
        <w:r w:rsidRPr="007C437A">
          <w:t xml:space="preserve">an </w:t>
        </w:r>
      </w:ins>
      <w:ins w:id="4774" w:author="Arthur Parmentier" w:date="2020-05-19T10:13:00Z">
        <w:r w:rsidRPr="007C437A">
          <w:t>open</w:t>
        </w:r>
      </w:ins>
      <w:ins w:id="4775" w:author="Arthur Parmentier" w:date="2020-05-19T10:15:00Z">
        <w:r w:rsidRPr="007C437A">
          <w:t>-</w:t>
        </w:r>
      </w:ins>
      <w:ins w:id="4776" w:author="Arthur Parmentier" w:date="2020-05-19T10:13:00Z">
        <w:r w:rsidRPr="007C437A">
          <w:t>source</w:t>
        </w:r>
      </w:ins>
      <w:ins w:id="4777" w:author="Arthur Parmentier" w:date="2020-05-19T10:15:00Z">
        <w:r w:rsidRPr="007C437A">
          <w:t xml:space="preserve"> project</w:t>
        </w:r>
      </w:ins>
      <w:ins w:id="4778" w:author="Arthur Parmentier" w:date="2020-05-19T10:17:00Z">
        <w:r w:rsidRPr="007C437A">
          <w:t>, led by giants (Google…)</w:t>
        </w:r>
      </w:ins>
      <w:ins w:id="4779" w:author="Arthur Parmentier" w:date="2020-05-19T10:19:00Z">
        <w:r w:rsidRPr="007C437A">
          <w:t xml:space="preserve"> and</w:t>
        </w:r>
      </w:ins>
      <w:ins w:id="4780" w:author="Arthur Parmentier" w:date="2020-05-19T10:17:00Z">
        <w:r w:rsidRPr="007C437A">
          <w:t xml:space="preserve"> supported by a </w:t>
        </w:r>
      </w:ins>
      <w:ins w:id="4781" w:author="Arthur Parmentier" w:date="2020-05-19T10:18:00Z">
        <w:r w:rsidRPr="007C437A">
          <w:t xml:space="preserve">vast </w:t>
        </w:r>
      </w:ins>
      <w:ins w:id="4782" w:author="Arthur Parmentier" w:date="2020-05-19T10:17:00Z">
        <w:r w:rsidRPr="007C437A">
          <w:t>community</w:t>
        </w:r>
      </w:ins>
    </w:p>
    <w:p w:rsidR="000D15D8" w:rsidRPr="007C437A" w:rsidRDefault="008E45E0" w:rsidP="00674C10">
      <w:pPr>
        <w:pStyle w:val="Paragraphedeliste"/>
        <w:numPr>
          <w:ilvl w:val="0"/>
          <w:numId w:val="25"/>
        </w:numPr>
        <w:rPr>
          <w:ins w:id="4783" w:author="Arthur Parmentier" w:date="2020-05-19T10:23:00Z"/>
        </w:rPr>
      </w:pPr>
      <w:ins w:id="4784" w:author="Arthur Parmentier" w:date="2020-05-19T10:20:00Z">
        <w:r w:rsidRPr="007C437A">
          <w:t>It is still un</w:t>
        </w:r>
      </w:ins>
      <w:ins w:id="4785" w:author="Arthur Parmentier" w:date="2020-05-19T10:21:00Z">
        <w:r w:rsidRPr="007C437A">
          <w:t xml:space="preserve">der development and will probably continue to be improved over the years, </w:t>
        </w:r>
      </w:ins>
      <w:ins w:id="4786"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4787" w:author="Arthur Parmentier" w:date="2020-05-19T11:12:00Z"/>
        </w:rPr>
      </w:pPr>
      <w:ins w:id="4788" w:author="Arthur Parmentier" w:date="2020-05-19T10:24:00Z">
        <w:r w:rsidRPr="007C437A">
          <w:t xml:space="preserve">It </w:t>
        </w:r>
      </w:ins>
      <w:ins w:id="4789" w:author="Arthur Parmentier" w:date="2020-05-19T11:12:00Z">
        <w:r w:rsidR="00A43D2B" w:rsidRPr="007C437A">
          <w:t>integrates</w:t>
        </w:r>
      </w:ins>
      <w:ins w:id="4790" w:author="Arthur Parmentier" w:date="2020-05-19T11:11:00Z">
        <w:r w:rsidR="00A43D2B" w:rsidRPr="007C437A">
          <w:t xml:space="preserve"> with Max (and other systems) </w:t>
        </w:r>
      </w:ins>
      <w:ins w:id="4791" w:author="Arthur Parmentier" w:date="2020-05-19T11:12:00Z">
        <w:r w:rsidR="00A43D2B" w:rsidRPr="007C437A">
          <w:t>very easily</w:t>
        </w:r>
        <w:r w:rsidR="001E1856" w:rsidRPr="007C437A">
          <w:t xml:space="preserve"> as it can be run in a little</w:t>
        </w:r>
      </w:ins>
      <w:ins w:id="4792" w:author="Arthur Parmentier" w:date="2020-05-23T09:49:00Z">
        <w:r w:rsidR="009D2FFA" w:rsidRPr="007C437A">
          <w:t xml:space="preserve"> node.js</w:t>
        </w:r>
      </w:ins>
      <w:ins w:id="4793" w:author="Arthur Parmentier" w:date="2020-05-19T11:12:00Z">
        <w:r w:rsidR="001E1856" w:rsidRPr="007C437A">
          <w:t xml:space="preserve"> server</w:t>
        </w:r>
      </w:ins>
    </w:p>
    <w:p w:rsidR="00091253" w:rsidRPr="007C437A" w:rsidRDefault="00091253">
      <w:pPr>
        <w:pStyle w:val="Titre5"/>
        <w:rPr>
          <w:ins w:id="4794" w:author="Arthur Parmentier" w:date="2020-05-19T15:54:00Z"/>
          <w:rPrChange w:id="4795" w:author="Arthur Parmentier" w:date="2020-06-07T15:27:00Z">
            <w:rPr>
              <w:ins w:id="4796" w:author="Arthur Parmentier" w:date="2020-05-19T15:54:00Z"/>
            </w:rPr>
          </w:rPrChange>
        </w:rPr>
        <w:pPrChange w:id="4797" w:author="Arthur Parmentier" w:date="2020-05-19T15:54:00Z">
          <w:pPr/>
        </w:pPrChange>
      </w:pPr>
      <w:ins w:id="4798" w:author="Arthur Parmentier" w:date="2020-05-19T15:55:00Z">
        <w:r w:rsidRPr="007C437A">
          <w:rPr>
            <w:rPrChange w:id="4799" w:author="Arthur Parmentier" w:date="2020-06-07T15:27:00Z">
              <w:rPr/>
            </w:rPrChange>
          </w:rPr>
          <w:t>The main shortcoming of PoseNet: depth</w:t>
        </w:r>
      </w:ins>
    </w:p>
    <w:p w:rsidR="008F3623" w:rsidRPr="007C437A" w:rsidRDefault="00792D87" w:rsidP="008F3623">
      <w:pPr>
        <w:rPr>
          <w:ins w:id="4800" w:author="Arthur Parmentier" w:date="2020-05-19T15:29:00Z"/>
        </w:rPr>
      </w:pPr>
      <w:ins w:id="4801" w:author="Arthur Parmentier" w:date="2020-05-19T15:27:00Z">
        <w:r w:rsidRPr="007C437A">
          <w:t>The only ma</w:t>
        </w:r>
      </w:ins>
      <w:ins w:id="4802" w:author="Arthur Parmentier" w:date="2020-05-19T15:28:00Z">
        <w:r w:rsidRPr="007C437A">
          <w:t>j</w:t>
        </w:r>
      </w:ins>
      <w:ins w:id="4803" w:author="Arthur Parmentier" w:date="2020-05-19T15:27:00Z">
        <w:r w:rsidRPr="007C437A">
          <w:t xml:space="preserve">or shortcoming of PoseNet </w:t>
        </w:r>
      </w:ins>
      <w:ins w:id="4804" w:author="Arthur Parmentier" w:date="2020-05-19T15:28:00Z">
        <w:r w:rsidRPr="007C437A">
          <w:t>with respect to other motion tracki</w:t>
        </w:r>
      </w:ins>
      <w:ins w:id="4805" w:author="Arthur Parmentier" w:date="2020-05-19T15:29:00Z">
        <w:r w:rsidRPr="007C437A">
          <w:t>ng systems is that it only operates in 2D and does not</w:t>
        </w:r>
      </w:ins>
      <w:ins w:id="4806" w:author="Arthur Parmentier" w:date="2020-06-03T17:49:00Z">
        <w:r w:rsidR="001F5AEC" w:rsidRPr="007C437A">
          <w:t xml:space="preserve"> </w:t>
        </w:r>
      </w:ins>
      <w:ins w:id="4807" w:author="Arthur Parmentier" w:date="2020-06-03T17:50:00Z">
        <w:r w:rsidR="001F5AEC" w:rsidRPr="007C437A">
          <w:t>model</w:t>
        </w:r>
      </w:ins>
      <w:ins w:id="4808" w:author="Arthur Parmentier" w:date="2020-05-19T15:29:00Z">
        <w:r w:rsidRPr="007C437A">
          <w:t xml:space="preserve"> the depth of each</w:t>
        </w:r>
      </w:ins>
      <w:ins w:id="4809" w:author="Arthur Parmentier" w:date="2020-06-03T17:50:00Z">
        <w:r w:rsidR="001F5AEC" w:rsidRPr="007C437A">
          <w:t xml:space="preserve"> body</w:t>
        </w:r>
      </w:ins>
      <w:ins w:id="4810" w:author="Arthur Parmentier" w:date="2020-05-19T15:29:00Z">
        <w:r w:rsidRPr="007C437A">
          <w:t xml:space="preserve"> joint.</w:t>
        </w:r>
      </w:ins>
    </w:p>
    <w:p w:rsidR="00792D87" w:rsidRPr="007C437A" w:rsidRDefault="00792D87" w:rsidP="008F3623">
      <w:pPr>
        <w:rPr>
          <w:ins w:id="4811" w:author="Arthur Parmentier" w:date="2020-05-19T15:55:00Z"/>
        </w:rPr>
      </w:pPr>
      <w:ins w:id="4812" w:author="Arthur Parmentier" w:date="2020-05-19T15:29:00Z">
        <w:r w:rsidRPr="007C437A">
          <w:t>As a workaround</w:t>
        </w:r>
      </w:ins>
      <w:ins w:id="4813" w:author="Arthur Parmentier" w:date="2020-05-19T15:30:00Z">
        <w:r w:rsidRPr="007C437A">
          <w:t xml:space="preserve">, I first built a simple calibration process </w:t>
        </w:r>
      </w:ins>
      <w:ins w:id="4814" w:author="Arthur Parmentier" w:date="2020-06-03T17:50:00Z">
        <w:r w:rsidR="00AF2EC4" w:rsidRPr="007C437A">
          <w:t>that</w:t>
        </w:r>
      </w:ins>
      <w:ins w:id="4815" w:author="Arthur Parmentier" w:date="2020-05-19T15:30:00Z">
        <w:r w:rsidRPr="007C437A">
          <w:t xml:space="preserve"> allow</w:t>
        </w:r>
      </w:ins>
      <w:ins w:id="4816" w:author="Arthur Parmentier" w:date="2020-06-03T17:50:00Z">
        <w:r w:rsidR="00AF2EC4" w:rsidRPr="007C437A">
          <w:t>ed</w:t>
        </w:r>
      </w:ins>
      <w:ins w:id="4817" w:author="Arthur Parmentier" w:date="2020-05-19T15:30:00Z">
        <w:r w:rsidRPr="007C437A">
          <w:t xml:space="preserve"> to compute the depth of the </w:t>
        </w:r>
      </w:ins>
      <w:ins w:id="4818" w:author="Arthur Parmentier" w:date="2020-05-19T15:31:00Z">
        <w:r w:rsidRPr="007C437A">
          <w:t>torso of the user as well as its angle to the camera</w:t>
        </w:r>
      </w:ins>
      <w:ins w:id="4819" w:author="Arthur Parmentier" w:date="2020-06-03T17:50:00Z">
        <w:r w:rsidR="00904AF3" w:rsidRPr="007C437A">
          <w:t>.</w:t>
        </w:r>
      </w:ins>
      <w:ins w:id="4820" w:author="Arthur Parmentier" w:date="2020-05-19T15:31:00Z">
        <w:r w:rsidRPr="007C437A">
          <w:t xml:space="preserve"> </w:t>
        </w:r>
      </w:ins>
      <w:ins w:id="4821" w:author="Arthur Parmentier" w:date="2020-06-03T17:50:00Z">
        <w:r w:rsidR="00904AF3" w:rsidRPr="007C437A">
          <w:t>After some testing,</w:t>
        </w:r>
      </w:ins>
      <w:ins w:id="4822" w:author="Arthur Parmentier" w:date="2020-05-19T15:31:00Z">
        <w:r w:rsidRPr="007C437A">
          <w:t xml:space="preserve"> I realized that it was useless </w:t>
        </w:r>
      </w:ins>
      <w:ins w:id="4823" w:author="Arthur Parmentier" w:date="2020-05-19T15:32:00Z">
        <w:r w:rsidRPr="007C437A">
          <w:t>in my use case</w:t>
        </w:r>
      </w:ins>
      <w:ins w:id="4824" w:author="Arthur Parmentier" w:date="2020-06-03T17:50:00Z">
        <w:r w:rsidR="00904AF3" w:rsidRPr="007C437A">
          <w:t xml:space="preserve">, did not allow any better classification </w:t>
        </w:r>
      </w:ins>
      <w:ins w:id="4825" w:author="Arthur Parmentier" w:date="2020-05-19T15:32:00Z">
        <w:r w:rsidRPr="007C437A">
          <w:t>and would only bring noise in the data.</w:t>
        </w:r>
      </w:ins>
    </w:p>
    <w:p w:rsidR="00F35BC0" w:rsidRPr="007C437A" w:rsidRDefault="00F35BC0">
      <w:pPr>
        <w:pStyle w:val="Titre6"/>
        <w:rPr>
          <w:ins w:id="4826" w:author="Arthur Parmentier" w:date="2020-06-03T17:51:00Z"/>
        </w:rPr>
      </w:pPr>
      <w:ins w:id="4827" w:author="Arthur Parmentier" w:date="2020-05-19T15:55:00Z">
        <w:r w:rsidRPr="007C437A">
          <w:t>Depth in SP</w:t>
        </w:r>
      </w:ins>
    </w:p>
    <w:p w:rsidR="00704B21" w:rsidRPr="007C437A" w:rsidRDefault="00704B21">
      <w:pPr>
        <w:rPr>
          <w:ins w:id="4828" w:author="Arthur Parmentier" w:date="2020-05-19T15:32:00Z"/>
        </w:rPr>
      </w:pPr>
      <w:ins w:id="4829" w:author="Arthur Parmentier" w:date="2020-06-03T17:51:00Z">
        <w:r w:rsidRPr="007C437A">
          <w:t xml:space="preserve">In fact, there are also some </w:t>
        </w:r>
      </w:ins>
      <w:ins w:id="4830" w:author="Arthur Parmentier" w:date="2020-06-03T17:52:00Z">
        <w:r w:rsidRPr="007C437A">
          <w:t>specificities that allow us to recognize SP signs without any depth information in PoseNet.</w:t>
        </w:r>
      </w:ins>
    </w:p>
    <w:p w:rsidR="009D75C8" w:rsidRPr="007C437A" w:rsidRDefault="00E715BE" w:rsidP="008F3623">
      <w:pPr>
        <w:rPr>
          <w:ins w:id="4831" w:author="Arthur Parmentier" w:date="2020-05-19T15:42:00Z"/>
        </w:rPr>
      </w:pPr>
      <w:ins w:id="4832" w:author="Arthur Parmentier" w:date="2020-05-19T15:35:00Z">
        <w:r w:rsidRPr="007C437A">
          <w:t xml:space="preserve">My observation </w:t>
        </w:r>
      </w:ins>
      <w:ins w:id="4833" w:author="Arthur Parmentier" w:date="2020-05-19T15:38:00Z">
        <w:r w:rsidR="00FE10BB" w:rsidRPr="007C437A">
          <w:t>is that depth</w:t>
        </w:r>
      </w:ins>
      <w:ins w:id="4834" w:author="Arthur Parmentier" w:date="2020-05-19T15:40:00Z">
        <w:r w:rsidR="009D75C8" w:rsidRPr="007C437A">
          <w:t xml:space="preserve"> (z axis)</w:t>
        </w:r>
      </w:ins>
      <w:ins w:id="4835" w:author="Arthur Parmentier" w:date="2020-05-19T15:38:00Z">
        <w:r w:rsidR="00FE10BB" w:rsidRPr="007C437A">
          <w:t xml:space="preserve"> </w:t>
        </w:r>
      </w:ins>
      <w:ins w:id="4836" w:author="Arthur Parmentier" w:date="2020-05-19T15:35:00Z">
        <w:r w:rsidRPr="007C437A">
          <w:t>is often not the most informative axi</w:t>
        </w:r>
      </w:ins>
      <w:ins w:id="4837" w:author="Arthur Parmentier" w:date="2020-05-19T15:36:00Z">
        <w:r w:rsidRPr="007C437A">
          <w:t>s for recognizing SP gestures and even signs like “play” which</w:t>
        </w:r>
      </w:ins>
      <w:ins w:id="4838" w:author="Arthur Parmentier" w:date="2020-05-19T15:37:00Z">
        <w:r w:rsidR="00FE10BB" w:rsidRPr="007C437A">
          <w:t xml:space="preserve"> uses the </w:t>
        </w:r>
      </w:ins>
      <w:ins w:id="4839" w:author="Arthur Parmentier" w:date="2020-05-19T15:40:00Z">
        <w:r w:rsidR="009D75C8" w:rsidRPr="007C437A">
          <w:t>z</w:t>
        </w:r>
      </w:ins>
      <w:ins w:id="4840" w:author="Arthur Parmentier" w:date="2020-05-19T15:41:00Z">
        <w:r w:rsidR="009D75C8" w:rsidRPr="007C437A">
          <w:t xml:space="preserve"> </w:t>
        </w:r>
      </w:ins>
      <w:ins w:id="4841" w:author="Arthur Parmentier" w:date="2020-05-19T15:37:00Z">
        <w:r w:rsidR="00FE10BB" w:rsidRPr="007C437A">
          <w:t>dimension extensively can be recognized only by the movement of the body in 2D, from the p</w:t>
        </w:r>
      </w:ins>
      <w:ins w:id="4842" w:author="Arthur Parmentier" w:date="2020-05-19T15:38:00Z">
        <w:r w:rsidR="00FE10BB" w:rsidRPr="007C437A">
          <w:t>oint of view of the camera in front of the soundpainter</w:t>
        </w:r>
      </w:ins>
      <w:ins w:id="4843" w:author="Arthur Parmentier" w:date="2020-06-03T17:52:00Z">
        <w:r w:rsidR="00B11BF7" w:rsidRPr="007C437A">
          <w:t>, because t</w:t>
        </w:r>
      </w:ins>
      <w:ins w:id="4844" w:author="Arthur Parmentier" w:date="2020-06-03T17:53:00Z">
        <w:r w:rsidR="00B11BF7" w:rsidRPr="007C437A">
          <w:t>here is little ambiguity with other signs.</w:t>
        </w:r>
        <w:r w:rsidR="00DA4920" w:rsidRPr="007C437A">
          <w:t xml:space="preserve"> Depth would only be impor</w:t>
        </w:r>
      </w:ins>
      <w:ins w:id="4845"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4846" w:author="Arthur Parmentier" w:date="2020-06-03T17:56:00Z"/>
        </w:rPr>
      </w:pPr>
      <w:ins w:id="4847" w:author="Arthur Parmentier" w:date="2020-05-19T15:42:00Z">
        <w:r w:rsidRPr="007C437A">
          <w:t>However, capturing dept</w:t>
        </w:r>
      </w:ins>
      <w:ins w:id="4848" w:author="Arthur Parmentier" w:date="2020-05-19T15:43:00Z">
        <w:r w:rsidRPr="007C437A">
          <w:t>h is important for one special sign in SP, which is often called “entering the box”</w:t>
        </w:r>
      </w:ins>
      <w:ins w:id="4849" w:author="Arthur Parmentier" w:date="2020-06-03T17:55:00Z">
        <w:r w:rsidR="007145B0" w:rsidRPr="007C437A">
          <w:t xml:space="preserve"> and </w:t>
        </w:r>
      </w:ins>
      <w:ins w:id="4850" w:author="Arthur Parmentier" w:date="2020-06-03T17:56:00Z">
        <w:r w:rsidR="007145B0" w:rsidRPr="007C437A">
          <w:t xml:space="preserve">almost </w:t>
        </w:r>
      </w:ins>
      <w:ins w:id="4851" w:author="Arthur Parmentier" w:date="2020-06-03T17:55:00Z">
        <w:r w:rsidR="007145B0" w:rsidRPr="007C437A">
          <w:t xml:space="preserve">only takes place in the depth </w:t>
        </w:r>
      </w:ins>
      <w:ins w:id="4852" w:author="Arthur Parmentier" w:date="2020-06-03T17:56:00Z">
        <w:r w:rsidR="007145B0" w:rsidRPr="007C437A">
          <w:t>dimension</w:t>
        </w:r>
      </w:ins>
      <w:ins w:id="4853" w:author="Arthur Parmentier" w:date="2020-05-19T15:43:00Z">
        <w:r w:rsidRPr="007C437A">
          <w:t xml:space="preserve">. Its specialty is that </w:t>
        </w:r>
      </w:ins>
      <w:ins w:id="4854" w:author="Arthur Parmentier" w:date="2020-05-19T15:44:00Z">
        <w:r w:rsidRPr="007C437A">
          <w:t>this sign</w:t>
        </w:r>
      </w:ins>
      <w:ins w:id="4855" w:author="Arthur Parmentier" w:date="2020-05-19T15:45:00Z">
        <w:r w:rsidRPr="007C437A">
          <w:t xml:space="preserve">, consisting in putting one foot in an abstract </w:t>
        </w:r>
      </w:ins>
      <w:ins w:id="4856" w:author="Arthur Parmentier" w:date="2020-05-19T15:46:00Z">
        <w:r w:rsidRPr="007C437A">
          <w:t>“</w:t>
        </w:r>
      </w:ins>
      <w:ins w:id="4857" w:author="Arthur Parmentier" w:date="2020-05-19T15:45:00Z">
        <w:r w:rsidRPr="007C437A">
          <w:t>box</w:t>
        </w:r>
      </w:ins>
      <w:ins w:id="4858" w:author="Arthur Parmentier" w:date="2020-05-19T15:46:00Z">
        <w:r w:rsidRPr="007C437A">
          <w:t>”</w:t>
        </w:r>
      </w:ins>
      <w:ins w:id="4859" w:author="Arthur Parmentier" w:date="2020-05-19T15:45:00Z">
        <w:r w:rsidRPr="007C437A">
          <w:t xml:space="preserve"> in front of the soundpainter,</w:t>
        </w:r>
      </w:ins>
      <w:ins w:id="4860" w:author="Arthur Parmentier" w:date="2020-05-19T15:44:00Z">
        <w:r w:rsidRPr="007C437A">
          <w:t xml:space="preserve"> is used </w:t>
        </w:r>
      </w:ins>
      <w:ins w:id="4861" w:author="Arthur Parmentier" w:date="2020-05-19T15:47:00Z">
        <w:r w:rsidR="00395172" w:rsidRPr="007C437A">
          <w:t xml:space="preserve">in many SP modes </w:t>
        </w:r>
      </w:ins>
      <w:ins w:id="4862" w:author="Arthur Parmentier" w:date="2020-05-19T15:44:00Z">
        <w:r w:rsidRPr="007C437A">
          <w:t>to significate “execute the request now”</w:t>
        </w:r>
      </w:ins>
      <w:ins w:id="4863" w:author="Arthur Parmentier" w:date="2020-05-19T15:47:00Z">
        <w:r w:rsidR="00395172" w:rsidRPr="007C437A">
          <w:t>; whether the request has been defined previously (default mode) or is being signed while the soundpainter has “ent</w:t>
        </w:r>
      </w:ins>
      <w:ins w:id="4864" w:author="Arthur Parmentier" w:date="2020-05-19T15:48:00Z">
        <w:r w:rsidR="00395172" w:rsidRPr="007C437A">
          <w:t>ered the box”.</w:t>
        </w:r>
      </w:ins>
      <w:ins w:id="4865" w:author="Arthur Parmentier" w:date="2020-05-19T15:49:00Z">
        <w:r w:rsidR="007D4E17" w:rsidRPr="007C437A">
          <w:t xml:space="preserve"> </w:t>
        </w:r>
      </w:ins>
      <w:ins w:id="4866" w:author="Arthur Parmentier" w:date="2020-05-19T21:41:00Z">
        <w:r w:rsidR="009D3597" w:rsidRPr="007C437A">
          <w:t xml:space="preserve">It is </w:t>
        </w:r>
      </w:ins>
      <w:ins w:id="4867" w:author="Arthur Parmentier" w:date="2020-05-19T21:47:00Z">
        <w:r w:rsidR="00214331" w:rsidRPr="007C437A">
          <w:t>only meaningful when</w:t>
        </w:r>
      </w:ins>
      <w:ins w:id="4868" w:author="Arthur Parmentier" w:date="2020-05-19T21:41:00Z">
        <w:r w:rsidR="009D3597" w:rsidRPr="007C437A">
          <w:t xml:space="preserve"> executed simultaneously to other signs, </w:t>
        </w:r>
      </w:ins>
      <w:ins w:id="4869" w:author="Arthur Parmentier" w:date="2020-05-19T21:42:00Z">
        <w:r w:rsidR="009D3597" w:rsidRPr="007C437A">
          <w:t>for instance</w:t>
        </w:r>
      </w:ins>
      <w:ins w:id="4870" w:author="Arthur Parmentier" w:date="2020-05-19T21:41:00Z">
        <w:r w:rsidR="009D3597" w:rsidRPr="007C437A">
          <w:t xml:space="preserve"> “go gestures” in default mode</w:t>
        </w:r>
      </w:ins>
      <w:ins w:id="4871" w:author="Arthur Parmentier" w:date="2020-05-19T21:42:00Z">
        <w:r w:rsidR="009D3597" w:rsidRPr="007C437A">
          <w:t xml:space="preserve"> or </w:t>
        </w:r>
      </w:ins>
      <w:ins w:id="4872" w:author="Arthur Parmentier" w:date="2020-05-19T21:41:00Z">
        <w:r w:rsidR="009D3597" w:rsidRPr="007C437A">
          <w:t>contents</w:t>
        </w:r>
      </w:ins>
      <w:ins w:id="4873" w:author="Arthur Parmentier" w:date="2020-05-19T21:42:00Z">
        <w:r w:rsidR="009D3597" w:rsidRPr="007C437A">
          <w:t xml:space="preserve"> in launch mode.</w:t>
        </w:r>
      </w:ins>
      <w:ins w:id="4874" w:author="Arthur Parmentier" w:date="2020-05-19T21:46:00Z">
        <w:r w:rsidR="00393470" w:rsidRPr="007C437A">
          <w:t xml:space="preserve"> </w:t>
        </w:r>
      </w:ins>
      <w:ins w:id="4875" w:author="Arthur Parmentier" w:date="2020-05-19T15:49:00Z">
        <w:r w:rsidR="007D4E17" w:rsidRPr="007C437A">
          <w:t xml:space="preserve">The </w:t>
        </w:r>
      </w:ins>
      <w:ins w:id="4876" w:author="Arthur Parmentier" w:date="2020-05-19T15:50:00Z">
        <w:r w:rsidR="005A7B09" w:rsidRPr="007C437A">
          <w:t>opposite</w:t>
        </w:r>
      </w:ins>
      <w:ins w:id="4877" w:author="Arthur Parmentier" w:date="2020-05-19T15:49:00Z">
        <w:r w:rsidR="007D4E17" w:rsidRPr="007C437A">
          <w:t xml:space="preserve"> sign “exiting the box” also has the very specific meaning of “g</w:t>
        </w:r>
      </w:ins>
      <w:ins w:id="4878" w:author="Arthur Parmentier" w:date="2020-05-19T15:50:00Z">
        <w:r w:rsidR="007D4E17" w:rsidRPr="007C437A">
          <w:t>etting back to default mode”.</w:t>
        </w:r>
      </w:ins>
    </w:p>
    <w:p w:rsidR="007145B0" w:rsidRPr="007C437A" w:rsidRDefault="007145B0" w:rsidP="008F3623">
      <w:pPr>
        <w:rPr>
          <w:ins w:id="4879" w:author="Arthur Parmentier" w:date="2020-05-19T16:00:00Z"/>
        </w:rPr>
      </w:pPr>
      <w:ins w:id="4880" w:author="Arthur Parmentier" w:date="2020-06-03T17:56:00Z">
        <w:r w:rsidRPr="007C437A">
          <w:t>How can we manage to</w:t>
        </w:r>
      </w:ins>
      <w:ins w:id="4881" w:author="Arthur Parmentier" w:date="2020-06-03T17:57:00Z">
        <w:r w:rsidRPr="007C437A">
          <w:t xml:space="preserve"> get past that specific issue?</w:t>
        </w:r>
      </w:ins>
    </w:p>
    <w:p w:rsidR="009C261B" w:rsidRPr="007C437A" w:rsidRDefault="009C261B" w:rsidP="009C261B">
      <w:pPr>
        <w:pStyle w:val="Titre6"/>
        <w:rPr>
          <w:ins w:id="4882" w:author="Arthur Parmentier" w:date="2020-05-19T16:01:00Z"/>
        </w:rPr>
      </w:pPr>
      <w:ins w:id="4883" w:author="Arthur Parmentier" w:date="2020-05-19T16:00:00Z">
        <w:r w:rsidRPr="007C437A">
          <w:t>Reco</w:t>
        </w:r>
      </w:ins>
      <w:ins w:id="4884" w:author="Arthur Parmentier" w:date="2020-05-19T16:01:00Z">
        <w:r w:rsidRPr="007C437A">
          <w:t xml:space="preserve">gnition without depth: compromises </w:t>
        </w:r>
      </w:ins>
      <w:ins w:id="4885" w:author="Arthur Parmentier" w:date="2020-05-20T11:39:00Z">
        <w:r w:rsidR="000506E4" w:rsidRPr="007C437A">
          <w:t>and simplifications of SP grammar</w:t>
        </w:r>
      </w:ins>
    </w:p>
    <w:p w:rsidR="009C261B" w:rsidRPr="007C437A" w:rsidRDefault="00A00963" w:rsidP="009C261B">
      <w:pPr>
        <w:rPr>
          <w:ins w:id="4886" w:author="Arthur Parmentier" w:date="2020-05-19T16:04:00Z"/>
        </w:rPr>
      </w:pPr>
      <w:ins w:id="4887" w:author="Arthur Parmentier" w:date="2020-05-19T16:03:00Z">
        <w:r w:rsidRPr="007C437A">
          <w:t>Ideally, one would want to capture depth and abandon PoseNet for a better tracking method</w:t>
        </w:r>
      </w:ins>
      <w:ins w:id="4888" w:author="Arthur Parmentier" w:date="2020-05-19T20:01:00Z">
        <w:r w:rsidR="00D6200D" w:rsidRPr="007C437A">
          <w:t>:</w:t>
        </w:r>
      </w:ins>
    </w:p>
    <w:p w:rsidR="00A00963" w:rsidRPr="007C437A" w:rsidRDefault="00A00963" w:rsidP="00A00963">
      <w:pPr>
        <w:pStyle w:val="Paragraphedeliste"/>
        <w:numPr>
          <w:ilvl w:val="0"/>
          <w:numId w:val="26"/>
        </w:numPr>
        <w:rPr>
          <w:ins w:id="4889" w:author="Arthur Parmentier" w:date="2020-05-19T16:06:00Z"/>
        </w:rPr>
      </w:pPr>
      <w:ins w:id="4890" w:author="Arthur Parmentier" w:date="2020-05-19T16:04:00Z">
        <w:r w:rsidRPr="007C437A">
          <w:t>Kinect</w:t>
        </w:r>
      </w:ins>
      <w:ins w:id="4891" w:author="Arthur Parmentier" w:date="2020-05-19T16:05:00Z">
        <w:r w:rsidR="005E2970" w:rsidRPr="007C437A">
          <w:t xml:space="preserve"> systems</w:t>
        </w:r>
      </w:ins>
      <w:ins w:id="4892" w:author="Arthur Parmentier" w:date="2020-05-19T16:04:00Z">
        <w:r w:rsidRPr="007C437A">
          <w:t xml:space="preserve"> can capture depth</w:t>
        </w:r>
        <w:r w:rsidR="005E2970" w:rsidRPr="007C437A">
          <w:t xml:space="preserve"> </w:t>
        </w:r>
      </w:ins>
      <w:ins w:id="4893"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4894" w:author="Arthur Parmentier" w:date="2020-05-19T16:09:00Z"/>
        </w:rPr>
      </w:pPr>
      <w:ins w:id="4895" w:author="Arthur Parmentier" w:date="2020-05-19T16:07:00Z">
        <w:r w:rsidRPr="007C437A">
          <w:lastRenderedPageBreak/>
          <w:t xml:space="preserve">Motion capture suits </w:t>
        </w:r>
      </w:ins>
      <w:ins w:id="4896" w:author="Arthur Parmentier" w:date="2020-05-23T09:50:00Z">
        <w:r w:rsidR="00C52DE9" w:rsidRPr="007C437A">
          <w:t xml:space="preserve">(for instance, IR </w:t>
        </w:r>
      </w:ins>
      <w:ins w:id="4897" w:author="Arthur Parmentier" w:date="2020-06-03T17:57:00Z">
        <w:r w:rsidR="004020A1" w:rsidRPr="007C437A">
          <w:t>marker-based</w:t>
        </w:r>
      </w:ins>
      <w:ins w:id="4898" w:author="Arthur Parmentier" w:date="2020-05-23T09:50:00Z">
        <w:r w:rsidR="00C52DE9" w:rsidRPr="007C437A">
          <w:t xml:space="preserve"> suits) </w:t>
        </w:r>
      </w:ins>
      <w:ins w:id="4899" w:author="Arthur Parmentier" w:date="2020-05-19T16:07:00Z">
        <w:r w:rsidRPr="007C437A">
          <w:t xml:space="preserve">are usually the most accurate and performant devices but their costs and </w:t>
        </w:r>
      </w:ins>
      <w:ins w:id="4900"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4901" w:author="Arthur Parmentier" w:date="2020-05-19T19:58:00Z"/>
        </w:rPr>
      </w:pPr>
      <w:ins w:id="4902" w:author="Arthur Parmentier" w:date="2020-05-19T16:10:00Z">
        <w:r w:rsidRPr="007C437A">
          <w:t>OpenPose</w:t>
        </w:r>
        <w:r w:rsidRPr="007C437A">
          <w:rPr>
            <w:rStyle w:val="Appelnotedebasdep"/>
          </w:rPr>
          <w:footnoteReference w:id="54"/>
        </w:r>
      </w:ins>
      <w:ins w:id="4904" w:author="Arthur Parmentier" w:date="2020-05-19T16:14:00Z">
        <w:r w:rsidR="00A516F0" w:rsidRPr="007C437A">
          <w:t xml:space="preserve"> </w:t>
        </w:r>
      </w:ins>
      <w:ins w:id="4905" w:author="Arthur Parmentier" w:date="2020-05-19T16:15:00Z">
        <w:r w:rsidR="00A516F0" w:rsidRPr="007C437A">
          <w:t>is the main realistic alternative to Po</w:t>
        </w:r>
      </w:ins>
      <w:ins w:id="4906" w:author="Arthur Parmentier" w:date="2020-05-19T16:16:00Z">
        <w:r w:rsidR="00A516F0" w:rsidRPr="007C437A">
          <w:t>seNet at this moment</w:t>
        </w:r>
      </w:ins>
      <w:ins w:id="4907" w:author="Arthur Parmentier" w:date="2020-05-19T19:48:00Z">
        <w:r w:rsidR="009A7725" w:rsidRPr="007C437A">
          <w:t xml:space="preserve">; it supports 3D triangulation from multiple view (like two cameras orthogonal to the soundpainter) </w:t>
        </w:r>
      </w:ins>
      <w:ins w:id="4908" w:author="Arthur Parmentier" w:date="2020-05-19T16:16:00Z">
        <w:r w:rsidR="00A516F0" w:rsidRPr="007C437A">
          <w:t>but could not be ported to Max without much hassle</w:t>
        </w:r>
        <w:r w:rsidR="00A516F0" w:rsidRPr="007C437A">
          <w:rPr>
            <w:rStyle w:val="Appelnotedebasdep"/>
          </w:rPr>
          <w:footnoteReference w:id="55"/>
        </w:r>
      </w:ins>
    </w:p>
    <w:p w:rsidR="009A7725" w:rsidRPr="007C437A" w:rsidRDefault="009A7725">
      <w:pPr>
        <w:pStyle w:val="Paragraphedeliste"/>
        <w:numPr>
          <w:ilvl w:val="0"/>
          <w:numId w:val="26"/>
        </w:numPr>
        <w:rPr>
          <w:ins w:id="4934" w:author="Arthur Parmentier" w:date="2020-05-19T15:50:00Z"/>
        </w:rPr>
        <w:pPrChange w:id="4935" w:author="Arthur Parmentier" w:date="2020-05-19T16:04:00Z">
          <w:pPr/>
        </w:pPrChange>
      </w:pPr>
      <w:ins w:id="4936" w:author="Arthur Parmentier" w:date="2020-05-19T19:58:00Z">
        <w:r w:rsidRPr="007C437A">
          <w:t xml:space="preserve">Some </w:t>
        </w:r>
      </w:ins>
      <w:ins w:id="4937"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56"/>
        </w:r>
        <w:r w:rsidR="00F707EB" w:rsidRPr="007C437A">
          <w:t xml:space="preserve"> </w:t>
        </w:r>
      </w:ins>
      <w:ins w:id="4941" w:author="Arthur Parmentier" w:date="2020-05-19T20:02:00Z">
        <w:r w:rsidR="00D6200D" w:rsidRPr="007C437A">
          <w:t>yet</w:t>
        </w:r>
      </w:ins>
      <w:ins w:id="4942" w:author="Arthur Parmentier" w:date="2020-05-19T19:59:00Z">
        <w:r w:rsidR="00F707EB" w:rsidRPr="007C437A">
          <w:t xml:space="preserve"> far from portable to my project</w:t>
        </w:r>
      </w:ins>
    </w:p>
    <w:p w:rsidR="00D6200D" w:rsidRPr="007C437A" w:rsidRDefault="00D6200D" w:rsidP="00D6200D">
      <w:pPr>
        <w:rPr>
          <w:ins w:id="4943" w:author="Arthur Parmentier" w:date="2020-05-19T22:45:00Z"/>
        </w:rPr>
      </w:pPr>
      <w:ins w:id="4944" w:author="Arthur Parmentier" w:date="2020-05-19T20:01:00Z">
        <w:r w:rsidRPr="007C437A">
          <w:t>PoseNet appears like the best compromise</w:t>
        </w:r>
      </w:ins>
      <w:ins w:id="4945" w:author="Arthur Parmentier" w:date="2020-05-19T20:03:00Z">
        <w:r w:rsidRPr="007C437A">
          <w:t xml:space="preserve"> for th</w:t>
        </w:r>
      </w:ins>
      <w:ins w:id="4946" w:author="Arthur Parmentier" w:date="2020-05-19T22:49:00Z">
        <w:r w:rsidR="008706E0" w:rsidRPr="007C437A">
          <w:t>is particular</w:t>
        </w:r>
      </w:ins>
      <w:ins w:id="4947" w:author="Arthur Parmentier" w:date="2020-05-19T20:03:00Z">
        <w:r w:rsidRPr="007C437A">
          <w:t xml:space="preserve"> use case</w:t>
        </w:r>
      </w:ins>
      <w:ins w:id="4948" w:author="Arthur Parmentier" w:date="2020-05-19T22:50:00Z">
        <w:r w:rsidR="008706E0" w:rsidRPr="007C437A">
          <w:t>, its goals and under the constraints</w:t>
        </w:r>
      </w:ins>
      <w:ins w:id="4949" w:author="Arthur Parmentier" w:date="2020-05-19T20:03:00Z">
        <w:r w:rsidRPr="007C437A">
          <w:t xml:space="preserve"> of this project.</w:t>
        </w:r>
      </w:ins>
      <w:ins w:id="4950" w:author="Arthur Parmentier" w:date="2020-05-19T21:52:00Z">
        <w:r w:rsidR="00F45509" w:rsidRPr="007C437A">
          <w:br/>
        </w:r>
      </w:ins>
      <w:ins w:id="4951" w:author="Arthur Parmentier" w:date="2020-05-19T20:04:00Z">
        <w:r w:rsidRPr="007C437A">
          <w:t xml:space="preserve">In </w:t>
        </w:r>
      </w:ins>
      <w:ins w:id="4952" w:author="Arthur Parmentier" w:date="2020-05-19T21:53:00Z">
        <w:r w:rsidR="00F45509" w:rsidRPr="007C437A">
          <w:t>theory</w:t>
        </w:r>
      </w:ins>
      <w:ins w:id="4953" w:author="Arthur Parmentier" w:date="2020-05-19T20:04:00Z">
        <w:r w:rsidRPr="007C437A">
          <w:t>, it would be sufficient to add a simple external hardware of software mechanism to know whether the soundpainter has “</w:t>
        </w:r>
      </w:ins>
      <w:ins w:id="4954" w:author="Arthur Parmentier" w:date="2020-05-19T20:05:00Z">
        <w:r w:rsidRPr="007C437A">
          <w:t>entered the box” or not to remove the greatest part of the problem</w:t>
        </w:r>
      </w:ins>
      <w:ins w:id="4955" w:author="Arthur Parmentier" w:date="2020-05-19T22:47:00Z">
        <w:r w:rsidR="00B832E8" w:rsidRPr="007C437A">
          <w:t>. One could for instance t</w:t>
        </w:r>
      </w:ins>
      <w:ins w:id="4956" w:author="Arthur Parmentier" w:date="2020-05-19T22:48:00Z">
        <w:r w:rsidR="00B832E8" w:rsidRPr="007C437A">
          <w:t xml:space="preserve">hink of using a numeric carpet of a simple tracker of relative feet </w:t>
        </w:r>
        <w:r w:rsidR="007B3735" w:rsidRPr="007C437A">
          <w:t>d</w:t>
        </w:r>
      </w:ins>
      <w:ins w:id="4957" w:author="Arthur Parmentier" w:date="2020-05-19T22:49:00Z">
        <w:r w:rsidR="007B3735" w:rsidRPr="007C437A">
          <w:t>istance on the z axis</w:t>
        </w:r>
      </w:ins>
      <w:ins w:id="4958" w:author="Arthur Parmentier" w:date="2020-05-19T22:48:00Z">
        <w:r w:rsidR="00B832E8" w:rsidRPr="007C437A">
          <w:t xml:space="preserve"> to achieve this.</w:t>
        </w:r>
      </w:ins>
      <w:ins w:id="4959" w:author="Arthur Parmentier" w:date="2020-05-19T21:52:00Z">
        <w:r w:rsidR="00F45509" w:rsidRPr="007C437A">
          <w:br/>
        </w:r>
      </w:ins>
      <w:ins w:id="4960" w:author="Arthur Parmentier" w:date="2020-05-19T21:53:00Z">
        <w:r w:rsidR="00F45509" w:rsidRPr="007C437A">
          <w:t xml:space="preserve">In fact, </w:t>
        </w:r>
      </w:ins>
      <w:ins w:id="4961" w:author="Arthur Parmentier" w:date="2020-05-19T21:54:00Z">
        <w:r w:rsidR="00F45509" w:rsidRPr="007C437A">
          <w:t xml:space="preserve">I chose to work primarily on the default mode as my use case. In this mode, </w:t>
        </w:r>
      </w:ins>
      <w:ins w:id="4962" w:author="Arthur Parmentier" w:date="2020-05-19T21:56:00Z">
        <w:r w:rsidR="00F45509" w:rsidRPr="007C437A">
          <w:t>the</w:t>
        </w:r>
      </w:ins>
      <w:ins w:id="4963" w:author="Arthur Parmentier" w:date="2020-05-19T21:57:00Z">
        <w:r w:rsidR="00F45509" w:rsidRPr="007C437A">
          <w:t xml:space="preserve"> practical</w:t>
        </w:r>
      </w:ins>
      <w:ins w:id="4964" w:author="Arthur Parmentier" w:date="2020-05-19T21:56:00Z">
        <w:r w:rsidR="00F45509" w:rsidRPr="007C437A">
          <w:t xml:space="preserve"> use of the “go gesture</w:t>
        </w:r>
      </w:ins>
      <w:ins w:id="4965" w:author="Arthur Parmentier" w:date="2020-05-19T21:57:00Z">
        <w:r w:rsidR="00F45509" w:rsidRPr="007C437A">
          <w:t>”</w:t>
        </w:r>
      </w:ins>
      <w:ins w:id="4966" w:author="Arthur Parmentier" w:date="2020-05-19T22:20:00Z">
        <w:r w:rsidR="000B345C" w:rsidRPr="007C437A">
          <w:t xml:space="preserve"> “play”</w:t>
        </w:r>
      </w:ins>
      <w:ins w:id="4967" w:author="Arthur Parmentier" w:date="2020-05-19T21:57:00Z">
        <w:r w:rsidR="00F45509" w:rsidRPr="007C437A">
          <w:t xml:space="preserve"> is always associated with “entering the box”</w:t>
        </w:r>
        <w:r w:rsidR="00F45509" w:rsidRPr="007C437A">
          <w:rPr>
            <w:rStyle w:val="Appelnotedebasdep"/>
          </w:rPr>
          <w:footnoteReference w:id="57"/>
        </w:r>
      </w:ins>
      <w:ins w:id="5030" w:author="Arthur Parmentier" w:date="2020-05-19T22:19:00Z">
        <w:r w:rsidR="000B345C" w:rsidRPr="007C437A">
          <w:t xml:space="preserve"> </w:t>
        </w:r>
      </w:ins>
      <w:ins w:id="5031" w:author="Arthur Parmentier" w:date="2020-05-19T22:20:00Z">
        <w:r w:rsidR="00FE27EB" w:rsidRPr="007C437A">
          <w:t>while even if the use of other “go gestures” such as “</w:t>
        </w:r>
      </w:ins>
      <w:ins w:id="5032" w:author="Arthur Parmentier" w:date="2020-05-19T22:22:00Z">
        <w:r w:rsidR="00FE27EB" w:rsidRPr="007C437A">
          <w:t>S</w:t>
        </w:r>
      </w:ins>
      <w:ins w:id="5033" w:author="Arthur Parmentier" w:date="2020-05-19T22:20:00Z">
        <w:r w:rsidR="00FE27EB" w:rsidRPr="007C437A">
          <w:t>lowly enter” is not</w:t>
        </w:r>
      </w:ins>
      <w:ins w:id="5034" w:author="Arthur Parmentier" w:date="2020-05-19T22:21:00Z">
        <w:r w:rsidR="00FE27EB" w:rsidRPr="007C437A">
          <w:t xml:space="preserve"> always </w:t>
        </w:r>
      </w:ins>
      <w:ins w:id="5035" w:author="Arthur Parmentier" w:date="2020-05-19T22:20:00Z">
        <w:r w:rsidR="00FE27EB" w:rsidRPr="007C437A">
          <w:t>with “entering the box”</w:t>
        </w:r>
      </w:ins>
      <w:ins w:id="5036" w:author="Arthur Parmentier" w:date="2020-05-19T22:21:00Z">
        <w:r w:rsidR="00FE27EB" w:rsidRPr="007C437A">
          <w:t xml:space="preserve">, a simplified version of the grammar can </w:t>
        </w:r>
      </w:ins>
      <w:ins w:id="5037" w:author="Arthur Parmentier" w:date="2020-05-19T22:22:00Z">
        <w:r w:rsidR="00FE27EB" w:rsidRPr="007C437A">
          <w:t>easily assume that “entering the box” is always performed with “go gestures”</w:t>
        </w:r>
        <w:r w:rsidR="000459FB" w:rsidRPr="007C437A">
          <w:t xml:space="preserve">, without </w:t>
        </w:r>
      </w:ins>
      <w:ins w:id="5038"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5039" w:author="Arthur Parmentier" w:date="2020-05-20T11:27:00Z"/>
        </w:rPr>
      </w:pPr>
      <w:ins w:id="5040" w:author="Arthur Parmentier" w:date="2020-05-19T22:45:00Z">
        <w:r w:rsidRPr="007C437A">
          <w:t>With this</w:t>
        </w:r>
      </w:ins>
      <w:ins w:id="5041" w:author="Arthur Parmentier" w:date="2020-05-19T22:46:00Z">
        <w:r w:rsidRPr="007C437A">
          <w:t xml:space="preserve"> </w:t>
        </w:r>
      </w:ins>
      <w:ins w:id="5042" w:author="Arthur Parmentier" w:date="2020-05-19T22:45:00Z">
        <w:r w:rsidRPr="007C437A">
          <w:t>simplification in m</w:t>
        </w:r>
      </w:ins>
      <w:ins w:id="5043" w:author="Arthur Parmentier" w:date="2020-05-19T22:46:00Z">
        <w:r w:rsidRPr="007C437A">
          <w:t xml:space="preserve">ind, a 2D tracking </w:t>
        </w:r>
      </w:ins>
      <w:ins w:id="5044" w:author="Arthur Parmentier" w:date="2020-05-19T22:47:00Z">
        <w:r w:rsidRPr="007C437A">
          <w:t xml:space="preserve">of the full body </w:t>
        </w:r>
      </w:ins>
      <w:ins w:id="5045" w:author="Arthur Parmentier" w:date="2020-05-19T22:46:00Z">
        <w:r w:rsidRPr="007C437A">
          <w:t xml:space="preserve">is </w:t>
        </w:r>
      </w:ins>
      <w:ins w:id="5046" w:author="Arthur Parmentier" w:date="2020-05-19T22:53:00Z">
        <w:r w:rsidR="00BF2076" w:rsidRPr="007C437A">
          <w:t>enough</w:t>
        </w:r>
      </w:ins>
      <w:ins w:id="5047" w:author="Arthur Parmentier" w:date="2020-05-19T22:47:00Z">
        <w:r w:rsidRPr="007C437A">
          <w:t xml:space="preserve"> </w:t>
        </w:r>
      </w:ins>
      <w:ins w:id="5048" w:author="Arthur Parmentier" w:date="2020-05-19T22:53:00Z">
        <w:r w:rsidR="00BF2076" w:rsidRPr="007C437A">
          <w:t xml:space="preserve">to cover the </w:t>
        </w:r>
      </w:ins>
      <w:ins w:id="5049" w:author="Arthur Parmentier" w:date="2020-05-19T22:54:00Z">
        <w:r w:rsidR="00BF2076" w:rsidRPr="007C437A">
          <w:t>default mode.</w:t>
        </w:r>
      </w:ins>
      <w:ins w:id="5050" w:author="Arthur Parmentier" w:date="2020-05-19T22:57:00Z">
        <w:r w:rsidR="00BF2076" w:rsidRPr="007C437A">
          <w:t xml:space="preserve"> But what about</w:t>
        </w:r>
      </w:ins>
      <w:ins w:id="5051" w:author="Arthur Parmentier" w:date="2020-05-19T22:58:00Z">
        <w:r w:rsidR="00BF2076" w:rsidRPr="007C437A">
          <w:t xml:space="preserve"> over modes, that also make use of the “box” in a different way?</w:t>
        </w:r>
        <w:r w:rsidR="00BF2076" w:rsidRPr="007C437A">
          <w:br/>
        </w:r>
      </w:ins>
      <w:ins w:id="5052" w:author="Arthur Parmentier" w:date="2020-05-19T22:59:00Z">
        <w:r w:rsidR="00BF2076" w:rsidRPr="007C437A">
          <w:t>Interestingly, most other SP modes that I am aware of</w:t>
        </w:r>
      </w:ins>
      <w:ins w:id="5053" w:author="Arthur Parmentier" w:date="2020-05-19T23:01:00Z">
        <w:r w:rsidR="00BF2076" w:rsidRPr="007C437A">
          <w:t xml:space="preserve"> are using immediate requests rather than structured requests</w:t>
        </w:r>
      </w:ins>
      <w:ins w:id="5054" w:author="Arthur Parmentier" w:date="2020-05-20T11:19:00Z">
        <w:r w:rsidR="00C907A8" w:rsidRPr="007C437A">
          <w:t>, and the soundpainter is always standing in the “box”</w:t>
        </w:r>
      </w:ins>
      <w:ins w:id="5055" w:author="Arthur Parmentier" w:date="2020-05-20T11:20:00Z">
        <w:r w:rsidR="00C907A8" w:rsidRPr="007C437A">
          <w:t xml:space="preserve"> when using these modes</w:t>
        </w:r>
      </w:ins>
      <w:ins w:id="5056" w:author="Arthur Parmentier" w:date="2020-05-19T23:02:00Z">
        <w:r w:rsidR="00BF2076" w:rsidRPr="007C437A">
          <w:t>.</w:t>
        </w:r>
        <w:r w:rsidR="00F24850" w:rsidRPr="007C437A">
          <w:t xml:space="preserve"> In other words, </w:t>
        </w:r>
      </w:ins>
      <w:ins w:id="5057" w:author="Arthur Parmentier" w:date="2020-05-19T23:03:00Z">
        <w:r w:rsidR="00F24850" w:rsidRPr="007C437A">
          <w:t>signing “outside the box”</w:t>
        </w:r>
      </w:ins>
      <w:ins w:id="5058" w:author="Arthur Parmentier" w:date="2020-05-20T11:21:00Z">
        <w:r w:rsidR="00C907A8" w:rsidRPr="007C437A">
          <w:t>, not in real-time</w:t>
        </w:r>
      </w:ins>
      <w:ins w:id="5059" w:author="Arthur Parmentier" w:date="2020-05-20T11:22:00Z">
        <w:r w:rsidR="00C907A8" w:rsidRPr="007C437A">
          <w:t>, to make</w:t>
        </w:r>
      </w:ins>
      <w:ins w:id="5060" w:author="Arthur Parmentier" w:date="2020-05-19T23:03:00Z">
        <w:r w:rsidR="00F24850" w:rsidRPr="007C437A">
          <w:t xml:space="preserve"> </w:t>
        </w:r>
      </w:ins>
      <w:ins w:id="5061" w:author="Arthur Parmentier" w:date="2020-05-20T11:22:00Z">
        <w:r w:rsidR="00C907A8" w:rsidRPr="007C437A">
          <w:t xml:space="preserve">structured requests </w:t>
        </w:r>
      </w:ins>
      <w:ins w:id="5062" w:author="Arthur Parmentier" w:date="2020-05-20T11:23:00Z">
        <w:r w:rsidR="00C907A8" w:rsidRPr="007C437A">
          <w:t xml:space="preserve">is particular to the </w:t>
        </w:r>
        <w:r w:rsidR="00C907A8" w:rsidRPr="007C437A">
          <w:lastRenderedPageBreak/>
          <w:t>default mode</w:t>
        </w:r>
      </w:ins>
      <w:ins w:id="5063" w:author="Arthur Parmentier" w:date="2020-05-19T23:03:00Z">
        <w:r w:rsidR="00F24850" w:rsidRPr="007C437A">
          <w:t>.</w:t>
        </w:r>
      </w:ins>
      <w:ins w:id="5064" w:author="Arthur Parmentier" w:date="2020-05-19T23:04:00Z">
        <w:r w:rsidR="00F24850" w:rsidRPr="007C437A">
          <w:rPr>
            <w:rStyle w:val="Appelnotedebasdep"/>
          </w:rPr>
          <w:footnoteReference w:id="58"/>
        </w:r>
      </w:ins>
      <w:ins w:id="5079" w:author="Arthur Parmentier" w:date="2020-05-19T23:08:00Z">
        <w:r w:rsidR="00833F14" w:rsidRPr="007C437A">
          <w:t xml:space="preserve"> By entering</w:t>
        </w:r>
      </w:ins>
      <w:ins w:id="5080" w:author="Arthur Parmentier" w:date="2020-05-19T23:09:00Z">
        <w:r w:rsidR="00833F14" w:rsidRPr="007C437A">
          <w:t xml:space="preserve"> or exiting</w:t>
        </w:r>
      </w:ins>
      <w:ins w:id="5081" w:author="Arthur Parmentier" w:date="2020-05-19T23:08:00Z">
        <w:r w:rsidR="00833F14" w:rsidRPr="007C437A">
          <w:t xml:space="preserve"> </w:t>
        </w:r>
      </w:ins>
      <w:ins w:id="5082" w:author="Arthur Parmentier" w:date="2020-05-19T23:09:00Z">
        <w:r w:rsidR="00833F14" w:rsidRPr="007C437A">
          <w:t>other</w:t>
        </w:r>
      </w:ins>
      <w:ins w:id="5083" w:author="Arthur Parmentier" w:date="2020-05-19T23:08:00Z">
        <w:r w:rsidR="00833F14" w:rsidRPr="007C437A">
          <w:t xml:space="preserve"> mode</w:t>
        </w:r>
      </w:ins>
      <w:ins w:id="5084" w:author="Arthur Parmentier" w:date="2020-05-19T23:09:00Z">
        <w:r w:rsidR="00833F14" w:rsidRPr="007C437A">
          <w:t>s</w:t>
        </w:r>
      </w:ins>
      <w:ins w:id="5085" w:author="Arthur Parmentier" w:date="2020-05-19T23:08:00Z">
        <w:r w:rsidR="00833F14" w:rsidRPr="007C437A">
          <w:t xml:space="preserve"> (marked with </w:t>
        </w:r>
      </w:ins>
      <w:ins w:id="5086" w:author="Arthur Parmentier" w:date="2020-05-19T23:09:00Z">
        <w:r w:rsidR="00833F14" w:rsidRPr="007C437A">
          <w:t>their</w:t>
        </w:r>
      </w:ins>
      <w:ins w:id="5087" w:author="Arthur Parmentier" w:date="2020-05-19T23:08:00Z">
        <w:r w:rsidR="00833F14" w:rsidRPr="007C437A">
          <w:t xml:space="preserve"> “enter</w:t>
        </w:r>
      </w:ins>
      <w:ins w:id="5088" w:author="Arthur Parmentier" w:date="2020-05-19T23:09:00Z">
        <w:r w:rsidR="00833F14" w:rsidRPr="007C437A">
          <w:t xml:space="preserve">” and “exit” signs), the program should be able </w:t>
        </w:r>
      </w:ins>
      <w:ins w:id="5089" w:author="Arthur Parmentier" w:date="2020-05-19T23:10:00Z">
        <w:r w:rsidR="00833F14" w:rsidRPr="007C437A">
          <w:t>to know whether requests must be considered immediate requests</w:t>
        </w:r>
      </w:ins>
      <w:ins w:id="5090" w:author="Arthur Parmentier" w:date="2020-05-19T23:11:00Z">
        <w:r w:rsidR="00833F14" w:rsidRPr="007C437A">
          <w:t xml:space="preserve"> </w:t>
        </w:r>
      </w:ins>
      <w:ins w:id="5091" w:author="Arthur Parmentier" w:date="2020-05-19T23:10:00Z">
        <w:r w:rsidR="00833F14" w:rsidRPr="007C437A">
          <w:t>or structured, delayed ones</w:t>
        </w:r>
      </w:ins>
      <w:ins w:id="5092" w:author="Arthur Parmentier" w:date="2020-05-19T23:11:00Z">
        <w:r w:rsidR="00833F14" w:rsidRPr="007C437A">
          <w:rPr>
            <w:rStyle w:val="Appelnotedebasdep"/>
          </w:rPr>
          <w:footnoteReference w:id="59"/>
        </w:r>
      </w:ins>
      <w:ins w:id="5107" w:author="Arthur Parmentier" w:date="2020-05-20T11:25:00Z">
        <w:r w:rsidR="00337510" w:rsidRPr="007C437A">
          <w:t>.</w:t>
        </w:r>
      </w:ins>
    </w:p>
    <w:p w:rsidR="00337510" w:rsidRPr="007C437A" w:rsidRDefault="00337510">
      <w:pPr>
        <w:rPr>
          <w:ins w:id="5108" w:author="Arthur Parmentier" w:date="2020-05-20T11:39:00Z"/>
        </w:rPr>
      </w:pPr>
      <w:ins w:id="5109" w:author="Arthur Parmentier" w:date="2020-05-20T11:27:00Z">
        <w:r w:rsidRPr="007C437A">
          <w:t xml:space="preserve">In conclusion, </w:t>
        </w:r>
      </w:ins>
      <w:ins w:id="5110" w:author="Arthur Parmentier" w:date="2020-05-20T11:40:00Z">
        <w:r w:rsidR="00B307BE" w:rsidRPr="007C437A">
          <w:t xml:space="preserve">although more expensive or complex systems would allow for full 3D tracking of the body, </w:t>
        </w:r>
      </w:ins>
      <w:ins w:id="5111" w:author="Arthur Parmentier" w:date="2020-05-20T11:27:00Z">
        <w:r w:rsidRPr="007C437A">
          <w:t>PoseNet</w:t>
        </w:r>
      </w:ins>
      <w:ins w:id="5112" w:author="Arthur Parmentier" w:date="2020-05-20T11:29:00Z">
        <w:r w:rsidR="000506E4" w:rsidRPr="007C437A">
          <w:t xml:space="preserve"> </w:t>
        </w:r>
      </w:ins>
      <w:ins w:id="5113" w:author="Arthur Parmentier" w:date="2020-05-20T11:30:00Z">
        <w:r w:rsidR="000506E4" w:rsidRPr="007C437A">
          <w:t xml:space="preserve">is suitable for </w:t>
        </w:r>
      </w:ins>
      <w:ins w:id="5114" w:author="Arthur Parmentier" w:date="2020-05-20T11:31:00Z">
        <w:r w:rsidR="000506E4" w:rsidRPr="007C437A">
          <w:t xml:space="preserve">building most features at the </w:t>
        </w:r>
      </w:ins>
      <w:ins w:id="5115" w:author="Arthur Parmentier" w:date="2020-05-23T09:56:00Z">
        <w:r w:rsidR="00AB2243" w:rsidRPr="007C437A">
          <w:t xml:space="preserve">full </w:t>
        </w:r>
      </w:ins>
      <w:ins w:id="5116" w:author="Arthur Parmentier" w:date="2020-05-20T11:31:00Z">
        <w:r w:rsidR="000506E4" w:rsidRPr="007C437A">
          <w:t>body scale relevant to SP</w:t>
        </w:r>
      </w:ins>
      <w:ins w:id="5117" w:author="Arthur Parmentier" w:date="2020-05-20T11:40:00Z">
        <w:r w:rsidR="00B21279" w:rsidRPr="007C437A">
          <w:t xml:space="preserve"> and is the most adapted technology in the frame of this project</w:t>
        </w:r>
      </w:ins>
      <w:ins w:id="5118" w:author="Arthur Parmentier" w:date="2020-05-20T11:31:00Z">
        <w:r w:rsidR="000506E4" w:rsidRPr="007C437A">
          <w:t>.</w:t>
        </w:r>
      </w:ins>
      <w:ins w:id="5119" w:author="Arthur Parmentier" w:date="2020-05-20T11:41:00Z">
        <w:r w:rsidR="00B21279" w:rsidRPr="007C437A">
          <w:br/>
        </w:r>
      </w:ins>
      <w:ins w:id="5120" w:author="Arthur Parmentier" w:date="2020-05-20T11:33:00Z">
        <w:r w:rsidR="000506E4" w:rsidRPr="007C437A">
          <w:t>From the observation of correlations between missing depth features and known signs/features, we are able</w:t>
        </w:r>
      </w:ins>
      <w:ins w:id="5121" w:author="Arthur Parmentier" w:date="2020-05-20T11:34:00Z">
        <w:r w:rsidR="000506E4" w:rsidRPr="007C437A">
          <w:t xml:space="preserve"> to make a small simplification of the SP grammar by assuming that </w:t>
        </w:r>
      </w:ins>
      <w:ins w:id="5122" w:author="Arthur Parmentier" w:date="2020-05-20T11:35:00Z">
        <w:r w:rsidR="000506E4" w:rsidRPr="007C437A">
          <w:t xml:space="preserve">the requests must </w:t>
        </w:r>
      </w:ins>
      <w:ins w:id="5123" w:author="Arthur Parmentier" w:date="2020-05-20T11:36:00Z">
        <w:r w:rsidR="000506E4" w:rsidRPr="007C437A">
          <w:t>be executed immediately when “go gestures” are used, and that in every mode but the default one, the requests are immediate.</w:t>
        </w:r>
      </w:ins>
      <w:ins w:id="5124" w:author="Arthur Parmentier" w:date="2020-05-20T11:37:00Z">
        <w:r w:rsidR="000506E4" w:rsidRPr="007C437A">
          <w:t xml:space="preserve"> Under these assumptions, PoseNet is sufficient to build all necessary features to </w:t>
        </w:r>
      </w:ins>
      <w:ins w:id="5125" w:author="Arthur Parmentier" w:date="2020-05-20T11:38:00Z">
        <w:r w:rsidR="000506E4" w:rsidRPr="007C437A">
          <w:t>recognize</w:t>
        </w:r>
      </w:ins>
      <w:ins w:id="5126" w:author="Arthur Parmentier" w:date="2020-05-20T11:37:00Z">
        <w:r w:rsidR="000506E4" w:rsidRPr="007C437A">
          <w:t xml:space="preserve"> SP signs at the body scale.</w:t>
        </w:r>
      </w:ins>
    </w:p>
    <w:p w:rsidR="00774F33" w:rsidRPr="007C437A" w:rsidRDefault="000340B7" w:rsidP="000340B7">
      <w:pPr>
        <w:pStyle w:val="Titre5"/>
        <w:rPr>
          <w:ins w:id="5127" w:author="Arthur Parmentier" w:date="2020-05-20T11:41:00Z"/>
        </w:rPr>
      </w:pPr>
      <w:ins w:id="5128" w:author="Arthur Parmentier" w:date="2020-05-20T11:41:00Z">
        <w:r w:rsidRPr="007C437A">
          <w:t>Building features</w:t>
        </w:r>
      </w:ins>
    </w:p>
    <w:p w:rsidR="003D367C" w:rsidRPr="007C437A" w:rsidRDefault="00F71238" w:rsidP="003D367C">
      <w:pPr>
        <w:rPr>
          <w:ins w:id="5129" w:author="Arthur Parmentier" w:date="2020-05-20T15:19:00Z"/>
        </w:rPr>
      </w:pPr>
      <w:ins w:id="5130"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5131" w:author="Arthur Parmentier" w:date="2020-05-20T15:24:00Z"/>
        </w:rPr>
      </w:pPr>
      <w:ins w:id="5132" w:author="Arthur Parmentier" w:date="2020-05-20T15:30:00Z">
        <w:r w:rsidRPr="007C437A">
          <w:t>The set of features shou</w:t>
        </w:r>
      </w:ins>
      <w:ins w:id="5133" w:author="Arthur Parmentier" w:date="2020-05-20T15:31:00Z">
        <w:r w:rsidRPr="007C437A">
          <w:t xml:space="preserve">ld </w:t>
        </w:r>
      </w:ins>
      <w:ins w:id="5134" w:author="Arthur Parmentier" w:date="2020-05-20T19:02:00Z">
        <w:r w:rsidR="00830C1A" w:rsidRPr="007C437A">
          <w:t>reduce to the</w:t>
        </w:r>
      </w:ins>
      <w:ins w:id="5135" w:author="Arthur Parmentier" w:date="2020-05-20T15:31:00Z">
        <w:r w:rsidRPr="007C437A">
          <w:t xml:space="preserve"> lowest number of dimensions, while still being meaningful, </w:t>
        </w:r>
      </w:ins>
      <w:ins w:id="5136" w:author="Arthur Parmentier" w:date="2020-05-20T19:02:00Z">
        <w:r w:rsidR="00830C1A" w:rsidRPr="007C437A">
          <w:t xml:space="preserve">in order </w:t>
        </w:r>
      </w:ins>
      <w:ins w:id="5137" w:author="Arthur Parmentier" w:date="2020-05-20T15:31:00Z">
        <w:r w:rsidRPr="007C437A">
          <w:t xml:space="preserve">to avoid the </w:t>
        </w:r>
      </w:ins>
      <w:ins w:id="5138" w:author="Arthur Parmentier" w:date="2020-05-20T19:03:00Z">
        <w:r w:rsidR="00FE52CB" w:rsidRPr="007C437A">
          <w:t>so-called “</w:t>
        </w:r>
      </w:ins>
      <w:ins w:id="5139" w:author="Arthur Parmentier" w:date="2020-05-20T15:31:00Z">
        <w:r w:rsidRPr="007C437A">
          <w:t>curse of dimensionality</w:t>
        </w:r>
      </w:ins>
      <w:ins w:id="5140" w:author="Arthur Parmentier" w:date="2020-05-20T19:03:00Z">
        <w:r w:rsidR="00FE52CB" w:rsidRPr="007C437A">
          <w:t>” problem</w:t>
        </w:r>
      </w:ins>
      <w:ins w:id="5141" w:author="Arthur Parmentier" w:date="2020-05-20T15:31:00Z">
        <w:r w:rsidRPr="007C437A">
          <w:t xml:space="preserve">. </w:t>
        </w:r>
      </w:ins>
      <w:ins w:id="5142" w:author="Arthur Parmentier" w:date="2020-05-20T19:03:00Z">
        <w:r w:rsidR="003D04EE" w:rsidRPr="007C437A">
          <w:t>It</w:t>
        </w:r>
      </w:ins>
      <w:ins w:id="5143" w:author="Arthur Parmentier" w:date="2020-05-20T15:31:00Z">
        <w:r w:rsidRPr="007C437A">
          <w:t xml:space="preserve"> can for instance be solved with a principal</w:t>
        </w:r>
      </w:ins>
      <w:ins w:id="5144" w:author="Arthur Parmentier" w:date="2020-05-20T15:32:00Z">
        <w:r w:rsidRPr="007C437A">
          <w:t xml:space="preserve"> component </w:t>
        </w:r>
      </w:ins>
      <w:ins w:id="5145" w:author="Arthur Parmentier" w:date="2020-05-20T19:03:00Z">
        <w:r w:rsidR="0080466C" w:rsidRPr="007C437A">
          <w:t>analysis which in general provides the best set of features</w:t>
        </w:r>
      </w:ins>
      <w:ins w:id="5146" w:author="Arthur Parmentier" w:date="2020-05-20T19:04:00Z">
        <w:r w:rsidR="0080466C" w:rsidRPr="007C437A">
          <w:t xml:space="preserve"> to a given classification problem</w:t>
        </w:r>
      </w:ins>
      <w:ins w:id="5147" w:author="Arthur Parmentier" w:date="2020-05-20T19:03:00Z">
        <w:r w:rsidR="0080466C" w:rsidRPr="007C437A">
          <w:t>; h</w:t>
        </w:r>
      </w:ins>
      <w:ins w:id="5148" w:author="Arthur Parmentier" w:date="2020-05-20T15:33:00Z">
        <w:r w:rsidRPr="007C437A">
          <w:t>owever, in our case, we want the features to always remain interpretable to the user, so that we cannot afford such a transformation.</w:t>
        </w:r>
      </w:ins>
      <w:ins w:id="5149" w:author="Arthur Parmentier" w:date="2020-05-20T15:34:00Z">
        <w:r w:rsidRPr="007C437A">
          <w:t xml:space="preserve"> Instead, we should only keep the most significant joints in PoseNet outpu</w:t>
        </w:r>
      </w:ins>
      <w:ins w:id="5150" w:author="Arthur Parmentier" w:date="2020-05-20T15:35:00Z">
        <w:r w:rsidRPr="007C437A">
          <w:t xml:space="preserve">t such as the wrists or elbows positions, discarding less significant ones </w:t>
        </w:r>
      </w:ins>
      <w:ins w:id="5151" w:author="Arthur Parmentier" w:date="2020-05-20T15:36:00Z">
        <w:r w:rsidRPr="007C437A">
          <w:t xml:space="preserve">(for SP) </w:t>
        </w:r>
      </w:ins>
      <w:ins w:id="5152" w:author="Arthur Parmentier" w:date="2020-05-20T15:35:00Z">
        <w:r w:rsidRPr="007C437A">
          <w:t xml:space="preserve">such as the nose or hips. However, if the user wants to build its own set of signs that </w:t>
        </w:r>
      </w:ins>
      <w:ins w:id="5153"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5154" w:author="Arthur Parmentier" w:date="2020-05-20T19:10:00Z"/>
        </w:rPr>
      </w:pPr>
      <w:ins w:id="5155" w:author="Arthur Parmentier" w:date="2020-05-20T15:27:00Z">
        <w:r w:rsidRPr="007C437A">
          <w:t xml:space="preserve">The </w:t>
        </w:r>
      </w:ins>
      <w:ins w:id="5156" w:author="Arthur Parmentier" w:date="2020-05-20T15:38:00Z">
        <w:r w:rsidR="00D2561F" w:rsidRPr="007C437A">
          <w:t xml:space="preserve">features must be invariant to transformations that are not meaningful and do not correspond </w:t>
        </w:r>
      </w:ins>
      <w:ins w:id="5157" w:author="Arthur Parmentier" w:date="2020-05-20T15:39:00Z">
        <w:r w:rsidR="00D2561F" w:rsidRPr="007C437A">
          <w:t>to any sign. In particular, the features must be translation</w:t>
        </w:r>
        <w:r w:rsidR="001014E8" w:rsidRPr="007C437A">
          <w:t>-</w:t>
        </w:r>
      </w:ins>
      <w:ins w:id="5158" w:author="Arthur Parmentier" w:date="2020-05-20T15:40:00Z">
        <w:r w:rsidR="001014E8" w:rsidRPr="007C437A">
          <w:t xml:space="preserve"> &amp;</w:t>
        </w:r>
      </w:ins>
      <w:ins w:id="5159" w:author="Arthur Parmentier" w:date="2020-05-20T15:39:00Z">
        <w:r w:rsidR="00D2561F" w:rsidRPr="007C437A">
          <w:t xml:space="preserve"> rotation</w:t>
        </w:r>
      </w:ins>
      <w:ins w:id="5160" w:author="Arthur Parmentier" w:date="2020-05-20T15:40:00Z">
        <w:r w:rsidR="001014E8" w:rsidRPr="007C437A">
          <w:t>-invariants</w:t>
        </w:r>
      </w:ins>
      <w:ins w:id="5161" w:author="Arthur Parmentier" w:date="2020-05-20T19:07:00Z">
        <w:r w:rsidR="007012CB" w:rsidRPr="007C437A">
          <w:t xml:space="preserve"> and</w:t>
        </w:r>
      </w:ins>
      <w:ins w:id="5162"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5163" w:author="Arthur Parmentier" w:date="2020-05-20T15:41:00Z">
        <w:r w:rsidR="001014E8" w:rsidRPr="007C437A">
          <w:t xml:space="preserve">PoseNet by taking the </w:t>
        </w:r>
      </w:ins>
      <w:ins w:id="5164" w:author="Arthur Parmentier" w:date="2020-05-20T15:42:00Z">
        <w:r w:rsidR="001014E8" w:rsidRPr="007C437A">
          <w:t xml:space="preserve">X &amp; Y </w:t>
        </w:r>
      </w:ins>
      <w:ins w:id="5165" w:author="Arthur Parmentier" w:date="2020-05-20T15:41:00Z">
        <w:r w:rsidR="001014E8" w:rsidRPr="007C437A">
          <w:t xml:space="preserve">distance between </w:t>
        </w:r>
      </w:ins>
      <w:ins w:id="5166" w:author="Arthur Parmentier" w:date="2020-05-20T15:42:00Z">
        <w:r w:rsidR="001014E8" w:rsidRPr="007C437A">
          <w:t>each joint and the nose, which is considered a fixed point and then normalizing the X dimension with respect to the inter-shoulders dis</w:t>
        </w:r>
      </w:ins>
      <w:ins w:id="5167" w:author="Arthur Parmentier" w:date="2020-05-20T15:43:00Z">
        <w:r w:rsidR="001014E8" w:rsidRPr="007C437A">
          <w:t>tance and the Y dimension with respect to the distance between the middle of the hips and the nose.</w:t>
        </w:r>
      </w:ins>
      <w:ins w:id="5168" w:author="Arthur Parmentier" w:date="2020-05-20T18:55:00Z">
        <w:r w:rsidR="009A5E99" w:rsidRPr="007C437A">
          <w:br/>
        </w:r>
      </w:ins>
      <w:ins w:id="5169" w:author="Arthur Parmentier" w:date="2020-05-20T19:08:00Z">
        <w:r w:rsidR="00264F0D" w:rsidRPr="007C437A">
          <w:t>The feature invariance will allow a sign to be</w:t>
        </w:r>
      </w:ins>
      <w:ins w:id="5170" w:author="Arthur Parmentier" w:date="2020-05-20T19:09:00Z">
        <w:r w:rsidR="00264F0D" w:rsidRPr="007C437A">
          <w:t xml:space="preserve"> recognized</w:t>
        </w:r>
      </w:ins>
      <w:ins w:id="5171" w:author="Arthur Parmentier" w:date="2020-05-20T19:08:00Z">
        <w:r w:rsidR="00264F0D" w:rsidRPr="007C437A">
          <w:t xml:space="preserve"> </w:t>
        </w:r>
      </w:ins>
      <w:ins w:id="5172"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5173" w:author="Arthur Parmentier" w:date="2020-05-20T19:10:00Z"/>
        </w:rPr>
      </w:pPr>
      <w:ins w:id="5174" w:author="Arthur Parmentier" w:date="2020-05-20T19:09:00Z">
        <w:r w:rsidRPr="007C437A">
          <w:t>location and orientation</w:t>
        </w:r>
      </w:ins>
      <w:ins w:id="5175" w:author="Arthur Parmentier" w:date="2020-05-20T18:56:00Z">
        <w:r w:rsidR="009A5E99" w:rsidRPr="007C437A">
          <w:t xml:space="preserve"> </w:t>
        </w:r>
      </w:ins>
      <w:ins w:id="5176" w:author="Arthur Parmentier" w:date="2020-05-20T19:10:00Z">
        <w:r w:rsidRPr="007C437A">
          <w:t>(</w:t>
        </w:r>
      </w:ins>
      <w:ins w:id="5177" w:author="Arthur Parmentier" w:date="2020-05-20T18:56:00Z">
        <w:r w:rsidR="009A5E99" w:rsidRPr="007C437A">
          <w:t xml:space="preserve">as long as the soundpainter </w:t>
        </w:r>
      </w:ins>
      <w:ins w:id="5178" w:author="Arthur Parmentier" w:date="2020-05-20T19:00:00Z">
        <w:r w:rsidR="001D766B" w:rsidRPr="007C437A">
          <w:t xml:space="preserve">faces the camera </w:t>
        </w:r>
      </w:ins>
      <w:ins w:id="5179" w:author="Arthur Parmentier" w:date="2020-05-20T19:01:00Z">
        <w:r w:rsidR="001D766B" w:rsidRPr="007C437A">
          <w:t xml:space="preserve">with a relatively small angle </w:t>
        </w:r>
      </w:ins>
      <w:ins w:id="5180" w:author="Arthur Parmentier" w:date="2020-05-20T19:00:00Z">
        <w:r w:rsidR="001D766B" w:rsidRPr="007C437A">
          <w:t>and does</w:t>
        </w:r>
      </w:ins>
      <w:ins w:id="5181" w:author="Arthur Parmentier" w:date="2020-05-20T18:57:00Z">
        <w:r w:rsidR="009A5E99" w:rsidRPr="007C437A">
          <w:t xml:space="preserve"> not</w:t>
        </w:r>
      </w:ins>
      <w:ins w:id="5182" w:author="Arthur Parmentier" w:date="2020-05-20T19:00:00Z">
        <w:r w:rsidR="001D766B" w:rsidRPr="007C437A">
          <w:t xml:space="preserve"> </w:t>
        </w:r>
      </w:ins>
      <w:ins w:id="5183" w:author="Arthur Parmentier" w:date="2020-05-20T18:57:00Z">
        <w:r w:rsidR="009A5E99" w:rsidRPr="007C437A">
          <w:t>get outside</w:t>
        </w:r>
      </w:ins>
      <w:ins w:id="5184" w:author="Arthur Parmentier" w:date="2020-05-20T19:00:00Z">
        <w:r w:rsidR="001D766B" w:rsidRPr="007C437A">
          <w:t xml:space="preserve"> its</w:t>
        </w:r>
      </w:ins>
      <w:ins w:id="5185" w:author="Arthur Parmentier" w:date="2020-05-20T18:57:00Z">
        <w:r w:rsidR="009A5E99" w:rsidRPr="007C437A">
          <w:t xml:space="preserve"> field of view</w:t>
        </w:r>
      </w:ins>
      <w:ins w:id="5186" w:author="Arthur Parmentier" w:date="2020-05-20T19:10:00Z">
        <w:r w:rsidRPr="007C437A">
          <w:t>)</w:t>
        </w:r>
      </w:ins>
    </w:p>
    <w:p w:rsidR="00264F0D" w:rsidRPr="007C437A" w:rsidRDefault="00264F0D" w:rsidP="00264F0D">
      <w:pPr>
        <w:pStyle w:val="Paragraphedeliste"/>
        <w:numPr>
          <w:ilvl w:val="1"/>
          <w:numId w:val="30"/>
        </w:numPr>
        <w:rPr>
          <w:ins w:id="5187" w:author="Arthur Parmentier" w:date="2020-05-20T19:35:00Z"/>
        </w:rPr>
      </w:pPr>
      <w:ins w:id="5188" w:author="Arthur Parmentier" w:date="2020-05-20T19:10:00Z">
        <w:r w:rsidRPr="007C437A">
          <w:lastRenderedPageBreak/>
          <w:t>body dimensions (assuming that the general proportions of the human b</w:t>
        </w:r>
      </w:ins>
      <w:ins w:id="5189" w:author="Arthur Parmentier" w:date="2020-05-20T19:11:00Z">
        <w:r w:rsidRPr="007C437A">
          <w:t xml:space="preserve">ody </w:t>
        </w:r>
      </w:ins>
      <w:ins w:id="5190" w:author="Arthur Parmentier" w:date="2020-05-20T19:34:00Z">
        <w:r w:rsidR="0005532E" w:rsidRPr="007C437A">
          <w:t>remain</w:t>
        </w:r>
      </w:ins>
      <w:ins w:id="5191" w:author="Arthur Parmentier" w:date="2020-05-20T19:11:00Z">
        <w:r w:rsidRPr="007C437A">
          <w:t xml:space="preserve"> constant)</w:t>
        </w:r>
      </w:ins>
    </w:p>
    <w:p w:rsidR="0005532E" w:rsidRPr="007C437A" w:rsidRDefault="0005532E" w:rsidP="0005532E">
      <w:pPr>
        <w:rPr>
          <w:ins w:id="5192" w:author="Arthur Parmentier" w:date="2020-05-20T19:37:00Z"/>
        </w:rPr>
      </w:pPr>
      <w:ins w:id="5193" w:author="Arthur Parmentier" w:date="2020-05-20T19:35:00Z">
        <w:r w:rsidRPr="007C437A">
          <w:t>With these constraints in mind</w:t>
        </w:r>
      </w:ins>
      <w:ins w:id="5194" w:author="Arthur Parmentier" w:date="2020-05-20T19:40:00Z">
        <w:r w:rsidRPr="007C437A">
          <w:t xml:space="preserve"> and </w:t>
        </w:r>
      </w:ins>
      <w:ins w:id="5195" w:author="Arthur Parmentier" w:date="2020-05-20T19:42:00Z">
        <w:r w:rsidR="00C2080C" w:rsidRPr="007C437A">
          <w:t xml:space="preserve">from </w:t>
        </w:r>
      </w:ins>
      <w:ins w:id="5196" w:author="Arthur Parmentier" w:date="2020-05-20T19:40:00Z">
        <w:r w:rsidRPr="007C437A">
          <w:t>my previous knowledge of SP signs</w:t>
        </w:r>
      </w:ins>
      <w:ins w:id="5197" w:author="Arthur Parmentier" w:date="2020-05-20T19:36:00Z">
        <w:r w:rsidRPr="007C437A">
          <w:t xml:space="preserve">, </w:t>
        </w:r>
      </w:ins>
      <w:ins w:id="5198" w:author="Arthur Parmentier" w:date="2020-05-20T19:40:00Z">
        <w:r w:rsidR="00C2080C" w:rsidRPr="007C437A">
          <w:t>I</w:t>
        </w:r>
      </w:ins>
      <w:ins w:id="5199" w:author="Arthur Parmentier" w:date="2020-05-20T19:36:00Z">
        <w:r w:rsidRPr="007C437A">
          <w:t xml:space="preserve"> c</w:t>
        </w:r>
      </w:ins>
      <w:ins w:id="5200" w:author="Arthur Parmentier" w:date="2020-05-20T19:42:00Z">
        <w:r w:rsidR="00C2080C" w:rsidRPr="007C437A">
          <w:t>ould first</w:t>
        </w:r>
      </w:ins>
      <w:ins w:id="5201" w:author="Arthur Parmentier" w:date="2020-05-20T19:36:00Z">
        <w:r w:rsidRPr="007C437A">
          <w:t xml:space="preserve"> order the body joints in PoseNet by their importance for SP signs recognition for </w:t>
        </w:r>
      </w:ins>
      <w:ins w:id="5202" w:author="Arthur Parmentier" w:date="2020-05-20T19:37:00Z">
        <w:r w:rsidRPr="007C437A">
          <w:t>basic signs in default mode:</w:t>
        </w:r>
      </w:ins>
    </w:p>
    <w:p w:rsidR="0005532E" w:rsidRPr="007C437A" w:rsidRDefault="0005532E" w:rsidP="0005532E">
      <w:pPr>
        <w:pStyle w:val="Paragraphedeliste"/>
        <w:numPr>
          <w:ilvl w:val="0"/>
          <w:numId w:val="31"/>
        </w:numPr>
        <w:rPr>
          <w:ins w:id="5203" w:author="Arthur Parmentier" w:date="2020-05-20T19:40:00Z"/>
        </w:rPr>
      </w:pPr>
      <w:ins w:id="5204" w:author="Arthur Parmentier" w:date="2020-05-20T19:37:00Z">
        <w:r w:rsidRPr="007C437A">
          <w:t>wrists</w:t>
        </w:r>
      </w:ins>
    </w:p>
    <w:p w:rsidR="0005532E" w:rsidRPr="007C437A" w:rsidRDefault="0005532E">
      <w:pPr>
        <w:pStyle w:val="Paragraphedeliste"/>
        <w:numPr>
          <w:ilvl w:val="0"/>
          <w:numId w:val="31"/>
        </w:numPr>
        <w:rPr>
          <w:ins w:id="5205" w:author="Arthur Parmentier" w:date="2020-05-20T19:37:00Z"/>
        </w:rPr>
      </w:pPr>
      <w:ins w:id="5206" w:author="Arthur Parmentier" w:date="2020-05-20T19:40:00Z">
        <w:r w:rsidRPr="007C437A">
          <w:t>elbows</w:t>
        </w:r>
      </w:ins>
    </w:p>
    <w:p w:rsidR="00C2080C" w:rsidRPr="007C437A" w:rsidRDefault="00C2080C" w:rsidP="00C2080C">
      <w:pPr>
        <w:pStyle w:val="Paragraphedeliste"/>
        <w:numPr>
          <w:ilvl w:val="0"/>
          <w:numId w:val="31"/>
        </w:numPr>
        <w:rPr>
          <w:ins w:id="5207" w:author="Arthur Parmentier" w:date="2020-05-20T19:41:00Z"/>
        </w:rPr>
      </w:pPr>
      <w:ins w:id="5208" w:author="Arthur Parmentier" w:date="2020-05-20T19:41:00Z">
        <w:r w:rsidRPr="007C437A">
          <w:t>shoulders</w:t>
        </w:r>
      </w:ins>
    </w:p>
    <w:p w:rsidR="00C2080C" w:rsidRPr="007C437A" w:rsidRDefault="00C2080C" w:rsidP="00C2080C">
      <w:pPr>
        <w:pStyle w:val="Paragraphedeliste"/>
        <w:numPr>
          <w:ilvl w:val="0"/>
          <w:numId w:val="31"/>
        </w:numPr>
        <w:rPr>
          <w:ins w:id="5209" w:author="Arthur Parmentier" w:date="2020-05-20T19:41:00Z"/>
        </w:rPr>
      </w:pPr>
      <w:ins w:id="5210" w:author="Arthur Parmentier" w:date="2020-05-20T19:41:00Z">
        <w:r w:rsidRPr="007C437A">
          <w:t>all other joints</w:t>
        </w:r>
      </w:ins>
    </w:p>
    <w:p w:rsidR="00ED2134" w:rsidRPr="007C437A" w:rsidRDefault="00C2080C">
      <w:pPr>
        <w:rPr>
          <w:ins w:id="5211" w:author="Arthur Parmentier" w:date="2020-05-20T20:02:00Z"/>
        </w:rPr>
      </w:pPr>
      <w:ins w:id="5212" w:author="Arthur Parmentier" w:date="2020-05-20T19:41:00Z">
        <w:r w:rsidRPr="007C437A">
          <w:t>I</w:t>
        </w:r>
      </w:ins>
      <w:ins w:id="5213" w:author="Arthur Parmentier" w:date="2020-05-20T19:42:00Z">
        <w:r w:rsidRPr="007C437A">
          <w:t xml:space="preserve">n fact, </w:t>
        </w:r>
      </w:ins>
      <w:ins w:id="5214" w:author="Arthur Parmentier" w:date="2020-05-20T19:43:00Z">
        <w:r w:rsidRPr="007C437A">
          <w:t>I decided to only use wrists and elbows positions</w:t>
        </w:r>
      </w:ins>
      <w:ins w:id="5215" w:author="Arthur Parmentier" w:date="2020-05-20T19:44:00Z">
        <w:r w:rsidRPr="007C437A">
          <w:t>, which gave the best performance in my initial tests</w:t>
        </w:r>
      </w:ins>
      <w:ins w:id="5216"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5217" w:author="Arthur Parmentier" w:date="2020-05-20T19:43:00Z">
        <w:r w:rsidRPr="007C437A">
          <w:rPr>
            <w:rStyle w:val="Appelnotedebasdep"/>
          </w:rPr>
          <w:footnoteReference w:id="60"/>
        </w:r>
      </w:ins>
    </w:p>
    <w:p w:rsidR="00C46A73" w:rsidRPr="007C437A" w:rsidRDefault="00F304EE">
      <w:pPr>
        <w:pStyle w:val="Titre4"/>
        <w:rPr>
          <w:ins w:id="5236" w:author="Arthur Parmentier" w:date="2020-05-21T15:08:00Z"/>
          <w:rPrChange w:id="5237" w:author="Arthur Parmentier" w:date="2020-06-07T15:27:00Z">
            <w:rPr>
              <w:ins w:id="5238" w:author="Arthur Parmentier" w:date="2020-05-21T15:08:00Z"/>
            </w:rPr>
          </w:rPrChange>
        </w:rPr>
        <w:pPrChange w:id="5239" w:author="Arthur Parmentier" w:date="2020-05-21T15:08:00Z">
          <w:pPr/>
        </w:pPrChange>
      </w:pPr>
      <w:ins w:id="5240" w:author="Arthur Parmentier" w:date="2020-05-20T20:02:00Z">
        <w:r w:rsidRPr="007C437A">
          <w:rPr>
            <w:rPrChange w:id="5241" w:author="Arthur Parmentier" w:date="2020-06-07T15:27:00Z">
              <w:rPr/>
            </w:rPrChange>
          </w:rPr>
          <w:t>Hands tracking</w:t>
        </w:r>
      </w:ins>
    </w:p>
    <w:p w:rsidR="00C46A73" w:rsidRPr="007C437A" w:rsidRDefault="004020A1" w:rsidP="00F304EE">
      <w:pPr>
        <w:rPr>
          <w:ins w:id="5242" w:author="Arthur Parmentier" w:date="2020-06-03T17:58:00Z"/>
        </w:rPr>
      </w:pPr>
      <w:ins w:id="5243" w:author="Arthur Parmentier" w:date="2020-06-03T18:00:00Z">
        <w:r w:rsidRPr="007C437A">
          <w:t>Similarly</w:t>
        </w:r>
      </w:ins>
      <w:ins w:id="5244" w:author="Arthur Parmentier" w:date="2020-06-03T17:58:00Z">
        <w:r w:rsidRPr="007C437A">
          <w:t xml:space="preserve"> </w:t>
        </w:r>
      </w:ins>
      <w:ins w:id="5245" w:author="Arthur Parmentier" w:date="2020-06-03T17:57:00Z">
        <w:r w:rsidRPr="007C437A">
          <w:t>to the ful</w:t>
        </w:r>
      </w:ins>
      <w:ins w:id="5246" w:author="Arthur Parmentier" w:date="2020-06-03T17:58:00Z">
        <w:r w:rsidRPr="007C437A">
          <w:t>l body model, hands can be represented as a skeleton in which our features are built from the position of the han</w:t>
        </w:r>
      </w:ins>
      <w:ins w:id="5247" w:author="Arthur Parmentier" w:date="2020-06-03T17:59:00Z">
        <w:r w:rsidRPr="007C437A">
          <w:t>ds in space.</w:t>
        </w:r>
      </w:ins>
      <w:ins w:id="5248" w:author="Arthur Parmentier" w:date="2020-06-03T18:00:00Z">
        <w:r w:rsidRPr="007C437A">
          <w:t xml:space="preserve"> This time, a 3D model is necessary as several signs are ambiguous in 2D space and can only be classified by looking</w:t>
        </w:r>
      </w:ins>
      <w:ins w:id="5249"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5250" w:author="Arthur Parmentier" w:date="2020-06-03T18:06:00Z"/>
        </w:rPr>
      </w:pPr>
      <w:ins w:id="5251" w:author="Arthur Parmentier" w:date="2020-06-03T18:06:00Z">
        <w:r w:rsidRPr="007C437A">
          <w:t>Hi5 Gloves</w:t>
        </w:r>
      </w:ins>
    </w:p>
    <w:p w:rsidR="00890740" w:rsidRPr="007C437A" w:rsidRDefault="00890740">
      <w:pPr>
        <w:rPr>
          <w:ins w:id="5252" w:author="Arthur Parmentier" w:date="2020-06-03T17:58:00Z"/>
        </w:rPr>
      </w:pPr>
      <w:ins w:id="5253" w:author="Arthur Parmentier" w:date="2020-06-03T18:06:00Z">
        <w:r w:rsidRPr="007C437A">
          <w:t>Just like for the full body model, I initi</w:t>
        </w:r>
      </w:ins>
      <w:ins w:id="5254" w:author="Arthur Parmentier" w:date="2020-06-03T18:07:00Z">
        <w:r w:rsidRPr="007C437A">
          <w:t xml:space="preserve">ally looked at several existing technologies to model 3D positions of the hands. At the time of </w:t>
        </w:r>
      </w:ins>
      <w:ins w:id="5255" w:author="Arthur Parmentier" w:date="2020-06-03T18:08:00Z">
        <w:r w:rsidRPr="007C437A">
          <w:t xml:space="preserve">my research (before early March 2020), there was no equivalent </w:t>
        </w:r>
      </w:ins>
      <w:ins w:id="5256" w:author="Arthur Parmentier" w:date="2020-06-03T18:57:00Z">
        <w:r w:rsidR="00221FBD" w:rsidRPr="007C437A">
          <w:t xml:space="preserve">computer-vision </w:t>
        </w:r>
      </w:ins>
      <w:ins w:id="5257" w:author="Arthur Parmentier" w:date="2020-06-03T18:08:00Z">
        <w:r w:rsidRPr="007C437A">
          <w:t xml:space="preserve">model </w:t>
        </w:r>
      </w:ins>
      <w:ins w:id="5258" w:author="Arthur Parmentier" w:date="2020-06-03T18:57:00Z">
        <w:r w:rsidR="00221FBD" w:rsidRPr="007C437A">
          <w:t>similar to</w:t>
        </w:r>
      </w:ins>
      <w:ins w:id="5259" w:author="Arthur Parmentier" w:date="2020-06-03T18:08:00Z">
        <w:r w:rsidRPr="007C437A">
          <w:t xml:space="preserve"> PoseNet </w:t>
        </w:r>
      </w:ins>
      <w:ins w:id="5260" w:author="Arthur Parmentier" w:date="2020-06-03T18:57:00Z">
        <w:r w:rsidR="00221FBD" w:rsidRPr="007C437A">
          <w:t>for the hands</w:t>
        </w:r>
      </w:ins>
      <w:ins w:id="5261" w:author="Arthur Parmentier" w:date="2020-06-03T18:58:00Z">
        <w:r w:rsidR="00221FBD" w:rsidRPr="007C437A">
          <w:t xml:space="preserve"> </w:t>
        </w:r>
      </w:ins>
      <w:ins w:id="5262" w:author="Arthur Parmentier" w:date="2020-06-03T18:08:00Z">
        <w:r w:rsidRPr="007C437A">
          <w:t>that I could integrate into Ma</w:t>
        </w:r>
      </w:ins>
      <w:ins w:id="5263" w:author="Arthur Parmentier" w:date="2020-06-03T18:57:00Z">
        <w:r w:rsidR="00221FBD" w:rsidRPr="007C437A">
          <w:t>x</w:t>
        </w:r>
      </w:ins>
      <w:ins w:id="5264" w:author="Arthur Parmentier" w:date="2020-06-03T19:00:00Z">
        <w:r w:rsidR="00221FBD" w:rsidRPr="007C437A">
          <w:t>.</w:t>
        </w:r>
        <w:r w:rsidR="00221FBD" w:rsidRPr="007C437A">
          <w:rPr>
            <w:rStyle w:val="Appelnotedebasdep"/>
          </w:rPr>
          <w:footnoteReference w:id="61"/>
        </w:r>
      </w:ins>
    </w:p>
    <w:p w:rsidR="004020A1" w:rsidRPr="007C437A" w:rsidRDefault="00221FBD" w:rsidP="00F304EE">
      <w:pPr>
        <w:rPr>
          <w:ins w:id="5274" w:author="Arthur Parmentier" w:date="2020-06-03T19:04:00Z"/>
        </w:rPr>
      </w:pPr>
      <w:ins w:id="5275" w:author="Arthur Parmentier" w:date="2020-06-03T19:02:00Z">
        <w:r w:rsidRPr="007C437A">
          <w:t>Instead, a variety of dedicated hardware wa</w:t>
        </w:r>
      </w:ins>
      <w:ins w:id="5276" w:author="Arthur Parmentier" w:date="2020-06-03T19:03:00Z">
        <w:r w:rsidRPr="007C437A">
          <w:t xml:space="preserve">s already available on the market with three major </w:t>
        </w:r>
      </w:ins>
      <w:ins w:id="5277" w:author="Arthur Parmentier" w:date="2020-06-03T19:04:00Z">
        <w:r w:rsidRPr="007C437A">
          <w:t>technologies:</w:t>
        </w:r>
      </w:ins>
    </w:p>
    <w:p w:rsidR="00221FBD" w:rsidRPr="007C437A" w:rsidRDefault="00221FBD" w:rsidP="00221FBD">
      <w:pPr>
        <w:pStyle w:val="Paragraphedeliste"/>
        <w:numPr>
          <w:ilvl w:val="0"/>
          <w:numId w:val="40"/>
        </w:numPr>
        <w:rPr>
          <w:ins w:id="5278" w:author="Arthur Parmentier" w:date="2020-06-03T19:04:00Z"/>
        </w:rPr>
      </w:pPr>
      <w:ins w:id="5279" w:author="Arthur Parmentier" w:date="2020-06-03T19:04:00Z">
        <w:r w:rsidRPr="007C437A">
          <w:t>Marker based gloves</w:t>
        </w:r>
      </w:ins>
    </w:p>
    <w:p w:rsidR="00221FBD" w:rsidRPr="007C437A" w:rsidRDefault="00221FBD" w:rsidP="00221FBD">
      <w:pPr>
        <w:pStyle w:val="Paragraphedeliste"/>
        <w:numPr>
          <w:ilvl w:val="0"/>
          <w:numId w:val="40"/>
        </w:numPr>
        <w:rPr>
          <w:ins w:id="5280" w:author="Arthur Parmentier" w:date="2020-06-03T19:04:00Z"/>
        </w:rPr>
      </w:pPr>
      <w:ins w:id="5281" w:author="Arthur Parmentier" w:date="2020-06-03T19:04:00Z">
        <w:r w:rsidRPr="007C437A">
          <w:t>Flex sensors</w:t>
        </w:r>
      </w:ins>
    </w:p>
    <w:p w:rsidR="00221FBD" w:rsidRPr="007C437A" w:rsidRDefault="00221FBD" w:rsidP="00221FBD">
      <w:pPr>
        <w:pStyle w:val="Paragraphedeliste"/>
        <w:numPr>
          <w:ilvl w:val="0"/>
          <w:numId w:val="40"/>
        </w:numPr>
        <w:rPr>
          <w:ins w:id="5282" w:author="Arthur Parmentier" w:date="2020-06-03T19:05:00Z"/>
        </w:rPr>
      </w:pPr>
      <w:ins w:id="5283" w:author="Arthur Parmentier" w:date="2020-06-03T19:04:00Z">
        <w:r w:rsidRPr="007C437A">
          <w:t>Inertial measurement units</w:t>
        </w:r>
      </w:ins>
      <w:ins w:id="5284" w:author="Arthur Parmentier" w:date="2020-06-03T19:05:00Z">
        <w:r w:rsidRPr="007C437A">
          <w:t>, typically using small magnetometers</w:t>
        </w:r>
      </w:ins>
    </w:p>
    <w:p w:rsidR="00E20C85" w:rsidRPr="007C437A" w:rsidRDefault="00221FBD" w:rsidP="00221FBD">
      <w:pPr>
        <w:rPr>
          <w:ins w:id="5285" w:author="Arthur Parmentier" w:date="2020-06-03T19:08:00Z"/>
        </w:rPr>
      </w:pPr>
      <w:ins w:id="5286" w:author="Arthur Parmentier" w:date="2020-06-03T19:05:00Z">
        <w:r w:rsidRPr="007C437A">
          <w:t>The prices of this equipment is quite expensive on the market, from 1000 chf to 5000+ chf</w:t>
        </w:r>
      </w:ins>
      <w:ins w:id="5287" w:author="Arthur Parmentier" w:date="2020-06-03T19:06:00Z">
        <w:r w:rsidRPr="007C437A">
          <w:t xml:space="preserve"> for most expensive models. </w:t>
        </w:r>
      </w:ins>
      <w:ins w:id="5288" w:author="Arthur Parmentier" w:date="2020-06-03T19:08:00Z">
        <w:r w:rsidR="00E20C85" w:rsidRPr="007C437A">
          <w:t xml:space="preserve">The cheapest models suffer from important </w:t>
        </w:r>
      </w:ins>
      <w:ins w:id="5289" w:author="Arthur Parmentier" w:date="2020-06-03T19:32:00Z">
        <w:r w:rsidR="00B34D15" w:rsidRPr="007C437A">
          <w:t>shortcomings</w:t>
        </w:r>
      </w:ins>
      <w:ins w:id="5290" w:author="Arthur Parmentier" w:date="2020-06-03T19:08:00Z">
        <w:r w:rsidR="00E20C85" w:rsidRPr="007C437A">
          <w:t>:</w:t>
        </w:r>
      </w:ins>
    </w:p>
    <w:p w:rsidR="00221FBD" w:rsidRPr="007C437A" w:rsidRDefault="00221FBD" w:rsidP="00E20C85">
      <w:pPr>
        <w:pStyle w:val="Paragraphedeliste"/>
        <w:numPr>
          <w:ilvl w:val="0"/>
          <w:numId w:val="40"/>
        </w:numPr>
        <w:rPr>
          <w:ins w:id="5291" w:author="Arthur Parmentier" w:date="2020-06-03T19:08:00Z"/>
        </w:rPr>
      </w:pPr>
      <w:ins w:id="5292" w:author="Arthur Parmentier" w:date="2020-06-03T19:06:00Z">
        <w:r w:rsidRPr="007C437A">
          <w:t xml:space="preserve">IMUs are reported to drift when magnetic fields are present </w:t>
        </w:r>
      </w:ins>
      <w:ins w:id="5293"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5294" w:author="Arthur Parmentier" w:date="2020-06-03T19:33:00Z"/>
        </w:rPr>
      </w:pPr>
      <w:ins w:id="5295" w:author="Arthur Parmentier" w:date="2020-06-03T19:08:00Z">
        <w:r w:rsidRPr="007C437A">
          <w:lastRenderedPageBreak/>
          <w:t>Flex sensors are only one dimensional</w:t>
        </w:r>
      </w:ins>
      <w:ins w:id="5296" w:author="Arthur Parmentier" w:date="2020-06-03T19:09:00Z">
        <w:r w:rsidRPr="007C437A">
          <w:t>. In the cheap</w:t>
        </w:r>
      </w:ins>
      <w:ins w:id="5297" w:author="Arthur Parmentier" w:date="2020-06-03T19:10:00Z">
        <w:r w:rsidRPr="007C437A">
          <w:t xml:space="preserve">est gloves, many important dimensions of the </w:t>
        </w:r>
      </w:ins>
      <w:ins w:id="5298" w:author="Arthur Parmentier" w:date="2020-06-03T19:33:00Z">
        <w:r w:rsidR="00277174" w:rsidRPr="007C437A">
          <w:t>fingers’</w:t>
        </w:r>
      </w:ins>
      <w:ins w:id="5299" w:author="Arthur Parmentier" w:date="2020-06-03T19:10:00Z">
        <w:r w:rsidRPr="007C437A">
          <w:t xml:space="preserve"> movements such as the </w:t>
        </w:r>
      </w:ins>
      <w:ins w:id="5300" w:author="Arthur Parmentier" w:date="2020-06-03T19:11:00Z">
        <w:r w:rsidRPr="007C437A">
          <w:t>phalangeal joint angles</w:t>
        </w:r>
      </w:ins>
      <w:ins w:id="5301" w:author="Arthur Parmentier" w:date="2020-06-03T19:12:00Z">
        <w:r w:rsidRPr="007C437A">
          <w:t xml:space="preserve"> or angles between two fingers are therefore not captured, whereas they are</w:t>
        </w:r>
      </w:ins>
      <w:ins w:id="5302"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5303" w:author="Arthur Parmentier" w:date="2020-06-03T19:32:00Z"/>
        </w:rPr>
      </w:pPr>
      <w:ins w:id="5304" w:author="Arthur Parmentier" w:date="2020-06-03T19:33:00Z">
        <w:r w:rsidRPr="007C437A">
          <w:t xml:space="preserve">Some gloves are designed for specific </w:t>
        </w:r>
      </w:ins>
      <w:ins w:id="5305" w:author="Arthur Parmentier" w:date="2020-06-03T19:34:00Z">
        <w:r w:rsidRPr="007C437A">
          <w:t>software</w:t>
        </w:r>
      </w:ins>
      <w:ins w:id="5306" w:author="Arthur Parmentier" w:date="2020-06-03T19:33:00Z">
        <w:r w:rsidRPr="007C437A">
          <w:t xml:space="preserve"> such as U</w:t>
        </w:r>
      </w:ins>
      <w:ins w:id="5307" w:author="Arthur Parmentier" w:date="2020-06-03T19:34:00Z">
        <w:r w:rsidRPr="007C437A">
          <w:t>nity and may not integrate with Max easily.</w:t>
        </w:r>
      </w:ins>
    </w:p>
    <w:p w:rsidR="00277174" w:rsidRPr="007C437A" w:rsidRDefault="00277174" w:rsidP="00277174">
      <w:pPr>
        <w:rPr>
          <w:ins w:id="5308" w:author="Arthur Parmentier" w:date="2020-06-03T19:37:00Z"/>
        </w:rPr>
      </w:pPr>
      <w:ins w:id="5309" w:author="Arthur Parmentier" w:date="2020-06-03T19:34:00Z">
        <w:r w:rsidRPr="007C437A">
          <w:t xml:space="preserve">While most expensive gloves </w:t>
        </w:r>
      </w:ins>
      <w:ins w:id="5310" w:author="Arthur Parmentier" w:date="2020-06-03T19:35:00Z">
        <w:r w:rsidRPr="007C437A">
          <w:t xml:space="preserve">often provide solutions to these problems, I decided to start with the IMU based Hi5 gloves from Noitom, which is one of the cheapest one available on the market </w:t>
        </w:r>
      </w:ins>
      <w:ins w:id="5311" w:author="Arthur Parmentier" w:date="2020-06-03T19:36:00Z">
        <w:r w:rsidRPr="007C437A">
          <w:t xml:space="preserve">(1000 chf approx.) </w:t>
        </w:r>
      </w:ins>
      <w:ins w:id="5312" w:author="Arthur Parmentier" w:date="2020-06-03T19:35:00Z">
        <w:r w:rsidRPr="007C437A">
          <w:t>which</w:t>
        </w:r>
      </w:ins>
      <w:ins w:id="5313" w:author="Arthur Parmentier" w:date="2020-06-03T19:36:00Z">
        <w:r w:rsidRPr="007C437A">
          <w:t xml:space="preserve"> provides a Unity and C++ SDK. </w:t>
        </w:r>
      </w:ins>
    </w:p>
    <w:p w:rsidR="00277174" w:rsidRPr="007C437A" w:rsidRDefault="00277174" w:rsidP="00277174">
      <w:pPr>
        <w:rPr>
          <w:ins w:id="5314" w:author="Arthur Parmentier" w:date="2020-06-03T19:39:00Z"/>
        </w:rPr>
      </w:pPr>
      <w:ins w:id="5315" w:author="Arthur Parmentier" w:date="2020-06-03T19:38:00Z">
        <w:r w:rsidRPr="007C437A">
          <w:t xml:space="preserve">However, at the time of this report (early June), I have still been unable to test the gloves with Max. </w:t>
        </w:r>
      </w:ins>
      <w:ins w:id="5316" w:author="Arthur Parmentier" w:date="2020-06-03T19:39:00Z">
        <w:r w:rsidRPr="007C437A">
          <w:t xml:space="preserve">I have made </w:t>
        </w:r>
      </w:ins>
      <w:ins w:id="5317" w:author="Arthur Parmentier" w:date="2020-06-03T19:58:00Z">
        <w:r w:rsidR="004B4499" w:rsidRPr="007C437A">
          <w:t>two</w:t>
        </w:r>
      </w:ins>
      <w:ins w:id="5318"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5319" w:author="Arthur Parmentier" w:date="2020-06-03T19:52:00Z"/>
        </w:rPr>
      </w:pPr>
      <w:ins w:id="5320" w:author="Arthur Parmentier" w:date="2020-06-03T19:56:00Z">
        <w:r w:rsidRPr="007C437A">
          <w:t>Before buying the gloves, I</w:t>
        </w:r>
      </w:ins>
      <w:ins w:id="5321" w:author="Arthur Parmentier" w:date="2020-06-03T19:43:00Z">
        <w:r w:rsidR="00882698" w:rsidRPr="007C437A">
          <w:t xml:space="preserve"> had not realized that the gloves</w:t>
        </w:r>
      </w:ins>
      <w:ins w:id="5322" w:author="Arthur Parmentier" w:date="2020-06-03T19:45:00Z">
        <w:r w:rsidR="00882698" w:rsidRPr="007C437A">
          <w:t xml:space="preserve"> connection with the Vive trackers was</w:t>
        </w:r>
      </w:ins>
      <w:ins w:id="5323"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5324" w:author="Arthur Parmentier" w:date="2020-06-03T19:48:00Z">
        <w:r w:rsidR="00882698" w:rsidRPr="007C437A">
          <w:t xml:space="preserve"> In fact, the connection </w:t>
        </w:r>
      </w:ins>
      <w:ins w:id="5325" w:author="Arthur Parmentier" w:date="2020-06-03T19:49:00Z">
        <w:r w:rsidR="00882698" w:rsidRPr="007C437A">
          <w:t xml:space="preserve">with </w:t>
        </w:r>
      </w:ins>
      <w:ins w:id="5326" w:author="Arthur Parmentier" w:date="2020-06-03T19:48:00Z">
        <w:r w:rsidR="00882698" w:rsidRPr="007C437A">
          <w:t xml:space="preserve">positional tracking </w:t>
        </w:r>
      </w:ins>
      <w:ins w:id="5327" w:author="Arthur Parmentier" w:date="2020-06-03T19:49:00Z">
        <w:r w:rsidR="00882698" w:rsidRPr="007C437A">
          <w:t xml:space="preserve">devices </w:t>
        </w:r>
      </w:ins>
      <w:ins w:id="5328" w:author="Arthur Parmentier" w:date="2020-06-03T19:48:00Z">
        <w:r w:rsidR="00882698" w:rsidRPr="007C437A">
          <w:t xml:space="preserve">was not </w:t>
        </w:r>
      </w:ins>
      <w:ins w:id="5329" w:author="Arthur Parmentier" w:date="2020-06-03T19:49:00Z">
        <w:r w:rsidR="00882698" w:rsidRPr="007C437A">
          <w:t>explicitly documented as a requirement for the Unity Plugin in their documentation</w:t>
        </w:r>
      </w:ins>
      <w:ins w:id="5330" w:author="Arthur Parmentier" w:date="2020-06-03T19:50:00Z">
        <w:r w:rsidR="00882698" w:rsidRPr="007C437A">
          <w:t xml:space="preserve">. We </w:t>
        </w:r>
      </w:ins>
      <w:ins w:id="5331" w:author="Arthur Parmentier" w:date="2020-06-03T19:51:00Z">
        <w:r w:rsidR="00882698" w:rsidRPr="007C437A">
          <w:t xml:space="preserve">could therefore not use the gloves on the fly with the provided scene and </w:t>
        </w:r>
      </w:ins>
      <w:ins w:id="5332" w:author="Arthur Parmentier" w:date="2020-06-03T19:52:00Z">
        <w:r w:rsidR="00882698" w:rsidRPr="007C437A">
          <w:t>needed</w:t>
        </w:r>
      </w:ins>
      <w:ins w:id="5333" w:author="Arthur Parmentier" w:date="2020-06-03T19:51:00Z">
        <w:r w:rsidR="00882698" w:rsidRPr="007C437A">
          <w:t xml:space="preserve"> additional scripting using the SDK.</w:t>
        </w:r>
      </w:ins>
      <w:ins w:id="5334" w:author="Arthur Parmentier" w:date="2020-06-03T19:44:00Z">
        <w:r w:rsidR="00882698" w:rsidRPr="007C437A">
          <w:t xml:space="preserve"> </w:t>
        </w:r>
      </w:ins>
    </w:p>
    <w:p w:rsidR="003F7478" w:rsidRPr="007C437A" w:rsidRDefault="004B4499" w:rsidP="00277174">
      <w:pPr>
        <w:pStyle w:val="Paragraphedeliste"/>
        <w:numPr>
          <w:ilvl w:val="0"/>
          <w:numId w:val="40"/>
        </w:numPr>
        <w:rPr>
          <w:ins w:id="5335" w:author="Arthur Parmentier" w:date="2020-06-03T19:58:00Z"/>
        </w:rPr>
      </w:pPr>
      <w:ins w:id="5336" w:author="Arthur Parmentier" w:date="2020-06-03T19:56:00Z">
        <w:r w:rsidRPr="007C437A">
          <w:t xml:space="preserve">I had been late on testing the gloves and identifying that issue. Although it made sense to me </w:t>
        </w:r>
      </w:ins>
      <w:ins w:id="5337" w:author="Arthur Parmentier" w:date="2020-06-03T19:57:00Z">
        <w:r w:rsidRPr="007C437A">
          <w:t>to start by building all the core mechanisms of the tool and pipeline before integrating the gloves, it was a mistake not to test them ea</w:t>
        </w:r>
      </w:ins>
      <w:ins w:id="5338" w:author="Arthur Parmentier" w:date="2020-06-03T19:58:00Z">
        <w:r w:rsidRPr="007C437A">
          <w:t>rlier, so that I could have figured out this issue at early stages.</w:t>
        </w:r>
      </w:ins>
    </w:p>
    <w:p w:rsidR="004B4499" w:rsidRPr="007C437A" w:rsidRDefault="004B4499" w:rsidP="004B4499">
      <w:pPr>
        <w:rPr>
          <w:ins w:id="5339" w:author="Arthur Parmentier" w:date="2020-06-03T20:03:00Z"/>
        </w:rPr>
      </w:pPr>
      <w:ins w:id="5340" w:author="Arthur Parmentier" w:date="2020-06-03T19:59:00Z">
        <w:r w:rsidRPr="007C437A">
          <w:t>The EM+ lab offer</w:t>
        </w:r>
      </w:ins>
      <w:ins w:id="5341" w:author="Arthur Parmentier" w:date="2020-06-03T20:00:00Z">
        <w:r w:rsidRPr="007C437A">
          <w:t xml:space="preserve">ed me support to </w:t>
        </w:r>
      </w:ins>
      <w:ins w:id="5342" w:author="Arthur Parmentier" w:date="2020-06-03T20:03:00Z">
        <w:r w:rsidRPr="007C437A">
          <w:t>build</w:t>
        </w:r>
      </w:ins>
      <w:ins w:id="5343" w:author="Arthur Parmentier" w:date="2020-06-03T20:00:00Z">
        <w:r w:rsidRPr="007C437A">
          <w:t xml:space="preserve"> a dedicated object in Max </w:t>
        </w:r>
      </w:ins>
      <w:ins w:id="5344" w:author="Arthur Parmentier" w:date="2020-06-03T20:03:00Z">
        <w:r w:rsidRPr="007C437A">
          <w:t xml:space="preserve">for </w:t>
        </w:r>
      </w:ins>
      <w:ins w:id="5345" w:author="Arthur Parmentier" w:date="2020-06-03T20:00:00Z">
        <w:r w:rsidRPr="007C437A">
          <w:t>receiv</w:t>
        </w:r>
      </w:ins>
      <w:ins w:id="5346" w:author="Arthur Parmentier" w:date="2020-06-03T20:03:00Z">
        <w:r w:rsidRPr="007C437A">
          <w:t>ing</w:t>
        </w:r>
      </w:ins>
      <w:ins w:id="5347" w:author="Arthur Parmentier" w:date="2020-06-03T20:00:00Z">
        <w:r w:rsidRPr="007C437A">
          <w:t xml:space="preserve"> the gloves data. The first experiments with the C++ SDK were good but unfortunately</w:t>
        </w:r>
      </w:ins>
      <w:ins w:id="5348" w:author="Arthur Parmentier" w:date="2020-06-03T20:01:00Z">
        <w:r w:rsidRPr="007C437A">
          <w:t xml:space="preserve">, </w:t>
        </w:r>
      </w:ins>
      <w:ins w:id="5349" w:author="Arthur Parmentier" w:date="2020-06-03T20:02:00Z">
        <w:r w:rsidRPr="007C437A">
          <w:t>the difficult schedule of that semester did not yet allow us to go further.</w:t>
        </w:r>
      </w:ins>
    </w:p>
    <w:p w:rsidR="004B4499" w:rsidRPr="007C437A" w:rsidRDefault="004B4499">
      <w:pPr>
        <w:pStyle w:val="Titre5"/>
        <w:rPr>
          <w:ins w:id="5350" w:author="Arthur Parmentier" w:date="2020-05-21T15:08:00Z"/>
          <w:rPrChange w:id="5351" w:author="Arthur Parmentier" w:date="2020-06-07T15:27:00Z">
            <w:rPr>
              <w:ins w:id="5352" w:author="Arthur Parmentier" w:date="2020-05-21T15:08:00Z"/>
            </w:rPr>
          </w:rPrChange>
        </w:rPr>
        <w:pPrChange w:id="5353" w:author="Arthur Parmentier" w:date="2020-06-03T20:03:00Z">
          <w:pPr/>
        </w:pPrChange>
      </w:pPr>
      <w:ins w:id="5354" w:author="Arthur Parmentier" w:date="2020-06-03T20:03:00Z">
        <w:r w:rsidRPr="007C437A">
          <w:rPr>
            <w:rPrChange w:id="5355" w:author="Arthur Parmentier" w:date="2020-06-07T15:27:00Z">
              <w:rPr/>
            </w:rPrChange>
          </w:rPr>
          <w:t>HandPose</w:t>
        </w:r>
      </w:ins>
    </w:p>
    <w:p w:rsidR="00C46A73" w:rsidRPr="007C437A" w:rsidRDefault="00F64405" w:rsidP="00F304EE">
      <w:pPr>
        <w:rPr>
          <w:ins w:id="5356" w:author="Arthur Parmentier" w:date="2020-06-03T20:17:00Z"/>
        </w:rPr>
      </w:pPr>
      <w:ins w:id="5357" w:author="Arthur Parmentier" w:date="2020-06-03T20:19:00Z">
        <w:r w:rsidRPr="007C437A">
          <w:t>A</w:t>
        </w:r>
      </w:ins>
      <w:ins w:id="5358" w:author="Arthur Parmentier" w:date="2020-06-03T20:05:00Z">
        <w:r w:rsidR="002E54F7" w:rsidRPr="007C437A">
          <w:t>round</w:t>
        </w:r>
      </w:ins>
      <w:ins w:id="5359" w:author="Arthur Parmentier" w:date="2020-06-03T20:03:00Z">
        <w:r w:rsidR="004B4499" w:rsidRPr="007C437A">
          <w:t xml:space="preserve"> mid-</w:t>
        </w:r>
      </w:ins>
      <w:ins w:id="5360" w:author="Arthur Parmentier" w:date="2020-06-03T20:07:00Z">
        <w:r w:rsidR="009C5B97" w:rsidRPr="007C437A">
          <w:t>M</w:t>
        </w:r>
      </w:ins>
      <w:ins w:id="5361" w:author="Arthur Parmentier" w:date="2020-06-03T20:03:00Z">
        <w:r w:rsidR="004B4499" w:rsidRPr="007C437A">
          <w:t>arch, Tensorflow released the new HandPose model</w:t>
        </w:r>
      </w:ins>
      <w:ins w:id="5362" w:author="Arthur Parmentier" w:date="2020-06-03T20:04:00Z">
        <w:r w:rsidR="004B4499" w:rsidRPr="007C437A">
          <w:rPr>
            <w:rStyle w:val="Appelnotedebasdep"/>
          </w:rPr>
          <w:footnoteReference w:id="62"/>
        </w:r>
      </w:ins>
      <w:ins w:id="5365" w:author="Arthur Parmentier" w:date="2020-06-03T20:03:00Z">
        <w:r w:rsidR="004B4499" w:rsidRPr="007C437A">
          <w:t>.</w:t>
        </w:r>
      </w:ins>
      <w:ins w:id="5366" w:author="Arthur Parmentier" w:date="2020-06-03T20:05:00Z">
        <w:r w:rsidR="009C5B97" w:rsidRPr="007C437A">
          <w:t xml:space="preserve"> I first heard about it from within the Max community</w:t>
        </w:r>
      </w:ins>
      <w:ins w:id="5367" w:author="Arthur Parmentier" w:date="2020-06-03T20:06:00Z">
        <w:r w:rsidR="009C5B97" w:rsidRPr="007C437A">
          <w:t>, when a first wrap of HandPose into an Electron se</w:t>
        </w:r>
      </w:ins>
      <w:ins w:id="5368" w:author="Arthur Parmentier" w:date="2020-06-03T20:08:00Z">
        <w:r w:rsidR="003D6C76" w:rsidRPr="007C437A">
          <w:t>r</w:t>
        </w:r>
      </w:ins>
      <w:ins w:id="5369" w:author="Arthur Parmentier" w:date="2020-06-03T20:06:00Z">
        <w:r w:rsidR="009C5B97" w:rsidRPr="007C437A">
          <w:t xml:space="preserve">ver (just like PoseNet) was shared on </w:t>
        </w:r>
      </w:ins>
      <w:ins w:id="5370" w:author="Arthur Parmentier" w:date="2020-06-03T20:07:00Z">
        <w:r w:rsidR="009C5B97" w:rsidRPr="007C437A">
          <w:t xml:space="preserve">github </w:t>
        </w:r>
      </w:ins>
      <w:ins w:id="5371" w:author="Arthur Parmentier" w:date="2020-06-03T20:09:00Z">
        <w:r w:rsidR="003D6C76" w:rsidRPr="007C437A">
          <w:t xml:space="preserve">late </w:t>
        </w:r>
      </w:ins>
      <w:ins w:id="5372" w:author="Arthur Parmentier" w:date="2020-06-03T20:07:00Z">
        <w:r w:rsidR="009C5B97" w:rsidRPr="007C437A">
          <w:t>May</w:t>
        </w:r>
      </w:ins>
      <w:ins w:id="5373" w:author="Arthur Parmentier" w:date="2020-06-03T20:08:00Z">
        <w:r w:rsidR="003D6C76" w:rsidRPr="007C437A">
          <w:rPr>
            <w:rStyle w:val="Appelnotedebasdep"/>
          </w:rPr>
          <w:footnoteReference w:id="63"/>
        </w:r>
      </w:ins>
      <w:ins w:id="5376" w:author="Arthur Parmentier" w:date="2020-06-03T20:07:00Z">
        <w:r w:rsidR="009C5B97" w:rsidRPr="007C437A">
          <w:t>.</w:t>
        </w:r>
        <w:r w:rsidR="003D6C76" w:rsidRPr="007C437A">
          <w:t xml:space="preserve"> In the following days, I contributed to designing an interface within Max that made the out</w:t>
        </w:r>
      </w:ins>
      <w:ins w:id="5377" w:author="Arthur Parmentier" w:date="2020-06-03T20:08:00Z">
        <w:r w:rsidR="003D6C76" w:rsidRPr="007C437A">
          <w:t>put of the model accessible to the user</w:t>
        </w:r>
      </w:ins>
      <w:ins w:id="5378" w:author="Arthur Parmentier" w:date="2020-06-03T20:14:00Z">
        <w:r w:rsidR="00373B55" w:rsidRPr="007C437A">
          <w:t xml:space="preserve"> (</w:t>
        </w:r>
        <w:r w:rsidR="00373B55" w:rsidRPr="007C437A">
          <w:rPr>
            <w:rPrChange w:id="5379" w:author="Arthur Parmentier" w:date="2020-06-07T15:27:00Z">
              <w:rPr/>
            </w:rPrChange>
          </w:rPr>
          <w:fldChar w:fldCharType="begin"/>
        </w:r>
        <w:r w:rsidR="00373B55" w:rsidRPr="007C437A">
          <w:instrText xml:space="preserve"> REF _Ref42107678 \h </w:instrText>
        </w:r>
      </w:ins>
      <w:r w:rsidR="00373B55" w:rsidRPr="007C437A">
        <w:rPr>
          <w:rPrChange w:id="5380" w:author="Arthur Parmentier" w:date="2020-06-07T15:27:00Z">
            <w:rPr/>
          </w:rPrChange>
        </w:rPr>
      </w:r>
      <w:r w:rsidR="00373B55" w:rsidRPr="007C437A">
        <w:rPr>
          <w:rPrChange w:id="5381" w:author="Arthur Parmentier" w:date="2020-06-07T15:27:00Z">
            <w:rPr/>
          </w:rPrChange>
        </w:rPr>
        <w:fldChar w:fldCharType="separate"/>
      </w:r>
      <w:ins w:id="5382" w:author="Arthur Parmentier" w:date="2020-06-03T20:14:00Z">
        <w:r w:rsidR="00373B55" w:rsidRPr="007C437A">
          <w:t xml:space="preserve">Figure </w:t>
        </w:r>
        <w:r w:rsidR="00373B55" w:rsidRPr="007C437A">
          <w:rPr>
            <w:rPrChange w:id="5383" w:author="Arthur Parmentier" w:date="2020-06-07T15:27:00Z">
              <w:rPr>
                <w:noProof/>
              </w:rPr>
            </w:rPrChange>
          </w:rPr>
          <w:t>4</w:t>
        </w:r>
        <w:r w:rsidR="00373B55" w:rsidRPr="007C437A">
          <w:rPr>
            <w:rPrChange w:id="5384" w:author="Arthur Parmentier" w:date="2020-06-07T15:27:00Z">
              <w:rPr/>
            </w:rPrChange>
          </w:rPr>
          <w:fldChar w:fldCharType="end"/>
        </w:r>
        <w:r w:rsidR="00373B55" w:rsidRPr="007C437A">
          <w:t>).</w:t>
        </w:r>
      </w:ins>
    </w:p>
    <w:p w:rsidR="00254700" w:rsidRPr="007C437A" w:rsidRDefault="00F64405" w:rsidP="00F304EE">
      <w:pPr>
        <w:rPr>
          <w:ins w:id="5385" w:author="Arthur Parmentier" w:date="2020-06-03T20:18:00Z"/>
        </w:rPr>
      </w:pPr>
      <w:ins w:id="5386" w:author="Arthur Parmentier" w:date="2020-06-03T20:19:00Z">
        <w:r w:rsidRPr="007C437A">
          <w:t>While</w:t>
        </w:r>
      </w:ins>
      <w:ins w:id="5387" w:author="Arthur Parmentier" w:date="2020-06-03T20:17:00Z">
        <w:r w:rsidRPr="007C437A">
          <w:t xml:space="preserve"> I was stuck with the Hi5 gloves, HandPose provided me an easy and light way to </w:t>
        </w:r>
      </w:ins>
      <w:ins w:id="5388" w:author="Arthur Parmentier" w:date="2020-06-03T20:18:00Z">
        <w:r w:rsidRPr="007C437A">
          <w:t>test the multi-input pipeline and the combination of the two scales or recognition inside Max.</w:t>
        </w:r>
      </w:ins>
      <w:ins w:id="5389" w:author="Arthur Parmentier" w:date="2020-06-03T21:35:00Z">
        <w:r w:rsidR="00F91D42" w:rsidRPr="007C437A">
          <w:t xml:space="preserve"> An introduction to HandPose inside my recognition tool is shown in my </w:t>
        </w:r>
      </w:ins>
      <w:ins w:id="5390" w:author="Arthur Parmentier" w:date="2020-06-03T21:36:00Z">
        <w:r w:rsidR="00F91D42" w:rsidRPr="007C437A">
          <w:rPr>
            <w:rPrChange w:id="5391" w:author="Arthur Parmentier" w:date="2020-06-07T15:27:00Z">
              <w:rPr/>
            </w:rPrChange>
          </w:rPr>
          <w:fldChar w:fldCharType="begin"/>
        </w:r>
        <w:r w:rsidR="00F91D42" w:rsidRPr="007C437A">
          <w:instrText xml:space="preserve"> HYPERLINK "https://www.youtube.com/watch?v=rKD5BMaHmI8" </w:instrText>
        </w:r>
        <w:r w:rsidR="00F91D42" w:rsidRPr="007C437A">
          <w:rPr>
            <w:rPrChange w:id="5392" w:author="Arthur Parmentier" w:date="2020-06-07T15:27:00Z">
              <w:rPr/>
            </w:rPrChange>
          </w:rPr>
          <w:fldChar w:fldCharType="separate"/>
        </w:r>
        <w:r w:rsidR="00F91D42" w:rsidRPr="007C437A">
          <w:rPr>
            <w:rStyle w:val="Lienhypertexte"/>
          </w:rPr>
          <w:t>fourth demo video</w:t>
        </w:r>
        <w:r w:rsidR="00F91D42" w:rsidRPr="007C437A">
          <w:rPr>
            <w:rPrChange w:id="5393" w:author="Arthur Parmentier" w:date="2020-06-07T15:27:00Z">
              <w:rPr/>
            </w:rPrChange>
          </w:rPr>
          <w:fldChar w:fldCharType="end"/>
        </w:r>
      </w:ins>
      <w:ins w:id="5394" w:author="Arthur Parmentier" w:date="2020-06-03T21:35:00Z">
        <w:r w:rsidR="00F91D42" w:rsidRPr="007C437A">
          <w:t>.</w:t>
        </w:r>
      </w:ins>
    </w:p>
    <w:p w:rsidR="00F64405" w:rsidRPr="007C437A" w:rsidRDefault="00DB2BB8" w:rsidP="00F304EE">
      <w:pPr>
        <w:rPr>
          <w:ins w:id="5395" w:author="Arthur Parmentier" w:date="2020-06-03T20:20:00Z"/>
        </w:rPr>
      </w:pPr>
      <w:ins w:id="5396" w:author="Arthur Parmentier" w:date="2020-06-03T20:19:00Z">
        <w:r w:rsidRPr="007C437A">
          <w:t xml:space="preserve">HandPose properties are very similar to PoseNet, hence it runs in a similar </w:t>
        </w:r>
      </w:ins>
      <w:ins w:id="5397"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5398" w:author="Arthur Parmentier" w:date="2020-06-03T20:09:00Z"/>
        </w:rPr>
      </w:pPr>
      <w:ins w:id="5399" w:author="Arthur Parmentier" w:date="2020-06-03T20:20:00Z">
        <w:r w:rsidRPr="007C437A">
          <w:lastRenderedPageBreak/>
          <w:t xml:space="preserve">Contrary </w:t>
        </w:r>
      </w:ins>
      <w:ins w:id="5400"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5401" w:author="Arthur Parmentier" w:date="2020-06-03T20:23:00Z">
        <w:r w:rsidR="005634B9" w:rsidRPr="007C437A">
          <w:t>soon</w:t>
        </w:r>
      </w:ins>
      <w:ins w:id="5402" w:author="Arthur Parmentier" w:date="2020-06-03T20:21:00Z">
        <w:r w:rsidRPr="007C437A">
          <w:t>.</w:t>
        </w:r>
      </w:ins>
      <w:ins w:id="5403" w:author="Arthur Parmentier" w:date="2020-06-03T20:22:00Z">
        <w:r w:rsidRPr="007C437A">
          <w:rPr>
            <w:rStyle w:val="Appelnotedebasdep"/>
          </w:rPr>
          <w:footnoteReference w:id="64"/>
        </w:r>
      </w:ins>
    </w:p>
    <w:p w:rsidR="00373B55" w:rsidRPr="007C437A" w:rsidRDefault="00373B55">
      <w:pPr>
        <w:keepNext/>
        <w:rPr>
          <w:ins w:id="5406" w:author="Arthur Parmentier" w:date="2020-06-03T20:13:00Z"/>
        </w:rPr>
        <w:pPrChange w:id="5407" w:author="Arthur Parmentier" w:date="2020-06-03T20:13:00Z">
          <w:pPr/>
        </w:pPrChange>
      </w:pPr>
      <w:ins w:id="5408" w:author="Arthur Parmentier" w:date="2020-06-03T20:12:00Z">
        <w:r w:rsidRPr="007C437A">
          <w:rPr>
            <w:noProof/>
            <w:rPrChange w:id="5409" w:author="Arthur Parmentier" w:date="2020-06-07T15:27:00Z">
              <w:rPr>
                <w:noProof/>
              </w:rPr>
            </w:rPrChange>
          </w:rPr>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5410" w:author="Arthur Parmentier" w:date="2020-05-20T20:03:00Z"/>
          <w:rPrChange w:id="5411" w:author="Arthur Parmentier" w:date="2020-06-07T15:27:00Z">
            <w:rPr>
              <w:ins w:id="5412" w:author="Arthur Parmentier" w:date="2020-05-20T20:03:00Z"/>
            </w:rPr>
          </w:rPrChange>
        </w:rPr>
        <w:pPrChange w:id="5413" w:author="Arthur Parmentier" w:date="2020-06-03T20:13:00Z">
          <w:pPr/>
        </w:pPrChange>
      </w:pPr>
      <w:bookmarkStart w:id="5414" w:name="_Ref42107678"/>
      <w:bookmarkStart w:id="5415" w:name="_Ref42107663"/>
      <w:ins w:id="5416" w:author="Arthur Parmentier" w:date="2020-06-03T20:13:00Z">
        <w:r w:rsidRPr="007C437A">
          <w:rPr>
            <w:rPrChange w:id="5417" w:author="Arthur Parmentier" w:date="2020-06-07T15:27:00Z">
              <w:rPr>
                <w:i/>
                <w:iCs/>
              </w:rPr>
            </w:rPrChange>
          </w:rPr>
          <w:t xml:space="preserve">Figure </w:t>
        </w:r>
        <w:r w:rsidRPr="007C437A">
          <w:rPr>
            <w:rPrChange w:id="5418" w:author="Arthur Parmentier" w:date="2020-06-07T15:27:00Z">
              <w:rPr>
                <w:i/>
                <w:iCs/>
              </w:rPr>
            </w:rPrChange>
          </w:rPr>
          <w:fldChar w:fldCharType="begin"/>
        </w:r>
        <w:r w:rsidRPr="007C437A">
          <w:rPr>
            <w:rPrChange w:id="5419" w:author="Arthur Parmentier" w:date="2020-06-07T15:27:00Z">
              <w:rPr>
                <w:i/>
                <w:iCs/>
              </w:rPr>
            </w:rPrChange>
          </w:rPr>
          <w:instrText xml:space="preserve"> SEQ Figure \* ARABIC </w:instrText>
        </w:r>
      </w:ins>
      <w:r w:rsidRPr="007C437A">
        <w:rPr>
          <w:rPrChange w:id="5420" w:author="Arthur Parmentier" w:date="2020-06-07T15:27:00Z">
            <w:rPr>
              <w:i/>
              <w:iCs/>
            </w:rPr>
          </w:rPrChange>
        </w:rPr>
        <w:fldChar w:fldCharType="separate"/>
      </w:r>
      <w:ins w:id="5421" w:author="Arthur Parmentier" w:date="2020-06-05T21:05:00Z">
        <w:r w:rsidR="001C2AA6" w:rsidRPr="007C437A">
          <w:rPr>
            <w:rPrChange w:id="5422" w:author="Arthur Parmentier" w:date="2020-06-07T15:27:00Z">
              <w:rPr>
                <w:i/>
                <w:iCs/>
                <w:noProof/>
              </w:rPr>
            </w:rPrChange>
          </w:rPr>
          <w:t>5</w:t>
        </w:r>
      </w:ins>
      <w:ins w:id="5423" w:author="Arthur Parmentier" w:date="2020-06-03T20:13:00Z">
        <w:r w:rsidRPr="007C437A">
          <w:rPr>
            <w:rPrChange w:id="5424" w:author="Arthur Parmentier" w:date="2020-06-07T15:27:00Z">
              <w:rPr>
                <w:i/>
                <w:iCs/>
              </w:rPr>
            </w:rPrChange>
          </w:rPr>
          <w:fldChar w:fldCharType="end"/>
        </w:r>
        <w:bookmarkEnd w:id="5414"/>
        <w:r w:rsidRPr="007C437A">
          <w:rPr>
            <w:rPrChange w:id="5425" w:author="Arthur Parmentier" w:date="2020-06-07T15:27:00Z">
              <w:rPr>
                <w:i/>
                <w:iCs/>
              </w:rPr>
            </w:rPrChange>
          </w:rPr>
          <w:t xml:space="preserve"> My re-worked HandPose port to max</w:t>
        </w:r>
      </w:ins>
      <w:bookmarkEnd w:id="5415"/>
    </w:p>
    <w:p w:rsidR="008362F0" w:rsidRPr="007C437A" w:rsidRDefault="008362F0" w:rsidP="008362F0">
      <w:pPr>
        <w:rPr>
          <w:ins w:id="5426" w:author="Arthur Parmentier" w:date="2020-06-03T21:25:00Z"/>
        </w:rPr>
      </w:pPr>
      <w:ins w:id="5427" w:author="Arthur Parmentier" w:date="2020-06-03T20:51:00Z">
        <w:r w:rsidRPr="007C437A">
          <w:lastRenderedPageBreak/>
          <w:t>In SP, signs that</w:t>
        </w:r>
      </w:ins>
      <w:ins w:id="5428" w:author="Arthur Parmentier" w:date="2020-06-03T20:52:00Z">
        <w:r w:rsidRPr="007C437A">
          <w:t xml:space="preserve"> are made of hand poses in can have two versions</w:t>
        </w:r>
      </w:ins>
      <w:ins w:id="5429" w:author="Arthur Parmentier" w:date="2020-06-03T20:53:00Z">
        <w:r w:rsidRPr="007C437A">
          <w:t xml:space="preserve">: two-handed and one-handed versions. </w:t>
        </w:r>
      </w:ins>
      <w:ins w:id="5430" w:author="Arthur Parmentier" w:date="2020-06-03T21:11:00Z">
        <w:r w:rsidR="005B413B" w:rsidRPr="007C437A">
          <w:t>While HandPose only allows for using one hand at the same time, the soundpainter can therefore use o</w:t>
        </w:r>
      </w:ins>
      <w:ins w:id="5431" w:author="Arthur Parmentier" w:date="2020-06-03T21:12:00Z">
        <w:r w:rsidR="005B413B" w:rsidRPr="007C437A">
          <w:t xml:space="preserve">nly one-handed signs with the recognition tool. Another possibility would be to the split the video input from the camera for the left and right side </w:t>
        </w:r>
      </w:ins>
      <w:ins w:id="5432" w:author="Arthur Parmentier" w:date="2020-06-03T21:13:00Z">
        <w:r w:rsidR="005B413B" w:rsidRPr="007C437A">
          <w:t>of the body (only one hand in each side) and running the model on both sides. This has not been tested by myself by would theoretically work without problem</w:t>
        </w:r>
      </w:ins>
      <w:ins w:id="5433" w:author="Arthur Parmentier" w:date="2020-06-03T21:14:00Z">
        <w:r w:rsidR="005B413B" w:rsidRPr="007C437A">
          <w:t xml:space="preserve"> if the user is able to do so.</w:t>
        </w:r>
      </w:ins>
    </w:p>
    <w:p w:rsidR="00EE5351" w:rsidRPr="007C437A" w:rsidRDefault="00F91D42">
      <w:pPr>
        <w:rPr>
          <w:ins w:id="5434" w:author="Arthur Parmentier" w:date="2020-06-03T20:49:00Z"/>
          <w:rPrChange w:id="5435" w:author="Arthur Parmentier" w:date="2020-06-07T15:27:00Z">
            <w:rPr>
              <w:ins w:id="5436" w:author="Arthur Parmentier" w:date="2020-06-03T20:49:00Z"/>
            </w:rPr>
          </w:rPrChange>
        </w:rPr>
        <w:pPrChange w:id="5437" w:author="Arthur Parmentier" w:date="2020-06-03T20:50:00Z">
          <w:pPr>
            <w:pStyle w:val="Titre4"/>
          </w:pPr>
        </w:pPrChange>
      </w:pPr>
      <w:ins w:id="5438" w:author="Arthur Parmentier" w:date="2020-06-03T21:34:00Z">
        <w:r w:rsidRPr="007C437A">
          <w:rPr>
            <w:rPrChange w:id="5439" w:author="Arthur Parmentier" w:date="2020-06-07T15:27:00Z">
              <w:rPr/>
            </w:rPrChange>
          </w:rPr>
          <w:t>Another</w:t>
        </w:r>
      </w:ins>
      <w:ins w:id="5440" w:author="Arthur Parmentier" w:date="2020-06-03T21:25:00Z">
        <w:r w:rsidR="00EE5351" w:rsidRPr="007C437A">
          <w:rPr>
            <w:rPrChange w:id="5441" w:author="Arthur Parmentier" w:date="2020-06-07T15:27:00Z">
              <w:rPr/>
            </w:rPrChange>
          </w:rPr>
          <w:t xml:space="preserve"> important constraint when using HandPose is that the model only </w:t>
        </w:r>
      </w:ins>
      <w:ins w:id="5442" w:author="Arthur Parmentier" w:date="2020-06-03T21:26:00Z">
        <w:r w:rsidR="00EE5351" w:rsidRPr="007C437A">
          <w:rPr>
            <w:rPrChange w:id="5443" w:author="Arthur Parmentier" w:date="2020-06-07T15:27:00Z">
              <w:rPr/>
            </w:rPrChange>
          </w:rPr>
          <w:t>works as long as the hand is sufficiently close to the camera</w:t>
        </w:r>
      </w:ins>
      <w:ins w:id="5444" w:author="Arthur Parmentier" w:date="2020-06-03T21:27:00Z">
        <w:r w:rsidR="00EE5351" w:rsidRPr="007C437A">
          <w:rPr>
            <w:rPrChange w:id="5445" w:author="Arthur Parmentier" w:date="2020-06-07T15:27:00Z">
              <w:rPr/>
            </w:rPrChange>
          </w:rPr>
          <w:t>, typically within 2 meters from the camera. This greatly limits the ability of the soundpainter to use PoseNet and HandPos</w:t>
        </w:r>
      </w:ins>
      <w:ins w:id="5446" w:author="Arthur Parmentier" w:date="2020-06-03T21:28:00Z">
        <w:r w:rsidR="00EE5351" w:rsidRPr="007C437A">
          <w:rPr>
            <w:rPrChange w:id="5447"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5448" w:author="Arthur Parmentier" w:date="2020-06-03T21:29:00Z">
        <w:r w:rsidR="00EE5351" w:rsidRPr="007C437A">
          <w:rPr>
            <w:rPrChange w:id="5449" w:author="Arthur Parmentier" w:date="2020-06-07T15:27:00Z">
              <w:rPr/>
            </w:rPrChange>
          </w:rPr>
          <w:t xml:space="preserve">whole body fits inside the camera’s view. I suggest </w:t>
        </w:r>
      </w:ins>
      <w:ins w:id="5450" w:author="Arthur Parmentier" w:date="2020-06-03T21:30:00Z">
        <w:r w:rsidR="00EE5351" w:rsidRPr="007C437A">
          <w:rPr>
            <w:rPrChange w:id="5451" w:author="Arthur Parmentier" w:date="2020-06-07T15:27:00Z">
              <w:rPr/>
            </w:rPrChange>
          </w:rPr>
          <w:t>using</w:t>
        </w:r>
      </w:ins>
      <w:ins w:id="5452" w:author="Arthur Parmentier" w:date="2020-06-03T21:29:00Z">
        <w:r w:rsidR="00EE5351" w:rsidRPr="007C437A">
          <w:rPr>
            <w:rPrChange w:id="5453" w:author="Arthur Parmentier" w:date="2020-06-07T15:27:00Z">
              <w:rPr/>
            </w:rPrChange>
          </w:rPr>
          <w:t xml:space="preserve"> separate camera for each model, one that would be close to the soundpaint</w:t>
        </w:r>
      </w:ins>
      <w:ins w:id="5454" w:author="Arthur Parmentier" w:date="2020-06-03T21:30:00Z">
        <w:r w:rsidR="00EE5351" w:rsidRPr="007C437A">
          <w:rPr>
            <w:rPrChange w:id="5455" w:author="Arthur Parmentier" w:date="2020-06-07T15:27:00Z">
              <w:rPr/>
            </w:rPrChange>
          </w:rPr>
          <w:t>er for HandPose and one further for PoseNet.</w:t>
        </w:r>
      </w:ins>
      <w:ins w:id="5456" w:author="Arthur Parmentier" w:date="2020-06-03T21:25:00Z">
        <w:r w:rsidR="00EE5351" w:rsidRPr="007C437A">
          <w:rPr>
            <w:rPrChange w:id="5457" w:author="Arthur Parmentier" w:date="2020-06-07T15:27:00Z">
              <w:rPr/>
            </w:rPrChange>
          </w:rPr>
          <w:t xml:space="preserve"> </w:t>
        </w:r>
      </w:ins>
      <w:ins w:id="5458" w:author="Arthur Parmentier" w:date="2020-06-03T21:31:00Z">
        <w:r w:rsidR="00EE5351" w:rsidRPr="007C437A">
          <w:rPr>
            <w:rPrChange w:id="5459" w:author="Arthur Parmentier" w:date="2020-06-07T15:27:00Z">
              <w:rPr/>
            </w:rPrChange>
          </w:rPr>
          <w:t>I have not been however to test this configuration yet. If it is not possible, then I suggest making sure that the arms</w:t>
        </w:r>
      </w:ins>
      <w:ins w:id="5460" w:author="Arthur Parmentier" w:date="2020-06-03T21:32:00Z">
        <w:r w:rsidR="00EE5351" w:rsidRPr="007C437A">
          <w:rPr>
            <w:rPrChange w:id="5461" w:author="Arthur Parmentier" w:date="2020-06-07T15:27:00Z">
              <w:rPr/>
            </w:rPrChange>
          </w:rPr>
          <w:t>, torso and head are well visible for PoseNet, while leaving hips, knees and feet under the field of view of the camera</w:t>
        </w:r>
      </w:ins>
      <w:ins w:id="5462" w:author="Arthur Parmentier" w:date="2020-06-03T21:33:00Z">
        <w:r w:rsidR="00EE5351" w:rsidRPr="007C437A">
          <w:rPr>
            <w:rPrChange w:id="5463"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5464" w:author="Arthur Parmentier" w:date="2020-05-23T10:02:00Z"/>
        </w:rPr>
      </w:pPr>
      <w:ins w:id="5465" w:author="Arthur Parmentier" w:date="2020-05-20T20:03:00Z">
        <w:r w:rsidRPr="007C437A">
          <w:t>Input manager</w:t>
        </w:r>
      </w:ins>
    </w:p>
    <w:p w:rsidR="00F304EE" w:rsidRPr="007C437A" w:rsidRDefault="00AF3FE7" w:rsidP="00F304EE">
      <w:pPr>
        <w:rPr>
          <w:ins w:id="5466" w:author="Arthur Parmentier" w:date="2020-06-03T22:07:00Z"/>
        </w:rPr>
      </w:pPr>
      <w:ins w:id="5467" w:author="Arthur Parmentier" w:date="2020-05-20T20:22:00Z">
        <w:r w:rsidRPr="007C437A">
          <w:t xml:space="preserve">I initially created the ‘input manager’ </w:t>
        </w:r>
      </w:ins>
      <w:ins w:id="5468" w:author="Arthur Parmentier" w:date="2020-05-20T20:23:00Z">
        <w:r w:rsidRPr="007C437A">
          <w:t xml:space="preserve">to allow the user to select in the list of all possible inputs (PoseNet, Kinect, gloves…) those </w:t>
        </w:r>
      </w:ins>
      <w:ins w:id="5469" w:author="Arthur Parmentier" w:date="2020-06-03T22:07:00Z">
        <w:r w:rsidR="005C26EA" w:rsidRPr="007C437A">
          <w:t>that he wanted to use and that the program should listen to</w:t>
        </w:r>
      </w:ins>
      <w:ins w:id="5470" w:author="Arthur Parmentier" w:date="2020-05-20T20:23:00Z">
        <w:r w:rsidRPr="007C437A">
          <w:t>.</w:t>
        </w:r>
      </w:ins>
      <w:ins w:id="5471" w:author="Arthur Parmentier" w:date="2020-05-20T20:24:00Z">
        <w:r w:rsidRPr="007C437A">
          <w:t xml:space="preserve"> This way, </w:t>
        </w:r>
      </w:ins>
      <w:ins w:id="5472" w:author="Arthur Parmentier" w:date="2020-05-23T10:29:00Z">
        <w:r w:rsidR="001A4444" w:rsidRPr="007C437A">
          <w:t>each part of the</w:t>
        </w:r>
      </w:ins>
      <w:ins w:id="5473" w:author="Arthur Parmentier" w:date="2020-05-20T20:24:00Z">
        <w:r w:rsidRPr="007C437A">
          <w:t xml:space="preserve"> system would know how many features to expect and how to route the data flow correctly.</w:t>
        </w:r>
      </w:ins>
    </w:p>
    <w:p w:rsidR="005C26EA" w:rsidRPr="007C437A" w:rsidRDefault="005C26EA" w:rsidP="00F304EE">
      <w:pPr>
        <w:rPr>
          <w:ins w:id="5474" w:author="Arthur Parmentier" w:date="2020-05-20T20:24:00Z"/>
        </w:rPr>
      </w:pPr>
      <w:ins w:id="5475" w:author="Arthur Parmentier" w:date="2020-06-03T22:08:00Z">
        <w:r w:rsidRPr="007C437A">
          <w:t xml:space="preserve">Until late stages of the project, when I started working with both PoseNet and HandPose, it was unclear for me whether a single DTW </w:t>
        </w:r>
      </w:ins>
      <w:ins w:id="5476" w:author="Arthur Parmentier" w:date="2020-06-03T22:09:00Z">
        <w:r w:rsidRPr="007C437A">
          <w:t>model would be able to classify all signs from a sign input combining all the selected features from both HandPose and Posenet, or if I should instead use several models</w:t>
        </w:r>
      </w:ins>
      <w:ins w:id="5477" w:author="Arthur Parmentier" w:date="2020-06-03T22:10:00Z">
        <w:r w:rsidRPr="007C437A">
          <w:t xml:space="preserve"> depending of the type of signs that the program should recognize (movement with the full body, hand poses, faders…).</w:t>
        </w:r>
      </w:ins>
      <w:ins w:id="5478" w:author="Arthur Parmentier" w:date="2020-06-03T22:12:00Z">
        <w:r w:rsidR="00C26758" w:rsidRPr="007C437A">
          <w:t xml:space="preserve"> There was also no built-in way to make a generic input to model routing in Max</w:t>
        </w:r>
      </w:ins>
      <w:ins w:id="5479" w:author="Arthur Parmentier" w:date="2020-06-03T22:13:00Z">
        <w:r w:rsidR="00C26758" w:rsidRPr="007C437A">
          <w:t>, so that I was hesitating between building a fixed routing that would work for my use case but would not allow any flexibility to change the inputs to each model</w:t>
        </w:r>
      </w:ins>
      <w:ins w:id="5480" w:author="Arthur Parmentier" w:date="2020-06-03T22:14:00Z">
        <w:r w:rsidR="00C26758" w:rsidRPr="007C437A">
          <w:t>, or building the desired input manager routing matrix myself. I chose the second option which allowed me to build a very modu</w:t>
        </w:r>
      </w:ins>
      <w:ins w:id="5481"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5482" w:author="Arthur Parmentier" w:date="2020-05-20T22:45:00Z"/>
        </w:rPr>
        <w:pPrChange w:id="5483" w:author="Arthur Parmentier" w:date="2020-06-03T22:25:00Z">
          <w:pPr>
            <w:pStyle w:val="Paragraphedeliste"/>
            <w:numPr>
              <w:numId w:val="34"/>
            </w:numPr>
            <w:ind w:hanging="360"/>
          </w:pPr>
        </w:pPrChange>
      </w:pPr>
      <w:ins w:id="5484" w:author="Arthur Parmentier" w:date="2020-06-03T22:16:00Z">
        <w:r w:rsidRPr="007C437A">
          <w:t>The present input manager allows</w:t>
        </w:r>
      </w:ins>
      <w:ins w:id="5485" w:author="Arthur Parmentier" w:date="2020-05-23T10:30:00Z">
        <w:r w:rsidR="00EA3401" w:rsidRPr="007C437A">
          <w:t xml:space="preserve"> the user</w:t>
        </w:r>
      </w:ins>
      <w:ins w:id="5486" w:author="Arthur Parmentier" w:date="2020-05-20T20:25:00Z">
        <w:r w:rsidR="00AF3FE7" w:rsidRPr="007C437A">
          <w:t xml:space="preserve"> to add his own input to the system automatically, without manually creating additional routings all over the program</w:t>
        </w:r>
      </w:ins>
      <w:ins w:id="5487" w:author="Arthur Parmentier" w:date="2020-06-03T22:17:00Z">
        <w:r w:rsidR="00E3655F" w:rsidRPr="007C437A">
          <w:t xml:space="preserve">, by following </w:t>
        </w:r>
      </w:ins>
      <w:ins w:id="5488" w:author="Arthur Parmentier" w:date="2020-06-03T22:24:00Z">
        <w:r w:rsidR="00E3655F" w:rsidRPr="007C437A">
          <w:t>only a few conventions</w:t>
        </w:r>
      </w:ins>
      <w:ins w:id="5489" w:author="Arthur Parmentier" w:date="2020-05-20T20:26:00Z">
        <w:r w:rsidR="00AF3FE7" w:rsidRPr="007C437A">
          <w:t xml:space="preserve"> </w:t>
        </w:r>
      </w:ins>
    </w:p>
    <w:p w:rsidR="00937092" w:rsidRPr="007C437A" w:rsidRDefault="00E3655F" w:rsidP="00937092">
      <w:pPr>
        <w:pStyle w:val="Paragraphedeliste"/>
        <w:numPr>
          <w:ilvl w:val="0"/>
          <w:numId w:val="34"/>
        </w:numPr>
        <w:rPr>
          <w:ins w:id="5490" w:author="Arthur Parmentier" w:date="2020-05-20T22:45:00Z"/>
        </w:rPr>
      </w:pPr>
      <w:ins w:id="5491" w:author="Arthur Parmentier" w:date="2020-06-03T22:24:00Z">
        <w:r w:rsidRPr="007C437A">
          <w:t xml:space="preserve">each input must send its data </w:t>
        </w:r>
      </w:ins>
      <w:ins w:id="5492" w:author="Arthur Parmentier" w:date="2020-05-20T22:56:00Z">
        <w:r w:rsidR="00985386" w:rsidRPr="007C437A">
          <w:t>through</w:t>
        </w:r>
      </w:ins>
      <w:ins w:id="5493"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5494" w:author="Arthur Parmentier" w:date="2020-06-03T22:26:00Z"/>
        </w:rPr>
      </w:pPr>
      <w:ins w:id="5495" w:author="Arthur Parmentier" w:date="2020-06-03T22:25:00Z">
        <w:r w:rsidRPr="007C437A">
          <w:lastRenderedPageBreak/>
          <w:t>each input must also forward its “</w:t>
        </w:r>
      </w:ins>
      <w:ins w:id="5496" w:author="Arthur Parmentier" w:date="2020-05-20T22:48:00Z">
        <w:r w:rsidR="00937092" w:rsidRPr="007C437A">
          <w:t>size” (</w:t>
        </w:r>
      </w:ins>
      <w:ins w:id="5497" w:author="Arthur Parmentier" w:date="2020-05-20T22:46:00Z">
        <w:r w:rsidR="00937092" w:rsidRPr="007C437A">
          <w:t>number of dimensions of the input</w:t>
        </w:r>
      </w:ins>
      <w:ins w:id="5498" w:author="Arthur Parmentier" w:date="2020-05-20T22:48:00Z">
        <w:r w:rsidR="00937092" w:rsidRPr="007C437A">
          <w:t>)</w:t>
        </w:r>
      </w:ins>
      <w:ins w:id="5499" w:author="Arthur Parmentier" w:date="2020-05-20T22:47:00Z">
        <w:r w:rsidR="00937092" w:rsidRPr="007C437A">
          <w:t xml:space="preserve"> </w:t>
        </w:r>
      </w:ins>
      <w:ins w:id="5500" w:author="Arthur Parmentier" w:date="2020-05-20T22:52:00Z">
        <w:r w:rsidR="008D00B2" w:rsidRPr="007C437A">
          <w:t>before the recording is launched</w:t>
        </w:r>
      </w:ins>
      <w:ins w:id="5501" w:author="Arthur Parmentier" w:date="2020-05-20T22:47:00Z">
        <w:r w:rsidR="00937092" w:rsidRPr="007C437A">
          <w:rPr>
            <w:rStyle w:val="Appelnotedebasdep"/>
          </w:rPr>
          <w:footnoteReference w:id="65"/>
        </w:r>
      </w:ins>
      <w:ins w:id="5526" w:author="Arthur Parmentier" w:date="2020-05-20T22:54:00Z">
        <w:r w:rsidR="00ED06F1" w:rsidRPr="007C437A">
          <w:t xml:space="preserve"> through a “sen</w:t>
        </w:r>
      </w:ins>
      <w:ins w:id="5527" w:author="Arthur Parmentier" w:date="2020-05-20T22:57:00Z">
        <w:r w:rsidR="00985386" w:rsidRPr="007C437A">
          <w:t>d</w:t>
        </w:r>
      </w:ins>
      <w:ins w:id="5528" w:author="Arthur Parmentier" w:date="2020-05-20T22:54:00Z">
        <w:r w:rsidR="00ED06F1" w:rsidRPr="007C437A">
          <w:t xml:space="preserve"> </w:t>
        </w:r>
      </w:ins>
      <w:ins w:id="5529" w:author="Arthur Parmentier" w:date="2020-05-20T22:55:00Z">
        <w:r w:rsidR="00A62CFE" w:rsidRPr="007C437A">
          <w:t>&lt;input_name&gt;_size” object</w:t>
        </w:r>
      </w:ins>
    </w:p>
    <w:p w:rsidR="00E3655F" w:rsidRPr="007C437A" w:rsidRDefault="00E3655F" w:rsidP="00E3655F">
      <w:pPr>
        <w:rPr>
          <w:ins w:id="5530" w:author="Arthur Parmentier" w:date="2020-06-03T22:31:00Z"/>
        </w:rPr>
      </w:pPr>
      <w:ins w:id="5531" w:author="Arthur Parmentier" w:date="2020-06-03T22:26:00Z">
        <w:r w:rsidRPr="007C437A">
          <w:t xml:space="preserve">Then, on the input manager panel, the user can select what input should be used by each model. </w:t>
        </w:r>
      </w:ins>
      <w:ins w:id="5532" w:author="Arthur Parmentier" w:date="2020-06-03T22:27:00Z">
        <w:r w:rsidRPr="007C437A">
          <w:t>Because inputs have different data rates and dimensions, it is</w:t>
        </w:r>
      </w:ins>
      <w:ins w:id="5533" w:author="Arthur Parmentier" w:date="2020-06-03T22:30:00Z">
        <w:r w:rsidR="009304A6" w:rsidRPr="007C437A">
          <w:t xml:space="preserve"> in general</w:t>
        </w:r>
      </w:ins>
      <w:ins w:id="5534" w:author="Arthur Parmentier" w:date="2020-06-03T22:27:00Z">
        <w:r w:rsidRPr="007C437A">
          <w:t xml:space="preserve"> not possible to </w:t>
        </w:r>
        <w:r w:rsidR="009304A6" w:rsidRPr="007C437A">
          <w:t xml:space="preserve">route more than one input to a single model. If two inputs </w:t>
        </w:r>
      </w:ins>
      <w:ins w:id="5535" w:author="Arthur Parmentier" w:date="2020-06-03T22:29:00Z">
        <w:r w:rsidR="009304A6" w:rsidRPr="007C437A">
          <w:t>are compatible (typically with similar data rates)</w:t>
        </w:r>
      </w:ins>
      <w:ins w:id="5536" w:author="Arthur Parmentier" w:date="2020-06-03T22:27:00Z">
        <w:r w:rsidR="009304A6" w:rsidRPr="007C437A">
          <w:t xml:space="preserve"> the user simply can create a new input </w:t>
        </w:r>
      </w:ins>
      <w:ins w:id="5537" w:author="Arthur Parmentier" w:date="2020-06-03T22:28:00Z">
        <w:r w:rsidR="009304A6" w:rsidRPr="007C437A">
          <w:t>and merge the two original ones in a single one</w:t>
        </w:r>
      </w:ins>
      <w:ins w:id="5538" w:author="Arthur Parmentier" w:date="2020-06-03T22:29:00Z">
        <w:r w:rsidR="009304A6" w:rsidRPr="007C437A">
          <w:t xml:space="preserve"> the way he wants to</w:t>
        </w:r>
      </w:ins>
      <w:ins w:id="5539" w:author="Arthur Parmentier" w:date="2020-06-03T22:30:00Z">
        <w:r w:rsidR="009304A6" w:rsidRPr="007C437A">
          <w:t xml:space="preserve"> if he would like to route this new combination to a single model.</w:t>
        </w:r>
      </w:ins>
    </w:p>
    <w:p w:rsidR="004C7B1A" w:rsidRPr="007C437A" w:rsidRDefault="004C7B1A">
      <w:pPr>
        <w:keepNext/>
        <w:rPr>
          <w:ins w:id="5540" w:author="Arthur Parmentier" w:date="2020-06-03T22:41:00Z"/>
        </w:rPr>
        <w:pPrChange w:id="5541" w:author="Arthur Parmentier" w:date="2020-06-03T22:41:00Z">
          <w:pPr/>
        </w:pPrChange>
      </w:pPr>
      <w:ins w:id="5542" w:author="Arthur Parmentier" w:date="2020-06-03T22:40:00Z">
        <w:r w:rsidRPr="007C437A">
          <w:rPr>
            <w:noProof/>
            <w:rPrChange w:id="5543"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5544" w:author="Arthur Parmentier" w:date="2020-05-20T19:38:00Z"/>
          <w:rPrChange w:id="5545" w:author="Arthur Parmentier" w:date="2020-06-07T15:27:00Z">
            <w:rPr>
              <w:ins w:id="5546" w:author="Arthur Parmentier" w:date="2020-05-20T19:38:00Z"/>
            </w:rPr>
          </w:rPrChange>
        </w:rPr>
        <w:pPrChange w:id="5547" w:author="Arthur Parmentier" w:date="2020-06-03T22:41:00Z">
          <w:pPr>
            <w:pStyle w:val="Paragraphedeliste"/>
            <w:numPr>
              <w:numId w:val="31"/>
            </w:numPr>
            <w:ind w:hanging="360"/>
          </w:pPr>
        </w:pPrChange>
      </w:pPr>
      <w:ins w:id="5548" w:author="Arthur Parmentier" w:date="2020-06-03T22:41:00Z">
        <w:r w:rsidRPr="007C437A">
          <w:rPr>
            <w:rPrChange w:id="5549" w:author="Arthur Parmentier" w:date="2020-06-07T15:27:00Z">
              <w:rPr>
                <w:i/>
                <w:iCs/>
              </w:rPr>
            </w:rPrChange>
          </w:rPr>
          <w:t xml:space="preserve">Figure </w:t>
        </w:r>
        <w:r w:rsidRPr="007C437A">
          <w:rPr>
            <w:rPrChange w:id="5550" w:author="Arthur Parmentier" w:date="2020-06-07T15:27:00Z">
              <w:rPr>
                <w:i/>
                <w:iCs/>
              </w:rPr>
            </w:rPrChange>
          </w:rPr>
          <w:fldChar w:fldCharType="begin"/>
        </w:r>
        <w:r w:rsidRPr="007C437A">
          <w:rPr>
            <w:rPrChange w:id="5551" w:author="Arthur Parmentier" w:date="2020-06-07T15:27:00Z">
              <w:rPr>
                <w:i/>
                <w:iCs/>
              </w:rPr>
            </w:rPrChange>
          </w:rPr>
          <w:instrText xml:space="preserve"> SEQ Figure \* ARABIC </w:instrText>
        </w:r>
      </w:ins>
      <w:r w:rsidRPr="007C437A">
        <w:rPr>
          <w:rPrChange w:id="5552" w:author="Arthur Parmentier" w:date="2020-06-07T15:27:00Z">
            <w:rPr>
              <w:i/>
              <w:iCs/>
            </w:rPr>
          </w:rPrChange>
        </w:rPr>
        <w:fldChar w:fldCharType="separate"/>
      </w:r>
      <w:ins w:id="5553" w:author="Arthur Parmentier" w:date="2020-06-05T21:05:00Z">
        <w:r w:rsidR="001C2AA6" w:rsidRPr="007C437A">
          <w:rPr>
            <w:rPrChange w:id="5554" w:author="Arthur Parmentier" w:date="2020-06-07T15:27:00Z">
              <w:rPr>
                <w:i/>
                <w:iCs/>
                <w:noProof/>
              </w:rPr>
            </w:rPrChange>
          </w:rPr>
          <w:t>6</w:t>
        </w:r>
      </w:ins>
      <w:ins w:id="5555" w:author="Arthur Parmentier" w:date="2020-06-03T22:41:00Z">
        <w:r w:rsidRPr="007C437A">
          <w:rPr>
            <w:rPrChange w:id="5556" w:author="Arthur Parmentier" w:date="2020-06-07T15:27:00Z">
              <w:rPr>
                <w:i/>
                <w:iCs/>
              </w:rPr>
            </w:rPrChange>
          </w:rPr>
          <w:fldChar w:fldCharType="end"/>
        </w:r>
        <w:r w:rsidRPr="007C437A">
          <w:rPr>
            <w:rPrChange w:id="5557" w:author="Arthur Parmentier" w:date="2020-06-07T15:27:00Z">
              <w:rPr>
                <w:i/>
                <w:iCs/>
              </w:rPr>
            </w:rPrChange>
          </w:rPr>
          <w:t xml:space="preserve"> Input to model routing interface</w:t>
        </w:r>
        <w:r w:rsidR="00835835" w:rsidRPr="007C437A">
          <w:rPr>
            <w:rPrChange w:id="5558" w:author="Arthur Parmentier" w:date="2020-06-07T15:27:00Z">
              <w:rPr>
                <w:i/>
                <w:iCs/>
              </w:rPr>
            </w:rPrChange>
          </w:rPr>
          <w:t>. The routing matrix is automatically updated from the list of inputs and models that the user defines</w:t>
        </w:r>
      </w:ins>
      <w:ins w:id="5559" w:author="Arthur Parmentier" w:date="2020-06-03T22:42:00Z">
        <w:r w:rsidR="00835835" w:rsidRPr="007C437A">
          <w:rPr>
            <w:rPrChange w:id="5560" w:author="Arthur Parmentier" w:date="2020-06-07T15:27:00Z">
              <w:rPr>
                <w:i/>
                <w:iCs/>
              </w:rPr>
            </w:rPrChange>
          </w:rPr>
          <w:t>, allowing the user to add his own inputs or models in little time.</w:t>
        </w:r>
      </w:ins>
    </w:p>
    <w:p w:rsidR="002E315F" w:rsidRPr="007C437A" w:rsidDel="00F02080" w:rsidRDefault="002E315F">
      <w:pPr>
        <w:rPr>
          <w:del w:id="5561" w:author="Arthur Parmentier" w:date="2020-05-20T19:53:00Z"/>
          <w:rPrChange w:id="5562" w:author="Arthur Parmentier" w:date="2020-06-07T15:27:00Z">
            <w:rPr>
              <w:del w:id="5563" w:author="Arthur Parmentier" w:date="2020-05-20T19:53:00Z"/>
            </w:rPr>
          </w:rPrChange>
        </w:rPr>
        <w:pPrChange w:id="5564" w:author="Arthur Parmentier" w:date="2020-05-20T19:38:00Z">
          <w:pPr>
            <w:pStyle w:val="Titre2"/>
          </w:pPr>
        </w:pPrChange>
      </w:pPr>
      <w:bookmarkStart w:id="5565" w:name="_Toc41067207"/>
      <w:bookmarkStart w:id="5566" w:name="_Toc42259023"/>
      <w:bookmarkStart w:id="5567" w:name="_Toc42259100"/>
      <w:bookmarkStart w:id="5568" w:name="_Toc42449779"/>
      <w:bookmarkStart w:id="5569" w:name="_Toc42449861"/>
      <w:bookmarkStart w:id="5570" w:name="_Toc42550047"/>
      <w:bookmarkStart w:id="5571" w:name="_Toc42550140"/>
      <w:bookmarkEnd w:id="5565"/>
      <w:bookmarkEnd w:id="5566"/>
      <w:bookmarkEnd w:id="5567"/>
      <w:bookmarkEnd w:id="5568"/>
      <w:bookmarkEnd w:id="5569"/>
      <w:bookmarkEnd w:id="5570"/>
      <w:bookmarkEnd w:id="5571"/>
    </w:p>
    <w:p w:rsidR="00F25194" w:rsidRPr="007C437A" w:rsidRDefault="00F25194">
      <w:pPr>
        <w:pStyle w:val="Titre3"/>
        <w:rPr>
          <w:ins w:id="5572" w:author="Arthur Parmentier" w:date="2020-05-20T19:53:00Z"/>
        </w:rPr>
      </w:pPr>
      <w:bookmarkStart w:id="5573" w:name="_Toc42550141"/>
      <w:r w:rsidRPr="007C437A">
        <w:t xml:space="preserve">Part 2: </w:t>
      </w:r>
      <w:del w:id="5574" w:author="Arthur Parmentier" w:date="2020-05-20T19:57:00Z">
        <w:r w:rsidRPr="007C437A" w:rsidDel="000C6A61">
          <w:delText>Training &amp; data management</w:delText>
        </w:r>
      </w:del>
      <w:ins w:id="5575" w:author="Arthur Parmentier" w:date="2020-05-20T19:57:00Z">
        <w:r w:rsidR="000C6A61" w:rsidRPr="007C437A">
          <w:t>Signs &amp; dictionary management</w:t>
        </w:r>
      </w:ins>
      <w:bookmarkEnd w:id="5573"/>
    </w:p>
    <w:p w:rsidR="00635850" w:rsidRPr="007C437A" w:rsidRDefault="00635850" w:rsidP="00070661">
      <w:pPr>
        <w:rPr>
          <w:ins w:id="5576" w:author="Arthur Parmentier" w:date="2020-06-03T22:46:00Z"/>
        </w:rPr>
      </w:pPr>
      <w:ins w:id="5577"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5578" w:author="Arthur Parmentier" w:date="2020-06-03T23:38:00Z"/>
          <w:rPrChange w:id="5579" w:author="Arthur Parmentier" w:date="2020-06-07T15:27:00Z">
            <w:rPr>
              <w:ins w:id="5580" w:author="Arthur Parmentier" w:date="2020-06-03T23:38:00Z"/>
            </w:rPr>
          </w:rPrChange>
        </w:rPr>
        <w:pPrChange w:id="5581" w:author="Arthur Parmentier" w:date="2020-06-03T23:38:00Z">
          <w:pPr/>
        </w:pPrChange>
      </w:pPr>
      <w:ins w:id="5582" w:author="Arthur Parmentier" w:date="2020-06-03T23:38:00Z">
        <w:r w:rsidRPr="007C437A">
          <w:rPr>
            <w:rPrChange w:id="5583" w:author="Arthur Parmentier" w:date="2020-06-07T15:27:00Z">
              <w:rPr/>
            </w:rPrChange>
          </w:rPr>
          <w:lastRenderedPageBreak/>
          <w:t>Sign creation</w:t>
        </w:r>
      </w:ins>
    </w:p>
    <w:p w:rsidR="00635850" w:rsidRPr="007C437A" w:rsidRDefault="000C6A61" w:rsidP="00070661">
      <w:pPr>
        <w:rPr>
          <w:ins w:id="5584" w:author="Arthur Parmentier" w:date="2020-06-03T22:47:00Z"/>
        </w:rPr>
      </w:pPr>
      <w:ins w:id="5585" w:author="Arthur Parmentier" w:date="2020-05-20T19:57:00Z">
        <w:r w:rsidRPr="007C437A">
          <w:t xml:space="preserve">We have seen that creating new signs is </w:t>
        </w:r>
      </w:ins>
      <w:ins w:id="5586" w:author="Arthur Parmentier" w:date="2020-06-03T22:47:00Z">
        <w:r w:rsidR="00635850" w:rsidRPr="007C437A">
          <w:t>one of the</w:t>
        </w:r>
      </w:ins>
      <w:ins w:id="5587" w:author="Arthur Parmentier" w:date="2020-05-20T19:58:00Z">
        <w:r w:rsidRPr="007C437A">
          <w:t xml:space="preserve"> core mechanism</w:t>
        </w:r>
      </w:ins>
      <w:ins w:id="5588" w:author="Arthur Parmentier" w:date="2020-06-03T22:47:00Z">
        <w:r w:rsidR="00635850" w:rsidRPr="007C437A">
          <w:t>s</w:t>
        </w:r>
      </w:ins>
      <w:ins w:id="5589" w:author="Arthur Parmentier" w:date="2020-05-20T19:58:00Z">
        <w:r w:rsidRPr="007C437A">
          <w:t xml:space="preserve"> of SP. </w:t>
        </w:r>
      </w:ins>
      <w:ins w:id="5590" w:author="Arthur Parmentier" w:date="2020-06-03T22:47:00Z">
        <w:r w:rsidR="00635850" w:rsidRPr="007C437A">
          <w:t xml:space="preserve">It is also </w:t>
        </w:r>
      </w:ins>
      <w:ins w:id="5591" w:author="Arthur Parmentier" w:date="2020-06-03T22:48:00Z">
        <w:r w:rsidR="00635850" w:rsidRPr="007C437A">
          <w:t>one important feature of</w:t>
        </w:r>
      </w:ins>
      <w:ins w:id="5592" w:author="Arthur Parmentier" w:date="2020-06-03T22:47:00Z">
        <w:r w:rsidR="00635850" w:rsidRPr="007C437A">
          <w:t xml:space="preserve"> my program</w:t>
        </w:r>
      </w:ins>
      <w:ins w:id="5593" w:author="Arthur Parmentier" w:date="2020-06-03T22:48:00Z">
        <w:r w:rsidR="00635850" w:rsidRPr="007C437A">
          <w:t xml:space="preserve"> in which</w:t>
        </w:r>
      </w:ins>
      <w:ins w:id="5594" w:author="Arthur Parmentier" w:date="2020-06-03T22:47:00Z">
        <w:r w:rsidR="00635850" w:rsidRPr="007C437A">
          <w:t xml:space="preserve"> the user can either create his own signs or use pre-recorded </w:t>
        </w:r>
      </w:ins>
      <w:ins w:id="5595" w:author="Arthur Parmentier" w:date="2020-06-03T22:48:00Z">
        <w:r w:rsidR="00635850" w:rsidRPr="007C437A">
          <w:t>signs, for instance that would have been created or recorded by other users.</w:t>
        </w:r>
      </w:ins>
    </w:p>
    <w:p w:rsidR="00F304EE" w:rsidRPr="007C437A" w:rsidRDefault="00070661" w:rsidP="00070661">
      <w:pPr>
        <w:rPr>
          <w:ins w:id="5596" w:author="Arthur Parmentier" w:date="2020-05-20T21:38:00Z"/>
        </w:rPr>
      </w:pPr>
      <w:ins w:id="5597" w:author="Arthur Parmentier" w:date="2020-05-20T21:38:00Z">
        <w:r w:rsidRPr="007C437A">
          <w:t xml:space="preserve">In my program, a sign is defined </w:t>
        </w:r>
      </w:ins>
      <w:ins w:id="5598" w:author="Arthur Parmentier" w:date="2020-05-20T21:45:00Z">
        <w:r w:rsidR="002D466E" w:rsidRPr="007C437A">
          <w:t>t</w:t>
        </w:r>
      </w:ins>
      <w:ins w:id="5599" w:author="Arthur Parmentier" w:date="2020-06-03T22:52:00Z">
        <w:r w:rsidR="00BD52CD" w:rsidRPr="007C437A">
          <w:t>wo</w:t>
        </w:r>
      </w:ins>
      <w:ins w:id="5600" w:author="Arthur Parmentier" w:date="2020-05-20T21:38:00Z">
        <w:r w:rsidRPr="007C437A">
          <w:t xml:space="preserve"> properties:</w:t>
        </w:r>
      </w:ins>
    </w:p>
    <w:p w:rsidR="00070661" w:rsidRPr="007C437A" w:rsidRDefault="00070661">
      <w:pPr>
        <w:pStyle w:val="Paragraphedeliste"/>
        <w:numPr>
          <w:ilvl w:val="0"/>
          <w:numId w:val="33"/>
        </w:numPr>
        <w:rPr>
          <w:ins w:id="5601" w:author="Arthur Parmentier" w:date="2020-05-20T20:02:00Z"/>
        </w:rPr>
        <w:pPrChange w:id="5602" w:author="Arthur Parmentier" w:date="2020-05-20T21:38:00Z">
          <w:pPr>
            <w:pStyle w:val="Paragraphedeliste"/>
            <w:numPr>
              <w:numId w:val="32"/>
            </w:numPr>
            <w:ind w:hanging="360"/>
          </w:pPr>
        </w:pPrChange>
      </w:pPr>
      <w:ins w:id="5603" w:author="Arthur Parmentier" w:date="2020-05-20T21:38:00Z">
        <w:r w:rsidRPr="007C437A">
          <w:t>Its name</w:t>
        </w:r>
      </w:ins>
    </w:p>
    <w:p w:rsidR="00F304EE" w:rsidRPr="007C437A" w:rsidRDefault="00070661" w:rsidP="00F304EE">
      <w:pPr>
        <w:pStyle w:val="Paragraphedeliste"/>
        <w:numPr>
          <w:ilvl w:val="0"/>
          <w:numId w:val="32"/>
        </w:numPr>
        <w:rPr>
          <w:ins w:id="5604" w:author="Arthur Parmentier" w:date="2020-06-03T22:50:00Z"/>
        </w:rPr>
      </w:pPr>
      <w:ins w:id="5605" w:author="Arthur Parmentier" w:date="2020-05-20T21:39:00Z">
        <w:r w:rsidRPr="007C437A">
          <w:t>Its category</w:t>
        </w:r>
      </w:ins>
      <w:ins w:id="5606" w:author="Arthur Parmentier" w:date="2020-05-20T21:28:00Z">
        <w:r w:rsidR="007D4B4B" w:rsidRPr="007C437A">
          <w:t>, in ana</w:t>
        </w:r>
      </w:ins>
      <w:ins w:id="5607" w:author="Arthur Parmentier" w:date="2020-05-20T21:29:00Z">
        <w:r w:rsidR="007D4B4B" w:rsidRPr="007C437A">
          <w:t xml:space="preserve">logy with the </w:t>
        </w:r>
      </w:ins>
      <w:ins w:id="5608" w:author="Arthur Parmentier" w:date="2020-06-05T19:22:00Z">
        <w:r w:rsidR="000E299B" w:rsidRPr="007C437A">
          <w:t>syntactic</w:t>
        </w:r>
      </w:ins>
      <w:ins w:id="5609" w:author="Arthur Parmentier" w:date="2020-05-20T21:29:00Z">
        <w:r w:rsidR="007D4B4B" w:rsidRPr="007C437A">
          <w:t xml:space="preserve"> model </w:t>
        </w:r>
      </w:ins>
      <w:ins w:id="5610" w:author="Arthur Parmentier" w:date="2020-06-03T22:49:00Z">
        <w:r w:rsidR="00D20FA9" w:rsidRPr="007C437A">
          <w:t>of</w:t>
        </w:r>
      </w:ins>
      <w:ins w:id="5611" w:author="Arthur Parmentier" w:date="2020-05-20T21:30:00Z">
        <w:r w:rsidR="007D4B4B" w:rsidRPr="007C437A">
          <w:t xml:space="preserve"> SP</w:t>
        </w:r>
      </w:ins>
      <w:ins w:id="5612" w:author="Arthur Parmentier" w:date="2020-06-03T22:49:00Z">
        <w:r w:rsidR="00D20FA9" w:rsidRPr="007C437A">
          <w:t xml:space="preserve"> </w:t>
        </w:r>
      </w:ins>
      <w:ins w:id="5613" w:author="Arthur Parmentier" w:date="2020-05-20T21:30:00Z">
        <w:r w:rsidR="007D4B4B" w:rsidRPr="007C437A">
          <w:t>: WHO, WHAT, HOW, WHEN, OFF,</w:t>
        </w:r>
      </w:ins>
      <w:ins w:id="5614" w:author="Arthur Parmentier" w:date="2020-05-20T21:31:00Z">
        <w:r w:rsidR="007D4B4B" w:rsidRPr="007C437A">
          <w:t xml:space="preserve"> NEUTRAL</w:t>
        </w:r>
      </w:ins>
      <w:ins w:id="5615" w:author="Arthur Parmentier" w:date="2020-06-03T22:49:00Z">
        <w:r w:rsidR="00D20FA9" w:rsidRPr="007C437A">
          <w:t xml:space="preserve"> &amp;</w:t>
        </w:r>
      </w:ins>
      <w:ins w:id="5616" w:author="Arthur Parmentier" w:date="2020-05-20T21:32:00Z">
        <w:r w:rsidR="007D4B4B" w:rsidRPr="007C437A">
          <w:t xml:space="preserve"> LOGIC</w:t>
        </w:r>
      </w:ins>
      <w:ins w:id="5617" w:author="Arthur Parmentier" w:date="2020-06-03T22:50:00Z">
        <w:r w:rsidR="00D20FA9" w:rsidRPr="007C437A">
          <w:t xml:space="preserve"> </w:t>
        </w:r>
        <w:r w:rsidR="00D20FA9" w:rsidRPr="007C437A">
          <w:rPr>
            <w:rStyle w:val="Appelnotedebasdep"/>
          </w:rPr>
          <w:footnoteReference w:id="66"/>
        </w:r>
      </w:ins>
    </w:p>
    <w:p w:rsidR="0012023C" w:rsidRPr="007C437A" w:rsidRDefault="001653F3" w:rsidP="001653F3">
      <w:pPr>
        <w:rPr>
          <w:ins w:id="5619" w:author="Arthur Parmentier" w:date="2020-05-22T09:21:00Z"/>
        </w:rPr>
      </w:pPr>
      <w:ins w:id="5620" w:author="Arthur Parmentier" w:date="2020-05-20T21:50:00Z">
        <w:r w:rsidRPr="007C437A">
          <w:t>The</w:t>
        </w:r>
      </w:ins>
      <w:ins w:id="5621" w:author="Arthur Parmentier" w:date="2020-06-03T22:52:00Z">
        <w:r w:rsidR="00BD52CD" w:rsidRPr="007C437A">
          <w:t xml:space="preserve">se </w:t>
        </w:r>
      </w:ins>
      <w:ins w:id="5622" w:author="Arthur Parmentier" w:date="2020-05-20T21:50:00Z">
        <w:r w:rsidRPr="007C437A">
          <w:t>properties are sufficient to allow t</w:t>
        </w:r>
      </w:ins>
      <w:ins w:id="5623" w:author="Arthur Parmentier" w:date="2020-05-20T21:51:00Z">
        <w:r w:rsidRPr="007C437A">
          <w:t>he program to parse the sign</w:t>
        </w:r>
      </w:ins>
      <w:ins w:id="5624" w:author="Arthur Parmentier" w:date="2020-05-20T22:05:00Z">
        <w:r w:rsidR="0012023C" w:rsidRPr="007C437A">
          <w:t>, i.e. to construct a meaningful request from the temporal flow of signs</w:t>
        </w:r>
      </w:ins>
      <w:ins w:id="5625" w:author="Arthur Parmentier" w:date="2020-06-03T22:52:00Z">
        <w:r w:rsidR="00BD52CD" w:rsidRPr="007C437A">
          <w:t>.</w:t>
        </w:r>
      </w:ins>
      <w:ins w:id="5626" w:author="Arthur Parmentier" w:date="2020-06-03T22:51:00Z">
        <w:r w:rsidR="00BD52CD" w:rsidRPr="007C437A">
          <w:t xml:space="preserve"> </w:t>
        </w:r>
      </w:ins>
    </w:p>
    <w:p w:rsidR="00A87845" w:rsidRPr="007C437A" w:rsidRDefault="00BD52CD" w:rsidP="001653F3">
      <w:pPr>
        <w:rPr>
          <w:ins w:id="5627" w:author="Arthur Parmentier" w:date="2020-05-20T22:05:00Z"/>
        </w:rPr>
      </w:pPr>
      <w:ins w:id="5628" w:author="Arthur Parmentier" w:date="2020-05-20T22:08:00Z">
        <w:r w:rsidRPr="007C437A">
          <w:rPr>
            <w:noProof/>
            <w:rPrChange w:id="5629"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181E82" w:rsidRPr="00311097" w:rsidRDefault="00181E82">
                              <w:pPr>
                                <w:pStyle w:val="Lgende"/>
                                <w:rPr>
                                  <w:noProof/>
                                </w:rPr>
                                <w:pPrChange w:id="5630" w:author="Arthur Parmentier" w:date="2020-05-20T22:08:00Z">
                                  <w:pPr/>
                                </w:pPrChange>
                              </w:pPr>
                              <w:bookmarkStart w:id="5631" w:name="_Ref41031792"/>
                              <w:bookmarkStart w:id="5632" w:name="_Ref41031785"/>
                              <w:ins w:id="5633" w:author="Arthur Parmentier" w:date="2020-05-20T22:08:00Z">
                                <w:r>
                                  <w:t xml:space="preserve">Figure </w:t>
                                </w:r>
                                <w:r>
                                  <w:fldChar w:fldCharType="begin"/>
                                </w:r>
                                <w:r>
                                  <w:instrText xml:space="preserve"> SEQ Figure \* ARABIC </w:instrText>
                                </w:r>
                              </w:ins>
                              <w:r>
                                <w:fldChar w:fldCharType="separate"/>
                              </w:r>
                              <w:ins w:id="5634" w:author="Arthur Parmentier" w:date="2020-06-05T21:05:00Z">
                                <w:r>
                                  <w:rPr>
                                    <w:noProof/>
                                  </w:rPr>
                                  <w:t>7</w:t>
                                </w:r>
                              </w:ins>
                              <w:ins w:id="5635" w:author="Arthur Parmentier" w:date="2020-05-20T22:08:00Z">
                                <w:r>
                                  <w:fldChar w:fldCharType="end"/>
                                </w:r>
                                <w:bookmarkEnd w:id="5631"/>
                                <w:r>
                                  <w:t xml:space="preserve"> User interface for defining new signs</w:t>
                                </w:r>
                              </w:ins>
                              <w:bookmarkEnd w:id="5632"/>
                              <w:ins w:id="5636" w:author="Arthur Parmentier" w:date="2020-06-03T22:56:00Z">
                                <w:r>
                                  <w:t xml:space="preserve"> and recording them to the buffers of a model. </w:t>
                                </w:r>
                              </w:ins>
                              <w:ins w:id="5637" w:author="Arthur Parmentier" w:date="2020-06-03T22:57:00Z">
                                <w:r>
                                  <w:t>First, the user can select which model he wants to use to recognize the sign</w:t>
                                </w:r>
                              </w:ins>
                              <w:ins w:id="5638" w:author="Arthur Parmentier" w:date="2020-06-03T22:58:00Z">
                                <w:r>
                                  <w:t xml:space="preserve">s he wants to add. </w:t>
                                </w:r>
                              </w:ins>
                              <w:ins w:id="5639" w:author="Arthur Parmentier" w:date="2020-06-03T22:57:00Z">
                                <w:r>
                                  <w:t>Then</w:t>
                                </w:r>
                              </w:ins>
                              <w:ins w:id="5640" w:author="Arthur Parmentier" w:date="2020-06-03T22:56:00Z">
                                <w:r>
                                  <w:t xml:space="preserve">, </w:t>
                                </w:r>
                              </w:ins>
                              <w:ins w:id="5641" w:author="Arthur Parmentier" w:date="2020-06-03T22:57:00Z">
                                <w:r>
                                  <w:t>he</w:t>
                                </w:r>
                              </w:ins>
                              <w:ins w:id="5642" w:author="Arthur Parmentier" w:date="2020-06-03T22:56:00Z">
                                <w:r>
                                  <w:t xml:space="preserve"> must enter the signs and their corresponding category</w:t>
                                </w:r>
                              </w:ins>
                              <w:ins w:id="5643" w:author="Arthur Parmentier" w:date="2020-06-03T22:57:00Z">
                                <w:r>
                                  <w:t xml:space="preserve"> that he would like to record. </w:t>
                                </w:r>
                              </w:ins>
                              <w:ins w:id="5644"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181E82" w:rsidRPr="00311097" w:rsidRDefault="00181E82">
                        <w:pPr>
                          <w:pStyle w:val="Lgende"/>
                          <w:rPr>
                            <w:noProof/>
                          </w:rPr>
                          <w:pPrChange w:id="5645" w:author="Arthur Parmentier" w:date="2020-05-20T22:08:00Z">
                            <w:pPr/>
                          </w:pPrChange>
                        </w:pPr>
                        <w:bookmarkStart w:id="5646" w:name="_Ref41031792"/>
                        <w:bookmarkStart w:id="5647" w:name="_Ref41031785"/>
                        <w:ins w:id="5648" w:author="Arthur Parmentier" w:date="2020-05-20T22:08:00Z">
                          <w:r>
                            <w:t xml:space="preserve">Figure </w:t>
                          </w:r>
                          <w:r>
                            <w:fldChar w:fldCharType="begin"/>
                          </w:r>
                          <w:r>
                            <w:instrText xml:space="preserve"> SEQ Figure \* ARABIC </w:instrText>
                          </w:r>
                        </w:ins>
                        <w:r>
                          <w:fldChar w:fldCharType="separate"/>
                        </w:r>
                        <w:ins w:id="5649" w:author="Arthur Parmentier" w:date="2020-06-05T21:05:00Z">
                          <w:r>
                            <w:rPr>
                              <w:noProof/>
                            </w:rPr>
                            <w:t>7</w:t>
                          </w:r>
                        </w:ins>
                        <w:ins w:id="5650" w:author="Arthur Parmentier" w:date="2020-05-20T22:08:00Z">
                          <w:r>
                            <w:fldChar w:fldCharType="end"/>
                          </w:r>
                          <w:bookmarkEnd w:id="5646"/>
                          <w:r>
                            <w:t xml:space="preserve"> User interface for defining new signs</w:t>
                          </w:r>
                        </w:ins>
                        <w:bookmarkEnd w:id="5647"/>
                        <w:ins w:id="5651" w:author="Arthur Parmentier" w:date="2020-06-03T22:56:00Z">
                          <w:r>
                            <w:t xml:space="preserve"> and recording them to the buffers of a model. </w:t>
                          </w:r>
                        </w:ins>
                        <w:ins w:id="5652" w:author="Arthur Parmentier" w:date="2020-06-03T22:57:00Z">
                          <w:r>
                            <w:t>First, the user can select which model he wants to use to recognize the sign</w:t>
                          </w:r>
                        </w:ins>
                        <w:ins w:id="5653" w:author="Arthur Parmentier" w:date="2020-06-03T22:58:00Z">
                          <w:r>
                            <w:t xml:space="preserve">s he wants to add. </w:t>
                          </w:r>
                        </w:ins>
                        <w:ins w:id="5654" w:author="Arthur Parmentier" w:date="2020-06-03T22:57:00Z">
                          <w:r>
                            <w:t>Then</w:t>
                          </w:r>
                        </w:ins>
                        <w:ins w:id="5655" w:author="Arthur Parmentier" w:date="2020-06-03T22:56:00Z">
                          <w:r>
                            <w:t xml:space="preserve">, </w:t>
                          </w:r>
                        </w:ins>
                        <w:ins w:id="5656" w:author="Arthur Parmentier" w:date="2020-06-03T22:57:00Z">
                          <w:r>
                            <w:t>he</w:t>
                          </w:r>
                        </w:ins>
                        <w:ins w:id="5657" w:author="Arthur Parmentier" w:date="2020-06-03T22:56:00Z">
                          <w:r>
                            <w:t xml:space="preserve"> must enter the signs and their corresponding category</w:t>
                          </w:r>
                        </w:ins>
                        <w:ins w:id="5658" w:author="Arthur Parmentier" w:date="2020-06-03T22:57:00Z">
                          <w:r>
                            <w:t xml:space="preserve"> that he would like to record. </w:t>
                          </w:r>
                        </w:ins>
                        <w:ins w:id="5659" w:author="Arthur Parmentier" w:date="2020-06-03T22:58:00Z">
                          <w:r>
                            <w:t>Finally, he can set a few parameters before launching the automated recording session.</w:t>
                          </w:r>
                        </w:ins>
                      </w:p>
                    </w:txbxContent>
                  </v:textbox>
                  <w10:wrap type="topAndBottom" anchorx="margin"/>
                </v:shape>
              </w:pict>
            </mc:Fallback>
          </mc:AlternateContent>
        </w:r>
      </w:ins>
      <w:ins w:id="5660" w:author="Arthur Parmentier" w:date="2020-05-20T22:06:00Z">
        <w:r w:rsidRPr="007C437A">
          <w:rPr>
            <w:noProof/>
            <w:rPrChange w:id="5661"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5662" w:author="Arthur Parmentier" w:date="2020-06-03T23:07:00Z">
        <w:r w:rsidR="00FB2824" w:rsidRPr="007C437A">
          <w:t>The procedure for defining a new sign is shown</w:t>
        </w:r>
      </w:ins>
      <w:ins w:id="5663" w:author="Arthur Parmentier" w:date="2020-05-22T09:22:00Z">
        <w:r w:rsidR="00A87845" w:rsidRPr="007C437A">
          <w:t xml:space="preserve"> in 2.1. (</w:t>
        </w:r>
      </w:ins>
      <w:ins w:id="5664" w:author="Arthur Parmentier" w:date="2020-06-03T22:56:00Z">
        <w:r w:rsidRPr="007C437A">
          <w:rPr>
            <w:rPrChange w:id="5665" w:author="Arthur Parmentier" w:date="2020-06-07T15:27:00Z">
              <w:rPr/>
            </w:rPrChange>
          </w:rPr>
          <w:fldChar w:fldCharType="begin"/>
        </w:r>
        <w:r w:rsidRPr="007C437A">
          <w:instrText xml:space="preserve"> REF _Ref41031792 \h </w:instrText>
        </w:r>
      </w:ins>
      <w:r w:rsidRPr="007C437A">
        <w:rPr>
          <w:rPrChange w:id="5666" w:author="Arthur Parmentier" w:date="2020-06-07T15:27:00Z">
            <w:rPr/>
          </w:rPrChange>
        </w:rPr>
      </w:r>
      <w:r w:rsidRPr="007C437A">
        <w:rPr>
          <w:rPrChange w:id="5667" w:author="Arthur Parmentier" w:date="2020-06-07T15:27:00Z">
            <w:rPr/>
          </w:rPrChange>
        </w:rPr>
        <w:fldChar w:fldCharType="separate"/>
      </w:r>
      <w:ins w:id="5668" w:author="Arthur Parmentier" w:date="2020-06-03T22:56:00Z">
        <w:r w:rsidRPr="007C437A">
          <w:t xml:space="preserve">Figure </w:t>
        </w:r>
        <w:r w:rsidRPr="007C437A">
          <w:rPr>
            <w:rPrChange w:id="5669" w:author="Arthur Parmentier" w:date="2020-06-07T15:27:00Z">
              <w:rPr>
                <w:noProof/>
              </w:rPr>
            </w:rPrChange>
          </w:rPr>
          <w:t>6</w:t>
        </w:r>
        <w:r w:rsidRPr="007C437A">
          <w:rPr>
            <w:rPrChange w:id="5670" w:author="Arthur Parmentier" w:date="2020-06-07T15:27:00Z">
              <w:rPr/>
            </w:rPrChange>
          </w:rPr>
          <w:fldChar w:fldCharType="end"/>
        </w:r>
      </w:ins>
      <w:ins w:id="5671" w:author="Arthur Parmentier" w:date="2020-05-22T09:23:00Z">
        <w:r w:rsidR="00A87845" w:rsidRPr="007C437A">
          <w:t>).</w:t>
        </w:r>
      </w:ins>
    </w:p>
    <w:p w:rsidR="001653F3" w:rsidRPr="007C437A" w:rsidRDefault="00991C57" w:rsidP="001653F3">
      <w:pPr>
        <w:rPr>
          <w:ins w:id="5672" w:author="Arthur Parmentier" w:date="2020-05-20T21:52:00Z"/>
        </w:rPr>
      </w:pPr>
      <w:ins w:id="5673" w:author="Arthur Parmentier" w:date="2020-06-03T23:08:00Z">
        <w:r w:rsidRPr="007C437A">
          <w:t>For the sign to effectively by identify,</w:t>
        </w:r>
      </w:ins>
      <w:ins w:id="5674" w:author="Arthur Parmentier" w:date="2020-05-20T21:52:00Z">
        <w:r w:rsidR="001653F3" w:rsidRPr="007C437A">
          <w:t xml:space="preserve"> two steps</w:t>
        </w:r>
      </w:ins>
      <w:ins w:id="5675" w:author="Arthur Parmentier" w:date="2020-06-03T23:08:00Z">
        <w:r w:rsidRPr="007C437A">
          <w:t xml:space="preserve"> are required after the sign has been defined</w:t>
        </w:r>
      </w:ins>
      <w:ins w:id="5676" w:author="Arthur Parmentier" w:date="2020-05-20T21:54:00Z">
        <w:r w:rsidR="00D17256" w:rsidRPr="007C437A">
          <w:t>:</w:t>
        </w:r>
      </w:ins>
    </w:p>
    <w:p w:rsidR="002D466E" w:rsidRPr="007C437A" w:rsidRDefault="00A0616F" w:rsidP="001653F3">
      <w:pPr>
        <w:pStyle w:val="Paragraphedeliste"/>
        <w:numPr>
          <w:ilvl w:val="0"/>
          <w:numId w:val="32"/>
        </w:numPr>
        <w:rPr>
          <w:ins w:id="5677" w:author="Arthur Parmentier" w:date="2020-05-20T21:52:00Z"/>
        </w:rPr>
      </w:pPr>
      <w:ins w:id="5678" w:author="Arthur Parmentier" w:date="2020-05-20T21:53:00Z">
        <w:r w:rsidRPr="007C437A">
          <w:t>Record</w:t>
        </w:r>
      </w:ins>
      <w:ins w:id="5679" w:author="Arthur Parmentier" w:date="2020-05-20T21:52:00Z">
        <w:r w:rsidR="001653F3" w:rsidRPr="007C437A">
          <w:t xml:space="preserve"> </w:t>
        </w:r>
      </w:ins>
      <w:ins w:id="5680" w:author="Arthur Parmentier" w:date="2020-05-20T21:45:00Z">
        <w:r w:rsidR="002D466E" w:rsidRPr="007C437A">
          <w:t>training examples</w:t>
        </w:r>
      </w:ins>
    </w:p>
    <w:p w:rsidR="001653F3" w:rsidRPr="007C437A" w:rsidRDefault="001653F3" w:rsidP="001653F3">
      <w:pPr>
        <w:pStyle w:val="Paragraphedeliste"/>
        <w:numPr>
          <w:ilvl w:val="0"/>
          <w:numId w:val="32"/>
        </w:numPr>
        <w:rPr>
          <w:ins w:id="5681" w:author="Arthur Parmentier" w:date="2020-06-03T23:09:00Z"/>
        </w:rPr>
      </w:pPr>
      <w:ins w:id="5682" w:author="Arthur Parmentier" w:date="2020-05-20T21:53:00Z">
        <w:r w:rsidRPr="007C437A">
          <w:t>Program the virtual instrument itself</w:t>
        </w:r>
      </w:ins>
      <w:ins w:id="5683" w:author="Arthur Parmentier" w:date="2020-06-03T23:09:00Z">
        <w:r w:rsidR="00991C57" w:rsidRPr="007C437A">
          <w:t xml:space="preserve"> to interpret the sign</w:t>
        </w:r>
      </w:ins>
    </w:p>
    <w:p w:rsidR="00991C57" w:rsidRPr="007C437A" w:rsidRDefault="00991C57">
      <w:pPr>
        <w:rPr>
          <w:ins w:id="5684" w:author="Arthur Parmentier" w:date="2020-05-20T21:54:00Z"/>
        </w:rPr>
        <w:pPrChange w:id="5685" w:author="Arthur Parmentier" w:date="2020-06-03T23:09:00Z">
          <w:pPr>
            <w:pStyle w:val="Paragraphedeliste"/>
            <w:numPr>
              <w:numId w:val="32"/>
            </w:numPr>
            <w:ind w:hanging="360"/>
          </w:pPr>
        </w:pPrChange>
      </w:pPr>
      <w:ins w:id="5686" w:author="Arthur Parmentier" w:date="2020-06-03T23:09:00Z">
        <w:r w:rsidRPr="007C437A">
          <w:t>While the recording of training examples is an auto</w:t>
        </w:r>
      </w:ins>
      <w:ins w:id="5687" w:author="Arthur Parmentier" w:date="2020-06-03T23:10:00Z">
        <w:r w:rsidRPr="007C437A">
          <w:t xml:space="preserve">mated process that simply involves pushing one button, the programming of the virtual instrument or device that the sign should control is outside the scope of the program. </w:t>
        </w:r>
      </w:ins>
      <w:ins w:id="5688" w:author="Arthur Parmentier" w:date="2020-06-03T23:11:00Z">
        <w:r w:rsidRPr="007C437A">
          <w:t xml:space="preserve">For demo purposes, I have implemented myself the interpretation of some signs </w:t>
        </w:r>
        <w:r w:rsidRPr="007C437A">
          <w:lastRenderedPageBreak/>
          <w:t xml:space="preserve">by Ableton Live and a simulation of an orchestra with the Bach Project, but </w:t>
        </w:r>
      </w:ins>
      <w:ins w:id="5689" w:author="Arthur Parmentier" w:date="2020-06-03T23:25:00Z">
        <w:r w:rsidR="006C424F" w:rsidRPr="007C437A">
          <w:t>the connection with other devices must be implemen</w:t>
        </w:r>
      </w:ins>
      <w:ins w:id="5690" w:author="Arthur Parmentier" w:date="2020-06-03T23:26:00Z">
        <w:r w:rsidR="006C424F" w:rsidRPr="007C437A">
          <w:t>ted later by the user himself.</w:t>
        </w:r>
      </w:ins>
      <w:ins w:id="5691" w:author="Arthur Parmentier" w:date="2020-06-03T23:11:00Z">
        <w:r w:rsidRPr="007C437A">
          <w:t xml:space="preserve"> </w:t>
        </w:r>
      </w:ins>
    </w:p>
    <w:p w:rsidR="0051412E" w:rsidRPr="007C437A" w:rsidRDefault="0051412E">
      <w:pPr>
        <w:pStyle w:val="Titre4"/>
        <w:rPr>
          <w:ins w:id="5692" w:author="Arthur Parmentier" w:date="2020-06-03T23:39:00Z"/>
          <w:rPrChange w:id="5693" w:author="Arthur Parmentier" w:date="2020-06-07T15:27:00Z">
            <w:rPr>
              <w:ins w:id="5694" w:author="Arthur Parmentier" w:date="2020-06-03T23:39:00Z"/>
            </w:rPr>
          </w:rPrChange>
        </w:rPr>
        <w:pPrChange w:id="5695" w:author="Arthur Parmentier" w:date="2020-06-03T23:39:00Z">
          <w:pPr/>
        </w:pPrChange>
      </w:pPr>
      <w:ins w:id="5696" w:author="Arthur Parmentier" w:date="2020-06-03T23:39:00Z">
        <w:r w:rsidRPr="007C437A">
          <w:rPr>
            <w:rPrChange w:id="5697" w:author="Arthur Parmentier" w:date="2020-06-07T15:27:00Z">
              <w:rPr/>
            </w:rPrChange>
          </w:rPr>
          <w:t>Sign recording</w:t>
        </w:r>
      </w:ins>
    </w:p>
    <w:p w:rsidR="001222FB" w:rsidRPr="007C437A" w:rsidRDefault="00145F52" w:rsidP="00D17256">
      <w:pPr>
        <w:rPr>
          <w:ins w:id="5698" w:author="Arthur Parmentier" w:date="2020-05-20T22:23:00Z"/>
        </w:rPr>
      </w:pPr>
      <w:ins w:id="5699" w:author="Arthur Parmentier" w:date="2020-05-20T22:14:00Z">
        <w:r w:rsidRPr="007C437A">
          <w:t xml:space="preserve">The user can choose to either define one sign at the time and </w:t>
        </w:r>
      </w:ins>
      <w:ins w:id="5700" w:author="Arthur Parmentier" w:date="2020-05-20T22:15:00Z">
        <w:r w:rsidRPr="007C437A">
          <w:t>record one or several training examples for</w:t>
        </w:r>
      </w:ins>
      <w:ins w:id="5701" w:author="Arthur Parmentier" w:date="2020-05-20T22:14:00Z">
        <w:r w:rsidRPr="007C437A">
          <w:t xml:space="preserve"> it, then saving the training </w:t>
        </w:r>
      </w:ins>
      <w:ins w:id="5702" w:author="Arthur Parmentier" w:date="2020-05-20T22:15:00Z">
        <w:r w:rsidRPr="007C437A">
          <w:t xml:space="preserve">data and adding another sign… or directly define a list </w:t>
        </w:r>
      </w:ins>
      <w:ins w:id="5703" w:author="Arthur Parmentier" w:date="2020-05-20T22:16:00Z">
        <w:r w:rsidRPr="007C437A">
          <w:t>of signs and recording all of them in the same session.</w:t>
        </w:r>
      </w:ins>
    </w:p>
    <w:p w:rsidR="00A83578" w:rsidRPr="007C437A" w:rsidRDefault="00A83578" w:rsidP="00D17256">
      <w:pPr>
        <w:rPr>
          <w:ins w:id="5704" w:author="Arthur Parmentier" w:date="2020-05-20T22:26:00Z"/>
        </w:rPr>
      </w:pPr>
      <w:ins w:id="5705" w:author="Arthur Parmentier" w:date="2020-05-20T22:23:00Z">
        <w:r w:rsidRPr="007C437A">
          <w:t xml:space="preserve">The </w:t>
        </w:r>
      </w:ins>
      <w:ins w:id="5706"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5707" w:author="Arthur Parmentier" w:date="2020-05-20T22:26:00Z"/>
        </w:rPr>
      </w:pPr>
      <w:ins w:id="5708" w:author="Arthur Parmentier" w:date="2020-05-20T22:26:00Z">
        <w:r w:rsidRPr="007C437A">
          <w:t>Initial preparation time</w:t>
        </w:r>
      </w:ins>
      <w:ins w:id="5709" w:author="Arthur Parmentier" w:date="2020-05-20T22:30:00Z">
        <w:r w:rsidRPr="007C437A">
          <w:t xml:space="preserve"> of </w:t>
        </w:r>
      </w:ins>
      <w:ins w:id="5710" w:author="Arthur Parmentier" w:date="2020-05-20T22:31:00Z">
        <w:r w:rsidRPr="007C437A">
          <w:rPr>
            <w:i/>
            <w:iCs/>
          </w:rPr>
          <w:t>I</w:t>
        </w:r>
      </w:ins>
      <w:ins w:id="5711" w:author="Arthur Parmentier" w:date="2020-05-20T22:30:00Z">
        <w:r w:rsidRPr="007C437A">
          <w:t xml:space="preserve"> seconds</w:t>
        </w:r>
      </w:ins>
    </w:p>
    <w:p w:rsidR="00A83578" w:rsidRPr="007C437A" w:rsidRDefault="00A83578" w:rsidP="00A83578">
      <w:pPr>
        <w:pStyle w:val="Paragraphedeliste"/>
        <w:numPr>
          <w:ilvl w:val="1"/>
          <w:numId w:val="11"/>
        </w:numPr>
        <w:rPr>
          <w:ins w:id="5712" w:author="Arthur Parmentier" w:date="2020-05-20T22:28:00Z"/>
        </w:rPr>
      </w:pPr>
      <w:ins w:id="5713" w:author="Arthur Parmentier" w:date="2020-05-20T22:27:00Z">
        <w:r w:rsidRPr="007C437A">
          <w:t xml:space="preserve">Each sign is recorded </w:t>
        </w:r>
        <w:r w:rsidRPr="007C437A">
          <w:rPr>
            <w:i/>
            <w:iCs/>
            <w:rPrChange w:id="5714" w:author="Arthur Parmentier" w:date="2020-06-07T15:27:00Z">
              <w:rPr/>
            </w:rPrChange>
          </w:rPr>
          <w:t>N</w:t>
        </w:r>
        <w:r w:rsidRPr="007C437A">
          <w:t xml:space="preserve"> </w:t>
        </w:r>
      </w:ins>
      <w:ins w:id="5715" w:author="Arthur Parmentier" w:date="2020-05-20T22:28:00Z">
        <w:r w:rsidRPr="007C437A">
          <w:t>times</w:t>
        </w:r>
      </w:ins>
      <w:ins w:id="5716" w:author="Arthur Parmentier" w:date="2020-05-20T22:29:00Z">
        <w:r w:rsidRPr="007C437A">
          <w:t>, in the following loop:</w:t>
        </w:r>
      </w:ins>
    </w:p>
    <w:p w:rsidR="00A83578" w:rsidRPr="007C437A" w:rsidRDefault="00A83578" w:rsidP="00A83578">
      <w:pPr>
        <w:pStyle w:val="Paragraphedeliste"/>
        <w:numPr>
          <w:ilvl w:val="2"/>
          <w:numId w:val="11"/>
        </w:numPr>
        <w:rPr>
          <w:ins w:id="5717" w:author="Arthur Parmentier" w:date="2020-05-20T22:28:00Z"/>
        </w:rPr>
      </w:pPr>
      <w:ins w:id="5718" w:author="Arthur Parmentier" w:date="2020-05-20T22:29:00Z">
        <w:r w:rsidRPr="007C437A">
          <w:t>The</w:t>
        </w:r>
      </w:ins>
      <w:ins w:id="5719" w:author="Arthur Parmentier" w:date="2020-05-20T22:28:00Z">
        <w:r w:rsidRPr="007C437A">
          <w:t xml:space="preserve"> recording is launch</w:t>
        </w:r>
      </w:ins>
      <w:ins w:id="5720" w:author="Arthur Parmentier" w:date="2020-05-20T22:32:00Z">
        <w:r w:rsidRPr="007C437A">
          <w:t>ed</w:t>
        </w:r>
      </w:ins>
      <w:ins w:id="5721" w:author="Arthur Parmentier" w:date="2020-05-20T22:28:00Z">
        <w:r w:rsidRPr="007C437A">
          <w:t xml:space="preserve"> for </w:t>
        </w:r>
      </w:ins>
      <w:ins w:id="5722" w:author="Arthur Parmentier" w:date="2020-05-20T22:29:00Z">
        <w:r w:rsidRPr="007C437A">
          <w:rPr>
            <w:i/>
            <w:iCs/>
            <w:rPrChange w:id="5723" w:author="Arthur Parmentier" w:date="2020-06-07T15:27:00Z">
              <w:rPr/>
            </w:rPrChange>
          </w:rPr>
          <w:t>R</w:t>
        </w:r>
      </w:ins>
      <w:ins w:id="5724" w:author="Arthur Parmentier" w:date="2020-05-20T22:28:00Z">
        <w:r w:rsidRPr="007C437A">
          <w:t xml:space="preserve"> seconds</w:t>
        </w:r>
      </w:ins>
    </w:p>
    <w:p w:rsidR="00A83578" w:rsidRPr="007C437A" w:rsidRDefault="0088440D" w:rsidP="00A83578">
      <w:pPr>
        <w:pStyle w:val="Paragraphedeliste"/>
        <w:numPr>
          <w:ilvl w:val="2"/>
          <w:numId w:val="11"/>
        </w:numPr>
        <w:rPr>
          <w:ins w:id="5725" w:author="Arthur Parmentier" w:date="2020-05-20T22:30:00Z"/>
        </w:rPr>
      </w:pPr>
      <w:ins w:id="5726" w:author="Arthur Parmentier" w:date="2020-05-21T09:49:00Z">
        <w:r w:rsidRPr="007C437A">
          <w:t>Break (preparation time for next recording) of</w:t>
        </w:r>
      </w:ins>
      <w:ins w:id="5727" w:author="Arthur Parmentier" w:date="2020-05-20T22:29:00Z">
        <w:r w:rsidR="00A83578" w:rsidRPr="007C437A">
          <w:t xml:space="preserve"> </w:t>
        </w:r>
        <w:r w:rsidR="00A83578" w:rsidRPr="007C437A">
          <w:rPr>
            <w:i/>
            <w:iCs/>
            <w:rPrChange w:id="5728" w:author="Arthur Parmentier" w:date="2020-06-07T15:27:00Z">
              <w:rPr/>
            </w:rPrChange>
          </w:rPr>
          <w:t>P</w:t>
        </w:r>
        <w:r w:rsidR="00A83578" w:rsidRPr="007C437A">
          <w:t xml:space="preserve"> seconds</w:t>
        </w:r>
      </w:ins>
    </w:p>
    <w:p w:rsidR="00A83578" w:rsidRPr="007C437A" w:rsidRDefault="00A83578" w:rsidP="00A83578">
      <w:pPr>
        <w:rPr>
          <w:ins w:id="5729" w:author="Arthur Parmentier" w:date="2020-05-20T22:43:00Z"/>
        </w:rPr>
      </w:pPr>
      <w:ins w:id="5730" w:author="Arthur Parmentier" w:date="2020-05-20T22:31:00Z">
        <w:r w:rsidRPr="007C437A">
          <w:t xml:space="preserve">The user can change the values of </w:t>
        </w:r>
      </w:ins>
      <w:ins w:id="5731" w:author="Arthur Parmentier" w:date="2020-05-20T22:32:00Z">
        <w:r w:rsidRPr="007C437A">
          <w:rPr>
            <w:i/>
            <w:iCs/>
          </w:rPr>
          <w:t>0&lt;</w:t>
        </w:r>
      </w:ins>
      <w:ins w:id="5732" w:author="Arthur Parmentier" w:date="2020-05-20T22:31:00Z">
        <w:r w:rsidRPr="007C437A">
          <w:rPr>
            <w:i/>
            <w:iCs/>
          </w:rPr>
          <w:t xml:space="preserve">I, </w:t>
        </w:r>
      </w:ins>
      <w:ins w:id="5733" w:author="Arthur Parmentier" w:date="2020-05-20T22:32:00Z">
        <w:r w:rsidRPr="007C437A">
          <w:rPr>
            <w:i/>
            <w:iCs/>
          </w:rPr>
          <w:t>0&lt;</w:t>
        </w:r>
      </w:ins>
      <w:ins w:id="5734" w:author="Arthur Parmentier" w:date="2020-05-20T22:31:00Z">
        <w:r w:rsidRPr="007C437A">
          <w:rPr>
            <w:i/>
            <w:iCs/>
          </w:rPr>
          <w:t xml:space="preserve">N, </w:t>
        </w:r>
      </w:ins>
      <w:ins w:id="5735" w:author="Arthur Parmentier" w:date="2020-05-20T22:32:00Z">
        <w:r w:rsidRPr="007C437A">
          <w:rPr>
            <w:i/>
            <w:iCs/>
          </w:rPr>
          <w:t>0&lt;</w:t>
        </w:r>
      </w:ins>
      <w:ins w:id="5736" w:author="Arthur Parmentier" w:date="2020-05-20T22:31:00Z">
        <w:r w:rsidRPr="007C437A">
          <w:rPr>
            <w:i/>
            <w:iCs/>
          </w:rPr>
          <w:t>R</w:t>
        </w:r>
      </w:ins>
      <w:ins w:id="5737" w:author="Arthur Parmentier" w:date="2020-05-20T22:32:00Z">
        <w:r w:rsidRPr="007C437A">
          <w:rPr>
            <w:i/>
            <w:iCs/>
          </w:rPr>
          <w:t>&lt;5</w:t>
        </w:r>
      </w:ins>
      <w:ins w:id="5738" w:author="Arthur Parmentier" w:date="2020-05-20T22:33:00Z">
        <w:r w:rsidR="005325E0" w:rsidRPr="007C437A">
          <w:rPr>
            <w:rStyle w:val="Appelnotedebasdep"/>
            <w:i/>
            <w:iCs/>
          </w:rPr>
          <w:footnoteReference w:id="67"/>
        </w:r>
      </w:ins>
      <w:ins w:id="5755" w:author="Arthur Parmentier" w:date="2020-05-20T22:31:00Z">
        <w:r w:rsidRPr="007C437A">
          <w:rPr>
            <w:i/>
            <w:iCs/>
          </w:rPr>
          <w:t xml:space="preserve"> </w:t>
        </w:r>
        <w:r w:rsidRPr="007C437A">
          <w:t xml:space="preserve">and </w:t>
        </w:r>
      </w:ins>
      <w:ins w:id="5756" w:author="Arthur Parmentier" w:date="2020-05-20T22:32:00Z">
        <w:r w:rsidRPr="007C437A">
          <w:t>0&lt;</w:t>
        </w:r>
      </w:ins>
      <w:ins w:id="5757" w:author="Arthur Parmentier" w:date="2020-05-20T22:31:00Z">
        <w:r w:rsidRPr="007C437A">
          <w:rPr>
            <w:i/>
            <w:iCs/>
          </w:rPr>
          <w:t>P</w:t>
        </w:r>
        <w:r w:rsidRPr="007C437A">
          <w:t xml:space="preserve"> according to his needs.</w:t>
        </w:r>
      </w:ins>
    </w:p>
    <w:p w:rsidR="00937092" w:rsidRPr="007C437A" w:rsidRDefault="004256FE">
      <w:pPr>
        <w:rPr>
          <w:ins w:id="5758" w:author="Arthur Parmentier" w:date="2020-05-21T09:56:00Z"/>
        </w:rPr>
      </w:pPr>
      <w:ins w:id="5759" w:author="Arthur Parmentier" w:date="2020-05-21T09:53:00Z">
        <w:r w:rsidRPr="007C437A">
          <w:t>Each record</w:t>
        </w:r>
      </w:ins>
      <w:ins w:id="5760" w:author="Arthur Parmentier" w:date="2020-05-22T09:23:00Z">
        <w:r w:rsidR="00A87845" w:rsidRPr="007C437A">
          <w:t>ing</w:t>
        </w:r>
      </w:ins>
      <w:ins w:id="5761" w:author="Arthur Parmentier" w:date="2020-05-21T09:53:00Z">
        <w:r w:rsidRPr="007C437A">
          <w:t xml:space="preserve"> </w:t>
        </w:r>
      </w:ins>
      <w:ins w:id="5762" w:author="Arthur Parmentier" w:date="2020-05-22T09:24:00Z">
        <w:r w:rsidR="00A728E6" w:rsidRPr="007C437A">
          <w:t>takes place in</w:t>
        </w:r>
      </w:ins>
      <w:ins w:id="5763" w:author="Arthur Parmentier" w:date="2020-05-21T09:54:00Z">
        <w:r w:rsidRPr="007C437A">
          <w:t xml:space="preserve"> a different buffer of the Multiple Buffer (MuBu) object</w:t>
        </w:r>
      </w:ins>
      <w:ins w:id="5764" w:author="Arthur Parmentier" w:date="2020-06-03T23:27:00Z">
        <w:r w:rsidR="001B372B" w:rsidRPr="007C437A">
          <w:t>s (one Mubu object per model</w:t>
        </w:r>
        <w:r w:rsidR="001B372B" w:rsidRPr="007C437A">
          <w:rPr>
            <w:rStyle w:val="Appelnotedebasdep"/>
          </w:rPr>
          <w:footnoteReference w:id="68"/>
        </w:r>
        <w:r w:rsidR="001B372B" w:rsidRPr="007C437A">
          <w:t>)</w:t>
        </w:r>
      </w:ins>
      <w:ins w:id="5773" w:author="Arthur Parmentier" w:date="2020-05-21T09:54:00Z">
        <w:r w:rsidRPr="007C437A">
          <w:t xml:space="preserve"> and </w:t>
        </w:r>
      </w:ins>
      <w:ins w:id="5774" w:author="Arthur Parmentier" w:date="2020-05-21T09:51:00Z">
        <w:r w:rsidRPr="007C437A">
          <w:t>ea</w:t>
        </w:r>
      </w:ins>
      <w:ins w:id="5775" w:author="Arthur Parmentier" w:date="2020-05-21T09:52:00Z">
        <w:r w:rsidRPr="007C437A">
          <w:t>ch active input data</w:t>
        </w:r>
      </w:ins>
      <w:ins w:id="5776" w:author="Arthur Parmentier" w:date="2020-05-21T09:51:00Z">
        <w:r w:rsidRPr="007C437A">
          <w:t xml:space="preserve"> </w:t>
        </w:r>
      </w:ins>
      <w:ins w:id="5777" w:author="Arthur Parmentier" w:date="2020-05-21T09:52:00Z">
        <w:r w:rsidRPr="007C437A">
          <w:t>is</w:t>
        </w:r>
      </w:ins>
      <w:ins w:id="5778" w:author="Arthur Parmentier" w:date="2020-05-21T09:51:00Z">
        <w:r w:rsidRPr="007C437A">
          <w:t xml:space="preserve"> saved into</w:t>
        </w:r>
      </w:ins>
      <w:ins w:id="5779" w:author="Arthur Parmentier" w:date="2020-05-21T09:52:00Z">
        <w:r w:rsidRPr="007C437A">
          <w:t xml:space="preserve"> a different </w:t>
        </w:r>
      </w:ins>
      <w:ins w:id="5780" w:author="Arthur Parmentier" w:date="2020-05-21T09:54:00Z">
        <w:r w:rsidRPr="007C437A">
          <w:t xml:space="preserve">track. The user can </w:t>
        </w:r>
      </w:ins>
      <w:ins w:id="5781" w:author="Arthur Parmentier" w:date="2020-05-21T09:55:00Z">
        <w:r w:rsidRPr="007C437A">
          <w:t>na</w:t>
        </w:r>
      </w:ins>
      <w:ins w:id="5782" w:author="Arthur Parmentier" w:date="2020-05-21T09:56:00Z">
        <w:r w:rsidRPr="007C437A">
          <w:t>vigate</w:t>
        </w:r>
      </w:ins>
      <w:ins w:id="5783" w:author="Arthur Parmentier" w:date="2020-05-21T09:55:00Z">
        <w:r w:rsidRPr="007C437A">
          <w:t xml:space="preserve"> the recorded data in each buffer and track using the Multiple Buffer Interface (Imubu object)</w:t>
        </w:r>
      </w:ins>
      <w:ins w:id="5784" w:author="Arthur Parmentier" w:date="2020-05-21T09:56:00Z">
        <w:r w:rsidRPr="007C437A">
          <w:t>.</w:t>
        </w:r>
      </w:ins>
    </w:p>
    <w:p w:rsidR="0051412E" w:rsidRPr="007C437A" w:rsidRDefault="00EA7F1C">
      <w:pPr>
        <w:keepNext/>
        <w:rPr>
          <w:ins w:id="5785" w:author="Arthur Parmentier" w:date="2020-06-03T23:37:00Z"/>
        </w:rPr>
        <w:pPrChange w:id="5786" w:author="Arthur Parmentier" w:date="2020-06-03T23:37:00Z">
          <w:pPr/>
        </w:pPrChange>
      </w:pPr>
      <w:ins w:id="5787" w:author="Arthur Parmentier" w:date="2020-06-03T23:36:00Z">
        <w:r w:rsidRPr="007C437A">
          <w:rPr>
            <w:noProof/>
            <w:rPrChange w:id="5788"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5789" w:author="Arthur Parmentier" w:date="2020-06-03T23:36:00Z"/>
          <w:rPrChange w:id="5790" w:author="Arthur Parmentier" w:date="2020-06-07T15:27:00Z">
            <w:rPr>
              <w:ins w:id="5791" w:author="Arthur Parmentier" w:date="2020-06-03T23:36:00Z"/>
            </w:rPr>
          </w:rPrChange>
        </w:rPr>
        <w:pPrChange w:id="5792" w:author="Arthur Parmentier" w:date="2020-06-03T23:37:00Z">
          <w:pPr/>
        </w:pPrChange>
      </w:pPr>
      <w:ins w:id="5793" w:author="Arthur Parmentier" w:date="2020-06-03T23:37:00Z">
        <w:r w:rsidRPr="007C437A">
          <w:rPr>
            <w:rPrChange w:id="5794" w:author="Arthur Parmentier" w:date="2020-06-07T15:27:00Z">
              <w:rPr>
                <w:i/>
                <w:iCs/>
              </w:rPr>
            </w:rPrChange>
          </w:rPr>
          <w:t xml:space="preserve">Figure </w:t>
        </w:r>
        <w:r w:rsidRPr="007C437A">
          <w:rPr>
            <w:rPrChange w:id="5795" w:author="Arthur Parmentier" w:date="2020-06-07T15:27:00Z">
              <w:rPr>
                <w:i/>
                <w:iCs/>
              </w:rPr>
            </w:rPrChange>
          </w:rPr>
          <w:fldChar w:fldCharType="begin"/>
        </w:r>
        <w:r w:rsidRPr="007C437A">
          <w:rPr>
            <w:rPrChange w:id="5796" w:author="Arthur Parmentier" w:date="2020-06-07T15:27:00Z">
              <w:rPr>
                <w:i/>
                <w:iCs/>
              </w:rPr>
            </w:rPrChange>
          </w:rPr>
          <w:instrText xml:space="preserve"> SEQ Figure \* ARABIC </w:instrText>
        </w:r>
      </w:ins>
      <w:r w:rsidRPr="007C437A">
        <w:rPr>
          <w:rPrChange w:id="5797" w:author="Arthur Parmentier" w:date="2020-06-07T15:27:00Z">
            <w:rPr>
              <w:i/>
              <w:iCs/>
            </w:rPr>
          </w:rPrChange>
        </w:rPr>
        <w:fldChar w:fldCharType="separate"/>
      </w:r>
      <w:ins w:id="5798" w:author="Arthur Parmentier" w:date="2020-06-05T21:05:00Z">
        <w:r w:rsidR="001C2AA6" w:rsidRPr="007C437A">
          <w:rPr>
            <w:rPrChange w:id="5799" w:author="Arthur Parmentier" w:date="2020-06-07T15:27:00Z">
              <w:rPr>
                <w:i/>
                <w:iCs/>
                <w:noProof/>
              </w:rPr>
            </w:rPrChange>
          </w:rPr>
          <w:t>8</w:t>
        </w:r>
      </w:ins>
      <w:ins w:id="5800" w:author="Arthur Parmentier" w:date="2020-06-03T23:37:00Z">
        <w:r w:rsidRPr="007C437A">
          <w:rPr>
            <w:rPrChange w:id="5801" w:author="Arthur Parmentier" w:date="2020-06-07T15:27:00Z">
              <w:rPr>
                <w:i/>
                <w:iCs/>
              </w:rPr>
            </w:rPrChange>
          </w:rPr>
          <w:fldChar w:fldCharType="end"/>
        </w:r>
        <w:r w:rsidRPr="007C437A">
          <w:rPr>
            <w:rPrChange w:id="5802" w:author="Arthur Parmentier" w:date="2020-06-07T15:27:00Z">
              <w:rPr>
                <w:i/>
                <w:iCs/>
              </w:rPr>
            </w:rPrChange>
          </w:rPr>
          <w:t xml:space="preserve"> Imubu controls and interface.</w:t>
        </w:r>
      </w:ins>
    </w:p>
    <w:p w:rsidR="00D17256" w:rsidRPr="007C437A" w:rsidRDefault="004256FE">
      <w:pPr>
        <w:rPr>
          <w:ins w:id="5803" w:author="Arthur Parmentier" w:date="2020-05-21T10:01:00Z"/>
        </w:rPr>
      </w:pPr>
      <w:ins w:id="5804" w:author="Arthur Parmentier" w:date="2020-05-21T09:57:00Z">
        <w:r w:rsidRPr="007C437A">
          <w:lastRenderedPageBreak/>
          <w:t>After the recording session, the data contained in a given track of a gi</w:t>
        </w:r>
      </w:ins>
      <w:ins w:id="5805" w:author="Arthur Parmentier" w:date="2020-05-21T09:58:00Z">
        <w:r w:rsidRPr="007C437A">
          <w:t xml:space="preserve">ven buffer corresponds to </w:t>
        </w:r>
      </w:ins>
      <w:ins w:id="5806" w:author="Arthur Parmentier" w:date="2020-05-20T21:54:00Z">
        <w:r w:rsidR="00D17256" w:rsidRPr="007C437A">
          <w:t xml:space="preserve">a </w:t>
        </w:r>
      </w:ins>
      <w:ins w:id="5807" w:author="Arthur Parmentier" w:date="2020-05-21T09:58:00Z">
        <w:r w:rsidRPr="007C437A">
          <w:t>(</w:t>
        </w:r>
      </w:ins>
      <w:ins w:id="5808" w:author="Arthur Parmentier" w:date="2020-05-20T21:54:00Z">
        <w:r w:rsidR="00D17256" w:rsidRPr="007C437A">
          <w:t>N</w:t>
        </w:r>
      </w:ins>
      <w:ins w:id="5809" w:author="Arthur Parmentier" w:date="2020-05-21T09:58:00Z">
        <w:r w:rsidRPr="007C437A">
          <w:t>+1)</w:t>
        </w:r>
      </w:ins>
      <w:ins w:id="5810" w:author="Arthur Parmentier" w:date="2020-05-21T10:13:00Z">
        <w:r w:rsidR="0008549C" w:rsidRPr="007C437A">
          <w:t xml:space="preserve"> </w:t>
        </w:r>
      </w:ins>
      <w:ins w:id="5811" w:author="Arthur Parmentier" w:date="2020-05-20T21:54:00Z">
        <w:r w:rsidR="00D17256" w:rsidRPr="007C437A">
          <w:t>x</w:t>
        </w:r>
      </w:ins>
      <w:ins w:id="5812" w:author="Arthur Parmentier" w:date="2020-05-21T10:13:00Z">
        <w:r w:rsidR="0008549C" w:rsidRPr="007C437A">
          <w:t xml:space="preserve"> </w:t>
        </w:r>
      </w:ins>
      <w:ins w:id="5813" w:author="Arthur Parmentier" w:date="2020-05-20T21:54:00Z">
        <w:r w:rsidR="00D17256" w:rsidRPr="007C437A">
          <w:t xml:space="preserve">L matrix with N being the number of dimensions of </w:t>
        </w:r>
      </w:ins>
      <w:ins w:id="5814" w:author="Arthur Parmentier" w:date="2020-05-21T09:58:00Z">
        <w:r w:rsidRPr="007C437A">
          <w:t>the corresponding</w:t>
        </w:r>
      </w:ins>
      <w:ins w:id="5815" w:author="Arthur Parmentier" w:date="2020-05-20T21:54:00Z">
        <w:r w:rsidR="00D17256" w:rsidRPr="007C437A">
          <w:t xml:space="preserve"> input and L being the number of steps in the recording sequence (sampling rate x duration of the sequence)</w:t>
        </w:r>
      </w:ins>
      <w:ins w:id="5816" w:author="Arthur Parmentier" w:date="2020-05-21T09:58:00Z">
        <w:r w:rsidRPr="007C437A">
          <w:t>. T</w:t>
        </w:r>
      </w:ins>
      <w:ins w:id="5817" w:author="Arthur Parmentier" w:date="2020-05-21T09:59:00Z">
        <w:r w:rsidRPr="007C437A">
          <w:t xml:space="preserve">he additional dimension corresponds to the time-tagging of the data. </w:t>
        </w:r>
      </w:ins>
      <w:ins w:id="5818"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5819" w:author="Arthur Parmentier" w:date="2020-05-21T10:02:00Z"/>
        </w:rPr>
      </w:pPr>
      <w:ins w:id="5820" w:author="Arthur Parmentier" w:date="2020-05-21T10:01:00Z">
        <w:r w:rsidRPr="007C437A">
          <w:t xml:space="preserve">When several inputs are recorded at the same time, each has its own </w:t>
        </w:r>
      </w:ins>
      <w:ins w:id="5821" w:author="Arthur Parmentier" w:date="2020-05-21T10:02:00Z">
        <w:r w:rsidRPr="007C437A">
          <w:t>output rate</w:t>
        </w:r>
      </w:ins>
      <w:ins w:id="5822" w:author="Arthur Parmentier" w:date="2020-05-21T10:03:00Z">
        <w:r w:rsidRPr="007C437A">
          <w:t xml:space="preserve">; </w:t>
        </w:r>
      </w:ins>
      <w:ins w:id="5823"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5824" w:author="Arthur Parmentier" w:date="2020-05-21T10:11:00Z"/>
        </w:rPr>
      </w:pPr>
      <w:ins w:id="5825" w:author="Arthur Parmentier" w:date="2020-05-21T10:02:00Z">
        <w:r w:rsidRPr="007C437A">
          <w:t>Individual inputs can have varying output rates over time, for instance Pose</w:t>
        </w:r>
      </w:ins>
      <w:ins w:id="5826" w:author="Arthur Parmentier" w:date="2020-06-03T23:37:00Z">
        <w:r w:rsidR="0051412E" w:rsidRPr="007C437A">
          <w:t>N</w:t>
        </w:r>
      </w:ins>
      <w:ins w:id="5827" w:author="Arthur Parmentier" w:date="2020-05-21T10:02:00Z">
        <w:r w:rsidRPr="007C437A">
          <w:t>et</w:t>
        </w:r>
      </w:ins>
      <w:ins w:id="5828" w:author="Arthur Parmentier" w:date="2020-06-03T23:37:00Z">
        <w:r w:rsidR="0051412E" w:rsidRPr="007C437A">
          <w:t xml:space="preserve"> and HandPose that run on GPU</w:t>
        </w:r>
      </w:ins>
      <w:ins w:id="5829" w:author="Arthur Parmentier" w:date="2020-05-21T10:08:00Z">
        <w:r w:rsidRPr="007C437A">
          <w:t>. Although we will see that the Dynamic Time Warping classification does “warp” the seq</w:t>
        </w:r>
      </w:ins>
      <w:ins w:id="5830" w:author="Arthur Parmentier" w:date="2020-05-21T10:09:00Z">
        <w:r w:rsidRPr="007C437A">
          <w:t xml:space="preserve">uence in time and is therefore not sensitive to </w:t>
        </w:r>
        <w:r w:rsidR="00D9796F" w:rsidRPr="007C437A">
          <w:t xml:space="preserve">small variations of data rate, it </w:t>
        </w:r>
      </w:ins>
      <w:ins w:id="5831" w:author="Arthur Parmentier" w:date="2020-05-21T10:10:00Z">
        <w:r w:rsidR="00D9796F" w:rsidRPr="007C437A">
          <w:t xml:space="preserve">is safe to assume that keeping the data timing in place </w:t>
        </w:r>
      </w:ins>
      <w:ins w:id="5832" w:author="Arthur Parmentier" w:date="2020-05-21T10:11:00Z">
        <w:r w:rsidR="00D9796F" w:rsidRPr="007C437A">
          <w:t>always would better represent the original movements of the soundpainter</w:t>
        </w:r>
      </w:ins>
    </w:p>
    <w:p w:rsidR="00B92220" w:rsidRPr="007C437A" w:rsidRDefault="00995831" w:rsidP="00B92220">
      <w:pPr>
        <w:rPr>
          <w:ins w:id="5833" w:author="Arthur Parmentier" w:date="2020-05-21T14:39:00Z"/>
        </w:rPr>
      </w:pPr>
      <w:ins w:id="5834" w:author="Arthur Parmentier" w:date="2020-05-21T10:16:00Z">
        <w:r w:rsidRPr="007C437A">
          <w:t>Wrapping up, i</w:t>
        </w:r>
      </w:ins>
      <w:ins w:id="5835" w:author="Arthur Parmentier" w:date="2020-05-21T10:15:00Z">
        <w:r w:rsidRPr="007C437A">
          <w:t xml:space="preserve">nside the MuBu object, </w:t>
        </w:r>
      </w:ins>
      <w:ins w:id="5836" w:author="Arthur Parmentier" w:date="2020-05-21T10:16:00Z">
        <w:r w:rsidRPr="007C437A">
          <w:t>a sign is represented by</w:t>
        </w:r>
      </w:ins>
      <w:ins w:id="5837" w:author="Arthur Parmentier" w:date="2020-05-21T14:37:00Z">
        <w:r w:rsidR="00B92220" w:rsidRPr="007C437A">
          <w:t xml:space="preserve"> labeled</w:t>
        </w:r>
      </w:ins>
      <w:ins w:id="5838" w:author="Arthur Parmentier" w:date="2020-05-21T14:34:00Z">
        <w:r w:rsidR="00B92220" w:rsidRPr="007C437A">
          <w:t xml:space="preserve"> multi-dimensional buffers</w:t>
        </w:r>
      </w:ins>
      <w:ins w:id="5839" w:author="Arthur Parmentier" w:date="2020-05-21T14:38:00Z">
        <w:r w:rsidR="00B92220" w:rsidRPr="007C437A">
          <w:t xml:space="preserve"> that contain the motion tracking data corresponding to each </w:t>
        </w:r>
      </w:ins>
      <w:ins w:id="5840" w:author="Arthur Parmentier" w:date="2020-05-21T14:39:00Z">
        <w:r w:rsidR="00B92220" w:rsidRPr="007C437A">
          <w:t>recorded example of the sign.</w:t>
        </w:r>
      </w:ins>
    </w:p>
    <w:p w:rsidR="00B92220" w:rsidRPr="007C437A" w:rsidRDefault="00B92220">
      <w:pPr>
        <w:rPr>
          <w:ins w:id="5841" w:author="Arthur Parmentier" w:date="2020-05-22T09:05:00Z"/>
        </w:rPr>
      </w:pPr>
      <w:ins w:id="5842" w:author="Arthur Parmentier" w:date="2020-05-21T14:39:00Z">
        <w:r w:rsidRPr="007C437A">
          <w:t xml:space="preserve">Once the data has been recorded, the user is able to save the </w:t>
        </w:r>
      </w:ins>
      <w:ins w:id="5843" w:author="Arthur Parmentier" w:date="2020-05-21T14:40:00Z">
        <w:r w:rsidRPr="007C437A">
          <w:t>recorded buffers to files in the ./data folder</w:t>
        </w:r>
      </w:ins>
      <w:ins w:id="5844" w:author="Arthur Parmentier" w:date="2020-05-22T09:24:00Z">
        <w:r w:rsidR="00AE73D8" w:rsidRPr="007C437A">
          <w:t xml:space="preserve">, by using the dedicated button </w:t>
        </w:r>
      </w:ins>
      <w:ins w:id="5845" w:author="Arthur Parmentier" w:date="2020-06-03T23:38:00Z">
        <w:r w:rsidR="0051412E" w:rsidRPr="007C437A">
          <w:t>“Save buffers to file”</w:t>
        </w:r>
      </w:ins>
      <w:ins w:id="5846" w:author="Arthur Parmentier" w:date="2020-05-22T09:24:00Z">
        <w:r w:rsidR="00AE73D8" w:rsidRPr="007C437A">
          <w:t>.</w:t>
        </w:r>
      </w:ins>
    </w:p>
    <w:p w:rsidR="0051412E" w:rsidRPr="007C437A" w:rsidRDefault="0051412E">
      <w:pPr>
        <w:pStyle w:val="Titre4"/>
        <w:rPr>
          <w:ins w:id="5847" w:author="Arthur Parmentier" w:date="2020-06-03T23:38:00Z"/>
          <w:rPrChange w:id="5848" w:author="Arthur Parmentier" w:date="2020-06-07T15:27:00Z">
            <w:rPr>
              <w:ins w:id="5849" w:author="Arthur Parmentier" w:date="2020-06-03T23:38:00Z"/>
            </w:rPr>
          </w:rPrChange>
        </w:rPr>
        <w:pPrChange w:id="5850" w:author="Arthur Parmentier" w:date="2020-06-03T23:38:00Z">
          <w:pPr/>
        </w:pPrChange>
      </w:pPr>
      <w:ins w:id="5851" w:author="Arthur Parmentier" w:date="2020-06-03T23:39:00Z">
        <w:r w:rsidRPr="007C437A">
          <w:rPr>
            <w:rPrChange w:id="5852" w:author="Arthur Parmentier" w:date="2020-06-07T15:27:00Z">
              <w:rPr/>
            </w:rPrChange>
          </w:rPr>
          <w:t>Saving recordings to file: building a dictionary</w:t>
        </w:r>
      </w:ins>
    </w:p>
    <w:p w:rsidR="00023308" w:rsidRPr="007C437A" w:rsidRDefault="00023308" w:rsidP="00023308">
      <w:pPr>
        <w:rPr>
          <w:ins w:id="5853" w:author="Arthur Parmentier" w:date="2020-05-22T08:10:00Z"/>
        </w:rPr>
      </w:pPr>
      <w:ins w:id="5854" w:author="Arthur Parmentier" w:date="2020-05-22T08:10:00Z">
        <w:r w:rsidRPr="007C437A">
          <w:t>What would be ideal would be to store the data in the following fashion:</w:t>
        </w:r>
      </w:ins>
    </w:p>
    <w:p w:rsidR="00023308" w:rsidRPr="007C437A" w:rsidRDefault="00023308" w:rsidP="00023308">
      <w:pPr>
        <w:rPr>
          <w:ins w:id="5855" w:author="Arthur Parmentier" w:date="2020-05-22T08:27:00Z"/>
        </w:rPr>
      </w:pPr>
      <w:ins w:id="5856"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5857" w:author="Arthur Parmentier" w:date="2020-05-22T08:11:00Z">
        <w:r w:rsidRPr="007C437A">
          <w:t>sign_label</w:t>
        </w:r>
      </w:ins>
      <w:ins w:id="5858" w:author="Arthur Parmentier" w:date="2020-05-22T08:10:00Z">
        <w:r w:rsidRPr="007C437A">
          <w:t xml:space="preserve"> + unique_id (.mubu or .txt)</w:t>
        </w:r>
      </w:ins>
    </w:p>
    <w:p w:rsidR="003943E3" w:rsidRPr="007C437A" w:rsidRDefault="003943E3" w:rsidP="00023308">
      <w:pPr>
        <w:rPr>
          <w:ins w:id="5859" w:author="Arthur Parmentier" w:date="2020-05-22T08:10:00Z"/>
        </w:rPr>
      </w:pPr>
      <w:ins w:id="5860" w:author="Arthur Parmentier" w:date="2020-05-22T08:27:00Z">
        <w:r w:rsidRPr="007C437A">
          <w:t>The motivation for using this file and folder structure is that it best represents the data structure of the MuBu object itself</w:t>
        </w:r>
      </w:ins>
      <w:ins w:id="5861" w:author="Arthur Parmentier" w:date="2020-05-22T08:28:00Z">
        <w:r w:rsidRPr="007C437A">
          <w:t xml:space="preserve"> and </w:t>
        </w:r>
      </w:ins>
      <w:ins w:id="5862" w:author="Arthur Parmentier" w:date="2020-05-22T08:29:00Z">
        <w:r w:rsidRPr="007C437A">
          <w:t xml:space="preserve">allows the user to clearly identify what the file corresponds to without looking at its metadata. The user would then be allowed to mix data from </w:t>
        </w:r>
      </w:ins>
      <w:ins w:id="5863" w:author="Arthur Parmentier" w:date="2020-05-22T08:30:00Z">
        <w:r w:rsidRPr="007C437A">
          <w:t xml:space="preserve">recording sessions that are inhomogeneous, i.e. with a different number of </w:t>
        </w:r>
        <w:r w:rsidR="00CA7DF5" w:rsidRPr="007C437A">
          <w:t>recorded inputs</w:t>
        </w:r>
      </w:ins>
      <w:ins w:id="5864"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5865" w:author="Arthur Parmentier" w:date="2020-05-22T08:21:00Z"/>
        </w:rPr>
      </w:pPr>
      <w:ins w:id="5866" w:author="Arthur Parmentier" w:date="2020-05-22T08:11:00Z">
        <w:r w:rsidRPr="007C437A">
          <w:t xml:space="preserve">However, the MuBu object write and read mechanisms suffers </w:t>
        </w:r>
      </w:ins>
      <w:ins w:id="5867" w:author="Arthur Parmentier" w:date="2020-05-22T08:13:00Z">
        <w:r w:rsidRPr="007C437A">
          <w:t>from bugs</w:t>
        </w:r>
        <w:r w:rsidRPr="007C437A">
          <w:rPr>
            <w:rStyle w:val="Appelnotedebasdep"/>
          </w:rPr>
          <w:footnoteReference w:id="69"/>
        </w:r>
      </w:ins>
      <w:ins w:id="5869" w:author="Arthur Parmentier" w:date="2020-05-22T08:21:00Z">
        <w:r w:rsidR="008A6401" w:rsidRPr="007C437A">
          <w:t xml:space="preserve"> that should be fixed by the </w:t>
        </w:r>
      </w:ins>
      <w:ins w:id="5870" w:author="Arthur Parmentier" w:date="2020-05-22T08:22:00Z">
        <w:r w:rsidR="008A6401" w:rsidRPr="007C437A">
          <w:t>developers</w:t>
        </w:r>
      </w:ins>
      <w:ins w:id="5871" w:author="Arthur Parmentier" w:date="2020-05-22T08:21:00Z">
        <w:r w:rsidR="008A6401" w:rsidRPr="007C437A">
          <w:t xml:space="preserve"> in the </w:t>
        </w:r>
      </w:ins>
      <w:ins w:id="5872" w:author="Arthur Parmentier" w:date="2020-05-22T08:22:00Z">
        <w:r w:rsidR="008A6401" w:rsidRPr="007C437A">
          <w:t>near future (as of May 2020)</w:t>
        </w:r>
      </w:ins>
      <w:ins w:id="5873" w:author="Arthur Parmentier" w:date="2020-05-22T08:12:00Z">
        <w:r w:rsidRPr="007C437A">
          <w:t xml:space="preserve"> </w:t>
        </w:r>
      </w:ins>
      <w:ins w:id="5874" w:author="Arthur Parmentier" w:date="2020-05-22T08:13:00Z">
        <w:r w:rsidRPr="007C437A">
          <w:t>and I had to implement a workaround before it gets fixed</w:t>
        </w:r>
      </w:ins>
      <w:ins w:id="5875" w:author="Arthur Parmentier" w:date="2020-05-22T08:20:00Z">
        <w:r w:rsidR="008A6401" w:rsidRPr="007C437A">
          <w:t xml:space="preserve">, by saving </w:t>
        </w:r>
      </w:ins>
      <w:ins w:id="5876" w:author="Arthur Parmentier" w:date="2020-05-22T08:21:00Z">
        <w:r w:rsidR="008A6401" w:rsidRPr="007C437A">
          <w:t>each</w:t>
        </w:r>
      </w:ins>
      <w:ins w:id="5877" w:author="Arthur Parmentier" w:date="2020-05-22T08:20:00Z">
        <w:r w:rsidR="008A6401" w:rsidRPr="007C437A">
          <w:t xml:space="preserve"> buffer with all </w:t>
        </w:r>
      </w:ins>
      <w:ins w:id="5878" w:author="Arthur Parmentier" w:date="2020-05-22T08:21:00Z">
        <w:r w:rsidR="008A6401" w:rsidRPr="007C437A">
          <w:t>its</w:t>
        </w:r>
      </w:ins>
      <w:ins w:id="5879" w:author="Arthur Parmentier" w:date="2020-05-22T08:20:00Z">
        <w:r w:rsidR="008A6401" w:rsidRPr="007C437A">
          <w:t xml:space="preserve"> tracks in</w:t>
        </w:r>
      </w:ins>
      <w:ins w:id="5880" w:author="Arthur Parmentier" w:date="2020-05-22T08:21:00Z">
        <w:r w:rsidR="008A6401" w:rsidRPr="007C437A">
          <w:t xml:space="preserve"> a single file:</w:t>
        </w:r>
      </w:ins>
    </w:p>
    <w:p w:rsidR="008A6401" w:rsidRPr="007C437A" w:rsidRDefault="008A6401" w:rsidP="008A6401">
      <w:pPr>
        <w:rPr>
          <w:ins w:id="5881" w:author="Arthur Parmentier" w:date="2020-05-22T08:21:00Z"/>
        </w:rPr>
      </w:pPr>
      <w:ins w:id="5882"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5883" w:author="Arthur Parmentier" w:date="2020-06-03T23:40:00Z"/>
        </w:rPr>
      </w:pPr>
      <w:ins w:id="5884" w:author="Arthur Parmentier" w:date="2020-05-22T08:22:00Z">
        <w:r w:rsidRPr="007C437A">
          <w:t>This way, the buffer names are saved correctly</w:t>
        </w:r>
      </w:ins>
      <w:ins w:id="5885" w:author="Arthur Parmentier" w:date="2020-05-22T08:31:00Z">
        <w:r w:rsidR="00DD65AA" w:rsidRPr="007C437A">
          <w:t>, but the user is no longer able to mix data</w:t>
        </w:r>
      </w:ins>
      <w:ins w:id="5886" w:author="Arthur Parmentier" w:date="2020-05-22T08:32:00Z">
        <w:r w:rsidR="00DD65AA" w:rsidRPr="007C437A">
          <w:t xml:space="preserve"> from different sets of inputs.</w:t>
        </w:r>
      </w:ins>
    </w:p>
    <w:p w:rsidR="00F05472" w:rsidRPr="007C437A" w:rsidRDefault="00F05472">
      <w:pPr>
        <w:pStyle w:val="Titre4"/>
        <w:rPr>
          <w:ins w:id="5887" w:author="Arthur Parmentier" w:date="2020-05-22T08:23:00Z"/>
          <w:rPrChange w:id="5888" w:author="Arthur Parmentier" w:date="2020-06-07T15:27:00Z">
            <w:rPr>
              <w:ins w:id="5889" w:author="Arthur Parmentier" w:date="2020-05-22T08:23:00Z"/>
            </w:rPr>
          </w:rPrChange>
        </w:rPr>
        <w:pPrChange w:id="5890" w:author="Arthur Parmentier" w:date="2020-06-03T23:40:00Z">
          <w:pPr/>
        </w:pPrChange>
      </w:pPr>
      <w:ins w:id="5891" w:author="Arthur Parmentier" w:date="2020-06-03T23:40:00Z">
        <w:r w:rsidRPr="007C437A">
          <w:rPr>
            <w:rPrChange w:id="5892" w:author="Arthur Parmentier" w:date="2020-06-07T15:27:00Z">
              <w:rPr/>
            </w:rPrChange>
          </w:rPr>
          <w:lastRenderedPageBreak/>
          <w:t>Loading pre-recorded signs</w:t>
        </w:r>
      </w:ins>
    </w:p>
    <w:p w:rsidR="008A6401" w:rsidRPr="007C437A" w:rsidRDefault="008A6401">
      <w:pPr>
        <w:rPr>
          <w:ins w:id="5893" w:author="Arthur Parmentier" w:date="2020-06-03T23:42:00Z"/>
        </w:rPr>
      </w:pPr>
      <w:ins w:id="5894" w:author="Arthur Parmentier" w:date="2020-05-22T08:24:00Z">
        <w:r w:rsidRPr="007C437A">
          <w:t xml:space="preserve">Loading </w:t>
        </w:r>
      </w:ins>
      <w:ins w:id="5895" w:author="Arthur Parmentier" w:date="2020-05-22T09:14:00Z">
        <w:r w:rsidR="00A87845" w:rsidRPr="007C437A">
          <w:t xml:space="preserve">buffer data from files </w:t>
        </w:r>
      </w:ins>
      <w:ins w:id="5896" w:author="Arthur Parmentier" w:date="2020-05-22T08:24:00Z">
        <w:r w:rsidRPr="007C437A">
          <w:t>is much simpler and can be achieved</w:t>
        </w:r>
      </w:ins>
      <w:ins w:id="5897" w:author="Arthur Parmentier" w:date="2020-05-22T09:25:00Z">
        <w:r w:rsidR="00C83F83" w:rsidRPr="007C437A">
          <w:t xml:space="preserve"> in 2.3.</w:t>
        </w:r>
      </w:ins>
      <w:ins w:id="5898" w:author="Arthur Parmentier" w:date="2020-05-22T08:24:00Z">
        <w:r w:rsidRPr="007C437A">
          <w:t xml:space="preserve"> by a simple drag and drop of one or several data files </w:t>
        </w:r>
      </w:ins>
      <w:ins w:id="5899" w:author="Arthur Parmentier" w:date="2020-05-22T08:25:00Z">
        <w:r w:rsidRPr="007C437A">
          <w:t xml:space="preserve">in the dedicated zone </w:t>
        </w:r>
      </w:ins>
      <w:ins w:id="5900" w:author="Arthur Parmentier" w:date="2020-06-03T23:40:00Z">
        <w:r w:rsidR="00F05472" w:rsidRPr="007C437A">
          <w:t xml:space="preserve">(see </w:t>
        </w:r>
        <w:r w:rsidR="00F05472" w:rsidRPr="007C437A">
          <w:rPr>
            <w:rPrChange w:id="5901" w:author="Arthur Parmentier" w:date="2020-06-07T15:27:00Z">
              <w:rPr/>
            </w:rPrChange>
          </w:rPr>
          <w:fldChar w:fldCharType="begin"/>
        </w:r>
        <w:r w:rsidR="00F05472" w:rsidRPr="007C437A">
          <w:instrText xml:space="preserve"> REF _Ref41031792 \h </w:instrText>
        </w:r>
      </w:ins>
      <w:r w:rsidR="00F05472" w:rsidRPr="007C437A">
        <w:rPr>
          <w:rPrChange w:id="5902" w:author="Arthur Parmentier" w:date="2020-06-07T15:27:00Z">
            <w:rPr/>
          </w:rPrChange>
        </w:rPr>
      </w:r>
      <w:r w:rsidR="00F05472" w:rsidRPr="007C437A">
        <w:rPr>
          <w:rPrChange w:id="5903" w:author="Arthur Parmentier" w:date="2020-06-07T15:27:00Z">
            <w:rPr/>
          </w:rPrChange>
        </w:rPr>
        <w:fldChar w:fldCharType="separate"/>
      </w:r>
      <w:ins w:id="5904" w:author="Arthur Parmentier" w:date="2020-06-03T23:40:00Z">
        <w:r w:rsidR="00F05472" w:rsidRPr="007C437A">
          <w:t xml:space="preserve">Figure </w:t>
        </w:r>
        <w:r w:rsidR="00F05472" w:rsidRPr="007C437A">
          <w:rPr>
            <w:rPrChange w:id="5905" w:author="Arthur Parmentier" w:date="2020-06-07T15:27:00Z">
              <w:rPr>
                <w:noProof/>
              </w:rPr>
            </w:rPrChange>
          </w:rPr>
          <w:t>6</w:t>
        </w:r>
        <w:r w:rsidR="00F05472" w:rsidRPr="007C437A">
          <w:rPr>
            <w:rPrChange w:id="5906" w:author="Arthur Parmentier" w:date="2020-06-07T15:27:00Z">
              <w:rPr/>
            </w:rPrChange>
          </w:rPr>
          <w:fldChar w:fldCharType="end"/>
        </w:r>
        <w:r w:rsidR="00F05472" w:rsidRPr="007C437A">
          <w:t>)</w:t>
        </w:r>
      </w:ins>
      <w:ins w:id="5907" w:author="Arthur Parmentier" w:date="2020-05-22T08:25:00Z">
        <w:r w:rsidRPr="007C437A">
          <w:t>.</w:t>
        </w:r>
      </w:ins>
    </w:p>
    <w:p w:rsidR="00F05472" w:rsidRPr="007C437A" w:rsidRDefault="00F05472">
      <w:pPr>
        <w:pStyle w:val="Titre4"/>
        <w:rPr>
          <w:ins w:id="5908" w:author="Arthur Parmentier" w:date="2020-05-22T09:04:00Z"/>
          <w:rPrChange w:id="5909" w:author="Arthur Parmentier" w:date="2020-06-07T15:27:00Z">
            <w:rPr>
              <w:ins w:id="5910" w:author="Arthur Parmentier" w:date="2020-05-22T09:04:00Z"/>
            </w:rPr>
          </w:rPrChange>
        </w:rPr>
        <w:pPrChange w:id="5911" w:author="Arthur Parmentier" w:date="2020-06-03T23:42:00Z">
          <w:pPr/>
        </w:pPrChange>
      </w:pPr>
      <w:ins w:id="5912" w:author="Arthur Parmentier" w:date="2020-06-03T23:42:00Z">
        <w:r w:rsidRPr="007C437A">
          <w:rPr>
            <w:rPrChange w:id="5913" w:author="Arthur Parmentier" w:date="2020-06-07T15:27:00Z">
              <w:rPr/>
            </w:rPrChange>
          </w:rPr>
          <w:t>Summary</w:t>
        </w:r>
      </w:ins>
    </w:p>
    <w:p w:rsidR="00A87845" w:rsidRPr="007C437A" w:rsidRDefault="00A87845">
      <w:pPr>
        <w:rPr>
          <w:ins w:id="5914" w:author="Arthur Parmentier" w:date="2020-05-22T09:16:00Z"/>
        </w:rPr>
      </w:pPr>
      <w:ins w:id="5915" w:author="Arthur Parmentier" w:date="2020-05-22T09:15:00Z">
        <w:r w:rsidRPr="007C437A">
          <w:t>Wrapping up, the user flow of the sign &amp; dictionary management layer is the fol</w:t>
        </w:r>
      </w:ins>
      <w:ins w:id="5916" w:author="Arthur Parmentier" w:date="2020-05-22T09:16:00Z">
        <w:r w:rsidRPr="007C437A">
          <w:t>lowing:</w:t>
        </w:r>
      </w:ins>
    </w:p>
    <w:p w:rsidR="00A87845" w:rsidRPr="007C437A" w:rsidRDefault="00A87845" w:rsidP="00A87845">
      <w:pPr>
        <w:pStyle w:val="Paragraphedeliste"/>
        <w:numPr>
          <w:ilvl w:val="0"/>
          <w:numId w:val="38"/>
        </w:numPr>
        <w:rPr>
          <w:ins w:id="5917" w:author="Arthur Parmentier" w:date="2020-05-22T09:25:00Z"/>
        </w:rPr>
      </w:pPr>
      <w:ins w:id="5918" w:author="Arthur Parmentier" w:date="2020-05-22T09:16:00Z">
        <w:r w:rsidRPr="007C437A">
          <w:t xml:space="preserve">If the user wants to record new signs, i.e. either record examples of a </w:t>
        </w:r>
      </w:ins>
      <w:ins w:id="5919" w:author="Arthur Parmentier" w:date="2020-05-22T09:17:00Z">
        <w:r w:rsidRPr="007C437A">
          <w:t>sign that was not recorded and saved previously or record more examples of a sign that was already saved into files, he</w:t>
        </w:r>
      </w:ins>
      <w:ins w:id="5920" w:author="Arthur Parmentier" w:date="2020-05-22T09:18:00Z">
        <w:r w:rsidRPr="007C437A">
          <w:t xml:space="preserve"> must first define which signs he wants to record  and then launch the recording session</w:t>
        </w:r>
      </w:ins>
      <w:ins w:id="5921" w:author="Arthur Parmentier" w:date="2020-06-03T23:41:00Z">
        <w:r w:rsidR="00F05472" w:rsidRPr="007C437A">
          <w:t>.</w:t>
        </w:r>
      </w:ins>
      <w:ins w:id="5922" w:author="Arthur Parmentier" w:date="2020-05-22T09:18:00Z">
        <w:r w:rsidRPr="007C437A">
          <w:br/>
          <w:t>Once the si</w:t>
        </w:r>
      </w:ins>
      <w:ins w:id="5923" w:author="Arthur Parmentier" w:date="2020-05-22T09:19:00Z">
        <w:r w:rsidRPr="007C437A">
          <w:t xml:space="preserve">gns are recorded in the buffer, he </w:t>
        </w:r>
      </w:ins>
      <w:ins w:id="5924" w:author="Arthur Parmentier" w:date="2020-06-03T23:41:00Z">
        <w:r w:rsidR="00F05472" w:rsidRPr="007C437A">
          <w:t xml:space="preserve">can </w:t>
        </w:r>
      </w:ins>
      <w:ins w:id="5925" w:author="Arthur Parmentier" w:date="2020-05-22T09:19:00Z">
        <w:r w:rsidRPr="007C437A">
          <w:t>save them</w:t>
        </w:r>
      </w:ins>
      <w:ins w:id="5926" w:author="Arthur Parmentier" w:date="2020-06-03T23:41:00Z">
        <w:r w:rsidR="00F05472" w:rsidRPr="007C437A">
          <w:t xml:space="preserve"> to files</w:t>
        </w:r>
      </w:ins>
      <w:ins w:id="5927" w:author="Arthur Parmentier" w:date="2020-05-22T09:19:00Z">
        <w:r w:rsidRPr="007C437A">
          <w:t xml:space="preserve"> by hitting the </w:t>
        </w:r>
      </w:ins>
      <w:ins w:id="5928" w:author="Arthur Parmentier" w:date="2020-06-03T23:41:00Z">
        <w:r w:rsidR="00F05472" w:rsidRPr="007C437A">
          <w:t>corresponding</w:t>
        </w:r>
      </w:ins>
      <w:ins w:id="5929" w:author="Arthur Parmentier" w:date="2020-05-22T09:19:00Z">
        <w:r w:rsidRPr="007C437A">
          <w:t xml:space="preserve"> button if he is satisfied by the recordings.</w:t>
        </w:r>
        <w:r w:rsidRPr="007C437A">
          <w:br/>
        </w:r>
      </w:ins>
      <w:ins w:id="5930" w:author="Arthur Parmentier" w:date="2020-05-22T09:20:00Z">
        <w:r w:rsidRPr="007C437A">
          <w:t xml:space="preserve">If the user adds new signs </w:t>
        </w:r>
      </w:ins>
      <w:ins w:id="5931" w:author="Arthur Parmentier" w:date="2020-06-03T23:42:00Z">
        <w:r w:rsidR="00F05472" w:rsidRPr="007C437A">
          <w:t xml:space="preserve">again </w:t>
        </w:r>
      </w:ins>
      <w:ins w:id="5932" w:author="Arthur Parmentier" w:date="2020-05-22T09:20:00Z">
        <w:r w:rsidRPr="007C437A">
          <w:t xml:space="preserve">without saving the buffers </w:t>
        </w:r>
      </w:ins>
      <w:ins w:id="5933" w:author="Arthur Parmentier" w:date="2020-06-03T23:42:00Z">
        <w:r w:rsidR="00F05472" w:rsidRPr="007C437A">
          <w:t>first</w:t>
        </w:r>
      </w:ins>
      <w:ins w:id="5934" w:author="Arthur Parmentier" w:date="2020-05-22T09:20:00Z">
        <w:r w:rsidRPr="007C437A">
          <w:t>, the data that was contained in the Mu</w:t>
        </w:r>
      </w:ins>
      <w:ins w:id="5935" w:author="Arthur Parmentier" w:date="2020-05-22T09:21:00Z">
        <w:r w:rsidRPr="007C437A">
          <w:t>Bu object is lost.</w:t>
        </w:r>
      </w:ins>
    </w:p>
    <w:p w:rsidR="006D0BF0" w:rsidRPr="007C437A" w:rsidRDefault="006D0BF0">
      <w:pPr>
        <w:pStyle w:val="Paragraphedeliste"/>
        <w:numPr>
          <w:ilvl w:val="0"/>
          <w:numId w:val="38"/>
        </w:numPr>
        <w:rPr>
          <w:ins w:id="5936" w:author="Arthur Parmentier" w:date="2020-05-22T08:19:00Z"/>
        </w:rPr>
        <w:pPrChange w:id="5937" w:author="Arthur Parmentier" w:date="2020-05-22T09:30:00Z">
          <w:pPr/>
        </w:pPrChange>
      </w:pPr>
      <w:ins w:id="5938" w:author="Arthur Parmentier" w:date="2020-05-22T09:26:00Z">
        <w:r w:rsidRPr="007C437A">
          <w:t>Once the recording</w:t>
        </w:r>
      </w:ins>
      <w:ins w:id="5939" w:author="Arthur Parmentier" w:date="2020-05-22T09:27:00Z">
        <w:r w:rsidRPr="007C437A">
          <w:t xml:space="preserve">s of new signs </w:t>
        </w:r>
      </w:ins>
      <w:ins w:id="5940" w:author="Arthur Parmentier" w:date="2020-05-22T09:29:00Z">
        <w:r w:rsidRPr="007C437A">
          <w:t>are</w:t>
        </w:r>
      </w:ins>
      <w:ins w:id="5941" w:author="Arthur Parmentier" w:date="2020-05-22T09:27:00Z">
        <w:r w:rsidRPr="007C437A">
          <w:t xml:space="preserve"> finished, the user should load </w:t>
        </w:r>
      </w:ins>
      <w:ins w:id="5942" w:author="Arthur Parmentier" w:date="2020-05-22T09:28:00Z">
        <w:r w:rsidRPr="007C437A">
          <w:t xml:space="preserve">into the MuBu object </w:t>
        </w:r>
      </w:ins>
      <w:ins w:id="5943" w:author="Arthur Parmentier" w:date="2020-05-22T09:27:00Z">
        <w:r w:rsidRPr="007C437A">
          <w:t>the data files of all signs that he wants to recognize and classify</w:t>
        </w:r>
      </w:ins>
      <w:ins w:id="5944" w:author="Arthur Parmentier" w:date="2020-05-22T09:28:00Z">
        <w:r w:rsidRPr="007C437A">
          <w:t>, for all inputs that he would be using. This is done in by dragging and dropping the corresponding files from the data f</w:t>
        </w:r>
      </w:ins>
      <w:ins w:id="5945" w:author="Arthur Parmentier" w:date="2020-05-22T09:29:00Z">
        <w:r w:rsidRPr="007C437A">
          <w:t>older</w:t>
        </w:r>
      </w:ins>
      <w:ins w:id="5946" w:author="Arthur Parmentier" w:date="2020-06-03T23:42:00Z">
        <w:r w:rsidR="00F05472" w:rsidRPr="007C437A">
          <w:t xml:space="preserve"> into the dedicated zone.</w:t>
        </w:r>
      </w:ins>
    </w:p>
    <w:p w:rsidR="00023308" w:rsidRPr="007C437A" w:rsidDel="008A6401" w:rsidRDefault="00023308">
      <w:pPr>
        <w:rPr>
          <w:del w:id="5947" w:author="Arthur Parmentier" w:date="2020-05-22T08:20:00Z"/>
          <w:rPrChange w:id="5948" w:author="Arthur Parmentier" w:date="2020-06-07T15:27:00Z">
            <w:rPr>
              <w:del w:id="5949" w:author="Arthur Parmentier" w:date="2020-05-22T08:20:00Z"/>
            </w:rPr>
          </w:rPrChange>
        </w:rPr>
        <w:pPrChange w:id="5950" w:author="Arthur Parmentier" w:date="2020-05-21T14:34:00Z">
          <w:pPr>
            <w:pStyle w:val="Titre2"/>
          </w:pPr>
        </w:pPrChange>
      </w:pPr>
      <w:bookmarkStart w:id="5951" w:name="_Toc41067209"/>
      <w:bookmarkStart w:id="5952" w:name="_Toc42259025"/>
      <w:bookmarkStart w:id="5953" w:name="_Toc42259102"/>
      <w:bookmarkStart w:id="5954" w:name="_Toc42449781"/>
      <w:bookmarkStart w:id="5955" w:name="_Toc42449863"/>
      <w:bookmarkStart w:id="5956" w:name="_Toc42550049"/>
      <w:bookmarkStart w:id="5957" w:name="_Toc42550142"/>
      <w:bookmarkEnd w:id="5951"/>
      <w:bookmarkEnd w:id="5952"/>
      <w:bookmarkEnd w:id="5953"/>
      <w:bookmarkEnd w:id="5954"/>
      <w:bookmarkEnd w:id="5955"/>
      <w:bookmarkEnd w:id="5956"/>
      <w:bookmarkEnd w:id="5957"/>
    </w:p>
    <w:p w:rsidR="00F25194" w:rsidRPr="007C437A" w:rsidRDefault="00F25194">
      <w:pPr>
        <w:pStyle w:val="Titre3"/>
        <w:rPr>
          <w:ins w:id="5958" w:author="Arthur Parmentier" w:date="2020-06-04T10:50:00Z"/>
        </w:rPr>
      </w:pPr>
      <w:bookmarkStart w:id="5959" w:name="_Toc42550143"/>
      <w:r w:rsidRPr="007C437A">
        <w:t xml:space="preserve">Part 3: </w:t>
      </w:r>
      <w:del w:id="5960" w:author="Arthur Parmentier" w:date="2020-05-22T09:59:00Z">
        <w:r w:rsidRPr="007C437A" w:rsidDel="009B5ADF">
          <w:delText>Classification</w:delText>
        </w:r>
      </w:del>
      <w:ins w:id="5961" w:author="Arthur Parmentier" w:date="2020-05-22T09:59:00Z">
        <w:r w:rsidR="009B5ADF" w:rsidRPr="007C437A">
          <w:t>Real-time classifier</w:t>
        </w:r>
      </w:ins>
      <w:ins w:id="5962" w:author="Arthur Parmentier" w:date="2020-06-03T23:51:00Z">
        <w:r w:rsidR="00284E1B" w:rsidRPr="007C437A">
          <w:t>s</w:t>
        </w:r>
      </w:ins>
      <w:ins w:id="5963" w:author="Arthur Parmentier" w:date="2020-06-03T23:52:00Z">
        <w:r w:rsidR="00284E1B" w:rsidRPr="007C437A">
          <w:t>, regression or DTW models</w:t>
        </w:r>
      </w:ins>
      <w:bookmarkEnd w:id="5959"/>
    </w:p>
    <w:p w:rsidR="007111F3" w:rsidRPr="007C437A" w:rsidRDefault="007111F3" w:rsidP="007111F3">
      <w:pPr>
        <w:rPr>
          <w:ins w:id="5964" w:author="Arthur Parmentier" w:date="2020-06-04T10:52:00Z"/>
        </w:rPr>
      </w:pPr>
      <w:ins w:id="5965" w:author="Arthur Parmentier" w:date="2020-06-04T10:50:00Z">
        <w:r w:rsidRPr="007C437A">
          <w:t xml:space="preserve">Now that </w:t>
        </w:r>
      </w:ins>
      <w:ins w:id="5966" w:author="Arthur Parmentier" w:date="2020-06-04T10:51:00Z">
        <w:r w:rsidRPr="007C437A">
          <w:t xml:space="preserve">the user has been able to connect his motion tracking inputs and record a few signs, we will see how the </w:t>
        </w:r>
      </w:ins>
      <w:ins w:id="5967" w:author="Arthur Parmentier" w:date="2020-06-04T10:52:00Z">
        <w:r w:rsidRPr="007C437A">
          <w:t>system is able to “recognize” the signs in real time with one or several machine learning model.</w:t>
        </w:r>
      </w:ins>
    </w:p>
    <w:p w:rsidR="007111F3" w:rsidRPr="007C437A" w:rsidRDefault="007111F3">
      <w:pPr>
        <w:pStyle w:val="Titre4"/>
        <w:rPr>
          <w:ins w:id="5968" w:author="Arthur Parmentier" w:date="2020-05-22T09:43:00Z"/>
          <w:rPrChange w:id="5969" w:author="Arthur Parmentier" w:date="2020-06-07T15:27:00Z">
            <w:rPr>
              <w:ins w:id="5970" w:author="Arthur Parmentier" w:date="2020-05-22T09:43:00Z"/>
            </w:rPr>
          </w:rPrChange>
        </w:rPr>
        <w:pPrChange w:id="5971" w:author="Arthur Parmentier" w:date="2020-06-04T10:53:00Z">
          <w:pPr>
            <w:pStyle w:val="Titre3"/>
          </w:pPr>
        </w:pPrChange>
      </w:pPr>
      <w:ins w:id="5972" w:author="Arthur Parmentier" w:date="2020-06-04T10:53:00Z">
        <w:r w:rsidRPr="007C437A">
          <w:rPr>
            <w:rPrChange w:id="5973" w:author="Arthur Parmentier" w:date="2020-06-07T15:27:00Z">
              <w:rPr/>
            </w:rPrChange>
          </w:rPr>
          <w:t>A short introduction to cognition and machine learning models</w:t>
        </w:r>
      </w:ins>
    </w:p>
    <w:p w:rsidR="00834EA5" w:rsidRPr="007C437A" w:rsidRDefault="00834EA5" w:rsidP="00834EA5">
      <w:pPr>
        <w:rPr>
          <w:ins w:id="5974" w:author="Arthur Parmentier" w:date="2020-05-22T09:58:00Z"/>
        </w:rPr>
      </w:pPr>
      <w:ins w:id="5975" w:author="Arthur Parmentier" w:date="2020-05-22T09:46:00Z">
        <w:r w:rsidRPr="007C437A">
          <w:t xml:space="preserve">The word “cognition” </w:t>
        </w:r>
      </w:ins>
      <w:ins w:id="5976" w:author="Arthur Parmentier" w:date="2020-05-22T09:47:00Z">
        <w:r w:rsidRPr="007C437A">
          <w:t>dates back to the 15th century, where it meant "thinking and awareness."</w:t>
        </w:r>
      </w:ins>
      <w:ins w:id="5977" w:author="Arthur Parmentier" w:date="2020-05-22T09:50:00Z">
        <w:r w:rsidRPr="007C437A">
          <w:rPr>
            <w:rStyle w:val="Appelnotedebasdep"/>
          </w:rPr>
          <w:footnoteReference w:id="70"/>
        </w:r>
      </w:ins>
      <w:ins w:id="5979" w:author="Arthur Parmentier" w:date="2020-05-22T09:47:00Z">
        <w:r w:rsidRPr="007C437A">
          <w:t xml:space="preserve"> The term comes from the Latin noun </w:t>
        </w:r>
        <w:r w:rsidRPr="007C437A">
          <w:rPr>
            <w:i/>
            <w:iCs/>
            <w:rPrChange w:id="5980" w:author="Arthur Parmentier" w:date="2020-06-07T15:27:00Z">
              <w:rPr/>
            </w:rPrChange>
          </w:rPr>
          <w:t>cognitio</w:t>
        </w:r>
        <w:r w:rsidRPr="007C437A">
          <w:t xml:space="preserve"> ('examination,' 'learning,' or 'knowledge'), derived from the verb </w:t>
        </w:r>
        <w:r w:rsidRPr="007C437A">
          <w:rPr>
            <w:i/>
            <w:iCs/>
            <w:rPrChange w:id="5981"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5982" w:author="Arthur Parmentier" w:date="2020-05-22T09:50:00Z">
        <w:r w:rsidRPr="007C437A">
          <w:rPr>
            <w:rStyle w:val="Appelnotedebasdep"/>
          </w:rPr>
          <w:footnoteReference w:id="71"/>
        </w:r>
      </w:ins>
      <w:ins w:id="5989" w:author="Arthur Parmentier" w:date="2020-05-22T09:52:00Z">
        <w:r w:rsidRPr="007C437A">
          <w:t xml:space="preserve"> </w:t>
        </w:r>
      </w:ins>
      <w:ins w:id="5990" w:author="Arthur Parmentier" w:date="2020-05-22T09:53:00Z">
        <w:r w:rsidRPr="007C437A">
          <w:br/>
        </w:r>
      </w:ins>
      <w:ins w:id="5991" w:author="Arthur Parmentier" w:date="2020-05-22T09:54:00Z">
        <w:r w:rsidR="009B5ADF" w:rsidRPr="007C437A">
          <w:t xml:space="preserve">Re-cognition </w:t>
        </w:r>
      </w:ins>
      <w:ins w:id="5992" w:author="Arthur Parmentier" w:date="2020-05-22T09:55:00Z">
        <w:r w:rsidR="009B5ADF" w:rsidRPr="007C437A">
          <w:t xml:space="preserve">can therefore be understood as </w:t>
        </w:r>
      </w:ins>
      <w:ins w:id="5993" w:author="Arthur Parmentier" w:date="2020-05-22T09:54:00Z">
        <w:r w:rsidR="009B5ADF" w:rsidRPr="007C437A">
          <w:t>the process</w:t>
        </w:r>
      </w:ins>
      <w:ins w:id="5994" w:author="Arthur Parmentier" w:date="2020-05-22T09:55:00Z">
        <w:r w:rsidR="009B5ADF" w:rsidRPr="007C437A">
          <w:t xml:space="preserve"> of “another” cognition, that allows</w:t>
        </w:r>
      </w:ins>
      <w:ins w:id="5995" w:author="Arthur Parmentier" w:date="2020-05-22T09:56:00Z">
        <w:r w:rsidR="009B5ADF" w:rsidRPr="007C437A">
          <w:t xml:space="preserve"> the identification of something already knew</w:t>
        </w:r>
      </w:ins>
      <w:ins w:id="5996" w:author="Arthur Parmentier" w:date="2020-05-22T09:57:00Z">
        <w:r w:rsidR="009B5ADF" w:rsidRPr="007C437A">
          <w:t xml:space="preserve"> or already perceived.</w:t>
        </w:r>
      </w:ins>
    </w:p>
    <w:p w:rsidR="009B5ADF" w:rsidRPr="007C437A" w:rsidRDefault="009B5ADF" w:rsidP="00834EA5">
      <w:pPr>
        <w:rPr>
          <w:ins w:id="5997" w:author="Arthur Parmentier" w:date="2020-05-22T10:12:00Z"/>
        </w:rPr>
      </w:pPr>
      <w:ins w:id="5998" w:author="Arthur Parmentier" w:date="2020-05-22T09:58:00Z">
        <w:r w:rsidRPr="007C437A">
          <w:t xml:space="preserve">One can wonder what </w:t>
        </w:r>
      </w:ins>
      <w:ins w:id="5999" w:author="Arthur Parmentier" w:date="2020-05-22T09:59:00Z">
        <w:r w:rsidRPr="007C437A">
          <w:t>the core processes of recognition are</w:t>
        </w:r>
      </w:ins>
      <w:ins w:id="6000" w:author="Arthur Parmentier" w:date="2020-05-22T10:00:00Z">
        <w:r w:rsidRPr="007C437A">
          <w:t xml:space="preserve"> and try to reproduce them on a computer.</w:t>
        </w:r>
      </w:ins>
      <w:ins w:id="6001" w:author="Arthur Parmentier" w:date="2020-05-22T10:04:00Z">
        <w:r w:rsidR="00E908AB" w:rsidRPr="007C437A">
          <w:t xml:space="preserve"> Very common examples</w:t>
        </w:r>
      </w:ins>
      <w:ins w:id="6002" w:author="Arthur Parmentier" w:date="2020-05-22T10:05:00Z">
        <w:r w:rsidR="00E908AB" w:rsidRPr="007C437A">
          <w:t xml:space="preserve"> of computer-recognition come from the so-called computer vision field</w:t>
        </w:r>
      </w:ins>
      <w:ins w:id="6003" w:author="Arthur Parmentier" w:date="2020-05-22T10:08:00Z">
        <w:r w:rsidR="00E908AB" w:rsidRPr="007C437A">
          <w:t xml:space="preserve"> such as</w:t>
        </w:r>
      </w:ins>
      <w:ins w:id="6004" w:author="Arthur Parmentier" w:date="2020-05-22T10:07:00Z">
        <w:r w:rsidR="00E908AB" w:rsidRPr="007C437A">
          <w:t xml:space="preserve"> object recognition</w:t>
        </w:r>
      </w:ins>
      <w:ins w:id="6005" w:author="Arthur Parmentier" w:date="2020-05-22T10:18:00Z">
        <w:r w:rsidR="00BB3B34" w:rsidRPr="007C437A">
          <w:t xml:space="preserve"> (classification</w:t>
        </w:r>
      </w:ins>
      <w:ins w:id="6006" w:author="Arthur Parmentier" w:date="2020-05-22T10:19:00Z">
        <w:r w:rsidR="00BB3B34" w:rsidRPr="007C437A">
          <w:t>)</w:t>
        </w:r>
      </w:ins>
      <w:ins w:id="6007" w:author="Arthur Parmentier" w:date="2020-05-22T10:08:00Z">
        <w:r w:rsidR="00E908AB" w:rsidRPr="007C437A">
          <w:t xml:space="preserve"> or</w:t>
        </w:r>
      </w:ins>
      <w:ins w:id="6008" w:author="Arthur Parmentier" w:date="2020-05-22T10:07:00Z">
        <w:r w:rsidR="00E908AB" w:rsidRPr="007C437A">
          <w:t xml:space="preserve"> detection</w:t>
        </w:r>
      </w:ins>
      <w:ins w:id="6009" w:author="Arthur Parmentier" w:date="2020-05-22T10:08:00Z">
        <w:r w:rsidR="00E908AB" w:rsidRPr="007C437A">
          <w:t xml:space="preserve"> </w:t>
        </w:r>
      </w:ins>
      <w:ins w:id="6010" w:author="Arthur Parmentier" w:date="2020-05-22T10:09:00Z">
        <w:r w:rsidR="00E908AB" w:rsidRPr="007C437A">
          <w:t xml:space="preserve">convolutional neural networks </w:t>
        </w:r>
      </w:ins>
      <w:ins w:id="6011" w:author="Arthur Parmentier" w:date="2020-05-22T10:10:00Z">
        <w:r w:rsidR="00E908AB" w:rsidRPr="007C437A">
          <w:t xml:space="preserve">(CNNs) </w:t>
        </w:r>
      </w:ins>
      <w:ins w:id="6012" w:author="Arthur Parmentier" w:date="2020-05-22T10:09:00Z">
        <w:r w:rsidR="00E908AB" w:rsidRPr="007C437A">
          <w:t xml:space="preserve">whose </w:t>
        </w:r>
        <w:r w:rsidR="00E908AB" w:rsidRPr="007C437A">
          <w:lastRenderedPageBreak/>
          <w:t xml:space="preserve">performances are now close </w:t>
        </w:r>
      </w:ins>
      <w:ins w:id="6013" w:author="Arthur Parmentier" w:date="2020-05-22T10:10:00Z">
        <w:r w:rsidR="00E908AB" w:rsidRPr="007C437A">
          <w:t>to that of humans. However, CNNs are trained on huge amount of data</w:t>
        </w:r>
      </w:ins>
      <w:ins w:id="6014" w:author="Arthur Parmentier" w:date="2020-05-22T10:11:00Z">
        <w:r w:rsidR="00E908AB" w:rsidRPr="007C437A">
          <w:t xml:space="preserve"> and are (in general) not models that can be interpreted by humans.</w:t>
        </w:r>
      </w:ins>
    </w:p>
    <w:p w:rsidR="00D60A1F" w:rsidRPr="007C437A" w:rsidRDefault="00E908AB" w:rsidP="00834EA5">
      <w:pPr>
        <w:rPr>
          <w:ins w:id="6015" w:author="Arthur Parmentier" w:date="2020-06-04T11:50:00Z"/>
        </w:rPr>
      </w:pPr>
      <w:ins w:id="6016" w:author="Arthur Parmentier" w:date="2020-05-22T10:12:00Z">
        <w:r w:rsidRPr="007C437A">
          <w:t>In the context of this master project</w:t>
        </w:r>
      </w:ins>
      <w:ins w:id="6017" w:author="Arthur Parmentier" w:date="2020-05-22T10:15:00Z">
        <w:r w:rsidR="00BB3B34" w:rsidRPr="007C437A">
          <w:t xml:space="preserve"> and to offer the ability of creating new signs </w:t>
        </w:r>
      </w:ins>
      <w:ins w:id="6018" w:author="Arthur Parmentier" w:date="2020-05-22T10:16:00Z">
        <w:r w:rsidR="00BB3B34" w:rsidRPr="007C437A">
          <w:t xml:space="preserve">to the user, we </w:t>
        </w:r>
      </w:ins>
      <w:ins w:id="6019" w:author="Arthur Parmentier" w:date="2020-05-22T10:24:00Z">
        <w:r w:rsidR="00D60A1F" w:rsidRPr="007C437A">
          <w:t>must</w:t>
        </w:r>
      </w:ins>
      <w:ins w:id="6020" w:author="Arthur Parmentier" w:date="2020-05-22T10:16:00Z">
        <w:r w:rsidR="00BB3B34" w:rsidRPr="007C437A">
          <w:t xml:space="preserve"> work with </w:t>
        </w:r>
      </w:ins>
      <w:ins w:id="6021" w:author="Arthur Parmentier" w:date="2020-05-22T10:17:00Z">
        <w:r w:rsidR="00BB3B34" w:rsidRPr="007C437A">
          <w:t>lightweight</w:t>
        </w:r>
      </w:ins>
      <w:ins w:id="6022" w:author="Arthur Parmentier" w:date="2020-05-22T10:16:00Z">
        <w:r w:rsidR="00BB3B34" w:rsidRPr="007C437A">
          <w:t>, interpretable models that can</w:t>
        </w:r>
      </w:ins>
      <w:ins w:id="6023" w:author="Arthur Parmentier" w:date="2020-05-22T10:17:00Z">
        <w:r w:rsidR="00BB3B34" w:rsidRPr="007C437A">
          <w:t xml:space="preserve"> be trained fast and</w:t>
        </w:r>
      </w:ins>
      <w:ins w:id="6024" w:author="Arthur Parmentier" w:date="2020-05-22T10:16:00Z">
        <w:r w:rsidR="00BB3B34" w:rsidRPr="007C437A">
          <w:t xml:space="preserve"> </w:t>
        </w:r>
      </w:ins>
      <w:ins w:id="6025" w:author="Arthur Parmentier" w:date="2020-05-22T10:17:00Z">
        <w:r w:rsidR="00BB3B34" w:rsidRPr="007C437A">
          <w:t>identify the signs that are performed in real time</w:t>
        </w:r>
      </w:ins>
      <w:ins w:id="6026" w:author="Arthur Parmentier" w:date="2020-05-22T10:19:00Z">
        <w:r w:rsidR="00BB3B34" w:rsidRPr="007C437A">
          <w:t>. In our case, the identification process is a simple classification process, in which we ask the classifier to predict the</w:t>
        </w:r>
      </w:ins>
      <w:ins w:id="6027" w:author="Arthur Parmentier" w:date="2020-05-22T10:20:00Z">
        <w:r w:rsidR="00BB3B34" w:rsidRPr="007C437A">
          <w:t xml:space="preserve"> “class” of the motion sequence performed by the performer among a set of classes that </w:t>
        </w:r>
      </w:ins>
      <w:ins w:id="6028" w:author="Arthur Parmentier" w:date="2020-05-22T10:21:00Z">
        <w:r w:rsidR="00BB3B34" w:rsidRPr="007C437A">
          <w:t>have been previously learned by the model: SP signs.</w:t>
        </w:r>
      </w:ins>
    </w:p>
    <w:p w:rsidR="00983F9B" w:rsidRPr="007C437A" w:rsidRDefault="00983F9B" w:rsidP="00834EA5">
      <w:pPr>
        <w:rPr>
          <w:ins w:id="6029" w:author="Arthur Parmentier" w:date="2020-05-22T10:36:00Z"/>
        </w:rPr>
      </w:pPr>
      <w:ins w:id="6030" w:author="Arthur Parmentier" w:date="2020-06-04T11:51:00Z">
        <w:r w:rsidRPr="007C437A">
          <w:t>We have seen that in SP, there are very different types of signs (movements, poses</w:t>
        </w:r>
      </w:ins>
      <w:ins w:id="6031" w:author="Arthur Parmentier" w:date="2020-06-04T11:52:00Z">
        <w:r w:rsidRPr="007C437A">
          <w:t xml:space="preserve"> – at several scales). </w:t>
        </w:r>
      </w:ins>
      <w:ins w:id="6032" w:author="Arthur Parmentier" w:date="2020-06-04T11:56:00Z">
        <w:r w:rsidRPr="007C437A">
          <w:t>At</w:t>
        </w:r>
        <w:r w:rsidR="005A331F" w:rsidRPr="007C437A">
          <w:t xml:space="preserve"> the beginning of my project, I thought about recognizing all signs with </w:t>
        </w:r>
      </w:ins>
      <w:ins w:id="6033" w:author="Arthur Parmentier" w:date="2020-06-04T11:57:00Z">
        <w:r w:rsidR="005A331F" w:rsidRPr="007C437A">
          <w:t>a single Dynamic Time Warping model.</w:t>
        </w:r>
      </w:ins>
    </w:p>
    <w:p w:rsidR="00DF645F" w:rsidRPr="007C437A" w:rsidRDefault="005A331F">
      <w:pPr>
        <w:rPr>
          <w:ins w:id="6034" w:author="Arthur Parmentier" w:date="2020-06-04T11:57:00Z"/>
        </w:rPr>
      </w:pPr>
      <w:ins w:id="6035" w:author="Arthur Parmentier" w:date="2020-06-04T11:57:00Z">
        <w:r w:rsidRPr="007C437A">
          <w:t>Indeed,</w:t>
        </w:r>
      </w:ins>
      <w:ins w:id="6036" w:author="Arthur Parmentier" w:date="2020-05-22T10:39:00Z">
        <w:r w:rsidR="00DF645F" w:rsidRPr="007C437A">
          <w:t xml:space="preserve"> two light-weight models are generally presented in the literature to classify time-sequences:</w:t>
        </w:r>
      </w:ins>
      <w:ins w:id="6037" w:author="Arthur Parmentier" w:date="2020-05-22T10:40:00Z">
        <w:r w:rsidR="00DF645F" w:rsidRPr="007C437A">
          <w:t xml:space="preserve"> Dynamic Time Warping </w:t>
        </w:r>
      </w:ins>
      <w:ins w:id="6038" w:author="Arthur Parmentier" w:date="2020-05-22T10:41:00Z">
        <w:r w:rsidR="00D50F7A" w:rsidRPr="007C437A">
          <w:t xml:space="preserve">(DTW) </w:t>
        </w:r>
      </w:ins>
      <w:ins w:id="6039" w:author="Arthur Parmentier" w:date="2020-05-22T10:40:00Z">
        <w:r w:rsidR="00DF645F" w:rsidRPr="007C437A">
          <w:t>and Hidden Markov Models</w:t>
        </w:r>
      </w:ins>
      <w:ins w:id="6040" w:author="Arthur Parmentier" w:date="2020-05-22T10:41:00Z">
        <w:r w:rsidR="00D50F7A" w:rsidRPr="007C437A">
          <w:t xml:space="preserve"> (HMM</w:t>
        </w:r>
      </w:ins>
      <w:ins w:id="6041" w:author="Arthur Parmentier" w:date="2020-05-22T10:42:00Z">
        <w:r w:rsidR="00D50F7A" w:rsidRPr="007C437A">
          <w:t>)</w:t>
        </w:r>
      </w:ins>
      <w:ins w:id="6042" w:author="Arthur Parmentier" w:date="2020-05-22T12:58:00Z">
        <w:r w:rsidR="00B734D3" w:rsidRPr="007C437A">
          <w:t>.</w:t>
        </w:r>
      </w:ins>
      <w:ins w:id="6043" w:author="Arthur Parmentier" w:date="2020-05-22T10:40:00Z">
        <w:r w:rsidR="00DF645F" w:rsidRPr="007C437A">
          <w:t xml:space="preserve"> In general</w:t>
        </w:r>
      </w:ins>
      <w:ins w:id="6044" w:author="Arthur Parmentier" w:date="2020-05-22T10:41:00Z">
        <w:r w:rsidR="00D50F7A" w:rsidRPr="007C437A">
          <w:t xml:space="preserve">, DTW is observed to be faster and more accurate that </w:t>
        </w:r>
      </w:ins>
      <w:ins w:id="6045" w:author="Arthur Parmentier" w:date="2020-05-22T10:42:00Z">
        <w:r w:rsidR="00D50F7A" w:rsidRPr="007C437A">
          <w:t>HMMs.</w:t>
        </w:r>
      </w:ins>
      <w:ins w:id="6046" w:author="Arthur Parmentier" w:date="2020-05-22T12:58:00Z">
        <w:r w:rsidR="00B734D3" w:rsidRPr="007C437A">
          <w:t xml:space="preserve"> </w:t>
        </w:r>
        <w:r w:rsidR="00B734D3" w:rsidRPr="007C437A">
          <w:rPr>
            <w:rStyle w:val="Appelnotedebasdep"/>
          </w:rPr>
          <w:footnoteReference w:id="72"/>
        </w:r>
      </w:ins>
      <w:ins w:id="6058" w:author="Arthur Parmentier" w:date="2020-06-04T11:12:00Z">
        <w:r w:rsidR="00C4278F" w:rsidRPr="007C437A">
          <w:t xml:space="preserve"> Some works also propose combinations of HMM and DTW or modified DTW algorithms for gesture recognition.</w:t>
        </w:r>
        <w:r w:rsidR="00C4278F" w:rsidRPr="007C437A">
          <w:rPr>
            <w:rStyle w:val="Appelnotedebasdep"/>
          </w:rPr>
          <w:footnoteReference w:id="73"/>
        </w:r>
      </w:ins>
    </w:p>
    <w:p w:rsidR="005A331F" w:rsidRPr="007C437A" w:rsidRDefault="005A331F">
      <w:pPr>
        <w:rPr>
          <w:ins w:id="6067" w:author="Arthur Parmentier" w:date="2020-06-04T12:07:00Z"/>
        </w:rPr>
      </w:pPr>
      <w:ins w:id="6068" w:author="Arthur Parmentier" w:date="2020-06-04T11:57:00Z">
        <w:r w:rsidRPr="007C437A">
          <w:t xml:space="preserve">My initial design was to </w:t>
        </w:r>
      </w:ins>
      <w:ins w:id="6069" w:author="Arthur Parmentier" w:date="2020-06-04T11:58:00Z">
        <w:r w:rsidRPr="007C437A">
          <w:t>sum up all the features that I would use (full body skeleton, hands skeleton…) into a single feature vector that I could feed to DTW.</w:t>
        </w:r>
      </w:ins>
      <w:ins w:id="6070" w:author="Arthur Parmentier" w:date="2020-06-04T11:59:00Z">
        <w:r w:rsidRPr="007C437A">
          <w:t xml:space="preserve"> </w:t>
        </w:r>
      </w:ins>
      <w:ins w:id="6071" w:author="Arthur Parmentier" w:date="2020-06-04T12:05:00Z">
        <w:r w:rsidRPr="007C437A">
          <w:br/>
        </w:r>
      </w:ins>
      <w:ins w:id="6072" w:author="Arthur Parmentier" w:date="2020-06-04T11:59:00Z">
        <w:r w:rsidRPr="007C437A">
          <w:t xml:space="preserve">The first obstacle to this initial design was that all inputs would not have similar data rates, so that </w:t>
        </w:r>
      </w:ins>
      <w:ins w:id="6073" w:author="Arthur Parmentier" w:date="2020-06-04T12:00:00Z">
        <w:r w:rsidRPr="007C437A">
          <w:t>the combination of inputs would either result in a data rate</w:t>
        </w:r>
      </w:ins>
      <w:ins w:id="6074" w:author="Arthur Parmentier" w:date="2020-06-04T12:01:00Z">
        <w:r w:rsidRPr="007C437A">
          <w:t xml:space="preserve"> equal to the slowest input or </w:t>
        </w:r>
      </w:ins>
      <w:ins w:id="6075" w:author="Arthur Parmentier" w:date="2020-06-04T12:03:00Z">
        <w:r w:rsidRPr="007C437A">
          <w:t xml:space="preserve">a very high data rate, equal to the sum of each input data rate, but with common values between two consecutive feature </w:t>
        </w:r>
      </w:ins>
      <w:ins w:id="6076" w:author="Arthur Parmentier" w:date="2020-06-04T12:04:00Z">
        <w:r w:rsidRPr="007C437A">
          <w:t>vectors. This situation would not be ideal as it would require more processing and would not repre</w:t>
        </w:r>
      </w:ins>
      <w:ins w:id="6077" w:author="Arthur Parmentier" w:date="2020-06-04T12:05:00Z">
        <w:r w:rsidRPr="007C437A">
          <w:t>sent accurately the movement.</w:t>
        </w:r>
        <w:r w:rsidRPr="007C437A">
          <w:br/>
          <w:t xml:space="preserve">The second obstacle was that although DTW can recognize poses, it performs much slower than </w:t>
        </w:r>
      </w:ins>
      <w:ins w:id="6078"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6079" w:author="Arthur Parmentier" w:date="2020-06-04T12:07:00Z">
        <w:r w:rsidR="00175441" w:rsidRPr="007C437A">
          <w:t>Ideally, one would want to construct one model per type of sign to be recognize.</w:t>
        </w:r>
      </w:ins>
    </w:p>
    <w:p w:rsidR="00175441" w:rsidRPr="007C437A" w:rsidRDefault="00175441">
      <w:pPr>
        <w:rPr>
          <w:ins w:id="6080" w:author="Arthur Parmentier" w:date="2020-05-22T09:32:00Z"/>
          <w:rPrChange w:id="6081" w:author="Arthur Parmentier" w:date="2020-06-07T15:27:00Z">
            <w:rPr>
              <w:ins w:id="6082" w:author="Arthur Parmentier" w:date="2020-05-22T09:32:00Z"/>
            </w:rPr>
          </w:rPrChange>
        </w:rPr>
        <w:pPrChange w:id="6083" w:author="Arthur Parmentier" w:date="2020-05-22T09:43:00Z">
          <w:pPr>
            <w:pStyle w:val="Titre3"/>
          </w:pPr>
        </w:pPrChange>
      </w:pPr>
      <w:ins w:id="6084" w:author="Arthur Parmentier" w:date="2020-06-04T12:09:00Z">
        <w:r w:rsidRPr="007C437A">
          <w:rPr>
            <w:rPrChange w:id="6085" w:author="Arthur Parmentier" w:date="2020-06-07T15:27:00Z">
              <w:rPr/>
            </w:rPrChange>
          </w:rPr>
          <w:t xml:space="preserve">I have chosen to implement two models for my final prototype: one for the full body with DTW and one </w:t>
        </w:r>
      </w:ins>
      <w:ins w:id="6086" w:author="Arthur Parmentier" w:date="2020-06-04T12:10:00Z">
        <w:r w:rsidRPr="007C437A">
          <w:rPr>
            <w:rPrChange w:id="6087" w:author="Arthur Parmentier" w:date="2020-06-07T15:27:00Z">
              <w:rPr/>
            </w:rPrChange>
          </w:rPr>
          <w:t>for the hands with Adaboost decision trees.</w:t>
        </w:r>
      </w:ins>
    </w:p>
    <w:p w:rsidR="006D0BF0" w:rsidRPr="007C437A" w:rsidRDefault="00175441" w:rsidP="006D0BF0">
      <w:pPr>
        <w:pStyle w:val="Titre4"/>
        <w:rPr>
          <w:ins w:id="6088" w:author="Arthur Parmentier" w:date="2020-05-22T09:32:00Z"/>
        </w:rPr>
      </w:pPr>
      <w:ins w:id="6089" w:author="Arthur Parmentier" w:date="2020-06-04T12:10:00Z">
        <w:r w:rsidRPr="007C437A">
          <w:lastRenderedPageBreak/>
          <w:t>Full</w:t>
        </w:r>
      </w:ins>
      <w:ins w:id="6090" w:author="Arthur Parmentier" w:date="2020-06-04T12:12:00Z">
        <w:r w:rsidR="00F73660" w:rsidRPr="007C437A">
          <w:t xml:space="preserve"> </w:t>
        </w:r>
      </w:ins>
      <w:ins w:id="6091" w:author="Arthur Parmentier" w:date="2020-06-04T12:10:00Z">
        <w:r w:rsidRPr="007C437A">
          <w:t xml:space="preserve">body </w:t>
        </w:r>
      </w:ins>
      <w:ins w:id="6092" w:author="Arthur Parmentier" w:date="2020-05-22T12:18:00Z">
        <w:r w:rsidR="00E9747D" w:rsidRPr="007C437A">
          <w:t>Wekinator</w:t>
        </w:r>
      </w:ins>
      <w:ins w:id="6093" w:author="Arthur Parmentier" w:date="2020-05-22T09:32:00Z">
        <w:r w:rsidR="006D0BF0" w:rsidRPr="007C437A">
          <w:t xml:space="preserve"> DTW</w:t>
        </w:r>
      </w:ins>
    </w:p>
    <w:p w:rsidR="004116C1" w:rsidRPr="007C437A" w:rsidRDefault="00D50F7A" w:rsidP="006D0BF0">
      <w:pPr>
        <w:rPr>
          <w:ins w:id="6094" w:author="Arthur Parmentier" w:date="2020-05-22T11:38:00Z"/>
        </w:rPr>
      </w:pPr>
      <w:ins w:id="6095" w:author="Arthur Parmentier" w:date="2020-05-22T10:43:00Z">
        <w:r w:rsidRPr="007C437A">
          <w:t xml:space="preserve">Unfortunately, at the time of the project, I could not </w:t>
        </w:r>
      </w:ins>
      <w:ins w:id="6096" w:author="Arthur Parmentier" w:date="2020-05-22T10:44:00Z">
        <w:r w:rsidRPr="007C437A">
          <w:t>find any real-time implementation of DTW in Max/MSP.</w:t>
        </w:r>
        <w:r w:rsidRPr="007C437A">
          <w:rPr>
            <w:rStyle w:val="Appelnotedebasdep"/>
          </w:rPr>
          <w:footnoteReference w:id="74"/>
        </w:r>
      </w:ins>
    </w:p>
    <w:p w:rsidR="00983F9B" w:rsidRPr="007C437A" w:rsidRDefault="00BA3283" w:rsidP="006D0BF0">
      <w:pPr>
        <w:rPr>
          <w:ins w:id="6138" w:author="Arthur Parmentier" w:date="2020-06-04T11:45:00Z"/>
        </w:rPr>
      </w:pPr>
      <w:ins w:id="6139" w:author="Arthur Parmentier" w:date="2020-05-22T11:38:00Z">
        <w:r w:rsidRPr="007C437A">
          <w:t xml:space="preserve">However, </w:t>
        </w:r>
      </w:ins>
      <w:ins w:id="6140" w:author="Arthur Parmentier" w:date="2020-05-22T11:52:00Z">
        <w:r w:rsidR="000430B4" w:rsidRPr="007C437A">
          <w:t xml:space="preserve">the external software </w:t>
        </w:r>
      </w:ins>
      <w:ins w:id="6141" w:author="Arthur Parmentier" w:date="2020-05-22T12:18:00Z">
        <w:r w:rsidR="00E9747D" w:rsidRPr="007C437A">
          <w:t>Wekinator</w:t>
        </w:r>
      </w:ins>
      <w:ins w:id="6142" w:author="Arthur Parmentier" w:date="2020-05-22T11:38:00Z">
        <w:r w:rsidRPr="007C437A">
          <w:rPr>
            <w:rStyle w:val="Appelnotedebasdep"/>
          </w:rPr>
          <w:footnoteReference w:id="75"/>
        </w:r>
      </w:ins>
      <w:ins w:id="6147" w:author="Arthur Parmentier" w:date="2020-05-22T11:39:00Z">
        <w:r w:rsidR="00965FAA" w:rsidRPr="007C437A">
          <w:t xml:space="preserve"> offers a very efficient DTW implementation based on the FastDTW library</w:t>
        </w:r>
      </w:ins>
      <w:ins w:id="6148" w:author="Arthur Parmentier" w:date="2020-05-22T11:40:00Z">
        <w:r w:rsidR="00965FAA" w:rsidRPr="007C437A">
          <w:rPr>
            <w:rStyle w:val="Appelnotedebasdep"/>
          </w:rPr>
          <w:footnoteReference w:id="76"/>
        </w:r>
      </w:ins>
      <w:ins w:id="6157" w:author="Arthur Parmentier" w:date="2020-05-22T11:43:00Z">
        <w:r w:rsidR="00B827FE" w:rsidRPr="007C437A">
          <w:t xml:space="preserve"> with additional improvements for real-time performance</w:t>
        </w:r>
      </w:ins>
      <w:ins w:id="6158" w:author="Arthur Parmentier" w:date="2020-06-04T11:45:00Z">
        <w:r w:rsidR="00983F9B" w:rsidRPr="007C437A">
          <w:t xml:space="preserve"> and several internal parameters for its DTW model.</w:t>
        </w:r>
      </w:ins>
    </w:p>
    <w:p w:rsidR="00B827FE" w:rsidRPr="007C437A" w:rsidRDefault="00B827FE" w:rsidP="006D0BF0">
      <w:pPr>
        <w:rPr>
          <w:ins w:id="6159" w:author="Arthur Parmentier" w:date="2020-05-22T11:37:00Z"/>
        </w:rPr>
      </w:pPr>
      <w:ins w:id="6160" w:author="Arthur Parmentier" w:date="2020-05-22T11:45:00Z">
        <w:r w:rsidRPr="007C437A">
          <w:t xml:space="preserve">Max </w:t>
        </w:r>
      </w:ins>
      <w:ins w:id="6161" w:author="Arthur Parmentier" w:date="2020-06-04T11:46:00Z">
        <w:r w:rsidR="00983F9B" w:rsidRPr="007C437A">
          <w:t xml:space="preserve">and Wekinator communicate </w:t>
        </w:r>
      </w:ins>
      <w:ins w:id="6162" w:author="Arthur Parmentier" w:date="2020-06-04T11:44:00Z">
        <w:r w:rsidR="00983F9B" w:rsidRPr="007C437A">
          <w:t>in</w:t>
        </w:r>
      </w:ins>
      <w:ins w:id="6163" w:author="Arthur Parmentier" w:date="2020-05-22T11:45:00Z">
        <w:r w:rsidRPr="007C437A">
          <w:t xml:space="preserve"> </w:t>
        </w:r>
      </w:ins>
      <w:ins w:id="6164" w:author="Arthur Parmentier" w:date="2020-05-22T11:44:00Z">
        <w:r w:rsidRPr="007C437A">
          <w:t>O</w:t>
        </w:r>
      </w:ins>
      <w:ins w:id="6165" w:author="Arthur Parmentier" w:date="2020-05-22T11:45:00Z">
        <w:r w:rsidRPr="007C437A">
          <w:t>pen Sound Control (OSC</w:t>
        </w:r>
      </w:ins>
      <w:ins w:id="6166" w:author="Arthur Parmentier" w:date="2020-06-04T11:49:00Z">
        <w:r w:rsidR="00983F9B" w:rsidRPr="007C437A">
          <w:t>)</w:t>
        </w:r>
      </w:ins>
      <w:ins w:id="6167" w:author="Arthur Parmentier" w:date="2020-06-04T11:46:00Z">
        <w:r w:rsidR="00983F9B" w:rsidRPr="007C437A">
          <w:t>. A</w:t>
        </w:r>
      </w:ins>
      <w:ins w:id="6168" w:author="Arthur Parmentier" w:date="2020-05-22T11:46:00Z">
        <w:r w:rsidRPr="007C437A">
          <w:t xml:space="preserve">lthough the user must launch </w:t>
        </w:r>
      </w:ins>
      <w:ins w:id="6169" w:author="Arthur Parmentier" w:date="2020-05-22T12:18:00Z">
        <w:r w:rsidR="00E9747D" w:rsidRPr="007C437A">
          <w:t>Wekinator</w:t>
        </w:r>
      </w:ins>
      <w:ins w:id="6170" w:author="Arthur Parmentier" w:date="2020-05-22T11:46:00Z">
        <w:r w:rsidRPr="007C437A">
          <w:t xml:space="preserve"> separately and perform basic op</w:t>
        </w:r>
      </w:ins>
      <w:ins w:id="6171" w:author="Arthur Parmentier" w:date="2020-05-22T11:47:00Z">
        <w:r w:rsidRPr="007C437A">
          <w:t xml:space="preserve">erations </w:t>
        </w:r>
      </w:ins>
      <w:ins w:id="6172" w:author="Arthur Parmentier" w:date="2020-06-04T11:49:00Z">
        <w:r w:rsidR="00983F9B" w:rsidRPr="007C437A">
          <w:t>on</w:t>
        </w:r>
      </w:ins>
      <w:ins w:id="6173" w:author="Arthur Parmentier" w:date="2020-05-22T11:47:00Z">
        <w:r w:rsidRPr="007C437A">
          <w:t xml:space="preserve"> its </w:t>
        </w:r>
      </w:ins>
      <w:ins w:id="6174" w:author="Arthur Parmentier" w:date="2020-06-04T11:49:00Z">
        <w:r w:rsidR="00983F9B" w:rsidRPr="007C437A">
          <w:t>GUI</w:t>
        </w:r>
      </w:ins>
      <w:ins w:id="6175" w:author="Arthur Parmentier" w:date="2020-05-22T11:47:00Z">
        <w:r w:rsidRPr="007C437A">
          <w:t xml:space="preserve">, </w:t>
        </w:r>
      </w:ins>
      <w:ins w:id="6176" w:author="Arthur Parmentier" w:date="2020-06-04T11:49:00Z">
        <w:r w:rsidR="00983F9B" w:rsidRPr="007C437A">
          <w:t>most important parts</w:t>
        </w:r>
      </w:ins>
      <w:ins w:id="6177" w:author="Arthur Parmentier" w:date="2020-05-22T11:47:00Z">
        <w:r w:rsidRPr="007C437A">
          <w:t xml:space="preserve"> of </w:t>
        </w:r>
      </w:ins>
      <w:ins w:id="6178" w:author="Arthur Parmentier" w:date="2020-05-22T12:18:00Z">
        <w:r w:rsidR="00E9747D" w:rsidRPr="007C437A">
          <w:t>Wekinator</w:t>
        </w:r>
      </w:ins>
      <w:ins w:id="6179" w:author="Arthur Parmentier" w:date="2020-05-22T11:47:00Z">
        <w:r w:rsidRPr="007C437A">
          <w:t xml:space="preserve"> can be controlled remotely via OSC, allowing Max </w:t>
        </w:r>
      </w:ins>
      <w:ins w:id="6180" w:author="Arthur Parmentier" w:date="2020-05-22T11:50:00Z">
        <w:r w:rsidR="000430B4" w:rsidRPr="007C437A">
          <w:t xml:space="preserve">to automatize certain operations, such </w:t>
        </w:r>
      </w:ins>
      <w:ins w:id="6181" w:author="Arthur Parmentier" w:date="2020-06-04T11:49:00Z">
        <w:r w:rsidR="00983F9B" w:rsidRPr="007C437A">
          <w:t>its</w:t>
        </w:r>
      </w:ins>
      <w:ins w:id="6182" w:author="Arthur Parmentier" w:date="2020-05-22T11:50:00Z">
        <w:r w:rsidR="000430B4" w:rsidRPr="007C437A">
          <w:t xml:space="preserve"> training process.</w:t>
        </w:r>
      </w:ins>
    </w:p>
    <w:p w:rsidR="004116C1" w:rsidRPr="007C437A" w:rsidRDefault="00D454BF" w:rsidP="006D0BF0">
      <w:pPr>
        <w:rPr>
          <w:ins w:id="6183" w:author="Arthur Parmentier" w:date="2020-05-22T11:53:00Z"/>
        </w:rPr>
      </w:pPr>
      <w:ins w:id="6184" w:author="Arthur Parmentier" w:date="2020-05-22T11:53:00Z">
        <w:r w:rsidRPr="007C437A">
          <w:t xml:space="preserve">The “user guide” for using </w:t>
        </w:r>
      </w:ins>
      <w:ins w:id="6185" w:author="Arthur Parmentier" w:date="2020-05-22T12:18:00Z">
        <w:r w:rsidR="00E9747D" w:rsidRPr="007C437A">
          <w:t>Wekinator</w:t>
        </w:r>
      </w:ins>
      <w:ins w:id="6186" w:author="Arthur Parmentier" w:date="2020-05-22T11:53:00Z">
        <w:r w:rsidRPr="007C437A">
          <w:t xml:space="preserve"> with the project is the following:</w:t>
        </w:r>
      </w:ins>
    </w:p>
    <w:p w:rsidR="00D454BF" w:rsidRPr="007C437A" w:rsidRDefault="00D454BF">
      <w:pPr>
        <w:ind w:left="720"/>
        <w:rPr>
          <w:ins w:id="6187" w:author="Arthur Parmentier" w:date="2020-05-22T11:53:00Z"/>
        </w:rPr>
        <w:pPrChange w:id="6188" w:author="Arthur Parmentier" w:date="2020-05-22T11:53:00Z">
          <w:pPr/>
        </w:pPrChange>
      </w:pPr>
      <w:ins w:id="6189" w:author="Arthur Parmentier" w:date="2020-05-22T11:53:00Z">
        <w:r w:rsidRPr="007C437A">
          <w:t xml:space="preserve">1) Start </w:t>
        </w:r>
      </w:ins>
      <w:ins w:id="6190" w:author="Arthur Parmentier" w:date="2020-05-22T12:18:00Z">
        <w:r w:rsidR="00E9747D" w:rsidRPr="007C437A">
          <w:t>Wekinator</w:t>
        </w:r>
      </w:ins>
      <w:ins w:id="6191" w:author="Arthur Parmentier" w:date="2020-05-22T11:53:00Z">
        <w:r w:rsidRPr="007C437A">
          <w:t>.</w:t>
        </w:r>
      </w:ins>
    </w:p>
    <w:p w:rsidR="00D454BF" w:rsidRPr="007C437A" w:rsidRDefault="00D454BF">
      <w:pPr>
        <w:ind w:left="720"/>
        <w:rPr>
          <w:ins w:id="6192" w:author="Arthur Parmentier" w:date="2020-05-22T11:53:00Z"/>
        </w:rPr>
        <w:pPrChange w:id="6193" w:author="Arthur Parmentier" w:date="2020-05-22T11:53:00Z">
          <w:pPr/>
        </w:pPrChange>
      </w:pPr>
      <w:ins w:id="6194" w:author="Arthur Parmentier" w:date="2020-05-22T11:53:00Z">
        <w:r w:rsidRPr="007C437A">
          <w:t xml:space="preserve">2) Set the listening port to </w:t>
        </w:r>
      </w:ins>
      <w:ins w:id="6195" w:author="Arthur Parmentier" w:date="2020-06-04T11:49:00Z">
        <w:r w:rsidR="00983F9B" w:rsidRPr="007C437A">
          <w:t xml:space="preserve">match </w:t>
        </w:r>
      </w:ins>
      <w:ins w:id="6196" w:author="Arthur Parmentier" w:date="2020-06-04T11:50:00Z">
        <w:r w:rsidR="00983F9B" w:rsidRPr="007C437A">
          <w:t xml:space="preserve">Max settings </w:t>
        </w:r>
      </w:ins>
      <w:ins w:id="6197" w:author="Arthur Parmentier" w:date="2020-05-22T11:53:00Z">
        <w:r w:rsidRPr="007C437A">
          <w:t>and click "start listening"</w:t>
        </w:r>
      </w:ins>
    </w:p>
    <w:p w:rsidR="00D454BF" w:rsidRPr="007C437A" w:rsidRDefault="00D454BF">
      <w:pPr>
        <w:ind w:left="720"/>
        <w:rPr>
          <w:ins w:id="6198" w:author="Arthur Parmentier" w:date="2020-05-22T11:53:00Z"/>
        </w:rPr>
        <w:pPrChange w:id="6199" w:author="Arthur Parmentier" w:date="2020-05-22T11:53:00Z">
          <w:pPr/>
        </w:pPrChange>
      </w:pPr>
      <w:ins w:id="6200" w:author="Arthur Parmentier" w:date="2020-05-22T11:53:00Z">
        <w:r w:rsidRPr="007C437A">
          <w:t>3) Set the OSC input address to /wek/inputs (default)</w:t>
        </w:r>
      </w:ins>
    </w:p>
    <w:p w:rsidR="00D454BF" w:rsidRPr="007C437A" w:rsidRDefault="00D454BF">
      <w:pPr>
        <w:ind w:left="720"/>
        <w:rPr>
          <w:ins w:id="6201" w:author="Arthur Parmentier" w:date="2020-05-22T11:53:00Z"/>
        </w:rPr>
        <w:pPrChange w:id="6202" w:author="Arthur Parmentier" w:date="2020-05-22T11:53:00Z">
          <w:pPr/>
        </w:pPrChange>
      </w:pPr>
      <w:ins w:id="6203" w:author="Arthur Parmentier" w:date="2020-05-22T11:53:00Z">
        <w:r w:rsidRPr="007C437A">
          <w:t>4) Change the number of inputs (#inputs) to match the size of your input in this patch</w:t>
        </w:r>
      </w:ins>
      <w:ins w:id="6204" w:author="Arthur Parmentier" w:date="2020-05-22T18:38:00Z">
        <w:r w:rsidR="00C24A48" w:rsidRPr="007C437A">
          <w:t>er</w:t>
        </w:r>
      </w:ins>
      <w:ins w:id="6205" w:author="Arthur Parmentier" w:date="2020-05-22T11:53:00Z">
        <w:r w:rsidRPr="007C437A">
          <w:t xml:space="preserve">, as defined in the first layer. For instance, with </w:t>
        </w:r>
      </w:ins>
      <w:ins w:id="6206" w:author="Arthur Parmentier" w:date="2020-05-22T11:54:00Z">
        <w:r w:rsidRPr="007C437A">
          <w:t>P</w:t>
        </w:r>
      </w:ins>
      <w:ins w:id="6207" w:author="Arthur Parmentier" w:date="2020-05-22T11:53:00Z">
        <w:r w:rsidRPr="007C437A">
          <w:t>ose</w:t>
        </w:r>
      </w:ins>
      <w:ins w:id="6208" w:author="Arthur Parmentier" w:date="2020-05-22T11:54:00Z">
        <w:r w:rsidRPr="007C437A">
          <w:t>N</w:t>
        </w:r>
      </w:ins>
      <w:ins w:id="6209" w:author="Arthur Parmentier" w:date="2020-05-22T11:53:00Z">
        <w:r w:rsidRPr="007C437A">
          <w:t>et, there are two features per joint (X and Y coordinates) so #inputs = #joints*2</w:t>
        </w:r>
      </w:ins>
    </w:p>
    <w:p w:rsidR="00D454BF" w:rsidRPr="007C437A" w:rsidRDefault="00D454BF">
      <w:pPr>
        <w:ind w:left="720"/>
        <w:rPr>
          <w:ins w:id="6210" w:author="Arthur Parmentier" w:date="2020-05-22T11:53:00Z"/>
        </w:rPr>
        <w:pPrChange w:id="6211" w:author="Arthur Parmentier" w:date="2020-05-22T11:53:00Z">
          <w:pPr/>
        </w:pPrChange>
      </w:pPr>
      <w:ins w:id="6212" w:author="Arthur Parmentier" w:date="2020-05-22T11:53:00Z">
        <w:r w:rsidRPr="007C437A">
          <w:t xml:space="preserve">5) Change the </w:t>
        </w:r>
      </w:ins>
      <w:ins w:id="6213" w:author="Arthur Parmentier" w:date="2020-05-22T12:18:00Z">
        <w:r w:rsidR="00E9747D" w:rsidRPr="007C437A">
          <w:t>Wekinator</w:t>
        </w:r>
      </w:ins>
      <w:ins w:id="6214" w:author="Arthur Parmentier" w:date="2020-05-22T11:53:00Z">
        <w:r w:rsidRPr="007C437A">
          <w:t xml:space="preserve"> output type to "All Dynamic Time Warping" with N</w:t>
        </w:r>
      </w:ins>
      <w:ins w:id="6215" w:author="Arthur Parmentier" w:date="2020-06-04T12:14:00Z">
        <w:r w:rsidR="006217E4" w:rsidRPr="007C437A">
          <w:t xml:space="preserve"> gestures types, N</w:t>
        </w:r>
      </w:ins>
      <w:ins w:id="6216" w:author="Arthur Parmentier" w:date="2020-05-22T11:56:00Z">
        <w:r w:rsidR="00FD00B9" w:rsidRPr="007C437A">
          <w:t xml:space="preserve"> </w:t>
        </w:r>
      </w:ins>
      <w:ins w:id="6217" w:author="Arthur Parmentier" w:date="2020-06-04T12:13:00Z">
        <w:r w:rsidR="006217E4" w:rsidRPr="007C437A">
          <w:t>equal o</w:t>
        </w:r>
      </w:ins>
      <w:ins w:id="6218" w:author="Arthur Parmentier" w:date="2020-06-04T12:14:00Z">
        <w:r w:rsidR="006217E4" w:rsidRPr="007C437A">
          <w:t xml:space="preserve">r </w:t>
        </w:r>
      </w:ins>
      <w:ins w:id="6219" w:author="Arthur Parmentier" w:date="2020-06-04T12:13:00Z">
        <w:r w:rsidR="006217E4" w:rsidRPr="007C437A">
          <w:t>greater than</w:t>
        </w:r>
      </w:ins>
      <w:ins w:id="6220" w:author="Arthur Parmentier" w:date="2020-05-22T11:56:00Z">
        <w:r w:rsidR="00FD00B9" w:rsidRPr="007C437A">
          <w:t xml:space="preserve"> </w:t>
        </w:r>
      </w:ins>
      <w:ins w:id="6221" w:author="Arthur Parmentier" w:date="2020-05-22T11:53:00Z">
        <w:r w:rsidRPr="007C437A">
          <w:t xml:space="preserve">the size of your dictionary of signs. It probably does not matter if you </w:t>
        </w:r>
      </w:ins>
      <w:ins w:id="6222" w:author="Arthur Parmentier" w:date="2020-05-22T11:56:00Z">
        <w:r w:rsidR="00FD00B9" w:rsidRPr="007C437A">
          <w:t>specify</w:t>
        </w:r>
      </w:ins>
      <w:ins w:id="6223" w:author="Arthur Parmentier" w:date="2020-05-22T11:53:00Z">
        <w:r w:rsidRPr="007C437A">
          <w:t xml:space="preserve"> a greater amount of types, so you can also use any sufficiently large N if you do not know how many signs it should recognize</w:t>
        </w:r>
      </w:ins>
      <w:ins w:id="6224" w:author="Arthur Parmentier" w:date="2020-05-22T11:56:00Z">
        <w:r w:rsidR="00936A60" w:rsidRPr="007C437A">
          <w:t xml:space="preserve">; </w:t>
        </w:r>
      </w:ins>
      <w:ins w:id="6225" w:author="Arthur Parmentier" w:date="2020-05-22T11:57:00Z">
        <w:r w:rsidR="00936A60" w:rsidRPr="007C437A">
          <w:t xml:space="preserve">ultimately, </w:t>
        </w:r>
      </w:ins>
      <w:ins w:id="6226" w:author="Arthur Parmentier" w:date="2020-05-22T12:18:00Z">
        <w:r w:rsidR="00E9747D" w:rsidRPr="007C437A">
          <w:t>Wekinator</w:t>
        </w:r>
      </w:ins>
      <w:ins w:id="6227" w:author="Arthur Parmentier" w:date="2020-05-22T11:57:00Z">
        <w:r w:rsidR="00936A60" w:rsidRPr="007C437A">
          <w:t xml:space="preserve"> will simply never match the signs to those classes.</w:t>
        </w:r>
      </w:ins>
    </w:p>
    <w:p w:rsidR="00D454BF" w:rsidRPr="007C437A" w:rsidRDefault="00D454BF">
      <w:pPr>
        <w:ind w:left="720"/>
        <w:rPr>
          <w:ins w:id="6228" w:author="Arthur Parmentier" w:date="2020-05-22T11:53:00Z"/>
        </w:rPr>
        <w:pPrChange w:id="6229" w:author="Arthur Parmentier" w:date="2020-05-22T11:53:00Z">
          <w:pPr/>
        </w:pPrChange>
      </w:pPr>
      <w:ins w:id="6230" w:author="Arthur Parmentier" w:date="2020-05-22T11:53:00Z">
        <w:r w:rsidRPr="007C437A">
          <w:t xml:space="preserve">6) Set the ouput port to </w:t>
        </w:r>
      </w:ins>
      <w:ins w:id="6231" w:author="Arthur Parmentier" w:date="2020-06-04T12:14:00Z">
        <w:r w:rsidR="00AA2510" w:rsidRPr="007C437A">
          <w:t>match Max/MSP settings</w:t>
        </w:r>
      </w:ins>
      <w:ins w:id="6232" w:author="Arthur Parmentier" w:date="2020-05-22T11:53:00Z">
        <w:r w:rsidRPr="007C437A">
          <w:t xml:space="preserve"> and click next.</w:t>
        </w:r>
      </w:ins>
    </w:p>
    <w:p w:rsidR="00D454BF" w:rsidRPr="007C437A" w:rsidRDefault="00D454BF">
      <w:pPr>
        <w:ind w:left="720"/>
        <w:rPr>
          <w:ins w:id="6233" w:author="Arthur Parmentier" w:date="2020-05-22T11:53:00Z"/>
        </w:rPr>
        <w:pPrChange w:id="6234" w:author="Arthur Parmentier" w:date="2020-05-22T11:53:00Z">
          <w:pPr/>
        </w:pPrChange>
      </w:pPr>
      <w:ins w:id="6235" w:author="Arthur Parmentier" w:date="2020-05-22T11:53:00Z">
        <w:r w:rsidRPr="007C437A">
          <w:lastRenderedPageBreak/>
          <w:t xml:space="preserve">7) If any input is running, make sure that the </w:t>
        </w:r>
      </w:ins>
      <w:ins w:id="6236" w:author="Arthur Parmentier" w:date="2020-05-22T11:54:00Z">
        <w:r w:rsidR="008E3834" w:rsidRPr="007C437A">
          <w:t>“</w:t>
        </w:r>
      </w:ins>
      <w:ins w:id="6237" w:author="Arthur Parmentier" w:date="2020-05-22T11:53:00Z">
        <w:r w:rsidRPr="007C437A">
          <w:t>OSC In</w:t>
        </w:r>
      </w:ins>
      <w:ins w:id="6238" w:author="Arthur Parmentier" w:date="2020-05-22T11:54:00Z">
        <w:r w:rsidR="008E3834" w:rsidRPr="007C437A">
          <w:t>”</w:t>
        </w:r>
      </w:ins>
      <w:ins w:id="6239" w:author="Arthur Parmentier" w:date="2020-05-22T11:53:00Z">
        <w:r w:rsidRPr="007C437A">
          <w:t xml:space="preserve"> indicator of </w:t>
        </w:r>
      </w:ins>
      <w:ins w:id="6240" w:author="Arthur Parmentier" w:date="2020-05-22T12:18:00Z">
        <w:r w:rsidR="00E9747D" w:rsidRPr="007C437A">
          <w:t>Wekinator</w:t>
        </w:r>
      </w:ins>
      <w:ins w:id="6241" w:author="Arthur Parmentier" w:date="2020-05-22T11:53:00Z">
        <w:r w:rsidRPr="007C437A">
          <w:t xml:space="preserve"> is green. If it is yellow</w:t>
        </w:r>
      </w:ins>
      <w:ins w:id="6242" w:author="Arthur Parmentier" w:date="2020-05-22T11:54:00Z">
        <w:r w:rsidR="008E3834" w:rsidRPr="007C437A">
          <w:t xml:space="preserve"> instead</w:t>
        </w:r>
      </w:ins>
      <w:ins w:id="6243" w:author="Arthur Parmentier" w:date="2020-05-22T11:53:00Z">
        <w:r w:rsidRPr="007C437A">
          <w:t xml:space="preserve">, </w:t>
        </w:r>
      </w:ins>
      <w:ins w:id="6244" w:author="Arthur Parmentier" w:date="2020-06-04T12:14:00Z">
        <w:r w:rsidR="00D02205" w:rsidRPr="007C437A">
          <w:t>make sure you have some inpu</w:t>
        </w:r>
      </w:ins>
      <w:ins w:id="6245" w:author="Arthur Parmentier" w:date="2020-06-04T12:15:00Z">
        <w:r w:rsidR="00D02205" w:rsidRPr="007C437A">
          <w:t xml:space="preserve">t running and try </w:t>
        </w:r>
      </w:ins>
      <w:ins w:id="6246" w:author="Arthur Parmentier" w:date="2020-05-22T11:53:00Z">
        <w:r w:rsidRPr="007C437A">
          <w:t xml:space="preserve">to open the view/OSC input status window and restart listening to the OSC. If it is red, check that the size of your input in Max matches the #input parameter of </w:t>
        </w:r>
      </w:ins>
      <w:ins w:id="6247" w:author="Arthur Parmentier" w:date="2020-05-22T12:18:00Z">
        <w:r w:rsidR="00E9747D" w:rsidRPr="007C437A">
          <w:t>Wekinator</w:t>
        </w:r>
      </w:ins>
      <w:ins w:id="6248" w:author="Arthur Parmentier" w:date="2020-05-22T11:53:00Z">
        <w:r w:rsidRPr="007C437A">
          <w:t>.</w:t>
        </w:r>
      </w:ins>
    </w:p>
    <w:p w:rsidR="00D454BF" w:rsidRPr="007C437A" w:rsidRDefault="00D454BF">
      <w:pPr>
        <w:ind w:left="720"/>
        <w:rPr>
          <w:ins w:id="6249" w:author="Arthur Parmentier" w:date="2020-05-22T11:53:00Z"/>
        </w:rPr>
        <w:pPrChange w:id="6250" w:author="Arthur Parmentier" w:date="2020-05-22T11:53:00Z">
          <w:pPr/>
        </w:pPrChange>
      </w:pPr>
      <w:ins w:id="6251" w:author="Arthur Parmentier" w:date="2020-05-22T11:53:00Z">
        <w:r w:rsidRPr="007C437A">
          <w:t xml:space="preserve">8) You can now push the </w:t>
        </w:r>
      </w:ins>
      <w:ins w:id="6252" w:author="Arthur Parmentier" w:date="2020-06-04T12:15:00Z">
        <w:r w:rsidR="00B35E64" w:rsidRPr="007C437A">
          <w:t>train</w:t>
        </w:r>
      </w:ins>
      <w:ins w:id="6253" w:author="Arthur Parmentier" w:date="2020-05-22T11:53:00Z">
        <w:r w:rsidRPr="007C437A">
          <w:t xml:space="preserve"> button</w:t>
        </w:r>
      </w:ins>
      <w:ins w:id="6254" w:author="Arthur Parmentier" w:date="2020-06-04T12:15:00Z">
        <w:r w:rsidR="00B35E64" w:rsidRPr="007C437A">
          <w:t xml:space="preserve"> aside the Mubu object for the full body DTW model</w:t>
        </w:r>
      </w:ins>
      <w:ins w:id="6255" w:author="Arthur Parmentier" w:date="2020-05-22T11:53:00Z">
        <w:r w:rsidRPr="007C437A">
          <w:t xml:space="preserve">. The number of examples for each sign should </w:t>
        </w:r>
      </w:ins>
      <w:ins w:id="6256" w:author="Arthur Parmentier" w:date="2020-06-04T12:15:00Z">
        <w:r w:rsidR="009A73CA" w:rsidRPr="007C437A">
          <w:t>show up</w:t>
        </w:r>
      </w:ins>
      <w:ins w:id="6257" w:author="Arthur Parmentier" w:date="2020-05-22T11:53:00Z">
        <w:r w:rsidRPr="007C437A">
          <w:t xml:space="preserve"> in </w:t>
        </w:r>
      </w:ins>
      <w:ins w:id="6258" w:author="Arthur Parmentier" w:date="2020-05-22T12:18:00Z">
        <w:r w:rsidR="00E9747D" w:rsidRPr="007C437A">
          <w:t>Wekinator</w:t>
        </w:r>
      </w:ins>
      <w:ins w:id="6259" w:author="Arthur Parmentier" w:date="2020-05-22T11:53:00Z">
        <w:r w:rsidRPr="007C437A">
          <w:t>.</w:t>
        </w:r>
      </w:ins>
    </w:p>
    <w:p w:rsidR="00D454BF" w:rsidRPr="007C437A" w:rsidRDefault="00D454BF">
      <w:pPr>
        <w:ind w:left="720"/>
        <w:rPr>
          <w:ins w:id="6260" w:author="Arthur Parmentier" w:date="2020-05-22T11:37:00Z"/>
        </w:rPr>
        <w:pPrChange w:id="6261" w:author="Arthur Parmentier" w:date="2020-05-22T11:53:00Z">
          <w:pPr/>
        </w:pPrChange>
      </w:pPr>
      <w:ins w:id="6262" w:author="Arthur Parmentier" w:date="2020-05-22T11:53:00Z">
        <w:r w:rsidRPr="007C437A">
          <w:t xml:space="preserve">9) Once the training is done after a few seconds, you can press the "run" button in </w:t>
        </w:r>
      </w:ins>
      <w:ins w:id="6263" w:author="Arthur Parmentier" w:date="2020-05-22T12:18:00Z">
        <w:r w:rsidR="00E9747D" w:rsidRPr="007C437A">
          <w:t>Wekinator</w:t>
        </w:r>
      </w:ins>
      <w:ins w:id="6264" w:author="Arthur Parmentier" w:date="2020-05-22T11:53:00Z">
        <w:r w:rsidRPr="007C437A">
          <w:t xml:space="preserve"> to start classifying your live input.</w:t>
        </w:r>
      </w:ins>
    </w:p>
    <w:p w:rsidR="004116C1" w:rsidRPr="007C437A" w:rsidRDefault="00CD5F56" w:rsidP="006D0BF0">
      <w:pPr>
        <w:rPr>
          <w:ins w:id="6265" w:author="Arthur Parmentier" w:date="2020-06-04T12:28:00Z"/>
        </w:rPr>
      </w:pPr>
      <w:ins w:id="6266" w:author="Arthur Parmentier" w:date="2020-05-22T11:57:00Z">
        <w:r w:rsidRPr="007C437A">
          <w:t>These operations ma</w:t>
        </w:r>
      </w:ins>
      <w:ins w:id="6267" w:author="Arthur Parmentier" w:date="2020-05-22T12:20:00Z">
        <w:r w:rsidR="00E9747D" w:rsidRPr="007C437A">
          <w:t>y</w:t>
        </w:r>
      </w:ins>
      <w:ins w:id="6268" w:author="Arthur Parmentier" w:date="2020-05-22T11:57:00Z">
        <w:r w:rsidRPr="007C437A">
          <w:t xml:space="preserve"> take 3 minutes at the fi</w:t>
        </w:r>
      </w:ins>
      <w:ins w:id="6269" w:author="Arthur Parmentier" w:date="2020-05-22T11:58:00Z">
        <w:r w:rsidRPr="007C437A">
          <w:t>rst time use and less than 1 minute once the user would get acquainted to the process. Automatizing these steps</w:t>
        </w:r>
      </w:ins>
      <w:ins w:id="6270" w:author="Arthur Parmentier" w:date="2020-05-22T11:59:00Z">
        <w:r w:rsidRPr="007C437A">
          <w:t xml:space="preserve"> would be very difficult from Max directly, as </w:t>
        </w:r>
      </w:ins>
      <w:ins w:id="6271" w:author="Arthur Parmentier" w:date="2020-05-22T12:18:00Z">
        <w:r w:rsidR="00E9747D" w:rsidRPr="007C437A">
          <w:t>Wekinator</w:t>
        </w:r>
      </w:ins>
      <w:ins w:id="6272" w:author="Arthur Parmentier" w:date="2020-05-22T11:59:00Z">
        <w:r w:rsidRPr="007C437A">
          <w:t xml:space="preserve"> builds its own file structures </w:t>
        </w:r>
      </w:ins>
      <w:ins w:id="6273" w:author="Arthur Parmentier" w:date="2020-05-22T12:00:00Z">
        <w:r w:rsidRPr="007C437A">
          <w:t xml:space="preserve">and </w:t>
        </w:r>
      </w:ins>
      <w:ins w:id="6274" w:author="Arthur Parmentier" w:date="2020-06-04T12:16:00Z">
        <w:r w:rsidR="00AF7CAA" w:rsidRPr="007C437A">
          <w:t>I could not find a way</w:t>
        </w:r>
      </w:ins>
      <w:ins w:id="6275" w:author="Arthur Parmentier" w:date="2020-05-22T12:01:00Z">
        <w:r w:rsidRPr="007C437A">
          <w:t xml:space="preserve"> to load a project in </w:t>
        </w:r>
      </w:ins>
      <w:ins w:id="6276" w:author="Arthur Parmentier" w:date="2020-05-22T12:18:00Z">
        <w:r w:rsidR="00E9747D" w:rsidRPr="007C437A">
          <w:t>Wekinator</w:t>
        </w:r>
      </w:ins>
      <w:ins w:id="6277" w:author="Arthur Parmentier" w:date="2020-05-22T12:01:00Z">
        <w:r w:rsidRPr="007C437A">
          <w:t xml:space="preserve"> from</w:t>
        </w:r>
      </w:ins>
      <w:ins w:id="6278" w:author="Arthur Parmentier" w:date="2020-05-22T11:58:00Z">
        <w:r w:rsidRPr="007C437A">
          <w:t xml:space="preserve"> </w:t>
        </w:r>
      </w:ins>
      <w:ins w:id="6279" w:author="Arthur Parmentier" w:date="2020-05-22T12:02:00Z">
        <w:r w:rsidRPr="007C437A">
          <w:t>a command line</w:t>
        </w:r>
      </w:ins>
      <w:ins w:id="6280" w:author="Arthur Parmentier" w:date="2020-05-22T12:18:00Z">
        <w:r w:rsidR="00E9747D" w:rsidRPr="007C437A">
          <w:t xml:space="preserve"> directly.</w:t>
        </w:r>
      </w:ins>
      <w:ins w:id="6281" w:author="Arthur Parmentier" w:date="2020-06-04T12:16:00Z">
        <w:r w:rsidR="00805C6B" w:rsidRPr="007C437A">
          <w:t xml:space="preserve"> In the future, it is possible that the InteractML or Ra</w:t>
        </w:r>
      </w:ins>
      <w:ins w:id="6282" w:author="Arthur Parmentier" w:date="2020-06-04T12:17:00Z">
        <w:r w:rsidR="00805C6B" w:rsidRPr="007C437A">
          <w:t>pidMax project will make th</w:t>
        </w:r>
      </w:ins>
      <w:ins w:id="6283" w:author="Arthur Parmentier" w:date="2020-06-04T12:28:00Z">
        <w:r w:rsidR="008F7240" w:rsidRPr="007C437A">
          <w:t>e process</w:t>
        </w:r>
      </w:ins>
      <w:ins w:id="6284" w:author="Arthur Parmentier" w:date="2020-06-04T12:17:00Z">
        <w:r w:rsidR="00805C6B" w:rsidRPr="007C437A">
          <w:t xml:space="preserve"> fully automated.</w:t>
        </w:r>
      </w:ins>
    </w:p>
    <w:p w:rsidR="00620051" w:rsidRPr="007C437A" w:rsidRDefault="00620051" w:rsidP="006D0BF0">
      <w:pPr>
        <w:rPr>
          <w:ins w:id="6285" w:author="Arthur Parmentier" w:date="2020-06-04T12:45:00Z"/>
        </w:rPr>
      </w:pPr>
      <w:ins w:id="6286" w:author="Arthur Parmentier" w:date="2020-06-04T12:28:00Z">
        <w:r w:rsidRPr="007C437A">
          <w:t xml:space="preserve">Once the model is running, Max receives in real time the set of DTW distances </w:t>
        </w:r>
      </w:ins>
      <w:ins w:id="6287" w:author="Arthur Parmentier" w:date="2020-06-04T12:29:00Z">
        <w:r w:rsidRPr="007C437A">
          <w:t>from the real time sequence to</w:t>
        </w:r>
      </w:ins>
      <w:ins w:id="6288" w:author="Arthur Parmentier" w:date="2020-06-04T12:28:00Z">
        <w:r w:rsidRPr="007C437A">
          <w:t xml:space="preserve"> each</w:t>
        </w:r>
      </w:ins>
      <w:ins w:id="6289" w:author="Arthur Parmentier" w:date="2020-06-04T12:29:00Z">
        <w:r w:rsidRPr="007C437A">
          <w:t xml:space="preserve"> recorded</w:t>
        </w:r>
      </w:ins>
      <w:ins w:id="6290" w:author="Arthur Parmentier" w:date="2020-06-04T12:28:00Z">
        <w:r w:rsidRPr="007C437A">
          <w:t xml:space="preserve"> </w:t>
        </w:r>
      </w:ins>
      <w:ins w:id="6291" w:author="Arthur Parmentier" w:date="2020-06-04T12:29:00Z">
        <w:r w:rsidRPr="007C437A">
          <w:t xml:space="preserve">sign sequence. By finding the minimal value in that set and </w:t>
        </w:r>
      </w:ins>
      <w:ins w:id="6292" w:author="Arthur Parmentier" w:date="2020-06-04T12:30:00Z">
        <w:r w:rsidRPr="007C437A">
          <w:t xml:space="preserve">comparing this value to a confidence threshold, we </w:t>
        </w:r>
      </w:ins>
      <w:ins w:id="6293" w:author="Arthur Parmentier" w:date="2020-06-04T12:31:00Z">
        <w:r w:rsidRPr="007C437A">
          <w:t>can find when a sign is being performed in real time.</w:t>
        </w:r>
      </w:ins>
    </w:p>
    <w:p w:rsidR="00DD39AE" w:rsidRPr="007C437A" w:rsidRDefault="00DD39AE">
      <w:pPr>
        <w:keepNext/>
        <w:rPr>
          <w:ins w:id="6294" w:author="Arthur Parmentier" w:date="2020-06-04T12:46:00Z"/>
        </w:rPr>
        <w:pPrChange w:id="6295" w:author="Arthur Parmentier" w:date="2020-06-04T12:46:00Z">
          <w:pPr/>
        </w:pPrChange>
      </w:pPr>
      <w:ins w:id="6296" w:author="Arthur Parmentier" w:date="2020-06-04T12:45:00Z">
        <w:r w:rsidRPr="007C437A">
          <w:rPr>
            <w:noProof/>
            <w:rPrChange w:id="6297" w:author="Arthur Parmentier" w:date="2020-06-07T15:27:00Z">
              <w:rPr>
                <w:noProof/>
              </w:rPr>
            </w:rPrChange>
          </w:rPr>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6298" w:author="Arthur Parmentier" w:date="2020-06-04T12:31:00Z"/>
          <w:rPrChange w:id="6299" w:author="Arthur Parmentier" w:date="2020-06-07T15:27:00Z">
            <w:rPr>
              <w:ins w:id="6300" w:author="Arthur Parmentier" w:date="2020-06-04T12:31:00Z"/>
            </w:rPr>
          </w:rPrChange>
        </w:rPr>
        <w:pPrChange w:id="6301" w:author="Arthur Parmentier" w:date="2020-06-04T12:46:00Z">
          <w:pPr/>
        </w:pPrChange>
      </w:pPr>
      <w:ins w:id="6302" w:author="Arthur Parmentier" w:date="2020-06-04T12:46:00Z">
        <w:r w:rsidRPr="007C437A">
          <w:rPr>
            <w:rPrChange w:id="6303" w:author="Arthur Parmentier" w:date="2020-06-07T15:27:00Z">
              <w:rPr>
                <w:i/>
                <w:iCs/>
              </w:rPr>
            </w:rPrChange>
          </w:rPr>
          <w:t xml:space="preserve">Figure </w:t>
        </w:r>
        <w:r w:rsidRPr="007C437A">
          <w:rPr>
            <w:rPrChange w:id="6304" w:author="Arthur Parmentier" w:date="2020-06-07T15:27:00Z">
              <w:rPr>
                <w:i/>
                <w:iCs/>
              </w:rPr>
            </w:rPrChange>
          </w:rPr>
          <w:fldChar w:fldCharType="begin"/>
        </w:r>
        <w:r w:rsidRPr="007C437A">
          <w:rPr>
            <w:rPrChange w:id="6305" w:author="Arthur Parmentier" w:date="2020-06-07T15:27:00Z">
              <w:rPr>
                <w:i/>
                <w:iCs/>
              </w:rPr>
            </w:rPrChange>
          </w:rPr>
          <w:instrText xml:space="preserve"> SEQ Figure \* ARABIC </w:instrText>
        </w:r>
      </w:ins>
      <w:r w:rsidRPr="007C437A">
        <w:rPr>
          <w:rPrChange w:id="6306" w:author="Arthur Parmentier" w:date="2020-06-07T15:27:00Z">
            <w:rPr>
              <w:i/>
              <w:iCs/>
            </w:rPr>
          </w:rPrChange>
        </w:rPr>
        <w:fldChar w:fldCharType="separate"/>
      </w:r>
      <w:ins w:id="6307" w:author="Arthur Parmentier" w:date="2020-06-05T21:05:00Z">
        <w:r w:rsidR="001C2AA6" w:rsidRPr="007C437A">
          <w:rPr>
            <w:rPrChange w:id="6308" w:author="Arthur Parmentier" w:date="2020-06-07T15:27:00Z">
              <w:rPr>
                <w:i/>
                <w:iCs/>
                <w:noProof/>
              </w:rPr>
            </w:rPrChange>
          </w:rPr>
          <w:t>9</w:t>
        </w:r>
      </w:ins>
      <w:ins w:id="6309" w:author="Arthur Parmentier" w:date="2020-06-04T12:46:00Z">
        <w:r w:rsidRPr="007C437A">
          <w:rPr>
            <w:rPrChange w:id="6310" w:author="Arthur Parmentier" w:date="2020-06-07T15:27:00Z">
              <w:rPr>
                <w:i/>
                <w:iCs/>
              </w:rPr>
            </w:rPrChange>
          </w:rPr>
          <w:fldChar w:fldCharType="end"/>
        </w:r>
        <w:r w:rsidRPr="007C437A">
          <w:rPr>
            <w:rPrChange w:id="6311"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6312" w:author="Arthur Parmentier" w:date="2020-05-22T11:37:00Z"/>
        </w:rPr>
      </w:pPr>
      <w:ins w:id="6313" w:author="Arthur Parmentier" w:date="2020-06-04T12:34:00Z">
        <w:r w:rsidRPr="007C437A">
          <w:t>We will address performance</w:t>
        </w:r>
      </w:ins>
      <w:ins w:id="6314" w:author="Arthur Parmentier" w:date="2020-06-04T12:35:00Z">
        <w:r w:rsidRPr="007C437A">
          <w:t xml:space="preserve"> and accuracy aspects in a further section.</w:t>
        </w:r>
      </w:ins>
    </w:p>
    <w:p w:rsidR="004116C1" w:rsidRPr="007C437A" w:rsidRDefault="00620051" w:rsidP="00620051">
      <w:pPr>
        <w:pStyle w:val="Titre4"/>
        <w:rPr>
          <w:ins w:id="6315" w:author="Arthur Parmentier" w:date="2020-06-04T12:35:00Z"/>
        </w:rPr>
      </w:pPr>
      <w:ins w:id="6316" w:author="Arthur Parmentier" w:date="2020-06-04T12:35:00Z">
        <w:r w:rsidRPr="007C437A">
          <w:lastRenderedPageBreak/>
          <w:t xml:space="preserve">Hands Adaboost </w:t>
        </w:r>
      </w:ins>
      <w:ins w:id="6317" w:author="Arthur Parmentier" w:date="2020-06-04T12:42:00Z">
        <w:r w:rsidR="00BD61A6" w:rsidRPr="007C437A">
          <w:t xml:space="preserve">for </w:t>
        </w:r>
      </w:ins>
      <w:ins w:id="6318" w:author="Arthur Parmentier" w:date="2020-06-04T12:35:00Z">
        <w:r w:rsidRPr="007C437A">
          <w:t>decision tree</w:t>
        </w:r>
      </w:ins>
    </w:p>
    <w:p w:rsidR="00620051" w:rsidRPr="007C437A" w:rsidRDefault="00620051" w:rsidP="00620051">
      <w:pPr>
        <w:rPr>
          <w:ins w:id="6319" w:author="Arthur Parmentier" w:date="2020-06-04T12:39:00Z"/>
        </w:rPr>
      </w:pPr>
      <w:ins w:id="6320" w:author="Arthur Parmentier" w:date="2020-06-04T12:35:00Z">
        <w:r w:rsidRPr="007C437A">
          <w:t>To recognize hand poses that are used in s</w:t>
        </w:r>
      </w:ins>
      <w:ins w:id="6321" w:author="Arthur Parmentier" w:date="2020-06-04T12:36:00Z">
        <w:r w:rsidRPr="007C437A">
          <w:t xml:space="preserve">igns like “tempo” or “volume”, I chose to work with </w:t>
        </w:r>
      </w:ins>
      <w:ins w:id="6322" w:author="Arthur Parmentier" w:date="2020-06-04T12:37:00Z">
        <w:r w:rsidRPr="007C437A">
          <w:t xml:space="preserve">an Adaboost </w:t>
        </w:r>
      </w:ins>
      <w:ins w:id="6323" w:author="Arthur Parmentier" w:date="2020-06-04T12:42:00Z">
        <w:r w:rsidR="00BD61A6" w:rsidRPr="007C437A">
          <w:t xml:space="preserve">for </w:t>
        </w:r>
      </w:ins>
      <w:ins w:id="6324" w:author="Arthur Parmentier" w:date="2020-06-04T12:37:00Z">
        <w:r w:rsidRPr="007C437A">
          <w:t xml:space="preserve">decision tree classifier model in Wekinator. The configuration process in Wekinator is </w:t>
        </w:r>
      </w:ins>
      <w:ins w:id="6325" w:author="Arthur Parmentier" w:date="2020-06-04T12:38:00Z">
        <w:r w:rsidRPr="007C437A">
          <w:t xml:space="preserve">only </w:t>
        </w:r>
      </w:ins>
      <w:ins w:id="6326" w:author="Arthur Parmentier" w:date="2020-06-04T12:37:00Z">
        <w:r w:rsidRPr="007C437A">
          <w:t>slight</w:t>
        </w:r>
      </w:ins>
      <w:ins w:id="6327" w:author="Arthur Parmentier" w:date="2020-06-04T12:38:00Z">
        <w:r w:rsidRPr="007C437A">
          <w:t xml:space="preserve">ly different </w:t>
        </w:r>
      </w:ins>
      <w:ins w:id="6328" w:author="Arthur Parmentier" w:date="2020-06-04T12:39:00Z">
        <w:r w:rsidR="00103255" w:rsidRPr="007C437A">
          <w:t xml:space="preserve">and is fully detailed in my </w:t>
        </w:r>
        <w:r w:rsidR="00103255" w:rsidRPr="007C437A">
          <w:rPr>
            <w:rPrChange w:id="6329" w:author="Arthur Parmentier" w:date="2020-06-07T15:27:00Z">
              <w:rPr/>
            </w:rPrChange>
          </w:rPr>
          <w:fldChar w:fldCharType="begin"/>
        </w:r>
        <w:r w:rsidR="00103255" w:rsidRPr="007C437A">
          <w:instrText xml:space="preserve"> HYPERLINK "https://www.youtube.com/watch?v=rKD5BMaHmI8" </w:instrText>
        </w:r>
        <w:r w:rsidR="00103255" w:rsidRPr="007C437A">
          <w:rPr>
            <w:rPrChange w:id="6330" w:author="Arthur Parmentier" w:date="2020-06-07T15:27:00Z">
              <w:rPr/>
            </w:rPrChange>
          </w:rPr>
          <w:fldChar w:fldCharType="separate"/>
        </w:r>
        <w:r w:rsidR="00103255" w:rsidRPr="007C437A">
          <w:rPr>
            <w:rStyle w:val="Lienhypertexte"/>
          </w:rPr>
          <w:t>fourth demo video</w:t>
        </w:r>
        <w:r w:rsidR="00103255" w:rsidRPr="007C437A">
          <w:rPr>
            <w:rPrChange w:id="6331" w:author="Arthur Parmentier" w:date="2020-06-07T15:27:00Z">
              <w:rPr/>
            </w:rPrChange>
          </w:rPr>
          <w:fldChar w:fldCharType="end"/>
        </w:r>
        <w:r w:rsidR="00103255" w:rsidRPr="007C437A">
          <w:t>.</w:t>
        </w:r>
      </w:ins>
    </w:p>
    <w:p w:rsidR="00054963" w:rsidRPr="007C437A" w:rsidRDefault="00054963">
      <w:pPr>
        <w:rPr>
          <w:ins w:id="6332" w:author="Arthur Parmentier" w:date="2020-05-22T09:13:00Z"/>
          <w:rPrChange w:id="6333" w:author="Arthur Parmentier" w:date="2020-06-07T15:27:00Z">
            <w:rPr>
              <w:ins w:id="6334" w:author="Arthur Parmentier" w:date="2020-05-22T09:13:00Z"/>
            </w:rPr>
          </w:rPrChange>
        </w:rPr>
        <w:pPrChange w:id="6335" w:author="Arthur Parmentier" w:date="2020-06-04T12:35:00Z">
          <w:pPr>
            <w:pStyle w:val="Titre3"/>
          </w:pPr>
        </w:pPrChange>
      </w:pPr>
      <w:ins w:id="6336" w:author="Arthur Parmentier" w:date="2020-06-04T12:40:00Z">
        <w:r w:rsidRPr="007C437A">
          <w:rPr>
            <w:rPrChange w:id="6337" w:author="Arthur Parmentier" w:date="2020-06-07T15:27:00Z">
              <w:rPr/>
            </w:rPrChange>
          </w:rPr>
          <w:t>At the output of the model, Max receives the index of the most likely sign</w:t>
        </w:r>
      </w:ins>
      <w:ins w:id="6338" w:author="Arthur Parmentier" w:date="2020-06-04T12:41:00Z">
        <w:r w:rsidRPr="007C437A">
          <w:rPr>
            <w:rPrChange w:id="6339" w:author="Arthur Parmentier" w:date="2020-06-07T15:27:00Z">
              <w:rPr/>
            </w:rPrChange>
          </w:rPr>
          <w:t xml:space="preserve"> and can eventually threshold on the confidence of the classification to avoid </w:t>
        </w:r>
      </w:ins>
      <w:ins w:id="6340" w:author="Arthur Parmentier" w:date="2020-06-04T12:42:00Z">
        <w:r w:rsidR="00D26A17" w:rsidRPr="007C437A">
          <w:rPr>
            <w:rPrChange w:id="6341" w:author="Arthur Parmentier" w:date="2020-06-07T15:27:00Z">
              <w:rPr/>
            </w:rPrChange>
          </w:rPr>
          <w:t>false positives</w:t>
        </w:r>
      </w:ins>
      <w:ins w:id="6342" w:author="Arthur Parmentier" w:date="2020-06-04T12:41:00Z">
        <w:r w:rsidRPr="007C437A">
          <w:rPr>
            <w:rPrChange w:id="6343" w:author="Arthur Parmentier" w:date="2020-06-07T15:27:00Z">
              <w:rPr/>
            </w:rPrChange>
          </w:rPr>
          <w:t>.</w:t>
        </w:r>
      </w:ins>
    </w:p>
    <w:p w:rsidR="006D0BF0" w:rsidRPr="007C437A" w:rsidDel="004D7C82" w:rsidRDefault="006D0BF0">
      <w:pPr>
        <w:rPr>
          <w:del w:id="6344" w:author="Arthur Parmentier" w:date="2020-06-04T12:17:00Z"/>
          <w:rPrChange w:id="6345" w:author="Arthur Parmentier" w:date="2020-06-07T15:27:00Z">
            <w:rPr>
              <w:del w:id="6346" w:author="Arthur Parmentier" w:date="2020-06-04T12:17:00Z"/>
            </w:rPr>
          </w:rPrChange>
        </w:rPr>
        <w:pPrChange w:id="6347" w:author="Arthur Parmentier" w:date="2020-05-22T09:13:00Z">
          <w:pPr>
            <w:pStyle w:val="Titre2"/>
          </w:pPr>
        </w:pPrChange>
      </w:pPr>
      <w:bookmarkStart w:id="6348" w:name="_Toc42259027"/>
      <w:bookmarkStart w:id="6349" w:name="_Toc42259104"/>
      <w:bookmarkStart w:id="6350" w:name="_Toc42449783"/>
      <w:bookmarkStart w:id="6351" w:name="_Toc42449865"/>
      <w:bookmarkStart w:id="6352" w:name="_Toc42550051"/>
      <w:bookmarkStart w:id="6353" w:name="_Toc42550144"/>
      <w:bookmarkEnd w:id="6348"/>
      <w:bookmarkEnd w:id="6349"/>
      <w:bookmarkEnd w:id="6350"/>
      <w:bookmarkEnd w:id="6351"/>
      <w:bookmarkEnd w:id="6352"/>
      <w:bookmarkEnd w:id="6353"/>
    </w:p>
    <w:p w:rsidR="00F25194" w:rsidRPr="007C437A" w:rsidRDefault="00F25194">
      <w:pPr>
        <w:pStyle w:val="Titre3"/>
        <w:rPr>
          <w:ins w:id="6354" w:author="Arthur Parmentier" w:date="2020-06-04T14:56:00Z"/>
        </w:rPr>
      </w:pPr>
      <w:bookmarkStart w:id="6355" w:name="_Toc42550145"/>
      <w:r w:rsidRPr="007C437A">
        <w:t>Part 4: Grammar parsing</w:t>
      </w:r>
      <w:bookmarkEnd w:id="6355"/>
    </w:p>
    <w:p w:rsidR="00947BFF" w:rsidRPr="007C437A" w:rsidRDefault="00947BFF">
      <w:pPr>
        <w:pStyle w:val="Titre4"/>
        <w:rPr>
          <w:ins w:id="6356" w:author="Arthur Parmentier" w:date="2020-06-04T13:57:00Z"/>
          <w:rPrChange w:id="6357" w:author="Arthur Parmentier" w:date="2020-06-07T15:27:00Z">
            <w:rPr>
              <w:ins w:id="6358" w:author="Arthur Parmentier" w:date="2020-06-04T13:57:00Z"/>
            </w:rPr>
          </w:rPrChange>
        </w:rPr>
        <w:pPrChange w:id="6359" w:author="Arthur Parmentier" w:date="2020-06-04T14:56:00Z">
          <w:pPr>
            <w:pStyle w:val="Titre3"/>
          </w:pPr>
        </w:pPrChange>
      </w:pPr>
      <w:ins w:id="6360" w:author="Arthur Parmentier" w:date="2020-06-04T14:56:00Z">
        <w:r w:rsidRPr="007C437A">
          <w:rPr>
            <w:rPrChange w:id="6361" w:author="Arthur Parmentier" w:date="2020-06-07T15:27:00Z">
              <w:rPr/>
            </w:rPrChange>
          </w:rPr>
          <w:t xml:space="preserve">A finite state machine (FSM) </w:t>
        </w:r>
      </w:ins>
      <w:ins w:id="6362" w:author="Arthur Parmentier" w:date="2020-06-08T01:39:00Z">
        <w:r w:rsidR="00DE0C52">
          <w:t>automaton</w:t>
        </w:r>
      </w:ins>
    </w:p>
    <w:p w:rsidR="00043B6E" w:rsidRPr="007C437A" w:rsidRDefault="00043B6E" w:rsidP="00043B6E">
      <w:pPr>
        <w:rPr>
          <w:ins w:id="6363" w:author="Arthur Parmentier" w:date="2020-06-04T13:59:00Z"/>
        </w:rPr>
      </w:pPr>
      <w:ins w:id="6364" w:author="Arthur Parmentier" w:date="2020-06-04T13:57:00Z">
        <w:r w:rsidRPr="007C437A">
          <w:t xml:space="preserve">From the models introduced in the previous section, </w:t>
        </w:r>
      </w:ins>
      <w:ins w:id="6365" w:author="Arthur Parmentier" w:date="2020-06-04T13:58:00Z">
        <w:r w:rsidRPr="007C437A">
          <w:t xml:space="preserve">we </w:t>
        </w:r>
      </w:ins>
      <w:ins w:id="6366" w:author="Arthur Parmentier" w:date="2020-06-04T13:59:00Z">
        <w:r w:rsidRPr="007C437A">
          <w:t>can</w:t>
        </w:r>
      </w:ins>
      <w:ins w:id="6367"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6368" w:author="Arthur Parmentier" w:date="2020-06-04T14:02:00Z"/>
        </w:rPr>
      </w:pPr>
      <w:ins w:id="6369" w:author="Arthur Parmentier" w:date="2020-06-04T14:00:00Z">
        <w:r w:rsidRPr="007C437A">
          <w:t xml:space="preserve">The next step is therefore to implement the grammar of SP </w:t>
        </w:r>
      </w:ins>
      <w:ins w:id="6370" w:author="Arthur Parmentier" w:date="2020-06-04T14:01:00Z">
        <w:r w:rsidRPr="007C437A">
          <w:t>with a parsing mechanism that would then allow us to create requests or commands to each device that acts a</w:t>
        </w:r>
      </w:ins>
      <w:ins w:id="6371" w:author="Arthur Parmentier" w:date="2020-06-04T14:02:00Z">
        <w:r w:rsidRPr="007C437A">
          <w:t>s an individual performer in the system.</w:t>
        </w:r>
      </w:ins>
    </w:p>
    <w:p w:rsidR="00043B6E" w:rsidRPr="007C437A" w:rsidRDefault="00043B6E" w:rsidP="00043B6E">
      <w:pPr>
        <w:rPr>
          <w:ins w:id="6372" w:author="Arthur Parmentier" w:date="2020-06-04T14:05:00Z"/>
        </w:rPr>
      </w:pPr>
      <w:ins w:id="6373" w:author="Arthur Parmentier" w:date="2020-06-04T14:02:00Z">
        <w:r w:rsidRPr="007C437A">
          <w:t>We have seen previously that</w:t>
        </w:r>
      </w:ins>
      <w:ins w:id="6374" w:author="Arthur Parmentier" w:date="2020-06-04T14:03:00Z">
        <w:r w:rsidRPr="007C437A">
          <w:t xml:space="preserve"> the default SP mode can be modeled as a regular lan</w:t>
        </w:r>
      </w:ins>
      <w:ins w:id="6375" w:author="Arthur Parmentier" w:date="2020-06-04T14:04:00Z">
        <w:r w:rsidRPr="007C437A">
          <w:t xml:space="preserve">guage. This allow us to build a deterministic finite state machine </w:t>
        </w:r>
      </w:ins>
      <w:ins w:id="6376" w:author="Arthur Parmentier" w:date="2020-06-04T14:06:00Z">
        <w:r w:rsidRPr="007C437A">
          <w:t xml:space="preserve">(FSM) </w:t>
        </w:r>
      </w:ins>
      <w:ins w:id="6377" w:author="Arthur Parmentier" w:date="2020-06-04T14:04:00Z">
        <w:r w:rsidRPr="007C437A">
          <w:t xml:space="preserve">that can create </w:t>
        </w:r>
      </w:ins>
      <w:ins w:id="6378" w:author="Arthur Parmentier" w:date="2020-06-04T14:05:00Z">
        <w:r w:rsidRPr="007C437A">
          <w:t>meaningful requests from the time sequence of signs.</w:t>
        </w:r>
      </w:ins>
    </w:p>
    <w:p w:rsidR="00541D7C" w:rsidRPr="007C437A" w:rsidRDefault="00043B6E">
      <w:pPr>
        <w:rPr>
          <w:ins w:id="6379" w:author="Arthur Parmentier" w:date="2020-06-04T14:46:00Z"/>
        </w:rPr>
        <w:pPrChange w:id="6380" w:author="Arthur Parmentier" w:date="2020-06-04T14:46:00Z">
          <w:pPr>
            <w:keepNext/>
          </w:pPr>
        </w:pPrChange>
      </w:pPr>
      <w:ins w:id="6381" w:author="Arthur Parmentier" w:date="2020-06-04T14:06:00Z">
        <w:r w:rsidRPr="007C437A">
          <w:t>There are several ways to implement a FSM inside Max</w:t>
        </w:r>
      </w:ins>
      <w:ins w:id="6382" w:author="Arthur Parmentier" w:date="2020-06-04T14:07:00Z">
        <w:r w:rsidRPr="007C437A">
          <w:t xml:space="preserve"> but the most convenient </w:t>
        </w:r>
        <w:r w:rsidR="003341C4" w:rsidRPr="007C437A">
          <w:t xml:space="preserve">way that I found was using a </w:t>
        </w:r>
      </w:ins>
      <w:ins w:id="6383" w:author="Arthur Parmentier" w:date="2020-06-04T14:08:00Z">
        <w:r w:rsidR="003341C4" w:rsidRPr="007C437A">
          <w:t>node.js package called “Javascript state machine”</w:t>
        </w:r>
        <w:r w:rsidR="003341C4" w:rsidRPr="007C437A">
          <w:rPr>
            <w:rStyle w:val="Appelnotedebasdep"/>
          </w:rPr>
          <w:footnoteReference w:id="77"/>
        </w:r>
      </w:ins>
      <w:ins w:id="6386" w:author="Arthur Parmentier" w:date="2020-06-04T14:09:00Z">
        <w:r w:rsidR="00443149" w:rsidRPr="007C437A">
          <w:t xml:space="preserve">. </w:t>
        </w:r>
      </w:ins>
      <w:ins w:id="6387" w:author="Arthur Parmentier" w:date="2020-06-04T14:10:00Z">
        <w:r w:rsidR="00443149" w:rsidRPr="007C437A">
          <w:t>By also using the Viz.js lib</w:t>
        </w:r>
      </w:ins>
      <w:ins w:id="6388" w:author="Arthur Parmentier" w:date="2020-06-04T14:11:00Z">
        <w:r w:rsidR="00443149" w:rsidRPr="007C437A">
          <w:t>rary</w:t>
        </w:r>
        <w:r w:rsidR="00443149" w:rsidRPr="007C437A">
          <w:rPr>
            <w:rStyle w:val="Appelnotedebasdep"/>
          </w:rPr>
          <w:footnoteReference w:id="78"/>
        </w:r>
        <w:r w:rsidR="00443149" w:rsidRPr="007C437A">
          <w:t xml:space="preserve">, I was able </w:t>
        </w:r>
      </w:ins>
      <w:ins w:id="6390" w:author="Arthur Parmentier" w:date="2020-06-04T14:12:00Z">
        <w:r w:rsidR="00443149" w:rsidRPr="007C437A">
          <w:t>to display the</w:t>
        </w:r>
      </w:ins>
      <w:ins w:id="6391" w:author="Arthur Parmentier" w:date="2020-06-04T14:13:00Z">
        <w:r w:rsidR="00443149" w:rsidRPr="007C437A">
          <w:t xml:space="preserve"> FSM inside a Jweb object in Max as a connected graph that represents all the states and transitions of the FSM. This is a very nice v</w:t>
        </w:r>
      </w:ins>
      <w:ins w:id="6392" w:author="Arthur Parmentier" w:date="2020-06-04T14:14:00Z">
        <w:r w:rsidR="00443149" w:rsidRPr="007C437A">
          <w:t>isualization for learning the grammar of SP and also for programmers to have a di</w:t>
        </w:r>
      </w:ins>
      <w:ins w:id="6393" w:author="Arthur Parmentier" w:date="2020-06-04T14:15:00Z">
        <w:r w:rsidR="00443149" w:rsidRPr="007C437A">
          <w:t>rect feedback on their grammatical implementation, for instance when adding new modes to the tool in the future</w:t>
        </w:r>
      </w:ins>
      <w:ins w:id="6394" w:author="Arthur Parmentier" w:date="2020-06-04T14:44:00Z">
        <w:r w:rsidR="00327836" w:rsidRPr="007C437A">
          <w:t xml:space="preserve"> (see </w:t>
        </w:r>
        <w:r w:rsidR="00327836" w:rsidRPr="007C437A">
          <w:rPr>
            <w:rPrChange w:id="6395" w:author="Arthur Parmentier" w:date="2020-06-07T15:27:00Z">
              <w:rPr/>
            </w:rPrChange>
          </w:rPr>
          <w:fldChar w:fldCharType="begin"/>
        </w:r>
        <w:r w:rsidR="00327836" w:rsidRPr="007C437A">
          <w:instrText xml:space="preserve"> REF _Ref42174288 \h </w:instrText>
        </w:r>
      </w:ins>
      <w:r w:rsidR="00327836" w:rsidRPr="007C437A">
        <w:rPr>
          <w:rPrChange w:id="6396" w:author="Arthur Parmentier" w:date="2020-06-07T15:27:00Z">
            <w:rPr/>
          </w:rPrChange>
        </w:rPr>
      </w:r>
      <w:r w:rsidR="00327836" w:rsidRPr="007C437A">
        <w:rPr>
          <w:rPrChange w:id="6397" w:author="Arthur Parmentier" w:date="2020-06-07T15:27:00Z">
            <w:rPr/>
          </w:rPrChange>
        </w:rPr>
        <w:fldChar w:fldCharType="separate"/>
      </w:r>
      <w:ins w:id="6398" w:author="Arthur Parmentier" w:date="2020-06-04T14:44:00Z">
        <w:r w:rsidR="00327836" w:rsidRPr="007C437A">
          <w:t xml:space="preserve">Figure </w:t>
        </w:r>
        <w:r w:rsidR="00327836" w:rsidRPr="007C437A">
          <w:rPr>
            <w:rPrChange w:id="6399" w:author="Arthur Parmentier" w:date="2020-06-07T15:27:00Z">
              <w:rPr>
                <w:noProof/>
              </w:rPr>
            </w:rPrChange>
          </w:rPr>
          <w:t>9</w:t>
        </w:r>
        <w:r w:rsidR="00327836" w:rsidRPr="007C437A">
          <w:rPr>
            <w:rPrChange w:id="6400" w:author="Arthur Parmentier" w:date="2020-06-07T15:27:00Z">
              <w:rPr/>
            </w:rPrChange>
          </w:rPr>
          <w:fldChar w:fldCharType="end"/>
        </w:r>
        <w:r w:rsidR="00327836" w:rsidRPr="007C437A">
          <w:t>).</w:t>
        </w:r>
      </w:ins>
    </w:p>
    <w:p w:rsidR="00833029" w:rsidRPr="007C437A" w:rsidRDefault="00833029">
      <w:pPr>
        <w:keepNext/>
        <w:rPr>
          <w:ins w:id="6401" w:author="Arthur Parmentier" w:date="2020-06-04T14:44:00Z"/>
        </w:rPr>
        <w:pPrChange w:id="6402" w:author="Arthur Parmentier" w:date="2020-06-04T14:44:00Z">
          <w:pPr/>
        </w:pPrChange>
      </w:pPr>
      <w:ins w:id="6403" w:author="Arthur Parmentier" w:date="2020-06-04T14:43:00Z">
        <w:r w:rsidRPr="007C437A">
          <w:rPr>
            <w:noProof/>
            <w:rPrChange w:id="6404" w:author="Arthur Parmentier" w:date="2020-06-07T15:27:00Z">
              <w:rPr>
                <w:noProof/>
              </w:rPr>
            </w:rPrChange>
          </w:rPr>
          <w:lastRenderedPageBreak/>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6405" w:author="Arthur Parmentier" w:date="2020-06-04T14:46:00Z"/>
        </w:rPr>
      </w:pPr>
      <w:bookmarkStart w:id="6406" w:name="_Ref42174288"/>
      <w:bookmarkStart w:id="6407" w:name="_Ref42174282"/>
      <w:ins w:id="6408" w:author="Arthur Parmentier" w:date="2020-06-04T14:44:00Z">
        <w:r w:rsidRPr="007C437A">
          <w:t xml:space="preserve">Figure </w:t>
        </w:r>
        <w:r w:rsidRPr="007C437A">
          <w:rPr>
            <w:rPrChange w:id="6409" w:author="Arthur Parmentier" w:date="2020-06-07T15:27:00Z">
              <w:rPr/>
            </w:rPrChange>
          </w:rPr>
          <w:fldChar w:fldCharType="begin"/>
        </w:r>
        <w:r w:rsidRPr="007C437A">
          <w:instrText xml:space="preserve"> SEQ Figure \* ARABIC </w:instrText>
        </w:r>
      </w:ins>
      <w:r w:rsidRPr="007C437A">
        <w:rPr>
          <w:rPrChange w:id="6410" w:author="Arthur Parmentier" w:date="2020-06-07T15:27:00Z">
            <w:rPr/>
          </w:rPrChange>
        </w:rPr>
        <w:fldChar w:fldCharType="separate"/>
      </w:r>
      <w:ins w:id="6411" w:author="Arthur Parmentier" w:date="2020-06-05T21:05:00Z">
        <w:r w:rsidR="001C2AA6" w:rsidRPr="007C437A">
          <w:rPr>
            <w:rPrChange w:id="6412" w:author="Arthur Parmentier" w:date="2020-06-07T15:27:00Z">
              <w:rPr>
                <w:noProof/>
              </w:rPr>
            </w:rPrChange>
          </w:rPr>
          <w:t>10</w:t>
        </w:r>
      </w:ins>
      <w:ins w:id="6413" w:author="Arthur Parmentier" w:date="2020-06-04T14:44:00Z">
        <w:r w:rsidRPr="007C437A">
          <w:rPr>
            <w:rPrChange w:id="6414" w:author="Arthur Parmentier" w:date="2020-06-07T15:27:00Z">
              <w:rPr/>
            </w:rPrChange>
          </w:rPr>
          <w:fldChar w:fldCharType="end"/>
        </w:r>
        <w:bookmarkEnd w:id="6406"/>
        <w:r w:rsidRPr="007C437A">
          <w:t xml:space="preserve"> Max</w:t>
        </w:r>
      </w:ins>
      <w:ins w:id="6415" w:author="Arthur Parmentier" w:date="2020-06-04T15:54:00Z">
        <w:r w:rsidR="009972CC" w:rsidRPr="007C437A">
          <w:t xml:space="preserve"> SP</w:t>
        </w:r>
      </w:ins>
      <w:ins w:id="6416" w:author="Arthur Parmentier" w:date="2020-06-04T14:44:00Z">
        <w:r w:rsidRPr="007C437A">
          <w:t xml:space="preserve"> automat</w:t>
        </w:r>
      </w:ins>
      <w:ins w:id="6417" w:author="Arthur Parmentier" w:date="2020-06-08T01:39:00Z">
        <w:r w:rsidR="00DE0C52">
          <w:t>on</w:t>
        </w:r>
      </w:ins>
      <w:ins w:id="6418" w:author="Arthur Parmentier" w:date="2020-06-04T14:44:00Z">
        <w:r w:rsidRPr="007C437A">
          <w:t xml:space="preserve"> (FSM) GUI</w:t>
        </w:r>
      </w:ins>
      <w:bookmarkEnd w:id="6407"/>
    </w:p>
    <w:p w:rsidR="00541D7C" w:rsidRPr="007C437A" w:rsidRDefault="00541D7C" w:rsidP="00541D7C">
      <w:pPr>
        <w:rPr>
          <w:ins w:id="6419" w:author="Arthur Parmentier" w:date="2020-06-04T14:56:00Z"/>
        </w:rPr>
      </w:pPr>
      <w:ins w:id="6420" w:author="Arthur Parmentier" w:date="2020-06-04T14:47:00Z">
        <w:r w:rsidRPr="007C437A">
          <w:t xml:space="preserve">Yet, the FSM only implements the default SP mode and </w:t>
        </w:r>
      </w:ins>
      <w:ins w:id="6421" w:author="Arthur Parmentier" w:date="2020-06-04T14:48:00Z">
        <w:r w:rsidRPr="007C437A">
          <w:t>although they have a dedicated state, all logic elements are not implemented either</w:t>
        </w:r>
      </w:ins>
      <w:ins w:id="6422" w:author="Arthur Parmentier" w:date="2020-06-04T14:49:00Z">
        <w:r w:rsidRPr="007C437A">
          <w:t xml:space="preserve">, as they introduce a </w:t>
        </w:r>
      </w:ins>
      <w:ins w:id="6423" w:author="Arthur Parmentier" w:date="2020-06-04T14:50:00Z">
        <w:r w:rsidRPr="007C437A">
          <w:t>great level of complexity both in the automata and the interpretation by the device itself.</w:t>
        </w:r>
      </w:ins>
    </w:p>
    <w:p w:rsidR="00947BFF" w:rsidRPr="007C437A" w:rsidRDefault="00947BFF">
      <w:pPr>
        <w:pStyle w:val="Titre4"/>
        <w:rPr>
          <w:ins w:id="6424" w:author="Arthur Parmentier" w:date="2020-06-04T14:50:00Z"/>
          <w:rPrChange w:id="6425" w:author="Arthur Parmentier" w:date="2020-06-07T15:27:00Z">
            <w:rPr>
              <w:ins w:id="6426" w:author="Arthur Parmentier" w:date="2020-06-04T14:50:00Z"/>
            </w:rPr>
          </w:rPrChange>
        </w:rPr>
        <w:pPrChange w:id="6427" w:author="Arthur Parmentier" w:date="2020-06-04T14:56:00Z">
          <w:pPr/>
        </w:pPrChange>
      </w:pPr>
      <w:ins w:id="6428" w:author="Arthur Parmentier" w:date="2020-06-04T14:56:00Z">
        <w:r w:rsidRPr="007C437A">
          <w:rPr>
            <w:rPrChange w:id="6429" w:author="Arthur Parmentier" w:date="2020-06-07T15:27:00Z">
              <w:rPr/>
            </w:rPrChange>
          </w:rPr>
          <w:t>Forming a request to de</w:t>
        </w:r>
      </w:ins>
      <w:ins w:id="6430" w:author="Arthur Parmentier" w:date="2020-06-04T14:57:00Z">
        <w:r w:rsidRPr="007C437A">
          <w:rPr>
            <w:rPrChange w:id="6431" w:author="Arthur Parmentier" w:date="2020-06-07T15:27:00Z">
              <w:rPr/>
            </w:rPrChange>
          </w:rPr>
          <w:t xml:space="preserve">vices </w:t>
        </w:r>
      </w:ins>
      <w:ins w:id="6432" w:author="Arthur Parmentier" w:date="2020-06-04T14:56:00Z">
        <w:r w:rsidRPr="007C437A">
          <w:rPr>
            <w:rPrChange w:id="6433" w:author="Arthur Parmentier" w:date="2020-06-07T15:27:00Z">
              <w:rPr/>
            </w:rPrChange>
          </w:rPr>
          <w:t>from a sequence</w:t>
        </w:r>
      </w:ins>
      <w:ins w:id="6434" w:author="Arthur Parmentier" w:date="2020-06-04T14:57:00Z">
        <w:r w:rsidRPr="007C437A">
          <w:rPr>
            <w:rPrChange w:id="6435" w:author="Arthur Parmentier" w:date="2020-06-07T15:27:00Z">
              <w:rPr/>
            </w:rPrChange>
          </w:rPr>
          <w:t xml:space="preserve"> of signs</w:t>
        </w:r>
      </w:ins>
    </w:p>
    <w:p w:rsidR="00947BFF" w:rsidRPr="007C437A" w:rsidRDefault="00C47018" w:rsidP="00947BFF">
      <w:pPr>
        <w:rPr>
          <w:ins w:id="6436" w:author="Arthur Parmentier" w:date="2020-06-04T15:00:00Z"/>
        </w:rPr>
      </w:pPr>
      <w:ins w:id="6437" w:author="Arthur Parmentier" w:date="2020-06-04T14:58:00Z">
        <w:r w:rsidRPr="007C437A">
          <w:t>For constructing the request messages, I took inspiration from the OSC protocol: at the</w:t>
        </w:r>
      </w:ins>
      <w:ins w:id="6438" w:author="Arthur Parmentier" w:date="2020-06-04T14:59:00Z">
        <w:r w:rsidRPr="007C437A">
          <w:t xml:space="preserve"> output of the automata, requests are sent to the devices with the following rec</w:t>
        </w:r>
      </w:ins>
      <w:ins w:id="6439" w:author="Arthur Parmentier" w:date="2020-06-04T15:00:00Z">
        <w:r w:rsidRPr="007C437A">
          <w:t>ursive forms:</w:t>
        </w:r>
      </w:ins>
    </w:p>
    <w:p w:rsidR="00C47018" w:rsidRPr="007C437A" w:rsidRDefault="00C47018" w:rsidP="00947BFF">
      <w:pPr>
        <w:rPr>
          <w:ins w:id="6440" w:author="Arthur Parmentier" w:date="2020-06-04T15:04:00Z"/>
        </w:rPr>
      </w:pPr>
      <w:ins w:id="6441" w:author="Arthur Parmentier" w:date="2020-06-04T15:00:00Z">
        <w:r w:rsidRPr="007C437A">
          <w:t>/device_name/content/parameter value</w:t>
        </w:r>
      </w:ins>
      <w:ins w:id="6442" w:author="Arthur Parmentier" w:date="2020-06-04T15:01:00Z">
        <w:r w:rsidRPr="007C437A">
          <w:br/>
          <w:t>/device_name/content/parameter/</w:t>
        </w:r>
      </w:ins>
      <w:ins w:id="6443" w:author="Arthur Parmentier" w:date="2020-06-04T15:03:00Z">
        <w:r w:rsidRPr="007C437A">
          <w:t>parameter_of_the</w:t>
        </w:r>
      </w:ins>
      <w:ins w:id="6444" w:author="Arthur Parmentier" w:date="2020-06-04T15:04:00Z">
        <w:r w:rsidRPr="007C437A">
          <w:t>_parameter/…/… value</w:t>
        </w:r>
        <w:r w:rsidR="00CC0516" w:rsidRPr="007C437A">
          <w:t>1 value2 …</w:t>
        </w:r>
      </w:ins>
    </w:p>
    <w:p w:rsidR="00CC0516" w:rsidRPr="007C437A" w:rsidRDefault="009972CC" w:rsidP="00947BFF">
      <w:pPr>
        <w:rPr>
          <w:ins w:id="6445" w:author="Arthur Parmentier" w:date="2020-06-04T15:56:00Z"/>
        </w:rPr>
      </w:pPr>
      <w:ins w:id="6446" w:author="Arthur Parmentier" w:date="2020-06-04T15:51:00Z">
        <w:r w:rsidRPr="007C437A">
          <w:t xml:space="preserve">The way </w:t>
        </w:r>
      </w:ins>
      <w:ins w:id="6447" w:author="Arthur Parmentier" w:date="2020-06-04T15:54:00Z">
        <w:r w:rsidR="00342F3F" w:rsidRPr="007C437A">
          <w:t xml:space="preserve">the request is formed inside the </w:t>
        </w:r>
      </w:ins>
      <w:ins w:id="6448" w:author="Arthur Parmentier" w:date="2020-06-08T01:39:00Z">
        <w:r w:rsidR="00DE0C52">
          <w:t>automaton</w:t>
        </w:r>
      </w:ins>
      <w:ins w:id="6449" w:author="Arthur Parmentier" w:date="2020-06-04T15:54:00Z">
        <w:r w:rsidR="00342F3F" w:rsidRPr="007C437A">
          <w:t xml:space="preserve"> is by collecting each sign</w:t>
        </w:r>
      </w:ins>
      <w:ins w:id="6450" w:author="Arthur Parmentier" w:date="2020-06-04T15:55:00Z">
        <w:r w:rsidR="00342F3F" w:rsidRPr="007C437A">
          <w:t xml:space="preserve"> during the state transitions and assembling them into </w:t>
        </w:r>
      </w:ins>
      <w:ins w:id="6451"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6452" w:author="Arthur Parmentier" w:date="2020-06-04T15:56:00Z"/>
        </w:rPr>
      </w:pPr>
      <w:ins w:id="6453"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6454" w:author="Arthur Parmentier" w:date="2020-06-04T15:57:00Z"/>
        </w:rPr>
      </w:pPr>
      <w:ins w:id="6455" w:author="Arthur Parmentier" w:date="2020-06-04T15:56:00Z">
        <w:r w:rsidRPr="007C437A">
          <w:t>At the first level</w:t>
        </w:r>
      </w:ins>
      <w:ins w:id="6456" w:author="Arthur Parmentier" w:date="2020-06-04T15:57:00Z">
        <w:r w:rsidRPr="007C437A">
          <w:t>, the index of the request</w:t>
        </w:r>
      </w:ins>
    </w:p>
    <w:p w:rsidR="00342F3F" w:rsidRPr="007C437A" w:rsidRDefault="00342F3F" w:rsidP="00342F3F">
      <w:pPr>
        <w:pStyle w:val="Paragraphedeliste"/>
        <w:numPr>
          <w:ilvl w:val="2"/>
          <w:numId w:val="41"/>
        </w:numPr>
        <w:rPr>
          <w:ins w:id="6457" w:author="Arthur Parmentier" w:date="2020-06-04T15:57:00Z"/>
        </w:rPr>
      </w:pPr>
      <w:ins w:id="6458"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6459" w:author="Arthur Parmentier" w:date="2020-06-04T15:57:00Z"/>
        </w:rPr>
      </w:pPr>
      <w:ins w:id="6460" w:author="Arthur Parmentier" w:date="2020-06-04T15:57:00Z">
        <w:r w:rsidRPr="007C437A">
          <w:t>At the third level, the name of the contents</w:t>
        </w:r>
      </w:ins>
    </w:p>
    <w:p w:rsidR="00342F3F" w:rsidRPr="007C437A" w:rsidRDefault="00342F3F" w:rsidP="00342F3F">
      <w:pPr>
        <w:pStyle w:val="Paragraphedeliste"/>
        <w:numPr>
          <w:ilvl w:val="4"/>
          <w:numId w:val="41"/>
        </w:numPr>
        <w:rPr>
          <w:ins w:id="6461" w:author="Arthur Parmentier" w:date="2020-06-04T15:57:00Z"/>
        </w:rPr>
      </w:pPr>
      <w:ins w:id="6462"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6463" w:author="Arthur Parmentier" w:date="2020-06-04T15:58:00Z"/>
        </w:rPr>
      </w:pPr>
      <w:ins w:id="6464" w:author="Arthur Parmentier" w:date="2020-06-04T16:00:00Z">
        <w:r w:rsidRPr="007C437A">
          <w:rPr>
            <w:noProof/>
            <w:rPrChange w:id="6465" w:author="Arthur Parmentier" w:date="2020-06-07T15:27:00Z">
              <w:rPr>
                <w:noProof/>
              </w:rPr>
            </w:rPrChange>
          </w:rPr>
          <w:lastRenderedPageBreak/>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181E82" w:rsidRPr="00910A67" w:rsidRDefault="00181E82">
                              <w:pPr>
                                <w:pStyle w:val="Lgende"/>
                                <w:rPr>
                                  <w:noProof/>
                                </w:rPr>
                                <w:pPrChange w:id="6466" w:author="Arthur Parmentier" w:date="2020-06-04T16:00:00Z">
                                  <w:pPr>
                                    <w:pStyle w:val="Paragraphedeliste"/>
                                    <w:numPr>
                                      <w:ilvl w:val="5"/>
                                      <w:numId w:val="41"/>
                                    </w:numPr>
                                    <w:ind w:left="4320" w:hanging="360"/>
                                  </w:pPr>
                                </w:pPrChange>
                              </w:pPr>
                              <w:ins w:id="6467" w:author="Arthur Parmentier" w:date="2020-06-04T16:00:00Z">
                                <w:r>
                                  <w:t xml:space="preserve">Figure </w:t>
                                </w:r>
                                <w:r>
                                  <w:fldChar w:fldCharType="begin"/>
                                </w:r>
                                <w:r>
                                  <w:instrText xml:space="preserve"> SEQ Figure \* ARABIC </w:instrText>
                                </w:r>
                              </w:ins>
                              <w:r>
                                <w:fldChar w:fldCharType="separate"/>
                              </w:r>
                              <w:ins w:id="6468" w:author="Arthur Parmentier" w:date="2020-06-05T21:05:00Z">
                                <w:r>
                                  <w:rPr>
                                    <w:noProof/>
                                  </w:rPr>
                                  <w:t>11</w:t>
                                </w:r>
                              </w:ins>
                              <w:ins w:id="6469"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181E82" w:rsidRPr="00910A67" w:rsidRDefault="00181E82">
                        <w:pPr>
                          <w:pStyle w:val="Lgende"/>
                          <w:rPr>
                            <w:noProof/>
                          </w:rPr>
                          <w:pPrChange w:id="6470" w:author="Arthur Parmentier" w:date="2020-06-04T16:00:00Z">
                            <w:pPr>
                              <w:pStyle w:val="Paragraphedeliste"/>
                              <w:numPr>
                                <w:ilvl w:val="5"/>
                                <w:numId w:val="41"/>
                              </w:numPr>
                              <w:ind w:left="4320" w:hanging="360"/>
                            </w:pPr>
                          </w:pPrChange>
                        </w:pPr>
                        <w:ins w:id="6471" w:author="Arthur Parmentier" w:date="2020-06-04T16:00:00Z">
                          <w:r>
                            <w:t xml:space="preserve">Figure </w:t>
                          </w:r>
                          <w:r>
                            <w:fldChar w:fldCharType="begin"/>
                          </w:r>
                          <w:r>
                            <w:instrText xml:space="preserve"> SEQ Figure \* ARABIC </w:instrText>
                          </w:r>
                        </w:ins>
                        <w:r>
                          <w:fldChar w:fldCharType="separate"/>
                        </w:r>
                        <w:ins w:id="6472" w:author="Arthur Parmentier" w:date="2020-06-05T21:05:00Z">
                          <w:r>
                            <w:rPr>
                              <w:noProof/>
                            </w:rPr>
                            <w:t>11</w:t>
                          </w:r>
                        </w:ins>
                        <w:ins w:id="6473" w:author="Arthur Parmentier" w:date="2020-06-04T16:00:00Z">
                          <w:r>
                            <w:fldChar w:fldCharType="end"/>
                          </w:r>
                          <w:r>
                            <w:t xml:space="preserve"> Representation of the request object inside Max</w:t>
                          </w:r>
                        </w:ins>
                      </w:p>
                    </w:txbxContent>
                  </v:textbox>
                  <w10:wrap type="topAndBottom"/>
                </v:shape>
              </w:pict>
            </mc:Fallback>
          </mc:AlternateContent>
        </w:r>
      </w:ins>
      <w:ins w:id="6474" w:author="Arthur Parmentier" w:date="2020-06-04T15:59:00Z">
        <w:r w:rsidRPr="007C437A">
          <w:rPr>
            <w:noProof/>
            <w:rPrChange w:id="6475"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6476"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6477" w:author="Arthur Parmentier" w:date="2020-06-04T16:01:00Z"/>
        </w:rPr>
      </w:pPr>
      <w:ins w:id="6478"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6479" w:author="Arthur Parmentier" w:date="2020-06-04T16:02:00Z"/>
        </w:rPr>
      </w:pPr>
      <w:ins w:id="6480" w:author="Arthur Parmentier" w:date="2020-06-04T16:01:00Z">
        <w:r w:rsidRPr="007C437A">
          <w:t xml:space="preserve">The “reverse distribution” object </w:t>
        </w:r>
      </w:ins>
      <w:ins w:id="6481" w:author="Arthur Parmentier" w:date="2020-06-04T16:02:00Z">
        <w:r w:rsidRPr="007C437A">
          <w:t>that stores for each content, what device is playing it with what parameters.</w:t>
        </w:r>
      </w:ins>
    </w:p>
    <w:p w:rsidR="00342F3F" w:rsidRPr="007C437A" w:rsidRDefault="00342F3F" w:rsidP="00342F3F">
      <w:pPr>
        <w:rPr>
          <w:ins w:id="6482" w:author="Arthur Parmentier" w:date="2020-06-04T16:04:00Z"/>
        </w:rPr>
      </w:pPr>
      <w:ins w:id="6483" w:author="Arthur Parmentier" w:date="2020-06-04T16:02:00Z">
        <w:r w:rsidRPr="007C437A">
          <w:t>For convenience, I also use inter</w:t>
        </w:r>
      </w:ins>
      <w:ins w:id="6484" w:author="Arthur Parmentier" w:date="2020-06-04T16:03:00Z">
        <w:r w:rsidRPr="007C437A">
          <w:t>mediate objects that store specific types of signs (the “who”, “what” arrays) in the parsing proc</w:t>
        </w:r>
      </w:ins>
      <w:ins w:id="6485" w:author="Arthur Parmentier" w:date="2020-06-04T16:04:00Z">
        <w:r w:rsidRPr="007C437A">
          <w:t>ess</w:t>
        </w:r>
      </w:ins>
      <w:ins w:id="6486" w:author="Arthur Parmentier" w:date="2020-06-04T16:03:00Z">
        <w:r w:rsidRPr="007C437A">
          <w:t>.</w:t>
        </w:r>
      </w:ins>
    </w:p>
    <w:p w:rsidR="00342F3F" w:rsidRPr="007C437A" w:rsidRDefault="00342F3F" w:rsidP="00342F3F">
      <w:pPr>
        <w:rPr>
          <w:ins w:id="6487" w:author="Arthur Parmentier" w:date="2020-06-04T16:06:00Z"/>
        </w:rPr>
      </w:pPr>
      <w:ins w:id="6488" w:author="Arthur Parmentier" w:date="2020-06-04T16:04:00Z">
        <w:r w:rsidRPr="007C437A">
          <w:t xml:space="preserve">Finally, the “group” object </w:t>
        </w:r>
        <w:r w:rsidR="00071EE1" w:rsidRPr="007C437A">
          <w:t xml:space="preserve">defines and store all the groups of the performance and the </w:t>
        </w:r>
      </w:ins>
      <w:ins w:id="6489" w:author="Arthur Parmentier" w:date="2020-06-04T16:05:00Z">
        <w:r w:rsidR="00071EE1" w:rsidRPr="007C437A">
          <w:t xml:space="preserve">“defaults” object stores default values for certain parameters. Both can be used to adapt the parsing to </w:t>
        </w:r>
      </w:ins>
      <w:ins w:id="6490" w:author="Arthur Parmentier" w:date="2020-06-04T16:06:00Z">
        <w:r w:rsidR="00E24837" w:rsidRPr="007C437A">
          <w:t xml:space="preserve">specific </w:t>
        </w:r>
      </w:ins>
      <w:ins w:id="6491" w:author="Arthur Parmentier" w:date="2020-06-04T16:05:00Z">
        <w:r w:rsidR="00071EE1" w:rsidRPr="007C437A">
          <w:t>p</w:t>
        </w:r>
      </w:ins>
      <w:ins w:id="6492" w:author="Arthur Parmentier" w:date="2020-06-04T16:06:00Z">
        <w:r w:rsidR="00071EE1" w:rsidRPr="007C437A">
          <w:t>erformance situation, in analogy with the default parameters and the conventional groups in SP.</w:t>
        </w:r>
      </w:ins>
    </w:p>
    <w:p w:rsidR="00117172" w:rsidRPr="007C437A" w:rsidRDefault="00117172">
      <w:pPr>
        <w:keepNext/>
        <w:rPr>
          <w:ins w:id="6493" w:author="Arthur Parmentier" w:date="2020-06-04T16:08:00Z"/>
        </w:rPr>
        <w:pPrChange w:id="6494" w:author="Arthur Parmentier" w:date="2020-06-04T16:08:00Z">
          <w:pPr/>
        </w:pPrChange>
      </w:pPr>
      <w:ins w:id="6495" w:author="Arthur Parmentier" w:date="2020-06-04T16:07:00Z">
        <w:r w:rsidRPr="007C437A">
          <w:rPr>
            <w:noProof/>
            <w:rPrChange w:id="6496"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6497" w:author="Arthur Parmentier" w:date="2020-06-04T16:08:00Z"/>
        </w:rPr>
      </w:pPr>
      <w:ins w:id="6498" w:author="Arthur Parmentier" w:date="2020-06-04T16:08:00Z">
        <w:r w:rsidRPr="007C437A">
          <w:t xml:space="preserve">Figure </w:t>
        </w:r>
        <w:r w:rsidRPr="007C437A">
          <w:rPr>
            <w:rPrChange w:id="6499" w:author="Arthur Parmentier" w:date="2020-06-07T15:27:00Z">
              <w:rPr/>
            </w:rPrChange>
          </w:rPr>
          <w:fldChar w:fldCharType="begin"/>
        </w:r>
        <w:r w:rsidRPr="007C437A">
          <w:instrText xml:space="preserve"> SEQ Figure \* ARABIC </w:instrText>
        </w:r>
      </w:ins>
      <w:r w:rsidRPr="007C437A">
        <w:rPr>
          <w:rPrChange w:id="6500" w:author="Arthur Parmentier" w:date="2020-06-07T15:27:00Z">
            <w:rPr/>
          </w:rPrChange>
        </w:rPr>
        <w:fldChar w:fldCharType="separate"/>
      </w:r>
      <w:ins w:id="6501" w:author="Arthur Parmentier" w:date="2020-06-05T21:05:00Z">
        <w:r w:rsidR="001C2AA6" w:rsidRPr="007C437A">
          <w:rPr>
            <w:rPrChange w:id="6502" w:author="Arthur Parmentier" w:date="2020-06-07T15:27:00Z">
              <w:rPr>
                <w:noProof/>
              </w:rPr>
            </w:rPrChange>
          </w:rPr>
          <w:t>12</w:t>
        </w:r>
      </w:ins>
      <w:ins w:id="6503" w:author="Arthur Parmentier" w:date="2020-06-04T16:08:00Z">
        <w:r w:rsidRPr="007C437A">
          <w:rPr>
            <w:rPrChange w:id="6504" w:author="Arthur Parmentier" w:date="2020-06-07T15:27:00Z">
              <w:rPr/>
            </w:rPrChange>
          </w:rPr>
          <w:fldChar w:fldCharType="end"/>
        </w:r>
        <w:r w:rsidRPr="007C437A">
          <w:t xml:space="preserve"> Capture of the </w:t>
        </w:r>
      </w:ins>
      <w:ins w:id="6505" w:author="Arthur Parmentier" w:date="2020-06-08T01:39:00Z">
        <w:r w:rsidR="00DE0C52">
          <w:t>automaton</w:t>
        </w:r>
      </w:ins>
      <w:ins w:id="6506" w:author="Arthur Parmentier" w:date="2020-06-04T16:08:00Z">
        <w:r w:rsidRPr="007C437A">
          <w:t xml:space="preserve"> debug and convenience panels, where the user can take a look in each object internally use by the </w:t>
        </w:r>
      </w:ins>
      <w:ins w:id="6507" w:author="Arthur Parmentier" w:date="2020-06-08T01:39:00Z">
        <w:r w:rsidR="00DE0C52">
          <w:t>automaton</w:t>
        </w:r>
      </w:ins>
      <w:ins w:id="6508" w:author="Arthur Parmentier" w:date="2020-06-04T16:08:00Z">
        <w:r w:rsidRPr="007C437A">
          <w:t xml:space="preserve"> and send messages for testing or debug.</w:t>
        </w:r>
      </w:ins>
    </w:p>
    <w:p w:rsidR="00117172" w:rsidRPr="007C437A" w:rsidRDefault="00117172" w:rsidP="00117172">
      <w:pPr>
        <w:rPr>
          <w:ins w:id="6509" w:author="Arthur Parmentier" w:date="2020-06-04T16:12:00Z"/>
        </w:rPr>
      </w:pPr>
      <w:ins w:id="6510" w:author="Arthur Parmentier" w:date="2020-06-04T16:08:00Z">
        <w:r w:rsidRPr="007C437A">
          <w:lastRenderedPageBreak/>
          <w:t xml:space="preserve">The </w:t>
        </w:r>
      </w:ins>
      <w:ins w:id="6511" w:author="Arthur Parmentier" w:date="2020-06-04T16:11:00Z">
        <w:r w:rsidRPr="007C437A">
          <w:t xml:space="preserve">details of the </w:t>
        </w:r>
      </w:ins>
      <w:ins w:id="6512" w:author="Arthur Parmentier" w:date="2020-06-04T16:08:00Z">
        <w:r w:rsidRPr="007C437A">
          <w:t xml:space="preserve">internal mechanisms of the </w:t>
        </w:r>
      </w:ins>
      <w:ins w:id="6513" w:author="Arthur Parmentier" w:date="2020-06-08T01:39:00Z">
        <w:r w:rsidR="00DE0C52">
          <w:t>automaton</w:t>
        </w:r>
      </w:ins>
      <w:ins w:id="6514" w:author="Arthur Parmentier" w:date="2020-06-04T16:09:00Z">
        <w:r w:rsidRPr="007C437A">
          <w:t xml:space="preserve"> and the operations it makes on those objects are not described in this report because of the</w:t>
        </w:r>
      </w:ins>
      <w:ins w:id="6515" w:author="Arthur Parmentier" w:date="2020-06-04T16:10:00Z">
        <w:r w:rsidRPr="007C437A">
          <w:t xml:space="preserve"> complexity of their description in written English; they are available to the programmer by look</w:t>
        </w:r>
      </w:ins>
      <w:ins w:id="6516" w:author="Arthur Parmentier" w:date="2020-06-04T16:11:00Z">
        <w:r w:rsidRPr="007C437A">
          <w:t xml:space="preserve">ing at the </w:t>
        </w:r>
      </w:ins>
      <w:ins w:id="6517" w:author="Arthur Parmentier" w:date="2020-06-08T01:39:00Z">
        <w:r w:rsidR="00DE0C52">
          <w:t>automaton</w:t>
        </w:r>
      </w:ins>
      <w:ins w:id="6518" w:author="Arthur Parmentier" w:date="2020-06-04T16:11:00Z">
        <w:r w:rsidRPr="007C437A">
          <w:t>.js file that implements those mechanisms.</w:t>
        </w:r>
      </w:ins>
    </w:p>
    <w:p w:rsidR="00D92437" w:rsidRPr="007C437A" w:rsidRDefault="00D92437" w:rsidP="00117172">
      <w:pPr>
        <w:rPr>
          <w:ins w:id="6519" w:author="Arthur Parmentier" w:date="2020-06-04T16:13:00Z"/>
        </w:rPr>
      </w:pPr>
      <w:ins w:id="6520" w:author="Arthur Parmentier" w:date="2020-06-04T16:12:00Z">
        <w:r w:rsidRPr="007C437A">
          <w:t>However, there are specific</w:t>
        </w:r>
      </w:ins>
      <w:ins w:id="6521"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6522" w:author="Arthur Parmentier" w:date="2020-06-04T16:25:00Z"/>
        </w:rPr>
      </w:pPr>
      <w:ins w:id="6523"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6524" w:author="Arthur Parmentier" w:date="2020-06-04T21:46:00Z"/>
        </w:rPr>
      </w:pPr>
      <w:ins w:id="6525" w:author="Arthur Parmentier" w:date="2020-06-04T21:43:00Z">
        <w:r w:rsidRPr="007C437A">
          <w:t>“</w:t>
        </w:r>
      </w:ins>
      <w:ins w:id="6526" w:author="Arthur Parmentier" w:date="2020-06-04T16:26:00Z">
        <w:r w:rsidR="00A94972" w:rsidRPr="007C437A">
          <w:t>Play</w:t>
        </w:r>
      </w:ins>
      <w:ins w:id="6527" w:author="Arthur Parmentier" w:date="2020-06-04T21:43:00Z">
        <w:r w:rsidRPr="007C437A">
          <w:t>”,</w:t>
        </w:r>
      </w:ins>
      <w:ins w:id="6528" w:author="Arthur Parmentier" w:date="2020-06-04T16:26:00Z">
        <w:r w:rsidR="00A94972" w:rsidRPr="007C437A">
          <w:t xml:space="preserve"> </w:t>
        </w:r>
      </w:ins>
      <w:ins w:id="6529" w:author="Arthur Parmentier" w:date="2020-06-04T21:43:00Z">
        <w:r w:rsidRPr="007C437A">
          <w:t>“s</w:t>
        </w:r>
      </w:ins>
      <w:ins w:id="6530" w:author="Arthur Parmentier" w:date="2020-06-04T16:26:00Z">
        <w:r w:rsidR="00A94972" w:rsidRPr="007C437A">
          <w:t>lowly enter</w:t>
        </w:r>
      </w:ins>
      <w:ins w:id="6531" w:author="Arthur Parmentier" w:date="2020-06-04T21:43:00Z">
        <w:r w:rsidRPr="007C437A">
          <w:t>”:</w:t>
        </w:r>
      </w:ins>
      <w:ins w:id="6532" w:author="Arthur Parmentier" w:date="2020-06-04T16:26:00Z">
        <w:r w:rsidR="00A94972" w:rsidRPr="007C437A">
          <w:t xml:space="preserve"> </w:t>
        </w:r>
      </w:ins>
      <w:ins w:id="6533" w:author="Arthur Parmentier" w:date="2020-06-04T21:45:00Z">
        <w:r w:rsidRPr="007C437A">
          <w:t>from the conceptual opposition between immediateness and delay</w:t>
        </w:r>
      </w:ins>
      <w:ins w:id="6534" w:author="Arthur Parmentier" w:date="2020-06-04T21:46:00Z">
        <w:r w:rsidRPr="007C437A">
          <w:t xml:space="preserve"> to a continuous parametrization of time</w:t>
        </w:r>
      </w:ins>
    </w:p>
    <w:p w:rsidR="004F69F6" w:rsidRPr="007C437A" w:rsidRDefault="004F69F6" w:rsidP="004F69F6">
      <w:pPr>
        <w:rPr>
          <w:ins w:id="6535" w:author="Arthur Parmentier" w:date="2020-06-04T21:53:00Z"/>
        </w:rPr>
      </w:pPr>
      <w:ins w:id="6536" w:author="Arthur Parmentier" w:date="2020-06-04T21:47:00Z">
        <w:r w:rsidRPr="007C437A">
          <w:t>To def</w:t>
        </w:r>
      </w:ins>
      <w:ins w:id="6537" w:author="Arthur Parmentier" w:date="2020-06-04T21:48:00Z">
        <w:r w:rsidRPr="007C437A">
          <w:t>ine “when” the events must happen in SP, it is very frequent to either use Play for immediate requests and Slowly for anything that needs to be delay</w:t>
        </w:r>
      </w:ins>
      <w:ins w:id="6538" w:author="Arthur Parmentier" w:date="2020-06-04T21:49:00Z">
        <w:r w:rsidRPr="007C437A">
          <w:t>ed (and eventually precise the delay time using “within X seconds”).</w:t>
        </w:r>
      </w:ins>
      <w:ins w:id="6539" w:author="Arthur Parmentier" w:date="2020-06-04T21:50:00Z">
        <w:r w:rsidRPr="007C437A">
          <w:t xml:space="preserve"> This way, there is a clear opposition between im</w:t>
        </w:r>
      </w:ins>
      <w:ins w:id="6540" w:author="Arthur Parmentier" w:date="2020-06-04T21:51:00Z">
        <w:r w:rsidRPr="007C437A">
          <w:t>mediateness and delay, whereas for a computer, there are no such categories but rather a continuous parametrization of time</w:t>
        </w:r>
      </w:ins>
      <w:ins w:id="6541" w:author="Arthur Parmentier" w:date="2020-06-04T21:52:00Z">
        <w:r w:rsidRPr="007C437A">
          <w:t>, such that it is possible to synchronize events very precisely and define timing in ways much more complex than the immediate versus delayed dichotomy that is relevan</w:t>
        </w:r>
      </w:ins>
      <w:ins w:id="6542" w:author="Arthur Parmentier" w:date="2020-06-04T21:53:00Z">
        <w:r w:rsidRPr="007C437A">
          <w:t>t for human performers.</w:t>
        </w:r>
      </w:ins>
    </w:p>
    <w:p w:rsidR="00046C87" w:rsidRPr="007C437A" w:rsidRDefault="001E11AE" w:rsidP="004F69F6">
      <w:pPr>
        <w:rPr>
          <w:ins w:id="6543" w:author="Arthur Parmentier" w:date="2020-06-04T22:13:00Z"/>
        </w:rPr>
      </w:pPr>
      <w:ins w:id="6544" w:author="Arthur Parmentier" w:date="2020-06-04T21:53:00Z">
        <w:r w:rsidRPr="007C437A">
          <w:t>I think that conceptually, using machines in SP bring</w:t>
        </w:r>
      </w:ins>
      <w:ins w:id="6545" w:author="Arthur Parmentier" w:date="2020-06-04T21:54:00Z">
        <w:r w:rsidRPr="007C437A">
          <w:t>s</w:t>
        </w:r>
      </w:ins>
      <w:ins w:id="6546" w:author="Arthur Parmentier" w:date="2020-06-04T21:53:00Z">
        <w:r w:rsidRPr="007C437A">
          <w:t xml:space="preserve"> new ways of thinking </w:t>
        </w:r>
      </w:ins>
      <w:ins w:id="6547" w:author="Arthur Parmentier" w:date="2020-06-04T21:54:00Z">
        <w:r w:rsidRPr="007C437A">
          <w:t xml:space="preserve">and working with </w:t>
        </w:r>
      </w:ins>
      <w:ins w:id="6548" w:author="Arthur Parmentier" w:date="2020-06-04T21:53:00Z">
        <w:r w:rsidRPr="007C437A">
          <w:t>time in SP</w:t>
        </w:r>
      </w:ins>
      <w:ins w:id="6549" w:author="Arthur Parmentier" w:date="2020-06-04T21:54:00Z">
        <w:r w:rsidRPr="007C437A">
          <w:t xml:space="preserve">. Because I am not an expert </w:t>
        </w:r>
      </w:ins>
      <w:ins w:id="6550" w:author="Arthur Parmentier" w:date="2020-06-04T22:00:00Z">
        <w:r w:rsidR="00046C87" w:rsidRPr="007C437A">
          <w:t xml:space="preserve">on </w:t>
        </w:r>
      </w:ins>
      <w:ins w:id="6551" w:author="Arthur Parmentier" w:date="2020-06-04T21:54:00Z">
        <w:r w:rsidRPr="007C437A">
          <w:t xml:space="preserve">that </w:t>
        </w:r>
      </w:ins>
      <w:ins w:id="6552" w:author="Arthur Parmentier" w:date="2020-06-04T22:00:00Z">
        <w:r w:rsidR="00046C87" w:rsidRPr="007C437A">
          <w:t>side</w:t>
        </w:r>
      </w:ins>
      <w:ins w:id="6553" w:author="Arthur Parmentier" w:date="2020-06-04T21:54:00Z">
        <w:r w:rsidRPr="007C437A">
          <w:t xml:space="preserve"> of SP, I am not sure whether </w:t>
        </w:r>
      </w:ins>
      <w:ins w:id="6554" w:author="Arthur Parmentier" w:date="2020-06-04T21:55:00Z">
        <w:r w:rsidRPr="007C437A">
          <w:t xml:space="preserve">there are already signs </w:t>
        </w:r>
      </w:ins>
      <w:ins w:id="6555" w:author="Arthur Parmentier" w:date="2020-06-04T21:56:00Z">
        <w:r w:rsidRPr="007C437A">
          <w:t xml:space="preserve">for working with time </w:t>
        </w:r>
      </w:ins>
      <w:ins w:id="6556" w:author="Arthur Parmentier" w:date="2020-06-04T21:57:00Z">
        <w:r w:rsidRPr="007C437A">
          <w:t xml:space="preserve">at the precision and parametrization of </w:t>
        </w:r>
      </w:ins>
      <w:ins w:id="6557" w:author="Arthur Parmentier" w:date="2020-06-04T21:56:00Z">
        <w:r w:rsidRPr="007C437A">
          <w:t>machines</w:t>
        </w:r>
      </w:ins>
      <w:ins w:id="6558" w:author="Arthur Parmentier" w:date="2020-06-04T22:02:00Z">
        <w:r w:rsidR="00A15169" w:rsidRPr="007C437A">
          <w:t xml:space="preserve"> (absolute timing, relative timing, continuous parame</w:t>
        </w:r>
      </w:ins>
      <w:ins w:id="6559" w:author="Arthur Parmentier" w:date="2020-06-04T22:03:00Z">
        <w:r w:rsidR="00A15169" w:rsidRPr="007C437A">
          <w:t>trization of time</w:t>
        </w:r>
        <w:r w:rsidR="000223A2" w:rsidRPr="007C437A">
          <w:t xml:space="preserve"> at the very low or very large scale…)</w:t>
        </w:r>
      </w:ins>
      <w:ins w:id="6560" w:author="Arthur Parmentier" w:date="2020-06-04T21:56:00Z">
        <w:r w:rsidRPr="007C437A">
          <w:t xml:space="preserve"> but </w:t>
        </w:r>
      </w:ins>
      <w:ins w:id="6561" w:author="Arthur Parmentier" w:date="2020-06-04T21:57:00Z">
        <w:r w:rsidRPr="007C437A">
          <w:t xml:space="preserve">I have never </w:t>
        </w:r>
        <w:r w:rsidR="00046C87" w:rsidRPr="007C437A">
          <w:t>experienced</w:t>
        </w:r>
        <w:r w:rsidRPr="007C437A">
          <w:t xml:space="preserve"> such signs</w:t>
        </w:r>
      </w:ins>
      <w:ins w:id="6562" w:author="Arthur Parmentier" w:date="2020-06-04T22:02:00Z">
        <w:r w:rsidR="00A15169" w:rsidRPr="007C437A">
          <w:t>.</w:t>
        </w:r>
      </w:ins>
      <w:ins w:id="6563" w:author="Arthur Parmentier" w:date="2020-06-04T22:09:00Z">
        <w:r w:rsidR="00326669" w:rsidRPr="007C437A">
          <w:t xml:space="preserve"> Of course, precision or parametrization is often not wanted in SP where the interest lies in the </w:t>
        </w:r>
      </w:ins>
      <w:ins w:id="6564" w:author="Arthur Parmentier" w:date="2020-06-04T22:10:00Z">
        <w:r w:rsidR="00326669" w:rsidRPr="007C437A">
          <w:t>liberty that a performer has in his propositions. However, with machines, fine descriptions of time are often relevant and allow for a wide variety of results (</w:t>
        </w:r>
      </w:ins>
      <w:ins w:id="6565" w:author="Arthur Parmentier" w:date="2020-06-04T22:11:00Z">
        <w:r w:rsidR="00326669" w:rsidRPr="007C437A">
          <w:t xml:space="preserve">think about signal processing, effects…). I find the idea of requesting a computer to delay </w:t>
        </w:r>
      </w:ins>
      <w:ins w:id="6566"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6567" w:author="Arthur Parmentier" w:date="2020-06-04T22:13:00Z">
        <w:r w:rsidR="00326669" w:rsidRPr="007C437A">
          <w:t xml:space="preserve"> the use of such technologies.</w:t>
        </w:r>
      </w:ins>
    </w:p>
    <w:p w:rsidR="00A94972" w:rsidRPr="007C437A" w:rsidRDefault="000F7B62" w:rsidP="003B0646">
      <w:pPr>
        <w:pStyle w:val="Titre5"/>
        <w:rPr>
          <w:ins w:id="6568" w:author="Arthur Parmentier" w:date="2020-06-04T23:32:00Z"/>
        </w:rPr>
      </w:pPr>
      <w:ins w:id="6569" w:author="Arthur Parmentier" w:date="2020-06-04T23:54:00Z">
        <w:r w:rsidRPr="007C437A">
          <w:t xml:space="preserve">Content and modifier sharing the same state in the </w:t>
        </w:r>
      </w:ins>
      <w:ins w:id="6570" w:author="Arthur Parmentier" w:date="2020-06-08T01:39:00Z">
        <w:r w:rsidR="00DE0C52">
          <w:t>automaton</w:t>
        </w:r>
      </w:ins>
    </w:p>
    <w:p w:rsidR="003B0646" w:rsidRPr="007C437A" w:rsidRDefault="003B0646" w:rsidP="003B0646">
      <w:pPr>
        <w:rPr>
          <w:ins w:id="6571" w:author="Arthur Parmentier" w:date="2020-06-04T23:46:00Z"/>
        </w:rPr>
      </w:pPr>
      <w:ins w:id="6572" w:author="Arthur Parmentier" w:date="2020-06-04T23:32:00Z">
        <w:r w:rsidRPr="007C437A">
          <w:t xml:space="preserve">Originally, I had separated the state “content” and “content modifier” in my </w:t>
        </w:r>
      </w:ins>
      <w:ins w:id="6573" w:author="Arthur Parmentier" w:date="2020-06-08T01:39:00Z">
        <w:r w:rsidR="00DE0C52">
          <w:t>automaton</w:t>
        </w:r>
      </w:ins>
      <w:ins w:id="6574" w:author="Arthur Parmentier" w:date="2020-06-04T23:32:00Z">
        <w:r w:rsidRPr="007C437A">
          <w:t xml:space="preserve">, before observing that </w:t>
        </w:r>
      </w:ins>
      <w:ins w:id="6575" w:author="Arthur Parmentier" w:date="2020-06-04T23:33:00Z">
        <w:r w:rsidR="003B4A46" w:rsidRPr="007C437A">
          <w:t>after the first request, they shared the same transitions</w:t>
        </w:r>
      </w:ins>
      <w:ins w:id="6576" w:author="Arthur Parmentier" w:date="2020-06-04T23:42:00Z">
        <w:r w:rsidR="003B4A46" w:rsidRPr="007C437A">
          <w:t xml:space="preserve"> </w:t>
        </w:r>
      </w:ins>
      <w:ins w:id="6577"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6578"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6579" w:author="Arthur Parmentier" w:date="2020-06-04T23:53:00Z"/>
        </w:rPr>
      </w:pPr>
      <w:ins w:id="6580" w:author="Arthur Parmentier" w:date="2020-06-04T23:46:00Z">
        <w:r w:rsidRPr="007C437A">
          <w:t>In fact, it is possible to remark that the idea of a content always come with default parameters, such that signing a content is always eq</w:t>
        </w:r>
      </w:ins>
      <w:ins w:id="6581" w:author="Arthur Parmentier" w:date="2020-06-04T23:47:00Z">
        <w:r w:rsidRPr="007C437A">
          <w:t xml:space="preserve">uivalent to signing content + default or open parameters. On the other side, one could push the limits of the “content </w:t>
        </w:r>
      </w:ins>
      <w:ins w:id="6582" w:author="Arthur Parmentier" w:date="2020-06-04T23:48:00Z">
        <w:r w:rsidRPr="007C437A">
          <w:t>modifier” very far, such that one would observe that at the end, the content has totally changed.</w:t>
        </w:r>
      </w:ins>
      <w:ins w:id="6583" w:author="Arthur Parmentier" w:date="2020-06-04T23:49:00Z">
        <w:r w:rsidRPr="007C437A">
          <w:t xml:space="preserve"> It shows that the frontiers or the concept of content and modifiers are very porous, just like we have seen in the theory of concepts previously.</w:t>
        </w:r>
      </w:ins>
      <w:ins w:id="6584" w:author="Arthur Parmentier" w:date="2020-06-04T23:50:00Z">
        <w:r w:rsidRPr="007C437A">
          <w:t xml:space="preserve"> The fact that the content and modifier state</w:t>
        </w:r>
      </w:ins>
      <w:ins w:id="6585" w:author="Arthur Parmentier" w:date="2020-06-04T23:51:00Z">
        <w:r w:rsidRPr="007C437A">
          <w:t xml:space="preserve"> coincide is to me a direct consequence from the porosity of these two concepts that can regroup </w:t>
        </w:r>
      </w:ins>
      <w:ins w:id="6586" w:author="Arthur Parmentier" w:date="2020-06-04T23:52:00Z">
        <w:r w:rsidRPr="007C437A">
          <w:t xml:space="preserve">under the single idea of “content modifier”, whether it is at a fine level </w:t>
        </w:r>
        <w:r w:rsidRPr="007C437A">
          <w:lastRenderedPageBreak/>
          <w:t xml:space="preserve">(subtle changes in volume </w:t>
        </w:r>
      </w:ins>
      <w:ins w:id="6587" w:author="Arthur Parmentier" w:date="2020-06-04T23:53:00Z">
        <w:r w:rsidR="000F7B62" w:rsidRPr="007C437A">
          <w:t>that are close for the human perception</w:t>
        </w:r>
      </w:ins>
      <w:ins w:id="6588" w:author="Arthur Parmentier" w:date="2020-06-04T23:52:00Z">
        <w:r w:rsidRPr="007C437A">
          <w:t xml:space="preserve">) or </w:t>
        </w:r>
      </w:ins>
      <w:ins w:id="6589"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6590" w:author="Arthur Parmentier" w:date="2020-06-05T15:30:00Z"/>
        </w:rPr>
      </w:pPr>
      <w:ins w:id="6591" w:author="Arthur Parmentier" w:date="2020-06-04T23:54:00Z">
        <w:r w:rsidRPr="007C437A">
          <w:t xml:space="preserve">The challenge of </w:t>
        </w:r>
      </w:ins>
      <w:ins w:id="6592" w:author="Arthur Parmentier" w:date="2020-06-05T14:52:00Z">
        <w:r w:rsidR="005557DC" w:rsidRPr="007C437A">
          <w:t>prepositional</w:t>
        </w:r>
      </w:ins>
      <w:ins w:id="6593" w:author="Arthur Parmentier" w:date="2020-06-04T23:55:00Z">
        <w:r w:rsidRPr="007C437A">
          <w:t xml:space="preserve"> elements </w:t>
        </w:r>
      </w:ins>
      <w:ins w:id="6594" w:author="Arthur Parmentier" w:date="2020-06-05T00:19:00Z">
        <w:r w:rsidR="007137A0" w:rsidRPr="007C437A">
          <w:t>unveiling the contextual components of SP</w:t>
        </w:r>
      </w:ins>
    </w:p>
    <w:p w:rsidR="002D025D" w:rsidRPr="007C437A" w:rsidRDefault="002D025D">
      <w:pPr>
        <w:pStyle w:val="Titre6"/>
        <w:rPr>
          <w:ins w:id="6595" w:author="Arthur Parmentier" w:date="2020-06-04T23:55:00Z"/>
          <w:rPrChange w:id="6596" w:author="Arthur Parmentier" w:date="2020-06-07T15:27:00Z">
            <w:rPr>
              <w:ins w:id="6597" w:author="Arthur Parmentier" w:date="2020-06-04T23:55:00Z"/>
            </w:rPr>
          </w:rPrChange>
        </w:rPr>
        <w:pPrChange w:id="6598" w:author="Arthur Parmentier" w:date="2020-06-05T15:30:00Z">
          <w:pPr>
            <w:pStyle w:val="Titre5"/>
          </w:pPr>
        </w:pPrChange>
      </w:pPr>
      <w:ins w:id="6599" w:author="Arthur Parmentier" w:date="2020-06-05T15:31:00Z">
        <w:r w:rsidRPr="007C437A">
          <w:rPr>
            <w:rPrChange w:id="6600" w:author="Arthur Parmentier" w:date="2020-06-07T15:27:00Z">
              <w:rPr>
                <w:b/>
              </w:rPr>
            </w:rPrChange>
          </w:rPr>
          <w:t>“</w:t>
        </w:r>
      </w:ins>
      <w:ins w:id="6601" w:author="Arthur Parmentier" w:date="2020-06-05T15:30:00Z">
        <w:r w:rsidRPr="007C437A">
          <w:rPr>
            <w:rPrChange w:id="6602" w:author="Arthur Parmentier" w:date="2020-06-07T15:27:00Z">
              <w:rPr>
                <w:b/>
              </w:rPr>
            </w:rPrChange>
          </w:rPr>
          <w:t>With</w:t>
        </w:r>
      </w:ins>
      <w:ins w:id="6603" w:author="Arthur Parmentier" w:date="2020-06-05T15:31:00Z">
        <w:r w:rsidRPr="007C437A">
          <w:rPr>
            <w:rPrChange w:id="6604" w:author="Arthur Parmentier" w:date="2020-06-07T15:27:00Z">
              <w:rPr>
                <w:b/>
              </w:rPr>
            </w:rPrChange>
          </w:rPr>
          <w:t>”</w:t>
        </w:r>
      </w:ins>
      <w:ins w:id="6605" w:author="Arthur Parmentier" w:date="2020-06-05T15:30:00Z">
        <w:r w:rsidRPr="007C437A">
          <w:rPr>
            <w:rPrChange w:id="6606" w:author="Arthur Parmentier" w:date="2020-06-07T15:27:00Z">
              <w:rPr>
                <w:b/>
              </w:rPr>
            </w:rPrChange>
          </w:rPr>
          <w:t xml:space="preserve"> + content -&gt; modifier</w:t>
        </w:r>
      </w:ins>
    </w:p>
    <w:p w:rsidR="000F7B62" w:rsidRPr="007C437A" w:rsidRDefault="000F7B62" w:rsidP="000F7B62">
      <w:pPr>
        <w:rPr>
          <w:ins w:id="6607" w:author="Arthur Parmentier" w:date="2020-06-05T15:30:00Z"/>
        </w:rPr>
      </w:pPr>
      <w:ins w:id="6608" w:author="Arthur Parmentier" w:date="2020-06-04T23:55:00Z">
        <w:r w:rsidRPr="007C437A">
          <w:t xml:space="preserve">Adding to the previous remark, we can see that using </w:t>
        </w:r>
      </w:ins>
      <w:ins w:id="6609" w:author="Arthur Parmentier" w:date="2020-06-05T15:11:00Z">
        <w:r w:rsidR="006676C8" w:rsidRPr="007C437A">
          <w:t>prepositional</w:t>
        </w:r>
      </w:ins>
      <w:ins w:id="6610" w:author="Arthur Parmentier" w:date="2020-06-04T23:55:00Z">
        <w:r w:rsidRPr="007C437A">
          <w:t xml:space="preserve"> elements can change </w:t>
        </w:r>
      </w:ins>
      <w:ins w:id="6611" w:author="Arthur Parmentier" w:date="2020-06-05T15:12:00Z">
        <w:r w:rsidR="006676C8" w:rsidRPr="007C437A">
          <w:t>the syntax of the signs. F</w:t>
        </w:r>
      </w:ins>
      <w:ins w:id="6612" w:author="Arthur Parmentier" w:date="2020-06-04T23:56:00Z">
        <w:r w:rsidRPr="007C437A">
          <w:t xml:space="preserve">or </w:t>
        </w:r>
      </w:ins>
      <w:ins w:id="6613" w:author="Arthur Parmentier" w:date="2020-06-05T15:15:00Z">
        <w:r w:rsidR="00AC069B" w:rsidRPr="007C437A">
          <w:t>instance,</w:t>
        </w:r>
      </w:ins>
      <w:ins w:id="6614" w:author="Arthur Parmentier" w:date="2020-06-04T23:56:00Z">
        <w:r w:rsidRPr="007C437A">
          <w:t xml:space="preserve"> in the sentence “whole group, movement with pointillism, slowly enter”</w:t>
        </w:r>
      </w:ins>
      <w:ins w:id="6615" w:author="Arthur Parmentier" w:date="2020-06-05T15:12:00Z">
        <w:r w:rsidR="006676C8" w:rsidRPr="007C437A">
          <w:t xml:space="preserve">, pointillism </w:t>
        </w:r>
      </w:ins>
      <w:ins w:id="6616" w:author="Arthur Parmentier" w:date="2020-06-05T15:13:00Z">
        <w:r w:rsidR="006676C8" w:rsidRPr="007C437A">
          <w:t xml:space="preserve">is a modifier, </w:t>
        </w:r>
      </w:ins>
      <w:ins w:id="6617" w:author="Arthur Parmentier" w:date="2020-06-05T15:15:00Z">
        <w:r w:rsidR="00AC069B" w:rsidRPr="007C437A">
          <w:t>whereas</w:t>
        </w:r>
      </w:ins>
      <w:ins w:id="6618" w:author="Arthur Parmentier" w:date="2020-06-05T15:13:00Z">
        <w:r w:rsidR="006676C8" w:rsidRPr="007C437A">
          <w:t xml:space="preserve"> in the sentence “whole group, pointil</w:t>
        </w:r>
      </w:ins>
      <w:ins w:id="6619" w:author="Arthur Parmentier" w:date="2020-06-05T15:14:00Z">
        <w:r w:rsidR="006676C8" w:rsidRPr="007C437A">
          <w:t>lism, play” it is a content and is often explained as such</w:t>
        </w:r>
      </w:ins>
      <w:ins w:id="6620" w:author="Arthur Parmentier" w:date="2020-06-04T23:57:00Z">
        <w:r w:rsidRPr="007C437A">
          <w:t>.</w:t>
        </w:r>
      </w:ins>
    </w:p>
    <w:p w:rsidR="002D025D" w:rsidRPr="007C437A" w:rsidRDefault="002D025D">
      <w:pPr>
        <w:pStyle w:val="Titre6"/>
        <w:rPr>
          <w:ins w:id="6621" w:author="Arthur Parmentier" w:date="2020-06-05T00:04:00Z"/>
          <w:rPrChange w:id="6622" w:author="Arthur Parmentier" w:date="2020-06-07T15:27:00Z">
            <w:rPr>
              <w:ins w:id="6623" w:author="Arthur Parmentier" w:date="2020-06-05T00:04:00Z"/>
            </w:rPr>
          </w:rPrChange>
        </w:rPr>
        <w:pPrChange w:id="6624" w:author="Arthur Parmentier" w:date="2020-06-05T15:31:00Z">
          <w:pPr/>
        </w:pPrChange>
      </w:pPr>
      <w:ins w:id="6625" w:author="Arthur Parmentier" w:date="2020-06-05T15:31:00Z">
        <w:r w:rsidRPr="007C437A">
          <w:rPr>
            <w:rPrChange w:id="6626" w:author="Arthur Parmentier" w:date="2020-06-07T15:27:00Z">
              <w:rPr>
                <w:b/>
              </w:rPr>
            </w:rPrChange>
          </w:rPr>
          <w:t>Content + “group” -&gt; identifier</w:t>
        </w:r>
      </w:ins>
    </w:p>
    <w:p w:rsidR="00747B7B" w:rsidRPr="007C437A" w:rsidRDefault="002D025D" w:rsidP="000F7B62">
      <w:pPr>
        <w:rPr>
          <w:ins w:id="6627" w:author="Arthur Parmentier" w:date="2020-06-05T00:05:00Z"/>
        </w:rPr>
      </w:pPr>
      <w:ins w:id="6628" w:author="Arthur Parmentier" w:date="2020-06-05T15:30:00Z">
        <w:r w:rsidRPr="007C437A">
          <w:t>Consider</w:t>
        </w:r>
      </w:ins>
      <w:ins w:id="6629"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6630" w:author="Arthur Parmentier" w:date="2020-06-05T00:05:00Z"/>
        </w:rPr>
      </w:pPr>
      <w:ins w:id="6631"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6632" w:author="Arthur Parmentier" w:date="2020-06-05T00:06:00Z"/>
        </w:rPr>
      </w:pPr>
      <w:ins w:id="6633" w:author="Arthur Parmentier" w:date="2020-06-05T00:05:00Z">
        <w:r w:rsidRPr="007C437A">
          <w:t>Second request: “</w:t>
        </w:r>
      </w:ins>
      <w:ins w:id="6634" w:author="Arthur Parmentier" w:date="2020-06-05T00:06:00Z">
        <w:r w:rsidRPr="007C437A">
          <w:t>numerics, long tone, play”</w:t>
        </w:r>
      </w:ins>
    </w:p>
    <w:p w:rsidR="00747B7B" w:rsidRPr="007C437A" w:rsidRDefault="00747B7B" w:rsidP="00747B7B">
      <w:pPr>
        <w:pStyle w:val="Paragraphedeliste"/>
        <w:numPr>
          <w:ilvl w:val="0"/>
          <w:numId w:val="41"/>
        </w:numPr>
        <w:rPr>
          <w:ins w:id="6635" w:author="Arthur Parmentier" w:date="2020-06-05T00:06:00Z"/>
        </w:rPr>
      </w:pPr>
      <w:ins w:id="6636" w:author="Arthur Parmentier" w:date="2020-06-05T00:06:00Z">
        <w:r w:rsidRPr="007C437A">
          <w:t>Third request: “minimalism…”</w:t>
        </w:r>
      </w:ins>
    </w:p>
    <w:p w:rsidR="00376090" w:rsidRPr="007C437A" w:rsidRDefault="00747B7B" w:rsidP="00747B7B">
      <w:pPr>
        <w:rPr>
          <w:ins w:id="6637" w:author="Arthur Parmentier" w:date="2020-06-05T00:15:00Z"/>
        </w:rPr>
      </w:pPr>
      <w:ins w:id="6638" w:author="Arthur Parmentier" w:date="2020-06-05T00:06:00Z">
        <w:r w:rsidRPr="007C437A">
          <w:t xml:space="preserve">At this point, the finite state machine </w:t>
        </w:r>
      </w:ins>
      <w:ins w:id="6639" w:author="Arthur Parmentier" w:date="2020-06-05T15:17:00Z">
        <w:r w:rsidR="00AC069B" w:rsidRPr="007C437A">
          <w:t>cannot</w:t>
        </w:r>
      </w:ins>
      <w:ins w:id="6640" w:author="Arthur Parmentier" w:date="2020-06-05T00:06:00Z">
        <w:r w:rsidRPr="007C437A">
          <w:t xml:space="preserve"> determine whether m</w:t>
        </w:r>
      </w:ins>
      <w:ins w:id="6641" w:author="Arthur Parmentier" w:date="2020-06-05T00:07:00Z">
        <w:r w:rsidRPr="007C437A">
          <w:t>inimalism is part of the broad identifier “minimalism group” or if it is a content for the identifier “numerics”.</w:t>
        </w:r>
      </w:ins>
      <w:ins w:id="6642" w:author="Arthur Parmentier" w:date="2020-06-05T00:08:00Z">
        <w:r w:rsidR="007D1E32" w:rsidRPr="007C437A">
          <w:t xml:space="preserve"> </w:t>
        </w:r>
      </w:ins>
      <w:ins w:id="6643" w:author="Arthur Parmentier" w:date="2020-06-05T15:16:00Z">
        <w:r w:rsidR="00AC069B" w:rsidRPr="007C437A">
          <w:t xml:space="preserve">To parse the </w:t>
        </w:r>
      </w:ins>
      <w:ins w:id="6644" w:author="Arthur Parmentier" w:date="2020-06-05T19:22:00Z">
        <w:r w:rsidR="000E299B" w:rsidRPr="007C437A">
          <w:t>syntactic</w:t>
        </w:r>
      </w:ins>
      <w:ins w:id="6645" w:author="Arthur Parmentier" w:date="2020-06-05T15:16:00Z">
        <w:r w:rsidR="00AC069B" w:rsidRPr="007C437A">
          <w:t xml:space="preserve"> role of “minimalism”, we therefore </w:t>
        </w:r>
      </w:ins>
      <w:ins w:id="6646" w:author="Arthur Parmentier" w:date="2020-06-05T15:17:00Z">
        <w:r w:rsidR="00AC069B" w:rsidRPr="007C437A">
          <w:t>must</w:t>
        </w:r>
      </w:ins>
      <w:ins w:id="6647" w:author="Arthur Parmentier" w:date="2020-06-05T15:16:00Z">
        <w:r w:rsidR="00AC069B" w:rsidRPr="007C437A">
          <w:t xml:space="preserve"> know more about its context</w:t>
        </w:r>
      </w:ins>
      <w:ins w:id="6648" w:author="Arthur Parmentier" w:date="2020-06-05T15:17:00Z">
        <w:r w:rsidR="00AC069B" w:rsidRPr="007C437A">
          <w:t xml:space="preserve">, i.e. what precedes it and what follows it. </w:t>
        </w:r>
      </w:ins>
    </w:p>
    <w:p w:rsidR="00376090" w:rsidRPr="007C437A" w:rsidRDefault="00376090" w:rsidP="00747B7B">
      <w:pPr>
        <w:rPr>
          <w:ins w:id="6649" w:author="Arthur Parmentier" w:date="2020-06-05T00:15:00Z"/>
        </w:rPr>
      </w:pPr>
      <w:ins w:id="6650" w:author="Arthur Parmentier" w:date="2020-06-05T00:15:00Z">
        <w:r w:rsidRPr="007C437A">
          <w:t xml:space="preserve">The </w:t>
        </w:r>
      </w:ins>
      <w:ins w:id="6651" w:author="Arthur Parmentier" w:date="2020-06-05T15:18:00Z">
        <w:r w:rsidR="00AC069B" w:rsidRPr="007C437A">
          <w:t xml:space="preserve">action of “group” after a content </w:t>
        </w:r>
      </w:ins>
      <w:ins w:id="6652" w:author="Arthur Parmentier" w:date="2020-06-05T15:19:00Z">
        <w:r w:rsidR="00AC069B" w:rsidRPr="007C437A">
          <w:t>can be summarize in the following grammar rule:</w:t>
        </w:r>
      </w:ins>
    </w:p>
    <w:p w:rsidR="00376090" w:rsidRPr="007C437A" w:rsidRDefault="00376090" w:rsidP="00747B7B">
      <w:pPr>
        <w:rPr>
          <w:ins w:id="6653" w:author="Arthur Parmentier" w:date="2020-06-05T15:31:00Z"/>
        </w:rPr>
      </w:pPr>
      <w:ins w:id="6654" w:author="Arthur Parmentier" w:date="2020-06-05T00:16:00Z">
        <w:r w:rsidRPr="007C437A">
          <w:t xml:space="preserve">Content </w:t>
        </w:r>
      </w:ins>
      <w:ins w:id="6655" w:author="Arthur Parmentier" w:date="2020-06-05T00:15:00Z">
        <w:r w:rsidRPr="007C437A">
          <w:t xml:space="preserve">+ “group” -&gt; </w:t>
        </w:r>
      </w:ins>
      <w:ins w:id="6656" w:author="Arthur Parmentier" w:date="2020-06-05T00:16:00Z">
        <w:r w:rsidRPr="007C437A">
          <w:t>Identifier</w:t>
        </w:r>
      </w:ins>
    </w:p>
    <w:p w:rsidR="002D025D" w:rsidRPr="007C437A" w:rsidRDefault="00576B55">
      <w:pPr>
        <w:pStyle w:val="Titre6"/>
        <w:rPr>
          <w:ins w:id="6657" w:author="Arthur Parmentier" w:date="2020-06-05T15:19:00Z"/>
          <w:rPrChange w:id="6658" w:author="Arthur Parmentier" w:date="2020-06-07T15:27:00Z">
            <w:rPr>
              <w:ins w:id="6659" w:author="Arthur Parmentier" w:date="2020-06-05T15:19:00Z"/>
            </w:rPr>
          </w:rPrChange>
        </w:rPr>
        <w:pPrChange w:id="6660" w:author="Arthur Parmentier" w:date="2020-06-05T15:31:00Z">
          <w:pPr/>
        </w:pPrChange>
      </w:pPr>
      <w:ins w:id="6661" w:author="Arthur Parmentier" w:date="2020-06-05T15:32:00Z">
        <w:r w:rsidRPr="007C437A">
          <w:rPr>
            <w:rPrChange w:id="6662" w:author="Arthur Parmentier" w:date="2020-06-07T15:27:00Z">
              <w:rPr>
                <w:b/>
              </w:rPr>
            </w:rPrChange>
          </w:rPr>
          <w:t>Prepositions a</w:t>
        </w:r>
      </w:ins>
      <w:ins w:id="6663" w:author="Arthur Parmentier" w:date="2020-06-05T15:40:00Z">
        <w:r w:rsidR="00D966BC" w:rsidRPr="007C437A">
          <w:rPr>
            <w:rPrChange w:id="6664" w:author="Arthur Parmentier" w:date="2020-06-07T15:27:00Z">
              <w:rPr>
                <w:b/>
              </w:rPr>
            </w:rPrChange>
          </w:rPr>
          <w:t xml:space="preserve">s </w:t>
        </w:r>
      </w:ins>
      <w:ins w:id="6665" w:author="Arthur Parmentier" w:date="2020-06-05T19:22:00Z">
        <w:r w:rsidR="000E299B" w:rsidRPr="007C437A">
          <w:rPr>
            <w:rPrChange w:id="6666" w:author="Arthur Parmentier" w:date="2020-06-07T15:27:00Z">
              <w:rPr>
                <w:b/>
              </w:rPr>
            </w:rPrChange>
          </w:rPr>
          <w:t>syntactic</w:t>
        </w:r>
      </w:ins>
      <w:ins w:id="6667" w:author="Arthur Parmentier" w:date="2020-06-05T15:32:00Z">
        <w:r w:rsidRPr="007C437A">
          <w:rPr>
            <w:rPrChange w:id="6668" w:author="Arthur Parmentier" w:date="2020-06-07T15:27:00Z">
              <w:rPr>
                <w:b/>
              </w:rPr>
            </w:rPrChange>
          </w:rPr>
          <w:t xml:space="preserve"> operators</w:t>
        </w:r>
      </w:ins>
    </w:p>
    <w:p w:rsidR="002D025D" w:rsidRPr="007C437A" w:rsidRDefault="00AC069B" w:rsidP="00747B7B">
      <w:pPr>
        <w:rPr>
          <w:ins w:id="6669" w:author="Arthur Parmentier" w:date="2020-06-05T15:26:00Z"/>
        </w:rPr>
      </w:pPr>
      <w:ins w:id="6670" w:author="Arthur Parmentier" w:date="2020-06-05T15:19:00Z">
        <w:r w:rsidRPr="007C437A">
          <w:t xml:space="preserve">There are examples that </w:t>
        </w:r>
      </w:ins>
      <w:ins w:id="6671" w:author="Arthur Parmentier" w:date="2020-06-05T15:41:00Z">
        <w:r w:rsidR="00D966BC" w:rsidRPr="007C437A">
          <w:t>show</w:t>
        </w:r>
      </w:ins>
      <w:ins w:id="6672" w:author="Arthur Parmentier" w:date="2020-06-05T15:20:00Z">
        <w:r w:rsidRPr="007C437A">
          <w:t xml:space="preserve"> the </w:t>
        </w:r>
      </w:ins>
      <w:ins w:id="6673" w:author="Arthur Parmentier" w:date="2020-06-05T15:31:00Z">
        <w:r w:rsidR="002D025D" w:rsidRPr="007C437A">
          <w:t xml:space="preserve">influence of </w:t>
        </w:r>
      </w:ins>
      <w:ins w:id="6674" w:author="Arthur Parmentier" w:date="2020-06-05T15:20:00Z">
        <w:r w:rsidRPr="007C437A">
          <w:t>context in SP grammar. Think of recursive requests such as</w:t>
        </w:r>
      </w:ins>
      <w:ins w:id="6675" w:author="Arthur Parmentier" w:date="2020-06-05T15:33:00Z">
        <w:r w:rsidR="004B5F28" w:rsidRPr="007C437A">
          <w:t xml:space="preserve">: </w:t>
        </w:r>
      </w:ins>
      <w:ins w:id="6676" w:author="Arthur Parmentier" w:date="2020-06-05T15:20:00Z">
        <w:r w:rsidRPr="007C437A">
          <w:t xml:space="preserve">“Whole group, </w:t>
        </w:r>
      </w:ins>
      <w:ins w:id="6677" w:author="Arthur Parmentier" w:date="2020-06-05T15:21:00Z">
        <w:r w:rsidRPr="007C437A">
          <w:t>pointillism</w:t>
        </w:r>
      </w:ins>
      <w:ins w:id="6678" w:author="Arthur Parmentier" w:date="2020-06-05T15:22:00Z">
        <w:r w:rsidRPr="007C437A">
          <w:t xml:space="preserve"> with head</w:t>
        </w:r>
      </w:ins>
      <w:ins w:id="6679" w:author="Arthur Parmentier" w:date="2020-06-05T15:23:00Z">
        <w:r w:rsidRPr="007C437A">
          <w:t xml:space="preserve"> </w:t>
        </w:r>
      </w:ins>
      <w:ins w:id="6680" w:author="Arthur Parmentier" w:date="2020-06-05T15:22:00Z">
        <w:r w:rsidRPr="007C437A">
          <w:t>add hands low</w:t>
        </w:r>
      </w:ins>
      <w:ins w:id="6681" w:author="Arthur Parmentier" w:date="2020-06-05T15:23:00Z">
        <w:r w:rsidRPr="007C437A">
          <w:t xml:space="preserve"> volume, play”</w:t>
        </w:r>
      </w:ins>
      <w:ins w:id="6682" w:author="Arthur Parmentier" w:date="2020-06-05T15:33:00Z">
        <w:r w:rsidR="004B5F28" w:rsidRPr="007C437A">
          <w:t>.</w:t>
        </w:r>
        <w:r w:rsidR="004B5F28" w:rsidRPr="007C437A">
          <w:br/>
        </w:r>
      </w:ins>
      <w:ins w:id="6683" w:author="Arthur Parmentier" w:date="2020-06-05T15:25:00Z">
        <w:r w:rsidR="002D025D" w:rsidRPr="007C437A">
          <w:t>One could interpret the “low volume</w:t>
        </w:r>
      </w:ins>
      <w:ins w:id="6684" w:author="Arthur Parmentier" w:date="2020-06-05T15:26:00Z">
        <w:r w:rsidR="002D025D" w:rsidRPr="007C437A">
          <w:t>” in two ways:</w:t>
        </w:r>
      </w:ins>
    </w:p>
    <w:p w:rsidR="002D025D" w:rsidRPr="007C437A" w:rsidRDefault="002D025D" w:rsidP="00747B7B">
      <w:pPr>
        <w:rPr>
          <w:ins w:id="6685" w:author="Arthur Parmentier" w:date="2020-06-05T15:26:00Z"/>
        </w:rPr>
      </w:pPr>
      <w:ins w:id="6686" w:author="Arthur Parmentier" w:date="2020-06-05T15:26:00Z">
        <w:r w:rsidRPr="007C437A">
          <w:t>1° referring to the pointillism in general</w:t>
        </w:r>
        <w:r w:rsidRPr="007C437A">
          <w:br/>
          <w:t>2° referring t</w:t>
        </w:r>
      </w:ins>
      <w:ins w:id="6687" w:author="Arthur Parmentier" w:date="2020-06-05T15:34:00Z">
        <w:r w:rsidR="004B5F28" w:rsidRPr="007C437A">
          <w:t>o the</w:t>
        </w:r>
      </w:ins>
      <w:ins w:id="6688" w:author="Arthur Parmentier" w:date="2020-06-05T15:26:00Z">
        <w:r w:rsidRPr="007C437A">
          <w:t xml:space="preserve"> movements </w:t>
        </w:r>
      </w:ins>
      <w:ins w:id="6689" w:author="Arthur Parmentier" w:date="2020-06-05T15:34:00Z">
        <w:r w:rsidR="0018560A" w:rsidRPr="007C437A">
          <w:t xml:space="preserve">of the hands </w:t>
        </w:r>
      </w:ins>
      <w:ins w:id="6690" w:author="Arthur Parmentier" w:date="2020-06-05T15:26:00Z">
        <w:r w:rsidRPr="007C437A">
          <w:t>only</w:t>
        </w:r>
      </w:ins>
    </w:p>
    <w:p w:rsidR="002D025D" w:rsidRPr="007C437A" w:rsidRDefault="002D025D" w:rsidP="00747B7B">
      <w:pPr>
        <w:rPr>
          <w:ins w:id="6691" w:author="Arthur Parmentier" w:date="2020-06-05T15:28:00Z"/>
        </w:rPr>
      </w:pPr>
      <w:ins w:id="6692" w:author="Arthur Parmentier" w:date="2020-06-05T15:26:00Z">
        <w:r w:rsidRPr="007C437A">
          <w:t xml:space="preserve">I would personally </w:t>
        </w:r>
      </w:ins>
      <w:ins w:id="6693" w:author="Arthur Parmentier" w:date="2020-06-05T15:27:00Z">
        <w:r w:rsidRPr="007C437A">
          <w:t xml:space="preserve">interpret the request the first way. </w:t>
        </w:r>
      </w:ins>
      <w:ins w:id="6694" w:author="Arthur Parmentier" w:date="2020-06-05T15:28:00Z">
        <w:r w:rsidRPr="007C437A">
          <w:t>However,</w:t>
        </w:r>
      </w:ins>
      <w:ins w:id="6695" w:author="Arthur Parmentier" w:date="2020-06-05T15:27:00Z">
        <w:r w:rsidRPr="007C437A">
          <w:t xml:space="preserve"> in the following request:</w:t>
        </w:r>
      </w:ins>
      <w:ins w:id="6696" w:author="Arthur Parmentier" w:date="2020-06-05T15:34:00Z">
        <w:r w:rsidR="004B5F28" w:rsidRPr="007C437A">
          <w:t xml:space="preserve"> </w:t>
        </w:r>
      </w:ins>
      <w:ins w:id="6697" w:author="Arthur Parmentier" w:date="2020-06-05T15:27:00Z">
        <w:r w:rsidRPr="007C437A">
          <w:t>“Whole group, pointillism with head</w:t>
        </w:r>
      </w:ins>
      <w:ins w:id="6698" w:author="Arthur Parmentier" w:date="2020-06-05T15:28:00Z">
        <w:r w:rsidRPr="007C437A">
          <w:t xml:space="preserve"> high volume</w:t>
        </w:r>
      </w:ins>
      <w:ins w:id="6699" w:author="Arthur Parmentier" w:date="2020-06-05T15:27:00Z">
        <w:r w:rsidRPr="007C437A">
          <w:t xml:space="preserve"> add hands low volume, play”</w:t>
        </w:r>
      </w:ins>
      <w:ins w:id="6700" w:author="Arthur Parmentier" w:date="2020-06-05T15:34:00Z">
        <w:r w:rsidR="004B5F28" w:rsidRPr="007C437A">
          <w:t xml:space="preserve">, </w:t>
        </w:r>
      </w:ins>
      <w:ins w:id="6701" w:author="Arthur Parmentier" w:date="2020-06-05T15:28:00Z">
        <w:r w:rsidRPr="007C437A">
          <w:t>I would interpret it the second way, i.e. that the low volume refers to the hands only.</w:t>
        </w:r>
      </w:ins>
    </w:p>
    <w:p w:rsidR="009C1A6D" w:rsidRPr="007C437A" w:rsidRDefault="007D69D8" w:rsidP="00747B7B">
      <w:pPr>
        <w:rPr>
          <w:ins w:id="6702" w:author="Arthur Parmentier" w:date="2020-06-05T16:15:00Z"/>
        </w:rPr>
      </w:pPr>
      <w:ins w:id="6703" w:author="Arthur Parmentier" w:date="2020-06-05T15:34:00Z">
        <w:r w:rsidRPr="007C437A">
          <w:t>In general, my observation is th</w:t>
        </w:r>
      </w:ins>
      <w:ins w:id="6704" w:author="Arthur Parmentier" w:date="2020-06-05T16:02:00Z">
        <w:r w:rsidR="0010023A" w:rsidRPr="007C437A">
          <w:t xml:space="preserve">at there is a class of SP signs that I would call “prepositions”: </w:t>
        </w:r>
      </w:ins>
      <w:ins w:id="6705" w:author="Arthur Parmentier" w:date="2020-06-05T15:34:00Z">
        <w:r w:rsidRPr="007C437A">
          <w:t xml:space="preserve">with, without, add, group, </w:t>
        </w:r>
      </w:ins>
      <w:ins w:id="6706" w:author="Arthur Parmentier" w:date="2020-06-05T15:35:00Z">
        <w:r w:rsidRPr="007C437A">
          <w:t>remove</w:t>
        </w:r>
      </w:ins>
      <w:ins w:id="6707" w:author="Arthur Parmentier" w:date="2020-06-05T16:15:00Z">
        <w:r w:rsidR="00A97496" w:rsidRPr="007C437A">
          <w:t>, go on to, go back to, morph</w:t>
        </w:r>
      </w:ins>
      <w:ins w:id="6708" w:author="Arthur Parmentier" w:date="2020-06-05T15:35:00Z">
        <w:r w:rsidRPr="007C437A">
          <w:t>…</w:t>
        </w:r>
      </w:ins>
      <w:ins w:id="6709" w:author="Arthur Parmentier" w:date="2020-06-05T16:02:00Z">
        <w:r w:rsidR="0010023A" w:rsidRPr="007C437A">
          <w:t xml:space="preserve"> that</w:t>
        </w:r>
      </w:ins>
      <w:ins w:id="6710" w:author="Arthur Parmentier" w:date="2020-06-05T15:35:00Z">
        <w:r w:rsidRPr="007C437A">
          <w:t xml:space="preserve"> </w:t>
        </w:r>
      </w:ins>
      <w:ins w:id="6711" w:author="Arthur Parmentier" w:date="2020-06-05T15:45:00Z">
        <w:r w:rsidR="00D966BC" w:rsidRPr="007C437A">
          <w:t>a</w:t>
        </w:r>
        <w:r w:rsidR="00F4578C" w:rsidRPr="007C437A">
          <w:t>ct as operators</w:t>
        </w:r>
      </w:ins>
      <w:ins w:id="6712" w:author="Arthur Parmentier" w:date="2020-06-05T15:46:00Z">
        <w:r w:rsidR="00F4578C" w:rsidRPr="007C437A">
          <w:rPr>
            <w:rStyle w:val="Appelnotedebasdep"/>
          </w:rPr>
          <w:footnoteReference w:id="79"/>
        </w:r>
        <w:r w:rsidR="00F4578C" w:rsidRPr="007C437A">
          <w:t xml:space="preserve"> that changes the </w:t>
        </w:r>
        <w:r w:rsidR="00F4578C" w:rsidRPr="007C437A">
          <w:lastRenderedPageBreak/>
          <w:t>syntax of elements around them.</w:t>
        </w:r>
      </w:ins>
      <w:ins w:id="6716" w:author="Arthur Parmentier" w:date="2020-06-05T16:03:00Z">
        <w:r w:rsidR="007E64ED" w:rsidRPr="007C437A">
          <w:t xml:space="preserve"> In the second SP workbook</w:t>
        </w:r>
      </w:ins>
      <w:ins w:id="6717" w:author="Arthur Parmentier" w:date="2020-06-05T16:05:00Z">
        <w:r w:rsidR="00B25170" w:rsidRPr="007C437A">
          <w:t xml:space="preserve"> by Walter Thompson</w:t>
        </w:r>
      </w:ins>
      <w:ins w:id="6718" w:author="Arthur Parmentier" w:date="2020-06-05T16:12:00Z">
        <w:r w:rsidR="00B25170" w:rsidRPr="007C437A">
          <w:t>,</w:t>
        </w:r>
      </w:ins>
      <w:ins w:id="6719" w:author="Arthur Parmentier" w:date="2020-06-05T16:05:00Z">
        <w:r w:rsidR="00B25170" w:rsidRPr="007C437A">
          <w:t xml:space="preserve"> the</w:t>
        </w:r>
      </w:ins>
      <w:ins w:id="6720" w:author="Arthur Parmentier" w:date="2020-06-05T16:12:00Z">
        <w:r w:rsidR="00B25170" w:rsidRPr="007C437A">
          <w:t>s</w:t>
        </w:r>
      </w:ins>
      <w:ins w:id="6721" w:author="Arthur Parmentier" w:date="2020-06-05T16:05:00Z">
        <w:r w:rsidR="00B25170" w:rsidRPr="007C437A">
          <w:t>e</w:t>
        </w:r>
      </w:ins>
      <w:ins w:id="6722" w:author="Arthur Parmentier" w:date="2020-06-05T16:03:00Z">
        <w:r w:rsidR="007E64ED" w:rsidRPr="007C437A">
          <w:t xml:space="preserve"> signs ar</w:t>
        </w:r>
      </w:ins>
      <w:ins w:id="6723" w:author="Arthur Parmentier" w:date="2020-06-05T16:05:00Z">
        <w:r w:rsidR="00B25170" w:rsidRPr="007C437A">
          <w:t>e described as belonging to</w:t>
        </w:r>
      </w:ins>
      <w:ins w:id="6724" w:author="Arthur Parmentier" w:date="2020-06-05T16:03:00Z">
        <w:r w:rsidR="007E64ED" w:rsidRPr="007C437A">
          <w:t xml:space="preserve"> the syntax categories “what”</w:t>
        </w:r>
      </w:ins>
      <w:ins w:id="6725" w:author="Arthur Parmentier" w:date="2020-06-05T16:07:00Z">
        <w:r w:rsidR="00B25170" w:rsidRPr="007C437A">
          <w:t xml:space="preserve"> or “who”</w:t>
        </w:r>
      </w:ins>
      <w:ins w:id="6726" w:author="Arthur Parmentier" w:date="2020-06-05T16:08:00Z">
        <w:r w:rsidR="00B25170" w:rsidRPr="007C437A">
          <w:t xml:space="preserve"> and part of the </w:t>
        </w:r>
      </w:ins>
      <w:ins w:id="6727" w:author="Arthur Parmentier" w:date="2020-06-05T16:09:00Z">
        <w:r w:rsidR="00B25170" w:rsidRPr="007C437A">
          <w:t xml:space="preserve">“function signal” class. </w:t>
        </w:r>
      </w:ins>
    </w:p>
    <w:p w:rsidR="009C1A6D" w:rsidRPr="007C437A" w:rsidRDefault="009C1A6D" w:rsidP="00747B7B">
      <w:pPr>
        <w:rPr>
          <w:ins w:id="6728" w:author="Arthur Parmentier" w:date="2020-06-05T16:16:00Z"/>
        </w:rPr>
      </w:pPr>
      <w:ins w:id="6729" w:author="Arthur Parmentier" w:date="2020-06-05T16:16:00Z">
        <w:r w:rsidRPr="007C437A">
          <w:rPr>
            <w:noProof/>
            <w:rPrChange w:id="6730"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6731"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6732"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6733"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6734" w:author="Arthur Parmentier" w:date="2020-06-05T16:16:00Z"/>
        </w:rPr>
      </w:pPr>
      <w:ins w:id="6735" w:author="Arthur Parmentier" w:date="2020-06-05T16:20:00Z">
        <w:r w:rsidRPr="007C437A">
          <w:t>DECORRELATION what – content how -modifier…??</w:t>
        </w:r>
      </w:ins>
    </w:p>
    <w:p w:rsidR="002D025D" w:rsidRPr="007C437A" w:rsidRDefault="00B25170" w:rsidP="00747B7B">
      <w:pPr>
        <w:rPr>
          <w:ins w:id="6736" w:author="Arthur Parmentier" w:date="2020-06-05T00:15:00Z"/>
        </w:rPr>
      </w:pPr>
      <w:ins w:id="6737" w:author="Arthur Parmentier" w:date="2020-06-05T16:09:00Z">
        <w:r w:rsidRPr="007C437A">
          <w:t>From my model of SP as a re</w:t>
        </w:r>
      </w:ins>
      <w:ins w:id="6738" w:author="Arthur Parmentier" w:date="2020-06-05T16:10:00Z">
        <w:r w:rsidRPr="007C437A">
          <w:t xml:space="preserve">gular language and the previous observations, it is clear that at the syntax level, these signs are very different from other </w:t>
        </w:r>
      </w:ins>
      <w:ins w:id="6739" w:author="Arthur Parmentier" w:date="2020-06-05T16:11:00Z">
        <w:r w:rsidRPr="007C437A">
          <w:t>contents</w:t>
        </w:r>
      </w:ins>
      <w:ins w:id="6740" w:author="Arthur Parmentier" w:date="2020-06-05T16:10:00Z">
        <w:r w:rsidRPr="007C437A">
          <w:t xml:space="preserve"> or </w:t>
        </w:r>
      </w:ins>
      <w:ins w:id="6741" w:author="Arthur Parmentier" w:date="2020-06-05T16:11:00Z">
        <w:r w:rsidRPr="007C437A">
          <w:t>modifie</w:t>
        </w:r>
      </w:ins>
      <w:ins w:id="6742" w:author="Arthur Parmentier" w:date="2020-06-05T16:12:00Z">
        <w:r w:rsidRPr="007C437A">
          <w:t xml:space="preserve">rs </w:t>
        </w:r>
      </w:ins>
      <w:ins w:id="6743" w:author="Arthur Parmentier" w:date="2020-06-05T16:10:00Z">
        <w:r w:rsidRPr="007C437A">
          <w:t>signs.</w:t>
        </w:r>
      </w:ins>
    </w:p>
    <w:p w:rsidR="00747B7B" w:rsidRPr="007C437A" w:rsidRDefault="007D1E32" w:rsidP="00747B7B">
      <w:pPr>
        <w:rPr>
          <w:ins w:id="6744" w:author="Arthur Parmentier" w:date="2020-06-05T00:13:00Z"/>
        </w:rPr>
      </w:pPr>
      <w:ins w:id="6745" w:author="Arthur Parmentier" w:date="2020-06-05T00:08:00Z">
        <w:r w:rsidRPr="007C437A">
          <w:t xml:space="preserve">It is a very important limitation of the modeling of SP as a regular language, that I have not solved in my tool yet. Several options </w:t>
        </w:r>
      </w:ins>
      <w:ins w:id="6746" w:author="Arthur Parmentier" w:date="2020-06-05T00:09:00Z">
        <w:r w:rsidRPr="007C437A">
          <w:t>for</w:t>
        </w:r>
      </w:ins>
      <w:ins w:id="6747" w:author="Arthur Parmentier" w:date="2020-06-05T00:10:00Z">
        <w:r w:rsidR="00974865" w:rsidRPr="007C437A">
          <w:t xml:space="preserve"> solving this problem</w:t>
        </w:r>
      </w:ins>
      <w:ins w:id="6748" w:author="Arthur Parmentier" w:date="2020-06-05T00:11:00Z">
        <w:r w:rsidR="00974865" w:rsidRPr="007C437A">
          <w:t xml:space="preserve"> in</w:t>
        </w:r>
      </w:ins>
      <w:ins w:id="6749" w:author="Arthur Parmentier" w:date="2020-06-05T00:09:00Z">
        <w:r w:rsidRPr="007C437A">
          <w:t xml:space="preserve"> </w:t>
        </w:r>
      </w:ins>
      <w:ins w:id="6750" w:author="Arthur Parmentier" w:date="2020-06-05T00:10:00Z">
        <w:r w:rsidRPr="007C437A">
          <w:t xml:space="preserve">a </w:t>
        </w:r>
      </w:ins>
      <w:ins w:id="6751" w:author="Arthur Parmentier" w:date="2020-06-05T00:09:00Z">
        <w:r w:rsidRPr="007C437A">
          <w:t>future implementation are discussed in a further section.</w:t>
        </w:r>
      </w:ins>
    </w:p>
    <w:p w:rsidR="009854FD" w:rsidRPr="007C437A" w:rsidRDefault="00376090">
      <w:pPr>
        <w:rPr>
          <w:ins w:id="6752" w:author="Arthur Parmentier" w:date="2020-06-04T16:33:00Z"/>
        </w:rPr>
        <w:pPrChange w:id="6753" w:author="Arthur Parmentier" w:date="2020-06-05T00:06:00Z">
          <w:pPr>
            <w:pStyle w:val="Paragraphedeliste"/>
            <w:numPr>
              <w:numId w:val="38"/>
            </w:numPr>
            <w:ind w:hanging="360"/>
          </w:pPr>
        </w:pPrChange>
      </w:pPr>
      <w:ins w:id="6754" w:author="Arthur Parmentier" w:date="2020-06-05T00:13:00Z">
        <w:r w:rsidRPr="007C437A">
          <w:t>In all cases that I have identified, it is the logical element that are able to change the category of a sign and therefore</w:t>
        </w:r>
      </w:ins>
      <w:ins w:id="6755" w:author="Arthur Parmentier" w:date="2020-06-05T00:14:00Z">
        <w:r w:rsidRPr="007C437A">
          <w:t xml:space="preserve"> “break” the FSM representation validity</w:t>
        </w:r>
      </w:ins>
      <w:ins w:id="6756" w:author="Arthur Parmentier" w:date="2020-06-05T00:16:00Z">
        <w:r w:rsidRPr="007C437A">
          <w:t xml:space="preserve">. I hope that my work and these observations will </w:t>
        </w:r>
      </w:ins>
      <w:ins w:id="6757" w:author="Arthur Parmentier" w:date="2020-06-05T00:17:00Z">
        <w:r w:rsidRPr="007C437A">
          <w:t>serve as a bas</w:t>
        </w:r>
      </w:ins>
      <w:ins w:id="6758" w:author="Arthur Parmentier" w:date="2020-06-05T00:18:00Z">
        <w:r w:rsidRPr="007C437A">
          <w:t>e</w:t>
        </w:r>
      </w:ins>
      <w:ins w:id="6759" w:author="Arthur Parmentier" w:date="2020-06-05T00:17:00Z">
        <w:r w:rsidRPr="007C437A">
          <w:t xml:space="preserve"> for </w:t>
        </w:r>
      </w:ins>
      <w:ins w:id="6760" w:author="Arthur Parmentier" w:date="2020-06-05T00:18:00Z">
        <w:r w:rsidRPr="007C437A">
          <w:t>deeper</w:t>
        </w:r>
      </w:ins>
      <w:ins w:id="6761" w:author="Arthur Parmentier" w:date="2020-06-05T00:17:00Z">
        <w:r w:rsidRPr="007C437A">
          <w:t xml:space="preserve"> stud</w:t>
        </w:r>
      </w:ins>
      <w:ins w:id="6762" w:author="Arthur Parmentier" w:date="2020-06-05T00:18:00Z">
        <w:r w:rsidRPr="007C437A">
          <w:t>ies</w:t>
        </w:r>
      </w:ins>
      <w:ins w:id="6763" w:author="Arthur Parmentier" w:date="2020-06-05T00:17:00Z">
        <w:r w:rsidRPr="007C437A">
          <w:t xml:space="preserve"> and</w:t>
        </w:r>
      </w:ins>
      <w:ins w:id="6764" w:author="Arthur Parmentier" w:date="2020-06-05T00:18:00Z">
        <w:r w:rsidRPr="007C437A">
          <w:t xml:space="preserve"> linguistic</w:t>
        </w:r>
      </w:ins>
      <w:ins w:id="6765" w:author="Arthur Parmentier" w:date="2020-06-05T00:17:00Z">
        <w:r w:rsidRPr="007C437A">
          <w:t xml:space="preserve"> modeling of SP grammar in its “regular” and “contextual” components</w:t>
        </w:r>
      </w:ins>
      <w:ins w:id="6766"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6767" w:author="Arthur Parmentier" w:date="2020-06-05T00:01:00Z"/>
          <w:rPrChange w:id="6768" w:author="Arthur Parmentier" w:date="2020-06-07T15:27:00Z">
            <w:rPr>
              <w:del w:id="6769" w:author="Arthur Parmentier" w:date="2020-06-05T00:01:00Z"/>
            </w:rPr>
          </w:rPrChange>
        </w:rPr>
        <w:pPrChange w:id="6770" w:author="Arthur Parmentier" w:date="2020-06-04T16:59:00Z">
          <w:pPr>
            <w:pStyle w:val="Titre2"/>
          </w:pPr>
        </w:pPrChange>
      </w:pPr>
      <w:bookmarkStart w:id="6771" w:name="_Toc42259029"/>
      <w:bookmarkStart w:id="6772" w:name="_Toc42259106"/>
      <w:bookmarkStart w:id="6773" w:name="_Toc42449785"/>
      <w:bookmarkStart w:id="6774" w:name="_Toc42449867"/>
      <w:bookmarkStart w:id="6775" w:name="_Toc42550053"/>
      <w:bookmarkStart w:id="6776" w:name="_Toc42550146"/>
      <w:bookmarkEnd w:id="6771"/>
      <w:bookmarkEnd w:id="6772"/>
      <w:bookmarkEnd w:id="6773"/>
      <w:bookmarkEnd w:id="6774"/>
      <w:bookmarkEnd w:id="6775"/>
      <w:bookmarkEnd w:id="6776"/>
    </w:p>
    <w:p w:rsidR="00F25194" w:rsidRPr="007C437A" w:rsidRDefault="00F25194">
      <w:pPr>
        <w:pStyle w:val="Titre3"/>
        <w:rPr>
          <w:ins w:id="6777" w:author="Arthur Parmentier" w:date="2020-06-05T00:33:00Z"/>
        </w:rPr>
      </w:pPr>
      <w:bookmarkStart w:id="6778" w:name="_Toc42550147"/>
      <w:r w:rsidRPr="007C437A">
        <w:t>Part 5: Orchestra simulation</w:t>
      </w:r>
      <w:bookmarkEnd w:id="6778"/>
    </w:p>
    <w:p w:rsidR="002453FD" w:rsidRPr="007C437A" w:rsidRDefault="002453FD" w:rsidP="002453FD">
      <w:pPr>
        <w:rPr>
          <w:ins w:id="6779" w:author="Arthur Parmentier" w:date="2020-06-05T00:37:00Z"/>
        </w:rPr>
      </w:pPr>
      <w:ins w:id="6780" w:author="Arthur Parmentier" w:date="2020-06-05T00:35:00Z">
        <w:r w:rsidRPr="007C437A">
          <w:t xml:space="preserve">From the OSC commands created by the </w:t>
        </w:r>
      </w:ins>
      <w:ins w:id="6781" w:author="Arthur Parmentier" w:date="2020-06-08T01:39:00Z">
        <w:r w:rsidR="00DE0C52">
          <w:t>automaton</w:t>
        </w:r>
      </w:ins>
      <w:ins w:id="6782" w:author="Arthur Parmentier" w:date="2020-06-05T00:35:00Z">
        <w:r w:rsidRPr="007C437A">
          <w:t xml:space="preserve">, there is an unlimited panel of </w:t>
        </w:r>
      </w:ins>
      <w:ins w:id="6783" w:author="Arthur Parmentier" w:date="2020-06-05T00:36:00Z">
        <w:r w:rsidRPr="007C437A">
          <w:t xml:space="preserve">tools and ways to create an orchestra. </w:t>
        </w:r>
      </w:ins>
    </w:p>
    <w:p w:rsidR="002453FD" w:rsidRPr="007C437A" w:rsidRDefault="00AC4940" w:rsidP="002453FD">
      <w:pPr>
        <w:pStyle w:val="Titre4"/>
        <w:rPr>
          <w:ins w:id="6784" w:author="Arthur Parmentier" w:date="2020-06-05T00:37:00Z"/>
        </w:rPr>
      </w:pPr>
      <w:ins w:id="6785" w:author="Arthur Parmentier" w:date="2020-06-05T12:55:00Z">
        <w:r w:rsidRPr="007C437A">
          <w:t xml:space="preserve">First try with </w:t>
        </w:r>
      </w:ins>
      <w:ins w:id="6786" w:author="Arthur Parmentier" w:date="2020-06-05T00:37:00Z">
        <w:r w:rsidR="002453FD" w:rsidRPr="007C437A">
          <w:t>Ableton Live</w:t>
        </w:r>
      </w:ins>
    </w:p>
    <w:p w:rsidR="002453FD" w:rsidRPr="007C437A" w:rsidRDefault="002453FD" w:rsidP="002453FD">
      <w:pPr>
        <w:rPr>
          <w:ins w:id="6787" w:author="Arthur Parmentier" w:date="2020-06-05T00:43:00Z"/>
        </w:rPr>
      </w:pPr>
      <w:ins w:id="6788" w:author="Arthur Parmentier" w:date="2020-06-05T00:36:00Z">
        <w:r w:rsidRPr="007C437A">
          <w:t xml:space="preserve">I originally started by building a connection with </w:t>
        </w:r>
      </w:ins>
      <w:ins w:id="6789" w:author="Arthur Parmentier" w:date="2020-06-05T00:40:00Z">
        <w:r w:rsidR="00233897" w:rsidRPr="007C437A">
          <w:t xml:space="preserve">the performance software </w:t>
        </w:r>
      </w:ins>
      <w:ins w:id="6790" w:author="Arthur Parmentier" w:date="2020-06-05T00:36:00Z">
        <w:r w:rsidRPr="007C437A">
          <w:t>Ableton Live</w:t>
        </w:r>
      </w:ins>
      <w:ins w:id="6791" w:author="Arthur Parmentier" w:date="2020-06-05T00:40:00Z">
        <w:r w:rsidR="00233897" w:rsidRPr="007C437A">
          <w:t xml:space="preserve"> because of its wide spread use in the community of live performing artists</w:t>
        </w:r>
      </w:ins>
      <w:ins w:id="6792" w:author="Arthur Parmentier" w:date="2020-06-05T00:41:00Z">
        <w:r w:rsidR="00233897" w:rsidRPr="007C437A">
          <w:t xml:space="preserve"> (DJs, live performers) and its useful features for li</w:t>
        </w:r>
      </w:ins>
      <w:ins w:id="6793" w:author="Arthur Parmentier" w:date="2020-06-05T00:42:00Z">
        <w:r w:rsidR="00233897" w:rsidRPr="007C437A">
          <w:t>ve music such as the use of scenes and or the launch of clips synchron</w:t>
        </w:r>
      </w:ins>
      <w:ins w:id="6794" w:author="Arthur Parmentier" w:date="2020-06-05T00:43:00Z">
        <w:r w:rsidR="00233897" w:rsidRPr="007C437A">
          <w:t>ized with a particular metric and tempo.</w:t>
        </w:r>
      </w:ins>
    </w:p>
    <w:p w:rsidR="00E93BAC" w:rsidRPr="007C437A" w:rsidRDefault="00E93BAC" w:rsidP="002453FD">
      <w:pPr>
        <w:rPr>
          <w:ins w:id="6795" w:author="Arthur Parmentier" w:date="2020-06-05T00:56:00Z"/>
        </w:rPr>
      </w:pPr>
      <w:ins w:id="6796" w:author="Arthur Parmentier" w:date="2020-06-05T00:44:00Z">
        <w:r w:rsidRPr="007C437A">
          <w:t>Just like many DAWs, Live can be hard to control externally and only offer a limi</w:t>
        </w:r>
      </w:ins>
      <w:ins w:id="6797" w:author="Arthur Parmentier" w:date="2020-06-05T00:45:00Z">
        <w:r w:rsidRPr="007C437A">
          <w:t>ted API to its internal mechanisms. Controlling Live externally typically requires scripting a se</w:t>
        </w:r>
      </w:ins>
      <w:ins w:id="6798" w:author="Arthur Parmentier" w:date="2020-06-05T00:46:00Z">
        <w:r w:rsidRPr="007C437A">
          <w:t>rver in python that must be installed manually. However, LiveOSC</w:t>
        </w:r>
      </w:ins>
      <w:ins w:id="6799" w:author="Arthur Parmentier" w:date="2020-06-05T00:48:00Z">
        <w:r w:rsidRPr="007C437A">
          <w:rPr>
            <w:rStyle w:val="Appelnotedebasdep"/>
          </w:rPr>
          <w:footnoteReference w:id="80"/>
        </w:r>
      </w:ins>
      <w:ins w:id="6804" w:author="Arthur Parmentier" w:date="2020-06-05T00:46:00Z">
        <w:r w:rsidRPr="007C437A">
          <w:t xml:space="preserve"> has been shared by the community to </w:t>
        </w:r>
      </w:ins>
      <w:ins w:id="6805" w:author="Arthur Parmentier" w:date="2020-06-05T00:47:00Z">
        <w:r w:rsidRPr="007C437A">
          <w:t>help in this process by creating</w:t>
        </w:r>
      </w:ins>
      <w:ins w:id="6806" w:author="Arthur Parmentier" w:date="2020-06-05T00:56:00Z">
        <w:r w:rsidR="00AD4CD1" w:rsidRPr="007C437A">
          <w:t xml:space="preserve"> server that listens to</w:t>
        </w:r>
      </w:ins>
      <w:ins w:id="6807" w:author="Arthur Parmentier" w:date="2020-06-05T00:47:00Z">
        <w:r w:rsidRPr="007C437A">
          <w:t xml:space="preserve"> OSC map</w:t>
        </w:r>
      </w:ins>
      <w:ins w:id="6808" w:author="Arthur Parmentier" w:date="2020-06-05T00:56:00Z">
        <w:r w:rsidR="00AD4CD1" w:rsidRPr="007C437A">
          <w:t xml:space="preserve"> it to</w:t>
        </w:r>
      </w:ins>
      <w:ins w:id="6809" w:author="Arthur Parmentier" w:date="2020-06-05T00:47:00Z">
        <w:r w:rsidRPr="007C437A">
          <w:t xml:space="preserve"> Live parameters</w:t>
        </w:r>
      </w:ins>
      <w:ins w:id="6810" w:author="Arthur Parmentier" w:date="2020-06-05T00:48:00Z">
        <w:r w:rsidRPr="007C437A">
          <w:t>.</w:t>
        </w:r>
      </w:ins>
    </w:p>
    <w:p w:rsidR="00AD4CD1" w:rsidRPr="007C437A" w:rsidRDefault="00AD4CD1" w:rsidP="002453FD">
      <w:pPr>
        <w:rPr>
          <w:ins w:id="6811" w:author="Arthur Parmentier" w:date="2020-06-05T01:07:00Z"/>
        </w:rPr>
      </w:pPr>
      <w:ins w:id="6812" w:author="Arthur Parmentier" w:date="2020-06-05T00:57:00Z">
        <w:r w:rsidRPr="007C437A">
          <w:t xml:space="preserve">In my </w:t>
        </w:r>
      </w:ins>
      <w:ins w:id="6813" w:author="Arthur Parmentier" w:date="2020-06-05T00:58:00Z">
        <w:r w:rsidRPr="007C437A">
          <w:rPr>
            <w:rPrChange w:id="6814" w:author="Arthur Parmentier" w:date="2020-06-07T15:27:00Z">
              <w:rPr/>
            </w:rPrChange>
          </w:rPr>
          <w:fldChar w:fldCharType="begin"/>
        </w:r>
        <w:r w:rsidRPr="007C437A">
          <w:instrText xml:space="preserve"> HYPERLINK "https://www.youtube.com/watch?v=OmPFMT9mgOs" </w:instrText>
        </w:r>
        <w:r w:rsidRPr="007C437A">
          <w:rPr>
            <w:rPrChange w:id="6815" w:author="Arthur Parmentier" w:date="2020-06-07T15:27:00Z">
              <w:rPr/>
            </w:rPrChange>
          </w:rPr>
          <w:fldChar w:fldCharType="separate"/>
        </w:r>
        <w:r w:rsidRPr="007C437A">
          <w:rPr>
            <w:rStyle w:val="Lienhypertexte"/>
          </w:rPr>
          <w:t>third demo video</w:t>
        </w:r>
        <w:r w:rsidRPr="007C437A">
          <w:rPr>
            <w:rPrChange w:id="6816" w:author="Arthur Parmentier" w:date="2020-06-07T15:27:00Z">
              <w:rPr/>
            </w:rPrChange>
          </w:rPr>
          <w:fldChar w:fldCharType="end"/>
        </w:r>
      </w:ins>
      <w:ins w:id="6817" w:author="Arthur Parmentier" w:date="2020-06-05T00:57:00Z">
        <w:r w:rsidRPr="007C437A">
          <w:t>, I showed how I could use custom gestures to launch and stop clips in Live</w:t>
        </w:r>
      </w:ins>
      <w:ins w:id="6818" w:author="Arthur Parmentier" w:date="2020-06-05T00:58:00Z">
        <w:r w:rsidRPr="007C437A">
          <w:t>, just like a simple DJ controller would.</w:t>
        </w:r>
      </w:ins>
      <w:ins w:id="6819" w:author="Arthur Parmentier" w:date="2020-06-05T01:00:00Z">
        <w:r w:rsidRPr="007C437A">
          <w:t xml:space="preserve"> It required only a little effort to convert the conventions I use in my </w:t>
        </w:r>
        <w:r w:rsidRPr="007C437A">
          <w:lastRenderedPageBreak/>
          <w:t>OSC</w:t>
        </w:r>
      </w:ins>
      <w:ins w:id="6820" w:author="Arthur Parmentier" w:date="2020-06-05T01:01:00Z">
        <w:r w:rsidRPr="007C437A">
          <w:t xml:space="preserve"> commands to match the LiveOSC format. </w:t>
        </w:r>
      </w:ins>
      <w:ins w:id="6821" w:author="Arthur Parmentier" w:date="2020-06-05T01:03:00Z">
        <w:r w:rsidRPr="007C437A">
          <w:t xml:space="preserve">By synchronizing </w:t>
        </w:r>
      </w:ins>
      <w:ins w:id="6822" w:author="Arthur Parmentier" w:date="2020-06-05T01:01:00Z">
        <w:r w:rsidRPr="007C437A">
          <w:t xml:space="preserve">all the clips </w:t>
        </w:r>
      </w:ins>
      <w:ins w:id="6823" w:author="Arthur Parmentier" w:date="2020-06-05T01:02:00Z">
        <w:r w:rsidRPr="007C437A">
          <w:t>at the same tempo and metric</w:t>
        </w:r>
      </w:ins>
      <w:ins w:id="6824" w:author="Arthur Parmentier" w:date="2020-06-05T01:01:00Z">
        <w:r w:rsidRPr="007C437A">
          <w:t xml:space="preserve">, </w:t>
        </w:r>
      </w:ins>
      <w:ins w:id="6825" w:author="Arthur Parmentier" w:date="2020-06-05T01:03:00Z">
        <w:r w:rsidRPr="007C437A">
          <w:t>Live allowed me to c</w:t>
        </w:r>
      </w:ins>
      <w:ins w:id="6826" w:author="Arthur Parmentier" w:date="2020-06-05T01:04:00Z">
        <w:r w:rsidRPr="007C437A">
          <w:t xml:space="preserve">reate a fun demo with very simple controls that </w:t>
        </w:r>
      </w:ins>
      <w:ins w:id="6827" w:author="Arthur Parmentier" w:date="2020-06-05T01:05:00Z">
        <w:r w:rsidRPr="007C437A">
          <w:t>“sounds good” and can easily be modified and customized by the users.</w:t>
        </w:r>
      </w:ins>
    </w:p>
    <w:p w:rsidR="00E13FD2" w:rsidRPr="007C437A" w:rsidRDefault="00A911BE" w:rsidP="002453FD">
      <w:pPr>
        <w:rPr>
          <w:ins w:id="6828" w:author="Arthur Parmentier" w:date="2020-06-05T12:54:00Z"/>
        </w:rPr>
      </w:pPr>
      <w:ins w:id="6829" w:author="Arthur Parmentier" w:date="2020-06-05T12:38:00Z">
        <w:r w:rsidRPr="007C437A">
          <w:t>However, t</w:t>
        </w:r>
      </w:ins>
      <w:ins w:id="6830" w:author="Arthur Parmentier" w:date="2020-06-05T01:07:00Z">
        <w:r w:rsidR="00E13FD2" w:rsidRPr="007C437A">
          <w:t>he integration of SP commands could not be pushed very far into Live without more complex scripting</w:t>
        </w:r>
      </w:ins>
      <w:ins w:id="6831" w:author="Arthur Parmentier" w:date="2020-06-05T01:08:00Z">
        <w:r w:rsidR="00E13FD2" w:rsidRPr="007C437A">
          <w:t xml:space="preserve"> by extending the LiveOSC API, or perhaps by using additional custom Max for Live scripts.</w:t>
        </w:r>
      </w:ins>
      <w:ins w:id="6832"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6833" w:author="Arthur Parmentier" w:date="2020-06-05T12:42:00Z">
        <w:r w:rsidRPr="007C437A">
          <w:t>clips.</w:t>
        </w:r>
      </w:ins>
      <w:ins w:id="6834" w:author="Arthur Parmentier" w:date="2020-06-05T01:11:00Z">
        <w:r w:rsidR="00E13FD2" w:rsidRPr="007C437A">
          <w:br/>
        </w:r>
      </w:ins>
      <w:ins w:id="6835" w:author="Arthur Parmentier" w:date="2020-06-05T01:10:00Z">
        <w:r w:rsidR="00E13FD2" w:rsidRPr="007C437A">
          <w:t xml:space="preserve">This is </w:t>
        </w:r>
      </w:ins>
      <w:ins w:id="6836" w:author="Arthur Parmentier" w:date="2020-06-05T12:42:00Z">
        <w:r w:rsidRPr="007C437A">
          <w:t xml:space="preserve">a very useful and ergonomic design choice for many use case but clearly is a limit to one of the most basic </w:t>
        </w:r>
      </w:ins>
      <w:ins w:id="6837" w:author="Arthur Parmentier" w:date="2020-06-05T12:43:00Z">
        <w:r w:rsidRPr="007C437A">
          <w:t>element of composition in SP</w:t>
        </w:r>
      </w:ins>
      <w:ins w:id="6838" w:author="Arthur Parmentier" w:date="2020-06-05T01:11:00Z">
        <w:r w:rsidR="00E13FD2" w:rsidRPr="007C437A">
          <w:t xml:space="preserve">. Some extended research showed me that </w:t>
        </w:r>
      </w:ins>
      <w:ins w:id="6839" w:author="Arthur Parmentier" w:date="2020-06-05T01:12:00Z">
        <w:r w:rsidR="00E13FD2" w:rsidRPr="007C437A">
          <w:t xml:space="preserve">there would be some workarounds change the tempo of a single clip of scene from within their </w:t>
        </w:r>
      </w:ins>
      <w:ins w:id="6840" w:author="Arthur Parmentier" w:date="2020-06-05T01:13:00Z">
        <w:r w:rsidR="00E13FD2" w:rsidRPr="007C437A">
          <w:t>naming</w:t>
        </w:r>
      </w:ins>
      <w:ins w:id="6841" w:author="Arthur Parmentier" w:date="2020-06-05T01:12:00Z">
        <w:r w:rsidR="00E13FD2" w:rsidRPr="007C437A">
          <w:t>, which would make it a better tool than other DAWs in which multiple tempos are</w:t>
        </w:r>
      </w:ins>
      <w:ins w:id="6842" w:author="Arthur Parmentier" w:date="2020-06-05T01:13:00Z">
        <w:r w:rsidR="00E13FD2" w:rsidRPr="007C437A">
          <w:t xml:space="preserve"> almost never found. But getting into those modifications in real time would </w:t>
        </w:r>
      </w:ins>
      <w:ins w:id="6843" w:author="Arthur Parmentier" w:date="2020-06-05T12:43:00Z">
        <w:r w:rsidRPr="007C437A">
          <w:t xml:space="preserve">require a very deep “hack” into Live that I could not afford </w:t>
        </w:r>
      </w:ins>
      <w:ins w:id="6844" w:author="Arthur Parmentier" w:date="2020-06-05T12:44:00Z">
        <w:r w:rsidRPr="007C437A">
          <w:t>spending time on in the frame of this project; also given that Live is a proprietary software that would maybe not be the most popular c</w:t>
        </w:r>
      </w:ins>
      <w:ins w:id="6845" w:author="Arthur Parmentier" w:date="2020-06-05T12:45:00Z">
        <w:r w:rsidRPr="007C437A">
          <w:t>hoice among the community of performers and Soundpainting that I target with my tool.</w:t>
        </w:r>
      </w:ins>
    </w:p>
    <w:p w:rsidR="00AC4940" w:rsidRPr="007C437A" w:rsidRDefault="00AC4940" w:rsidP="00AC4940">
      <w:pPr>
        <w:pStyle w:val="Titre4"/>
        <w:rPr>
          <w:ins w:id="6846" w:author="Arthur Parmentier" w:date="2020-06-05T12:54:00Z"/>
        </w:rPr>
      </w:pPr>
      <w:ins w:id="6847" w:author="Arthur Parmentier" w:date="2020-06-05T12:58:00Z">
        <w:r w:rsidRPr="007C437A">
          <w:t>The advantages of DAWs over Max</w:t>
        </w:r>
      </w:ins>
    </w:p>
    <w:p w:rsidR="00AC4940" w:rsidRPr="007C437A" w:rsidRDefault="00AC4940" w:rsidP="00AC4940">
      <w:pPr>
        <w:rPr>
          <w:ins w:id="6848" w:author="Arthur Parmentier" w:date="2020-06-05T13:41:00Z"/>
        </w:rPr>
      </w:pPr>
      <w:ins w:id="6849" w:author="Arthur Parmentier" w:date="2020-06-05T12:54:00Z">
        <w:r w:rsidRPr="007C437A">
          <w:t>While searching for altern</w:t>
        </w:r>
      </w:ins>
      <w:ins w:id="6850" w:author="Arthur Parmentier" w:date="2020-06-05T12:55:00Z">
        <w:r w:rsidRPr="007C437A">
          <w:t>atives to Ableton to implemen</w:t>
        </w:r>
      </w:ins>
      <w:ins w:id="6851" w:author="Arthur Parmentier" w:date="2020-06-05T12:57:00Z">
        <w:r w:rsidRPr="007C437A">
          <w:t>t the virtual orchestra</w:t>
        </w:r>
      </w:ins>
      <w:ins w:id="6852" w:author="Arthur Parmentier" w:date="2020-06-05T12:58:00Z">
        <w:r w:rsidRPr="007C437A">
          <w:t xml:space="preserve">, I realized that </w:t>
        </w:r>
      </w:ins>
      <w:ins w:id="6853" w:author="Arthur Parmentier" w:date="2020-06-05T12:59:00Z">
        <w:r w:rsidRPr="007C437A">
          <w:t>most DAWs d</w:t>
        </w:r>
      </w:ins>
      <w:ins w:id="6854" w:author="Arthur Parmentier" w:date="2020-06-05T13:40:00Z">
        <w:r w:rsidR="00B9593F" w:rsidRPr="007C437A">
          <w:t>o not have</w:t>
        </w:r>
      </w:ins>
      <w:ins w:id="6855" w:author="Arthur Parmentier" w:date="2020-06-05T12:59:00Z">
        <w:r w:rsidRPr="007C437A">
          <w:t xml:space="preserve"> the flexibility that would </w:t>
        </w:r>
      </w:ins>
      <w:ins w:id="6856" w:author="Arthur Parmentier" w:date="2020-06-05T13:40:00Z">
        <w:r w:rsidR="00943D75" w:rsidRPr="007C437A">
          <w:t>is</w:t>
        </w:r>
      </w:ins>
      <w:ins w:id="6857" w:author="Arthur Parmentier" w:date="2020-06-05T12:59:00Z">
        <w:r w:rsidRPr="007C437A">
          <w:t xml:space="preserve"> required for composing in real-time with SP gestures</w:t>
        </w:r>
      </w:ins>
      <w:ins w:id="6858" w:author="Arthur Parmentier" w:date="2020-06-05T13:41:00Z">
        <w:r w:rsidR="00943D75" w:rsidRPr="007C437A">
          <w:t>:</w:t>
        </w:r>
      </w:ins>
    </w:p>
    <w:p w:rsidR="00943D75" w:rsidRPr="007C437A" w:rsidRDefault="00943D75" w:rsidP="00943D75">
      <w:pPr>
        <w:pStyle w:val="Paragraphedeliste"/>
        <w:numPr>
          <w:ilvl w:val="0"/>
          <w:numId w:val="41"/>
        </w:numPr>
        <w:rPr>
          <w:ins w:id="6859" w:author="Arthur Parmentier" w:date="2020-06-05T13:41:00Z"/>
        </w:rPr>
      </w:pPr>
      <w:ins w:id="6860" w:author="Arthur Parmentier" w:date="2020-06-05T13:41:00Z">
        <w:r w:rsidRPr="007C437A">
          <w:t>Working at several tempos</w:t>
        </w:r>
      </w:ins>
    </w:p>
    <w:p w:rsidR="00943D75" w:rsidRPr="007C437A" w:rsidRDefault="00943D75" w:rsidP="00943D75">
      <w:pPr>
        <w:pStyle w:val="Paragraphedeliste"/>
        <w:numPr>
          <w:ilvl w:val="0"/>
          <w:numId w:val="41"/>
        </w:numPr>
        <w:rPr>
          <w:ins w:id="6861" w:author="Arthur Parmentier" w:date="2020-06-05T13:42:00Z"/>
        </w:rPr>
      </w:pPr>
      <w:ins w:id="6862" w:author="Arthur Parmentier" w:date="2020-06-05T13:42:00Z">
        <w:r w:rsidRPr="007C437A">
          <w:t>Looping things on the fly</w:t>
        </w:r>
      </w:ins>
    </w:p>
    <w:p w:rsidR="00943D75" w:rsidRPr="007C437A" w:rsidRDefault="00943D75" w:rsidP="00943D75">
      <w:pPr>
        <w:pStyle w:val="Paragraphedeliste"/>
        <w:numPr>
          <w:ilvl w:val="0"/>
          <w:numId w:val="41"/>
        </w:numPr>
        <w:rPr>
          <w:ins w:id="6863" w:author="Arthur Parmentier" w:date="2020-06-05T13:45:00Z"/>
        </w:rPr>
      </w:pPr>
      <w:ins w:id="6864" w:author="Arthur Parmentier" w:date="2020-06-05T13:44:00Z">
        <w:r w:rsidRPr="007C437A">
          <w:t>Working with continuous frequencies (in contrast with quantized pitches in the frequency domain) for glissandos</w:t>
        </w:r>
      </w:ins>
      <w:ins w:id="6865"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6866" w:author="Arthur Parmentier" w:date="2020-06-05T13:45:00Z"/>
        </w:rPr>
      </w:pPr>
      <w:ins w:id="6867"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6868" w:author="Arthur Parmentier" w:date="2020-06-05T13:45:00Z"/>
        </w:rPr>
      </w:pPr>
      <w:ins w:id="6869" w:author="Arthur Parmentier" w:date="2020-06-05T13:45:00Z">
        <w:r w:rsidRPr="007C437A">
          <w:t>…</w:t>
        </w:r>
      </w:ins>
    </w:p>
    <w:p w:rsidR="00943D75" w:rsidRPr="007C437A" w:rsidRDefault="00943D75" w:rsidP="00943D75">
      <w:pPr>
        <w:rPr>
          <w:ins w:id="6870" w:author="Arthur Parmentier" w:date="2020-06-05T13:47:00Z"/>
        </w:rPr>
      </w:pPr>
      <w:ins w:id="6871" w:author="Arthur Parmentier" w:date="2020-06-05T13:46:00Z">
        <w:r w:rsidRPr="007C437A">
          <w:t>For many of these elements, Max/MSP looks like a better choice than DAWs</w:t>
        </w:r>
      </w:ins>
      <w:ins w:id="6872" w:author="Arthur Parmentier" w:date="2020-06-05T13:47:00Z">
        <w:r w:rsidRPr="007C437A">
          <w:t xml:space="preserve"> because of its packages and objects dedicated to these features.</w:t>
        </w:r>
      </w:ins>
    </w:p>
    <w:p w:rsidR="00943D75" w:rsidRPr="007C437A" w:rsidRDefault="00943D75" w:rsidP="00943D75">
      <w:pPr>
        <w:rPr>
          <w:ins w:id="6873" w:author="Arthur Parmentier" w:date="2020-06-05T13:50:00Z"/>
        </w:rPr>
      </w:pPr>
      <w:ins w:id="6874" w:author="Arthur Parmentier" w:date="2020-06-05T13:47:00Z">
        <w:r w:rsidRPr="007C437A">
          <w:t xml:space="preserve">However, </w:t>
        </w:r>
      </w:ins>
      <w:ins w:id="6875"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6876" w:author="Arthur Parmentier" w:date="2020-06-05T01:14:00Z"/>
        </w:rPr>
        <w:pPrChange w:id="6877" w:author="Arthur Parmentier" w:date="2020-06-05T13:51:00Z">
          <w:pPr/>
        </w:pPrChange>
      </w:pPr>
      <w:ins w:id="6878" w:author="Arthur Parmentier" w:date="2020-06-05T13:51:00Z">
        <w:r w:rsidRPr="007C437A">
          <w:t>Midi roll editor</w:t>
        </w:r>
      </w:ins>
    </w:p>
    <w:p w:rsidR="00E13FD2" w:rsidRPr="007C437A" w:rsidRDefault="00E13FD2">
      <w:pPr>
        <w:rPr>
          <w:ins w:id="6879" w:author="Arthur Parmentier" w:date="2020-05-18T17:06:00Z"/>
          <w:rPrChange w:id="6880" w:author="Arthur Parmentier" w:date="2020-06-07T15:27:00Z">
            <w:rPr>
              <w:ins w:id="6881" w:author="Arthur Parmentier" w:date="2020-05-18T17:06:00Z"/>
            </w:rPr>
          </w:rPrChange>
        </w:rPr>
        <w:pPrChange w:id="6882" w:author="Arthur Parmentier" w:date="2020-06-05T00:37:00Z">
          <w:pPr>
            <w:pStyle w:val="Titre2"/>
          </w:pPr>
        </w:pPrChange>
      </w:pPr>
    </w:p>
    <w:p w:rsidR="005522F0" w:rsidRPr="007C437A" w:rsidRDefault="005522F0">
      <w:pPr>
        <w:pStyle w:val="Titre2"/>
        <w:rPr>
          <w:ins w:id="6883" w:author="Arthur Parmentier" w:date="2020-05-18T17:06:00Z"/>
        </w:rPr>
      </w:pPr>
      <w:bookmarkStart w:id="6884" w:name="_Toc42550148"/>
      <w:ins w:id="6885" w:author="Arthur Parmentier" w:date="2020-05-18T17:06:00Z">
        <w:r w:rsidRPr="007C437A">
          <w:t>Performance</w:t>
        </w:r>
      </w:ins>
      <w:ins w:id="6886" w:author="Arthur Parmentier" w:date="2020-05-22T20:36:00Z">
        <w:r w:rsidR="001F0E95" w:rsidRPr="007C437A">
          <w:t xml:space="preserve"> aspects</w:t>
        </w:r>
      </w:ins>
      <w:bookmarkEnd w:id="6884"/>
    </w:p>
    <w:p w:rsidR="005522F0" w:rsidRPr="007C437A" w:rsidRDefault="005522F0" w:rsidP="005522F0">
      <w:pPr>
        <w:pStyle w:val="Titre3"/>
        <w:rPr>
          <w:ins w:id="6887" w:author="Arthur Parmentier" w:date="2020-05-18T17:07:00Z"/>
        </w:rPr>
      </w:pPr>
      <w:bookmarkStart w:id="6888" w:name="_Toc42550149"/>
      <w:ins w:id="6889" w:author="Arthur Parmentier" w:date="2020-05-18T17:06:00Z">
        <w:r w:rsidRPr="007C437A">
          <w:t xml:space="preserve">PoseNet and </w:t>
        </w:r>
      </w:ins>
      <w:ins w:id="6890" w:author="Arthur Parmentier" w:date="2020-05-22T12:18:00Z">
        <w:r w:rsidR="00E9747D" w:rsidRPr="007C437A">
          <w:t>Wekinator</w:t>
        </w:r>
      </w:ins>
      <w:ins w:id="6891" w:author="Arthur Parmentier" w:date="2020-05-18T17:06:00Z">
        <w:r w:rsidRPr="007C437A">
          <w:t xml:space="preserve"> settings</w:t>
        </w:r>
      </w:ins>
      <w:bookmarkEnd w:id="6888"/>
    </w:p>
    <w:p w:rsidR="002A1FE9" w:rsidRPr="007C437A" w:rsidRDefault="002A1FE9" w:rsidP="005522F0">
      <w:pPr>
        <w:rPr>
          <w:ins w:id="6892" w:author="Arthur Parmentier" w:date="2020-05-22T20:36:00Z"/>
        </w:rPr>
      </w:pPr>
      <w:ins w:id="6893" w:author="Arthur Parmentier" w:date="2020-05-22T20:36:00Z">
        <w:r w:rsidRPr="007C437A">
          <w:t>As mentioned previously</w:t>
        </w:r>
      </w:ins>
      <w:ins w:id="6894" w:author="Arthur Parmentier" w:date="2020-05-22T23:32:00Z">
        <w:r w:rsidR="00A37563" w:rsidRPr="007C437A">
          <w:t>, PoseNet as different parameters that influence its performances.</w:t>
        </w:r>
      </w:ins>
      <w:ins w:id="6895" w:author="Arthur Parmentier" w:date="2020-05-22T23:33:00Z">
        <w:r w:rsidR="00A37563" w:rsidRPr="007C437A">
          <w:t xml:space="preserve"> It is however not obvious where lies the best compromise between accuracy and the</w:t>
        </w:r>
      </w:ins>
      <w:ins w:id="6896" w:author="Arthur Parmentier" w:date="2020-05-22T23:34:00Z">
        <w:r w:rsidR="00A37563" w:rsidRPr="007C437A">
          <w:t xml:space="preserve"> number of poses processed by seconds (FPS).</w:t>
        </w:r>
      </w:ins>
      <w:ins w:id="6897" w:author="Arthur Parmentier" w:date="2020-05-22T23:40:00Z">
        <w:r w:rsidR="009940BE" w:rsidRPr="007C437A">
          <w:t xml:space="preserve"> Let’s take a look </w:t>
        </w:r>
      </w:ins>
      <w:ins w:id="6898" w:author="Arthur Parmentier" w:date="2020-05-22T23:41:00Z">
        <w:r w:rsidR="009940BE" w:rsidRPr="007C437A">
          <w:t xml:space="preserve">at how Wekinator processes its input to </w:t>
        </w:r>
      </w:ins>
      <w:ins w:id="6899"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6900" w:author="Arthur Parmentier" w:date="2020-05-20T19:53:00Z"/>
        </w:rPr>
      </w:pPr>
      <w:ins w:id="6901" w:author="Arthur Parmentier" w:date="2020-05-18T17:07:00Z">
        <w:r w:rsidRPr="007C437A">
          <w:lastRenderedPageBreak/>
          <w:t>We know that</w:t>
        </w:r>
      </w:ins>
      <w:ins w:id="6902" w:author="Arthur Parmentier" w:date="2020-05-22T20:15:00Z">
        <w:r w:rsidR="00FF217B" w:rsidRPr="007C437A">
          <w:t xml:space="preserve"> by default,</w:t>
        </w:r>
      </w:ins>
      <w:ins w:id="6903" w:author="Arthur Parmentier" w:date="2020-05-18T17:07:00Z">
        <w:r w:rsidRPr="007C437A">
          <w:t xml:space="preserve"> </w:t>
        </w:r>
      </w:ins>
      <w:ins w:id="6904" w:author="Arthur Parmentier" w:date="2020-05-22T12:18:00Z">
        <w:r w:rsidR="00E9747D" w:rsidRPr="007C437A">
          <w:t>Wekinator</w:t>
        </w:r>
      </w:ins>
      <w:ins w:id="6905" w:author="Arthur Parmentier" w:date="2020-05-22T20:15:00Z">
        <w:r w:rsidR="00FF217B" w:rsidRPr="007C437A">
          <w:t>’s DTW</w:t>
        </w:r>
      </w:ins>
      <w:ins w:id="6906" w:author="Arthur Parmentier" w:date="2020-05-18T17:07:00Z">
        <w:r w:rsidRPr="007C437A">
          <w:t xml:space="preserve"> is downsampling </w:t>
        </w:r>
      </w:ins>
      <w:ins w:id="6907" w:author="Arthur Parmentier" w:date="2020-05-22T20:15:00Z">
        <w:r w:rsidR="00FF217B" w:rsidRPr="007C437A">
          <w:t>the data rate</w:t>
        </w:r>
      </w:ins>
      <w:ins w:id="6908" w:author="Arthur Parmentier" w:date="2020-05-18T17:07:00Z">
        <w:r w:rsidRPr="007C437A">
          <w:t xml:space="preserve"> to improve the DTW speed, such that the best compromise in performance and accuracy is to keep the number of FPS just below what </w:t>
        </w:r>
      </w:ins>
      <w:ins w:id="6909" w:author="Arthur Parmentier" w:date="2020-05-22T12:18:00Z">
        <w:r w:rsidR="00E9747D" w:rsidRPr="007C437A">
          <w:t>Wekinator</w:t>
        </w:r>
      </w:ins>
      <w:ins w:id="6910" w:author="Arthur Parmentier" w:date="2020-05-18T17:07:00Z">
        <w:r w:rsidRPr="007C437A">
          <w:t xml:space="preserve"> can handle without downsampling for a sequence of 2 seconds</w:t>
        </w:r>
        <w:r w:rsidRPr="007C437A">
          <w:rPr>
            <w:rStyle w:val="Appelnotedebasdep"/>
          </w:rPr>
          <w:footnoteReference w:id="81"/>
        </w:r>
        <w:r w:rsidRPr="007C437A">
          <w:t xml:space="preserve">. With </w:t>
        </w:r>
      </w:ins>
      <w:ins w:id="6916" w:author="Arthur Parmentier" w:date="2020-05-22T12:18:00Z">
        <w:r w:rsidR="00E9747D" w:rsidRPr="007C437A">
          <w:t>Wekinator</w:t>
        </w:r>
      </w:ins>
      <w:ins w:id="6917" w:author="Arthur Parmentier" w:date="2020-05-18T17:07:00Z">
        <w:r w:rsidRPr="007C437A">
          <w:t>’s default settings (max sequence size = 10), the ideal number of FPS is 5</w:t>
        </w:r>
        <w:r w:rsidRPr="007C437A">
          <w:rPr>
            <w:rStyle w:val="Appelnotedebasdep"/>
          </w:rPr>
          <w:footnoteReference w:id="82"/>
        </w:r>
        <w:r w:rsidRPr="007C437A">
          <w:t xml:space="preserve">. On a fast computer, it would be worth to change </w:t>
        </w:r>
      </w:ins>
      <w:ins w:id="6920" w:author="Arthur Parmentier" w:date="2020-05-22T12:18:00Z">
        <w:r w:rsidR="00E9747D" w:rsidRPr="007C437A">
          <w:t>Wekinator</w:t>
        </w:r>
      </w:ins>
      <w:ins w:id="6921" w:author="Arthur Parmentier" w:date="2020-05-18T17:07:00Z">
        <w:r w:rsidRPr="007C437A">
          <w:t>’s default max sequence length to 20-</w:t>
        </w:r>
      </w:ins>
      <w:ins w:id="6922" w:author="Arthur Parmentier" w:date="2020-05-22T23:42:00Z">
        <w:r w:rsidR="009940BE" w:rsidRPr="007C437A">
          <w:t>4</w:t>
        </w:r>
      </w:ins>
      <w:ins w:id="6923" w:author="Arthur Parmentier" w:date="2020-05-18T17:07:00Z">
        <w:r w:rsidRPr="007C437A">
          <w:t>0 and run with around 10-</w:t>
        </w:r>
      </w:ins>
      <w:ins w:id="6924" w:author="Arthur Parmentier" w:date="2020-05-22T23:42:00Z">
        <w:r w:rsidR="009940BE" w:rsidRPr="007C437A">
          <w:t>20</w:t>
        </w:r>
      </w:ins>
      <w:ins w:id="6925" w:author="Arthur Parmentier" w:date="2020-05-18T17:07:00Z">
        <w:r w:rsidRPr="007C437A">
          <w:t xml:space="preserve"> FPS, which have proven to be more than enough for SP recognition or disable downsampling.</w:t>
        </w:r>
      </w:ins>
    </w:p>
    <w:p w:rsidR="00F02080" w:rsidRPr="007C437A" w:rsidRDefault="00DF2E6B" w:rsidP="005522F0">
      <w:pPr>
        <w:rPr>
          <w:ins w:id="6926" w:author="Arthur Parmentier" w:date="2020-05-22T23:50:00Z"/>
        </w:rPr>
      </w:pPr>
      <w:ins w:id="6927" w:author="Arthur Parmentier" w:date="2020-05-22T23:43:00Z">
        <w:r w:rsidRPr="007C437A">
          <w:t>An</w:t>
        </w:r>
      </w:ins>
      <w:ins w:id="6928" w:author="Arthur Parmentier" w:date="2020-05-22T23:44:00Z">
        <w:r w:rsidRPr="007C437A">
          <w:t xml:space="preserve">other question that would yet still need to be addressed is whether using very different rates for PoseNet among the </w:t>
        </w:r>
      </w:ins>
      <w:ins w:id="6929" w:author="Arthur Parmentier" w:date="2020-05-22T23:45:00Z">
        <w:r w:rsidRPr="007C437A">
          <w:t xml:space="preserve">training </w:t>
        </w:r>
      </w:ins>
      <w:ins w:id="6930" w:author="Arthur Parmentier" w:date="2020-05-22T23:44:00Z">
        <w:r w:rsidRPr="007C437A">
          <w:t>dataset or between the training data</w:t>
        </w:r>
      </w:ins>
      <w:ins w:id="6931" w:author="Arthur Parmentier" w:date="2020-05-22T23:45:00Z">
        <w:r w:rsidRPr="007C437A">
          <w:t>set</w:t>
        </w:r>
      </w:ins>
      <w:ins w:id="6932" w:author="Arthur Parmentier" w:date="2020-05-22T23:44:00Z">
        <w:r w:rsidRPr="007C437A">
          <w:t xml:space="preserve"> and rea</w:t>
        </w:r>
      </w:ins>
      <w:ins w:id="6933" w:author="Arthur Parmentier" w:date="2020-05-22T23:45:00Z">
        <w:r w:rsidRPr="007C437A">
          <w:t>l-time data would badly affect the performances of Wekinator DTW or not. Al</w:t>
        </w:r>
      </w:ins>
      <w:ins w:id="6934" w:author="Arthur Parmentier" w:date="2020-05-22T23:46:00Z">
        <w:r w:rsidRPr="007C437A">
          <w:t>though DTW warps the sequence and should be able to match two sequences with a different data rate, they are still constraints on how</w:t>
        </w:r>
      </w:ins>
      <w:ins w:id="6935" w:author="Arthur Parmentier" w:date="2020-05-22T23:47:00Z">
        <w:r w:rsidRPr="007C437A">
          <w:t xml:space="preserve"> far the algorithm looks forward in time to find a point that may match a s</w:t>
        </w:r>
      </w:ins>
      <w:ins w:id="6936" w:author="Arthur Parmentier" w:date="2020-05-22T23:48:00Z">
        <w:r w:rsidRPr="007C437A">
          <w:t>equence in the training set and possibly on how much the sequence can be warped. These remarks are only speculative at the moment</w:t>
        </w:r>
      </w:ins>
      <w:ins w:id="6937"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6938" w:author="Arthur Parmentier" w:date="2020-05-22T23:50:00Z">
        <w:r w:rsidRPr="007C437A">
          <w:t>applications.</w:t>
        </w:r>
      </w:ins>
    </w:p>
    <w:p w:rsidR="00DF2E6B" w:rsidRPr="007C437A" w:rsidRDefault="00DF2E6B" w:rsidP="005522F0">
      <w:pPr>
        <w:rPr>
          <w:ins w:id="6939" w:author="Arthur Parmentier" w:date="2020-05-20T19:53:00Z"/>
        </w:rPr>
      </w:pPr>
      <w:ins w:id="6940" w:author="Arthur Parmentier" w:date="2020-05-22T23:50:00Z">
        <w:r w:rsidRPr="007C437A">
          <w:t xml:space="preserve">It is also to be tested how does the performance of Wekinator changes with the </w:t>
        </w:r>
      </w:ins>
      <w:ins w:id="6941" w:author="Arthur Parmentier" w:date="2020-05-22T23:51:00Z">
        <w:r w:rsidRPr="007C437A">
          <w:t>number</w:t>
        </w:r>
      </w:ins>
      <w:ins w:id="6942" w:author="Arthur Parmentier" w:date="2020-05-22T23:50:00Z">
        <w:r w:rsidRPr="007C437A">
          <w:t xml:space="preserve"> of signs to be recognized. In the scope of this project, no more than </w:t>
        </w:r>
      </w:ins>
      <w:ins w:id="6943" w:author="Arthur Parmentier" w:date="2020-05-22T23:51:00Z">
        <w:r w:rsidRPr="007C437A">
          <w:t xml:space="preserve">dozens of signs were tested but it is possible and likely that its performance (accuracy but </w:t>
        </w:r>
      </w:ins>
      <w:ins w:id="6944" w:author="Arthur Parmentier" w:date="2020-05-22T23:52:00Z">
        <w:r w:rsidRPr="007C437A">
          <w:t>also speed)</w:t>
        </w:r>
      </w:ins>
      <w:ins w:id="6945" w:author="Arthur Parmentier" w:date="2020-05-22T23:51:00Z">
        <w:r w:rsidRPr="007C437A">
          <w:t xml:space="preserve"> drops with the increas</w:t>
        </w:r>
      </w:ins>
      <w:ins w:id="6946" w:author="Arthur Parmentier" w:date="2020-05-22T23:52:00Z">
        <w:r w:rsidRPr="007C437A">
          <w:t xml:space="preserve">e of the number of signs. These points should be investigated for future improvements of the tools, especially for working </w:t>
        </w:r>
      </w:ins>
      <w:ins w:id="6947" w:author="Arthur Parmentier" w:date="2020-05-22T23:53:00Z">
        <w:r w:rsidRPr="007C437A">
          <w:t>with bigger sets of signs.</w:t>
        </w:r>
      </w:ins>
    </w:p>
    <w:p w:rsidR="00F02080" w:rsidRPr="007C437A" w:rsidRDefault="00F02080" w:rsidP="005522F0">
      <w:pPr>
        <w:rPr>
          <w:ins w:id="6948" w:author="Arthur Parmentier" w:date="2020-05-20T19:53:00Z"/>
        </w:rPr>
      </w:pPr>
    </w:p>
    <w:p w:rsidR="00F02080" w:rsidRPr="007C437A" w:rsidRDefault="00F02080" w:rsidP="005522F0">
      <w:pPr>
        <w:rPr>
          <w:ins w:id="6949" w:author="Arthur Parmentier" w:date="2020-05-20T19:53:00Z"/>
        </w:rPr>
      </w:pPr>
    </w:p>
    <w:p w:rsidR="00F02080" w:rsidRPr="007C437A" w:rsidRDefault="00F02080" w:rsidP="005522F0">
      <w:pPr>
        <w:rPr>
          <w:ins w:id="6950" w:author="Arthur Parmentier" w:date="2020-05-20T19:53:00Z"/>
        </w:rPr>
      </w:pPr>
    </w:p>
    <w:p w:rsidR="00F02080" w:rsidRPr="007C437A" w:rsidRDefault="00F02080" w:rsidP="00F02080">
      <w:pPr>
        <w:rPr>
          <w:ins w:id="6951" w:author="Arthur Parmentier" w:date="2020-05-20T19:53:00Z"/>
        </w:rPr>
      </w:pPr>
      <w:ins w:id="6952"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6953" w:author="Arthur Parmentier" w:date="2020-05-18T17:07:00Z"/>
          <w:rPrChange w:id="6954" w:author="Arthur Parmentier" w:date="2020-06-07T15:27:00Z">
            <w:rPr>
              <w:ins w:id="6955" w:author="Arthur Parmentier" w:date="2020-05-18T17:07:00Z"/>
            </w:rPr>
          </w:rPrChange>
        </w:rPr>
        <w:pPrChange w:id="6956" w:author="Arthur Parmentier" w:date="2020-05-22T08:25:00Z">
          <w:pPr/>
        </w:pPrChange>
      </w:pPr>
      <w:bookmarkStart w:id="6957" w:name="_Toc42550150"/>
      <w:ins w:id="6958" w:author="Arthur Parmentier" w:date="2020-05-22T08:25:00Z">
        <w:r w:rsidRPr="007C437A">
          <w:rPr>
            <w:rPrChange w:id="6959" w:author="Arthur Parmentier" w:date="2020-06-07T15:27:00Z">
              <w:rPr/>
            </w:rPrChange>
          </w:rPr>
          <w:t>Threading</w:t>
        </w:r>
      </w:ins>
      <w:bookmarkEnd w:id="6957"/>
    </w:p>
    <w:p w:rsidR="005522F0" w:rsidRPr="007C437A" w:rsidRDefault="005522F0">
      <w:pPr>
        <w:rPr>
          <w:rPrChange w:id="6960" w:author="Arthur Parmentier" w:date="2020-06-07T15:27:00Z">
            <w:rPr/>
          </w:rPrChange>
        </w:rPr>
        <w:pPrChange w:id="6961" w:author="Arthur Parmentier" w:date="2020-05-18T17:07:00Z">
          <w:pPr>
            <w:pStyle w:val="Titre2"/>
          </w:pPr>
        </w:pPrChange>
      </w:pPr>
    </w:p>
    <w:p w:rsidR="00F25194" w:rsidRPr="007C437A" w:rsidRDefault="00F25194">
      <w:pPr>
        <w:pStyle w:val="Titre2"/>
      </w:pPr>
      <w:del w:id="6962" w:author="Arthur Parmentier" w:date="2020-05-14T15:55:00Z">
        <w:r w:rsidRPr="007C437A" w:rsidDel="008E4BF0">
          <w:lastRenderedPageBreak/>
          <w:delText xml:space="preserve">Part 6: </w:delText>
        </w:r>
      </w:del>
      <w:bookmarkStart w:id="6963" w:name="_Toc42550151"/>
      <w:r w:rsidRPr="007C437A">
        <w:t>Learning</w:t>
      </w:r>
      <w:ins w:id="6964" w:author="Arthur Parmentier" w:date="2020-05-14T15:55:00Z">
        <w:r w:rsidR="008E4BF0" w:rsidRPr="007C437A">
          <w:t xml:space="preserve"> in SP and numerical tool</w:t>
        </w:r>
      </w:ins>
      <w:bookmarkEnd w:id="6963"/>
      <w:del w:id="6965" w:author="Arthur Parmentier" w:date="2020-05-14T15:55:00Z">
        <w:r w:rsidRPr="007C437A" w:rsidDel="008E4BF0">
          <w:delText xml:space="preserve"> mechanism (?)</w:delText>
        </w:r>
      </w:del>
    </w:p>
    <w:p w:rsidR="00604767" w:rsidRPr="007C437A" w:rsidRDefault="00604767">
      <w:pPr>
        <w:pStyle w:val="Titre2"/>
        <w:rPr>
          <w:rPrChange w:id="6966" w:author="Arthur Parmentier" w:date="2020-06-07T15:27:00Z">
            <w:rPr/>
          </w:rPrChange>
        </w:rPr>
        <w:pPrChange w:id="6967" w:author="Arthur Parmentier" w:date="2020-06-07T21:11:00Z">
          <w:pPr>
            <w:pStyle w:val="Titre1"/>
          </w:pPr>
        </w:pPrChange>
      </w:pPr>
      <w:bookmarkStart w:id="6968" w:name="_Toc42550152"/>
      <w:r w:rsidRPr="007C437A">
        <w:rPr>
          <w:rPrChange w:id="6969" w:author="Arthur Parmentier" w:date="2020-06-07T15:27:00Z">
            <w:rPr/>
          </w:rPrChange>
        </w:rPr>
        <w:t>Potential &amp; future of the tool</w:t>
      </w:r>
      <w:bookmarkEnd w:id="6968"/>
    </w:p>
    <w:p w:rsidR="00F7581A" w:rsidRPr="007C437A" w:rsidRDefault="007938BA" w:rsidP="00F7581A">
      <w:pPr>
        <w:pStyle w:val="Titre3"/>
        <w:rPr>
          <w:ins w:id="6970" w:author="Arthur Parmentier" w:date="2020-05-21T17:03:00Z"/>
        </w:rPr>
      </w:pPr>
      <w:bookmarkStart w:id="6971" w:name="_Toc42550153"/>
      <w:ins w:id="6972" w:author="Arthur Parmentier" w:date="2020-05-21T17:03:00Z">
        <w:r w:rsidRPr="007C437A">
          <w:t>Emotion recognition</w:t>
        </w:r>
        <w:bookmarkEnd w:id="6971"/>
      </w:ins>
    </w:p>
    <w:p w:rsidR="007938BA" w:rsidRPr="007C437A" w:rsidRDefault="007938BA">
      <w:pPr>
        <w:pStyle w:val="Titre4"/>
        <w:rPr>
          <w:ins w:id="6973" w:author="Arthur Parmentier" w:date="2020-05-21T17:01:00Z"/>
          <w:rPrChange w:id="6974" w:author="Arthur Parmentier" w:date="2020-06-07T15:27:00Z">
            <w:rPr>
              <w:ins w:id="6975" w:author="Arthur Parmentier" w:date="2020-05-21T17:01:00Z"/>
            </w:rPr>
          </w:rPrChange>
        </w:rPr>
        <w:pPrChange w:id="6976" w:author="Arthur Parmentier" w:date="2020-05-21T17:03:00Z">
          <w:pPr>
            <w:pStyle w:val="Titre6"/>
          </w:pPr>
        </w:pPrChange>
      </w:pPr>
      <w:ins w:id="6977" w:author="Arthur Parmentier" w:date="2020-05-21T17:03:00Z">
        <w:r w:rsidRPr="007C437A">
          <w:rPr>
            <w:rPrChange w:id="6978" w:author="Arthur Parmentier" w:date="2020-06-07T15:27:00Z">
              <w:rPr>
                <w:b w:val="0"/>
              </w:rPr>
            </w:rPrChange>
          </w:rPr>
          <w:t xml:space="preserve">From PoseNet to building features for </w:t>
        </w:r>
      </w:ins>
      <w:ins w:id="6979" w:author="Arthur Parmentier" w:date="2020-05-21T17:04:00Z">
        <w:r w:rsidRPr="007C437A">
          <w:rPr>
            <w:rPrChange w:id="6980" w:author="Arthur Parmentier" w:date="2020-06-07T15:27:00Z">
              <w:rPr>
                <w:b w:val="0"/>
              </w:rPr>
            </w:rPrChange>
          </w:rPr>
          <w:t>recognizing emotions</w:t>
        </w:r>
      </w:ins>
      <w:ins w:id="6981" w:author="Arthur Parmentier" w:date="2020-05-21T17:17:00Z">
        <w:r w:rsidR="00E61559" w:rsidRPr="007C437A">
          <w:rPr>
            <w:rPrChange w:id="6982" w:author="Arthur Parmentier" w:date="2020-06-07T15:27:00Z">
              <w:rPr>
                <w:b w:val="0"/>
              </w:rPr>
            </w:rPrChange>
          </w:rPr>
          <w:t xml:space="preserve"> in body gestures</w:t>
        </w:r>
      </w:ins>
    </w:p>
    <w:p w:rsidR="00F7581A" w:rsidRPr="007C437A" w:rsidRDefault="00F7581A" w:rsidP="00F7581A">
      <w:pPr>
        <w:rPr>
          <w:ins w:id="6983" w:author="Arthur Parmentier" w:date="2020-05-21T17:01:00Z"/>
        </w:rPr>
      </w:pPr>
      <w:ins w:id="6984"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83"/>
        </w:r>
        <w:r w:rsidRPr="007C437A">
          <w:t xml:space="preserve"> and its potential use in other SP modes.</w:t>
        </w:r>
      </w:ins>
    </w:p>
    <w:p w:rsidR="00F7581A" w:rsidRPr="007C437A" w:rsidRDefault="00F7581A" w:rsidP="00F7581A">
      <w:pPr>
        <w:rPr>
          <w:ins w:id="6993" w:author="Arthur Parmentier" w:date="2020-05-21T17:01:00Z"/>
        </w:rPr>
      </w:pPr>
      <w:ins w:id="6994"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6995" w:author="Arthur Parmentier" w:date="2020-05-21T17:01:00Z"/>
        </w:rPr>
      </w:pPr>
      <w:ins w:id="6996" w:author="Arthur Parmentier" w:date="2020-05-21T17:01:00Z">
        <w:r w:rsidRPr="007C437A">
          <w:t>The EyesWeb project</w:t>
        </w:r>
        <w:r w:rsidRPr="007C437A">
          <w:rPr>
            <w:rStyle w:val="Appelnotedebasdep"/>
          </w:rPr>
          <w:footnoteReference w:id="84"/>
        </w:r>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r w:rsidRPr="007C437A">
          <w:rPr>
            <w:rStyle w:val="Appelnotedebasdep"/>
          </w:rPr>
          <w:footnoteReference w:id="85"/>
        </w:r>
        <w:r w:rsidRPr="007C437A">
          <w:t xml:space="preserve"> , the experiments and interactive performances they present suggest that these features do capture some sense of the emotions conveyed through gestures.</w:t>
        </w:r>
      </w:ins>
    </w:p>
    <w:p w:rsidR="00F7581A" w:rsidRPr="007C437A" w:rsidRDefault="00F7581A" w:rsidP="00F7581A">
      <w:pPr>
        <w:rPr>
          <w:ins w:id="7006" w:author="Arthur Parmentier" w:date="2020-05-21T17:04:00Z"/>
        </w:rPr>
      </w:pPr>
      <w:ins w:id="7007"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7008" w:author="Arthur Parmentier" w:date="2020-05-21T17:09:00Z"/>
        </w:rPr>
      </w:pPr>
      <w:ins w:id="7009" w:author="Arthur Parmentier" w:date="2020-05-21T17:05:00Z">
        <w:r w:rsidRPr="007C437A">
          <w:lastRenderedPageBreak/>
          <w:t>Face</w:t>
        </w:r>
      </w:ins>
      <w:ins w:id="7010" w:author="Arthur Parmentier" w:date="2020-05-21T17:06:00Z">
        <w:r w:rsidRPr="007C437A">
          <w:t>Mesh</w:t>
        </w:r>
      </w:ins>
      <w:ins w:id="7011" w:author="Arthur Parmentier" w:date="2020-05-21T17:17:00Z">
        <w:r w:rsidR="00150C0E" w:rsidRPr="007C437A">
          <w:t xml:space="preserve"> and face emotions recognition</w:t>
        </w:r>
      </w:ins>
    </w:p>
    <w:p w:rsidR="007938BA" w:rsidRPr="007C437A" w:rsidRDefault="007938BA" w:rsidP="007938BA">
      <w:pPr>
        <w:rPr>
          <w:ins w:id="7012" w:author="Arthur Parmentier" w:date="2020-05-21T17:14:00Z"/>
        </w:rPr>
      </w:pPr>
      <w:ins w:id="7013" w:author="Arthur Parmentier" w:date="2020-05-21T17:09:00Z">
        <w:r w:rsidRPr="007C437A">
          <w:t xml:space="preserve">Tensorflow </w:t>
        </w:r>
      </w:ins>
      <w:ins w:id="7014" w:author="Arthur Parmentier" w:date="2020-05-21T17:10:00Z">
        <w:r w:rsidRPr="007C437A">
          <w:t xml:space="preserve">has just released in </w:t>
        </w:r>
      </w:ins>
      <w:ins w:id="7015" w:author="Arthur Parmentier" w:date="2020-05-21T17:13:00Z">
        <w:r w:rsidRPr="007C437A">
          <w:t>March</w:t>
        </w:r>
      </w:ins>
      <w:ins w:id="7016" w:author="Arthur Parmentier" w:date="2020-05-21T17:10:00Z">
        <w:r w:rsidRPr="007C437A">
          <w:t xml:space="preserve"> 2020 the </w:t>
        </w:r>
      </w:ins>
      <w:ins w:id="7017" w:author="Arthur Parmentier" w:date="2020-05-21T17:14:00Z">
        <w:r w:rsidR="00E61559" w:rsidRPr="007C437A">
          <w:t>F</w:t>
        </w:r>
      </w:ins>
      <w:ins w:id="7018" w:author="Arthur Parmentier" w:date="2020-05-21T17:10:00Z">
        <w:r w:rsidRPr="007C437A">
          <w:t>acemesh package</w:t>
        </w:r>
      </w:ins>
      <w:ins w:id="7019" w:author="Arthur Parmentier" w:date="2020-05-21T17:31:00Z">
        <w:r w:rsidR="005F3B6B" w:rsidRPr="007C437A">
          <w:rPr>
            <w:rStyle w:val="Appelnotedebasdep"/>
          </w:rPr>
          <w:footnoteReference w:id="86"/>
        </w:r>
      </w:ins>
      <w:ins w:id="7021" w:author="Arthur Parmentier" w:date="2020-05-21T17:11:00Z">
        <w:r w:rsidRPr="007C437A">
          <w:t xml:space="preserve"> that infers approximate 3D facial surface geometry from an image or video stream</w:t>
        </w:r>
      </w:ins>
      <w:ins w:id="7022" w:author="Arthur Parmentier" w:date="2020-05-21T17:13:00Z">
        <w:r w:rsidR="00E61559" w:rsidRPr="007C437A">
          <w:t xml:space="preserve"> and that can be ported to Max just as easily as PoseNet or </w:t>
        </w:r>
      </w:ins>
      <w:ins w:id="7023" w:author="Arthur Parmentier" w:date="2020-05-21T17:14:00Z">
        <w:r w:rsidR="00E61559" w:rsidRPr="007C437A">
          <w:t>Handpose models.</w:t>
        </w:r>
      </w:ins>
    </w:p>
    <w:p w:rsidR="00E61559" w:rsidRPr="007C437A" w:rsidRDefault="00E61559" w:rsidP="007938BA">
      <w:pPr>
        <w:rPr>
          <w:ins w:id="7024" w:author="Arthur Parmentier" w:date="2020-05-21T17:22:00Z"/>
        </w:rPr>
      </w:pPr>
      <w:ins w:id="7025" w:author="Arthur Parmentier" w:date="2020-05-21T17:15:00Z">
        <w:r w:rsidRPr="007C437A">
          <w:t>One use of this package for SP could be</w:t>
        </w:r>
      </w:ins>
      <w:ins w:id="7026" w:author="Arthur Parmentier" w:date="2020-05-21T17:22:00Z">
        <w:r w:rsidR="00150C0E" w:rsidRPr="007C437A">
          <w:t xml:space="preserve"> building a lightweight</w:t>
        </w:r>
      </w:ins>
      <w:ins w:id="7027" w:author="Arthur Parmentier" w:date="2020-05-21T17:15:00Z">
        <w:r w:rsidRPr="007C437A">
          <w:t xml:space="preserve"> expression and emotion classifi</w:t>
        </w:r>
      </w:ins>
      <w:ins w:id="7028" w:author="Arthur Parmentier" w:date="2020-05-21T17:22:00Z">
        <w:r w:rsidR="00150C0E" w:rsidRPr="007C437A">
          <w:t>er that could also be used in SP modes such as the shapeline</w:t>
        </w:r>
      </w:ins>
      <w:ins w:id="7029" w:author="Arthur Parmentier" w:date="2020-05-21T17:15:00Z">
        <w:r w:rsidRPr="007C437A">
          <w:t>.</w:t>
        </w:r>
      </w:ins>
    </w:p>
    <w:p w:rsidR="00150C0E" w:rsidRPr="007C437A" w:rsidRDefault="00150C0E">
      <w:pPr>
        <w:rPr>
          <w:ins w:id="7030" w:author="Arthur Parmentier" w:date="2020-05-21T17:01:00Z"/>
        </w:rPr>
      </w:pPr>
      <w:ins w:id="7031" w:author="Arthur Parmentier" w:date="2020-05-21T17:22:00Z">
        <w:r w:rsidRPr="007C437A">
          <w:t>There are already several convincing attemp</w:t>
        </w:r>
      </w:ins>
      <w:ins w:id="7032" w:author="Arthur Parmentier" w:date="2020-05-21T17:23:00Z">
        <w:r w:rsidRPr="007C437A">
          <w:t>ts at recognizing facial emotions but</w:t>
        </w:r>
      </w:ins>
      <w:ins w:id="7033" w:author="Arthur Parmentier" w:date="2020-05-21T17:24:00Z">
        <w:r w:rsidR="00C43BD9" w:rsidRPr="007C437A">
          <w:t xml:space="preserve"> Face</w:t>
        </w:r>
      </w:ins>
      <w:ins w:id="7034" w:author="Arthur Parmentier" w:date="2020-05-21T17:31:00Z">
        <w:r w:rsidR="00717498" w:rsidRPr="007C437A">
          <w:t>m</w:t>
        </w:r>
      </w:ins>
      <w:ins w:id="7035" w:author="Arthur Parmentier" w:date="2020-05-21T17:24:00Z">
        <w:r w:rsidR="00C43BD9" w:rsidRPr="007C437A">
          <w:t>esh advantage is that it opens the way for fast, real-time emo</w:t>
        </w:r>
      </w:ins>
      <w:ins w:id="7036" w:author="Arthur Parmentier" w:date="2020-05-21T17:25:00Z">
        <w:r w:rsidR="00C43BD9" w:rsidRPr="007C437A">
          <w:t>tion recognition from 3D me</w:t>
        </w:r>
      </w:ins>
      <w:ins w:id="7037" w:author="Arthur Parmentier" w:date="2020-05-21T17:26:00Z">
        <w:r w:rsidR="00C43BD9" w:rsidRPr="007C437A">
          <w:t xml:space="preserve">sh, hence independent of the user’s face color, dimensions, </w:t>
        </w:r>
      </w:ins>
      <w:ins w:id="7038" w:author="Arthur Parmentier" w:date="2020-05-21T17:27:00Z">
        <w:r w:rsidR="00C43BD9" w:rsidRPr="007C437A">
          <w:t xml:space="preserve">eyebrow shape, etc. </w:t>
        </w:r>
      </w:ins>
      <w:ins w:id="7039" w:author="Arthur Parmentier" w:date="2020-05-21T17:28:00Z">
        <w:r w:rsidR="00C43BD9" w:rsidRPr="007C437A">
          <w:t xml:space="preserve">Just like a </w:t>
        </w:r>
      </w:ins>
      <w:ins w:id="7040" w:author="Arthur Parmentier" w:date="2020-05-21T17:29:00Z">
        <w:r w:rsidR="00C43BD9" w:rsidRPr="007C437A">
          <w:t xml:space="preserve">normalized </w:t>
        </w:r>
      </w:ins>
      <w:ins w:id="7041" w:author="Arthur Parmentier" w:date="2020-05-21T17:28:00Z">
        <w:r w:rsidR="00C43BD9" w:rsidRPr="007C437A">
          <w:t xml:space="preserve">skeleton from PoseNet </w:t>
        </w:r>
      </w:ins>
      <w:ins w:id="7042" w:author="Arthur Parmentier" w:date="2020-05-21T17:29:00Z">
        <w:r w:rsidR="00C43BD9" w:rsidRPr="007C437A">
          <w:t>allows us to build a simple yet efficient model for recognizing SP signs without heavy training sets and models, the Face</w:t>
        </w:r>
      </w:ins>
      <w:ins w:id="7043" w:author="Arthur Parmentier" w:date="2020-05-21T17:30:00Z">
        <w:r w:rsidR="00C43BD9" w:rsidRPr="007C437A">
          <w:t xml:space="preserve">mesh could allow </w:t>
        </w:r>
      </w:ins>
      <w:ins w:id="7044" w:author="Arthur Parmentier" w:date="2020-05-21T17:53:00Z">
        <w:r w:rsidR="00C67C3E" w:rsidRPr="007C437A">
          <w:t>us to</w:t>
        </w:r>
      </w:ins>
      <w:ins w:id="7045" w:author="Arthur Parmentier" w:date="2020-05-21T17:30:00Z">
        <w:r w:rsidR="00C43BD9" w:rsidRPr="007C437A">
          <w:t xml:space="preserve"> recogniz</w:t>
        </w:r>
      </w:ins>
      <w:ins w:id="7046" w:author="Arthur Parmentier" w:date="2020-05-21T17:53:00Z">
        <w:r w:rsidR="00C67C3E" w:rsidRPr="007C437A">
          <w:t>e</w:t>
        </w:r>
      </w:ins>
      <w:ins w:id="7047" w:author="Arthur Parmentier" w:date="2020-05-21T17:30:00Z">
        <w:r w:rsidR="00C43BD9" w:rsidRPr="007C437A">
          <w:t xml:space="preserve"> emotions as facial signs… but also creating </w:t>
        </w:r>
      </w:ins>
      <w:ins w:id="7048" w:author="Arthur Parmentier" w:date="2020-05-21T17:53:00Z">
        <w:r w:rsidR="00C67C3E" w:rsidRPr="007C437A">
          <w:t>our</w:t>
        </w:r>
      </w:ins>
      <w:ins w:id="7049" w:author="Arthur Parmentier" w:date="2020-05-21T17:30:00Z">
        <w:r w:rsidR="00C43BD9" w:rsidRPr="007C437A">
          <w:t xml:space="preserve"> own, new sign</w:t>
        </w:r>
      </w:ins>
      <w:ins w:id="7050" w:author="Arthur Parmentier" w:date="2020-05-21T17:53:00Z">
        <w:r w:rsidR="00C67C3E" w:rsidRPr="007C437A">
          <w:t>s</w:t>
        </w:r>
      </w:ins>
      <w:ins w:id="7051" w:author="Arthur Parmentier" w:date="2020-05-21T17:30:00Z">
        <w:r w:rsidR="00C43BD9" w:rsidRPr="007C437A">
          <w:t xml:space="preserve"> with the face</w:t>
        </w:r>
      </w:ins>
      <w:ins w:id="7052" w:author="Arthur Parmentier" w:date="2020-05-21T17:31:00Z">
        <w:r w:rsidR="00C43BD9" w:rsidRPr="007C437A">
          <w:t>.</w:t>
        </w:r>
      </w:ins>
    </w:p>
    <w:p w:rsidR="00604767" w:rsidRPr="007C437A" w:rsidDel="00F7581A" w:rsidRDefault="00186BEF">
      <w:pPr>
        <w:pStyle w:val="Titre3"/>
        <w:rPr>
          <w:del w:id="7053" w:author="Arthur Parmentier" w:date="2020-05-21T17:01:00Z"/>
          <w:rPrChange w:id="7054" w:author="Arthur Parmentier" w:date="2020-06-07T15:27:00Z">
            <w:rPr>
              <w:del w:id="7055" w:author="Arthur Parmentier" w:date="2020-05-21T17:01:00Z"/>
            </w:rPr>
          </w:rPrChange>
        </w:rPr>
        <w:pPrChange w:id="7056" w:author="Arthur Parmentier" w:date="2020-05-18T17:11:00Z">
          <w:pPr>
            <w:pStyle w:val="Titre2"/>
          </w:pPr>
        </w:pPrChange>
      </w:pPr>
      <w:del w:id="7057" w:author="Arthur Parmentier" w:date="2020-05-21T17:01:00Z">
        <w:r w:rsidRPr="007C437A" w:rsidDel="00F7581A">
          <w:rPr>
            <w:rPrChange w:id="7058" w:author="Arthur Parmentier" w:date="2020-06-07T15:27:00Z">
              <w:rPr/>
            </w:rPrChange>
          </w:rPr>
          <w:delText>Topic A: what could be improved and how</w:delText>
        </w:r>
        <w:bookmarkStart w:id="7059" w:name="_Toc41067219"/>
        <w:bookmarkStart w:id="7060" w:name="_Toc42259037"/>
        <w:bookmarkStart w:id="7061" w:name="_Toc42259114"/>
        <w:bookmarkStart w:id="7062" w:name="_Toc42449793"/>
        <w:bookmarkStart w:id="7063" w:name="_Toc42449875"/>
        <w:bookmarkStart w:id="7064" w:name="_Toc42550061"/>
        <w:bookmarkStart w:id="7065" w:name="_Toc42550154"/>
        <w:bookmarkEnd w:id="7059"/>
        <w:bookmarkEnd w:id="7060"/>
        <w:bookmarkEnd w:id="7061"/>
        <w:bookmarkEnd w:id="7062"/>
        <w:bookmarkEnd w:id="7063"/>
        <w:bookmarkEnd w:id="7064"/>
        <w:bookmarkEnd w:id="7065"/>
      </w:del>
    </w:p>
    <w:p w:rsidR="003C19D8" w:rsidRPr="007C437A" w:rsidRDefault="003C19D8" w:rsidP="003C19D8">
      <w:pPr>
        <w:pStyle w:val="Titre3"/>
        <w:rPr>
          <w:ins w:id="7066" w:author="Arthur Parmentier" w:date="2020-05-22T10:25:00Z"/>
        </w:rPr>
      </w:pPr>
      <w:bookmarkStart w:id="7067" w:name="_Toc42550155"/>
      <w:ins w:id="7068" w:author="Arthur Parmentier" w:date="2020-05-22T10:24:00Z">
        <w:r w:rsidRPr="007C437A">
          <w:t xml:space="preserve">Classification problem with </w:t>
        </w:r>
      </w:ins>
      <w:ins w:id="7069" w:author="Arthur Parmentier" w:date="2020-05-22T10:25:00Z">
        <w:r w:rsidRPr="007C437A">
          <w:t>CRF</w:t>
        </w:r>
      </w:ins>
      <w:bookmarkEnd w:id="7067"/>
      <w:del w:id="7070"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7071" w:author="Arthur Parmentier" w:date="2020-06-07T18:32:00Z">
            <w:rPr/>
          </w:rPrChange>
        </w:rPr>
        <w:pPrChange w:id="7072" w:author="Arthur Parmentier" w:date="2020-05-22T10:25:00Z">
          <w:pPr>
            <w:pStyle w:val="Titre2"/>
          </w:pPr>
        </w:pPrChange>
      </w:pPr>
      <w:ins w:id="7073" w:author="Arthur Parmentier" w:date="2020-05-22T10:25:00Z">
        <w:r w:rsidRPr="008C7E78">
          <w:rPr>
            <w:lang w:val="fr-FR"/>
            <w:rPrChange w:id="7074" w:author="Arthur Parmentier" w:date="2020-06-07T18:32:00Z">
              <w:rPr/>
            </w:rPrChange>
          </w:rPr>
          <w:t xml:space="preserve">Le CRF tient compte de la proba de chaque signe plus de la position dans la requête pour </w:t>
        </w:r>
      </w:ins>
      <w:ins w:id="7075" w:author="Arthur Parmentier" w:date="2020-05-22T10:26:00Z">
        <w:r w:rsidRPr="008C7E78">
          <w:rPr>
            <w:lang w:val="fr-FR"/>
            <w:rPrChange w:id="7076" w:author="Arthur Parmentier" w:date="2020-06-07T18:32:00Z">
              <w:rPr/>
            </w:rPrChange>
          </w:rPr>
          <w:t>classifier le signe</w:t>
        </w:r>
      </w:ins>
    </w:p>
    <w:p w:rsidR="00186BEF" w:rsidRPr="007C437A" w:rsidRDefault="00186BEF">
      <w:pPr>
        <w:pStyle w:val="Titre3"/>
        <w:rPr>
          <w:rPrChange w:id="7077" w:author="Arthur Parmentier" w:date="2020-06-07T15:27:00Z">
            <w:rPr/>
          </w:rPrChange>
        </w:rPr>
        <w:pPrChange w:id="7078" w:author="Arthur Parmentier" w:date="2020-05-18T17:11:00Z">
          <w:pPr>
            <w:pStyle w:val="Titre2"/>
          </w:pPr>
        </w:pPrChange>
      </w:pPr>
      <w:bookmarkStart w:id="7079" w:name="_Toc42550156"/>
      <w:r w:rsidRPr="007C437A">
        <w:rPr>
          <w:rPrChange w:id="7080" w:author="Arthur Parmentier" w:date="2020-06-07T15:27:00Z">
            <w:rPr/>
          </w:rPrChange>
        </w:rPr>
        <w:t>The future</w:t>
      </w:r>
      <w:bookmarkEnd w:id="7079"/>
    </w:p>
    <w:p w:rsidR="00E75199" w:rsidRPr="007C437A" w:rsidRDefault="00E75199" w:rsidP="00E6654A">
      <w:pPr>
        <w:pStyle w:val="Titre1"/>
      </w:pPr>
      <w:bookmarkStart w:id="7081" w:name="_Toc42550157"/>
      <w:r w:rsidRPr="007C437A">
        <w:t>Conclusion</w:t>
      </w:r>
      <w:bookmarkEnd w:id="7081"/>
    </w:p>
    <w:p w:rsidR="00F25194" w:rsidRPr="007C437A" w:rsidRDefault="00F25194" w:rsidP="00E6654A"/>
    <w:p w:rsidR="00F25194" w:rsidRPr="007C437A" w:rsidRDefault="00F25194" w:rsidP="00E6654A"/>
    <w:p w:rsidR="00F25194" w:rsidRPr="007C437A" w:rsidRDefault="00F25194" w:rsidP="00E6654A"/>
    <w:p w:rsidR="00F25194" w:rsidRPr="007C437A" w:rsidRDefault="00B9612C" w:rsidP="00E6654A">
      <w:pPr>
        <w:rPr>
          <w:ins w:id="7082" w:author="Arthur Parmentier" w:date="2020-05-12T19:23:00Z"/>
        </w:rPr>
      </w:pPr>
      <w:ins w:id="7083" w:author="Arthur Parmentier" w:date="2020-05-12T19:13:00Z">
        <w:r w:rsidRPr="007C437A">
          <w:t>SIGN = something that stands for something else</w:t>
        </w:r>
      </w:ins>
      <w:ins w:id="7084" w:author="Arthur Parmentier" w:date="2020-05-12T19:14:00Z">
        <w:r w:rsidR="00A34795" w:rsidRPr="007C437A">
          <w:t>; signified &amp; signifier</w:t>
        </w:r>
        <w:r w:rsidR="00A34795" w:rsidRPr="007C437A">
          <w:br/>
          <w:t>3 != types of signs: symbols, icons and indices</w:t>
        </w:r>
      </w:ins>
    </w:p>
    <w:p w:rsidR="00A34795" w:rsidRPr="007C437A" w:rsidRDefault="00A34795" w:rsidP="00E6654A">
      <w:pPr>
        <w:rPr>
          <w:ins w:id="7085" w:author="Arthur Parmentier" w:date="2020-05-12T19:23:00Z"/>
        </w:rPr>
      </w:pPr>
      <w:ins w:id="7086" w:author="Arthur Parmentier" w:date="2020-05-12T19:23:00Z">
        <w:r w:rsidRPr="007C437A">
          <w:t>No synonyms in SP</w:t>
        </w:r>
      </w:ins>
    </w:p>
    <w:p w:rsidR="00A34795" w:rsidRPr="007C437A" w:rsidRDefault="00A34795" w:rsidP="00E6654A">
      <w:ins w:id="7087" w:author="Arthur Parmentier" w:date="2020-05-12T19:23:00Z">
        <w:r w:rsidRPr="007C437A">
          <w:t>Are there homonyms?</w:t>
        </w:r>
        <w:r w:rsidR="0011688F" w:rsidRPr="007C437A">
          <w:t xml:space="preserve"> YESS</w:t>
        </w:r>
      </w:ins>
    </w:p>
    <w:bookmarkEnd w:id="548"/>
    <w:p w:rsidR="00F25194" w:rsidRPr="007C437A" w:rsidRDefault="00F25194" w:rsidP="00E6654A">
      <w:pPr>
        <w:rPr>
          <w:ins w:id="7088" w:author="Arthur Parmentier" w:date="2020-05-12T19:27:00Z"/>
        </w:rPr>
      </w:pPr>
    </w:p>
    <w:p w:rsidR="008A6488" w:rsidRPr="007C437A" w:rsidRDefault="008A6488" w:rsidP="00E6654A">
      <w:pPr>
        <w:rPr>
          <w:ins w:id="7089" w:author="Arthur Parmentier" w:date="2020-05-12T19:32:00Z"/>
        </w:rPr>
      </w:pPr>
      <w:ins w:id="7090" w:author="Arthur Parmentier" w:date="2020-05-12T19:27:00Z">
        <w:r w:rsidRPr="007C437A">
          <w:t>Meronymes… to check/discuss</w:t>
        </w:r>
        <w:r w:rsidR="00481EE1" w:rsidRPr="007C437A">
          <w:t xml:space="preserve"> : sense relations</w:t>
        </w:r>
      </w:ins>
    </w:p>
    <w:p w:rsidR="000717DB" w:rsidRPr="007C437A" w:rsidRDefault="000717DB" w:rsidP="00E6654A">
      <w:pPr>
        <w:rPr>
          <w:ins w:id="7091" w:author="Arthur Parmentier" w:date="2020-05-12T19:32:00Z"/>
        </w:rPr>
      </w:pPr>
    </w:p>
    <w:p w:rsidR="000717DB" w:rsidRPr="007C437A" w:rsidRDefault="000717DB" w:rsidP="00E6654A">
      <w:pPr>
        <w:rPr>
          <w:ins w:id="7092" w:author="Arthur Parmentier" w:date="2020-05-13T09:41:00Z"/>
        </w:rPr>
      </w:pPr>
      <w:ins w:id="7093" w:author="Arthur Parmentier" w:date="2020-05-12T19:32:00Z">
        <w:r w:rsidRPr="007C437A">
          <w:t xml:space="preserve">Sign overloading: </w:t>
        </w:r>
      </w:ins>
      <w:ins w:id="7094" w:author="Arthur Parmentier" w:date="2020-05-12T19:34:00Z">
        <w:r w:rsidR="00C07A15" w:rsidRPr="007C437A">
          <w:t>what is an analogy?</w:t>
        </w:r>
      </w:ins>
    </w:p>
    <w:p w:rsidR="003C3E32" w:rsidRPr="007C437A" w:rsidRDefault="003C3E32" w:rsidP="00E6654A">
      <w:pPr>
        <w:rPr>
          <w:ins w:id="7095" w:author="Arthur Parmentier" w:date="2020-05-13T09:41:00Z"/>
        </w:rPr>
      </w:pPr>
    </w:p>
    <w:p w:rsidR="003C3E32" w:rsidRPr="007C437A" w:rsidRDefault="003C3E32" w:rsidP="00E6654A">
      <w:pPr>
        <w:rPr>
          <w:ins w:id="7096" w:author="Arthur Parmentier" w:date="2020-05-14T13:28:00Z"/>
          <w:rStyle w:val="reference-text"/>
        </w:rPr>
      </w:pPr>
      <w:ins w:id="7097" w:author="Arthur Parmentier" w:date="2020-05-13T09:41:00Z">
        <w:r w:rsidRPr="007C437A">
          <w:t>Quantum-like theory of concepts to model human interaction (interference) in resp</w:t>
        </w:r>
      </w:ins>
      <w:ins w:id="7098" w:author="Arthur Parmentier" w:date="2020-05-13T09:42:00Z">
        <w:r w:rsidRPr="007C437A">
          <w:t xml:space="preserve">onding to SP signs? </w:t>
        </w:r>
      </w:ins>
      <w:ins w:id="7099" w:author="Arthur Parmentier" w:date="2020-05-14T13:28:00Z">
        <w:r w:rsidR="00A84632" w:rsidRPr="007C437A">
          <w:rPr>
            <w:rStyle w:val="reference-text"/>
            <w:rPrChange w:id="7100" w:author="Arthur Parmentier" w:date="2020-06-07T15:27:00Z">
              <w:rPr>
                <w:rStyle w:val="reference-text"/>
              </w:rPr>
            </w:rPrChange>
          </w:rPr>
          <w:fldChar w:fldCharType="begin"/>
        </w:r>
        <w:r w:rsidR="00A84632" w:rsidRPr="007C437A">
          <w:rPr>
            <w:rStyle w:val="reference-text"/>
          </w:rPr>
          <w:instrText xml:space="preserve"> HYPERLINK "</w:instrText>
        </w:r>
      </w:ins>
      <w:ins w:id="7101" w:author="Arthur Parmentier" w:date="2020-05-13T09:42:00Z">
        <w:r w:rsidR="00A84632" w:rsidRPr="007C437A">
          <w:rPr>
            <w:rStyle w:val="reference-text"/>
          </w:rPr>
          <w:instrText>https://www.frontiersin.org/articles/10.3389/fpsyg.2016.00418/full</w:instrText>
        </w:r>
      </w:ins>
      <w:ins w:id="7102" w:author="Arthur Parmentier" w:date="2020-05-14T13:28:00Z">
        <w:r w:rsidR="00A84632" w:rsidRPr="007C437A">
          <w:rPr>
            <w:rStyle w:val="reference-text"/>
          </w:rPr>
          <w:instrText xml:space="preserve">" </w:instrText>
        </w:r>
        <w:r w:rsidR="00A84632" w:rsidRPr="007C437A">
          <w:rPr>
            <w:rStyle w:val="reference-text"/>
            <w:rPrChange w:id="7103" w:author="Arthur Parmentier" w:date="2020-06-07T15:27:00Z">
              <w:rPr>
                <w:rStyle w:val="reference-text"/>
              </w:rPr>
            </w:rPrChange>
          </w:rPr>
          <w:fldChar w:fldCharType="separate"/>
        </w:r>
      </w:ins>
      <w:ins w:id="7104" w:author="Arthur Parmentier" w:date="2020-05-13T09:42:00Z">
        <w:r w:rsidR="00A84632" w:rsidRPr="007C437A">
          <w:rPr>
            <w:rStyle w:val="Lienhypertexte"/>
          </w:rPr>
          <w:t>https://www.frontiersin.org/articles/10.3389/fpsyg.2016.00418/full</w:t>
        </w:r>
      </w:ins>
      <w:ins w:id="7105" w:author="Arthur Parmentier" w:date="2020-05-14T13:28:00Z">
        <w:r w:rsidR="00A84632" w:rsidRPr="007C437A">
          <w:rPr>
            <w:rStyle w:val="reference-text"/>
            <w:rPrChange w:id="7106" w:author="Arthur Parmentier" w:date="2020-06-07T15:27:00Z">
              <w:rPr>
                <w:rStyle w:val="reference-text"/>
              </w:rPr>
            </w:rPrChange>
          </w:rPr>
          <w:fldChar w:fldCharType="end"/>
        </w:r>
      </w:ins>
    </w:p>
    <w:p w:rsidR="00A84632" w:rsidRPr="007C437A" w:rsidRDefault="00A84632" w:rsidP="00E6654A">
      <w:pPr>
        <w:rPr>
          <w:ins w:id="7107" w:author="Arthur Parmentier" w:date="2020-05-14T13:28:00Z"/>
          <w:rStyle w:val="reference-text"/>
        </w:rPr>
      </w:pPr>
    </w:p>
    <w:p w:rsidR="00A84632" w:rsidRPr="007C437A" w:rsidRDefault="00A84632" w:rsidP="00A84632">
      <w:pPr>
        <w:rPr>
          <w:ins w:id="7108" w:author="Arthur Parmentier" w:date="2020-05-14T13:28:00Z"/>
        </w:rPr>
      </w:pPr>
      <w:ins w:id="7109" w:author="Arthur Parmentier" w:date="2020-05-14T13:28:00Z">
        <w:r w:rsidRPr="007C437A">
          <w:t>Modes and defaults: attempt to define particular grammars inside a “universal” one?</w:t>
        </w:r>
      </w:ins>
    </w:p>
    <w:p w:rsidR="00A84632" w:rsidRPr="008C7E78" w:rsidRDefault="006A7F9F" w:rsidP="00A84632">
      <w:pPr>
        <w:rPr>
          <w:ins w:id="7110" w:author="Arthur Parmentier" w:date="2020-05-14T13:28:00Z"/>
          <w:lang w:val="fr-FR"/>
          <w:rPrChange w:id="7111" w:author="Arthur Parmentier" w:date="2020-06-07T18:32:00Z">
            <w:rPr>
              <w:ins w:id="7112" w:author="Arthur Parmentier" w:date="2020-05-14T13:28:00Z"/>
            </w:rPr>
          </w:rPrChange>
        </w:rPr>
      </w:pPr>
      <w:ins w:id="7113" w:author="Arthur Parmentier" w:date="2020-05-14T15:15:00Z">
        <w:r w:rsidRPr="008C7E78">
          <w:rPr>
            <w:lang w:val="fr-FR"/>
            <w:rPrChange w:id="7114" w:author="Arthur Parmentier" w:date="2020-06-07T18:32:00Z">
              <w:rPr/>
            </w:rPrChange>
          </w:rPr>
          <w:t>Enquete statistique sur poid</w:t>
        </w:r>
        <w:r w:rsidR="00FC6CCC" w:rsidRPr="008C7E78">
          <w:rPr>
            <w:lang w:val="fr-FR"/>
            <w:rPrChange w:id="7115" w:author="Arthur Parmentier" w:date="2020-06-07T18:32:00Z">
              <w:rPr/>
            </w:rPrChange>
          </w:rPr>
          <w:t>s</w:t>
        </w:r>
        <w:r w:rsidRPr="008C7E78">
          <w:rPr>
            <w:lang w:val="fr-FR"/>
            <w:rPrChange w:id="7116" w:author="Arthur Parmentier" w:date="2020-06-07T18:32:00Z">
              <w:rPr/>
            </w:rPrChange>
          </w:rPr>
          <w:t xml:space="preserve"> cogniti</w:t>
        </w:r>
      </w:ins>
      <w:ins w:id="7117" w:author="Arthur Parmentier" w:date="2020-05-14T15:16:00Z">
        <w:r w:rsidR="00711575" w:rsidRPr="008C7E78">
          <w:rPr>
            <w:lang w:val="fr-FR"/>
            <w:rPrChange w:id="7118" w:author="Arthur Parmentier" w:date="2020-06-07T18:32:00Z">
              <w:rPr/>
            </w:rPrChange>
          </w:rPr>
          <w:t>f</w:t>
        </w:r>
      </w:ins>
      <w:ins w:id="7119" w:author="Arthur Parmentier" w:date="2020-05-14T15:15:00Z">
        <w:r w:rsidRPr="008C7E78">
          <w:rPr>
            <w:lang w:val="fr-FR"/>
            <w:rPrChange w:id="7120" w:author="Arthur Parmentier" w:date="2020-06-07T18:32:00Z">
              <w:rPr/>
            </w:rPrChange>
          </w:rPr>
          <w:t>/temps de réponse/complexité de la réponse/débutant/experts</w:t>
        </w:r>
      </w:ins>
    </w:p>
    <w:p w:rsidR="00A84632" w:rsidRPr="008C7E78" w:rsidRDefault="00A84632" w:rsidP="00A84632">
      <w:pPr>
        <w:rPr>
          <w:ins w:id="7121" w:author="Arthur Parmentier" w:date="2020-05-14T13:28:00Z"/>
          <w:lang w:val="fr-FR"/>
          <w:rPrChange w:id="7122" w:author="Arthur Parmentier" w:date="2020-06-07T18:32:00Z">
            <w:rPr>
              <w:ins w:id="7123" w:author="Arthur Parmentier" w:date="2020-05-14T13:28:00Z"/>
            </w:rPr>
          </w:rPrChange>
        </w:rPr>
      </w:pPr>
    </w:p>
    <w:p w:rsidR="00A84632" w:rsidRPr="008C7E78" w:rsidRDefault="00A84632" w:rsidP="00A84632">
      <w:pPr>
        <w:rPr>
          <w:ins w:id="7124" w:author="Arthur Parmentier" w:date="2020-05-14T13:28:00Z"/>
          <w:lang w:val="fr-FR"/>
          <w:rPrChange w:id="7125" w:author="Arthur Parmentier" w:date="2020-06-07T18:32:00Z">
            <w:rPr>
              <w:ins w:id="7126" w:author="Arthur Parmentier" w:date="2020-05-14T13:28:00Z"/>
            </w:rPr>
          </w:rPrChange>
        </w:rPr>
      </w:pPr>
    </w:p>
    <w:p w:rsidR="00A84632" w:rsidRPr="008C7E78" w:rsidRDefault="00A84632" w:rsidP="00A84632">
      <w:pPr>
        <w:rPr>
          <w:ins w:id="7127" w:author="Arthur Parmentier" w:date="2020-05-14T13:28:00Z"/>
          <w:lang w:val="fr-FR"/>
          <w:rPrChange w:id="7128" w:author="Arthur Parmentier" w:date="2020-06-07T18:32:00Z">
            <w:rPr>
              <w:ins w:id="7129" w:author="Arthur Parmentier" w:date="2020-05-14T13:28:00Z"/>
            </w:rPr>
          </w:rPrChange>
        </w:rPr>
      </w:pPr>
    </w:p>
    <w:p w:rsidR="00A84632" w:rsidRPr="008C7E78" w:rsidRDefault="00A84632" w:rsidP="00A84632">
      <w:pPr>
        <w:rPr>
          <w:ins w:id="7130" w:author="Arthur Parmentier" w:date="2020-05-14T13:28:00Z"/>
          <w:lang w:val="fr-FR"/>
          <w:rPrChange w:id="7131" w:author="Arthur Parmentier" w:date="2020-06-07T18:32:00Z">
            <w:rPr>
              <w:ins w:id="7132" w:author="Arthur Parmentier" w:date="2020-05-14T13:28:00Z"/>
            </w:rPr>
          </w:rPrChange>
        </w:rPr>
      </w:pPr>
    </w:p>
    <w:p w:rsidR="00A84632" w:rsidRPr="008C7E78" w:rsidRDefault="00A84632" w:rsidP="00A84632">
      <w:pPr>
        <w:rPr>
          <w:ins w:id="7133" w:author="Arthur Parmentier" w:date="2020-05-14T13:28:00Z"/>
          <w:lang w:val="fr-FR"/>
          <w:rPrChange w:id="7134" w:author="Arthur Parmentier" w:date="2020-06-07T18:32:00Z">
            <w:rPr>
              <w:ins w:id="7135" w:author="Arthur Parmentier" w:date="2020-05-14T13:28:00Z"/>
            </w:rPr>
          </w:rPrChange>
        </w:rPr>
      </w:pPr>
    </w:p>
    <w:p w:rsidR="00A84632" w:rsidRPr="008C7E78" w:rsidRDefault="00A84632" w:rsidP="00A84632">
      <w:pPr>
        <w:rPr>
          <w:ins w:id="7136" w:author="Arthur Parmentier" w:date="2020-05-14T13:28:00Z"/>
          <w:lang w:val="fr-FR"/>
          <w:rPrChange w:id="7137" w:author="Arthur Parmentier" w:date="2020-06-07T18:32:00Z">
            <w:rPr>
              <w:ins w:id="7138" w:author="Arthur Parmentier" w:date="2020-05-14T13:28:00Z"/>
            </w:rPr>
          </w:rPrChange>
        </w:rPr>
      </w:pPr>
    </w:p>
    <w:p w:rsidR="00A84632" w:rsidRPr="007C437A" w:rsidRDefault="00A84632" w:rsidP="00A84632">
      <w:pPr>
        <w:rPr>
          <w:ins w:id="7139" w:author="Arthur Parmentier" w:date="2020-05-14T13:28:00Z"/>
        </w:rPr>
      </w:pPr>
      <w:ins w:id="7140" w:author="Arthur Parmentier" w:date="2020-05-14T13:28:00Z">
        <w:r w:rsidRPr="007C437A">
          <w:t>“categorization is the name of the cognition game and analogy is the mechanism that drives it all”.</w:t>
        </w:r>
      </w:ins>
    </w:p>
    <w:p w:rsidR="00A84632" w:rsidRPr="007C437A" w:rsidRDefault="00A84632" w:rsidP="00A84632">
      <w:pPr>
        <w:rPr>
          <w:ins w:id="7141" w:author="Arthur Parmentier" w:date="2020-05-14T13:28:00Z"/>
        </w:rPr>
      </w:pPr>
      <w:ins w:id="7142" w:author="Arthur Parmentier" w:date="2020-05-14T13:28:00Z">
        <w:r w:rsidRPr="007C437A">
          <w:t>Making analogy = raising the similar features of two mental things</w:t>
        </w:r>
      </w:ins>
    </w:p>
    <w:p w:rsidR="00A84632" w:rsidRPr="007C437A" w:rsidRDefault="00A84632" w:rsidP="00A84632">
      <w:pPr>
        <w:rPr>
          <w:ins w:id="7143" w:author="Arthur Parmentier" w:date="2020-05-14T13:28:00Z"/>
        </w:rPr>
      </w:pPr>
      <w:ins w:id="7144" w:author="Arthur Parmentier" w:date="2020-05-14T13:28:00Z">
        <w:r w:rsidRPr="007C437A">
          <w:t>Analogy is responsible for concept’s expansion.</w:t>
        </w:r>
      </w:ins>
    </w:p>
    <w:p w:rsidR="00A84632" w:rsidRPr="008C7E78" w:rsidRDefault="00A84632" w:rsidP="00A84632">
      <w:pPr>
        <w:rPr>
          <w:ins w:id="7145" w:author="Arthur Parmentier" w:date="2020-05-14T13:28:00Z"/>
          <w:lang w:val="fr-FR"/>
          <w:rPrChange w:id="7146" w:author="Arthur Parmentier" w:date="2020-06-07T18:32:00Z">
            <w:rPr>
              <w:ins w:id="7147" w:author="Arthur Parmentier" w:date="2020-05-14T13:28:00Z"/>
            </w:rPr>
          </w:rPrChange>
        </w:rPr>
      </w:pPr>
      <w:ins w:id="7148" w:author="Arthur Parmentier" w:date="2020-05-14T13:28:00Z">
        <w:r w:rsidRPr="007C437A">
          <w:t xml:space="preserve">Hierarchy of concepts? At least a complex form of structuring; Link with researchs in DH ontologies. </w:t>
        </w:r>
        <w:r w:rsidRPr="008C7E78">
          <w:rPr>
            <w:lang w:val="fr-FR"/>
            <w:rPrChange w:id="7149" w:author="Arthur Parmentier" w:date="2020-06-07T18:32:00Z">
              <w:rPr/>
            </w:rPrChange>
          </w:rPr>
          <w:t>Nice example: german way of constructing words</w:t>
        </w:r>
      </w:ins>
    </w:p>
    <w:p w:rsidR="00A84632" w:rsidRPr="008C7E78" w:rsidRDefault="00A84632" w:rsidP="00E6654A">
      <w:pPr>
        <w:rPr>
          <w:ins w:id="7150" w:author="Arthur Parmentier" w:date="2020-05-14T13:28:00Z"/>
          <w:lang w:val="fr-FR"/>
          <w:rPrChange w:id="7151" w:author="Arthur Parmentier" w:date="2020-06-07T18:32:00Z">
            <w:rPr>
              <w:ins w:id="7152" w:author="Arthur Parmentier" w:date="2020-05-14T13:28:00Z"/>
            </w:rPr>
          </w:rPrChange>
        </w:rPr>
      </w:pPr>
    </w:p>
    <w:p w:rsidR="00A84632" w:rsidRPr="008C7E78" w:rsidRDefault="000B405B" w:rsidP="00E6654A">
      <w:pPr>
        <w:rPr>
          <w:ins w:id="7153" w:author="Arthur Parmentier" w:date="2020-05-14T14:50:00Z"/>
          <w:lang w:val="fr-FR"/>
          <w:rPrChange w:id="7154" w:author="Arthur Parmentier" w:date="2020-06-07T18:32:00Z">
            <w:rPr>
              <w:ins w:id="7155" w:author="Arthur Parmentier" w:date="2020-05-14T14:50:00Z"/>
            </w:rPr>
          </w:rPrChange>
        </w:rPr>
      </w:pPr>
      <w:ins w:id="7156" w:author="Arthur Parmentier" w:date="2020-05-14T14:49:00Z">
        <w:r w:rsidRPr="008C7E78">
          <w:rPr>
            <w:lang w:val="fr-FR"/>
            <w:rPrChange w:id="7157" w:author="Arthur Parmentier" w:date="2020-06-07T18:32:00Z">
              <w:rPr/>
            </w:rPrChange>
          </w:rPr>
          <w:t>Utilization des signes motivée par la representation a priori du concept/résultat du soundpainter</w:t>
        </w:r>
      </w:ins>
    </w:p>
    <w:p w:rsidR="006331DF" w:rsidRPr="008C7E78" w:rsidRDefault="006331DF" w:rsidP="00E6654A">
      <w:pPr>
        <w:rPr>
          <w:ins w:id="7158" w:author="Arthur Parmentier" w:date="2020-05-14T14:51:00Z"/>
          <w:lang w:val="fr-FR"/>
          <w:rPrChange w:id="7159" w:author="Arthur Parmentier" w:date="2020-06-07T18:32:00Z">
            <w:rPr>
              <w:ins w:id="7160" w:author="Arthur Parmentier" w:date="2020-05-14T14:51:00Z"/>
            </w:rPr>
          </w:rPrChange>
        </w:rPr>
      </w:pPr>
      <w:ins w:id="7161" w:author="Arthur Parmentier" w:date="2020-05-14T14:50:00Z">
        <w:r w:rsidRPr="008C7E78">
          <w:rPr>
            <w:lang w:val="fr-FR"/>
            <w:rPrChange w:id="7162" w:author="Arthur Parmentier" w:date="2020-06-07T18:32:00Z">
              <w:rPr/>
            </w:rPrChange>
          </w:rPr>
          <w:t xml:space="preserve">Représentation mentale qui precede la réponse du performer; intéressant pour W (tout le monde?) si </w:t>
        </w:r>
      </w:ins>
      <w:ins w:id="7163" w:author="Arthur Parmentier" w:date="2020-05-14T14:51:00Z">
        <w:r w:rsidRPr="008C7E78">
          <w:rPr>
            <w:lang w:val="fr-FR"/>
            <w:rPrChange w:id="7164" w:author="Arthur Parmentier" w:date="2020-06-07T18:32:00Z">
              <w:rPr/>
            </w:rPrChange>
          </w:rPr>
          <w:t>la réponse n’est pas telle qu’attendue</w:t>
        </w:r>
      </w:ins>
    </w:p>
    <w:p w:rsidR="00C63733" w:rsidRPr="008C7E78" w:rsidRDefault="00C63733" w:rsidP="00E6654A">
      <w:pPr>
        <w:rPr>
          <w:ins w:id="7165" w:author="Arthur Parmentier" w:date="2020-05-14T14:57:00Z"/>
          <w:lang w:val="fr-FR"/>
          <w:rPrChange w:id="7166" w:author="Arthur Parmentier" w:date="2020-06-07T18:32:00Z">
            <w:rPr>
              <w:ins w:id="7167" w:author="Arthur Parmentier" w:date="2020-05-14T14:57:00Z"/>
            </w:rPr>
          </w:rPrChange>
        </w:rPr>
      </w:pPr>
      <w:ins w:id="7168" w:author="Arthur Parmentier" w:date="2020-05-14T14:51:00Z">
        <w:r w:rsidRPr="008C7E78">
          <w:rPr>
            <w:lang w:val="fr-FR"/>
            <w:rPrChange w:id="7169" w:author="Arthur Parmentier" w:date="2020-06-07T18:32:00Z">
              <w:rPr/>
            </w:rPrChange>
          </w:rPr>
          <w:t>On ne peut s’adresser qu’à une discipline qu’on connait un peu</w:t>
        </w:r>
      </w:ins>
    </w:p>
    <w:p w:rsidR="00CD4FE1" w:rsidRPr="008C7E78" w:rsidRDefault="00CD4FE1" w:rsidP="00E6654A">
      <w:pPr>
        <w:rPr>
          <w:ins w:id="7170" w:author="Arthur Parmentier" w:date="2020-05-14T14:57:00Z"/>
          <w:lang w:val="fr-FR"/>
          <w:rPrChange w:id="7171" w:author="Arthur Parmentier" w:date="2020-06-07T18:32:00Z">
            <w:rPr>
              <w:ins w:id="7172" w:author="Arthur Parmentier" w:date="2020-05-14T14:57:00Z"/>
            </w:rPr>
          </w:rPrChange>
        </w:rPr>
      </w:pPr>
    </w:p>
    <w:p w:rsidR="00CD4FE1" w:rsidRPr="008C7E78" w:rsidRDefault="00CD4FE1" w:rsidP="00E6654A">
      <w:pPr>
        <w:rPr>
          <w:ins w:id="7173" w:author="Arthur Parmentier" w:date="2020-05-14T14:59:00Z"/>
          <w:lang w:val="fr-FR"/>
          <w:rPrChange w:id="7174" w:author="Arthur Parmentier" w:date="2020-06-07T18:32:00Z">
            <w:rPr>
              <w:ins w:id="7175" w:author="Arthur Parmentier" w:date="2020-05-14T14:59:00Z"/>
            </w:rPr>
          </w:rPrChange>
        </w:rPr>
      </w:pPr>
      <w:ins w:id="7176" w:author="Arthur Parmentier" w:date="2020-05-14T14:57:00Z">
        <w:r w:rsidRPr="008C7E78">
          <w:rPr>
            <w:lang w:val="fr-FR"/>
            <w:rPrChange w:id="7177" w:author="Arthur Parmentier" w:date="2020-06-07T18:32:00Z">
              <w:rPr/>
            </w:rPrChange>
          </w:rPr>
          <w:t>Immobilté du soundpainter dans la config ordi et config traditionnelle walter</w:t>
        </w:r>
      </w:ins>
      <w:ins w:id="7178" w:author="Arthur Parmentier" w:date="2020-05-14T14:58:00Z">
        <w:r w:rsidR="00B47E57" w:rsidRPr="008C7E78">
          <w:rPr>
            <w:lang w:val="fr-FR"/>
            <w:rPrChange w:id="7179" w:author="Arthur Parmentier" w:date="2020-06-07T18:32:00Z">
              <w:rPr/>
            </w:rPrChange>
          </w:rPr>
          <w:t xml:space="preserve"> =&gt; aucune “deformation” du contexte de la performance artistique</w:t>
        </w:r>
        <w:r w:rsidR="004732DA" w:rsidRPr="008C7E78">
          <w:rPr>
            <w:lang w:val="fr-FR"/>
            <w:rPrChange w:id="7180" w:author="Arthur Parmentier" w:date="2020-06-07T18:32:00Z">
              <w:rPr/>
            </w:rPrChange>
          </w:rPr>
          <w:br/>
          <w:t>Notion d’espace</w:t>
        </w:r>
      </w:ins>
    </w:p>
    <w:p w:rsidR="00474CFF" w:rsidRPr="008C7E78" w:rsidRDefault="00474CFF" w:rsidP="00E6654A">
      <w:pPr>
        <w:rPr>
          <w:ins w:id="7181" w:author="Arthur Parmentier" w:date="2020-05-14T14:59:00Z"/>
          <w:lang w:val="fr-FR"/>
          <w:rPrChange w:id="7182" w:author="Arthur Parmentier" w:date="2020-06-07T18:32:00Z">
            <w:rPr>
              <w:ins w:id="7183" w:author="Arthur Parmentier" w:date="2020-05-14T14:59:00Z"/>
            </w:rPr>
          </w:rPrChange>
        </w:rPr>
      </w:pPr>
      <w:ins w:id="7184" w:author="Arthur Parmentier" w:date="2020-05-14T14:59:00Z">
        <w:r w:rsidRPr="008C7E78">
          <w:rPr>
            <w:lang w:val="fr-FR"/>
            <w:rPrChange w:id="7185" w:author="Arthur Parmentier" w:date="2020-06-07T18:32:00Z">
              <w:rPr/>
            </w:rPrChange>
          </w:rPr>
          <w:t>Distinction SP et performer: discussion de l’év</w:t>
        </w:r>
      </w:ins>
      <w:ins w:id="7186" w:author="Arthur Parmentier" w:date="2020-05-14T15:00:00Z">
        <w:r w:rsidRPr="008C7E78">
          <w:rPr>
            <w:lang w:val="fr-FR"/>
            <w:rPrChange w:id="7187" w:author="Arthur Parmentier" w:date="2020-06-07T18:32:00Z">
              <w:rPr/>
            </w:rPrChange>
          </w:rPr>
          <w:t>o</w:t>
        </w:r>
      </w:ins>
      <w:ins w:id="7188" w:author="Arthur Parmentier" w:date="2020-05-14T14:59:00Z">
        <w:r w:rsidRPr="008C7E78">
          <w:rPr>
            <w:lang w:val="fr-FR"/>
            <w:rPrChange w:id="7189" w:author="Arthur Parmentier" w:date="2020-06-07T18:32:00Z">
              <w:rPr/>
            </w:rPrChange>
          </w:rPr>
          <w:t>l</w:t>
        </w:r>
      </w:ins>
      <w:ins w:id="7190" w:author="Arthur Parmentier" w:date="2020-05-14T15:00:00Z">
        <w:r w:rsidRPr="008C7E78">
          <w:rPr>
            <w:lang w:val="fr-FR"/>
            <w:rPrChange w:id="7191" w:author="Arthur Parmentier" w:date="2020-06-07T18:32:00Z">
              <w:rPr/>
            </w:rPrChange>
          </w:rPr>
          <w:t>u</w:t>
        </w:r>
      </w:ins>
      <w:ins w:id="7192" w:author="Arthur Parmentier" w:date="2020-05-14T14:59:00Z">
        <w:r w:rsidRPr="008C7E78">
          <w:rPr>
            <w:lang w:val="fr-FR"/>
            <w:rPrChange w:id="7193" w:author="Arthur Parmentier" w:date="2020-06-07T18:32:00Z">
              <w:rPr/>
            </w:rPrChange>
          </w:rPr>
          <w:t>tion</w:t>
        </w:r>
      </w:ins>
      <w:ins w:id="7194" w:author="Arthur Parmentier" w:date="2020-05-14T15:01:00Z">
        <w:r w:rsidRPr="008C7E78">
          <w:rPr>
            <w:lang w:val="fr-FR"/>
            <w:rPrChange w:id="7195" w:author="Arthur Parmentier" w:date="2020-06-07T18:32:00Z">
              <w:rPr/>
            </w:rPrChange>
          </w:rPr>
          <w:t>, prospections de configuration possible?</w:t>
        </w:r>
      </w:ins>
      <w:ins w:id="7196" w:author="Arthur Parmentier" w:date="2020-05-14T14:59:00Z">
        <w:r w:rsidRPr="008C7E78">
          <w:rPr>
            <w:lang w:val="fr-FR"/>
            <w:rPrChange w:id="7197" w:author="Arthur Parmentier" w:date="2020-06-07T18:32:00Z">
              <w:rPr/>
            </w:rPrChange>
          </w:rPr>
          <w:t xml:space="preserve"> </w:t>
        </w:r>
      </w:ins>
    </w:p>
    <w:p w:rsidR="00474CFF" w:rsidRPr="008C7E78" w:rsidRDefault="00474CFF" w:rsidP="00E6654A">
      <w:pPr>
        <w:rPr>
          <w:ins w:id="7198" w:author="Arthur Parmentier" w:date="2020-05-14T15:29:00Z"/>
          <w:lang w:val="fr-FR"/>
          <w:rPrChange w:id="7199" w:author="Arthur Parmentier" w:date="2020-06-07T18:32:00Z">
            <w:rPr>
              <w:ins w:id="7200" w:author="Arthur Parmentier" w:date="2020-05-14T15:29:00Z"/>
            </w:rPr>
          </w:rPrChange>
        </w:rPr>
      </w:pPr>
      <w:ins w:id="7201" w:author="Arthur Parmentier" w:date="2020-05-14T14:59:00Z">
        <w:r w:rsidRPr="008C7E78">
          <w:rPr>
            <w:lang w:val="fr-FR"/>
            <w:rPrChange w:id="7202" w:author="Arthur Parmentier" w:date="2020-06-07T18:32:00Z">
              <w:rPr/>
            </w:rPrChange>
          </w:rPr>
          <w:t>Nouvelles configurations: le so</w:t>
        </w:r>
      </w:ins>
    </w:p>
    <w:p w:rsidR="0017374C" w:rsidRPr="008C7E78" w:rsidRDefault="0017374C" w:rsidP="00E6654A">
      <w:pPr>
        <w:rPr>
          <w:ins w:id="7203" w:author="Arthur Parmentier" w:date="2020-05-14T15:29:00Z"/>
          <w:lang w:val="fr-FR"/>
          <w:rPrChange w:id="7204" w:author="Arthur Parmentier" w:date="2020-06-07T18:32:00Z">
            <w:rPr>
              <w:ins w:id="7205" w:author="Arthur Parmentier" w:date="2020-05-14T15:29:00Z"/>
            </w:rPr>
          </w:rPrChange>
        </w:rPr>
      </w:pPr>
    </w:p>
    <w:p w:rsidR="0017374C" w:rsidRPr="008C7E78" w:rsidRDefault="0017374C" w:rsidP="00E6654A">
      <w:pPr>
        <w:rPr>
          <w:ins w:id="7206" w:author="Arthur Parmentier" w:date="2020-05-14T15:37:00Z"/>
          <w:lang w:val="fr-FR"/>
          <w:rPrChange w:id="7207" w:author="Arthur Parmentier" w:date="2020-06-07T18:32:00Z">
            <w:rPr>
              <w:ins w:id="7208" w:author="Arthur Parmentier" w:date="2020-05-14T15:37:00Z"/>
            </w:rPr>
          </w:rPrChange>
        </w:rPr>
      </w:pPr>
      <w:ins w:id="7209" w:author="Arthur Parmentier" w:date="2020-05-14T15:29:00Z">
        <w:r w:rsidRPr="008C7E78">
          <w:rPr>
            <w:lang w:val="fr-FR"/>
            <w:rPrChange w:id="7210" w:author="Arthur Parmentier" w:date="2020-06-07T18:32:00Z">
              <w:rPr/>
            </w:rPrChange>
          </w:rPr>
          <w:lastRenderedPageBreak/>
          <w:t xml:space="preserve">W a </w:t>
        </w:r>
        <w:r w:rsidR="009814BB" w:rsidRPr="008C7E78">
          <w:rPr>
            <w:lang w:val="fr-FR"/>
            <w:rPrChange w:id="7211" w:author="Arthur Parmentier" w:date="2020-06-07T18:32:00Z">
              <w:rPr/>
            </w:rPrChange>
          </w:rPr>
          <w:t>d</w:t>
        </w:r>
        <w:r w:rsidRPr="008C7E78">
          <w:rPr>
            <w:lang w:val="fr-FR"/>
            <w:rPrChange w:id="7212" w:author="Arthur Parmentier" w:date="2020-06-07T18:32:00Z">
              <w:rPr/>
            </w:rPrChange>
          </w:rPr>
          <w:t>eja supprimé signe?</w:t>
        </w:r>
        <w:r w:rsidR="009814BB" w:rsidRPr="008C7E78">
          <w:rPr>
            <w:lang w:val="fr-FR"/>
            <w:rPrChange w:id="7213" w:author="Arthur Parmentier" w:date="2020-06-07T18:32:00Z">
              <w:rPr/>
            </w:rPrChange>
          </w:rPr>
          <w:t xml:space="preserve"> Pk?</w:t>
        </w:r>
        <w:r w:rsidRPr="008C7E78">
          <w:rPr>
            <w:lang w:val="fr-FR"/>
            <w:rPrChange w:id="7214" w:author="Arthur Parmentier" w:date="2020-06-07T18:32:00Z">
              <w:rPr/>
            </w:rPrChange>
          </w:rPr>
          <w:t xml:space="preserve"> Ex “race” supprimée du dict de l’académie</w:t>
        </w:r>
      </w:ins>
      <w:ins w:id="7215" w:author="Arthur Parmentier" w:date="2020-05-14T15:30:00Z">
        <w:r w:rsidR="008B1BC4" w:rsidRPr="008C7E78">
          <w:rPr>
            <w:lang w:val="fr-FR"/>
            <w:rPrChange w:id="7216" w:author="Arthur Parmentier" w:date="2020-06-07T18:32:00Z">
              <w:rPr/>
            </w:rPrChange>
          </w:rPr>
          <w:br/>
          <w:t>Pas de synonyme en SP?</w:t>
        </w:r>
        <w:r w:rsidR="009C4444" w:rsidRPr="008C7E78">
          <w:rPr>
            <w:lang w:val="fr-FR"/>
            <w:rPrChange w:id="7217" w:author="Arthur Parmentier" w:date="2020-06-07T18:32:00Z">
              <w:rPr/>
            </w:rPrChange>
          </w:rPr>
          <w:t xml:space="preserve"> </w:t>
        </w:r>
      </w:ins>
      <w:ins w:id="7218" w:author="Arthur Parmentier" w:date="2020-05-14T15:31:00Z">
        <w:r w:rsidR="009C4444" w:rsidRPr="008C7E78">
          <w:rPr>
            <w:lang w:val="fr-FR"/>
            <w:rPrChange w:id="7219" w:author="Arthur Parmentier" w:date="2020-06-07T18:32:00Z">
              <w:rPr/>
            </w:rPrChange>
          </w:rPr>
          <w:t>Interpretation du synonyme d</w:t>
        </w:r>
      </w:ins>
      <w:ins w:id="7220" w:author="Arthur Parmentier" w:date="2020-05-14T15:32:00Z">
        <w:r w:rsidR="009C4444" w:rsidRPr="008C7E78">
          <w:rPr>
            <w:lang w:val="fr-FR"/>
            <w:rPrChange w:id="7221" w:author="Arthur Parmentier" w:date="2020-06-07T18:32:00Z">
              <w:rPr/>
            </w:rPrChange>
          </w:rPr>
          <w:t>ans les langues avec contexts: ???</w:t>
        </w:r>
        <w:r w:rsidR="00A67223" w:rsidRPr="008C7E78">
          <w:rPr>
            <w:lang w:val="fr-FR"/>
            <w:rPrChange w:id="7222" w:author="Arthur Parmentier" w:date="2020-06-07T18:32:00Z">
              <w:rPr/>
            </w:rPrChange>
          </w:rPr>
          <w:t xml:space="preserve"> nuance contextuelle (cf video )</w:t>
        </w:r>
      </w:ins>
    </w:p>
    <w:p w:rsidR="00A06D4C" w:rsidRPr="008C7E78" w:rsidRDefault="00A06D4C" w:rsidP="00E6654A">
      <w:pPr>
        <w:rPr>
          <w:ins w:id="7223" w:author="Arthur Parmentier" w:date="2020-05-14T15:37:00Z"/>
          <w:lang w:val="fr-FR"/>
          <w:rPrChange w:id="7224" w:author="Arthur Parmentier" w:date="2020-06-07T18:32:00Z">
            <w:rPr>
              <w:ins w:id="7225" w:author="Arthur Parmentier" w:date="2020-05-14T15:37:00Z"/>
            </w:rPr>
          </w:rPrChange>
        </w:rPr>
      </w:pPr>
    </w:p>
    <w:p w:rsidR="00A06D4C" w:rsidRPr="008C7E78" w:rsidRDefault="00A06D4C" w:rsidP="00E6654A">
      <w:pPr>
        <w:rPr>
          <w:ins w:id="7226" w:author="Arthur Parmentier" w:date="2020-05-14T15:38:00Z"/>
          <w:lang w:val="fr-FR"/>
          <w:rPrChange w:id="7227" w:author="Arthur Parmentier" w:date="2020-06-07T18:32:00Z">
            <w:rPr>
              <w:ins w:id="7228" w:author="Arthur Parmentier" w:date="2020-05-14T15:38:00Z"/>
            </w:rPr>
          </w:rPrChange>
        </w:rPr>
      </w:pPr>
      <w:ins w:id="7229" w:author="Arthur Parmentier" w:date="2020-05-14T15:37:00Z">
        <w:r w:rsidRPr="008C7E78">
          <w:rPr>
            <w:lang w:val="fr-FR"/>
            <w:rPrChange w:id="7230" w:author="Arthur Parmentier" w:date="2020-06-07T18:32:00Z">
              <w:rPr/>
            </w:rPrChange>
          </w:rPr>
          <w:t xml:space="preserve">Language SP manipulé </w:t>
        </w:r>
      </w:ins>
      <w:ins w:id="7231" w:author="Arthur Parmentier" w:date="2020-05-14T15:38:00Z">
        <w:r w:rsidRPr="008C7E78">
          <w:rPr>
            <w:lang w:val="fr-FR"/>
            <w:rPrChange w:id="7232" w:author="Arthur Parmentier" w:date="2020-06-07T18:32:00Z">
              <w:rPr/>
            </w:rPrChange>
          </w:rPr>
          <w:t>par le sp (context free grammar) VS musical language (context sensitive)</w:t>
        </w:r>
        <w:r w:rsidR="00F732CE" w:rsidRPr="008C7E78">
          <w:rPr>
            <w:lang w:val="fr-FR"/>
            <w:rPrChange w:id="7233" w:author="Arthur Parmentier" w:date="2020-06-07T18:32:00Z">
              <w:rPr/>
            </w:rPrChange>
          </w:rPr>
          <w:t xml:space="preserve"> by performer</w:t>
        </w:r>
      </w:ins>
    </w:p>
    <w:p w:rsidR="00475458" w:rsidRPr="008C7E78" w:rsidRDefault="00475458" w:rsidP="00E6654A">
      <w:pPr>
        <w:rPr>
          <w:ins w:id="7234" w:author="Arthur Parmentier" w:date="2020-05-14T15:38:00Z"/>
          <w:lang w:val="fr-FR"/>
          <w:rPrChange w:id="7235" w:author="Arthur Parmentier" w:date="2020-06-07T18:32:00Z">
            <w:rPr>
              <w:ins w:id="7236" w:author="Arthur Parmentier" w:date="2020-05-14T15:38:00Z"/>
            </w:rPr>
          </w:rPrChange>
        </w:rPr>
      </w:pPr>
    </w:p>
    <w:p w:rsidR="00475458" w:rsidRPr="008C7E78" w:rsidRDefault="00475458" w:rsidP="00E6654A">
      <w:pPr>
        <w:rPr>
          <w:ins w:id="7237" w:author="Arthur Parmentier" w:date="2020-05-14T15:44:00Z"/>
          <w:lang w:val="fr-FR"/>
          <w:rPrChange w:id="7238" w:author="Arthur Parmentier" w:date="2020-06-07T18:32:00Z">
            <w:rPr>
              <w:ins w:id="7239" w:author="Arthur Parmentier" w:date="2020-05-14T15:44:00Z"/>
            </w:rPr>
          </w:rPrChange>
        </w:rPr>
      </w:pPr>
      <w:ins w:id="7240" w:author="Arthur Parmentier" w:date="2020-05-14T15:38:00Z">
        <w:r w:rsidRPr="008C7E78">
          <w:rPr>
            <w:lang w:val="fr-FR"/>
            <w:rPrChange w:id="7241" w:author="Arthur Parmentier" w:date="2020-06-07T18:32:00Z">
              <w:rPr/>
            </w:rPrChange>
          </w:rPr>
          <w:t>Context</w:t>
        </w:r>
      </w:ins>
      <w:ins w:id="7242" w:author="Arthur Parmentier" w:date="2020-05-14T15:39:00Z">
        <w:r w:rsidRPr="008C7E78">
          <w:rPr>
            <w:lang w:val="fr-FR"/>
            <w:rPrChange w:id="7243" w:author="Arthur Parmentier" w:date="2020-06-07T18:32:00Z">
              <w:rPr/>
            </w:rPrChange>
          </w:rPr>
          <w:t>: importance au dela de la (context</w:t>
        </w:r>
      </w:ins>
      <w:ins w:id="7244" w:author="Arthur Parmentier" w:date="2020-05-14T15:41:00Z">
        <w:r w:rsidR="005A0160" w:rsidRPr="008C7E78">
          <w:rPr>
            <w:lang w:val="fr-FR"/>
            <w:rPrChange w:id="7245" w:author="Arthur Parmentier" w:date="2020-06-07T18:32:00Z">
              <w:rPr/>
            </w:rPrChange>
          </w:rPr>
          <w:t>-</w:t>
        </w:r>
      </w:ins>
      <w:ins w:id="7246" w:author="Arthur Parmentier" w:date="2020-05-14T15:39:00Z">
        <w:r w:rsidRPr="008C7E78">
          <w:rPr>
            <w:lang w:val="fr-FR"/>
            <w:rPrChange w:id="7247" w:author="Arthur Parmentier" w:date="2020-06-07T18:32:00Z">
              <w:rPr/>
            </w:rPrChange>
          </w:rPr>
          <w:t>free grammar)</w:t>
        </w:r>
        <w:r w:rsidR="00384716" w:rsidRPr="008C7E78">
          <w:rPr>
            <w:lang w:val="fr-FR"/>
            <w:rPrChange w:id="7248" w:author="Arthur Parmentier" w:date="2020-06-07T18:32:00Z">
              <w:rPr/>
            </w:rPrChange>
          </w:rPr>
          <w:t>: attentes du compositeur, configuration</w:t>
        </w:r>
      </w:ins>
      <w:ins w:id="7249" w:author="Arthur Parmentier" w:date="2020-05-14T15:41:00Z">
        <w:r w:rsidR="00CF3BC0" w:rsidRPr="008C7E78">
          <w:rPr>
            <w:lang w:val="fr-FR"/>
            <w:rPrChange w:id="7250" w:author="Arthur Parmentier" w:date="2020-06-07T18:32:00Z">
              <w:rPr/>
            </w:rPrChange>
          </w:rPr>
          <w:t>, par défaut…</w:t>
        </w:r>
      </w:ins>
    </w:p>
    <w:p w:rsidR="005D5A11" w:rsidRPr="008C7E78" w:rsidRDefault="005D5A11" w:rsidP="00E6654A">
      <w:pPr>
        <w:rPr>
          <w:ins w:id="7251" w:author="Arthur Parmentier" w:date="2020-05-14T15:44:00Z"/>
          <w:lang w:val="fr-FR"/>
          <w:rPrChange w:id="7252" w:author="Arthur Parmentier" w:date="2020-06-07T18:32:00Z">
            <w:rPr>
              <w:ins w:id="7253" w:author="Arthur Parmentier" w:date="2020-05-14T15:44:00Z"/>
            </w:rPr>
          </w:rPrChange>
        </w:rPr>
      </w:pPr>
    </w:p>
    <w:p w:rsidR="005D5A11" w:rsidRPr="008C7E78" w:rsidRDefault="005D5A11" w:rsidP="00E6654A">
      <w:pPr>
        <w:rPr>
          <w:ins w:id="7254" w:author="Arthur Parmentier" w:date="2020-05-14T15:44:00Z"/>
          <w:lang w:val="fr-FR"/>
          <w:rPrChange w:id="7255" w:author="Arthur Parmentier" w:date="2020-06-07T18:32:00Z">
            <w:rPr>
              <w:ins w:id="7256" w:author="Arthur Parmentier" w:date="2020-05-14T15:44:00Z"/>
            </w:rPr>
          </w:rPrChange>
        </w:rPr>
      </w:pPr>
      <w:ins w:id="7257" w:author="Arthur Parmentier" w:date="2020-05-14T15:44:00Z">
        <w:r w:rsidRPr="008C7E78">
          <w:rPr>
            <w:lang w:val="fr-FR"/>
            <w:rPrChange w:id="7258" w:author="Arthur Parmentier" w:date="2020-06-07T18:32:00Z">
              <w:rPr/>
            </w:rPrChange>
          </w:rPr>
          <w:t>Mode: préciser le sens</w:t>
        </w:r>
        <w:r w:rsidR="0074035C" w:rsidRPr="008C7E78">
          <w:rPr>
            <w:lang w:val="fr-FR"/>
            <w:rPrChange w:id="7259" w:author="Arthur Parmentier" w:date="2020-06-07T18:32:00Z">
              <w:rPr/>
            </w:rPrChange>
          </w:rPr>
          <w:t xml:space="preserve"> </w:t>
        </w:r>
        <w:r w:rsidRPr="008C7E78">
          <w:rPr>
            <w:lang w:val="fr-FR"/>
            <w:rPrChange w:id="7260" w:author="Arthur Parmentier" w:date="2020-06-07T18:32:00Z">
              <w:rPr/>
            </w:rPrChange>
          </w:rPr>
          <w:t>en SP</w:t>
        </w:r>
      </w:ins>
    </w:p>
    <w:p w:rsidR="0074035C" w:rsidRPr="008C7E78" w:rsidRDefault="0074035C" w:rsidP="00E6654A">
      <w:pPr>
        <w:rPr>
          <w:ins w:id="7261" w:author="Arthur Parmentier" w:date="2020-05-14T15:58:00Z"/>
          <w:lang w:val="fr-FR"/>
          <w:rPrChange w:id="7262" w:author="Arthur Parmentier" w:date="2020-06-07T18:32:00Z">
            <w:rPr>
              <w:ins w:id="7263" w:author="Arthur Parmentier" w:date="2020-05-14T15:58:00Z"/>
            </w:rPr>
          </w:rPrChange>
        </w:rPr>
      </w:pPr>
      <w:ins w:id="7264" w:author="Arthur Parmentier" w:date="2020-05-14T15:44:00Z">
        <w:r w:rsidRPr="008C7E78">
          <w:rPr>
            <w:lang w:val="fr-FR"/>
            <w:rPrChange w:id="7265" w:author="Arthur Parmentier" w:date="2020-06-07T18:32:00Z">
              <w:rPr/>
            </w:rPrChange>
          </w:rPr>
          <w:t>“mode”, “for</w:t>
        </w:r>
      </w:ins>
      <w:ins w:id="7266" w:author="Arthur Parmentier" w:date="2020-05-14T15:45:00Z">
        <w:r w:rsidRPr="008C7E78">
          <w:rPr>
            <w:lang w:val="fr-FR"/>
            <w:rPrChange w:id="7267" w:author="Arthur Parmentier" w:date="2020-06-07T18:32:00Z">
              <w:rPr/>
            </w:rPrChange>
          </w:rPr>
          <w:t>me”</w:t>
        </w:r>
      </w:ins>
    </w:p>
    <w:p w:rsidR="00FB6B81" w:rsidRPr="008C7E78" w:rsidRDefault="00FB6B81" w:rsidP="00E6654A">
      <w:pPr>
        <w:rPr>
          <w:ins w:id="7268" w:author="Arthur Parmentier" w:date="2020-05-14T15:59:00Z"/>
          <w:lang w:val="fr-FR"/>
          <w:rPrChange w:id="7269" w:author="Arthur Parmentier" w:date="2020-06-07T18:32:00Z">
            <w:rPr>
              <w:ins w:id="7270" w:author="Arthur Parmentier" w:date="2020-05-14T15:59:00Z"/>
            </w:rPr>
          </w:rPrChange>
        </w:rPr>
      </w:pPr>
    </w:p>
    <w:p w:rsidR="00FB6B81" w:rsidRPr="008C7E78" w:rsidRDefault="00FB6B81" w:rsidP="00E6654A">
      <w:pPr>
        <w:rPr>
          <w:ins w:id="7271" w:author="Arthur Parmentier" w:date="2020-05-14T15:58:00Z"/>
          <w:lang w:val="fr-FR"/>
          <w:rPrChange w:id="7272" w:author="Arthur Parmentier" w:date="2020-06-07T18:32:00Z">
            <w:rPr>
              <w:ins w:id="7273" w:author="Arthur Parmentier" w:date="2020-05-14T15:58:00Z"/>
            </w:rPr>
          </w:rPrChange>
        </w:rPr>
      </w:pPr>
      <w:ins w:id="7274" w:author="Arthur Parmentier" w:date="2020-05-14T15:59:00Z">
        <w:r w:rsidRPr="008C7E78">
          <w:rPr>
            <w:lang w:val="fr-FR"/>
            <w:rPrChange w:id="7275" w:author="Arthur Parmentier" w:date="2020-06-07T18:32:00Z">
              <w:rPr/>
            </w:rPrChange>
          </w:rPr>
          <w:t>Glossaire (definition des mots/concepts utilizes)</w:t>
        </w:r>
      </w:ins>
    </w:p>
    <w:p w:rsidR="00FB6B81" w:rsidRPr="008C7E78" w:rsidRDefault="00FB6B81" w:rsidP="00E6654A">
      <w:pPr>
        <w:rPr>
          <w:ins w:id="7276" w:author="Arthur Parmentier" w:date="2020-05-14T16:26:00Z"/>
          <w:lang w:val="fr-FR"/>
          <w:rPrChange w:id="7277" w:author="Arthur Parmentier" w:date="2020-06-07T18:32:00Z">
            <w:rPr>
              <w:ins w:id="7278" w:author="Arthur Parmentier" w:date="2020-05-14T16:26:00Z"/>
            </w:rPr>
          </w:rPrChange>
        </w:rPr>
      </w:pPr>
      <w:ins w:id="7279" w:author="Arthur Parmentier" w:date="2020-05-14T15:58:00Z">
        <w:r w:rsidRPr="008C7E78">
          <w:rPr>
            <w:lang w:val="fr-FR"/>
            <w:rPrChange w:id="7280" w:author="Arthur Parmentier" w:date="2020-06-07T18:32:00Z">
              <w:rPr/>
            </w:rPrChange>
          </w:rPr>
          <w:t>Biblio, table des illust</w:t>
        </w:r>
      </w:ins>
      <w:ins w:id="7281" w:author="Arthur Parmentier" w:date="2020-05-14T15:59:00Z">
        <w:r w:rsidRPr="008C7E78">
          <w:rPr>
            <w:lang w:val="fr-FR"/>
            <w:rPrChange w:id="7282" w:author="Arthur Parmentier" w:date="2020-06-07T18:32:00Z">
              <w:rPr/>
            </w:rPrChange>
          </w:rPr>
          <w:t>rations.</w:t>
        </w:r>
      </w:ins>
    </w:p>
    <w:p w:rsidR="009946FB" w:rsidRPr="008C7E78" w:rsidRDefault="009946FB" w:rsidP="00E6654A">
      <w:pPr>
        <w:rPr>
          <w:ins w:id="7283" w:author="Arthur Parmentier" w:date="2020-05-14T16:26:00Z"/>
          <w:lang w:val="fr-FR"/>
          <w:rPrChange w:id="7284" w:author="Arthur Parmentier" w:date="2020-06-07T18:32:00Z">
            <w:rPr>
              <w:ins w:id="7285" w:author="Arthur Parmentier" w:date="2020-05-14T16:26:00Z"/>
            </w:rPr>
          </w:rPrChange>
        </w:rPr>
      </w:pPr>
    </w:p>
    <w:p w:rsidR="009946FB" w:rsidRPr="008C7E78" w:rsidRDefault="009946FB" w:rsidP="00E6654A">
      <w:pPr>
        <w:rPr>
          <w:ins w:id="7286" w:author="Arthur Parmentier" w:date="2020-05-14T16:26:00Z"/>
          <w:lang w:val="fr-FR"/>
          <w:rPrChange w:id="7287" w:author="Arthur Parmentier" w:date="2020-06-07T18:32:00Z">
            <w:rPr>
              <w:ins w:id="7288" w:author="Arthur Parmentier" w:date="2020-05-14T16:26:00Z"/>
            </w:rPr>
          </w:rPrChange>
        </w:rPr>
      </w:pPr>
      <w:ins w:id="7289" w:author="Arthur Parmentier" w:date="2020-05-14T16:26:00Z">
        <w:r w:rsidRPr="008C7E78">
          <w:rPr>
            <w:lang w:val="fr-FR"/>
            <w:rPrChange w:id="7290" w:author="Arthur Parmentier" w:date="2020-06-07T18:32:00Z">
              <w:rPr/>
            </w:rPrChange>
          </w:rPr>
          <w:t>4 semaines:</w:t>
        </w:r>
      </w:ins>
    </w:p>
    <w:p w:rsidR="009946FB" w:rsidRPr="007C437A" w:rsidRDefault="009946FB" w:rsidP="00E6654A">
      <w:pPr>
        <w:rPr>
          <w:ins w:id="7291" w:author="Arthur Parmentier" w:date="2020-05-14T16:28:00Z"/>
        </w:rPr>
      </w:pPr>
      <w:ins w:id="7292" w:author="Arthur Parmentier" w:date="2020-05-14T16:28:00Z">
        <w:r w:rsidRPr="007C437A">
          <w:t xml:space="preserve">Facilité: </w:t>
        </w:r>
      </w:ins>
    </w:p>
    <w:p w:rsidR="009946FB" w:rsidRPr="007C437A" w:rsidRDefault="009946FB">
      <w:pPr>
        <w:ind w:firstLine="360"/>
        <w:rPr>
          <w:ins w:id="7293" w:author="Arthur Parmentier" w:date="2020-05-14T16:28:00Z"/>
        </w:rPr>
        <w:pPrChange w:id="7294" w:author="Arthur Parmentier" w:date="2020-05-14T16:28:00Z">
          <w:pPr/>
        </w:pPrChange>
      </w:pPr>
      <w:ins w:id="7295" w:author="Arthur Parmentier" w:date="2020-05-14T16:28:00Z">
        <w:r w:rsidRPr="007C437A">
          <w:t>- partie technologique</w:t>
        </w:r>
      </w:ins>
    </w:p>
    <w:p w:rsidR="009946FB" w:rsidRPr="007C437A" w:rsidRDefault="009946FB" w:rsidP="009946FB">
      <w:pPr>
        <w:pStyle w:val="Paragraphedeliste"/>
        <w:numPr>
          <w:ilvl w:val="0"/>
          <w:numId w:val="14"/>
        </w:numPr>
        <w:rPr>
          <w:ins w:id="7296" w:author="Arthur Parmentier" w:date="2020-05-14T16:28:00Z"/>
        </w:rPr>
      </w:pPr>
      <w:ins w:id="7297" w:author="Arthur Parmentier" w:date="2020-05-14T16:28:00Z">
        <w:r w:rsidRPr="007C437A">
          <w:t>Brief history of SP</w:t>
        </w:r>
      </w:ins>
    </w:p>
    <w:p w:rsidR="009946FB" w:rsidRPr="007C437A" w:rsidRDefault="009946FB" w:rsidP="00B827FE">
      <w:pPr>
        <w:rPr>
          <w:ins w:id="7298" w:author="Arthur Parmentier" w:date="2020-05-22T11:49:00Z"/>
        </w:rPr>
      </w:pPr>
    </w:p>
    <w:p w:rsidR="00B827FE" w:rsidRPr="007C437A" w:rsidRDefault="00B827FE">
      <w:pPr>
        <w:rPr>
          <w:ins w:id="7299" w:author="Arthur Parmentier" w:date="2020-05-23T19:48:00Z"/>
        </w:rPr>
      </w:pPr>
      <w:ins w:id="7300" w:author="Arthur Parmentier" w:date="2020-05-22T11:49:00Z">
        <w:r w:rsidRPr="007C437A">
          <w:t>INTERACTML and why I dropped Unity</w:t>
        </w:r>
      </w:ins>
    </w:p>
    <w:p w:rsidR="0019026D" w:rsidRPr="007C437A" w:rsidRDefault="0019026D">
      <w:pPr>
        <w:rPr>
          <w:ins w:id="7301" w:author="Arthur Parmentier" w:date="2020-06-05T16:32:00Z"/>
        </w:rPr>
      </w:pPr>
      <w:ins w:id="7302" w:author="Arthur Parmentier" w:date="2020-05-23T19:48:00Z">
        <w:r w:rsidRPr="007C437A">
          <w:t>Splitcam</w:t>
        </w:r>
      </w:ins>
    </w:p>
    <w:p w:rsidR="00E814B3" w:rsidRPr="007C437A" w:rsidRDefault="00E814B3">
      <w:pPr>
        <w:rPr>
          <w:ins w:id="7303" w:author="Arthur Parmentier" w:date="2020-06-05T16:32:00Z"/>
        </w:rPr>
      </w:pPr>
    </w:p>
    <w:p w:rsidR="006E2B59" w:rsidRPr="007C437A" w:rsidRDefault="006E2B59" w:rsidP="006E2B59">
      <w:pPr>
        <w:rPr>
          <w:moveTo w:id="7304" w:author="Arthur Parmentier" w:date="2020-06-06T22:11:00Z"/>
        </w:rPr>
      </w:pPr>
      <w:moveToRangeStart w:id="7305" w:author="Arthur Parmentier" w:date="2020-06-06T22:11:00Z" w:name="move42373884"/>
      <w:moveTo w:id="7306" w:author="Arthur Parmentier" w:date="2020-06-06T22:11:00Z">
        <w:r w:rsidRPr="007C437A">
          <w:t>DRAFT of ideas</w:t>
        </w:r>
      </w:moveTo>
    </w:p>
    <w:p w:rsidR="006E2B59" w:rsidRPr="007C437A" w:rsidRDefault="006E2B59" w:rsidP="006E2B59">
      <w:pPr>
        <w:pStyle w:val="Paragraphedeliste"/>
        <w:numPr>
          <w:ilvl w:val="0"/>
          <w:numId w:val="8"/>
        </w:numPr>
        <w:rPr>
          <w:moveTo w:id="7307" w:author="Arthur Parmentier" w:date="2020-06-06T22:11:00Z"/>
        </w:rPr>
      </w:pPr>
      <w:moveTo w:id="7308" w:author="Arthur Parmentier" w:date="2020-06-06T22:11:00Z">
        <w:r w:rsidRPr="007C437A">
          <w:t xml:space="preserve">“Traditional”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w:t>
        </w:r>
        <w:r w:rsidRPr="007C437A">
          <w:lastRenderedPageBreak/>
          <w:t>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7309" w:author="Arthur Parmentier" w:date="2020-06-06T22:11:00Z"/>
        </w:rPr>
      </w:pPr>
      <w:moveTo w:id="7310"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7311" w:author="Arthur Parmentier" w:date="2020-06-06T22:11:00Z"/>
        </w:rPr>
      </w:pPr>
      <w:moveTo w:id="7312"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7313" w:author="Arthur Parmentier" w:date="2020-06-06T22:11:00Z"/>
        </w:rPr>
      </w:pPr>
      <w:moveTo w:id="7314"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7315" w:author="Arthur Parmentier" w:date="2020-06-06T22:11:00Z"/>
        </w:rPr>
      </w:pPr>
      <w:moveTo w:id="7316"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7317" w:author="Arthur Parmentier" w:date="2020-06-06T22:11:00Z"/>
        </w:rPr>
      </w:pPr>
      <w:moveTo w:id="7318" w:author="Arthur Parmentier" w:date="2020-06-06T22:11:00Z">
        <w:r w:rsidRPr="007C437A">
          <w:t>but rather a fluid, dynamic and varying grammar</w:t>
        </w:r>
      </w:moveTo>
    </w:p>
    <w:moveToRangeEnd w:id="7305"/>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7319"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43EE" w:rsidRDefault="00E543EE" w:rsidP="00E6654A">
      <w:r>
        <w:separator/>
      </w:r>
    </w:p>
  </w:endnote>
  <w:endnote w:type="continuationSeparator" w:id="0">
    <w:p w:rsidR="00E543EE" w:rsidRDefault="00E543EE"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end"/>
    </w:r>
  </w:p>
  <w:p w:rsidR="00181E82" w:rsidRDefault="00181E82"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1E82" w:rsidRDefault="00181E82" w:rsidP="00E6654A">
    <w:r>
      <w:fldChar w:fldCharType="begin"/>
    </w:r>
    <w:r>
      <w:instrText>PAGE</w:instrText>
    </w:r>
    <w:r>
      <w:fldChar w:fldCharType="separate"/>
    </w:r>
    <w:r>
      <w:rPr>
        <w:noProof/>
      </w:rPr>
      <w:t>1</w:t>
    </w:r>
    <w:r>
      <w:fldChar w:fldCharType="end"/>
    </w:r>
  </w:p>
  <w:p w:rsidR="00181E82" w:rsidRDefault="00181E82"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43EE" w:rsidRDefault="00E543EE" w:rsidP="00E6654A">
      <w:r>
        <w:separator/>
      </w:r>
    </w:p>
  </w:footnote>
  <w:footnote w:type="continuationSeparator" w:id="0">
    <w:p w:rsidR="00E543EE" w:rsidRDefault="00E543EE" w:rsidP="00E6654A">
      <w:r>
        <w:continuationSeparator/>
      </w:r>
    </w:p>
  </w:footnote>
  <w:footnote w:id="1">
    <w:p w:rsidR="00181E82" w:rsidRPr="008C7E78" w:rsidRDefault="00181E82">
      <w:pPr>
        <w:pStyle w:val="Notedebasdepage"/>
      </w:pPr>
      <w:ins w:id="715" w:author="Arthur Parmentier" w:date="2020-06-06T15:45:00Z">
        <w:r>
          <w:rPr>
            <w:rStyle w:val="Appelnotedebasdep"/>
          </w:rPr>
          <w:footnoteRef/>
        </w:r>
        <w:r w:rsidRPr="008C7E78">
          <w:rPr>
            <w:lang w:val="fr-FR"/>
            <w:rPrChange w:id="716" w:author="Arthur Parmentier" w:date="2020-06-07T18:32:00Z">
              <w:rPr/>
            </w:rPrChange>
          </w:rPr>
          <w:t xml:space="preserve"> Nadine Couture, Sébastien Bottecchia, Serge Chaumette, Mateo Cecconello, Josu Rekalde, et al.. </w:t>
        </w:r>
        <w:r w:rsidRPr="00BA026A">
          <w:rPr>
            <w:i/>
            <w:iCs/>
            <w:rPrChange w:id="717" w:author="Arthur Parmentier" w:date="2020-06-06T15:45:00Z">
              <w:rPr/>
            </w:rPrChange>
          </w:rPr>
          <w:t>Using the Soundpainting Language to Fly a Swarm of Drones</w:t>
        </w:r>
        <w:r>
          <w:t xml:space="preserve">. Chen J. </w:t>
        </w:r>
        <w:r>
          <w:rPr>
            <w:i/>
            <w:iCs/>
          </w:rPr>
          <w:t>Advances in Intelligent Systems and Computing</w:t>
        </w:r>
        <w:r>
          <w:t>, 595, Springer, Cham, pp.39-51, 2017, AHFE 2017: Advances in Human Factors in Robots and Unmanned Systems, 978-3-319-60383-4.</w:t>
        </w:r>
      </w:ins>
      <w:ins w:id="718" w:author="Arthur Parmentier" w:date="2020-06-06T15:46:00Z">
        <w:r w:rsidRPr="008C7E78">
          <w:rPr>
            <w:rPrChange w:id="719" w:author="Arthur Parmentier" w:date="2020-06-07T18:32:00Z">
              <w:rPr>
                <w:lang w:val="fr-FR"/>
              </w:rPr>
            </w:rPrChange>
          </w:rPr>
          <w:t xml:space="preserve"> </w:t>
        </w:r>
      </w:ins>
    </w:p>
  </w:footnote>
  <w:footnote w:id="2">
    <w:p w:rsidR="00181E82" w:rsidRPr="000953B3" w:rsidRDefault="00181E82">
      <w:pPr>
        <w:pStyle w:val="Notedebasdepage"/>
      </w:pPr>
      <w:ins w:id="734" w:author="Arthur Parmentier" w:date="2020-06-07T18:50:00Z">
        <w:r>
          <w:rPr>
            <w:rStyle w:val="Appelnotedebasdep"/>
          </w:rPr>
          <w:footnoteRef/>
        </w:r>
        <w:r>
          <w:t xml:space="preserve"> </w:t>
        </w:r>
        <w:r w:rsidRPr="000953B3">
          <w:t>http://www.soundpainting.com/blog/</w:t>
        </w:r>
      </w:ins>
    </w:p>
  </w:footnote>
  <w:footnote w:id="3">
    <w:p w:rsidR="00181E82" w:rsidRPr="008C7E78" w:rsidRDefault="00181E82">
      <w:pPr>
        <w:pStyle w:val="Notedebasdepage"/>
      </w:pPr>
      <w:ins w:id="775" w:author="Arthur Parmentier" w:date="2020-06-06T15:59:00Z">
        <w:r>
          <w:rPr>
            <w:rStyle w:val="Appelnotedebasdep"/>
          </w:rPr>
          <w:footnoteRef/>
        </w:r>
        <w:r>
          <w:t xml:space="preserve"> </w:t>
        </w:r>
        <w:r w:rsidRPr="008C7E78">
          <w:rPr>
            <w:rPrChange w:id="776" w:author="Arthur Parmentier" w:date="2020-06-07T18:32:00Z">
              <w:rPr>
                <w:lang w:val="fr-FR"/>
              </w:rPr>
            </w:rPrChange>
          </w:rPr>
          <w:t xml:space="preserve">I have no </w:t>
        </w:r>
      </w:ins>
      <w:ins w:id="777" w:author="Arthur Parmentier" w:date="2020-06-06T16:00:00Z">
        <w:r w:rsidRPr="008C7E78">
          <w:rPr>
            <w:rPrChange w:id="778" w:author="Arthur Parmentier" w:date="2020-06-07T18:32:00Z">
              <w:rPr>
                <w:lang w:val="fr-FR"/>
              </w:rPr>
            </w:rPrChange>
          </w:rPr>
          <w:t>example of SP used by artists outside modern societies</w:t>
        </w:r>
      </w:ins>
      <w:ins w:id="779" w:author="Arthur Parmentier" w:date="2020-06-06T16:01:00Z">
        <w:r w:rsidRPr="008C7E78">
          <w:rPr>
            <w:rPrChange w:id="780" w:author="Arthur Parmentier" w:date="2020-06-07T18:32:00Z">
              <w:rPr>
                <w:lang w:val="fr-FR"/>
              </w:rPr>
            </w:rPrChange>
          </w:rPr>
          <w:t xml:space="preserve"> </w:t>
        </w:r>
      </w:ins>
      <w:ins w:id="781" w:author="Arthur Parmentier" w:date="2020-06-06T16:00:00Z">
        <w:r w:rsidRPr="008C7E78">
          <w:rPr>
            <w:rPrChange w:id="782" w:author="Arthur Parmentier" w:date="2020-06-07T18:32:00Z">
              <w:rPr>
                <w:lang w:val="fr-FR"/>
              </w:rPr>
            </w:rPrChange>
          </w:rPr>
          <w:t>but experience</w:t>
        </w:r>
      </w:ins>
      <w:ins w:id="783" w:author="Arthur Parmentier" w:date="2020-06-06T16:01:00Z">
        <w:r w:rsidRPr="008C7E78">
          <w:rPr>
            <w:rPrChange w:id="784" w:author="Arthur Parmentier" w:date="2020-06-07T18:32:00Z">
              <w:rPr>
                <w:lang w:val="fr-FR"/>
              </w:rPr>
            </w:rPrChange>
          </w:rPr>
          <w:t>s</w:t>
        </w:r>
      </w:ins>
      <w:ins w:id="785" w:author="Arthur Parmentier" w:date="2020-06-06T16:00:00Z">
        <w:r w:rsidRPr="008C7E78">
          <w:rPr>
            <w:rPrChange w:id="786" w:author="Arthur Parmentier" w:date="2020-06-07T18:32:00Z">
              <w:rPr>
                <w:lang w:val="fr-FR"/>
              </w:rPr>
            </w:rPrChange>
          </w:rPr>
          <w:t xml:space="preserve"> with people from cultures that do not share the same linguistic</w:t>
        </w:r>
      </w:ins>
      <w:ins w:id="787" w:author="Arthur Parmentier" w:date="2020-06-06T16:01:00Z">
        <w:r w:rsidRPr="008C7E78">
          <w:rPr>
            <w:rPrChange w:id="788" w:author="Arthur Parmentier" w:date="2020-06-07T18:32:00Z">
              <w:rPr>
                <w:lang w:val="fr-FR"/>
              </w:rPr>
            </w:rPrChange>
          </w:rPr>
          <w:t xml:space="preserve"> structures and views on the artistic practices and roles would be very interesting for further studies.</w:t>
        </w:r>
      </w:ins>
    </w:p>
  </w:footnote>
  <w:footnote w:id="4">
    <w:p w:rsidR="00181E82" w:rsidRPr="00B16E7C" w:rsidRDefault="00181E82">
      <w:pPr>
        <w:pStyle w:val="Notedebasdepage"/>
        <w:rPr>
          <w:lang w:val="fr-FR"/>
          <w:rPrChange w:id="892" w:author="Arthur Parmentier" w:date="2020-06-06T16:32:00Z">
            <w:rPr/>
          </w:rPrChange>
        </w:rPr>
      </w:pPr>
      <w:ins w:id="893" w:author="Arthur Parmentier" w:date="2020-06-06T16:32:00Z">
        <w:r>
          <w:rPr>
            <w:rStyle w:val="Appelnotedebasdep"/>
          </w:rPr>
          <w:footnoteRef/>
        </w:r>
        <w:r>
          <w:t xml:space="preserve"> </w:t>
        </w:r>
      </w:ins>
      <w:ins w:id="894" w:author="Arthur Parmentier" w:date="2020-06-06T16:39:00Z">
        <w:r w:rsidRPr="008C7E78">
          <w:rPr>
            <w:rPrChange w:id="895" w:author="Arthur Parmentier" w:date="2020-06-07T18:32:00Z">
              <w:rPr>
                <w:lang w:val="fr-FR"/>
              </w:rPr>
            </w:rPrChange>
          </w:rPr>
          <w:t xml:space="preserve">For reference, see </w:t>
        </w:r>
      </w:ins>
      <w:ins w:id="896" w:author="Arthur Parmentier" w:date="2020-06-06T16:40:00Z">
        <w:r w:rsidRPr="008C7E78">
          <w:rPr>
            <w:rPrChange w:id="897"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98" w:author="Arthur Parmentier" w:date="2020-06-06T16:41:00Z">
        <w:r w:rsidRPr="00057697">
          <w:rPr>
            <w:lang w:val="fr-FR"/>
          </w:rPr>
          <w:t>J'avancerai vers toi avec les yeux d'un sourd</w:t>
        </w:r>
        <w:r>
          <w:rPr>
            <w:lang w:val="fr-FR"/>
          </w:rPr>
          <w:t> » (Laetitia Carton, 2015)</w:t>
        </w:r>
      </w:ins>
    </w:p>
  </w:footnote>
  <w:footnote w:id="5">
    <w:p w:rsidR="00181E82" w:rsidRPr="003724FD" w:rsidRDefault="00181E82">
      <w:pPr>
        <w:pStyle w:val="Notedebasdepage"/>
        <w:rPr>
          <w:lang w:val="fr-FR"/>
          <w:rPrChange w:id="901" w:author="Arthur Parmentier" w:date="2020-06-06T17:00:00Z">
            <w:rPr/>
          </w:rPrChange>
        </w:rPr>
      </w:pPr>
      <w:ins w:id="902" w:author="Arthur Parmentier" w:date="2020-06-06T17:00:00Z">
        <w:r>
          <w:rPr>
            <w:rStyle w:val="Appelnotedebasdep"/>
          </w:rPr>
          <w:footnoteRef/>
        </w:r>
        <w:r w:rsidRPr="008C7E78">
          <w:rPr>
            <w:lang w:val="fr-FR"/>
            <w:rPrChange w:id="903" w:author="Arthur Parmentier" w:date="2020-06-07T18:32:00Z">
              <w:rPr/>
            </w:rPrChange>
          </w:rPr>
          <w:t xml:space="preserve"> http://www.soundpainting.com/blog/</w:t>
        </w:r>
      </w:ins>
    </w:p>
  </w:footnote>
  <w:footnote w:id="6">
    <w:p w:rsidR="00181E82" w:rsidRPr="008538C8" w:rsidRDefault="00181E82">
      <w:pPr>
        <w:pStyle w:val="Notedebasdepage"/>
        <w:rPr>
          <w:lang w:val="fr-FR"/>
          <w:rPrChange w:id="920" w:author="Arthur Parmentier" w:date="2020-06-07T18:55:00Z">
            <w:rPr/>
          </w:rPrChange>
        </w:rPr>
      </w:pPr>
      <w:ins w:id="921" w:author="Arthur Parmentier" w:date="2020-06-07T18:55:00Z">
        <w:r>
          <w:rPr>
            <w:rStyle w:val="Appelnotedebasdep"/>
          </w:rPr>
          <w:footnoteRef/>
        </w:r>
        <w:r w:rsidRPr="008538C8">
          <w:rPr>
            <w:lang w:val="fr-FR"/>
            <w:rPrChange w:id="922" w:author="Arthur Parmentier" w:date="2020-06-07T18:55:00Z">
              <w:rPr/>
            </w:rPrChange>
          </w:rPr>
          <w:t xml:space="preserve"> http://www.soundpainting.com/soundpainting/</w:t>
        </w:r>
      </w:ins>
    </w:p>
  </w:footnote>
  <w:footnote w:id="7">
    <w:p w:rsidR="00181E82" w:rsidRPr="0098222C" w:rsidRDefault="00181E82" w:rsidP="007150A7">
      <w:pPr>
        <w:pBdr>
          <w:top w:val="nil"/>
          <w:left w:val="nil"/>
          <w:bottom w:val="nil"/>
          <w:right w:val="nil"/>
          <w:between w:val="nil"/>
        </w:pBdr>
        <w:spacing w:after="0" w:line="240" w:lineRule="auto"/>
        <w:rPr>
          <w:ins w:id="938" w:author="Arthur Parmentier" w:date="2020-06-07T18:06:00Z"/>
          <w:color w:val="000000"/>
          <w:sz w:val="20"/>
          <w:szCs w:val="20"/>
        </w:rPr>
      </w:pPr>
      <w:ins w:id="939" w:author="Arthur Parmentier" w:date="2020-06-07T18:06:00Z">
        <w:r w:rsidRPr="0098222C">
          <w:rPr>
            <w:vertAlign w:val="superscript"/>
          </w:rPr>
          <w:footnoteRef/>
        </w:r>
        <w:r w:rsidRPr="0098222C">
          <w:rPr>
            <w:color w:val="000000"/>
            <w:sz w:val="20"/>
            <w:szCs w:val="20"/>
            <w:rPrChange w:id="940" w:author="Arthur Parmentier" w:date="2020-06-07T18:12:00Z">
              <w:rPr>
                <w:rFonts w:ascii="Nunito ExtraLight" w:hAnsi="Nunito ExtraLight"/>
                <w:color w:val="000000"/>
                <w:sz w:val="20"/>
                <w:szCs w:val="20"/>
              </w:rPr>
            </w:rPrChange>
          </w:rPr>
          <w:t xml:space="preserve"> For instance, take a look at </w:t>
        </w:r>
        <w:r w:rsidRPr="0098222C">
          <w:rPr>
            <w:rPrChange w:id="941" w:author="Arthur Parmentier" w:date="2020-06-07T18:12:00Z">
              <w:rPr/>
            </w:rPrChange>
          </w:rPr>
          <w:fldChar w:fldCharType="begin"/>
        </w:r>
        <w:r w:rsidRPr="0098222C">
          <w:instrText xml:space="preserve"> HYPERLINK "https://www.facebook.com/ConductingWithTheBody/" \h </w:instrText>
        </w:r>
        <w:r w:rsidRPr="0098222C">
          <w:rPr>
            <w:rPrChange w:id="942" w:author="Arthur Parmentier" w:date="2020-06-07T18:12:00Z">
              <w:rPr>
                <w:color w:val="0000FF"/>
                <w:sz w:val="20"/>
                <w:szCs w:val="20"/>
                <w:u w:val="single"/>
              </w:rPr>
            </w:rPrChange>
          </w:rPr>
          <w:fldChar w:fldCharType="separate"/>
        </w:r>
        <w:r w:rsidRPr="0098222C">
          <w:rPr>
            <w:color w:val="0000FF"/>
            <w:sz w:val="20"/>
            <w:szCs w:val="20"/>
            <w:u w:val="single"/>
            <w:rPrChange w:id="943"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44" w:author="Arthur Parmentier" w:date="2020-06-07T18:12:00Z">
              <w:rPr>
                <w:color w:val="0000FF"/>
                <w:sz w:val="20"/>
                <w:szCs w:val="20"/>
                <w:u w:val="single"/>
              </w:rPr>
            </w:rPrChange>
          </w:rPr>
          <w:fldChar w:fldCharType="end"/>
        </w:r>
      </w:ins>
      <w:ins w:id="945"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46" w:author="Arthur Parmentier" w:date="2020-06-07T18:12:00Z">
        <w:r w:rsidRPr="0098222C">
          <w:rPr>
            <w:color w:val="000000"/>
            <w:rPrChange w:id="947" w:author="Arthur Parmentier" w:date="2020-06-07T18:13:00Z">
              <w:rPr>
                <w:rStyle w:val="Lienhypertexte"/>
                <w:rFonts w:ascii="Nunito ExtraLight" w:hAnsi="Nunito ExtraLight"/>
                <w:sz w:val="20"/>
                <w:szCs w:val="20"/>
              </w:rPr>
            </w:rPrChange>
          </w:rPr>
          <w:instrText>https://vimeo.com/331394981</w:instrText>
        </w:r>
      </w:ins>
      <w:ins w:id="948" w:author="Arthur Parmentier" w:date="2020-06-07T18:13:00Z">
        <w:r>
          <w:rPr>
            <w:color w:val="000000"/>
            <w:sz w:val="20"/>
            <w:szCs w:val="20"/>
          </w:rPr>
          <w:instrText xml:space="preserve">" </w:instrText>
        </w:r>
        <w:r>
          <w:rPr>
            <w:color w:val="000000"/>
            <w:sz w:val="20"/>
            <w:szCs w:val="20"/>
          </w:rPr>
          <w:fldChar w:fldCharType="separate"/>
        </w:r>
      </w:ins>
      <w:ins w:id="949" w:author="Arthur Parmentier" w:date="2020-06-07T18:12:00Z">
        <w:r w:rsidRPr="00E30721">
          <w:rPr>
            <w:rStyle w:val="Lienhypertexte"/>
            <w:sz w:val="20"/>
            <w:szCs w:val="20"/>
            <w:rPrChange w:id="950" w:author="Arthur Parmentier" w:date="2020-06-07T18:13:00Z">
              <w:rPr>
                <w:rStyle w:val="Lienhypertexte"/>
                <w:rFonts w:ascii="Nunito ExtraLight" w:hAnsi="Nunito ExtraLight"/>
                <w:sz w:val="20"/>
                <w:szCs w:val="20"/>
              </w:rPr>
            </w:rPrChange>
          </w:rPr>
          <w:t>https://vimeo.com/331394981</w:t>
        </w:r>
      </w:ins>
      <w:ins w:id="951" w:author="Arthur Parmentier" w:date="2020-06-07T18:13:00Z">
        <w:r>
          <w:rPr>
            <w:color w:val="000000"/>
            <w:sz w:val="20"/>
            <w:szCs w:val="20"/>
          </w:rPr>
          <w:fldChar w:fldCharType="end"/>
        </w:r>
        <w:r>
          <w:rPr>
            <w:color w:val="000000"/>
            <w:sz w:val="20"/>
            <w:szCs w:val="20"/>
          </w:rPr>
          <w:t>)</w:t>
        </w:r>
      </w:ins>
      <w:ins w:id="952" w:author="Arthur Parmentier" w:date="2020-06-07T18:12:00Z">
        <w:r w:rsidRPr="0098222C">
          <w:rPr>
            <w:color w:val="000000"/>
            <w:sz w:val="20"/>
            <w:szCs w:val="20"/>
            <w:rPrChange w:id="953" w:author="Arthur Parmentier" w:date="2020-06-07T18:12:00Z">
              <w:rPr>
                <w:rFonts w:ascii="Nunito ExtraLight" w:hAnsi="Nunito ExtraLight"/>
                <w:color w:val="000000"/>
                <w:sz w:val="20"/>
                <w:szCs w:val="20"/>
              </w:rPr>
            </w:rPrChange>
          </w:rPr>
          <w:t xml:space="preserve"> </w:t>
        </w:r>
      </w:ins>
      <w:ins w:id="954" w:author="Arthur Parmentier" w:date="2020-06-07T18:06:00Z">
        <w:r w:rsidRPr="0098222C">
          <w:rPr>
            <w:color w:val="000000"/>
            <w:sz w:val="20"/>
            <w:szCs w:val="20"/>
            <w:rPrChange w:id="955" w:author="Arthur Parmentier" w:date="2020-06-07T18:12:00Z">
              <w:rPr>
                <w:rFonts w:ascii="Nunito ExtraLight" w:hAnsi="Nunito ExtraLight"/>
                <w:color w:val="000000"/>
                <w:sz w:val="20"/>
                <w:szCs w:val="20"/>
              </w:rPr>
            </w:rPrChange>
          </w:rPr>
          <w:t xml:space="preserve">or </w:t>
        </w:r>
        <w:r w:rsidRPr="0098222C">
          <w:rPr>
            <w:rPrChange w:id="956" w:author="Arthur Parmentier" w:date="2020-06-07T18:12:00Z">
              <w:rPr/>
            </w:rPrChange>
          </w:rPr>
          <w:fldChar w:fldCharType="begin"/>
        </w:r>
        <w:r w:rsidRPr="0098222C">
          <w:instrText xml:space="preserve"> HYPERLINK "https://www.facebook.com/groups/4383252451/permalink/10156376454242452/" \h </w:instrText>
        </w:r>
        <w:r w:rsidRPr="0098222C">
          <w:rPr>
            <w:rPrChange w:id="957" w:author="Arthur Parmentier" w:date="2020-06-07T18:12:00Z">
              <w:rPr>
                <w:color w:val="0000FF"/>
                <w:sz w:val="20"/>
                <w:szCs w:val="20"/>
                <w:u w:val="single"/>
              </w:rPr>
            </w:rPrChange>
          </w:rPr>
          <w:fldChar w:fldCharType="separate"/>
        </w:r>
        <w:r w:rsidRPr="0098222C">
          <w:rPr>
            <w:color w:val="0000FF"/>
            <w:sz w:val="20"/>
            <w:szCs w:val="20"/>
            <w:u w:val="single"/>
            <w:rPrChange w:id="958"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59" w:author="Arthur Parmentier" w:date="2020-06-07T18:12:00Z">
              <w:rPr>
                <w:color w:val="0000FF"/>
                <w:sz w:val="20"/>
                <w:szCs w:val="20"/>
                <w:u w:val="single"/>
              </w:rPr>
            </w:rPrChange>
          </w:rPr>
          <w:fldChar w:fldCharType="end"/>
        </w:r>
        <w:r w:rsidRPr="0098222C">
          <w:rPr>
            <w:color w:val="000000"/>
            <w:sz w:val="20"/>
            <w:szCs w:val="20"/>
            <w:rPrChange w:id="960" w:author="Arthur Parmentier" w:date="2020-06-07T18:12:00Z">
              <w:rPr>
                <w:rFonts w:ascii="Nunito ExtraLight" w:hAnsi="Nunito ExtraLight"/>
                <w:color w:val="000000"/>
                <w:sz w:val="20"/>
                <w:szCs w:val="20"/>
              </w:rPr>
            </w:rPrChange>
          </w:rPr>
          <w:t xml:space="preserve">, </w:t>
        </w:r>
        <w:r w:rsidRPr="0098222C">
          <w:rPr>
            <w:rPrChange w:id="961"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62" w:author="Arthur Parmentier" w:date="2020-06-07T18:12:00Z">
              <w:rPr>
                <w:color w:val="0000FF"/>
                <w:sz w:val="20"/>
                <w:szCs w:val="20"/>
                <w:u w:val="single"/>
              </w:rPr>
            </w:rPrChange>
          </w:rPr>
          <w:fldChar w:fldCharType="separate"/>
        </w:r>
        <w:r w:rsidRPr="0098222C">
          <w:rPr>
            <w:color w:val="0000FF"/>
            <w:sz w:val="20"/>
            <w:szCs w:val="20"/>
            <w:u w:val="single"/>
            <w:rPrChange w:id="963"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64" w:author="Arthur Parmentier" w:date="2020-06-07T18:12:00Z">
              <w:rPr>
                <w:color w:val="0000FF"/>
                <w:sz w:val="20"/>
                <w:szCs w:val="20"/>
                <w:u w:val="single"/>
              </w:rPr>
            </w:rPrChange>
          </w:rPr>
          <w:fldChar w:fldCharType="end"/>
        </w:r>
        <w:r w:rsidRPr="0098222C">
          <w:rPr>
            <w:color w:val="000000"/>
            <w:sz w:val="20"/>
            <w:szCs w:val="20"/>
            <w:rPrChange w:id="965" w:author="Arthur Parmentier" w:date="2020-06-07T18:12:00Z">
              <w:rPr>
                <w:rFonts w:ascii="Nunito ExtraLight" w:hAnsi="Nunito ExtraLight"/>
                <w:color w:val="000000"/>
                <w:sz w:val="20"/>
                <w:szCs w:val="20"/>
              </w:rPr>
            </w:rPrChange>
          </w:rPr>
          <w:t xml:space="preserve">, </w:t>
        </w:r>
        <w:r w:rsidRPr="0098222C">
          <w:rPr>
            <w:rPrChange w:id="966"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67" w:author="Arthur Parmentier" w:date="2020-06-07T18:12:00Z">
              <w:rPr>
                <w:color w:val="0000FF"/>
                <w:sz w:val="20"/>
                <w:szCs w:val="20"/>
                <w:u w:val="single"/>
              </w:rPr>
            </w:rPrChange>
          </w:rPr>
          <w:fldChar w:fldCharType="separate"/>
        </w:r>
        <w:r w:rsidRPr="0098222C">
          <w:rPr>
            <w:color w:val="0000FF"/>
            <w:sz w:val="20"/>
            <w:szCs w:val="20"/>
            <w:u w:val="single"/>
            <w:rPrChange w:id="968"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69" w:author="Arthur Parmentier" w:date="2020-06-07T18:12:00Z">
              <w:rPr>
                <w:color w:val="0000FF"/>
                <w:sz w:val="20"/>
                <w:szCs w:val="20"/>
                <w:u w:val="single"/>
              </w:rPr>
            </w:rPrChange>
          </w:rPr>
          <w:fldChar w:fldCharType="end"/>
        </w:r>
      </w:ins>
    </w:p>
  </w:footnote>
  <w:footnote w:id="8">
    <w:p w:rsidR="00181E82" w:rsidRPr="00967518" w:rsidRDefault="00181E82">
      <w:pPr>
        <w:pStyle w:val="Notedebasdepage"/>
      </w:pPr>
      <w:ins w:id="1039" w:author="Arthur Parmentier" w:date="2020-06-07T21:37:00Z">
        <w:r>
          <w:rPr>
            <w:rStyle w:val="Appelnotedebasdep"/>
          </w:rPr>
          <w:footnoteRef/>
        </w:r>
        <w:r w:rsidRPr="00967518">
          <w:t xml:space="preserve"> </w:t>
        </w:r>
        <w:r w:rsidRPr="00967518">
          <w:rPr>
            <w:rPrChange w:id="1040" w:author="Arthur Parmentier" w:date="2020-06-07T21:37:00Z">
              <w:rPr>
                <w:lang w:val="fr-FR"/>
              </w:rPr>
            </w:rPrChange>
          </w:rPr>
          <w:t>https://www.youtube.com/watch?v=h2PDhtqDgKg</w:t>
        </w:r>
      </w:ins>
    </w:p>
  </w:footnote>
  <w:footnote w:id="9">
    <w:p w:rsidR="00181E82" w:rsidRPr="00E962D4" w:rsidRDefault="00181E82">
      <w:pPr>
        <w:pStyle w:val="Notedebasdepage"/>
      </w:pPr>
      <w:ins w:id="1047" w:author="Arthur Parmentier" w:date="2020-06-07T21:14:00Z">
        <w:r>
          <w:rPr>
            <w:rStyle w:val="Appelnotedebasdep"/>
          </w:rPr>
          <w:footnoteRef/>
        </w:r>
        <w:r w:rsidRPr="00E962D4">
          <w:t xml:space="preserve"> </w:t>
        </w:r>
        <w:r w:rsidRPr="00E962D4">
          <w:rPr>
            <w:rPrChange w:id="1048" w:author="Arthur Parmentier" w:date="2020-06-08T11:11:00Z">
              <w:rPr>
                <w:lang w:val="fr-FR"/>
              </w:rPr>
            </w:rPrChange>
          </w:rPr>
          <w:t>Source : https://www.decodedscience.org/ferdinand-de-saussure-the-linguistic-unit-sign-signified-and-signifier-explained/</w:t>
        </w:r>
      </w:ins>
    </w:p>
  </w:footnote>
  <w:footnote w:id="10">
    <w:p w:rsidR="00181E82" w:rsidRPr="00B10B50" w:rsidRDefault="00181E82">
      <w:pPr>
        <w:pStyle w:val="Notedebasdepage"/>
      </w:pPr>
      <w:ins w:id="1079" w:author="Arthur Parmentier" w:date="2020-06-07T21:33:00Z">
        <w:r>
          <w:rPr>
            <w:rStyle w:val="Appelnotedebasdep"/>
          </w:rPr>
          <w:footnoteRef/>
        </w:r>
        <w:r>
          <w:t xml:space="preserve"> </w:t>
        </w:r>
        <w:r w:rsidRPr="00B10B50">
          <w:rPr>
            <w:rPrChange w:id="1080" w:author="Arthur Parmentier" w:date="2020-06-08T11:15:00Z">
              <w:rPr/>
            </w:rPrChange>
          </w:rPr>
          <w:fldChar w:fldCharType="begin"/>
        </w:r>
        <w:r w:rsidRPr="00B10B50">
          <w:instrText xml:space="preserve"> HYPERLINK "https://en.wikipedia.org/wiki/Sign_(semiotics)#Triadic_signs" </w:instrText>
        </w:r>
        <w:r w:rsidRPr="00B10B50">
          <w:rPr>
            <w:rPrChange w:id="1081" w:author="Arthur Parmentier" w:date="2020-06-08T11:15:00Z">
              <w:rPr/>
            </w:rPrChange>
          </w:rPr>
          <w:fldChar w:fldCharType="separate"/>
        </w:r>
        <w:r w:rsidRPr="00B10B50">
          <w:rPr>
            <w:rStyle w:val="Lienhypertexte"/>
            <w:u w:val="none"/>
            <w:rPrChange w:id="1082" w:author="Arthur Parmentier" w:date="2020-06-08T11:15:00Z">
              <w:rPr>
                <w:rStyle w:val="Lienhypertexte"/>
              </w:rPr>
            </w:rPrChange>
          </w:rPr>
          <w:t>https://en.wikipedia.org/wiki/Sign_(semiotics)#Triadic_signs</w:t>
        </w:r>
        <w:r w:rsidRPr="00B10B50">
          <w:rPr>
            <w:rPrChange w:id="1083" w:author="Arthur Parmentier" w:date="2020-06-08T11:15:00Z">
              <w:rPr/>
            </w:rPrChange>
          </w:rPr>
          <w:fldChar w:fldCharType="end"/>
        </w:r>
        <w:r w:rsidRPr="00B10B50">
          <w:t xml:space="preserve"> and </w:t>
        </w:r>
        <w:r w:rsidRPr="00B10B50">
          <w:rPr>
            <w:rStyle w:val="reference-text"/>
          </w:rPr>
          <w:t xml:space="preserve">Peirce (1903 MS), </w:t>
        </w:r>
      </w:ins>
      <w:ins w:id="1084" w:author="Arthur Parmentier" w:date="2020-06-08T11:15:00Z">
        <w:r>
          <w:rPr>
            <w:rStyle w:val="reference-text"/>
          </w:rPr>
          <w:br/>
        </w:r>
      </w:ins>
      <w:ins w:id="1085" w:author="Arthur Parmentier" w:date="2020-06-07T21:33:00Z">
        <w:r w:rsidRPr="00B10B50">
          <w:rPr>
            <w:rStyle w:val="reference-text"/>
          </w:rPr>
          <w:t xml:space="preserve">"Nomenclature and Divisions of Triadic Relations, as Far as They Are Determined", under other titles in </w:t>
        </w:r>
        <w:r w:rsidRPr="00B10B50">
          <w:rPr>
            <w:rStyle w:val="reference-text"/>
            <w:rPrChange w:id="1086" w:author="Arthur Parmentier" w:date="2020-06-08T11:15:00Z">
              <w:rPr>
                <w:rStyle w:val="reference-text"/>
                <w:i/>
                <w:iCs/>
              </w:rPr>
            </w:rPrChange>
          </w:rPr>
          <w:t>Collected Papers</w:t>
        </w:r>
        <w:r w:rsidRPr="00B10B50">
          <w:rPr>
            <w:rStyle w:val="reference-text"/>
          </w:rPr>
          <w:t xml:space="preserve"> (CP) v. 2, paragraphs 233–72</w:t>
        </w:r>
      </w:ins>
    </w:p>
  </w:footnote>
  <w:footnote w:id="11">
    <w:p w:rsidR="00181E82" w:rsidRPr="00B10B50" w:rsidRDefault="00181E82">
      <w:pPr>
        <w:pStyle w:val="Notedebasdepage"/>
        <w:rPr>
          <w:ins w:id="1135" w:author="Arthur Parmentier" w:date="2020-06-08T11:15:00Z"/>
          <w:i/>
          <w:iCs/>
          <w:rPrChange w:id="1136" w:author="Arthur Parmentier" w:date="2020-06-08T11:15:00Z">
            <w:rPr>
              <w:ins w:id="1137" w:author="Arthur Parmentier" w:date="2020-06-08T11:15:00Z"/>
            </w:rPr>
          </w:rPrChange>
        </w:rPr>
      </w:pPr>
      <w:ins w:id="1138" w:author="Arthur Parmentier" w:date="2020-06-08T11:11:00Z">
        <w:r w:rsidRPr="00B10B50">
          <w:rPr>
            <w:rStyle w:val="Appelnotedebasdep"/>
          </w:rPr>
          <w:footnoteRef/>
        </w:r>
      </w:ins>
      <w:ins w:id="1139" w:author="Arthur Parmentier" w:date="2020-06-08T11:15:00Z">
        <w:r w:rsidRPr="00B10B50">
          <w:rPr>
            <w:rStyle w:val="CitationHTML"/>
            <w:i w:val="0"/>
            <w:iCs w:val="0"/>
            <w:rPrChange w:id="1140" w:author="Arthur Parmentier" w:date="2020-06-08T11:15:00Z">
              <w:rPr>
                <w:rStyle w:val="CitationHTML"/>
              </w:rPr>
            </w:rPrChange>
          </w:rPr>
          <w:t xml:space="preserve"> Shannon</w:t>
        </w:r>
      </w:ins>
      <w:ins w:id="1141" w:author="Arthur Parmentier" w:date="2020-06-08T11:16:00Z">
        <w:r>
          <w:rPr>
            <w:rStyle w:val="CitationHTML"/>
            <w:i w:val="0"/>
            <w:iCs w:val="0"/>
          </w:rPr>
          <w:t xml:space="preserve"> (1948):</w:t>
        </w:r>
      </w:ins>
      <w:ins w:id="1142" w:author="Arthur Parmentier" w:date="2020-06-08T11:15:00Z">
        <w:r w:rsidRPr="00B10B50">
          <w:rPr>
            <w:rStyle w:val="CitationHTML"/>
            <w:i w:val="0"/>
            <w:iCs w:val="0"/>
            <w:rPrChange w:id="1143" w:author="Arthur Parmentier" w:date="2020-06-08T11:15:00Z">
              <w:rPr>
                <w:rStyle w:val="CitationHTML"/>
              </w:rPr>
            </w:rPrChange>
          </w:rPr>
          <w:t xml:space="preserve"> </w:t>
        </w:r>
        <w:r w:rsidRPr="00B10B50">
          <w:rPr>
            <w:rStyle w:val="CitationHTML"/>
            <w:rPrChange w:id="1144" w:author="Arthur Parmentier" w:date="2020-06-08T11:15:00Z">
              <w:rPr>
                <w:rStyle w:val="CitationHTML"/>
              </w:rPr>
            </w:rPrChange>
          </w:rPr>
          <w:fldChar w:fldCharType="begin"/>
        </w:r>
        <w:r w:rsidRPr="00B10B50">
          <w:rPr>
            <w:rStyle w:val="CitationHTML"/>
          </w:rPr>
          <w:instrText xml:space="preserve"> HYPERLINK "http://cm.bell-labs.com/cm/ms/what/shannonday/shannon1948.pdf" </w:instrText>
        </w:r>
        <w:r w:rsidRPr="00B10B50">
          <w:rPr>
            <w:rStyle w:val="CitationHTML"/>
            <w:rPrChange w:id="1145" w:author="Arthur Parmentier" w:date="2020-06-08T11:15:00Z">
              <w:rPr>
                <w:rStyle w:val="CitationHTML"/>
              </w:rPr>
            </w:rPrChange>
          </w:rPr>
          <w:fldChar w:fldCharType="separate"/>
        </w:r>
        <w:r w:rsidRPr="00B10B50">
          <w:rPr>
            <w:rStyle w:val="Lienhypertexte"/>
            <w:i/>
            <w:iCs/>
            <w:u w:val="none"/>
            <w:rPrChange w:id="1146" w:author="Arthur Parmentier" w:date="2020-06-08T11:15:00Z">
              <w:rPr>
                <w:rStyle w:val="Lienhypertexte"/>
                <w:i/>
                <w:iCs/>
              </w:rPr>
            </w:rPrChange>
          </w:rPr>
          <w:t>A Mathematical Theory of Communication</w:t>
        </w:r>
        <w:r w:rsidRPr="00B10B50">
          <w:rPr>
            <w:rStyle w:val="CitationHTML"/>
            <w:rPrChange w:id="1147" w:author="Arthur Parmentier" w:date="2020-06-08T11:15:00Z">
              <w:rPr>
                <w:rStyle w:val="CitationHTML"/>
              </w:rPr>
            </w:rPrChange>
          </w:rPr>
          <w:fldChar w:fldCharType="end"/>
        </w:r>
      </w:ins>
      <w:ins w:id="1148" w:author="Arthur Parmentier" w:date="2020-06-08T11:11:00Z">
        <w:r w:rsidRPr="00B10B50">
          <w:rPr>
            <w:i/>
            <w:iCs/>
            <w:rPrChange w:id="1149" w:author="Arthur Parmentier" w:date="2020-06-08T11:15:00Z">
              <w:rPr/>
            </w:rPrChange>
          </w:rPr>
          <w:t xml:space="preserve"> </w:t>
        </w:r>
      </w:ins>
    </w:p>
    <w:p w:rsidR="00181E82" w:rsidRPr="00E962D4" w:rsidRDefault="00181E82">
      <w:pPr>
        <w:pStyle w:val="Notedebasdepage"/>
      </w:pPr>
      <w:ins w:id="1150" w:author="Arthur Parmentier" w:date="2020-06-08T11:11:00Z">
        <w:r w:rsidRPr="00B10B50">
          <w:rPr>
            <w:rStyle w:val="CitationHTML"/>
            <w:rPrChange w:id="1151" w:author="Arthur Parmentier" w:date="2020-06-08T11:15:00Z">
              <w:rPr>
                <w:rStyle w:val="CitationHTML"/>
              </w:rPr>
            </w:rPrChange>
          </w:rPr>
          <w:fldChar w:fldCharType="begin"/>
        </w:r>
        <w:r w:rsidRPr="00B10B50">
          <w:rPr>
            <w:rStyle w:val="CitationHTML"/>
          </w:rPr>
          <w:instrText xml:space="preserve"> HYPERLINK "http://www.cls.utk.edu/pdf/ls/Week1_Lesson7.pdf" </w:instrText>
        </w:r>
        <w:r w:rsidRPr="00B10B50">
          <w:rPr>
            <w:rStyle w:val="CitationHTML"/>
            <w:rPrChange w:id="1152" w:author="Arthur Parmentier" w:date="2020-06-08T11:15:00Z">
              <w:rPr>
                <w:rStyle w:val="CitationHTML"/>
              </w:rPr>
            </w:rPrChange>
          </w:rPr>
          <w:fldChar w:fldCharType="separate"/>
        </w:r>
        <w:r w:rsidRPr="00B10B50">
          <w:rPr>
            <w:rStyle w:val="Lienhypertexte"/>
            <w:i/>
            <w:iCs/>
            <w:u w:val="none"/>
            <w:rPrChange w:id="1153" w:author="Arthur Parmentier" w:date="2020-06-08T11:15:00Z">
              <w:rPr>
                <w:rStyle w:val="Lienhypertexte"/>
                <w:i/>
                <w:iCs/>
              </w:rPr>
            </w:rPrChange>
          </w:rPr>
          <w:t>Communication process</w:t>
        </w:r>
        <w:r w:rsidRPr="00B10B50">
          <w:rPr>
            <w:rStyle w:val="CitationHTML"/>
            <w:rPrChange w:id="1154" w:author="Arthur Parmentier" w:date="2020-06-08T11:15:00Z">
              <w:rPr>
                <w:rStyle w:val="CitationHTML"/>
              </w:rPr>
            </w:rPrChange>
          </w:rPr>
          <w:fldChar w:fldCharType="end"/>
        </w:r>
        <w:r w:rsidRPr="00B10B50">
          <w:rPr>
            <w:rStyle w:val="CitationHTML"/>
            <w:i w:val="0"/>
            <w:iCs w:val="0"/>
            <w:rPrChange w:id="1155" w:author="Arthur Parmentier" w:date="2020-06-08T11:15:00Z">
              <w:rPr>
                <w:rStyle w:val="CitationHTML"/>
              </w:rPr>
            </w:rPrChange>
          </w:rPr>
          <w:t>. Center for Literacy Studies of the University of Tennessee</w:t>
        </w:r>
      </w:ins>
    </w:p>
  </w:footnote>
  <w:footnote w:id="12">
    <w:p w:rsidR="00181E82" w:rsidRPr="00347D33" w:rsidRDefault="00181E82">
      <w:pPr>
        <w:pStyle w:val="Notedebasdepage"/>
      </w:pPr>
      <w:ins w:id="1218" w:author="Arthur Parmentier" w:date="2020-06-08T00:57:00Z">
        <w:r>
          <w:rPr>
            <w:rStyle w:val="Appelnotedebasdep"/>
          </w:rPr>
          <w:footnoteRef/>
        </w:r>
        <w:r>
          <w:t xml:space="preserve"> </w:t>
        </w:r>
        <w:r w:rsidRPr="00347D33">
          <w:rPr>
            <w:rPrChange w:id="1219"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13">
    <w:p w:rsidR="00181E82" w:rsidRPr="00370364" w:rsidRDefault="00181E82">
      <w:pPr>
        <w:pStyle w:val="Notedebasdepage"/>
      </w:pPr>
      <w:ins w:id="1259" w:author="Arthur Parmentier" w:date="2020-06-08T01:18:00Z">
        <w:r>
          <w:rPr>
            <w:rStyle w:val="Appelnotedebasdep"/>
          </w:rPr>
          <w:footnoteRef/>
        </w:r>
        <w:r>
          <w:t xml:space="preserve"> </w:t>
        </w:r>
        <w:r w:rsidRPr="00370364">
          <w:rPr>
            <w:rPrChange w:id="1260" w:author="Arthur Parmentier" w:date="2020-06-08T01:18:00Z">
              <w:rPr>
                <w:lang w:val="fr-FR"/>
              </w:rPr>
            </w:rPrChange>
          </w:rPr>
          <w:t xml:space="preserve">If </w:t>
        </w:r>
        <w:r>
          <w:t>I had to separate</w:t>
        </w:r>
      </w:ins>
      <w:ins w:id="1261"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62" w:author="Arthur Parmentier" w:date="2020-06-08T01:20:00Z">
        <w:r>
          <w:t>cal structures.</w:t>
        </w:r>
      </w:ins>
    </w:p>
  </w:footnote>
  <w:footnote w:id="14">
    <w:p w:rsidR="00181E82" w:rsidRPr="00E85B26" w:rsidRDefault="00181E82">
      <w:pPr>
        <w:pStyle w:val="Notedebasdepage"/>
      </w:pPr>
      <w:ins w:id="1322" w:author="Arthur Parmentier" w:date="2020-06-08T01:36:00Z">
        <w:r>
          <w:rPr>
            <w:rStyle w:val="Appelnotedebasdep"/>
          </w:rPr>
          <w:footnoteRef/>
        </w:r>
        <w:r>
          <w:t xml:space="preserve"> </w:t>
        </w:r>
        <w:r>
          <w:rPr>
            <w:rStyle w:val="reference-text"/>
          </w:rPr>
          <w:t>(Hopcroft, Ullman, 1979); Theorem 9.5, 9.6, p. 225–226</w:t>
        </w:r>
      </w:ins>
    </w:p>
  </w:footnote>
  <w:footnote w:id="15">
    <w:p w:rsidR="00181E82" w:rsidRPr="0098315D" w:rsidRDefault="00181E82">
      <w:pPr>
        <w:pStyle w:val="Notedebasdepage"/>
      </w:pPr>
      <w:ins w:id="1424" w:author="Arthur Parmentier" w:date="2020-06-08T02:12:00Z">
        <w:r>
          <w:rPr>
            <w:rStyle w:val="Appelnotedebasdep"/>
          </w:rPr>
          <w:footnoteRef/>
        </w:r>
        <w:r>
          <w:t xml:space="preserve"> </w:t>
        </w:r>
        <w:r w:rsidRPr="0098315D">
          <w:rPr>
            <w:rPrChange w:id="1425" w:author="Arthur Parmentier" w:date="2020-06-08T02:12:00Z">
              <w:rPr>
                <w:lang w:val="fr-FR"/>
              </w:rPr>
            </w:rPrChange>
          </w:rPr>
          <w:t>Although I</w:t>
        </w:r>
        <w:r>
          <w:t xml:space="preserve"> have taken </w:t>
        </w:r>
      </w:ins>
      <w:ins w:id="1426" w:author="Arthur Parmentier" w:date="2020-06-08T02:13:00Z">
        <w:r>
          <w:t>an example that is a simplification of the SP grammar</w:t>
        </w:r>
      </w:ins>
      <w:ins w:id="1427" w:author="Arthur Parmentier" w:date="2020-06-08T02:14:00Z">
        <w:r>
          <w:t xml:space="preserve"> for commodity and illustration on our topic</w:t>
        </w:r>
      </w:ins>
      <w:ins w:id="1428" w:author="Arthur Parmentier" w:date="2020-06-08T02:13:00Z">
        <w:r>
          <w:t>, it is not the SP grammar, which we will see is not a context-free grammar.</w:t>
        </w:r>
      </w:ins>
    </w:p>
  </w:footnote>
  <w:footnote w:id="16">
    <w:p w:rsidR="00181E82" w:rsidRPr="00FB2671" w:rsidRDefault="00181E82">
      <w:pPr>
        <w:pStyle w:val="Notedebasdepage"/>
      </w:pPr>
      <w:ins w:id="1442" w:author="Arthur Parmentier" w:date="2020-06-08T02:21:00Z">
        <w:r>
          <w:rPr>
            <w:rStyle w:val="Appelnotedebasdep"/>
          </w:rPr>
          <w:footnoteRef/>
        </w:r>
        <w:r>
          <w:t xml:space="preserve"> </w:t>
        </w:r>
        <w:r w:rsidRPr="00FB2671">
          <w:rPr>
            <w:rPrChange w:id="1443" w:author="Arthur Parmentier" w:date="2020-06-08T02:21:00Z">
              <w:rPr>
                <w:lang w:val="fr-FR"/>
              </w:rPr>
            </w:rPrChange>
          </w:rPr>
          <w:t>For r</w:t>
        </w:r>
        <w:r>
          <w:t xml:space="preserve">eference on regular grammar, see </w:t>
        </w:r>
        <w:r w:rsidRPr="00FB2671">
          <w:t>https://en.wikipedia.org/wiki/Regular_grammar</w:t>
        </w:r>
      </w:ins>
    </w:p>
  </w:footnote>
  <w:footnote w:id="17">
    <w:p w:rsidR="00181E82" w:rsidRPr="005213A6" w:rsidRDefault="00181E82">
      <w:pPr>
        <w:pStyle w:val="Notedebasdepage"/>
        <w:rPr>
          <w:lang w:val="fr-FR"/>
          <w:rPrChange w:id="1526" w:author="Arthur Parmentier" w:date="2020-06-09T17:14:00Z">
            <w:rPr/>
          </w:rPrChange>
        </w:rPr>
      </w:pPr>
      <w:ins w:id="1527" w:author="Arthur Parmentier" w:date="2020-06-09T17:14:00Z">
        <w:r>
          <w:rPr>
            <w:rStyle w:val="Appelnotedebasdep"/>
          </w:rPr>
          <w:footnoteRef/>
        </w:r>
        <w:r w:rsidRPr="005213A6">
          <w:rPr>
            <w:lang w:val="fr-FR"/>
            <w:rPrChange w:id="1528" w:author="Arthur Parmentier" w:date="2020-06-09T17:14:00Z">
              <w:rPr/>
            </w:rPrChange>
          </w:rPr>
          <w:t xml:space="preserve"> </w:t>
        </w:r>
        <w:r w:rsidRPr="005213A6">
          <w:rPr>
            <w:lang w:val="fr-FR"/>
          </w:rPr>
          <w:t>Miscellanea musicologica : III. Observation sur les survivances de la chironomie dgyptienne dans le chant liturgique copte (Extraits des Annales du Service des Antiquitds de l'Egypte, t. XLIX, 1949), p.</w:t>
        </w:r>
      </w:ins>
    </w:p>
  </w:footnote>
  <w:footnote w:id="18">
    <w:p w:rsidR="00181E82" w:rsidRPr="00B358E0" w:rsidRDefault="00181E82">
      <w:pPr>
        <w:pStyle w:val="Notedebasdepage"/>
        <w:rPr>
          <w:lang w:val="fr-FR"/>
          <w:rPrChange w:id="1534" w:author="Arthur Parmentier" w:date="2020-06-09T17:17:00Z">
            <w:rPr/>
          </w:rPrChange>
        </w:rPr>
      </w:pPr>
      <w:ins w:id="1535" w:author="Arthur Parmentier" w:date="2020-06-09T17:17:00Z">
        <w:r>
          <w:rPr>
            <w:rStyle w:val="Appelnotedebasdep"/>
          </w:rPr>
          <w:footnoteRef/>
        </w:r>
        <w:r w:rsidRPr="00B358E0">
          <w:rPr>
            <w:lang w:val="fr-FR"/>
            <w:rPrChange w:id="1536" w:author="Arthur Parmentier" w:date="2020-06-09T17:17:00Z">
              <w:rPr/>
            </w:rPrChange>
          </w:rPr>
          <w:t xml:space="preserve"> </w:t>
        </w:r>
        <w:r w:rsidRPr="00B358E0">
          <w:rPr>
            <w:rStyle w:val="ouvrage"/>
            <w:lang w:val="fr-FR"/>
            <w:rPrChange w:id="1537" w:author="Arthur Parmentier" w:date="2020-06-09T17:17:00Z">
              <w:rPr>
                <w:rStyle w:val="ouvrage"/>
              </w:rPr>
            </w:rPrChange>
          </w:rPr>
          <w:t>Michel Huglo, « </w:t>
        </w:r>
        <w:r w:rsidRPr="00B358E0">
          <w:rPr>
            <w:rStyle w:val="CitationHTML"/>
            <w:i w:val="0"/>
            <w:iCs w:val="0"/>
            <w:lang w:val="fr-FR"/>
            <w:rPrChange w:id="1538" w:author="Arthur Parmentier" w:date="2020-06-09T17:17:00Z">
              <w:rPr>
                <w:rStyle w:val="CitationHTML"/>
                <w:i w:val="0"/>
                <w:iCs w:val="0"/>
              </w:rPr>
            </w:rPrChange>
          </w:rPr>
          <w:t>La chironomie médiévale</w:t>
        </w:r>
        <w:r w:rsidRPr="00B358E0">
          <w:rPr>
            <w:rStyle w:val="ouvrage"/>
            <w:lang w:val="fr-FR"/>
            <w:rPrChange w:id="1539" w:author="Arthur Parmentier" w:date="2020-06-09T17:17:00Z">
              <w:rPr>
                <w:rStyle w:val="ouvrage"/>
              </w:rPr>
            </w:rPrChange>
          </w:rPr>
          <w:t xml:space="preserve"> », </w:t>
        </w:r>
        <w:r>
          <w:rPr>
            <w:rStyle w:val="ouvrage"/>
            <w:i/>
            <w:iCs/>
          </w:rPr>
          <w:fldChar w:fldCharType="begin"/>
        </w:r>
        <w:r w:rsidRPr="00B358E0">
          <w:rPr>
            <w:rStyle w:val="ouvrage"/>
            <w:i/>
            <w:iCs/>
            <w:lang w:val="fr-FR"/>
            <w:rPrChange w:id="1540" w:author="Arthur Parmentier" w:date="2020-06-09T17:17:00Z">
              <w:rPr>
                <w:rStyle w:val="ouvrage"/>
                <w:i/>
                <w:iCs/>
              </w:rPr>
            </w:rPrChange>
          </w:rPr>
          <w:instrText xml:space="preserve"> HYPERLINK "https://fr.wikipedia.org/wiki/Revue_de_musicologie" \o "Revue de musicologie" </w:instrText>
        </w:r>
        <w:r>
          <w:rPr>
            <w:rStyle w:val="ouvrage"/>
            <w:i/>
            <w:iCs/>
          </w:rPr>
          <w:fldChar w:fldCharType="separate"/>
        </w:r>
        <w:r w:rsidRPr="00B358E0">
          <w:rPr>
            <w:rStyle w:val="Lienhypertexte"/>
            <w:i/>
            <w:iCs/>
            <w:lang w:val="fr-FR"/>
            <w:rPrChange w:id="1541" w:author="Arthur Parmentier" w:date="2020-06-09T17:17:00Z">
              <w:rPr>
                <w:rStyle w:val="Lienhypertexte"/>
                <w:i/>
                <w:iCs/>
              </w:rPr>
            </w:rPrChange>
          </w:rPr>
          <w:t>Revue de musicologie</w:t>
        </w:r>
        <w:r>
          <w:rPr>
            <w:rStyle w:val="ouvrage"/>
            <w:i/>
            <w:iCs/>
          </w:rPr>
          <w:fldChar w:fldCharType="end"/>
        </w:r>
        <w:r w:rsidRPr="00B358E0">
          <w:rPr>
            <w:rStyle w:val="ouvrage"/>
            <w:lang w:val="fr-FR"/>
            <w:rPrChange w:id="1542" w:author="Arthur Parmentier" w:date="2020-06-09T17:17:00Z">
              <w:rPr>
                <w:rStyle w:val="ouvrage"/>
              </w:rPr>
            </w:rPrChange>
          </w:rPr>
          <w:t>, vol. 49, n</w:t>
        </w:r>
        <w:r w:rsidRPr="00B358E0">
          <w:rPr>
            <w:rStyle w:val="ouvrage"/>
            <w:vertAlign w:val="superscript"/>
            <w:lang w:val="fr-FR"/>
            <w:rPrChange w:id="1543" w:author="Arthur Parmentier" w:date="2020-06-09T17:17:00Z">
              <w:rPr>
                <w:rStyle w:val="ouvrage"/>
                <w:vertAlign w:val="superscript"/>
              </w:rPr>
            </w:rPrChange>
          </w:rPr>
          <w:t>o</w:t>
        </w:r>
        <w:r w:rsidRPr="00B358E0">
          <w:rPr>
            <w:rStyle w:val="ouvrage"/>
            <w:lang w:val="fr-FR"/>
            <w:rPrChange w:id="1544" w:author="Arthur Parmentier" w:date="2020-06-09T17:17:00Z">
              <w:rPr>
                <w:rStyle w:val="ouvrage"/>
              </w:rPr>
            </w:rPrChange>
          </w:rPr>
          <w:t> 127,</w:t>
        </w:r>
        <w:r w:rsidRPr="00B358E0">
          <w:rPr>
            <w:rStyle w:val="ouvrage"/>
            <w:rFonts w:ascii="Times New Roman" w:hAnsi="Times New Roman" w:cs="Times New Roman"/>
            <w:lang w:val="fr-FR"/>
            <w:rPrChange w:id="1545" w:author="Arthur Parmentier" w:date="2020-06-09T17:17:00Z">
              <w:rPr>
                <w:rStyle w:val="ouvrage"/>
                <w:rFonts w:ascii="Times New Roman" w:hAnsi="Times New Roman" w:cs="Times New Roman"/>
              </w:rPr>
            </w:rPrChange>
          </w:rPr>
          <w:t>‎</w:t>
        </w:r>
        <w:r w:rsidRPr="00B358E0">
          <w:rPr>
            <w:rStyle w:val="ouvrage"/>
            <w:lang w:val="fr-FR"/>
            <w:rPrChange w:id="1546" w:author="Arthur Parmentier" w:date="2020-06-09T17:17:00Z">
              <w:rPr>
                <w:rStyle w:val="ouvrage"/>
              </w:rPr>
            </w:rPrChange>
          </w:rPr>
          <w:t xml:space="preserve"> 1963, p. 155-171</w:t>
        </w:r>
      </w:ins>
    </w:p>
  </w:footnote>
  <w:footnote w:id="19">
    <w:p w:rsidR="00181E82" w:rsidRPr="00A6462E" w:rsidRDefault="00181E82">
      <w:pPr>
        <w:pStyle w:val="Notedebasdepage"/>
        <w:rPr>
          <w:rPrChange w:id="1549" w:author="Arthur Parmentier" w:date="2020-06-09T16:58:00Z">
            <w:rPr/>
          </w:rPrChange>
        </w:rPr>
      </w:pPr>
      <w:ins w:id="1550" w:author="Arthur Parmentier" w:date="2020-06-09T16:58:00Z">
        <w:r>
          <w:rPr>
            <w:rStyle w:val="Appelnotedebasdep"/>
          </w:rPr>
          <w:footnoteRef/>
        </w:r>
        <w:r>
          <w:t xml:space="preserve"> Concise definition from </w:t>
        </w:r>
        <w:r w:rsidRPr="00A6462E">
          <w:t>https://en.wikipedia.org/wiki/Cheironomy</w:t>
        </w:r>
      </w:ins>
    </w:p>
  </w:footnote>
  <w:footnote w:id="20">
    <w:p w:rsidR="00181E82" w:rsidRPr="00952ECE" w:rsidRDefault="00181E82">
      <w:pPr>
        <w:pStyle w:val="Notedebasdepage"/>
        <w:rPr>
          <w:lang w:val="fr-FR"/>
          <w:rPrChange w:id="1563" w:author="Arthur Parmentier" w:date="2020-06-09T17:03:00Z">
            <w:rPr/>
          </w:rPrChange>
        </w:rPr>
      </w:pPr>
      <w:ins w:id="1564" w:author="Arthur Parmentier" w:date="2020-06-09T17:03:00Z">
        <w:r>
          <w:rPr>
            <w:rStyle w:val="Appelnotedebasdep"/>
          </w:rPr>
          <w:footnoteRef/>
        </w:r>
        <w:r w:rsidRPr="00952ECE">
          <w:rPr>
            <w:lang w:val="fr-FR"/>
            <w:rPrChange w:id="1565" w:author="Arthur Parmentier" w:date="2020-06-09T17:03:00Z">
              <w:rPr/>
            </w:rPrChange>
          </w:rPr>
          <w:t xml:space="preserve"> </w:t>
        </w:r>
        <w:r w:rsidRPr="00952ECE">
          <w:rPr>
            <w:rStyle w:val="ouvrage"/>
            <w:lang w:val="fr-FR"/>
            <w:rPrChange w:id="1566" w:author="Arthur Parmentier" w:date="2020-06-09T17:03:00Z">
              <w:rPr>
                <w:rStyle w:val="ouvrage"/>
              </w:rPr>
            </w:rPrChange>
          </w:rPr>
          <w:t>Hans Hickmann, « </w:t>
        </w:r>
        <w:r w:rsidRPr="00952ECE">
          <w:rPr>
            <w:rStyle w:val="CitationHTML"/>
            <w:i w:val="0"/>
            <w:iCs w:val="0"/>
            <w:lang w:val="fr-FR"/>
            <w:rPrChange w:id="1567" w:author="Arthur Parmentier" w:date="2020-06-09T17:03:00Z">
              <w:rPr>
                <w:rStyle w:val="CitationHTML"/>
                <w:i w:val="0"/>
                <w:iCs w:val="0"/>
              </w:rPr>
            </w:rPrChange>
          </w:rPr>
          <w:t>Quelques nouveaux documents concernant le jeu de la Harpe et l'emploi de la chironomie dans l'Egypte pharaonique</w:t>
        </w:r>
        <w:r w:rsidRPr="00952ECE">
          <w:rPr>
            <w:rStyle w:val="ouvrage"/>
            <w:lang w:val="fr-FR"/>
            <w:rPrChange w:id="1568" w:author="Arthur Parmentier" w:date="2020-06-09T17:03:00Z">
              <w:rPr>
                <w:rStyle w:val="ouvrage"/>
              </w:rPr>
            </w:rPrChange>
          </w:rPr>
          <w:t xml:space="preserve"> », </w:t>
        </w:r>
        <w:r w:rsidRPr="00952ECE">
          <w:rPr>
            <w:rStyle w:val="ouvrage"/>
            <w:i/>
            <w:iCs/>
            <w:lang w:val="fr-FR"/>
            <w:rPrChange w:id="1569" w:author="Arthur Parmentier" w:date="2020-06-09T17:03:00Z">
              <w:rPr>
                <w:rStyle w:val="ouvrage"/>
                <w:i/>
                <w:iCs/>
              </w:rPr>
            </w:rPrChange>
          </w:rPr>
          <w:t>Société internationale de musicologie. Cinquième congrès. Utrecht 3-7 juillet 1952. Compte rendu</w:t>
        </w:r>
        <w:r w:rsidRPr="00952ECE">
          <w:rPr>
            <w:rStyle w:val="ouvrage"/>
            <w:lang w:val="fr-FR"/>
            <w:rPrChange w:id="1570" w:author="Arthur Parmentier" w:date="2020-06-09T17:03:00Z">
              <w:rPr>
                <w:rStyle w:val="ouvrage"/>
              </w:rPr>
            </w:rPrChange>
          </w:rPr>
          <w:t>,</w:t>
        </w:r>
        <w:r w:rsidRPr="00952ECE">
          <w:rPr>
            <w:rStyle w:val="ouvrage"/>
            <w:rFonts w:ascii="Times New Roman" w:hAnsi="Times New Roman" w:cs="Times New Roman"/>
            <w:lang w:val="fr-FR"/>
            <w:rPrChange w:id="1571" w:author="Arthur Parmentier" w:date="2020-06-09T17:03:00Z">
              <w:rPr>
                <w:rStyle w:val="ouvrage"/>
                <w:rFonts w:ascii="Times New Roman" w:hAnsi="Times New Roman" w:cs="Times New Roman"/>
              </w:rPr>
            </w:rPrChange>
          </w:rPr>
          <w:t>‎</w:t>
        </w:r>
        <w:r w:rsidRPr="00952ECE">
          <w:rPr>
            <w:rStyle w:val="ouvrage"/>
            <w:lang w:val="fr-FR"/>
            <w:rPrChange w:id="1572" w:author="Arthur Parmentier" w:date="2020-06-09T17:03:00Z">
              <w:rPr>
                <w:rStyle w:val="ouvrage"/>
              </w:rPr>
            </w:rPrChange>
          </w:rPr>
          <w:t xml:space="preserve"> 1952, p. 233-240</w:t>
        </w:r>
      </w:ins>
    </w:p>
  </w:footnote>
  <w:footnote w:id="21">
    <w:p w:rsidR="00181E82" w:rsidRPr="00CD28C6" w:rsidRDefault="00181E82">
      <w:pPr>
        <w:pStyle w:val="Notedebasdepage"/>
        <w:rPr>
          <w:lang w:val="fr-FR"/>
          <w:rPrChange w:id="1579" w:author="Arthur Parmentier" w:date="2020-06-09T17:07:00Z">
            <w:rPr/>
          </w:rPrChange>
        </w:rPr>
      </w:pPr>
      <w:ins w:id="1580" w:author="Arthur Parmentier" w:date="2020-06-09T17:07:00Z">
        <w:r>
          <w:rPr>
            <w:rStyle w:val="Appelnotedebasdep"/>
          </w:rPr>
          <w:footnoteRef/>
        </w:r>
        <w:r w:rsidRPr="00CD28C6">
          <w:rPr>
            <w:lang w:val="fr-FR"/>
            <w:rPrChange w:id="1581" w:author="Arthur Parmentier" w:date="2020-06-09T17:07:00Z">
              <w:rPr/>
            </w:rPrChange>
          </w:rPr>
          <w:t xml:space="preserve"> </w:t>
        </w:r>
      </w:ins>
      <w:ins w:id="1582" w:author="Arthur Parmentier" w:date="2020-06-09T17:08:00Z">
        <w:r w:rsidRPr="00CD28C6">
          <w:rPr>
            <w:lang w:val="fr-FR"/>
          </w:rPr>
          <w:t>Alain Pâris, « Direction d'orchestre »</w:t>
        </w:r>
        <w:r>
          <w:rPr>
            <w:lang w:val="fr-FR"/>
          </w:rPr>
          <w:t xml:space="preserve"> </w:t>
        </w:r>
      </w:ins>
      <w:ins w:id="1583" w:author="Arthur Parmentier" w:date="2020-06-09T17:07:00Z">
        <w:r w:rsidRPr="00CD28C6">
          <w:rPr>
            <w:lang w:val="fr-FR"/>
            <w:rPrChange w:id="1584" w:author="Arthur Parmentier" w:date="2020-06-09T17:07:00Z">
              <w:rPr/>
            </w:rPrChange>
          </w:rPr>
          <w:t>https://www.universalis.fr/encyclopedie/direction-d-orchestre/</w:t>
        </w:r>
      </w:ins>
    </w:p>
  </w:footnote>
  <w:footnote w:id="22">
    <w:p w:rsidR="00181E82" w:rsidRPr="00FD69AD" w:rsidRDefault="00181E82">
      <w:pPr>
        <w:pStyle w:val="Notedebasdepage"/>
        <w:rPr>
          <w:rPrChange w:id="1611" w:author="Arthur Parmentier" w:date="2020-06-09T17:29:00Z">
            <w:rPr/>
          </w:rPrChange>
        </w:rPr>
      </w:pPr>
      <w:ins w:id="1612" w:author="Arthur Parmentier" w:date="2020-06-09T17:29:00Z">
        <w:r>
          <w:rPr>
            <w:rStyle w:val="Appelnotedebasdep"/>
          </w:rPr>
          <w:footnoteRef/>
        </w:r>
        <w:r w:rsidRPr="00FD69AD">
          <w:rPr>
            <w:rPrChange w:id="1613" w:author="Arthur Parmentier" w:date="2020-06-09T17:29:00Z">
              <w:rPr/>
            </w:rPrChange>
          </w:rPr>
          <w:t xml:space="preserve"> </w:t>
        </w:r>
        <w:r w:rsidRPr="00FD69AD">
          <w:rPr>
            <w:rPrChange w:id="1614" w:author="Arthur Parmentier" w:date="2020-06-09T17:29:00Z">
              <w:rPr>
                <w:lang w:val="fr-FR"/>
              </w:rPr>
            </w:rPrChange>
          </w:rPr>
          <w:t>O. FLEISCHER, Neumnenstudien, I. Teil (1895</w:t>
        </w:r>
      </w:ins>
      <w:ins w:id="1615" w:author="Arthur Parmentier" w:date="2020-06-09T17:30:00Z">
        <w:r w:rsidRPr="00FD69AD">
          <w:rPr>
            <w:rPrChange w:id="1616" w:author="Arthur Parmentier" w:date="2020-06-09T17:29:00Z">
              <w:rPr/>
            </w:rPrChange>
          </w:rPr>
          <w:t>);</w:t>
        </w:r>
      </w:ins>
      <w:ins w:id="1617" w:author="Arthur Parmentier" w:date="2020-06-09T17:29:00Z">
        <w:r w:rsidRPr="00FD69AD">
          <w:rPr>
            <w:rPrChange w:id="1618" w:author="Arthur Parmentier" w:date="2020-06-09T17:29:00Z">
              <w:rPr>
                <w:lang w:val="fr-FR"/>
              </w:rPr>
            </w:rPrChange>
          </w:rPr>
          <w:t xml:space="preserve"> </w:t>
        </w:r>
        <w:r w:rsidRPr="003A0F7B">
          <w:rPr>
            <w:i/>
            <w:iCs/>
            <w:rPrChange w:id="1619" w:author="Arthur Parmentier" w:date="2020-06-09T17:30:00Z">
              <w:rPr>
                <w:lang w:val="fr-FR"/>
              </w:rPr>
            </w:rPrChange>
          </w:rPr>
          <w:t>Paléographie musicale</w:t>
        </w:r>
      </w:ins>
      <w:ins w:id="1620" w:author="Arthur Parmentier" w:date="2020-06-09T17:31:00Z">
        <w:r>
          <w:rPr>
            <w:i/>
            <w:iCs/>
          </w:rPr>
          <w:t xml:space="preserve"> I</w:t>
        </w:r>
      </w:ins>
      <w:ins w:id="1621" w:author="Arthur Parmentier" w:date="2020-06-09T17:29:00Z">
        <w:r w:rsidRPr="00FD69AD">
          <w:rPr>
            <w:rPrChange w:id="1622" w:author="Arthur Parmentier" w:date="2020-06-09T17:29:00Z">
              <w:rPr>
                <w:lang w:val="fr-FR"/>
              </w:rPr>
            </w:rPrChange>
          </w:rPr>
          <w:t xml:space="preserve"> and remarks of C. SACHS, Musik des Altertu</w:t>
        </w:r>
      </w:ins>
      <w:ins w:id="1623" w:author="Arthur Parmentier" w:date="2020-06-09T17:30:00Z">
        <w:r>
          <w:t>m</w:t>
        </w:r>
      </w:ins>
      <w:ins w:id="1624" w:author="Arthur Parmentier" w:date="2020-06-09T17:29:00Z">
        <w:r w:rsidRPr="00FD69AD">
          <w:rPr>
            <w:rPrChange w:id="1625" w:author="Arthur Parmentier" w:date="2020-06-09T17:29:00Z">
              <w:rPr>
                <w:lang w:val="fr-FR"/>
              </w:rPr>
            </w:rPrChange>
          </w:rPr>
          <w:t>s (Breslau, 1924), p.</w:t>
        </w:r>
      </w:ins>
      <w:ins w:id="1626" w:author="Arthur Parmentier" w:date="2020-06-09T17:30:00Z">
        <w:r>
          <w:t xml:space="preserve"> 8.</w:t>
        </w:r>
      </w:ins>
    </w:p>
  </w:footnote>
  <w:footnote w:id="23">
    <w:p w:rsidR="00181E82" w:rsidRPr="009C4E95" w:rsidRDefault="00181E82" w:rsidP="00F87FD9">
      <w:pPr>
        <w:rPr>
          <w:ins w:id="1678" w:author="Arthur Parmentier" w:date="2020-06-09T19:30:00Z"/>
        </w:rPr>
      </w:pPr>
      <w:ins w:id="1679" w:author="Arthur Parmentier" w:date="2020-06-09T19:30:00Z">
        <w:r>
          <w:rPr>
            <w:rStyle w:val="Appelnotedebasdep"/>
          </w:rPr>
          <w:footnoteRef/>
        </w:r>
        <w:r>
          <w:t xml:space="preserve"> </w:t>
        </w:r>
        <w:r w:rsidRPr="00F87FD9">
          <w:rPr>
            <w:i/>
            <w:iCs/>
            <w:rPrChange w:id="1680" w:author="Arthur Parmentier" w:date="2020-06-09T19:31:00Z">
              <w:rPr/>
            </w:rPrChange>
          </w:rPr>
          <w:t>Children Creating Core Properties of Language: Evidence from an Emerging Sign Language in Nicaragua</w:t>
        </w:r>
      </w:ins>
      <w:ins w:id="1681" w:author="Arthur Parmentier" w:date="2020-06-09T19:31:00Z">
        <w:r>
          <w:t xml:space="preserve"> </w:t>
        </w:r>
      </w:ins>
      <w:ins w:id="1682" w:author="Arthur Parmentier" w:date="2020-06-09T19:30:00Z">
        <w:r>
          <w:t>By Ann Senghas, Sotaro Kita, Asli Özyürek</w:t>
        </w:r>
      </w:ins>
      <w:ins w:id="1683" w:author="Arthur Parmentier" w:date="2020-06-09T19:31:00Z">
        <w:r>
          <w:t xml:space="preserve">, </w:t>
        </w:r>
      </w:ins>
      <w:ins w:id="1684" w:author="Arthur Parmentier" w:date="2020-06-09T19:30:00Z">
        <w:r>
          <w:t>Science</w:t>
        </w:r>
      </w:ins>
      <w:ins w:id="1685" w:author="Arthur Parmentier" w:date="2020-06-09T19:31:00Z">
        <w:r>
          <w:t xml:space="preserve"> (</w:t>
        </w:r>
      </w:ins>
      <w:ins w:id="1686" w:author="Arthur Parmentier" w:date="2020-06-09T19:30:00Z">
        <w:r>
          <w:t>2004</w:t>
        </w:r>
      </w:ins>
      <w:ins w:id="1687" w:author="Arthur Parmentier" w:date="2020-06-09T19:31:00Z">
        <w:r>
          <w:t>)</w:t>
        </w:r>
      </w:ins>
    </w:p>
    <w:p w:rsidR="00181E82" w:rsidRPr="00F87FD9" w:rsidRDefault="00181E82">
      <w:pPr>
        <w:pStyle w:val="Notedebasdepage"/>
        <w:rPr>
          <w:rPrChange w:id="1688" w:author="Arthur Parmentier" w:date="2020-06-09T19:31:00Z">
            <w:rPr/>
          </w:rPrChange>
        </w:rPr>
      </w:pPr>
    </w:p>
  </w:footnote>
  <w:footnote w:id="24">
    <w:p w:rsidR="00670D07" w:rsidRPr="00670D07" w:rsidRDefault="00670D07">
      <w:pPr>
        <w:pStyle w:val="Notedebasdepage"/>
        <w:rPr>
          <w:rPrChange w:id="1715" w:author="Arthur Parmentier" w:date="2020-06-09T19:46:00Z">
            <w:rPr/>
          </w:rPrChange>
        </w:rPr>
      </w:pPr>
      <w:ins w:id="1716" w:author="Arthur Parmentier" w:date="2020-06-09T19:46:00Z">
        <w:r>
          <w:rPr>
            <w:rStyle w:val="Appelnotedebasdep"/>
          </w:rPr>
          <w:footnoteRef/>
        </w:r>
        <w:r w:rsidR="00431D69">
          <w:t>History of the IVT (in French)</w:t>
        </w:r>
        <w:r>
          <w:t xml:space="preserve"> </w:t>
        </w:r>
        <w:r w:rsidRPr="00670D07">
          <w:t>http://ivt.fr/node/579</w:t>
        </w:r>
      </w:ins>
    </w:p>
  </w:footnote>
  <w:footnote w:id="25">
    <w:p w:rsidR="00181E82" w:rsidRPr="00670002" w:rsidRDefault="00181E82">
      <w:pPr>
        <w:pStyle w:val="Notedebasdepage"/>
        <w:rPr>
          <w:rPrChange w:id="1810" w:author="Arthur Parmentier" w:date="2020-05-18T14:23:00Z">
            <w:rPr>
              <w:lang w:val="fr-FR"/>
            </w:rPr>
          </w:rPrChange>
        </w:rPr>
      </w:pPr>
      <w:r>
        <w:rPr>
          <w:rStyle w:val="Appelnotedebasdep"/>
        </w:rPr>
        <w:footnoteRef/>
      </w:r>
      <w:r w:rsidRPr="00F87FD9">
        <w:rPr>
          <w:rPrChange w:id="1811" w:author="Arthur Parmentier" w:date="2020-06-09T19:31:00Z">
            <w:rPr/>
          </w:rPrChange>
        </w:rPr>
        <w:t xml:space="preserve"> </w:t>
      </w:r>
      <w:ins w:id="1812" w:author="Arthur Parmentier" w:date="2020-05-13T09:32:00Z">
        <w:r w:rsidRPr="00F87FD9">
          <w:rPr>
            <w:rPrChange w:id="1813" w:author="Arthur Parmentier" w:date="2020-06-09T19:31:00Z">
              <w:rPr/>
            </w:rPrChange>
          </w:rPr>
          <w:t xml:space="preserve">Eleanor H. Rosch. </w:t>
        </w:r>
        <w:r w:rsidRPr="009A67DE">
          <w:t>Natural Categories. Cognitive Psychology 4, 328-350 (1973)</w:t>
        </w:r>
      </w:ins>
      <w:ins w:id="1814" w:author="Arthur Parmentier" w:date="2020-05-13T09:33:00Z">
        <w:r>
          <w:t>, introducing the “prototype theory”</w:t>
        </w:r>
      </w:ins>
      <w:del w:id="1815" w:author="Arthur Parmentier" w:date="2020-05-13T09:32:00Z">
        <w:r w:rsidRPr="00670002" w:rsidDel="009A67DE">
          <w:rPr>
            <w:rPrChange w:id="1816" w:author="Arthur Parmentier" w:date="2020-05-18T14:23:00Z">
              <w:rPr>
                <w:lang w:val="fr-FR"/>
              </w:rPr>
            </w:rPrChange>
          </w:rPr>
          <w:delText>Ref. Eleanor Rosch (prototype theory)</w:delText>
        </w:r>
      </w:del>
    </w:p>
  </w:footnote>
  <w:footnote w:id="26">
    <w:p w:rsidR="00181E82" w:rsidRPr="00670002" w:rsidRDefault="00181E82">
      <w:pPr>
        <w:pStyle w:val="Notedebasdepage"/>
      </w:pPr>
      <w:ins w:id="1832" w:author="Arthur Parmentier" w:date="2020-05-12T19:07:00Z">
        <w:r>
          <w:rPr>
            <w:rStyle w:val="Appelnotedebasdep"/>
          </w:rPr>
          <w:footnoteRef/>
        </w:r>
        <w:r>
          <w:t xml:space="preserve"> </w:t>
        </w:r>
        <w:r w:rsidRPr="00670002">
          <w:rPr>
            <w:rPrChange w:id="1833" w:author="Arthur Parmentier" w:date="2020-05-18T14:23:00Z">
              <w:rPr>
                <w:lang w:val="fr-FR"/>
              </w:rPr>
            </w:rPrChange>
          </w:rPr>
          <w:t xml:space="preserve">For a </w:t>
        </w:r>
      </w:ins>
      <w:ins w:id="1834" w:author="Arthur Parmentier" w:date="2020-05-13T09:33:00Z">
        <w:r w:rsidRPr="00670002">
          <w:rPr>
            <w:rPrChange w:id="1835" w:author="Arthur Parmentier" w:date="2020-05-18T14:23:00Z">
              <w:rPr>
                <w:lang w:val="fr-FR"/>
              </w:rPr>
            </w:rPrChange>
          </w:rPr>
          <w:t>concise explanation of the ideas behind the prototype theory</w:t>
        </w:r>
      </w:ins>
      <w:ins w:id="1836" w:author="Arthur Parmentier" w:date="2020-05-12T19:07:00Z">
        <w:r w:rsidRPr="00670002">
          <w:rPr>
            <w:rPrChange w:id="1837" w:author="Arthur Parmentier" w:date="2020-05-18T14:23:00Z">
              <w:rPr>
                <w:lang w:val="fr-FR"/>
              </w:rPr>
            </w:rPrChange>
          </w:rPr>
          <w:t>, check https://www.youtube.com/watch?v=mff_sPnz_gs</w:t>
        </w:r>
      </w:ins>
    </w:p>
  </w:footnote>
  <w:footnote w:id="27">
    <w:p w:rsidR="00181E82" w:rsidRPr="00670002" w:rsidRDefault="00181E82">
      <w:pPr>
        <w:pStyle w:val="Notedebasdepage"/>
        <w:rPr>
          <w:rPrChange w:id="1838" w:author="Arthur Parmentier" w:date="2020-05-18T14:23:00Z">
            <w:rPr>
              <w:lang w:val="fr-FR"/>
            </w:rPr>
          </w:rPrChange>
        </w:rPr>
      </w:pPr>
      <w:r>
        <w:rPr>
          <w:rStyle w:val="Appelnotedebasdep"/>
        </w:rPr>
        <w:footnoteRef/>
      </w:r>
      <w:r>
        <w:t xml:space="preserve"> </w:t>
      </w:r>
      <w:r w:rsidRPr="00670002">
        <w:rPr>
          <w:rPrChange w:id="1839" w:author="Arthur Parmentier" w:date="2020-05-18T14:23:00Z">
            <w:rPr>
              <w:lang w:val="fr-FR"/>
            </w:rPr>
          </w:rPrChange>
        </w:rPr>
        <w:t>Ref M.R. class on pitch categorisation. Emphasis on the complexity of the categorisation process (non linear wrt similarity)</w:t>
      </w:r>
    </w:p>
  </w:footnote>
  <w:footnote w:id="28">
    <w:p w:rsidR="00181E82" w:rsidRPr="008C7E78" w:rsidRDefault="00181E82">
      <w:pPr>
        <w:pStyle w:val="Notedebasdepage"/>
      </w:pPr>
      <w:ins w:id="1928" w:author="Arthur Parmentier" w:date="2020-06-06T17:06:00Z">
        <w:r>
          <w:rPr>
            <w:rStyle w:val="Appelnotedebasdep"/>
          </w:rPr>
          <w:footnoteRef/>
        </w:r>
        <w:r>
          <w:t xml:space="preserve"> </w:t>
        </w:r>
        <w:r w:rsidRPr="003C785D">
          <w:t>http://www.soundpainting.com/blog/</w:t>
        </w:r>
      </w:ins>
    </w:p>
  </w:footnote>
  <w:footnote w:id="29">
    <w:p w:rsidR="00181E82" w:rsidRPr="00670002" w:rsidRDefault="00181E82">
      <w:pPr>
        <w:pStyle w:val="Notedebasdepage"/>
      </w:pPr>
      <w:ins w:id="1960" w:author="Arthur Parmentier" w:date="2020-05-13T11:16:00Z">
        <w:r>
          <w:rPr>
            <w:rStyle w:val="Appelnotedebasdep"/>
          </w:rPr>
          <w:footnoteRef/>
        </w:r>
        <w:r>
          <w:t xml:space="preserve"> </w:t>
        </w:r>
      </w:ins>
      <w:ins w:id="1961" w:author="Arthur Parmentier" w:date="2020-05-13T11:17:00Z">
        <w:r w:rsidRPr="00670002">
          <w:rPr>
            <w:rPrChange w:id="1962" w:author="Arthur Parmentier" w:date="2020-05-18T14:23:00Z">
              <w:rPr>
                <w:lang w:val="fr-FR"/>
              </w:rPr>
            </w:rPrChange>
          </w:rPr>
          <w:t>Note that the whole discussion of this section is only relevant to the signs used to signify contents.</w:t>
        </w:r>
      </w:ins>
    </w:p>
  </w:footnote>
  <w:footnote w:id="30">
    <w:p w:rsidR="00181E82" w:rsidRPr="00670002" w:rsidRDefault="00181E82">
      <w:pPr>
        <w:pStyle w:val="Notedebasdepage"/>
      </w:pPr>
      <w:ins w:id="1968" w:author="Arthur Parmentier" w:date="2020-05-13T10:35:00Z">
        <w:r>
          <w:rPr>
            <w:rStyle w:val="Appelnotedebasdep"/>
          </w:rPr>
          <w:footnoteRef/>
        </w:r>
        <w:r>
          <w:t xml:space="preserve"> </w:t>
        </w:r>
        <w:r w:rsidRPr="00670002">
          <w:rPr>
            <w:rPrChange w:id="1969" w:author="Arthur Parmentier" w:date="2020-05-18T14:23:00Z">
              <w:rPr>
                <w:lang w:val="fr-FR"/>
              </w:rPr>
            </w:rPrChange>
          </w:rPr>
          <w:t xml:space="preserve">In reference to </w:t>
        </w:r>
      </w:ins>
      <w:ins w:id="1970" w:author="Arthur Parmentier" w:date="2020-05-13T10:36:00Z">
        <w:r w:rsidRPr="00670002">
          <w:rPr>
            <w:rPrChange w:id="1971" w:author="Arthur Parmentier" w:date="2020-05-18T14:23:00Z">
              <w:rPr>
                <w:lang w:val="fr-FR"/>
              </w:rPr>
            </w:rPrChange>
          </w:rPr>
          <w:t>the concept of overloading in programming languages.</w:t>
        </w:r>
      </w:ins>
    </w:p>
  </w:footnote>
  <w:footnote w:id="31">
    <w:p w:rsidR="00181E82" w:rsidRPr="00670002" w:rsidRDefault="00181E82">
      <w:pPr>
        <w:pStyle w:val="Notedebasdepage"/>
      </w:pPr>
      <w:ins w:id="2003" w:author="Arthur Parmentier" w:date="2020-05-13T10:19:00Z">
        <w:r>
          <w:rPr>
            <w:rStyle w:val="Appelnotedebasdep"/>
          </w:rPr>
          <w:footnoteRef/>
        </w:r>
        <w:r>
          <w:t xml:space="preserve"> </w:t>
        </w:r>
        <w:r w:rsidRPr="00670002">
          <w:rPr>
            <w:rPrChange w:id="2004" w:author="Arthur Parmentier" w:date="2020-05-18T14:23:00Z">
              <w:rPr>
                <w:lang w:val="fr-FR"/>
              </w:rPr>
            </w:rPrChange>
          </w:rPr>
          <w:t>There may be other cases in which a sign has several signified, even inside one discipline, but we won’t d</w:t>
        </w:r>
      </w:ins>
      <w:ins w:id="2005" w:author="Arthur Parmentier" w:date="2020-05-13T10:20:00Z">
        <w:r w:rsidRPr="00670002">
          <w:rPr>
            <w:rPrChange w:id="2006" w:author="Arthur Parmentier" w:date="2020-05-18T14:23:00Z">
              <w:rPr>
                <w:lang w:val="fr-FR"/>
              </w:rPr>
            </w:rPrChange>
          </w:rPr>
          <w:t>iscuss this possibility.</w:t>
        </w:r>
      </w:ins>
    </w:p>
  </w:footnote>
  <w:footnote w:id="32">
    <w:p w:rsidR="00181E82" w:rsidRPr="00670002" w:rsidRDefault="00181E82" w:rsidP="005868B3">
      <w:pPr>
        <w:pStyle w:val="Notedebasdepage"/>
        <w:rPr>
          <w:ins w:id="2047" w:author="Arthur Parmentier" w:date="2020-05-13T10:30:00Z"/>
          <w:rPrChange w:id="2048" w:author="Arthur Parmentier" w:date="2020-05-18T14:23:00Z">
            <w:rPr>
              <w:ins w:id="2049" w:author="Arthur Parmentier" w:date="2020-05-13T10:30:00Z"/>
              <w:lang w:val="fr-FR"/>
            </w:rPr>
          </w:rPrChange>
        </w:rPr>
      </w:pPr>
      <w:ins w:id="2050" w:author="Arthur Parmentier" w:date="2020-05-13T10:30:00Z">
        <w:r>
          <w:rPr>
            <w:rStyle w:val="Appelnotedebasdep"/>
          </w:rPr>
          <w:footnoteRef/>
        </w:r>
        <w:r>
          <w:t xml:space="preserve"> </w:t>
        </w:r>
        <w:r w:rsidRPr="00670002">
          <w:rPr>
            <w:rPrChange w:id="2051" w:author="Arthur Parmentier" w:date="2020-05-18T14:23:00Z">
              <w:rPr>
                <w:lang w:val="fr-FR"/>
              </w:rPr>
            </w:rPrChange>
          </w:rPr>
          <w:t>We will discuss the motivations of this construction later.</w:t>
        </w:r>
      </w:ins>
    </w:p>
  </w:footnote>
  <w:footnote w:id="33">
    <w:p w:rsidR="00181E82" w:rsidRPr="0054442D" w:rsidDel="00697BA8" w:rsidRDefault="00181E82" w:rsidP="001C0B0E">
      <w:pPr>
        <w:pStyle w:val="Notedebasdepage"/>
        <w:rPr>
          <w:del w:id="2198" w:author="Arthur Parmentier" w:date="2020-05-12T18:13:00Z"/>
          <w:lang w:val="fr-FR"/>
        </w:rPr>
      </w:pPr>
      <w:del w:id="2199"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34">
    <w:p w:rsidR="00181E82" w:rsidRPr="008B7AAC" w:rsidDel="005868B3" w:rsidRDefault="00181E82">
      <w:pPr>
        <w:pStyle w:val="Notedebasdepage"/>
        <w:rPr>
          <w:del w:id="2251" w:author="Arthur Parmentier" w:date="2020-05-13T10:30:00Z"/>
          <w:lang w:val="fr-FR"/>
        </w:rPr>
      </w:pPr>
      <w:del w:id="2252"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35">
    <w:p w:rsidR="00181E82" w:rsidRPr="00670002" w:rsidRDefault="00181E82">
      <w:pPr>
        <w:pStyle w:val="Notedebasdepage"/>
        <w:rPr>
          <w:rPrChange w:id="2265" w:author="Arthur Parmentier" w:date="2020-05-18T14:23:00Z">
            <w:rPr>
              <w:lang w:val="fr-FR"/>
            </w:rPr>
          </w:rPrChange>
        </w:rPr>
      </w:pPr>
      <w:r>
        <w:rPr>
          <w:rStyle w:val="Appelnotedebasdep"/>
        </w:rPr>
        <w:footnoteRef/>
      </w:r>
      <w:r>
        <w:t xml:space="preserve"> it can also be manipulated by cultural schemes, but that is not the point here.</w:t>
      </w:r>
    </w:p>
  </w:footnote>
  <w:footnote w:id="36">
    <w:p w:rsidR="00181E82" w:rsidRPr="00670002" w:rsidRDefault="00181E82">
      <w:pPr>
        <w:pStyle w:val="Notedebasdepage"/>
        <w:rPr>
          <w:rPrChange w:id="2267" w:author="Arthur Parmentier" w:date="2020-05-18T14:23:00Z">
            <w:rPr>
              <w:lang w:val="fr-FR"/>
            </w:rPr>
          </w:rPrChange>
        </w:rPr>
      </w:pPr>
      <w:r>
        <w:rPr>
          <w:rStyle w:val="Appelnotedebasdep"/>
        </w:rPr>
        <w:footnoteRef/>
      </w:r>
      <w:r>
        <w:t xml:space="preserve"> or the whole concept itself, but as we already saw, defining the frontier of a concept is not always possible.</w:t>
      </w:r>
    </w:p>
  </w:footnote>
  <w:footnote w:id="37">
    <w:p w:rsidR="00181E82" w:rsidRPr="00670002" w:rsidRDefault="00181E82">
      <w:pPr>
        <w:pStyle w:val="Notedebasdepage"/>
        <w:rPr>
          <w:rPrChange w:id="2272" w:author="Arthur Parmentier" w:date="2020-05-18T14:23:00Z">
            <w:rPr>
              <w:lang w:val="fr-FR"/>
            </w:rPr>
          </w:rPrChange>
        </w:rPr>
      </w:pPr>
      <w:r>
        <w:rPr>
          <w:rStyle w:val="Appelnotedebasdep"/>
        </w:rPr>
        <w:footnoteRef/>
      </w:r>
      <w:r>
        <w:t xml:space="preserve"> </w:t>
      </w:r>
      <w:r w:rsidRPr="00670002">
        <w:rPr>
          <w:rPrChange w:id="2273"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38">
    <w:p w:rsidR="00181E82" w:rsidRPr="00670002" w:rsidRDefault="00181E82">
      <w:pPr>
        <w:pStyle w:val="Notedebasdepage"/>
        <w:rPr>
          <w:rPrChange w:id="2274" w:author="Arthur Parmentier" w:date="2020-05-18T14:23:00Z">
            <w:rPr>
              <w:lang w:val="fr-FR"/>
            </w:rPr>
          </w:rPrChange>
        </w:rPr>
      </w:pPr>
      <w:r>
        <w:rPr>
          <w:rStyle w:val="Appelnotedebasdep"/>
        </w:rPr>
        <w:footnoteRef/>
      </w:r>
      <w:r>
        <w:t xml:space="preserve"> </w:t>
      </w:r>
      <w:r w:rsidRPr="00670002">
        <w:rPr>
          <w:rPrChange w:id="2275"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39">
    <w:p w:rsidR="00181E82" w:rsidRPr="008C7E78" w:rsidRDefault="00181E82">
      <w:pPr>
        <w:pStyle w:val="Notedebasdepage"/>
      </w:pPr>
      <w:ins w:id="2369" w:author="Arthur Parmentier" w:date="2020-06-05T16:54:00Z">
        <w:r>
          <w:rPr>
            <w:rStyle w:val="Appelnotedebasdep"/>
          </w:rPr>
          <w:footnoteRef/>
        </w:r>
        <w:r>
          <w:t xml:space="preserve"> </w:t>
        </w:r>
        <w:r w:rsidRPr="008C7E78">
          <w:rPr>
            <w:rPrChange w:id="2370" w:author="Arthur Parmentier" w:date="2020-06-07T18:32:00Z">
              <w:rPr>
                <w:lang w:val="fr-FR"/>
              </w:rPr>
            </w:rPrChange>
          </w:rPr>
          <w:t xml:space="preserve">Some basic </w:t>
        </w:r>
      </w:ins>
      <w:ins w:id="2371" w:author="Arthur Parmentier" w:date="2020-06-05T16:55:00Z">
        <w:r w:rsidRPr="008C7E78">
          <w:rPr>
            <w:rPrChange w:id="2372" w:author="Arthur Parmentier" w:date="2020-06-07T18:32:00Z">
              <w:rPr>
                <w:lang w:val="fr-FR"/>
              </w:rPr>
            </w:rPrChange>
          </w:rPr>
          <w:t>examples can be found here : https://www.handspeak.com/learn/index.php?id=41</w:t>
        </w:r>
      </w:ins>
    </w:p>
  </w:footnote>
  <w:footnote w:id="40">
    <w:p w:rsidR="00181E82" w:rsidRPr="008C7E78" w:rsidRDefault="00181E82">
      <w:pPr>
        <w:pStyle w:val="Notedebasdepage"/>
      </w:pPr>
      <w:ins w:id="2379" w:author="Arthur Parmentier" w:date="2020-06-05T16:44:00Z">
        <w:r>
          <w:rPr>
            <w:rStyle w:val="Appelnotedebasdep"/>
          </w:rPr>
          <w:footnoteRef/>
        </w:r>
        <w:r>
          <w:t xml:space="preserve"> </w:t>
        </w:r>
        <w:r w:rsidRPr="008C7E78">
          <w:rPr>
            <w:rPrChange w:id="2380" w:author="Arthur Parmentier" w:date="2020-06-07T18:32:00Z">
              <w:rPr>
                <w:lang w:val="fr-FR"/>
              </w:rPr>
            </w:rPrChange>
          </w:rPr>
          <w:t>See http://www.sematos.eu/lsf-p-tomber-5958.html</w:t>
        </w:r>
      </w:ins>
    </w:p>
  </w:footnote>
  <w:footnote w:id="41">
    <w:p w:rsidR="00181E82" w:rsidRPr="008C7E78" w:rsidRDefault="00181E82">
      <w:pPr>
        <w:pStyle w:val="Notedebasdepage"/>
      </w:pPr>
      <w:ins w:id="2391" w:author="Arthur Parmentier" w:date="2020-06-05T16:53:00Z">
        <w:r>
          <w:rPr>
            <w:rStyle w:val="Appelnotedebasdep"/>
          </w:rPr>
          <w:footnoteRef/>
        </w:r>
        <w:r>
          <w:t xml:space="preserve"> </w:t>
        </w:r>
        <w:r w:rsidRPr="008C7E78">
          <w:rPr>
            <w:rPrChange w:id="2392" w:author="Arthur Parmentier" w:date="2020-06-07T18:32:00Z">
              <w:rPr>
                <w:lang w:val="fr-FR"/>
              </w:rPr>
            </w:rPrChange>
          </w:rPr>
          <w:t xml:space="preserve">For a discussion on this topic, see </w:t>
        </w:r>
      </w:ins>
      <w:ins w:id="2393" w:author="Arthur Parmentier" w:date="2020-06-05T16:54:00Z">
        <w:r>
          <w:t xml:space="preserve">Aronoff, Mark et al. “THE PARADOX OF SIGN LANGUAGE MORPHOLOGY.” </w:t>
        </w:r>
        <w:r>
          <w:rPr>
            <w:i/>
            <w:iCs/>
          </w:rPr>
          <w:t>Language</w:t>
        </w:r>
        <w:r>
          <w:t xml:space="preserve"> vol. 81,2 (2005): 301-344.</w:t>
        </w:r>
      </w:ins>
      <w:ins w:id="2394" w:author="Arthur Parmentier" w:date="2020-06-06T18:56:00Z">
        <w:r>
          <w:t xml:space="preserve"> This argument is sometimes used to motivate the need of normalization of</w:t>
        </w:r>
      </w:ins>
      <w:ins w:id="2395" w:author="Arthur Parmentier" w:date="2020-06-06T18:57:00Z">
        <w:r>
          <w:t xml:space="preserve"> sign language.</w:t>
        </w:r>
      </w:ins>
    </w:p>
  </w:footnote>
  <w:footnote w:id="42">
    <w:p w:rsidR="00181E82" w:rsidRPr="008C7E78" w:rsidRDefault="00181E82">
      <w:pPr>
        <w:pStyle w:val="Notedebasdepage"/>
      </w:pPr>
      <w:ins w:id="2460" w:author="Arthur Parmentier" w:date="2020-06-06T17:05:00Z">
        <w:r>
          <w:rPr>
            <w:rStyle w:val="Appelnotedebasdep"/>
          </w:rPr>
          <w:footnoteRef/>
        </w:r>
        <w:r>
          <w:t xml:space="preserve"> </w:t>
        </w:r>
        <w:r w:rsidRPr="003724FD">
          <w:t>http://www.soundpainting.com/blog/</w:t>
        </w:r>
      </w:ins>
    </w:p>
  </w:footnote>
  <w:footnote w:id="43">
    <w:p w:rsidR="00181E82" w:rsidRPr="008C7E78" w:rsidRDefault="00181E82">
      <w:pPr>
        <w:pStyle w:val="Notedebasdepage"/>
      </w:pPr>
      <w:ins w:id="2465" w:author="Arthur Parmentier" w:date="2020-06-05T17:14:00Z">
        <w:r>
          <w:rPr>
            <w:rStyle w:val="Appelnotedebasdep"/>
          </w:rPr>
          <w:footnoteRef/>
        </w:r>
        <w:r>
          <w:t xml:space="preserve"> </w:t>
        </w:r>
        <w:r w:rsidRPr="00FE0C03">
          <w:t>http://www.soundpainting.com/soundpainting/</w:t>
        </w:r>
      </w:ins>
    </w:p>
  </w:footnote>
  <w:footnote w:id="44">
    <w:p w:rsidR="00181E82" w:rsidRPr="008C7E78" w:rsidRDefault="00181E82">
      <w:pPr>
        <w:pStyle w:val="Notedebasdepage"/>
      </w:pPr>
      <w:ins w:id="2887" w:author="Arthur Parmentier" w:date="2020-06-05T21:23:00Z">
        <w:r>
          <w:rPr>
            <w:rStyle w:val="Appelnotedebasdep"/>
          </w:rPr>
          <w:footnoteRef/>
        </w:r>
        <w:r>
          <w:t xml:space="preserve"> </w:t>
        </w:r>
      </w:ins>
      <w:ins w:id="2888" w:author="Arthur Parmentier" w:date="2020-06-05T21:33:00Z">
        <w:r w:rsidRPr="008C7E78">
          <w:rPr>
            <w:rPrChange w:id="2889" w:author="Arthur Parmentier" w:date="2020-06-07T18:32:00Z">
              <w:rPr>
                <w:lang w:val="fr-FR"/>
              </w:rPr>
            </w:rPrChange>
          </w:rPr>
          <w:t>They</w:t>
        </w:r>
      </w:ins>
      <w:ins w:id="2890" w:author="Arthur Parmentier" w:date="2020-06-05T21:24:00Z">
        <w:r w:rsidRPr="008C7E78">
          <w:rPr>
            <w:rPrChange w:id="2891" w:author="Arthur Parmentier" w:date="2020-06-07T18:32:00Z">
              <w:rPr>
                <w:lang w:val="fr-FR"/>
              </w:rPr>
            </w:rPrChange>
          </w:rPr>
          <w:t xml:space="preserve"> embody several semantic components that can change the meaning of one or several signs</w:t>
        </w:r>
      </w:ins>
      <w:ins w:id="2892" w:author="Arthur Parmentier" w:date="2020-06-05T21:34:00Z">
        <w:r w:rsidRPr="008C7E78">
          <w:rPr>
            <w:rPrChange w:id="2893" w:author="Arthur Parmentier" w:date="2020-06-07T18:32:00Z">
              <w:rPr>
                <w:lang w:val="fr-FR"/>
              </w:rPr>
            </w:rPrChange>
          </w:rPr>
          <w:t xml:space="preserve"> and make some signs from the SP alphabet significant and some other insignificant.</w:t>
        </w:r>
      </w:ins>
    </w:p>
  </w:footnote>
  <w:footnote w:id="45">
    <w:p w:rsidR="00181E82" w:rsidRPr="008C7E78" w:rsidRDefault="00181E82">
      <w:pPr>
        <w:pStyle w:val="Notedebasdepage"/>
      </w:pPr>
      <w:ins w:id="2980" w:author="Arthur Parmentier" w:date="2020-06-05T21:38:00Z">
        <w:r>
          <w:rPr>
            <w:rStyle w:val="Appelnotedebasdep"/>
          </w:rPr>
          <w:footnoteRef/>
        </w:r>
        <w:r>
          <w:t xml:space="preserve"> </w:t>
        </w:r>
        <w:r w:rsidRPr="008C7E78">
          <w:rPr>
            <w:rPrChange w:id="2981" w:author="Arthur Parmentier" w:date="2020-06-07T18:32:00Z">
              <w:rPr>
                <w:lang w:val="fr-FR"/>
              </w:rPr>
            </w:rPrChange>
          </w:rPr>
          <w:t xml:space="preserve">Walter uses the term « escape » in </w:t>
        </w:r>
      </w:ins>
      <w:ins w:id="2982" w:author="Arthur Parmentier" w:date="2020-06-05T21:39:00Z">
        <w:r w:rsidRPr="008C7E78">
          <w:rPr>
            <w:rPrChange w:id="2983" w:author="Arthur Parmentier" w:date="2020-06-07T18:32:00Z">
              <w:rPr>
                <w:lang w:val="fr-FR"/>
              </w:rPr>
            </w:rPrChange>
          </w:rPr>
          <w:t>his</w:t>
        </w:r>
      </w:ins>
      <w:ins w:id="2984" w:author="Arthur Parmentier" w:date="2020-06-05T21:38:00Z">
        <w:r w:rsidRPr="008C7E78">
          <w:rPr>
            <w:rPrChange w:id="2985" w:author="Arthur Parmentier" w:date="2020-06-07T18:32:00Z">
              <w:rPr>
                <w:lang w:val="fr-FR"/>
              </w:rPr>
            </w:rPrChange>
          </w:rPr>
          <w:t xml:space="preserve"> description of the « tear up » sign which is very commonly used as an escape sign.</w:t>
        </w:r>
      </w:ins>
    </w:p>
  </w:footnote>
  <w:footnote w:id="46">
    <w:p w:rsidR="00181E82" w:rsidRPr="008C7E78" w:rsidRDefault="00181E82" w:rsidP="00A5016A">
      <w:pPr>
        <w:pStyle w:val="Notedebasdepage"/>
        <w:rPr>
          <w:ins w:id="3174" w:author="Arthur Parmentier" w:date="2020-06-06T20:34:00Z"/>
          <w:rPrChange w:id="3175" w:author="Arthur Parmentier" w:date="2020-06-07T18:32:00Z">
            <w:rPr>
              <w:ins w:id="3176" w:author="Arthur Parmentier" w:date="2020-06-06T20:34:00Z"/>
              <w:lang w:val="fr-FR"/>
            </w:rPr>
          </w:rPrChange>
        </w:rPr>
      </w:pPr>
      <w:ins w:id="3177" w:author="Arthur Parmentier" w:date="2020-06-06T20:34:00Z">
        <w:r>
          <w:rPr>
            <w:rStyle w:val="Appelnotedebasdep"/>
          </w:rPr>
          <w:footnoteRef/>
        </w:r>
        <w:r>
          <w:t xml:space="preserve"> </w:t>
        </w:r>
        <w:r w:rsidRPr="008C7E78">
          <w:rPr>
            <w:rPrChange w:id="3178" w:author="Arthur Parmentier" w:date="2020-06-07T18:32:00Z">
              <w:rPr>
                <w:lang w:val="fr-FR"/>
              </w:rPr>
            </w:rPrChange>
          </w:rPr>
          <w:t>The most interesting example to my mind is that of the Pirahã people studied by Daniel Everett, which contradicts the universality of recursivity in human cognition: https://en.wikipedia.org/wiki/Pirah%C3%A3_language</w:t>
        </w:r>
      </w:ins>
    </w:p>
  </w:footnote>
  <w:footnote w:id="47">
    <w:p w:rsidR="00181E82" w:rsidRPr="008C7E78" w:rsidRDefault="00181E82">
      <w:pPr>
        <w:pStyle w:val="Notedebasdepage"/>
      </w:pPr>
      <w:ins w:id="3199" w:author="Arthur Parmentier" w:date="2020-06-06T17:53:00Z">
        <w:r>
          <w:rPr>
            <w:rStyle w:val="Appelnotedebasdep"/>
          </w:rPr>
          <w:footnoteRef/>
        </w:r>
        <w:r>
          <w:t xml:space="preserve"> </w:t>
        </w:r>
        <w:r w:rsidRPr="00A531CB">
          <w:t>http://www.soundpainting.com/blog/</w:t>
        </w:r>
      </w:ins>
    </w:p>
  </w:footnote>
  <w:footnote w:id="48">
    <w:p w:rsidR="00181E82" w:rsidRPr="008C7E78" w:rsidRDefault="00181E82" w:rsidP="0052121B">
      <w:pPr>
        <w:pStyle w:val="Notedebasdepage"/>
        <w:rPr>
          <w:ins w:id="3840" w:author="Arthur Parmentier" w:date="2020-06-08T18:44:00Z"/>
        </w:rPr>
      </w:pPr>
      <w:ins w:id="3841" w:author="Arthur Parmentier" w:date="2020-06-08T18:44:00Z">
        <w:r>
          <w:rPr>
            <w:rStyle w:val="Appelnotedebasdep"/>
          </w:rPr>
          <w:footnoteRef/>
        </w:r>
        <w:r>
          <w:t xml:space="preserve"> </w:t>
        </w:r>
        <w:r w:rsidRPr="00DC7F98">
          <w:t xml:space="preserve">Without going </w:t>
        </w:r>
      </w:ins>
      <w:ins w:id="3842" w:author="Arthur Parmentier" w:date="2020-06-09T15:50:00Z">
        <w:r w:rsidRPr="00DC7F98">
          <w:t>into</w:t>
        </w:r>
      </w:ins>
      <w:ins w:id="3843" w:author="Arthur Parmentier" w:date="2020-06-08T18:44:00Z">
        <w:r w:rsidRPr="00DC7F98">
          <w:t xml:space="preserve"> many details, the concept here is simple to assign each set of parameters to a number (an index) to be able to change them during the performance.</w:t>
        </w:r>
      </w:ins>
    </w:p>
  </w:footnote>
  <w:footnote w:id="49">
    <w:p w:rsidR="00181E82" w:rsidRPr="008C7E78" w:rsidRDefault="00181E82" w:rsidP="00224A9B">
      <w:pPr>
        <w:pStyle w:val="Notedebasdepage"/>
        <w:rPr>
          <w:ins w:id="3871" w:author="Arthur Parmentier" w:date="2020-06-08T18:17:00Z"/>
        </w:rPr>
      </w:pPr>
      <w:ins w:id="3872" w:author="Arthur Parmentier" w:date="2020-06-08T18:17:00Z">
        <w:r>
          <w:rPr>
            <w:rStyle w:val="Appelnotedebasdep"/>
          </w:rPr>
          <w:footnoteRef/>
        </w:r>
        <w:r>
          <w:t xml:space="preserve"> </w:t>
        </w:r>
        <w:r w:rsidRPr="00DC7F98">
          <w:t>See https://www.youtube.com/watch?v=n8m7lFQ3njk</w:t>
        </w:r>
      </w:ins>
    </w:p>
  </w:footnote>
  <w:footnote w:id="50">
    <w:p w:rsidR="00181E82" w:rsidRPr="006D51E1" w:rsidRDefault="00181E82">
      <w:pPr>
        <w:pStyle w:val="Notedebasdepage"/>
      </w:pPr>
      <w:ins w:id="4090" w:author="Arthur Parmentier" w:date="2020-06-08T22:19:00Z">
        <w:r>
          <w:rPr>
            <w:rStyle w:val="Appelnotedebasdep"/>
          </w:rPr>
          <w:footnoteRef/>
        </w:r>
        <w:r>
          <w:t xml:space="preserve"> I am ref</w:t>
        </w:r>
      </w:ins>
      <w:ins w:id="4091" w:author="Arthur Parmentier" w:date="2020-06-08T22:20:00Z">
        <w:r>
          <w:t>erring here to the concerts/parties that are hold by the Soundpainting group of Rio that I had the honor to meet and play with; to m</w:t>
        </w:r>
      </w:ins>
      <w:ins w:id="4092" w:author="Arthur Parmentier" w:date="2020-06-08T22:21:00Z">
        <w:r>
          <w:t>e at the opposite of my SP experience in Europe.</w:t>
        </w:r>
      </w:ins>
    </w:p>
  </w:footnote>
  <w:footnote w:id="51">
    <w:p w:rsidR="00181E82" w:rsidRPr="006D51B6" w:rsidRDefault="00181E82" w:rsidP="00351FEC">
      <w:pPr>
        <w:pStyle w:val="Notedebasdepage"/>
        <w:rPr>
          <w:ins w:id="4392" w:author="Arthur Parmentier" w:date="2020-06-02T19:33:00Z"/>
        </w:rPr>
      </w:pPr>
      <w:ins w:id="4393" w:author="Arthur Parmentier" w:date="2020-06-02T19:33:00Z">
        <w:r>
          <w:rPr>
            <w:rStyle w:val="Appelnotedebasdep"/>
          </w:rPr>
          <w:footnoteRef/>
        </w:r>
        <w:r>
          <w:t xml:space="preserve"> External parts that are “shipped in” with the program are distributed under GPLv3 license (or less restrictive).</w:t>
        </w:r>
      </w:ins>
    </w:p>
  </w:footnote>
  <w:footnote w:id="52">
    <w:p w:rsidR="00181E82" w:rsidRPr="00116732" w:rsidRDefault="00181E82">
      <w:pPr>
        <w:pStyle w:val="Notedebasdepage"/>
      </w:pPr>
      <w:ins w:id="4627" w:author="Arthur Parmentier" w:date="2020-05-18T15:19:00Z">
        <w:r>
          <w:rPr>
            <w:rStyle w:val="Appelnotedebasdep"/>
          </w:rPr>
          <w:footnoteRef/>
        </w:r>
        <w:r>
          <w:t xml:space="preserve"> </w:t>
        </w:r>
      </w:ins>
      <w:ins w:id="4628" w:author="Arthur Parmentier" w:date="2020-05-18T15:20:00Z">
        <w:r>
          <w:t xml:space="preserve">With </w:t>
        </w:r>
      </w:ins>
      <w:ins w:id="4629" w:author="Arthur Parmentier" w:date="2020-05-19T10:40:00Z">
        <w:r>
          <w:t>TensorFlow</w:t>
        </w:r>
      </w:ins>
      <w:ins w:id="4630" w:author="Arthur Parmentier" w:date="2020-05-18T15:20:00Z">
        <w:r>
          <w:t xml:space="preserve">: </w:t>
        </w:r>
      </w:ins>
      <w:ins w:id="4631" w:author="Arthur Parmentier" w:date="2020-05-18T15:19:00Z">
        <w:r w:rsidRPr="006A443F">
          <w:t>https://github.com/tensorflow/tfjs-models/tree/master/posenet</w:t>
        </w:r>
      </w:ins>
    </w:p>
  </w:footnote>
  <w:footnote w:id="53">
    <w:p w:rsidR="00181E82" w:rsidRPr="008C7E78" w:rsidRDefault="00181E82" w:rsidP="00943F21">
      <w:pPr>
        <w:rPr>
          <w:ins w:id="4650" w:author="Arthur Parmentier" w:date="2020-06-03T17:48:00Z"/>
          <w:rFonts w:ascii="Times New Roman" w:hAnsi="Times New Roman"/>
          <w:rPrChange w:id="4651" w:author="Arthur Parmentier" w:date="2020-06-07T18:32:00Z">
            <w:rPr>
              <w:ins w:id="4652" w:author="Arthur Parmentier" w:date="2020-06-03T17:48:00Z"/>
              <w:rFonts w:ascii="Times New Roman" w:hAnsi="Times New Roman"/>
              <w:lang w:val="fr-FR"/>
            </w:rPr>
          </w:rPrChange>
        </w:rPr>
      </w:pPr>
      <w:ins w:id="4653" w:author="Arthur Parmentier" w:date="2020-05-22T19:58:00Z">
        <w:r>
          <w:rPr>
            <w:rStyle w:val="Appelnotedebasdep"/>
          </w:rPr>
          <w:footnoteRef/>
        </w:r>
        <w:r>
          <w:t xml:space="preserve"> </w:t>
        </w:r>
      </w:ins>
      <w:ins w:id="4654" w:author="Arthur Parmentier" w:date="2020-06-03T17:48:00Z">
        <w:r>
          <w:rPr>
            <w:rFonts w:hAnsi="Symbol"/>
          </w:rPr>
          <w:t></w:t>
        </w:r>
        <w:r>
          <w:t xml:space="preserve">  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r>
          <w:t xml:space="preserve"> </w:t>
        </w:r>
      </w:ins>
    </w:p>
    <w:p w:rsidR="00181E82" w:rsidRPr="00BF1ECB" w:rsidRDefault="00181E82" w:rsidP="00943F21">
      <w:pPr>
        <w:pStyle w:val="Notedebasdepage"/>
      </w:pPr>
      <w:ins w:id="4655" w:author="Arthur Parmentier" w:date="2020-06-03T17:48:00Z">
        <w:r>
          <w:rPr>
            <w:rFonts w:hAnsi="Symbol"/>
          </w:rPr>
          <w:t></w:t>
        </w:r>
        <w:r>
          <w:t xml:space="preserve">  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54">
    <w:p w:rsidR="00181E82" w:rsidRPr="00BF1ECB" w:rsidRDefault="00181E82">
      <w:pPr>
        <w:pStyle w:val="Notedebasdepage"/>
      </w:pPr>
      <w:ins w:id="4903" w:author="Arthur Parmentier" w:date="2020-05-19T16:10:00Z">
        <w:r>
          <w:rPr>
            <w:rStyle w:val="Appelnotedebasdep"/>
          </w:rPr>
          <w:footnoteRef/>
        </w:r>
        <w:r>
          <w:t xml:space="preserve"> </w:t>
        </w:r>
        <w:r w:rsidRPr="005E2970">
          <w:t>https://github.com/CMU-Perceptual-Computing-Lab/openpose</w:t>
        </w:r>
      </w:ins>
    </w:p>
  </w:footnote>
  <w:footnote w:id="55">
    <w:p w:rsidR="00181E82" w:rsidRPr="00BF1ECB" w:rsidRDefault="00181E82">
      <w:pPr>
        <w:pStyle w:val="Notedebasdepage"/>
      </w:pPr>
      <w:ins w:id="4909" w:author="Arthur Parmentier" w:date="2020-05-19T16:16:00Z">
        <w:r>
          <w:rPr>
            <w:rStyle w:val="Appelnotedebasdep"/>
          </w:rPr>
          <w:footnoteRef/>
        </w:r>
        <w:r>
          <w:t xml:space="preserve"> </w:t>
        </w:r>
      </w:ins>
      <w:ins w:id="4910" w:author="Arthur Parmentier" w:date="2020-05-19T16:17:00Z">
        <w:r w:rsidRPr="00BF1ECB">
          <w:rPr>
            <w:rPrChange w:id="4911"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4912"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4913" w:author="Arthur Parmentier" w:date="2020-05-23T19:46:00Z">
              <w:rPr>
                <w:rStyle w:val="Lienhypertexte"/>
                <w:lang w:val="fr-FR"/>
              </w:rPr>
            </w:rPrChange>
          </w:rPr>
          <w:t>https://github.com/Hzzone/pytorch-openpose</w:t>
        </w:r>
        <w:r>
          <w:rPr>
            <w:lang w:val="fr-FR"/>
          </w:rPr>
          <w:fldChar w:fldCharType="end"/>
        </w:r>
        <w:r w:rsidRPr="00BF1ECB">
          <w:rPr>
            <w:rPrChange w:id="4914" w:author="Arthur Parmentier" w:date="2020-05-23T19:46:00Z">
              <w:rPr>
                <w:lang w:val="fr-FR"/>
              </w:rPr>
            </w:rPrChange>
          </w:rPr>
          <w:t xml:space="preserve">) and then try to run the python scripts in Max </w:t>
        </w:r>
      </w:ins>
      <w:ins w:id="4915" w:author="Arthur Parmentier" w:date="2020-05-19T16:19:00Z">
        <w:r w:rsidRPr="00BF1ECB">
          <w:rPr>
            <w:rPrChange w:id="4916" w:author="Arthur Parmentier" w:date="2020-05-23T19:46:00Z">
              <w:rPr>
                <w:lang w:val="fr-FR"/>
              </w:rPr>
            </w:rPrChange>
          </w:rPr>
          <w:t xml:space="preserve">(Max does </w:t>
        </w:r>
      </w:ins>
      <w:ins w:id="4917" w:author="Arthur Parmentier" w:date="2020-05-19T16:20:00Z">
        <w:r w:rsidRPr="00BF1ECB">
          <w:rPr>
            <w:rPrChange w:id="4918" w:author="Arthur Parmentier" w:date="2020-05-23T19:46:00Z">
              <w:rPr>
                <w:lang w:val="fr-FR"/>
              </w:rPr>
            </w:rPrChange>
          </w:rPr>
          <w:t xml:space="preserve">not interpret Python natively) </w:t>
        </w:r>
      </w:ins>
      <w:ins w:id="4919" w:author="Arthur Parmentier" w:date="2020-05-19T16:17:00Z">
        <w:r w:rsidRPr="00BF1ECB">
          <w:rPr>
            <w:rPrChange w:id="4920" w:author="Arthur Parmentier" w:date="2020-05-23T19:46:00Z">
              <w:rPr>
                <w:lang w:val="fr-FR"/>
              </w:rPr>
            </w:rPrChange>
          </w:rPr>
          <w:t xml:space="preserve">with </w:t>
        </w:r>
      </w:ins>
      <w:ins w:id="4921" w:author="Arthur Parmentier" w:date="2020-05-19T16:19:00Z">
        <w:r>
          <w:rPr>
            <w:lang w:val="fr-FR"/>
          </w:rPr>
          <w:fldChar w:fldCharType="begin"/>
        </w:r>
        <w:r w:rsidRPr="00BF1ECB">
          <w:rPr>
            <w:rPrChange w:id="4922" w:author="Arthur Parmentier" w:date="2020-05-23T19:46:00Z">
              <w:rPr>
                <w:lang w:val="fr-FR"/>
              </w:rPr>
            </w:rPrChange>
          </w:rPr>
          <w:instrText xml:space="preserve"> HYPERLINK "</w:instrText>
        </w:r>
      </w:ins>
      <w:ins w:id="4923" w:author="Arthur Parmentier" w:date="2020-05-19T16:18:00Z">
        <w:r w:rsidRPr="00BF1ECB">
          <w:rPr>
            <w:rPrChange w:id="4924" w:author="Arthur Parmentier" w:date="2020-05-23T19:46:00Z">
              <w:rPr>
                <w:lang w:val="fr-FR"/>
              </w:rPr>
            </w:rPrChange>
          </w:rPr>
          <w:instrText>https://github.com/grrrr/py</w:instrText>
        </w:r>
      </w:ins>
      <w:ins w:id="4925" w:author="Arthur Parmentier" w:date="2020-05-19T16:19:00Z">
        <w:r w:rsidRPr="00BF1ECB">
          <w:rPr>
            <w:rPrChange w:id="4926" w:author="Arthur Parmentier" w:date="2020-05-23T19:46:00Z">
              <w:rPr>
                <w:lang w:val="fr-FR"/>
              </w:rPr>
            </w:rPrChange>
          </w:rPr>
          <w:instrText xml:space="preserve">" </w:instrText>
        </w:r>
        <w:r>
          <w:rPr>
            <w:lang w:val="fr-FR"/>
          </w:rPr>
          <w:fldChar w:fldCharType="separate"/>
        </w:r>
      </w:ins>
      <w:ins w:id="4927" w:author="Arthur Parmentier" w:date="2020-05-19T16:18:00Z">
        <w:r w:rsidRPr="00BF1ECB">
          <w:rPr>
            <w:rStyle w:val="Lienhypertexte"/>
            <w:rPrChange w:id="4928" w:author="Arthur Parmentier" w:date="2020-05-23T19:46:00Z">
              <w:rPr>
                <w:rStyle w:val="Lienhypertexte"/>
                <w:lang w:val="fr-FR"/>
              </w:rPr>
            </w:rPrChange>
          </w:rPr>
          <w:t>https://github.com/grrrr/py</w:t>
        </w:r>
      </w:ins>
      <w:ins w:id="4929" w:author="Arthur Parmentier" w:date="2020-05-19T16:19:00Z">
        <w:r>
          <w:rPr>
            <w:lang w:val="fr-FR"/>
          </w:rPr>
          <w:fldChar w:fldCharType="end"/>
        </w:r>
      </w:ins>
      <w:ins w:id="4930" w:author="Arthur Parmentier" w:date="2020-05-19T16:20:00Z">
        <w:r w:rsidRPr="00BF1ECB">
          <w:rPr>
            <w:rPrChange w:id="4931" w:author="Arthur Parmentier" w:date="2020-05-23T19:46:00Z">
              <w:rPr>
                <w:lang w:val="fr-FR"/>
              </w:rPr>
            </w:rPrChange>
          </w:rPr>
          <w:t>. It is very unlikely to work</w:t>
        </w:r>
      </w:ins>
      <w:ins w:id="4932" w:author="Arthur Parmentier" w:date="2020-05-19T16:21:00Z">
        <w:r w:rsidRPr="00BF1ECB">
          <w:rPr>
            <w:rPrChange w:id="4933" w:author="Arthur Parmentier" w:date="2020-05-23T19:46:00Z">
              <w:rPr>
                <w:lang w:val="fr-FR"/>
              </w:rPr>
            </w:rPrChange>
          </w:rPr>
          <w:t xml:space="preserve"> and could not be tested in the frame of my master thesis.</w:t>
        </w:r>
      </w:ins>
    </w:p>
  </w:footnote>
  <w:footnote w:id="56">
    <w:p w:rsidR="00181E82" w:rsidRPr="00BF1ECB" w:rsidRDefault="00181E82">
      <w:pPr>
        <w:pStyle w:val="Notedebasdepage"/>
      </w:pPr>
      <w:ins w:id="4938" w:author="Arthur Parmentier" w:date="2020-05-19T19:59:00Z">
        <w:r>
          <w:rPr>
            <w:rStyle w:val="Appelnotedebasdep"/>
          </w:rPr>
          <w:footnoteRef/>
        </w:r>
        <w:r>
          <w:t xml:space="preserve"> </w:t>
        </w:r>
      </w:ins>
      <w:ins w:id="4939" w:author="Arthur Parmentier" w:date="2020-05-19T20:00:00Z">
        <w:r>
          <w:t xml:space="preserve">The most convincing project is </w:t>
        </w:r>
      </w:ins>
      <w:ins w:id="4940" w:author="Arthur Parmentier" w:date="2020-05-19T19:59:00Z">
        <w:r w:rsidRPr="00F707EB">
          <w:t>https://saic-violet.github.io/learnable-triangulation/</w:t>
        </w:r>
      </w:ins>
    </w:p>
  </w:footnote>
  <w:footnote w:id="57">
    <w:p w:rsidR="00181E82" w:rsidRPr="00BF1ECB" w:rsidRDefault="00181E82" w:rsidP="00FF7548">
      <w:pPr>
        <w:pStyle w:val="Notedebasdepage"/>
        <w:rPr>
          <w:ins w:id="4968" w:author="Arthur Parmentier" w:date="2020-05-19T22:04:00Z"/>
          <w:rPrChange w:id="4969" w:author="Arthur Parmentier" w:date="2020-05-23T19:46:00Z">
            <w:rPr>
              <w:ins w:id="4970" w:author="Arthur Parmentier" w:date="2020-05-19T22:04:00Z"/>
              <w:lang w:val="fr-FR"/>
            </w:rPr>
          </w:rPrChange>
        </w:rPr>
      </w:pPr>
      <w:ins w:id="4971" w:author="Arthur Parmentier" w:date="2020-05-19T21:57:00Z">
        <w:r>
          <w:rPr>
            <w:rStyle w:val="Appelnotedebasdep"/>
          </w:rPr>
          <w:footnoteRef/>
        </w:r>
        <w:r>
          <w:t xml:space="preserve"> </w:t>
        </w:r>
        <w:r w:rsidRPr="00BF1ECB">
          <w:rPr>
            <w:rPrChange w:id="4972" w:author="Arthur Parmentier" w:date="2020-05-23T19:46:00Z">
              <w:rPr>
                <w:lang w:val="fr-FR"/>
              </w:rPr>
            </w:rPrChange>
          </w:rPr>
          <w:t xml:space="preserve">I had a theoretical discussion with Walter around the idea that in theory, one could use </w:t>
        </w:r>
      </w:ins>
      <w:ins w:id="4973" w:author="Arthur Parmentier" w:date="2020-05-19T21:58:00Z">
        <w:r w:rsidRPr="00BF1ECB">
          <w:rPr>
            <w:rPrChange w:id="4974" w:author="Arthur Parmentier" w:date="2020-05-23T19:46:00Z">
              <w:rPr>
                <w:lang w:val="fr-FR"/>
              </w:rPr>
            </w:rPrChange>
          </w:rPr>
          <w:t xml:space="preserve">« play » without « entering the box » in requests such as </w:t>
        </w:r>
      </w:ins>
      <w:ins w:id="4975" w:author="Arthur Parmentier" w:date="2020-05-19T21:59:00Z">
        <w:r w:rsidRPr="00BF1ECB">
          <w:rPr>
            <w:rPrChange w:id="4976" w:author="Arthur Parmentier" w:date="2020-05-23T19:46:00Z">
              <w:rPr>
                <w:lang w:val="fr-FR"/>
              </w:rPr>
            </w:rPrChange>
          </w:rPr>
          <w:t>« </w:t>
        </w:r>
      </w:ins>
      <w:ins w:id="4977" w:author="Arthur Parmentier" w:date="2020-05-19T22:03:00Z">
        <w:r w:rsidRPr="00BF1ECB">
          <w:rPr>
            <w:rPrChange w:id="4978" w:author="Arthur Parmentier" w:date="2020-05-23T19:46:00Z">
              <w:rPr>
                <w:lang w:val="fr-FR"/>
              </w:rPr>
            </w:rPrChange>
          </w:rPr>
          <w:t xml:space="preserve">Strings LT Slowly enter </w:t>
        </w:r>
      </w:ins>
      <w:ins w:id="4979" w:author="Arthur Parmentier" w:date="2020-05-19T22:01:00Z">
        <w:r w:rsidRPr="00BF1ECB">
          <w:rPr>
            <w:rPrChange w:id="4980" w:author="Arthur Parmentier" w:date="2020-05-23T19:46:00Z">
              <w:rPr>
                <w:lang w:val="fr-FR"/>
              </w:rPr>
            </w:rPrChange>
          </w:rPr>
          <w:t>Perc.</w:t>
        </w:r>
      </w:ins>
      <w:ins w:id="4981" w:author="Arthur Parmentier" w:date="2020-05-19T21:58:00Z">
        <w:r w:rsidRPr="00BF1ECB">
          <w:rPr>
            <w:rPrChange w:id="4982" w:author="Arthur Parmentier" w:date="2020-05-23T19:46:00Z">
              <w:rPr>
                <w:lang w:val="fr-FR"/>
              </w:rPr>
            </w:rPrChange>
          </w:rPr>
          <w:t xml:space="preserve"> LT Play </w:t>
        </w:r>
      </w:ins>
      <w:ins w:id="4983" w:author="Arthur Parmentier" w:date="2020-05-19T22:04:00Z">
        <w:r w:rsidRPr="00BF1ECB">
          <w:rPr>
            <w:rPrChange w:id="4984" w:author="Arthur Parmentier" w:date="2020-05-23T19:46:00Z">
              <w:rPr>
                <w:lang w:val="fr-FR"/>
              </w:rPr>
            </w:rPrChange>
          </w:rPr>
          <w:t xml:space="preserve">WG </w:t>
        </w:r>
      </w:ins>
      <w:ins w:id="4985" w:author="Arthur Parmentier" w:date="2020-05-19T21:59:00Z">
        <w:r w:rsidRPr="00BF1ECB">
          <w:rPr>
            <w:rPrChange w:id="4986" w:author="Arthur Parmentier" w:date="2020-05-23T19:46:00Z">
              <w:rPr>
                <w:lang w:val="fr-FR"/>
              </w:rPr>
            </w:rPrChange>
          </w:rPr>
          <w:t>After 30 seconds Off Play </w:t>
        </w:r>
      </w:ins>
      <w:ins w:id="4987" w:author="Arthur Parmentier" w:date="2020-05-19T22:03:00Z">
        <w:r w:rsidRPr="00BF1ECB">
          <w:rPr>
            <w:rPrChange w:id="4988" w:author="Arthur Parmentier" w:date="2020-05-23T19:46:00Z">
              <w:rPr>
                <w:lang w:val="fr-FR"/>
              </w:rPr>
            </w:rPrChange>
          </w:rPr>
          <w:t>&lt;enter the box&gt;</w:t>
        </w:r>
      </w:ins>
      <w:ins w:id="4989" w:author="Arthur Parmentier" w:date="2020-05-19T22:05:00Z">
        <w:r w:rsidRPr="00BF1ECB">
          <w:rPr>
            <w:rPrChange w:id="4990" w:author="Arthur Parmentier" w:date="2020-05-23T19:46:00Z">
              <w:rPr>
                <w:lang w:val="fr-FR"/>
              </w:rPr>
            </w:rPrChange>
          </w:rPr>
          <w:t xml:space="preserve"> </w:t>
        </w:r>
      </w:ins>
      <w:ins w:id="4991" w:author="Arthur Parmentier" w:date="2020-05-19T21:59:00Z">
        <w:r w:rsidRPr="00BF1ECB">
          <w:rPr>
            <w:rPrChange w:id="4992" w:author="Arthur Parmentier" w:date="2020-05-23T19:46:00Z">
              <w:rPr>
                <w:lang w:val="fr-FR"/>
              </w:rPr>
            </w:rPrChange>
          </w:rPr>
          <w:t>», which would mean </w:t>
        </w:r>
      </w:ins>
      <w:ins w:id="4993" w:author="Arthur Parmentier" w:date="2020-05-19T22:04:00Z">
        <w:r w:rsidRPr="00BF1ECB">
          <w:rPr>
            <w:rPrChange w:id="4994" w:author="Arthur Parmentier" w:date="2020-05-23T19:46:00Z">
              <w:rPr>
                <w:lang w:val="fr-FR"/>
              </w:rPr>
            </w:rPrChange>
          </w:rPr>
          <w:t>that when the soundpainter « enters the box » :</w:t>
        </w:r>
      </w:ins>
    </w:p>
    <w:p w:rsidR="00181E82" w:rsidRPr="00BF1ECB" w:rsidRDefault="00181E82" w:rsidP="00FF7548">
      <w:pPr>
        <w:pStyle w:val="Notedebasdepage"/>
        <w:numPr>
          <w:ilvl w:val="0"/>
          <w:numId w:val="29"/>
        </w:numPr>
        <w:rPr>
          <w:ins w:id="4995" w:author="Arthur Parmentier" w:date="2020-05-19T22:05:00Z"/>
          <w:rPrChange w:id="4996" w:author="Arthur Parmentier" w:date="2020-05-23T19:46:00Z">
            <w:rPr>
              <w:ins w:id="4997" w:author="Arthur Parmentier" w:date="2020-05-19T22:05:00Z"/>
              <w:lang w:val="fr-FR"/>
            </w:rPr>
          </w:rPrChange>
        </w:rPr>
      </w:pPr>
      <w:ins w:id="4998" w:author="Arthur Parmentier" w:date="2020-05-19T22:04:00Z">
        <w:r w:rsidRPr="00BF1ECB">
          <w:rPr>
            <w:rPrChange w:id="4999" w:author="Arthur Parmentier" w:date="2020-05-23T19:46:00Z">
              <w:rPr>
                <w:lang w:val="fr-FR"/>
              </w:rPr>
            </w:rPrChange>
          </w:rPr>
          <w:t xml:space="preserve">Strings slowly </w:t>
        </w:r>
      </w:ins>
      <w:ins w:id="5000" w:author="Arthur Parmentier" w:date="2020-05-19T22:05:00Z">
        <w:r w:rsidRPr="00BF1ECB">
          <w:rPr>
            <w:rPrChange w:id="5001" w:author="Arthur Parmentier" w:date="2020-05-23T19:46:00Z">
              <w:rPr>
                <w:lang w:val="fr-FR"/>
              </w:rPr>
            </w:rPrChange>
          </w:rPr>
          <w:t>enter with a LT</w:t>
        </w:r>
      </w:ins>
    </w:p>
    <w:p w:rsidR="00181E82" w:rsidRDefault="00181E82" w:rsidP="00FF7548">
      <w:pPr>
        <w:pStyle w:val="Notedebasdepage"/>
        <w:numPr>
          <w:ilvl w:val="0"/>
          <w:numId w:val="29"/>
        </w:numPr>
        <w:rPr>
          <w:ins w:id="5002" w:author="Arthur Parmentier" w:date="2020-05-19T22:05:00Z"/>
          <w:lang w:val="fr-FR"/>
        </w:rPr>
      </w:pPr>
      <w:ins w:id="5003" w:author="Arthur Parmentier" w:date="2020-05-19T22:05:00Z">
        <w:r>
          <w:rPr>
            <w:lang w:val="fr-FR"/>
          </w:rPr>
          <w:t>Percussions play immediately a LT</w:t>
        </w:r>
      </w:ins>
    </w:p>
    <w:p w:rsidR="00181E82" w:rsidRDefault="00181E82" w:rsidP="00FF7548">
      <w:pPr>
        <w:pStyle w:val="Notedebasdepage"/>
        <w:numPr>
          <w:ilvl w:val="0"/>
          <w:numId w:val="29"/>
        </w:numPr>
        <w:rPr>
          <w:ins w:id="5004" w:author="Arthur Parmentier" w:date="2020-05-19T22:05:00Z"/>
          <w:lang w:val="fr-FR"/>
        </w:rPr>
      </w:pPr>
      <w:ins w:id="5005" w:author="Arthur Parmentier" w:date="2020-05-19T22:05:00Z">
        <w:r>
          <w:rPr>
            <w:lang w:val="fr-FR"/>
          </w:rPr>
          <w:t>Everyone stops after 30 seconds</w:t>
        </w:r>
      </w:ins>
    </w:p>
    <w:p w:rsidR="00181E82" w:rsidRPr="00BF1ECB" w:rsidRDefault="00181E82">
      <w:pPr>
        <w:pStyle w:val="Notedebasdepage"/>
      </w:pPr>
      <w:ins w:id="5006" w:author="Arthur Parmentier" w:date="2020-05-19T22:05:00Z">
        <w:r w:rsidRPr="00BF1ECB">
          <w:rPr>
            <w:rPrChange w:id="5007" w:author="Arthur Parmentier" w:date="2020-05-23T19:46:00Z">
              <w:rPr>
                <w:lang w:val="fr-FR"/>
              </w:rPr>
            </w:rPrChange>
          </w:rPr>
          <w:t>By not « entering the box » when signing the « Play » or « Slowly enter » gest</w:t>
        </w:r>
      </w:ins>
      <w:ins w:id="5008" w:author="Arthur Parmentier" w:date="2020-05-19T22:06:00Z">
        <w:r w:rsidRPr="00BF1ECB">
          <w:rPr>
            <w:rPrChange w:id="5009" w:author="Arthur Parmentier" w:date="2020-05-23T19:46:00Z">
              <w:rPr>
                <w:lang w:val="fr-FR"/>
              </w:rPr>
            </w:rPrChange>
          </w:rPr>
          <w:t xml:space="preserve">ures, it would allow everyone to schedule the 30 seconds count at the same time to perhaps stay synchronized with an external process. </w:t>
        </w:r>
      </w:ins>
      <w:ins w:id="5010" w:author="Arthur Parmentier" w:date="2020-05-19T22:07:00Z">
        <w:r w:rsidRPr="00BF1ECB">
          <w:rPr>
            <w:rPrChange w:id="5011" w:author="Arthur Parmentier" w:date="2020-05-23T19:46:00Z">
              <w:rPr>
                <w:lang w:val="fr-FR"/>
              </w:rPr>
            </w:rPrChange>
          </w:rPr>
          <w:t xml:space="preserve">It would make sense to differenciate the timing properties of the « go gestures » (delay </w:t>
        </w:r>
      </w:ins>
      <w:ins w:id="5012" w:author="Arthur Parmentier" w:date="2020-05-19T22:08:00Z">
        <w:r w:rsidRPr="00BF1ECB">
          <w:rPr>
            <w:rPrChange w:id="5013" w:author="Arthur Parmentier" w:date="2020-05-23T19:46:00Z">
              <w:rPr>
                <w:lang w:val="fr-FR"/>
              </w:rPr>
            </w:rPrChange>
          </w:rPr>
          <w:t xml:space="preserve">start by a certain amount) with </w:t>
        </w:r>
      </w:ins>
      <w:ins w:id="5014" w:author="Arthur Parmentier" w:date="2020-05-19T22:10:00Z">
        <w:r w:rsidRPr="00BF1ECB">
          <w:rPr>
            <w:rPrChange w:id="5015" w:author="Arthur Parmentier" w:date="2020-05-23T19:46:00Z">
              <w:rPr>
                <w:lang w:val="fr-FR"/>
              </w:rPr>
            </w:rPrChange>
          </w:rPr>
          <w:t>« entering the box » which has for specific meaning « execute the request now »</w:t>
        </w:r>
      </w:ins>
      <w:ins w:id="5016" w:author="Arthur Parmentier" w:date="2020-05-19T22:08:00Z">
        <w:r w:rsidRPr="00BF1ECB">
          <w:rPr>
            <w:rPrChange w:id="5017" w:author="Arthur Parmentier" w:date="2020-05-23T19:46:00Z">
              <w:rPr>
                <w:lang w:val="fr-FR"/>
              </w:rPr>
            </w:rPrChange>
          </w:rPr>
          <w:t xml:space="preserve"> for certain configurations, such as when working with computers and time-sen</w:t>
        </w:r>
      </w:ins>
      <w:ins w:id="5018" w:author="Arthur Parmentier" w:date="2020-05-19T22:09:00Z">
        <w:r w:rsidRPr="00BF1ECB">
          <w:rPr>
            <w:rPrChange w:id="5019" w:author="Arthur Parmentier" w:date="2020-05-23T19:46:00Z">
              <w:rPr>
                <w:lang w:val="fr-FR"/>
              </w:rPr>
            </w:rPrChange>
          </w:rPr>
          <w:t xml:space="preserve">sitive systems. In practice, with human performers, the </w:t>
        </w:r>
      </w:ins>
      <w:ins w:id="5020" w:author="Arthur Parmentier" w:date="2020-05-19T22:11:00Z">
        <w:r w:rsidRPr="00BF1ECB">
          <w:rPr>
            <w:rPrChange w:id="5021" w:author="Arthur Parmentier" w:date="2020-05-23T19:46:00Z">
              <w:rPr>
                <w:lang w:val="fr-FR"/>
              </w:rPr>
            </w:rPrChange>
          </w:rPr>
          <w:t>de</w:t>
        </w:r>
      </w:ins>
      <w:ins w:id="5022" w:author="Arthur Parmentier" w:date="2020-05-19T22:09:00Z">
        <w:r w:rsidRPr="00BF1ECB">
          <w:rPr>
            <w:rPrChange w:id="5023" w:author="Arthur Parmentier" w:date="2020-05-23T19:46:00Z">
              <w:rPr>
                <w:lang w:val="fr-FR"/>
              </w:rPr>
            </w:rPrChange>
          </w:rPr>
          <w:t>correlation between the</w:t>
        </w:r>
      </w:ins>
      <w:ins w:id="5024" w:author="Arthur Parmentier" w:date="2020-05-19T22:10:00Z">
        <w:r w:rsidRPr="00BF1ECB">
          <w:rPr>
            <w:rPrChange w:id="5025" w:author="Arthur Parmentier" w:date="2020-05-23T19:46:00Z">
              <w:rPr>
                <w:lang w:val="fr-FR"/>
              </w:rPr>
            </w:rPrChange>
          </w:rPr>
          <w:t xml:space="preserve"> two </w:t>
        </w:r>
      </w:ins>
      <w:ins w:id="5026" w:author="Arthur Parmentier" w:date="2020-05-19T22:11:00Z">
        <w:r w:rsidRPr="00BF1ECB">
          <w:rPr>
            <w:rPrChange w:id="5027" w:author="Arthur Parmentier" w:date="2020-05-23T19:46:00Z">
              <w:rPr>
                <w:lang w:val="fr-FR"/>
              </w:rPr>
            </w:rPrChange>
          </w:rPr>
          <w:t>is either rare or never used within the default mode</w:t>
        </w:r>
      </w:ins>
      <w:ins w:id="5028" w:author="Arthur Parmentier" w:date="2020-05-19T22:14:00Z">
        <w:r w:rsidRPr="00BF1ECB">
          <w:rPr>
            <w:rPrChange w:id="5029" w:author="Arthur Parmentier" w:date="2020-05-23T19:46:00Z">
              <w:rPr>
                <w:lang w:val="fr-FR"/>
              </w:rPr>
            </w:rPrChange>
          </w:rPr>
          <w:t>.</w:t>
        </w:r>
      </w:ins>
    </w:p>
  </w:footnote>
  <w:footnote w:id="58">
    <w:p w:rsidR="00181E82" w:rsidRPr="00BF1ECB" w:rsidRDefault="00181E82">
      <w:pPr>
        <w:pStyle w:val="Notedebasdepage"/>
      </w:pPr>
      <w:ins w:id="5065" w:author="Arthur Parmentier" w:date="2020-05-19T23:04:00Z">
        <w:r>
          <w:rPr>
            <w:rStyle w:val="Appelnotedebasdep"/>
          </w:rPr>
          <w:footnoteRef/>
        </w:r>
        <w:r>
          <w:t xml:space="preserve"> </w:t>
        </w:r>
        <w:r w:rsidRPr="00BF1ECB">
          <w:rPr>
            <w:rPrChange w:id="5066" w:author="Arthur Parmentier" w:date="2020-05-23T19:46:00Z">
              <w:rPr>
                <w:lang w:val="fr-FR"/>
              </w:rPr>
            </w:rPrChange>
          </w:rPr>
          <w:t>One could ask</w:t>
        </w:r>
      </w:ins>
      <w:ins w:id="5067" w:author="Arthur Parmentier" w:date="2020-05-19T23:05:00Z">
        <w:r w:rsidRPr="00BF1ECB">
          <w:rPr>
            <w:rPrChange w:id="5068" w:author="Arthur Parmentier" w:date="2020-05-23T19:46:00Z">
              <w:rPr>
                <w:lang w:val="fr-FR"/>
              </w:rPr>
            </w:rPrChange>
          </w:rPr>
          <w:t xml:space="preserve"> : « why then is it the case that the soundpainter always consider </w:t>
        </w:r>
      </w:ins>
      <w:ins w:id="5069" w:author="Arthur Parmentier" w:date="2020-05-19T23:08:00Z">
        <w:r w:rsidRPr="00BF1ECB">
          <w:rPr>
            <w:rPrChange w:id="5070" w:author="Arthur Parmentier" w:date="2020-05-23T19:46:00Z">
              <w:rPr>
                <w:lang w:val="fr-FR"/>
              </w:rPr>
            </w:rPrChange>
          </w:rPr>
          <w:t>the virtual</w:t>
        </w:r>
      </w:ins>
      <w:ins w:id="5071" w:author="Arthur Parmentier" w:date="2020-05-19T23:05:00Z">
        <w:r w:rsidRPr="00BF1ECB">
          <w:rPr>
            <w:rPrChange w:id="5072" w:author="Arthur Parmentier" w:date="2020-05-23T19:46:00Z">
              <w:rPr>
                <w:lang w:val="fr-FR"/>
              </w:rPr>
            </w:rPrChange>
          </w:rPr>
          <w:t xml:space="preserve"> « box », even when the grammar of the mode implies that the request is always immediate ? I believe that it has to do with how SP has developed from the </w:t>
        </w:r>
      </w:ins>
      <w:ins w:id="5073" w:author="Arthur Parmentier" w:date="2020-05-19T23:06:00Z">
        <w:r w:rsidRPr="00BF1ECB">
          <w:rPr>
            <w:rPrChange w:id="5074" w:author="Arthur Parmentier" w:date="2020-05-23T19:46:00Z">
              <w:rPr>
                <w:lang w:val="fr-FR"/>
              </w:rPr>
            </w:rPrChange>
          </w:rPr>
          <w:t xml:space="preserve">default mode to others and the pratical </w:t>
        </w:r>
      </w:ins>
      <w:ins w:id="5075" w:author="Arthur Parmentier" w:date="2020-05-19T23:07:00Z">
        <w:r w:rsidRPr="00BF1ECB">
          <w:rPr>
            <w:rPrChange w:id="5076" w:author="Arthur Parmentier" w:date="2020-05-23T19:46:00Z">
              <w:rPr>
                <w:lang w:val="fr-FR"/>
              </w:rPr>
            </w:rPrChange>
          </w:rPr>
          <w:t>point of reference</w:t>
        </w:r>
      </w:ins>
      <w:ins w:id="5077" w:author="Arthur Parmentier" w:date="2020-05-19T23:06:00Z">
        <w:r w:rsidRPr="00BF1ECB">
          <w:rPr>
            <w:rPrChange w:id="5078" w:author="Arthur Parmentier" w:date="2020-05-23T19:46:00Z">
              <w:rPr>
                <w:lang w:val="fr-FR"/>
              </w:rPr>
            </w:rPrChange>
          </w:rPr>
          <w:t xml:space="preserve"> that the « box » is a common symbol for immediateness in all modes.</w:t>
        </w:r>
      </w:ins>
    </w:p>
  </w:footnote>
  <w:footnote w:id="59">
    <w:p w:rsidR="00181E82" w:rsidRPr="00BF1ECB" w:rsidRDefault="00181E82">
      <w:pPr>
        <w:pStyle w:val="Notedebasdepage"/>
      </w:pPr>
      <w:ins w:id="5093" w:author="Arthur Parmentier" w:date="2020-05-19T23:11:00Z">
        <w:r>
          <w:rPr>
            <w:rStyle w:val="Appelnotedebasdep"/>
          </w:rPr>
          <w:footnoteRef/>
        </w:r>
        <w:r>
          <w:t xml:space="preserve"> </w:t>
        </w:r>
        <w:r w:rsidRPr="00BF1ECB">
          <w:rPr>
            <w:rPrChange w:id="5094" w:author="Arthur Parmentier" w:date="2020-05-23T19:46:00Z">
              <w:rPr>
                <w:lang w:val="fr-FR"/>
              </w:rPr>
            </w:rPrChange>
          </w:rPr>
          <w:t>In practice, soundpainters tend to omit the « enter » and « exit »</w:t>
        </w:r>
      </w:ins>
      <w:ins w:id="5095" w:author="Arthur Parmentier" w:date="2020-05-19T23:12:00Z">
        <w:r w:rsidRPr="00BF1ECB">
          <w:rPr>
            <w:rPrChange w:id="5096" w:author="Arthur Parmentier" w:date="2020-05-23T19:46:00Z">
              <w:rPr>
                <w:lang w:val="fr-FR"/>
              </w:rPr>
            </w:rPrChange>
          </w:rPr>
          <w:t xml:space="preserve"> signs of mode</w:t>
        </w:r>
      </w:ins>
      <w:ins w:id="5097" w:author="Arthur Parmentier" w:date="2020-05-19T23:15:00Z">
        <w:r w:rsidRPr="00BF1ECB">
          <w:rPr>
            <w:rPrChange w:id="5098" w:author="Arthur Parmentier" w:date="2020-05-23T19:46:00Z">
              <w:rPr>
                <w:lang w:val="fr-FR"/>
              </w:rPr>
            </w:rPrChange>
          </w:rPr>
          <w:t xml:space="preserve">s that are </w:t>
        </w:r>
      </w:ins>
      <w:ins w:id="5099" w:author="Arthur Parmentier" w:date="2020-05-19T23:16:00Z">
        <w:r w:rsidRPr="00BF1ECB">
          <w:rPr>
            <w:rPrChange w:id="5100" w:author="Arthur Parmentier" w:date="2020-05-23T19:46:00Z">
              <w:rPr>
                <w:lang w:val="fr-FR"/>
              </w:rPr>
            </w:rPrChange>
          </w:rPr>
          <w:t>not ambiguous</w:t>
        </w:r>
      </w:ins>
      <w:ins w:id="5101" w:author="Arthur Parmentier" w:date="2020-05-19T23:12:00Z">
        <w:r w:rsidRPr="00BF1ECB">
          <w:rPr>
            <w:rPrChange w:id="5102" w:author="Arthur Parmentier" w:date="2020-05-23T19:46:00Z">
              <w:rPr>
                <w:lang w:val="fr-FR"/>
              </w:rPr>
            </w:rPrChange>
          </w:rPr>
          <w:t>, making things more difficult without depth tracking</w:t>
        </w:r>
      </w:ins>
      <w:ins w:id="5103" w:author="Arthur Parmentier" w:date="2020-05-19T23:16:00Z">
        <w:r w:rsidRPr="00BF1ECB">
          <w:rPr>
            <w:rPrChange w:id="5104" w:author="Arthur Parmentier" w:date="2020-05-23T19:46:00Z">
              <w:rPr>
                <w:lang w:val="fr-FR"/>
              </w:rPr>
            </w:rPrChange>
          </w:rPr>
          <w:t xml:space="preserve"> in case that « entering the box » is the only mark of the change of mode </w:t>
        </w:r>
      </w:ins>
      <w:ins w:id="5105" w:author="Arthur Parmentier" w:date="2020-05-19T23:17:00Z">
        <w:r w:rsidRPr="00BF1ECB">
          <w:rPr>
            <w:rPrChange w:id="5106" w:author="Arthur Parmentier" w:date="2020-05-23T19:46:00Z">
              <w:rPr>
                <w:lang w:val="fr-FR"/>
              </w:rPr>
            </w:rPrChange>
          </w:rPr>
          <w:t>(for instance by using the launch mode directly with « entering/exiting the box » instead of signing Launch Mode and Tear).</w:t>
        </w:r>
      </w:ins>
    </w:p>
  </w:footnote>
  <w:footnote w:id="60">
    <w:p w:rsidR="00181E82" w:rsidRPr="00BF1ECB" w:rsidRDefault="00181E82">
      <w:pPr>
        <w:pStyle w:val="Notedebasdepage"/>
      </w:pPr>
      <w:ins w:id="5218" w:author="Arthur Parmentier" w:date="2020-05-20T19:43:00Z">
        <w:r>
          <w:rPr>
            <w:rStyle w:val="Appelnotedebasdep"/>
          </w:rPr>
          <w:footnoteRef/>
        </w:r>
        <w:r>
          <w:t xml:space="preserve"> </w:t>
        </w:r>
        <w:r w:rsidRPr="00BF1ECB">
          <w:rPr>
            <w:rPrChange w:id="5219" w:author="Arthur Parmentier" w:date="2020-05-23T19:46:00Z">
              <w:rPr>
                <w:lang w:val="fr-FR"/>
              </w:rPr>
            </w:rPrChange>
          </w:rPr>
          <w:t>I did not test the performance of this choice quantitatively, but only qualitatively</w:t>
        </w:r>
      </w:ins>
      <w:ins w:id="5220" w:author="Arthur Parmentier" w:date="2020-05-20T21:37:00Z">
        <w:r w:rsidRPr="00BF1ECB">
          <w:rPr>
            <w:rPrChange w:id="5221" w:author="Arthur Parmentier" w:date="2020-05-23T19:46:00Z">
              <w:rPr>
                <w:lang w:val="fr-FR"/>
              </w:rPr>
            </w:rPrChange>
          </w:rPr>
          <w:t xml:space="preserve"> </w:t>
        </w:r>
      </w:ins>
      <w:ins w:id="5222" w:author="Arthur Parmentier" w:date="2020-05-20T19:43:00Z">
        <w:r w:rsidRPr="00BF1ECB">
          <w:rPr>
            <w:rPrChange w:id="5223" w:author="Arthur Parmentier" w:date="2020-05-23T19:46:00Z">
              <w:rPr>
                <w:lang w:val="fr-FR"/>
              </w:rPr>
            </w:rPrChange>
          </w:rPr>
          <w:t>by testing</w:t>
        </w:r>
      </w:ins>
      <w:ins w:id="5224" w:author="Arthur Parmentier" w:date="2020-05-20T21:37:00Z">
        <w:r w:rsidRPr="00BF1ECB">
          <w:rPr>
            <w:rPrChange w:id="5225" w:author="Arthur Parmentier" w:date="2020-05-23T19:46:00Z">
              <w:rPr>
                <w:lang w:val="fr-FR"/>
              </w:rPr>
            </w:rPrChange>
          </w:rPr>
          <w:t xml:space="preserve"> the change in performance that I could perceive</w:t>
        </w:r>
      </w:ins>
      <w:ins w:id="5226" w:author="Arthur Parmentier" w:date="2020-05-20T19:44:00Z">
        <w:r w:rsidRPr="00BF1ECB">
          <w:rPr>
            <w:rPrChange w:id="5227" w:author="Arthur Parmentier" w:date="2020-05-23T19:46:00Z">
              <w:rPr>
                <w:lang w:val="fr-FR"/>
              </w:rPr>
            </w:rPrChange>
          </w:rPr>
          <w:t xml:space="preserve"> with and without shoulders. </w:t>
        </w:r>
      </w:ins>
      <w:ins w:id="5228" w:author="Arthur Parmentier" w:date="2020-05-20T19:45:00Z">
        <w:r w:rsidRPr="00BF1ECB">
          <w:rPr>
            <w:rPrChange w:id="5229" w:author="Arthur Parmentier" w:date="2020-05-23T19:46:00Z">
              <w:rPr>
                <w:lang w:val="fr-FR"/>
              </w:rPr>
            </w:rPrChange>
          </w:rPr>
          <w:t>It is obvious from the SP signs</w:t>
        </w:r>
      </w:ins>
      <w:ins w:id="5230" w:author="Arthur Parmentier" w:date="2020-05-20T19:46:00Z">
        <w:r w:rsidRPr="00BF1ECB">
          <w:rPr>
            <w:rPrChange w:id="5231" w:author="Arthur Parmentier" w:date="2020-05-23T19:46:00Z">
              <w:rPr>
                <w:lang w:val="fr-FR"/>
              </w:rPr>
            </w:rPrChange>
          </w:rPr>
          <w:t xml:space="preserve"> that I consider</w:t>
        </w:r>
      </w:ins>
      <w:ins w:id="5232" w:author="Arthur Parmentier" w:date="2020-05-20T19:45:00Z">
        <w:r w:rsidRPr="00BF1ECB">
          <w:rPr>
            <w:rPrChange w:id="5233" w:author="Arthur Parmentier" w:date="2020-05-23T19:46:00Z">
              <w:rPr>
                <w:lang w:val="fr-FR"/>
              </w:rPr>
            </w:rPrChange>
          </w:rPr>
          <w:t xml:space="preserve"> that aside shoulders, no other </w:t>
        </w:r>
      </w:ins>
      <w:ins w:id="5234" w:author="Arthur Parmentier" w:date="2020-05-20T19:46:00Z">
        <w:r w:rsidRPr="00BF1ECB">
          <w:rPr>
            <w:rPrChange w:id="5235" w:author="Arthur Parmentier" w:date="2020-05-23T19:46:00Z">
              <w:rPr>
                <w:lang w:val="fr-FR"/>
              </w:rPr>
            </w:rPrChange>
          </w:rPr>
          <w:t>body joints could increase the performance of the recognition in real-time (curse of dimentionality problem).</w:t>
        </w:r>
      </w:ins>
    </w:p>
  </w:footnote>
  <w:footnote w:id="61">
    <w:p w:rsidR="00181E82" w:rsidRPr="008C7E78" w:rsidRDefault="00181E82">
      <w:pPr>
        <w:pStyle w:val="Notedebasdepage"/>
      </w:pPr>
      <w:ins w:id="5265" w:author="Arthur Parmentier" w:date="2020-06-03T19:00:00Z">
        <w:r>
          <w:rPr>
            <w:rStyle w:val="Appelnotedebasdep"/>
          </w:rPr>
          <w:footnoteRef/>
        </w:r>
        <w:r>
          <w:t xml:space="preserve"> </w:t>
        </w:r>
        <w:r w:rsidRPr="008C7E78">
          <w:rPr>
            <w:rPrChange w:id="5266" w:author="Arthur Parmentier" w:date="2020-06-07T18:32:00Z">
              <w:rPr>
                <w:lang w:val="fr-FR"/>
              </w:rPr>
            </w:rPrChange>
          </w:rPr>
          <w:t xml:space="preserve">Several hand pose estimations models are presented here : </w:t>
        </w:r>
        <w:r>
          <w:rPr>
            <w:lang w:val="fr-FR"/>
          </w:rPr>
          <w:fldChar w:fldCharType="begin"/>
        </w:r>
        <w:r w:rsidRPr="008C7E78">
          <w:rPr>
            <w:rPrChange w:id="5267"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5268" w:author="Arthur Parmentier" w:date="2020-06-07T18:32:00Z">
              <w:rPr>
                <w:rStyle w:val="Lienhypertexte"/>
                <w:lang w:val="fr-FR"/>
              </w:rPr>
            </w:rPrChange>
          </w:rPr>
          <w:t>https://xinghaochen.github.io/awesome-hand-pose-estimation/</w:t>
        </w:r>
        <w:r>
          <w:rPr>
            <w:lang w:val="fr-FR"/>
          </w:rPr>
          <w:fldChar w:fldCharType="end"/>
        </w:r>
        <w:r w:rsidRPr="008C7E78">
          <w:rPr>
            <w:rPrChange w:id="5269" w:author="Arthur Parmentier" w:date="2020-06-07T18:32:00Z">
              <w:rPr>
                <w:lang w:val="fr-FR"/>
              </w:rPr>
            </w:rPrChange>
          </w:rPr>
          <w:t xml:space="preserve">. </w:t>
        </w:r>
      </w:ins>
      <w:ins w:id="5270" w:author="Arthur Parmentier" w:date="2020-06-03T19:01:00Z">
        <w:r w:rsidRPr="008C7E78">
          <w:rPr>
            <w:rPrChange w:id="5271" w:author="Arthur Parmentier" w:date="2020-06-07T18:32:00Z">
              <w:rPr>
                <w:lang w:val="fr-FR"/>
              </w:rPr>
            </w:rPrChange>
          </w:rPr>
          <w:t>The open pose model also has 2D hand pose recognition but in each case, the models c</w:t>
        </w:r>
      </w:ins>
      <w:ins w:id="5272" w:author="Arthur Parmentier" w:date="2020-06-03T19:02:00Z">
        <w:r w:rsidRPr="008C7E78">
          <w:rPr>
            <w:rPrChange w:id="5273" w:author="Arthur Parmentier" w:date="2020-06-07T18:32:00Z">
              <w:rPr>
                <w:lang w:val="fr-FR"/>
              </w:rPr>
            </w:rPrChange>
          </w:rPr>
          <w:t>ould not easily be ported to Max.</w:t>
        </w:r>
      </w:ins>
    </w:p>
  </w:footnote>
  <w:footnote w:id="62">
    <w:p w:rsidR="00181E82" w:rsidRPr="008C7E78" w:rsidRDefault="00181E82">
      <w:pPr>
        <w:pStyle w:val="Notedebasdepage"/>
      </w:pPr>
      <w:ins w:id="5363" w:author="Arthur Parmentier" w:date="2020-06-03T20:04:00Z">
        <w:r>
          <w:rPr>
            <w:rStyle w:val="Appelnotedebasdep"/>
          </w:rPr>
          <w:footnoteRef/>
        </w:r>
        <w:r>
          <w:t xml:space="preserve"> </w:t>
        </w:r>
        <w:r w:rsidRPr="008C7E78">
          <w:rPr>
            <w:rPrChange w:id="5364" w:author="Arthur Parmentier" w:date="2020-06-07T18:32:00Z">
              <w:rPr>
                <w:lang w:val="fr-FR"/>
              </w:rPr>
            </w:rPrChange>
          </w:rPr>
          <w:t>See Tensorflow blog, March 09, 2020 : https://blog.tensorflow.org/2020/03/face-and-hand-tracking-in-browser-with-mediapipe-and-tensorflowjs.html</w:t>
        </w:r>
      </w:ins>
    </w:p>
  </w:footnote>
  <w:footnote w:id="63">
    <w:p w:rsidR="00181E82" w:rsidRPr="008C7E78" w:rsidRDefault="00181E82">
      <w:pPr>
        <w:pStyle w:val="Notedebasdepage"/>
      </w:pPr>
      <w:ins w:id="5374" w:author="Arthur Parmentier" w:date="2020-06-03T20:08:00Z">
        <w:r>
          <w:rPr>
            <w:rStyle w:val="Appelnotedebasdep"/>
          </w:rPr>
          <w:footnoteRef/>
        </w:r>
        <w:r>
          <w:t xml:space="preserve"> </w:t>
        </w:r>
      </w:ins>
      <w:ins w:id="5375" w:author="Arthur Parmentier" w:date="2020-06-03T20:09:00Z">
        <w:r w:rsidRPr="003D6C76">
          <w:t>https://github.com/lysdexic-audio/n4m-handpose</w:t>
        </w:r>
      </w:ins>
    </w:p>
  </w:footnote>
  <w:footnote w:id="64">
    <w:p w:rsidR="00181E82" w:rsidRPr="008C7E78" w:rsidRDefault="00181E82">
      <w:pPr>
        <w:pStyle w:val="Notedebasdepage"/>
      </w:pPr>
      <w:ins w:id="5404" w:author="Arthur Parmentier" w:date="2020-06-03T20:22:00Z">
        <w:r>
          <w:rPr>
            <w:rStyle w:val="Appelnotedebasdep"/>
          </w:rPr>
          <w:footnoteRef/>
        </w:r>
        <w:r>
          <w:t xml:space="preserve"> </w:t>
        </w:r>
        <w:r w:rsidRPr="008C7E78">
          <w:rPr>
            <w:rPrChange w:id="5405" w:author="Arthur Parmentier" w:date="2020-06-07T18:32:00Z">
              <w:rPr>
                <w:lang w:val="fr-FR"/>
              </w:rPr>
            </w:rPrChange>
          </w:rPr>
          <w:t>See the MediaPipe repository : https://github.com/google/mediapipe/blob/master/mediapipe/docs/multi_hand_tracking_mobile_gpu.md</w:t>
        </w:r>
      </w:ins>
    </w:p>
  </w:footnote>
  <w:footnote w:id="65">
    <w:p w:rsidR="00181E82" w:rsidRPr="00BF1ECB" w:rsidRDefault="00181E82">
      <w:pPr>
        <w:pStyle w:val="Notedebasdepage"/>
      </w:pPr>
      <w:ins w:id="5502" w:author="Arthur Parmentier" w:date="2020-05-20T22:47:00Z">
        <w:r>
          <w:rPr>
            <w:rStyle w:val="Appelnotedebasdep"/>
          </w:rPr>
          <w:footnoteRef/>
        </w:r>
        <w:r>
          <w:t xml:space="preserve"> </w:t>
        </w:r>
        <w:r w:rsidRPr="00BF1ECB">
          <w:rPr>
            <w:rPrChange w:id="5503" w:author="Arthur Parmentier" w:date="2020-05-23T19:46:00Z">
              <w:rPr>
                <w:lang w:val="fr-FR"/>
              </w:rPr>
            </w:rPrChange>
          </w:rPr>
          <w:t xml:space="preserve">The </w:t>
        </w:r>
      </w:ins>
      <w:ins w:id="5504" w:author="Arthur Parmentier" w:date="2020-05-20T22:50:00Z">
        <w:r w:rsidRPr="00BF1ECB">
          <w:rPr>
            <w:rPrChange w:id="5505" w:author="Arthur Parmentier" w:date="2020-05-23T19:46:00Z">
              <w:rPr>
                <w:lang w:val="fr-FR"/>
              </w:rPr>
            </w:rPrChange>
          </w:rPr>
          <w:t>information flow</w:t>
        </w:r>
      </w:ins>
      <w:ins w:id="5506" w:author="Arthur Parmentier" w:date="2020-05-20T22:47:00Z">
        <w:r w:rsidRPr="00BF1ECB">
          <w:rPr>
            <w:rPrChange w:id="5507" w:author="Arthur Parmentier" w:date="2020-05-23T19:46:00Z">
              <w:rPr>
                <w:lang w:val="fr-FR"/>
              </w:rPr>
            </w:rPrChange>
          </w:rPr>
          <w:t xml:space="preserve"> at the opening of the patch</w:t>
        </w:r>
      </w:ins>
      <w:ins w:id="5508" w:author="Arthur Parmentier" w:date="2020-05-22T18:38:00Z">
        <w:r w:rsidRPr="00BF1ECB">
          <w:rPr>
            <w:rPrChange w:id="5509" w:author="Arthur Parmentier" w:date="2020-05-23T19:46:00Z">
              <w:rPr>
                <w:lang w:val="fr-FR"/>
              </w:rPr>
            </w:rPrChange>
          </w:rPr>
          <w:t>er</w:t>
        </w:r>
      </w:ins>
      <w:ins w:id="5510" w:author="Arthur Parmentier" w:date="2020-05-20T22:47:00Z">
        <w:r w:rsidRPr="00BF1ECB">
          <w:rPr>
            <w:rPrChange w:id="5511" w:author="Arthur Parmentier" w:date="2020-05-23T19:46:00Z">
              <w:rPr>
                <w:lang w:val="fr-FR"/>
              </w:rPr>
            </w:rPrChange>
          </w:rPr>
          <w:t xml:space="preserve"> follows a specific order. </w:t>
        </w:r>
      </w:ins>
      <w:ins w:id="5512" w:author="Arthur Parmentier" w:date="2020-05-20T22:53:00Z">
        <w:r w:rsidRPr="00BF1ECB">
          <w:rPr>
            <w:rPrChange w:id="5513" w:author="Arthur Parmentier" w:date="2020-05-23T19:46:00Z">
              <w:rPr>
                <w:lang w:val="fr-FR"/>
              </w:rPr>
            </w:rPrChange>
          </w:rPr>
          <w:t>If implemented at startup, t</w:t>
        </w:r>
      </w:ins>
      <w:ins w:id="5514" w:author="Arthur Parmentier" w:date="2020-05-20T22:48:00Z">
        <w:r w:rsidRPr="00BF1ECB">
          <w:rPr>
            <w:rPrChange w:id="5515" w:author="Arthur Parmentier" w:date="2020-05-23T19:46:00Z">
              <w:rPr>
                <w:lang w:val="fr-FR"/>
              </w:rPr>
            </w:rPrChange>
          </w:rPr>
          <w:t>he triggering of the input size</w:t>
        </w:r>
      </w:ins>
      <w:ins w:id="5516" w:author="Arthur Parmentier" w:date="2020-05-20T22:50:00Z">
        <w:r w:rsidRPr="00BF1ECB">
          <w:rPr>
            <w:rPrChange w:id="5517" w:author="Arthur Parmentier" w:date="2020-05-23T19:46:00Z">
              <w:rPr>
                <w:lang w:val="fr-FR"/>
              </w:rPr>
            </w:rPrChange>
          </w:rPr>
          <w:t xml:space="preserve"> </w:t>
        </w:r>
      </w:ins>
      <w:ins w:id="5518" w:author="Arthur Parmentier" w:date="2020-05-20T22:48:00Z">
        <w:r w:rsidRPr="00BF1ECB">
          <w:rPr>
            <w:rPrChange w:id="5519" w:author="Arthur Parmentier" w:date="2020-05-23T19:46:00Z">
              <w:rPr>
                <w:lang w:val="fr-FR"/>
              </w:rPr>
            </w:rPrChange>
          </w:rPr>
          <w:t>should be launched with a « loadpercent 91 » object to garan</w:t>
        </w:r>
      </w:ins>
      <w:ins w:id="5520" w:author="Arthur Parmentier" w:date="2020-05-20T22:49:00Z">
        <w:r w:rsidRPr="00BF1ECB">
          <w:rPr>
            <w:rPrChange w:id="5521" w:author="Arthur Parmentier" w:date="2020-05-23T19:46:00Z">
              <w:rPr>
                <w:lang w:val="fr-FR"/>
              </w:rPr>
            </w:rPrChange>
          </w:rPr>
          <w:t>tee that it is caught by the input manager</w:t>
        </w:r>
      </w:ins>
      <w:ins w:id="5522" w:author="Arthur Parmentier" w:date="2020-05-20T22:53:00Z">
        <w:r w:rsidRPr="00BF1ECB">
          <w:rPr>
            <w:rPrChange w:id="5523" w:author="Arthur Parmentier" w:date="2020-05-23T19:46:00Z">
              <w:rPr>
                <w:lang w:val="fr-FR"/>
              </w:rPr>
            </w:rPrChange>
          </w:rPr>
          <w:t>. Otherwise, the number can be sent anytime</w:t>
        </w:r>
      </w:ins>
      <w:ins w:id="5524" w:author="Arthur Parmentier" w:date="2020-05-20T22:54:00Z">
        <w:r w:rsidRPr="00BF1ECB">
          <w:rPr>
            <w:rPrChange w:id="5525" w:author="Arthur Parmentier" w:date="2020-05-23T19:46:00Z">
              <w:rPr>
                <w:lang w:val="fr-FR"/>
              </w:rPr>
            </w:rPrChange>
          </w:rPr>
          <w:t xml:space="preserve"> before the recording is launched.</w:t>
        </w:r>
      </w:ins>
    </w:p>
  </w:footnote>
  <w:footnote w:id="66">
    <w:p w:rsidR="00181E82" w:rsidRPr="008C7E78" w:rsidRDefault="00181E82">
      <w:pPr>
        <w:pStyle w:val="Notedebasdepage"/>
      </w:pPr>
      <w:ins w:id="5618"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67">
    <w:p w:rsidR="00181E82" w:rsidRPr="00BF1ECB" w:rsidRDefault="00181E82">
      <w:pPr>
        <w:pStyle w:val="Notedebasdepage"/>
      </w:pPr>
      <w:ins w:id="5739" w:author="Arthur Parmentier" w:date="2020-05-20T22:33:00Z">
        <w:r>
          <w:rPr>
            <w:rStyle w:val="Appelnotedebasdep"/>
          </w:rPr>
          <w:footnoteRef/>
        </w:r>
        <w:r>
          <w:t xml:space="preserve"> </w:t>
        </w:r>
        <w:r w:rsidRPr="00BF1ECB">
          <w:rPr>
            <w:rPrChange w:id="5740" w:author="Arthur Parmentier" w:date="2020-05-23T19:46:00Z">
              <w:rPr>
                <w:lang w:val="fr-FR"/>
              </w:rPr>
            </w:rPrChange>
          </w:rPr>
          <w:t xml:space="preserve">5 seconds is the maximum sequence length </w:t>
        </w:r>
      </w:ins>
      <w:ins w:id="5741" w:author="Arthur Parmentier" w:date="2020-05-20T22:35:00Z">
        <w:r w:rsidRPr="00BF1ECB">
          <w:rPr>
            <w:rPrChange w:id="5742" w:author="Arthur Parmentier" w:date="2020-05-23T19:46:00Z">
              <w:rPr>
                <w:lang w:val="fr-FR"/>
              </w:rPr>
            </w:rPrChange>
          </w:rPr>
          <w:t>that I allowed the recording buffer to store</w:t>
        </w:r>
      </w:ins>
      <w:ins w:id="5743" w:author="Arthur Parmentier" w:date="2020-05-20T22:36:00Z">
        <w:r w:rsidRPr="00BF1ECB">
          <w:rPr>
            <w:rPrChange w:id="5744" w:author="Arthur Parmentier" w:date="2020-05-23T19:46:00Z">
              <w:rPr>
                <w:lang w:val="fr-FR"/>
              </w:rPr>
            </w:rPrChange>
          </w:rPr>
          <w:t xml:space="preserve">. Internally, </w:t>
        </w:r>
      </w:ins>
      <w:ins w:id="5745" w:author="Arthur Parmentier" w:date="2020-05-20T22:37:00Z">
        <w:r w:rsidRPr="00BF1ECB">
          <w:rPr>
            <w:rPrChange w:id="5746" w:author="Arthur Parmentier" w:date="2020-05-23T19:46:00Z">
              <w:rPr>
                <w:lang w:val="fr-FR"/>
              </w:rPr>
            </w:rPrChange>
          </w:rPr>
          <w:t>it is a constraint from the M</w:t>
        </w:r>
      </w:ins>
      <w:ins w:id="5747" w:author="Arthur Parmentier" w:date="2020-05-20T22:38:00Z">
        <w:r w:rsidRPr="00BF1ECB">
          <w:rPr>
            <w:rPrChange w:id="5748" w:author="Arthur Parmentier" w:date="2020-05-23T19:46:00Z">
              <w:rPr>
                <w:lang w:val="fr-FR"/>
              </w:rPr>
            </w:rPrChange>
          </w:rPr>
          <w:t>uBu object that stores the buffers and require a « maximum capacity » for each track, possibly for memory allocation issues.</w:t>
        </w:r>
      </w:ins>
      <w:ins w:id="5749" w:author="Arthur Parmentier" w:date="2020-05-20T22:36:00Z">
        <w:r w:rsidRPr="00BF1ECB">
          <w:rPr>
            <w:rPrChange w:id="5750" w:author="Arthur Parmentier" w:date="2020-05-23T19:46:00Z">
              <w:rPr>
                <w:lang w:val="fr-FR"/>
              </w:rPr>
            </w:rPrChange>
          </w:rPr>
          <w:t xml:space="preserve"> </w:t>
        </w:r>
      </w:ins>
      <w:ins w:id="5751" w:author="Arthur Parmentier" w:date="2020-05-20T22:39:00Z">
        <w:r w:rsidRPr="00BF1ECB">
          <w:rPr>
            <w:rPrChange w:id="5752" w:author="Arthur Parmentier" w:date="2020-05-23T19:46:00Z">
              <w:rPr>
                <w:lang w:val="fr-FR"/>
              </w:rPr>
            </w:rPrChange>
          </w:rPr>
          <w:t xml:space="preserve">However, it is unrealistic that a sign does take more than 2 seconds to </w:t>
        </w:r>
      </w:ins>
      <w:ins w:id="5753" w:author="Arthur Parmentier" w:date="2020-05-20T22:40:00Z">
        <w:r w:rsidRPr="00BF1ECB">
          <w:rPr>
            <w:rPrChange w:id="5754" w:author="Arthur Parmentier" w:date="2020-05-23T19:46:00Z">
              <w:rPr>
                <w:lang w:val="fr-FR"/>
              </w:rPr>
            </w:rPrChange>
          </w:rPr>
          <w:t>be executed.</w:t>
        </w:r>
      </w:ins>
    </w:p>
  </w:footnote>
  <w:footnote w:id="68">
    <w:p w:rsidR="00181E82" w:rsidRPr="008C7E78" w:rsidRDefault="00181E82">
      <w:pPr>
        <w:pStyle w:val="Notedebasdepage"/>
      </w:pPr>
      <w:ins w:id="5765" w:author="Arthur Parmentier" w:date="2020-06-03T23:27:00Z">
        <w:r>
          <w:rPr>
            <w:rStyle w:val="Appelnotedebasdep"/>
          </w:rPr>
          <w:footnoteRef/>
        </w:r>
        <w:r>
          <w:t xml:space="preserve"> </w:t>
        </w:r>
        <w:r w:rsidRPr="008C7E78">
          <w:rPr>
            <w:rPrChange w:id="5766" w:author="Arthur Parmentier" w:date="2020-06-07T18:32:00Z">
              <w:rPr>
                <w:lang w:val="fr-FR"/>
              </w:rPr>
            </w:rPrChange>
          </w:rPr>
          <w:t xml:space="preserve">In further releases of the tool, </w:t>
        </w:r>
      </w:ins>
      <w:ins w:id="5767" w:author="Arthur Parmentier" w:date="2020-06-03T23:28:00Z">
        <w:r w:rsidRPr="008C7E78">
          <w:rPr>
            <w:rPrChange w:id="5768" w:author="Arthur Parmentier" w:date="2020-06-07T18:32:00Z">
              <w:rPr>
                <w:lang w:val="fr-FR"/>
              </w:rPr>
            </w:rPrChange>
          </w:rPr>
          <w:t>i twill be possible</w:t>
        </w:r>
      </w:ins>
      <w:ins w:id="5769" w:author="Arthur Parmentier" w:date="2020-06-03T23:27:00Z">
        <w:r w:rsidRPr="008C7E78">
          <w:rPr>
            <w:rPrChange w:id="5770" w:author="Arthur Parmentier" w:date="2020-06-07T18:32:00Z">
              <w:rPr>
                <w:lang w:val="fr-FR"/>
              </w:rPr>
            </w:rPrChange>
          </w:rPr>
          <w:t xml:space="preserve"> to only use one Mubu object for all models, but I could not reach this level of gener</w:t>
        </w:r>
      </w:ins>
      <w:ins w:id="5771" w:author="Arthur Parmentier" w:date="2020-06-03T23:28:00Z">
        <w:r w:rsidRPr="008C7E78">
          <w:rPr>
            <w:rPrChange w:id="5772" w:author="Arthur Parmentier" w:date="2020-06-07T18:32:00Z">
              <w:rPr>
                <w:lang w:val="fr-FR"/>
              </w:rPr>
            </w:rPrChange>
          </w:rPr>
          <w:t>icity and complexity inside the frame of my project.</w:t>
        </w:r>
      </w:ins>
    </w:p>
  </w:footnote>
  <w:footnote w:id="69">
    <w:p w:rsidR="00181E82" w:rsidRPr="00BF1ECB" w:rsidRDefault="00181E82">
      <w:pPr>
        <w:pStyle w:val="Notedebasdepage"/>
      </w:pPr>
      <w:ins w:id="5868" w:author="Arthur Parmentier" w:date="2020-05-22T08:13:00Z">
        <w:r>
          <w:rPr>
            <w:rStyle w:val="Appelnotedebasdep"/>
          </w:rPr>
          <w:footnoteRef/>
        </w:r>
        <w:r>
          <w:t xml:space="preserve"> </w:t>
        </w:r>
        <w:r w:rsidRPr="00023308">
          <w:t>https://discussion.forum.ircam.fr/t/mubu-write-to-file-bugs-suggested-improvement/21714/2</w:t>
        </w:r>
      </w:ins>
    </w:p>
  </w:footnote>
  <w:footnote w:id="70">
    <w:p w:rsidR="00181E82" w:rsidRPr="00BF1ECB" w:rsidRDefault="00181E82">
      <w:pPr>
        <w:pStyle w:val="Notedebasdepage"/>
      </w:pPr>
      <w:ins w:id="5978" w:author="Arthur Parmentier" w:date="2020-05-22T09:50:00Z">
        <w:r>
          <w:rPr>
            <w:rStyle w:val="Appelnotedebasdep"/>
          </w:rPr>
          <w:footnoteRef/>
        </w:r>
        <w:r>
          <w:t xml:space="preserve"> </w:t>
        </w:r>
        <w:r>
          <w:rPr>
            <w:rStyle w:val="reference-text"/>
          </w:rPr>
          <w:t xml:space="preserve">Revlin, Russell. </w:t>
        </w:r>
        <w:r>
          <w:rPr>
            <w:rStyle w:val="reference-text"/>
            <w:i/>
            <w:iCs/>
          </w:rPr>
          <w:t>Cognition: Theory and Practice</w:t>
        </w:r>
        <w:r>
          <w:rPr>
            <w:rStyle w:val="reference-text"/>
          </w:rPr>
          <w:t>.</w:t>
        </w:r>
      </w:ins>
    </w:p>
  </w:footnote>
  <w:footnote w:id="71">
    <w:p w:rsidR="00181E82" w:rsidRPr="00834EA5" w:rsidRDefault="00181E82">
      <w:pPr>
        <w:rPr>
          <w:rPrChange w:id="5983" w:author="Arthur Parmentier" w:date="2020-05-22T09:51:00Z">
            <w:rPr/>
          </w:rPrChange>
        </w:rPr>
        <w:pPrChange w:id="5984" w:author="Arthur Parmentier" w:date="2020-05-22T09:51:00Z">
          <w:pPr>
            <w:pStyle w:val="Notedebasdepage"/>
          </w:pPr>
        </w:pPrChange>
      </w:pPr>
      <w:ins w:id="5985" w:author="Arthur Parmentier" w:date="2020-05-22T09:50:00Z">
        <w:r>
          <w:rPr>
            <w:rStyle w:val="Appelnotedebasdep"/>
          </w:rPr>
          <w:footnoteRef/>
        </w:r>
        <w:r>
          <w:t xml:space="preserve"> </w:t>
        </w:r>
      </w:ins>
      <w:ins w:id="5986" w:author="Arthur Parmentier" w:date="2020-05-22T09:51:00Z">
        <w:r w:rsidRPr="00834EA5">
          <w:rPr>
            <w:rStyle w:val="reference-text"/>
            <w:sz w:val="20"/>
            <w:szCs w:val="20"/>
          </w:rPr>
          <w:t>Liddell, Henry G., and Robert Scott. 1940. "</w:t>
        </w:r>
        <w:r w:rsidRPr="00834EA5">
          <w:rPr>
            <w:rStyle w:val="reference-text"/>
            <w:rFonts w:ascii="Cambria" w:hAnsi="Cambria" w:cs="Cambria"/>
            <w:sz w:val="20"/>
            <w:szCs w:val="20"/>
          </w:rPr>
          <w:t>γιγνώσκω</w:t>
        </w:r>
        <w:r w:rsidRPr="00834EA5">
          <w:rPr>
            <w:rStyle w:val="reference-text"/>
            <w:sz w:val="20"/>
            <w:szCs w:val="20"/>
          </w:rPr>
          <w:t xml:space="preserve">." </w:t>
        </w:r>
        <w:r w:rsidRPr="00834EA5">
          <w:rPr>
            <w:rStyle w:val="reference-text"/>
            <w:i/>
            <w:iCs/>
            <w:sz w:val="20"/>
            <w:szCs w:val="20"/>
            <w:rPrChange w:id="5987" w:author="Arthur Parmentier" w:date="2020-05-22T09:52:00Z">
              <w:rPr>
                <w:rStyle w:val="reference-text"/>
              </w:rPr>
            </w:rPrChange>
          </w:rPr>
          <w:t>A Greek-English Lexicon</w:t>
        </w:r>
        <w:r w:rsidRPr="00834EA5">
          <w:rPr>
            <w:rStyle w:val="reference-text"/>
            <w:sz w:val="20"/>
            <w:szCs w:val="20"/>
          </w:rPr>
          <w:t xml:space="preserve">, revised by H. S. Jones with R. McKenzie. Oxford: Clarendon Press, and Stefano, Franchi, and Francesco Bianchini. 2011. "On The Historical Dynamics Of Cognitive Science: A View From The Periphery." </w:t>
        </w:r>
        <w:r w:rsidRPr="00834EA5">
          <w:rPr>
            <w:rStyle w:val="reference-text"/>
            <w:i/>
            <w:iCs/>
            <w:sz w:val="20"/>
            <w:szCs w:val="20"/>
            <w:rPrChange w:id="5988" w:author="Arthur Parmentier" w:date="2020-05-22T09:52:00Z">
              <w:rPr>
                <w:rStyle w:val="reference-text"/>
              </w:rPr>
            </w:rPrChange>
          </w:rPr>
          <w:t>In The Search for a Theory of Cognition: Early Mechanisms and New Ideas</w:t>
        </w:r>
        <w:r w:rsidRPr="00834EA5">
          <w:rPr>
            <w:rStyle w:val="reference-text"/>
            <w:sz w:val="20"/>
            <w:szCs w:val="20"/>
          </w:rPr>
          <w:t>. Amsterdam: Rodopi. p. XIV.</w:t>
        </w:r>
      </w:ins>
    </w:p>
  </w:footnote>
  <w:footnote w:id="72">
    <w:p w:rsidR="00181E82" w:rsidRPr="008C7E78" w:rsidRDefault="00181E82" w:rsidP="00B734D3">
      <w:pPr>
        <w:pStyle w:val="Notedebasdepage"/>
        <w:rPr>
          <w:ins w:id="6047" w:author="Arthur Parmentier" w:date="2020-05-22T12:58:00Z"/>
          <w:rPrChange w:id="6048" w:author="Arthur Parmentier" w:date="2020-06-07T18:32:00Z">
            <w:rPr>
              <w:ins w:id="6049" w:author="Arthur Parmentier" w:date="2020-05-22T12:58:00Z"/>
              <w:lang w:val="fr-FR"/>
            </w:rPr>
          </w:rPrChange>
        </w:rPr>
      </w:pPr>
      <w:ins w:id="6050" w:author="Arthur Parmentier" w:date="2020-05-22T12:58:00Z">
        <w:r>
          <w:rPr>
            <w:rStyle w:val="Appelnotedebasdep"/>
          </w:rPr>
          <w:footnoteRef/>
        </w:r>
        <w:r>
          <w:t xml:space="preserve"> </w:t>
        </w:r>
      </w:ins>
      <w:ins w:id="6051" w:author="Arthur Parmentier" w:date="2020-06-04T11:08:00Z">
        <w:r w:rsidRPr="008C7E78">
          <w:rPr>
            <w:rPrChange w:id="6052" w:author="Arthur Parmentier" w:date="2020-06-07T18:32:00Z">
              <w:rPr>
                <w:lang w:val="fr-FR"/>
              </w:rPr>
            </w:rPrChange>
          </w:rPr>
          <w:t xml:space="preserve">Raheja, Jagdish &amp; Minhas, M. &amp; Prashanth, D. &amp; Shah, Tarang &amp; Chaudhary, Ankit. (2015). </w:t>
        </w:r>
        <w:r w:rsidRPr="008C7E78">
          <w:rPr>
            <w:i/>
            <w:iCs/>
            <w:rPrChange w:id="6053" w:author="Arthur Parmentier" w:date="2020-06-07T18:32:00Z">
              <w:rPr>
                <w:lang w:val="fr-FR"/>
              </w:rPr>
            </w:rPrChange>
          </w:rPr>
          <w:t>Robust gesture recognition using Kinect: A comparison between DTW and HMM</w:t>
        </w:r>
        <w:r w:rsidRPr="008C7E78">
          <w:rPr>
            <w:rPrChange w:id="6054" w:author="Arthur Parmentier" w:date="2020-06-07T18:32:00Z">
              <w:rPr>
                <w:lang w:val="fr-FR"/>
              </w:rPr>
            </w:rPrChange>
          </w:rPr>
          <w:t>. Optik - International Journal for Light and Electron Optics.</w:t>
        </w:r>
      </w:ins>
      <w:ins w:id="6055" w:author="Arthur Parmentier" w:date="2020-06-04T11:11:00Z">
        <w:r w:rsidRPr="008C7E78">
          <w:rPr>
            <w:rPrChange w:id="6056" w:author="Arthur Parmentier" w:date="2020-06-07T18:32:00Z">
              <w:rPr>
                <w:lang w:val="fr-FR"/>
              </w:rPr>
            </w:rPrChange>
          </w:rPr>
          <w:br/>
        </w:r>
        <w:r>
          <w:t xml:space="preserve">Carmona J.M., Climent J. (2012) </w:t>
        </w:r>
        <w:r w:rsidRPr="00C4278F">
          <w:rPr>
            <w:i/>
            <w:iCs/>
            <w:rPrChange w:id="6057" w:author="Arthur Parmentier" w:date="2020-06-04T11:12:00Z">
              <w:rPr/>
            </w:rPrChange>
          </w:rPr>
          <w:t>A Performance Evaluation of HMM and DTW for Gesture Recognition</w:t>
        </w:r>
        <w:r>
          <w:t>. In: Alvarez L., Mejail M., Gomez L., Jacobo J. (eds) Progress in Pattern Recognition, Image Analysis, Computer Vision, and Applications. CIARP 2012. Lecture Notes in Computer Science, vol 7441. Springer, Berlin, Heidelberg</w:t>
        </w:r>
      </w:ins>
    </w:p>
  </w:footnote>
  <w:footnote w:id="73">
    <w:p w:rsidR="00181E82" w:rsidRPr="00C4278F" w:rsidRDefault="00181E82">
      <w:pPr>
        <w:pStyle w:val="Notedebasdepage"/>
        <w:rPr>
          <w:lang w:val="fr-FR"/>
          <w:rPrChange w:id="6059" w:author="Arthur Parmentier" w:date="2020-06-04T11:12:00Z">
            <w:rPr/>
          </w:rPrChange>
        </w:rPr>
      </w:pPr>
      <w:ins w:id="6060" w:author="Arthur Parmentier" w:date="2020-06-04T11:12:00Z">
        <w:r>
          <w:rPr>
            <w:rStyle w:val="Appelnotedebasdep"/>
          </w:rPr>
          <w:footnoteRef/>
        </w:r>
        <w:r>
          <w:t xml:space="preserve"> </w:t>
        </w:r>
      </w:ins>
      <w:ins w:id="6061" w:author="Arthur Parmentier" w:date="2020-06-04T11:13:00Z">
        <w:r w:rsidRPr="00C4278F">
          <w:t xml:space="preserve">Hiyadi, Hajar &amp; Ababsa, Fakhreddine &amp; Montagne, Christophe &amp; Bouyakhf, El Houssine &amp; Regragui, Fakhita. (2016). </w:t>
        </w:r>
        <w:r w:rsidRPr="00C4278F">
          <w:rPr>
            <w:i/>
            <w:iCs/>
            <w:rPrChange w:id="6062" w:author="Arthur Parmentier" w:date="2020-06-04T11:13:00Z">
              <w:rPr/>
            </w:rPrChange>
          </w:rPr>
          <w:t>Combination of HMM and DTW for 3D Dynamic Gesture Recognition Using Depth Only</w:t>
        </w:r>
        <w:r w:rsidRPr="00C4278F">
          <w:t>.</w:t>
        </w:r>
        <w:r>
          <w:br/>
        </w:r>
      </w:ins>
      <w:ins w:id="6063" w:author="Arthur Parmentier" w:date="2020-06-04T11:14:00Z">
        <w:r w:rsidRPr="008C7E78">
          <w:rPr>
            <w:rPrChange w:id="6064" w:author="Arthur Parmentier" w:date="2020-06-07T18:32:00Z">
              <w:rPr>
                <w:lang w:val="fr-FR"/>
              </w:rPr>
            </w:rPrChange>
          </w:rPr>
          <w:t xml:space="preserve">Choi, Hyo-rim &amp; Kim, Tae-Yong. (2017). </w:t>
        </w:r>
        <w:r w:rsidRPr="008C7E78">
          <w:rPr>
            <w:i/>
            <w:iCs/>
            <w:rPrChange w:id="6065" w:author="Arthur Parmentier" w:date="2020-06-07T18:32:00Z">
              <w:rPr>
                <w:lang w:val="fr-FR"/>
              </w:rPr>
            </w:rPrChange>
          </w:rPr>
          <w:t>Directional Dynamic Time Warping for Gesture Recognition</w:t>
        </w:r>
        <w:r w:rsidRPr="008C7E78">
          <w:rPr>
            <w:rPrChange w:id="6066" w:author="Arthur Parmentier" w:date="2020-06-07T18:32:00Z">
              <w:rPr>
                <w:lang w:val="fr-FR"/>
              </w:rPr>
            </w:rPrChange>
          </w:rPr>
          <w:t xml:space="preserve">. </w:t>
        </w:r>
        <w:r w:rsidRPr="00C4278F">
          <w:rPr>
            <w:lang w:val="fr-FR"/>
          </w:rPr>
          <w:t>22-25. 10.1145/3145511.3145526.</w:t>
        </w:r>
      </w:ins>
    </w:p>
  </w:footnote>
  <w:footnote w:id="74">
    <w:p w:rsidR="00181E82" w:rsidRDefault="00181E82" w:rsidP="00D64278">
      <w:pPr>
        <w:pStyle w:val="Notedebasdepage"/>
        <w:rPr>
          <w:ins w:id="6097" w:author="Arthur Parmentier" w:date="2020-05-22T11:26:00Z"/>
        </w:rPr>
      </w:pPr>
      <w:ins w:id="6098" w:author="Arthur Parmentier" w:date="2020-05-22T10:44:00Z">
        <w:r>
          <w:rPr>
            <w:rStyle w:val="Appelnotedebasdep"/>
          </w:rPr>
          <w:footnoteRef/>
        </w:r>
      </w:ins>
    </w:p>
    <w:p w:rsidR="00181E82" w:rsidRPr="00BF1ECB" w:rsidRDefault="00181E82">
      <w:pPr>
        <w:pStyle w:val="Notedebasdepage"/>
        <w:numPr>
          <w:ilvl w:val="0"/>
          <w:numId w:val="39"/>
        </w:numPr>
        <w:rPr>
          <w:ins w:id="6099" w:author="Arthur Parmentier" w:date="2020-05-22T11:01:00Z"/>
          <w:rPrChange w:id="6100" w:author="Arthur Parmentier" w:date="2020-05-23T19:46:00Z">
            <w:rPr>
              <w:ins w:id="6101" w:author="Arthur Parmentier" w:date="2020-05-22T11:01:00Z"/>
              <w:lang w:val="fr-FR"/>
            </w:rPr>
          </w:rPrChange>
        </w:rPr>
      </w:pPr>
      <w:ins w:id="6102" w:author="Arthur Parmentier" w:date="2020-05-22T10:44:00Z">
        <w:r w:rsidRPr="00BF1ECB">
          <w:rPr>
            <w:rPrChange w:id="6103" w:author="Arthur Parmentier" w:date="2020-05-23T19:46:00Z">
              <w:rPr>
                <w:lang w:val="fr-FR"/>
              </w:rPr>
            </w:rPrChange>
          </w:rPr>
          <w:t xml:space="preserve">The MuBu library has a </w:t>
        </w:r>
      </w:ins>
      <w:ins w:id="6104" w:author="Arthur Parmentier" w:date="2020-05-22T10:45:00Z">
        <w:r w:rsidRPr="00BF1ECB">
          <w:rPr>
            <w:rPrChange w:id="6105" w:author="Arthur Parmentier" w:date="2020-05-23T19:46:00Z">
              <w:rPr>
                <w:lang w:val="fr-FR"/>
              </w:rPr>
            </w:rPrChange>
          </w:rPr>
          <w:t xml:space="preserve">DTW object that can be directly used on the buffers but I could not find </w:t>
        </w:r>
      </w:ins>
      <w:ins w:id="6106" w:author="Arthur Parmentier" w:date="2020-05-22T10:46:00Z">
        <w:r w:rsidRPr="00BF1ECB">
          <w:rPr>
            <w:rPrChange w:id="6107" w:author="Arthur Parmentier" w:date="2020-05-23T19:46:00Z">
              <w:rPr>
                <w:lang w:val="fr-FR"/>
              </w:rPr>
            </w:rPrChange>
          </w:rPr>
          <w:t xml:space="preserve">whether it could or </w:t>
        </w:r>
      </w:ins>
      <w:ins w:id="6108" w:author="Arthur Parmentier" w:date="2020-05-22T10:45:00Z">
        <w:r w:rsidRPr="00BF1ECB">
          <w:rPr>
            <w:rPrChange w:id="6109" w:author="Arthur Parmentier" w:date="2020-05-23T19:46:00Z">
              <w:rPr>
                <w:lang w:val="fr-FR"/>
              </w:rPr>
            </w:rPrChange>
          </w:rPr>
          <w:t xml:space="preserve">how to make it work </w:t>
        </w:r>
      </w:ins>
      <w:ins w:id="6110" w:author="Arthur Parmentier" w:date="2020-05-22T10:46:00Z">
        <w:r w:rsidRPr="00BF1ECB">
          <w:rPr>
            <w:rPrChange w:id="6111" w:author="Arthur Parmentier" w:date="2020-05-23T19:46:00Z">
              <w:rPr>
                <w:lang w:val="fr-FR"/>
              </w:rPr>
            </w:rPrChange>
          </w:rPr>
          <w:t xml:space="preserve">with </w:t>
        </w:r>
      </w:ins>
      <w:ins w:id="6112" w:author="Arthur Parmentier" w:date="2020-05-22T10:45:00Z">
        <w:r w:rsidRPr="00BF1ECB">
          <w:rPr>
            <w:rPrChange w:id="6113" w:author="Arthur Parmentier" w:date="2020-05-23T19:46:00Z">
              <w:rPr>
                <w:lang w:val="fr-FR"/>
              </w:rPr>
            </w:rPrChange>
          </w:rPr>
          <w:t>real-time</w:t>
        </w:r>
      </w:ins>
      <w:ins w:id="6114" w:author="Arthur Parmentier" w:date="2020-05-22T10:46:00Z">
        <w:r w:rsidRPr="00BF1ECB">
          <w:rPr>
            <w:rPrChange w:id="6115" w:author="Arthur Parmentier" w:date="2020-05-23T19:46:00Z">
              <w:rPr>
                <w:lang w:val="fr-FR"/>
              </w:rPr>
            </w:rPrChange>
          </w:rPr>
          <w:t xml:space="preserve"> data.</w:t>
        </w:r>
      </w:ins>
      <w:ins w:id="6116" w:author="Arthur Parmentier" w:date="2020-05-22T11:00:00Z">
        <w:r w:rsidRPr="00BF1ECB">
          <w:rPr>
            <w:rPrChange w:id="6117" w:author="Arthur Parmentier" w:date="2020-05-23T19:46:00Z">
              <w:rPr>
                <w:lang w:val="fr-FR"/>
              </w:rPr>
            </w:rPrChange>
          </w:rPr>
          <w:t xml:space="preserve"> </w:t>
        </w:r>
      </w:ins>
    </w:p>
    <w:p w:rsidR="00181E82" w:rsidRPr="0058758C" w:rsidRDefault="00181E82" w:rsidP="00AD7B79">
      <w:pPr>
        <w:pStyle w:val="Notedebasdepage"/>
        <w:numPr>
          <w:ilvl w:val="0"/>
          <w:numId w:val="39"/>
        </w:numPr>
        <w:rPr>
          <w:ins w:id="6118" w:author="Arthur Parmentier" w:date="2020-05-22T11:27:00Z"/>
          <w:lang w:val="fr-FR"/>
          <w:rPrChange w:id="6119" w:author="Arthur Parmentier" w:date="2020-05-22T11:27:00Z">
            <w:rPr>
              <w:ins w:id="6120" w:author="Arthur Parmentier" w:date="2020-05-22T11:27:00Z"/>
            </w:rPr>
          </w:rPrChange>
        </w:rPr>
      </w:pPr>
      <w:ins w:id="6121" w:author="Arthur Parmentier" w:date="2020-05-22T11:01:00Z">
        <w:r w:rsidRPr="00BF1ECB">
          <w:rPr>
            <w:rPrChange w:id="6122" w:author="Arthur Parmentier" w:date="2020-05-23T19:46:00Z">
              <w:rPr>
                <w:lang w:val="fr-FR"/>
              </w:rPr>
            </w:rPrChange>
          </w:rPr>
          <w:t xml:space="preserve">Frédéric Bettens from UMons presented in 2009 the num.dtw object for Max and PD, but it can not longer be found over the </w:t>
        </w:r>
      </w:ins>
      <w:ins w:id="6123" w:author="Arthur Parmentier" w:date="2020-05-22T11:02:00Z">
        <w:r w:rsidRPr="00BF1ECB">
          <w:rPr>
            <w:rPrChange w:id="6124" w:author="Arthur Parmentier" w:date="2020-05-23T19:46:00Z">
              <w:rPr>
                <w:lang w:val="fr-FR"/>
              </w:rPr>
            </w:rPrChange>
          </w:rPr>
          <w:t xml:space="preserve">web as annonced in its introductory paper </w:t>
        </w:r>
      </w:ins>
      <w:ins w:id="6125" w:author="Arthur Parmentier" w:date="2020-05-22T11:22:00Z">
        <w:r w:rsidRPr="00BF1ECB">
          <w:rPr>
            <w:i/>
            <w:iCs/>
            <w:rPrChange w:id="6126" w:author="Arthur Parmentier" w:date="2020-05-23T19:46:00Z">
              <w:rPr>
                <w:lang w:val="fr-FR"/>
              </w:rPr>
            </w:rPrChange>
          </w:rPr>
          <w:t>Real-time dtw-based gesture recognition external object for max/msp and puredata</w:t>
        </w:r>
        <w:r w:rsidRPr="00BF1ECB">
          <w:rPr>
            <w:rPrChange w:id="6127" w:author="Arthur Parmentier" w:date="2020-05-23T19:46:00Z">
              <w:rPr>
                <w:lang w:val="fr-FR"/>
              </w:rPr>
            </w:rPrChange>
          </w:rPr>
          <w:t xml:space="preserve"> in </w:t>
        </w:r>
      </w:ins>
      <w:ins w:id="6128" w:author="Arthur Parmentier" w:date="2020-05-22T11:23:00Z">
        <w:r>
          <w:t>Proc. SMC ’09, 2009 30-35</w:t>
        </w:r>
      </w:ins>
    </w:p>
    <w:p w:rsidR="00181E82" w:rsidRDefault="00181E82">
      <w:pPr>
        <w:pStyle w:val="Notedebasdepage"/>
        <w:numPr>
          <w:ilvl w:val="0"/>
          <w:numId w:val="39"/>
        </w:numPr>
        <w:rPr>
          <w:ins w:id="6129" w:author="Arthur Parmentier" w:date="2020-06-04T10:54:00Z"/>
        </w:rPr>
      </w:pPr>
      <w:ins w:id="6130" w:author="Arthur Parmentier" w:date="2020-05-22T11:27:00Z">
        <w:r>
          <w:t>A</w:t>
        </w:r>
      </w:ins>
      <w:ins w:id="6131" w:author="Arthur Parmentier" w:date="2020-05-22T11:29:00Z">
        <w:r>
          <w:t>nother DTW object for Max has been built on t</w:t>
        </w:r>
      </w:ins>
      <w:ins w:id="6132" w:author="Arthur Parmentier" w:date="2020-05-22T11:30:00Z">
        <w:r>
          <w:t xml:space="preserve">he online-DTW library: </w:t>
        </w:r>
        <w:r w:rsidRPr="0058758C">
          <w:rPr>
            <w:i/>
            <w:iCs/>
            <w:rPrChange w:id="6133" w:author="Arthur Parmentier" w:date="2020-05-22T11:30:00Z">
              <w:rPr/>
            </w:rPrChange>
          </w:rPr>
          <w:t>An Online Tempo Tracker for Automatic Accompaniment based on Audio-to-audio Alignment and Beat Tracking</w:t>
        </w:r>
        <w:r>
          <w:t xml:space="preserve">, G. Burloiu. In Sound and Music Computing (SMC), 2016, but </w:t>
        </w:r>
      </w:ins>
      <w:ins w:id="6134" w:author="Arthur Parmentier" w:date="2020-05-22T11:31:00Z">
        <w:r>
          <w:t>i</w:t>
        </w:r>
      </w:ins>
      <w:ins w:id="6135" w:author="Arthur Parmentier" w:date="2020-05-22T11:32:00Z">
        <w:r>
          <w:t>t is not designed to be used as a classifier.</w:t>
        </w:r>
      </w:ins>
    </w:p>
    <w:p w:rsidR="00181E82" w:rsidRPr="00BF1ECB" w:rsidRDefault="00181E82">
      <w:pPr>
        <w:pStyle w:val="Notedebasdepage"/>
        <w:numPr>
          <w:ilvl w:val="0"/>
          <w:numId w:val="39"/>
        </w:numPr>
        <w:pPrChange w:id="6136" w:author="Arthur Parmentier" w:date="2020-05-22T11:01:00Z">
          <w:pPr>
            <w:pStyle w:val="Notedebasdepage"/>
          </w:pPr>
        </w:pPrChange>
      </w:pPr>
      <w:ins w:id="6137"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75">
    <w:p w:rsidR="00181E82" w:rsidRPr="00BF1ECB" w:rsidRDefault="00181E82">
      <w:pPr>
        <w:pStyle w:val="Notedebasdepage"/>
      </w:pPr>
      <w:ins w:id="6143" w:author="Arthur Parmentier" w:date="2020-05-22T11:38:00Z">
        <w:r>
          <w:rPr>
            <w:rStyle w:val="Appelnotedebasdep"/>
          </w:rPr>
          <w:footnoteRef/>
        </w:r>
        <w:r>
          <w:t xml:space="preserve"> </w:t>
        </w:r>
      </w:ins>
      <w:ins w:id="6144" w:author="Arthur Parmentier" w:date="2020-05-22T11:39:00Z">
        <w:r w:rsidRPr="00BA3283">
          <w:t>http://www.</w:t>
        </w:r>
      </w:ins>
      <w:ins w:id="6145" w:author="Arthur Parmentier" w:date="2020-05-22T12:18:00Z">
        <w:r>
          <w:t>Wekinator</w:t>
        </w:r>
      </w:ins>
      <w:ins w:id="6146" w:author="Arthur Parmentier" w:date="2020-05-22T11:39:00Z">
        <w:r w:rsidRPr="00BA3283">
          <w:t>.org/</w:t>
        </w:r>
      </w:ins>
    </w:p>
  </w:footnote>
  <w:footnote w:id="76">
    <w:p w:rsidR="00181E82" w:rsidRPr="00965FAA" w:rsidRDefault="00181E82" w:rsidP="00965FAA">
      <w:pPr>
        <w:pStyle w:val="Notedebasdepage"/>
        <w:rPr>
          <w:i/>
          <w:iCs/>
          <w:rPrChange w:id="6149" w:author="Arthur Parmentier" w:date="2020-05-22T11:42:00Z">
            <w:rPr/>
          </w:rPrChange>
        </w:rPr>
      </w:pPr>
      <w:ins w:id="6150" w:author="Arthur Parmentier" w:date="2020-05-22T11:40:00Z">
        <w:r>
          <w:rPr>
            <w:rStyle w:val="Appelnotedebasdep"/>
          </w:rPr>
          <w:footnoteRef/>
        </w:r>
        <w:r>
          <w:t xml:space="preserve"> See </w:t>
        </w:r>
      </w:ins>
      <w:ins w:id="6151" w:author="Arthur Parmentier" w:date="2020-05-22T11:41:00Z">
        <w:r w:rsidRPr="00965FAA">
          <w:rPr>
            <w:i/>
            <w:iCs/>
            <w:rPrChange w:id="6152" w:author="Arthur Parmentier" w:date="2020-05-22T11:41:00Z">
              <w:rPr/>
            </w:rPrChange>
          </w:rPr>
          <w:t>FastDTW: Toward Accurate Dynamic Time Warping in</w:t>
        </w:r>
      </w:ins>
      <w:ins w:id="6153" w:author="Arthur Parmentier" w:date="2020-05-22T11:42:00Z">
        <w:r>
          <w:rPr>
            <w:i/>
            <w:iCs/>
          </w:rPr>
          <w:t xml:space="preserve"> </w:t>
        </w:r>
      </w:ins>
      <w:ins w:id="6154" w:author="Arthur Parmentier" w:date="2020-05-22T11:41:00Z">
        <w:r w:rsidRPr="00965FAA">
          <w:rPr>
            <w:i/>
            <w:iCs/>
            <w:rPrChange w:id="6155" w:author="Arthur Parmentier" w:date="2020-05-22T11:41:00Z">
              <w:rPr/>
            </w:rPrChange>
          </w:rPr>
          <w:t>Linear Time and Space</w:t>
        </w:r>
        <w:r>
          <w:rPr>
            <w:i/>
            <w:iCs/>
          </w:rPr>
          <w:t>,</w:t>
        </w:r>
        <w:r>
          <w:t xml:space="preserve"> </w:t>
        </w:r>
        <w:r w:rsidRPr="00965FAA">
          <w:t xml:space="preserve">Stan Salvador and Philip </w:t>
        </w:r>
      </w:ins>
      <w:ins w:id="6156" w:author="Arthur Parmentier" w:date="2020-05-22T11:42:00Z">
        <w:r w:rsidRPr="00965FAA">
          <w:t>in</w:t>
        </w:r>
        <w:r>
          <w:t xml:space="preserve"> </w:t>
        </w:r>
        <w:r w:rsidRPr="00965FAA">
          <w:t>Intelligent Data Analysis 11(5):70-80 · January 2004</w:t>
        </w:r>
      </w:ins>
    </w:p>
  </w:footnote>
  <w:footnote w:id="77">
    <w:p w:rsidR="00181E82" w:rsidRPr="008C7E78" w:rsidRDefault="00181E82">
      <w:pPr>
        <w:pStyle w:val="Notedebasdepage"/>
      </w:pPr>
      <w:ins w:id="6384" w:author="Arthur Parmentier" w:date="2020-06-04T14:08:00Z">
        <w:r>
          <w:rPr>
            <w:rStyle w:val="Appelnotedebasdep"/>
          </w:rPr>
          <w:footnoteRef/>
        </w:r>
        <w:r>
          <w:t xml:space="preserve"> </w:t>
        </w:r>
        <w:r w:rsidRPr="008C7E78">
          <w:rPr>
            <w:rPrChange w:id="6385" w:author="Arthur Parmentier" w:date="2020-06-07T18:32:00Z">
              <w:rPr>
                <w:lang w:val="fr-FR"/>
              </w:rPr>
            </w:rPrChange>
          </w:rPr>
          <w:t>See https://github.com/jakesgordon/javascript-state-machine/</w:t>
        </w:r>
      </w:ins>
    </w:p>
  </w:footnote>
  <w:footnote w:id="78">
    <w:p w:rsidR="00181E82" w:rsidRPr="008C7E78" w:rsidRDefault="00181E82">
      <w:pPr>
        <w:pStyle w:val="Notedebasdepage"/>
      </w:pPr>
      <w:ins w:id="6389" w:author="Arthur Parmentier" w:date="2020-06-04T14:11:00Z">
        <w:r>
          <w:rPr>
            <w:rStyle w:val="Appelnotedebasdep"/>
          </w:rPr>
          <w:footnoteRef/>
        </w:r>
        <w:r>
          <w:t xml:space="preserve"> </w:t>
        </w:r>
        <w:r w:rsidRPr="00443149">
          <w:t>https://github.com/mdaines/viz.js</w:t>
        </w:r>
      </w:ins>
    </w:p>
  </w:footnote>
  <w:footnote w:id="79">
    <w:p w:rsidR="00181E82" w:rsidRPr="008C7E78" w:rsidRDefault="00181E82">
      <w:pPr>
        <w:pStyle w:val="Notedebasdepage"/>
      </w:pPr>
      <w:ins w:id="6713" w:author="Arthur Parmentier" w:date="2020-06-05T15:46:00Z">
        <w:r>
          <w:rPr>
            <w:rStyle w:val="Appelnotedebasdep"/>
          </w:rPr>
          <w:footnoteRef/>
        </w:r>
        <w:r>
          <w:t xml:space="preserve"> </w:t>
        </w:r>
      </w:ins>
      <w:ins w:id="6714" w:author="Arthur Parmentier" w:date="2020-06-05T15:47:00Z">
        <w:r w:rsidRPr="008C7E78">
          <w:rPr>
            <w:rPrChange w:id="6715"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80">
    <w:p w:rsidR="00181E82" w:rsidRPr="008C7E78" w:rsidRDefault="00181E82">
      <w:pPr>
        <w:pStyle w:val="Notedebasdepage"/>
      </w:pPr>
      <w:ins w:id="6800" w:author="Arthur Parmentier" w:date="2020-06-05T00:48:00Z">
        <w:r>
          <w:rPr>
            <w:rStyle w:val="Appelnotedebasdep"/>
          </w:rPr>
          <w:footnoteRef/>
        </w:r>
        <w:r>
          <w:t xml:space="preserve"> </w:t>
        </w:r>
        <w:r w:rsidRPr="008C7E78">
          <w:rPr>
            <w:rPrChange w:id="6801" w:author="Arthur Parmentier" w:date="2020-06-07T18:32:00Z">
              <w:rPr>
                <w:lang w:val="fr-FR"/>
              </w:rPr>
            </w:rPrChange>
          </w:rPr>
          <w:t>The vers</w:t>
        </w:r>
      </w:ins>
      <w:ins w:id="6802" w:author="Arthur Parmentier" w:date="2020-06-05T00:49:00Z">
        <w:r w:rsidRPr="008C7E78">
          <w:rPr>
            <w:rPrChange w:id="6803" w:author="Arthur Parmentier" w:date="2020-06-07T18:32:00Z">
              <w:rPr>
                <w:lang w:val="fr-FR"/>
              </w:rPr>
            </w:rPrChange>
          </w:rPr>
          <w:t>ion that I am using is the following : https://github.com/ideoforms/LiveOSC</w:t>
        </w:r>
      </w:ins>
    </w:p>
  </w:footnote>
  <w:footnote w:id="81">
    <w:p w:rsidR="00181E82" w:rsidRPr="00FF217B" w:rsidRDefault="00181E82" w:rsidP="005522F0">
      <w:pPr>
        <w:pStyle w:val="Notedebasdepage"/>
        <w:rPr>
          <w:ins w:id="6911" w:author="Arthur Parmentier" w:date="2020-05-18T17:07:00Z"/>
        </w:rPr>
      </w:pPr>
      <w:ins w:id="6912" w:author="Arthur Parmentier" w:date="2020-05-18T17:07:00Z">
        <w:r>
          <w:rPr>
            <w:rStyle w:val="Appelnotedebasdep"/>
          </w:rPr>
          <w:footnoteRef/>
        </w:r>
        <w:r>
          <w:t xml:space="preserve"> </w:t>
        </w:r>
        <w:r w:rsidRPr="00CC0B22">
          <w:t xml:space="preserve">2 seconds is the default value </w:t>
        </w:r>
        <w:r>
          <w:t>of the recording sequence for each sign.</w:t>
        </w:r>
      </w:ins>
      <w:ins w:id="6913" w:author="Arthur Parmentier" w:date="2020-05-22T20:16:00Z">
        <w:r>
          <w:t xml:space="preserve"> The implementation details of Wekinator are discussed in </w:t>
        </w:r>
      </w:ins>
      <w:ins w:id="6914" w:author="Arthur Parmentier" w:date="2020-05-22T20:17:00Z">
        <w:r>
          <w:t xml:space="preserve">the course </w:t>
        </w:r>
        <w:r>
          <w:rPr>
            <w:i/>
            <w:iCs/>
          </w:rPr>
          <w:t>Machine learning for musicians and artists, Working with time</w:t>
        </w:r>
        <w:r>
          <w:t xml:space="preserve"> on Kadenze.com</w:t>
        </w:r>
      </w:ins>
      <w:ins w:id="6915"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82">
    <w:p w:rsidR="00181E82" w:rsidRPr="00CC0B22" w:rsidRDefault="00181E82" w:rsidP="005522F0">
      <w:pPr>
        <w:pStyle w:val="Notedebasdepage"/>
        <w:rPr>
          <w:ins w:id="6918" w:author="Arthur Parmentier" w:date="2020-05-18T17:07:00Z"/>
        </w:rPr>
      </w:pPr>
      <w:ins w:id="6919" w:author="Arthur Parmentier" w:date="2020-05-18T17:07:00Z">
        <w:r>
          <w:rPr>
            <w:rStyle w:val="Appelnotedebasdep"/>
          </w:rPr>
          <w:footnoteRef/>
        </w:r>
        <w:r>
          <w:t xml:space="preserve"> </w:t>
        </w:r>
        <w:r w:rsidRPr="00CC0B22">
          <w:t>We indeed have FPS*sequence_</w:t>
        </w:r>
        <w:r>
          <w:t>length = sequence size.</w:t>
        </w:r>
      </w:ins>
    </w:p>
  </w:footnote>
  <w:footnote w:id="83">
    <w:p w:rsidR="00181E82" w:rsidRPr="00BF1ECB" w:rsidRDefault="00181E82" w:rsidP="00F7581A">
      <w:pPr>
        <w:pStyle w:val="Notedebasdepage"/>
        <w:rPr>
          <w:ins w:id="6985" w:author="Arthur Parmentier" w:date="2020-05-21T17:01:00Z"/>
          <w:rPrChange w:id="6986" w:author="Arthur Parmentier" w:date="2020-05-23T19:46:00Z">
            <w:rPr>
              <w:ins w:id="6987" w:author="Arthur Parmentier" w:date="2020-05-21T17:01:00Z"/>
              <w:lang w:val="fr-FR"/>
            </w:rPr>
          </w:rPrChange>
        </w:rPr>
      </w:pPr>
      <w:ins w:id="6988" w:author="Arthur Parmentier" w:date="2020-05-21T17:01:00Z">
        <w:r>
          <w:rPr>
            <w:rStyle w:val="Appelnotedebasdep"/>
          </w:rPr>
          <w:footnoteRef/>
        </w:r>
        <w:r>
          <w:t xml:space="preserve"> </w:t>
        </w:r>
        <w:r w:rsidRPr="00BF1ECB">
          <w:rPr>
            <w:rPrChange w:id="6989" w:author="Arthur Parmentier" w:date="2020-05-23T19:46:00Z">
              <w:rPr>
                <w:lang w:val="fr-FR"/>
              </w:rPr>
            </w:rPrChange>
          </w:rPr>
          <w:t xml:space="preserve">Modosc can be found at </w:t>
        </w:r>
        <w:r>
          <w:rPr>
            <w:lang w:val="fr-FR"/>
          </w:rPr>
          <w:fldChar w:fldCharType="begin"/>
        </w:r>
        <w:r w:rsidRPr="00BF1ECB">
          <w:rPr>
            <w:rPrChange w:id="6990"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6991" w:author="Arthur Parmentier" w:date="2020-05-23T19:46:00Z">
              <w:rPr>
                <w:rStyle w:val="Lienhypertexte"/>
                <w:lang w:val="fr-FR"/>
              </w:rPr>
            </w:rPrChange>
          </w:rPr>
          <w:t>https://github.com/motiondescriptors/modosc</w:t>
        </w:r>
        <w:r>
          <w:rPr>
            <w:lang w:val="fr-FR"/>
          </w:rPr>
          <w:fldChar w:fldCharType="end"/>
        </w:r>
        <w:r w:rsidRPr="00BF1ECB">
          <w:rPr>
            <w:rPrChange w:id="6992" w:author="Arthur Parmentier" w:date="2020-05-23T19:46:00Z">
              <w:rPr>
                <w:lang w:val="fr-FR"/>
              </w:rPr>
            </w:rPrChange>
          </w:rPr>
          <w:t>, which relevant papers.</w:t>
        </w:r>
      </w:ins>
    </w:p>
  </w:footnote>
  <w:footnote w:id="84">
    <w:p w:rsidR="00181E82" w:rsidRPr="00BF1ECB" w:rsidRDefault="00181E82" w:rsidP="00F7581A">
      <w:pPr>
        <w:pStyle w:val="Notedebasdepage"/>
        <w:rPr>
          <w:ins w:id="6997" w:author="Arthur Parmentier" w:date="2020-05-21T17:01:00Z"/>
          <w:rPrChange w:id="6998" w:author="Arthur Parmentier" w:date="2020-05-23T19:46:00Z">
            <w:rPr>
              <w:ins w:id="6999" w:author="Arthur Parmentier" w:date="2020-05-21T17:01:00Z"/>
              <w:lang w:val="fr-FR"/>
            </w:rPr>
          </w:rPrChange>
        </w:rPr>
      </w:pPr>
      <w:ins w:id="7000" w:author="Arthur Parmentier" w:date="2020-05-21T17:01:00Z">
        <w:r>
          <w:rPr>
            <w:rStyle w:val="Appelnotedebasdep"/>
          </w:rPr>
          <w:footnoteRef/>
        </w:r>
        <w:r>
          <w:t xml:space="preserve"> </w:t>
        </w:r>
        <w:r w:rsidRPr="00A17DFF">
          <w:t>http://www.infomus.org/eyesweb_eng.php</w:t>
        </w:r>
      </w:ins>
    </w:p>
  </w:footnote>
  <w:footnote w:id="85">
    <w:p w:rsidR="00181E82" w:rsidRPr="00BF1ECB" w:rsidRDefault="00181E82" w:rsidP="00F7581A">
      <w:pPr>
        <w:pStyle w:val="Notedebasdepage"/>
        <w:rPr>
          <w:ins w:id="7001" w:author="Arthur Parmentier" w:date="2020-05-21T17:01:00Z"/>
          <w:rPrChange w:id="7002" w:author="Arthur Parmentier" w:date="2020-05-23T19:46:00Z">
            <w:rPr>
              <w:ins w:id="7003" w:author="Arthur Parmentier" w:date="2020-05-21T17:01:00Z"/>
              <w:lang w:val="fr-FR"/>
            </w:rPr>
          </w:rPrChange>
        </w:rPr>
      </w:pPr>
      <w:ins w:id="7004" w:author="Arthur Parmentier" w:date="2020-05-21T17:01:00Z">
        <w:r>
          <w:rPr>
            <w:rStyle w:val="Appelnotedebasdep"/>
          </w:rPr>
          <w:footnoteRef/>
        </w:r>
        <w:r>
          <w:t xml:space="preserve"> </w:t>
        </w:r>
        <w:r w:rsidRPr="00BF1ECB">
          <w:rPr>
            <w:rPrChange w:id="7005" w:author="Arthur Parmentier" w:date="2020-05-23T19:46:00Z">
              <w:rPr>
                <w:lang w:val="fr-FR"/>
              </w:rPr>
            </w:rPrChange>
          </w:rPr>
          <w:t xml:space="preserve">See for instance </w:t>
        </w:r>
        <w:r>
          <w:t>https://arxiv.org/pdf/1402.5047v1.pdf</w:t>
        </w:r>
      </w:ins>
    </w:p>
  </w:footnote>
  <w:footnote w:id="86">
    <w:p w:rsidR="00181E82" w:rsidRPr="00BF1ECB" w:rsidRDefault="00181E82">
      <w:pPr>
        <w:pStyle w:val="Notedebasdepage"/>
      </w:pPr>
      <w:ins w:id="7020"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39"/>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3"/>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0"/>
  </w:num>
  <w:num w:numId="19">
    <w:abstractNumId w:val="21"/>
  </w:num>
  <w:num w:numId="20">
    <w:abstractNumId w:val="34"/>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8"/>
  </w:num>
  <w:num w:numId="26">
    <w:abstractNumId w:val="26"/>
  </w:num>
  <w:num w:numId="27">
    <w:abstractNumId w:val="25"/>
  </w:num>
  <w:num w:numId="28">
    <w:abstractNumId w:val="30"/>
  </w:num>
  <w:num w:numId="29">
    <w:abstractNumId w:val="35"/>
  </w:num>
  <w:num w:numId="30">
    <w:abstractNumId w:val="7"/>
  </w:num>
  <w:num w:numId="31">
    <w:abstractNumId w:val="24"/>
  </w:num>
  <w:num w:numId="32">
    <w:abstractNumId w:val="19"/>
  </w:num>
  <w:num w:numId="33">
    <w:abstractNumId w:val="6"/>
  </w:num>
  <w:num w:numId="34">
    <w:abstractNumId w:val="28"/>
  </w:num>
  <w:num w:numId="35">
    <w:abstractNumId w:val="37"/>
  </w:num>
  <w:num w:numId="36">
    <w:abstractNumId w:val="2"/>
  </w:num>
  <w:num w:numId="37">
    <w:abstractNumId w:val="36"/>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7F3"/>
    <w:rsid w:val="000028D4"/>
    <w:rsid w:val="000039FD"/>
    <w:rsid w:val="000046FB"/>
    <w:rsid w:val="000050C6"/>
    <w:rsid w:val="00010943"/>
    <w:rsid w:val="00010FF3"/>
    <w:rsid w:val="0001470B"/>
    <w:rsid w:val="000207E6"/>
    <w:rsid w:val="00020B23"/>
    <w:rsid w:val="00020E94"/>
    <w:rsid w:val="00021EF8"/>
    <w:rsid w:val="000223A2"/>
    <w:rsid w:val="000224C7"/>
    <w:rsid w:val="00023308"/>
    <w:rsid w:val="00027915"/>
    <w:rsid w:val="00030A90"/>
    <w:rsid w:val="000340B7"/>
    <w:rsid w:val="00036092"/>
    <w:rsid w:val="0004080C"/>
    <w:rsid w:val="00040E14"/>
    <w:rsid w:val="0004284D"/>
    <w:rsid w:val="00042A1D"/>
    <w:rsid w:val="000430B4"/>
    <w:rsid w:val="000431DD"/>
    <w:rsid w:val="00043B6E"/>
    <w:rsid w:val="000459FB"/>
    <w:rsid w:val="00046393"/>
    <w:rsid w:val="00046C87"/>
    <w:rsid w:val="00047990"/>
    <w:rsid w:val="000506E4"/>
    <w:rsid w:val="00053756"/>
    <w:rsid w:val="00054963"/>
    <w:rsid w:val="0005532E"/>
    <w:rsid w:val="0005718B"/>
    <w:rsid w:val="00057697"/>
    <w:rsid w:val="00060940"/>
    <w:rsid w:val="000618F2"/>
    <w:rsid w:val="00061E60"/>
    <w:rsid w:val="00067022"/>
    <w:rsid w:val="00070661"/>
    <w:rsid w:val="000717DB"/>
    <w:rsid w:val="00071EE1"/>
    <w:rsid w:val="00073176"/>
    <w:rsid w:val="00074FB8"/>
    <w:rsid w:val="00076BC8"/>
    <w:rsid w:val="00080779"/>
    <w:rsid w:val="0008325B"/>
    <w:rsid w:val="00084009"/>
    <w:rsid w:val="00084B44"/>
    <w:rsid w:val="0008549C"/>
    <w:rsid w:val="000854CE"/>
    <w:rsid w:val="00086E5D"/>
    <w:rsid w:val="00091253"/>
    <w:rsid w:val="00091E3C"/>
    <w:rsid w:val="000953B3"/>
    <w:rsid w:val="000A18E8"/>
    <w:rsid w:val="000A26DB"/>
    <w:rsid w:val="000A6775"/>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336C"/>
    <w:rsid w:val="000D48F1"/>
    <w:rsid w:val="000E299B"/>
    <w:rsid w:val="000E327A"/>
    <w:rsid w:val="000E48D1"/>
    <w:rsid w:val="000E4DCD"/>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E1"/>
    <w:rsid w:val="00116057"/>
    <w:rsid w:val="00116732"/>
    <w:rsid w:val="0011688F"/>
    <w:rsid w:val="00117172"/>
    <w:rsid w:val="0012023C"/>
    <w:rsid w:val="001222FB"/>
    <w:rsid w:val="00122D9C"/>
    <w:rsid w:val="00124705"/>
    <w:rsid w:val="0012564C"/>
    <w:rsid w:val="00126023"/>
    <w:rsid w:val="001261FF"/>
    <w:rsid w:val="00126451"/>
    <w:rsid w:val="00126A02"/>
    <w:rsid w:val="00127EE4"/>
    <w:rsid w:val="001303A0"/>
    <w:rsid w:val="00134758"/>
    <w:rsid w:val="00137F09"/>
    <w:rsid w:val="001450A0"/>
    <w:rsid w:val="001450CB"/>
    <w:rsid w:val="00145F52"/>
    <w:rsid w:val="00146277"/>
    <w:rsid w:val="001475FB"/>
    <w:rsid w:val="0015034E"/>
    <w:rsid w:val="00150C0E"/>
    <w:rsid w:val="00152654"/>
    <w:rsid w:val="001536DF"/>
    <w:rsid w:val="0015509F"/>
    <w:rsid w:val="0015677B"/>
    <w:rsid w:val="00156FC6"/>
    <w:rsid w:val="00157F8B"/>
    <w:rsid w:val="0016056E"/>
    <w:rsid w:val="00161FBC"/>
    <w:rsid w:val="001620C8"/>
    <w:rsid w:val="001626E2"/>
    <w:rsid w:val="00163523"/>
    <w:rsid w:val="00163AE1"/>
    <w:rsid w:val="00163AE7"/>
    <w:rsid w:val="00164176"/>
    <w:rsid w:val="001642FC"/>
    <w:rsid w:val="001653F3"/>
    <w:rsid w:val="00165777"/>
    <w:rsid w:val="00165D3B"/>
    <w:rsid w:val="00167374"/>
    <w:rsid w:val="00167DAB"/>
    <w:rsid w:val="00171B6C"/>
    <w:rsid w:val="001721C0"/>
    <w:rsid w:val="001723D6"/>
    <w:rsid w:val="00172A35"/>
    <w:rsid w:val="0017374C"/>
    <w:rsid w:val="00175441"/>
    <w:rsid w:val="0017617D"/>
    <w:rsid w:val="00177D40"/>
    <w:rsid w:val="00181E82"/>
    <w:rsid w:val="0018560A"/>
    <w:rsid w:val="00185944"/>
    <w:rsid w:val="00186BEF"/>
    <w:rsid w:val="001875CF"/>
    <w:rsid w:val="0019026D"/>
    <w:rsid w:val="001958BE"/>
    <w:rsid w:val="00195BC6"/>
    <w:rsid w:val="00195C6D"/>
    <w:rsid w:val="0019691B"/>
    <w:rsid w:val="001A0623"/>
    <w:rsid w:val="001A2544"/>
    <w:rsid w:val="001A3480"/>
    <w:rsid w:val="001A4444"/>
    <w:rsid w:val="001A4879"/>
    <w:rsid w:val="001A4E7E"/>
    <w:rsid w:val="001A5CF4"/>
    <w:rsid w:val="001A6485"/>
    <w:rsid w:val="001B082B"/>
    <w:rsid w:val="001B372B"/>
    <w:rsid w:val="001B3C86"/>
    <w:rsid w:val="001B4864"/>
    <w:rsid w:val="001B667A"/>
    <w:rsid w:val="001C0B0E"/>
    <w:rsid w:val="001C10F6"/>
    <w:rsid w:val="001C1266"/>
    <w:rsid w:val="001C1ACF"/>
    <w:rsid w:val="001C2AA6"/>
    <w:rsid w:val="001C55EF"/>
    <w:rsid w:val="001C65CC"/>
    <w:rsid w:val="001C7282"/>
    <w:rsid w:val="001C7560"/>
    <w:rsid w:val="001D1810"/>
    <w:rsid w:val="001D3228"/>
    <w:rsid w:val="001D3544"/>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466C"/>
    <w:rsid w:val="001F5AEC"/>
    <w:rsid w:val="001F6197"/>
    <w:rsid w:val="00201997"/>
    <w:rsid w:val="00206549"/>
    <w:rsid w:val="002067E2"/>
    <w:rsid w:val="002109BC"/>
    <w:rsid w:val="00214331"/>
    <w:rsid w:val="00216F41"/>
    <w:rsid w:val="00217BEE"/>
    <w:rsid w:val="00220B16"/>
    <w:rsid w:val="00221FBD"/>
    <w:rsid w:val="00222A3E"/>
    <w:rsid w:val="00224457"/>
    <w:rsid w:val="00224842"/>
    <w:rsid w:val="0022488D"/>
    <w:rsid w:val="00224A9B"/>
    <w:rsid w:val="00227BF5"/>
    <w:rsid w:val="0023341B"/>
    <w:rsid w:val="00233897"/>
    <w:rsid w:val="0023489C"/>
    <w:rsid w:val="002376CA"/>
    <w:rsid w:val="00237B5C"/>
    <w:rsid w:val="00237DE8"/>
    <w:rsid w:val="00240203"/>
    <w:rsid w:val="002408AA"/>
    <w:rsid w:val="002410DE"/>
    <w:rsid w:val="002453FD"/>
    <w:rsid w:val="00245836"/>
    <w:rsid w:val="002459E7"/>
    <w:rsid w:val="002463AB"/>
    <w:rsid w:val="002523A7"/>
    <w:rsid w:val="00252940"/>
    <w:rsid w:val="00252D92"/>
    <w:rsid w:val="00254700"/>
    <w:rsid w:val="00256775"/>
    <w:rsid w:val="002574B4"/>
    <w:rsid w:val="00257B38"/>
    <w:rsid w:val="00262EE8"/>
    <w:rsid w:val="002649BB"/>
    <w:rsid w:val="00264F0D"/>
    <w:rsid w:val="00266B08"/>
    <w:rsid w:val="002676CA"/>
    <w:rsid w:val="00267F35"/>
    <w:rsid w:val="00273CAA"/>
    <w:rsid w:val="00273CB4"/>
    <w:rsid w:val="00274337"/>
    <w:rsid w:val="00276936"/>
    <w:rsid w:val="00276A39"/>
    <w:rsid w:val="00276CA1"/>
    <w:rsid w:val="00277174"/>
    <w:rsid w:val="002778E1"/>
    <w:rsid w:val="00277A13"/>
    <w:rsid w:val="002827FA"/>
    <w:rsid w:val="00282DEE"/>
    <w:rsid w:val="00284E1B"/>
    <w:rsid w:val="002869D0"/>
    <w:rsid w:val="00292AD2"/>
    <w:rsid w:val="00297038"/>
    <w:rsid w:val="00297C3F"/>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ED6"/>
    <w:rsid w:val="002D025D"/>
    <w:rsid w:val="002D269B"/>
    <w:rsid w:val="002D466E"/>
    <w:rsid w:val="002D6E20"/>
    <w:rsid w:val="002E10B4"/>
    <w:rsid w:val="002E22F0"/>
    <w:rsid w:val="002E242D"/>
    <w:rsid w:val="002E315F"/>
    <w:rsid w:val="002E54F7"/>
    <w:rsid w:val="002E7599"/>
    <w:rsid w:val="002E75B2"/>
    <w:rsid w:val="002F0D6B"/>
    <w:rsid w:val="002F2CA9"/>
    <w:rsid w:val="002F3631"/>
    <w:rsid w:val="002F36CC"/>
    <w:rsid w:val="002F3824"/>
    <w:rsid w:val="002F5B0B"/>
    <w:rsid w:val="00300A77"/>
    <w:rsid w:val="0030454A"/>
    <w:rsid w:val="003100D6"/>
    <w:rsid w:val="0031070A"/>
    <w:rsid w:val="00310DF8"/>
    <w:rsid w:val="003126BD"/>
    <w:rsid w:val="00314848"/>
    <w:rsid w:val="003150F0"/>
    <w:rsid w:val="00321AA7"/>
    <w:rsid w:val="00324E8C"/>
    <w:rsid w:val="00325849"/>
    <w:rsid w:val="00326669"/>
    <w:rsid w:val="00326B6E"/>
    <w:rsid w:val="00327836"/>
    <w:rsid w:val="003336AC"/>
    <w:rsid w:val="003341C4"/>
    <w:rsid w:val="003343C8"/>
    <w:rsid w:val="0033640F"/>
    <w:rsid w:val="00337510"/>
    <w:rsid w:val="0034163D"/>
    <w:rsid w:val="00341F58"/>
    <w:rsid w:val="0034219C"/>
    <w:rsid w:val="00342F3F"/>
    <w:rsid w:val="00343FE0"/>
    <w:rsid w:val="003450CE"/>
    <w:rsid w:val="00345FC6"/>
    <w:rsid w:val="00347D33"/>
    <w:rsid w:val="00351FEC"/>
    <w:rsid w:val="00352C06"/>
    <w:rsid w:val="00352D4C"/>
    <w:rsid w:val="00352DF5"/>
    <w:rsid w:val="003579B0"/>
    <w:rsid w:val="00357E87"/>
    <w:rsid w:val="0036091B"/>
    <w:rsid w:val="00360E78"/>
    <w:rsid w:val="003612B5"/>
    <w:rsid w:val="0036185A"/>
    <w:rsid w:val="00362366"/>
    <w:rsid w:val="00362B2A"/>
    <w:rsid w:val="00363126"/>
    <w:rsid w:val="00363997"/>
    <w:rsid w:val="00365C58"/>
    <w:rsid w:val="00370364"/>
    <w:rsid w:val="003706BA"/>
    <w:rsid w:val="003724FD"/>
    <w:rsid w:val="003735D4"/>
    <w:rsid w:val="003739E8"/>
    <w:rsid w:val="00373A1E"/>
    <w:rsid w:val="00373B55"/>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3E3"/>
    <w:rsid w:val="00395172"/>
    <w:rsid w:val="00397262"/>
    <w:rsid w:val="00397A02"/>
    <w:rsid w:val="003A0F7B"/>
    <w:rsid w:val="003A23BB"/>
    <w:rsid w:val="003A5421"/>
    <w:rsid w:val="003A546E"/>
    <w:rsid w:val="003A6B59"/>
    <w:rsid w:val="003B0646"/>
    <w:rsid w:val="003B4A46"/>
    <w:rsid w:val="003C19D8"/>
    <w:rsid w:val="003C31A7"/>
    <w:rsid w:val="003C3E32"/>
    <w:rsid w:val="003C4D17"/>
    <w:rsid w:val="003C785D"/>
    <w:rsid w:val="003C7CC5"/>
    <w:rsid w:val="003D04EE"/>
    <w:rsid w:val="003D29B8"/>
    <w:rsid w:val="003D367C"/>
    <w:rsid w:val="003D3E7E"/>
    <w:rsid w:val="003D5749"/>
    <w:rsid w:val="003D5D5B"/>
    <w:rsid w:val="003D69EC"/>
    <w:rsid w:val="003D6C76"/>
    <w:rsid w:val="003E0426"/>
    <w:rsid w:val="003E12E8"/>
    <w:rsid w:val="003E1EE3"/>
    <w:rsid w:val="003E3907"/>
    <w:rsid w:val="003E3973"/>
    <w:rsid w:val="003E3DE4"/>
    <w:rsid w:val="003E3E64"/>
    <w:rsid w:val="003E6512"/>
    <w:rsid w:val="003F2132"/>
    <w:rsid w:val="003F27F2"/>
    <w:rsid w:val="003F4ACB"/>
    <w:rsid w:val="003F4DEE"/>
    <w:rsid w:val="003F5BCC"/>
    <w:rsid w:val="003F5D0A"/>
    <w:rsid w:val="003F7478"/>
    <w:rsid w:val="004004DC"/>
    <w:rsid w:val="00400535"/>
    <w:rsid w:val="00400DAB"/>
    <w:rsid w:val="004020A1"/>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D69"/>
    <w:rsid w:val="00434325"/>
    <w:rsid w:val="00434373"/>
    <w:rsid w:val="00436197"/>
    <w:rsid w:val="00443149"/>
    <w:rsid w:val="00443A41"/>
    <w:rsid w:val="004456BA"/>
    <w:rsid w:val="00446AB2"/>
    <w:rsid w:val="0044724C"/>
    <w:rsid w:val="0045073A"/>
    <w:rsid w:val="00454612"/>
    <w:rsid w:val="004577DA"/>
    <w:rsid w:val="0046150A"/>
    <w:rsid w:val="00461E5F"/>
    <w:rsid w:val="00462E61"/>
    <w:rsid w:val="00464FE8"/>
    <w:rsid w:val="004659F5"/>
    <w:rsid w:val="004662C5"/>
    <w:rsid w:val="004714EE"/>
    <w:rsid w:val="00472EE2"/>
    <w:rsid w:val="004732DA"/>
    <w:rsid w:val="00473DCD"/>
    <w:rsid w:val="0047451C"/>
    <w:rsid w:val="00474CFF"/>
    <w:rsid w:val="00475458"/>
    <w:rsid w:val="00475506"/>
    <w:rsid w:val="00476F68"/>
    <w:rsid w:val="00480031"/>
    <w:rsid w:val="00480CA1"/>
    <w:rsid w:val="004810C9"/>
    <w:rsid w:val="00481EE1"/>
    <w:rsid w:val="004844B0"/>
    <w:rsid w:val="00486495"/>
    <w:rsid w:val="00486DE0"/>
    <w:rsid w:val="00486FDC"/>
    <w:rsid w:val="00487362"/>
    <w:rsid w:val="00492FB8"/>
    <w:rsid w:val="004930FA"/>
    <w:rsid w:val="004934C1"/>
    <w:rsid w:val="0049358D"/>
    <w:rsid w:val="0049456C"/>
    <w:rsid w:val="004A28AB"/>
    <w:rsid w:val="004A5894"/>
    <w:rsid w:val="004B04FD"/>
    <w:rsid w:val="004B1016"/>
    <w:rsid w:val="004B18F3"/>
    <w:rsid w:val="004B1C9F"/>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36CD"/>
    <w:rsid w:val="004E4397"/>
    <w:rsid w:val="004E5194"/>
    <w:rsid w:val="004F0B33"/>
    <w:rsid w:val="004F1D82"/>
    <w:rsid w:val="004F69F6"/>
    <w:rsid w:val="004F6E10"/>
    <w:rsid w:val="004F7994"/>
    <w:rsid w:val="00500F7F"/>
    <w:rsid w:val="00501832"/>
    <w:rsid w:val="005029C5"/>
    <w:rsid w:val="0050707D"/>
    <w:rsid w:val="0051191F"/>
    <w:rsid w:val="0051238B"/>
    <w:rsid w:val="0051412E"/>
    <w:rsid w:val="00514370"/>
    <w:rsid w:val="00515E70"/>
    <w:rsid w:val="005169EE"/>
    <w:rsid w:val="00517834"/>
    <w:rsid w:val="005204B9"/>
    <w:rsid w:val="00520B77"/>
    <w:rsid w:val="00521206"/>
    <w:rsid w:val="0052121B"/>
    <w:rsid w:val="005213A6"/>
    <w:rsid w:val="00523640"/>
    <w:rsid w:val="00523A85"/>
    <w:rsid w:val="00530085"/>
    <w:rsid w:val="00531407"/>
    <w:rsid w:val="0053230A"/>
    <w:rsid w:val="005325E0"/>
    <w:rsid w:val="00532F4A"/>
    <w:rsid w:val="005355C7"/>
    <w:rsid w:val="0053613D"/>
    <w:rsid w:val="00540F15"/>
    <w:rsid w:val="0054171C"/>
    <w:rsid w:val="00541D7C"/>
    <w:rsid w:val="00543457"/>
    <w:rsid w:val="00543CA7"/>
    <w:rsid w:val="005441BE"/>
    <w:rsid w:val="0054442D"/>
    <w:rsid w:val="00545764"/>
    <w:rsid w:val="00551BBF"/>
    <w:rsid w:val="00551D57"/>
    <w:rsid w:val="005522F0"/>
    <w:rsid w:val="00552C44"/>
    <w:rsid w:val="005539BB"/>
    <w:rsid w:val="00554B3D"/>
    <w:rsid w:val="00554E5F"/>
    <w:rsid w:val="005550CB"/>
    <w:rsid w:val="00555240"/>
    <w:rsid w:val="005557DC"/>
    <w:rsid w:val="0056155E"/>
    <w:rsid w:val="005634B9"/>
    <w:rsid w:val="005639BB"/>
    <w:rsid w:val="00567730"/>
    <w:rsid w:val="00567C86"/>
    <w:rsid w:val="005711C9"/>
    <w:rsid w:val="0057131A"/>
    <w:rsid w:val="00572902"/>
    <w:rsid w:val="00573005"/>
    <w:rsid w:val="00573697"/>
    <w:rsid w:val="00573D3D"/>
    <w:rsid w:val="00575AED"/>
    <w:rsid w:val="00576B55"/>
    <w:rsid w:val="00576BEC"/>
    <w:rsid w:val="00576E0F"/>
    <w:rsid w:val="00577853"/>
    <w:rsid w:val="00581F4F"/>
    <w:rsid w:val="00582372"/>
    <w:rsid w:val="00583F53"/>
    <w:rsid w:val="0058409F"/>
    <w:rsid w:val="00585D0B"/>
    <w:rsid w:val="005868B3"/>
    <w:rsid w:val="0058758C"/>
    <w:rsid w:val="00587BD5"/>
    <w:rsid w:val="0059081B"/>
    <w:rsid w:val="00590C07"/>
    <w:rsid w:val="00592C13"/>
    <w:rsid w:val="0059396E"/>
    <w:rsid w:val="00593AA1"/>
    <w:rsid w:val="00593BAE"/>
    <w:rsid w:val="00595AA3"/>
    <w:rsid w:val="00596602"/>
    <w:rsid w:val="005A0160"/>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523"/>
    <w:rsid w:val="005C1896"/>
    <w:rsid w:val="005C26EA"/>
    <w:rsid w:val="005C333E"/>
    <w:rsid w:val="005C38AA"/>
    <w:rsid w:val="005C65F5"/>
    <w:rsid w:val="005C67EA"/>
    <w:rsid w:val="005C78CB"/>
    <w:rsid w:val="005C7C74"/>
    <w:rsid w:val="005D0DE2"/>
    <w:rsid w:val="005D1170"/>
    <w:rsid w:val="005D20E2"/>
    <w:rsid w:val="005D2A9B"/>
    <w:rsid w:val="005D3530"/>
    <w:rsid w:val="005D3FB0"/>
    <w:rsid w:val="005D4B83"/>
    <w:rsid w:val="005D4C66"/>
    <w:rsid w:val="005D5A11"/>
    <w:rsid w:val="005E0152"/>
    <w:rsid w:val="005E047A"/>
    <w:rsid w:val="005E047F"/>
    <w:rsid w:val="005E0A3C"/>
    <w:rsid w:val="005E0D6C"/>
    <w:rsid w:val="005E2970"/>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127A3"/>
    <w:rsid w:val="00612F18"/>
    <w:rsid w:val="00613706"/>
    <w:rsid w:val="006155A3"/>
    <w:rsid w:val="00616215"/>
    <w:rsid w:val="00616EBE"/>
    <w:rsid w:val="006172B3"/>
    <w:rsid w:val="00617EDA"/>
    <w:rsid w:val="00620051"/>
    <w:rsid w:val="006217E4"/>
    <w:rsid w:val="006223A9"/>
    <w:rsid w:val="00622AD7"/>
    <w:rsid w:val="006331DF"/>
    <w:rsid w:val="00635850"/>
    <w:rsid w:val="00635F2F"/>
    <w:rsid w:val="00640E93"/>
    <w:rsid w:val="00640FA9"/>
    <w:rsid w:val="00643933"/>
    <w:rsid w:val="00651061"/>
    <w:rsid w:val="0065106E"/>
    <w:rsid w:val="00651357"/>
    <w:rsid w:val="00651E2D"/>
    <w:rsid w:val="00654D43"/>
    <w:rsid w:val="006553DF"/>
    <w:rsid w:val="00655B8B"/>
    <w:rsid w:val="0065654F"/>
    <w:rsid w:val="00657D0E"/>
    <w:rsid w:val="00657DAC"/>
    <w:rsid w:val="0066003C"/>
    <w:rsid w:val="00660D67"/>
    <w:rsid w:val="006626B3"/>
    <w:rsid w:val="0066352B"/>
    <w:rsid w:val="00665749"/>
    <w:rsid w:val="00665CB4"/>
    <w:rsid w:val="006676C8"/>
    <w:rsid w:val="00667A8E"/>
    <w:rsid w:val="00667E73"/>
    <w:rsid w:val="00670002"/>
    <w:rsid w:val="00670D07"/>
    <w:rsid w:val="006714AF"/>
    <w:rsid w:val="00672C10"/>
    <w:rsid w:val="0067424B"/>
    <w:rsid w:val="00674C10"/>
    <w:rsid w:val="00675373"/>
    <w:rsid w:val="006770A8"/>
    <w:rsid w:val="00682B61"/>
    <w:rsid w:val="0068348E"/>
    <w:rsid w:val="006840DA"/>
    <w:rsid w:val="006854B3"/>
    <w:rsid w:val="00685808"/>
    <w:rsid w:val="00685AAF"/>
    <w:rsid w:val="00685B7F"/>
    <w:rsid w:val="00685FE2"/>
    <w:rsid w:val="00686540"/>
    <w:rsid w:val="00687356"/>
    <w:rsid w:val="00687A5C"/>
    <w:rsid w:val="00693047"/>
    <w:rsid w:val="00694125"/>
    <w:rsid w:val="006955B4"/>
    <w:rsid w:val="0069767F"/>
    <w:rsid w:val="0069782B"/>
    <w:rsid w:val="00697BA8"/>
    <w:rsid w:val="006A17B3"/>
    <w:rsid w:val="006A1B0D"/>
    <w:rsid w:val="006A2FCD"/>
    <w:rsid w:val="006A3A7E"/>
    <w:rsid w:val="006A443F"/>
    <w:rsid w:val="006A47EF"/>
    <w:rsid w:val="006A50CD"/>
    <w:rsid w:val="006A5A11"/>
    <w:rsid w:val="006A5C81"/>
    <w:rsid w:val="006A67AC"/>
    <w:rsid w:val="006A68DA"/>
    <w:rsid w:val="006A6B19"/>
    <w:rsid w:val="006A7F9F"/>
    <w:rsid w:val="006B144E"/>
    <w:rsid w:val="006B356D"/>
    <w:rsid w:val="006B3B0D"/>
    <w:rsid w:val="006B4535"/>
    <w:rsid w:val="006B493F"/>
    <w:rsid w:val="006B6ED0"/>
    <w:rsid w:val="006B6EE2"/>
    <w:rsid w:val="006C424F"/>
    <w:rsid w:val="006C4B1C"/>
    <w:rsid w:val="006C4D16"/>
    <w:rsid w:val="006C5C52"/>
    <w:rsid w:val="006C6E21"/>
    <w:rsid w:val="006D0BF0"/>
    <w:rsid w:val="006D0FEC"/>
    <w:rsid w:val="006D10E9"/>
    <w:rsid w:val="006D4AD4"/>
    <w:rsid w:val="006D51B6"/>
    <w:rsid w:val="006D51E1"/>
    <w:rsid w:val="006D58EA"/>
    <w:rsid w:val="006D58F1"/>
    <w:rsid w:val="006D5BBB"/>
    <w:rsid w:val="006D7C14"/>
    <w:rsid w:val="006E03AC"/>
    <w:rsid w:val="006E2B59"/>
    <w:rsid w:val="006E4BA3"/>
    <w:rsid w:val="006E55E8"/>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7A0"/>
    <w:rsid w:val="007145B0"/>
    <w:rsid w:val="007150A7"/>
    <w:rsid w:val="0071562A"/>
    <w:rsid w:val="00717498"/>
    <w:rsid w:val="00717834"/>
    <w:rsid w:val="007206F0"/>
    <w:rsid w:val="0072458D"/>
    <w:rsid w:val="00724CD5"/>
    <w:rsid w:val="0072567A"/>
    <w:rsid w:val="00725AC2"/>
    <w:rsid w:val="00725D84"/>
    <w:rsid w:val="00725EA3"/>
    <w:rsid w:val="0072614D"/>
    <w:rsid w:val="00727764"/>
    <w:rsid w:val="00731A7B"/>
    <w:rsid w:val="00732DA4"/>
    <w:rsid w:val="00733263"/>
    <w:rsid w:val="00736DF0"/>
    <w:rsid w:val="00736EF4"/>
    <w:rsid w:val="0074035C"/>
    <w:rsid w:val="00741F28"/>
    <w:rsid w:val="00743436"/>
    <w:rsid w:val="00744340"/>
    <w:rsid w:val="0074518A"/>
    <w:rsid w:val="00745AF4"/>
    <w:rsid w:val="00745F86"/>
    <w:rsid w:val="00746A7F"/>
    <w:rsid w:val="00747963"/>
    <w:rsid w:val="00747B7B"/>
    <w:rsid w:val="00751806"/>
    <w:rsid w:val="00752647"/>
    <w:rsid w:val="00752860"/>
    <w:rsid w:val="00754027"/>
    <w:rsid w:val="00763035"/>
    <w:rsid w:val="00765D65"/>
    <w:rsid w:val="00766A0C"/>
    <w:rsid w:val="00770F9D"/>
    <w:rsid w:val="0077353F"/>
    <w:rsid w:val="00773982"/>
    <w:rsid w:val="00774F33"/>
    <w:rsid w:val="0077559B"/>
    <w:rsid w:val="007776CB"/>
    <w:rsid w:val="00783AA3"/>
    <w:rsid w:val="007843D1"/>
    <w:rsid w:val="00784AD2"/>
    <w:rsid w:val="00792D87"/>
    <w:rsid w:val="00793367"/>
    <w:rsid w:val="007938BA"/>
    <w:rsid w:val="0079574E"/>
    <w:rsid w:val="0079757F"/>
    <w:rsid w:val="00797885"/>
    <w:rsid w:val="007A0071"/>
    <w:rsid w:val="007A0932"/>
    <w:rsid w:val="007A0B34"/>
    <w:rsid w:val="007A0E51"/>
    <w:rsid w:val="007A0EF4"/>
    <w:rsid w:val="007A375A"/>
    <w:rsid w:val="007A5BBA"/>
    <w:rsid w:val="007B1805"/>
    <w:rsid w:val="007B2664"/>
    <w:rsid w:val="007B3735"/>
    <w:rsid w:val="007B6B04"/>
    <w:rsid w:val="007B7A4A"/>
    <w:rsid w:val="007C1D12"/>
    <w:rsid w:val="007C3219"/>
    <w:rsid w:val="007C437A"/>
    <w:rsid w:val="007C5AC4"/>
    <w:rsid w:val="007C6041"/>
    <w:rsid w:val="007C61CD"/>
    <w:rsid w:val="007C61D6"/>
    <w:rsid w:val="007D075F"/>
    <w:rsid w:val="007D0D3B"/>
    <w:rsid w:val="007D1E32"/>
    <w:rsid w:val="007D30A4"/>
    <w:rsid w:val="007D41A1"/>
    <w:rsid w:val="007D4B4B"/>
    <w:rsid w:val="007D4E17"/>
    <w:rsid w:val="007D6309"/>
    <w:rsid w:val="007D69D8"/>
    <w:rsid w:val="007D7578"/>
    <w:rsid w:val="007D784E"/>
    <w:rsid w:val="007E0A0A"/>
    <w:rsid w:val="007E64ED"/>
    <w:rsid w:val="007E76C0"/>
    <w:rsid w:val="007E7D0A"/>
    <w:rsid w:val="007F1431"/>
    <w:rsid w:val="007F1E08"/>
    <w:rsid w:val="0080158F"/>
    <w:rsid w:val="0080218A"/>
    <w:rsid w:val="008030DF"/>
    <w:rsid w:val="00803E2B"/>
    <w:rsid w:val="0080466C"/>
    <w:rsid w:val="00804910"/>
    <w:rsid w:val="008054B5"/>
    <w:rsid w:val="00805C6B"/>
    <w:rsid w:val="00805DF1"/>
    <w:rsid w:val="0080662F"/>
    <w:rsid w:val="00807A3E"/>
    <w:rsid w:val="008106B0"/>
    <w:rsid w:val="008155A6"/>
    <w:rsid w:val="00817BCA"/>
    <w:rsid w:val="008211BE"/>
    <w:rsid w:val="00825C6F"/>
    <w:rsid w:val="0082632F"/>
    <w:rsid w:val="00830C1A"/>
    <w:rsid w:val="008325B5"/>
    <w:rsid w:val="00833029"/>
    <w:rsid w:val="0083330E"/>
    <w:rsid w:val="00833F14"/>
    <w:rsid w:val="00834C4D"/>
    <w:rsid w:val="00834EA5"/>
    <w:rsid w:val="0083564B"/>
    <w:rsid w:val="00835835"/>
    <w:rsid w:val="008362F0"/>
    <w:rsid w:val="0083672F"/>
    <w:rsid w:val="0083784D"/>
    <w:rsid w:val="0084003C"/>
    <w:rsid w:val="00850432"/>
    <w:rsid w:val="0085122F"/>
    <w:rsid w:val="008518BC"/>
    <w:rsid w:val="008538C8"/>
    <w:rsid w:val="008542B7"/>
    <w:rsid w:val="00857472"/>
    <w:rsid w:val="00860214"/>
    <w:rsid w:val="00860B54"/>
    <w:rsid w:val="00862E4D"/>
    <w:rsid w:val="00863218"/>
    <w:rsid w:val="00863F70"/>
    <w:rsid w:val="0086556A"/>
    <w:rsid w:val="0087002D"/>
    <w:rsid w:val="008706E0"/>
    <w:rsid w:val="00870DCB"/>
    <w:rsid w:val="00871E58"/>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359E"/>
    <w:rsid w:val="008A6401"/>
    <w:rsid w:val="008A6488"/>
    <w:rsid w:val="008A6CE7"/>
    <w:rsid w:val="008B1BC4"/>
    <w:rsid w:val="008B7AAC"/>
    <w:rsid w:val="008C1CCA"/>
    <w:rsid w:val="008C2709"/>
    <w:rsid w:val="008C4AF3"/>
    <w:rsid w:val="008C57BC"/>
    <w:rsid w:val="008C6D3A"/>
    <w:rsid w:val="008C7E78"/>
    <w:rsid w:val="008D00B2"/>
    <w:rsid w:val="008E17B4"/>
    <w:rsid w:val="008E2F19"/>
    <w:rsid w:val="008E3834"/>
    <w:rsid w:val="008E45E0"/>
    <w:rsid w:val="008E4BF0"/>
    <w:rsid w:val="008E5C88"/>
    <w:rsid w:val="008E5F07"/>
    <w:rsid w:val="008F1E52"/>
    <w:rsid w:val="008F3623"/>
    <w:rsid w:val="008F3F58"/>
    <w:rsid w:val="008F545F"/>
    <w:rsid w:val="008F5BD3"/>
    <w:rsid w:val="008F7240"/>
    <w:rsid w:val="00900BAB"/>
    <w:rsid w:val="00900C8A"/>
    <w:rsid w:val="00901C34"/>
    <w:rsid w:val="0090325B"/>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296D"/>
    <w:rsid w:val="009329D2"/>
    <w:rsid w:val="00934630"/>
    <w:rsid w:val="00935701"/>
    <w:rsid w:val="00936A60"/>
    <w:rsid w:val="00937092"/>
    <w:rsid w:val="00937D97"/>
    <w:rsid w:val="00937E5A"/>
    <w:rsid w:val="00941E46"/>
    <w:rsid w:val="00942F80"/>
    <w:rsid w:val="00943D75"/>
    <w:rsid w:val="00943F21"/>
    <w:rsid w:val="00944734"/>
    <w:rsid w:val="00944CDF"/>
    <w:rsid w:val="00947BFF"/>
    <w:rsid w:val="00951A39"/>
    <w:rsid w:val="00952411"/>
    <w:rsid w:val="00952ECE"/>
    <w:rsid w:val="00953072"/>
    <w:rsid w:val="009564AC"/>
    <w:rsid w:val="0095760F"/>
    <w:rsid w:val="00957686"/>
    <w:rsid w:val="00960BA6"/>
    <w:rsid w:val="0096226B"/>
    <w:rsid w:val="00964E49"/>
    <w:rsid w:val="00965F40"/>
    <w:rsid w:val="00965FAA"/>
    <w:rsid w:val="00966026"/>
    <w:rsid w:val="009673EB"/>
    <w:rsid w:val="00967518"/>
    <w:rsid w:val="009732EE"/>
    <w:rsid w:val="00974865"/>
    <w:rsid w:val="0097606E"/>
    <w:rsid w:val="00977D66"/>
    <w:rsid w:val="00980410"/>
    <w:rsid w:val="009814BB"/>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D98"/>
    <w:rsid w:val="009A5E99"/>
    <w:rsid w:val="009A67DE"/>
    <w:rsid w:val="009A73CA"/>
    <w:rsid w:val="009A7725"/>
    <w:rsid w:val="009B2D7C"/>
    <w:rsid w:val="009B5ADF"/>
    <w:rsid w:val="009C096F"/>
    <w:rsid w:val="009C1516"/>
    <w:rsid w:val="009C1A6D"/>
    <w:rsid w:val="009C2211"/>
    <w:rsid w:val="009C23CD"/>
    <w:rsid w:val="009C261B"/>
    <w:rsid w:val="009C3CB4"/>
    <w:rsid w:val="009C4444"/>
    <w:rsid w:val="009C5B97"/>
    <w:rsid w:val="009C730D"/>
    <w:rsid w:val="009D140B"/>
    <w:rsid w:val="009D182D"/>
    <w:rsid w:val="009D2FFA"/>
    <w:rsid w:val="009D3389"/>
    <w:rsid w:val="009D3597"/>
    <w:rsid w:val="009D41F3"/>
    <w:rsid w:val="009D5821"/>
    <w:rsid w:val="009D63F0"/>
    <w:rsid w:val="009D75C8"/>
    <w:rsid w:val="009D7F8E"/>
    <w:rsid w:val="009E3561"/>
    <w:rsid w:val="009E67E3"/>
    <w:rsid w:val="009E7ADA"/>
    <w:rsid w:val="009F19C2"/>
    <w:rsid w:val="009F2A2F"/>
    <w:rsid w:val="009F582B"/>
    <w:rsid w:val="009F79AA"/>
    <w:rsid w:val="00A008F7"/>
    <w:rsid w:val="00A00963"/>
    <w:rsid w:val="00A01FAD"/>
    <w:rsid w:val="00A025BD"/>
    <w:rsid w:val="00A0616F"/>
    <w:rsid w:val="00A06D4C"/>
    <w:rsid w:val="00A12510"/>
    <w:rsid w:val="00A129D2"/>
    <w:rsid w:val="00A14441"/>
    <w:rsid w:val="00A15169"/>
    <w:rsid w:val="00A17DFF"/>
    <w:rsid w:val="00A17E5A"/>
    <w:rsid w:val="00A206A0"/>
    <w:rsid w:val="00A24663"/>
    <w:rsid w:val="00A26F11"/>
    <w:rsid w:val="00A309A4"/>
    <w:rsid w:val="00A319B1"/>
    <w:rsid w:val="00A31DED"/>
    <w:rsid w:val="00A34795"/>
    <w:rsid w:val="00A3493C"/>
    <w:rsid w:val="00A357FE"/>
    <w:rsid w:val="00A35815"/>
    <w:rsid w:val="00A36B84"/>
    <w:rsid w:val="00A36CE1"/>
    <w:rsid w:val="00A37563"/>
    <w:rsid w:val="00A37827"/>
    <w:rsid w:val="00A40688"/>
    <w:rsid w:val="00A40FD7"/>
    <w:rsid w:val="00A4221D"/>
    <w:rsid w:val="00A43C46"/>
    <w:rsid w:val="00A43D2B"/>
    <w:rsid w:val="00A440D0"/>
    <w:rsid w:val="00A451DF"/>
    <w:rsid w:val="00A46D19"/>
    <w:rsid w:val="00A5016A"/>
    <w:rsid w:val="00A516F0"/>
    <w:rsid w:val="00A51AA2"/>
    <w:rsid w:val="00A531CB"/>
    <w:rsid w:val="00A55948"/>
    <w:rsid w:val="00A5602F"/>
    <w:rsid w:val="00A62779"/>
    <w:rsid w:val="00A62CFE"/>
    <w:rsid w:val="00A6462E"/>
    <w:rsid w:val="00A66806"/>
    <w:rsid w:val="00A67223"/>
    <w:rsid w:val="00A7011E"/>
    <w:rsid w:val="00A70873"/>
    <w:rsid w:val="00A708EC"/>
    <w:rsid w:val="00A71935"/>
    <w:rsid w:val="00A728E6"/>
    <w:rsid w:val="00A74C42"/>
    <w:rsid w:val="00A768EF"/>
    <w:rsid w:val="00A76EAE"/>
    <w:rsid w:val="00A83578"/>
    <w:rsid w:val="00A83B49"/>
    <w:rsid w:val="00A84632"/>
    <w:rsid w:val="00A8465E"/>
    <w:rsid w:val="00A867C0"/>
    <w:rsid w:val="00A87845"/>
    <w:rsid w:val="00A87C2C"/>
    <w:rsid w:val="00A911BE"/>
    <w:rsid w:val="00A9180F"/>
    <w:rsid w:val="00A922A5"/>
    <w:rsid w:val="00A938B2"/>
    <w:rsid w:val="00A94972"/>
    <w:rsid w:val="00A97496"/>
    <w:rsid w:val="00AA09A4"/>
    <w:rsid w:val="00AA2510"/>
    <w:rsid w:val="00AA3711"/>
    <w:rsid w:val="00AA461F"/>
    <w:rsid w:val="00AA60AB"/>
    <w:rsid w:val="00AA760B"/>
    <w:rsid w:val="00AB02F6"/>
    <w:rsid w:val="00AB1579"/>
    <w:rsid w:val="00AB1C05"/>
    <w:rsid w:val="00AB2243"/>
    <w:rsid w:val="00AB55B3"/>
    <w:rsid w:val="00AB5E12"/>
    <w:rsid w:val="00AB64C7"/>
    <w:rsid w:val="00AC069B"/>
    <w:rsid w:val="00AC08DF"/>
    <w:rsid w:val="00AC2E6D"/>
    <w:rsid w:val="00AC4940"/>
    <w:rsid w:val="00AC50C0"/>
    <w:rsid w:val="00AC57DD"/>
    <w:rsid w:val="00AC5A44"/>
    <w:rsid w:val="00AC6307"/>
    <w:rsid w:val="00AC7276"/>
    <w:rsid w:val="00AD03FA"/>
    <w:rsid w:val="00AD0ADB"/>
    <w:rsid w:val="00AD2F22"/>
    <w:rsid w:val="00AD2F7B"/>
    <w:rsid w:val="00AD4404"/>
    <w:rsid w:val="00AD4CD1"/>
    <w:rsid w:val="00AD578D"/>
    <w:rsid w:val="00AD58C1"/>
    <w:rsid w:val="00AD6A79"/>
    <w:rsid w:val="00AD6CB9"/>
    <w:rsid w:val="00AD6FFE"/>
    <w:rsid w:val="00AD70C6"/>
    <w:rsid w:val="00AD721A"/>
    <w:rsid w:val="00AD7B79"/>
    <w:rsid w:val="00AE03D5"/>
    <w:rsid w:val="00AE0551"/>
    <w:rsid w:val="00AE0A35"/>
    <w:rsid w:val="00AE15ED"/>
    <w:rsid w:val="00AE26D5"/>
    <w:rsid w:val="00AE2B8F"/>
    <w:rsid w:val="00AE2C19"/>
    <w:rsid w:val="00AE58D1"/>
    <w:rsid w:val="00AE6E7C"/>
    <w:rsid w:val="00AE73D8"/>
    <w:rsid w:val="00AE7556"/>
    <w:rsid w:val="00AF1433"/>
    <w:rsid w:val="00AF2EC4"/>
    <w:rsid w:val="00AF3FE7"/>
    <w:rsid w:val="00AF7CAA"/>
    <w:rsid w:val="00B001BB"/>
    <w:rsid w:val="00B01C19"/>
    <w:rsid w:val="00B01D9E"/>
    <w:rsid w:val="00B05CB9"/>
    <w:rsid w:val="00B074FD"/>
    <w:rsid w:val="00B07984"/>
    <w:rsid w:val="00B07D80"/>
    <w:rsid w:val="00B10B50"/>
    <w:rsid w:val="00B11BF7"/>
    <w:rsid w:val="00B11EF1"/>
    <w:rsid w:val="00B11F9D"/>
    <w:rsid w:val="00B122FD"/>
    <w:rsid w:val="00B12EC1"/>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754F"/>
    <w:rsid w:val="00B6139A"/>
    <w:rsid w:val="00B61700"/>
    <w:rsid w:val="00B62A72"/>
    <w:rsid w:val="00B63D67"/>
    <w:rsid w:val="00B64BAF"/>
    <w:rsid w:val="00B66461"/>
    <w:rsid w:val="00B67915"/>
    <w:rsid w:val="00B70897"/>
    <w:rsid w:val="00B71D33"/>
    <w:rsid w:val="00B734D3"/>
    <w:rsid w:val="00B74CBB"/>
    <w:rsid w:val="00B7596F"/>
    <w:rsid w:val="00B7667C"/>
    <w:rsid w:val="00B808B5"/>
    <w:rsid w:val="00B8247D"/>
    <w:rsid w:val="00B827FE"/>
    <w:rsid w:val="00B832E8"/>
    <w:rsid w:val="00B83B38"/>
    <w:rsid w:val="00B849A3"/>
    <w:rsid w:val="00B87A50"/>
    <w:rsid w:val="00B908FA"/>
    <w:rsid w:val="00B91200"/>
    <w:rsid w:val="00B92220"/>
    <w:rsid w:val="00B95361"/>
    <w:rsid w:val="00B9593F"/>
    <w:rsid w:val="00B9612C"/>
    <w:rsid w:val="00B96316"/>
    <w:rsid w:val="00B964BD"/>
    <w:rsid w:val="00B967E3"/>
    <w:rsid w:val="00BA026A"/>
    <w:rsid w:val="00BA2E6A"/>
    <w:rsid w:val="00BA3283"/>
    <w:rsid w:val="00BA3828"/>
    <w:rsid w:val="00BA4A28"/>
    <w:rsid w:val="00BA63E4"/>
    <w:rsid w:val="00BA66EC"/>
    <w:rsid w:val="00BB0B55"/>
    <w:rsid w:val="00BB329A"/>
    <w:rsid w:val="00BB335C"/>
    <w:rsid w:val="00BB3699"/>
    <w:rsid w:val="00BB3B34"/>
    <w:rsid w:val="00BB465F"/>
    <w:rsid w:val="00BB7AB5"/>
    <w:rsid w:val="00BC086B"/>
    <w:rsid w:val="00BC0976"/>
    <w:rsid w:val="00BC20F5"/>
    <w:rsid w:val="00BC2A28"/>
    <w:rsid w:val="00BC3D06"/>
    <w:rsid w:val="00BC41ED"/>
    <w:rsid w:val="00BC4BBB"/>
    <w:rsid w:val="00BC5C24"/>
    <w:rsid w:val="00BD202F"/>
    <w:rsid w:val="00BD2C86"/>
    <w:rsid w:val="00BD43FC"/>
    <w:rsid w:val="00BD52CD"/>
    <w:rsid w:val="00BD5422"/>
    <w:rsid w:val="00BD61A6"/>
    <w:rsid w:val="00BD621B"/>
    <w:rsid w:val="00BD6305"/>
    <w:rsid w:val="00BD73B3"/>
    <w:rsid w:val="00BD746C"/>
    <w:rsid w:val="00BD79EF"/>
    <w:rsid w:val="00BE00F1"/>
    <w:rsid w:val="00BE04C2"/>
    <w:rsid w:val="00BE0793"/>
    <w:rsid w:val="00BE0944"/>
    <w:rsid w:val="00BE5C4A"/>
    <w:rsid w:val="00BE6686"/>
    <w:rsid w:val="00BE6883"/>
    <w:rsid w:val="00BE77C2"/>
    <w:rsid w:val="00BF0C35"/>
    <w:rsid w:val="00BF0ED0"/>
    <w:rsid w:val="00BF1318"/>
    <w:rsid w:val="00BF1915"/>
    <w:rsid w:val="00BF1ECB"/>
    <w:rsid w:val="00BF2076"/>
    <w:rsid w:val="00BF3C70"/>
    <w:rsid w:val="00BF5AB9"/>
    <w:rsid w:val="00BF73B1"/>
    <w:rsid w:val="00C03948"/>
    <w:rsid w:val="00C04C33"/>
    <w:rsid w:val="00C05158"/>
    <w:rsid w:val="00C07A15"/>
    <w:rsid w:val="00C1087F"/>
    <w:rsid w:val="00C108A5"/>
    <w:rsid w:val="00C11EF2"/>
    <w:rsid w:val="00C12299"/>
    <w:rsid w:val="00C13D88"/>
    <w:rsid w:val="00C16C06"/>
    <w:rsid w:val="00C2080C"/>
    <w:rsid w:val="00C209FE"/>
    <w:rsid w:val="00C21AAE"/>
    <w:rsid w:val="00C21DB0"/>
    <w:rsid w:val="00C21E49"/>
    <w:rsid w:val="00C225D0"/>
    <w:rsid w:val="00C22AA0"/>
    <w:rsid w:val="00C24A48"/>
    <w:rsid w:val="00C261F8"/>
    <w:rsid w:val="00C26758"/>
    <w:rsid w:val="00C27D4A"/>
    <w:rsid w:val="00C304C7"/>
    <w:rsid w:val="00C30769"/>
    <w:rsid w:val="00C31E28"/>
    <w:rsid w:val="00C325A3"/>
    <w:rsid w:val="00C3262D"/>
    <w:rsid w:val="00C32ADD"/>
    <w:rsid w:val="00C34FD4"/>
    <w:rsid w:val="00C353F5"/>
    <w:rsid w:val="00C362C5"/>
    <w:rsid w:val="00C36A2F"/>
    <w:rsid w:val="00C36C2E"/>
    <w:rsid w:val="00C4278F"/>
    <w:rsid w:val="00C43BD9"/>
    <w:rsid w:val="00C45B55"/>
    <w:rsid w:val="00C45C9D"/>
    <w:rsid w:val="00C46A73"/>
    <w:rsid w:val="00C47018"/>
    <w:rsid w:val="00C47381"/>
    <w:rsid w:val="00C47E0F"/>
    <w:rsid w:val="00C514A9"/>
    <w:rsid w:val="00C51F09"/>
    <w:rsid w:val="00C5218C"/>
    <w:rsid w:val="00C52DE9"/>
    <w:rsid w:val="00C5542B"/>
    <w:rsid w:val="00C57F79"/>
    <w:rsid w:val="00C60A78"/>
    <w:rsid w:val="00C61D32"/>
    <w:rsid w:val="00C621A9"/>
    <w:rsid w:val="00C6284D"/>
    <w:rsid w:val="00C63733"/>
    <w:rsid w:val="00C6459A"/>
    <w:rsid w:val="00C64909"/>
    <w:rsid w:val="00C65CE6"/>
    <w:rsid w:val="00C66F72"/>
    <w:rsid w:val="00C67C3E"/>
    <w:rsid w:val="00C71B81"/>
    <w:rsid w:val="00C738C5"/>
    <w:rsid w:val="00C75BE3"/>
    <w:rsid w:val="00C76B94"/>
    <w:rsid w:val="00C838CB"/>
    <w:rsid w:val="00C83F83"/>
    <w:rsid w:val="00C85902"/>
    <w:rsid w:val="00C86DBE"/>
    <w:rsid w:val="00C87532"/>
    <w:rsid w:val="00C87BEA"/>
    <w:rsid w:val="00C907A8"/>
    <w:rsid w:val="00C91523"/>
    <w:rsid w:val="00C928AB"/>
    <w:rsid w:val="00C9469B"/>
    <w:rsid w:val="00C9696C"/>
    <w:rsid w:val="00C97610"/>
    <w:rsid w:val="00CA1C88"/>
    <w:rsid w:val="00CA3393"/>
    <w:rsid w:val="00CA7DF5"/>
    <w:rsid w:val="00CB1E29"/>
    <w:rsid w:val="00CB26AB"/>
    <w:rsid w:val="00CB5D85"/>
    <w:rsid w:val="00CC0516"/>
    <w:rsid w:val="00CC0FEC"/>
    <w:rsid w:val="00CC2C90"/>
    <w:rsid w:val="00CC42BC"/>
    <w:rsid w:val="00CC430C"/>
    <w:rsid w:val="00CC52F4"/>
    <w:rsid w:val="00CC611D"/>
    <w:rsid w:val="00CC721C"/>
    <w:rsid w:val="00CC7259"/>
    <w:rsid w:val="00CC74C2"/>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1C7A"/>
    <w:rsid w:val="00CF3BC0"/>
    <w:rsid w:val="00CF5D38"/>
    <w:rsid w:val="00CF725B"/>
    <w:rsid w:val="00D00478"/>
    <w:rsid w:val="00D007E8"/>
    <w:rsid w:val="00D02205"/>
    <w:rsid w:val="00D0268F"/>
    <w:rsid w:val="00D0466E"/>
    <w:rsid w:val="00D0639C"/>
    <w:rsid w:val="00D10DA5"/>
    <w:rsid w:val="00D114DD"/>
    <w:rsid w:val="00D143DB"/>
    <w:rsid w:val="00D15826"/>
    <w:rsid w:val="00D15B2C"/>
    <w:rsid w:val="00D15FB4"/>
    <w:rsid w:val="00D16846"/>
    <w:rsid w:val="00D16ED0"/>
    <w:rsid w:val="00D17256"/>
    <w:rsid w:val="00D2029D"/>
    <w:rsid w:val="00D206F5"/>
    <w:rsid w:val="00D20FA9"/>
    <w:rsid w:val="00D21033"/>
    <w:rsid w:val="00D23577"/>
    <w:rsid w:val="00D2561F"/>
    <w:rsid w:val="00D25C4A"/>
    <w:rsid w:val="00D26927"/>
    <w:rsid w:val="00D26A17"/>
    <w:rsid w:val="00D27D76"/>
    <w:rsid w:val="00D3005F"/>
    <w:rsid w:val="00D315D5"/>
    <w:rsid w:val="00D32387"/>
    <w:rsid w:val="00D36F5F"/>
    <w:rsid w:val="00D41733"/>
    <w:rsid w:val="00D42943"/>
    <w:rsid w:val="00D448A5"/>
    <w:rsid w:val="00D454BF"/>
    <w:rsid w:val="00D45F62"/>
    <w:rsid w:val="00D46826"/>
    <w:rsid w:val="00D46CC2"/>
    <w:rsid w:val="00D47049"/>
    <w:rsid w:val="00D47AF2"/>
    <w:rsid w:val="00D47C89"/>
    <w:rsid w:val="00D50F7A"/>
    <w:rsid w:val="00D5164C"/>
    <w:rsid w:val="00D523FE"/>
    <w:rsid w:val="00D52E8D"/>
    <w:rsid w:val="00D52FC2"/>
    <w:rsid w:val="00D5486E"/>
    <w:rsid w:val="00D54BF5"/>
    <w:rsid w:val="00D57B93"/>
    <w:rsid w:val="00D57E4A"/>
    <w:rsid w:val="00D60283"/>
    <w:rsid w:val="00D60A1F"/>
    <w:rsid w:val="00D6200D"/>
    <w:rsid w:val="00D621DF"/>
    <w:rsid w:val="00D64278"/>
    <w:rsid w:val="00D651A7"/>
    <w:rsid w:val="00D70B5D"/>
    <w:rsid w:val="00D71664"/>
    <w:rsid w:val="00D72AC0"/>
    <w:rsid w:val="00D7385F"/>
    <w:rsid w:val="00D74CAF"/>
    <w:rsid w:val="00D758B6"/>
    <w:rsid w:val="00D76FF4"/>
    <w:rsid w:val="00D770BE"/>
    <w:rsid w:val="00D81005"/>
    <w:rsid w:val="00D83AC5"/>
    <w:rsid w:val="00D86CC2"/>
    <w:rsid w:val="00D92437"/>
    <w:rsid w:val="00D92D3E"/>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39AE"/>
    <w:rsid w:val="00DD5382"/>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645F"/>
    <w:rsid w:val="00DF7AED"/>
    <w:rsid w:val="00E00D1B"/>
    <w:rsid w:val="00E00D2B"/>
    <w:rsid w:val="00E02143"/>
    <w:rsid w:val="00E02161"/>
    <w:rsid w:val="00E02592"/>
    <w:rsid w:val="00E02D0E"/>
    <w:rsid w:val="00E06654"/>
    <w:rsid w:val="00E07F18"/>
    <w:rsid w:val="00E10955"/>
    <w:rsid w:val="00E13592"/>
    <w:rsid w:val="00E13FD2"/>
    <w:rsid w:val="00E165D2"/>
    <w:rsid w:val="00E1724C"/>
    <w:rsid w:val="00E176C0"/>
    <w:rsid w:val="00E20C85"/>
    <w:rsid w:val="00E21AD2"/>
    <w:rsid w:val="00E22AD3"/>
    <w:rsid w:val="00E24064"/>
    <w:rsid w:val="00E2450D"/>
    <w:rsid w:val="00E24837"/>
    <w:rsid w:val="00E2520C"/>
    <w:rsid w:val="00E30346"/>
    <w:rsid w:val="00E30937"/>
    <w:rsid w:val="00E314FF"/>
    <w:rsid w:val="00E321F3"/>
    <w:rsid w:val="00E32F34"/>
    <w:rsid w:val="00E336D0"/>
    <w:rsid w:val="00E34725"/>
    <w:rsid w:val="00E34CE1"/>
    <w:rsid w:val="00E3655F"/>
    <w:rsid w:val="00E4176C"/>
    <w:rsid w:val="00E430D6"/>
    <w:rsid w:val="00E43538"/>
    <w:rsid w:val="00E435E0"/>
    <w:rsid w:val="00E44A97"/>
    <w:rsid w:val="00E44D60"/>
    <w:rsid w:val="00E44F6D"/>
    <w:rsid w:val="00E46618"/>
    <w:rsid w:val="00E46E02"/>
    <w:rsid w:val="00E52D73"/>
    <w:rsid w:val="00E543EE"/>
    <w:rsid w:val="00E56164"/>
    <w:rsid w:val="00E60509"/>
    <w:rsid w:val="00E6096A"/>
    <w:rsid w:val="00E61559"/>
    <w:rsid w:val="00E61C67"/>
    <w:rsid w:val="00E6654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CE1"/>
    <w:rsid w:val="00EB6FB5"/>
    <w:rsid w:val="00EC0188"/>
    <w:rsid w:val="00EC06A7"/>
    <w:rsid w:val="00EC0935"/>
    <w:rsid w:val="00EC0CDA"/>
    <w:rsid w:val="00EC6EF9"/>
    <w:rsid w:val="00ED06F1"/>
    <w:rsid w:val="00ED0716"/>
    <w:rsid w:val="00ED0E0D"/>
    <w:rsid w:val="00ED2072"/>
    <w:rsid w:val="00ED2134"/>
    <w:rsid w:val="00ED2D39"/>
    <w:rsid w:val="00EE0694"/>
    <w:rsid w:val="00EE1399"/>
    <w:rsid w:val="00EE175E"/>
    <w:rsid w:val="00EE24A2"/>
    <w:rsid w:val="00EE2DD4"/>
    <w:rsid w:val="00EE3C9F"/>
    <w:rsid w:val="00EE3EF9"/>
    <w:rsid w:val="00EE49AA"/>
    <w:rsid w:val="00EE5351"/>
    <w:rsid w:val="00EE6A08"/>
    <w:rsid w:val="00EF1B4B"/>
    <w:rsid w:val="00EF2E96"/>
    <w:rsid w:val="00EF330C"/>
    <w:rsid w:val="00EF5C44"/>
    <w:rsid w:val="00EF6D7B"/>
    <w:rsid w:val="00EF7368"/>
    <w:rsid w:val="00EF7645"/>
    <w:rsid w:val="00F00F6E"/>
    <w:rsid w:val="00F02080"/>
    <w:rsid w:val="00F02459"/>
    <w:rsid w:val="00F05461"/>
    <w:rsid w:val="00F05472"/>
    <w:rsid w:val="00F0700C"/>
    <w:rsid w:val="00F11A13"/>
    <w:rsid w:val="00F127C5"/>
    <w:rsid w:val="00F13BE8"/>
    <w:rsid w:val="00F14388"/>
    <w:rsid w:val="00F148AD"/>
    <w:rsid w:val="00F150E6"/>
    <w:rsid w:val="00F163F4"/>
    <w:rsid w:val="00F17DD1"/>
    <w:rsid w:val="00F20247"/>
    <w:rsid w:val="00F2032B"/>
    <w:rsid w:val="00F20C93"/>
    <w:rsid w:val="00F20CBC"/>
    <w:rsid w:val="00F21DF2"/>
    <w:rsid w:val="00F24850"/>
    <w:rsid w:val="00F25194"/>
    <w:rsid w:val="00F26C82"/>
    <w:rsid w:val="00F304EE"/>
    <w:rsid w:val="00F332F2"/>
    <w:rsid w:val="00F33572"/>
    <w:rsid w:val="00F35428"/>
    <w:rsid w:val="00F35BC0"/>
    <w:rsid w:val="00F419AB"/>
    <w:rsid w:val="00F4343F"/>
    <w:rsid w:val="00F45509"/>
    <w:rsid w:val="00F4578C"/>
    <w:rsid w:val="00F47638"/>
    <w:rsid w:val="00F479B2"/>
    <w:rsid w:val="00F51463"/>
    <w:rsid w:val="00F51B4C"/>
    <w:rsid w:val="00F51FBB"/>
    <w:rsid w:val="00F56170"/>
    <w:rsid w:val="00F572C3"/>
    <w:rsid w:val="00F622D8"/>
    <w:rsid w:val="00F630AC"/>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296B"/>
    <w:rsid w:val="00F93519"/>
    <w:rsid w:val="00F935A9"/>
    <w:rsid w:val="00F93BBF"/>
    <w:rsid w:val="00F941D4"/>
    <w:rsid w:val="00FA052A"/>
    <w:rsid w:val="00FA05E7"/>
    <w:rsid w:val="00FA2ADF"/>
    <w:rsid w:val="00FA4DD8"/>
    <w:rsid w:val="00FA53E4"/>
    <w:rsid w:val="00FA5F3C"/>
    <w:rsid w:val="00FA6678"/>
    <w:rsid w:val="00FB06DB"/>
    <w:rsid w:val="00FB0C2C"/>
    <w:rsid w:val="00FB2671"/>
    <w:rsid w:val="00FB2824"/>
    <w:rsid w:val="00FB31C3"/>
    <w:rsid w:val="00FB3C33"/>
    <w:rsid w:val="00FB620E"/>
    <w:rsid w:val="00FB6B81"/>
    <w:rsid w:val="00FC110A"/>
    <w:rsid w:val="00FC1C0A"/>
    <w:rsid w:val="00FC2280"/>
    <w:rsid w:val="00FC2614"/>
    <w:rsid w:val="00FC3006"/>
    <w:rsid w:val="00FC3700"/>
    <w:rsid w:val="00FC5FD3"/>
    <w:rsid w:val="00FC61C6"/>
    <w:rsid w:val="00FC6A7E"/>
    <w:rsid w:val="00FC6CCC"/>
    <w:rsid w:val="00FC7B7A"/>
    <w:rsid w:val="00FD00B9"/>
    <w:rsid w:val="00FD1DF3"/>
    <w:rsid w:val="00FD25EA"/>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A2B19"/>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831133C-F748-4D3E-AFA8-903E8E187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12606</TotalTime>
  <Pages>81</Pages>
  <Words>26572</Words>
  <Characters>146146</Characters>
  <Application>Microsoft Office Word</Application>
  <DocSecurity>0</DocSecurity>
  <Lines>1217</Lines>
  <Paragraphs>344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1590</cp:revision>
  <dcterms:created xsi:type="dcterms:W3CDTF">2019-12-11T06:12:00Z</dcterms:created>
  <dcterms:modified xsi:type="dcterms:W3CDTF">2020-06-09T17:56:00Z</dcterms:modified>
</cp:coreProperties>
</file>