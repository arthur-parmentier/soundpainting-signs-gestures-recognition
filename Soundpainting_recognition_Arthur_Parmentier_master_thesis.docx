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soundpainting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0" w:author="Arthur Parmentier" w:date="2020-06-06T16:59:00Z">
        <w:r w:rsidR="003724FD" w:rsidRPr="007C437A">
          <w:br/>
        </w:r>
      </w:ins>
      <w:ins w:id="881" w:author="Arthur Parmentier" w:date="2020-06-06T17:00:00Z">
        <w:r w:rsidR="003724FD" w:rsidRPr="007C437A">
          <w:t xml:space="preserve">It is often said that “there are no mistakes in SP” </w:t>
        </w:r>
      </w:ins>
      <w:ins w:id="88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83" w:author="Arthur Parmentier" w:date="2020-06-10T18:55:00Z">
        <w:r w:rsidR="00713157">
          <w:t xml:space="preserve"> </w:t>
        </w:r>
      </w:ins>
      <w:customXmlInsRangeStart w:id="884" w:author="Arthur Parmentier" w:date="2020-06-10T18:55:00Z"/>
      <w:sdt>
        <w:sdtPr>
          <w:id w:val="-1695230337"/>
          <w:citation/>
        </w:sdtPr>
        <w:sdtContent>
          <w:customXmlInsRangeEnd w:id="884"/>
          <w:ins w:id="885" w:author="Arthur Parmentier" w:date="2020-06-10T18:55:00Z">
            <w:r w:rsidR="00713157">
              <w:fldChar w:fldCharType="begin"/>
            </w:r>
          </w:ins>
          <w:ins w:id="886" w:author="Arthur Parmentier" w:date="2020-06-10T19:07:00Z">
            <w:r w:rsidR="007C08B8" w:rsidRPr="008C0EC1">
              <w:rPr>
                <w:rPrChange w:id="887" w:author="Arthur Parmentier" w:date="2020-06-11T11:42:00Z">
                  <w:rPr>
                    <w:lang w:val="fr-FR"/>
                  </w:rPr>
                </w:rPrChange>
              </w:rPr>
              <w:instrText xml:space="preserve">CITATION Hel \l 1036 </w:instrText>
            </w:r>
          </w:ins>
          <w:r w:rsidR="00713157">
            <w:fldChar w:fldCharType="separate"/>
          </w:r>
          <w:r w:rsidR="00304C55" w:rsidRPr="008C0EC1">
            <w:rPr>
              <w:noProof/>
              <w:rPrChange w:id="888" w:author="Arthur Parmentier" w:date="2020-06-11T11:42:00Z">
                <w:rPr>
                  <w:noProof/>
                  <w:lang w:val="fr-FR"/>
                </w:rPr>
              </w:rPrChange>
            </w:rPr>
            <w:t>(Minors &amp; Thompson, s.d.)</w:t>
          </w:r>
          <w:ins w:id="889" w:author="Arthur Parmentier" w:date="2020-06-10T18:55:00Z">
            <w:r w:rsidR="00713157">
              <w:fldChar w:fldCharType="end"/>
            </w:r>
          </w:ins>
          <w:customXmlInsRangeStart w:id="890" w:author="Arthur Parmentier" w:date="2020-06-10T18:55:00Z"/>
        </w:sdtContent>
      </w:sdt>
      <w:customXmlInsRangeEnd w:id="890"/>
      <w:ins w:id="891" w:author="Arthur Parmentier" w:date="2020-06-10T18:55:00Z">
        <w:r w:rsidR="00713157">
          <w:br/>
        </w:r>
      </w:ins>
      <w:ins w:id="892" w:author="Arthur Parmentier" w:date="2020-06-06T17:02:00Z">
        <w:r w:rsidR="003724FD" w:rsidRPr="007C437A">
          <w:t>But if mistakes are interesting of the side of the performer, is it any different on the side of the soundpainter?</w:t>
        </w:r>
      </w:ins>
      <w:ins w:id="893" w:author="Arthur Parmentier" w:date="2020-06-07T15:23:00Z">
        <w:r w:rsidR="00773982" w:rsidRPr="007C437A">
          <w:t xml:space="preserve"> We will see that </w:t>
        </w:r>
      </w:ins>
      <w:ins w:id="894" w:author="Arthur Parmentier" w:date="2020-06-07T15:24:00Z">
        <w:r w:rsidR="00773982" w:rsidRPr="007C437A">
          <w:t xml:space="preserve">the definition of a </w:t>
        </w:r>
      </w:ins>
      <w:ins w:id="895" w:author="Arthur Parmentier" w:date="2020-06-07T15:23:00Z">
        <w:r w:rsidR="00773982" w:rsidRPr="007C437A">
          <w:t xml:space="preserve">“mistake” </w:t>
        </w:r>
      </w:ins>
      <w:ins w:id="896" w:author="Arthur Parmentier" w:date="2020-06-07T15:24:00Z">
        <w:r w:rsidR="00773982" w:rsidRPr="007C437A">
          <w:t xml:space="preserve">is </w:t>
        </w:r>
      </w:ins>
      <w:ins w:id="897" w:author="Arthur Parmentier" w:date="2020-06-07T15:25:00Z">
        <w:r w:rsidR="00B2140E" w:rsidRPr="007C437A">
          <w:t>conventional,</w:t>
        </w:r>
      </w:ins>
      <w:ins w:id="898" w:author="Arthur Parmentier" w:date="2020-06-07T15:24:00Z">
        <w:r w:rsidR="00773982" w:rsidRPr="007C437A">
          <w:t xml:space="preserve"> and we will discuss the role of conventions as meta-structures of SP in a next sec</w:t>
        </w:r>
      </w:ins>
      <w:ins w:id="899" w:author="Arthur Parmentier" w:date="2020-06-07T15:25:00Z">
        <w:r w:rsidR="00773982" w:rsidRPr="007C437A">
          <w:t>tion.</w:t>
        </w:r>
        <w:r w:rsidR="00B2140E" w:rsidRPr="007C437A">
          <w:t xml:space="preserve"> </w:t>
        </w:r>
      </w:ins>
      <w:ins w:id="900" w:author="Arthur Parmentier" w:date="2020-06-10T18:55:00Z">
        <w:r w:rsidR="00506437">
          <w:t>A</w:t>
        </w:r>
      </w:ins>
      <w:ins w:id="901" w:author="Arthur Parmentier" w:date="2020-06-07T15:25:00Z">
        <w:r w:rsidR="00B2140E" w:rsidRPr="007C437A">
          <w:t xml:space="preserve">t this point, it is important to </w:t>
        </w:r>
      </w:ins>
      <w:ins w:id="902" w:author="Arthur Parmentier" w:date="2020-06-07T17:46:00Z">
        <w:r w:rsidR="009C1516">
          <w:t>point out</w:t>
        </w:r>
      </w:ins>
      <w:ins w:id="903" w:author="Arthur Parmentier" w:date="2020-06-07T15:25:00Z">
        <w:r w:rsidR="00B2140E" w:rsidRPr="007C437A">
          <w:t xml:space="preserve"> that languages evolve from mistakes and that a different judgement is </w:t>
        </w:r>
      </w:ins>
      <w:ins w:id="904" w:author="Arthur Parmentier" w:date="2020-06-07T15:26:00Z">
        <w:r w:rsidR="00C5542B" w:rsidRPr="007C437A">
          <w:t>applied</w:t>
        </w:r>
      </w:ins>
      <w:ins w:id="905" w:author="Arthur Parmentier" w:date="2020-06-07T15:25:00Z">
        <w:r w:rsidR="00B2140E" w:rsidRPr="007C437A">
          <w:t xml:space="preserve"> in SP depending on whether the mistake is on the side of the</w:t>
        </w:r>
      </w:ins>
      <w:ins w:id="906" w:author="Arthur Parmentier" w:date="2020-06-07T15:26:00Z">
        <w:r w:rsidR="00B2140E" w:rsidRPr="007C437A">
          <w:t xml:space="preserve"> soundpainter or the performer (as interpreter).</w:t>
        </w:r>
      </w:ins>
    </w:p>
    <w:p w:rsidR="008538C8" w:rsidRDefault="008538C8">
      <w:pPr>
        <w:rPr>
          <w:ins w:id="907" w:author="Arthur Parmentier" w:date="2020-06-09T19:25:00Z"/>
        </w:rPr>
      </w:pPr>
      <w:ins w:id="908" w:author="Arthur Parmentier" w:date="2020-06-07T18:55:00Z">
        <w:r>
          <w:t>Soundpainting is presented by Thompson as “the universal multidisciplinary live composing sign language for musicians, actors, dancers, and visual Artists” language</w:t>
        </w:r>
      </w:ins>
      <w:customXmlInsRangeStart w:id="909" w:author="Arthur Parmentier" w:date="2020-06-10T18:57:00Z"/>
      <w:sdt>
        <w:sdtPr>
          <w:id w:val="-1640874701"/>
          <w:citation/>
        </w:sdtPr>
        <w:sdtContent>
          <w:customXmlInsRangeEnd w:id="909"/>
          <w:ins w:id="910" w:author="Arthur Parmentier" w:date="2020-06-10T18:57:00Z">
            <w:r w:rsidR="007606B0">
              <w:fldChar w:fldCharType="begin"/>
            </w:r>
            <w:r w:rsidR="007606B0" w:rsidRPr="007606B0">
              <w:rPr>
                <w:rPrChange w:id="911"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2" w:author="Arthur Parmentier" w:date="2020-06-10T18:57:00Z">
            <w:r w:rsidR="007606B0">
              <w:fldChar w:fldCharType="end"/>
            </w:r>
          </w:ins>
          <w:customXmlInsRangeStart w:id="913" w:author="Arthur Parmentier" w:date="2020-06-10T18:57:00Z"/>
        </w:sdtContent>
      </w:sdt>
      <w:customXmlInsRangeEnd w:id="913"/>
      <w:ins w:id="914" w:author="Arthur Parmentier" w:date="2020-06-10T18:57:00Z">
        <w:r w:rsidR="007606B0">
          <w:t>.</w:t>
        </w:r>
      </w:ins>
      <w:ins w:id="915" w:author="Arthur Parmentier" w:date="2020-06-07T18:55:00Z">
        <w:r>
          <w:t xml:space="preserve"> </w:t>
        </w:r>
      </w:ins>
      <w:ins w:id="916" w:author="Arthur Parmentier" w:date="2020-06-07T18:56:00Z">
        <w:r>
          <w:t xml:space="preserve">One may question whether SP is indeed universal and unique. We will </w:t>
        </w:r>
      </w:ins>
      <w:ins w:id="917" w:author="Arthur Parmentier" w:date="2020-06-07T18:57:00Z">
        <w:r>
          <w:t>see</w:t>
        </w:r>
        <w:r w:rsidR="00EC6EF9">
          <w:t xml:space="preserve"> in a nex</w:t>
        </w:r>
      </w:ins>
      <w:ins w:id="918" w:author="Arthur Parmentier" w:date="2020-06-07T18:58:00Z">
        <w:r w:rsidR="00EC6EF9">
          <w:t>t section</w:t>
        </w:r>
      </w:ins>
      <w:ins w:id="919" w:author="Arthur Parmentier" w:date="2020-06-07T18:57:00Z">
        <w:r>
          <w:t xml:space="preserve"> that they are other sign languages in history that have multiple similarities with SP.</w:t>
        </w:r>
      </w:ins>
    </w:p>
    <w:p w:rsidR="004B1C9F" w:rsidRPr="007C437A" w:rsidRDefault="004B1C9F">
      <w:pPr>
        <w:rPr>
          <w:ins w:id="920" w:author="Arthur Parmentier" w:date="2020-06-06T17:02:00Z"/>
        </w:rPr>
      </w:pPr>
      <w:ins w:id="921"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2" w:author="Arthur Parmentier" w:date="2020-06-07T18:06:00Z"/>
        </w:rPr>
        <w:pPrChange w:id="923" w:author="Arthur Parmentier" w:date="2020-06-10T16:26:00Z">
          <w:pPr>
            <w:pStyle w:val="Titre3"/>
          </w:pPr>
        </w:pPrChange>
      </w:pPr>
      <w:bookmarkStart w:id="924" w:name="_Ref42523320"/>
      <w:ins w:id="925" w:author="Arthur Parmentier" w:date="2020-06-07T18:06:00Z">
        <w:r>
          <w:t>The revisited orchestra</w:t>
        </w:r>
      </w:ins>
      <w:bookmarkEnd w:id="924"/>
      <w:ins w:id="926" w:author="Arthur Parmentier" w:date="2020-06-10T16:41:00Z">
        <w:r w:rsidR="005C3D64">
          <w:t>s</w:t>
        </w:r>
      </w:ins>
    </w:p>
    <w:p w:rsidR="00654D43" w:rsidRDefault="007150A7">
      <w:pPr>
        <w:rPr>
          <w:ins w:id="927" w:author="Arthur Parmentier" w:date="2020-06-07T19:59:00Z"/>
        </w:rPr>
      </w:pPr>
      <w:ins w:id="928" w:author="Arthur Parmentier" w:date="2020-06-07T18:08:00Z">
        <w:r>
          <w:t xml:space="preserve">While </w:t>
        </w:r>
      </w:ins>
      <w:ins w:id="929" w:author="Arthur Parmentier" w:date="2020-06-07T18:09:00Z">
        <w:r>
          <w:t>SP has developed around</w:t>
        </w:r>
        <w:r w:rsidR="0098222C">
          <w:t xml:space="preserve"> </w:t>
        </w:r>
      </w:ins>
      <w:ins w:id="930" w:author="Arthur Parmentier" w:date="2020-06-07T18:10:00Z">
        <w:r w:rsidR="0098222C">
          <w:t xml:space="preserve">a prototypical configuration involving a composer and an orchestra of performers, </w:t>
        </w:r>
      </w:ins>
      <w:ins w:id="931"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64" w:author="Arthur Parmentier" w:date="2020-06-07T18:11:00Z">
        <w:r w:rsidR="0098222C">
          <w:t xml:space="preserve">the language </w:t>
        </w:r>
      </w:ins>
      <w:ins w:id="965" w:author="Arthur Parmentier" w:date="2020-06-07T18:06:00Z">
        <w:r>
          <w:t xml:space="preserve">not only for a frontal performance linking a composer and performers but as a communication and synthesis language </w:t>
        </w:r>
      </w:ins>
      <w:ins w:id="966" w:author="Arthur Parmentier" w:date="2020-06-07T18:11:00Z">
        <w:r w:rsidR="0098222C" w:rsidRPr="0098222C">
          <w:rPr>
            <w:color w:val="0000FF"/>
            <w:rPrChange w:id="967" w:author="Arthur Parmentier" w:date="2020-06-07T18:11:00Z">
              <w:rPr>
                <w:color w:val="0000FF"/>
                <w:u w:val="single"/>
              </w:rPr>
            </w:rPrChange>
          </w:rPr>
          <w:t>between the performers themselves</w:t>
        </w:r>
      </w:ins>
      <w:ins w:id="968" w:author="Arthur Parmentier" w:date="2020-06-07T18:15:00Z">
        <w:r w:rsidR="00E80BBA">
          <w:t xml:space="preserve"> and as a </w:t>
        </w:r>
      </w:ins>
      <w:ins w:id="969" w:author="Arthur Parmentier" w:date="2020-06-07T18:16:00Z">
        <w:r w:rsidR="00E80BBA">
          <w:t>interacting language with the public.</w:t>
        </w:r>
      </w:ins>
      <w:ins w:id="970" w:author="Arthur Parmentier" w:date="2020-06-07T18:39:00Z">
        <w:r w:rsidR="004844B0">
          <w:br/>
        </w:r>
      </w:ins>
      <w:ins w:id="971" w:author="Arthur Parmentier" w:date="2020-06-07T18:40:00Z">
        <w:r w:rsidR="004844B0">
          <w:t xml:space="preserve">Thompson himself speaks about the </w:t>
        </w:r>
      </w:ins>
      <w:ins w:id="972" w:author="Arthur Parmentier" w:date="2020-06-07T18:41:00Z">
        <w:r w:rsidR="004844B0">
          <w:t xml:space="preserve">creation of </w:t>
        </w:r>
      </w:ins>
      <w:ins w:id="973" w:author="Arthur Parmentier" w:date="2020-06-07T18:40:00Z">
        <w:r w:rsidR="004844B0">
          <w:t>“one</w:t>
        </w:r>
      </w:ins>
      <w:ins w:id="974" w:author="Arthur Parmentier" w:date="2020-06-07T18:41:00Z">
        <w:r w:rsidR="004844B0">
          <w:t xml:space="preserve"> handed signs” in SP as</w:t>
        </w:r>
        <w:r w:rsidR="00076BC8">
          <w:t xml:space="preserve"> the transformation of the language in response to his n</w:t>
        </w:r>
      </w:ins>
      <w:ins w:id="975" w:author="Arthur Parmentier" w:date="2020-06-07T18:42:00Z">
        <w:r w:rsidR="00076BC8">
          <w:t xml:space="preserve">eed </w:t>
        </w:r>
      </w:ins>
      <w:ins w:id="976" w:author="Arthur Parmentier" w:date="2020-06-07T18:43:00Z">
        <w:r w:rsidR="00420D72">
          <w:t>soundpaint</w:t>
        </w:r>
      </w:ins>
      <w:ins w:id="977" w:author="Arthur Parmentier" w:date="2020-06-07T18:42:00Z">
        <w:r w:rsidR="00076BC8">
          <w:t xml:space="preserve"> while performing, so that he could continue to play while communicate with other performers </w:t>
        </w:r>
      </w:ins>
      <w:ins w:id="978" w:author="Arthur Parmentier" w:date="2020-06-07T18:43:00Z">
        <w:r w:rsidR="00076BC8">
          <w:t>using SP signs.</w:t>
        </w:r>
      </w:ins>
      <w:ins w:id="979" w:author="Arthur Parmentier" w:date="2020-06-07T18:39:00Z">
        <w:r w:rsidR="004844B0">
          <w:br/>
        </w:r>
        <w:r w:rsidR="00AA60AB">
          <w:t xml:space="preserve">In </w:t>
        </w:r>
      </w:ins>
      <w:ins w:id="980" w:author="Arthur Parmentier" w:date="2020-06-07T18:46:00Z">
        <w:r w:rsidR="00F935A9">
          <w:t>each</w:t>
        </w:r>
      </w:ins>
      <w:ins w:id="981" w:author="Arthur Parmentier" w:date="2020-06-07T18:39:00Z">
        <w:r w:rsidR="00AA60AB">
          <w:t xml:space="preserve"> case</w:t>
        </w:r>
      </w:ins>
      <w:ins w:id="982" w:author="Arthur Parmentier" w:date="2020-06-07T18:46:00Z">
        <w:r w:rsidR="00F935A9">
          <w:t>,</w:t>
        </w:r>
      </w:ins>
      <w:ins w:id="983" w:author="Arthur Parmentier" w:date="2020-06-07T18:39:00Z">
        <w:r w:rsidR="00AA60AB">
          <w:t xml:space="preserve"> t</w:t>
        </w:r>
      </w:ins>
      <w:ins w:id="984" w:author="Arthur Parmentier" w:date="2020-06-07T18:16:00Z">
        <w:r w:rsidR="00BC086B">
          <w:t>he traditional frontiers between the</w:t>
        </w:r>
      </w:ins>
      <w:ins w:id="985" w:author="Arthur Parmentier" w:date="2020-06-07T18:17:00Z">
        <w:r w:rsidR="00BC086B">
          <w:t xml:space="preserve"> soundpainter as a composer and the performers as the orchestra </w:t>
        </w:r>
      </w:ins>
      <w:ins w:id="986" w:author="Arthur Parmentier" w:date="2020-06-07T18:39:00Z">
        <w:r w:rsidR="00AA60AB">
          <w:t>are</w:t>
        </w:r>
      </w:ins>
      <w:ins w:id="987" w:author="Arthur Parmentier" w:date="2020-06-07T18:17:00Z">
        <w:r w:rsidR="00BC086B">
          <w:t xml:space="preserve"> blurry and sometimes irrelevant to describe I what I will conceptualize in fu</w:t>
        </w:r>
      </w:ins>
      <w:ins w:id="988" w:author="Arthur Parmentier" w:date="2020-06-07T18:18:00Z">
        <w:r w:rsidR="00BC086B">
          <w:t>rther sections as different configurations of SP.</w:t>
        </w:r>
      </w:ins>
    </w:p>
    <w:p w:rsidR="007150A7" w:rsidRPr="007150A7" w:rsidDel="00654D43" w:rsidRDefault="007150A7">
      <w:pPr>
        <w:rPr>
          <w:del w:id="989" w:author="Arthur Parmentier" w:date="2020-06-07T19:59:00Z"/>
        </w:rPr>
      </w:pPr>
    </w:p>
    <w:p w:rsidR="00A7011E" w:rsidRPr="007C437A" w:rsidDel="00654D43" w:rsidRDefault="00A7011E" w:rsidP="00E6654A">
      <w:pPr>
        <w:rPr>
          <w:del w:id="990" w:author="Arthur Parmentier" w:date="2020-06-07T19:59:00Z"/>
        </w:rPr>
      </w:pPr>
      <w:del w:id="991"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2" w:author="Arthur Parmentier" w:date="2020-06-10T16:41:00Z"/>
        </w:rPr>
      </w:pPr>
      <w:del w:id="993" w:author="Arthur Parmentier" w:date="2020-06-10T16:41:00Z">
        <w:r w:rsidRPr="007C437A" w:rsidDel="00586554">
          <w:delText>Transition: culture to concepts</w:delText>
        </w:r>
      </w:del>
    </w:p>
    <w:p w:rsidR="001D5E7F" w:rsidRPr="007C437A" w:rsidDel="00586554" w:rsidRDefault="001D5E7F" w:rsidP="00E6654A">
      <w:pPr>
        <w:rPr>
          <w:del w:id="994" w:author="Arthur Parmentier" w:date="2020-06-10T16:41:00Z"/>
        </w:rPr>
      </w:pPr>
    </w:p>
    <w:p w:rsidR="001D5E7F" w:rsidRPr="007C437A" w:rsidDel="00EF7368" w:rsidRDefault="001D5E7F" w:rsidP="00E6654A">
      <w:pPr>
        <w:rPr>
          <w:del w:id="995" w:author="Arthur Parmentier" w:date="2020-06-07T19:54:00Z"/>
        </w:rPr>
      </w:pPr>
    </w:p>
    <w:p w:rsidR="00A938B2" w:rsidRPr="007C437A" w:rsidDel="00586554" w:rsidRDefault="001D5E7F" w:rsidP="00E6654A">
      <w:pPr>
        <w:rPr>
          <w:del w:id="996" w:author="Arthur Parmentier" w:date="2020-06-10T16:41:00Z"/>
        </w:rPr>
      </w:pPr>
      <w:del w:id="997"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998" w:author="Arthur Parmentier" w:date="2020-06-10T16:41:00Z"/>
        </w:rPr>
      </w:pPr>
    </w:p>
    <w:p w:rsidR="00960BA6" w:rsidRDefault="00960BA6">
      <w:pPr>
        <w:pStyle w:val="Titre2"/>
        <w:rPr>
          <w:ins w:id="999" w:author="Arthur Parmentier" w:date="2020-06-07T19:54:00Z"/>
        </w:rPr>
        <w:pPrChange w:id="1000" w:author="Arthur Parmentier" w:date="2020-06-10T16:26:00Z">
          <w:pPr>
            <w:pStyle w:val="Titre1"/>
          </w:pPr>
        </w:pPrChange>
      </w:pPr>
      <w:bookmarkStart w:id="1001" w:name="_Toc40025943"/>
      <w:bookmarkStart w:id="1002" w:name="_Toc42698917"/>
      <w:bookmarkStart w:id="1003" w:name="_Toc40025934"/>
      <w:r w:rsidRPr="007C437A">
        <w:t xml:space="preserve">Historical and theoretical </w:t>
      </w:r>
      <w:ins w:id="1004" w:author="Arthur Parmentier" w:date="2020-06-11T11:53:00Z">
        <w:r w:rsidR="00FC0B51">
          <w:t>introduction</w:t>
        </w:r>
      </w:ins>
      <w:del w:id="1005" w:author="Arthur Parmentier" w:date="2020-06-11T11:53:00Z">
        <w:r w:rsidRPr="007C437A" w:rsidDel="00FC0B51">
          <w:delText>context</w:delText>
        </w:r>
      </w:del>
      <w:bookmarkEnd w:id="1001"/>
      <w:bookmarkEnd w:id="1002"/>
    </w:p>
    <w:p w:rsidR="00EF7368" w:rsidRDefault="00EF7368">
      <w:pPr>
        <w:rPr>
          <w:ins w:id="1006" w:author="Arthur Parmentier" w:date="2020-06-07T19:58:00Z"/>
        </w:rPr>
      </w:pPr>
      <w:ins w:id="1007" w:author="Arthur Parmentier" w:date="2020-06-07T19:55:00Z">
        <w:r>
          <w:t>To better understand the adoption of SP in the West</w:t>
        </w:r>
      </w:ins>
      <w:ins w:id="1008" w:author="Arthur Parmentier" w:date="2020-06-07T19:56:00Z">
        <w:r>
          <w:t xml:space="preserve">ern culture and the conceptual systems that it is based on, we will discuss some </w:t>
        </w:r>
      </w:ins>
      <w:ins w:id="1009" w:author="Arthur Parmentier" w:date="2020-06-07T19:57:00Z">
        <w:r>
          <w:t>historical and theoretical elements of context that relates to the notion of sign language, real time composition and the use of sig</w:t>
        </w:r>
      </w:ins>
      <w:ins w:id="1010" w:author="Arthur Parmentier" w:date="2020-06-07T19:58:00Z">
        <w:r>
          <w:t>ns for conducting in music and arts.</w:t>
        </w:r>
      </w:ins>
    </w:p>
    <w:p w:rsidR="00E71A4E" w:rsidRPr="00EF7368" w:rsidDel="006D5BBB" w:rsidRDefault="00E71A4E">
      <w:pPr>
        <w:rPr>
          <w:del w:id="1011" w:author="Arthur Parmentier" w:date="2020-06-07T21:11:00Z"/>
          <w:rPrChange w:id="1012" w:author="Arthur Parmentier" w:date="2020-06-07T19:54:00Z">
            <w:rPr>
              <w:del w:id="1013" w:author="Arthur Parmentier" w:date="2020-06-07T21:11:00Z"/>
            </w:rPr>
          </w:rPrChange>
        </w:rPr>
        <w:pPrChange w:id="1014" w:author="Arthur Parmentier" w:date="2020-06-10T16:26:00Z">
          <w:pPr>
            <w:pStyle w:val="Titre1"/>
          </w:pPr>
        </w:pPrChange>
      </w:pPr>
      <w:ins w:id="1015" w:author="Arthur Parmentier" w:date="2020-06-07T19:58:00Z">
        <w:r>
          <w:t>These notions will also bring important theoretical concepts that I will use to analyze some mechanisms of SP</w:t>
        </w:r>
      </w:ins>
      <w:ins w:id="1016" w:author="Arthur Parmentier" w:date="2020-06-07T19:59:00Z">
        <w:r w:rsidR="008155A6">
          <w:t xml:space="preserve"> in </w:t>
        </w:r>
        <w:r w:rsidR="002376CA">
          <w:t>linguistic terms.</w:t>
        </w:r>
      </w:ins>
    </w:p>
    <w:p w:rsidR="006D5BBB" w:rsidRDefault="006D5BBB">
      <w:pPr>
        <w:rPr>
          <w:ins w:id="1017" w:author="Arthur Parmentier" w:date="2020-06-07T21:11:00Z"/>
        </w:rPr>
        <w:pPrChange w:id="1018" w:author="Arthur Parmentier" w:date="2020-06-10T16:26:00Z">
          <w:pPr>
            <w:pStyle w:val="Titre2"/>
          </w:pPr>
        </w:pPrChange>
      </w:pPr>
      <w:bookmarkStart w:id="1019" w:name="_Toc40025944"/>
      <w:bookmarkEnd w:id="1019"/>
    </w:p>
    <w:p w:rsidR="006D5BBB" w:rsidRDefault="006D5BBB">
      <w:pPr>
        <w:pStyle w:val="Titre3"/>
        <w:rPr>
          <w:ins w:id="1020" w:author="Arthur Parmentier" w:date="2020-06-07T21:11:00Z"/>
        </w:rPr>
        <w:pPrChange w:id="1021" w:author="Arthur Parmentier" w:date="2020-06-10T16:26:00Z">
          <w:pPr>
            <w:pStyle w:val="Titre2"/>
            <w:numPr>
              <w:numId w:val="42"/>
            </w:numPr>
          </w:pPr>
        </w:pPrChange>
      </w:pPr>
      <w:bookmarkStart w:id="1022" w:name="_Toc42698918"/>
      <w:ins w:id="1023" w:author="Arthur Parmentier" w:date="2020-06-07T21:11:00Z">
        <w:r>
          <w:t>Signs and l</w:t>
        </w:r>
        <w:r w:rsidRPr="007C437A">
          <w:t>inguistics</w:t>
        </w:r>
        <w:bookmarkEnd w:id="1022"/>
      </w:ins>
    </w:p>
    <w:p w:rsidR="006D5BBB" w:rsidRDefault="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pPr>
        <w:pStyle w:val="Titre4"/>
        <w:rPr>
          <w:ins w:id="1027" w:author="Arthur Parmentier" w:date="2020-06-07T21:35:00Z"/>
        </w:rPr>
        <w:pPrChange w:id="1028" w:author="Arthur Parmentier" w:date="2020-06-10T16:26:00Z">
          <w:pPr>
            <w:pStyle w:val="Titre3"/>
          </w:pPr>
        </w:pPrChange>
      </w:pPr>
      <w:ins w:id="1029" w:author="Arthur Parmentier" w:date="2020-06-07T21:12:00Z">
        <w:r>
          <w:t>Theories of signs</w:t>
        </w:r>
      </w:ins>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10T16:26: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ins>
      <w:ins w:id="1039" w:author="Arthur Parmentier" w:date="2020-06-10T18:58:00Z">
        <w:r w:rsidR="00144695">
          <w:t xml:space="preserve"> </w:t>
        </w:r>
      </w:ins>
      <w:customXmlInsRangeStart w:id="1040" w:author="Arthur Parmentier" w:date="2020-06-10T19:00:00Z"/>
      <w:sdt>
        <w:sdtPr>
          <w:id w:val="-1596938263"/>
          <w:citation/>
        </w:sdtPr>
        <w:sdtContent>
          <w:customXmlInsRangeEnd w:id="1040"/>
          <w:ins w:id="1041" w:author="Arthur Parmentier" w:date="2020-06-10T19:00:00Z">
            <w:r w:rsidR="00144695">
              <w:fldChar w:fldCharType="begin"/>
            </w:r>
            <w:r w:rsidR="00144695" w:rsidRPr="00144695">
              <w:rPr>
                <w:rPrChange w:id="104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43" w:author="Arthur Parmentier" w:date="2020-06-10T19:00:00Z">
            <w:r w:rsidR="00144695">
              <w:fldChar w:fldCharType="end"/>
            </w:r>
          </w:ins>
          <w:customXmlInsRangeStart w:id="1044" w:author="Arthur Parmentier" w:date="2020-06-10T19:00:00Z"/>
        </w:sdtContent>
      </w:sdt>
      <w:customXmlInsRangeEnd w:id="1044"/>
      <w:ins w:id="1045" w:author="Arthur Parmentier" w:date="2020-06-07T21:37:00Z">
        <w:r>
          <w:t>.</w:t>
        </w:r>
        <w:r w:rsidR="00613706">
          <w:t xml:space="preserve"> </w:t>
        </w:r>
      </w:ins>
      <w:ins w:id="1046" w:author="Arthur Parmentier" w:date="2020-06-07T21:38:00Z">
        <w:r w:rsidR="00613706">
          <w:t>I would like to introduce a few theories on signs that will help us understanding the processes of SP.</w:t>
        </w:r>
      </w:ins>
    </w:p>
    <w:p w:rsidR="004A28AB" w:rsidRDefault="004A28AB">
      <w:pPr>
        <w:pStyle w:val="Titre5"/>
        <w:rPr>
          <w:ins w:id="1047" w:author="Arthur Parmentier" w:date="2020-06-07T21:13:00Z"/>
        </w:rPr>
        <w:pPrChange w:id="1048" w:author="Arthur Parmentier" w:date="2020-06-10T16:26:00Z">
          <w:pPr>
            <w:pStyle w:val="Titre4"/>
          </w:pPr>
        </w:pPrChange>
      </w:pPr>
      <w:ins w:id="1049" w:author="Arthur Parmentier" w:date="2020-06-07T21:13:00Z">
        <w:r w:rsidRPr="004A28AB">
          <w:t xml:space="preserve">De Saussure </w:t>
        </w:r>
      </w:ins>
      <w:ins w:id="1050" w:author="Arthur Parmentier" w:date="2020-06-07T21:16:00Z">
        <w:r w:rsidR="00AD4404">
          <w:t>signified and signifier</w:t>
        </w:r>
      </w:ins>
    </w:p>
    <w:p w:rsidR="004A28AB" w:rsidRDefault="004A28AB">
      <w:pPr>
        <w:rPr>
          <w:ins w:id="1051" w:author="Arthur Parmentier" w:date="2020-06-07T21:14:00Z"/>
        </w:rPr>
      </w:pPr>
      <w:ins w:id="1052" w:author="Arthur Parmentier" w:date="2020-06-07T21:14:00Z">
        <w:r>
          <w:t>Due to his theories on the structure of language, the Swiss linguist, Ferdinand de Saussure  (1857-1913)  is often known as the founder of modern linguistics</w:t>
        </w:r>
      </w:ins>
      <w:ins w:id="1053" w:author="Arthur Parmentier" w:date="2020-06-10T19:01:00Z">
        <w:r w:rsidR="00144695">
          <w:t xml:space="preserve"> </w:t>
        </w:r>
      </w:ins>
      <w:customXmlInsRangeStart w:id="1054" w:author="Arthur Parmentier" w:date="2020-06-10T19:02:00Z"/>
      <w:sdt>
        <w:sdtPr>
          <w:id w:val="565002710"/>
          <w:citation/>
        </w:sdtPr>
        <w:sdtContent>
          <w:customXmlInsRangeEnd w:id="1054"/>
          <w:ins w:id="1055" w:author="Arthur Parmentier" w:date="2020-06-10T19:02:00Z">
            <w:r w:rsidR="00144695">
              <w:fldChar w:fldCharType="begin"/>
            </w:r>
          </w:ins>
          <w:ins w:id="1056" w:author="Arthur Parmentier" w:date="2020-06-10T19:03:00Z">
            <w:r w:rsidR="00144695">
              <w:instrText xml:space="preserve">CITATION Dec \l 1036 </w:instrText>
            </w:r>
          </w:ins>
          <w:r w:rsidR="00144695">
            <w:fldChar w:fldCharType="separate"/>
          </w:r>
          <w:r w:rsidR="00304C55">
            <w:rPr>
              <w:noProof/>
            </w:rPr>
            <w:t>(DecodingScience, s.d.)</w:t>
          </w:r>
          <w:ins w:id="1057" w:author="Arthur Parmentier" w:date="2020-06-10T19:02:00Z">
            <w:r w:rsidR="00144695">
              <w:fldChar w:fldCharType="end"/>
            </w:r>
          </w:ins>
          <w:customXmlInsRangeStart w:id="1058" w:author="Arthur Parmentier" w:date="2020-06-10T19:02:00Z"/>
        </w:sdtContent>
      </w:sdt>
      <w:customXmlInsRangeEnd w:id="1058"/>
      <w:ins w:id="1059" w:author="Arthur Parmentier" w:date="2020-06-07T21:14:00Z">
        <w:r>
          <w:t>.</w:t>
        </w:r>
      </w:ins>
    </w:p>
    <w:p w:rsidR="00AD4404" w:rsidRDefault="00AD4404">
      <w:pPr>
        <w:rPr>
          <w:ins w:id="1060" w:author="Arthur Parmentier" w:date="2020-06-07T21:15:00Z"/>
        </w:rPr>
      </w:pPr>
      <w:ins w:id="1061" w:author="Arthur Parmentier" w:date="2020-06-07T21:14:00Z">
        <w:r>
          <w:t xml:space="preserve">The main </w:t>
        </w:r>
      </w:ins>
      <w:ins w:id="1062" w:author="Arthur Parmentier" w:date="2020-06-07T21:15:00Z">
        <w:r>
          <w:t>idea brought by De Saussure is that a sign is made of two components</w:t>
        </w:r>
      </w:ins>
      <w:ins w:id="1063" w:author="Arthur Parmentier" w:date="2020-06-07T21:39:00Z">
        <w:r w:rsidR="00FB3C33">
          <w:t xml:space="preserve"> (the so-called “egg model”)</w:t>
        </w:r>
      </w:ins>
      <w:ins w:id="1064" w:author="Arthur Parmentier" w:date="2020-06-07T21:15:00Z">
        <w:r>
          <w:t>:</w:t>
        </w:r>
      </w:ins>
    </w:p>
    <w:p w:rsidR="00AD4404" w:rsidRDefault="00AD4404">
      <w:pPr>
        <w:pStyle w:val="Paragraphedeliste"/>
        <w:numPr>
          <w:ilvl w:val="0"/>
          <w:numId w:val="43"/>
        </w:numPr>
        <w:rPr>
          <w:ins w:id="1065" w:author="Arthur Parmentier" w:date="2020-06-07T21:15:00Z"/>
        </w:rPr>
      </w:pPr>
      <w:ins w:id="1066" w:author="Arthur Parmentier" w:date="2020-06-07T21:15:00Z">
        <w:r>
          <w:t>A signified, which is the concept or meaning part of the sign</w:t>
        </w:r>
      </w:ins>
      <w:ins w:id="1067" w:author="Arthur Parmentier" w:date="2020-06-07T21:18:00Z">
        <w:r w:rsidR="005E0152">
          <w:t xml:space="preserve"> (the sign’s “content”)</w:t>
        </w:r>
      </w:ins>
    </w:p>
    <w:p w:rsidR="00AD4404" w:rsidRDefault="00AD4404">
      <w:pPr>
        <w:pStyle w:val="Paragraphedeliste"/>
        <w:numPr>
          <w:ilvl w:val="0"/>
          <w:numId w:val="43"/>
        </w:numPr>
        <w:rPr>
          <w:ins w:id="1068" w:author="Arthur Parmentier" w:date="2020-06-07T21:17:00Z"/>
        </w:rPr>
      </w:pPr>
      <w:ins w:id="1069" w:author="Arthur Parmentier" w:date="2020-06-07T21:16:00Z">
        <w:r>
          <w:t>A signifier that represents the signified</w:t>
        </w:r>
      </w:ins>
      <w:ins w:id="1070" w:author="Arthur Parmentier" w:date="2020-06-07T21:18:00Z">
        <w:r w:rsidR="005E0152">
          <w:t xml:space="preserve"> (the sign’s “body”)</w:t>
        </w:r>
      </w:ins>
    </w:p>
    <w:p w:rsidR="005E0152" w:rsidRDefault="005E0152">
      <w:pPr>
        <w:rPr>
          <w:ins w:id="1071" w:author="Arthur Parmentier" w:date="2020-06-07T21:20:00Z"/>
        </w:rPr>
      </w:pPr>
      <w:ins w:id="1072" w:author="Arthur Parmentier" w:date="2020-06-07T21:17:00Z">
        <w:r>
          <w:t xml:space="preserve">Moreover, </w:t>
        </w:r>
      </w:ins>
      <w:ins w:id="1073" w:author="Arthur Parmentier" w:date="2020-06-07T21:22:00Z">
        <w:r w:rsidR="005F301D">
          <w:t xml:space="preserve">he claims that </w:t>
        </w:r>
      </w:ins>
      <w:ins w:id="1074" w:author="Arthur Parmentier" w:date="2020-06-07T21:17:00Z">
        <w:r>
          <w:t xml:space="preserve">the relation between the signifier and </w:t>
        </w:r>
      </w:ins>
      <w:ins w:id="1075" w:author="Arthur Parmentier" w:date="2020-06-07T21:19:00Z">
        <w:r w:rsidR="005F301D">
          <w:t>signified is conventional and arbitrary (it could be something else).</w:t>
        </w:r>
      </w:ins>
    </w:p>
    <w:p w:rsidR="005F301D" w:rsidRDefault="005F301D">
      <w:pPr>
        <w:pStyle w:val="Titre5"/>
        <w:rPr>
          <w:ins w:id="1076" w:author="Arthur Parmentier" w:date="2020-06-07T21:16:00Z"/>
        </w:rPr>
        <w:pPrChange w:id="1077" w:author="Arthur Parmentier" w:date="2020-06-10T16:26:00Z">
          <w:pPr>
            <w:pStyle w:val="Paragraphedeliste"/>
            <w:numPr>
              <w:numId w:val="43"/>
            </w:numPr>
            <w:ind w:hanging="360"/>
          </w:pPr>
        </w:pPrChange>
      </w:pPr>
      <w:ins w:id="1078" w:author="Arthur Parmentier" w:date="2020-06-07T21:20:00Z">
        <w:r w:rsidRPr="005F301D">
          <w:t>Charles</w:t>
        </w:r>
      </w:ins>
      <w:ins w:id="1079" w:author="Arthur Parmentier" w:date="2020-06-07T21:21:00Z">
        <w:r>
          <w:t xml:space="preserve"> </w:t>
        </w:r>
      </w:ins>
      <w:ins w:id="1080" w:author="Arthur Parmentier" w:date="2020-06-07T21:20:00Z">
        <w:r w:rsidRPr="005F301D">
          <w:t>Sanders</w:t>
        </w:r>
      </w:ins>
      <w:ins w:id="1081" w:author="Arthur Parmentier" w:date="2020-06-07T21:21:00Z">
        <w:r>
          <w:t xml:space="preserve"> </w:t>
        </w:r>
      </w:ins>
      <w:ins w:id="1082" w:author="Arthur Parmentier" w:date="2020-06-07T21:20:00Z">
        <w:r w:rsidRPr="005F301D">
          <w:t>Peirce</w:t>
        </w:r>
      </w:ins>
    </w:p>
    <w:p w:rsidR="00AD4404" w:rsidRDefault="005F301D">
      <w:pPr>
        <w:rPr>
          <w:ins w:id="1083" w:author="Arthur Parmentier" w:date="2020-06-07T21:34:00Z"/>
        </w:rPr>
      </w:pPr>
      <w:ins w:id="1084" w:author="Arthur Parmentier" w:date="2020-06-07T21:27:00Z">
        <w:r>
          <w:t xml:space="preserve">Charles Sanders Peirce </w:t>
        </w:r>
      </w:ins>
      <w:ins w:id="1085" w:author="Arthur Parmentier" w:date="2020-06-07T21:31:00Z">
        <w:r w:rsidR="00967518">
          <w:t xml:space="preserve">proposed a more complex </w:t>
        </w:r>
      </w:ins>
      <w:ins w:id="1086" w:author="Arthur Parmentier" w:date="2020-06-07T21:32:00Z">
        <w:r w:rsidR="00967518">
          <w:t>classification of theory of signs</w:t>
        </w:r>
      </w:ins>
      <w:ins w:id="1087" w:author="Arthur Parmentier" w:date="2020-06-07T21:33:00Z">
        <w:r w:rsidR="00967518">
          <w:t xml:space="preserve"> in triadic ele</w:t>
        </w:r>
      </w:ins>
      <w:ins w:id="1088" w:author="Arthur Parmentier" w:date="2020-06-07T21:34:00Z">
        <w:r w:rsidR="00967518">
          <w:t>ments</w:t>
        </w:r>
      </w:ins>
      <w:ins w:id="1089" w:author="Arthur Parmentier" w:date="2020-06-10T19:04:00Z">
        <w:r w:rsidR="005A0466">
          <w:t xml:space="preserve"> </w:t>
        </w:r>
      </w:ins>
      <w:customXmlInsRangeStart w:id="1090" w:author="Arthur Parmentier" w:date="2020-06-10T19:05:00Z"/>
      <w:sdt>
        <w:sdtPr>
          <w:id w:val="-1370377923"/>
          <w:citation/>
        </w:sdtPr>
        <w:sdtContent>
          <w:customXmlInsRangeEnd w:id="1090"/>
          <w:ins w:id="1091" w:author="Arthur Parmentier" w:date="2020-06-10T19:05:00Z">
            <w:r w:rsidR="005A0466">
              <w:fldChar w:fldCharType="begin"/>
            </w:r>
            <w:r w:rsidR="005A0466" w:rsidRPr="005A0466">
              <w:rPr>
                <w:rPrChange w:id="1092" w:author="Arthur Parmentier" w:date="2020-06-10T19:05:00Z">
                  <w:rPr>
                    <w:lang w:val="fr-FR"/>
                  </w:rPr>
                </w:rPrChange>
              </w:rPr>
              <w:instrText xml:space="preserve"> CITATION Pei03 \l 1036 </w:instrText>
            </w:r>
          </w:ins>
          <w:r w:rsidR="005A0466">
            <w:fldChar w:fldCharType="separate"/>
          </w:r>
          <w:r w:rsidR="00304C55">
            <w:rPr>
              <w:noProof/>
            </w:rPr>
            <w:t>(Peirce, 1903)</w:t>
          </w:r>
          <w:ins w:id="1093" w:author="Arthur Parmentier" w:date="2020-06-10T19:05:00Z">
            <w:r w:rsidR="005A0466">
              <w:fldChar w:fldCharType="end"/>
            </w:r>
          </w:ins>
          <w:customXmlInsRangeStart w:id="1094" w:author="Arthur Parmentier" w:date="2020-06-10T19:05:00Z"/>
        </w:sdtContent>
      </w:sdt>
      <w:customXmlInsRangeEnd w:id="1094"/>
      <w:ins w:id="109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6" w:author="Arthur Parmentier" w:date="2020-06-07T21:34:00Z"/>
        </w:rPr>
      </w:pPr>
      <w:ins w:id="1097" w:author="Arthur Parmentier" w:date="2020-06-07T21:34:00Z">
        <w:r>
          <w:t>Symbols</w:t>
        </w:r>
      </w:ins>
      <w:ins w:id="1098" w:author="Arthur Parmentier" w:date="2020-06-07T21:40:00Z">
        <w:r w:rsidR="00B83B38">
          <w:t xml:space="preserve">: </w:t>
        </w:r>
      </w:ins>
      <w:ins w:id="1099" w:author="Arthur Parmentier" w:date="2020-06-07T21:41:00Z">
        <w:r w:rsidR="00B83B38">
          <w:t>arbitrary</w:t>
        </w:r>
      </w:ins>
      <w:ins w:id="1100" w:author="Arthur Parmentier" w:date="2020-06-07T21:40:00Z">
        <w:r w:rsidR="00B83B38">
          <w:t xml:space="preserve"> signs that </w:t>
        </w:r>
      </w:ins>
      <w:ins w:id="1101" w:author="Arthur Parmentier" w:date="2020-06-07T21:44:00Z">
        <w:r w:rsidR="00B83B38">
          <w:t>must</w:t>
        </w:r>
      </w:ins>
      <w:ins w:id="1102" w:author="Arthur Parmentier" w:date="2020-06-07T21:40:00Z">
        <w:r w:rsidR="00B83B38">
          <w:t xml:space="preserve"> be learned</w:t>
        </w:r>
      </w:ins>
    </w:p>
    <w:p w:rsidR="00967518" w:rsidRDefault="00967518">
      <w:pPr>
        <w:pStyle w:val="Paragraphedeliste"/>
        <w:numPr>
          <w:ilvl w:val="0"/>
          <w:numId w:val="43"/>
        </w:numPr>
        <w:rPr>
          <w:ins w:id="1103" w:author="Arthur Parmentier" w:date="2020-06-07T21:34:00Z"/>
        </w:rPr>
      </w:pPr>
      <w:ins w:id="1104" w:author="Arthur Parmentier" w:date="2020-06-07T21:34:00Z">
        <w:r>
          <w:t>Icons</w:t>
        </w:r>
      </w:ins>
      <w:ins w:id="1105" w:author="Arthur Parmentier" w:date="2020-06-07T21:41:00Z">
        <w:r w:rsidR="00B83B38">
          <w:t xml:space="preserve">: </w:t>
        </w:r>
      </w:ins>
      <w:ins w:id="1106" w:author="Arthur Parmentier" w:date="2020-06-07T21:42:00Z">
        <w:r w:rsidR="00B83B38">
          <w:t xml:space="preserve">signs </w:t>
        </w:r>
      </w:ins>
      <w:ins w:id="110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8" w:author="Arthur Parmentier" w:date="2020-06-07T21:44:00Z"/>
        </w:rPr>
      </w:pPr>
      <w:ins w:id="1109" w:author="Arthur Parmentier" w:date="2020-06-07T21:34:00Z">
        <w:r>
          <w:t>Indices (or index)</w:t>
        </w:r>
      </w:ins>
      <w:ins w:id="1110" w:author="Arthur Parmentier" w:date="2020-06-07T21:43:00Z">
        <w:r w:rsidR="00B83B38">
          <w:t xml:space="preserve">: signs that are caused by the thing they </w:t>
        </w:r>
      </w:ins>
      <w:ins w:id="1111" w:author="Arthur Parmentier" w:date="2020-06-07T21:44:00Z">
        <w:r w:rsidR="00B83B38">
          <w:t>stand for or bear close connection between body and content</w:t>
        </w:r>
      </w:ins>
    </w:p>
    <w:p w:rsidR="00B83B38" w:rsidRPr="00B83B38" w:rsidRDefault="00B83B38">
      <w:pPr>
        <w:rPr>
          <w:ins w:id="1112" w:author="Arthur Parmentier" w:date="2020-06-07T21:11:00Z"/>
          <w:rPrChange w:id="1113" w:author="Arthur Parmentier" w:date="2020-06-07T21:44:00Z">
            <w:rPr>
              <w:ins w:id="1114" w:author="Arthur Parmentier" w:date="2020-06-07T21:11:00Z"/>
            </w:rPr>
          </w:rPrChange>
        </w:rPr>
        <w:pPrChange w:id="1115" w:author="Arthur Parmentier" w:date="2020-06-10T16:26:00Z">
          <w:pPr>
            <w:pStyle w:val="Titre2"/>
            <w:numPr>
              <w:numId w:val="42"/>
            </w:numPr>
          </w:pPr>
        </w:pPrChange>
      </w:pPr>
      <w:ins w:id="1116" w:author="Arthur Parmentier" w:date="2020-06-07T21:44:00Z">
        <w:r w:rsidRPr="00B83B38">
          <w:rPr>
            <w:rPrChange w:id="1117" w:author="Arthur Parmentier" w:date="2020-06-07T21:44:00Z">
              <w:rPr/>
            </w:rPrChange>
          </w:rPr>
          <w:t>For Peirce, t</w:t>
        </w:r>
        <w:r w:rsidRPr="00B83B38">
          <w:rPr>
            <w:rPrChange w:id="1118" w:author="Arthur Parmentier" w:date="2020-06-07T21:44:00Z">
              <w:rPr>
                <w:lang w:val="fr-FR"/>
              </w:rPr>
            </w:rPrChange>
          </w:rPr>
          <w:t xml:space="preserve">he most </w:t>
        </w:r>
      </w:ins>
      <w:ins w:id="1119" w:author="Arthur Parmentier" w:date="2020-06-07T21:45:00Z">
        <w:r w:rsidRPr="00B83B38">
          <w:rPr>
            <w:rPrChange w:id="1120" w:author="Arthur Parmentier" w:date="2020-06-07T21:44:00Z">
              <w:rPr/>
            </w:rPrChange>
          </w:rPr>
          <w:t>v</w:t>
        </w:r>
        <w:r>
          <w:t>ersatile</w:t>
        </w:r>
      </w:ins>
      <w:ins w:id="1121" w:author="Arthur Parmentier" w:date="2020-06-07T21:44:00Z">
        <w:r>
          <w:t xml:space="preserve"> signs are symbols because they can express more ab</w:t>
        </w:r>
      </w:ins>
      <w:ins w:id="1122" w:author="Arthur Parmentier" w:date="2020-06-07T21:45:00Z">
        <w:r>
          <w:t>stract and complex concepts.</w:t>
        </w:r>
      </w:ins>
    </w:p>
    <w:p w:rsidR="00E962D4" w:rsidRDefault="00FD4AA0">
      <w:pPr>
        <w:pStyle w:val="Titre4"/>
        <w:rPr>
          <w:ins w:id="1123" w:author="Arthur Parmentier" w:date="2020-06-08T11:24:00Z"/>
        </w:rPr>
        <w:pPrChange w:id="1124" w:author="Arthur Parmentier" w:date="2020-06-10T16:26:00Z">
          <w:pPr>
            <w:pStyle w:val="Titre3"/>
          </w:pPr>
        </w:pPrChange>
      </w:pPr>
      <w:ins w:id="1125" w:author="Arthur Parmentier" w:date="2020-06-08T11:24:00Z">
        <w:r>
          <w:lastRenderedPageBreak/>
          <w:t>C</w:t>
        </w:r>
      </w:ins>
      <w:ins w:id="1126" w:author="Arthur Parmentier" w:date="2020-06-08T11:11:00Z">
        <w:r w:rsidR="00E962D4">
          <w:t>ommunication</w:t>
        </w:r>
      </w:ins>
    </w:p>
    <w:p w:rsidR="00FD4AA0" w:rsidRPr="00FD4AA0" w:rsidRDefault="00F13BE8">
      <w:pPr>
        <w:pStyle w:val="Titre5"/>
        <w:rPr>
          <w:ins w:id="1127" w:author="Arthur Parmentier" w:date="2020-06-08T11:11:00Z"/>
          <w:rPrChange w:id="1128" w:author="Arthur Parmentier" w:date="2020-06-08T11:24:00Z">
            <w:rPr>
              <w:ins w:id="1129" w:author="Arthur Parmentier" w:date="2020-06-08T11:11:00Z"/>
            </w:rPr>
          </w:rPrChange>
        </w:rPr>
        <w:pPrChange w:id="1130" w:author="Arthur Parmentier" w:date="2020-06-10T16:26:00Z">
          <w:pPr>
            <w:pStyle w:val="Titre3"/>
          </w:pPr>
        </w:pPrChange>
      </w:pPr>
      <w:ins w:id="1131" w:author="Arthur Parmentier" w:date="2020-06-08T11:24:00Z">
        <w:r>
          <w:t>Elements of communication</w:t>
        </w:r>
      </w:ins>
    </w:p>
    <w:p w:rsidR="00E962D4" w:rsidRDefault="00EB127C">
      <w:pPr>
        <w:rPr>
          <w:ins w:id="1132" w:author="Arthur Parmentier" w:date="2020-06-08T11:13:00Z"/>
        </w:rPr>
      </w:pPr>
      <w:ins w:id="1133" w:author="Arthur Parmentier" w:date="2020-06-08T12:02:00Z">
        <w:r>
          <w:t>Even though more complex models have been proposed</w:t>
        </w:r>
        <w:r w:rsidR="001E578F">
          <w:t xml:space="preserve"> since</w:t>
        </w:r>
      </w:ins>
      <w:ins w:id="1134" w:author="Arthur Parmentier" w:date="2020-06-08T12:03:00Z">
        <w:r w:rsidR="001E578F">
          <w:t>, we find the basic elements</w:t>
        </w:r>
      </w:ins>
      <w:ins w:id="1135" w:author="Arthur Parmentier" w:date="2020-06-08T11:52:00Z">
        <w:r w:rsidR="00CC611D">
          <w:t xml:space="preserve"> of </w:t>
        </w:r>
      </w:ins>
      <w:ins w:id="1136" w:author="Arthur Parmentier" w:date="2020-06-08T11:11:00Z">
        <w:r w:rsidR="00E962D4">
          <w:t xml:space="preserve">communication </w:t>
        </w:r>
      </w:ins>
      <w:ins w:id="1137" w:author="Arthur Parmentier" w:date="2020-06-08T12:03:00Z">
        <w:r w:rsidR="001E578F">
          <w:t xml:space="preserve">in the </w:t>
        </w:r>
      </w:ins>
      <w:ins w:id="1138" w:author="Arthur Parmentier" w:date="2020-06-08T11:11:00Z">
        <w:r w:rsidR="00E962D4">
          <w:t>theory</w:t>
        </w:r>
      </w:ins>
      <w:ins w:id="1139" w:author="Arthur Parmentier" w:date="2020-06-08T11:52:00Z">
        <w:r w:rsidR="00CC611D">
          <w:t xml:space="preserve"> </w:t>
        </w:r>
      </w:ins>
      <w:ins w:id="1140" w:author="Arthur Parmentier" w:date="2020-06-08T12:03:00Z">
        <w:r w:rsidR="001E578F">
          <w:t>of</w:t>
        </w:r>
      </w:ins>
      <w:ins w:id="1141" w:author="Arthur Parmentier" w:date="2020-06-08T11:52:00Z">
        <w:r w:rsidR="00CC611D">
          <w:t xml:space="preserve"> Shannon</w:t>
        </w:r>
      </w:ins>
      <w:ins w:id="1142" w:author="Arthur Parmentier" w:date="2020-06-10T19:10:00Z">
        <w:r w:rsidR="007C08B8">
          <w:t xml:space="preserve"> </w:t>
        </w:r>
      </w:ins>
      <w:customXmlInsRangeStart w:id="1143" w:author="Arthur Parmentier" w:date="2020-06-10T19:10:00Z"/>
      <w:sdt>
        <w:sdtPr>
          <w:id w:val="202835870"/>
          <w:citation/>
        </w:sdtPr>
        <w:sdtContent>
          <w:customXmlInsRangeEnd w:id="1143"/>
          <w:ins w:id="1144" w:author="Arthur Parmentier" w:date="2020-06-10T19:10:00Z">
            <w:r w:rsidR="007C08B8">
              <w:fldChar w:fldCharType="begin"/>
            </w:r>
            <w:r w:rsidR="007C08B8" w:rsidRPr="007C08B8">
              <w:rPr>
                <w:rPrChange w:id="1145" w:author="Arthur Parmentier" w:date="2020-06-10T19:10:00Z">
                  <w:rPr>
                    <w:lang w:val="fr-FR"/>
                  </w:rPr>
                </w:rPrChange>
              </w:rPr>
              <w:instrText xml:space="preserve"> CITATION Sha48 \l 1036 </w:instrText>
            </w:r>
          </w:ins>
          <w:r w:rsidR="007C08B8">
            <w:fldChar w:fldCharType="separate"/>
          </w:r>
          <w:r w:rsidR="00304C55">
            <w:rPr>
              <w:noProof/>
            </w:rPr>
            <w:t>(Shannon, 1948)</w:t>
          </w:r>
          <w:ins w:id="1146" w:author="Arthur Parmentier" w:date="2020-06-10T19:10:00Z">
            <w:r w:rsidR="007C08B8">
              <w:fldChar w:fldCharType="end"/>
            </w:r>
          </w:ins>
          <w:customXmlInsRangeStart w:id="1147" w:author="Arthur Parmentier" w:date="2020-06-10T19:10:00Z"/>
        </w:sdtContent>
      </w:sdt>
      <w:customXmlInsRangeEnd w:id="1147"/>
      <w:ins w:id="1148" w:author="Arthur Parmentier" w:date="2020-06-08T11:11:00Z">
        <w:r w:rsidR="00E962D4">
          <w:t xml:space="preserve">, </w:t>
        </w:r>
      </w:ins>
      <w:ins w:id="1149" w:author="Arthur Parmentier" w:date="2020-06-08T11:12:00Z">
        <w:r w:rsidR="00E962D4">
          <w:t>that will</w:t>
        </w:r>
      </w:ins>
      <w:ins w:id="115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1" w:author="Arthur Parmentier" w:date="2020-06-08T11:14:00Z"/>
        </w:rPr>
      </w:pPr>
      <w:ins w:id="115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53" w:author="Arthur Parmentier" w:date="2020-06-08T11:14:00Z"/>
        </w:rPr>
      </w:pPr>
      <w:ins w:id="115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55" w:author="Arthur Parmentier" w:date="2020-06-08T11:14:00Z"/>
        </w:rPr>
      </w:pPr>
      <w:ins w:id="115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7" w:author="Arthur Parmentier" w:date="2020-06-08T11:14:00Z"/>
        </w:rPr>
      </w:pPr>
      <w:ins w:id="115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9" w:author="Arthur Parmentier" w:date="2020-06-08T11:14:00Z"/>
        </w:rPr>
      </w:pPr>
      <w:ins w:id="116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1" w:author="Arthur Parmentier" w:date="2020-06-08T11:53:00Z"/>
        </w:rPr>
      </w:pPr>
      <w:ins w:id="116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63" w:author="Arthur Parmentier" w:date="2020-06-08T11:24:00Z"/>
        </w:rPr>
        <w:pPrChange w:id="1164" w:author="Arthur Parmentier" w:date="2020-06-10T16:26:00Z">
          <w:pPr>
            <w:pStyle w:val="Titre4"/>
          </w:pPr>
        </w:pPrChange>
      </w:pPr>
      <w:ins w:id="1165" w:author="Arthur Parmentier" w:date="2020-06-08T11:24:00Z">
        <w:r>
          <w:t>Communication models</w:t>
        </w:r>
      </w:ins>
    </w:p>
    <w:p w:rsidR="00FF0211" w:rsidRDefault="00FF0211">
      <w:pPr>
        <w:rPr>
          <w:ins w:id="1166" w:author="Arthur Parmentier" w:date="2020-06-08T11:27:00Z"/>
        </w:rPr>
      </w:pPr>
      <w:ins w:id="1167" w:author="Arthur Parmentier" w:date="2020-06-08T11:24:00Z">
        <w:r>
          <w:t xml:space="preserve">Three </w:t>
        </w:r>
      </w:ins>
      <w:ins w:id="1168" w:author="Arthur Parmentier" w:date="2020-06-08T12:04:00Z">
        <w:r w:rsidR="004C31BC">
          <w:t xml:space="preserve">types of </w:t>
        </w:r>
      </w:ins>
      <w:ins w:id="1169" w:author="Arthur Parmentier" w:date="2020-06-08T11:24:00Z">
        <w:r>
          <w:t>models for communica</w:t>
        </w:r>
      </w:ins>
      <w:ins w:id="1170" w:author="Arthur Parmentier" w:date="2020-06-08T11:25:00Z">
        <w:r>
          <w:t xml:space="preserve">tion are generally presented: the linear mode, the interactive model </w:t>
        </w:r>
      </w:ins>
      <w:ins w:id="1171" w:author="Arthur Parmentier" w:date="2020-06-08T11:26:00Z">
        <w:r>
          <w:t>and the transactional model.</w:t>
        </w:r>
      </w:ins>
    </w:p>
    <w:p w:rsidR="00FF0211" w:rsidRDefault="00FF0211">
      <w:pPr>
        <w:pStyle w:val="Titre6"/>
        <w:rPr>
          <w:ins w:id="1172" w:author="Arthur Parmentier" w:date="2020-06-08T11:27:00Z"/>
        </w:rPr>
        <w:pPrChange w:id="1173" w:author="Arthur Parmentier" w:date="2020-06-10T16:26:00Z">
          <w:pPr>
            <w:pStyle w:val="Titre5"/>
          </w:pPr>
        </w:pPrChange>
      </w:pPr>
      <w:ins w:id="1174" w:author="Arthur Parmentier" w:date="2020-06-08T11:27:00Z">
        <w:r>
          <w:t>The linear model</w:t>
        </w:r>
      </w:ins>
    </w:p>
    <w:p w:rsidR="00FF0211" w:rsidRDefault="00FF0211">
      <w:pPr>
        <w:rPr>
          <w:ins w:id="1175" w:author="Arthur Parmentier" w:date="2020-06-08T11:29:00Z"/>
        </w:rPr>
      </w:pPr>
      <w:ins w:id="1176" w:author="Arthur Parmentier" w:date="2020-06-08T11:27:00Z">
        <w:r>
          <w:t>The linear model represents one-way communication, as a transfer of a message from the source</w:t>
        </w:r>
      </w:ins>
      <w:ins w:id="1177" w:author="Arthur Parmentier" w:date="2020-06-08T11:28:00Z">
        <w:r>
          <w:t xml:space="preserve"> to the destination. The sender encodes the message, for instance with </w:t>
        </w:r>
      </w:ins>
      <w:ins w:id="1178" w:author="Arthur Parmentier" w:date="2020-06-08T11:29:00Z">
        <w:r>
          <w:t xml:space="preserve">sign </w:t>
        </w:r>
      </w:ins>
      <w:ins w:id="1179" w:author="Arthur Parmentier" w:date="2020-06-08T11:28:00Z">
        <w:r>
          <w:t>language</w:t>
        </w:r>
      </w:ins>
      <w:ins w:id="1180" w:author="Arthur Parmentier" w:date="2020-06-08T11:29:00Z">
        <w:r>
          <w:t>, that is decoded by the receiver. There is no feedback in this model.</w:t>
        </w:r>
      </w:ins>
    </w:p>
    <w:p w:rsidR="002D6E20" w:rsidRDefault="002D6E20">
      <w:pPr>
        <w:pStyle w:val="Titre6"/>
        <w:rPr>
          <w:ins w:id="1181" w:author="Arthur Parmentier" w:date="2020-06-08T11:29:00Z"/>
        </w:rPr>
        <w:pPrChange w:id="1182" w:author="Arthur Parmentier" w:date="2020-06-10T16:26:00Z">
          <w:pPr>
            <w:pStyle w:val="Titre5"/>
          </w:pPr>
        </w:pPrChange>
      </w:pPr>
      <w:ins w:id="1183" w:author="Arthur Parmentier" w:date="2020-06-08T11:29:00Z">
        <w:r>
          <w:t>The interactive model</w:t>
        </w:r>
      </w:ins>
    </w:p>
    <w:p w:rsidR="002D6E20" w:rsidRDefault="002D6E20">
      <w:pPr>
        <w:rPr>
          <w:ins w:id="1184" w:author="Arthur Parmentier" w:date="2020-06-08T11:42:00Z"/>
        </w:rPr>
      </w:pPr>
      <w:ins w:id="1185" w:author="Arthur Parmentier" w:date="2020-06-08T11:29:00Z">
        <w:r>
          <w:t>The interactive model represents 2-</w:t>
        </w:r>
      </w:ins>
      <w:ins w:id="1186" w:author="Arthur Parmentier" w:date="2020-06-08T11:30:00Z">
        <w:r>
          <w:t xml:space="preserve">way but asynchronous communication, like message exchanges over the internet. </w:t>
        </w:r>
      </w:ins>
      <w:ins w:id="1187" w:author="Arthur Parmentier" w:date="2020-06-08T11:42:00Z">
        <w:r w:rsidR="00AB1C05">
          <w:t>It</w:t>
        </w:r>
      </w:ins>
      <w:ins w:id="1188" w:author="Arthur Parmentier" w:date="2020-06-08T11:30:00Z">
        <w:r>
          <w:t xml:space="preserve"> </w:t>
        </w:r>
      </w:ins>
      <w:ins w:id="1189" w:author="Arthur Parmentier" w:date="2020-06-08T11:42:00Z">
        <w:r>
          <w:t>considers</w:t>
        </w:r>
      </w:ins>
      <w:ins w:id="1190" w:author="Arthur Parmentier" w:date="2020-06-08T11:31:00Z">
        <w:r>
          <w:t xml:space="preserve"> the feedback, the context and notions of behavior for both intentional and unintentional communication.</w:t>
        </w:r>
      </w:ins>
    </w:p>
    <w:p w:rsidR="002D6E20" w:rsidRDefault="00AB1C05">
      <w:pPr>
        <w:pStyle w:val="Titre6"/>
        <w:rPr>
          <w:ins w:id="1191" w:author="Arthur Parmentier" w:date="2020-06-08T11:42:00Z"/>
        </w:rPr>
        <w:pPrChange w:id="1192" w:author="Arthur Parmentier" w:date="2020-06-10T16:26:00Z">
          <w:pPr>
            <w:pStyle w:val="Titre5"/>
          </w:pPr>
        </w:pPrChange>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10T16:26: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pPr>
        <w:pStyle w:val="Titre4"/>
        <w:rPr>
          <w:ins w:id="1204" w:author="Arthur Parmentier" w:date="2020-06-08T00:54:00Z"/>
        </w:rPr>
        <w:pPrChange w:id="1205" w:author="Arthur Parmentier" w:date="2020-06-10T16:26:00Z">
          <w:pPr>
            <w:pStyle w:val="Titre3"/>
          </w:pPr>
        </w:pPrChange>
      </w:pPr>
      <w:ins w:id="1206" w:author="Arthur Parmentier" w:date="2020-06-08T00:54:00Z">
        <w:r>
          <w:t>Some elements of syntax</w:t>
        </w:r>
      </w:ins>
    </w:p>
    <w:p w:rsidR="00A36CE1" w:rsidRDefault="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9" w:author="Arthur Parmentier" w:date="2020-06-08T00:56:00Z"/>
        </w:rPr>
        <w:pPrChange w:id="1210" w:author="Arthur Parmentier" w:date="2020-06-10T16:26:00Z">
          <w:pPr/>
        </w:pPrChange>
      </w:pPr>
      <w:ins w:id="1211" w:author="Arthur Parmentier" w:date="2020-06-08T01:23:00Z">
        <w:r>
          <w:lastRenderedPageBreak/>
          <w:t>Hierarchical structures</w:t>
        </w:r>
      </w:ins>
    </w:p>
    <w:p w:rsidR="00347D33" w:rsidRDefault="00347D33">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4"/>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5"/>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pPr>
        <w:pStyle w:val="Titre5"/>
        <w:rPr>
          <w:ins w:id="1270" w:author="Arthur Parmentier" w:date="2020-06-08T01:23:00Z"/>
        </w:rPr>
        <w:pPrChange w:id="1271" w:author="Arthur Parmentier" w:date="2020-06-10T16:26:00Z">
          <w:pPr>
            <w:pStyle w:val="Titre4"/>
          </w:pPr>
        </w:pPrChange>
      </w:pPr>
      <w:ins w:id="1272" w:author="Arthur Parmentier" w:date="2020-06-08T01:23:00Z">
        <w:r>
          <w:t>Functions</w:t>
        </w:r>
      </w:ins>
    </w:p>
    <w:p w:rsidR="002E242D" w:rsidRPr="002E242D" w:rsidRDefault="002E242D">
      <w:pPr>
        <w:rPr>
          <w:ins w:id="1273" w:author="Arthur Parmentier" w:date="2020-06-08T00:54:00Z"/>
          <w:rPrChange w:id="1274" w:author="Arthur Parmentier" w:date="2020-06-08T01:23:00Z">
            <w:rPr>
              <w:ins w:id="1275" w:author="Arthur Parmentier" w:date="2020-06-08T00:54:00Z"/>
            </w:rPr>
          </w:rPrChange>
        </w:rPr>
        <w:pPrChange w:id="1276" w:author="Arthur Parmentier" w:date="2020-06-10T16:26:00Z">
          <w:pPr>
            <w:pStyle w:val="Titre3"/>
          </w:pPr>
        </w:pPrChange>
      </w:pPr>
      <w:ins w:id="1277" w:author="Arthur Parmentier" w:date="2020-06-08T01:23:00Z">
        <w:r>
          <w:t>Ea</w:t>
        </w:r>
      </w:ins>
      <w:ins w:id="1278" w:author="Arthur Parmentier" w:date="2020-06-08T01:24:00Z">
        <w:r>
          <w:t>ch element of</w:t>
        </w:r>
      </w:ins>
      <w:ins w:id="1279" w:author="Arthur Parmentier" w:date="2020-06-08T01:25:00Z">
        <w:r>
          <w:t xml:space="preserve"> the syntax performs several functions at different levels, for instance at the clause level or at the phrase level. Examples of these functions in </w:t>
        </w:r>
      </w:ins>
      <w:ins w:id="1280" w:author="Arthur Parmentier" w:date="2020-06-08T01:27:00Z">
        <w:r>
          <w:t>English</w:t>
        </w:r>
      </w:ins>
      <w:ins w:id="1281" w:author="Arthur Parmentier" w:date="2020-06-08T01:25:00Z">
        <w:r>
          <w:t xml:space="preserve"> are “</w:t>
        </w:r>
      </w:ins>
      <w:ins w:id="1282" w:author="Arthur Parmentier" w:date="2020-06-08T01:26:00Z">
        <w:r>
          <w:t xml:space="preserve">verb”, “noun phrase”, “noun”, “object </w:t>
        </w:r>
      </w:ins>
      <w:ins w:id="1283" w:author="Arthur Parmentier" w:date="2020-06-08T01:27:00Z">
        <w:r>
          <w:t>predicative” …</w:t>
        </w:r>
      </w:ins>
    </w:p>
    <w:p w:rsidR="006D5BBB" w:rsidRDefault="00E85B26">
      <w:pPr>
        <w:pStyle w:val="Titre4"/>
        <w:rPr>
          <w:ins w:id="1284" w:author="Arthur Parmentier" w:date="2020-06-08T01:36:00Z"/>
        </w:rPr>
        <w:pPrChange w:id="1285" w:author="Arthur Parmentier" w:date="2020-06-10T16:26:00Z">
          <w:pPr>
            <w:pStyle w:val="Titre3"/>
          </w:pPr>
        </w:pPrChange>
      </w:pPr>
      <w:ins w:id="1286" w:author="Arthur Parmentier" w:date="2020-06-08T01:33:00Z">
        <w:r>
          <w:t>Context-free</w:t>
        </w:r>
      </w:ins>
      <w:ins w:id="1287" w:author="Arthur Parmentier" w:date="2020-06-08T02:17:00Z">
        <w:r w:rsidR="00300A77">
          <w:t>,</w:t>
        </w:r>
      </w:ins>
      <w:ins w:id="1288" w:author="Arthur Parmentier" w:date="2020-06-08T01:33:00Z">
        <w:r>
          <w:t xml:space="preserve"> context-sensitive</w:t>
        </w:r>
      </w:ins>
      <w:ins w:id="1289" w:author="Arthur Parmentier" w:date="2020-06-07T21:11:00Z">
        <w:r w:rsidR="006D5BBB" w:rsidRPr="007C437A">
          <w:t xml:space="preserve"> </w:t>
        </w:r>
      </w:ins>
      <w:ins w:id="1290" w:author="Arthur Parmentier" w:date="2020-06-08T02:17:00Z">
        <w:r w:rsidR="00300A77">
          <w:t>and regular languages</w:t>
        </w:r>
      </w:ins>
    </w:p>
    <w:p w:rsidR="00E85B26" w:rsidRDefault="006F64B1">
      <w:pPr>
        <w:rPr>
          <w:ins w:id="1291" w:author="Arthur Parmentier" w:date="2020-06-08T01:35:00Z"/>
        </w:rPr>
        <w:pPrChange w:id="1292" w:author="Arthur Parmentier" w:date="2020-06-10T16:26:00Z">
          <w:pPr>
            <w:pStyle w:val="Titre4"/>
          </w:pPr>
        </w:pPrChange>
      </w:pPr>
      <w:ins w:id="1293" w:author="Arthur Parmentier" w:date="2020-06-08T01:37:00Z">
        <w:r>
          <w:t xml:space="preserve">In order to introduce the </w:t>
        </w:r>
        <w:r w:rsidR="00067022">
          <w:t xml:space="preserve">parsing mechanisms of my recognition tool, I would like to </w:t>
        </w:r>
      </w:ins>
      <w:ins w:id="1294" w:author="Arthur Parmentier" w:date="2020-06-08T01:38:00Z">
        <w:r w:rsidR="00067022">
          <w:t>explain some of the basic concepts of context free/sensitive grammars and how their can be parsed by automata.</w:t>
        </w:r>
      </w:ins>
    </w:p>
    <w:p w:rsidR="00E85B26" w:rsidRDefault="00E85B26">
      <w:pPr>
        <w:pStyle w:val="Titre5"/>
        <w:rPr>
          <w:ins w:id="1295" w:author="Arthur Parmentier" w:date="2020-06-08T01:40:00Z"/>
        </w:rPr>
        <w:pPrChange w:id="1296" w:author="Arthur Parmentier" w:date="2020-06-10T16:26:00Z">
          <w:pPr>
            <w:pStyle w:val="Titre4"/>
          </w:pPr>
        </w:pPrChange>
      </w:pPr>
      <w:ins w:id="1297" w:author="Arthur Parmentier" w:date="2020-06-08T01:35:00Z">
        <w:r>
          <w:t>Context sensitive grammars</w:t>
        </w:r>
      </w:ins>
    </w:p>
    <w:p w:rsidR="00DE0C52" w:rsidRPr="00DE0C52" w:rsidRDefault="00DE0C52">
      <w:pPr>
        <w:rPr>
          <w:ins w:id="1298" w:author="Arthur Parmentier" w:date="2020-06-08T01:35:00Z"/>
          <w:rPrChange w:id="1299" w:author="Arthur Parmentier" w:date="2020-06-08T01:40:00Z">
            <w:rPr>
              <w:ins w:id="1300" w:author="Arthur Parmentier" w:date="2020-06-08T01:35:00Z"/>
            </w:rPr>
          </w:rPrChange>
        </w:rPr>
        <w:pPrChange w:id="1301" w:author="Arthur Parmentier" w:date="2020-06-10T16:26:00Z">
          <w:pPr>
            <w:pStyle w:val="Titre4"/>
          </w:pPr>
        </w:pPrChange>
      </w:pPr>
      <w:ins w:id="1302" w:author="Arthur Parmentier" w:date="2020-06-08T01:40:00Z">
        <w:r w:rsidRPr="00DE0C52">
          <w:rPr>
            <w:rPrChange w:id="1303" w:author="Arthur Parmentier" w:date="2020-06-08T01:40:00Z">
              <w:rPr/>
            </w:rPrChange>
          </w:rPr>
          <w:t xml:space="preserve">Context sensitive grammars describe </w:t>
        </w:r>
        <w:r w:rsidRPr="00DE0C52">
          <w:rPr>
            <w:rPrChange w:id="1304" w:author="Arthur Parmentier" w:date="2020-06-08T01:40:00Z">
              <w:rPr>
                <w:lang w:val="fr-FR"/>
              </w:rPr>
            </w:rPrChange>
          </w:rPr>
          <w:t>th</w:t>
        </w:r>
        <w:r>
          <w:t xml:space="preserve">e grammars of oral and written languages we are familiar with, such as </w:t>
        </w:r>
      </w:ins>
      <w:ins w:id="1305" w:author="Arthur Parmentier" w:date="2020-06-08T01:41:00Z">
        <w:r>
          <w:t>English.</w:t>
        </w:r>
      </w:ins>
      <w:ins w:id="1306" w:author="Arthur Parmentier" w:date="2020-06-08T01:42:00Z">
        <w:r w:rsidR="00A71935">
          <w:t xml:space="preserve"> As its name suggest, it means that to </w:t>
        </w:r>
      </w:ins>
      <w:ins w:id="1307" w:author="Arthur Parmentier" w:date="2020-06-08T01:47:00Z">
        <w:r w:rsidR="008054B5">
          <w:t>find</w:t>
        </w:r>
      </w:ins>
      <w:ins w:id="1308" w:author="Arthur Parmentier" w:date="2020-06-08T01:42:00Z">
        <w:r w:rsidR="00A71935">
          <w:t xml:space="preserve"> the function of an element in the sentence, it </w:t>
        </w:r>
      </w:ins>
      <w:ins w:id="1309" w:author="Arthur Parmentier" w:date="2020-06-08T01:44:00Z">
        <w:r w:rsidR="00A71935">
          <w:t xml:space="preserve">may be </w:t>
        </w:r>
      </w:ins>
      <w:ins w:id="1310" w:author="Arthur Parmentier" w:date="2020-06-08T01:43:00Z">
        <w:r w:rsidR="00A71935">
          <w:t>necessary to know about the context, i.e. the other elements that surrounds it.</w:t>
        </w:r>
      </w:ins>
    </w:p>
    <w:p w:rsidR="00E85B26" w:rsidRDefault="00C22AA0">
      <w:pPr>
        <w:rPr>
          <w:ins w:id="1311" w:author="Arthur Parmentier" w:date="2020-06-08T01:40:00Z"/>
        </w:rPr>
      </w:pPr>
      <w:ins w:id="1312" w:author="Arthur Parmentier" w:date="2020-06-08T01:44:00Z">
        <w:r>
          <w:t>One important theorem is t</w:t>
        </w:r>
      </w:ins>
      <w:ins w:id="1313" w:author="Arthur Parmentier" w:date="2020-06-08T01:45:00Z">
        <w:r>
          <w:t xml:space="preserve">hat all </w:t>
        </w:r>
      </w:ins>
      <w:ins w:id="1314" w:author="Arthur Parmentier" w:date="2020-06-08T01:35:00Z">
        <w:r w:rsidR="00E85B26">
          <w:t>context-sensitive grammar</w:t>
        </w:r>
      </w:ins>
      <w:ins w:id="1315" w:author="Arthur Parmentier" w:date="2020-06-08T01:45:00Z">
        <w:r>
          <w:t>s</w:t>
        </w:r>
      </w:ins>
      <w:ins w:id="1316" w:author="Arthur Parmentier" w:date="2020-06-08T01:35:00Z">
        <w:r w:rsidR="00E85B26">
          <w:t xml:space="preserve"> </w:t>
        </w:r>
      </w:ins>
      <w:ins w:id="1317" w:author="Arthur Parmentier" w:date="2020-06-08T01:45:00Z">
        <w:r>
          <w:t>are described by a</w:t>
        </w:r>
      </w:ins>
      <w:ins w:id="1318" w:author="Arthur Parmentier" w:date="2020-06-08T01:35:00Z">
        <w:r w:rsidR="00E85B26">
          <w:t xml:space="preserve"> linear bounded automaton (LBA)</w:t>
        </w:r>
      </w:ins>
      <w:ins w:id="1319" w:author="Arthur Parmentier" w:date="2020-06-08T01:45:00Z">
        <w:r w:rsidR="00942F80">
          <w:t xml:space="preserve"> that could for instance be implemented on a computer.</w:t>
        </w:r>
      </w:ins>
      <w:customXmlInsRangeStart w:id="1320" w:author="Arthur Parmentier" w:date="2020-06-10T19:14:00Z"/>
      <w:sdt>
        <w:sdtPr>
          <w:id w:val="1032304483"/>
          <w:citation/>
        </w:sdtPr>
        <w:sdtContent>
          <w:customXmlInsRangeEnd w:id="1320"/>
          <w:ins w:id="1321" w:author="Arthur Parmentier" w:date="2020-06-10T19:14:00Z">
            <w:r w:rsidR="008B7832">
              <w:fldChar w:fldCharType="begin"/>
            </w:r>
            <w:r w:rsidR="008B7832" w:rsidRPr="008B7832">
              <w:rPr>
                <w:rPrChange w:id="132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23" w:author="Arthur Parmentier" w:date="2020-06-10T19:14:00Z">
            <w:r w:rsidR="008B7832">
              <w:fldChar w:fldCharType="end"/>
            </w:r>
          </w:ins>
          <w:customXmlInsRangeStart w:id="1324" w:author="Arthur Parmentier" w:date="2020-06-10T19:14:00Z"/>
        </w:sdtContent>
      </w:sdt>
      <w:customXmlInsRangeEnd w:id="1324"/>
    </w:p>
    <w:p w:rsidR="00DE0C52" w:rsidRDefault="008054B5">
      <w:pPr>
        <w:pStyle w:val="Titre5"/>
        <w:rPr>
          <w:ins w:id="1325" w:author="Arthur Parmentier" w:date="2020-06-08T01:45:00Z"/>
        </w:rPr>
        <w:pPrChange w:id="1326" w:author="Arthur Parmentier" w:date="2020-06-10T16:26:00Z">
          <w:pPr>
            <w:pStyle w:val="Titre4"/>
          </w:pPr>
        </w:pPrChange>
      </w:pPr>
      <w:ins w:id="1327" w:author="Arthur Parmentier" w:date="2020-06-08T01:45:00Z">
        <w:r>
          <w:t>Context-free grammars</w:t>
        </w:r>
      </w:ins>
    </w:p>
    <w:p w:rsidR="008054B5" w:rsidRDefault="008054B5">
      <w:pPr>
        <w:rPr>
          <w:ins w:id="1328" w:author="Arthur Parmentier" w:date="2020-06-08T01:47:00Z"/>
        </w:rPr>
      </w:pPr>
      <w:ins w:id="1329" w:author="Arthur Parmentier" w:date="2020-06-08T01:45:00Z">
        <w:r>
          <w:t>At the opposite of context</w:t>
        </w:r>
      </w:ins>
      <w:ins w:id="1330" w:author="Arthur Parmentier" w:date="2020-06-08T01:46:00Z">
        <w:r>
          <w:t>-sensitive grammars, context-free grammars describe languages in which it is not necessary to know about the context to find the function of an</w:t>
        </w:r>
      </w:ins>
      <w:ins w:id="1331" w:author="Arthur Parmentier" w:date="2020-06-08T01:47:00Z">
        <w:r>
          <w:t xml:space="preserve"> element. Context-free grammars are therefore a subset of context-sensitive grammars.</w:t>
        </w:r>
      </w:ins>
    </w:p>
    <w:p w:rsidR="001958BE" w:rsidRDefault="001958BE">
      <w:pPr>
        <w:rPr>
          <w:ins w:id="1332" w:author="Arthur Parmentier" w:date="2020-06-08T01:48:00Z"/>
        </w:rPr>
      </w:pPr>
      <w:ins w:id="1333" w:author="Arthur Parmentier" w:date="2020-06-08T01:47:00Z">
        <w:r>
          <w:t xml:space="preserve">For instance, consider </w:t>
        </w:r>
      </w:ins>
      <w:ins w:id="1334" w:author="Arthur Parmentier" w:date="2020-06-08T02:00:00Z">
        <w:r w:rsidR="00E314FF">
          <w:t xml:space="preserve">the </w:t>
        </w:r>
      </w:ins>
      <w:ins w:id="1335" w:author="Arthur Parmentier" w:date="2020-06-08T01:48:00Z">
        <w:r>
          <w:t>grammar</w:t>
        </w:r>
      </w:ins>
      <w:ins w:id="1336" w:author="Arthur Parmentier" w:date="2020-06-08T01:55:00Z">
        <w:r>
          <w:t xml:space="preserve"> made of the following production rules</w:t>
        </w:r>
      </w:ins>
      <w:ins w:id="1337" w:author="Arthur Parmentier" w:date="2020-06-08T01:48:00Z">
        <w:r>
          <w:t>:</w:t>
        </w:r>
      </w:ins>
    </w:p>
    <w:p w:rsidR="001958BE" w:rsidRDefault="00352DF5">
      <w:pPr>
        <w:rPr>
          <w:ins w:id="1338" w:author="Arthur Parmentier" w:date="2020-06-08T01:51:00Z"/>
          <w:rFonts w:ascii="Cambria" w:hAnsi="Cambria" w:cs="Cambria"/>
        </w:rPr>
      </w:pPr>
      <w:ins w:id="1339" w:author="Arthur Parmentier" w:date="2020-06-08T02:03:00Z">
        <w:r>
          <w:rPr>
            <w:rFonts w:cs="Cambria Math"/>
          </w:rPr>
          <w:t>S</w:t>
        </w:r>
      </w:ins>
      <w:ins w:id="1340" w:author="Arthur Parmentier" w:date="2020-06-08T01:50:00Z">
        <w:r w:rsidR="001958BE" w:rsidRPr="001958BE">
          <w:rPr>
            <w:rFonts w:cs="Cambria Math"/>
            <w:rPrChange w:id="1341" w:author="Arthur Parmentier" w:date="2020-06-08T01:50:00Z">
              <w:rPr>
                <w:rFonts w:ascii="Cambria Math" w:hAnsi="Cambria Math" w:cs="Cambria Math"/>
              </w:rPr>
            </w:rPrChange>
          </w:rPr>
          <w:t xml:space="preserve"> -&gt; </w:t>
        </w:r>
      </w:ins>
      <w:ins w:id="1342" w:author="Arthur Parmentier" w:date="2020-06-08T02:06:00Z">
        <w:r>
          <w:rPr>
            <w:rFonts w:cs="Cambria Math"/>
          </w:rPr>
          <w:t>WHO WHAT HOW WHEN</w:t>
        </w:r>
      </w:ins>
      <w:ins w:id="1343" w:author="Arthur Parmentier" w:date="2020-06-08T01:48:00Z">
        <w:r w:rsidR="001958BE">
          <w:br/>
        </w:r>
      </w:ins>
      <w:ins w:id="1344" w:author="Arthur Parmentier" w:date="2020-06-08T02:06:00Z">
        <w:r>
          <w:t>WHO</w:t>
        </w:r>
      </w:ins>
      <w:ins w:id="1345" w:author="Arthur Parmentier" w:date="2020-06-08T01:48:00Z">
        <w:r w:rsidR="001958BE">
          <w:t xml:space="preserve"> -&gt; </w:t>
        </w:r>
      </w:ins>
      <w:ins w:id="1346" w:author="Arthur Parmentier" w:date="2020-06-10T19:14:00Z">
        <w:r w:rsidR="008B7832">
          <w:t>identifier</w:t>
        </w:r>
      </w:ins>
      <w:ins w:id="1347" w:author="Arthur Parmentier" w:date="2020-06-08T01:48:00Z">
        <w:r w:rsidR="001958BE">
          <w:br/>
        </w:r>
      </w:ins>
      <w:ins w:id="1348" w:author="Arthur Parmentier" w:date="2020-06-08T02:06:00Z">
        <w:r>
          <w:lastRenderedPageBreak/>
          <w:t>WHAT</w:t>
        </w:r>
      </w:ins>
      <w:ins w:id="1349" w:author="Arthur Parmentier" w:date="2020-06-08T01:48:00Z">
        <w:r w:rsidR="001958BE">
          <w:t xml:space="preserve"> -&gt; </w:t>
        </w:r>
      </w:ins>
      <w:ins w:id="1350" w:author="Arthur Parmentier" w:date="2020-06-10T19:14:00Z">
        <w:r w:rsidR="008B7832">
          <w:t>content</w:t>
        </w:r>
      </w:ins>
      <w:ins w:id="1351" w:author="Arthur Parmentier" w:date="2020-06-08T01:50:00Z">
        <w:r w:rsidR="001958BE">
          <w:br/>
        </w:r>
      </w:ins>
      <w:ins w:id="1352" w:author="Arthur Parmentier" w:date="2020-06-08T02:06:00Z">
        <w:r>
          <w:t>HOW</w:t>
        </w:r>
      </w:ins>
      <w:ins w:id="1353" w:author="Arthur Parmentier" w:date="2020-06-08T01:50:00Z">
        <w:r w:rsidR="001958BE">
          <w:t xml:space="preserve"> -&gt; </w:t>
        </w:r>
      </w:ins>
      <w:ins w:id="1354" w:author="Arthur Parmentier" w:date="2020-06-10T19:15:00Z">
        <w:r w:rsidR="008B7832">
          <w:t>modifier</w:t>
        </w:r>
      </w:ins>
      <w:ins w:id="1355" w:author="Arthur Parmentier" w:date="2020-06-08T02:07:00Z">
        <w:r>
          <w:t xml:space="preserve"> | </w:t>
        </w:r>
        <w:r w:rsidRPr="00352DF5">
          <w:rPr>
            <w:rFonts w:ascii="Cambria" w:hAnsi="Cambria" w:cs="Cambria"/>
          </w:rPr>
          <w:t>ε</w:t>
        </w:r>
      </w:ins>
      <w:ins w:id="1356" w:author="Arthur Parmentier" w:date="2020-06-08T01:50:00Z">
        <w:r w:rsidR="001958BE">
          <w:br/>
        </w:r>
      </w:ins>
      <w:ins w:id="1357" w:author="Arthur Parmentier" w:date="2020-06-08T02:07:00Z">
        <w:r>
          <w:t>WHEN</w:t>
        </w:r>
      </w:ins>
      <w:ins w:id="1358" w:author="Arthur Parmentier" w:date="2020-06-08T01:50:00Z">
        <w:r w:rsidR="001958BE">
          <w:t>-&gt;</w:t>
        </w:r>
      </w:ins>
      <w:ins w:id="1359" w:author="Arthur Parmentier" w:date="2020-06-08T01:51:00Z">
        <w:r w:rsidR="001958BE">
          <w:t xml:space="preserve"> </w:t>
        </w:r>
      </w:ins>
      <w:ins w:id="1360" w:author="Arthur Parmentier" w:date="2020-06-10T19:15:00Z">
        <w:r w:rsidR="008B7832">
          <w:rPr>
            <w:rFonts w:cs="Cambria Math"/>
          </w:rPr>
          <w:t>go gesture</w:t>
        </w:r>
      </w:ins>
    </w:p>
    <w:p w:rsidR="00F93519" w:rsidRDefault="001958BE">
      <w:pPr>
        <w:rPr>
          <w:ins w:id="1361" w:author="Arthur Parmentier" w:date="2020-06-08T02:15:00Z"/>
          <w:rFonts w:cs="Cambria"/>
        </w:rPr>
      </w:pPr>
      <w:ins w:id="1362" w:author="Arthur Parmentier" w:date="2020-06-08T01:53:00Z">
        <w:r>
          <w:t xml:space="preserve">where </w:t>
        </w:r>
      </w:ins>
      <w:ins w:id="1363" w:author="Arthur Parmentier" w:date="2020-06-08T02:10:00Z">
        <w:r w:rsidR="0098315D">
          <w:t>“</w:t>
        </w:r>
      </w:ins>
      <w:ins w:id="1364" w:author="Arthur Parmentier" w:date="2020-06-08T02:09:00Z">
        <w:r w:rsidR="00352DF5">
          <w:t>WHO</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WHAT</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HOW</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w:t>
        </w:r>
      </w:ins>
      <w:ins w:id="1376" w:author="Arthur Parmentier" w:date="2020-06-08T02:09:00Z">
        <w:r w:rsidR="00352DF5">
          <w:t>WHEN</w:t>
        </w:r>
      </w:ins>
      <w:ins w:id="1377" w:author="Arthur Parmentier" w:date="2020-06-08T02:10:00Z">
        <w:r w:rsidR="0098315D">
          <w:t>”</w:t>
        </w:r>
      </w:ins>
      <w:ins w:id="1378" w:author="Arthur Parmentier" w:date="2020-06-08T02:09:00Z">
        <w:r w:rsidR="00352DF5">
          <w:t xml:space="preserve"> </w:t>
        </w:r>
      </w:ins>
      <w:ins w:id="1379" w:author="Arthur Parmentier" w:date="2020-06-08T02:10:00Z">
        <w:r w:rsidR="0098315D">
          <w:t>are non-terminal symbols (representing abstract structures in the grammar), “</w:t>
        </w:r>
      </w:ins>
      <w:ins w:id="1380" w:author="Arthur Parmentier" w:date="2020-06-10T19:15:00Z">
        <w:r w:rsidR="008B7832">
          <w:t>identifier</w:t>
        </w:r>
      </w:ins>
      <w:ins w:id="1381" w:author="Arthur Parmentier" w:date="2020-06-08T02:10:00Z">
        <w:r w:rsidR="0098315D">
          <w:t>”, “</w:t>
        </w:r>
      </w:ins>
      <w:ins w:id="1382" w:author="Arthur Parmentier" w:date="2020-06-10T19:15:00Z">
        <w:r w:rsidR="008B7832">
          <w:t>content</w:t>
        </w:r>
      </w:ins>
      <w:ins w:id="1383" w:author="Arthur Parmentier" w:date="2020-06-08T02:10:00Z">
        <w:r w:rsidR="0098315D">
          <w:t>”, “</w:t>
        </w:r>
      </w:ins>
      <w:ins w:id="1384" w:author="Arthur Parmentier" w:date="2020-06-10T19:15:00Z">
        <w:r w:rsidR="008B7832">
          <w:t>modifier</w:t>
        </w:r>
      </w:ins>
      <w:ins w:id="1385" w:author="Arthur Parmentier" w:date="2020-06-08T02:10:00Z">
        <w:r w:rsidR="0098315D">
          <w:t>”</w:t>
        </w:r>
      </w:ins>
      <w:ins w:id="1386" w:author="Arthur Parmentier" w:date="2020-06-08T02:11:00Z">
        <w:r w:rsidR="0098315D">
          <w:t>, “</w:t>
        </w:r>
      </w:ins>
      <w:ins w:id="1387" w:author="Arthur Parmentier" w:date="2020-06-10T19:15:00Z">
        <w:r w:rsidR="008B7832">
          <w:t>go gesture</w:t>
        </w:r>
      </w:ins>
      <w:ins w:id="1388" w:author="Arthur Parmentier" w:date="2020-06-08T02:11:00Z">
        <w:r w:rsidR="0098315D">
          <w:t>” are terminal symbols representing words or signs in the sentence,</w:t>
        </w:r>
      </w:ins>
      <w:ins w:id="1389" w:author="Arthur Parmentier" w:date="2020-06-08T02:10:00Z">
        <w:r w:rsidR="0098315D">
          <w:t xml:space="preserve"> </w:t>
        </w:r>
      </w:ins>
      <w:ins w:id="1390" w:author="Arthur Parmentier" w:date="2020-06-08T02:07:00Z">
        <w:r w:rsidR="00352DF5">
          <w:t xml:space="preserve">S is the start symbol </w:t>
        </w:r>
      </w:ins>
      <w:ins w:id="1391" w:author="Arthur Parmentier" w:date="2020-06-08T02:08:00Z">
        <w:r w:rsidR="00352DF5">
          <w:t>(sentence symbol)</w:t>
        </w:r>
      </w:ins>
      <w:ins w:id="1392" w:author="Arthur Parmentier" w:date="2020-06-08T02:14:00Z">
        <w:r w:rsidR="00B122FD">
          <w:t>,</w:t>
        </w:r>
      </w:ins>
      <w:ins w:id="1393" w:author="Arthur Parmentier" w:date="2020-06-08T01:53:00Z">
        <w:r>
          <w:rPr>
            <w:rFonts w:cs="Cambria Math"/>
          </w:rPr>
          <w:t xml:space="preserve"> </w:t>
        </w:r>
      </w:ins>
      <w:ins w:id="1394" w:author="Arthur Parmentier" w:date="2020-06-08T02:08:00Z">
        <w:r w:rsidR="00352DF5" w:rsidRPr="00352DF5">
          <w:rPr>
            <w:rFonts w:ascii="Cambria" w:hAnsi="Cambria" w:cs="Cambria"/>
          </w:rPr>
          <w:t>ε</w:t>
        </w:r>
      </w:ins>
      <w:ins w:id="1395" w:author="Arthur Parmentier" w:date="2020-06-08T01:53:00Z">
        <w:r>
          <w:rPr>
            <w:rFonts w:cs="Cambria"/>
          </w:rPr>
          <w:t xml:space="preserve"> </w:t>
        </w:r>
      </w:ins>
      <w:ins w:id="1396" w:author="Arthur Parmentier" w:date="2020-06-08T02:08:00Z">
        <w:r w:rsidR="00352DF5">
          <w:rPr>
            <w:rFonts w:cs="Cambria"/>
          </w:rPr>
          <w:t>the empty string symbol</w:t>
        </w:r>
      </w:ins>
      <w:ins w:id="139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8" w:author="Arthur Parmentier" w:date="2020-06-08T01:55:00Z">
        <w:r>
          <w:rPr>
            <w:rFonts w:cs="Cambria"/>
          </w:rPr>
          <w:t>.</w:t>
        </w:r>
      </w:ins>
      <w:ins w:id="1399" w:author="Arthur Parmentier" w:date="2020-06-08T01:53:00Z">
        <w:r>
          <w:rPr>
            <w:rFonts w:cs="Cambria"/>
          </w:rPr>
          <w:t xml:space="preserve"> </w:t>
        </w:r>
      </w:ins>
      <w:ins w:id="1400" w:author="Arthur Parmentier" w:date="2020-06-08T02:14:00Z">
        <w:r w:rsidR="005A4010">
          <w:rPr>
            <w:rFonts w:cs="Cambria"/>
          </w:rPr>
          <w:br/>
        </w:r>
      </w:ins>
      <w:ins w:id="1401" w:author="Arthur Parmentier" w:date="2020-06-08T01:56:00Z">
        <w:r>
          <w:rPr>
            <w:rFonts w:cs="Cambria"/>
          </w:rPr>
          <w:t xml:space="preserve">This grammar would only produce </w:t>
        </w:r>
      </w:ins>
      <w:ins w:id="1402" w:author="Arthur Parmentier" w:date="2020-06-08T02:11:00Z">
        <w:r w:rsidR="0098315D">
          <w:rPr>
            <w:rFonts w:cs="Cambria"/>
          </w:rPr>
          <w:t>two different</w:t>
        </w:r>
      </w:ins>
      <w:ins w:id="1403" w:author="Arthur Parmentier" w:date="2020-06-08T01:56:00Z">
        <w:r>
          <w:rPr>
            <w:rFonts w:cs="Cambria"/>
          </w:rPr>
          <w:t xml:space="preserve"> sentence</w:t>
        </w:r>
      </w:ins>
      <w:ins w:id="1404" w:author="Arthur Parmentier" w:date="2020-06-08T02:11:00Z">
        <w:r w:rsidR="0098315D">
          <w:rPr>
            <w:rFonts w:cs="Cambria"/>
          </w:rPr>
          <w:t>s</w:t>
        </w:r>
      </w:ins>
      <w:ins w:id="1405" w:author="Arthur Parmentier" w:date="2020-06-08T01:56:00Z">
        <w:r>
          <w:rPr>
            <w:rFonts w:cs="Cambria"/>
          </w:rPr>
          <w:t xml:space="preserve">: </w:t>
        </w:r>
      </w:ins>
    </w:p>
    <w:p w:rsidR="00F93519" w:rsidRDefault="001958BE">
      <w:pPr>
        <w:pStyle w:val="Paragraphedeliste"/>
        <w:numPr>
          <w:ilvl w:val="0"/>
          <w:numId w:val="43"/>
        </w:numPr>
        <w:rPr>
          <w:ins w:id="1406" w:author="Arthur Parmentier" w:date="2020-06-08T02:15:00Z"/>
          <w:rFonts w:cs="Cambria"/>
        </w:rPr>
      </w:pPr>
      <w:ins w:id="1407" w:author="Arthur Parmentier" w:date="2020-06-08T01:56:00Z">
        <w:r w:rsidRPr="00F93519">
          <w:rPr>
            <w:rFonts w:cs="Cambria"/>
            <w:rPrChange w:id="1408" w:author="Arthur Parmentier" w:date="2020-06-08T02:15:00Z">
              <w:rPr/>
            </w:rPrChange>
          </w:rPr>
          <w:t>“</w:t>
        </w:r>
      </w:ins>
      <w:ins w:id="1409" w:author="Arthur Parmentier" w:date="2020-06-10T19:15:00Z">
        <w:r w:rsidR="00685528">
          <w:rPr>
            <w:rFonts w:cs="Cambria"/>
          </w:rPr>
          <w:t>identifier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5:00Z">
        <w:r w:rsidR="00685528">
          <w:rPr>
            <w:rFonts w:cs="Cambria"/>
          </w:rPr>
          <w:t>content</w:t>
        </w:r>
      </w:ins>
      <w:ins w:id="1413" w:author="Arthur Parmentier" w:date="2020-06-08T01:56:00Z">
        <w:r w:rsidRPr="00F93519">
          <w:rPr>
            <w:rFonts w:cs="Cambria"/>
            <w:rPrChange w:id="1414" w:author="Arthur Parmentier" w:date="2020-06-08T02:15:00Z">
              <w:rPr/>
            </w:rPrChange>
          </w:rPr>
          <w:t xml:space="preserve"> </w:t>
        </w:r>
      </w:ins>
      <w:ins w:id="1415" w:author="Arthur Parmentier" w:date="2020-06-10T19:15:00Z">
        <w:r w:rsidR="00685528">
          <w:rPr>
            <w:rFonts w:cs="Cambria"/>
          </w:rPr>
          <w:t>modifier</w:t>
        </w:r>
      </w:ins>
      <w:ins w:id="1416" w:author="Arthur Parmentier" w:date="2020-06-08T01:56:00Z">
        <w:r w:rsidRPr="00F93519">
          <w:rPr>
            <w:rFonts w:cs="Cambria"/>
            <w:rPrChange w:id="1417" w:author="Arthur Parmentier" w:date="2020-06-08T02:15:00Z">
              <w:rPr/>
            </w:rPrChange>
          </w:rPr>
          <w:t xml:space="preserve"> </w:t>
        </w:r>
      </w:ins>
      <w:ins w:id="1418" w:author="Arthur Parmentier" w:date="2020-06-10T19:16:00Z">
        <w:r w:rsidR="00685528">
          <w:rPr>
            <w:rFonts w:cs="Cambria"/>
          </w:rPr>
          <w:t>go gesture</w:t>
        </w:r>
      </w:ins>
      <w:ins w:id="1419" w:author="Arthur Parmentier" w:date="2020-06-08T01:56:00Z">
        <w:r w:rsidRPr="00F93519">
          <w:rPr>
            <w:rFonts w:cs="Cambria"/>
            <w:rPrChange w:id="1420" w:author="Arthur Parmentier" w:date="2020-06-08T02:15:00Z">
              <w:rPr/>
            </w:rPrChange>
          </w:rPr>
          <w:t>”</w:t>
        </w:r>
      </w:ins>
    </w:p>
    <w:p w:rsidR="00F93519" w:rsidRDefault="0098315D">
      <w:pPr>
        <w:pStyle w:val="Paragraphedeliste"/>
        <w:numPr>
          <w:ilvl w:val="0"/>
          <w:numId w:val="43"/>
        </w:numPr>
        <w:rPr>
          <w:ins w:id="1421" w:author="Arthur Parmentier" w:date="2020-06-08T02:15:00Z"/>
          <w:rFonts w:cs="Cambria"/>
        </w:rPr>
      </w:pPr>
      <w:ins w:id="1422" w:author="Arthur Parmentier" w:date="2020-06-08T02:11:00Z">
        <w:r w:rsidRPr="00F93519">
          <w:rPr>
            <w:rFonts w:cs="Cambria"/>
            <w:rPrChange w:id="1423" w:author="Arthur Parmentier" w:date="2020-06-08T02:15:00Z">
              <w:rPr/>
            </w:rPrChange>
          </w:rPr>
          <w:t>“</w:t>
        </w:r>
      </w:ins>
      <w:ins w:id="1424" w:author="Arthur Parmentier" w:date="2020-06-10T19:16:00Z">
        <w:r w:rsidR="00685528">
          <w:rPr>
            <w:rFonts w:cs="Cambria"/>
          </w:rPr>
          <w:t>identifier</w:t>
        </w:r>
      </w:ins>
      <w:ins w:id="1425" w:author="Arthur Parmentier" w:date="2020-06-08T02:11:00Z">
        <w:r w:rsidRPr="00F93519">
          <w:rPr>
            <w:rFonts w:cs="Cambria"/>
            <w:rPrChange w:id="1426" w:author="Arthur Parmentier" w:date="2020-06-08T02:15:00Z">
              <w:rPr/>
            </w:rPrChange>
          </w:rPr>
          <w:t xml:space="preserve"> </w:t>
        </w:r>
      </w:ins>
      <w:ins w:id="1427" w:author="Arthur Parmentier" w:date="2020-06-10T19:16:00Z">
        <w:r w:rsidR="00685528">
          <w:rPr>
            <w:rFonts w:cs="Cambria"/>
          </w:rPr>
          <w:t>content</w:t>
        </w:r>
      </w:ins>
      <w:ins w:id="1428" w:author="Arthur Parmentier" w:date="2020-06-08T02:11:00Z">
        <w:r w:rsidRPr="00F93519">
          <w:rPr>
            <w:rFonts w:cs="Cambria"/>
            <w:rPrChange w:id="1429" w:author="Arthur Parmentier" w:date="2020-06-08T02:15:00Z">
              <w:rPr/>
            </w:rPrChange>
          </w:rPr>
          <w:t xml:space="preserve"> </w:t>
        </w:r>
      </w:ins>
      <w:ins w:id="1430" w:author="Arthur Parmentier" w:date="2020-06-10T19:16:00Z">
        <w:r w:rsidR="00685528">
          <w:rPr>
            <w:rFonts w:cs="Cambria"/>
          </w:rPr>
          <w:t>go gesture</w:t>
        </w:r>
      </w:ins>
      <w:ins w:id="1431" w:author="Arthur Parmentier" w:date="2020-06-08T02:11:00Z">
        <w:r w:rsidRPr="00F93519">
          <w:rPr>
            <w:rFonts w:cs="Cambria"/>
            <w:rPrChange w:id="1432" w:author="Arthur Parmentier" w:date="2020-06-08T02:15:00Z">
              <w:rPr/>
            </w:rPrChange>
          </w:rPr>
          <w:t>”</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6"/>
        </w:r>
      </w:ins>
    </w:p>
    <w:p w:rsidR="004A5894" w:rsidRDefault="004A5894">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2" w:author="Arthur Parmentier" w:date="2020-06-08T02:16:00Z"/>
        </w:rPr>
        <w:pPrChange w:id="1453" w:author="Arthur Parmentier" w:date="2020-06-10T16:26:00Z">
          <w:pPr>
            <w:pStyle w:val="Titre4"/>
          </w:pPr>
        </w:pPrChange>
      </w:pPr>
      <w:ins w:id="1454" w:author="Arthur Parmentier" w:date="2020-06-08T02:01:00Z">
        <w:r>
          <w:t>Regular</w:t>
        </w:r>
      </w:ins>
      <w:ins w:id="1455" w:author="Arthur Parmentier" w:date="2020-06-08T02:16:00Z">
        <w:r w:rsidR="000D2632">
          <w:t xml:space="preserve"> grammar</w:t>
        </w:r>
        <w:r w:rsidR="00300A77">
          <w:t>s</w:t>
        </w:r>
      </w:ins>
    </w:p>
    <w:p w:rsidR="00300A77" w:rsidRDefault="00E56164">
      <w:pPr>
        <w:rPr>
          <w:ins w:id="1456" w:author="Arthur Parmentier" w:date="2020-06-08T02:21:00Z"/>
        </w:rPr>
      </w:pPr>
      <w:ins w:id="1457" w:author="Arthur Parmentier" w:date="2020-06-08T02:17:00Z">
        <w:r>
          <w:t>A regular grammar is a specific sub-set of context-free grammars</w:t>
        </w:r>
      </w:ins>
      <w:ins w:id="1458" w:author="Arthur Parmentier" w:date="2020-06-08T02:20:00Z">
        <w:r w:rsidR="00FB2671">
          <w:t xml:space="preserve"> that form the so</w:t>
        </w:r>
      </w:ins>
      <w:ins w:id="1459" w:author="Arthur Parmentier" w:date="2020-06-08T02:21:00Z">
        <w:r w:rsidR="00FB2671">
          <w:t>-called “regular expressions”.</w:t>
        </w:r>
      </w:ins>
    </w:p>
    <w:p w:rsidR="00941E46" w:rsidRDefault="00941E46">
      <w:pPr>
        <w:rPr>
          <w:ins w:id="1460" w:author="Arthur Parmentier" w:date="2020-06-08T02:22:00Z"/>
        </w:rPr>
      </w:pPr>
      <w:ins w:id="1461" w:author="Arthur Parmentier" w:date="2020-06-08T02:22:00Z">
        <w:r>
          <w:t>A grammar such as the one presented in the previous part is a regular grammar.</w:t>
        </w:r>
      </w:ins>
    </w:p>
    <w:p w:rsidR="00941E46" w:rsidRPr="00300A77" w:rsidRDefault="00941E46">
      <w:pPr>
        <w:rPr>
          <w:ins w:id="1462" w:author="Arthur Parmentier" w:date="2020-06-07T21:11:00Z"/>
          <w:rPrChange w:id="1463" w:author="Arthur Parmentier" w:date="2020-06-08T02:16:00Z">
            <w:rPr>
              <w:ins w:id="1464" w:author="Arthur Parmentier" w:date="2020-06-07T21:11:00Z"/>
            </w:rPr>
          </w:rPrChange>
        </w:rPr>
        <w:pPrChange w:id="1465" w:author="Arthur Parmentier" w:date="2020-06-10T16:26:00Z">
          <w:pPr>
            <w:pStyle w:val="Titre3"/>
          </w:pPr>
        </w:pPrChange>
      </w:pPr>
      <w:ins w:id="1466" w:author="Arthur Parmentier" w:date="2020-06-08T02:22:00Z">
        <w:r>
          <w:t xml:space="preserve">One important theorem is all regular grammars </w:t>
        </w:r>
      </w:ins>
      <w:ins w:id="1467" w:author="Arthur Parmentier" w:date="2020-06-08T02:23:00Z">
        <w:r>
          <w:t>can be</w:t>
        </w:r>
      </w:ins>
      <w:ins w:id="1468" w:author="Arthur Parmentier" w:date="2020-06-08T02:22:00Z">
        <w:r>
          <w:t xml:space="preserve"> described</w:t>
        </w:r>
      </w:ins>
      <w:ins w:id="1469" w:author="Arthur Parmentier" w:date="2020-06-08T02:24:00Z">
        <w:r>
          <w:t xml:space="preserve"> by a </w:t>
        </w:r>
        <w:r w:rsidR="007C3219">
          <w:t>(</w:t>
        </w:r>
        <w:r>
          <w:t>deterministic</w:t>
        </w:r>
      </w:ins>
      <w:ins w:id="1470" w:author="Arthur Parmentier" w:date="2020-06-08T02:25:00Z">
        <w:r w:rsidR="007C3219">
          <w:t>)</w:t>
        </w:r>
      </w:ins>
      <w:ins w:id="147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2" w:author="Arthur Parmentier" w:date="2020-06-08T02:25:00Z">
        <w:r w:rsidR="00021EF8">
          <w:t>, also called a finite state machine (FSM).</w:t>
        </w:r>
      </w:ins>
    </w:p>
    <w:p w:rsidR="00A62779" w:rsidRDefault="00A62779">
      <w:pPr>
        <w:pStyle w:val="Titre4"/>
        <w:rPr>
          <w:ins w:id="1473" w:author="Arthur Parmentier" w:date="2020-06-08T02:26:00Z"/>
        </w:rPr>
        <w:pPrChange w:id="1474" w:author="Arthur Parmentier" w:date="2020-06-10T16:26:00Z">
          <w:pPr>
            <w:pStyle w:val="Titre3"/>
          </w:pPr>
        </w:pPrChange>
      </w:pPr>
      <w:ins w:id="1475" w:author="Arthur Parmentier" w:date="2020-06-08T02:25:00Z">
        <w:r>
          <w:t>Parsing</w:t>
        </w:r>
      </w:ins>
    </w:p>
    <w:p w:rsidR="00A62779" w:rsidRPr="00A62779" w:rsidRDefault="00A62779">
      <w:pPr>
        <w:rPr>
          <w:ins w:id="1476" w:author="Arthur Parmentier" w:date="2020-06-08T02:25:00Z"/>
          <w:rPrChange w:id="1477" w:author="Arthur Parmentier" w:date="2020-06-08T02:26:00Z">
            <w:rPr>
              <w:ins w:id="1478" w:author="Arthur Parmentier" w:date="2020-06-08T02:25:00Z"/>
            </w:rPr>
          </w:rPrChange>
        </w:rPr>
        <w:pPrChange w:id="1479" w:author="Arthur Parmentier" w:date="2020-06-10T16:26:00Z">
          <w:pPr>
            <w:pStyle w:val="Titre3"/>
          </w:pPr>
        </w:pPrChange>
      </w:pPr>
      <w:ins w:id="1480" w:author="Arthur Parmentier" w:date="2020-06-08T02:26:00Z">
        <w:r>
          <w:t xml:space="preserve">Parsing, also called syntactic analysis, is the process </w:t>
        </w:r>
      </w:ins>
      <w:ins w:id="1481" w:author="Arthur Parmentier" w:date="2020-06-08T02:27:00Z">
        <w:r>
          <w:t xml:space="preserve">of analyzing string of symbols (or sentences) that are described by </w:t>
        </w:r>
      </w:ins>
      <w:ins w:id="1482" w:author="Arthur Parmentier" w:date="2020-06-08T02:28:00Z">
        <w:r>
          <w:t>a grammar</w:t>
        </w:r>
      </w:ins>
      <w:ins w:id="1483" w:author="Arthur Parmentier" w:date="2020-06-08T02:29:00Z">
        <w:r>
          <w:t>.</w:t>
        </w:r>
      </w:ins>
      <w:ins w:id="148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85" w:author="Arthur Parmentier" w:date="2020-06-08T02:35:00Z"/>
        </w:rPr>
        <w:pPrChange w:id="1486" w:author="Arthur Parmentier" w:date="2020-06-10T16:26:00Z">
          <w:pPr>
            <w:pStyle w:val="Titre3"/>
          </w:pPr>
        </w:pPrChange>
      </w:pPr>
      <w:ins w:id="1487" w:author="Arthur Parmentier" w:date="2020-06-08T02:35:00Z">
        <w:r>
          <w:t>Linguistics in generative music</w:t>
        </w:r>
      </w:ins>
    </w:p>
    <w:p w:rsidR="00657DAC" w:rsidRDefault="00657DAC">
      <w:pPr>
        <w:rPr>
          <w:ins w:id="1488" w:author="Arthur Parmentier" w:date="2020-06-08T02:36:00Z"/>
        </w:rPr>
      </w:pPr>
      <w:ins w:id="1489" w:author="Arthur Parmentier" w:date="2020-06-08T02:35:00Z">
        <w:r>
          <w:t xml:space="preserve">The contemporary field of generative music found interest for </w:t>
        </w:r>
      </w:ins>
      <w:ins w:id="1490" w:author="Arthur Parmentier" w:date="2020-06-08T02:36:00Z">
        <w:r>
          <w:t>many models from linguistic to describe and generate music.</w:t>
        </w:r>
      </w:ins>
    </w:p>
    <w:p w:rsidR="00657DAC" w:rsidRPr="00657DAC" w:rsidRDefault="00657DAC">
      <w:pPr>
        <w:rPr>
          <w:ins w:id="1491" w:author="Arthur Parmentier" w:date="2020-06-07T21:11:00Z"/>
          <w:rPrChange w:id="1492" w:author="Arthur Parmentier" w:date="2020-06-08T02:35:00Z">
            <w:rPr>
              <w:ins w:id="1493" w:author="Arthur Parmentier" w:date="2020-06-07T21:11:00Z"/>
            </w:rPr>
          </w:rPrChange>
        </w:rPr>
        <w:pPrChange w:id="1494" w:author="Arthur Parmentier" w:date="2020-06-10T16:26:00Z">
          <w:pPr>
            <w:pStyle w:val="Titre3"/>
          </w:pPr>
        </w:pPrChange>
      </w:pPr>
      <w:ins w:id="1495" w:author="Arthur Parmentier" w:date="2020-06-08T02:36:00Z">
        <w:r>
          <w:t xml:space="preserve">Often implemented in computers and </w:t>
        </w:r>
      </w:ins>
      <w:ins w:id="1496" w:author="Arthur Parmentier" w:date="2020-06-08T02:37:00Z">
        <w:r>
          <w:t xml:space="preserve">used </w:t>
        </w:r>
      </w:ins>
      <w:ins w:id="1497" w:author="Arthur Parmentier" w:date="2020-06-08T02:38:00Z">
        <w:r>
          <w:t xml:space="preserve">for </w:t>
        </w:r>
      </w:ins>
      <w:ins w:id="1498" w:author="Arthur Parmentier" w:date="2020-06-08T02:37:00Z">
        <w:r>
          <w:t>experimental music</w:t>
        </w:r>
      </w:ins>
      <w:ins w:id="1499" w:author="Arthur Parmentier" w:date="2020-06-08T02:38:00Z">
        <w:r>
          <w:t>,</w:t>
        </w:r>
      </w:ins>
      <w:ins w:id="1500" w:author="Arthur Parmentier" w:date="2020-06-08T02:37:00Z">
        <w:r>
          <w:t xml:space="preserve"> real-time jazz accompaniment and improvisation</w:t>
        </w:r>
      </w:ins>
      <w:ins w:id="1501" w:author="Arthur Parmentier" w:date="2020-06-08T02:38:00Z">
        <w:r>
          <w:t xml:space="preserve"> to </w:t>
        </w:r>
      </w:ins>
      <w:ins w:id="1502" w:author="Arthur Parmentier" w:date="2020-06-08T02:39:00Z">
        <w:r>
          <w:t>Beatles-like song production</w:t>
        </w:r>
      </w:ins>
      <w:ins w:id="1503" w:author="Arthur Parmentier" w:date="2020-06-08T02:37:00Z">
        <w:r>
          <w:t>, probabilistic models such as Hi</w:t>
        </w:r>
      </w:ins>
      <w:ins w:id="1504" w:author="Arthur Parmentier" w:date="2020-06-08T02:38:00Z">
        <w:r>
          <w:t>dden Markov Models are increasingly being used</w:t>
        </w:r>
      </w:ins>
      <w:ins w:id="1505" w:author="Arthur Parmentier" w:date="2020-06-08T02:39:00Z">
        <w:r>
          <w:t xml:space="preserve"> these last decades in research </w:t>
        </w:r>
        <w:r w:rsidR="0065654F">
          <w:t xml:space="preserve">and recent production and </w:t>
        </w:r>
      </w:ins>
      <w:ins w:id="1506" w:author="Arthur Parmentier" w:date="2020-06-08T02:40:00Z">
        <w:r w:rsidR="0065654F">
          <w:t>composition</w:t>
        </w:r>
      </w:ins>
      <w:ins w:id="1507" w:author="Arthur Parmentier" w:date="2020-06-08T02:39:00Z">
        <w:r w:rsidR="0065654F">
          <w:t xml:space="preserve"> </w:t>
        </w:r>
      </w:ins>
      <w:ins w:id="1508" w:author="Arthur Parmentier" w:date="2020-06-08T02:40:00Z">
        <w:r w:rsidR="0065654F">
          <w:t>software, such as Max/MSP</w:t>
        </w:r>
      </w:ins>
      <w:ins w:id="1509" w:author="Arthur Parmentier" w:date="2020-06-08T02:39:00Z">
        <w:r w:rsidR="0065654F">
          <w:t>.</w:t>
        </w:r>
      </w:ins>
    </w:p>
    <w:p w:rsidR="00960BA6" w:rsidRDefault="006D5BBB">
      <w:pPr>
        <w:pStyle w:val="Titre3"/>
        <w:rPr>
          <w:ins w:id="1510" w:author="Arthur Parmentier" w:date="2020-06-07T21:10:00Z"/>
        </w:rPr>
        <w:pPrChange w:id="1511" w:author="Arthur Parmentier" w:date="2020-06-10T16:26:00Z">
          <w:pPr>
            <w:pStyle w:val="Titre2"/>
          </w:pPr>
        </w:pPrChange>
      </w:pPr>
      <w:bookmarkStart w:id="1512" w:name="_Toc42698919"/>
      <w:ins w:id="1513" w:author="Arthur Parmentier" w:date="2020-06-07T21:11:00Z">
        <w:r>
          <w:lastRenderedPageBreak/>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17EDA">
      <w:pPr>
        <w:rPr>
          <w:rPrChange w:id="1517" w:author="Arthur Parmentier" w:date="2020-06-07T21:10:00Z">
            <w:rPr/>
          </w:rPrChange>
        </w:rPr>
        <w:pPrChange w:id="1518" w:author="Arthur Parmentier" w:date="2020-06-10T16:26:00Z">
          <w:pPr>
            <w:pStyle w:val="Titre2"/>
          </w:pPr>
        </w:pPrChange>
      </w:pPr>
      <w:ins w:id="1519" w:author="Arthur Parmentier" w:date="2020-06-09T16:44:00Z">
        <w:r>
          <w:t>In this part, we</w:t>
        </w:r>
      </w:ins>
      <w:ins w:id="1520" w:author="Arthur Parmentier" w:date="2020-06-07T21:10:00Z">
        <w:r w:rsidR="006D5BBB">
          <w:t xml:space="preserve"> will have a short overview of the </w:t>
        </w:r>
      </w:ins>
      <w:ins w:id="1521" w:author="Arthur Parmentier" w:date="2020-06-09T16:44:00Z">
        <w:r>
          <w:t xml:space="preserve">use of gestural signs for communication in history </w:t>
        </w:r>
      </w:ins>
      <w:ins w:id="1522" w:author="Arthur Parmentier" w:date="2020-06-10T16:14:00Z">
        <w:r w:rsidR="00BD7AEC">
          <w:t xml:space="preserve">and highlight </w:t>
        </w:r>
      </w:ins>
      <w:ins w:id="1523" w:author="Arthur Parmentier" w:date="2020-06-10T16:15:00Z">
        <w:r w:rsidR="00BD7AEC">
          <w:t>the different motivations for using gestures in all cases.</w:t>
        </w:r>
      </w:ins>
    </w:p>
    <w:p w:rsidR="00960BA6" w:rsidRPr="007C437A" w:rsidDel="006D5BBB" w:rsidRDefault="00960BA6">
      <w:pPr>
        <w:rPr>
          <w:del w:id="1524" w:author="Arthur Parmentier" w:date="2020-06-07T21:10:00Z"/>
        </w:rPr>
      </w:pPr>
      <w:del w:id="1525" w:author="Arthur Parmentier" w:date="2020-06-07T21:10:00Z">
        <w:r w:rsidRPr="007C437A" w:rsidDel="006D5BBB">
          <w:delText>Chronological view</w:delText>
        </w:r>
        <w:r w:rsidR="006E6EE1" w:rsidRPr="007C437A" w:rsidDel="006D5BBB">
          <w:delText xml:space="preserve"> (?)</w:delText>
        </w:r>
        <w:bookmarkStart w:id="1526" w:name="_Toc42549997"/>
        <w:bookmarkStart w:id="1527" w:name="_Toc42550090"/>
        <w:bookmarkEnd w:id="1526"/>
        <w:bookmarkEnd w:id="1527"/>
      </w:del>
    </w:p>
    <w:p w:rsidR="00960BA6" w:rsidRPr="007C437A" w:rsidDel="00617EDA" w:rsidRDefault="00960BA6">
      <w:pPr>
        <w:pStyle w:val="Titre4"/>
        <w:rPr>
          <w:del w:id="1528" w:author="Arthur Parmentier" w:date="2020-06-09T16:44:00Z"/>
        </w:rPr>
        <w:pPrChange w:id="1529" w:author="Arthur Parmentier" w:date="2020-06-10T16:26:00Z">
          <w:pPr>
            <w:pStyle w:val="Titre3"/>
          </w:pPr>
        </w:pPrChange>
      </w:pPr>
      <w:del w:id="1530" w:author="Arthur Parmentier" w:date="2020-06-09T16:44:00Z">
        <w:r w:rsidRPr="007C437A" w:rsidDel="00617EDA">
          <w:delText>A very long time ago…</w:delText>
        </w:r>
      </w:del>
    </w:p>
    <w:p w:rsidR="00960BA6" w:rsidRDefault="00960BA6">
      <w:pPr>
        <w:pStyle w:val="Titre4"/>
        <w:rPr>
          <w:ins w:id="1531" w:author="Arthur Parmentier" w:date="2020-06-09T16:57:00Z"/>
        </w:rPr>
        <w:pPrChange w:id="1532" w:author="Arthur Parmentier" w:date="2020-06-10T16:26:00Z">
          <w:pPr>
            <w:pStyle w:val="Titre3"/>
          </w:pPr>
        </w:pPrChange>
      </w:pPr>
      <w:del w:id="1533" w:author="Arthur Parmentier" w:date="2020-06-09T16:56:00Z">
        <w:r w:rsidRPr="007C437A" w:rsidDel="006056F0">
          <w:delText>Middle ages</w:delText>
        </w:r>
      </w:del>
      <w:ins w:id="1534" w:author="Arthur Parmentier" w:date="2020-06-09T16:56:00Z">
        <w:r w:rsidR="006056F0">
          <w:t>C</w:t>
        </w:r>
      </w:ins>
      <w:ins w:id="1535" w:author="Arthur Parmentier" w:date="2020-06-09T16:53:00Z">
        <w:r w:rsidR="006056F0" w:rsidRPr="006056F0">
          <w:t>heironomy</w:t>
        </w:r>
      </w:ins>
      <w:del w:id="1536" w:author="Arthur Parmentier" w:date="2020-06-09T16:52:00Z">
        <w:r w:rsidRPr="007C437A" w:rsidDel="006056F0">
          <w:delText>: neumes</w:delText>
        </w:r>
      </w:del>
    </w:p>
    <w:p w:rsidR="006056F0" w:rsidRPr="006056F0" w:rsidRDefault="006056F0">
      <w:pPr>
        <w:rPr>
          <w:ins w:id="1537" w:author="Arthur Parmentier" w:date="2020-06-05T13:55:00Z"/>
          <w:rPrChange w:id="1538" w:author="Arthur Parmentier" w:date="2020-06-09T16:57:00Z">
            <w:rPr>
              <w:ins w:id="1539" w:author="Arthur Parmentier" w:date="2020-06-05T13:55:00Z"/>
            </w:rPr>
          </w:rPrChange>
        </w:rPr>
        <w:pPrChange w:id="1540" w:author="Arthur Parmentier" w:date="2020-06-10T16:26:00Z">
          <w:pPr>
            <w:pStyle w:val="Titre3"/>
          </w:pPr>
        </w:pPrChange>
      </w:pPr>
      <w:ins w:id="1541" w:author="Arthur Parmentier" w:date="2020-06-09T16:57:00Z">
        <w:r w:rsidRPr="006056F0">
          <w:t xml:space="preserve">Cheironomy is </w:t>
        </w:r>
      </w:ins>
      <w:ins w:id="1542" w:author="Arthur Parmentier" w:date="2020-06-09T17:13:00Z">
        <w:r w:rsidR="005213A6">
          <w:t>defined by Hickmann as “textually the direction of a musical ensemble by the movements of the hand”</w:t>
        </w:r>
      </w:ins>
      <w:ins w:id="1543" w:author="Arthur Parmentier" w:date="2020-06-10T19:18:00Z">
        <w:r w:rsidR="005020E5">
          <w:t xml:space="preserve"> </w:t>
        </w:r>
      </w:ins>
      <w:customXmlInsRangeStart w:id="1544" w:author="Arthur Parmentier" w:date="2020-06-10T19:18:00Z"/>
      <w:sdt>
        <w:sdtPr>
          <w:id w:val="1146395373"/>
          <w:citation/>
        </w:sdtPr>
        <w:sdtContent>
          <w:customXmlInsRangeEnd w:id="1544"/>
          <w:ins w:id="1545" w:author="Arthur Parmentier" w:date="2020-06-10T19:18:00Z">
            <w:r w:rsidR="005020E5">
              <w:fldChar w:fldCharType="begin"/>
            </w:r>
            <w:r w:rsidR="005020E5" w:rsidRPr="005020E5">
              <w:rPr>
                <w:rPrChange w:id="1546" w:author="Arthur Parmentier" w:date="2020-06-10T19:18:00Z">
                  <w:rPr>
                    <w:lang w:val="fr-FR"/>
                  </w:rPr>
                </w:rPrChange>
              </w:rPr>
              <w:instrText xml:space="preserve"> CITATION Hug63 \l 1036 </w:instrText>
            </w:r>
          </w:ins>
          <w:r w:rsidR="005020E5">
            <w:fldChar w:fldCharType="separate"/>
          </w:r>
          <w:r w:rsidR="00304C55">
            <w:rPr>
              <w:noProof/>
            </w:rPr>
            <w:t>(Huglo, 1963)</w:t>
          </w:r>
          <w:ins w:id="1547" w:author="Arthur Parmentier" w:date="2020-06-10T19:18:00Z">
            <w:r w:rsidR="005020E5">
              <w:fldChar w:fldCharType="end"/>
            </w:r>
          </w:ins>
          <w:customXmlInsRangeStart w:id="1548" w:author="Arthur Parmentier" w:date="2020-06-10T19:18:00Z"/>
        </w:sdtContent>
      </w:sdt>
      <w:customXmlInsRangeEnd w:id="1548"/>
      <w:ins w:id="1549" w:author="Arthur Parmentier" w:date="2020-06-09T16:57:00Z">
        <w:r w:rsidRPr="006056F0">
          <w:t xml:space="preserve">. </w:t>
        </w:r>
      </w:ins>
      <w:ins w:id="1550" w:author="Arthur Parmentier" w:date="2020-06-09T17:14:00Z">
        <w:r w:rsidR="00B358E0">
          <w:t xml:space="preserve">It is employed to refer to the use of controlled, regular and </w:t>
        </w:r>
      </w:ins>
      <w:ins w:id="1551" w:author="Arthur Parmentier" w:date="2020-06-09T17:15:00Z">
        <w:r w:rsidR="00B358E0">
          <w:t>organized movements that is</w:t>
        </w:r>
      </w:ins>
      <w:ins w:id="1552" w:author="Arthur Parmentier" w:date="2020-06-09T17:16:00Z">
        <w:r w:rsidR="00B358E0">
          <w:t xml:space="preserve"> mostly encountered in texts about the arts of movement: music, dance and panto</w:t>
        </w:r>
      </w:ins>
      <w:ins w:id="1553" w:author="Arthur Parmentier" w:date="2020-06-09T17:17:00Z">
        <w:r w:rsidR="00B358E0">
          <w:t>mime.</w:t>
        </w:r>
      </w:ins>
      <w:ins w:id="1554" w:author="Arthur Parmentier" w:date="2020-06-10T19:18:00Z">
        <w:r w:rsidR="005020E5">
          <w:t xml:space="preserve"> </w:t>
        </w:r>
      </w:ins>
      <w:ins w:id="155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6" w:author="Arthur Parmentier" w:date="2020-06-09T16:56:00Z"/>
        </w:rPr>
        <w:pPrChange w:id="1557" w:author="Arthur Parmentier" w:date="2020-06-10T16:26:00Z">
          <w:pPr>
            <w:pStyle w:val="Titre4"/>
          </w:pPr>
        </w:pPrChange>
      </w:pPr>
      <w:ins w:id="1558" w:author="Arthur Parmentier" w:date="2020-06-09T16:56:00Z">
        <w:r>
          <w:t>First traces in antiqu</w:t>
        </w:r>
      </w:ins>
      <w:ins w:id="1559" w:author="Arthur Parmentier" w:date="2020-06-09T17:04:00Z">
        <w:r w:rsidR="00CD28C6">
          <w:t>ity</w:t>
        </w:r>
      </w:ins>
    </w:p>
    <w:p w:rsidR="006056F0" w:rsidRDefault="00952ECE">
      <w:pPr>
        <w:rPr>
          <w:ins w:id="1560" w:author="Arthur Parmentier" w:date="2020-06-09T17:04:00Z"/>
        </w:rPr>
      </w:pPr>
      <w:ins w:id="1561" w:author="Arthur Parmentier" w:date="2020-06-09T17:00:00Z">
        <w:r>
          <w:t>We know from sculptures and paintings</w:t>
        </w:r>
      </w:ins>
      <w:ins w:id="1562" w:author="Arthur Parmentier" w:date="2020-06-09T17:01:00Z">
        <w:r>
          <w:t xml:space="preserve"> from antique Egypt</w:t>
        </w:r>
      </w:ins>
      <w:ins w:id="1563" w:author="Arthur Parmentier" w:date="2020-06-09T17:26:00Z">
        <w:r w:rsidR="000050C6">
          <w:t xml:space="preserve"> (at least 4 000 years from now)</w:t>
        </w:r>
      </w:ins>
      <w:ins w:id="1564" w:author="Arthur Parmentier" w:date="2020-06-09T17:01:00Z">
        <w:r>
          <w:t xml:space="preserve"> that Epgyptians used a form of cheironomy to indicate several </w:t>
        </w:r>
      </w:ins>
      <w:ins w:id="1565" w:author="Arthur Parmentier" w:date="2020-06-09T17:02:00Z">
        <w:r>
          <w:t>pitches and rythms, sometimes as they were singing</w:t>
        </w:r>
      </w:ins>
      <w:ins w:id="1566" w:author="Arthur Parmentier" w:date="2020-06-09T17:25:00Z">
        <w:r w:rsidR="005355C7">
          <w:t>, athough singer and cheironome were in principle two different roles</w:t>
        </w:r>
      </w:ins>
      <w:ins w:id="1567" w:author="Arthur Parmentier" w:date="2020-06-09T17:02:00Z">
        <w:r>
          <w:t>.</w:t>
        </w:r>
      </w:ins>
    </w:p>
    <w:p w:rsidR="00CD28C6" w:rsidRDefault="00CD28C6">
      <w:pPr>
        <w:rPr>
          <w:ins w:id="1568" w:author="Arthur Parmentier" w:date="2020-06-09T17:08:00Z"/>
        </w:rPr>
      </w:pPr>
      <w:ins w:id="1569" w:author="Arthur Parmentier" w:date="2020-06-09T17:04:00Z">
        <w:r>
          <w:t xml:space="preserve">In Greece, </w:t>
        </w:r>
      </w:ins>
      <w:ins w:id="1570" w:author="Arthur Parmentier" w:date="2020-06-09T17:05:00Z">
        <w:r>
          <w:t xml:space="preserve">ascendant and descendant movements of the hand were also used during antiquity to </w:t>
        </w:r>
      </w:ins>
      <w:ins w:id="1571" w:author="Arthur Parmentier" w:date="2020-06-09T17:06:00Z">
        <w:r>
          <w:t>indicate whether the next note was higher or lower in pitch. Cheironomy was then considered a from of art</w:t>
        </w:r>
      </w:ins>
      <w:ins w:id="1572" w:author="Arthur Parmentier" w:date="2020-06-10T19:20:00Z">
        <w:r w:rsidR="00191207">
          <w:t xml:space="preserve"> </w:t>
        </w:r>
      </w:ins>
      <w:customXmlInsRangeStart w:id="1573" w:author="Arthur Parmentier" w:date="2020-06-10T19:21:00Z"/>
      <w:sdt>
        <w:sdtPr>
          <w:id w:val="1743904883"/>
          <w:citation/>
        </w:sdtPr>
        <w:sdtContent>
          <w:customXmlInsRangeEnd w:id="1573"/>
          <w:ins w:id="157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75" w:author="Arthur Parmentier" w:date="2020-06-10T19:21:00Z">
            <w:r w:rsidR="00191207">
              <w:fldChar w:fldCharType="end"/>
            </w:r>
          </w:ins>
          <w:customXmlInsRangeStart w:id="1576" w:author="Arthur Parmentier" w:date="2020-06-10T19:21:00Z"/>
        </w:sdtContent>
      </w:sdt>
      <w:customXmlInsRangeEnd w:id="1576"/>
      <w:ins w:id="1577" w:author="Arthur Parmentier" w:date="2020-06-09T17:06:00Z">
        <w:r>
          <w:t>.</w:t>
        </w:r>
      </w:ins>
    </w:p>
    <w:p w:rsidR="005213A6" w:rsidRDefault="005213A6">
      <w:pPr>
        <w:pStyle w:val="Titre5"/>
        <w:rPr>
          <w:ins w:id="1578" w:author="Arthur Parmentier" w:date="2020-06-09T17:27:00Z"/>
        </w:rPr>
        <w:pPrChange w:id="1579" w:author="Arthur Parmentier" w:date="2020-06-10T16:26:00Z">
          <w:pPr>
            <w:pStyle w:val="Titre4"/>
          </w:pPr>
        </w:pPrChange>
      </w:pPr>
      <w:ins w:id="1580" w:author="Arthur Parmentier" w:date="2020-06-09T17:08:00Z">
        <w:r>
          <w:t>Cheironomy in m</w:t>
        </w:r>
      </w:ins>
      <w:ins w:id="1581" w:author="Arthur Parmentier" w:date="2020-06-09T17:24:00Z">
        <w:r w:rsidR="00BD43FC">
          <w:t>iddle</w:t>
        </w:r>
      </w:ins>
      <w:ins w:id="1582" w:author="Arthur Parmentier" w:date="2020-06-09T17:08:00Z">
        <w:r>
          <w:t xml:space="preserve"> ages</w:t>
        </w:r>
      </w:ins>
    </w:p>
    <w:p w:rsidR="005213A6" w:rsidRDefault="000F755D">
      <w:pPr>
        <w:rPr>
          <w:ins w:id="1583" w:author="Arthur Parmentier" w:date="2020-06-09T19:06:00Z"/>
        </w:rPr>
      </w:pPr>
      <w:ins w:id="1584" w:author="Arthur Parmentier" w:date="2020-06-09T17:20:00Z">
        <w:r>
          <w:t>Ch</w:t>
        </w:r>
      </w:ins>
      <w:ins w:id="1585" w:author="Arthur Parmentier" w:date="2020-06-09T17:21:00Z">
        <w:r>
          <w:t>eironomy ha</w:t>
        </w:r>
      </w:ins>
      <w:ins w:id="1586" w:author="Arthur Parmentier" w:date="2020-06-09T17:24:00Z">
        <w:r>
          <w:t>d</w:t>
        </w:r>
      </w:ins>
      <w:ins w:id="1587" w:author="Arthur Parmentier" w:date="2020-06-09T17:21:00Z">
        <w:r>
          <w:t xml:space="preserve"> an important place for the direction of Gregorian chant</w:t>
        </w:r>
      </w:ins>
      <w:ins w:id="1588" w:author="Arthur Parmentier" w:date="2020-06-09T17:23:00Z">
        <w:r>
          <w:t xml:space="preserve"> </w:t>
        </w:r>
      </w:ins>
      <w:ins w:id="1589" w:author="Arthur Parmentier" w:date="2020-06-09T19:03:00Z">
        <w:r w:rsidR="00165D3B">
          <w:t>from the</w:t>
        </w:r>
      </w:ins>
      <w:ins w:id="1590" w:author="Arthur Parmentier" w:date="2020-06-09T17:23:00Z">
        <w:r>
          <w:t xml:space="preserve"> middle ages to the 16</w:t>
        </w:r>
        <w:r w:rsidRPr="000F755D">
          <w:rPr>
            <w:vertAlign w:val="superscript"/>
            <w:rPrChange w:id="1591" w:author="Arthur Parmentier" w:date="2020-06-09T17:23:00Z">
              <w:rPr/>
            </w:rPrChange>
          </w:rPr>
          <w:t>th</w:t>
        </w:r>
        <w:r>
          <w:t xml:space="preserve"> cen</w:t>
        </w:r>
      </w:ins>
      <w:ins w:id="1592" w:author="Arthur Parmentier" w:date="2020-06-09T17:24:00Z">
        <w:r>
          <w:t>tury.</w:t>
        </w:r>
      </w:ins>
      <w:ins w:id="1593" w:author="Arthur Parmentier" w:date="2020-06-09T17:28:00Z">
        <w:r w:rsidR="00FD69AD">
          <w:t xml:space="preserve"> </w:t>
        </w:r>
      </w:ins>
      <w:ins w:id="1594" w:author="Arthur Parmentier" w:date="2020-06-09T19:05:00Z">
        <w:r w:rsidR="00165D3B">
          <w:br/>
        </w:r>
      </w:ins>
      <w:ins w:id="1595" w:author="Arthur Parmentier" w:date="2020-06-09T19:01:00Z">
        <w:r w:rsidR="00A5602F">
          <w:t xml:space="preserve">Gregorian chant </w:t>
        </w:r>
      </w:ins>
      <w:ins w:id="1596" w:author="Arthur Parmentier" w:date="2020-06-09T19:05:00Z">
        <w:r w:rsidR="00165D3B">
          <w:t xml:space="preserve">has </w:t>
        </w:r>
      </w:ins>
      <w:ins w:id="1597" w:author="Arthur Parmentier" w:date="2020-06-09T19:01:00Z">
        <w:r w:rsidR="00A5602F">
          <w:t xml:space="preserve">extensively used </w:t>
        </w:r>
      </w:ins>
      <w:ins w:id="1598" w:author="Arthur Parmentier" w:date="2020-06-09T19:07:00Z">
        <w:r w:rsidR="00165D3B">
          <w:t xml:space="preserve">the </w:t>
        </w:r>
      </w:ins>
      <w:ins w:id="1599" w:author="Arthur Parmentier" w:date="2020-06-09T19:01:00Z">
        <w:r w:rsidR="00A5602F">
          <w:t>notation system</w:t>
        </w:r>
      </w:ins>
      <w:ins w:id="1600" w:author="Arthur Parmentier" w:date="2020-06-09T19:07:00Z">
        <w:r w:rsidR="00165D3B">
          <w:t xml:space="preserve"> of neumes</w:t>
        </w:r>
      </w:ins>
      <w:ins w:id="1601" w:author="Arthur Parmentier" w:date="2020-06-09T19:01:00Z">
        <w:r w:rsidR="00A5602F">
          <w:t xml:space="preserve">. </w:t>
        </w:r>
      </w:ins>
      <w:ins w:id="1602" w:author="Arthur Parmentier" w:date="2020-06-09T18:59:00Z">
        <w:r w:rsidR="00222A3E">
          <w:t>In fact, t</w:t>
        </w:r>
      </w:ins>
      <w:ins w:id="1603" w:author="Arthur Parmentier" w:date="2020-06-09T17:28:00Z">
        <w:r w:rsidR="00FD69AD">
          <w:t>he most ancient neumatic notations of music were also called cheironomic notations</w:t>
        </w:r>
      </w:ins>
      <w:ins w:id="1604" w:author="Arthur Parmentier" w:date="2020-06-09T17:31:00Z">
        <w:r w:rsidR="0068348E">
          <w:t xml:space="preserve"> and </w:t>
        </w:r>
      </w:ins>
      <w:ins w:id="1605" w:author="Arthur Parmentier" w:date="2020-06-09T17:33:00Z">
        <w:r w:rsidR="0068348E">
          <w:t>the grec “neuma” refers to the latin “nutus” according to the grammarian Comminianus</w:t>
        </w:r>
      </w:ins>
      <w:ins w:id="1606" w:author="Arthur Parmentier" w:date="2020-06-09T17:36:00Z">
        <w:r w:rsidR="0068348E">
          <w:t xml:space="preserve"> and was used prior to the notations of music on parchment to </w:t>
        </w:r>
      </w:ins>
      <w:ins w:id="1607" w:author="Arthur Parmentier" w:date="2020-06-09T17:37:00Z">
        <w:r w:rsidR="0068348E">
          <w:t xml:space="preserve">signify a vocal exercise. Michel Huglo makes the conjecture that </w:t>
        </w:r>
      </w:ins>
      <w:ins w:id="1608" w:author="Arthur Parmentier" w:date="2020-06-09T17:38:00Z">
        <w:r w:rsidR="0068348E">
          <w:t>cheironomy was in fact the ancestor of the neumatic notation</w:t>
        </w:r>
      </w:ins>
      <w:ins w:id="1609" w:author="Arthur Parmentier" w:date="2020-06-10T19:19:00Z">
        <w:r w:rsidR="005020E5">
          <w:t xml:space="preserve"> </w:t>
        </w:r>
      </w:ins>
      <w:customXmlInsRangeStart w:id="1610" w:author="Arthur Parmentier" w:date="2020-06-10T19:19:00Z"/>
      <w:sdt>
        <w:sdtPr>
          <w:id w:val="-861899641"/>
          <w:citation/>
        </w:sdtPr>
        <w:sdtContent>
          <w:customXmlInsRangeEnd w:id="1610"/>
          <w:ins w:id="1611" w:author="Arthur Parmentier" w:date="2020-06-10T19:19:00Z">
            <w:r w:rsidR="005020E5">
              <w:fldChar w:fldCharType="begin"/>
            </w:r>
            <w:r w:rsidR="005020E5" w:rsidRPr="005020E5">
              <w:rPr>
                <w:rPrChange w:id="1612" w:author="Arthur Parmentier" w:date="2020-06-10T19:19:00Z">
                  <w:rPr>
                    <w:lang w:val="fr-FR"/>
                  </w:rPr>
                </w:rPrChange>
              </w:rPr>
              <w:instrText xml:space="preserve"> CITATION Hug63 \l 1036 </w:instrText>
            </w:r>
          </w:ins>
          <w:r w:rsidR="005020E5">
            <w:fldChar w:fldCharType="separate"/>
          </w:r>
          <w:r w:rsidR="00304C55">
            <w:rPr>
              <w:noProof/>
            </w:rPr>
            <w:t>(Huglo, 1963)</w:t>
          </w:r>
          <w:ins w:id="1613" w:author="Arthur Parmentier" w:date="2020-06-10T19:19:00Z">
            <w:r w:rsidR="005020E5">
              <w:fldChar w:fldCharType="end"/>
            </w:r>
          </w:ins>
          <w:customXmlInsRangeStart w:id="1614" w:author="Arthur Parmentier" w:date="2020-06-10T19:19:00Z"/>
        </w:sdtContent>
      </w:sdt>
      <w:customXmlInsRangeEnd w:id="1614"/>
      <w:ins w:id="1615" w:author="Arthur Parmentier" w:date="2020-06-10T19:19:00Z">
        <w:r w:rsidR="005020E5">
          <w:t>.</w:t>
        </w:r>
      </w:ins>
    </w:p>
    <w:p w:rsidR="0065106E" w:rsidRDefault="00165D3B">
      <w:pPr>
        <w:rPr>
          <w:ins w:id="1616" w:author="Arthur Parmentier" w:date="2020-06-10T16:17:00Z"/>
        </w:rPr>
      </w:pPr>
      <w:ins w:id="1617" w:author="Arthur Parmentier" w:date="2020-06-09T19:06:00Z">
        <w:r>
          <w:t>In the 11</w:t>
        </w:r>
        <w:r w:rsidRPr="00165D3B">
          <w:rPr>
            <w:vertAlign w:val="superscript"/>
            <w:rPrChange w:id="1618" w:author="Arthur Parmentier" w:date="2020-06-09T19:06:00Z">
              <w:rPr/>
            </w:rPrChange>
          </w:rPr>
          <w:t>th</w:t>
        </w:r>
        <w:r>
          <w:t xml:space="preserve"> century, the f</w:t>
        </w:r>
      </w:ins>
      <w:ins w:id="1619" w:author="Arthur Parmentier" w:date="2020-06-09T19:07:00Z">
        <w:r>
          <w:t xml:space="preserve">amous “hand” of Guido d’Arezzo </w:t>
        </w:r>
      </w:ins>
      <w:ins w:id="1620" w:author="Arthur Parmentier" w:date="2020-06-09T19:08:00Z">
        <w:r w:rsidR="0065106E">
          <w:t xml:space="preserve">is </w:t>
        </w:r>
      </w:ins>
      <w:ins w:id="1621" w:author="Arthur Parmentier" w:date="2020-06-09T19:09:00Z">
        <w:r w:rsidR="0065106E">
          <w:t>another</w:t>
        </w:r>
      </w:ins>
      <w:ins w:id="1622" w:author="Arthur Parmentier" w:date="2020-06-09T19:08:00Z">
        <w:r w:rsidR="0065106E">
          <w:t xml:space="preserve"> example of the musical cheironomy during the middle ages.</w:t>
        </w:r>
      </w:ins>
    </w:p>
    <w:p w:rsidR="00FC1A4A" w:rsidRDefault="00FC1A4A">
      <w:pPr>
        <w:rPr>
          <w:ins w:id="1623" w:author="Arthur Parmentier" w:date="2020-06-09T19:02:00Z"/>
        </w:rPr>
      </w:pPr>
      <w:ins w:id="1624" w:author="Arthur Parmentier" w:date="2020-06-10T16:17:00Z">
        <w:r>
          <w:t xml:space="preserve">Of these systems were used as learning </w:t>
        </w:r>
      </w:ins>
      <w:ins w:id="1625" w:author="Arthur Parmentier" w:date="2020-06-10T16:18:00Z">
        <w:r>
          <w:t xml:space="preserve">methods and as memorization helpers. </w:t>
        </w:r>
      </w:ins>
      <w:ins w:id="1626" w:author="Arthur Parmentier" w:date="2020-06-09T19:12:00Z">
        <w:r w:rsidR="0065106E">
          <w:t xml:space="preserve">Later, </w:t>
        </w:r>
      </w:ins>
      <w:ins w:id="1627" w:author="Arthur Parmentier" w:date="2020-06-10T16:18:00Z">
        <w:r>
          <w:t>they</w:t>
        </w:r>
      </w:ins>
      <w:ins w:id="1628" w:author="Arthur Parmentier" w:date="2020-06-09T19:12:00Z">
        <w:r w:rsidR="0065106E">
          <w:t xml:space="preserve"> w</w:t>
        </w:r>
      </w:ins>
      <w:ins w:id="1629" w:author="Arthur Parmentier" w:date="2020-06-10T16:18:00Z">
        <w:r>
          <w:t>ill</w:t>
        </w:r>
      </w:ins>
      <w:ins w:id="1630" w:author="Arthur Parmentier" w:date="2020-06-09T19:12:00Z">
        <w:r w:rsidR="0065106E">
          <w:t xml:space="preserve"> </w:t>
        </w:r>
      </w:ins>
      <w:ins w:id="1631" w:author="Arthur Parmentier" w:date="2020-06-09T19:15:00Z">
        <w:r w:rsidR="0065106E">
          <w:t>be abandoned for written notations but they are still part of the musical learning in some regions of the world such as India</w:t>
        </w:r>
      </w:ins>
      <w:ins w:id="1632" w:author="Arthur Parmentier" w:date="2020-06-09T19:17:00Z">
        <w:r w:rsidR="0065106E">
          <w:t xml:space="preserve"> and may be considered the ancestors of today’s conduction techniques.</w:t>
        </w:r>
      </w:ins>
    </w:p>
    <w:p w:rsidR="0054171C" w:rsidRPr="007C437A" w:rsidDel="0065106E" w:rsidRDefault="0054171C">
      <w:pPr>
        <w:rPr>
          <w:del w:id="1633" w:author="Arthur Parmentier" w:date="2020-06-09T19:08:00Z"/>
          <w:rPrChange w:id="1634" w:author="Arthur Parmentier" w:date="2020-06-07T15:27:00Z">
            <w:rPr>
              <w:del w:id="1635" w:author="Arthur Parmentier" w:date="2020-06-09T19:08:00Z"/>
            </w:rPr>
          </w:rPrChange>
        </w:rPr>
        <w:pPrChange w:id="1636" w:author="Arthur Parmentier" w:date="2020-06-10T16:26:00Z">
          <w:pPr>
            <w:pStyle w:val="Titre3"/>
          </w:pPr>
        </w:pPrChange>
      </w:pPr>
    </w:p>
    <w:p w:rsidR="00960BA6" w:rsidRPr="007C437A" w:rsidDel="00A01FAD" w:rsidRDefault="00960BA6">
      <w:pPr>
        <w:pStyle w:val="Titre4"/>
        <w:rPr>
          <w:del w:id="1637" w:author="Arthur Parmentier" w:date="2020-05-14T14:23:00Z"/>
        </w:rPr>
        <w:pPrChange w:id="1638" w:author="Arthur Parmentier" w:date="2020-06-10T16:26:00Z">
          <w:pPr>
            <w:pStyle w:val="Titre3"/>
          </w:pPr>
        </w:pPrChange>
      </w:pPr>
      <w:del w:id="1639" w:author="Arthur Parmentier" w:date="2020-05-14T14:23:00Z">
        <w:r w:rsidRPr="007C437A" w:rsidDel="00A01FAD">
          <w:delText>Rousseau, Wittgenstein.. theory of signs</w:delText>
        </w:r>
        <w:bookmarkStart w:id="1640" w:name="_Toc40363664"/>
        <w:bookmarkStart w:id="1641" w:name="_Toc40363727"/>
        <w:bookmarkStart w:id="1642" w:name="_Toc40431436"/>
        <w:bookmarkStart w:id="1643" w:name="_Toc41067164"/>
        <w:bookmarkStart w:id="1644" w:name="_Toc42258979"/>
        <w:bookmarkStart w:id="1645" w:name="_Toc42259056"/>
        <w:bookmarkStart w:id="1646" w:name="_Toc42449732"/>
        <w:bookmarkStart w:id="1647" w:name="_Toc42449814"/>
        <w:bookmarkStart w:id="1648" w:name="_Toc42550000"/>
        <w:bookmarkStart w:id="1649" w:name="_Toc42550093"/>
        <w:bookmarkEnd w:id="1640"/>
        <w:bookmarkEnd w:id="1641"/>
        <w:bookmarkEnd w:id="1642"/>
        <w:bookmarkEnd w:id="1643"/>
        <w:bookmarkEnd w:id="1644"/>
        <w:bookmarkEnd w:id="1645"/>
        <w:bookmarkEnd w:id="1646"/>
        <w:bookmarkEnd w:id="1647"/>
        <w:bookmarkEnd w:id="1648"/>
        <w:bookmarkEnd w:id="1649"/>
      </w:del>
    </w:p>
    <w:p w:rsidR="00960BA6" w:rsidRDefault="00F87FD9">
      <w:pPr>
        <w:pStyle w:val="Titre4"/>
        <w:rPr>
          <w:ins w:id="1650" w:author="Arthur Parmentier" w:date="2020-06-09T19:27:00Z"/>
        </w:rPr>
        <w:pPrChange w:id="1651" w:author="Arthur Parmentier" w:date="2020-06-10T16:26:00Z">
          <w:pPr>
            <w:pStyle w:val="Titre3"/>
          </w:pPr>
        </w:pPrChange>
      </w:pPr>
      <w:ins w:id="1652" w:author="Arthur Parmentier" w:date="2020-06-09T19:27:00Z">
        <w:r>
          <w:t>S</w:t>
        </w:r>
      </w:ins>
      <w:del w:id="1653" w:author="Arthur Parmentier" w:date="2020-06-09T19:27:00Z">
        <w:r w:rsidR="00960BA6" w:rsidRPr="007C437A" w:rsidDel="00F87FD9">
          <w:delText>Creation of modern s</w:delText>
        </w:r>
      </w:del>
      <w:r w:rsidR="00960BA6" w:rsidRPr="007C437A">
        <w:t xml:space="preserve">ign languages </w:t>
      </w:r>
      <w:ins w:id="1654" w:author="Arthur Parmentier" w:date="2020-06-09T19:27:00Z">
        <w:r>
          <w:t xml:space="preserve">in the </w:t>
        </w:r>
      </w:ins>
      <w:del w:id="1655" w:author="Arthur Parmentier" w:date="2020-06-09T19:27:00Z">
        <w:r w:rsidR="00960BA6" w:rsidRPr="007C437A" w:rsidDel="00F87FD9">
          <w:delText>for deafs</w:delText>
        </w:r>
      </w:del>
      <w:ins w:id="1656" w:author="Arthur Parmentier" w:date="2020-06-09T19:27:00Z">
        <w:r w:rsidRPr="007C437A">
          <w:t>deaf</w:t>
        </w:r>
        <w:r>
          <w:t xml:space="preserve"> communities</w:t>
        </w:r>
      </w:ins>
      <w:del w:id="1657" w:author="Arthur Parmentier" w:date="2020-06-09T19:27:00Z">
        <w:r w:rsidR="00960BA6" w:rsidRPr="007C437A" w:rsidDel="00F87FD9">
          <w:delText xml:space="preserve"> (?)</w:delText>
        </w:r>
      </w:del>
    </w:p>
    <w:p w:rsidR="00F87FD9" w:rsidRDefault="00F87FD9">
      <w:pPr>
        <w:rPr>
          <w:ins w:id="1658" w:author="Arthur Parmentier" w:date="2020-06-09T19:33:00Z"/>
        </w:rPr>
      </w:pPr>
      <w:ins w:id="1659" w:author="Arthur Parmentier" w:date="2020-06-09T19:27:00Z">
        <w:r w:rsidRPr="00F87FD9">
          <w:t>Si</w:t>
        </w:r>
        <w:r w:rsidRPr="00F87FD9">
          <w:rPr>
            <w:rPrChange w:id="1660" w:author="Arthur Parmentier" w:date="2020-06-09T19:28:00Z">
              <w:rPr>
                <w:lang w:val="fr-FR"/>
              </w:rPr>
            </w:rPrChange>
          </w:rPr>
          <w:t xml:space="preserve">gn languages </w:t>
        </w:r>
      </w:ins>
      <w:ins w:id="1661" w:author="Arthur Parmentier" w:date="2020-06-09T19:28:00Z">
        <w:r w:rsidRPr="00F87FD9">
          <w:rPr>
            <w:rPrChange w:id="1662" w:author="Arthur Parmentier" w:date="2020-06-09T19:28:00Z">
              <w:rPr>
                <w:lang w:val="fr-FR"/>
              </w:rPr>
            </w:rPrChange>
          </w:rPr>
          <w:t>are most k</w:t>
        </w:r>
        <w:r>
          <w:t>nown for their extensive use in deaf communities. Their emergence among deaf is repor</w:t>
        </w:r>
      </w:ins>
      <w:ins w:id="1663" w:author="Arthur Parmentier" w:date="2020-06-09T19:29:00Z">
        <w:r>
          <w:t xml:space="preserve">ted several times </w:t>
        </w:r>
      </w:ins>
      <w:ins w:id="1664" w:author="Arthur Parmentier" w:date="2020-06-09T19:30:00Z">
        <w:r>
          <w:t>both late and recent</w:t>
        </w:r>
      </w:ins>
      <w:ins w:id="1665" w:author="Arthur Parmentier" w:date="2020-06-09T19:29:00Z">
        <w:r>
          <w:t xml:space="preserve"> history</w:t>
        </w:r>
      </w:ins>
      <w:ins w:id="1666" w:author="Arthur Parmentier" w:date="2020-06-09T19:30:00Z">
        <w:r>
          <w:t>.</w:t>
        </w:r>
        <w:r>
          <w:rPr>
            <w:rStyle w:val="Appelnotedebasdep"/>
          </w:rPr>
          <w:footnoteReference w:id="7"/>
        </w:r>
      </w:ins>
    </w:p>
    <w:p w:rsidR="00181E82" w:rsidRDefault="00181E82">
      <w:pPr>
        <w:rPr>
          <w:ins w:id="1680" w:author="Arthur Parmentier" w:date="2020-06-09T19:40:00Z"/>
        </w:rPr>
      </w:pPr>
      <w:ins w:id="1681" w:author="Arthur Parmentier" w:date="2020-06-09T19:34:00Z">
        <w:r>
          <w:t xml:space="preserve">One of </w:t>
        </w:r>
      </w:ins>
      <w:ins w:id="1682" w:author="Arthur Parmentier" w:date="2020-06-09T19:37:00Z">
        <w:r>
          <w:t>the first</w:t>
        </w:r>
      </w:ins>
      <w:ins w:id="1683" w:author="Arthur Parmentier" w:date="2020-06-09T19:34:00Z">
        <w:r>
          <w:t xml:space="preserve"> sign language that was reported in the deaf communities and that </w:t>
        </w:r>
      </w:ins>
      <w:ins w:id="1684" w:author="Arthur Parmentier" w:date="2020-06-09T19:35:00Z">
        <w:r>
          <w:t>is a partial ancestor to many other sign languages including the American Sign Language is the French Sign Language.</w:t>
        </w:r>
      </w:ins>
      <w:ins w:id="1685" w:author="Arthur Parmentier" w:date="2020-06-09T19:36:00Z">
        <w:r>
          <w:t xml:space="preserve"> FSL </w:t>
        </w:r>
      </w:ins>
      <w:ins w:id="1686" w:author="Arthur Parmentier" w:date="2020-06-09T19:37:00Z">
        <w:r>
          <w:t>has however been forbidden since 1880 and only officially re-approved in schools in 1991</w:t>
        </w:r>
      </w:ins>
      <w:ins w:id="1687" w:author="Arthur Parmentier" w:date="2020-06-09T19:38:00Z">
        <w:r>
          <w:t>.</w:t>
        </w:r>
      </w:ins>
    </w:p>
    <w:p w:rsidR="00181E82" w:rsidRDefault="00181E82">
      <w:pPr>
        <w:pStyle w:val="Titre5"/>
        <w:rPr>
          <w:ins w:id="1688" w:author="Arthur Parmentier" w:date="2020-06-10T16:19:00Z"/>
        </w:rPr>
        <w:pPrChange w:id="1689" w:author="Arthur Parmentier" w:date="2020-06-10T16:26:00Z">
          <w:pPr>
            <w:pStyle w:val="Titre4"/>
          </w:pPr>
        </w:pPrChange>
      </w:pPr>
      <w:ins w:id="1690" w:author="Arthur Parmentier" w:date="2020-06-09T19:40:00Z">
        <w:r>
          <w:t>As an artistic element</w:t>
        </w:r>
      </w:ins>
    </w:p>
    <w:p w:rsidR="004E1F80" w:rsidRPr="004E1F80" w:rsidRDefault="004E1F80">
      <w:pPr>
        <w:rPr>
          <w:ins w:id="1691" w:author="Arthur Parmentier" w:date="2020-06-09T19:50:00Z"/>
          <w:rPrChange w:id="1692" w:author="Arthur Parmentier" w:date="2020-06-10T16:19:00Z">
            <w:rPr>
              <w:ins w:id="1693" w:author="Arthur Parmentier" w:date="2020-06-09T19:50:00Z"/>
            </w:rPr>
          </w:rPrChange>
        </w:rPr>
        <w:pPrChange w:id="1694" w:author="Arthur Parmentier" w:date="2020-06-10T16:26:00Z">
          <w:pPr>
            <w:pStyle w:val="Titre4"/>
          </w:pPr>
        </w:pPrChange>
      </w:pPr>
      <w:ins w:id="1695" w:author="Arthur Parmentier" w:date="2020-06-10T16:19:00Z">
        <w:r>
          <w:t xml:space="preserve">As an artistic element, the sign languages that come from deaf communities are also used outside of this community </w:t>
        </w:r>
      </w:ins>
      <w:ins w:id="1696" w:author="Arthur Parmentier" w:date="2020-06-10T16:20:00Z">
        <w:r>
          <w:t>as a way of exploring new expression means with the body</w:t>
        </w:r>
        <w:r w:rsidR="008F0129">
          <w:t>; indeed, they make extensive use of facial e</w:t>
        </w:r>
      </w:ins>
      <w:ins w:id="1697" w:author="Arthur Parmentier" w:date="2020-06-10T16:21:00Z">
        <w:r w:rsidR="008F0129">
          <w:t>xpressions and iconic gestures</w:t>
        </w:r>
      </w:ins>
      <w:ins w:id="1698" w:author="Arthur Parmentier" w:date="2020-06-10T16:22:00Z">
        <w:r w:rsidR="008F0129">
          <w:t>, similarly to theater, dance and other artistic disciplines.</w:t>
        </w:r>
      </w:ins>
    </w:p>
    <w:p w:rsidR="00480031" w:rsidRPr="00480031" w:rsidRDefault="00480031">
      <w:pPr>
        <w:pStyle w:val="Titre6"/>
        <w:rPr>
          <w:ins w:id="1699" w:author="Arthur Parmentier" w:date="2020-06-09T19:39:00Z"/>
          <w:rPrChange w:id="1700" w:author="Arthur Parmentier" w:date="2020-06-09T19:50:00Z">
            <w:rPr>
              <w:ins w:id="1701" w:author="Arthur Parmentier" w:date="2020-06-09T19:39:00Z"/>
            </w:rPr>
          </w:rPrChange>
        </w:rPr>
        <w:pPrChange w:id="1702" w:author="Arthur Parmentier" w:date="2020-06-10T16:26:00Z">
          <w:pPr/>
        </w:pPrChange>
      </w:pPr>
      <w:ins w:id="1703" w:author="Arthur Parmentier" w:date="2020-06-09T19:50:00Z">
        <w:r>
          <w:t>In theater</w:t>
        </w:r>
      </w:ins>
      <w:ins w:id="1704" w:author="Arthur Parmentier" w:date="2020-06-09T19:59:00Z">
        <w:r w:rsidR="003B7712">
          <w:t xml:space="preserve"> and dance</w:t>
        </w:r>
      </w:ins>
    </w:p>
    <w:p w:rsidR="00181E82" w:rsidRDefault="00181E82">
      <w:pPr>
        <w:rPr>
          <w:ins w:id="1705" w:author="Arthur Parmentier" w:date="2020-06-09T19:50:00Z"/>
        </w:rPr>
      </w:pPr>
      <w:ins w:id="1706" w:author="Arthur Parmentier" w:date="2020-06-09T19:39:00Z">
        <w:r w:rsidRPr="00181E82">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24" w:author="Arthur Parmentier" w:date="2020-06-09T19:51:00Z"/>
        </w:rPr>
        <w:pPrChange w:id="1725" w:author="Arthur Parmentier" w:date="2020-06-10T16:26:00Z">
          <w:pPr>
            <w:pStyle w:val="Titre5"/>
          </w:pPr>
        </w:pPrChange>
      </w:pPr>
      <w:ins w:id="1726" w:author="Arthur Parmentier" w:date="2020-06-09T19:50:00Z">
        <w:r>
          <w:t xml:space="preserve"> </w:t>
        </w:r>
      </w:ins>
      <w:ins w:id="1727" w:author="Arthur Parmentier" w:date="2020-06-09T19:51:00Z">
        <w:r>
          <w:t>“</w:t>
        </w:r>
      </w:ins>
      <w:ins w:id="1728" w:author="Arthur Parmentier" w:date="2020-06-09T19:52:00Z">
        <w:r>
          <w:t>Sign singing”</w:t>
        </w:r>
      </w:ins>
    </w:p>
    <w:p w:rsidR="004E1F80" w:rsidRPr="00A206A0" w:rsidRDefault="00480031">
      <w:pPr>
        <w:rPr>
          <w:ins w:id="1729" w:author="Arthur Parmentier" w:date="2020-06-09T16:08:00Z"/>
        </w:rPr>
      </w:pPr>
      <w:ins w:id="1730" w:author="Arthur Parmentier" w:date="2020-06-09T19:52:00Z">
        <w:r>
          <w:t>Recently, several artists</w:t>
        </w:r>
      </w:ins>
      <w:ins w:id="1731" w:author="Arthur Parmentier" w:date="2020-06-09T19:53:00Z">
        <w:r>
          <w:t xml:space="preserve"> </w:t>
        </w:r>
        <w:r w:rsidR="00A206A0">
          <w:t>started creating and adapting songs in sign lang</w:t>
        </w:r>
      </w:ins>
      <w:ins w:id="1732" w:author="Arthur Parmentier" w:date="2020-06-09T19:54:00Z">
        <w:r w:rsidR="00A206A0">
          <w:t xml:space="preserve">uage, called sign singing in English or “chansigne” in French. Lyrics may be translated in sign language </w:t>
        </w:r>
      </w:ins>
      <w:ins w:id="1733" w:author="Arthur Parmentier" w:date="2020-06-09T19:55:00Z">
        <w:r w:rsidR="00A206A0">
          <w:t xml:space="preserve">but already composed in sign language directly. </w:t>
        </w:r>
      </w:ins>
      <w:ins w:id="1734" w:author="Arthur Parmentier" w:date="2020-06-09T19:56:00Z">
        <w:r w:rsidR="0059396E">
          <w:t>It</w:t>
        </w:r>
      </w:ins>
      <w:ins w:id="1735" w:author="Arthur Parmentier" w:date="2020-06-09T19:55:00Z">
        <w:r w:rsidR="00A206A0">
          <w:t xml:space="preserve"> is</w:t>
        </w:r>
      </w:ins>
      <w:ins w:id="1736" w:author="Arthur Parmentier" w:date="2020-06-09T19:58:00Z">
        <w:r w:rsidR="003D554A">
          <w:t xml:space="preserve"> now</w:t>
        </w:r>
      </w:ins>
      <w:ins w:id="1737" w:author="Arthur Parmentier" w:date="2020-06-09T19:55:00Z">
        <w:r w:rsidR="00A206A0">
          <w:t xml:space="preserve"> taught in a few places, such as the “Opéra comiqu</w:t>
        </w:r>
      </w:ins>
      <w:ins w:id="1738" w:author="Arthur Parmentier" w:date="2020-06-09T19:56:00Z">
        <w:r w:rsidR="00A206A0">
          <w:t>e” in Paris as a discipline</w:t>
        </w:r>
      </w:ins>
      <w:ins w:id="1739" w:author="Arthur Parmentier" w:date="2020-06-09T19:58:00Z">
        <w:r w:rsidR="001D13E8">
          <w:t xml:space="preserve"> in its own right</w:t>
        </w:r>
      </w:ins>
      <w:ins w:id="1740" w:author="Arthur Parmentier" w:date="2020-06-09T19:56:00Z">
        <w:r w:rsidR="00E52D73">
          <w:t>.</w:t>
        </w:r>
      </w:ins>
    </w:p>
    <w:p w:rsidR="00074FB8" w:rsidRPr="007C437A" w:rsidDel="00F87FD9" w:rsidRDefault="00074FB8">
      <w:pPr>
        <w:rPr>
          <w:del w:id="1741" w:author="Arthur Parmentier" w:date="2020-06-09T19:30:00Z"/>
          <w:rPrChange w:id="1742" w:author="Arthur Parmentier" w:date="2020-06-07T15:27:00Z">
            <w:rPr>
              <w:del w:id="1743" w:author="Arthur Parmentier" w:date="2020-06-09T19:30:00Z"/>
            </w:rPr>
          </w:rPrChange>
        </w:rPr>
        <w:pPrChange w:id="1744" w:author="Arthur Parmentier" w:date="2020-06-10T16:26:00Z">
          <w:pPr>
            <w:pStyle w:val="Titre3"/>
          </w:pPr>
        </w:pPrChange>
      </w:pPr>
    </w:p>
    <w:p w:rsidR="00960BA6" w:rsidRPr="007C437A" w:rsidDel="00EF2E96" w:rsidRDefault="00960BA6">
      <w:pPr>
        <w:pStyle w:val="Titre4"/>
        <w:rPr>
          <w:del w:id="1745" w:author="Arthur Parmentier" w:date="2020-05-14T14:21:00Z"/>
        </w:rPr>
        <w:pPrChange w:id="1746" w:author="Arthur Parmentier" w:date="2020-06-10T16:26:00Z">
          <w:pPr>
            <w:pStyle w:val="Titre3"/>
          </w:pPr>
        </w:pPrChange>
      </w:pPr>
      <w:del w:id="1747" w:author="Arthur Parmentier" w:date="2020-05-14T14:21:00Z">
        <w:r w:rsidRPr="007C437A" w:rsidDel="00EF2E96">
          <w:delText>Attempts or cases in arts before SP</w:delText>
        </w:r>
        <w:bookmarkStart w:id="1748" w:name="_Toc40363666"/>
        <w:bookmarkStart w:id="1749" w:name="_Toc40363729"/>
        <w:bookmarkStart w:id="1750" w:name="_Toc40431438"/>
        <w:bookmarkStart w:id="1751" w:name="_Toc41067166"/>
        <w:bookmarkStart w:id="1752" w:name="_Toc42258981"/>
        <w:bookmarkStart w:id="1753" w:name="_Toc42259058"/>
        <w:bookmarkStart w:id="1754" w:name="_Toc42449734"/>
        <w:bookmarkStart w:id="1755" w:name="_Toc42449816"/>
        <w:bookmarkStart w:id="1756" w:name="_Toc42550002"/>
        <w:bookmarkStart w:id="1757" w:name="_Toc42550095"/>
        <w:bookmarkEnd w:id="1748"/>
        <w:bookmarkEnd w:id="1749"/>
        <w:bookmarkEnd w:id="1750"/>
        <w:bookmarkEnd w:id="1751"/>
        <w:bookmarkEnd w:id="1752"/>
        <w:bookmarkEnd w:id="1753"/>
        <w:bookmarkEnd w:id="1754"/>
        <w:bookmarkEnd w:id="1755"/>
        <w:bookmarkEnd w:id="1756"/>
        <w:bookmarkEnd w:id="1757"/>
      </w:del>
    </w:p>
    <w:p w:rsidR="00960BA6" w:rsidRDefault="007D4AC0">
      <w:pPr>
        <w:pStyle w:val="Titre4"/>
        <w:rPr>
          <w:ins w:id="1758" w:author="Arthur Parmentier" w:date="2020-06-09T20:01:00Z"/>
        </w:rPr>
        <w:pPrChange w:id="1759" w:author="Arthur Parmentier" w:date="2020-06-10T16:26:00Z">
          <w:pPr>
            <w:pStyle w:val="Titre3"/>
          </w:pPr>
        </w:pPrChange>
      </w:pPr>
      <w:ins w:id="1760" w:author="Arthur Parmentier" w:date="2020-06-09T20:01:00Z">
        <w:r>
          <w:t>Monastic sign languages</w:t>
        </w:r>
      </w:ins>
      <w:del w:id="1761" w:author="Arthur Parmentier" w:date="2020-06-09T20:01:00Z">
        <w:r w:rsidR="00960BA6" w:rsidRPr="007C437A" w:rsidDel="007D4AC0">
          <w:delText>Conduction &amp; other contemporary forms of artistic sign languages</w:delText>
        </w:r>
      </w:del>
    </w:p>
    <w:p w:rsidR="00851ABE" w:rsidRDefault="007D4AC0">
      <w:pPr>
        <w:rPr>
          <w:ins w:id="1762" w:author="Arthur Parmentier" w:date="2020-06-09T20:03:00Z"/>
        </w:rPr>
      </w:pPr>
      <w:ins w:id="1763" w:author="Arthur Parmentier" w:date="2020-06-09T20:02:00Z">
        <w:r w:rsidRPr="007D4AC0">
          <w:t>Monastic sign languages have been used in Europe from at least the 10th century by Christian monks</w:t>
        </w:r>
      </w:ins>
      <w:ins w:id="1764" w:author="Arthur Parmentier" w:date="2020-06-09T20:03:00Z">
        <w:r>
          <w:t xml:space="preserve"> and</w:t>
        </w:r>
      </w:ins>
      <w:ins w:id="1765" w:author="Arthur Parmentier" w:date="2020-06-09T20:02:00Z">
        <w:r w:rsidRPr="007D4AC0">
          <w:t xml:space="preserve"> are still in use today</w:t>
        </w:r>
      </w:ins>
      <w:ins w:id="1766" w:author="Arthur Parmentier" w:date="2020-06-09T20:03:00Z">
        <w:r>
          <w:t xml:space="preserve">, </w:t>
        </w:r>
      </w:ins>
      <w:ins w:id="1767" w:author="Arthur Parmentier" w:date="2020-06-09T20:02:00Z">
        <w:r w:rsidRPr="007D4AC0">
          <w:t>not only in Europe but also in Japan, China and the USA. Unlike deaf sign languages</w:t>
        </w:r>
      </w:ins>
      <w:ins w:id="1768" w:author="Arthur Parmentier" w:date="2020-06-09T20:05:00Z">
        <w:r w:rsidR="00851ABE">
          <w:t>, they</w:t>
        </w:r>
      </w:ins>
      <w:ins w:id="1769" w:author="Arthur Parmentier" w:date="2020-06-09T20:02:00Z">
        <w:r w:rsidRPr="007D4AC0">
          <w:t xml:space="preserve"> are better understood as </w:t>
        </w:r>
      </w:ins>
      <w:ins w:id="1770" w:author="Arthur Parmentier" w:date="2020-06-09T20:03:00Z">
        <w:r>
          <w:t xml:space="preserve">simple </w:t>
        </w:r>
        <w:r w:rsidR="00851ABE">
          <w:t>signs lex</w:t>
        </w:r>
      </w:ins>
      <w:ins w:id="1771" w:author="Arthur Parmentier" w:date="2020-06-09T20:04:00Z">
        <w:r w:rsidR="00851ABE">
          <w:t>icons</w:t>
        </w:r>
      </w:ins>
      <w:ins w:id="1772" w:author="Arthur Parmentier" w:date="2020-06-09T20:05:00Z">
        <w:r w:rsidR="00851ABE">
          <w:t xml:space="preserve"> and forms of communication</w:t>
        </w:r>
      </w:ins>
      <w:ins w:id="1773" w:author="Arthur Parmentier" w:date="2020-06-09T20:06:00Z">
        <w:r w:rsidR="00851ABE">
          <w:t xml:space="preserve"> that could be used when silence was required or as memory aids</w:t>
        </w:r>
      </w:ins>
      <w:ins w:id="1774" w:author="Arthur Parmentier" w:date="2020-06-09T20:04:00Z">
        <w:r w:rsidR="00851ABE">
          <w:t xml:space="preserve"> ra</w:t>
        </w:r>
      </w:ins>
      <w:ins w:id="1775" w:author="Arthur Parmentier" w:date="2020-06-09T20:02:00Z">
        <w:r w:rsidRPr="007D4AC0">
          <w:t>ther than languages</w:t>
        </w:r>
      </w:ins>
      <w:ins w:id="1776" w:author="Arthur Parmentier" w:date="2020-06-10T16:22:00Z">
        <w:r w:rsidR="00D41FAB">
          <w:t>.</w:t>
        </w:r>
      </w:ins>
    </w:p>
    <w:p w:rsidR="007D4AC0" w:rsidRDefault="00322F6B">
      <w:pPr>
        <w:pStyle w:val="Titre4"/>
        <w:rPr>
          <w:ins w:id="1777" w:author="Arthur Parmentier" w:date="2020-06-09T20:01:00Z"/>
        </w:rPr>
        <w:pPrChange w:id="1778" w:author="Arthur Parmentier" w:date="2020-06-10T16:26:00Z">
          <w:pPr>
            <w:pStyle w:val="Titre3"/>
          </w:pPr>
        </w:pPrChange>
      </w:pPr>
      <w:ins w:id="1779" w:author="Arthur Parmentier" w:date="2020-06-10T14:59:00Z">
        <w:r>
          <w:t>Butch Morris’ Conduction</w:t>
        </w:r>
      </w:ins>
    </w:p>
    <w:p w:rsidR="007D4AC0" w:rsidRDefault="009C310E">
      <w:pPr>
        <w:rPr>
          <w:ins w:id="1780" w:author="Arthur Parmentier" w:date="2020-06-09T22:02:00Z"/>
        </w:rPr>
      </w:pPr>
      <w:ins w:id="1781" w:author="Arthur Parmentier" w:date="2020-06-09T22:01:00Z">
        <w:r>
          <w:t xml:space="preserve">Aside SP, there are </w:t>
        </w:r>
      </w:ins>
      <w:ins w:id="1782" w:author="Arthur Parmentier" w:date="2020-06-10T14:59:00Z">
        <w:r w:rsidR="00322F6B">
          <w:t>a few other sign systems</w:t>
        </w:r>
      </w:ins>
      <w:ins w:id="1783" w:author="Arthur Parmentier" w:date="2020-06-09T22:01:00Z">
        <w:r>
          <w:t xml:space="preserve"> that are also used for conducting of composing in real time with musicians or other </w:t>
        </w:r>
      </w:ins>
      <w:ins w:id="1784" w:author="Arthur Parmentier" w:date="2020-06-09T22:02:00Z">
        <w:r>
          <w:t>disciplines as well.</w:t>
        </w:r>
      </w:ins>
      <w:ins w:id="1785" w:author="Arthur Parmentier" w:date="2020-06-10T14:52:00Z">
        <w:r w:rsidR="00322F6B">
          <w:t xml:space="preserve"> The main one, that is </w:t>
        </w:r>
      </w:ins>
      <w:ins w:id="1786" w:author="Arthur Parmentier" w:date="2020-06-10T14:53:00Z">
        <w:r w:rsidR="00322F6B">
          <w:t>also a reference in the SP community is “Conduction</w:t>
        </w:r>
      </w:ins>
      <w:ins w:id="1787" w:author="Arthur Parmentier" w:date="2020-06-10T14:59:00Z">
        <w:r w:rsidR="00322F6B">
          <w:t>”.</w:t>
        </w:r>
      </w:ins>
      <w:ins w:id="1788" w:author="Arthur Parmentier" w:date="2020-06-10T14:58:00Z">
        <w:r w:rsidR="00322F6B">
          <w:t xml:space="preserve"> </w:t>
        </w:r>
      </w:ins>
    </w:p>
    <w:p w:rsidR="00B62913" w:rsidRDefault="009C310E">
      <w:pPr>
        <w:pStyle w:val="Titre5"/>
        <w:rPr>
          <w:ins w:id="1789" w:author="Arthur Parmentier" w:date="2020-06-09T23:53:00Z"/>
        </w:rPr>
        <w:pPrChange w:id="1790" w:author="Arthur Parmentier" w:date="2020-06-10T16:26:00Z">
          <w:pPr/>
        </w:pPrChange>
      </w:pPr>
      <w:ins w:id="1791" w:author="Arthur Parmentier" w:date="2020-06-09T22:02:00Z">
        <w:r>
          <w:lastRenderedPageBreak/>
          <w:t>Conduction</w:t>
        </w:r>
      </w:ins>
    </w:p>
    <w:p w:rsidR="00B62913" w:rsidRPr="008C744F" w:rsidRDefault="0053043F">
      <w:pPr>
        <w:rPr>
          <w:ins w:id="1792" w:author="Arthur Parmentier" w:date="2020-06-09T23:53:00Z"/>
          <w:rPrChange w:id="1793" w:author="Arthur Parmentier" w:date="2020-06-09T23:53:00Z">
            <w:rPr>
              <w:ins w:id="1794" w:author="Arthur Parmentier" w:date="2020-06-09T23:53:00Z"/>
              <w:rFonts w:ascii="ArialMT" w:hAnsi="ArialMT" w:cs="ArialMT"/>
              <w:color w:val="FFFFFF"/>
              <w:sz w:val="24"/>
              <w:szCs w:val="24"/>
              <w:lang w:val="fr-FR"/>
            </w:rPr>
          </w:rPrChange>
        </w:rPr>
        <w:pPrChange w:id="1795" w:author="Arthur Parmentier" w:date="2020-06-10T16:26:00Z">
          <w:pPr>
            <w:autoSpaceDE w:val="0"/>
            <w:autoSpaceDN w:val="0"/>
            <w:adjustRightInd w:val="0"/>
            <w:spacing w:after="0" w:line="240" w:lineRule="auto"/>
          </w:pPr>
        </w:pPrChange>
      </w:pPr>
      <w:ins w:id="1796" w:author="Arthur Parmentier" w:date="2020-06-10T11:13:00Z">
        <w:r>
          <w:t>“</w:t>
        </w:r>
      </w:ins>
      <w:ins w:id="1797" w:author="Arthur Parmentier" w:date="2020-06-09T23:53:00Z">
        <w:r w:rsidR="00B62913" w:rsidRPr="00B62913">
          <w:rPr>
            <w:rPrChange w:id="1798" w:author="Arthur Parmentier" w:date="2020-06-09T23:53:00Z">
              <w:rPr>
                <w:rFonts w:ascii="ArialMT" w:hAnsi="ArialMT" w:cs="ArialMT"/>
                <w:color w:val="FFFFFF"/>
                <w:sz w:val="24"/>
                <w:szCs w:val="24"/>
                <w:lang w:val="fr-FR"/>
              </w:rPr>
            </w:rPrChange>
          </w:rPr>
          <w:t>The New York cornetist, Butch Morris, has also developed a system of</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2" w:author="Arthur Parmentier" w:date="2020-06-10T11:11:00Z">
              <w:rPr>
                <w:rFonts w:ascii="ArialMT" w:hAnsi="ArialMT" w:cs="ArialMT"/>
                <w:color w:val="FFFFFF"/>
                <w:sz w:val="24"/>
                <w:szCs w:val="24"/>
                <w:lang w:val="fr-FR"/>
              </w:rPr>
            </w:rPrChange>
          </w:rPr>
          <w:t xml:space="preserve">as </w:t>
        </w:r>
        <w:r w:rsidR="00B62913" w:rsidRPr="0053043F">
          <w:rPr>
            <w:rPrChange w:id="180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04" w:author="Arthur Parmentier" w:date="2020-06-09T23:53:00Z">
              <w:rPr>
                <w:rFonts w:ascii="ArialMT" w:hAnsi="ArialMT" w:cs="ArialMT"/>
                <w:color w:val="FFFFFF"/>
                <w:sz w:val="24"/>
                <w:szCs w:val="24"/>
                <w:lang w:val="fr-FR"/>
              </w:rPr>
            </w:rPrChange>
          </w:rPr>
          <w:t>, has</w:t>
        </w:r>
      </w:ins>
      <w:ins w:id="1805" w:author="Arthur Parmentier" w:date="2020-06-10T11:12: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been exhaustively documented (notably in Mandel 1999), and depends on</w:t>
        </w:r>
      </w:ins>
      <w:ins w:id="1808" w:author="Arthur Parmentier" w:date="2020-06-10T11:12:00Z">
        <w:r>
          <w:t xml:space="preserve"> </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6:26:00Z">
          <w:pPr>
            <w:autoSpaceDE w:val="0"/>
            <w:autoSpaceDN w:val="0"/>
            <w:adjustRightInd w:val="0"/>
            <w:spacing w:after="0" w:line="240" w:lineRule="auto"/>
          </w:pPr>
        </w:pPrChange>
      </w:pPr>
      <w:ins w:id="1815" w:author="Arthur Parmentier" w:date="2020-06-10T11:12:00Z">
        <w:r>
          <w:t>[1500 in 2020]</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 In an interview (Mandel 1999:65), Morris describes conduction, not</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so much as a language in Thompson's terms, but as a </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gestural</w:t>
        </w:r>
      </w:ins>
      <w:ins w:id="1824" w:author="Arthur Parmentier" w:date="2020-06-10T11:13: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vocabulary</w:t>
        </w:r>
      </w:ins>
      <w:ins w:id="1827" w:author="Arthur Parmentier" w:date="2020-06-10T11:13:00Z">
        <w:r>
          <w:t>’</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w:t>
        </w:r>
      </w:ins>
    </w:p>
    <w:p w:rsidR="00B62913" w:rsidRPr="0053043F" w:rsidRDefault="0053043F">
      <w:pPr>
        <w:rPr>
          <w:ins w:id="1830" w:author="Arthur Parmentier" w:date="2020-06-09T22:02:00Z"/>
          <w:i/>
          <w:iCs/>
          <w:rPrChange w:id="1831" w:author="Arthur Parmentier" w:date="2020-06-10T11:11:00Z">
            <w:rPr>
              <w:ins w:id="1832" w:author="Arthur Parmentier" w:date="2020-06-09T22:02:00Z"/>
            </w:rPr>
          </w:rPrChange>
        </w:rPr>
        <w:pPrChange w:id="1833" w:author="Arthur Parmentier" w:date="2020-06-10T16:26:00Z">
          <w:pPr>
            <w:pStyle w:val="Titre4"/>
          </w:pPr>
        </w:pPrChange>
      </w:pPr>
      <w:ins w:id="1834" w:author="Arthur Parmentier" w:date="2020-06-10T11:13:00Z">
        <w:r>
          <w:rPr>
            <w:i/>
            <w:iCs/>
          </w:rPr>
          <w:t>‘</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Through my gestural vocabulary the improvisers and audience start to</w:t>
        </w:r>
      </w:ins>
      <w:ins w:id="1837" w:author="Arthur Parmentier" w:date="2020-06-10T11:13:00Z">
        <w:r>
          <w:rPr>
            <w:i/>
            <w:iCs/>
          </w:rPr>
          <w:t xml:space="preserve"> </w:t>
        </w:r>
      </w:ins>
      <w:ins w:id="1838" w:author="Arthur Parmentier" w:date="2020-06-09T23:53:00Z">
        <w:r w:rsidR="00B62913" w:rsidRPr="0053043F">
          <w:rPr>
            <w:i/>
            <w:iCs/>
            <w:rPrChange w:id="1839" w:author="Arthur Parmentier" w:date="2020-06-10T11:11:00Z">
              <w:rPr>
                <w:rFonts w:ascii="ArialMT" w:hAnsi="ArialMT" w:cs="ArialMT"/>
                <w:color w:val="FFFFFF"/>
                <w:lang w:val="fr-FR"/>
              </w:rPr>
            </w:rPrChange>
          </w:rPr>
          <w:t>hear the music happen. You don't just hear the music happen, you</w:t>
        </w:r>
      </w:ins>
      <w:ins w:id="1840" w:author="Arthur Parmentier" w:date="2020-06-10T11:13:00Z">
        <w:r>
          <w:rPr>
            <w:i/>
            <w:iCs/>
          </w:rPr>
          <w:t xml:space="preserve"> </w:t>
        </w:r>
      </w:ins>
      <w:ins w:id="1841" w:author="Arthur Parmentier" w:date="2020-06-09T23:53:00Z">
        <w:r w:rsidR="00B62913" w:rsidRPr="0053043F">
          <w:rPr>
            <w:i/>
            <w:iCs/>
            <w:rPrChange w:id="1842" w:author="Arthur Parmentier" w:date="2020-06-10T11:11:00Z">
              <w:rPr>
                <w:rFonts w:ascii="ArialMT" w:hAnsi="ArialMT" w:cs="ArialMT"/>
                <w:color w:val="FFFFFF"/>
                <w:lang w:val="fr-FR"/>
              </w:rPr>
            </w:rPrChange>
          </w:rPr>
          <w:t>start to hear it happen, and then all of a sudden, it happens</w:t>
        </w:r>
      </w:ins>
      <w:ins w:id="1843" w:author="Arthur Parmentier" w:date="2020-06-10T11:13:00Z">
        <w:r>
          <w:rPr>
            <w:i/>
            <w:iCs/>
          </w:rPr>
          <w:t>.’”</w:t>
        </w:r>
      </w:ins>
      <w:customXmlInsRangeStart w:id="1844" w:author="Arthur Parmentier" w:date="2020-06-10T19:27:00Z"/>
      <w:sdt>
        <w:sdtPr>
          <w:rPr>
            <w:i/>
            <w:iCs/>
          </w:rPr>
          <w:id w:val="870342470"/>
          <w:citation/>
        </w:sdtPr>
        <w:sdtContent>
          <w:customXmlInsRangeEnd w:id="1844"/>
          <w:ins w:id="1845" w:author="Arthur Parmentier" w:date="2020-06-10T19:27:00Z">
            <w:r w:rsidR="009F0A06">
              <w:rPr>
                <w:i/>
                <w:iCs/>
              </w:rPr>
              <w:fldChar w:fldCharType="begin"/>
            </w:r>
            <w:r w:rsidR="009F0A06" w:rsidRPr="009F0A06">
              <w:rPr>
                <w:i/>
                <w:iCs/>
                <w:rPrChange w:id="184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7" w:author="Arthur Parmentier" w:date="2020-06-10T19:27:00Z">
            <w:r w:rsidR="009F0A06">
              <w:rPr>
                <w:i/>
                <w:iCs/>
              </w:rPr>
              <w:fldChar w:fldCharType="end"/>
            </w:r>
          </w:ins>
          <w:customXmlInsRangeStart w:id="1848" w:author="Arthur Parmentier" w:date="2020-06-10T19:27:00Z"/>
        </w:sdtContent>
      </w:sdt>
      <w:customXmlInsRangeEnd w:id="1848"/>
    </w:p>
    <w:p w:rsidR="009C310E" w:rsidRDefault="00BB07B0">
      <w:pPr>
        <w:rPr>
          <w:ins w:id="1849" w:author="Arthur Parmentier" w:date="2020-06-10T11:16:00Z"/>
        </w:rPr>
      </w:pPr>
      <w:ins w:id="1850" w:author="Arthur Parmentier" w:date="2020-06-10T11:15:00Z">
        <w:r>
          <w:t>Butch Morris</w:t>
        </w:r>
      </w:ins>
      <w:ins w:id="1851" w:author="Arthur Parmentier" w:date="2020-06-10T11:16:00Z">
        <w:r>
          <w:t xml:space="preserve"> describes conduction in the following terms:</w:t>
        </w:r>
      </w:ins>
    </w:p>
    <w:p w:rsidR="00BB07B0" w:rsidRDefault="00BB07B0">
      <w:pPr>
        <w:rPr>
          <w:ins w:id="1852" w:author="Arthur Parmentier" w:date="2020-06-10T11:35:00Z"/>
        </w:rPr>
      </w:pPr>
      <w:ins w:id="1853" w:author="Arthur Parmentier" w:date="2020-06-10T11:16:00Z">
        <w:r>
          <w:t>“Conduction (conducted interpretation/ improvisation) is a vocabulary of ideographic signs and gestures activated to modify or construct a real</w:t>
        </w:r>
      </w:ins>
      <w:ins w:id="1854" w:author="Arthur Parmentier" w:date="2020-06-10T11:17:00Z">
        <w:r>
          <w:t xml:space="preserve"> </w:t>
        </w:r>
      </w:ins>
      <w:ins w:id="1855" w:author="Arthur Parmentier" w:date="2020-06-10T11:16:00Z">
        <w:r>
          <w:t>time</w:t>
        </w:r>
      </w:ins>
      <w:ins w:id="1856" w:author="Arthur Parmentier" w:date="2020-06-10T11:17:00Z">
        <w:r>
          <w:t xml:space="preserve"> </w:t>
        </w:r>
      </w:ins>
      <w:ins w:id="1857" w:author="Arthur Parmentier" w:date="2020-06-10T11:16:00Z">
        <w:r>
          <w:t>musical arrangement or composition. Each sign and gesture</w:t>
        </w:r>
      </w:ins>
      <w:ins w:id="1858" w:author="Arthur Parmentier" w:date="2020-06-10T11:17:00Z">
        <w:r>
          <w:t xml:space="preserve"> transmits</w:t>
        </w:r>
      </w:ins>
      <w:ins w:id="1859" w:author="Arthur Parmentier" w:date="2020-06-10T11:16:00Z">
        <w:r>
          <w:t xml:space="preserve"> generative information for interpretation and provides</w:t>
        </w:r>
      </w:ins>
      <w:ins w:id="1860" w:author="Arthur Parmentier" w:date="2020-06-10T11:17:00Z">
        <w:r>
          <w:t xml:space="preserve"> </w:t>
        </w:r>
      </w:ins>
      <w:ins w:id="1861" w:author="Arthur Parmentier" w:date="2020-06-10T11:16:00Z">
        <w:r>
          <w:t>instantaneous possibilities for altering or initiating harmony, melody,</w:t>
        </w:r>
      </w:ins>
      <w:ins w:id="1862" w:author="Arthur Parmentier" w:date="2020-06-10T11:17:00Z">
        <w:r>
          <w:t xml:space="preserve"> </w:t>
        </w:r>
      </w:ins>
      <w:ins w:id="1863" w:author="Arthur Parmentier" w:date="2020-06-10T11:16:00Z">
        <w:r>
          <w:t>rhythm, articulation, phrasing or form.</w:t>
        </w:r>
      </w:ins>
      <w:ins w:id="1864" w:author="Arthur Parmentier" w:date="2020-06-10T11:17:00Z">
        <w:r>
          <w:t>”</w:t>
        </w:r>
      </w:ins>
      <w:ins w:id="1865" w:author="Arthur Parmentier" w:date="2020-06-10T19:28:00Z">
        <w:r w:rsidR="00C75F92">
          <w:t xml:space="preserve"> </w:t>
        </w:r>
      </w:ins>
      <w:customXmlInsRangeStart w:id="1866" w:author="Arthur Parmentier" w:date="2020-06-10T19:38:00Z"/>
      <w:sdt>
        <w:sdtPr>
          <w:id w:val="-979925151"/>
          <w:citation/>
        </w:sdtPr>
        <w:sdtContent>
          <w:customXmlInsRangeEnd w:id="1866"/>
          <w:ins w:id="1867" w:author="Arthur Parmentier" w:date="2020-06-10T19:38:00Z">
            <w:r w:rsidR="00C75F92">
              <w:fldChar w:fldCharType="begin"/>
            </w:r>
            <w:r w:rsidR="00C75F92" w:rsidRPr="008C0EC1">
              <w:rPr>
                <w:rPrChange w:id="186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9" w:author="Arthur Parmentier" w:date="2020-06-10T19:38:00Z">
            <w:r w:rsidR="00C75F92">
              <w:fldChar w:fldCharType="end"/>
            </w:r>
          </w:ins>
          <w:customXmlInsRangeStart w:id="1870" w:author="Arthur Parmentier" w:date="2020-06-10T19:38:00Z"/>
        </w:sdtContent>
      </w:sdt>
      <w:customXmlInsRangeEnd w:id="1870"/>
    </w:p>
    <w:p w:rsidR="004F6D06" w:rsidRDefault="00A35BBD">
      <w:pPr>
        <w:pStyle w:val="Titre5"/>
        <w:rPr>
          <w:ins w:id="1871" w:author="Arthur Parmentier" w:date="2020-06-10T15:00:00Z"/>
          <w:lang w:val="fr-FR"/>
        </w:rPr>
        <w:pPrChange w:id="1872" w:author="Arthur Parmentier" w:date="2020-06-10T16:26:00Z">
          <w:pPr>
            <w:pStyle w:val="Titre4"/>
          </w:pPr>
        </w:pPrChange>
      </w:pPr>
      <w:ins w:id="1873" w:author="Arthur Parmentier" w:date="2020-06-10T11:49:00Z">
        <w:r w:rsidRPr="00A35BBD">
          <w:rPr>
            <w:lang w:val="fr-FR"/>
            <w:rPrChange w:id="1874" w:author="Arthur Parmentier" w:date="2020-06-10T11:49:00Z">
              <w:rPr/>
            </w:rPrChange>
          </w:rPr>
          <w:t>Ritmo y Percusión con Señas</w:t>
        </w:r>
      </w:ins>
    </w:p>
    <w:p w:rsidR="00322F6B" w:rsidRPr="00322F6B" w:rsidRDefault="00322F6B">
      <w:pPr>
        <w:rPr>
          <w:ins w:id="1875" w:author="Arthur Parmentier" w:date="2020-06-10T11:44:00Z"/>
          <w:rPrChange w:id="1876" w:author="Arthur Parmentier" w:date="2020-06-10T15:00:00Z">
            <w:rPr>
              <w:ins w:id="1877" w:author="Arthur Parmentier" w:date="2020-06-10T11:44:00Z"/>
            </w:rPr>
          </w:rPrChange>
        </w:rPr>
        <w:pPrChange w:id="1878" w:author="Arthur Parmentier" w:date="2020-06-10T16:26:00Z">
          <w:pPr>
            <w:pStyle w:val="Titre4"/>
          </w:pPr>
        </w:pPrChange>
      </w:pPr>
      <w:ins w:id="1879" w:author="Arthur Parmentier" w:date="2020-06-10T15:00:00Z">
        <w:r w:rsidRPr="00322F6B">
          <w:rPr>
            <w:rPrChange w:id="1880" w:author="Arthur Parmentier" w:date="2020-06-10T15:00:00Z">
              <w:rPr>
                <w:lang w:val="fr-FR"/>
              </w:rPr>
            </w:rPrChange>
          </w:rPr>
          <w:t>More recently, we have s</w:t>
        </w:r>
        <w:r>
          <w:t>een the emerging of other signs systems; I would like to mention “</w:t>
        </w:r>
        <w:r w:rsidRPr="00322F6B">
          <w:t>Ritmo y Percusión con Señas</w:t>
        </w:r>
      </w:ins>
      <w:ins w:id="1881" w:author="Arthur Parmentier" w:date="2020-06-10T15:01:00Z">
        <w:r>
          <w:t>”:</w:t>
        </w:r>
      </w:ins>
    </w:p>
    <w:p w:rsidR="004F6D06" w:rsidRDefault="00A35BBD">
      <w:pPr>
        <w:rPr>
          <w:ins w:id="1882" w:author="Arthur Parmentier" w:date="2020-06-10T11:48:00Z"/>
        </w:rPr>
      </w:pPr>
      <w:ins w:id="1883" w:author="Arthur Parmentier" w:date="2020-06-10T11:49:00Z">
        <w:r w:rsidRPr="00322F6B">
          <w:t xml:space="preserve"> </w:t>
        </w:r>
      </w:ins>
      <w:ins w:id="188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5" w:author="Arthur Parmentier" w:date="2020-06-10T11:49:00Z">
        <w:r w:rsidR="00521AA1">
          <w:t xml:space="preserve"> [by Morris]</w:t>
        </w:r>
      </w:ins>
      <w:ins w:id="188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7" w:author="Arthur Parmentier" w:date="2020-06-10T11:49:00Z"/>
        </w:rPr>
      </w:pPr>
      <w:ins w:id="1888" w:author="Arthur Parmentier" w:date="2020-06-10T11:48:00Z">
        <w:r>
          <w:t>Through these attempts, little by little he codified a language consisting in approximately 150 signs executed with hands and body by the conductor in order to coordinate the flux of group improvisation.”</w:t>
        </w:r>
      </w:ins>
      <w:ins w:id="1889" w:author="Arthur Parmentier" w:date="2020-06-10T19:38:00Z">
        <w:r w:rsidR="00C75F92">
          <w:t xml:space="preserve"> </w:t>
        </w:r>
      </w:ins>
      <w:ins w:id="1890" w:author="Arthur Parmentier" w:date="2020-06-10T19:39:00Z">
        <w:r w:rsidR="00153701" w:rsidRPr="00C75F92">
          <w:rPr>
            <w:noProof/>
            <w:lang w:val="fr-FR"/>
            <w:rPrChange w:id="1891" w:author="Arthur Parmentier" w:date="2020-06-10T19:39:00Z">
              <w:rPr/>
            </w:rPrChange>
          </w:rPr>
          <w:t>(La Percumotora)</w:t>
        </w:r>
      </w:ins>
    </w:p>
    <w:p w:rsidR="00E20940" w:rsidRPr="004F6D06" w:rsidDel="00E20940" w:rsidRDefault="00E20940">
      <w:pPr>
        <w:rPr>
          <w:del w:id="1892" w:author="Arthur Parmentier" w:date="2020-06-10T11:51:00Z"/>
          <w:rPrChange w:id="1893" w:author="Arthur Parmentier" w:date="2020-06-10T11:44:00Z">
            <w:rPr>
              <w:del w:id="1894" w:author="Arthur Parmentier" w:date="2020-06-10T11:51:00Z"/>
            </w:rPr>
          </w:rPrChange>
        </w:rPr>
        <w:pPrChange w:id="1895" w:author="Arthur Parmentier" w:date="2020-06-10T16:26:00Z">
          <w:pPr>
            <w:pStyle w:val="Titre3"/>
          </w:pPr>
        </w:pPrChange>
      </w:pPr>
      <w:bookmarkStart w:id="1896" w:name="_Toc42698841"/>
      <w:bookmarkStart w:id="1897" w:name="_Toc42698920"/>
      <w:bookmarkEnd w:id="1896"/>
      <w:bookmarkEnd w:id="1897"/>
    </w:p>
    <w:p w:rsidR="00960BA6" w:rsidRDefault="00960BA6" w:rsidP="00EF75B3">
      <w:pPr>
        <w:pStyle w:val="Titre3"/>
        <w:rPr>
          <w:ins w:id="1898" w:author="Arthur Parmentier" w:date="2020-06-10T16:44:00Z"/>
        </w:rPr>
      </w:pPr>
      <w:bookmarkStart w:id="1899" w:name="_Toc42698921"/>
      <w:del w:id="1900" w:author="Arthur Parmentier" w:date="2020-06-10T16:42:00Z">
        <w:r w:rsidRPr="007C437A" w:rsidDel="00586554">
          <w:delText>Real-time composition/improvisation/generative music in the XXth century</w:delText>
        </w:r>
      </w:del>
      <w:bookmarkEnd w:id="1899"/>
      <w:ins w:id="1901" w:author="Arthur Parmentier" w:date="2020-06-10T16:44:00Z">
        <w:r w:rsidR="00560F90">
          <w:t>Artistic context</w:t>
        </w:r>
      </w:ins>
      <w:ins w:id="1902" w:author="Arthur Parmentier" w:date="2020-06-10T17:37:00Z">
        <w:r w:rsidR="00B92EB3">
          <w:t xml:space="preserve"> of SP and a computer recognition tool</w:t>
        </w:r>
      </w:ins>
    </w:p>
    <w:p w:rsidR="00560F90" w:rsidRDefault="00560F90" w:rsidP="00560F90">
      <w:pPr>
        <w:rPr>
          <w:ins w:id="1903" w:author="Arthur Parmentier" w:date="2020-06-10T17:37:00Z"/>
        </w:rPr>
      </w:pPr>
      <w:ins w:id="1904" w:author="Arthur Parmentier" w:date="2020-06-10T16:45:00Z">
        <w:r>
          <w:t>SP and Thompson’s practice enters in the wider movemen</w:t>
        </w:r>
      </w:ins>
      <w:ins w:id="1905" w:author="Arthur Parmentier" w:date="2020-06-10T16:46:00Z">
        <w:r>
          <w:t xml:space="preserve">ts of music and arts of their generations. In this section, I would like </w:t>
        </w:r>
      </w:ins>
      <w:ins w:id="1906" w:author="Arthur Parmentier" w:date="2020-06-10T17:09:00Z">
        <w:r w:rsidR="00536AA3">
          <w:t xml:space="preserve">to </w:t>
        </w:r>
      </w:ins>
      <w:ins w:id="1907" w:author="Arthur Parmentier" w:date="2020-06-10T16:48:00Z">
        <w:r>
          <w:t>superficially explore</w:t>
        </w:r>
      </w:ins>
      <w:ins w:id="1908" w:author="Arthur Parmentier" w:date="2020-06-10T16:47:00Z">
        <w:r>
          <w:t xml:space="preserve"> the</w:t>
        </w:r>
      </w:ins>
      <w:ins w:id="1909" w:author="Arthur Parmentier" w:date="2020-06-10T17:09:00Z">
        <w:r w:rsidR="0084639F">
          <w:t xml:space="preserve"> artistical</w:t>
        </w:r>
      </w:ins>
      <w:ins w:id="1910" w:author="Arthur Parmentier" w:date="2020-06-10T16:47:00Z">
        <w:r>
          <w:t xml:space="preserve"> landscape in which SP lies</w:t>
        </w:r>
      </w:ins>
      <w:ins w:id="1911" w:author="Arthur Parmentier" w:date="2020-06-10T16:48:00Z">
        <w:r>
          <w:t xml:space="preserve"> </w:t>
        </w:r>
      </w:ins>
      <w:ins w:id="1912" w:author="Arthur Parmentier" w:date="2020-06-10T17:09:00Z">
        <w:r w:rsidR="00FD3468">
          <w:t xml:space="preserve">(focusing on music only) </w:t>
        </w:r>
      </w:ins>
      <w:ins w:id="1913" w:author="Arthur Parmentier" w:date="2020-06-10T16:48:00Z">
        <w:r>
          <w:t>and identify in computer music the po</w:t>
        </w:r>
      </w:ins>
      <w:ins w:id="1914" w:author="Arthur Parmentier" w:date="2020-06-10T16:49:00Z">
        <w:r>
          <w:t>tential of linking SP to machines.</w:t>
        </w:r>
      </w:ins>
    </w:p>
    <w:p w:rsidR="00B92EB3" w:rsidRDefault="00B92EB3">
      <w:pPr>
        <w:pStyle w:val="Titre4"/>
        <w:rPr>
          <w:ins w:id="1915" w:author="Arthur Parmentier" w:date="2020-06-10T17:08:00Z"/>
        </w:rPr>
        <w:pPrChange w:id="1916" w:author="Arthur Parmentier" w:date="2020-06-10T17:38:00Z">
          <w:pPr/>
        </w:pPrChange>
      </w:pPr>
      <w:ins w:id="1917" w:author="Arthur Parmentier" w:date="2020-06-10T17:38:00Z">
        <w:r>
          <w:t>Artistic context to SP</w:t>
        </w:r>
      </w:ins>
    </w:p>
    <w:p w:rsidR="00536AA3" w:rsidRDefault="00AC558A" w:rsidP="00560F90">
      <w:pPr>
        <w:rPr>
          <w:ins w:id="1918" w:author="Arthur Parmentier" w:date="2020-06-10T17:12:00Z"/>
        </w:rPr>
      </w:pPr>
      <w:ins w:id="1919" w:author="Arthur Parmentier" w:date="2020-06-10T17:10:00Z">
        <w:r>
          <w:t>In general, the 20</w:t>
        </w:r>
        <w:r w:rsidRPr="00AC558A">
          <w:rPr>
            <w:vertAlign w:val="superscript"/>
            <w:rPrChange w:id="1920" w:author="Arthur Parmentier" w:date="2020-06-10T17:10:00Z">
              <w:rPr/>
            </w:rPrChange>
          </w:rPr>
          <w:t>th</w:t>
        </w:r>
        <w:r>
          <w:t xml:space="preserve"> century </w:t>
        </w:r>
      </w:ins>
      <w:ins w:id="1921" w:author="Arthur Parmentier" w:date="2020-06-10T17:11:00Z">
        <w:r>
          <w:t>can be thought in music as the century of ruptures, divergences and exploration of new forms of performances and productions.</w:t>
        </w:r>
      </w:ins>
    </w:p>
    <w:p w:rsidR="0093087B" w:rsidRDefault="00AC558A" w:rsidP="00560F90">
      <w:pPr>
        <w:rPr>
          <w:ins w:id="1922" w:author="Arthur Parmentier" w:date="2020-06-10T17:22:00Z"/>
        </w:rPr>
      </w:pPr>
      <w:ins w:id="1923" w:author="Arthur Parmentier" w:date="2020-06-10T17:12:00Z">
        <w:r>
          <w:t xml:space="preserve">First, we can identify </w:t>
        </w:r>
      </w:ins>
      <w:ins w:id="1924" w:author="Arthur Parmentier" w:date="2020-06-10T17:15:00Z">
        <w:r>
          <w:t xml:space="preserve">at the time of the development of SP </w:t>
        </w:r>
      </w:ins>
      <w:ins w:id="1925" w:author="Arthur Parmentier" w:date="2020-06-10T17:12:00Z">
        <w:r>
          <w:t>a great number of esthetics</w:t>
        </w:r>
      </w:ins>
      <w:ins w:id="1926" w:author="Arthur Parmentier" w:date="2020-06-10T17:13:00Z">
        <w:r>
          <w:t xml:space="preserve"> in the production of music </w:t>
        </w:r>
      </w:ins>
      <w:ins w:id="1927" w:author="Arthur Parmentier" w:date="2020-06-10T17:15:00Z">
        <w:r>
          <w:t>but also a</w:t>
        </w:r>
      </w:ins>
      <w:ins w:id="1928" w:author="Arthur Parmentier" w:date="2020-06-10T17:16:00Z">
        <w:r>
          <w:t xml:space="preserve"> specific interest for new production processes</w:t>
        </w:r>
      </w:ins>
      <w:ins w:id="1929" w:author="Arthur Parmentier" w:date="2020-06-10T17:17:00Z">
        <w:r>
          <w:t>, such as al</w:t>
        </w:r>
      </w:ins>
      <w:ins w:id="1930" w:author="Arthur Parmentier" w:date="2020-06-10T17:18:00Z">
        <w:r>
          <w:t>gorithmic, aleatory, serialism and st</w:t>
        </w:r>
      </w:ins>
      <w:ins w:id="1931" w:author="Arthur Parmentier" w:date="2020-06-10T17:19:00Z">
        <w:r>
          <w:t xml:space="preserve">ochastic music and many other compositional techniques that would also </w:t>
        </w:r>
        <w:r>
          <w:lastRenderedPageBreak/>
          <w:t>involve machines such as computers</w:t>
        </w:r>
      </w:ins>
      <w:ins w:id="1932" w:author="Arthur Parmentier" w:date="2020-06-10T17:21:00Z">
        <w:r w:rsidR="00F60438">
          <w:t xml:space="preserve"> (electronic, concrete music, etc)</w:t>
        </w:r>
      </w:ins>
      <w:ins w:id="1933" w:author="Arthur Parmentier" w:date="2020-06-10T17:22:00Z">
        <w:r w:rsidR="0093087B">
          <w:t>, for instance in France with Pierre Henry, Pierre Boulez and Iannis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Braxon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Jeanneau,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Jeanneau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ins w:id="1974" w:author="Arthur Parmentier" w:date="2020-06-11T12:38:00Z">
        <w:r>
          <w:t>Classification</w:t>
        </w:r>
      </w:ins>
      <w:ins w:id="1975" w:author="Arthur Parmentier" w:date="2020-06-11T12:39:00Z">
        <w:r>
          <w:t xml:space="preserve"> in ML</w:t>
        </w:r>
      </w:ins>
    </w:p>
    <w:p w:rsidR="00347CC0" w:rsidRDefault="00347CC0" w:rsidP="00347CC0">
      <w:pPr>
        <w:rPr>
          <w:ins w:id="1976" w:author="Arthur Parmentier" w:date="2020-06-11T13:43:00Z"/>
        </w:rPr>
      </w:pPr>
      <w:ins w:id="1977" w:author="Arthur Parmentier" w:date="2020-06-11T13:09:00Z">
        <w:r w:rsidRPr="00347CC0">
          <w:t xml:space="preserve">In machine learning and statistics, classification is the problem of identifying to which of a set of categories a new observation belongs, </w:t>
        </w:r>
      </w:ins>
      <w:ins w:id="1978" w:author="Arthur Parmentier" w:date="2020-06-11T13:43:00Z">
        <w:r w:rsidR="00F4730C" w:rsidRPr="00347CC0">
          <w:t>based on</w:t>
        </w:r>
      </w:ins>
      <w:ins w:id="1979" w:author="Arthur Parmentier" w:date="2020-06-11T13:09:00Z">
        <w:r w:rsidRPr="00347CC0">
          <w:t xml:space="preserve"> a training set of data containing observations</w:t>
        </w:r>
        <w:r>
          <w:t xml:space="preserve"> </w:t>
        </w:r>
        <w:r w:rsidRPr="00347CC0">
          <w:t>whose category membership is known</w:t>
        </w:r>
        <w:r>
          <w:t>.</w:t>
        </w:r>
      </w:ins>
      <w:ins w:id="1980" w:author="Arthur Parmentier" w:date="2020-06-11T13:46:00Z">
        <w:r w:rsidR="00EC109B">
          <w:t xml:space="preserve"> It is typically </w:t>
        </w:r>
      </w:ins>
      <w:ins w:id="1981" w:author="Arthur Parmentier" w:date="2020-06-11T13:55:00Z">
        <w:r w:rsidR="00C86A5E">
          <w:t>achieved with</w:t>
        </w:r>
      </w:ins>
      <w:ins w:id="1982" w:author="Arthur Parmentier" w:date="2020-06-11T13:46:00Z">
        <w:r w:rsidR="00EC109B">
          <w:t xml:space="preserve"> a supervised learning procedure.</w:t>
        </w:r>
      </w:ins>
    </w:p>
    <w:p w:rsidR="00F4730C" w:rsidRDefault="00EC109B" w:rsidP="00347CC0">
      <w:pPr>
        <w:rPr>
          <w:ins w:id="1983" w:author="Arthur Parmentier" w:date="2020-06-11T13:44:00Z"/>
        </w:rPr>
      </w:pPr>
      <w:ins w:id="1984" w:author="Arthur Parmentier" w:date="2020-06-11T13:46:00Z">
        <w:r>
          <w:t>A supervised</w:t>
        </w:r>
      </w:ins>
      <w:ins w:id="1985" w:author="Arthur Parmentier" w:date="2020-06-11T13:43:00Z">
        <w:r w:rsidR="00F4730C">
          <w:t xml:space="preserve"> learning proced</w:t>
        </w:r>
      </w:ins>
      <w:ins w:id="1986" w:author="Arthur Parmentier" w:date="2020-06-11T13:44:00Z">
        <w:r w:rsidR="00F4730C">
          <w:t xml:space="preserve">ure comprises </w:t>
        </w:r>
      </w:ins>
      <w:ins w:id="1987" w:author="Arthur Parmentier" w:date="2020-06-11T13:55:00Z">
        <w:r w:rsidR="00B34AB1">
          <w:t>3</w:t>
        </w:r>
      </w:ins>
      <w:ins w:id="1988" w:author="Arthur Parmentier" w:date="2020-06-11T13:44:00Z">
        <w:r w:rsidR="00F4730C">
          <w:t xml:space="preserve"> phases:</w:t>
        </w:r>
      </w:ins>
    </w:p>
    <w:p w:rsidR="00F4730C" w:rsidRDefault="00F4730C" w:rsidP="00F4730C">
      <w:pPr>
        <w:pStyle w:val="Paragraphedeliste"/>
        <w:numPr>
          <w:ilvl w:val="0"/>
          <w:numId w:val="46"/>
        </w:numPr>
        <w:rPr>
          <w:ins w:id="1989" w:author="Arthur Parmentier" w:date="2020-06-11T13:48:00Z"/>
        </w:rPr>
      </w:pPr>
      <w:ins w:id="1990" w:author="Arthur Parmentier" w:date="2020-06-11T13:44:00Z">
        <w:r>
          <w:t xml:space="preserve">First, a </w:t>
        </w:r>
      </w:ins>
      <w:ins w:id="1991" w:author="Arthur Parmentier" w:date="2020-06-11T13:47:00Z">
        <w:r w:rsidR="00EC109B">
          <w:t xml:space="preserve">ground truth dataset is constructed from </w:t>
        </w:r>
      </w:ins>
      <w:ins w:id="1992" w:author="Arthur Parmentier" w:date="2020-06-11T13:48:00Z">
        <w:r w:rsidR="00EC109B">
          <w:t xml:space="preserve">our </w:t>
        </w:r>
      </w:ins>
      <w:ins w:id="1993" w:author="Arthur Parmentier" w:date="2020-06-11T13:47:00Z">
        <w:r w:rsidR="00EC109B">
          <w:t>prior know</w:t>
        </w:r>
      </w:ins>
      <w:ins w:id="1994" w:author="Arthur Parmentier" w:date="2020-06-11T13:48:00Z">
        <w:r w:rsidR="00EC109B">
          <w:t>ledge</w:t>
        </w:r>
      </w:ins>
      <w:ins w:id="1995" w:author="Arthur Parmentier" w:date="2020-06-11T13:47:00Z">
        <w:r w:rsidR="00EC109B">
          <w:t xml:space="preserve"> </w:t>
        </w:r>
      </w:ins>
      <w:ins w:id="1996" w:author="Arthur Parmentier" w:date="2020-06-11T13:48:00Z">
        <w:r w:rsidR="00EC109B">
          <w:t xml:space="preserve">of what </w:t>
        </w:r>
        <w:r w:rsidR="00EC109B">
          <w:t>output values for our samples should be</w:t>
        </w:r>
        <w:r w:rsidR="00EC109B">
          <w:t>. The dataset comprises one or several training examples.</w:t>
        </w:r>
      </w:ins>
    </w:p>
    <w:p w:rsidR="00EC109B" w:rsidRDefault="00EC109B" w:rsidP="00F4730C">
      <w:pPr>
        <w:pStyle w:val="Paragraphedeliste"/>
        <w:numPr>
          <w:ilvl w:val="0"/>
          <w:numId w:val="46"/>
        </w:numPr>
        <w:rPr>
          <w:ins w:id="1997" w:author="Arthur Parmentier" w:date="2020-06-11T13:50:00Z"/>
        </w:rPr>
      </w:pPr>
      <w:ins w:id="1998" w:author="Arthur Parmentier" w:date="2020-06-11T13:48:00Z">
        <w:r>
          <w:t>Then, an alg</w:t>
        </w:r>
      </w:ins>
      <w:ins w:id="1999" w:author="Arthur Parmentier" w:date="2020-06-11T13:49:00Z">
        <w:r>
          <w:t xml:space="preserve">orithm is used to “learn” iteratively a function that, </w:t>
        </w:r>
        <w:r>
          <w:t>given a sample of data and desired outputs, best approximates the relationship between input and output observable in the data.</w:t>
        </w:r>
        <w:r>
          <w:t xml:space="preserve"> Several algorithms can be used </w:t>
        </w:r>
      </w:ins>
      <w:ins w:id="2000" w:author="Arthur Parmentier" w:date="2020-06-11T13:50:00Z">
        <w:r>
          <w:t>for this process.</w:t>
        </w:r>
      </w:ins>
    </w:p>
    <w:p w:rsidR="009A703C" w:rsidRPr="00347CC0" w:rsidRDefault="00EC109B" w:rsidP="009A703C">
      <w:pPr>
        <w:pStyle w:val="Paragraphedeliste"/>
        <w:numPr>
          <w:ilvl w:val="0"/>
          <w:numId w:val="46"/>
        </w:numPr>
        <w:rPr>
          <w:ins w:id="2001" w:author="Arthur Parmentier" w:date="2020-06-11T12:38:00Z"/>
          <w:rPrChange w:id="2002" w:author="Arthur Parmentier" w:date="2020-06-11T13:04:00Z">
            <w:rPr>
              <w:ins w:id="2003" w:author="Arthur Parmentier" w:date="2020-06-11T12:38:00Z"/>
            </w:rPr>
          </w:rPrChange>
        </w:rPr>
        <w:pPrChange w:id="2004" w:author="Arthur Parmentier" w:date="2020-06-11T13:55:00Z">
          <w:pPr>
            <w:pStyle w:val="Titre3"/>
          </w:pPr>
        </w:pPrChange>
      </w:pPr>
      <w:ins w:id="2005" w:author="Arthur Parmentier" w:date="2020-06-11T13:50:00Z">
        <w:r>
          <w:t xml:space="preserve">Finally, the </w:t>
        </w:r>
      </w:ins>
      <w:ins w:id="2006" w:author="Arthur Parmentier" w:date="2020-06-11T13:51:00Z">
        <w:r>
          <w:t>“learned” function that we call “model” can be used to classify new data.</w:t>
        </w:r>
      </w:ins>
    </w:p>
    <w:p w:rsidR="00611D02" w:rsidRDefault="00EF4161" w:rsidP="00EF4161">
      <w:pPr>
        <w:pStyle w:val="Titre3"/>
        <w:rPr>
          <w:ins w:id="2007" w:author="Arthur Parmentier" w:date="2020-06-11T12:57:00Z"/>
        </w:rPr>
      </w:pPr>
      <w:ins w:id="2008" w:author="Arthur Parmentier" w:date="2020-06-11T11:53:00Z">
        <w:r>
          <w:t xml:space="preserve">The </w:t>
        </w:r>
      </w:ins>
      <w:ins w:id="2009" w:author="Arthur Parmentier" w:date="2020-06-11T12:56:00Z">
        <w:r w:rsidR="00C469FD">
          <w:t xml:space="preserve">human </w:t>
        </w:r>
      </w:ins>
      <w:ins w:id="2010" w:author="Arthur Parmentier" w:date="2020-06-11T12:57:00Z">
        <w:r w:rsidR="00F938B8">
          <w:t>prototypical</w:t>
        </w:r>
      </w:ins>
      <w:ins w:id="2011" w:author="Arthur Parmentier" w:date="2020-06-11T12:56:00Z">
        <w:r w:rsidR="00C469FD">
          <w:t xml:space="preserve"> and categorical</w:t>
        </w:r>
      </w:ins>
      <w:ins w:id="2012" w:author="Arthur Parmentier" w:date="2020-06-11T11:53:00Z">
        <w:r>
          <w:t xml:space="preserve"> perception </w:t>
        </w:r>
      </w:ins>
      <w:ins w:id="2013" w:author="Arthur Parmentier" w:date="2020-06-11T12:57:00Z">
        <w:r w:rsidR="00C469FD">
          <w:t>and conceptual scheme</w:t>
        </w:r>
        <w:r w:rsidR="00846792">
          <w:t>s</w:t>
        </w:r>
      </w:ins>
    </w:p>
    <w:p w:rsidR="00156CB8" w:rsidRDefault="00611D02" w:rsidP="00611D02">
      <w:pPr>
        <w:rPr>
          <w:ins w:id="2014" w:author="Arthur Parmentier" w:date="2020-06-11T12:58:00Z"/>
        </w:rPr>
      </w:pPr>
      <w:ins w:id="2015"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6" w:author="Arthur Parmentier" w:date="2020-06-11T12:29:00Z">
        <w:r w:rsidR="007E70E1">
          <w:t xml:space="preserve"> (frequency, time, </w:t>
        </w:r>
      </w:ins>
      <w:ins w:id="2017" w:author="Arthur Parmentier" w:date="2020-06-11T12:30:00Z">
        <w:r w:rsidR="007E70E1">
          <w:t>space, color, etc)</w:t>
        </w:r>
      </w:ins>
      <w:ins w:id="2018" w:author="Arthur Parmentier" w:date="2020-06-11T12:34:00Z">
        <w:r w:rsidR="00156CB8">
          <w:t xml:space="preserve">. </w:t>
        </w:r>
      </w:ins>
      <w:ins w:id="2019" w:author="Arthur Parmentier" w:date="2020-06-11T12:38:00Z">
        <w:r w:rsidR="00156CB8">
          <w:t>One can think of these schemes, that contain innate and learn (cultural) parts, as processes of identification and classification.</w:t>
        </w:r>
      </w:ins>
    </w:p>
    <w:p w:rsidR="00E67C0A" w:rsidRDefault="00611D02">
      <w:pPr>
        <w:rPr>
          <w:ins w:id="2020" w:author="Arthur Parmentier" w:date="2020-06-11T13:03:00Z"/>
        </w:rPr>
      </w:pPr>
      <w:ins w:id="2021" w:author="Arthur Parmentier" w:date="2020-06-11T12:01:00Z">
        <w:r w:rsidRPr="007C437A">
          <w:t>We know from research in psychology</w:t>
        </w:r>
        <w:r>
          <w:t xml:space="preserve"> </w:t>
        </w:r>
      </w:ins>
      <w:customXmlInsRangeStart w:id="2022" w:author="Arthur Parmentier" w:date="2020-06-11T12:01:00Z"/>
      <w:sdt>
        <w:sdtPr>
          <w:id w:val="2077633733"/>
          <w:citation/>
        </w:sdtPr>
        <w:sdtContent>
          <w:customXmlInsRangeEnd w:id="2022"/>
          <w:ins w:id="2023"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4" w:author="Arthur Parmentier" w:date="2020-06-11T12:01:00Z"/>
        </w:sdtContent>
      </w:sdt>
      <w:customXmlInsRangeEnd w:id="2024"/>
      <w:ins w:id="2025"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6" w:author="Arthur Parmentier" w:date="2020-06-11T13:00:00Z">
        <w:r w:rsidR="00FB7F72">
          <w:t>: t</w:t>
        </w:r>
      </w:ins>
      <w:ins w:id="2027"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28" w:author="Arthur Parmentier" w:date="2020-06-11T12:01:00Z"/>
      <w:sdt>
        <w:sdtPr>
          <w:id w:val="758099576"/>
          <w:citation/>
        </w:sdtPr>
        <w:sdtContent>
          <w:customXmlInsRangeEnd w:id="2028"/>
          <w:ins w:id="2029"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0" w:author="Arthur Parmentier" w:date="2020-06-11T12:01:00Z"/>
        </w:sdtContent>
      </w:sdt>
      <w:customXmlInsRangeEnd w:id="2030"/>
      <w:ins w:id="2031"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FB7F72" w:rsidRDefault="00FB7F72" w:rsidP="00FB7F72">
      <w:pPr>
        <w:rPr>
          <w:ins w:id="2032" w:author="Arthur Parmentier" w:date="2020-06-11T13:03:00Z"/>
        </w:rPr>
        <w:pPrChange w:id="2033" w:author="Arthur Parmentier" w:date="2020-06-11T13:03:00Z">
          <w:pPr/>
        </w:pPrChange>
      </w:pPr>
      <w:ins w:id="2034" w:author="Arthur Parmentier" w:date="2020-06-11T13:03:00Z">
        <w:r>
          <w:br w:type="page"/>
        </w:r>
      </w:ins>
    </w:p>
    <w:p w:rsidR="00FB7F72" w:rsidRPr="00586554" w:rsidDel="00FB7F72" w:rsidRDefault="00FB7F72">
      <w:pPr>
        <w:rPr>
          <w:del w:id="2035" w:author="Arthur Parmentier" w:date="2020-06-11T13:03:00Z"/>
          <w:rPrChange w:id="2036" w:author="Arthur Parmentier" w:date="2020-06-10T16:41:00Z">
            <w:rPr>
              <w:del w:id="2037" w:author="Arthur Parmentier" w:date="2020-06-11T13:03:00Z"/>
            </w:rPr>
          </w:rPrChange>
        </w:rPr>
        <w:pPrChange w:id="2038" w:author="Arthur Parmentier" w:date="2020-06-10T16:41:00Z">
          <w:pPr>
            <w:pStyle w:val="Titre3"/>
          </w:pPr>
        </w:pPrChange>
      </w:pPr>
    </w:p>
    <w:p w:rsidR="000B4E52" w:rsidRPr="007C437A" w:rsidDel="006D5BBB" w:rsidRDefault="000B4E52" w:rsidP="00E6654A">
      <w:pPr>
        <w:pStyle w:val="Titre2"/>
        <w:rPr>
          <w:del w:id="2039" w:author="Arthur Parmentier" w:date="2020-06-07T21:11:00Z"/>
        </w:rPr>
      </w:pPr>
      <w:del w:id="2040" w:author="Arthur Parmentier" w:date="2020-06-07T21:11:00Z">
        <w:r w:rsidRPr="007C437A" w:rsidDel="006D5BBB">
          <w:delText>Linguistics</w:delText>
        </w:r>
        <w:bookmarkStart w:id="2041" w:name="_Toc42550007"/>
        <w:bookmarkStart w:id="2042" w:name="_Toc42550100"/>
        <w:bookmarkStart w:id="2043" w:name="_Toc42698843"/>
        <w:bookmarkStart w:id="2044" w:name="_Toc42698922"/>
        <w:bookmarkEnd w:id="2041"/>
        <w:bookmarkEnd w:id="2042"/>
        <w:bookmarkEnd w:id="2043"/>
        <w:bookmarkEnd w:id="2044"/>
      </w:del>
    </w:p>
    <w:p w:rsidR="000B4E52" w:rsidRPr="007C437A" w:rsidDel="006D5BBB" w:rsidRDefault="000B4E52">
      <w:pPr>
        <w:pStyle w:val="Titre3"/>
        <w:rPr>
          <w:del w:id="2045" w:author="Arthur Parmentier" w:date="2020-06-07T21:11:00Z"/>
        </w:rPr>
      </w:pPr>
      <w:del w:id="2046" w:author="Arthur Parmentier" w:date="2020-06-07T21:11:00Z">
        <w:r w:rsidRPr="007C437A" w:rsidDel="006D5BBB">
          <w:delText>Regular languages</w:delText>
        </w:r>
        <w:bookmarkStart w:id="2047" w:name="_Toc42550008"/>
        <w:bookmarkStart w:id="2048" w:name="_Toc42550101"/>
        <w:bookmarkStart w:id="2049" w:name="_Toc42698844"/>
        <w:bookmarkStart w:id="2050" w:name="_Toc42698923"/>
        <w:bookmarkEnd w:id="2047"/>
        <w:bookmarkEnd w:id="2048"/>
        <w:bookmarkEnd w:id="2049"/>
        <w:bookmarkEnd w:id="2050"/>
      </w:del>
    </w:p>
    <w:p w:rsidR="000B4E52" w:rsidRPr="007C437A" w:rsidDel="006D5BBB" w:rsidRDefault="000B4E52">
      <w:pPr>
        <w:pStyle w:val="Titre3"/>
        <w:rPr>
          <w:del w:id="2051" w:author="Arthur Parmentier" w:date="2020-06-07T21:11:00Z"/>
        </w:rPr>
      </w:pPr>
      <w:del w:id="2052" w:author="Arthur Parmentier" w:date="2020-06-07T21:11:00Z">
        <w:r w:rsidRPr="007C437A" w:rsidDel="006D5BBB">
          <w:delText>… link with generative music?</w:delText>
        </w:r>
        <w:bookmarkStart w:id="2053" w:name="_Toc42550009"/>
        <w:bookmarkStart w:id="2054" w:name="_Toc42550102"/>
        <w:bookmarkStart w:id="2055" w:name="_Toc42698845"/>
        <w:bookmarkStart w:id="2056" w:name="_Toc42698924"/>
        <w:bookmarkEnd w:id="2053"/>
        <w:bookmarkEnd w:id="2054"/>
        <w:bookmarkEnd w:id="2055"/>
        <w:bookmarkEnd w:id="2056"/>
      </w:del>
    </w:p>
    <w:p w:rsidR="000B4E52" w:rsidRPr="007C437A" w:rsidDel="006D5BBB" w:rsidRDefault="000B4E52" w:rsidP="00E6654A">
      <w:pPr>
        <w:rPr>
          <w:del w:id="2057" w:author="Arthur Parmentier" w:date="2020-06-07T21:11:00Z"/>
        </w:rPr>
      </w:pPr>
      <w:del w:id="2058" w:author="Arthur Parmentier" w:date="2020-06-07T21:11:00Z">
        <w:r w:rsidRPr="007C437A" w:rsidDel="006D5BBB">
          <w:delText>Check relevancy: Chomsky, hierarchical models, markov models, study of music within linguistic models.</w:delText>
        </w:r>
        <w:bookmarkStart w:id="2059" w:name="_Toc42550010"/>
        <w:bookmarkStart w:id="2060" w:name="_Toc42550103"/>
        <w:bookmarkStart w:id="2061" w:name="_Toc42698846"/>
        <w:bookmarkStart w:id="2062" w:name="_Toc42698925"/>
        <w:bookmarkEnd w:id="2059"/>
        <w:bookmarkEnd w:id="2060"/>
        <w:bookmarkEnd w:id="2061"/>
        <w:bookmarkEnd w:id="2062"/>
      </w:del>
    </w:p>
    <w:p w:rsidR="00BE04C2" w:rsidRDefault="00960BA6">
      <w:pPr>
        <w:pStyle w:val="Titre2"/>
        <w:rPr>
          <w:ins w:id="2063" w:author="Arthur Parmentier" w:date="2020-06-09T23:55:00Z"/>
        </w:rPr>
        <w:pPrChange w:id="2064" w:author="Arthur Parmentier" w:date="2020-06-10T16:26:00Z">
          <w:pPr>
            <w:pStyle w:val="Titre1"/>
          </w:pPr>
        </w:pPrChange>
      </w:pPr>
      <w:del w:id="2065" w:author="Arthur Parmentier" w:date="2020-06-07T21:11:00Z">
        <w:r w:rsidRPr="007C437A" w:rsidDel="006D5BBB">
          <w:delText xml:space="preserve"> </w:delText>
        </w:r>
      </w:del>
      <w:bookmarkStart w:id="2066" w:name="_Toc42698926"/>
      <w:ins w:id="2067" w:author="Arthur Parmentier" w:date="2020-06-11T11:42:00Z">
        <w:r w:rsidR="008C0EC1">
          <w:t>A struc</w:t>
        </w:r>
      </w:ins>
      <w:ins w:id="2068" w:author="Arthur Parmentier" w:date="2020-06-11T11:43:00Z">
        <w:r w:rsidR="008C0EC1">
          <w:t>turalist approach to SP</w:t>
        </w:r>
      </w:ins>
      <w:del w:id="2069"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3"/>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066"/>
    </w:p>
    <w:p w:rsidR="008C744F" w:rsidRPr="008C744F" w:rsidDel="00606270" w:rsidRDefault="008C744F">
      <w:pPr>
        <w:rPr>
          <w:del w:id="2070" w:author="Arthur Parmentier" w:date="2020-06-10T10:56:00Z"/>
          <w:rPrChange w:id="2071" w:author="Arthur Parmentier" w:date="2020-06-09T23:55:00Z">
            <w:rPr>
              <w:del w:id="2072" w:author="Arthur Parmentier" w:date="2020-06-10T10:56:00Z"/>
            </w:rPr>
          </w:rPrChange>
        </w:rPr>
        <w:pPrChange w:id="2073" w:author="Arthur Parmentier" w:date="2020-06-10T16:26:00Z">
          <w:pPr>
            <w:pStyle w:val="Titre1"/>
          </w:pPr>
        </w:pPrChange>
      </w:pPr>
    </w:p>
    <w:p w:rsidR="007776CB" w:rsidRDefault="00E6654A">
      <w:pPr>
        <w:rPr>
          <w:ins w:id="2074"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075" w:author="Arthur Parmentier" w:date="2020-05-14T13:29:00Z">
        <w:r w:rsidR="00BA3828" w:rsidRPr="007C437A">
          <w:t xml:space="preserve"> as a sign language, </w:t>
        </w:r>
      </w:ins>
      <w:del w:id="2076"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077" w:author="Arthur Parmentier" w:date="2020-06-10T10:50:00Z">
        <w:r>
          <w:t xml:space="preserve">My approach </w:t>
        </w:r>
      </w:ins>
      <w:ins w:id="2078" w:author="Arthur Parmentier" w:date="2020-06-10T10:51:00Z">
        <w:r>
          <w:t xml:space="preserve">is a structuralist approach: </w:t>
        </w:r>
      </w:ins>
      <w:ins w:id="2079" w:author="Arthur Parmentier" w:date="2020-06-10T10:52:00Z">
        <w:r>
          <w:t xml:space="preserve">I will focus on the structures </w:t>
        </w:r>
      </w:ins>
      <w:ins w:id="2080" w:author="Arthur Parmentier" w:date="2020-06-10T10:53:00Z">
        <w:r>
          <w:t>of SP at several levels</w:t>
        </w:r>
      </w:ins>
      <w:ins w:id="2081" w:author="Arthur Parmentier" w:date="2020-06-11T14:00:00Z">
        <w:r w:rsidR="009D4BA5">
          <w:t>, in a bottom-top approach</w:t>
        </w:r>
      </w:ins>
      <w:ins w:id="2082" w:author="Arthur Parmentier" w:date="2020-06-10T10:56:00Z">
        <w:r>
          <w:t xml:space="preserve"> rather than the description of the constitutive elements themselves.</w:t>
        </w:r>
      </w:ins>
    </w:p>
    <w:p w:rsidR="0011673A" w:rsidRPr="0011673A" w:rsidRDefault="008C0EC1" w:rsidP="0011673A">
      <w:pPr>
        <w:pStyle w:val="Titre3"/>
        <w:rPr>
          <w:ins w:id="2083" w:author="Arthur Parmentier" w:date="2020-06-11T13:56:00Z"/>
        </w:rPr>
      </w:pPr>
      <w:bookmarkStart w:id="2084" w:name="_Toc42698927"/>
      <w:ins w:id="2085" w:author="Arthur Parmentier" w:date="2020-06-11T11:42:00Z">
        <w:r w:rsidRPr="007C437A">
          <w:t>Preliminary remarks</w:t>
        </w:r>
      </w:ins>
      <w:ins w:id="2086" w:author="Arthur Parmentier" w:date="2020-06-11T13:56:00Z">
        <w:r w:rsidR="0011673A">
          <w:t xml:space="preserve">: </w:t>
        </w:r>
        <w:r w:rsidR="0011673A" w:rsidRPr="0011673A">
          <w:t>Context and scope of my personal observations</w:t>
        </w:r>
      </w:ins>
    </w:p>
    <w:p w:rsidR="00EE46D3" w:rsidRDefault="008C0EC1" w:rsidP="008C0EC1">
      <w:pPr>
        <w:rPr>
          <w:ins w:id="2087" w:author="Arthur Parmentier" w:date="2020-06-11T11:44:00Z"/>
        </w:rPr>
      </w:pPr>
      <w:ins w:id="2088" w:author="Arthur Parmentier" w:date="2020-06-11T11:42:00Z">
        <w:r w:rsidRPr="007C437A">
          <w:t xml:space="preserve">The reader must be aware that </w:t>
        </w:r>
      </w:ins>
      <w:ins w:id="2089" w:author="Arthur Parmentier" w:date="2020-06-11T11:44:00Z">
        <w:r w:rsidR="00EE46D3">
          <w:t>this section is mostly based on my personal observations of and participation in SP performances</w:t>
        </w:r>
      </w:ins>
      <w:ins w:id="2090" w:author="Arthur Parmentier" w:date="2020-06-11T11:45:00Z">
        <w:r w:rsidR="00EE46D3">
          <w:t>, mostly as a performer with only a limited number of groups (</w:t>
        </w:r>
      </w:ins>
      <w:ins w:id="2091" w:author="Arthur Parmentier" w:date="2020-06-11T11:46:00Z">
        <w:r w:rsidR="00EE46D3">
          <w:t xml:space="preserve">7) during the past 7 years (most of my experience however </w:t>
        </w:r>
      </w:ins>
      <w:ins w:id="2092" w:author="Arthur Parmentier" w:date="2020-06-11T11:47:00Z">
        <w:r w:rsidR="00EE46D3">
          <w:t>c</w:t>
        </w:r>
        <w:r w:rsidR="005D7273">
          <w:t>omes</w:t>
        </w:r>
      </w:ins>
      <w:ins w:id="2093" w:author="Arthur Parmentier" w:date="2020-06-11T11:46:00Z">
        <w:r w:rsidR="00EE46D3">
          <w:t xml:space="preserve"> </w:t>
        </w:r>
      </w:ins>
      <w:ins w:id="2094" w:author="Arthur Parmentier" w:date="2020-06-11T11:47:00Z">
        <w:r w:rsidR="005D7273">
          <w:t>from</w:t>
        </w:r>
      </w:ins>
      <w:ins w:id="2095" w:author="Arthur Parmentier" w:date="2020-06-11T11:46:00Z">
        <w:r w:rsidR="00EE46D3">
          <w:t xml:space="preserve"> the l</w:t>
        </w:r>
      </w:ins>
      <w:ins w:id="2096" w:author="Arthur Parmentier" w:date="2020-06-11T11:47:00Z">
        <w:r w:rsidR="00EE46D3">
          <w:t>ast 3 years).</w:t>
        </w:r>
      </w:ins>
    </w:p>
    <w:p w:rsidR="008C0EC1" w:rsidRDefault="00AE7D19" w:rsidP="00AE7D19">
      <w:pPr>
        <w:rPr>
          <w:ins w:id="2097" w:author="Arthur Parmentier" w:date="2020-06-11T11:50:00Z"/>
        </w:rPr>
      </w:pPr>
      <w:ins w:id="2098" w:author="Arthur Parmentier" w:date="2020-06-11T11:47:00Z">
        <w:r>
          <w:t>Moreover, I only have one</w:t>
        </w:r>
      </w:ins>
      <w:ins w:id="2099" w:author="Arthur Parmentier" w:date="2020-06-11T11:48:00Z">
        <w:r>
          <w:t xml:space="preserve"> experience of SP outside Europe (Brasil), while my experiences in Europe are in France and Switzerland only.</w:t>
        </w:r>
      </w:ins>
    </w:p>
    <w:p w:rsidR="00AE7D19" w:rsidRPr="007C437A" w:rsidRDefault="00AE7D19" w:rsidP="00AE7D19">
      <w:pPr>
        <w:rPr>
          <w:ins w:id="2100" w:author="Arthur Parmentier" w:date="2020-06-11T11:42:00Z"/>
        </w:rPr>
        <w:pPrChange w:id="2101" w:author="Arthur Parmentier" w:date="2020-06-11T11:47:00Z">
          <w:pPr>
            <w:pStyle w:val="Paragraphedeliste"/>
            <w:numPr>
              <w:numId w:val="12"/>
            </w:numPr>
            <w:ind w:hanging="360"/>
          </w:pPr>
        </w:pPrChange>
      </w:pPr>
      <w:ins w:id="2102" w:author="Arthur Parmentier" w:date="2020-06-11T11:50:00Z">
        <w:r>
          <w:t xml:space="preserve">While I will try in the following sections to speak about SP as objectively as possible, I will use the </w:t>
        </w:r>
      </w:ins>
      <w:ins w:id="2103" w:author="Arthur Parmentier" w:date="2020-06-11T11:51:00Z">
        <w:r>
          <w:t>first-person</w:t>
        </w:r>
      </w:ins>
      <w:ins w:id="2104" w:author="Arthur Parmentier" w:date="2020-06-11T11:50:00Z">
        <w:r>
          <w:t xml:space="preserve"> pronoun to indicate my own analys</w:t>
        </w:r>
      </w:ins>
      <w:ins w:id="2105" w:author="Arthur Parmentier" w:date="2020-06-11T11:51:00Z">
        <w:r>
          <w:t xml:space="preserve">es </w:t>
        </w:r>
      </w:ins>
      <w:ins w:id="2106" w:author="Arthur Parmentier" w:date="2020-06-11T11:52:00Z">
        <w:r w:rsidR="00EF4161">
          <w:t>and points of view.</w:t>
        </w:r>
      </w:ins>
    </w:p>
    <w:p w:rsidR="008C0EC1" w:rsidRPr="007C437A" w:rsidRDefault="008C0EC1" w:rsidP="008C0EC1">
      <w:pPr>
        <w:rPr>
          <w:ins w:id="2107" w:author="Arthur Parmentier" w:date="2020-06-11T11:42:00Z"/>
        </w:rPr>
      </w:pPr>
      <w:ins w:id="2108"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09" w:author="Arthur Parmentier" w:date="2020-06-11T11:42:00Z"/>
          <w:rPrChange w:id="2110" w:author="Arthur Parmentier" w:date="2020-06-11T13:56:00Z">
            <w:rPr>
              <w:del w:id="2111" w:author="Arthur Parmentier" w:date="2020-06-11T11:42:00Z"/>
            </w:rPr>
          </w:rPrChange>
        </w:rPr>
        <w:pPrChange w:id="2112" w:author="Arthur Parmentier" w:date="2020-06-10T16:26:00Z">
          <w:pPr>
            <w:pStyle w:val="Titre2"/>
          </w:pPr>
        </w:pPrChange>
      </w:pPr>
      <w:del w:id="2113" w:author="Arthur Parmentier" w:date="2020-06-11T11:42:00Z">
        <w:r w:rsidRPr="0095515C" w:rsidDel="008C0EC1">
          <w:rPr>
            <w:rPrChange w:id="2114" w:author="Arthur Parmentier" w:date="2020-06-11T13:56:00Z">
              <w:rPr/>
            </w:rPrChange>
          </w:rPr>
          <w:delText xml:space="preserve">Preliminary </w:delText>
        </w:r>
        <w:r w:rsidR="00E44A97" w:rsidRPr="0095515C" w:rsidDel="008C0EC1">
          <w:rPr>
            <w:rPrChange w:id="2115" w:author="Arthur Parmentier" w:date="2020-06-11T13:56:00Z">
              <w:rPr/>
            </w:rPrChange>
          </w:rPr>
          <w:delText>remarks</w:delText>
        </w:r>
        <w:bookmarkEnd w:id="2084"/>
      </w:del>
    </w:p>
    <w:p w:rsidR="00E44A97" w:rsidRPr="0095515C" w:rsidDel="008C0EC1" w:rsidRDefault="00E44A97">
      <w:pPr>
        <w:pStyle w:val="Titre4"/>
        <w:rPr>
          <w:del w:id="2116" w:author="Arthur Parmentier" w:date="2020-06-11T11:42:00Z"/>
          <w:rPrChange w:id="2117" w:author="Arthur Parmentier" w:date="2020-06-11T13:56:00Z">
            <w:rPr>
              <w:del w:id="2118" w:author="Arthur Parmentier" w:date="2020-06-11T11:42:00Z"/>
            </w:rPr>
          </w:rPrChange>
        </w:rPr>
        <w:pPrChange w:id="2119" w:author="Arthur Parmentier" w:date="2020-06-10T16:26:00Z">
          <w:pPr>
            <w:pStyle w:val="Titre3"/>
          </w:pPr>
        </w:pPrChange>
      </w:pPr>
      <w:del w:id="2120" w:author="Arthur Parmentier" w:date="2020-06-11T11:42:00Z">
        <w:r w:rsidRPr="0095515C" w:rsidDel="008C0EC1">
          <w:rPr>
            <w:rPrChange w:id="2121" w:author="Arthur Parmentier" w:date="2020-06-11T13:56:00Z">
              <w:rPr/>
            </w:rPrChange>
          </w:rPr>
          <w:delText>Context and scope of my personal observations</w:delText>
        </w:r>
      </w:del>
    </w:p>
    <w:p w:rsidR="000046FB" w:rsidRPr="0095515C" w:rsidDel="008C0EC1" w:rsidRDefault="000046FB">
      <w:pPr>
        <w:rPr>
          <w:del w:id="2122" w:author="Arthur Parmentier" w:date="2020-06-11T11:42:00Z"/>
          <w:rPrChange w:id="2123" w:author="Arthur Parmentier" w:date="2020-06-11T13:56:00Z">
            <w:rPr>
              <w:del w:id="2124" w:author="Arthur Parmentier" w:date="2020-06-11T11:42:00Z"/>
            </w:rPr>
          </w:rPrChange>
        </w:rPr>
      </w:pPr>
      <w:del w:id="2125" w:author="Arthur Parmentier" w:date="2020-06-11T11:42:00Z">
        <w:r w:rsidRPr="0095515C" w:rsidDel="008C0EC1">
          <w:rPr>
            <w:rPrChange w:id="2126"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27" w:author="Arthur Parmentier" w:date="2020-06-11T11:42:00Z"/>
          <w:rPrChange w:id="2128" w:author="Arthur Parmentier" w:date="2020-06-11T13:56:00Z">
            <w:rPr>
              <w:del w:id="2129" w:author="Arthur Parmentier" w:date="2020-06-11T11:42:00Z"/>
            </w:rPr>
          </w:rPrChange>
        </w:rPr>
      </w:pPr>
      <w:del w:id="2130" w:author="Arthur Parmentier" w:date="2020-06-11T11:42:00Z">
        <w:r w:rsidRPr="0095515C" w:rsidDel="008C0EC1">
          <w:rPr>
            <w:rPrChange w:id="2131"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132" w:author="Arthur Parmentier" w:date="2020-06-11T11:42:00Z"/>
          <w:rPrChange w:id="2133" w:author="Arthur Parmentier" w:date="2020-06-11T13:56:00Z">
            <w:rPr>
              <w:del w:id="2134" w:author="Arthur Parmentier" w:date="2020-06-11T11:42:00Z"/>
            </w:rPr>
          </w:rPrChange>
        </w:rPr>
      </w:pPr>
      <w:del w:id="2135" w:author="Arthur Parmentier" w:date="2020-06-11T11:42:00Z">
        <w:r w:rsidRPr="0095515C" w:rsidDel="008C0EC1">
          <w:rPr>
            <w:rPrChange w:id="2136"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137" w:author="Arthur Parmentier" w:date="2020-06-11T11:42:00Z"/>
          <w:rPrChange w:id="2138" w:author="Arthur Parmentier" w:date="2020-06-11T13:56:00Z">
            <w:rPr>
              <w:del w:id="2139" w:author="Arthur Parmentier" w:date="2020-06-11T11:42:00Z"/>
            </w:rPr>
          </w:rPrChange>
        </w:rPr>
      </w:pPr>
      <w:del w:id="2140" w:author="Arthur Parmentier" w:date="2020-06-11T11:42:00Z">
        <w:r w:rsidRPr="0095515C" w:rsidDel="008C0EC1">
          <w:rPr>
            <w:rPrChange w:id="2141"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142" w:author="Arthur Parmentier" w:date="2020-06-11T11:42:00Z"/>
          <w:rPrChange w:id="2143" w:author="Arthur Parmentier" w:date="2020-06-11T13:56:00Z">
            <w:rPr>
              <w:del w:id="2144" w:author="Arthur Parmentier" w:date="2020-06-11T11:42:00Z"/>
            </w:rPr>
          </w:rPrChange>
        </w:rPr>
      </w:pPr>
      <w:del w:id="2145" w:author="Arthur Parmentier" w:date="2020-06-11T11:42:00Z">
        <w:r w:rsidRPr="0095515C" w:rsidDel="008C0EC1">
          <w:rPr>
            <w:rPrChange w:id="2146"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147" w:author="Arthur Parmentier" w:date="2020-06-11T11:42:00Z"/>
          <w:rPrChange w:id="2148" w:author="Arthur Parmentier" w:date="2020-06-11T13:56:00Z">
            <w:rPr>
              <w:del w:id="2149" w:author="Arthur Parmentier" w:date="2020-06-11T11:42:00Z"/>
            </w:rPr>
          </w:rPrChange>
        </w:rPr>
        <w:pPrChange w:id="2150" w:author="Arthur Parmentier" w:date="2020-06-10T16:26:00Z">
          <w:pPr>
            <w:pStyle w:val="Titre3"/>
            <w:numPr>
              <w:numId w:val="13"/>
            </w:numPr>
          </w:pPr>
        </w:pPrChange>
      </w:pPr>
      <w:del w:id="2151" w:author="Arthur Parmentier" w:date="2020-06-11T11:42:00Z">
        <w:r w:rsidRPr="0095515C" w:rsidDel="008C0EC1">
          <w:rPr>
            <w:rPrChange w:id="2152" w:author="Arthur Parmentier" w:date="2020-06-11T13:56:00Z">
              <w:rPr/>
            </w:rPrChange>
          </w:rPr>
          <w:delText>The categorical and prototypical perception of concepts</w:delText>
        </w:r>
        <w:r w:rsidR="00061E60" w:rsidRPr="0095515C" w:rsidDel="008C0EC1">
          <w:rPr>
            <w:rPrChange w:id="2153" w:author="Arthur Parmentier" w:date="2020-06-11T13:56:00Z">
              <w:rPr/>
            </w:rPrChange>
          </w:rPr>
          <w:delText xml:space="preserve"> </w:delText>
        </w:r>
      </w:del>
    </w:p>
    <w:p w:rsidR="00554E5F" w:rsidRPr="0095515C" w:rsidDel="008C0EC1" w:rsidRDefault="00554E5F">
      <w:pPr>
        <w:rPr>
          <w:del w:id="2154" w:author="Arthur Parmentier" w:date="2020-06-11T11:42:00Z"/>
          <w:rPrChange w:id="2155" w:author="Arthur Parmentier" w:date="2020-06-11T13:56:00Z">
            <w:rPr>
              <w:del w:id="2156" w:author="Arthur Parmentier" w:date="2020-06-11T11:42:00Z"/>
            </w:rPr>
          </w:rPrChange>
        </w:rPr>
      </w:pPr>
      <w:del w:id="2157" w:author="Arthur Parmentier" w:date="2020-06-11T11:42:00Z">
        <w:r w:rsidRPr="0095515C" w:rsidDel="008C0EC1">
          <w:rPr>
            <w:rPrChange w:id="2158" w:author="Arthur Parmentier" w:date="2020-06-11T13:56:00Z">
              <w:rPr/>
            </w:rPrChange>
          </w:rPr>
          <w:delText xml:space="preserve">The human </w:delText>
        </w:r>
        <w:r w:rsidR="004D468F" w:rsidRPr="0095515C" w:rsidDel="008C0EC1">
          <w:rPr>
            <w:rPrChange w:id="2159" w:author="Arthur Parmentier" w:date="2020-06-11T13:56:00Z">
              <w:rPr/>
            </w:rPrChange>
          </w:rPr>
          <w:delText xml:space="preserve">(innate) </w:delText>
        </w:r>
        <w:r w:rsidRPr="0095515C" w:rsidDel="008C0EC1">
          <w:rPr>
            <w:rPrChange w:id="2160" w:author="Arthur Parmentier" w:date="2020-06-11T13:56:00Z">
              <w:rPr/>
            </w:rPrChange>
          </w:rPr>
          <w:delText>categorical perception scheme has been studied in music REF and many other fields</w:delText>
        </w:r>
        <w:r w:rsidR="004D468F" w:rsidRPr="0095515C" w:rsidDel="008C0EC1">
          <w:rPr>
            <w:rPrChange w:id="2161" w:author="Arthur Parmentier" w:date="2020-06-11T13:56:00Z">
              <w:rPr/>
            </w:rPrChange>
          </w:rPr>
          <w:delText xml:space="preserve"> and plays a very important role in the construction of basic artistic concepts such as note, pitch, scale, line, hi</w:delText>
        </w:r>
      </w:del>
      <w:del w:id="2162" w:author="Arthur Parmentier" w:date="2020-05-13T09:28:00Z">
        <w:r w:rsidR="004D468F" w:rsidRPr="0095515C" w:rsidDel="00B7596F">
          <w:rPr>
            <w:rPrChange w:id="2163" w:author="Arthur Parmentier" w:date="2020-06-11T13:56:00Z">
              <w:rPr/>
            </w:rPrChange>
          </w:rPr>
          <w:delText>t…</w:delText>
        </w:r>
      </w:del>
    </w:p>
    <w:p w:rsidR="00DF3BEC" w:rsidRPr="0095515C" w:rsidDel="008C0EC1" w:rsidRDefault="00061E60">
      <w:pPr>
        <w:rPr>
          <w:del w:id="2164" w:author="Arthur Parmentier" w:date="2020-06-11T11:42:00Z"/>
          <w:rPrChange w:id="2165" w:author="Arthur Parmentier" w:date="2020-06-11T13:56:00Z">
            <w:rPr>
              <w:del w:id="2166" w:author="Arthur Parmentier" w:date="2020-06-11T11:42:00Z"/>
            </w:rPr>
          </w:rPrChange>
        </w:rPr>
      </w:pPr>
      <w:del w:id="2167" w:author="Arthur Parmentier" w:date="2020-06-11T11:42:00Z">
        <w:r w:rsidRPr="0095515C" w:rsidDel="008C0EC1">
          <w:rPr>
            <w:rPrChange w:id="2168" w:author="Arthur Parmentier" w:date="2020-06-11T13:56:00Z">
              <w:rPr/>
            </w:rPrChange>
          </w:rPr>
          <w:delText xml:space="preserve">We </w:delText>
        </w:r>
      </w:del>
      <w:del w:id="2169" w:author="Arthur Parmentier" w:date="2020-05-13T09:29:00Z">
        <w:r w:rsidR="00F572C3" w:rsidRPr="0095515C" w:rsidDel="00FE7602">
          <w:rPr>
            <w:rPrChange w:id="2170" w:author="Arthur Parmentier" w:date="2020-06-11T13:56:00Z">
              <w:rPr/>
            </w:rPrChange>
          </w:rPr>
          <w:delText xml:space="preserve">also </w:delText>
        </w:r>
      </w:del>
      <w:del w:id="2171" w:author="Arthur Parmentier" w:date="2020-06-11T11:42:00Z">
        <w:r w:rsidRPr="0095515C" w:rsidDel="008C0EC1">
          <w:rPr>
            <w:rPrChange w:id="2172" w:author="Arthur Parmentier" w:date="2020-06-11T13:56:00Z">
              <w:rPr/>
            </w:rPrChange>
          </w:rPr>
          <w:delText>know from</w:delText>
        </w:r>
      </w:del>
      <w:del w:id="2173" w:author="Arthur Parmentier" w:date="2020-05-13T09:34:00Z">
        <w:r w:rsidRPr="0095515C" w:rsidDel="00FB0C2C">
          <w:rPr>
            <w:rPrChange w:id="2174" w:author="Arthur Parmentier" w:date="2020-06-11T13:56:00Z">
              <w:rPr/>
            </w:rPrChange>
          </w:rPr>
          <w:delText xml:space="preserve"> </w:delText>
        </w:r>
        <w:r w:rsidR="00643933" w:rsidRPr="0095515C" w:rsidDel="00FB0C2C">
          <w:rPr>
            <w:rPrChange w:id="2175" w:author="Arthur Parmentier" w:date="2020-06-11T13:56:00Z">
              <w:rPr/>
            </w:rPrChange>
          </w:rPr>
          <w:delText>recent</w:delText>
        </w:r>
      </w:del>
      <w:del w:id="2176" w:author="Arthur Parmentier" w:date="2020-06-11T11:42:00Z">
        <w:r w:rsidR="00643933" w:rsidRPr="0095515C" w:rsidDel="008C0EC1">
          <w:rPr>
            <w:rPrChange w:id="2177" w:author="Arthur Parmentier" w:date="2020-06-11T13:56:00Z">
              <w:rPr/>
            </w:rPrChange>
          </w:rPr>
          <w:delText xml:space="preserve"> </w:delText>
        </w:r>
        <w:r w:rsidRPr="0095515C" w:rsidDel="008C0EC1">
          <w:rPr>
            <w:rPrChange w:id="2178" w:author="Arthur Parmentier" w:date="2020-06-11T13:56:00Z">
              <w:rPr/>
            </w:rPrChange>
          </w:rPr>
          <w:delText>research in psychology</w:delText>
        </w:r>
      </w:del>
      <w:del w:id="2179" w:author="Arthur Parmentier" w:date="2020-06-10T19:41:00Z">
        <w:r w:rsidR="00643933" w:rsidRPr="0095515C" w:rsidDel="005272A8">
          <w:rPr>
            <w:rStyle w:val="Appelnotedebasdep"/>
            <w:rPrChange w:id="2180" w:author="Arthur Parmentier" w:date="2020-06-11T13:56:00Z">
              <w:rPr>
                <w:rStyle w:val="Appelnotedebasdep"/>
              </w:rPr>
            </w:rPrChange>
          </w:rPr>
          <w:footnoteReference w:id="9"/>
        </w:r>
      </w:del>
      <w:del w:id="2191" w:author="Arthur Parmentier" w:date="2020-06-11T11:42:00Z">
        <w:r w:rsidRPr="0095515C" w:rsidDel="008C0EC1">
          <w:rPr>
            <w:rPrChange w:id="2192" w:author="Arthur Parmentier" w:date="2020-06-11T13:56:00Z">
              <w:rPr/>
            </w:rPrChange>
          </w:rPr>
          <w:delText xml:space="preserve"> that a concept </w:delText>
        </w:r>
      </w:del>
      <w:del w:id="2193" w:author="Arthur Parmentier" w:date="2020-05-13T09:36:00Z">
        <w:r w:rsidRPr="0095515C" w:rsidDel="00CE30A8">
          <w:rPr>
            <w:rPrChange w:id="2194" w:author="Arthur Parmentier" w:date="2020-06-11T13:56:00Z">
              <w:rPr/>
            </w:rPrChange>
          </w:rPr>
          <w:delText>corresponds to</w:delText>
        </w:r>
      </w:del>
      <w:del w:id="2195" w:author="Arthur Parmentier" w:date="2020-06-11T11:42:00Z">
        <w:r w:rsidRPr="0095515C" w:rsidDel="008C0EC1">
          <w:rPr>
            <w:rPrChange w:id="2196" w:author="Arthur Parmentier" w:date="2020-06-11T13:56:00Z">
              <w:rPr/>
            </w:rPrChange>
          </w:rPr>
          <w:delText xml:space="preserve"> a category of elements around a prototype</w:delText>
        </w:r>
        <w:r w:rsidR="00FD25EA" w:rsidRPr="0095515C" w:rsidDel="008C0EC1">
          <w:rPr>
            <w:rPrChange w:id="2197" w:author="Arthur Parmentier" w:date="2020-06-11T13:56:00Z">
              <w:rPr/>
            </w:rPrChange>
          </w:rPr>
          <w:delText>, considered as the central point of the category</w:delText>
        </w:r>
        <w:r w:rsidRPr="0095515C" w:rsidDel="008C0EC1">
          <w:rPr>
            <w:rPrChange w:id="2198" w:author="Arthur Parmentier" w:date="2020-06-11T13:56:00Z">
              <w:rPr/>
            </w:rPrChange>
          </w:rPr>
          <w:delText>.</w:delText>
        </w:r>
        <w:r w:rsidR="006155A3" w:rsidRPr="0095515C" w:rsidDel="008C0EC1">
          <w:rPr>
            <w:rPrChange w:id="2199" w:author="Arthur Parmentier" w:date="2020-06-11T13:56:00Z">
              <w:rPr/>
            </w:rPrChange>
          </w:rPr>
          <w:delText xml:space="preserve"> Moreover, people tend to define the concept itself by the characteristic traits of the prototype</w:delText>
        </w:r>
        <w:r w:rsidR="00BC3D06" w:rsidRPr="0095515C" w:rsidDel="008C0EC1">
          <w:rPr>
            <w:rPrChange w:id="2200" w:author="Arthur Parmentier" w:date="2020-06-11T13:56:00Z">
              <w:rPr/>
            </w:rPrChange>
          </w:rPr>
          <w:delText>, whereas in general, it extends beyond such a definition.</w:delText>
        </w:r>
        <w:r w:rsidR="00DB185F" w:rsidRPr="0095515C" w:rsidDel="008C0EC1">
          <w:rPr>
            <w:rPrChange w:id="2201" w:author="Arthur Parmentier" w:date="2020-06-11T13:56:00Z">
              <w:rPr/>
            </w:rPrChange>
          </w:rPr>
          <w:br/>
          <w:delText xml:space="preserve">The </w:delText>
        </w:r>
        <w:r w:rsidR="00DF3BEC" w:rsidRPr="0095515C" w:rsidDel="008C0EC1">
          <w:rPr>
            <w:rPrChange w:id="2202" w:author="Arthur Parmentier" w:date="2020-06-11T13:56:00Z">
              <w:rPr/>
            </w:rPrChange>
          </w:rPr>
          <w:delText>prototypical</w:delText>
        </w:r>
        <w:r w:rsidR="00DB185F" w:rsidRPr="0095515C" w:rsidDel="008C0EC1">
          <w:rPr>
            <w:rPrChange w:id="2203" w:author="Arthur Parmentier" w:date="2020-06-11T13:56:00Z">
              <w:rPr/>
            </w:rPrChange>
          </w:rPr>
          <w:delText xml:space="preserve"> scheme </w:delText>
        </w:r>
        <w:r w:rsidR="00523640" w:rsidRPr="0095515C" w:rsidDel="008C0EC1">
          <w:rPr>
            <w:rPrChange w:id="2204" w:author="Arthur Parmentier" w:date="2020-06-11T13:56:00Z">
              <w:rPr/>
            </w:rPrChange>
          </w:rPr>
          <w:delText>rejects</w:delText>
        </w:r>
        <w:r w:rsidR="00DB185F" w:rsidRPr="0095515C" w:rsidDel="008C0EC1">
          <w:rPr>
            <w:rPrChange w:id="2205" w:author="Arthur Parmentier" w:date="2020-06-11T13:56:00Z">
              <w:rPr/>
            </w:rPrChange>
          </w:rPr>
          <w:delText xml:space="preserve"> the </w:delText>
        </w:r>
        <w:r w:rsidR="00860214" w:rsidRPr="0095515C" w:rsidDel="008C0EC1">
          <w:rPr>
            <w:rPrChange w:id="2206" w:author="Arthur Parmentier" w:date="2020-06-11T13:56:00Z">
              <w:rPr/>
            </w:rPrChange>
          </w:rPr>
          <w:delText xml:space="preserve">discrete </w:delText>
        </w:r>
        <w:r w:rsidR="00DB185F" w:rsidRPr="0095515C" w:rsidDel="008C0EC1">
          <w:rPr>
            <w:rPrChange w:id="2207" w:author="Arthur Parmentier" w:date="2020-06-11T13:56:00Z">
              <w:rPr/>
            </w:rPrChange>
          </w:rPr>
          <w:delText>notion of ‘limit’ or ‘border’</w:delText>
        </w:r>
      </w:del>
      <w:del w:id="2208" w:author="Arthur Parmentier" w:date="2020-05-12T19:02:00Z">
        <w:r w:rsidR="00DB185F" w:rsidRPr="0095515C" w:rsidDel="00341F58">
          <w:rPr>
            <w:rPrChange w:id="2209" w:author="Arthur Parmentier" w:date="2020-06-11T13:56:00Z">
              <w:rPr/>
            </w:rPrChange>
          </w:rPr>
          <w:delText xml:space="preserve"> for</w:delText>
        </w:r>
      </w:del>
      <w:del w:id="2210" w:author="Arthur Parmentier" w:date="2020-06-11T11:42:00Z">
        <w:r w:rsidR="00DB185F" w:rsidRPr="0095515C" w:rsidDel="008C0EC1">
          <w:rPr>
            <w:rPrChange w:id="2211" w:author="Arthur Parmentier" w:date="2020-06-11T13:56:00Z">
              <w:rPr/>
            </w:rPrChange>
          </w:rPr>
          <w:delText xml:space="preserve"> </w:delText>
        </w:r>
      </w:del>
      <w:del w:id="2212" w:author="Arthur Parmentier" w:date="2020-05-12T19:02:00Z">
        <w:r w:rsidR="006A5C81" w:rsidRPr="0095515C" w:rsidDel="00341F58">
          <w:rPr>
            <w:rPrChange w:id="2213" w:author="Arthur Parmentier" w:date="2020-06-11T13:56:00Z">
              <w:rPr/>
            </w:rPrChange>
          </w:rPr>
          <w:delText>the</w:delText>
        </w:r>
      </w:del>
      <w:del w:id="2214" w:author="Arthur Parmentier" w:date="2020-06-11T11:42:00Z">
        <w:r w:rsidR="006A5C81" w:rsidRPr="0095515C" w:rsidDel="008C0EC1">
          <w:rPr>
            <w:rPrChange w:id="2215" w:author="Arthur Parmentier" w:date="2020-06-11T13:56:00Z">
              <w:rPr/>
            </w:rPrChange>
          </w:rPr>
          <w:delText xml:space="preserve"> continuous</w:delText>
        </w:r>
        <w:r w:rsidR="00DB185F" w:rsidRPr="0095515C" w:rsidDel="008C0EC1">
          <w:rPr>
            <w:rPrChange w:id="2216" w:author="Arthur Parmentier" w:date="2020-06-11T13:56:00Z">
              <w:rPr/>
            </w:rPrChange>
          </w:rPr>
          <w:delText xml:space="preserve"> notion</w:delText>
        </w:r>
      </w:del>
      <w:del w:id="2217" w:author="Arthur Parmentier" w:date="2020-05-12T19:05:00Z">
        <w:r w:rsidR="00DB185F" w:rsidRPr="0095515C" w:rsidDel="008E17B4">
          <w:rPr>
            <w:rPrChange w:id="2218" w:author="Arthur Parmentier" w:date="2020-06-11T13:56:00Z">
              <w:rPr/>
            </w:rPrChange>
          </w:rPr>
          <w:delText xml:space="preserve"> of </w:delText>
        </w:r>
      </w:del>
      <w:del w:id="2219" w:author="Arthur Parmentier" w:date="2020-06-11T11:42:00Z">
        <w:r w:rsidR="00DB185F" w:rsidRPr="0095515C" w:rsidDel="008C0EC1">
          <w:rPr>
            <w:rPrChange w:id="2220" w:author="Arthur Parmentier" w:date="2020-06-11T13:56:00Z">
              <w:rPr/>
            </w:rPrChange>
          </w:rPr>
          <w:delText>similarity to the prototyp</w:delText>
        </w:r>
      </w:del>
      <w:del w:id="2221" w:author="Arthur Parmentier" w:date="2020-05-12T19:05:00Z">
        <w:r w:rsidR="0084003C" w:rsidRPr="0095515C" w:rsidDel="008E17B4">
          <w:rPr>
            <w:rPrChange w:id="2222" w:author="Arthur Parmentier" w:date="2020-06-11T13:56:00Z">
              <w:rPr/>
            </w:rPrChange>
          </w:rPr>
          <w:delText>e</w:delText>
        </w:r>
      </w:del>
      <w:del w:id="2223" w:author="Arthur Parmentier" w:date="2020-06-11T11:42:00Z">
        <w:r w:rsidR="00DF3BEC" w:rsidRPr="0095515C" w:rsidDel="008C0EC1">
          <w:rPr>
            <w:rPrChange w:id="2224" w:author="Arthur Parmentier" w:date="2020-06-11T13:56:00Z">
              <w:rPr/>
            </w:rPrChange>
          </w:rPr>
          <w:delText>.</w:delText>
        </w:r>
        <w:r w:rsidR="00391624" w:rsidRPr="0095515C" w:rsidDel="008C0EC1">
          <w:rPr>
            <w:rPrChange w:id="2225" w:author="Arthur Parmentier" w:date="2020-06-11T13:56:00Z">
              <w:rPr/>
            </w:rPrChange>
          </w:rPr>
          <w:delText xml:space="preserve"> But on top of the prototypical scheme,</w:delText>
        </w:r>
        <w:r w:rsidR="00360E78" w:rsidRPr="0095515C" w:rsidDel="008C0EC1">
          <w:rPr>
            <w:rPrChange w:id="2226" w:author="Arthur Parmentier" w:date="2020-06-11T13:56:00Z">
              <w:rPr/>
            </w:rPrChange>
          </w:rPr>
          <w:delText xml:space="preserve"> the categorical scheme introduce</w:delText>
        </w:r>
        <w:r w:rsidR="00391624" w:rsidRPr="0095515C" w:rsidDel="008C0EC1">
          <w:rPr>
            <w:rPrChange w:id="2227" w:author="Arthur Parmentier" w:date="2020-06-11T13:56:00Z">
              <w:rPr/>
            </w:rPrChange>
          </w:rPr>
          <w:delText>s</w:delText>
        </w:r>
        <w:r w:rsidR="00360E78" w:rsidRPr="0095515C" w:rsidDel="008C0EC1">
          <w:rPr>
            <w:rPrChange w:id="2228" w:author="Arthur Parmentier" w:date="2020-06-11T13:56:00Z">
              <w:rPr/>
            </w:rPrChange>
          </w:rPr>
          <w:delText xml:space="preserve"> a rupture by either accepting or rejection an element inside the category based on its similarity with the prototype</w:delText>
        </w:r>
      </w:del>
      <w:del w:id="2229" w:author="Arthur Parmentier" w:date="2020-06-10T19:43:00Z">
        <w:r w:rsidR="006B3B0D" w:rsidRPr="0095515C" w:rsidDel="00CD098E">
          <w:rPr>
            <w:rStyle w:val="Appelnotedebasdep"/>
            <w:rPrChange w:id="2230" w:author="Arthur Parmentier" w:date="2020-06-11T13:56:00Z">
              <w:rPr>
                <w:rStyle w:val="Appelnotedebasdep"/>
              </w:rPr>
            </w:rPrChange>
          </w:rPr>
          <w:footnoteReference w:id="10"/>
        </w:r>
      </w:del>
      <w:del w:id="2236" w:author="Arthur Parmentier" w:date="2020-06-11T11:42:00Z">
        <w:r w:rsidR="006B3B0D" w:rsidRPr="0095515C" w:rsidDel="008C0EC1">
          <w:rPr>
            <w:rPrChange w:id="2237" w:author="Arthur Parmentier" w:date="2020-06-11T13:56:00Z">
              <w:rPr/>
            </w:rPrChange>
          </w:rPr>
          <w:delText>.</w:delText>
        </w:r>
      </w:del>
    </w:p>
    <w:p w:rsidR="00D621DF" w:rsidRDefault="00725EA3">
      <w:pPr>
        <w:pStyle w:val="Titre3"/>
        <w:rPr>
          <w:ins w:id="2238" w:author="Arthur Parmentier" w:date="2020-06-11T14:01:00Z"/>
        </w:rPr>
      </w:pPr>
      <w:del w:id="2239" w:author="Arthur Parmentier" w:date="2020-06-10T19:43:00Z">
        <w:r w:rsidRPr="0095515C" w:rsidDel="005272A8">
          <w:rPr>
            <w:rPrChange w:id="2240" w:author="Arthur Parmentier" w:date="2020-06-11T13:56:00Z">
              <w:rPr/>
            </w:rPrChange>
          </w:rPr>
          <w:delText>Let’s take the examples of birds… (does it needs an illustration?)</w:delText>
        </w:r>
      </w:del>
      <w:bookmarkStart w:id="2241" w:name="_Toc42698928"/>
      <w:ins w:id="2242" w:author="Arthur Parmentier" w:date="2020-06-11T14:30:00Z">
        <w:r w:rsidR="00055DFF">
          <w:t>Mapping</w:t>
        </w:r>
      </w:ins>
      <w:ins w:id="2243" w:author="Arthur Parmentier" w:date="2020-05-14T13:32:00Z">
        <w:r w:rsidR="00D621DF" w:rsidRPr="007C437A">
          <w:t xml:space="preserve"> of concepts</w:t>
        </w:r>
      </w:ins>
      <w:ins w:id="2244" w:author="Arthur Parmentier" w:date="2020-06-11T13:58:00Z">
        <w:r w:rsidR="0095515C">
          <w:t xml:space="preserve"> from different spaces</w:t>
        </w:r>
      </w:ins>
      <w:ins w:id="2245" w:author="Arthur Parmentier" w:date="2020-05-14T13:32:00Z">
        <w:r w:rsidR="00D621DF" w:rsidRPr="007C437A">
          <w:t xml:space="preserve"> </w:t>
        </w:r>
      </w:ins>
      <w:ins w:id="2246" w:author="Arthur Parmentier" w:date="2020-06-11T13:58:00Z">
        <w:r w:rsidR="0095515C">
          <w:t>onto</w:t>
        </w:r>
      </w:ins>
      <w:ins w:id="2247" w:author="Arthur Parmentier" w:date="2020-05-14T13:38:00Z">
        <w:r w:rsidR="00515E70" w:rsidRPr="007C437A">
          <w:t xml:space="preserve"> signs</w:t>
        </w:r>
      </w:ins>
      <w:ins w:id="2248" w:author="Arthur Parmentier" w:date="2020-06-05T16:48:00Z">
        <w:r w:rsidR="008F5BD3" w:rsidRPr="007C437A">
          <w:t xml:space="preserve"> </w:t>
        </w:r>
      </w:ins>
      <w:ins w:id="2249" w:author="Arthur Parmentier" w:date="2020-06-11T13:59:00Z">
        <w:r w:rsidR="0095515C">
          <w:t>in</w:t>
        </w:r>
      </w:ins>
      <w:ins w:id="2250" w:author="Arthur Parmentier" w:date="2020-05-14T13:32:00Z">
        <w:r w:rsidR="00D621DF" w:rsidRPr="007C437A">
          <w:t xml:space="preserve"> the physical space of the body</w:t>
        </w:r>
      </w:ins>
      <w:bookmarkEnd w:id="2241"/>
    </w:p>
    <w:p w:rsidR="00CB061F" w:rsidRDefault="00CB061F" w:rsidP="00CB061F">
      <w:pPr>
        <w:rPr>
          <w:ins w:id="2251" w:author="Arthur Parmentier" w:date="2020-06-11T14:27:00Z"/>
        </w:rPr>
      </w:pPr>
      <w:ins w:id="2252" w:author="Arthur Parmentier" w:date="2020-06-11T14:01:00Z">
        <w:r>
          <w:t>W</w:t>
        </w:r>
      </w:ins>
      <w:ins w:id="2253" w:author="Arthur Parmentier" w:date="2020-06-11T14:02:00Z">
        <w:r>
          <w:t xml:space="preserve">hen we speak of sign language, we usually speak of gestural sign languages, in which the signs are expressed </w:t>
        </w:r>
      </w:ins>
      <w:ins w:id="2254" w:author="Arthur Parmentier" w:date="2020-06-11T14:03:00Z">
        <w:r>
          <w:t>with gestures. In linguistic terms</w:t>
        </w:r>
      </w:ins>
      <w:ins w:id="2255" w:author="Arthur Parmentier" w:date="2020-06-11T14:04:00Z">
        <w:r>
          <w:t>,</w:t>
        </w:r>
      </w:ins>
      <w:ins w:id="2256" w:author="Arthur Parmentier" w:date="2020-06-11T14:03:00Z">
        <w:r>
          <w:t xml:space="preserve"> all languages are sign languages</w:t>
        </w:r>
      </w:ins>
      <w:ins w:id="2257" w:author="Arthur Parmentier" w:date="2020-06-11T14:04:00Z">
        <w:r>
          <w:t>. In this section, I would like to discuss the formation of signs using gestur</w:t>
        </w:r>
      </w:ins>
      <w:ins w:id="2258" w:author="Arthur Parmentier" w:date="2020-06-11T14:05:00Z">
        <w:r>
          <w:t xml:space="preserve">es in SP as a </w:t>
        </w:r>
      </w:ins>
      <w:ins w:id="2259" w:author="Arthur Parmentier" w:date="2020-06-11T14:29:00Z">
        <w:r w:rsidR="00055DFF">
          <w:t>map</w:t>
        </w:r>
      </w:ins>
      <w:ins w:id="2260" w:author="Arthur Parmentier" w:date="2020-06-11T14:30:00Z">
        <w:r w:rsidR="00055DFF">
          <w:t>ping</w:t>
        </w:r>
      </w:ins>
      <w:ins w:id="2261" w:author="Arthur Parmentier" w:date="2020-06-11T14:29:00Z">
        <w:r w:rsidR="00055DFF">
          <w:t xml:space="preserve"> </w:t>
        </w:r>
      </w:ins>
      <w:ins w:id="2262" w:author="Arthur Parmentier" w:date="2020-06-11T14:30:00Z">
        <w:r w:rsidR="00055DFF">
          <w:t>of</w:t>
        </w:r>
      </w:ins>
      <w:ins w:id="2263" w:author="Arthur Parmentier" w:date="2020-06-11T14:06:00Z">
        <w:r>
          <w:t xml:space="preserve"> concepts from different conceptual spaces onto the physical space of the body.</w:t>
        </w:r>
      </w:ins>
    </w:p>
    <w:p w:rsidR="001640E1" w:rsidRPr="00CB061F" w:rsidRDefault="00055DFF" w:rsidP="00CB061F">
      <w:pPr>
        <w:rPr>
          <w:ins w:id="2264" w:author="Arthur Parmentier" w:date="2020-05-14T13:32:00Z"/>
          <w:rPrChange w:id="2265" w:author="Arthur Parmentier" w:date="2020-06-11T14:01:00Z">
            <w:rPr>
              <w:ins w:id="2266" w:author="Arthur Parmentier" w:date="2020-05-14T13:32:00Z"/>
            </w:rPr>
          </w:rPrChange>
        </w:rPr>
        <w:pPrChange w:id="2267" w:author="Arthur Parmentier" w:date="2020-06-11T14:01:00Z">
          <w:pPr>
            <w:pStyle w:val="Titre2"/>
            <w:numPr>
              <w:numId w:val="22"/>
            </w:numPr>
          </w:pPr>
        </w:pPrChange>
      </w:pPr>
      <w:ins w:id="2268" w:author="Arthur Parmentier" w:date="2020-06-11T14:37:00Z">
        <w:r>
          <w:t>In mathematics, a map</w:t>
        </w:r>
      </w:ins>
      <w:ins w:id="2269" w:author="Arthur Parmentier" w:date="2020-06-11T14:56:00Z">
        <w:r w:rsidR="00B10DC2">
          <w:t>ping</w:t>
        </w:r>
      </w:ins>
      <w:ins w:id="2270" w:author="Arthur Parmentier" w:date="2020-06-11T14:37:00Z">
        <w:r>
          <w:t xml:space="preserve"> is</w:t>
        </w:r>
      </w:ins>
      <w:ins w:id="2271" w:author="Arthur Parmentier" w:date="2020-06-11T14:54:00Z">
        <w:r w:rsidR="00B10DC2">
          <w:t xml:space="preserve"> often described by a function from a domain (the input s</w:t>
        </w:r>
      </w:ins>
      <w:ins w:id="2272" w:author="Arthur Parmentier" w:date="2020-06-11T14:55:00Z">
        <w:r w:rsidR="00B10DC2">
          <w:t>pace) to a codomain (the output space).</w:t>
        </w:r>
      </w:ins>
      <w:ins w:id="2273" w:author="Arthur Parmentier" w:date="2020-06-11T14:57:00Z">
        <w:r w:rsidR="00B10DC2">
          <w:t xml:space="preserve"> In the case of SP, I would like to </w:t>
        </w:r>
      </w:ins>
      <w:ins w:id="2274" w:author="Arthur Parmentier" w:date="2020-06-11T14:58:00Z">
        <w:r w:rsidR="00B10DC2">
          <w:t>identify sev</w:t>
        </w:r>
      </w:ins>
      <w:ins w:id="2275" w:author="Arthur Parmentier" w:date="2020-06-11T14:59:00Z">
        <w:r w:rsidR="00B10DC2">
          <w:t>eral functions that each relat</w:t>
        </w:r>
      </w:ins>
    </w:p>
    <w:p w:rsidR="00D621DF" w:rsidRPr="007C437A" w:rsidRDefault="00D621DF">
      <w:pPr>
        <w:rPr>
          <w:ins w:id="2276" w:author="Arthur Parmentier" w:date="2020-05-14T13:32:00Z"/>
        </w:rPr>
      </w:pPr>
      <w:ins w:id="2277"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278" w:author="Arthur Parmentier" w:date="2020-05-14T13:32:00Z"/>
        </w:rPr>
        <w:pPrChange w:id="2279" w:author="Arthur Parmentier" w:date="2020-06-10T16:26:00Z">
          <w:pPr>
            <w:pStyle w:val="Titre3"/>
          </w:pPr>
        </w:pPrChange>
      </w:pPr>
      <w:ins w:id="2280" w:author="Arthur Parmentier" w:date="2020-05-14T13:32:00Z">
        <w:r w:rsidRPr="007C437A">
          <w:t>Input space</w:t>
        </w:r>
      </w:ins>
    </w:p>
    <w:p w:rsidR="00D621DF" w:rsidRPr="007C437A" w:rsidRDefault="00D621DF">
      <w:pPr>
        <w:rPr>
          <w:ins w:id="2281" w:author="Arthur Parmentier" w:date="2020-05-14T13:32:00Z"/>
        </w:rPr>
      </w:pPr>
      <w:ins w:id="2282" w:author="Arthur Parmentier" w:date="2020-05-14T13:32:00Z">
        <w:r w:rsidRPr="007C437A">
          <w:t>We can identify several repertoires (sources) of concepts in the input space of this transformation scheme</w:t>
        </w:r>
      </w:ins>
    </w:p>
    <w:p w:rsidR="00D621DF" w:rsidRPr="007C437A" w:rsidRDefault="00D621DF">
      <w:pPr>
        <w:pStyle w:val="Titre5"/>
        <w:rPr>
          <w:ins w:id="2283" w:author="Arthur Parmentier" w:date="2020-05-14T13:32:00Z"/>
        </w:rPr>
        <w:pPrChange w:id="2284" w:author="Arthur Parmentier" w:date="2020-06-10T16:26:00Z">
          <w:pPr>
            <w:pStyle w:val="Titre4"/>
          </w:pPr>
        </w:pPrChange>
      </w:pPr>
      <w:ins w:id="2285" w:author="Arthur Parmentier" w:date="2020-05-14T13:32:00Z">
        <w:r w:rsidRPr="007C437A">
          <w:lastRenderedPageBreak/>
          <w:t>Concepts from artistic disciplines</w:t>
        </w:r>
      </w:ins>
    </w:p>
    <w:p w:rsidR="00B10DC2" w:rsidRDefault="00B10DC2">
      <w:pPr>
        <w:rPr>
          <w:ins w:id="2286" w:author="Arthur Parmentier" w:date="2020-06-11T15:01:00Z"/>
        </w:rPr>
      </w:pPr>
      <w:ins w:id="2287" w:author="Arthur Parmentier" w:date="2020-06-11T15:00:00Z">
        <w:r>
          <w:t xml:space="preserve">The first input space that I would like to consider is the space of concepts from existing artistic disciplines. </w:t>
        </w:r>
      </w:ins>
      <w:ins w:id="2288" w:author="Arthur Parmentier" w:date="2020-06-11T15:01:00Z">
        <w:r>
          <w:t xml:space="preserve">As Thompson </w:t>
        </w:r>
      </w:ins>
      <w:ins w:id="2289" w:author="Arthur Parmentier" w:date="2020-06-11T15:03:00Z">
        <w:r w:rsidR="008677BF">
          <w:t>says,</w:t>
        </w:r>
        <w:r>
          <w:t xml:space="preserve"> “</w:t>
        </w:r>
        <w:r>
          <w:t>I created many of the gestures from concepts found in theatre, music, dancing, visual arts</w:t>
        </w:r>
        <w:r w:rsidR="008677BF">
          <w:t xml:space="preserve"> […].”</w:t>
        </w:r>
      </w:ins>
    </w:p>
    <w:p w:rsidR="00237DE8" w:rsidRPr="007C437A" w:rsidRDefault="008677BF">
      <w:pPr>
        <w:rPr>
          <w:ins w:id="2290" w:author="Arthur Parmentier" w:date="2020-05-14T13:32:00Z"/>
        </w:rPr>
      </w:pPr>
      <w:ins w:id="2291" w:author="Arthur Parmentier" w:date="2020-06-11T15:12:00Z">
        <w:r>
          <w:t xml:space="preserve">We </w:t>
        </w:r>
      </w:ins>
      <w:ins w:id="2292" w:author="Arthur Parmentier" w:date="2020-06-11T16:22:00Z">
        <w:r w:rsidR="00D23CF7">
          <w:t>usually</w:t>
        </w:r>
      </w:ins>
      <w:ins w:id="2293" w:author="Arthur Parmentier" w:date="2020-06-11T15:14:00Z">
        <w:r>
          <w:t xml:space="preserve"> identify the origins of the concepts from </w:t>
        </w:r>
      </w:ins>
      <w:ins w:id="2294" w:author="Arthur Parmentier" w:date="2020-06-11T15:15:00Z">
        <w:r w:rsidR="00AF02AC">
          <w:t>their names: “Long Tone” (</w:t>
        </w:r>
      </w:ins>
      <w:ins w:id="2295" w:author="Arthur Parmentier" w:date="2020-06-11T15:16:00Z">
        <w:r w:rsidR="00AF02AC">
          <w:t xml:space="preserve">from music, although “tone” itself could </w:t>
        </w:r>
      </w:ins>
      <w:ins w:id="2296" w:author="Arthur Parmentier" w:date="2020-06-11T15:17:00Z">
        <w:r w:rsidR="00AF02AC">
          <w:t xml:space="preserve">also </w:t>
        </w:r>
      </w:ins>
      <w:ins w:id="2297" w:author="Arthur Parmentier" w:date="2020-06-11T15:16:00Z">
        <w:r w:rsidR="00AF02AC">
          <w:t xml:space="preserve">refer to </w:t>
        </w:r>
      </w:ins>
      <w:ins w:id="2298" w:author="Arthur Parmentier" w:date="2020-06-11T15:17:00Z">
        <w:r w:rsidR="00AF02AC">
          <w:t>visual arts)</w:t>
        </w:r>
      </w:ins>
      <w:ins w:id="2299" w:author="Arthur Parmentier" w:date="2020-06-11T15:22:00Z">
        <w:r w:rsidR="000A6D71">
          <w:t>, “Brush Work” (visual arts – painting)</w:t>
        </w:r>
      </w:ins>
      <w:ins w:id="2300" w:author="Arthur Parmentier" w:date="2020-06-11T15:23:00Z">
        <w:r w:rsidR="000A6D71">
          <w:t>, “Tempo” (</w:t>
        </w:r>
      </w:ins>
      <w:ins w:id="2301" w:author="Arthur Parmentier" w:date="2020-06-11T16:10:00Z">
        <w:r w:rsidR="00157755">
          <w:t xml:space="preserve">music), “Volume” (music), </w:t>
        </w:r>
      </w:ins>
      <w:ins w:id="2302" w:author="Arthur Parmentier" w:date="2020-06-11T16:18:00Z">
        <w:r w:rsidR="00D23CF7">
          <w:t xml:space="preserve">“Snapshot” (visual arts </w:t>
        </w:r>
      </w:ins>
      <w:ins w:id="2303" w:author="Arthur Parmentier" w:date="2020-06-11T16:19:00Z">
        <w:r w:rsidR="00D23CF7">
          <w:t>–</w:t>
        </w:r>
      </w:ins>
      <w:ins w:id="2304" w:author="Arthur Parmentier" w:date="2020-06-11T16:18:00Z">
        <w:r w:rsidR="00D23CF7">
          <w:t xml:space="preserve"> photograph</w:t>
        </w:r>
      </w:ins>
      <w:ins w:id="2305" w:author="Arthur Parmentier" w:date="2020-06-11T16:19:00Z">
        <w:r w:rsidR="00D23CF7">
          <w:t>y)</w:t>
        </w:r>
      </w:ins>
      <w:ins w:id="2306" w:author="Arthur Parmentier" w:date="2020-06-11T16:20:00Z">
        <w:r w:rsidR="00D23CF7">
          <w:t>, “Hit” (dance, music), etc.</w:t>
        </w:r>
      </w:ins>
    </w:p>
    <w:p w:rsidR="00D621DF" w:rsidRPr="007C437A" w:rsidRDefault="00D23CF7">
      <w:pPr>
        <w:pStyle w:val="Titre5"/>
        <w:rPr>
          <w:ins w:id="2307" w:author="Arthur Parmentier" w:date="2020-05-14T13:32:00Z"/>
        </w:rPr>
        <w:pPrChange w:id="2308" w:author="Arthur Parmentier" w:date="2020-06-10T16:26:00Z">
          <w:pPr>
            <w:pStyle w:val="Titre4"/>
          </w:pPr>
        </w:pPrChange>
      </w:pPr>
      <w:ins w:id="2309" w:author="Arthur Parmentier" w:date="2020-06-11T16:21:00Z">
        <w:r>
          <w:t xml:space="preserve">General </w:t>
        </w:r>
      </w:ins>
      <w:ins w:id="2310" w:author="Arthur Parmentier" w:date="2020-06-11T16:22:00Z">
        <w:r>
          <w:t>cultural concepts:</w:t>
        </w:r>
      </w:ins>
      <w:ins w:id="2311" w:author="Arthur Parmentier" w:date="2020-06-11T16:21:00Z">
        <w:r>
          <w:t xml:space="preserve"> objects, body </w:t>
        </w:r>
      </w:ins>
      <w:ins w:id="2312" w:author="Arthur Parmentier" w:date="2020-06-11T16:22:00Z">
        <w:r>
          <w:t>parts, actions</w:t>
        </w:r>
      </w:ins>
    </w:p>
    <w:p w:rsidR="00D621DF" w:rsidRPr="007C437A" w:rsidRDefault="00D23CF7">
      <w:pPr>
        <w:rPr>
          <w:ins w:id="2313" w:author="Arthur Parmentier" w:date="2020-05-14T13:32:00Z"/>
        </w:rPr>
      </w:pPr>
      <w:ins w:id="2314" w:author="Arthur Parmentier" w:date="2020-06-11T16:23:00Z">
        <w:r>
          <w:t>SP also borrows concepts from the Western culture in general t</w:t>
        </w:r>
      </w:ins>
      <w:ins w:id="2315" w:author="Arthur Parmentier" w:date="2020-06-11T16:25:00Z">
        <w:r>
          <w:t>hat refer to</w:t>
        </w:r>
      </w:ins>
      <w:ins w:id="2316" w:author="Arthur Parmentier" w:date="2020-06-11T16:24:00Z">
        <w:r>
          <w:t xml:space="preserve"> objects, body parts or actions: “</w:t>
        </w:r>
      </w:ins>
      <w:ins w:id="2317" w:author="Arthur Parmentier" w:date="2020-06-11T16:25:00Z">
        <w:r>
          <w:t>Drone”, “Tear up”, “Develop”, “</w:t>
        </w:r>
      </w:ins>
      <w:ins w:id="2318" w:author="Arthur Parmentier" w:date="2020-06-11T16:26:00Z">
        <w:r>
          <w:t>Configuration”, “Change This”, “Blinders”, “Prepare”, “Sprinkle”, etc.</w:t>
        </w:r>
      </w:ins>
      <w:bookmarkStart w:id="2319" w:name="_GoBack"/>
      <w:bookmarkEnd w:id="2319"/>
    </w:p>
    <w:p w:rsidR="00D621DF" w:rsidRPr="007C437A" w:rsidRDefault="00D621DF">
      <w:pPr>
        <w:pStyle w:val="Titre5"/>
        <w:rPr>
          <w:ins w:id="2320" w:author="Arthur Parmentier" w:date="2020-05-14T13:32:00Z"/>
        </w:rPr>
        <w:pPrChange w:id="2321" w:author="Arthur Parmentier" w:date="2020-06-10T16:26:00Z">
          <w:pPr>
            <w:pStyle w:val="Titre4"/>
          </w:pPr>
        </w:pPrChange>
      </w:pPr>
      <w:ins w:id="2322" w:author="Arthur Parmentier" w:date="2020-05-14T13:32:00Z">
        <w:r w:rsidRPr="007C437A">
          <w:t>“High/low” cultural representations of quiet/loud (volume), slow/fast (tempo), pitch…</w:t>
        </w:r>
      </w:ins>
    </w:p>
    <w:p w:rsidR="00D621DF" w:rsidRPr="007C437A" w:rsidRDefault="00D621DF">
      <w:pPr>
        <w:rPr>
          <w:ins w:id="2323" w:author="Arthur Parmentier" w:date="2020-06-06T17:10:00Z"/>
        </w:rPr>
      </w:pPr>
      <w:ins w:id="2324"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pPr>
        <w:pStyle w:val="NormalWeb"/>
        <w:rPr>
          <w:ins w:id="2325" w:author="Arthur Parmentier" w:date="2020-06-06T17:10:00Z"/>
          <w:lang w:val="en-US"/>
          <w:rPrChange w:id="2326" w:author="Arthur Parmentier" w:date="2020-06-07T15:27:00Z">
            <w:rPr>
              <w:ins w:id="2327" w:author="Arthur Parmentier" w:date="2020-06-06T17:10:00Z"/>
            </w:rPr>
          </w:rPrChange>
        </w:rPr>
      </w:pPr>
      <w:ins w:id="2328" w:author="Arthur Parmentier" w:date="2020-06-06T17:10:00Z">
        <w:r w:rsidRPr="007C437A">
          <w:rPr>
            <w:lang w:val="en-US"/>
            <w:rPrChange w:id="2329" w:author="Arthur Parmentier" w:date="2020-06-07T15:27:00Z">
              <w:rPr/>
            </w:rPrChange>
          </w:rPr>
          <w:t>« h.In what way would you say your gestures are culturally determined (specific to Western contexts)?</w:t>
        </w:r>
      </w:ins>
    </w:p>
    <w:p w:rsidR="00237DE8" w:rsidRPr="007C437A" w:rsidRDefault="00237DE8">
      <w:pPr>
        <w:pStyle w:val="NormalWeb"/>
        <w:rPr>
          <w:ins w:id="2330" w:author="Arthur Parmentier" w:date="2020-06-06T17:10:00Z"/>
          <w:lang w:val="en-US"/>
          <w:rPrChange w:id="2331" w:author="Arthur Parmentier" w:date="2020-06-07T15:27:00Z">
            <w:rPr>
              <w:ins w:id="2332" w:author="Arthur Parmentier" w:date="2020-06-06T17:10:00Z"/>
            </w:rPr>
          </w:rPrChange>
        </w:rPr>
      </w:pPr>
      <w:ins w:id="2333" w:author="Arthur Parmentier" w:date="2020-06-06T17:10:00Z">
        <w:r w:rsidRPr="007C437A">
          <w:rPr>
            <w:lang w:val="en-US"/>
            <w:rPrChange w:id="2334"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pPr>
        <w:pStyle w:val="NormalWeb"/>
        <w:rPr>
          <w:ins w:id="2335" w:author="Arthur Parmentier" w:date="2020-06-06T17:10:00Z"/>
          <w:lang w:val="en-US"/>
          <w:rPrChange w:id="2336" w:author="Arthur Parmentier" w:date="2020-06-07T15:27:00Z">
            <w:rPr>
              <w:ins w:id="2337" w:author="Arthur Parmentier" w:date="2020-06-06T17:10:00Z"/>
            </w:rPr>
          </w:rPrChange>
        </w:rPr>
      </w:pPr>
      <w:ins w:id="2338" w:author="Arthur Parmentier" w:date="2020-06-06T17:10:00Z">
        <w:r w:rsidRPr="007C437A">
          <w:rPr>
            <w:lang w:val="en-US"/>
            <w:rPrChange w:id="2339" w:author="Arthur Parmentier" w:date="2020-06-07T15:27:00Z">
              <w:rPr/>
            </w:rPrChange>
          </w:rPr>
          <w:t>5. Multidisciplinary Issues</w:t>
        </w:r>
      </w:ins>
    </w:p>
    <w:p w:rsidR="00237DE8" w:rsidRPr="007C437A" w:rsidRDefault="00237DE8">
      <w:pPr>
        <w:pStyle w:val="NormalWeb"/>
        <w:rPr>
          <w:ins w:id="2340" w:author="Arthur Parmentier" w:date="2020-06-06T17:10:00Z"/>
          <w:lang w:val="en-US"/>
          <w:rPrChange w:id="2341" w:author="Arthur Parmentier" w:date="2020-06-07T15:27:00Z">
            <w:rPr>
              <w:ins w:id="2342" w:author="Arthur Parmentier" w:date="2020-06-06T17:10:00Z"/>
            </w:rPr>
          </w:rPrChange>
        </w:rPr>
      </w:pPr>
      <w:ins w:id="2343" w:author="Arthur Parmentier" w:date="2020-06-06T17:10:00Z">
        <w:r w:rsidRPr="007C437A">
          <w:rPr>
            <w:lang w:val="en-US"/>
            <w:rPrChange w:id="2344"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pPr>
        <w:pStyle w:val="NormalWeb"/>
        <w:rPr>
          <w:ins w:id="2345" w:author="Arthur Parmentier" w:date="2020-06-06T17:10:00Z"/>
          <w:lang w:val="en-US"/>
          <w:rPrChange w:id="2346" w:author="Arthur Parmentier" w:date="2020-06-07T15:27:00Z">
            <w:rPr>
              <w:ins w:id="2347" w:author="Arthur Parmentier" w:date="2020-06-06T17:10:00Z"/>
            </w:rPr>
          </w:rPrChange>
        </w:rPr>
      </w:pPr>
      <w:ins w:id="2348" w:author="Arthur Parmentier" w:date="2020-06-06T17:10:00Z">
        <w:r w:rsidRPr="007C437A">
          <w:rPr>
            <w:lang w:val="en-US"/>
            <w:rPrChange w:id="2349"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pPr>
        <w:rPr>
          <w:ins w:id="2350" w:author="Arthur Parmentier" w:date="2020-05-14T13:32:00Z"/>
        </w:rPr>
      </w:pPr>
    </w:p>
    <w:p w:rsidR="00D621DF" w:rsidRPr="007C437A" w:rsidRDefault="00D621DF">
      <w:pPr>
        <w:pStyle w:val="Titre5"/>
        <w:rPr>
          <w:ins w:id="2351" w:author="Arthur Parmentier" w:date="2020-05-14T13:32:00Z"/>
        </w:rPr>
        <w:pPrChange w:id="2352" w:author="Arthur Parmentier" w:date="2020-06-10T16:26:00Z">
          <w:pPr>
            <w:pStyle w:val="Titre4"/>
          </w:pPr>
        </w:pPrChange>
      </w:pPr>
      <w:ins w:id="2353" w:author="Arthur Parmentier" w:date="2020-05-14T13:32:00Z">
        <w:r w:rsidRPr="007C437A">
          <w:t>…</w:t>
        </w:r>
      </w:ins>
    </w:p>
    <w:p w:rsidR="00D621DF" w:rsidRPr="007C437A" w:rsidRDefault="00D621DF">
      <w:pPr>
        <w:pStyle w:val="Titre4"/>
        <w:rPr>
          <w:ins w:id="2354" w:author="Arthur Parmentier" w:date="2020-05-14T13:39:00Z"/>
        </w:rPr>
        <w:pPrChange w:id="2355" w:author="Arthur Parmentier" w:date="2020-06-10T16:26:00Z">
          <w:pPr>
            <w:pStyle w:val="Titre3"/>
          </w:pPr>
        </w:pPrChange>
      </w:pPr>
      <w:ins w:id="2356" w:author="Arthur Parmentier" w:date="2020-05-14T13:32:00Z">
        <w:r w:rsidRPr="007C437A">
          <w:t>Transformations and output spaces</w:t>
        </w:r>
      </w:ins>
    </w:p>
    <w:p w:rsidR="00D0639C" w:rsidRPr="007C437A" w:rsidRDefault="00D0639C">
      <w:pPr>
        <w:rPr>
          <w:ins w:id="2357" w:author="Arthur Parmentier" w:date="2020-05-14T13:32:00Z"/>
          <w:rPrChange w:id="2358" w:author="Arthur Parmentier" w:date="2020-06-07T15:27:00Z">
            <w:rPr>
              <w:ins w:id="2359" w:author="Arthur Parmentier" w:date="2020-05-14T13:32:00Z"/>
            </w:rPr>
          </w:rPrChange>
        </w:rPr>
        <w:pPrChange w:id="2360" w:author="Arthur Parmentier" w:date="2020-06-10T16:26:00Z">
          <w:pPr>
            <w:pStyle w:val="Titre3"/>
          </w:pPr>
        </w:pPrChange>
      </w:pPr>
      <w:ins w:id="2361" w:author="Arthur Parmentier" w:date="2020-05-14T13:39:00Z">
        <w:r w:rsidRPr="007C437A">
          <w:rPr>
            <w:rPrChange w:id="2362" w:author="Arthur Parmentier" w:date="2020-06-07T15:27:00Z">
              <w:rPr/>
            </w:rPrChange>
          </w:rPr>
          <w:t>Sign = (symbol, icon, indice).</w:t>
        </w:r>
      </w:ins>
    </w:p>
    <w:p w:rsidR="00D621DF" w:rsidRPr="007C437A" w:rsidRDefault="00D621DF">
      <w:pPr>
        <w:pStyle w:val="Titre5"/>
        <w:rPr>
          <w:ins w:id="2363" w:author="Arthur Parmentier" w:date="2020-05-14T13:32:00Z"/>
        </w:rPr>
        <w:pPrChange w:id="2364" w:author="Arthur Parmentier" w:date="2020-06-10T16:26:00Z">
          <w:pPr>
            <w:pStyle w:val="Titre4"/>
          </w:pPr>
        </w:pPrChange>
      </w:pPr>
      <w:ins w:id="2365" w:author="Arthur Parmentier" w:date="2020-05-14T13:32:00Z">
        <w:r w:rsidRPr="007C437A">
          <w:lastRenderedPageBreak/>
          <w:t>Creation of a s</w:t>
        </w:r>
      </w:ins>
      <w:ins w:id="2366" w:author="Arthur Parmentier" w:date="2020-05-14T13:39:00Z">
        <w:r w:rsidR="00D0639C" w:rsidRPr="007C437A">
          <w:t>ymbol</w:t>
        </w:r>
      </w:ins>
    </w:p>
    <w:p w:rsidR="00D621DF" w:rsidRPr="007C437A" w:rsidRDefault="00D621DF">
      <w:pPr>
        <w:rPr>
          <w:ins w:id="2367" w:author="Arthur Parmentier" w:date="2020-05-14T13:32:00Z"/>
        </w:rPr>
      </w:pPr>
      <w:ins w:id="2368" w:author="Arthur Parmentier" w:date="2020-05-14T13:32:00Z">
        <w:r w:rsidRPr="007C437A">
          <w:t>… Describe here more about the process of creating a sign (examples, general rules…)</w:t>
        </w:r>
      </w:ins>
    </w:p>
    <w:p w:rsidR="00D621DF" w:rsidRPr="007C437A" w:rsidRDefault="00D621DF">
      <w:pPr>
        <w:pStyle w:val="Titre5"/>
        <w:rPr>
          <w:ins w:id="2369" w:author="Arthur Parmentier" w:date="2020-06-06T17:06:00Z"/>
        </w:rPr>
        <w:pPrChange w:id="2370" w:author="Arthur Parmentier" w:date="2020-06-10T16:26:00Z">
          <w:pPr>
            <w:pStyle w:val="Titre4"/>
          </w:pPr>
        </w:pPrChange>
      </w:pPr>
      <w:ins w:id="2371" w:author="Arthur Parmentier" w:date="2020-05-14T13:32:00Z">
        <w:r w:rsidRPr="007C437A">
          <w:t xml:space="preserve">Creation of a </w:t>
        </w:r>
      </w:ins>
      <w:ins w:id="2372" w:author="Arthur Parmentier" w:date="2020-05-14T13:39:00Z">
        <w:r w:rsidR="00D0639C" w:rsidRPr="007C437A">
          <w:t>icon</w:t>
        </w:r>
      </w:ins>
    </w:p>
    <w:p w:rsidR="003C785D" w:rsidRDefault="003C785D">
      <w:pPr>
        <w:rPr>
          <w:ins w:id="2373" w:author="Arthur Parmentier" w:date="2020-06-09T23:45:00Z"/>
        </w:rPr>
      </w:pPr>
      <w:ins w:id="2374"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11"/>
        </w:r>
      </w:ins>
    </w:p>
    <w:p w:rsidR="00C8744E" w:rsidRPr="00C8744E" w:rsidRDefault="00C8744E">
      <w:pPr>
        <w:autoSpaceDE w:val="0"/>
        <w:autoSpaceDN w:val="0"/>
        <w:adjustRightInd w:val="0"/>
        <w:spacing w:after="0" w:line="240" w:lineRule="auto"/>
        <w:rPr>
          <w:ins w:id="2376" w:author="Arthur Parmentier" w:date="2020-06-09T23:45:00Z"/>
          <w:rFonts w:ascii="ArialMT" w:hAnsi="ArialMT" w:cs="ArialMT"/>
          <w:color w:val="FFFFFF"/>
          <w:sz w:val="24"/>
          <w:szCs w:val="24"/>
          <w:rPrChange w:id="2377" w:author="Arthur Parmentier" w:date="2020-06-09T23:45:00Z">
            <w:rPr>
              <w:ins w:id="2378" w:author="Arthur Parmentier" w:date="2020-06-09T23:45:00Z"/>
              <w:rFonts w:ascii="ArialMT" w:hAnsi="ArialMT" w:cs="ArialMT"/>
              <w:color w:val="FFFFFF"/>
              <w:sz w:val="24"/>
              <w:szCs w:val="24"/>
              <w:lang w:val="fr-FR"/>
            </w:rPr>
          </w:rPrChange>
        </w:rPr>
      </w:pPr>
      <w:ins w:id="2379" w:author="Arthur Parmentier" w:date="2020-06-09T23:45:00Z">
        <w:r w:rsidRPr="00C8744E">
          <w:rPr>
            <w:rFonts w:ascii="ArialMT" w:hAnsi="ArialMT" w:cs="ArialMT"/>
            <w:color w:val="FFFFFF"/>
            <w:sz w:val="24"/>
            <w:szCs w:val="24"/>
            <w:rPrChange w:id="2380"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pPr>
        <w:autoSpaceDE w:val="0"/>
        <w:autoSpaceDN w:val="0"/>
        <w:adjustRightInd w:val="0"/>
        <w:spacing w:after="0" w:line="240" w:lineRule="auto"/>
        <w:rPr>
          <w:ins w:id="2381" w:author="Arthur Parmentier" w:date="2020-06-09T23:45:00Z"/>
          <w:rFonts w:ascii="ArialMT" w:hAnsi="ArialMT" w:cs="ArialMT"/>
          <w:color w:val="FFFFFF"/>
          <w:sz w:val="24"/>
          <w:szCs w:val="24"/>
          <w:rPrChange w:id="2382" w:author="Arthur Parmentier" w:date="2020-06-09T23:45:00Z">
            <w:rPr>
              <w:ins w:id="2383" w:author="Arthur Parmentier" w:date="2020-06-09T23:45:00Z"/>
              <w:rFonts w:ascii="ArialMT" w:hAnsi="ArialMT" w:cs="ArialMT"/>
              <w:color w:val="FFFFFF"/>
              <w:sz w:val="24"/>
              <w:szCs w:val="24"/>
              <w:lang w:val="fr-FR"/>
            </w:rPr>
          </w:rPrChange>
        </w:rPr>
      </w:pPr>
      <w:ins w:id="2384" w:author="Arthur Parmentier" w:date="2020-06-09T23:45:00Z">
        <w:r w:rsidRPr="00C8744E">
          <w:rPr>
            <w:rFonts w:ascii="ArialMT" w:hAnsi="ArialMT" w:cs="ArialMT"/>
            <w:color w:val="FFFFFF"/>
            <w:sz w:val="24"/>
            <w:szCs w:val="24"/>
            <w:rPrChange w:id="2385" w:author="Arthur Parmentier" w:date="2020-06-09T23:45:00Z">
              <w:rPr>
                <w:rFonts w:ascii="ArialMT" w:hAnsi="ArialMT" w:cs="ArialMT"/>
                <w:color w:val="FFFFFF"/>
                <w:sz w:val="24"/>
                <w:szCs w:val="24"/>
                <w:lang w:val="fr-FR"/>
              </w:rPr>
            </w:rPrChange>
          </w:rPr>
          <w:t>humorous manner. For example, the &lt;rock&gt; gesture, in which the</w:t>
        </w:r>
      </w:ins>
    </w:p>
    <w:p w:rsidR="00C8744E" w:rsidRPr="00C8744E" w:rsidRDefault="00C8744E">
      <w:pPr>
        <w:autoSpaceDE w:val="0"/>
        <w:autoSpaceDN w:val="0"/>
        <w:adjustRightInd w:val="0"/>
        <w:spacing w:after="0" w:line="240" w:lineRule="auto"/>
        <w:rPr>
          <w:ins w:id="2386" w:author="Arthur Parmentier" w:date="2020-06-09T23:45:00Z"/>
          <w:rFonts w:ascii="ArialMT" w:hAnsi="ArialMT" w:cs="ArialMT"/>
          <w:color w:val="FFFFFF"/>
          <w:sz w:val="24"/>
          <w:szCs w:val="24"/>
          <w:rPrChange w:id="2387" w:author="Arthur Parmentier" w:date="2020-06-09T23:45:00Z">
            <w:rPr>
              <w:ins w:id="2388" w:author="Arthur Parmentier" w:date="2020-06-09T23:45:00Z"/>
              <w:rFonts w:ascii="ArialMT" w:hAnsi="ArialMT" w:cs="ArialMT"/>
              <w:color w:val="FFFFFF"/>
              <w:sz w:val="24"/>
              <w:szCs w:val="24"/>
              <w:lang w:val="fr-FR"/>
            </w:rPr>
          </w:rPrChange>
        </w:rPr>
      </w:pPr>
      <w:ins w:id="2389" w:author="Arthur Parmentier" w:date="2020-06-09T23:45:00Z">
        <w:r w:rsidRPr="00C8744E">
          <w:rPr>
            <w:rFonts w:ascii="ArialMT" w:hAnsi="ArialMT" w:cs="ArialMT"/>
            <w:color w:val="FFFFFF"/>
            <w:sz w:val="24"/>
            <w:szCs w:val="24"/>
            <w:rPrChange w:id="2390"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pPr>
        <w:autoSpaceDE w:val="0"/>
        <w:autoSpaceDN w:val="0"/>
        <w:adjustRightInd w:val="0"/>
        <w:spacing w:after="0" w:line="240" w:lineRule="auto"/>
        <w:rPr>
          <w:ins w:id="2391" w:author="Arthur Parmentier" w:date="2020-06-09T23:45:00Z"/>
          <w:rFonts w:ascii="ArialMT" w:hAnsi="ArialMT" w:cs="ArialMT"/>
          <w:color w:val="FFFFFF"/>
          <w:sz w:val="24"/>
          <w:szCs w:val="24"/>
          <w:rPrChange w:id="2392" w:author="Arthur Parmentier" w:date="2020-06-09T23:45:00Z">
            <w:rPr>
              <w:ins w:id="2393" w:author="Arthur Parmentier" w:date="2020-06-09T23:45:00Z"/>
              <w:rFonts w:ascii="ArialMT" w:hAnsi="ArialMT" w:cs="ArialMT"/>
              <w:color w:val="FFFFFF"/>
              <w:sz w:val="24"/>
              <w:szCs w:val="24"/>
              <w:lang w:val="fr-FR"/>
            </w:rPr>
          </w:rPrChange>
        </w:rPr>
      </w:pPr>
      <w:ins w:id="2394" w:author="Arthur Parmentier" w:date="2020-06-09T23:45:00Z">
        <w:r w:rsidRPr="00C8744E">
          <w:rPr>
            <w:rFonts w:ascii="ArialMT" w:hAnsi="ArialMT" w:cs="ArialMT"/>
            <w:color w:val="FFFFFF"/>
            <w:sz w:val="24"/>
            <w:szCs w:val="24"/>
            <w:rPrChange w:id="2395"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pPr>
        <w:autoSpaceDE w:val="0"/>
        <w:autoSpaceDN w:val="0"/>
        <w:adjustRightInd w:val="0"/>
        <w:spacing w:after="0" w:line="240" w:lineRule="auto"/>
        <w:rPr>
          <w:ins w:id="2396" w:author="Arthur Parmentier" w:date="2020-06-09T23:45:00Z"/>
          <w:rFonts w:ascii="ArialMT" w:hAnsi="ArialMT" w:cs="ArialMT"/>
          <w:color w:val="FFFFFF"/>
          <w:sz w:val="24"/>
          <w:szCs w:val="24"/>
          <w:rPrChange w:id="2397" w:author="Arthur Parmentier" w:date="2020-06-09T23:45:00Z">
            <w:rPr>
              <w:ins w:id="2398" w:author="Arthur Parmentier" w:date="2020-06-09T23:45:00Z"/>
              <w:rFonts w:ascii="ArialMT" w:hAnsi="ArialMT" w:cs="ArialMT"/>
              <w:color w:val="FFFFFF"/>
              <w:sz w:val="24"/>
              <w:szCs w:val="24"/>
              <w:lang w:val="fr-FR"/>
            </w:rPr>
          </w:rPrChange>
        </w:rPr>
      </w:pPr>
      <w:ins w:id="2399" w:author="Arthur Parmentier" w:date="2020-06-09T23:45:00Z">
        <w:r w:rsidRPr="00C8744E">
          <w:rPr>
            <w:rFonts w:ascii="ArialMT" w:hAnsi="ArialMT" w:cs="ArialMT"/>
            <w:color w:val="FFFFFF"/>
            <w:sz w:val="24"/>
            <w:szCs w:val="24"/>
            <w:rPrChange w:id="2400"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pPr>
        <w:autoSpaceDE w:val="0"/>
        <w:autoSpaceDN w:val="0"/>
        <w:adjustRightInd w:val="0"/>
        <w:spacing w:after="0" w:line="240" w:lineRule="auto"/>
        <w:rPr>
          <w:ins w:id="2401" w:author="Arthur Parmentier" w:date="2020-06-09T23:45:00Z"/>
          <w:rFonts w:ascii="ArialMT" w:hAnsi="ArialMT" w:cs="ArialMT"/>
          <w:color w:val="FFFFFF"/>
          <w:sz w:val="24"/>
          <w:szCs w:val="24"/>
          <w:rPrChange w:id="2402" w:author="Arthur Parmentier" w:date="2020-06-09T23:45:00Z">
            <w:rPr>
              <w:ins w:id="2403" w:author="Arthur Parmentier" w:date="2020-06-09T23:45:00Z"/>
              <w:rFonts w:ascii="ArialMT" w:hAnsi="ArialMT" w:cs="ArialMT"/>
              <w:color w:val="FFFFFF"/>
              <w:sz w:val="24"/>
              <w:szCs w:val="24"/>
              <w:lang w:val="fr-FR"/>
            </w:rPr>
          </w:rPrChange>
        </w:rPr>
      </w:pPr>
      <w:ins w:id="2404" w:author="Arthur Parmentier" w:date="2020-06-09T23:45:00Z">
        <w:r w:rsidRPr="00C8744E">
          <w:rPr>
            <w:rFonts w:ascii="ArialMT" w:hAnsi="ArialMT" w:cs="ArialMT"/>
            <w:color w:val="FFFFFF"/>
            <w:sz w:val="24"/>
            <w:szCs w:val="24"/>
            <w:rPrChange w:id="2405"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pPr>
        <w:autoSpaceDE w:val="0"/>
        <w:autoSpaceDN w:val="0"/>
        <w:adjustRightInd w:val="0"/>
        <w:spacing w:after="0" w:line="240" w:lineRule="auto"/>
        <w:rPr>
          <w:ins w:id="2406" w:author="Arthur Parmentier" w:date="2020-06-09T23:45:00Z"/>
          <w:rFonts w:ascii="ArialMT" w:hAnsi="ArialMT" w:cs="ArialMT"/>
          <w:color w:val="FFFFFF"/>
          <w:sz w:val="24"/>
          <w:szCs w:val="24"/>
          <w:rPrChange w:id="2407" w:author="Arthur Parmentier" w:date="2020-06-09T23:45:00Z">
            <w:rPr>
              <w:ins w:id="2408" w:author="Arthur Parmentier" w:date="2020-06-09T23:45:00Z"/>
              <w:rFonts w:ascii="ArialMT" w:hAnsi="ArialMT" w:cs="ArialMT"/>
              <w:color w:val="FFFFFF"/>
              <w:sz w:val="24"/>
              <w:szCs w:val="24"/>
              <w:lang w:val="fr-FR"/>
            </w:rPr>
          </w:rPrChange>
        </w:rPr>
      </w:pPr>
      <w:ins w:id="2409" w:author="Arthur Parmentier" w:date="2020-06-09T23:45:00Z">
        <w:r w:rsidRPr="00C8744E">
          <w:rPr>
            <w:rFonts w:ascii="ArialMT" w:hAnsi="ArialMT" w:cs="ArialMT"/>
            <w:color w:val="FFFFFF"/>
            <w:sz w:val="24"/>
            <w:szCs w:val="24"/>
            <w:rPrChange w:id="2410"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pPr>
        <w:rPr>
          <w:ins w:id="2411" w:author="Arthur Parmentier" w:date="2020-06-09T23:45:00Z"/>
        </w:rPr>
      </w:pPr>
      <w:ins w:id="2412" w:author="Arthur Parmentier" w:date="2020-06-09T23:45:00Z">
        <w:r>
          <w:rPr>
            <w:rFonts w:ascii="ArialMT" w:hAnsi="ArialMT" w:cs="ArialMT"/>
            <w:color w:val="FFFFFF"/>
            <w:sz w:val="24"/>
            <w:szCs w:val="24"/>
            <w:lang w:val="fr-FR"/>
          </w:rPr>
          <w:t>iconicity.</w:t>
        </w:r>
      </w:ins>
    </w:p>
    <w:p w:rsidR="00C8744E" w:rsidRPr="007C437A" w:rsidRDefault="00C8744E">
      <w:pPr>
        <w:rPr>
          <w:ins w:id="2413" w:author="Arthur Parmentier" w:date="2020-05-14T13:32:00Z"/>
        </w:rPr>
      </w:pPr>
    </w:p>
    <w:p w:rsidR="00D621DF" w:rsidRPr="007C437A" w:rsidRDefault="00D621DF">
      <w:pPr>
        <w:pStyle w:val="Titre5"/>
        <w:rPr>
          <w:ins w:id="2414" w:author="Arthur Parmentier" w:date="2020-05-14T13:32:00Z"/>
          <w:rPrChange w:id="2415" w:author="Arthur Parmentier" w:date="2020-06-07T15:27:00Z">
            <w:rPr>
              <w:ins w:id="2416" w:author="Arthur Parmentier" w:date="2020-05-14T13:32:00Z"/>
            </w:rPr>
          </w:rPrChange>
        </w:rPr>
        <w:pPrChange w:id="2417" w:author="Arthur Parmentier" w:date="2020-06-10T16:26:00Z">
          <w:pPr/>
        </w:pPrChange>
      </w:pPr>
      <w:ins w:id="2418" w:author="Arthur Parmentier" w:date="2020-05-14T13:32:00Z">
        <w:r w:rsidRPr="007C437A">
          <w:rPr>
            <w:rPrChange w:id="2419" w:author="Arthur Parmentier" w:date="2020-06-07T15:27:00Z">
              <w:rPr/>
            </w:rPrChange>
          </w:rPr>
          <w:t>Creation of a</w:t>
        </w:r>
      </w:ins>
      <w:ins w:id="2420" w:author="Arthur Parmentier" w:date="2020-05-14T13:39:00Z">
        <w:r w:rsidR="00D0639C" w:rsidRPr="007C437A">
          <w:rPr>
            <w:rPrChange w:id="2421" w:author="Arthur Parmentier" w:date="2020-06-07T15:27:00Z">
              <w:rPr/>
            </w:rPrChange>
          </w:rPr>
          <w:t xml:space="preserve">n </w:t>
        </w:r>
      </w:ins>
      <w:ins w:id="2422" w:author="Arthur Parmentier" w:date="2020-05-14T13:40:00Z">
        <w:r w:rsidR="00D0639C" w:rsidRPr="007C437A">
          <w:rPr>
            <w:rPrChange w:id="2423" w:author="Arthur Parmentier" w:date="2020-06-07T15:27:00Z">
              <w:rPr/>
            </w:rPrChange>
          </w:rPr>
          <w:t>indices</w:t>
        </w:r>
      </w:ins>
    </w:p>
    <w:p w:rsidR="00D621DF" w:rsidRPr="007C437A" w:rsidDel="00D0639C" w:rsidRDefault="003E1EE3">
      <w:pPr>
        <w:pStyle w:val="Titre3"/>
        <w:rPr>
          <w:del w:id="2424" w:author="Arthur Parmentier" w:date="2020-05-14T13:40:00Z"/>
          <w:i/>
          <w:iCs/>
          <w:rPrChange w:id="2425" w:author="Arthur Parmentier" w:date="2020-06-07T15:27:00Z">
            <w:rPr>
              <w:del w:id="2426" w:author="Arthur Parmentier" w:date="2020-05-14T13:40:00Z"/>
            </w:rPr>
          </w:rPrChange>
        </w:rPr>
        <w:pPrChange w:id="2427" w:author="Arthur Parmentier" w:date="2020-06-10T16:26:00Z">
          <w:pPr/>
        </w:pPrChange>
      </w:pPr>
      <w:bookmarkStart w:id="2428" w:name="_Toc40356075"/>
      <w:bookmarkStart w:id="2429" w:name="_Toc42698929"/>
      <w:bookmarkEnd w:id="2428"/>
      <w:ins w:id="2430" w:author="Arthur Parmentier" w:date="2020-05-14T13:40:00Z">
        <w:r w:rsidRPr="007C437A">
          <w:t>Mechanism 2:</w:t>
        </w:r>
        <w:bookmarkEnd w:id="2429"/>
        <w:r w:rsidRPr="007C437A">
          <w:t xml:space="preserve"> </w:t>
        </w:r>
      </w:ins>
    </w:p>
    <w:p w:rsidR="007B1805" w:rsidRPr="007C437A" w:rsidRDefault="007B1805">
      <w:pPr>
        <w:pStyle w:val="Titre3"/>
        <w:pPrChange w:id="2431" w:author="Arthur Parmentier" w:date="2020-06-10T16:26:00Z">
          <w:pPr>
            <w:pStyle w:val="Titre2"/>
          </w:pPr>
        </w:pPrChange>
      </w:pPr>
      <w:bookmarkStart w:id="2432" w:name="_Toc42698930"/>
      <w:r w:rsidRPr="007C437A">
        <w:t xml:space="preserve">Sign </w:t>
      </w:r>
      <w:ins w:id="2433" w:author="Arthur Parmentier" w:date="2020-05-13T10:35:00Z">
        <w:r w:rsidR="003D29B8" w:rsidRPr="007C437A">
          <w:t>“</w:t>
        </w:r>
      </w:ins>
      <w:r w:rsidRPr="007C437A">
        <w:t>overloading</w:t>
      </w:r>
      <w:ins w:id="2434" w:author="Arthur Parmentier" w:date="2020-05-13T10:35:00Z">
        <w:r w:rsidR="003D29B8" w:rsidRPr="007C437A">
          <w:t>”</w:t>
        </w:r>
      </w:ins>
      <w:bookmarkEnd w:id="2432"/>
    </w:p>
    <w:p w:rsidR="005A6DBA" w:rsidRPr="007C437A" w:rsidRDefault="005A6DBA">
      <w:pPr>
        <w:pStyle w:val="Titre4"/>
        <w:rPr>
          <w:ins w:id="2435" w:author="Arthur Parmentier" w:date="2020-05-13T10:10:00Z"/>
          <w:rPrChange w:id="2436" w:author="Arthur Parmentier" w:date="2020-06-07T15:27:00Z">
            <w:rPr>
              <w:ins w:id="2437" w:author="Arthur Parmentier" w:date="2020-05-13T10:10:00Z"/>
            </w:rPr>
          </w:rPrChange>
        </w:rPr>
        <w:pPrChange w:id="2438" w:author="Arthur Parmentier" w:date="2020-06-10T16:26:00Z">
          <w:pPr/>
        </w:pPrChange>
      </w:pPr>
      <w:ins w:id="2439" w:author="Arthur Parmentier" w:date="2020-05-13T10:10:00Z">
        <w:r w:rsidRPr="007C437A">
          <w:rPr>
            <w:rPrChange w:id="2440" w:author="Arthur Parmentier" w:date="2020-06-07T15:27:00Z">
              <w:rPr/>
            </w:rPrChange>
          </w:rPr>
          <w:t>Motivation</w:t>
        </w:r>
      </w:ins>
    </w:p>
    <w:p w:rsidR="0053230A" w:rsidRPr="007C437A" w:rsidRDefault="001B082B">
      <w:pPr>
        <w:rPr>
          <w:ins w:id="2441" w:author="Arthur Parmentier" w:date="2020-05-13T09:52:00Z"/>
        </w:rPr>
      </w:pPr>
      <w:r w:rsidRPr="007C437A">
        <w:t xml:space="preserve">We have seen from the evolution of SP that </w:t>
      </w:r>
      <w:ins w:id="2442" w:author="Arthur Parmentier" w:date="2020-05-13T09:50:00Z">
        <w:r w:rsidR="0053230A" w:rsidRPr="007C437A">
          <w:t xml:space="preserve">a single sign </w:t>
        </w:r>
      </w:ins>
      <w:ins w:id="2443" w:author="Arthur Parmentier" w:date="2020-05-13T09:51:00Z">
        <w:r w:rsidR="0053230A" w:rsidRPr="007C437A">
          <w:t>can be use to signify a content</w:t>
        </w:r>
      </w:ins>
      <w:ins w:id="2444" w:author="Arthur Parmentier" w:date="2020-05-13T11:16:00Z">
        <w:r w:rsidR="00B45CE3" w:rsidRPr="007C437A">
          <w:rPr>
            <w:rStyle w:val="Appelnotedebasdep"/>
          </w:rPr>
          <w:footnoteReference w:id="12"/>
        </w:r>
      </w:ins>
      <w:ins w:id="2448" w:author="Arthur Parmentier" w:date="2020-05-13T09:52:00Z">
        <w:r w:rsidR="0053230A" w:rsidRPr="007C437A">
          <w:t xml:space="preserve"> not only for different instruments of the same discipline</w:t>
        </w:r>
      </w:ins>
      <w:ins w:id="2449" w:author="Arthur Parmentier" w:date="2020-05-13T10:07:00Z">
        <w:r w:rsidR="00434325" w:rsidRPr="007C437A">
          <w:t xml:space="preserve"> (1)</w:t>
        </w:r>
      </w:ins>
      <w:ins w:id="2450" w:author="Arthur Parmentier" w:date="2020-05-13T09:52:00Z">
        <w:r w:rsidR="0053230A" w:rsidRPr="007C437A">
          <w:t xml:space="preserve"> but also across discipline</w:t>
        </w:r>
      </w:ins>
      <w:ins w:id="2451" w:author="Arthur Parmentier" w:date="2020-05-13T10:07:00Z">
        <w:r w:rsidR="00434325" w:rsidRPr="007C437A">
          <w:t xml:space="preserve"> (2).</w:t>
        </w:r>
      </w:ins>
      <w:ins w:id="2452" w:author="Arthur Parmentier" w:date="2020-05-13T10:35:00Z">
        <w:r w:rsidR="003D29B8" w:rsidRPr="007C437A">
          <w:t xml:space="preserve"> This what I call the “overloading” of a sign.</w:t>
        </w:r>
        <w:r w:rsidR="003D29B8" w:rsidRPr="007C437A">
          <w:rPr>
            <w:rStyle w:val="Appelnotedebasdep"/>
          </w:rPr>
          <w:footnoteReference w:id="13"/>
        </w:r>
      </w:ins>
      <w:del w:id="2457"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458" w:author="Arthur Parmentier" w:date="2020-05-13T09:49:00Z">
        <w:r w:rsidRPr="007C437A" w:rsidDel="0053230A">
          <w:delText xml:space="preserve"> encapsulate several concepts from different disciplines</w:delText>
        </w:r>
      </w:del>
      <w:del w:id="2459" w:author="Arthur Parmentier" w:date="2020-05-13T09:52:00Z">
        <w:r w:rsidRPr="007C437A" w:rsidDel="0053230A">
          <w:delText xml:space="preserve">; </w:delText>
        </w:r>
      </w:del>
    </w:p>
    <w:p w:rsidR="00B45CE3" w:rsidRPr="007C437A" w:rsidRDefault="00434325">
      <w:pPr>
        <w:rPr>
          <w:ins w:id="2460" w:author="Arthur Parmentier" w:date="2020-05-13T09:52:00Z"/>
        </w:rPr>
      </w:pPr>
      <w:ins w:id="2461" w:author="Arthur Parmentier" w:date="2020-05-13T10:08:00Z">
        <w:r w:rsidRPr="007C437A">
          <w:t xml:space="preserve">We will try to identify whether the operability of a sign </w:t>
        </w:r>
      </w:ins>
      <w:ins w:id="2462" w:author="Arthur Parmentier" w:date="2020-05-13T10:09:00Z">
        <w:r w:rsidRPr="007C437A">
          <w:t xml:space="preserve">in (1) and (2) </w:t>
        </w:r>
      </w:ins>
      <w:ins w:id="2463" w:author="Arthur Parmentier" w:date="2020-05-13T10:08:00Z">
        <w:r w:rsidRPr="007C437A">
          <w:t>involves mechanisms of different nature</w:t>
        </w:r>
      </w:ins>
      <w:ins w:id="2464" w:author="Arthur Parmentier" w:date="2020-05-13T10:09:00Z">
        <w:r w:rsidRPr="007C437A">
          <w:t>.</w:t>
        </w:r>
      </w:ins>
    </w:p>
    <w:p w:rsidR="0053230A" w:rsidRPr="007C437A" w:rsidRDefault="005A6DBA">
      <w:pPr>
        <w:pStyle w:val="Titre4"/>
        <w:rPr>
          <w:ins w:id="2465" w:author="Arthur Parmentier" w:date="2020-05-13T09:52:00Z"/>
          <w:rPrChange w:id="2466" w:author="Arthur Parmentier" w:date="2020-06-07T15:27:00Z">
            <w:rPr>
              <w:ins w:id="2467" w:author="Arthur Parmentier" w:date="2020-05-13T09:52:00Z"/>
            </w:rPr>
          </w:rPrChange>
        </w:rPr>
        <w:pPrChange w:id="2468" w:author="Arthur Parmentier" w:date="2020-06-10T16:26:00Z">
          <w:pPr/>
        </w:pPrChange>
      </w:pPr>
      <w:ins w:id="2469" w:author="Arthur Parmentier" w:date="2020-05-13T10:11:00Z">
        <w:r w:rsidRPr="007C437A">
          <w:rPr>
            <w:rPrChange w:id="2470" w:author="Arthur Parmentier" w:date="2020-06-07T15:27:00Z">
              <w:rPr/>
            </w:rPrChange>
          </w:rPr>
          <w:t>Differentiation of signified across disciplines</w:t>
        </w:r>
      </w:ins>
    </w:p>
    <w:p w:rsidR="002F5B0B" w:rsidRPr="007C437A" w:rsidRDefault="002F5B0B">
      <w:pPr>
        <w:rPr>
          <w:ins w:id="2471" w:author="Arthur Parmentier" w:date="2020-05-13T10:30:00Z"/>
        </w:rPr>
      </w:pPr>
      <w:ins w:id="2472" w:author="Arthur Parmentier" w:date="2020-05-13T10:12:00Z">
        <w:r w:rsidRPr="007C437A">
          <w:t>We very commonly observe signs made of one sign</w:t>
        </w:r>
      </w:ins>
      <w:ins w:id="2473" w:author="Arthur Parmentier" w:date="2020-05-13T10:13:00Z">
        <w:r w:rsidRPr="007C437A">
          <w:t xml:space="preserve">ifier and several signified </w:t>
        </w:r>
        <w:r w:rsidR="00AE58D1" w:rsidRPr="007C437A">
          <w:t>in oral languages and our everyday life.</w:t>
        </w:r>
      </w:ins>
      <w:ins w:id="2474" w:author="Arthur Parmentier" w:date="2020-05-13T10:14:00Z">
        <w:r w:rsidR="00AE58D1" w:rsidRPr="007C437A">
          <w:t xml:space="preserve"> The signified is understood by an operation of “disambiguation” </w:t>
        </w:r>
      </w:ins>
      <w:ins w:id="2475" w:author="Arthur Parmentier" w:date="2020-05-13T10:15:00Z">
        <w:r w:rsidR="00AE58D1" w:rsidRPr="007C437A">
          <w:t>that depends on the context of the communication.</w:t>
        </w:r>
      </w:ins>
      <w:ins w:id="2476" w:author="Arthur Parmentier" w:date="2020-05-13T10:16:00Z">
        <w:r w:rsidR="00AE58D1" w:rsidRPr="007C437A">
          <w:t xml:space="preserve"> In this section, we will see that a </w:t>
        </w:r>
      </w:ins>
      <w:ins w:id="2477" w:author="Arthur Parmentier" w:date="2020-05-14T11:09:00Z">
        <w:r w:rsidR="001F6197" w:rsidRPr="007C437A">
          <w:t xml:space="preserve">multi-disciplinary </w:t>
        </w:r>
      </w:ins>
      <w:ins w:id="2478" w:author="Arthur Parmentier" w:date="2020-05-13T10:16:00Z">
        <w:r w:rsidR="00AE58D1" w:rsidRPr="007C437A">
          <w:t>sign in SP can indeed have several si</w:t>
        </w:r>
      </w:ins>
      <w:ins w:id="2479" w:author="Arthur Parmentier" w:date="2020-05-13T10:17:00Z">
        <w:r w:rsidR="00AE58D1" w:rsidRPr="007C437A">
          <w:t>gnified</w:t>
        </w:r>
      </w:ins>
      <w:ins w:id="2480" w:author="Arthur Parmentier" w:date="2020-05-13T10:18:00Z">
        <w:r w:rsidR="00AE58D1" w:rsidRPr="007C437A">
          <w:t xml:space="preserve"> </w:t>
        </w:r>
      </w:ins>
      <w:ins w:id="2481" w:author="Arthur Parmentier" w:date="2020-05-14T10:58:00Z">
        <w:r w:rsidR="00A46D19" w:rsidRPr="007C437A">
          <w:t xml:space="preserve">that allow </w:t>
        </w:r>
      </w:ins>
      <w:ins w:id="2482" w:author="Arthur Parmentier" w:date="2020-05-14T11:09:00Z">
        <w:r w:rsidR="001F6197" w:rsidRPr="007C437A">
          <w:t>it</w:t>
        </w:r>
      </w:ins>
      <w:ins w:id="2483" w:author="Arthur Parmentier" w:date="2020-05-14T10:58:00Z">
        <w:r w:rsidR="00A46D19" w:rsidRPr="007C437A">
          <w:t xml:space="preserve"> to operate </w:t>
        </w:r>
      </w:ins>
      <w:ins w:id="2484" w:author="Arthur Parmentier" w:date="2020-05-14T10:59:00Z">
        <w:r w:rsidR="00A46D19" w:rsidRPr="007C437A">
          <w:t>in several disciplines</w:t>
        </w:r>
      </w:ins>
      <w:ins w:id="2485" w:author="Arthur Parmentier" w:date="2020-05-13T10:18:00Z">
        <w:r w:rsidR="00AE58D1" w:rsidRPr="007C437A">
          <w:t>.</w:t>
        </w:r>
      </w:ins>
      <w:ins w:id="2486" w:author="Arthur Parmentier" w:date="2020-05-13T10:19:00Z">
        <w:r w:rsidR="00AE58D1" w:rsidRPr="007C437A">
          <w:rPr>
            <w:rStyle w:val="Appelnotedebasdep"/>
          </w:rPr>
          <w:footnoteReference w:id="14"/>
        </w:r>
      </w:ins>
      <w:ins w:id="2491" w:author="Arthur Parmentier" w:date="2020-05-13T10:18:00Z">
        <w:r w:rsidR="00AE58D1" w:rsidRPr="007C437A">
          <w:t xml:space="preserve"> </w:t>
        </w:r>
      </w:ins>
      <w:ins w:id="2492" w:author="Arthur Parmentier" w:date="2020-05-13T10:20:00Z">
        <w:r w:rsidR="00803E2B" w:rsidRPr="007C437A">
          <w:t xml:space="preserve">Moreover, </w:t>
        </w:r>
      </w:ins>
      <w:ins w:id="2493" w:author="Arthur Parmentier" w:date="2020-05-13T10:21:00Z">
        <w:r w:rsidR="00803E2B" w:rsidRPr="007C437A">
          <w:t xml:space="preserve">we </w:t>
        </w:r>
      </w:ins>
      <w:ins w:id="2494" w:author="Arthur Parmentier" w:date="2020-05-13T10:22:00Z">
        <w:r w:rsidR="00803E2B" w:rsidRPr="007C437A">
          <w:t xml:space="preserve">will discuss the </w:t>
        </w:r>
      </w:ins>
      <w:ins w:id="2495" w:author="Arthur Parmentier" w:date="2020-05-13T10:23:00Z">
        <w:r w:rsidR="00803E2B" w:rsidRPr="007C437A">
          <w:t xml:space="preserve">model of a </w:t>
        </w:r>
      </w:ins>
      <w:ins w:id="2496" w:author="Arthur Parmentier" w:date="2020-05-13T10:22:00Z">
        <w:r w:rsidR="00803E2B" w:rsidRPr="007C437A">
          <w:t xml:space="preserve">bijection between </w:t>
        </w:r>
      </w:ins>
      <w:ins w:id="2497" w:author="Arthur Parmentier" w:date="2020-05-14T11:13:00Z">
        <w:r w:rsidR="004F6E10" w:rsidRPr="007C437A">
          <w:t>signified concepts and disciplines.</w:t>
        </w:r>
      </w:ins>
      <w:ins w:id="2498" w:author="Arthur Parmentier" w:date="2020-05-14T11:11:00Z">
        <w:r w:rsidR="004F6E10" w:rsidRPr="007C437A">
          <w:t xml:space="preserve">, </w:t>
        </w:r>
      </w:ins>
      <w:ins w:id="2499" w:author="Arthur Parmentier" w:date="2020-05-14T11:13:00Z">
        <w:r w:rsidR="004F6E10" w:rsidRPr="007C437A">
          <w:t xml:space="preserve">Finally, we will discuss the </w:t>
        </w:r>
        <w:r w:rsidR="004F6E10" w:rsidRPr="007C437A">
          <w:lastRenderedPageBreak/>
          <w:t>construction process of these multi-disciplinary sign to show that the</w:t>
        </w:r>
      </w:ins>
      <w:ins w:id="2500" w:author="Arthur Parmentier" w:date="2020-05-14T11:14:00Z">
        <w:r w:rsidR="004F6E10" w:rsidRPr="007C437A">
          <w:t xml:space="preserve">ir signified are </w:t>
        </w:r>
      </w:ins>
      <w:ins w:id="2501" w:author="Arthur Parmentier" w:date="2020-05-14T11:37:00Z">
        <w:r w:rsidR="00BF5AB9" w:rsidRPr="007C437A">
          <w:t>linked by analogies.</w:t>
        </w:r>
      </w:ins>
      <w:ins w:id="2502" w:author="Arthur Parmentier" w:date="2020-05-14T11:12:00Z">
        <w:r w:rsidR="004F6E10" w:rsidRPr="007C437A">
          <w:t xml:space="preserve"> </w:t>
        </w:r>
      </w:ins>
    </w:p>
    <w:p w:rsidR="00F150E6" w:rsidRPr="007C437A" w:rsidRDefault="00F150E6">
      <w:pPr>
        <w:pStyle w:val="Titre5"/>
        <w:rPr>
          <w:ins w:id="2503" w:author="Arthur Parmentier" w:date="2020-05-13T10:41:00Z"/>
          <w:rPrChange w:id="2504" w:author="Arthur Parmentier" w:date="2020-06-07T15:27:00Z">
            <w:rPr>
              <w:ins w:id="2505" w:author="Arthur Parmentier" w:date="2020-05-13T10:41:00Z"/>
            </w:rPr>
          </w:rPrChange>
        </w:rPr>
        <w:pPrChange w:id="2506" w:author="Arthur Parmentier" w:date="2020-06-10T16:26:00Z">
          <w:pPr/>
        </w:pPrChange>
      </w:pPr>
      <w:ins w:id="2507" w:author="Arthur Parmentier" w:date="2020-05-13T10:41:00Z">
        <w:r w:rsidRPr="007C437A">
          <w:rPr>
            <w:rPrChange w:id="2508" w:author="Arthur Parmentier" w:date="2020-06-07T15:27:00Z">
              <w:rPr/>
            </w:rPrChange>
          </w:rPr>
          <w:t>Existence of several signified concepts</w:t>
        </w:r>
      </w:ins>
    </w:p>
    <w:p w:rsidR="005868B3" w:rsidRPr="007C437A" w:rsidRDefault="00FD47FA">
      <w:pPr>
        <w:rPr>
          <w:ins w:id="2509" w:author="Arthur Parmentier" w:date="2020-05-13T10:30:00Z"/>
        </w:rPr>
      </w:pPr>
      <w:ins w:id="2510" w:author="Arthur Parmentier" w:date="2020-05-13T10:37:00Z">
        <w:r w:rsidRPr="007C437A">
          <w:t xml:space="preserve">To demonstrate the existence of several concepts (the signified) </w:t>
        </w:r>
      </w:ins>
      <w:ins w:id="2511" w:author="Arthur Parmentier" w:date="2020-05-13T10:38:00Z">
        <w:r w:rsidRPr="007C437A">
          <w:t>under a multi-disciplinary sign in SP, l</w:t>
        </w:r>
      </w:ins>
      <w:ins w:id="2512" w:author="Arthur Parmentier" w:date="2020-05-13T10:30:00Z">
        <w:r w:rsidR="005868B3" w:rsidRPr="007C437A">
          <w:t>et’s take the</w:t>
        </w:r>
      </w:ins>
      <w:ins w:id="2513" w:author="Arthur Parmentier" w:date="2020-05-13T10:38:00Z">
        <w:r w:rsidRPr="007C437A">
          <w:t xml:space="preserve"> common</w:t>
        </w:r>
      </w:ins>
      <w:ins w:id="2514"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515" w:author="Arthur Parmentier" w:date="2020-05-13T10:30:00Z"/>
        </w:rPr>
      </w:pPr>
      <w:ins w:id="2516"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517" w:author="Arthur Parmentier" w:date="2020-05-13T10:30:00Z"/>
        </w:rPr>
      </w:pPr>
      <w:ins w:id="2518"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519" w:author="Arthur Parmentier" w:date="2020-05-13T10:30:00Z"/>
        </w:rPr>
      </w:pPr>
      <w:ins w:id="2520"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2521" w:author="Arthur Parmentier" w:date="2020-05-13T10:30:00Z"/>
        </w:rPr>
      </w:pPr>
      <w:ins w:id="2522" w:author="Arthur Parmentier" w:date="2020-05-13T10:30:00Z">
        <w:r w:rsidRPr="007C437A">
          <w:t>“A note with constant volume and constant pitch over time” for most musicians</w:t>
        </w:r>
      </w:ins>
    </w:p>
    <w:p w:rsidR="005868B3" w:rsidRPr="007C437A" w:rsidRDefault="005868B3">
      <w:pPr>
        <w:pStyle w:val="Paragraphedeliste"/>
        <w:numPr>
          <w:ilvl w:val="0"/>
          <w:numId w:val="17"/>
        </w:numPr>
        <w:rPr>
          <w:ins w:id="2523" w:author="Arthur Parmentier" w:date="2020-05-13T10:30:00Z"/>
        </w:rPr>
      </w:pPr>
      <w:ins w:id="2524" w:author="Arthur Parmentier" w:date="2020-05-13T10:30:00Z">
        <w:r w:rsidRPr="007C437A">
          <w:t>…</w:t>
        </w:r>
      </w:ins>
    </w:p>
    <w:p w:rsidR="005868B3" w:rsidRPr="007C437A" w:rsidRDefault="005868B3">
      <w:pPr>
        <w:rPr>
          <w:ins w:id="2525" w:author="Arthur Parmentier" w:date="2020-05-13T10:30:00Z"/>
        </w:rPr>
      </w:pPr>
      <w:ins w:id="2526" w:author="Arthur Parmentier" w:date="2020-05-13T10:30:00Z">
        <w:r w:rsidRPr="007C437A">
          <w:t>They also often illustrate those descriptions with a prototypical example.</w:t>
        </w:r>
      </w:ins>
    </w:p>
    <w:p w:rsidR="005868B3" w:rsidRPr="007C437A" w:rsidRDefault="005868B3">
      <w:pPr>
        <w:rPr>
          <w:ins w:id="2527" w:author="Arthur Parmentier" w:date="2020-05-13T10:30:00Z"/>
        </w:rPr>
      </w:pPr>
      <w:ins w:id="2528"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529" w:author="Arthur Parmentier" w:date="2020-05-13T10:39:00Z">
        <w:r w:rsidR="003E3E64" w:rsidRPr="007C437A">
          <w:t>signified of the sign</w:t>
        </w:r>
      </w:ins>
      <w:ins w:id="2530" w:author="Arthur Parmentier" w:date="2020-05-13T10:30:00Z">
        <w:r w:rsidRPr="007C437A">
          <w:t xml:space="preserve"> “LT” is a voluntary construction</w:t>
        </w:r>
        <w:r w:rsidRPr="007C437A">
          <w:rPr>
            <w:rStyle w:val="Appelnotedebasdep"/>
          </w:rPr>
          <w:footnoteReference w:id="15"/>
        </w:r>
        <w:r w:rsidRPr="007C437A">
          <w:t>.</w:t>
        </w:r>
      </w:ins>
    </w:p>
    <w:p w:rsidR="005868B3" w:rsidRPr="007C437A" w:rsidRDefault="005868B3">
      <w:pPr>
        <w:rPr>
          <w:ins w:id="2536" w:author="Arthur Parmentier" w:date="2020-05-13T17:10:00Z"/>
        </w:rPr>
      </w:pPr>
      <w:ins w:id="2537"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pPr>
        <w:pStyle w:val="Titre5"/>
        <w:rPr>
          <w:ins w:id="2538" w:author="Arthur Parmentier" w:date="2020-05-13T10:43:00Z"/>
        </w:rPr>
        <w:pPrChange w:id="2539" w:author="Arthur Parmentier" w:date="2020-06-10T16:26:00Z">
          <w:pPr>
            <w:pStyle w:val="Titre4"/>
          </w:pPr>
        </w:pPrChange>
      </w:pPr>
      <w:ins w:id="2540" w:author="Arthur Parmentier" w:date="2020-05-13T10:42:00Z">
        <w:r w:rsidRPr="007C437A">
          <w:t xml:space="preserve">Bijection, surjection or injection between </w:t>
        </w:r>
      </w:ins>
      <w:ins w:id="2541" w:author="Arthur Parmentier" w:date="2020-05-13T10:43:00Z">
        <w:r w:rsidRPr="007C437A">
          <w:t>signified and disciplines?</w:t>
        </w:r>
      </w:ins>
    </w:p>
    <w:p w:rsidR="00603CFA" w:rsidRPr="007C437A" w:rsidRDefault="00F150E6">
      <w:pPr>
        <w:rPr>
          <w:ins w:id="2542" w:author="Arthur Parmentier" w:date="2020-05-13T11:01:00Z"/>
        </w:rPr>
      </w:pPr>
      <w:ins w:id="2543" w:author="Arthur Parmentier" w:date="2020-05-13T10:43:00Z">
        <w:r w:rsidRPr="007C437A">
          <w:t xml:space="preserve">Although we have shown the existence of several signified </w:t>
        </w:r>
      </w:ins>
      <w:ins w:id="2544" w:author="Arthur Parmentier" w:date="2020-05-13T17:40:00Z">
        <w:r w:rsidR="00693047" w:rsidRPr="007C437A">
          <w:t xml:space="preserve">(several concepts) </w:t>
        </w:r>
      </w:ins>
      <w:ins w:id="2545" w:author="Arthur Parmentier" w:date="2020-05-13T10:43:00Z">
        <w:r w:rsidRPr="007C437A">
          <w:t xml:space="preserve">and their </w:t>
        </w:r>
      </w:ins>
      <w:ins w:id="2546" w:author="Arthur Parmentier" w:date="2020-05-13T10:44:00Z">
        <w:r w:rsidRPr="007C437A">
          <w:t>relationship</w:t>
        </w:r>
      </w:ins>
      <w:ins w:id="2547" w:author="Arthur Parmentier" w:date="2020-05-13T10:43:00Z">
        <w:r w:rsidRPr="007C437A">
          <w:t xml:space="preserve"> with</w:t>
        </w:r>
      </w:ins>
      <w:ins w:id="2548" w:author="Arthur Parmentier" w:date="2020-05-13T10:44:00Z">
        <w:r w:rsidRPr="007C437A">
          <w:t xml:space="preserve"> discipline</w:t>
        </w:r>
      </w:ins>
      <w:ins w:id="2549" w:author="Arthur Parmentier" w:date="2020-05-13T17:40:00Z">
        <w:r w:rsidR="00C209FE" w:rsidRPr="007C437A">
          <w:t>s</w:t>
        </w:r>
      </w:ins>
      <w:ins w:id="2550" w:author="Arthur Parmentier" w:date="2020-05-13T10:44:00Z">
        <w:r w:rsidRPr="007C437A">
          <w:t>, one can wonder whether</w:t>
        </w:r>
      </w:ins>
      <w:ins w:id="2551" w:author="Arthur Parmentier" w:date="2020-05-13T10:58:00Z">
        <w:r w:rsidR="00581F4F" w:rsidRPr="007C437A">
          <w:t xml:space="preserve"> their relationship is a bijection</w:t>
        </w:r>
      </w:ins>
      <w:ins w:id="2552" w:author="Arthur Parmentier" w:date="2020-05-13T11:11:00Z">
        <w:r w:rsidR="00C36A2F" w:rsidRPr="007C437A">
          <w:t xml:space="preserve"> (to a unique discipline corresponds a unique signified)</w:t>
        </w:r>
      </w:ins>
      <w:ins w:id="2553" w:author="Arthur Parmentier" w:date="2020-05-13T10:58:00Z">
        <w:r w:rsidR="00581F4F" w:rsidRPr="007C437A">
          <w:t>, su</w:t>
        </w:r>
      </w:ins>
      <w:ins w:id="2554" w:author="Arthur Parmentier" w:date="2020-05-13T10:59:00Z">
        <w:r w:rsidR="00581F4F" w:rsidRPr="007C437A">
          <w:t>r</w:t>
        </w:r>
      </w:ins>
      <w:ins w:id="2555" w:author="Arthur Parmentier" w:date="2020-05-13T10:58:00Z">
        <w:r w:rsidR="00581F4F" w:rsidRPr="007C437A">
          <w:t>jection</w:t>
        </w:r>
      </w:ins>
      <w:ins w:id="2556" w:author="Arthur Parmentier" w:date="2020-05-13T11:11:00Z">
        <w:r w:rsidR="00C36A2F" w:rsidRPr="007C437A">
          <w:t xml:space="preserve"> (each discipline has one or more signified)</w:t>
        </w:r>
      </w:ins>
      <w:ins w:id="2557" w:author="Arthur Parmentier" w:date="2020-05-13T10:58:00Z">
        <w:r w:rsidR="00581F4F" w:rsidRPr="007C437A">
          <w:t xml:space="preserve"> or injection</w:t>
        </w:r>
      </w:ins>
      <w:ins w:id="2558" w:author="Arthur Parmentier" w:date="2020-05-13T11:12:00Z">
        <w:r w:rsidR="00C36A2F" w:rsidRPr="007C437A">
          <w:t xml:space="preserve"> (each discipline </w:t>
        </w:r>
        <w:r w:rsidR="00862E4D" w:rsidRPr="007C437A">
          <w:t>has either a unique signified, either no signified)</w:t>
        </w:r>
      </w:ins>
      <w:ins w:id="2559" w:author="Arthur Parmentier" w:date="2020-05-13T10:58:00Z">
        <w:r w:rsidR="00581F4F" w:rsidRPr="007C437A">
          <w:t>.</w:t>
        </w:r>
      </w:ins>
    </w:p>
    <w:p w:rsidR="00581F4F" w:rsidRPr="007C437A" w:rsidRDefault="0083672F">
      <w:pPr>
        <w:rPr>
          <w:ins w:id="2560" w:author="Arthur Parmentier" w:date="2020-05-13T10:49:00Z"/>
        </w:rPr>
        <w:pPrChange w:id="2561" w:author="Arthur Parmentier" w:date="2020-06-10T16:26:00Z">
          <w:pPr>
            <w:pStyle w:val="Paragraphedeliste"/>
            <w:numPr>
              <w:numId w:val="19"/>
            </w:numPr>
            <w:ind w:hanging="360"/>
          </w:pPr>
        </w:pPrChange>
      </w:pPr>
      <w:ins w:id="2562" w:author="Arthur Parmentier" w:date="2020-05-13T11:03:00Z">
        <w:r w:rsidRPr="007C437A">
          <w:t xml:space="preserve">First, we can remark that </w:t>
        </w:r>
      </w:ins>
      <w:ins w:id="2563" w:author="Arthur Parmentier" w:date="2020-05-13T11:04:00Z">
        <w:r w:rsidRPr="007C437A">
          <w:t>there is a bijection in the case of the so called “multi-disciplinary signs” whose properties is exactly that each discipline has its own</w:t>
        </w:r>
      </w:ins>
      <w:ins w:id="2564" w:author="Arthur Parmentier" w:date="2020-05-13T11:05:00Z">
        <w:r w:rsidRPr="007C437A">
          <w:t xml:space="preserve"> unique</w:t>
        </w:r>
      </w:ins>
      <w:ins w:id="2565" w:author="Arthur Parmentier" w:date="2020-05-13T11:04:00Z">
        <w:r w:rsidRPr="007C437A">
          <w:t xml:space="preserve"> interpretation (signified) of the sign.</w:t>
        </w:r>
      </w:ins>
    </w:p>
    <w:p w:rsidR="00603CFA" w:rsidRPr="007C437A" w:rsidRDefault="0083672F">
      <w:pPr>
        <w:rPr>
          <w:ins w:id="2566" w:author="Arthur Parmentier" w:date="2020-05-13T11:08:00Z"/>
        </w:rPr>
      </w:pPr>
      <w:ins w:id="2567" w:author="Arthur Parmentier" w:date="2020-05-13T11:05:00Z">
        <w:r w:rsidRPr="007C437A">
          <w:t xml:space="preserve">Then, we can also </w:t>
        </w:r>
      </w:ins>
      <w:ins w:id="2568" w:author="Arthur Parmentier" w:date="2020-05-13T11:19:00Z">
        <w:r w:rsidR="002067E2" w:rsidRPr="007C437A">
          <w:t xml:space="preserve">observe that </w:t>
        </w:r>
      </w:ins>
      <w:ins w:id="2569" w:author="Arthur Parmentier" w:date="2020-05-13T11:05:00Z">
        <w:r w:rsidRPr="007C437A">
          <w:t xml:space="preserve">some signs </w:t>
        </w:r>
      </w:ins>
      <w:ins w:id="2570" w:author="Arthur Parmentier" w:date="2020-05-13T11:06:00Z">
        <w:r w:rsidRPr="007C437A">
          <w:t>are very specific to a discipline</w:t>
        </w:r>
      </w:ins>
      <w:ins w:id="2571" w:author="Arthur Parmentier" w:date="2020-05-13T11:07:00Z">
        <w:r w:rsidRPr="007C437A">
          <w:t xml:space="preserve"> (</w:t>
        </w:r>
      </w:ins>
      <w:ins w:id="2572" w:author="Arthur Parmentier" w:date="2020-05-13T11:08:00Z">
        <w:r w:rsidRPr="007C437A">
          <w:t>sometimes by construction)</w:t>
        </w:r>
      </w:ins>
      <w:ins w:id="2573" w:author="Arthur Parmentier" w:date="2020-05-13T11:06:00Z">
        <w:r w:rsidRPr="007C437A">
          <w:t>, such that other discipline cannot interpret them.</w:t>
        </w:r>
      </w:ins>
      <w:ins w:id="2574" w:author="Arthur Parmentier" w:date="2020-05-13T11:08:00Z">
        <w:r w:rsidR="00C36A2F" w:rsidRPr="007C437A">
          <w:t xml:space="preserve"> It is </w:t>
        </w:r>
      </w:ins>
      <w:ins w:id="2575" w:author="Arthur Parmentier" w:date="2020-05-13T11:12:00Z">
        <w:r w:rsidR="00365C58" w:rsidRPr="007C437A">
          <w:t>enough</w:t>
        </w:r>
      </w:ins>
      <w:ins w:id="2576" w:author="Arthur Parmentier" w:date="2020-05-13T11:08:00Z">
        <w:r w:rsidR="00C36A2F" w:rsidRPr="007C437A">
          <w:t xml:space="preserve"> to conclude that in general, there is no surjection between signified and the set of disciplines.</w:t>
        </w:r>
      </w:ins>
    </w:p>
    <w:p w:rsidR="00C36A2F" w:rsidRPr="007C437A" w:rsidRDefault="00C36A2F">
      <w:pPr>
        <w:rPr>
          <w:ins w:id="2577" w:author="Arthur Parmentier" w:date="2020-05-13T10:54:00Z"/>
        </w:rPr>
      </w:pPr>
      <w:ins w:id="2578" w:author="Arthur Parmentier" w:date="2020-05-13T11:08:00Z">
        <w:r w:rsidRPr="007C437A">
          <w:t>Finally</w:t>
        </w:r>
      </w:ins>
      <w:ins w:id="2579" w:author="Arthur Parmentier" w:date="2020-05-13T11:09:00Z">
        <w:r w:rsidRPr="007C437A">
          <w:t xml:space="preserve">, </w:t>
        </w:r>
      </w:ins>
      <w:ins w:id="2580" w:author="Arthur Parmentier" w:date="2020-05-13T11:31:00Z">
        <w:r w:rsidR="00D5164C" w:rsidRPr="007C437A">
          <w:t>on the question of injectivity, m</w:t>
        </w:r>
      </w:ins>
      <w:ins w:id="2581" w:author="Arthur Parmentier" w:date="2020-05-13T11:22:00Z">
        <w:r w:rsidR="00D5164C" w:rsidRPr="007C437A">
          <w:t xml:space="preserve">y hypothesis is that unlike oral languages, SP </w:t>
        </w:r>
      </w:ins>
      <w:ins w:id="2582" w:author="Arthur Parmentier" w:date="2020-05-13T11:25:00Z">
        <w:r w:rsidR="00D5164C" w:rsidRPr="007C437A">
          <w:t>can be modeled as a regular langua</w:t>
        </w:r>
      </w:ins>
      <w:ins w:id="2583" w:author="Arthur Parmentier" w:date="2020-05-13T11:26:00Z">
        <w:r w:rsidR="00D5164C" w:rsidRPr="007C437A">
          <w:t xml:space="preserve">ge, hence a </w:t>
        </w:r>
      </w:ins>
      <w:ins w:id="2584" w:author="Arthur Parmentier" w:date="2020-05-13T11:27:00Z">
        <w:r w:rsidR="00D5164C" w:rsidRPr="007C437A">
          <w:t>context-free language, such that the context (signs prior</w:t>
        </w:r>
      </w:ins>
      <w:ins w:id="2585" w:author="Arthur Parmentier" w:date="2020-05-13T11:28:00Z">
        <w:r w:rsidR="00D5164C" w:rsidRPr="007C437A">
          <w:t xml:space="preserve"> to the last </w:t>
        </w:r>
        <w:r w:rsidR="00D5164C" w:rsidRPr="007C437A">
          <w:lastRenderedPageBreak/>
          <w:t>executed sign) does not influence the meaning of</w:t>
        </w:r>
      </w:ins>
      <w:ins w:id="2586" w:author="Arthur Parmentier" w:date="2020-05-13T11:29:00Z">
        <w:r w:rsidR="00D5164C" w:rsidRPr="007C437A">
          <w:t xml:space="preserve"> the considered sign. We will see </w:t>
        </w:r>
      </w:ins>
      <w:ins w:id="2587" w:author="Arthur Parmentier" w:date="2020-05-13T11:30:00Z">
        <w:r w:rsidR="00D5164C" w:rsidRPr="007C437A">
          <w:t xml:space="preserve">in a future section </w:t>
        </w:r>
      </w:ins>
      <w:ins w:id="2588" w:author="Arthur Parmentier" w:date="2020-05-13T11:29:00Z">
        <w:r w:rsidR="00D5164C" w:rsidRPr="007C437A">
          <w:t xml:space="preserve">how this approach is successful in modeling </w:t>
        </w:r>
      </w:ins>
      <w:ins w:id="2589" w:author="Arthur Parmentier" w:date="2020-05-13T11:30:00Z">
        <w:r w:rsidR="00D5164C" w:rsidRPr="007C437A">
          <w:t xml:space="preserve">the very basics of SP, while it is unclear whether all SP modes, </w:t>
        </w:r>
      </w:ins>
      <w:ins w:id="2590" w:author="Arthur Parmentier" w:date="2020-05-13T11:31:00Z">
        <w:r w:rsidR="00D5164C" w:rsidRPr="007C437A">
          <w:t xml:space="preserve">rules and signs could indeed </w:t>
        </w:r>
      </w:ins>
      <w:ins w:id="2591" w:author="Arthur Parmentier" w:date="2020-05-13T11:59:00Z">
        <w:r w:rsidR="000C29FF" w:rsidRPr="007C437A">
          <w:t>be represented by</w:t>
        </w:r>
      </w:ins>
      <w:ins w:id="2592" w:author="Arthur Parmentier" w:date="2020-05-13T11:31:00Z">
        <w:r w:rsidR="00D5164C" w:rsidRPr="007C437A">
          <w:t xml:space="preserve"> a regular language.</w:t>
        </w:r>
      </w:ins>
      <w:ins w:id="2593" w:author="Arthur Parmentier" w:date="2020-05-13T12:00:00Z">
        <w:r w:rsidR="009230DE" w:rsidRPr="007C437A">
          <w:t xml:space="preserve"> In my hypothesis, there is indeed an injection</w:t>
        </w:r>
      </w:ins>
      <w:ins w:id="2594" w:author="Arthur Parmentier" w:date="2020-05-13T12:01:00Z">
        <w:r w:rsidR="009230DE" w:rsidRPr="007C437A">
          <w:t xml:space="preserve"> between signified and disciplines, but </w:t>
        </w:r>
      </w:ins>
      <w:ins w:id="2595" w:author="Arthur Parmentier" w:date="2020-05-13T11:32:00Z">
        <w:r w:rsidR="00D5164C" w:rsidRPr="007C437A">
          <w:t xml:space="preserve">I leave to experts in the domain the prospection of </w:t>
        </w:r>
      </w:ins>
      <w:ins w:id="2596" w:author="Arthur Parmentier" w:date="2020-05-13T12:01:00Z">
        <w:r w:rsidR="00B41CA4" w:rsidRPr="007C437A">
          <w:t xml:space="preserve">counter examples, such as </w:t>
        </w:r>
      </w:ins>
      <w:ins w:id="2597" w:author="Arthur Parmentier" w:date="2020-05-13T11:32:00Z">
        <w:r w:rsidR="00D5164C" w:rsidRPr="007C437A">
          <w:t xml:space="preserve">context-sensitive examples that </w:t>
        </w:r>
        <w:r w:rsidR="002463AB" w:rsidRPr="007C437A">
          <w:t xml:space="preserve">would demonstrate that a single sign can indeed have </w:t>
        </w:r>
      </w:ins>
      <w:ins w:id="2598" w:author="Arthur Parmentier" w:date="2020-05-13T11:33:00Z">
        <w:r w:rsidR="002463AB" w:rsidRPr="007C437A">
          <w:t>several signified for one discipline, that can be differentiated by the context instead.</w:t>
        </w:r>
      </w:ins>
    </w:p>
    <w:p w:rsidR="00EE2DD4" w:rsidRPr="007C437A" w:rsidRDefault="00543457">
      <w:pPr>
        <w:pStyle w:val="Titre4"/>
        <w:rPr>
          <w:ins w:id="2599" w:author="Arthur Parmentier" w:date="2020-05-13T12:05:00Z"/>
        </w:rPr>
      </w:pPr>
      <w:ins w:id="2600" w:author="Arthur Parmentier" w:date="2020-05-13T12:05:00Z">
        <w:r w:rsidRPr="007C437A">
          <w:t>The difference between discipline</w:t>
        </w:r>
      </w:ins>
      <w:ins w:id="2601" w:author="Arthur Parmentier" w:date="2020-05-14T14:45:00Z">
        <w:r w:rsidR="00AE0A35" w:rsidRPr="007C437A">
          <w:t xml:space="preserve"> (</w:t>
        </w:r>
      </w:ins>
      <w:ins w:id="2602" w:author="Arthur Parmentier" w:date="2020-05-14T14:46:00Z">
        <w:r w:rsidR="00AE0A35" w:rsidRPr="007C437A">
          <w:t>music, theater..)</w:t>
        </w:r>
      </w:ins>
      <w:ins w:id="2603" w:author="Arthur Parmentier" w:date="2020-05-13T12:05:00Z">
        <w:r w:rsidRPr="007C437A">
          <w:t xml:space="preserve"> and technical apparatus</w:t>
        </w:r>
      </w:ins>
      <w:ins w:id="2604" w:author="Arthur Parmentier" w:date="2020-05-13T17:18:00Z">
        <w:r w:rsidR="00D7385F" w:rsidRPr="007C437A">
          <w:t xml:space="preserve">, or “why we </w:t>
        </w:r>
      </w:ins>
      <w:ins w:id="2605" w:author="Arthur Parmentier" w:date="2020-05-13T17:19:00Z">
        <w:r w:rsidR="00D7385F" w:rsidRPr="007C437A">
          <w:t>sometimes need to specify how to play a long tone, and sometimes not”</w:t>
        </w:r>
      </w:ins>
    </w:p>
    <w:p w:rsidR="00167DAB" w:rsidRPr="007C437A" w:rsidRDefault="00543457">
      <w:pPr>
        <w:rPr>
          <w:ins w:id="2606" w:author="Arthur Parmentier" w:date="2020-05-13T18:36:00Z"/>
        </w:rPr>
      </w:pPr>
      <w:ins w:id="2607" w:author="Arthur Parmentier" w:date="2020-05-13T12:05:00Z">
        <w:r w:rsidRPr="007C437A">
          <w:t xml:space="preserve">In the “Motivation” part, </w:t>
        </w:r>
      </w:ins>
      <w:ins w:id="2608" w:author="Arthur Parmentier" w:date="2020-05-13T12:06:00Z">
        <w:r w:rsidRPr="007C437A">
          <w:t xml:space="preserve">I </w:t>
        </w:r>
      </w:ins>
      <w:ins w:id="2609" w:author="Arthur Parmentier" w:date="2020-05-13T14:22:00Z">
        <w:r w:rsidR="007E0A0A" w:rsidRPr="007C437A">
          <w:t>differentiated</w:t>
        </w:r>
      </w:ins>
      <w:ins w:id="2610" w:author="Arthur Parmentier" w:date="2020-05-13T12:06:00Z">
        <w:r w:rsidRPr="007C437A">
          <w:t xml:space="preserve"> the notion of “discipline” and “instrument”, that we could </w:t>
        </w:r>
      </w:ins>
      <w:ins w:id="2611" w:author="Arthur Parmentier" w:date="2020-05-13T17:14:00Z">
        <w:r w:rsidR="00454612" w:rsidRPr="007C437A">
          <w:t>also call a</w:t>
        </w:r>
      </w:ins>
      <w:ins w:id="2612" w:author="Arthur Parmentier" w:date="2020-05-13T12:06:00Z">
        <w:r w:rsidRPr="007C437A">
          <w:t xml:space="preserve"> “technical appa</w:t>
        </w:r>
      </w:ins>
      <w:ins w:id="2613" w:author="Arthur Parmentier" w:date="2020-05-13T12:07:00Z">
        <w:r w:rsidRPr="007C437A">
          <w:t>ratus”.</w:t>
        </w:r>
      </w:ins>
      <w:ins w:id="2614" w:author="Arthur Parmentier" w:date="2020-05-13T14:28:00Z">
        <w:r w:rsidR="00596602" w:rsidRPr="007C437A">
          <w:t xml:space="preserve"> In</w:t>
        </w:r>
      </w:ins>
      <w:ins w:id="2615" w:author="Arthur Parmentier" w:date="2020-05-13T14:29:00Z">
        <w:r w:rsidR="00596602" w:rsidRPr="007C437A">
          <w:t>deed, one</w:t>
        </w:r>
      </w:ins>
      <w:ins w:id="2616" w:author="Arthur Parmentier" w:date="2020-05-13T14:30:00Z">
        <w:r w:rsidR="00596602" w:rsidRPr="007C437A">
          <w:t xml:space="preserve"> could </w:t>
        </w:r>
      </w:ins>
      <w:ins w:id="2617" w:author="Arthur Parmentier" w:date="2020-05-13T18:36:00Z">
        <w:r w:rsidR="00E34725" w:rsidRPr="007C437A">
          <w:t xml:space="preserve">wonder why </w:t>
        </w:r>
      </w:ins>
      <w:ins w:id="2618"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pPr>
        <w:rPr>
          <w:ins w:id="2619" w:author="Arthur Parmentier" w:date="2020-05-13T18:36:00Z"/>
        </w:rPr>
      </w:pPr>
      <w:ins w:id="2620" w:author="Arthur Parmentier" w:date="2020-05-14T11:39:00Z">
        <w:r w:rsidRPr="007C437A">
          <w:t>In this part, I wil try to show you that the operability of a sign across disciplines is constructed</w:t>
        </w:r>
      </w:ins>
      <w:ins w:id="2621" w:author="Arthur Parmentier" w:date="2020-05-14T11:42:00Z">
        <w:r w:rsidRPr="007C437A">
          <w:t xml:space="preserve"> “by SP”</w:t>
        </w:r>
      </w:ins>
      <w:ins w:id="2622" w:author="Arthur Parmentier" w:date="2020-05-14T11:39:00Z">
        <w:r w:rsidRPr="007C437A">
          <w:t xml:space="preserve"> with </w:t>
        </w:r>
      </w:ins>
      <w:ins w:id="2623" w:author="Arthur Parmentier" w:date="2020-05-14T11:40:00Z">
        <w:r w:rsidRPr="007C437A">
          <w:t xml:space="preserve">learned (cultural) relations of analogy between signified whereas the operability of a sign across instruments of the same discipline </w:t>
        </w:r>
      </w:ins>
      <w:ins w:id="2624" w:author="Arthur Parmentier" w:date="2020-05-14T11:41:00Z">
        <w:r w:rsidRPr="007C437A">
          <w:t xml:space="preserve">is in general </w:t>
        </w:r>
      </w:ins>
      <w:ins w:id="2625" w:author="Arthur Parmentier" w:date="2020-05-14T11:42:00Z">
        <w:r w:rsidR="00A708EC" w:rsidRPr="007C437A">
          <w:t>a construction external to SP</w:t>
        </w:r>
      </w:ins>
      <w:ins w:id="2626" w:author="Arthur Parmentier" w:date="2020-05-14T11:43:00Z">
        <w:r w:rsidR="00A708EC" w:rsidRPr="007C437A">
          <w:t xml:space="preserve"> that i</w:t>
        </w:r>
      </w:ins>
      <w:ins w:id="2627" w:author="Arthur Parmentier" w:date="2020-05-14T11:44:00Z">
        <w:r w:rsidR="00A708EC" w:rsidRPr="007C437A">
          <w:t>n</w:t>
        </w:r>
      </w:ins>
      <w:ins w:id="2628" w:author="Arthur Parmentier" w:date="2020-05-14T11:45:00Z">
        <w:r w:rsidR="00A708EC" w:rsidRPr="007C437A">
          <w:t xml:space="preserve">volves </w:t>
        </w:r>
      </w:ins>
      <w:ins w:id="2629" w:author="Arthur Parmentier" w:date="2020-05-14T11:46:00Z">
        <w:r w:rsidR="00A708EC" w:rsidRPr="007C437A">
          <w:t>the human perceptual scheme.</w:t>
        </w:r>
      </w:ins>
    </w:p>
    <w:p w:rsidR="005868B3" w:rsidRPr="007C437A" w:rsidRDefault="005868B3">
      <w:pPr>
        <w:rPr>
          <w:ins w:id="2630" w:author="Arthur Parmentier" w:date="2020-05-14T11:38:00Z"/>
        </w:rPr>
      </w:pPr>
    </w:p>
    <w:p w:rsidR="00F00F6E" w:rsidRPr="007C437A" w:rsidRDefault="00F00F6E">
      <w:pPr>
        <w:rPr>
          <w:ins w:id="2631" w:author="Arthur Parmentier" w:date="2020-05-13T10:31:00Z"/>
        </w:rPr>
      </w:pPr>
    </w:p>
    <w:p w:rsidR="005868B3" w:rsidRPr="008C7E78" w:rsidRDefault="005868B3">
      <w:pPr>
        <w:rPr>
          <w:ins w:id="2632" w:author="Arthur Parmentier" w:date="2020-05-13T10:31:00Z"/>
          <w:lang w:val="fr-FR"/>
          <w:rPrChange w:id="2633" w:author="Arthur Parmentier" w:date="2020-06-07T18:31:00Z">
            <w:rPr>
              <w:ins w:id="2634" w:author="Arthur Parmentier" w:date="2020-05-13T10:31:00Z"/>
            </w:rPr>
          </w:rPrChange>
        </w:rPr>
      </w:pPr>
      <w:ins w:id="2635" w:author="Arthur Parmentier" w:date="2020-05-13T10:31:00Z">
        <w:r w:rsidRPr="008C7E78">
          <w:rPr>
            <w:lang w:val="fr-FR"/>
            <w:rPrChange w:id="2636" w:author="Arthur Parmentier" w:date="2020-06-07T18:31:00Z">
              <w:rPr/>
            </w:rPrChange>
          </w:rPr>
          <w:t>DIFFERENCE D APPAREIL TECHNIQUE MAIS MEME PROROTYPE VS DIFF DE DISCIPLINE DONC DE PROTOTYPE (MEME SI L APPAREIL TECHNIQUE EST LE MEME).</w:t>
        </w:r>
      </w:ins>
    </w:p>
    <w:p w:rsidR="005868B3" w:rsidRPr="008C7E78" w:rsidRDefault="005868B3">
      <w:pPr>
        <w:rPr>
          <w:ins w:id="2637" w:author="Arthur Parmentier" w:date="2020-05-13T10:30:00Z"/>
          <w:lang w:val="fr-FR"/>
          <w:rPrChange w:id="2638" w:author="Arthur Parmentier" w:date="2020-06-07T18:31:00Z">
            <w:rPr>
              <w:ins w:id="2639" w:author="Arthur Parmentier" w:date="2020-05-13T10:30:00Z"/>
            </w:rPr>
          </w:rPrChange>
        </w:rPr>
      </w:pPr>
    </w:p>
    <w:p w:rsidR="005868B3" w:rsidRPr="008C7E78" w:rsidRDefault="005868B3">
      <w:pPr>
        <w:rPr>
          <w:ins w:id="2640" w:author="Arthur Parmentier" w:date="2020-05-13T10:15:00Z"/>
          <w:lang w:val="fr-FR"/>
          <w:rPrChange w:id="2641" w:author="Arthur Parmentier" w:date="2020-06-07T18:31:00Z">
            <w:rPr>
              <w:ins w:id="2642" w:author="Arthur Parmentier" w:date="2020-05-13T10:15:00Z"/>
            </w:rPr>
          </w:rPrChange>
        </w:rPr>
      </w:pPr>
    </w:p>
    <w:p w:rsidR="00AE58D1" w:rsidRPr="007C437A" w:rsidRDefault="00743436">
      <w:pPr>
        <w:pStyle w:val="Titre4"/>
        <w:rPr>
          <w:ins w:id="2643" w:author="Arthur Parmentier" w:date="2020-05-13T10:11:00Z"/>
          <w:rPrChange w:id="2644" w:author="Arthur Parmentier" w:date="2020-06-07T15:27:00Z">
            <w:rPr>
              <w:ins w:id="2645" w:author="Arthur Parmentier" w:date="2020-05-13T10:11:00Z"/>
            </w:rPr>
          </w:rPrChange>
        </w:rPr>
        <w:pPrChange w:id="2646" w:author="Arthur Parmentier" w:date="2020-06-10T16:26:00Z">
          <w:pPr/>
        </w:pPrChange>
      </w:pPr>
      <w:ins w:id="2647" w:author="Arthur Parmentier" w:date="2020-05-13T10:29:00Z">
        <w:r w:rsidRPr="007C437A">
          <w:rPr>
            <w:rPrChange w:id="2648" w:author="Arthur Parmentier" w:date="2020-06-07T15:27:00Z">
              <w:rPr/>
            </w:rPrChange>
          </w:rPr>
          <w:t>Speculative theory of differen</w:t>
        </w:r>
      </w:ins>
      <w:ins w:id="2649" w:author="Arthur Parmentier" w:date="2020-05-13T10:30:00Z">
        <w:r w:rsidRPr="007C437A">
          <w:rPr>
            <w:rPrChange w:id="2650" w:author="Arthur Parmentier" w:date="2020-06-07T15:27:00Z">
              <w:rPr/>
            </w:rPrChange>
          </w:rPr>
          <w:t>tiation of signified across instruments (technical apparatus) of the same discipline</w:t>
        </w:r>
      </w:ins>
    </w:p>
    <w:p w:rsidR="001A0623" w:rsidRPr="007C437A" w:rsidDel="005868B3" w:rsidRDefault="001B082B">
      <w:pPr>
        <w:rPr>
          <w:del w:id="2651" w:author="Arthur Parmentier" w:date="2020-05-13T10:30:00Z"/>
        </w:rPr>
      </w:pPr>
      <w:del w:id="2652"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653" w:author="Arthur Parmentier" w:date="2020-05-12T18:25:00Z">
        <w:r w:rsidR="001A0623" w:rsidRPr="007C437A" w:rsidDel="009B2D7C">
          <w:delText>at the core</w:delText>
        </w:r>
      </w:del>
      <w:del w:id="2654" w:author="Arthur Parmentier" w:date="2020-05-13T10:30:00Z">
        <w:r w:rsidR="001A0623" w:rsidRPr="007C437A" w:rsidDel="005868B3">
          <w:delText xml:space="preserve"> of the </w:delText>
        </w:r>
      </w:del>
      <w:del w:id="2655" w:author="Arthur Parmentier" w:date="2020-05-12T18:25:00Z">
        <w:r w:rsidR="001A0623" w:rsidRPr="007C437A" w:rsidDel="007D075F">
          <w:delText>set</w:delText>
        </w:r>
      </w:del>
      <w:del w:id="2656" w:author="Arthur Parmentier" w:date="2020-05-13T10:30:00Z">
        <w:r w:rsidR="001A0623" w:rsidRPr="007C437A" w:rsidDel="005868B3">
          <w:delText xml:space="preserve"> of multidisciplinary signs.</w:delText>
        </w:r>
      </w:del>
    </w:p>
    <w:p w:rsidR="001A0623" w:rsidRPr="007C437A" w:rsidDel="005868B3" w:rsidRDefault="001A0623">
      <w:pPr>
        <w:rPr>
          <w:del w:id="2657" w:author="Arthur Parmentier" w:date="2020-05-13T10:30:00Z"/>
        </w:rPr>
      </w:pPr>
      <w:del w:id="2658"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rPr>
          <w:del w:id="2659" w:author="Arthur Parmentier" w:date="2020-05-12T18:13:00Z"/>
        </w:rPr>
      </w:pPr>
      <w:del w:id="2660" w:author="Arthur Parmentier" w:date="2020-05-13T10:30:00Z">
        <w:r w:rsidRPr="007C437A" w:rsidDel="005868B3">
          <w:delText xml:space="preserve">For a musician, the LT </w:delText>
        </w:r>
      </w:del>
      <w:del w:id="2661" w:author="Arthur Parmentier" w:date="2020-05-12T18:22:00Z">
        <w:r w:rsidRPr="007C437A" w:rsidDel="00AD0ADB">
          <w:delText xml:space="preserve">has </w:delText>
        </w:r>
      </w:del>
      <w:del w:id="2662" w:author="Arthur Parmentier" w:date="2020-05-13T10:30:00Z">
        <w:r w:rsidRPr="007C437A" w:rsidDel="005868B3">
          <w:delText xml:space="preserve">a specific prototype, whose characteristic traits are “constant volume”, “constant pitch” (among others). But is the </w:delText>
        </w:r>
      </w:del>
      <w:del w:id="2663" w:author="Arthur Parmentier" w:date="2020-05-12T18:23:00Z">
        <w:r w:rsidRPr="007C437A" w:rsidDel="009B2D7C">
          <w:delText>prototype</w:delText>
        </w:r>
      </w:del>
      <w:del w:id="2664"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665" w:author="Arthur Parmentier" w:date="2020-05-12T18:13:00Z">
        <w:r w:rsidRPr="007C437A" w:rsidDel="00697BA8">
          <w:delText>:</w:delText>
        </w:r>
      </w:del>
    </w:p>
    <w:p w:rsidR="001A0623" w:rsidRPr="007C437A" w:rsidDel="00697BA8" w:rsidRDefault="005C09F0">
      <w:pPr>
        <w:rPr>
          <w:del w:id="2666" w:author="Arthur Parmentier" w:date="2020-05-12T18:13:00Z"/>
        </w:rPr>
        <w:pPrChange w:id="2667" w:author="Arthur Parmentier" w:date="2020-06-10T16:26:00Z">
          <w:pPr>
            <w:pStyle w:val="Paragraphedeliste"/>
            <w:numPr>
              <w:numId w:val="17"/>
            </w:numPr>
            <w:ind w:hanging="360"/>
          </w:pPr>
        </w:pPrChange>
      </w:pPr>
      <w:del w:id="2668"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669" w:author="Arthur Parmentier" w:date="2020-05-13T10:30:00Z"/>
        </w:rPr>
        <w:pPrChange w:id="2670" w:author="Arthur Parmentier" w:date="2020-06-10T16:26:00Z">
          <w:pPr>
            <w:pStyle w:val="Paragraphedeliste"/>
            <w:numPr>
              <w:numId w:val="17"/>
            </w:numPr>
            <w:ind w:hanging="360"/>
          </w:pPr>
        </w:pPrChange>
      </w:pPr>
      <w:del w:id="2671"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1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rPr>
          <w:del w:id="2674" w:author="Arthur Parmentier" w:date="2020-05-12T18:14:00Z"/>
        </w:rPr>
      </w:pPr>
      <w:del w:id="2675"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Paragraphedeliste"/>
        <w:numPr>
          <w:ilvl w:val="0"/>
          <w:numId w:val="17"/>
        </w:numPr>
        <w:rPr>
          <w:del w:id="2676" w:author="Arthur Parmentier" w:date="2020-05-13T10:30:00Z"/>
        </w:rPr>
      </w:pPr>
      <w:del w:id="2677" w:author="Arthur Parmentier" w:date="2020-05-13T10:30:00Z">
        <w:r w:rsidRPr="007C437A" w:rsidDel="005868B3">
          <w:delText>“A fluid movement, without accent” for dancers</w:delText>
        </w:r>
      </w:del>
    </w:p>
    <w:p w:rsidR="004714EE" w:rsidRPr="007C437A" w:rsidDel="005868B3" w:rsidRDefault="004714EE">
      <w:pPr>
        <w:pStyle w:val="Paragraphedeliste"/>
        <w:numPr>
          <w:ilvl w:val="0"/>
          <w:numId w:val="17"/>
        </w:numPr>
        <w:rPr>
          <w:del w:id="2678" w:author="Arthur Parmentier" w:date="2020-05-13T10:30:00Z"/>
          <w:moveFrom w:id="2679" w:author="Arthur Parmentier" w:date="2020-05-12T18:21:00Z"/>
        </w:rPr>
      </w:pPr>
      <w:moveFromRangeStart w:id="2680" w:author="Arthur Parmentier" w:date="2020-05-12T18:21:00Z" w:name="move40200108"/>
      <w:moveFrom w:id="2681" w:author="Arthur Parmentier" w:date="2020-05-12T18:21:00Z">
        <w:del w:id="2682" w:author="Arthur Parmentier" w:date="2020-05-13T10:30:00Z">
          <w:r w:rsidRPr="007C437A" w:rsidDel="005868B3">
            <w:delText>“A fast roll” for percussions</w:delText>
          </w:r>
        </w:del>
      </w:moveFrom>
    </w:p>
    <w:moveFromRangeEnd w:id="2680"/>
    <w:p w:rsidR="002C1E78" w:rsidRPr="007C437A" w:rsidDel="002C1E78" w:rsidRDefault="004714EE">
      <w:pPr>
        <w:pStyle w:val="Paragraphedeliste"/>
        <w:numPr>
          <w:ilvl w:val="0"/>
          <w:numId w:val="17"/>
        </w:numPr>
        <w:rPr>
          <w:del w:id="2683" w:author="Arthur Parmentier" w:date="2020-05-12T18:21:00Z"/>
          <w:moveTo w:id="2684" w:author="Arthur Parmentier" w:date="2020-05-12T18:21:00Z"/>
        </w:rPr>
      </w:pPr>
      <w:del w:id="2685" w:author="Arthur Parmentier" w:date="2020-05-13T10:30:00Z">
        <w:r w:rsidRPr="007C437A" w:rsidDel="005868B3">
          <w:delText>“A freeze on the first syllable of a word” for actors</w:delText>
        </w:r>
      </w:del>
      <w:moveToRangeStart w:id="2686" w:author="Arthur Parmentier" w:date="2020-05-12T18:21:00Z" w:name="move40200108"/>
      <w:moveTo w:id="2687" w:author="Arthur Parmentier" w:date="2020-05-12T18:21:00Z">
        <w:del w:id="2688" w:author="Arthur Parmentier" w:date="2020-05-13T10:30:00Z">
          <w:r w:rsidR="002C1E78" w:rsidRPr="007C437A" w:rsidDel="005868B3">
            <w:delText>“A fast roll” for percussions</w:delText>
          </w:r>
        </w:del>
      </w:moveTo>
    </w:p>
    <w:moveToRangeEnd w:id="2686"/>
    <w:p w:rsidR="00697BA8" w:rsidRPr="007C437A" w:rsidDel="005868B3" w:rsidRDefault="00697BA8">
      <w:pPr>
        <w:pStyle w:val="Paragraphedeliste"/>
        <w:numPr>
          <w:ilvl w:val="0"/>
          <w:numId w:val="17"/>
        </w:numPr>
        <w:rPr>
          <w:del w:id="2689" w:author="Arthur Parmentier" w:date="2020-05-13T10:30:00Z"/>
        </w:rPr>
      </w:pPr>
    </w:p>
    <w:p w:rsidR="00697BA8" w:rsidRPr="007C437A" w:rsidDel="005868B3" w:rsidRDefault="004714EE">
      <w:pPr>
        <w:rPr>
          <w:del w:id="2690" w:author="Arthur Parmentier" w:date="2020-05-13T10:30:00Z"/>
        </w:rPr>
        <w:pPrChange w:id="2691" w:author="Arthur Parmentier" w:date="2020-06-10T16:26:00Z">
          <w:pPr>
            <w:pStyle w:val="Paragraphedeliste"/>
            <w:numPr>
              <w:numId w:val="17"/>
            </w:numPr>
            <w:ind w:hanging="360"/>
          </w:pPr>
        </w:pPrChange>
      </w:pPr>
      <w:del w:id="2692" w:author="Arthur Parmentier" w:date="2020-05-13T10:30:00Z">
        <w:r w:rsidRPr="007C437A" w:rsidDel="005868B3">
          <w:delText>…</w:delText>
        </w:r>
      </w:del>
    </w:p>
    <w:p w:rsidR="004E4397" w:rsidRPr="007C437A" w:rsidDel="005868B3" w:rsidRDefault="00B44442">
      <w:pPr>
        <w:rPr>
          <w:del w:id="2693" w:author="Arthur Parmentier" w:date="2020-05-13T10:30:00Z"/>
          <w:moveTo w:id="2694" w:author="Arthur Parmentier" w:date="2020-05-12T18:35:00Z"/>
        </w:rPr>
      </w:pPr>
      <w:del w:id="2695"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696" w:author="Arthur Parmentier" w:date="2020-05-12T18:35:00Z" w:name="move40200963"/>
      <w:moveTo w:id="2697" w:author="Arthur Parmentier" w:date="2020-05-12T18:35:00Z">
        <w:del w:id="2698"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696"/>
    <w:p w:rsidR="002459E7" w:rsidRPr="007C437A" w:rsidRDefault="002459E7">
      <w:pPr>
        <w:rPr>
          <w:ins w:id="2699" w:author="Arthur Parmentier" w:date="2020-05-12T18:38:00Z"/>
        </w:rPr>
      </w:pPr>
    </w:p>
    <w:p w:rsidR="002459E7" w:rsidRPr="007C437A" w:rsidRDefault="002459E7">
      <w:pPr>
        <w:rPr>
          <w:ins w:id="2700" w:author="Arthur Parmentier" w:date="2020-05-12T18:38:00Z"/>
        </w:rPr>
      </w:pPr>
    </w:p>
    <w:p w:rsidR="004714EE" w:rsidRPr="007C437A" w:rsidDel="005868B3" w:rsidRDefault="00277A13">
      <w:pPr>
        <w:rPr>
          <w:del w:id="2701" w:author="Arthur Parmentier" w:date="2020-05-13T10:30:00Z"/>
        </w:rPr>
      </w:pPr>
      <w:r w:rsidRPr="007C437A">
        <w:br/>
      </w:r>
      <w:del w:id="2702" w:author="Arthur Parmentier" w:date="2020-05-12T18:34:00Z">
        <w:r w:rsidRPr="007C437A" w:rsidDel="004E4397">
          <w:delText>My conclusion is</w:delText>
        </w:r>
      </w:del>
      <w:del w:id="2703" w:author="Arthur Parmentier" w:date="2020-05-13T10:30:00Z">
        <w:r w:rsidRPr="007C437A" w:rsidDel="005868B3">
          <w:delText xml:space="preserve"> that:</w:delText>
        </w:r>
      </w:del>
    </w:p>
    <w:p w:rsidR="00277A13" w:rsidRPr="007C437A" w:rsidDel="005868B3" w:rsidRDefault="0051191F">
      <w:pPr>
        <w:rPr>
          <w:del w:id="2704" w:author="Arthur Parmentier" w:date="2020-05-13T10:30:00Z"/>
        </w:rPr>
        <w:pPrChange w:id="2705" w:author="Arthur Parmentier" w:date="2020-06-10T16:26:00Z">
          <w:pPr>
            <w:pStyle w:val="Paragraphedeliste"/>
            <w:numPr>
              <w:numId w:val="18"/>
            </w:numPr>
            <w:ind w:hanging="360"/>
          </w:pPr>
        </w:pPrChange>
      </w:pPr>
      <w:del w:id="2706" w:author="Arthur Parmentier" w:date="2020-05-12T18:26:00Z">
        <w:r w:rsidRPr="007C437A" w:rsidDel="009D7F8E">
          <w:delText>T</w:delText>
        </w:r>
      </w:del>
      <w:del w:id="2707" w:author="Arthur Parmentier" w:date="2020-05-12T18:35:00Z">
        <w:r w:rsidRPr="007C437A" w:rsidDel="004E4397">
          <w:delText>he</w:delText>
        </w:r>
      </w:del>
      <w:del w:id="2708" w:author="Arthur Parmentier" w:date="2020-05-13T10:30:00Z">
        <w:r w:rsidRPr="007C437A" w:rsidDel="005868B3">
          <w:delText xml:space="preserve"> sign</w:delText>
        </w:r>
      </w:del>
      <w:del w:id="2709" w:author="Arthur Parmentier" w:date="2020-05-12T18:34:00Z">
        <w:r w:rsidRPr="007C437A" w:rsidDel="004E4397">
          <w:delText xml:space="preserve"> </w:delText>
        </w:r>
        <w:r w:rsidR="00277A13" w:rsidRPr="007C437A" w:rsidDel="004E4397">
          <w:delText>LT</w:delText>
        </w:r>
      </w:del>
      <w:del w:id="2710"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711" w:author="Arthur Parmentier" w:date="2020-05-13T10:30:00Z"/>
        </w:rPr>
        <w:pPrChange w:id="2712" w:author="Arthur Parmentier" w:date="2020-06-10T16:26:00Z">
          <w:pPr>
            <w:pStyle w:val="Paragraphedeliste"/>
            <w:numPr>
              <w:numId w:val="18"/>
            </w:numPr>
            <w:ind w:hanging="360"/>
          </w:pPr>
        </w:pPrChange>
      </w:pPr>
      <w:del w:id="2713" w:author="Arthur Parmentier" w:date="2020-05-13T10:30:00Z">
        <w:r w:rsidRPr="007C437A" w:rsidDel="005868B3">
          <w:delText>Each discipline or technical apparatus may have its own concept of a LT</w:delText>
        </w:r>
      </w:del>
    </w:p>
    <w:p w:rsidR="00277A13" w:rsidRPr="007C437A" w:rsidDel="005868B3" w:rsidRDefault="00277A13">
      <w:pPr>
        <w:rPr>
          <w:del w:id="2714" w:author="Arthur Parmentier" w:date="2020-05-13T10:30:00Z"/>
        </w:rPr>
        <w:pPrChange w:id="2715" w:author="Arthur Parmentier" w:date="2020-06-10T16:26:00Z">
          <w:pPr>
            <w:pStyle w:val="Paragraphedeliste"/>
            <w:numPr>
              <w:numId w:val="18"/>
            </w:numPr>
            <w:ind w:hanging="360"/>
          </w:pPr>
        </w:pPrChange>
      </w:pPr>
      <w:del w:id="2716"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717" w:author="Arthur Parmentier" w:date="2020-05-12T18:28:00Z">
        <w:r w:rsidRPr="007C437A" w:rsidDel="00BF3C70">
          <w:delText>must be</w:delText>
        </w:r>
      </w:del>
      <w:del w:id="2718" w:author="Arthur Parmentier" w:date="2020-05-13T10:30:00Z">
        <w:r w:rsidRPr="007C437A" w:rsidDel="005868B3">
          <w:delText xml:space="preserve"> </w:delText>
        </w:r>
      </w:del>
      <w:del w:id="2719" w:author="Arthur Parmentier" w:date="2020-05-12T18:30:00Z">
        <w:r w:rsidRPr="007C437A" w:rsidDel="00042A1D">
          <w:delText xml:space="preserve">constructed </w:delText>
        </w:r>
      </w:del>
      <w:del w:id="2720" w:author="Arthur Parmentier" w:date="2020-05-13T10:30:00Z">
        <w:r w:rsidRPr="007C437A" w:rsidDel="005868B3">
          <w:delText xml:space="preserve">in relation with the concepts </w:delText>
        </w:r>
      </w:del>
      <w:del w:id="2721" w:author="Arthur Parmentier" w:date="2020-05-12T18:28:00Z">
        <w:r w:rsidRPr="007C437A" w:rsidDel="003126BD">
          <w:delText xml:space="preserve">representing a </w:delText>
        </w:r>
      </w:del>
      <w:del w:id="2722"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723" w:author="Arthur Parmentier" w:date="2020-05-13T10:30:00Z"/>
        </w:rPr>
      </w:pPr>
      <w:del w:id="272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1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727" w:author="Arthur Parmentier" w:date="2020-05-13T10:30:00Z"/>
          <w:moveFrom w:id="2728" w:author="Arthur Parmentier" w:date="2020-05-12T18:35:00Z"/>
        </w:rPr>
      </w:pPr>
      <w:moveFromRangeStart w:id="2729" w:author="Arthur Parmentier" w:date="2020-05-12T18:35:00Z" w:name="move40200963"/>
      <w:moveFrom w:id="2730" w:author="Arthur Parmentier" w:date="2020-05-12T18:35:00Z">
        <w:del w:id="2731"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729"/>
    <w:p w:rsidR="001B082B" w:rsidRPr="007C437A" w:rsidDel="005868B3" w:rsidRDefault="001B082B">
      <w:pPr>
        <w:rPr>
          <w:del w:id="2732" w:author="Arthur Parmentier" w:date="2020-05-13T10:30:00Z"/>
        </w:rPr>
      </w:pPr>
    </w:p>
    <w:p w:rsidR="001D7225" w:rsidRPr="007C437A" w:rsidDel="005868B3" w:rsidRDefault="001D7225">
      <w:pPr>
        <w:rPr>
          <w:del w:id="2733" w:author="Arthur Parmentier" w:date="2020-05-13T10:30:00Z"/>
        </w:rPr>
      </w:pPr>
      <w:del w:id="2734"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735" w:author="Arthur Parmentier" w:date="2020-06-07T15:27:00Z">
            <w:rPr/>
          </w:rPrChange>
        </w:rPr>
        <w:pPrChange w:id="2736" w:author="Arthur Parmentier" w:date="2020-06-10T16:26:00Z">
          <w:pPr>
            <w:pStyle w:val="Titre2"/>
          </w:pPr>
        </w:pPrChange>
      </w:pPr>
      <w:r w:rsidRPr="007C437A">
        <w:rPr>
          <w:rPrChange w:id="2737" w:author="Arthur Parmentier" w:date="2020-06-07T15:27:00Z">
            <w:rPr/>
          </w:rPrChange>
        </w:rPr>
        <w:t>Wrap-up: w</w:t>
      </w:r>
      <w:r w:rsidR="00B53663" w:rsidRPr="007C437A">
        <w:rPr>
          <w:rPrChange w:id="2738" w:author="Arthur Parmentier" w:date="2020-06-07T15:27:00Z">
            <w:rPr/>
          </w:rPrChange>
        </w:rPr>
        <w:t>hat is a long tone?</w:t>
      </w:r>
    </w:p>
    <w:p w:rsidR="006155A3" w:rsidRPr="007C437A" w:rsidRDefault="00F163F4">
      <w:r w:rsidRPr="007C437A">
        <w:t>By taking the simple example of the LT, we will see how the categorical and prototypical perception scheme plays an important role in the mechanisms of SP.</w:t>
      </w:r>
    </w:p>
    <w:p w:rsidR="00BC3D06" w:rsidRPr="007C437A" w:rsidRDefault="00BC3D06">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pPr>
        <w:pStyle w:val="Paragraphedeliste"/>
        <w:numPr>
          <w:ilvl w:val="0"/>
          <w:numId w:val="14"/>
        </w:numPr>
      </w:pPr>
      <w:r w:rsidRPr="007C437A">
        <w:lastRenderedPageBreak/>
        <w:t>In music, a constant pitch and volume over time</w:t>
      </w:r>
    </w:p>
    <w:p w:rsidR="00BC3D06" w:rsidRPr="007C437A" w:rsidRDefault="00BC3D06">
      <w:pPr>
        <w:pStyle w:val="Paragraphedeliste"/>
        <w:numPr>
          <w:ilvl w:val="0"/>
          <w:numId w:val="14"/>
        </w:numPr>
      </w:pPr>
      <w:r w:rsidRPr="007C437A">
        <w:t>In dance, a movement without accent…</w:t>
      </w:r>
    </w:p>
    <w:p w:rsidR="00E44A97" w:rsidRPr="007C437A" w:rsidRDefault="00BC3D06">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1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4"/>
        <w:pPrChange w:id="2740" w:author="Arthur Parmentier" w:date="2020-06-10T16:26:00Z">
          <w:pPr>
            <w:pStyle w:val="Titre3"/>
          </w:pPr>
        </w:pPrChange>
      </w:pPr>
      <w:r w:rsidRPr="007C437A">
        <w:t>Sign overloading</w:t>
      </w:r>
    </w:p>
    <w:p w:rsidR="00FF5B3F" w:rsidRPr="007C437A" w:rsidRDefault="004659F5">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pPr>
        <w:pStyle w:val="Titre5"/>
        <w:pPrChange w:id="2741" w:author="Arthur Parmentier" w:date="2020-06-10T16:26:00Z">
          <w:pPr>
            <w:pStyle w:val="Titre4"/>
          </w:pPr>
        </w:pPrChange>
      </w:pPr>
      <w:r w:rsidRPr="007C437A">
        <w:t>Innate perception schemes</w:t>
      </w:r>
    </w:p>
    <w:p w:rsidR="0036185A" w:rsidRPr="007C437A" w:rsidRDefault="0036185A">
      <w:pPr>
        <w:pStyle w:val="Titre6"/>
        <w:pPrChange w:id="2742" w:author="Arthur Parmentier" w:date="2020-06-10T16:26:00Z">
          <w:pPr>
            <w:pStyle w:val="Titre5"/>
          </w:pPr>
        </w:pPrChange>
      </w:pPr>
      <w:r w:rsidRPr="007C437A">
        <w:t>How to perform a LT on percussions?</w:t>
      </w:r>
    </w:p>
    <w:p w:rsidR="00C362C5" w:rsidRPr="007C437A" w:rsidRDefault="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2743"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1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w:t>
      </w:r>
      <w:r w:rsidRPr="007C437A">
        <w:lastRenderedPageBreak/>
        <w:t xml:space="preserve">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pPr>
        <w:pStyle w:val="Titre6"/>
        <w:pPrChange w:id="2745" w:author="Arthur Parmentier" w:date="2020-06-10T16:26:00Z">
          <w:pPr>
            <w:pStyle w:val="Titre5"/>
          </w:pPr>
        </w:pPrChange>
      </w:pPr>
      <w:r w:rsidRPr="007C437A">
        <w:t>Learning the translation</w:t>
      </w:r>
    </w:p>
    <w:p w:rsidR="00161FBC" w:rsidRPr="007C437A" w:rsidRDefault="00161FBC">
      <w:pPr>
        <w:rPr>
          <w:ins w:id="2746"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747"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ins w:id="2748" w:author="Arthur Parmentier" w:date="2020-05-14T16:16:00Z">
        <w:r w:rsidRPr="007C437A">
          <w:t>SEul vs a plusieurs</w:t>
        </w:r>
      </w:ins>
    </w:p>
    <w:p w:rsidR="00161FBC" w:rsidRPr="007C437A" w:rsidRDefault="00161FBC"/>
    <w:p w:rsidR="00727764" w:rsidRPr="007C437A" w:rsidRDefault="00727764">
      <w:pPr>
        <w:pStyle w:val="Titre5"/>
        <w:pPrChange w:id="2749" w:author="Arthur Parmentier" w:date="2020-06-10T16:26:00Z">
          <w:pPr>
            <w:pStyle w:val="Titre4"/>
          </w:pPr>
        </w:pPrChange>
      </w:pPr>
      <w:r w:rsidRPr="007C437A">
        <w:t>Cultural analogies</w:t>
      </w:r>
    </w:p>
    <w:p w:rsidR="00D36F5F" w:rsidRPr="007C437A" w:rsidRDefault="00D36F5F">
      <w:pPr>
        <w:pStyle w:val="Titre3"/>
        <w:pPrChange w:id="2750" w:author="Arthur Parmentier" w:date="2020-06-10T16:26:00Z">
          <w:pPr>
            <w:pStyle w:val="Titre2"/>
          </w:pPr>
        </w:pPrChange>
      </w:pPr>
      <w:bookmarkStart w:id="2751" w:name="_Toc42698931"/>
      <w:r w:rsidRPr="007C437A">
        <w:t>Personal observations during SP practice</w:t>
      </w:r>
      <w:bookmarkEnd w:id="2751"/>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lastRenderedPageBreak/>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0"/>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w:t>
      </w:r>
      <w:r w:rsidR="00AD6A79" w:rsidRPr="007C437A">
        <w:lastRenderedPageBreak/>
        <w:t>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1"/>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2756" w:author="Arthur Parmentier" w:date="2020-05-14T13:31:00Z"/>
        </w:rPr>
        <w:pPrChange w:id="2757" w:author="Arthur Parmentier" w:date="2020-06-10T16:26:00Z">
          <w:pPr>
            <w:pStyle w:val="Titre2"/>
          </w:pPr>
        </w:pPrChange>
      </w:pPr>
      <w:bookmarkStart w:id="2758" w:name="_Toc40025935"/>
      <w:del w:id="2759"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758"/>
      </w:del>
    </w:p>
    <w:p w:rsidR="00616215" w:rsidRPr="007C437A" w:rsidDel="007776CB" w:rsidRDefault="00616215">
      <w:pPr>
        <w:rPr>
          <w:del w:id="2760" w:author="Arthur Parmentier" w:date="2020-05-14T13:31:00Z"/>
        </w:rPr>
      </w:pPr>
      <w:del w:id="2761"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2762" w:author="Arthur Parmentier" w:date="2020-05-14T13:31:00Z"/>
        </w:rPr>
      </w:pPr>
      <w:del w:id="2763"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2764" w:author="Arthur Parmentier" w:date="2020-05-14T13:31:00Z"/>
        </w:rPr>
        <w:pPrChange w:id="2765" w:author="Arthur Parmentier" w:date="2020-06-10T16:26:00Z">
          <w:pPr>
            <w:pStyle w:val="Titre3"/>
          </w:pPr>
        </w:pPrChange>
      </w:pPr>
      <w:del w:id="2766" w:author="Arthur Parmentier" w:date="2020-05-14T13:31:00Z">
        <w:r w:rsidRPr="007C437A" w:rsidDel="007776CB">
          <w:delText>Input space</w:delText>
        </w:r>
      </w:del>
    </w:p>
    <w:p w:rsidR="00DE1B67" w:rsidRPr="007C437A" w:rsidDel="007776CB" w:rsidRDefault="00AD2F7B">
      <w:pPr>
        <w:rPr>
          <w:del w:id="2767" w:author="Arthur Parmentier" w:date="2020-05-14T13:31:00Z"/>
        </w:rPr>
      </w:pPr>
      <w:del w:id="2768"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2769" w:author="Arthur Parmentier" w:date="2020-05-14T13:31:00Z"/>
        </w:rPr>
        <w:pPrChange w:id="2770" w:author="Arthur Parmentier" w:date="2020-06-10T16:26:00Z">
          <w:pPr>
            <w:pStyle w:val="Titre4"/>
          </w:pPr>
        </w:pPrChange>
      </w:pPr>
      <w:del w:id="2771" w:author="Arthur Parmentier" w:date="2020-05-14T13:31:00Z">
        <w:r w:rsidRPr="007C437A" w:rsidDel="007776CB">
          <w:delText>Concepts from artistic disciplines</w:delText>
        </w:r>
      </w:del>
    </w:p>
    <w:p w:rsidR="005A3CBF" w:rsidRPr="007C437A" w:rsidDel="007776CB" w:rsidRDefault="005A3CBF">
      <w:pPr>
        <w:rPr>
          <w:del w:id="2772" w:author="Arthur Parmentier" w:date="2020-05-14T13:31:00Z"/>
        </w:rPr>
      </w:pPr>
      <w:del w:id="2773" w:author="Arthur Parmentier" w:date="2020-05-14T13:31:00Z">
        <w:r w:rsidRPr="007C437A" w:rsidDel="007776CB">
          <w:delText>Long Tone, minimalism…</w:delText>
        </w:r>
      </w:del>
    </w:p>
    <w:p w:rsidR="0049358D" w:rsidRPr="007C437A" w:rsidDel="007776CB" w:rsidRDefault="005A3CBF">
      <w:pPr>
        <w:pStyle w:val="Titre5"/>
        <w:rPr>
          <w:del w:id="2774" w:author="Arthur Parmentier" w:date="2020-05-14T13:31:00Z"/>
        </w:rPr>
        <w:pPrChange w:id="2775" w:author="Arthur Parmentier" w:date="2020-06-10T16:26:00Z">
          <w:pPr>
            <w:pStyle w:val="Titre4"/>
          </w:pPr>
        </w:pPrChange>
      </w:pPr>
      <w:del w:id="2776"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2777" w:author="Arthur Parmentier" w:date="2020-05-14T13:31:00Z"/>
        </w:rPr>
      </w:pPr>
      <w:del w:id="2778"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2779" w:author="Arthur Parmentier" w:date="2020-05-14T13:31:00Z"/>
        </w:rPr>
        <w:pPrChange w:id="2780" w:author="Arthur Parmentier" w:date="2020-06-10T16:26:00Z">
          <w:pPr>
            <w:pStyle w:val="Titre4"/>
          </w:pPr>
        </w:pPrChange>
      </w:pPr>
      <w:del w:id="2781"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2782" w:author="Arthur Parmentier" w:date="2020-05-14T13:31:00Z"/>
        </w:rPr>
      </w:pPr>
      <w:del w:id="2783"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2784" w:author="Arthur Parmentier" w:date="2020-05-14T13:31:00Z"/>
        </w:rPr>
        <w:pPrChange w:id="2785" w:author="Arthur Parmentier" w:date="2020-06-10T16:26:00Z">
          <w:pPr>
            <w:pStyle w:val="Titre4"/>
          </w:pPr>
        </w:pPrChange>
      </w:pPr>
      <w:del w:id="2786" w:author="Arthur Parmentier" w:date="2020-05-14T13:31:00Z">
        <w:r w:rsidRPr="007C437A" w:rsidDel="007776CB">
          <w:delText>…</w:delText>
        </w:r>
      </w:del>
    </w:p>
    <w:p w:rsidR="008833B3" w:rsidRPr="007C437A" w:rsidDel="007776CB" w:rsidRDefault="008833B3">
      <w:pPr>
        <w:pStyle w:val="Titre4"/>
        <w:rPr>
          <w:del w:id="2787" w:author="Arthur Parmentier" w:date="2020-05-14T13:31:00Z"/>
        </w:rPr>
        <w:pPrChange w:id="2788" w:author="Arthur Parmentier" w:date="2020-06-10T16:26:00Z">
          <w:pPr>
            <w:pStyle w:val="Titre3"/>
          </w:pPr>
        </w:pPrChange>
      </w:pPr>
      <w:del w:id="2789"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2790" w:author="Arthur Parmentier" w:date="2020-05-14T13:31:00Z"/>
        </w:rPr>
        <w:pPrChange w:id="2791" w:author="Arthur Parmentier" w:date="2020-06-10T16:26:00Z">
          <w:pPr>
            <w:pStyle w:val="Titre4"/>
          </w:pPr>
        </w:pPrChange>
      </w:pPr>
      <w:del w:id="2792" w:author="Arthur Parmentier" w:date="2020-05-14T13:31:00Z">
        <w:r w:rsidRPr="007C437A" w:rsidDel="007776CB">
          <w:delText>Creation of a sign</w:delText>
        </w:r>
      </w:del>
    </w:p>
    <w:p w:rsidR="008833B3" w:rsidRPr="007C437A" w:rsidDel="007776CB" w:rsidRDefault="008833B3">
      <w:pPr>
        <w:rPr>
          <w:del w:id="2793" w:author="Arthur Parmentier" w:date="2020-05-14T13:31:00Z"/>
        </w:rPr>
      </w:pPr>
      <w:del w:id="2794"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2795" w:author="Arthur Parmentier" w:date="2020-05-14T13:31:00Z"/>
        </w:rPr>
        <w:pPrChange w:id="2796" w:author="Arthur Parmentier" w:date="2020-06-10T16:26:00Z">
          <w:pPr>
            <w:pStyle w:val="Titre4"/>
          </w:pPr>
        </w:pPrChange>
      </w:pPr>
      <w:del w:id="2797" w:author="Arthur Parmentier" w:date="2020-05-14T13:31:00Z">
        <w:r w:rsidRPr="007C437A" w:rsidDel="007776CB">
          <w:delText>Creation of a potentiometer</w:delText>
        </w:r>
      </w:del>
    </w:p>
    <w:p w:rsidR="002A0CF5" w:rsidRPr="007C437A" w:rsidDel="007776CB" w:rsidRDefault="002A0CF5">
      <w:pPr>
        <w:rPr>
          <w:del w:id="2798" w:author="Arthur Parmentier" w:date="2020-05-14T13:31:00Z"/>
        </w:rPr>
      </w:pPr>
      <w:del w:id="2799" w:author="Arthur Parmentier" w:date="2020-05-14T13:31:00Z">
        <w:r w:rsidRPr="007C437A" w:rsidDel="007776CB">
          <w:delText>Volume, tempo…</w:delText>
        </w:r>
      </w:del>
    </w:p>
    <w:p w:rsidR="00B5754F" w:rsidRPr="007C437A" w:rsidDel="007776CB" w:rsidRDefault="00B5754F">
      <w:pPr>
        <w:pStyle w:val="Titre5"/>
        <w:rPr>
          <w:del w:id="2800" w:author="Arthur Parmentier" w:date="2020-05-14T13:31:00Z"/>
        </w:rPr>
        <w:pPrChange w:id="2801" w:author="Arthur Parmentier" w:date="2020-06-10T16:26:00Z">
          <w:pPr>
            <w:pStyle w:val="Titre4"/>
          </w:pPr>
        </w:pPrChange>
      </w:pPr>
      <w:del w:id="2802" w:author="Arthur Parmentier" w:date="2020-05-14T13:31:00Z">
        <w:r w:rsidRPr="007C437A" w:rsidDel="007776CB">
          <w:delText>Creation of a “pointer” (as identifier)</w:delText>
        </w:r>
      </w:del>
    </w:p>
    <w:p w:rsidR="007A5BBA" w:rsidRPr="007C437A" w:rsidDel="007776CB" w:rsidRDefault="007A5BBA">
      <w:pPr>
        <w:rPr>
          <w:del w:id="2803" w:author="Arthur Parmentier" w:date="2020-05-14T13:31:00Z"/>
        </w:rPr>
      </w:pPr>
      <w:del w:id="2804" w:author="Arthur Parmentier" w:date="2020-05-14T13:31:00Z">
        <w:r w:rsidRPr="007C437A" w:rsidDel="007776CB">
          <w:delText>PTP, scanning</w:delText>
        </w:r>
      </w:del>
    </w:p>
    <w:p w:rsidR="000E4DCD" w:rsidRPr="007C437A" w:rsidDel="007776CB" w:rsidRDefault="000E4DCD">
      <w:pPr>
        <w:pStyle w:val="Titre5"/>
        <w:rPr>
          <w:del w:id="2805" w:author="Arthur Parmentier" w:date="2020-05-14T13:31:00Z"/>
        </w:rPr>
        <w:pPrChange w:id="2806" w:author="Arthur Parmentier" w:date="2020-06-10T16:26:00Z">
          <w:pPr>
            <w:pStyle w:val="Titre4"/>
          </w:pPr>
        </w:pPrChange>
      </w:pPr>
      <w:del w:id="2807"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2808"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2809" w:author="Arthur Parmentier" w:date="2020-06-05T16:28:00Z"/>
        </w:rPr>
        <w:pPrChange w:id="2810" w:author="Arthur Parmentier" w:date="2020-06-10T16:26:00Z">
          <w:pPr>
            <w:pStyle w:val="Titre2"/>
          </w:pPr>
        </w:pPrChange>
      </w:pPr>
      <w:bookmarkStart w:id="2811" w:name="_Toc42698932"/>
      <w:bookmarkStart w:id="2812" w:name="_Toc40025938"/>
      <w:ins w:id="2813" w:author="Arthur Parmentier" w:date="2020-06-10T19:44:00Z">
        <w:r>
          <w:t>T</w:t>
        </w:r>
      </w:ins>
      <w:ins w:id="2814" w:author="Arthur Parmentier" w:date="2020-06-06T20:39:00Z">
        <w:r w:rsidR="005E6896" w:rsidRPr="007C437A">
          <w:t>he SP grammar</w:t>
        </w:r>
      </w:ins>
      <w:bookmarkEnd w:id="2811"/>
      <w:del w:id="2815" w:author="Arthur Parmentier" w:date="2020-06-06T20:39:00Z">
        <w:r w:rsidR="00BE04C2" w:rsidRPr="007C437A" w:rsidDel="005E6896">
          <w:delText>Structur</w:delText>
        </w:r>
      </w:del>
      <w:del w:id="2816" w:author="Arthur Parmentier" w:date="2020-06-06T20:38:00Z">
        <w:r w:rsidR="00C16C06" w:rsidRPr="007C437A" w:rsidDel="00397A02">
          <w:delText>al</w:delText>
        </w:r>
      </w:del>
      <w:del w:id="2817" w:author="Arthur Parmentier" w:date="2020-06-06T20:39:00Z">
        <w:r w:rsidR="00C16C06" w:rsidRPr="007C437A" w:rsidDel="005E6896">
          <w:delText xml:space="preserve"> concepts</w:delText>
        </w:r>
      </w:del>
      <w:del w:id="2818" w:author="Arthur Parmentier" w:date="2020-06-06T20:38:00Z">
        <w:r w:rsidR="00C16C06" w:rsidRPr="007C437A" w:rsidDel="00397A02">
          <w:delText xml:space="preserve"> (the grammar</w:delText>
        </w:r>
        <w:r w:rsidR="00915B3A" w:rsidRPr="007C437A" w:rsidDel="00397A02">
          <w:delText xml:space="preserve"> of the language</w:delText>
        </w:r>
      </w:del>
      <w:del w:id="2819" w:author="Arthur Parmentier" w:date="2020-06-05T16:27:00Z">
        <w:r w:rsidR="00FC7B7A" w:rsidRPr="007C437A" w:rsidDel="00E814B3">
          <w:delText>, that results in its language</w:delText>
        </w:r>
        <w:r w:rsidR="00C16C06" w:rsidRPr="007C437A" w:rsidDel="00E814B3">
          <w:delText>)</w:delText>
        </w:r>
      </w:del>
      <w:bookmarkEnd w:id="2812"/>
    </w:p>
    <w:p w:rsidR="00E814B3" w:rsidRPr="007C437A" w:rsidRDefault="00E814B3">
      <w:pPr>
        <w:rPr>
          <w:ins w:id="2820" w:author="Arthur Parmentier" w:date="2020-06-05T16:28:00Z"/>
        </w:rPr>
      </w:pPr>
      <w:ins w:id="2821" w:author="Arthur Parmentier" w:date="2020-06-05T16:28:00Z">
        <w:r w:rsidRPr="007C437A">
          <w:t xml:space="preserve">Like </w:t>
        </w:r>
      </w:ins>
      <w:ins w:id="2822" w:author="Arthur Parmentier" w:date="2020-06-05T16:29:00Z">
        <w:r w:rsidRPr="007C437A">
          <w:t>other languages</w:t>
        </w:r>
      </w:ins>
      <w:ins w:id="2823" w:author="Arthur Parmentier" w:date="2020-06-06T18:49:00Z">
        <w:r w:rsidR="00C76B94" w:rsidRPr="007C437A">
          <w:t xml:space="preserve">, </w:t>
        </w:r>
      </w:ins>
      <w:ins w:id="2824" w:author="Arthur Parmentier" w:date="2020-06-05T16:29:00Z">
        <w:r w:rsidRPr="007C437A">
          <w:t xml:space="preserve">SP has evolved </w:t>
        </w:r>
      </w:ins>
      <w:ins w:id="2825" w:author="Arthur Parmentier" w:date="2020-06-06T18:50:00Z">
        <w:r w:rsidR="00C76B94" w:rsidRPr="007C437A">
          <w:t>with</w:t>
        </w:r>
      </w:ins>
      <w:ins w:id="2826" w:author="Arthur Parmentier" w:date="2020-06-05T16:29:00Z">
        <w:r w:rsidRPr="007C437A">
          <w:t xml:space="preserve"> complex structures</w:t>
        </w:r>
      </w:ins>
      <w:ins w:id="2827" w:author="Arthur Parmentier" w:date="2020-06-05T16:30:00Z">
        <w:r w:rsidRPr="007C437A">
          <w:t xml:space="preserve"> and rules that allow to form sentences, i.e. </w:t>
        </w:r>
      </w:ins>
      <w:ins w:id="2828" w:author="Arthur Parmentier" w:date="2020-06-06T18:50:00Z">
        <w:r w:rsidR="00E30346" w:rsidRPr="007C437A">
          <w:t xml:space="preserve">to form </w:t>
        </w:r>
      </w:ins>
      <w:ins w:id="2829" w:author="Arthur Parmentier" w:date="2020-06-05T16:30:00Z">
        <w:r w:rsidRPr="007C437A">
          <w:t>meaning at a higher level that the signs themselves. Those structures are what define the grammar</w:t>
        </w:r>
      </w:ins>
      <w:ins w:id="2830" w:author="Arthur Parmentier" w:date="2020-06-05T16:31:00Z">
        <w:r w:rsidRPr="007C437A">
          <w:t xml:space="preserve"> of SP</w:t>
        </w:r>
      </w:ins>
      <w:ins w:id="2831" w:author="Arthur Parmentier" w:date="2020-06-06T18:50:00Z">
        <w:r w:rsidR="00C928AB" w:rsidRPr="007C437A">
          <w:t>, which</w:t>
        </w:r>
      </w:ins>
      <w:ins w:id="2832" w:author="Arthur Parmentier" w:date="2020-06-05T16:31:00Z">
        <w:r w:rsidRPr="007C437A">
          <w:t xml:space="preserve"> allow</w:t>
        </w:r>
      </w:ins>
      <w:ins w:id="2833" w:author="Arthur Parmentier" w:date="2020-06-06T18:51:00Z">
        <w:r w:rsidR="0045073A" w:rsidRPr="007C437A">
          <w:t xml:space="preserve"> soundpainters</w:t>
        </w:r>
      </w:ins>
      <w:ins w:id="2834" w:author="Arthur Parmentier" w:date="2020-06-05T16:31:00Z">
        <w:r w:rsidRPr="007C437A">
          <w:t xml:space="preserve"> to communicate by creating temporal sequences of </w:t>
        </w:r>
      </w:ins>
      <w:ins w:id="2835" w:author="Arthur Parmentier" w:date="2020-06-05T16:35:00Z">
        <w:r w:rsidRPr="007C437A">
          <w:t>signs or</w:t>
        </w:r>
      </w:ins>
      <w:ins w:id="2836" w:author="Arthur Parmentier" w:date="2020-06-05T16:34:00Z">
        <w:r w:rsidRPr="007C437A">
          <w:t xml:space="preserve"> combining several signs together.</w:t>
        </w:r>
      </w:ins>
    </w:p>
    <w:p w:rsidR="00E814B3" w:rsidRPr="007C437A" w:rsidRDefault="00E814B3">
      <w:pPr>
        <w:rPr>
          <w:ins w:id="2837" w:author="Arthur Parmentier" w:date="2020-06-05T16:35:00Z"/>
        </w:rPr>
      </w:pPr>
      <w:ins w:id="2838" w:author="Arthur Parmentier" w:date="2020-06-05T16:35:00Z">
        <w:r w:rsidRPr="007C437A">
          <w:t>At the linguistic level, grammar can be split in two parts: morphology and syntax.</w:t>
        </w:r>
      </w:ins>
    </w:p>
    <w:p w:rsidR="00E814B3" w:rsidRPr="007C437A" w:rsidRDefault="00E814B3">
      <w:pPr>
        <w:pStyle w:val="Titre4"/>
        <w:rPr>
          <w:ins w:id="2839" w:author="Arthur Parmentier" w:date="2020-06-05T16:36:00Z"/>
        </w:rPr>
      </w:pPr>
      <w:ins w:id="2840" w:author="Arthur Parmentier" w:date="2020-06-05T16:36:00Z">
        <w:r w:rsidRPr="007C437A">
          <w:t xml:space="preserve">Morphology </w:t>
        </w:r>
      </w:ins>
      <w:ins w:id="2841" w:author="Arthur Parmentier" w:date="2020-06-05T16:39:00Z">
        <w:r w:rsidR="00501832" w:rsidRPr="007C437A">
          <w:t>in</w:t>
        </w:r>
      </w:ins>
      <w:ins w:id="2842" w:author="Arthur Parmentier" w:date="2020-06-05T16:36:00Z">
        <w:r w:rsidRPr="007C437A">
          <w:t xml:space="preserve"> SP</w:t>
        </w:r>
      </w:ins>
    </w:p>
    <w:p w:rsidR="00E814B3" w:rsidRPr="007C437A" w:rsidRDefault="00501832">
      <w:pPr>
        <w:rPr>
          <w:ins w:id="2843" w:author="Arthur Parmentier" w:date="2020-06-05T16:39:00Z"/>
        </w:rPr>
      </w:pPr>
      <w:ins w:id="2844" w:author="Arthur Parmentier" w:date="2020-06-05T16:38:00Z">
        <w:r w:rsidRPr="007C437A">
          <w:t>As defined in written and oral languages, m</w:t>
        </w:r>
      </w:ins>
      <w:ins w:id="2845" w:author="Arthur Parmentier" w:date="2020-06-05T16:37:00Z">
        <w:r w:rsidR="00E814B3" w:rsidRPr="007C437A">
          <w:t xml:space="preserve">orphology has to do with the </w:t>
        </w:r>
        <w:r w:rsidR="00E814B3" w:rsidRPr="007C437A">
          <w:rPr>
            <w:rStyle w:val="lev"/>
            <w:b w:val="0"/>
            <w:bCs w:val="0"/>
            <w:rPrChange w:id="2846" w:author="Arthur Parmentier" w:date="2020-06-07T15:27:00Z">
              <w:rPr>
                <w:rStyle w:val="lev"/>
              </w:rPr>
            </w:rPrChange>
          </w:rPr>
          <w:t>internal</w:t>
        </w:r>
        <w:r w:rsidR="00E814B3" w:rsidRPr="007C437A">
          <w:t xml:space="preserve"> economy of words. </w:t>
        </w:r>
      </w:ins>
      <w:ins w:id="2847" w:author="Arthur Parmentier" w:date="2020-06-05T16:38:00Z">
        <w:r w:rsidRPr="007C437A">
          <w:t>In English, a</w:t>
        </w:r>
      </w:ins>
      <w:ins w:id="2848"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849" w:author="Arthur Parmentier" w:date="2020-06-05T16:38:00Z">
        <w:r w:rsidRPr="007C437A">
          <w:t>.</w:t>
        </w:r>
      </w:ins>
    </w:p>
    <w:p w:rsidR="00C30769" w:rsidRPr="007C437A" w:rsidRDefault="00501832">
      <w:pPr>
        <w:rPr>
          <w:ins w:id="2850" w:author="Arthur Parmentier" w:date="2020-06-06T18:57:00Z"/>
        </w:rPr>
      </w:pPr>
      <w:ins w:id="2851" w:author="Arthur Parmentier" w:date="2020-06-05T16:39:00Z">
        <w:r w:rsidRPr="007C437A">
          <w:t xml:space="preserve">In </w:t>
        </w:r>
      </w:ins>
      <w:ins w:id="2852" w:author="Arthur Parmentier" w:date="2020-06-05T16:40:00Z">
        <w:r w:rsidRPr="007C437A">
          <w:t>sign languages in general, there are a variety of morphological</w:t>
        </w:r>
      </w:ins>
      <w:ins w:id="2853" w:author="Arthur Parmentier" w:date="2020-06-05T16:42:00Z">
        <w:r w:rsidRPr="007C437A">
          <w:t xml:space="preserve"> systems and rules</w:t>
        </w:r>
      </w:ins>
      <w:ins w:id="2854" w:author="Arthur Parmentier" w:date="2020-06-05T16:54:00Z">
        <w:r w:rsidR="007C61CD" w:rsidRPr="007C437A">
          <w:rPr>
            <w:rStyle w:val="Appelnotedebasdep"/>
          </w:rPr>
          <w:footnoteReference w:id="22"/>
        </w:r>
      </w:ins>
      <w:ins w:id="2859" w:author="Arthur Parmentier" w:date="2020-06-06T18:52:00Z">
        <w:r w:rsidR="00476F68" w:rsidRPr="007C437A">
          <w:t xml:space="preserve"> that </w:t>
        </w:r>
      </w:ins>
      <w:ins w:id="2860" w:author="Arthur Parmentier" w:date="2020-06-06T18:55:00Z">
        <w:r w:rsidR="00F701F6" w:rsidRPr="007C437A">
          <w:t>assemble basic signs (the equivalent or morphemes) in more complex</w:t>
        </w:r>
      </w:ins>
      <w:ins w:id="2861" w:author="Arthur Parmentier" w:date="2020-06-06T18:56:00Z">
        <w:r w:rsidR="00F701F6" w:rsidRPr="007C437A">
          <w:t xml:space="preserve"> ones (the equivalent of the words)</w:t>
        </w:r>
      </w:ins>
      <w:ins w:id="2862" w:author="Arthur Parmentier" w:date="2020-06-05T16:42:00Z">
        <w:r w:rsidRPr="007C437A">
          <w:t xml:space="preserve">. </w:t>
        </w:r>
      </w:ins>
      <w:ins w:id="2863" w:author="Arthur Parmentier" w:date="2020-06-05T16:43:00Z">
        <w:r w:rsidRPr="007C437A">
          <w:t xml:space="preserve">Consider for instance the sign for “falling” in </w:t>
        </w:r>
      </w:ins>
      <w:ins w:id="2864" w:author="Arthur Parmentier" w:date="2020-06-05T16:44:00Z">
        <w:r w:rsidRPr="007C437A">
          <w:t>French sign language</w:t>
        </w:r>
        <w:r w:rsidRPr="007C437A">
          <w:rPr>
            <w:rStyle w:val="Appelnotedebasdep"/>
          </w:rPr>
          <w:footnoteReference w:id="23"/>
        </w:r>
        <w:r w:rsidRPr="007C437A">
          <w:t>:</w:t>
        </w:r>
        <w:r w:rsidR="00585D0B" w:rsidRPr="007C437A">
          <w:t xml:space="preserve"> starting </w:t>
        </w:r>
      </w:ins>
      <w:ins w:id="2867" w:author="Arthur Parmentier" w:date="2020-06-05T16:45:00Z">
        <w:r w:rsidR="00585D0B" w:rsidRPr="007C437A">
          <w:t xml:space="preserve">from the icon of a person with one hand and the icon of the ground with the other hand, the movement of both hands represents the </w:t>
        </w:r>
      </w:ins>
      <w:ins w:id="2868" w:author="Arthur Parmentier" w:date="2020-06-05T16:46:00Z">
        <w:r w:rsidR="00585D0B" w:rsidRPr="007C437A">
          <w:t xml:space="preserve">movement that a person would have when falling on the ground. We can interpret this sign as a morphological construction </w:t>
        </w:r>
      </w:ins>
      <w:ins w:id="2869" w:author="Arthur Parmentier" w:date="2020-06-05T16:50:00Z">
        <w:r w:rsidR="007C61CD" w:rsidRPr="007C437A">
          <w:t>from the morphemes “</w:t>
        </w:r>
      </w:ins>
      <w:ins w:id="2870" w:author="Arthur Parmentier" w:date="2020-06-05T16:51:00Z">
        <w:r w:rsidR="007C61CD" w:rsidRPr="007C437A">
          <w:t>agent</w:t>
        </w:r>
      </w:ins>
      <w:ins w:id="2871" w:author="Arthur Parmentier" w:date="2020-06-05T16:50:00Z">
        <w:r w:rsidR="007C61CD" w:rsidRPr="007C437A">
          <w:t>”</w:t>
        </w:r>
      </w:ins>
      <w:ins w:id="2872" w:author="Arthur Parmentier" w:date="2020-06-05T16:51:00Z">
        <w:r w:rsidR="007C61CD" w:rsidRPr="007C437A">
          <w:t xml:space="preserve"> (person)</w:t>
        </w:r>
      </w:ins>
      <w:ins w:id="2873" w:author="Arthur Parmentier" w:date="2020-06-05T16:50:00Z">
        <w:r w:rsidR="007C61CD" w:rsidRPr="007C437A">
          <w:t xml:space="preserve"> and “ground”.</w:t>
        </w:r>
      </w:ins>
      <w:ins w:id="2874" w:author="Arthur Parmentier" w:date="2020-06-05T16:51:00Z">
        <w:r w:rsidR="007C61CD" w:rsidRPr="007C437A">
          <w:t xml:space="preserve"> Because of </w:t>
        </w:r>
        <w:r w:rsidR="007C61CD" w:rsidRPr="007C437A">
          <w:lastRenderedPageBreak/>
          <w:t>the relatively young age of several sign language, there morpho</w:t>
        </w:r>
      </w:ins>
      <w:ins w:id="2875" w:author="Arthur Parmentier" w:date="2020-06-05T16:52:00Z">
        <w:r w:rsidR="007C61CD" w:rsidRPr="007C437A">
          <w:t>logy is not always clear</w:t>
        </w:r>
      </w:ins>
      <w:ins w:id="2876" w:author="Arthur Parmentier" w:date="2020-06-05T16:53:00Z">
        <w:r w:rsidR="007C61CD" w:rsidRPr="007C437A">
          <w:t xml:space="preserve"> and shared among all speakers of the language.</w:t>
        </w:r>
        <w:r w:rsidR="007C61CD" w:rsidRPr="007C437A">
          <w:rPr>
            <w:rStyle w:val="Appelnotedebasdep"/>
          </w:rPr>
          <w:footnoteReference w:id="24"/>
        </w:r>
      </w:ins>
    </w:p>
    <w:p w:rsidR="007D784E" w:rsidRPr="007C437A" w:rsidRDefault="00C30769">
      <w:pPr>
        <w:rPr>
          <w:ins w:id="2882" w:author="Arthur Parmentier" w:date="2020-06-05T17:03:00Z"/>
        </w:rPr>
      </w:pPr>
      <w:ins w:id="2883" w:author="Arthur Parmentier" w:date="2020-06-06T18:57:00Z">
        <w:r w:rsidRPr="007C437A">
          <w:t>I</w:t>
        </w:r>
      </w:ins>
      <w:ins w:id="2884" w:author="Arthur Parmentier" w:date="2020-06-05T16:55:00Z">
        <w:r w:rsidR="007D784E" w:rsidRPr="007C437A">
          <w:t xml:space="preserve">n SP, </w:t>
        </w:r>
      </w:ins>
      <w:ins w:id="2885" w:author="Arthur Parmentier" w:date="2020-06-06T18:57:00Z">
        <w:r w:rsidRPr="007C437A">
          <w:t>we can also observe</w:t>
        </w:r>
      </w:ins>
      <w:ins w:id="2886" w:author="Arthur Parmentier" w:date="2020-06-05T16:55:00Z">
        <w:r w:rsidR="007D784E" w:rsidRPr="007C437A">
          <w:t xml:space="preserve"> several morphological constructions that </w:t>
        </w:r>
      </w:ins>
      <w:ins w:id="2887" w:author="Arthur Parmentier" w:date="2020-06-06T18:58:00Z">
        <w:r w:rsidRPr="007C437A">
          <w:t>historically explain particular formations of new signs</w:t>
        </w:r>
      </w:ins>
      <w:ins w:id="2888" w:author="Arthur Parmentier" w:date="2020-06-05T16:56:00Z">
        <w:r w:rsidR="007D784E" w:rsidRPr="007C437A">
          <w:t xml:space="preserve">. </w:t>
        </w:r>
      </w:ins>
      <w:ins w:id="2889" w:author="Arthur Parmentier" w:date="2020-06-05T17:00:00Z">
        <w:r w:rsidR="00B6139A" w:rsidRPr="007C437A">
          <w:t>A controverted example in the SP community is the “chan</w:t>
        </w:r>
      </w:ins>
      <w:ins w:id="2890" w:author="Arthur Parmentier" w:date="2020-06-05T17:01:00Z">
        <w:r w:rsidR="00B6139A" w:rsidRPr="007C437A">
          <w:t xml:space="preserve">ge now” sign that </w:t>
        </w:r>
      </w:ins>
      <w:ins w:id="2891" w:author="Arthur Parmentier" w:date="2020-06-05T17:02:00Z">
        <w:r w:rsidR="00B6139A" w:rsidRPr="007C437A">
          <w:t>is</w:t>
        </w:r>
      </w:ins>
      <w:ins w:id="2892" w:author="Arthur Parmentier" w:date="2020-06-05T17:01:00Z">
        <w:r w:rsidR="00B6139A" w:rsidRPr="007C437A">
          <w:t xml:space="preserve"> a morphological construction from the </w:t>
        </w:r>
      </w:ins>
      <w:ins w:id="2893" w:author="Arthur Parmentier" w:date="2020-06-06T19:00:00Z">
        <w:r w:rsidR="00B44471" w:rsidRPr="007C437A">
          <w:t>morpheme</w:t>
        </w:r>
      </w:ins>
      <w:ins w:id="2894" w:author="Arthur Parmentier" w:date="2020-06-05T17:01:00Z">
        <w:r w:rsidR="00B6139A" w:rsidRPr="007C437A">
          <w:t xml:space="preserve"> “</w:t>
        </w:r>
      </w:ins>
      <w:ins w:id="2895" w:author="Arthur Parmentier" w:date="2020-06-05T17:02:00Z">
        <w:r w:rsidR="00B6139A" w:rsidRPr="007C437A">
          <w:t>change” and the</w:t>
        </w:r>
      </w:ins>
      <w:ins w:id="2896" w:author="Arthur Parmentier" w:date="2020-06-06T19:00:00Z">
        <w:r w:rsidR="00B44471" w:rsidRPr="007C437A">
          <w:t xml:space="preserve"> morpheme</w:t>
        </w:r>
      </w:ins>
      <w:ins w:id="2897" w:author="Arthur Parmentier" w:date="2020-06-05T17:02:00Z">
        <w:r w:rsidR="00B6139A" w:rsidRPr="007C437A">
          <w:t xml:space="preserve"> “hit”, borrowing the hand pose from the first and the movement of the hand from the latter one, creating a </w:t>
        </w:r>
      </w:ins>
      <w:ins w:id="2898" w:author="Arthur Parmentier" w:date="2020-06-05T17:03:00Z">
        <w:r w:rsidR="00B6139A" w:rsidRPr="007C437A">
          <w:t xml:space="preserve">new sign </w:t>
        </w:r>
      </w:ins>
      <w:ins w:id="2899" w:author="Arthur Parmentier" w:date="2020-06-06T19:00:00Z">
        <w:r w:rsidR="00B44471" w:rsidRPr="007C437A">
          <w:t>that could be named</w:t>
        </w:r>
      </w:ins>
      <w:ins w:id="2900" w:author="Arthur Parmentier" w:date="2020-06-05T17:03:00Z">
        <w:r w:rsidR="00B6139A" w:rsidRPr="007C437A">
          <w:t xml:space="preserve"> “change now” (or “change hit”).</w:t>
        </w:r>
      </w:ins>
      <w:ins w:id="2901" w:author="Arthur Parmentier" w:date="2020-06-06T19:01:00Z">
        <w:r w:rsidR="00A83B49" w:rsidRPr="007C437A">
          <w:t xml:space="preserve"> It is also possible to think of the sign “glissando” as an extension of the morpheme “long tone” to</w:t>
        </w:r>
      </w:ins>
      <w:ins w:id="2902"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903" w:author="Arthur Parmentier" w:date="2020-06-05T16:36:00Z"/>
          <w:rPrChange w:id="2904" w:author="Arthur Parmentier" w:date="2020-06-07T15:27:00Z">
            <w:rPr>
              <w:ins w:id="2905" w:author="Arthur Parmentier" w:date="2020-06-05T16:36:00Z"/>
            </w:rPr>
          </w:rPrChange>
        </w:rPr>
        <w:pPrChange w:id="2906" w:author="Arthur Parmentier" w:date="2020-06-10T16:26:00Z">
          <w:pPr>
            <w:pStyle w:val="Titre4"/>
          </w:pPr>
        </w:pPrChange>
      </w:pPr>
      <w:ins w:id="2907" w:author="Arthur Parmentier" w:date="2020-06-05T17:03:00Z">
        <w:r w:rsidRPr="007C437A">
          <w:rPr>
            <w:rPrChange w:id="2908" w:author="Arthur Parmentier" w:date="2020-06-07T15:27:00Z">
              <w:rPr/>
            </w:rPrChange>
          </w:rPr>
          <w:t>These examples are raised</w:t>
        </w:r>
      </w:ins>
      <w:ins w:id="2909" w:author="Arthur Parmentier" w:date="2020-06-06T19:03:00Z">
        <w:r w:rsidR="00201997" w:rsidRPr="007C437A">
          <w:rPr>
            <w:rPrChange w:id="2910" w:author="Arthur Parmentier" w:date="2020-06-07T15:27:00Z">
              <w:rPr/>
            </w:rPrChange>
          </w:rPr>
          <w:t xml:space="preserve"> in this report</w:t>
        </w:r>
      </w:ins>
      <w:ins w:id="2911" w:author="Arthur Parmentier" w:date="2020-06-05T17:03:00Z">
        <w:r w:rsidRPr="007C437A">
          <w:rPr>
            <w:rPrChange w:id="2912" w:author="Arthur Parmentier" w:date="2020-06-07T15:27:00Z">
              <w:rPr/>
            </w:rPrChange>
          </w:rPr>
          <w:t xml:space="preserve"> </w:t>
        </w:r>
      </w:ins>
      <w:ins w:id="2913" w:author="Arthur Parmentier" w:date="2020-06-05T17:04:00Z">
        <w:r w:rsidRPr="007C437A">
          <w:rPr>
            <w:rPrChange w:id="2914"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2915" w:author="Arthur Parmentier" w:date="2020-06-05T18:58:00Z"/>
        </w:rPr>
      </w:pPr>
      <w:ins w:id="2916" w:author="Arthur Parmentier" w:date="2020-06-05T16:36:00Z">
        <w:r w:rsidRPr="007C437A">
          <w:t xml:space="preserve">Syntax </w:t>
        </w:r>
      </w:ins>
      <w:ins w:id="2917" w:author="Arthur Parmentier" w:date="2020-06-05T16:39:00Z">
        <w:r w:rsidR="00501832" w:rsidRPr="007C437A">
          <w:t>in</w:t>
        </w:r>
      </w:ins>
      <w:ins w:id="2918" w:author="Arthur Parmentier" w:date="2020-06-05T16:36:00Z">
        <w:r w:rsidRPr="007C437A">
          <w:t xml:space="preserve"> SP</w:t>
        </w:r>
      </w:ins>
    </w:p>
    <w:p w:rsidR="00EB42AE" w:rsidRPr="007C437A" w:rsidRDefault="00EB42AE">
      <w:pPr>
        <w:pStyle w:val="Titre5"/>
        <w:rPr>
          <w:ins w:id="2919" w:author="Arthur Parmentier" w:date="2020-06-05T16:35:00Z"/>
          <w:rPrChange w:id="2920" w:author="Arthur Parmentier" w:date="2020-06-07T15:27:00Z">
            <w:rPr>
              <w:ins w:id="2921" w:author="Arthur Parmentier" w:date="2020-06-05T16:35:00Z"/>
            </w:rPr>
          </w:rPrChange>
        </w:rPr>
        <w:pPrChange w:id="2922" w:author="Arthur Parmentier" w:date="2020-06-10T16:26:00Z">
          <w:pPr/>
        </w:pPrChange>
      </w:pPr>
      <w:ins w:id="2923" w:author="Arthur Parmentier" w:date="2020-06-05T18:58:00Z">
        <w:r w:rsidRPr="007C437A">
          <w:rPr>
            <w:rPrChange w:id="2924" w:author="Arthur Parmentier" w:date="2020-06-07T15:27:00Z">
              <w:rPr/>
            </w:rPrChange>
          </w:rPr>
          <w:t>The way SP syntax is usually</w:t>
        </w:r>
      </w:ins>
      <w:ins w:id="2925" w:author="Arthur Parmentier" w:date="2020-06-06T19:03:00Z">
        <w:r w:rsidR="007D41A1" w:rsidRPr="007C437A">
          <w:rPr>
            <w:rPrChange w:id="2926" w:author="Arthur Parmentier" w:date="2020-06-07T15:27:00Z">
              <w:rPr/>
            </w:rPrChange>
          </w:rPr>
          <w:t xml:space="preserve"> (historically?)</w:t>
        </w:r>
      </w:ins>
      <w:ins w:id="2927" w:author="Arthur Parmentier" w:date="2020-06-05T18:58:00Z">
        <w:r w:rsidRPr="007C437A">
          <w:rPr>
            <w:rPrChange w:id="2928" w:author="Arthur Parmentier" w:date="2020-06-07T15:27:00Z">
              <w:rPr/>
            </w:rPrChange>
          </w:rPr>
          <w:t xml:space="preserve"> presented</w:t>
        </w:r>
      </w:ins>
    </w:p>
    <w:p w:rsidR="00E814B3" w:rsidRPr="007C437A" w:rsidRDefault="00B40A17">
      <w:pPr>
        <w:rPr>
          <w:ins w:id="2929" w:author="Arthur Parmentier" w:date="2020-06-05T17:09:00Z"/>
        </w:rPr>
      </w:pPr>
      <w:ins w:id="2930" w:author="Arthur Parmentier" w:date="2020-06-06T19:04:00Z">
        <w:r w:rsidRPr="007C437A">
          <w:t>In addition</w:t>
        </w:r>
      </w:ins>
      <w:ins w:id="2931" w:author="Arthur Parmentier" w:date="2020-06-05T17:07:00Z">
        <w:r w:rsidR="00F941D4" w:rsidRPr="007C437A">
          <w:t xml:space="preserve"> to morphology, syntax is </w:t>
        </w:r>
      </w:ins>
      <w:ins w:id="2932" w:author="Arthur Parmentier" w:date="2020-06-06T19:04:00Z">
        <w:r w:rsidR="00F2032B" w:rsidRPr="007C437A">
          <w:t>the second</w:t>
        </w:r>
      </w:ins>
      <w:ins w:id="2933"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2934" w:author="Arthur Parmentier" w:date="2020-06-05T16:28:00Z"/>
        </w:rPr>
      </w:pPr>
      <w:ins w:id="2935" w:author="Arthur Parmentier" w:date="2020-06-05T17:09:00Z">
        <w:r w:rsidRPr="007C437A">
          <w:t>Historically, syntax in SP started to be discu</w:t>
        </w:r>
      </w:ins>
      <w:ins w:id="2936" w:author="Arthur Parmentier" w:date="2020-06-05T17:10:00Z">
        <w:r w:rsidRPr="007C437A">
          <w:t>ssed in the 90’s, long after its basic rules were already internalized and used by Walter himself and the other few soundpainters that had learned the langu</w:t>
        </w:r>
      </w:ins>
      <w:ins w:id="2937" w:author="Arthur Parmentier" w:date="2020-06-05T17:11:00Z">
        <w:r w:rsidRPr="007C437A">
          <w:t>age</w:t>
        </w:r>
      </w:ins>
      <w:ins w:id="2938" w:author="Arthur Parmentier" w:date="2020-06-06T17:05:00Z">
        <w:r w:rsidR="003724FD" w:rsidRPr="007C437A">
          <w:t>: “It wasn’t until 1997 during a Soundpainting residence in Woodstock, NY that I and Soundpainter Sarah Weaver formalized the syntax.”</w:t>
        </w:r>
      </w:ins>
      <w:ins w:id="2939" w:author="Arthur Parmentier" w:date="2020-06-10T19:45:00Z">
        <w:r w:rsidR="00EF0904">
          <w:t xml:space="preserve"> </w:t>
        </w:r>
      </w:ins>
      <w:customXmlInsRangeStart w:id="2940" w:author="Arthur Parmentier" w:date="2020-06-10T19:45:00Z"/>
      <w:sdt>
        <w:sdtPr>
          <w:id w:val="941110167"/>
          <w:citation/>
        </w:sdtPr>
        <w:sdtContent>
          <w:customXmlInsRangeEnd w:id="2940"/>
          <w:ins w:id="2941" w:author="Arthur Parmentier" w:date="2020-06-10T19:45:00Z">
            <w:r w:rsidR="00EF0904">
              <w:fldChar w:fldCharType="begin"/>
            </w:r>
            <w:r w:rsidR="00EF0904" w:rsidRPr="008C0EC1">
              <w:rPr>
                <w:rPrChange w:id="2942" w:author="Arthur Parmentier" w:date="2020-06-11T11:42:00Z">
                  <w:rPr>
                    <w:lang w:val="fr-FR"/>
                  </w:rPr>
                </w:rPrChange>
              </w:rPr>
              <w:instrText xml:space="preserve"> CITATION Hel \l 1036 </w:instrText>
            </w:r>
          </w:ins>
          <w:r w:rsidR="00EF0904">
            <w:fldChar w:fldCharType="separate"/>
          </w:r>
          <w:r w:rsidR="00304C55" w:rsidRPr="008C0EC1">
            <w:rPr>
              <w:noProof/>
              <w:rPrChange w:id="2943" w:author="Arthur Parmentier" w:date="2020-06-11T11:42:00Z">
                <w:rPr>
                  <w:noProof/>
                  <w:lang w:val="fr-FR"/>
                </w:rPr>
              </w:rPrChange>
            </w:rPr>
            <w:t>(Minors &amp; Thompson, s.d.)</w:t>
          </w:r>
          <w:ins w:id="2944" w:author="Arthur Parmentier" w:date="2020-06-10T19:45:00Z">
            <w:r w:rsidR="00EF0904">
              <w:fldChar w:fldCharType="end"/>
            </w:r>
          </w:ins>
          <w:customXmlInsRangeStart w:id="2945" w:author="Arthur Parmentier" w:date="2020-06-10T19:45:00Z"/>
        </w:sdtContent>
      </w:sdt>
      <w:customXmlInsRangeEnd w:id="2945"/>
    </w:p>
    <w:p w:rsidR="00FE0C03" w:rsidRPr="007C437A" w:rsidRDefault="00FE0C03">
      <w:pPr>
        <w:rPr>
          <w:ins w:id="2946" w:author="Arthur Parmentier" w:date="2020-06-05T17:15:00Z"/>
        </w:rPr>
      </w:pPr>
      <w:ins w:id="2947" w:author="Arthur Parmentier" w:date="2020-06-05T17:12:00Z">
        <w:r w:rsidRPr="007C437A">
          <w:t>In his SP workbook</w:t>
        </w:r>
      </w:ins>
      <w:ins w:id="2948" w:author="Arthur Parmentier" w:date="2020-06-05T17:13:00Z">
        <w:r w:rsidRPr="007C437A">
          <w:t xml:space="preserve"> 2</w:t>
        </w:r>
      </w:ins>
      <w:ins w:id="2949" w:author="Arthur Parmentier" w:date="2020-06-05T17:14:00Z">
        <w:r w:rsidRPr="007C437A">
          <w:t xml:space="preserve"> as well as on his website</w:t>
        </w:r>
      </w:ins>
      <w:ins w:id="2950" w:author="Arthur Parmentier" w:date="2020-06-05T17:12:00Z">
        <w:r w:rsidRPr="007C437A">
          <w:t xml:space="preserve">, </w:t>
        </w:r>
      </w:ins>
      <w:ins w:id="2951" w:author="Arthur Parmentier" w:date="2020-06-10T19:45:00Z">
        <w:r w:rsidR="00EF0904">
          <w:t>Thompson</w:t>
        </w:r>
      </w:ins>
      <w:ins w:id="2952" w:author="Arthur Parmentier" w:date="2020-06-05T17:13:00Z">
        <w:r w:rsidRPr="007C437A">
          <w:t xml:space="preserve"> presents the “structure of SP” in the following terms:</w:t>
        </w:r>
      </w:ins>
      <w:ins w:id="2953" w:author="Arthur Parmentier" w:date="2020-06-05T17:15:00Z">
        <w:r w:rsidRPr="007C437A">
          <w:t xml:space="preserve"> </w:t>
        </w:r>
      </w:ins>
    </w:p>
    <w:p w:rsidR="00FE0C03" w:rsidRPr="007C437A" w:rsidRDefault="00FE0C03">
      <w:pPr>
        <w:pStyle w:val="Citation"/>
        <w:rPr>
          <w:ins w:id="2954" w:author="Arthur Parmentier" w:date="2020-06-05T17:15:00Z"/>
          <w:rPrChange w:id="2955" w:author="Arthur Parmentier" w:date="2020-06-07T15:27:00Z">
            <w:rPr>
              <w:ins w:id="2956" w:author="Arthur Parmentier" w:date="2020-06-05T17:15:00Z"/>
            </w:rPr>
          </w:rPrChange>
        </w:rPr>
        <w:pPrChange w:id="2957" w:author="Arthur Parmentier" w:date="2020-06-10T16:26:00Z">
          <w:pPr/>
        </w:pPrChange>
      </w:pPr>
      <w:ins w:id="2958" w:author="Arthur Parmentier" w:date="2020-06-05T17:15:00Z">
        <w:r w:rsidRPr="007C437A">
          <w:rPr>
            <w:rPrChange w:id="2959"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2960" w:author="Arthur Parmentier" w:date="2020-06-05T17:15:00Z"/>
          <w:rPrChange w:id="2961" w:author="Arthur Parmentier" w:date="2020-06-07T15:27:00Z">
            <w:rPr>
              <w:ins w:id="2962" w:author="Arthur Parmentier" w:date="2020-06-05T17:15:00Z"/>
            </w:rPr>
          </w:rPrChange>
        </w:rPr>
        <w:pPrChange w:id="2963" w:author="Arthur Parmentier" w:date="2020-06-10T16:26:00Z">
          <w:pPr/>
        </w:pPrChange>
      </w:pPr>
      <w:ins w:id="2964" w:author="Arthur Parmentier" w:date="2020-06-05T17:15:00Z">
        <w:r w:rsidRPr="007C437A">
          <w:rPr>
            <w:rPrChange w:id="2965"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966" w:author="Arthur Parmentier" w:date="2020-06-05T17:15:00Z"/>
          <w:rPrChange w:id="2967" w:author="Arthur Parmentier" w:date="2020-06-07T15:27:00Z">
            <w:rPr>
              <w:ins w:id="2968" w:author="Arthur Parmentier" w:date="2020-06-05T17:15:00Z"/>
            </w:rPr>
          </w:rPrChange>
        </w:rPr>
        <w:pPrChange w:id="2969" w:author="Arthur Parmentier" w:date="2020-06-10T16:26:00Z">
          <w:pPr/>
        </w:pPrChange>
      </w:pPr>
      <w:ins w:id="2970" w:author="Arthur Parmentier" w:date="2020-06-05T17:15:00Z">
        <w:r w:rsidRPr="007C437A">
          <w:rPr>
            <w:rPrChange w:id="2971" w:author="Arthur Parmentier" w:date="2020-06-07T15:27:00Z">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972" w:author="Arthur Parmentier" w:date="2020-06-05T17:15:00Z"/>
          <w:rPrChange w:id="2973" w:author="Arthur Parmentier" w:date="2020-06-07T15:27:00Z">
            <w:rPr>
              <w:ins w:id="2974" w:author="Arthur Parmentier" w:date="2020-06-05T17:15:00Z"/>
            </w:rPr>
          </w:rPrChange>
        </w:rPr>
        <w:pPrChange w:id="2975" w:author="Arthur Parmentier" w:date="2020-06-10T16:26:00Z">
          <w:pPr/>
        </w:pPrChange>
      </w:pPr>
      <w:ins w:id="2976" w:author="Arthur Parmentier" w:date="2020-06-05T17:15:00Z">
        <w:r w:rsidRPr="007C437A">
          <w:rPr>
            <w:rPrChange w:id="2977"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2978" w:author="Arthur Parmentier" w:date="2020-06-05T17:15:00Z"/>
          <w:rPrChange w:id="2979" w:author="Arthur Parmentier" w:date="2020-06-07T15:27:00Z">
            <w:rPr>
              <w:ins w:id="2980" w:author="Arthur Parmentier" w:date="2020-06-05T17:15:00Z"/>
            </w:rPr>
          </w:rPrChange>
        </w:rPr>
        <w:pPrChange w:id="2981" w:author="Arthur Parmentier" w:date="2020-06-10T16:26:00Z">
          <w:pPr/>
        </w:pPrChange>
      </w:pPr>
      <w:ins w:id="2982" w:author="Arthur Parmentier" w:date="2020-06-05T17:15:00Z">
        <w:r w:rsidRPr="007C437A">
          <w:rPr>
            <w:rPrChange w:id="2983"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984" w:author="Arthur Parmentier" w:date="2020-06-05T17:15:00Z"/>
          <w:rPrChange w:id="2985" w:author="Arthur Parmentier" w:date="2020-06-07T15:27:00Z">
            <w:rPr>
              <w:ins w:id="2986" w:author="Arthur Parmentier" w:date="2020-06-05T17:15:00Z"/>
            </w:rPr>
          </w:rPrChange>
        </w:rPr>
        <w:pPrChange w:id="2987" w:author="Arthur Parmentier" w:date="2020-06-10T16:26:00Z">
          <w:pPr/>
        </w:pPrChange>
      </w:pPr>
      <w:ins w:id="2988" w:author="Arthur Parmentier" w:date="2020-06-05T17:15:00Z">
        <w:r w:rsidRPr="007C437A">
          <w:rPr>
            <w:rPrChange w:id="2989"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2990" w:author="Arthur Parmentier" w:date="2020-06-05T17:15:00Z"/>
          <w:rPrChange w:id="2991" w:author="Arthur Parmentier" w:date="2020-06-07T15:27:00Z">
            <w:rPr>
              <w:ins w:id="2992" w:author="Arthur Parmentier" w:date="2020-06-05T17:15:00Z"/>
            </w:rPr>
          </w:rPrChange>
        </w:rPr>
        <w:pPrChange w:id="2993" w:author="Arthur Parmentier" w:date="2020-06-10T16:26:00Z">
          <w:pPr/>
        </w:pPrChange>
      </w:pPr>
      <w:ins w:id="2994" w:author="Arthur Parmentier" w:date="2020-06-05T17:15:00Z">
        <w:r w:rsidRPr="007C437A">
          <w:rPr>
            <w:rPrChange w:id="2995"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996" w:author="Arthur Parmentier" w:date="2020-06-05T17:15:00Z"/>
          <w:rPrChange w:id="2997" w:author="Arthur Parmentier" w:date="2020-06-07T15:27:00Z">
            <w:rPr>
              <w:ins w:id="2998" w:author="Arthur Parmentier" w:date="2020-06-05T17:15:00Z"/>
            </w:rPr>
          </w:rPrChange>
        </w:rPr>
        <w:pPrChange w:id="2999" w:author="Arthur Parmentier" w:date="2020-06-10T16:26:00Z">
          <w:pPr/>
        </w:pPrChange>
      </w:pPr>
      <w:ins w:id="3000" w:author="Arthur Parmentier" w:date="2020-06-05T17:15:00Z">
        <w:r w:rsidRPr="007C437A">
          <w:rPr>
            <w:rPrChange w:id="3001"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002" w:author="Arthur Parmentier" w:date="2020-06-05T17:13:00Z"/>
          <w:rPrChange w:id="3003" w:author="Arthur Parmentier" w:date="2020-06-07T15:27:00Z">
            <w:rPr>
              <w:ins w:id="3004" w:author="Arthur Parmentier" w:date="2020-06-05T17:13:00Z"/>
            </w:rPr>
          </w:rPrChange>
        </w:rPr>
        <w:pPrChange w:id="3005" w:author="Arthur Parmentier" w:date="2020-06-10T16:26:00Z">
          <w:pPr/>
        </w:pPrChange>
      </w:pPr>
      <w:ins w:id="3006" w:author="Arthur Parmentier" w:date="2020-06-05T17:15:00Z">
        <w:r w:rsidRPr="007C437A">
          <w:rPr>
            <w:rPrChange w:id="3007" w:author="Arthur Parmentier" w:date="2020-06-07T15:27:00Z">
              <w:rPr/>
            </w:rPrChange>
          </w:rPr>
          <w:t>6 – Palettes are in the Sculpting category and are primarily Content gestures identifying composed and/or rehearsed material”</w:t>
        </w:r>
      </w:ins>
      <w:customXmlInsRangeStart w:id="3008" w:author="Arthur Parmentier" w:date="2020-06-10T19:45:00Z"/>
      <w:sdt>
        <w:sdtPr>
          <w:id w:val="-654607672"/>
          <w:citation/>
        </w:sdtPr>
        <w:sdtContent>
          <w:customXmlInsRangeEnd w:id="3008"/>
          <w:ins w:id="3009" w:author="Arthur Parmentier" w:date="2020-06-10T19:45:00Z">
            <w:r w:rsidR="0029186E">
              <w:fldChar w:fldCharType="begin"/>
            </w:r>
            <w:r w:rsidR="0029186E" w:rsidRPr="0029186E">
              <w:rPr>
                <w:rPrChange w:id="3010"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011" w:author="Arthur Parmentier" w:date="2020-06-10T19:45:00Z">
            <w:r w:rsidR="0029186E">
              <w:fldChar w:fldCharType="end"/>
            </w:r>
          </w:ins>
          <w:customXmlInsRangeStart w:id="3012" w:author="Arthur Parmentier" w:date="2020-06-10T19:45:00Z"/>
        </w:sdtContent>
      </w:sdt>
      <w:customXmlInsRangeEnd w:id="3012"/>
    </w:p>
    <w:p w:rsidR="00EB115B" w:rsidRDefault="00EB115B">
      <w:pPr>
        <w:pStyle w:val="Titre5"/>
        <w:rPr>
          <w:ins w:id="3013" w:author="Arthur Parmentier" w:date="2020-06-07T23:59:00Z"/>
        </w:rPr>
        <w:pPrChange w:id="3014" w:author="Arthur Parmentier" w:date="2020-06-10T16:26:00Z">
          <w:pPr/>
        </w:pPrChange>
      </w:pPr>
      <w:ins w:id="3015" w:author="Arthur Parmentier" w:date="2020-06-07T23:59:00Z">
        <w:r>
          <w:t xml:space="preserve">Initial remarks on </w:t>
        </w:r>
      </w:ins>
      <w:ins w:id="3016" w:author="Arthur Parmentier" w:date="2020-06-08T00:00:00Z">
        <w:r>
          <w:t>the “structure of SP” presented by Thompson</w:t>
        </w:r>
      </w:ins>
    </w:p>
    <w:p w:rsidR="00E814B3" w:rsidRPr="007C437A" w:rsidRDefault="00BF0C35">
      <w:pPr>
        <w:rPr>
          <w:ins w:id="3017" w:author="Arthur Parmentier" w:date="2020-06-05T17:23:00Z"/>
        </w:rPr>
      </w:pPr>
      <w:ins w:id="3018" w:author="Arthur Parmentier" w:date="2020-06-05T17:20:00Z">
        <w:r w:rsidRPr="007C437A">
          <w:t xml:space="preserve">We can see that </w:t>
        </w:r>
      </w:ins>
      <w:ins w:id="3019" w:author="Arthur Parmentier" w:date="2020-06-06T19:05:00Z">
        <w:r w:rsidR="0069782B" w:rsidRPr="007C437A">
          <w:t>by the term “structure”, Thompson refers to</w:t>
        </w:r>
      </w:ins>
      <w:ins w:id="3020" w:author="Arthur Parmentier" w:date="2020-06-08T00:00:00Z">
        <w:r w:rsidR="00CD6D2E">
          <w:t xml:space="preserve"> two elements:</w:t>
        </w:r>
      </w:ins>
      <w:ins w:id="3021" w:author="Arthur Parmentier" w:date="2020-06-05T17:20:00Z">
        <w:r w:rsidRPr="007C437A">
          <w:t xml:space="preserve"> the synta</w:t>
        </w:r>
      </w:ins>
      <w:ins w:id="3022" w:author="Arthur Parmentier" w:date="2020-06-07T22:27:00Z">
        <w:r w:rsidR="00424342">
          <w:t>ctic structure</w:t>
        </w:r>
      </w:ins>
      <w:ins w:id="3023" w:author="Arthur Parmentier" w:date="2020-06-08T00:00:00Z">
        <w:r w:rsidR="00CD6D2E">
          <w:t>s</w:t>
        </w:r>
      </w:ins>
      <w:ins w:id="3024" w:author="Arthur Parmentier" w:date="2020-06-07T22:45:00Z">
        <w:r w:rsidR="004F7994">
          <w:t xml:space="preserve"> and functions</w:t>
        </w:r>
      </w:ins>
      <w:ins w:id="3025" w:author="Arthur Parmentier" w:date="2020-06-05T17:20:00Z">
        <w:r w:rsidRPr="007C437A">
          <w:t xml:space="preserve"> of SP (and perhaps the term “structure” could be refined in that sense; we have seen previously that there</w:t>
        </w:r>
      </w:ins>
      <w:ins w:id="3026" w:author="Arthur Parmentier" w:date="2020-06-05T17:21:00Z">
        <w:r w:rsidRPr="007C437A">
          <w:t xml:space="preserve"> are other important structures in SP</w:t>
        </w:r>
      </w:ins>
      <w:ins w:id="3027" w:author="Arthur Parmentier" w:date="2020-06-07T22:27:00Z">
        <w:r w:rsidR="00424342">
          <w:t xml:space="preserve"> such as morphological structures</w:t>
        </w:r>
      </w:ins>
      <w:ins w:id="3028" w:author="Arthur Parmentier" w:date="2020-06-05T17:21:00Z">
        <w:r w:rsidRPr="007C437A">
          <w:t>). It is also in those terms that SP is presented during the workshops that I have experienced.</w:t>
        </w:r>
      </w:ins>
      <w:ins w:id="3029"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030" w:author="Arthur Parmentier" w:date="2020-06-05T17:27:00Z"/>
        </w:rPr>
      </w:pPr>
      <w:ins w:id="3031" w:author="Arthur Parmentier" w:date="2020-06-05T17:25:00Z">
        <w:r w:rsidRPr="007C437A">
          <w:t xml:space="preserve">Walter describes a hierarchy of categories: the two </w:t>
        </w:r>
      </w:ins>
      <w:ins w:id="3032" w:author="Arthur Parmentier" w:date="2020-06-05T17:26:00Z">
        <w:r w:rsidRPr="007C437A">
          <w:t xml:space="preserve">initial categories “sculpting gestures” and “function signals” are </w:t>
        </w:r>
      </w:ins>
      <w:ins w:id="3033" w:author="Arthur Parmentier" w:date="2020-06-07T22:27:00Z">
        <w:r w:rsidR="005F4770">
          <w:t>“</w:t>
        </w:r>
      </w:ins>
      <w:ins w:id="3034" w:author="Arthur Parmentier" w:date="2020-06-05T17:26:00Z">
        <w:r w:rsidRPr="007C437A">
          <w:t>broken</w:t>
        </w:r>
      </w:ins>
      <w:ins w:id="3035" w:author="Arthur Parmentier" w:date="2020-06-07T22:27:00Z">
        <w:r w:rsidR="005F4770">
          <w:t xml:space="preserve"> down”</w:t>
        </w:r>
      </w:ins>
      <w:ins w:id="3036"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037" w:author="Arthur Parmentier" w:date="2020-06-05T17:34:00Z"/>
        </w:rPr>
      </w:pPr>
      <w:ins w:id="3038" w:author="Arthur Parmentier" w:date="2020-06-05T17:27:00Z">
        <w:r w:rsidRPr="007C437A">
          <w:t>The ordering at which the signs are sequenced in time is at the level of the sub-categories (Who, What, How, When – the ordering when using</w:t>
        </w:r>
      </w:ins>
      <w:ins w:id="3039" w:author="Arthur Parmentier" w:date="2020-06-05T17:28:00Z">
        <w:r w:rsidRPr="007C437A">
          <w:t xml:space="preserve"> Modes or Palettes is not mentioned) but is independent of the meta-categories “Sculpting gestures” and “function signals”. </w:t>
        </w:r>
      </w:ins>
      <w:ins w:id="3040" w:author="Arthur Parmentier" w:date="2020-06-05T17:35:00Z">
        <w:r w:rsidR="00573D3D" w:rsidRPr="007C437A">
          <w:t>Consequently</w:t>
        </w:r>
      </w:ins>
      <w:ins w:id="3041" w:author="Arthur Parmentier" w:date="2020-06-05T17:29:00Z">
        <w:r w:rsidRPr="007C437A">
          <w:t xml:space="preserve">, </w:t>
        </w:r>
      </w:ins>
      <w:ins w:id="3042" w:author="Arthur Parmentier" w:date="2020-06-07T22:28:00Z">
        <w:r w:rsidR="00BC41ED">
          <w:t xml:space="preserve">the “Who, What, How, When” corresponds to the syntactic structure while </w:t>
        </w:r>
      </w:ins>
      <w:ins w:id="3043" w:author="Arthur Parmentier" w:date="2020-06-05T17:29:00Z">
        <w:r w:rsidRPr="007C437A">
          <w:t xml:space="preserve">these meta-categories are not syntax </w:t>
        </w:r>
      </w:ins>
      <w:ins w:id="3044" w:author="Arthur Parmentier" w:date="2020-06-05T17:30:00Z">
        <w:r w:rsidR="00573D3D" w:rsidRPr="007C437A">
          <w:t>categorizes</w:t>
        </w:r>
      </w:ins>
      <w:ins w:id="3045" w:author="Arthur Parmentier" w:date="2020-06-05T17:29:00Z">
        <w:r w:rsidR="00573D3D" w:rsidRPr="007C437A">
          <w:t xml:space="preserve"> but </w:t>
        </w:r>
      </w:ins>
      <w:ins w:id="3046" w:author="Arthur Parmentier" w:date="2020-06-05T17:34:00Z">
        <w:r w:rsidR="00573D3D" w:rsidRPr="007C437A">
          <w:t xml:space="preserve">my interpretation is that they </w:t>
        </w:r>
      </w:ins>
      <w:ins w:id="3047" w:author="Arthur Parmentier" w:date="2020-06-05T17:29:00Z">
        <w:r w:rsidR="00573D3D" w:rsidRPr="007C437A">
          <w:t xml:space="preserve">rather </w:t>
        </w:r>
      </w:ins>
      <w:ins w:id="3048" w:author="Arthur Parmentier" w:date="2020-06-05T17:34:00Z">
        <w:r w:rsidR="00573D3D" w:rsidRPr="007C437A">
          <w:t>represent</w:t>
        </w:r>
      </w:ins>
      <w:ins w:id="3049" w:author="Arthur Parmentier" w:date="2020-06-05T17:30:00Z">
        <w:r w:rsidR="00573D3D" w:rsidRPr="007C437A">
          <w:t xml:space="preserve"> Walter’s interpretation of their </w:t>
        </w:r>
      </w:ins>
      <w:ins w:id="3050" w:author="Arthur Parmentier" w:date="2020-06-06T19:09:00Z">
        <w:r w:rsidR="005D20E2" w:rsidRPr="007C437A">
          <w:t>role</w:t>
        </w:r>
      </w:ins>
      <w:ins w:id="3051" w:author="Arthur Parmentier" w:date="2020-06-05T17:30:00Z">
        <w:r w:rsidR="00573D3D" w:rsidRPr="007C437A">
          <w:t xml:space="preserve"> in the sentence</w:t>
        </w:r>
      </w:ins>
      <w:ins w:id="3052" w:author="Arthur Parmentier" w:date="2020-06-06T19:10:00Z">
        <w:r w:rsidR="005D20E2" w:rsidRPr="007C437A">
          <w:t>, from the point of view of the composer rather than the linguist</w:t>
        </w:r>
      </w:ins>
      <w:ins w:id="3053" w:author="Arthur Parmentier" w:date="2020-06-05T17:30:00Z">
        <w:r w:rsidR="00573D3D" w:rsidRPr="007C437A">
          <w:t>.</w:t>
        </w:r>
      </w:ins>
    </w:p>
    <w:p w:rsidR="005C7C74" w:rsidRDefault="00573D3D">
      <w:pPr>
        <w:pStyle w:val="Paragraphedeliste"/>
        <w:numPr>
          <w:ilvl w:val="0"/>
          <w:numId w:val="11"/>
        </w:numPr>
        <w:rPr>
          <w:ins w:id="3054" w:author="Arthur Parmentier" w:date="2020-06-07T22:47:00Z"/>
        </w:rPr>
      </w:pPr>
      <w:ins w:id="3055" w:author="Arthur Parmentier" w:date="2020-06-05T17:35:00Z">
        <w:r w:rsidRPr="007C437A">
          <w:t>There are some ambiguities with the “Pa</w:t>
        </w:r>
      </w:ins>
      <w:ins w:id="3056" w:author="Arthur Parmentier" w:date="2020-06-05T17:36:00Z">
        <w:r w:rsidRPr="007C437A">
          <w:t>lettes”</w:t>
        </w:r>
      </w:ins>
      <w:ins w:id="3057" w:author="Arthur Parmentier" w:date="2020-06-07T22:48:00Z">
        <w:r w:rsidR="005C7C74">
          <w:t xml:space="preserve"> and “Modes”</w:t>
        </w:r>
      </w:ins>
      <w:ins w:id="3058" w:author="Arthur Parmentier" w:date="2020-06-05T17:36:00Z">
        <w:r w:rsidRPr="007C437A">
          <w:t xml:space="preserve"> categor</w:t>
        </w:r>
      </w:ins>
      <w:ins w:id="3059" w:author="Arthur Parmentier" w:date="2020-06-07T22:48:00Z">
        <w:r w:rsidR="005C7C74">
          <w:t>ies</w:t>
        </w:r>
      </w:ins>
      <w:ins w:id="3060" w:author="Arthur Parmentier" w:date="2020-06-05T17:36:00Z">
        <w:r w:rsidRPr="007C437A">
          <w:t xml:space="preserve">, that </w:t>
        </w:r>
      </w:ins>
      <w:ins w:id="3061" w:author="Arthur Parmentier" w:date="2020-06-07T22:49:00Z">
        <w:r w:rsidR="005C7C74">
          <w:t xml:space="preserve">are </w:t>
        </w:r>
      </w:ins>
      <w:ins w:id="3062" w:author="Arthur Parmentier" w:date="2020-06-05T17:36:00Z">
        <w:r w:rsidRPr="007C437A">
          <w:t>said to also contain signs o</w:t>
        </w:r>
      </w:ins>
      <w:ins w:id="3063" w:author="Arthur Parmentier" w:date="2020-06-05T17:37:00Z">
        <w:r w:rsidRPr="007C437A">
          <w:t xml:space="preserve">f </w:t>
        </w:r>
      </w:ins>
      <w:ins w:id="3064" w:author="Arthur Parmentier" w:date="2020-06-05T17:36:00Z">
        <w:r w:rsidRPr="007C437A">
          <w:t>the category “Content”, although this division is at the same level.</w:t>
        </w:r>
      </w:ins>
      <w:ins w:id="3065" w:author="Arthur Parmentier" w:date="2020-06-05T17:37:00Z">
        <w:r w:rsidRPr="007C437A">
          <w:t xml:space="preserve"> </w:t>
        </w:r>
      </w:ins>
    </w:p>
    <w:p w:rsidR="005C7C74" w:rsidRDefault="00ED0716">
      <w:pPr>
        <w:pStyle w:val="Paragraphedeliste"/>
        <w:numPr>
          <w:ilvl w:val="0"/>
          <w:numId w:val="11"/>
        </w:numPr>
        <w:rPr>
          <w:ins w:id="3066" w:author="Arthur Parmentier" w:date="2020-06-07T22:49:00Z"/>
        </w:rPr>
      </w:pPr>
      <w:ins w:id="3067" w:author="Arthur Parmentier" w:date="2020-06-07T22:49:00Z">
        <w:r>
          <w:lastRenderedPageBreak/>
          <w:t>On one hand, t</w:t>
        </w:r>
      </w:ins>
      <w:ins w:id="3068" w:author="Arthur Parmentier" w:date="2020-06-05T17:46:00Z">
        <w:r w:rsidR="005441BE" w:rsidRPr="007C437A">
          <w:t xml:space="preserve">he “Who, What, How, When” categories can be seen as the </w:t>
        </w:r>
      </w:ins>
      <w:ins w:id="3069" w:author="Arthur Parmentier" w:date="2020-06-05T17:47:00Z">
        <w:r w:rsidR="005441BE" w:rsidRPr="007C437A">
          <w:t>analogies</w:t>
        </w:r>
      </w:ins>
      <w:ins w:id="3070" w:author="Arthur Parmentier" w:date="2020-06-05T17:46:00Z">
        <w:r w:rsidR="005441BE" w:rsidRPr="007C437A">
          <w:t xml:space="preserve"> of </w:t>
        </w:r>
      </w:ins>
      <w:ins w:id="3071" w:author="Arthur Parmentier" w:date="2020-06-07T22:42:00Z">
        <w:r w:rsidR="0080218A">
          <w:t>subject, verb</w:t>
        </w:r>
      </w:ins>
      <w:ins w:id="3072" w:author="Arthur Parmentier" w:date="2020-06-07T22:43:00Z">
        <w:r w:rsidR="00523A85">
          <w:t>, direct object</w:t>
        </w:r>
      </w:ins>
      <w:ins w:id="3073" w:author="Arthur Parmentier" w:date="2020-06-07T22:42:00Z">
        <w:r w:rsidR="0080218A">
          <w:t xml:space="preserve"> </w:t>
        </w:r>
      </w:ins>
      <w:ins w:id="3074" w:author="Arthur Parmentier" w:date="2020-06-05T17:47:00Z">
        <w:r w:rsidR="005441BE" w:rsidRPr="007C437A">
          <w:t xml:space="preserve">and other </w:t>
        </w:r>
      </w:ins>
      <w:ins w:id="3075" w:author="Arthur Parmentier" w:date="2020-06-05T19:22:00Z">
        <w:r w:rsidR="000E299B" w:rsidRPr="007C437A">
          <w:t>syntactic</w:t>
        </w:r>
      </w:ins>
      <w:ins w:id="3076" w:author="Arthur Parmentier" w:date="2020-06-05T17:47:00Z">
        <w:r w:rsidR="005441BE" w:rsidRPr="007C437A">
          <w:t xml:space="preserve"> </w:t>
        </w:r>
      </w:ins>
      <w:ins w:id="3077" w:author="Arthur Parmentier" w:date="2020-06-07T22:42:00Z">
        <w:r w:rsidR="0080218A">
          <w:t>functions</w:t>
        </w:r>
      </w:ins>
      <w:ins w:id="3078" w:author="Arthur Parmentier" w:date="2020-06-05T17:47:00Z">
        <w:r w:rsidR="005441BE" w:rsidRPr="007C437A">
          <w:t xml:space="preserve"> in written or oral languages we are familiar with.</w:t>
        </w:r>
      </w:ins>
      <w:ins w:id="3079"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080" w:author="Arthur Parmentier" w:date="2020-06-07T22:47:00Z"/>
        </w:rPr>
      </w:pPr>
      <w:ins w:id="3081" w:author="Arthur Parmentier" w:date="2020-06-07T22:49:00Z">
        <w:r>
          <w:t xml:space="preserve">On the other hand, </w:t>
        </w:r>
      </w:ins>
      <w:ins w:id="3082" w:author="Arthur Parmentier" w:date="2020-06-07T22:51:00Z">
        <w:r>
          <w:t xml:space="preserve">the “Identifiers, Content, Modifier, Go gestures”, </w:t>
        </w:r>
      </w:ins>
      <w:ins w:id="3083" w:author="Arthur Parmentier" w:date="2020-06-07T22:52:00Z">
        <w:r w:rsidR="005D0DE2">
          <w:t>etc.</w:t>
        </w:r>
      </w:ins>
      <w:ins w:id="3084" w:author="Arthur Parmentier" w:date="2020-06-07T22:51:00Z">
        <w:r>
          <w:t xml:space="preserve"> seem to correspond to </w:t>
        </w:r>
      </w:ins>
      <w:ins w:id="3085" w:author="Arthur Parmentier" w:date="2020-06-07T22:53:00Z">
        <w:r w:rsidR="00D47C89">
          <w:t>syntactic</w:t>
        </w:r>
      </w:ins>
      <w:ins w:id="3086" w:author="Arthur Parmentier" w:date="2020-06-07T22:52:00Z">
        <w:r>
          <w:t xml:space="preserve"> labels</w:t>
        </w:r>
      </w:ins>
      <w:ins w:id="3087" w:author="Arthur Parmentier" w:date="2020-06-07T22:53:00Z">
        <w:r w:rsidR="00D47C89">
          <w:t xml:space="preserve"> (</w:t>
        </w:r>
      </w:ins>
      <w:ins w:id="3088" w:author="Arthur Parmentier" w:date="2020-06-07T22:54:00Z">
        <w:r w:rsidR="00D47C89">
          <w:t>also called syntactic tags)</w:t>
        </w:r>
      </w:ins>
      <w:ins w:id="3089" w:author="Arthur Parmentier" w:date="2020-06-07T22:52:00Z">
        <w:r>
          <w:t xml:space="preserve"> of the signs in SP.</w:t>
        </w:r>
      </w:ins>
    </w:p>
    <w:p w:rsidR="00BF0C35" w:rsidRPr="007C437A" w:rsidRDefault="00CC430C">
      <w:pPr>
        <w:pStyle w:val="Paragraphedeliste"/>
        <w:numPr>
          <w:ilvl w:val="0"/>
          <w:numId w:val="11"/>
        </w:numPr>
        <w:rPr>
          <w:ins w:id="3090" w:author="Arthur Parmentier" w:date="2020-06-05T18:02:00Z"/>
        </w:rPr>
        <w:pPrChange w:id="3091" w:author="Arthur Parmentier" w:date="2020-06-10T16:26:00Z">
          <w:pPr/>
        </w:pPrChange>
      </w:pPr>
      <w:ins w:id="3092" w:author="Arthur Parmentier" w:date="2020-06-05T18:02:00Z">
        <w:r w:rsidRPr="007C437A">
          <w:t xml:space="preserve">It is in these </w:t>
        </w:r>
      </w:ins>
      <w:ins w:id="3093" w:author="Arthur Parmentier" w:date="2020-06-07T22:43:00Z">
        <w:r w:rsidR="00523A85">
          <w:t>functional categories</w:t>
        </w:r>
      </w:ins>
      <w:ins w:id="3094" w:author="Arthur Parmentier" w:date="2020-06-05T18:02:00Z">
        <w:r w:rsidRPr="007C437A">
          <w:t xml:space="preserve"> that </w:t>
        </w:r>
      </w:ins>
      <w:ins w:id="3095" w:author="Arthur Parmentier" w:date="2020-06-07T22:43:00Z">
        <w:r w:rsidR="00523A85">
          <w:t>signs</w:t>
        </w:r>
      </w:ins>
      <w:ins w:id="3096" w:author="Arthur Parmentier" w:date="2020-06-05T18:02:00Z">
        <w:r w:rsidRPr="007C437A">
          <w:t xml:space="preserve"> are also </w:t>
        </w:r>
      </w:ins>
      <w:ins w:id="3097" w:author="Arthur Parmentier" w:date="2020-06-07T22:43:00Z">
        <w:r w:rsidR="00523A85">
          <w:t>descr</w:t>
        </w:r>
      </w:ins>
      <w:ins w:id="3098" w:author="Arthur Parmentier" w:date="2020-06-07T22:44:00Z">
        <w:r w:rsidR="00523A85">
          <w:t>ibed</w:t>
        </w:r>
      </w:ins>
      <w:ins w:id="3099" w:author="Arthur Parmentier" w:date="2020-06-05T18:02:00Z">
        <w:r w:rsidRPr="007C437A">
          <w:t xml:space="preserve"> in Walter’s SP workbooks</w:t>
        </w:r>
      </w:ins>
      <w:ins w:id="3100" w:author="Arthur Parmentier" w:date="2020-06-06T19:11:00Z">
        <w:r w:rsidR="00DD6F1F" w:rsidRPr="007C437A">
          <w:t xml:space="preserve"> 1 and 2</w:t>
        </w:r>
      </w:ins>
      <w:ins w:id="3101" w:author="Arthur Parmentier" w:date="2020-06-05T18:02:00Z">
        <w:r w:rsidRPr="007C437A">
          <w:t>.</w:t>
        </w:r>
      </w:ins>
    </w:p>
    <w:p w:rsidR="00CC430C" w:rsidRPr="007C437A" w:rsidRDefault="00CC430C">
      <w:pPr>
        <w:rPr>
          <w:ins w:id="3102" w:author="Arthur Parmentier" w:date="2020-06-05T17:23:00Z"/>
        </w:rPr>
      </w:pPr>
      <w:ins w:id="3103" w:author="Arthur Parmentier" w:date="2020-06-05T18:04:00Z">
        <w:r w:rsidRPr="007C437A">
          <w:rPr>
            <w:noProof/>
            <w:rPrChange w:id="3104"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105" w:author="Arthur Parmentier" w:date="2020-06-05T17:23:00Z"/>
        </w:rPr>
      </w:pPr>
      <w:ins w:id="3106" w:author="Arthur Parmentier" w:date="2020-06-05T18:07:00Z">
        <w:r w:rsidRPr="007C437A">
          <w:rPr>
            <w:noProof/>
            <w:rPrChange w:id="3107"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108"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109"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110"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111"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112" w:author="Arthur Parmentier" w:date="2020-06-05T18:14:00Z"/>
        </w:rPr>
      </w:pPr>
      <w:ins w:id="3113" w:author="Arthur Parmentier" w:date="2020-06-05T18:12:00Z">
        <w:r w:rsidRPr="007C437A">
          <w:t>Although</w:t>
        </w:r>
      </w:ins>
      <w:ins w:id="3114" w:author="Arthur Parmentier" w:date="2020-06-05T18:09:00Z">
        <w:r w:rsidR="00CC430C" w:rsidRPr="007C437A">
          <w:t xml:space="preserve"> in the WB1, the signs are only classified by “syntax”</w:t>
        </w:r>
      </w:ins>
      <w:ins w:id="3115" w:author="Arthur Parmentier" w:date="2020-06-05T18:10:00Z">
        <w:r w:rsidR="00CC430C" w:rsidRPr="007C437A">
          <w:t xml:space="preserve"> (Who, What, How, When)</w:t>
        </w:r>
      </w:ins>
      <w:ins w:id="3116" w:author="Arthur Parmentier" w:date="2020-06-05T18:09:00Z">
        <w:r w:rsidR="00CC430C" w:rsidRPr="007C437A">
          <w:t xml:space="preserve"> and “category” (function signals </w:t>
        </w:r>
      </w:ins>
      <w:ins w:id="3117" w:author="Arthur Parmentier" w:date="2020-06-05T18:10:00Z">
        <w:r w:rsidR="00CC430C" w:rsidRPr="007C437A">
          <w:t>or sculpting gestures), in WB2</w:t>
        </w:r>
      </w:ins>
      <w:ins w:id="3118" w:author="Arthur Parmentier" w:date="2020-06-05T18:11:00Z">
        <w:r w:rsidR="00CC430C" w:rsidRPr="007C437A">
          <w:t xml:space="preserve"> the “subcategories”</w:t>
        </w:r>
      </w:ins>
      <w:ins w:id="3119" w:author="Arthur Parmentier" w:date="2020-06-07T22:55:00Z">
        <w:r w:rsidR="00C1087F">
          <w:t xml:space="preserve"> (</w:t>
        </w:r>
        <w:r w:rsidR="00C1087F" w:rsidRPr="007C437A">
          <w:t>Identifier, Content, Modifier, Go gesture</w:t>
        </w:r>
        <w:r w:rsidR="00C1087F">
          <w:t>)</w:t>
        </w:r>
      </w:ins>
      <w:ins w:id="3120" w:author="Arthur Parmentier" w:date="2020-06-05T18:11:00Z">
        <w:r w:rsidR="00CC430C" w:rsidRPr="007C437A">
          <w:t xml:space="preserve"> are introduced.</w:t>
        </w:r>
      </w:ins>
      <w:ins w:id="3121" w:author="Arthur Parmentier" w:date="2020-06-05T18:12:00Z">
        <w:r w:rsidRPr="007C437A">
          <w:t xml:space="preserve"> </w:t>
        </w:r>
      </w:ins>
      <w:ins w:id="3122" w:author="Arthur Parmentier" w:date="2020-06-07T22:54:00Z">
        <w:r w:rsidR="00C1087F">
          <w:br/>
        </w:r>
      </w:ins>
      <w:ins w:id="3123" w:author="Arthur Parmentier" w:date="2020-06-05T18:12:00Z">
        <w:r w:rsidRPr="007C437A">
          <w:t xml:space="preserve">From the reading of the “structure of Soundpainting” and our initial remarks, we could conclude that there is an exact </w:t>
        </w:r>
      </w:ins>
      <w:ins w:id="3124" w:author="Arthur Parmentier" w:date="2020-06-05T18:13:00Z">
        <w:r w:rsidRPr="007C437A">
          <w:t>mapping between the synta</w:t>
        </w:r>
      </w:ins>
      <w:ins w:id="3125" w:author="Arthur Parmentier" w:date="2020-06-07T22:54:00Z">
        <w:r w:rsidR="00C1087F">
          <w:t xml:space="preserve">ctic functions </w:t>
        </w:r>
      </w:ins>
      <w:ins w:id="3126" w:author="Arthur Parmentier" w:date="2020-06-05T18:13:00Z">
        <w:r w:rsidRPr="007C437A">
          <w:t xml:space="preserve">Who, What, How, When and the </w:t>
        </w:r>
      </w:ins>
      <w:ins w:id="3127" w:author="Arthur Parmentier" w:date="2020-06-07T22:55:00Z">
        <w:r w:rsidR="00C1087F">
          <w:t xml:space="preserve">syntactic labels </w:t>
        </w:r>
      </w:ins>
      <w:ins w:id="3128" w:author="Arthur Parmentier" w:date="2020-06-05T18:13:00Z">
        <w:r w:rsidRPr="007C437A">
          <w:t xml:space="preserve">“Identifier, Content, Modifier, Go gesture”. However, we observer examples </w:t>
        </w:r>
      </w:ins>
      <w:ins w:id="3129" w:author="Arthur Parmentier" w:date="2020-06-05T18:14:00Z">
        <w:r w:rsidRPr="007C437A">
          <w:t xml:space="preserve">in the WB2 that contradicts this </w:t>
        </w:r>
      </w:ins>
      <w:ins w:id="3130" w:author="Arthur Parmentier" w:date="2020-06-06T19:13:00Z">
        <w:r w:rsidR="00257B38" w:rsidRPr="007C437A">
          <w:t>hypothesis</w:t>
        </w:r>
      </w:ins>
      <w:ins w:id="3131" w:author="Arthur Parmentier" w:date="2020-06-05T18:14:00Z">
        <w:r w:rsidRPr="007C437A">
          <w:t>.</w:t>
        </w:r>
      </w:ins>
    </w:p>
    <w:p w:rsidR="00C04C33" w:rsidRPr="007C437A" w:rsidRDefault="00C04C33">
      <w:pPr>
        <w:rPr>
          <w:ins w:id="3132" w:author="Arthur Parmentier" w:date="2020-06-05T18:08:00Z"/>
        </w:rPr>
      </w:pPr>
      <w:ins w:id="3133" w:author="Arthur Parmentier" w:date="2020-06-05T18:15:00Z">
        <w:r w:rsidRPr="007C437A">
          <w:rPr>
            <w:noProof/>
            <w:rPrChange w:id="3134"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135"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136"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137"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138" w:author="Arthur Parmentier" w:date="2020-06-05T18:19:00Z"/>
        </w:rPr>
      </w:pPr>
      <w:ins w:id="3139" w:author="Arthur Parmentier" w:date="2020-06-05T18:16:00Z">
        <w:r w:rsidRPr="007C437A">
          <w:lastRenderedPageBreak/>
          <w:t xml:space="preserve">In those examples, additional </w:t>
        </w:r>
      </w:ins>
      <w:ins w:id="3140" w:author="Arthur Parmentier" w:date="2020-06-07T22:55:00Z">
        <w:r w:rsidR="00CC2C90">
          <w:t>“</w:t>
        </w:r>
      </w:ins>
      <w:ins w:id="3141" w:author="Arthur Parmentier" w:date="2020-06-05T18:16:00Z">
        <w:r w:rsidRPr="007C437A">
          <w:t>syntax</w:t>
        </w:r>
      </w:ins>
      <w:ins w:id="3142" w:author="Arthur Parmentier" w:date="2020-06-07T22:55:00Z">
        <w:r w:rsidR="00CC2C90">
          <w:t>”</w:t>
        </w:r>
      </w:ins>
      <w:ins w:id="3143" w:author="Arthur Parmentier" w:date="2020-06-05T18:16:00Z">
        <w:r w:rsidRPr="007C437A">
          <w:t xml:space="preserve"> categories are mentioned in parenthesis and we observe signs of the </w:t>
        </w:r>
      </w:ins>
      <w:ins w:id="3144" w:author="Arthur Parmentier" w:date="2020-06-07T22:56:00Z">
        <w:r w:rsidR="00CC2C90">
          <w:t>label</w:t>
        </w:r>
      </w:ins>
      <w:ins w:id="3145" w:author="Arthur Parmentier" w:date="2020-06-05T18:17:00Z">
        <w:r w:rsidRPr="007C437A">
          <w:t xml:space="preserve"> “Content” that are classified as part of the “How” </w:t>
        </w:r>
      </w:ins>
      <w:ins w:id="3146" w:author="Arthur Parmentier" w:date="2020-06-07T22:56:00Z">
        <w:r w:rsidR="00CC2C90">
          <w:t>syntactic function</w:t>
        </w:r>
      </w:ins>
      <w:ins w:id="3147" w:author="Arthur Parmentier" w:date="2020-06-05T18:17:00Z">
        <w:r w:rsidRPr="007C437A">
          <w:t xml:space="preserve">, or “Modifiers” that </w:t>
        </w:r>
      </w:ins>
      <w:ins w:id="3148" w:author="Arthur Parmentier" w:date="2020-06-07T22:56:00Z">
        <w:r w:rsidR="00CC2C90">
          <w:t>classified as</w:t>
        </w:r>
      </w:ins>
      <w:ins w:id="3149" w:author="Arthur Parmentier" w:date="2020-06-05T18:17:00Z">
        <w:r w:rsidRPr="007C437A">
          <w:t xml:space="preserve"> “What” </w:t>
        </w:r>
      </w:ins>
      <w:ins w:id="3150" w:author="Arthur Parmentier" w:date="2020-06-07T22:56:00Z">
        <w:r w:rsidR="00CC2C90">
          <w:t>or</w:t>
        </w:r>
      </w:ins>
      <w:ins w:id="3151" w:author="Arthur Parmentier" w:date="2020-06-05T18:17:00Z">
        <w:r w:rsidRPr="007C437A">
          <w:t xml:space="preserve"> “</w:t>
        </w:r>
      </w:ins>
      <w:ins w:id="3152" w:author="Arthur Parmentier" w:date="2020-06-05T18:18:00Z">
        <w:r w:rsidRPr="007C437A">
          <w:t xml:space="preserve">Who”. Similarly, other signs are indicated as sharing the </w:t>
        </w:r>
      </w:ins>
      <w:ins w:id="3153" w:author="Arthur Parmentier" w:date="2020-06-07T22:57:00Z">
        <w:r w:rsidR="00CC2C90">
          <w:t>functions</w:t>
        </w:r>
      </w:ins>
      <w:ins w:id="3154" w:author="Arthur Parmentier" w:date="2020-06-05T18:18:00Z">
        <w:r w:rsidRPr="007C437A">
          <w:t xml:space="preserve"> What and How, What and Who… and</w:t>
        </w:r>
      </w:ins>
      <w:ins w:id="3155" w:author="Arthur Parmentier" w:date="2020-06-05T18:19:00Z">
        <w:r w:rsidRPr="007C437A">
          <w:t xml:space="preserve"> some Modifiers are </w:t>
        </w:r>
      </w:ins>
      <w:ins w:id="3156" w:author="Arthur Parmentier" w:date="2020-06-07T22:57:00Z">
        <w:r w:rsidR="00CC2C90">
          <w:t>classified as</w:t>
        </w:r>
      </w:ins>
      <w:ins w:id="3157" w:author="Arthur Parmentier" w:date="2020-06-05T18:19:00Z">
        <w:r w:rsidRPr="007C437A">
          <w:t xml:space="preserve"> “When”.</w:t>
        </w:r>
      </w:ins>
      <w:ins w:id="3158" w:author="Arthur Parmentier" w:date="2020-06-08T00:02:00Z">
        <w:r w:rsidR="00CD6D2E">
          <w:t xml:space="preserve"> A pri</w:t>
        </w:r>
      </w:ins>
      <w:ins w:id="3159" w:author="Arthur Parmentier" w:date="2020-06-08T00:03:00Z">
        <w:r w:rsidR="00CD6D2E">
          <w:t>ori, these could be interpreted as inconsistencies in Thompson’s analysis of the SP grammar.</w:t>
        </w:r>
      </w:ins>
    </w:p>
    <w:p w:rsidR="00752860" w:rsidRPr="007C437A" w:rsidRDefault="00CD6D2E">
      <w:pPr>
        <w:rPr>
          <w:ins w:id="3160" w:author="Arthur Parmentier" w:date="2020-06-05T18:22:00Z"/>
        </w:rPr>
      </w:pPr>
      <w:ins w:id="3161" w:author="Arthur Parmentier" w:date="2020-06-08T00:04:00Z">
        <w:r>
          <w:t xml:space="preserve">My interpretation of his analysis of the SP grammar is the </w:t>
        </w:r>
        <w:r w:rsidR="00857472">
          <w:t>following</w:t>
        </w:r>
      </w:ins>
      <w:ins w:id="3162" w:author="Arthur Parmentier" w:date="2020-06-05T18:22:00Z">
        <w:r w:rsidR="00752860" w:rsidRPr="007C437A">
          <w:t>:</w:t>
        </w:r>
      </w:ins>
    </w:p>
    <w:p w:rsidR="00857472" w:rsidRDefault="00752860">
      <w:pPr>
        <w:pStyle w:val="Paragraphedeliste"/>
        <w:numPr>
          <w:ilvl w:val="0"/>
          <w:numId w:val="11"/>
        </w:numPr>
        <w:rPr>
          <w:ins w:id="3163" w:author="Arthur Parmentier" w:date="2020-06-08T00:10:00Z"/>
        </w:rPr>
      </w:pPr>
      <w:ins w:id="3164" w:author="Arthur Parmentier" w:date="2020-06-05T18:22:00Z">
        <w:r w:rsidRPr="007C437A">
          <w:t>First, I think that</w:t>
        </w:r>
      </w:ins>
      <w:ins w:id="3165" w:author="Arthur Parmentier" w:date="2020-06-05T18:19:00Z">
        <w:r w:rsidR="00C04C33" w:rsidRPr="007C437A">
          <w:t xml:space="preserve"> there </w:t>
        </w:r>
      </w:ins>
      <w:ins w:id="3166" w:author="Arthur Parmentier" w:date="2020-06-05T18:20:00Z">
        <w:r w:rsidR="00C04C33" w:rsidRPr="007C437A">
          <w:t xml:space="preserve">is a confusion between the </w:t>
        </w:r>
      </w:ins>
      <w:ins w:id="3167" w:author="Arthur Parmentier" w:date="2020-06-08T00:05:00Z">
        <w:r w:rsidR="00857472">
          <w:t xml:space="preserve">notions of </w:t>
        </w:r>
      </w:ins>
      <w:ins w:id="3168" w:author="Arthur Parmentier" w:date="2020-06-08T00:34:00Z">
        <w:r w:rsidR="006B356D">
          <w:t>lexical categor</w:t>
        </w:r>
      </w:ins>
      <w:ins w:id="3169" w:author="Arthur Parmentier" w:date="2020-06-08T00:35:00Z">
        <w:r w:rsidR="006B356D">
          <w:t>ie</w:t>
        </w:r>
      </w:ins>
      <w:ins w:id="3170" w:author="Arthur Parmentier" w:date="2020-06-08T00:05:00Z">
        <w:r w:rsidR="00857472">
          <w:t xml:space="preserve">s, </w:t>
        </w:r>
      </w:ins>
      <w:ins w:id="3171" w:author="Arthur Parmentier" w:date="2020-06-08T00:35:00Z">
        <w:r w:rsidR="00E71AB6">
          <w:t xml:space="preserve">syntactic </w:t>
        </w:r>
      </w:ins>
      <w:ins w:id="3172" w:author="Arthur Parmentier" w:date="2020-06-07T22:24:00Z">
        <w:r w:rsidR="00EF5C44">
          <w:t>structure</w:t>
        </w:r>
      </w:ins>
      <w:ins w:id="3173" w:author="Arthur Parmentier" w:date="2020-06-08T00:05:00Z">
        <w:r w:rsidR="00857472">
          <w:t>s and functions in his a</w:t>
        </w:r>
      </w:ins>
      <w:ins w:id="3174" w:author="Arthur Parmentier" w:date="2020-06-08T00:06:00Z">
        <w:r w:rsidR="00857472">
          <w:t xml:space="preserve">nalysis. It is suggested in his definition of the SP structure that </w:t>
        </w:r>
      </w:ins>
      <w:ins w:id="3175" w:author="Arthur Parmentier" w:date="2020-06-08T00:07:00Z">
        <w:r w:rsidR="00857472">
          <w:t xml:space="preserve">to each </w:t>
        </w:r>
      </w:ins>
      <w:ins w:id="3176" w:author="Arthur Parmentier" w:date="2020-06-08T00:34:00Z">
        <w:r w:rsidR="006B356D">
          <w:t>lexical category</w:t>
        </w:r>
      </w:ins>
      <w:ins w:id="3177" w:author="Arthur Parmentier" w:date="2020-06-08T00:07:00Z">
        <w:r w:rsidR="00857472">
          <w:t xml:space="preserve"> (Identifier, Content, Modifier, Go gesture…) corresponds a single grammatical </w:t>
        </w:r>
      </w:ins>
      <w:ins w:id="3178" w:author="Arthur Parmentier" w:date="2020-06-08T00:08:00Z">
        <w:r w:rsidR="00857472">
          <w:t>function (Who, What, How, When)</w:t>
        </w:r>
      </w:ins>
      <w:ins w:id="3179" w:author="Arthur Parmentier" w:date="2020-06-08T00:09:00Z">
        <w:r w:rsidR="00857472">
          <w:t xml:space="preserve">, while in his WB 2, he shows </w:t>
        </w:r>
      </w:ins>
      <w:ins w:id="3180" w:author="Arthur Parmentier" w:date="2020-06-08T00:35:00Z">
        <w:r w:rsidR="004D5BD4">
          <w:t>it</w:t>
        </w:r>
      </w:ins>
      <w:ins w:id="3181" w:author="Arthur Parmentier" w:date="2020-06-08T00:09:00Z">
        <w:r w:rsidR="00857472">
          <w:t xml:space="preserve"> can correspond</w:t>
        </w:r>
      </w:ins>
      <w:ins w:id="3182" w:author="Arthur Parmentier" w:date="2020-06-08T00:35:00Z">
        <w:r w:rsidR="009D140B">
          <w:t xml:space="preserve"> to</w:t>
        </w:r>
      </w:ins>
      <w:ins w:id="3183" w:author="Arthur Parmentier" w:date="2020-06-08T00:09:00Z">
        <w:r w:rsidR="00857472">
          <w:t xml:space="preserve"> several functions. He does however not detail how a </w:t>
        </w:r>
      </w:ins>
      <w:ins w:id="3184" w:author="Arthur Parmentier" w:date="2020-06-08T00:36:00Z">
        <w:r w:rsidR="00B41BD3">
          <w:t>lexical category</w:t>
        </w:r>
      </w:ins>
      <w:ins w:id="3185" w:author="Arthur Parmentier" w:date="2020-06-08T00:09:00Z">
        <w:r w:rsidR="00857472">
          <w:t xml:space="preserve"> performs a specific function, or </w:t>
        </w:r>
      </w:ins>
      <w:ins w:id="3186"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187" w:author="Arthur Parmentier" w:date="2020-06-08T00:12:00Z"/>
        </w:rPr>
      </w:pPr>
      <w:ins w:id="3188" w:author="Arthur Parmentier" w:date="2020-06-08T00:11:00Z">
        <w:r>
          <w:t xml:space="preserve">Then, I think that additional confusion is brought by the naming of his categories for the </w:t>
        </w:r>
      </w:ins>
      <w:ins w:id="3189" w:author="Arthur Parmentier" w:date="2020-06-08T00:12:00Z">
        <w:r>
          <w:t xml:space="preserve">signs: </w:t>
        </w:r>
      </w:ins>
      <w:ins w:id="3190" w:author="Arthur Parmentier" w:date="2020-06-08T00:11:00Z">
        <w:r>
          <w:t xml:space="preserve">“category”, “subcategory”, “syntax”. </w:t>
        </w:r>
      </w:ins>
      <w:ins w:id="3191" w:author="Arthur Parmentier" w:date="2020-06-08T00:12:00Z">
        <w:r>
          <w:t>I think he misses two important things:</w:t>
        </w:r>
      </w:ins>
    </w:p>
    <w:p w:rsidR="00857472" w:rsidRDefault="00BE0944">
      <w:pPr>
        <w:pStyle w:val="Paragraphedeliste"/>
        <w:numPr>
          <w:ilvl w:val="1"/>
          <w:numId w:val="11"/>
        </w:numPr>
        <w:rPr>
          <w:ins w:id="3192" w:author="Arthur Parmentier" w:date="2020-06-08T00:13:00Z"/>
        </w:rPr>
      </w:pPr>
      <w:ins w:id="3193" w:author="Arthur Parmentier" w:date="2020-06-08T00:38:00Z">
        <w:r>
          <w:t>What is named “syntax” correspond to the typical syntactic functions that the sign</w:t>
        </w:r>
      </w:ins>
      <w:ins w:id="3194" w:author="Arthur Parmentier" w:date="2020-06-08T00:39:00Z">
        <w:r>
          <w:t xml:space="preserve"> can perform in the clause.</w:t>
        </w:r>
        <w:r w:rsidR="000F22A7">
          <w:t xml:space="preserve"> However, it is different from the syntactic categories themselves</w:t>
        </w:r>
      </w:ins>
      <w:ins w:id="3195" w:author="Arthur Parmentier" w:date="2020-06-08T00:41:00Z">
        <w:r w:rsidR="000F22A7">
          <w:t xml:space="preserve"> (I suggest to name them “Identifier phrase”, “Content phrase”…)</w:t>
        </w:r>
      </w:ins>
      <w:ins w:id="3196" w:author="Arthur Parmentier" w:date="2020-06-08T00:39:00Z">
        <w:r w:rsidR="000F22A7">
          <w:t xml:space="preserve">, among which the lexical category is relevant </w:t>
        </w:r>
      </w:ins>
      <w:ins w:id="3197" w:author="Arthur Parmentier" w:date="2020-06-08T00:40:00Z">
        <w:r w:rsidR="000F22A7">
          <w:t>for a single sign (Identifier, Co</w:t>
        </w:r>
      </w:ins>
      <w:ins w:id="3198" w:author="Arthur Parmentier" w:date="2020-06-08T00:41:00Z">
        <w:r w:rsidR="000F22A7">
          <w:t>ntent…)</w:t>
        </w:r>
        <w:r w:rsidR="0030454A">
          <w:t>.</w:t>
        </w:r>
      </w:ins>
    </w:p>
    <w:p w:rsidR="00C9469B" w:rsidRDefault="00857472">
      <w:pPr>
        <w:pStyle w:val="Paragraphedeliste"/>
        <w:numPr>
          <w:ilvl w:val="1"/>
          <w:numId w:val="11"/>
        </w:numPr>
        <w:rPr>
          <w:ins w:id="3199" w:author="Arthur Parmentier" w:date="2020-06-08T00:17:00Z"/>
        </w:rPr>
      </w:pPr>
      <w:ins w:id="3200" w:author="Arthur Parmentier" w:date="2020-06-08T00:13:00Z">
        <w:r>
          <w:t xml:space="preserve">That </w:t>
        </w:r>
      </w:ins>
      <w:ins w:id="3201" w:author="Arthur Parmentier" w:date="2020-06-08T00:14:00Z">
        <w:r>
          <w:t xml:space="preserve">the “categories” (at the opposite of the “subcategories” and “syntax”) </w:t>
        </w:r>
      </w:ins>
      <w:ins w:id="3202" w:author="Arthur Parmentier" w:date="2020-06-08T00:15:00Z">
        <w:r w:rsidR="00A8465E">
          <w:t xml:space="preserve">may be relevant in artistic terms, in order to think the roles of the signs in the artistic creation (sculpting, function…) but may not be relevant </w:t>
        </w:r>
      </w:ins>
      <w:ins w:id="3203" w:author="Arthur Parmentier" w:date="2020-06-08T00:16:00Z">
        <w:r w:rsidR="00A8465E">
          <w:t>at the syntax level</w:t>
        </w:r>
      </w:ins>
      <w:ins w:id="3204" w:author="Arthur Parmentier" w:date="2020-06-08T00:15:00Z">
        <w:r w:rsidR="00A8465E">
          <w:t>.</w:t>
        </w:r>
      </w:ins>
    </w:p>
    <w:p w:rsidR="00C04C33" w:rsidRPr="007C437A" w:rsidRDefault="00C9469B">
      <w:pPr>
        <w:ind w:left="720"/>
        <w:rPr>
          <w:ins w:id="3205" w:author="Arthur Parmentier" w:date="2020-06-05T18:23:00Z"/>
        </w:rPr>
        <w:pPrChange w:id="3206" w:author="Arthur Parmentier" w:date="2020-06-10T16:26:00Z">
          <w:pPr>
            <w:pStyle w:val="Paragraphedeliste"/>
            <w:numPr>
              <w:numId w:val="11"/>
            </w:numPr>
            <w:ind w:hanging="360"/>
          </w:pPr>
        </w:pPrChange>
      </w:pPr>
      <w:ins w:id="3207" w:author="Arthur Parmentier" w:date="2020-06-08T00:17:00Z">
        <w:r>
          <w:t>If instead, he would rename those categories as “artistic category”, “</w:t>
        </w:r>
      </w:ins>
      <w:ins w:id="3208" w:author="Arthur Parmentier" w:date="2020-06-08T00:34:00Z">
        <w:r w:rsidR="006B356D">
          <w:t>lexical category</w:t>
        </w:r>
      </w:ins>
      <w:ins w:id="3209" w:author="Arthur Parmentier" w:date="2020-06-08T00:17:00Z">
        <w:r>
          <w:t xml:space="preserve">” and “syntactic function”, parts of the </w:t>
        </w:r>
      </w:ins>
      <w:ins w:id="3210" w:author="Arthur Parmentier" w:date="2020-06-08T00:18:00Z">
        <w:r>
          <w:t>ambiguity would be removed.</w:t>
        </w:r>
      </w:ins>
    </w:p>
    <w:p w:rsidR="00DD5382" w:rsidRDefault="00C9469B">
      <w:pPr>
        <w:pStyle w:val="Paragraphedeliste"/>
        <w:numPr>
          <w:ilvl w:val="0"/>
          <w:numId w:val="11"/>
        </w:numPr>
        <w:rPr>
          <w:ins w:id="3211" w:author="Arthur Parmentier" w:date="2020-06-08T00:43:00Z"/>
        </w:rPr>
      </w:pPr>
      <w:ins w:id="3212" w:author="Arthur Parmentier" w:date="2020-06-08T00:21:00Z">
        <w:r>
          <w:t xml:space="preserve">Moreover, </w:t>
        </w:r>
      </w:ins>
      <w:ins w:id="3213" w:author="Arthur Parmentier" w:date="2020-06-05T18:24:00Z">
        <w:r w:rsidR="00752860" w:rsidRPr="007C437A">
          <w:t>I think that this hierarchy of categories has been designed to explain further complexity in the syntax itself, without studying it</w:t>
        </w:r>
      </w:ins>
      <w:ins w:id="3214" w:author="Arthur Parmentier" w:date="2020-06-08T00:42:00Z">
        <w:r w:rsidR="00F82F29">
          <w:t>s</w:t>
        </w:r>
        <w:r w:rsidR="00486495">
          <w:t xml:space="preserve"> deeper</w:t>
        </w:r>
      </w:ins>
      <w:ins w:id="3215" w:author="Arthur Parmentier" w:date="2020-06-05T18:24:00Z">
        <w:r w:rsidR="00752860" w:rsidRPr="007C437A">
          <w:t xml:space="preserve"> mechanisms </w:t>
        </w:r>
      </w:ins>
      <w:ins w:id="3216" w:author="Arthur Parmentier" w:date="2020-06-05T18:25:00Z">
        <w:r w:rsidR="00752860" w:rsidRPr="007C437A">
          <w:t>to derive the relevant synta</w:t>
        </w:r>
      </w:ins>
      <w:ins w:id="3217" w:author="Arthur Parmentier" w:date="2020-06-08T00:43:00Z">
        <w:r w:rsidR="00BB0B55">
          <w:t>ctic</w:t>
        </w:r>
      </w:ins>
      <w:ins w:id="3218" w:author="Arthur Parmentier" w:date="2020-06-05T18:25:00Z">
        <w:r w:rsidR="00752860" w:rsidRPr="007C437A">
          <w:t xml:space="preserve"> categories in SP.</w:t>
        </w:r>
      </w:ins>
      <w:ins w:id="3219" w:author="Arthur Parmentier" w:date="2020-06-05T18:26:00Z">
        <w:r w:rsidR="00C87BEA" w:rsidRPr="007C437A">
          <w:t xml:space="preserve"> In other words, </w:t>
        </w:r>
      </w:ins>
      <w:ins w:id="3220" w:author="Arthur Parmentier" w:date="2020-06-08T00:23:00Z">
        <w:r w:rsidR="00480CA1">
          <w:t>by suggesting the existence of “alternative syntax” categories,</w:t>
        </w:r>
      </w:ins>
      <w:ins w:id="3221" w:author="Arthur Parmentier" w:date="2020-06-08T00:22:00Z">
        <w:r w:rsidR="00480CA1">
          <w:t xml:space="preserve"> Thompson is leaving implicit that</w:t>
        </w:r>
      </w:ins>
      <w:ins w:id="3222" w:author="Arthur Parmentier" w:date="2020-06-08T00:43:00Z">
        <w:r w:rsidR="00DD5382">
          <w:t>:</w:t>
        </w:r>
      </w:ins>
    </w:p>
    <w:p w:rsidR="00DD5382" w:rsidRDefault="00C87BEA">
      <w:pPr>
        <w:pStyle w:val="Paragraphedeliste"/>
        <w:numPr>
          <w:ilvl w:val="1"/>
          <w:numId w:val="11"/>
        </w:numPr>
        <w:rPr>
          <w:ins w:id="3223" w:author="Arthur Parmentier" w:date="2020-06-08T00:43:00Z"/>
        </w:rPr>
      </w:pPr>
      <w:ins w:id="3224" w:author="Arthur Parmentier" w:date="2020-06-05T18:26:00Z">
        <w:r w:rsidRPr="007C437A">
          <w:t xml:space="preserve"> </w:t>
        </w:r>
      </w:ins>
      <w:ins w:id="3225" w:author="Arthur Parmentier" w:date="2020-06-08T00:51:00Z">
        <w:r w:rsidR="00326B6E">
          <w:t>T</w:t>
        </w:r>
      </w:ins>
      <w:ins w:id="3226" w:author="Arthur Parmentier" w:date="2020-06-05T18:26:00Z">
        <w:r w:rsidRPr="007C437A">
          <w:t xml:space="preserve">he syntax of </w:t>
        </w:r>
      </w:ins>
      <w:ins w:id="3227" w:author="Arthur Parmentier" w:date="2020-06-08T00:44:00Z">
        <w:r w:rsidR="00DD5382">
          <w:t>SP has</w:t>
        </w:r>
      </w:ins>
      <w:ins w:id="3228" w:author="Arthur Parmentier" w:date="2020-06-08T00:45:00Z">
        <w:r w:rsidR="00DD5382">
          <w:t xml:space="preserve"> several</w:t>
        </w:r>
      </w:ins>
      <w:ins w:id="3229" w:author="Arthur Parmentier" w:date="2020-06-08T00:44:00Z">
        <w:r w:rsidR="00DD5382">
          <w:t xml:space="preserve"> </w:t>
        </w:r>
      </w:ins>
      <w:ins w:id="3230"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231" w:author="Arthur Parmentier" w:date="2020-06-08T00:47:00Z"/>
        </w:rPr>
      </w:pPr>
      <w:ins w:id="3232" w:author="Arthur Parmentier" w:date="2020-06-08T00:46:00Z">
        <w:r>
          <w:t>There are additional lexical categories such as adpositions that allow to construct phrases from single signs, while changing their funct</w:t>
        </w:r>
      </w:ins>
      <w:ins w:id="3233" w:author="Arthur Parmentier" w:date="2020-06-08T00:47:00Z">
        <w:r>
          <w:t>ion</w:t>
        </w:r>
      </w:ins>
    </w:p>
    <w:p w:rsidR="00DD5382" w:rsidRDefault="00DD5382">
      <w:pPr>
        <w:pStyle w:val="Paragraphedeliste"/>
        <w:rPr>
          <w:ins w:id="3234" w:author="Arthur Parmentier" w:date="2020-06-09T23:50:00Z"/>
        </w:rPr>
      </w:pPr>
      <w:ins w:id="3235" w:author="Arthur Parmentier" w:date="2020-06-08T00:47:00Z">
        <w:r>
          <w:t xml:space="preserve">As a simple example, let’s simply mention at this point that the </w:t>
        </w:r>
      </w:ins>
      <w:ins w:id="3236" w:author="Arthur Parmentier" w:date="2020-06-08T00:50:00Z">
        <w:r w:rsidR="00393C40">
          <w:t xml:space="preserve">common </w:t>
        </w:r>
      </w:ins>
      <w:ins w:id="3237" w:author="Arthur Parmentier" w:date="2020-06-08T00:47:00Z">
        <w:r>
          <w:t>clause “minimalism group</w:t>
        </w:r>
      </w:ins>
      <w:ins w:id="3238" w:author="Arthur Parmentier" w:date="2020-06-08T00:48:00Z">
        <w:r>
          <w:t xml:space="preserve">, off” is not explained in Thompson’s description, nor “Whole group, </w:t>
        </w:r>
      </w:ins>
      <w:ins w:id="3239" w:author="Arthur Parmentier" w:date="2020-06-08T00:49:00Z">
        <w:r>
          <w:t>long tone with movement, play” or “Whole group, movement with long tone, play” (and it</w:t>
        </w:r>
      </w:ins>
      <w:ins w:id="3240" w:author="Arthur Parmentier" w:date="2020-06-08T00:50:00Z">
        <w:r>
          <w:t xml:space="preserve"> is unclear at this stage too which one of the latter is correct).</w:t>
        </w:r>
      </w:ins>
    </w:p>
    <w:p w:rsidR="008D30F8" w:rsidRDefault="008D30F8">
      <w:pPr>
        <w:pStyle w:val="Paragraphedeliste"/>
        <w:rPr>
          <w:ins w:id="3241" w:author="Arthur Parmentier" w:date="2020-06-09T23:50:00Z"/>
        </w:rPr>
      </w:pPr>
    </w:p>
    <w:p w:rsidR="008D30F8" w:rsidRPr="008D30F8" w:rsidRDefault="008D30F8">
      <w:pPr>
        <w:autoSpaceDE w:val="0"/>
        <w:autoSpaceDN w:val="0"/>
        <w:adjustRightInd w:val="0"/>
        <w:spacing w:after="0" w:line="240" w:lineRule="auto"/>
        <w:rPr>
          <w:ins w:id="3242" w:author="Arthur Parmentier" w:date="2020-06-09T23:50:00Z"/>
          <w:rFonts w:ascii="ArialMT" w:hAnsi="ArialMT" w:cs="ArialMT"/>
          <w:color w:val="FFFFFF"/>
          <w:rPrChange w:id="3243" w:author="Arthur Parmentier" w:date="2020-06-09T23:50:00Z">
            <w:rPr>
              <w:ins w:id="3244" w:author="Arthur Parmentier" w:date="2020-06-09T23:50:00Z"/>
              <w:rFonts w:ascii="ArialMT" w:hAnsi="ArialMT" w:cs="ArialMT"/>
              <w:color w:val="FFFFFF"/>
              <w:lang w:val="fr-FR"/>
            </w:rPr>
          </w:rPrChange>
        </w:rPr>
      </w:pPr>
      <w:ins w:id="3245" w:author="Arthur Parmentier" w:date="2020-06-09T23:50:00Z">
        <w:r w:rsidRPr="008D30F8">
          <w:rPr>
            <w:rFonts w:ascii="ArialMT" w:hAnsi="ArialMT" w:cs="ArialMT"/>
            <w:color w:val="FFFFFF"/>
            <w:rPrChange w:id="3246"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247" w:author="Arthur Parmentier" w:date="2020-06-09T23:50:00Z"/>
          <w:rFonts w:ascii="ArialMT" w:hAnsi="ArialMT" w:cs="ArialMT"/>
          <w:color w:val="FFFFFF"/>
          <w:rPrChange w:id="3248" w:author="Arthur Parmentier" w:date="2020-06-09T23:50:00Z">
            <w:rPr>
              <w:ins w:id="3249" w:author="Arthur Parmentier" w:date="2020-06-09T23:50:00Z"/>
              <w:rFonts w:ascii="ArialMT" w:hAnsi="ArialMT" w:cs="ArialMT"/>
              <w:color w:val="FFFFFF"/>
              <w:lang w:val="fr-FR"/>
            </w:rPr>
          </w:rPrChange>
        </w:rPr>
      </w:pPr>
      <w:ins w:id="3250" w:author="Arthur Parmentier" w:date="2020-06-09T23:50:00Z">
        <w:r w:rsidRPr="008D30F8">
          <w:rPr>
            <w:rFonts w:ascii="ArialMT" w:hAnsi="ArialMT" w:cs="ArialMT"/>
            <w:color w:val="FFFFFF"/>
            <w:rPrChange w:id="3251"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252" w:author="Arthur Parmentier" w:date="2020-06-09T23:50:00Z"/>
          <w:rFonts w:ascii="ArialMT" w:hAnsi="ArialMT" w:cs="ArialMT"/>
          <w:color w:val="FFFFFF"/>
          <w:rPrChange w:id="3253" w:author="Arthur Parmentier" w:date="2020-06-09T23:50:00Z">
            <w:rPr>
              <w:ins w:id="3254" w:author="Arthur Parmentier" w:date="2020-06-09T23:50:00Z"/>
              <w:rFonts w:ascii="ArialMT" w:hAnsi="ArialMT" w:cs="ArialMT"/>
              <w:color w:val="FFFFFF"/>
              <w:lang w:val="fr-FR"/>
            </w:rPr>
          </w:rPrChange>
        </w:rPr>
      </w:pPr>
      <w:ins w:id="3255" w:author="Arthur Parmentier" w:date="2020-06-09T23:50:00Z">
        <w:r w:rsidRPr="008D30F8">
          <w:rPr>
            <w:rFonts w:ascii="ArialMT" w:hAnsi="ArialMT" w:cs="ArialMT"/>
            <w:color w:val="FFFFFF"/>
            <w:rPrChange w:id="3256"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257" w:author="Arthur Parmentier" w:date="2020-06-09T23:50:00Z"/>
          <w:rFonts w:ascii="ArialMT" w:hAnsi="ArialMT" w:cs="ArialMT"/>
          <w:color w:val="FFFFFF"/>
          <w:rPrChange w:id="3258" w:author="Arthur Parmentier" w:date="2020-06-09T23:50:00Z">
            <w:rPr>
              <w:ins w:id="3259" w:author="Arthur Parmentier" w:date="2020-06-09T23:50:00Z"/>
              <w:rFonts w:ascii="ArialMT" w:hAnsi="ArialMT" w:cs="ArialMT"/>
              <w:color w:val="FFFFFF"/>
              <w:lang w:val="fr-FR"/>
            </w:rPr>
          </w:rPrChange>
        </w:rPr>
      </w:pPr>
      <w:ins w:id="3260" w:author="Arthur Parmentier" w:date="2020-06-09T23:50:00Z">
        <w:r w:rsidRPr="008D30F8">
          <w:rPr>
            <w:rFonts w:ascii="ArialMT" w:hAnsi="ArialMT" w:cs="ArialMT"/>
            <w:color w:val="FFFFFF"/>
            <w:rPrChange w:id="3261" w:author="Arthur Parmentier" w:date="2020-06-09T23:50:00Z">
              <w:rPr>
                <w:rFonts w:ascii="ArialMT" w:hAnsi="ArialMT" w:cs="ArialMT"/>
                <w:color w:val="FFFFFF"/>
                <w:lang w:val="fr-FR"/>
              </w:rPr>
            </w:rPrChange>
          </w:rPr>
          <w:lastRenderedPageBreak/>
          <w:t>which gets used as an 'off' gesture when removing yourself from</w:t>
        </w:r>
      </w:ins>
    </w:p>
    <w:p w:rsidR="008D30F8" w:rsidRPr="008D30F8" w:rsidRDefault="008D30F8">
      <w:pPr>
        <w:autoSpaceDE w:val="0"/>
        <w:autoSpaceDN w:val="0"/>
        <w:adjustRightInd w:val="0"/>
        <w:spacing w:after="0" w:line="240" w:lineRule="auto"/>
        <w:rPr>
          <w:ins w:id="3262" w:author="Arthur Parmentier" w:date="2020-06-09T23:50:00Z"/>
          <w:rFonts w:ascii="ArialMT" w:hAnsi="ArialMT" w:cs="ArialMT"/>
          <w:color w:val="FFFFFF"/>
          <w:rPrChange w:id="3263" w:author="Arthur Parmentier" w:date="2020-06-09T23:50:00Z">
            <w:rPr>
              <w:ins w:id="3264" w:author="Arthur Parmentier" w:date="2020-06-09T23:50:00Z"/>
              <w:rFonts w:ascii="ArialMT" w:hAnsi="ArialMT" w:cs="ArialMT"/>
              <w:color w:val="FFFFFF"/>
              <w:lang w:val="fr-FR"/>
            </w:rPr>
          </w:rPrChange>
        </w:rPr>
      </w:pPr>
      <w:ins w:id="3265" w:author="Arthur Parmentier" w:date="2020-06-09T23:50:00Z">
        <w:r w:rsidRPr="008D30F8">
          <w:rPr>
            <w:rFonts w:ascii="ArialMT" w:hAnsi="ArialMT" w:cs="ArialMT"/>
            <w:color w:val="FFFFFF"/>
            <w:rPrChange w:id="3266"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267" w:author="Arthur Parmentier" w:date="2020-06-09T23:50:00Z"/>
          <w:rFonts w:ascii="ArialMT" w:hAnsi="ArialMT" w:cs="ArialMT"/>
          <w:color w:val="FFFFFF"/>
          <w:rPrChange w:id="3268" w:author="Arthur Parmentier" w:date="2020-06-09T23:50:00Z">
            <w:rPr>
              <w:ins w:id="3269" w:author="Arthur Parmentier" w:date="2020-06-09T23:50:00Z"/>
              <w:rFonts w:ascii="ArialMT" w:hAnsi="ArialMT" w:cs="ArialMT"/>
              <w:color w:val="FFFFFF"/>
              <w:lang w:val="fr-FR"/>
            </w:rPr>
          </w:rPrChange>
        </w:rPr>
      </w:pPr>
      <w:ins w:id="3270" w:author="Arthur Parmentier" w:date="2020-06-09T23:50:00Z">
        <w:r w:rsidRPr="008D30F8">
          <w:rPr>
            <w:rFonts w:ascii="ArialMT" w:hAnsi="ArialMT" w:cs="ArialMT"/>
            <w:color w:val="FFFFFF"/>
            <w:rPrChange w:id="3271"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272" w:author="Arthur Parmentier" w:date="2020-06-09T23:50:00Z"/>
          <w:rFonts w:ascii="ArialMT" w:hAnsi="ArialMT" w:cs="ArialMT"/>
          <w:color w:val="FFFFFF"/>
          <w:rPrChange w:id="3273" w:author="Arthur Parmentier" w:date="2020-06-09T23:50:00Z">
            <w:rPr>
              <w:ins w:id="3274" w:author="Arthur Parmentier" w:date="2020-06-09T23:50:00Z"/>
              <w:rFonts w:ascii="ArialMT" w:hAnsi="ArialMT" w:cs="ArialMT"/>
              <w:color w:val="FFFFFF"/>
              <w:lang w:val="fr-FR"/>
            </w:rPr>
          </w:rPrChange>
        </w:rPr>
      </w:pPr>
      <w:ins w:id="3275" w:author="Arthur Parmentier" w:date="2020-06-09T23:50:00Z">
        <w:r w:rsidRPr="008D30F8">
          <w:rPr>
            <w:rFonts w:ascii="ArialMT" w:hAnsi="ArialMT" w:cs="ArialMT"/>
            <w:color w:val="FFFFFF"/>
            <w:rPrChange w:id="3276"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277" w:author="Arthur Parmentier" w:date="2020-06-09T23:50:00Z"/>
          <w:rFonts w:ascii="ArialMT" w:hAnsi="ArialMT" w:cs="ArialMT"/>
          <w:color w:val="FFFFFF"/>
          <w:rPrChange w:id="3278" w:author="Arthur Parmentier" w:date="2020-06-09T23:50:00Z">
            <w:rPr>
              <w:ins w:id="3279" w:author="Arthur Parmentier" w:date="2020-06-09T23:50:00Z"/>
              <w:rFonts w:ascii="ArialMT" w:hAnsi="ArialMT" w:cs="ArialMT"/>
              <w:color w:val="FFFFFF"/>
              <w:lang w:val="fr-FR"/>
            </w:rPr>
          </w:rPrChange>
        </w:rPr>
      </w:pPr>
      <w:ins w:id="3280" w:author="Arthur Parmentier" w:date="2020-06-09T23:50:00Z">
        <w:r w:rsidRPr="008D30F8">
          <w:rPr>
            <w:rFonts w:ascii="ArialMT" w:hAnsi="ArialMT" w:cs="ArialMT"/>
            <w:color w:val="FFFFFF"/>
            <w:rPrChange w:id="3281"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282" w:author="Arthur Parmentier" w:date="2020-06-09T23:50:00Z"/>
          <w:rFonts w:ascii="ArialMT" w:hAnsi="ArialMT" w:cs="ArialMT"/>
          <w:color w:val="FFFFFF"/>
          <w:rPrChange w:id="3283" w:author="Arthur Parmentier" w:date="2020-06-09T23:50:00Z">
            <w:rPr>
              <w:ins w:id="3284" w:author="Arthur Parmentier" w:date="2020-06-09T23:50:00Z"/>
              <w:rFonts w:ascii="ArialMT" w:hAnsi="ArialMT" w:cs="ArialMT"/>
              <w:color w:val="FFFFFF"/>
              <w:lang w:val="fr-FR"/>
            </w:rPr>
          </w:rPrChange>
        </w:rPr>
      </w:pPr>
      <w:ins w:id="3285" w:author="Arthur Parmentier" w:date="2020-06-09T23:50:00Z">
        <w:r w:rsidRPr="008D30F8">
          <w:rPr>
            <w:rFonts w:ascii="ArialMT" w:hAnsi="ArialMT" w:cs="ArialMT"/>
            <w:color w:val="FFFFFF"/>
            <w:rPrChange w:id="3286"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287" w:author="Arthur Parmentier" w:date="2020-06-09T23:50:00Z"/>
          <w:rFonts w:ascii="ArialMT" w:hAnsi="ArialMT" w:cs="ArialMT"/>
          <w:color w:val="FFFFFF"/>
          <w:rPrChange w:id="3288" w:author="Arthur Parmentier" w:date="2020-06-09T23:50:00Z">
            <w:rPr>
              <w:ins w:id="3289" w:author="Arthur Parmentier" w:date="2020-06-09T23:50:00Z"/>
              <w:rFonts w:ascii="ArialMT" w:hAnsi="ArialMT" w:cs="ArialMT"/>
              <w:color w:val="FFFFFF"/>
              <w:lang w:val="fr-FR"/>
            </w:rPr>
          </w:rPrChange>
        </w:rPr>
      </w:pPr>
      <w:ins w:id="3290" w:author="Arthur Parmentier" w:date="2020-06-09T23:50:00Z">
        <w:r w:rsidRPr="008D30F8">
          <w:rPr>
            <w:rFonts w:ascii="ArialMT" w:hAnsi="ArialMT" w:cs="ArialMT"/>
            <w:color w:val="FFFFFF"/>
            <w:rPrChange w:id="3291"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292" w:author="Arthur Parmentier" w:date="2020-06-09T23:50:00Z"/>
          <w:rFonts w:ascii="ArialMT" w:hAnsi="ArialMT" w:cs="ArialMT"/>
          <w:color w:val="FFFFFF"/>
          <w:rPrChange w:id="3293" w:author="Arthur Parmentier" w:date="2020-06-09T23:50:00Z">
            <w:rPr>
              <w:ins w:id="3294" w:author="Arthur Parmentier" w:date="2020-06-09T23:50:00Z"/>
              <w:rFonts w:ascii="ArialMT" w:hAnsi="ArialMT" w:cs="ArialMT"/>
              <w:color w:val="FFFFFF"/>
              <w:lang w:val="fr-FR"/>
            </w:rPr>
          </w:rPrChange>
        </w:rPr>
      </w:pPr>
      <w:ins w:id="3295" w:author="Arthur Parmentier" w:date="2020-06-09T23:50:00Z">
        <w:r w:rsidRPr="008D30F8">
          <w:rPr>
            <w:rFonts w:ascii="ArialMT" w:hAnsi="ArialMT" w:cs="ArialMT"/>
            <w:color w:val="FFFFFF"/>
            <w:rPrChange w:id="3296"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297" w:author="Arthur Parmentier" w:date="2020-06-08T00:43:00Z"/>
        </w:rPr>
        <w:pPrChange w:id="3298" w:author="Arthur Parmentier" w:date="2020-06-10T16:26:00Z">
          <w:pPr>
            <w:pStyle w:val="Paragraphedeliste"/>
            <w:numPr>
              <w:ilvl w:val="1"/>
              <w:numId w:val="11"/>
            </w:numPr>
            <w:ind w:left="1440" w:hanging="360"/>
          </w:pPr>
        </w:pPrChange>
      </w:pPr>
      <w:ins w:id="3299" w:author="Arthur Parmentier" w:date="2020-06-09T23:50:00Z">
        <w:r w:rsidRPr="008D30F8">
          <w:rPr>
            <w:rFonts w:ascii="ArialMT" w:hAnsi="ArialMT" w:cs="ArialMT"/>
            <w:color w:val="FFFFFF"/>
            <w:rPrChange w:id="3300"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301" w:author="Arthur Parmentier" w:date="2020-06-05T18:25:00Z"/>
        </w:rPr>
        <w:pPrChange w:id="3302" w:author="Arthur Parmentier" w:date="2020-06-10T16:26:00Z">
          <w:pPr>
            <w:pStyle w:val="Paragraphedeliste"/>
            <w:numPr>
              <w:numId w:val="11"/>
            </w:numPr>
            <w:ind w:hanging="360"/>
          </w:pPr>
        </w:pPrChange>
      </w:pPr>
      <w:ins w:id="3303" w:author="Arthur Parmentier" w:date="2020-06-08T00:24:00Z">
        <w:r>
          <w:t>A deeper linguistic analysis</w:t>
        </w:r>
      </w:ins>
      <w:ins w:id="3304" w:author="Arthur Parmentier" w:date="2020-06-05T18:27:00Z">
        <w:r w:rsidR="00C87BEA" w:rsidRPr="007C437A">
          <w:t xml:space="preserve"> would</w:t>
        </w:r>
      </w:ins>
      <w:ins w:id="3305" w:author="Arthur Parmentier" w:date="2020-06-08T00:24:00Z">
        <w:r>
          <w:t xml:space="preserve"> probably</w:t>
        </w:r>
      </w:ins>
      <w:ins w:id="3306" w:author="Arthur Parmentier" w:date="2020-06-05T18:27:00Z">
        <w:r w:rsidR="00C87BEA" w:rsidRPr="007C437A">
          <w:t xml:space="preserve"> lead to</w:t>
        </w:r>
      </w:ins>
      <w:ins w:id="3307" w:author="Arthur Parmentier" w:date="2020-06-08T00:24:00Z">
        <w:r>
          <w:t xml:space="preserve"> more</w:t>
        </w:r>
      </w:ins>
      <w:ins w:id="3308" w:author="Arthur Parmentier" w:date="2020-06-05T18:27:00Z">
        <w:r w:rsidR="00C87BEA" w:rsidRPr="007C437A">
          <w:t xml:space="preserve"> relevant categories to think </w:t>
        </w:r>
      </w:ins>
      <w:ins w:id="3309" w:author="Arthur Parmentier" w:date="2020-06-05T18:28:00Z">
        <w:r w:rsidR="00C87BEA" w:rsidRPr="007C437A">
          <w:t>signs</w:t>
        </w:r>
      </w:ins>
      <w:ins w:id="3310" w:author="Arthur Parmentier" w:date="2020-06-08T00:50:00Z">
        <w:r w:rsidR="00F7044D">
          <w:t xml:space="preserve"> with,</w:t>
        </w:r>
      </w:ins>
      <w:ins w:id="3311" w:author="Arthur Parmentier" w:date="2020-06-05T18:28:00Z">
        <w:r w:rsidR="00C87BEA" w:rsidRPr="007C437A">
          <w:t xml:space="preserve"> in terms of their position in the </w:t>
        </w:r>
      </w:ins>
      <w:ins w:id="3312" w:author="Arthur Parmentier" w:date="2020-06-08T00:51:00Z">
        <w:r w:rsidR="00F7044D">
          <w:t>clause</w:t>
        </w:r>
      </w:ins>
      <w:ins w:id="3313" w:author="Arthur Parmentier" w:date="2020-06-08T00:20:00Z">
        <w:r w:rsidR="00C9469B">
          <w:t xml:space="preserve">, their function, but also their use in more complex </w:t>
        </w:r>
      </w:ins>
      <w:ins w:id="3314" w:author="Arthur Parmentier" w:date="2020-06-08T00:51:00Z">
        <w:r w:rsidR="00944734">
          <w:t xml:space="preserve">syntactic </w:t>
        </w:r>
      </w:ins>
      <w:ins w:id="3315" w:author="Arthur Parmentier" w:date="2020-06-08T00:20:00Z">
        <w:r w:rsidR="00C9469B">
          <w:t>structures</w:t>
        </w:r>
      </w:ins>
      <w:ins w:id="3316" w:author="Arthur Parmentier" w:date="2020-06-08T00:51:00Z">
        <w:r w:rsidR="00944734">
          <w:t>.</w:t>
        </w:r>
      </w:ins>
    </w:p>
    <w:p w:rsidR="00752860" w:rsidRPr="007C437A" w:rsidRDefault="00C87BEA">
      <w:pPr>
        <w:pStyle w:val="Paragraphedeliste"/>
        <w:numPr>
          <w:ilvl w:val="0"/>
          <w:numId w:val="11"/>
        </w:numPr>
        <w:rPr>
          <w:ins w:id="3317" w:author="Arthur Parmentier" w:date="2020-06-06T18:04:00Z"/>
        </w:rPr>
      </w:pPr>
      <w:ins w:id="3318" w:author="Arthur Parmentier" w:date="2020-06-05T18:29:00Z">
        <w:r w:rsidRPr="007C437A">
          <w:t xml:space="preserve">Finally, I think that </w:t>
        </w:r>
      </w:ins>
      <w:ins w:id="3319" w:author="Arthur Parmentier" w:date="2020-06-08T00:25:00Z">
        <w:r w:rsidR="00D15FB4">
          <w:t xml:space="preserve">his </w:t>
        </w:r>
      </w:ins>
      <w:ins w:id="3320" w:author="Arthur Parmentier" w:date="2020-06-05T18:29:00Z">
        <w:r w:rsidRPr="007C437A">
          <w:t xml:space="preserve">description suffers from the </w:t>
        </w:r>
      </w:ins>
      <w:ins w:id="3321" w:author="Arthur Parmentier" w:date="2020-06-08T00:25:00Z">
        <w:r w:rsidR="00D15FB4">
          <w:t>velocity</w:t>
        </w:r>
      </w:ins>
      <w:ins w:id="3322" w:author="Arthur Parmentier" w:date="2020-06-05T18:29:00Z">
        <w:r w:rsidRPr="007C437A">
          <w:t xml:space="preserve"> at which the language has evolved from</w:t>
        </w:r>
      </w:ins>
      <w:ins w:id="3323" w:author="Arthur Parmentier" w:date="2020-06-08T00:25:00Z">
        <w:r w:rsidR="00EE0694">
          <w:t xml:space="preserve"> its most</w:t>
        </w:r>
      </w:ins>
      <w:ins w:id="3324" w:author="Arthur Parmentier" w:date="2020-06-05T18:29:00Z">
        <w:r w:rsidRPr="007C437A">
          <w:t xml:space="preserve"> basic elements to complex uses and rul</w:t>
        </w:r>
      </w:ins>
      <w:ins w:id="3325" w:author="Arthur Parmentier" w:date="2020-06-05T18:30:00Z">
        <w:r w:rsidRPr="007C437A">
          <w:t>es</w:t>
        </w:r>
      </w:ins>
      <w:ins w:id="3326" w:author="Arthur Parmentier" w:date="2020-06-08T00:30:00Z">
        <w:r w:rsidR="00AB5E12">
          <w:t>, leading to describe its structure both in artistic and linguis</w:t>
        </w:r>
      </w:ins>
      <w:ins w:id="3327" w:author="Arthur Parmentier" w:date="2020-06-08T00:31:00Z">
        <w:r w:rsidR="00AB5E12">
          <w:t>tic terms and principles</w:t>
        </w:r>
      </w:ins>
      <w:ins w:id="3328" w:author="Arthur Parmentier" w:date="2020-06-05T18:30:00Z">
        <w:r w:rsidRPr="007C437A">
          <w:t>. This description might have been proposed at a time at which it made sense to think in those</w:t>
        </w:r>
      </w:ins>
      <w:ins w:id="3329" w:author="Arthur Parmentier" w:date="2020-06-08T00:26:00Z">
        <w:r w:rsidR="00EE0694">
          <w:t xml:space="preserve"> simple</w:t>
        </w:r>
      </w:ins>
      <w:ins w:id="3330" w:author="Arthur Parmentier" w:date="2020-06-05T18:30:00Z">
        <w:r w:rsidRPr="007C437A">
          <w:t xml:space="preserve"> terms, while </w:t>
        </w:r>
      </w:ins>
      <w:ins w:id="3331" w:author="Arthur Parmentier" w:date="2020-06-08T00:26:00Z">
        <w:r w:rsidR="00EE0694">
          <w:t xml:space="preserve">it was sufficient to introduce only superficial elements of syntax </w:t>
        </w:r>
      </w:ins>
      <w:ins w:id="3332" w:author="Arthur Parmentier" w:date="2020-06-08T00:27:00Z">
        <w:r w:rsidR="00EE0694">
          <w:t>as the performers would internalize in practice many of the implicit complexity of the language.</w:t>
        </w:r>
      </w:ins>
    </w:p>
    <w:p w:rsidR="00C51F09" w:rsidRPr="007C437A" w:rsidRDefault="00C51F09">
      <w:pPr>
        <w:rPr>
          <w:ins w:id="3333" w:author="Arthur Parmentier" w:date="2020-06-05T18:31:00Z"/>
        </w:rPr>
        <w:pPrChange w:id="3334" w:author="Arthur Parmentier" w:date="2020-06-10T16:26:00Z">
          <w:pPr>
            <w:pStyle w:val="Paragraphedeliste"/>
            <w:numPr>
              <w:numId w:val="11"/>
            </w:numPr>
            <w:ind w:hanging="360"/>
          </w:pPr>
        </w:pPrChange>
      </w:pPr>
      <w:ins w:id="3335" w:author="Arthur Parmentier" w:date="2020-06-06T18:04:00Z">
        <w:r w:rsidRPr="007C437A">
          <w:t xml:space="preserve">The description of </w:t>
        </w:r>
      </w:ins>
      <w:ins w:id="3336" w:author="Arthur Parmentier" w:date="2020-06-06T18:05:00Z">
        <w:r w:rsidRPr="007C437A">
          <w:t>the</w:t>
        </w:r>
      </w:ins>
      <w:ins w:id="3337" w:author="Arthur Parmentier" w:date="2020-06-06T18:04:00Z">
        <w:r w:rsidRPr="007C437A">
          <w:t xml:space="preserve"> whole syntax </w:t>
        </w:r>
      </w:ins>
      <w:ins w:id="3338" w:author="Arthur Parmentier" w:date="2020-06-06T18:05:00Z">
        <w:r w:rsidRPr="007C437A">
          <w:t xml:space="preserve">of SP </w:t>
        </w:r>
      </w:ins>
      <w:ins w:id="3339" w:author="Arthur Parmentier" w:date="2020-06-06T18:04:00Z">
        <w:r w:rsidRPr="007C437A">
          <w:t>would be the subject of a whole book and</w:t>
        </w:r>
      </w:ins>
      <w:ins w:id="3340" w:author="Arthur Parmentier" w:date="2020-06-08T00:51:00Z">
        <w:r w:rsidR="005539BB">
          <w:t xml:space="preserve"> out</w:t>
        </w:r>
      </w:ins>
      <w:ins w:id="3341" w:author="Arthur Parmentier" w:date="2020-06-08T00:52:00Z">
        <w:r w:rsidR="005539BB">
          <w:t xml:space="preserve"> of my field of expertise</w:t>
        </w:r>
      </w:ins>
      <w:ins w:id="3342" w:author="Arthur Parmentier" w:date="2020-06-06T18:04:00Z">
        <w:r w:rsidRPr="007C437A">
          <w:t xml:space="preserve">. </w:t>
        </w:r>
      </w:ins>
      <w:ins w:id="3343" w:author="Arthur Parmentier" w:date="2020-06-08T00:52:00Z">
        <w:r w:rsidR="0083330E">
          <w:br/>
        </w:r>
      </w:ins>
      <w:ins w:id="3344" w:author="Arthur Parmentier" w:date="2020-06-06T18:04:00Z">
        <w:r w:rsidRPr="007C437A">
          <w:t xml:space="preserve">However, I will </w:t>
        </w:r>
      </w:ins>
      <w:ins w:id="3345" w:author="Arthur Parmentier" w:date="2020-06-08T00:53:00Z">
        <w:r w:rsidR="0083330E">
          <w:t>underline</w:t>
        </w:r>
      </w:ins>
      <w:ins w:id="3346" w:author="Arthur Parmentier" w:date="2020-06-06T18:04:00Z">
        <w:r w:rsidRPr="007C437A">
          <w:t xml:space="preserve"> some of its basic elements </w:t>
        </w:r>
      </w:ins>
      <w:ins w:id="3347" w:author="Arthur Parmentier" w:date="2020-06-08T00:52:00Z">
        <w:r w:rsidR="0083330E">
          <w:t xml:space="preserve">that will be relevant to my technical proposition of a recognition tool and </w:t>
        </w:r>
      </w:ins>
      <w:ins w:id="3348" w:author="Arthur Parmentier" w:date="2020-06-08T00:53:00Z">
        <w:r w:rsidR="0083330E">
          <w:t>propose a view on its mechanisms at several levels.</w:t>
        </w:r>
      </w:ins>
    </w:p>
    <w:p w:rsidR="00EB42AE" w:rsidRPr="007C437A" w:rsidRDefault="00EB42AE">
      <w:pPr>
        <w:pStyle w:val="Titre5"/>
        <w:rPr>
          <w:ins w:id="3349" w:author="Arthur Parmentier" w:date="2020-06-05T19:00:00Z"/>
        </w:rPr>
      </w:pPr>
      <w:ins w:id="3350" w:author="Arthur Parmentier" w:date="2020-06-05T19:00:00Z">
        <w:r w:rsidRPr="007C437A">
          <w:t xml:space="preserve">A closer look </w:t>
        </w:r>
      </w:ins>
      <w:ins w:id="3351" w:author="Arthur Parmentier" w:date="2020-06-05T19:20:00Z">
        <w:r w:rsidR="000E299B" w:rsidRPr="007C437A">
          <w:t>at</w:t>
        </w:r>
      </w:ins>
      <w:ins w:id="3352" w:author="Arthur Parmentier" w:date="2020-06-05T19:00:00Z">
        <w:r w:rsidRPr="007C437A">
          <w:t xml:space="preserve"> SP syntax</w:t>
        </w:r>
      </w:ins>
    </w:p>
    <w:p w:rsidR="00DC1017" w:rsidRPr="007C437A" w:rsidRDefault="00EB42AE">
      <w:pPr>
        <w:rPr>
          <w:ins w:id="3353" w:author="Arthur Parmentier" w:date="2020-06-05T19:20:00Z"/>
        </w:rPr>
      </w:pPr>
      <w:ins w:id="3354" w:author="Arthur Parmentier" w:date="2020-06-05T19:01:00Z">
        <w:r w:rsidRPr="007C437A">
          <w:t xml:space="preserve">In this part, I will </w:t>
        </w:r>
      </w:ins>
      <w:ins w:id="3355" w:author="Arthur Parmentier" w:date="2020-06-05T19:02:00Z">
        <w:r w:rsidRPr="007C437A">
          <w:t>step back from the historical description of the SP syntax to cover its structure in its contemporary form</w:t>
        </w:r>
      </w:ins>
      <w:ins w:id="3356" w:author="Arthur Parmentier" w:date="2020-06-05T19:03:00Z">
        <w:r w:rsidRPr="007C437A">
          <w:t>s and</w:t>
        </w:r>
      </w:ins>
      <w:ins w:id="3357" w:author="Arthur Parmentier" w:date="2020-06-05T21:03:00Z">
        <w:r w:rsidR="007E76C0" w:rsidRPr="007C437A">
          <w:t xml:space="preserve"> try</w:t>
        </w:r>
      </w:ins>
      <w:ins w:id="3358" w:author="Arthur Parmentier" w:date="2020-06-06T12:46:00Z">
        <w:r w:rsidR="00551BBF" w:rsidRPr="007C437A">
          <w:t xml:space="preserve"> to</w:t>
        </w:r>
      </w:ins>
      <w:ins w:id="3359" w:author="Arthur Parmentier" w:date="2020-06-05T19:03:00Z">
        <w:r w:rsidRPr="007C437A">
          <w:t xml:space="preserve"> provide a wider view</w:t>
        </w:r>
      </w:ins>
      <w:ins w:id="3360" w:author="Arthur Parmentier" w:date="2020-06-05T19:30:00Z">
        <w:r w:rsidR="00706ADC" w:rsidRPr="007C437A">
          <w:t xml:space="preserve"> of its components</w:t>
        </w:r>
      </w:ins>
      <w:ins w:id="3361" w:author="Arthur Parmentier" w:date="2020-06-06T20:40:00Z">
        <w:r w:rsidR="005E6896" w:rsidRPr="007C437A">
          <w:t xml:space="preserve"> </w:t>
        </w:r>
        <w:r w:rsidR="006A6B19" w:rsidRPr="007C437A">
          <w:t>including my own observations and</w:t>
        </w:r>
      </w:ins>
      <w:ins w:id="3362" w:author="Arthur Parmentier" w:date="2020-06-06T20:41:00Z">
        <w:r w:rsidR="006A6B19" w:rsidRPr="007C437A">
          <w:t xml:space="preserve"> interpretations.</w:t>
        </w:r>
      </w:ins>
    </w:p>
    <w:p w:rsidR="000E299B" w:rsidRPr="007C437A" w:rsidRDefault="000E299B">
      <w:pPr>
        <w:pStyle w:val="Titre6"/>
        <w:rPr>
          <w:ins w:id="3363" w:author="Arthur Parmentier" w:date="2020-06-05T20:54:00Z"/>
        </w:rPr>
      </w:pPr>
      <w:ins w:id="3364" w:author="Arthur Parmentier" w:date="2020-06-05T19:20:00Z">
        <w:r w:rsidRPr="007C437A">
          <w:rPr>
            <w:b w:val="0"/>
          </w:rPr>
          <w:lastRenderedPageBreak/>
          <w:t>The big picture</w:t>
        </w:r>
      </w:ins>
    </w:p>
    <w:p w:rsidR="001C2AA6" w:rsidRPr="007C437A" w:rsidRDefault="007E76C0">
      <w:pPr>
        <w:keepNext/>
        <w:rPr>
          <w:ins w:id="3365" w:author="Arthur Parmentier" w:date="2020-06-05T21:05:00Z"/>
        </w:rPr>
        <w:pPrChange w:id="3366" w:author="Arthur Parmentier" w:date="2020-06-10T16:26:00Z">
          <w:pPr/>
        </w:pPrChange>
      </w:pPr>
      <w:ins w:id="3367" w:author="Arthur Parmentier" w:date="2020-06-05T20:54:00Z">
        <w:r w:rsidRPr="007C437A">
          <w:rPr>
            <w:noProof/>
            <w:rPrChange w:id="3368"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369" w:author="Arthur Parmentier" w:date="2020-06-05T21:09:00Z"/>
        </w:rPr>
      </w:pPr>
      <w:bookmarkStart w:id="3370" w:name="_Ref42283886"/>
      <w:bookmarkStart w:id="3371" w:name="_Ref42283881"/>
      <w:ins w:id="3372" w:author="Arthur Parmentier" w:date="2020-06-05T21:05:00Z">
        <w:r w:rsidRPr="007C437A">
          <w:t xml:space="preserve">Figure </w:t>
        </w:r>
        <w:r w:rsidRPr="007C437A">
          <w:rPr>
            <w:rPrChange w:id="3373" w:author="Arthur Parmentier" w:date="2020-06-07T15:27:00Z">
              <w:rPr/>
            </w:rPrChange>
          </w:rPr>
          <w:fldChar w:fldCharType="begin"/>
        </w:r>
        <w:r w:rsidRPr="007C437A">
          <w:instrText xml:space="preserve"> SEQ Figure \* ARABIC </w:instrText>
        </w:r>
      </w:ins>
      <w:r w:rsidRPr="007C437A">
        <w:rPr>
          <w:rPrChange w:id="3374" w:author="Arthur Parmentier" w:date="2020-06-07T15:27:00Z">
            <w:rPr/>
          </w:rPrChange>
        </w:rPr>
        <w:fldChar w:fldCharType="separate"/>
      </w:r>
      <w:ins w:id="3375" w:author="Arthur Parmentier" w:date="2020-06-05T21:05:00Z">
        <w:r w:rsidRPr="007C437A">
          <w:rPr>
            <w:rPrChange w:id="3376" w:author="Arthur Parmentier" w:date="2020-06-07T15:27:00Z">
              <w:rPr>
                <w:noProof/>
              </w:rPr>
            </w:rPrChange>
          </w:rPr>
          <w:t>1</w:t>
        </w:r>
        <w:r w:rsidRPr="007C437A">
          <w:rPr>
            <w:rPrChange w:id="3377" w:author="Arthur Parmentier" w:date="2020-06-07T15:27:00Z">
              <w:rPr/>
            </w:rPrChange>
          </w:rPr>
          <w:fldChar w:fldCharType="end"/>
        </w:r>
        <w:bookmarkEnd w:id="3370"/>
        <w:r w:rsidRPr="007C437A">
          <w:t xml:space="preserve"> Representations of the modes, their "enter"-"escape" dynamic with respect to the "Default mode" and the </w:t>
        </w:r>
      </w:ins>
      <w:ins w:id="3378" w:author="Arthur Parmentier" w:date="2020-06-05T21:06:00Z">
        <w:r w:rsidR="00B964BD" w:rsidRPr="007C437A">
          <w:t>correlation of</w:t>
        </w:r>
      </w:ins>
      <w:ins w:id="3379" w:author="Arthur Parmentier" w:date="2020-06-05T21:05:00Z">
        <w:r w:rsidRPr="007C437A">
          <w:t xml:space="preserve"> the ambiguity bet</w:t>
        </w:r>
      </w:ins>
      <w:ins w:id="3380" w:author="Arthur Parmentier" w:date="2020-06-05T21:06:00Z">
        <w:r w:rsidR="003E12E8" w:rsidRPr="007C437A">
          <w:t>ween</w:t>
        </w:r>
      </w:ins>
      <w:ins w:id="3381" w:author="Arthur Parmentier" w:date="2020-06-05T21:05:00Z">
        <w:r w:rsidRPr="007C437A">
          <w:t xml:space="preserve"> two modes and their respective sig</w:t>
        </w:r>
      </w:ins>
      <w:ins w:id="3382" w:author="Arthur Parmentier" w:date="2020-06-06T12:20:00Z">
        <w:r w:rsidR="00A440D0" w:rsidRPr="007C437A">
          <w:t xml:space="preserve">n/gestures </w:t>
        </w:r>
      </w:ins>
      <w:ins w:id="3383" w:author="Arthur Parmentier" w:date="2020-06-05T21:05:00Z">
        <w:r w:rsidRPr="007C437A">
          <w:t>corpus</w:t>
        </w:r>
      </w:ins>
      <w:bookmarkEnd w:id="3371"/>
      <w:ins w:id="3384" w:author="Arthur Parmentier" w:date="2020-06-06T12:20:00Z">
        <w:r w:rsidR="00A440D0" w:rsidRPr="007C437A">
          <w:t xml:space="preserve">: the “enter” and “escape” signs are used to disambiguate the interpretation of </w:t>
        </w:r>
      </w:ins>
      <w:ins w:id="3385" w:author="Arthur Parmentier" w:date="2020-06-06T12:21:00Z">
        <w:r w:rsidR="00A440D0" w:rsidRPr="007C437A">
          <w:t>gestures or sign common to two or more modes for the performer. In the non-ambiguous cases, we see that the “escape” signs disappear (</w:t>
        </w:r>
      </w:ins>
      <w:ins w:id="3386" w:author="Arthur Parmentier" w:date="2020-06-06T12:22:00Z">
        <w:r w:rsidR="00A440D0" w:rsidRPr="007C437A">
          <w:t>or is simply a “step outside the box”).</w:t>
        </w:r>
      </w:ins>
      <w:ins w:id="3387" w:author="Arthur Parmentier" w:date="2020-06-06T19:14:00Z">
        <w:r w:rsidR="00BD746C" w:rsidRPr="007C437A">
          <w:br/>
        </w:r>
        <w:r w:rsidR="00BD746C" w:rsidRPr="007C437A">
          <w:br/>
        </w:r>
      </w:ins>
      <w:ins w:id="3388" w:author="Arthur Parmentier" w:date="2020-06-06T12:22:00Z">
        <w:r w:rsidR="00A440D0" w:rsidRPr="007C437A">
          <w:t xml:space="preserve"> </w:t>
        </w:r>
        <w:r w:rsidR="00A440D0" w:rsidRPr="007C437A">
          <w:rPr>
            <w:vertAlign w:val="superscript"/>
          </w:rPr>
          <w:t>1</w:t>
        </w:r>
        <w:r w:rsidR="00A440D0" w:rsidRPr="007C437A">
          <w:t xml:space="preserve">Launch mode </w:t>
        </w:r>
      </w:ins>
      <w:ins w:id="3389" w:author="Arthur Parmentier" w:date="2020-06-06T12:23:00Z">
        <w:r w:rsidR="00A440D0" w:rsidRPr="007C437A">
          <w:t xml:space="preserve">is ambiguous because some signs must be interpreted as in shapeline (Identifiers for instance). However, </w:t>
        </w:r>
      </w:ins>
      <w:ins w:id="3390" w:author="Arthur Parmentier" w:date="2020-06-06T12:24:00Z">
        <w:r w:rsidR="00A440D0" w:rsidRPr="007C437A">
          <w:t>it is not ambiguous for contents and modifiers, which can simply be performed immediately when the soundpainter “steps into the box”.</w:t>
        </w:r>
      </w:ins>
      <w:ins w:id="3391" w:author="Arthur Parmentier" w:date="2020-06-06T12:25:00Z">
        <w:r w:rsidR="00A440D0" w:rsidRPr="007C437A">
          <w:t xml:space="preserve"> For that reason, </w:t>
        </w:r>
      </w:ins>
      <w:ins w:id="3392" w:author="Arthur Parmentier" w:date="2020-06-06T12:46:00Z">
        <w:r w:rsidR="0071562A" w:rsidRPr="007C437A">
          <w:t>their</w:t>
        </w:r>
      </w:ins>
      <w:ins w:id="3393" w:author="Arthur Parmentier" w:date="2020-06-06T12:25:00Z">
        <w:r w:rsidR="00A440D0" w:rsidRPr="007C437A">
          <w:t xml:space="preserve"> enter and exit signs are not always performed when there is no ambiguity. It is also possible that </w:t>
        </w:r>
      </w:ins>
      <w:ins w:id="3394" w:author="Arthur Parmentier" w:date="2020-06-06T12:26:00Z">
        <w:r w:rsidR="00A440D0" w:rsidRPr="007C437A">
          <w:t>one particular mode is used by convention</w:t>
        </w:r>
      </w:ins>
      <w:ins w:id="3395" w:author="Arthur Parmentier" w:date="2020-06-06T12:46:00Z">
        <w:r w:rsidR="00FB620E" w:rsidRPr="007C437A">
          <w:t xml:space="preserve"> </w:t>
        </w:r>
      </w:ins>
      <w:ins w:id="3396" w:author="Arthur Parmentier" w:date="2020-06-06T12:47:00Z">
        <w:r w:rsidR="004D7731" w:rsidRPr="007C437A">
          <w:t xml:space="preserve">(by default) </w:t>
        </w:r>
      </w:ins>
      <w:ins w:id="3397" w:author="Arthur Parmentier" w:date="2020-06-06T12:46:00Z">
        <w:r w:rsidR="00FB620E" w:rsidRPr="007C437A">
          <w:t xml:space="preserve">instead of the </w:t>
        </w:r>
      </w:ins>
      <w:ins w:id="3398" w:author="Arthur Parmentier" w:date="2020-06-06T12:47:00Z">
        <w:r w:rsidR="005C65F5" w:rsidRPr="007C437A">
          <w:t>“</w:t>
        </w:r>
      </w:ins>
      <w:ins w:id="3399" w:author="Arthur Parmentier" w:date="2020-06-06T12:46:00Z">
        <w:r w:rsidR="00FB620E" w:rsidRPr="007C437A">
          <w:t>default mode</w:t>
        </w:r>
      </w:ins>
      <w:ins w:id="3400" w:author="Arthur Parmentier" w:date="2020-06-06T12:47:00Z">
        <w:r w:rsidR="005C65F5" w:rsidRPr="007C437A">
          <w:t>”</w:t>
        </w:r>
      </w:ins>
      <w:ins w:id="3401" w:author="Arthur Parmentier" w:date="2020-06-06T12:20:00Z">
        <w:r w:rsidR="00A440D0" w:rsidRPr="007C437A">
          <w:t xml:space="preserve"> </w:t>
        </w:r>
      </w:ins>
      <w:ins w:id="3402" w:author="Arthur Parmentier" w:date="2020-06-06T12:26:00Z">
        <w:r w:rsidR="00A440D0" w:rsidRPr="007C437A">
          <w:t xml:space="preserve">(for instance, it is often the case that dancer </w:t>
        </w:r>
      </w:ins>
      <w:ins w:id="3403" w:author="Arthur Parmentier" w:date="2020-06-06T12:46:00Z">
        <w:r w:rsidR="0071562A" w:rsidRPr="007C437A">
          <w:t>interprets</w:t>
        </w:r>
      </w:ins>
      <w:ins w:id="3404" w:author="Arthur Parmentier" w:date="2020-06-06T12:26:00Z">
        <w:r w:rsidR="00A440D0" w:rsidRPr="007C437A">
          <w:t xml:space="preserve"> signs and gestures in launch mode during p</w:t>
        </w:r>
      </w:ins>
      <w:ins w:id="3405" w:author="Arthur Parmentier" w:date="2020-06-06T12:27:00Z">
        <w:r w:rsidR="00A440D0" w:rsidRPr="007C437A">
          <w:t>erformance by default), in which case the enter and escape sign may not be used either.</w:t>
        </w:r>
      </w:ins>
    </w:p>
    <w:p w:rsidR="0077353F" w:rsidRPr="007C437A" w:rsidRDefault="00122D9C">
      <w:pPr>
        <w:rPr>
          <w:ins w:id="3406" w:author="Arthur Parmentier" w:date="2020-06-06T19:24:00Z"/>
        </w:rPr>
      </w:pPr>
      <w:ins w:id="3407" w:author="Arthur Parmentier" w:date="2020-06-05T21:09:00Z">
        <w:r w:rsidRPr="007C437A">
          <w:t>Let’s start with the big picture.</w:t>
        </w:r>
      </w:ins>
      <w:ins w:id="3408" w:author="Arthur Parmentier" w:date="2020-06-05T21:26:00Z">
        <w:r w:rsidR="00274337" w:rsidRPr="007C437A">
          <w:br/>
        </w:r>
      </w:ins>
      <w:ins w:id="3409" w:author="Arthur Parmentier" w:date="2020-06-05T21:16:00Z">
        <w:r w:rsidRPr="007C437A">
          <w:t xml:space="preserve">Imagine a language that has an alphabet (a set of signs) and several </w:t>
        </w:r>
      </w:ins>
      <w:ins w:id="3410" w:author="Arthur Parmentier" w:date="2020-06-05T21:18:00Z">
        <w:r w:rsidRPr="007C437A">
          <w:t>syntaxes</w:t>
        </w:r>
      </w:ins>
      <w:ins w:id="3411" w:author="Arthur Parmentier" w:date="2020-06-05T21:16:00Z">
        <w:r w:rsidRPr="007C437A">
          <w:t xml:space="preserve"> that </w:t>
        </w:r>
      </w:ins>
      <w:ins w:id="3412" w:author="Arthur Parmentier" w:date="2020-06-05T21:17:00Z">
        <w:r w:rsidRPr="007C437A">
          <w:t xml:space="preserve">all speakers know and can use whenever they think that one is more appropriate than </w:t>
        </w:r>
      </w:ins>
      <w:ins w:id="3413" w:author="Arthur Parmentier" w:date="2020-06-05T21:18:00Z">
        <w:r w:rsidRPr="007C437A">
          <w:t xml:space="preserve">the </w:t>
        </w:r>
      </w:ins>
      <w:ins w:id="3414" w:author="Arthur Parmentier" w:date="2020-06-05T21:17:00Z">
        <w:r w:rsidRPr="007C437A">
          <w:t xml:space="preserve">others. Let’s call these </w:t>
        </w:r>
      </w:ins>
      <w:ins w:id="3415" w:author="Arthur Parmentier" w:date="2020-06-05T21:18:00Z">
        <w:r w:rsidRPr="007C437A">
          <w:t>syntaxes</w:t>
        </w:r>
      </w:ins>
      <w:ins w:id="3416" w:author="Arthur Parmentier" w:date="2020-06-05T21:17:00Z">
        <w:r w:rsidRPr="007C437A">
          <w:t xml:space="preserve"> “modes”.</w:t>
        </w:r>
      </w:ins>
      <w:ins w:id="3417" w:author="Arthur Parmentier" w:date="2020-06-05T21:19:00Z">
        <w:r w:rsidRPr="007C437A">
          <w:t xml:space="preserve"> SP is such a language. </w:t>
        </w:r>
        <w:r w:rsidR="004C1058" w:rsidRPr="007C437A">
          <w:t xml:space="preserve">We have seen that SP has an alphabet and how it is created. </w:t>
        </w:r>
      </w:ins>
      <w:ins w:id="3418" w:author="Arthur Parmentier" w:date="2020-06-05T21:20:00Z">
        <w:r w:rsidR="004C1058" w:rsidRPr="007C437A">
          <w:t xml:space="preserve">We have also seen that modes are said by Walter Thompson to “embody </w:t>
        </w:r>
      </w:ins>
      <w:ins w:id="3419" w:author="Arthur Parmentier" w:date="2020-06-05T21:21:00Z">
        <w:r w:rsidR="004C1058" w:rsidRPr="007C437A">
          <w:t xml:space="preserve">specific performance parameters”, even though </w:t>
        </w:r>
      </w:ins>
      <w:ins w:id="3420" w:author="Arthur Parmentier" w:date="2020-06-06T19:15:00Z">
        <w:r w:rsidR="003C4D17" w:rsidRPr="007C437A">
          <w:t>they are at this point</w:t>
        </w:r>
      </w:ins>
      <w:ins w:id="3421" w:author="Arthur Parmentier" w:date="2020-06-05T21:21:00Z">
        <w:r w:rsidR="004C1058" w:rsidRPr="007C437A">
          <w:t xml:space="preserve"> probably not usual Content gestures. </w:t>
        </w:r>
      </w:ins>
      <w:ins w:id="3422" w:author="Arthur Parmentier" w:date="2020-06-06T19:15:00Z">
        <w:r w:rsidR="00163AE7" w:rsidRPr="007C437A">
          <w:br/>
        </w:r>
      </w:ins>
      <w:ins w:id="3423" w:author="Arthur Parmentier" w:date="2020-06-05T21:22:00Z">
        <w:r w:rsidR="004C1058" w:rsidRPr="007C437A">
          <w:t xml:space="preserve">My proposition is to understand modes as several </w:t>
        </w:r>
      </w:ins>
      <w:ins w:id="3424" w:author="Arthur Parmentier" w:date="2020-06-06T13:06:00Z">
        <w:r w:rsidR="00DD01C7" w:rsidRPr="007C437A">
          <w:t>syntactic</w:t>
        </w:r>
      </w:ins>
      <w:ins w:id="3425" w:author="Arthur Parmentier" w:date="2020-06-05T21:23:00Z">
        <w:r w:rsidR="004C1058" w:rsidRPr="007C437A">
          <w:t xml:space="preserve"> and semantic</w:t>
        </w:r>
        <w:r w:rsidR="004C1058" w:rsidRPr="007C437A">
          <w:rPr>
            <w:rStyle w:val="Appelnotedebasdep"/>
          </w:rPr>
          <w:footnoteReference w:id="25"/>
        </w:r>
      </w:ins>
      <w:ins w:id="3433" w:author="Arthur Parmentier" w:date="2020-06-05T21:22:00Z">
        <w:r w:rsidR="004C1058" w:rsidRPr="007C437A">
          <w:t xml:space="preserve"> modules that the </w:t>
        </w:r>
        <w:r w:rsidR="004C1058" w:rsidRPr="007C437A">
          <w:lastRenderedPageBreak/>
          <w:t>soundpainter can use during the performan</w:t>
        </w:r>
      </w:ins>
      <w:ins w:id="3434" w:author="Arthur Parmentier" w:date="2020-06-05T21:23:00Z">
        <w:r w:rsidR="004C1058" w:rsidRPr="007C437A">
          <w:t>ce</w:t>
        </w:r>
      </w:ins>
      <w:ins w:id="3435" w:author="Arthur Parmentier" w:date="2020-06-05T21:25:00Z">
        <w:r w:rsidR="002E7599" w:rsidRPr="007C437A">
          <w:t>, i.</w:t>
        </w:r>
      </w:ins>
      <w:ins w:id="3436" w:author="Arthur Parmentier" w:date="2020-06-05T21:26:00Z">
        <w:r w:rsidR="002E7599" w:rsidRPr="007C437A">
          <w:t xml:space="preserve">e. the specific performance parameters that Walter Thompson speaks about are their </w:t>
        </w:r>
      </w:ins>
      <w:ins w:id="3437" w:author="Arthur Parmentier" w:date="2020-06-06T13:06:00Z">
        <w:r w:rsidR="00DD01C7" w:rsidRPr="007C437A">
          <w:t>syntactic</w:t>
        </w:r>
      </w:ins>
      <w:ins w:id="3438" w:author="Arthur Parmentier" w:date="2020-06-05T21:26:00Z">
        <w:r w:rsidR="002E7599" w:rsidRPr="007C437A">
          <w:t xml:space="preserve"> (and semantic) </w:t>
        </w:r>
        <w:r w:rsidR="00274337" w:rsidRPr="007C437A">
          <w:t>components</w:t>
        </w:r>
        <w:r w:rsidR="002E7599" w:rsidRPr="007C437A">
          <w:t>.</w:t>
        </w:r>
      </w:ins>
      <w:ins w:id="3439" w:author="Arthur Parmentier" w:date="2020-06-05T21:27:00Z">
        <w:r w:rsidR="00274337" w:rsidRPr="007C437A">
          <w:br/>
          <w:t>One may say that such two different modules, because they have different syntaxes,</w:t>
        </w:r>
      </w:ins>
      <w:ins w:id="3440" w:author="Arthur Parmentier" w:date="2020-06-05T21:28:00Z">
        <w:r w:rsidR="00274337" w:rsidRPr="007C437A">
          <w:t xml:space="preserve"> are </w:t>
        </w:r>
      </w:ins>
      <w:ins w:id="3441" w:author="Arthur Parmentier" w:date="2020-06-06T19:16:00Z">
        <w:r w:rsidR="00C66F72" w:rsidRPr="007C437A">
          <w:t xml:space="preserve">therefore </w:t>
        </w:r>
      </w:ins>
      <w:ins w:id="3442" w:author="Arthur Parmentier" w:date="2020-06-05T21:28:00Z">
        <w:r w:rsidR="00274337" w:rsidRPr="007C437A">
          <w:t xml:space="preserve">two different languages </w:t>
        </w:r>
      </w:ins>
      <w:ins w:id="3443" w:author="Arthur Parmentier" w:date="2020-06-06T19:17:00Z">
        <w:r w:rsidR="00BB7AB5" w:rsidRPr="007C437A">
          <w:t>and wonder how they could</w:t>
        </w:r>
        <w:r w:rsidR="00983480" w:rsidRPr="007C437A">
          <w:t xml:space="preserve"> form</w:t>
        </w:r>
      </w:ins>
      <w:ins w:id="3444" w:author="Arthur Parmentier" w:date="2020-06-05T21:28:00Z">
        <w:r w:rsidR="00274337" w:rsidRPr="007C437A">
          <w:t xml:space="preserve"> a single language that we call SP. </w:t>
        </w:r>
      </w:ins>
      <w:ins w:id="3445" w:author="Arthur Parmentier" w:date="2020-06-06T19:17:00Z">
        <w:r w:rsidR="00A70873" w:rsidRPr="007C437A">
          <w:t>T</w:t>
        </w:r>
      </w:ins>
      <w:ins w:id="3446" w:author="Arthur Parmentier" w:date="2020-06-05T21:29:00Z">
        <w:r w:rsidR="00274337" w:rsidRPr="007C437A">
          <w:t xml:space="preserve">o understand how they </w:t>
        </w:r>
      </w:ins>
      <w:ins w:id="3447" w:author="Arthur Parmentier" w:date="2020-06-06T19:18:00Z">
        <w:r w:rsidR="006B144E" w:rsidRPr="007C437A">
          <w:t>relate to</w:t>
        </w:r>
      </w:ins>
      <w:ins w:id="3448" w:author="Arthur Parmentier" w:date="2020-06-05T21:29:00Z">
        <w:r w:rsidR="00274337" w:rsidRPr="007C437A">
          <w:t xml:space="preserve"> each other and labeled under “SP”, let’s take a look at the </w:t>
        </w:r>
      </w:ins>
      <w:ins w:id="3449" w:author="Arthur Parmentier" w:date="2020-06-06T19:17:00Z">
        <w:r w:rsidR="0015677B" w:rsidRPr="007C437A">
          <w:t xml:space="preserve">alphabetical level (their set of possible </w:t>
        </w:r>
      </w:ins>
      <w:ins w:id="3450" w:author="Arthur Parmentier" w:date="2020-06-06T19:18:00Z">
        <w:r w:rsidR="0015677B" w:rsidRPr="007C437A">
          <w:t xml:space="preserve">signs) </w:t>
        </w:r>
      </w:ins>
      <w:ins w:id="3451" w:author="Arthur Parmentier" w:date="2020-06-05T21:29:00Z">
        <w:r w:rsidR="00687A5C" w:rsidRPr="007C437A">
          <w:t>to understand their common features.</w:t>
        </w:r>
      </w:ins>
    </w:p>
    <w:p w:rsidR="00B437A4" w:rsidRPr="007C437A" w:rsidRDefault="00B437A4">
      <w:pPr>
        <w:pStyle w:val="Titre6"/>
        <w:rPr>
          <w:ins w:id="3452" w:author="Arthur Parmentier" w:date="2020-06-06T19:18:00Z"/>
          <w:rPrChange w:id="3453" w:author="Arthur Parmentier" w:date="2020-06-07T15:27:00Z">
            <w:rPr>
              <w:ins w:id="3454" w:author="Arthur Parmentier" w:date="2020-06-06T19:18:00Z"/>
            </w:rPr>
          </w:rPrChange>
        </w:rPr>
        <w:pPrChange w:id="3455" w:author="Arthur Parmentier" w:date="2020-06-10T16:26:00Z">
          <w:pPr/>
        </w:pPrChange>
      </w:pPr>
      <w:ins w:id="3456" w:author="Arthur Parmentier" w:date="2020-06-06T19:24:00Z">
        <w:r w:rsidRPr="007C437A">
          <w:rPr>
            <w:rPrChange w:id="3457" w:author="Arthur Parmentier" w:date="2020-06-07T15:27:00Z">
              <w:rPr>
                <w:b/>
              </w:rPr>
            </w:rPrChange>
          </w:rPr>
          <w:t>A shared alphabet for several syntaxes</w:t>
        </w:r>
      </w:ins>
    </w:p>
    <w:p w:rsidR="00122D9C" w:rsidRPr="007C437A" w:rsidRDefault="00122D9C">
      <w:pPr>
        <w:rPr>
          <w:ins w:id="3458" w:author="Arthur Parmentier" w:date="2020-06-06T19:24:00Z"/>
        </w:rPr>
      </w:pPr>
      <w:ins w:id="3459" w:author="Arthur Parmentier" w:date="2020-06-05T21:09:00Z">
        <w:r w:rsidRPr="007C437A">
          <w:t xml:space="preserve">Imagine </w:t>
        </w:r>
      </w:ins>
      <w:ins w:id="3460" w:author="Arthur Parmentier" w:date="2020-06-05T21:10:00Z">
        <w:r w:rsidRPr="007C437A">
          <w:t>the dictionary of SP and visualize the abstract space of all signs in SP (bottom of</w:t>
        </w:r>
      </w:ins>
      <w:ins w:id="3461" w:author="Arthur Parmentier" w:date="2020-06-05T21:11:00Z">
        <w:r w:rsidRPr="007C437A">
          <w:t xml:space="preserve"> </w:t>
        </w:r>
        <w:r w:rsidRPr="007C437A">
          <w:rPr>
            <w:rPrChange w:id="3462" w:author="Arthur Parmentier" w:date="2020-06-07T15:27:00Z">
              <w:rPr/>
            </w:rPrChange>
          </w:rPr>
          <w:fldChar w:fldCharType="begin"/>
        </w:r>
        <w:r w:rsidRPr="007C437A">
          <w:instrText xml:space="preserve"> REF _Ref42283886 \h </w:instrText>
        </w:r>
      </w:ins>
      <w:r w:rsidRPr="007C437A">
        <w:rPr>
          <w:rPrChange w:id="3463" w:author="Arthur Parmentier" w:date="2020-06-07T15:27:00Z">
            <w:rPr/>
          </w:rPrChange>
        </w:rPr>
      </w:r>
      <w:r w:rsidRPr="007C437A">
        <w:rPr>
          <w:rPrChange w:id="3464" w:author="Arthur Parmentier" w:date="2020-06-07T15:27:00Z">
            <w:rPr/>
          </w:rPrChange>
        </w:rPr>
        <w:fldChar w:fldCharType="separate"/>
      </w:r>
      <w:ins w:id="3465" w:author="Arthur Parmentier" w:date="2020-06-05T21:11:00Z">
        <w:r w:rsidRPr="007C437A">
          <w:t xml:space="preserve">Figure </w:t>
        </w:r>
        <w:r w:rsidRPr="007C437A">
          <w:rPr>
            <w:rPrChange w:id="3466" w:author="Arthur Parmentier" w:date="2020-06-07T15:27:00Z">
              <w:rPr>
                <w:noProof/>
              </w:rPr>
            </w:rPrChange>
          </w:rPr>
          <w:t>1</w:t>
        </w:r>
        <w:r w:rsidRPr="007C437A">
          <w:rPr>
            <w:rPrChange w:id="3467" w:author="Arthur Parmentier" w:date="2020-06-07T15:27:00Z">
              <w:rPr/>
            </w:rPrChange>
          </w:rPr>
          <w:fldChar w:fldCharType="end"/>
        </w:r>
        <w:r w:rsidRPr="007C437A">
          <w:t xml:space="preserve">). </w:t>
        </w:r>
      </w:ins>
      <w:ins w:id="3468" w:author="Arthur Parmentier" w:date="2020-06-05T21:15:00Z">
        <w:r w:rsidRPr="007C437A">
          <w:br/>
        </w:r>
      </w:ins>
      <w:ins w:id="3469" w:author="Arthur Parmentier" w:date="2020-06-05T21:11:00Z">
        <w:r w:rsidRPr="007C437A">
          <w:t xml:space="preserve">Among those signs, some are used in specific modes only. For instance, the sign “scan” </w:t>
        </w:r>
      </w:ins>
      <w:ins w:id="3470" w:author="Arthur Parmentier" w:date="2020-06-05T21:12:00Z">
        <w:r w:rsidRPr="007C437A">
          <w:t xml:space="preserve">is significant only for the mode that </w:t>
        </w:r>
      </w:ins>
      <w:ins w:id="3471" w:author="Arthur Parmentier" w:date="2020-06-06T19:19:00Z">
        <w:r w:rsidR="001D75D5" w:rsidRPr="007C437A">
          <w:t>has</w:t>
        </w:r>
      </w:ins>
      <w:ins w:id="3472" w:author="Arthur Parmentier" w:date="2020-06-05T21:12:00Z">
        <w:r w:rsidRPr="007C437A">
          <w:t xml:space="preserve"> its name, as it allows the soundpainter to enter the scan mode from </w:t>
        </w:r>
      </w:ins>
      <w:ins w:id="3473" w:author="Arthur Parmentier" w:date="2020-06-05T21:13:00Z">
        <w:r w:rsidRPr="007C437A">
          <w:t xml:space="preserve">the “Who, What, How, When”-like </w:t>
        </w:r>
      </w:ins>
      <w:ins w:id="3474" w:author="Arthur Parmentier" w:date="2020-06-05T21:14:00Z">
        <w:r w:rsidRPr="007C437A">
          <w:t xml:space="preserve">syntactic </w:t>
        </w:r>
      </w:ins>
      <w:ins w:id="3475" w:author="Arthur Parmentier" w:date="2020-06-05T21:13:00Z">
        <w:r w:rsidRPr="007C437A">
          <w:t>structure, that we will call the “</w:t>
        </w:r>
      </w:ins>
      <w:ins w:id="3476" w:author="Arthur Parmentier" w:date="2020-06-05T21:14:00Z">
        <w:r w:rsidRPr="007C437A">
          <w:t>d</w:t>
        </w:r>
      </w:ins>
      <w:ins w:id="3477" w:author="Arthur Parmentier" w:date="2020-06-05T21:13:00Z">
        <w:r w:rsidRPr="007C437A">
          <w:t>efault mode” of SP</w:t>
        </w:r>
      </w:ins>
      <w:ins w:id="3478" w:author="Arthur Parmentier" w:date="2020-06-06T19:21:00Z">
        <w:r w:rsidR="00B001BB" w:rsidRPr="007C437A">
          <w:t xml:space="preserve"> (t</w:t>
        </w:r>
      </w:ins>
      <w:ins w:id="3479" w:author="Arthur Parmentier" w:date="2020-06-06T19:19:00Z">
        <w:r w:rsidR="002869D0" w:rsidRPr="007C437A">
          <w:t xml:space="preserve">he main reason for choosing this name (default) is that it </w:t>
        </w:r>
      </w:ins>
      <w:ins w:id="3480" w:author="Arthur Parmentier" w:date="2020-06-06T19:20:00Z">
        <w:r w:rsidR="002869D0" w:rsidRPr="007C437A">
          <w:t>is the syntactic module that soundpainters use by convention and which allows to connect all modes together</w:t>
        </w:r>
      </w:ins>
      <w:ins w:id="3481" w:author="Arthur Parmentier" w:date="2020-06-06T19:21:00Z">
        <w:r w:rsidR="00B001BB" w:rsidRPr="007C437A">
          <w:t>)</w:t>
        </w:r>
      </w:ins>
      <w:ins w:id="3482" w:author="Arthur Parmentier" w:date="2020-06-06T19:20:00Z">
        <w:r w:rsidR="002869D0" w:rsidRPr="007C437A">
          <w:t>.</w:t>
        </w:r>
      </w:ins>
      <w:ins w:id="3483" w:author="Arthur Parmentier" w:date="2020-06-05T21:13:00Z">
        <w:r w:rsidRPr="007C437A">
          <w:t xml:space="preserve"> </w:t>
        </w:r>
      </w:ins>
      <w:ins w:id="3484" w:author="Arthur Parmentier" w:date="2020-06-05T21:14:00Z">
        <w:r w:rsidRPr="007C437A">
          <w:t>Outside the scan mode an</w:t>
        </w:r>
      </w:ins>
      <w:ins w:id="3485" w:author="Arthur Parmentier" w:date="2020-06-05T21:15:00Z">
        <w:r w:rsidRPr="007C437A">
          <w:t xml:space="preserve">d its variations, the </w:t>
        </w:r>
      </w:ins>
      <w:ins w:id="3486" w:author="Arthur Parmentier" w:date="2020-06-06T19:21:00Z">
        <w:r w:rsidR="00AF1433" w:rsidRPr="007C437A">
          <w:t xml:space="preserve">sign </w:t>
        </w:r>
      </w:ins>
      <w:ins w:id="3487" w:author="Arthur Parmentier" w:date="2020-06-05T21:15:00Z">
        <w:r w:rsidRPr="007C437A">
          <w:t xml:space="preserve">“scan” is practically not meaningful </w:t>
        </w:r>
      </w:ins>
      <w:ins w:id="3488" w:author="Arthur Parmentier" w:date="2020-06-06T19:21:00Z">
        <w:r w:rsidR="00AF1433" w:rsidRPr="007C437A">
          <w:t>n</w:t>
        </w:r>
      </w:ins>
      <w:ins w:id="3489" w:author="Arthur Parmentier" w:date="2020-06-05T21:15:00Z">
        <w:r w:rsidRPr="007C437A">
          <w:t>or used.</w:t>
        </w:r>
      </w:ins>
      <w:ins w:id="3490" w:author="Arthur Parmentier" w:date="2020-06-05T21:36:00Z">
        <w:r w:rsidR="006C6E21" w:rsidRPr="007C437A">
          <w:t xml:space="preserve"> Therefore, when the soundpainter uses that sign, it is clear for the performer which mode the soundpainter uses.</w:t>
        </w:r>
      </w:ins>
      <w:ins w:id="3491" w:author="Arthur Parmentier" w:date="2020-06-05T21:15:00Z">
        <w:r w:rsidRPr="007C437A">
          <w:br/>
          <w:t xml:space="preserve">However, some </w:t>
        </w:r>
      </w:ins>
      <w:ins w:id="3492" w:author="Arthur Parmentier" w:date="2020-06-05T21:32:00Z">
        <w:r w:rsidR="00907944" w:rsidRPr="007C437A">
          <w:t xml:space="preserve">signs </w:t>
        </w:r>
      </w:ins>
      <w:ins w:id="3493" w:author="Arthur Parmentier" w:date="2020-06-06T12:19:00Z">
        <w:r w:rsidR="0072567A" w:rsidRPr="007C437A">
          <w:t>are significant and can be interpreted differently</w:t>
        </w:r>
      </w:ins>
      <w:ins w:id="3494" w:author="Arthur Parmentier" w:date="2020-06-05T21:33:00Z">
        <w:r w:rsidR="00907944" w:rsidRPr="007C437A">
          <w:t xml:space="preserve"> </w:t>
        </w:r>
      </w:ins>
      <w:ins w:id="3495" w:author="Arthur Parmentier" w:date="2020-06-05T21:34:00Z">
        <w:r w:rsidR="006C6E21" w:rsidRPr="007C437A">
          <w:t xml:space="preserve">in </w:t>
        </w:r>
      </w:ins>
      <w:ins w:id="3496" w:author="Arthur Parmentier" w:date="2020-06-05T21:35:00Z">
        <w:r w:rsidR="006C6E21" w:rsidRPr="007C437A">
          <w:t xml:space="preserve">several modes, which is represented in </w:t>
        </w:r>
        <w:r w:rsidR="006C6E21" w:rsidRPr="007C437A">
          <w:rPr>
            <w:rPrChange w:id="3497" w:author="Arthur Parmentier" w:date="2020-06-07T15:27:00Z">
              <w:rPr/>
            </w:rPrChange>
          </w:rPr>
          <w:fldChar w:fldCharType="begin"/>
        </w:r>
        <w:r w:rsidR="006C6E21" w:rsidRPr="007C437A">
          <w:instrText xml:space="preserve"> REF _Ref42283886 \h </w:instrText>
        </w:r>
      </w:ins>
      <w:r w:rsidR="006C6E21" w:rsidRPr="007C437A">
        <w:rPr>
          <w:rPrChange w:id="3498" w:author="Arthur Parmentier" w:date="2020-06-07T15:27:00Z">
            <w:rPr/>
          </w:rPrChange>
        </w:rPr>
      </w:r>
      <w:ins w:id="3499" w:author="Arthur Parmentier" w:date="2020-06-05T21:35:00Z">
        <w:r w:rsidR="006C6E21" w:rsidRPr="007C437A">
          <w:rPr>
            <w:rPrChange w:id="3500" w:author="Arthur Parmentier" w:date="2020-06-07T15:27:00Z">
              <w:rPr/>
            </w:rPrChange>
          </w:rPr>
          <w:fldChar w:fldCharType="separate"/>
        </w:r>
        <w:r w:rsidR="006C6E21" w:rsidRPr="007C437A">
          <w:t xml:space="preserve">Figure </w:t>
        </w:r>
        <w:r w:rsidR="006C6E21" w:rsidRPr="007C437A">
          <w:rPr>
            <w:rPrChange w:id="3501" w:author="Arthur Parmentier" w:date="2020-06-07T15:27:00Z">
              <w:rPr>
                <w:noProof/>
              </w:rPr>
            </w:rPrChange>
          </w:rPr>
          <w:t>1</w:t>
        </w:r>
        <w:r w:rsidR="006C6E21" w:rsidRPr="007C437A">
          <w:rPr>
            <w:rPrChange w:id="3502" w:author="Arthur Parmentier" w:date="2020-06-07T15:27:00Z">
              <w:rPr/>
            </w:rPrChange>
          </w:rPr>
          <w:fldChar w:fldCharType="end"/>
        </w:r>
        <w:r w:rsidR="006C6E21" w:rsidRPr="007C437A">
          <w:t xml:space="preserve"> by the overlapping of two </w:t>
        </w:r>
      </w:ins>
      <w:ins w:id="3503" w:author="Arthur Parmentier" w:date="2020-06-06T12:19:00Z">
        <w:r w:rsidR="0072567A" w:rsidRPr="007C437A">
          <w:t>sets (ellipses)</w:t>
        </w:r>
      </w:ins>
      <w:ins w:id="3504" w:author="Arthur Parmentier" w:date="2020-06-05T21:35:00Z">
        <w:r w:rsidR="006C6E21" w:rsidRPr="007C437A">
          <w:t xml:space="preserve"> at the </w:t>
        </w:r>
      </w:ins>
      <w:ins w:id="3505" w:author="Arthur Parmentier" w:date="2020-06-06T19:22:00Z">
        <w:r w:rsidR="00E02161" w:rsidRPr="007C437A">
          <w:t>gestures</w:t>
        </w:r>
      </w:ins>
      <w:ins w:id="3506" w:author="Arthur Parmentier" w:date="2020-06-05T21:35:00Z">
        <w:r w:rsidR="006C6E21" w:rsidRPr="007C437A">
          <w:t xml:space="preserve"> level. </w:t>
        </w:r>
      </w:ins>
      <w:ins w:id="3507" w:author="Arthur Parmentier" w:date="2020-06-06T19:22:00Z">
        <w:r w:rsidR="001C10F6" w:rsidRPr="007C437A">
          <w:t>When using those signs</w:t>
        </w:r>
      </w:ins>
      <w:ins w:id="3508" w:author="Arthur Parmentier" w:date="2020-06-05T21:35:00Z">
        <w:r w:rsidR="006C6E21" w:rsidRPr="007C437A">
          <w:t xml:space="preserve">, </w:t>
        </w:r>
      </w:ins>
      <w:ins w:id="3509" w:author="Arthur Parmentier" w:date="2020-06-05T21:36:00Z">
        <w:r w:rsidR="006C6E21" w:rsidRPr="007C437A">
          <w:t xml:space="preserve">it is no longer </w:t>
        </w:r>
      </w:ins>
      <w:ins w:id="3510" w:author="Arthur Parmentier" w:date="2020-06-06T19:22:00Z">
        <w:r w:rsidR="001C10F6" w:rsidRPr="007C437A">
          <w:t>obvious</w:t>
        </w:r>
      </w:ins>
      <w:ins w:id="3511" w:author="Arthur Parmentier" w:date="2020-06-05T21:36:00Z">
        <w:r w:rsidR="006C6E21" w:rsidRPr="007C437A">
          <w:t xml:space="preserve"> what mode the soundpainter uses</w:t>
        </w:r>
      </w:ins>
      <w:ins w:id="3512" w:author="Arthur Parmentier" w:date="2020-06-06T19:22:00Z">
        <w:r w:rsidR="001C10F6" w:rsidRPr="007C437A">
          <w:t xml:space="preserve"> and how they shou</w:t>
        </w:r>
      </w:ins>
      <w:ins w:id="3513" w:author="Arthur Parmentier" w:date="2020-06-06T19:23:00Z">
        <w:r w:rsidR="001C10F6" w:rsidRPr="007C437A">
          <w:t>ld be interpreted:</w:t>
        </w:r>
      </w:ins>
      <w:ins w:id="3514" w:author="Arthur Parmentier" w:date="2020-06-06T10:34:00Z">
        <w:r w:rsidR="00EE3EF9" w:rsidRPr="007C437A">
          <w:t xml:space="preserve"> the mode is ambiguous</w:t>
        </w:r>
      </w:ins>
      <w:ins w:id="3515" w:author="Arthur Parmentier" w:date="2020-06-05T21:37:00Z">
        <w:r w:rsidR="006C6E21" w:rsidRPr="007C437A">
          <w:t xml:space="preserve">, so there </w:t>
        </w:r>
      </w:ins>
      <w:ins w:id="3516" w:author="Arthur Parmentier" w:date="2020-06-05T21:39:00Z">
        <w:r w:rsidR="00A451DF" w:rsidRPr="007C437A">
          <w:t>must</w:t>
        </w:r>
      </w:ins>
      <w:ins w:id="3517" w:author="Arthur Parmentier" w:date="2020-06-05T21:37:00Z">
        <w:r w:rsidR="006C6E21" w:rsidRPr="007C437A">
          <w:t xml:space="preserve"> be a way for the soundpainter to let the performers know what mode he is using. This is the role of what I call the “enter” and “es</w:t>
        </w:r>
      </w:ins>
      <w:ins w:id="3518" w:author="Arthur Parmentier" w:date="2020-06-05T21:38:00Z">
        <w:r w:rsidR="006C6E21" w:rsidRPr="007C437A">
          <w:t>cape”</w:t>
        </w:r>
        <w:r w:rsidR="006C6E21" w:rsidRPr="007C437A">
          <w:rPr>
            <w:rStyle w:val="Appelnotedebasdep"/>
          </w:rPr>
          <w:footnoteReference w:id="26"/>
        </w:r>
        <w:r w:rsidR="006C6E21" w:rsidRPr="007C437A">
          <w:t xml:space="preserve"> signs</w:t>
        </w:r>
      </w:ins>
      <w:ins w:id="3525" w:author="Arthur Parmentier" w:date="2020-06-06T12:28:00Z">
        <w:r w:rsidR="00595AA3" w:rsidRPr="007C437A">
          <w:t xml:space="preserve"> for each mode</w:t>
        </w:r>
      </w:ins>
      <w:ins w:id="3526" w:author="Arthur Parmentier" w:date="2020-06-06T10:44:00Z">
        <w:r w:rsidR="003A5421" w:rsidRPr="007C437A">
          <w:t>.</w:t>
        </w:r>
      </w:ins>
    </w:p>
    <w:p w:rsidR="00B437A4" w:rsidRPr="007C437A" w:rsidRDefault="00B437A4">
      <w:pPr>
        <w:pStyle w:val="Titre6"/>
        <w:rPr>
          <w:ins w:id="3527" w:author="Arthur Parmentier" w:date="2020-06-05T21:39:00Z"/>
          <w:rPrChange w:id="3528" w:author="Arthur Parmentier" w:date="2020-06-07T15:27:00Z">
            <w:rPr>
              <w:ins w:id="3529" w:author="Arthur Parmentier" w:date="2020-06-05T21:39:00Z"/>
            </w:rPr>
          </w:rPrChange>
        </w:rPr>
        <w:pPrChange w:id="3530" w:author="Arthur Parmentier" w:date="2020-06-10T16:26:00Z">
          <w:pPr/>
        </w:pPrChange>
      </w:pPr>
      <w:ins w:id="3531" w:author="Arthur Parmentier" w:date="2020-06-06T19:24:00Z">
        <w:r w:rsidRPr="007C437A">
          <w:rPr>
            <w:rPrChange w:id="3532" w:author="Arthur Parmentier" w:date="2020-06-07T15:27:00Z">
              <w:rPr>
                <w:b/>
              </w:rPr>
            </w:rPrChange>
          </w:rPr>
          <w:t>The ambiguit</w:t>
        </w:r>
      </w:ins>
      <w:ins w:id="3533" w:author="Arthur Parmentier" w:date="2020-06-06T19:25:00Z">
        <w:r w:rsidRPr="007C437A">
          <w:rPr>
            <w:rPrChange w:id="3534" w:author="Arthur Parmentier" w:date="2020-06-07T15:27:00Z">
              <w:rPr>
                <w:b/>
              </w:rPr>
            </w:rPrChange>
          </w:rPr>
          <w:t>ies</w:t>
        </w:r>
      </w:ins>
      <w:ins w:id="3535" w:author="Arthur Parmentier" w:date="2020-06-06T19:24:00Z">
        <w:r w:rsidRPr="007C437A">
          <w:rPr>
            <w:rPrChange w:id="3536" w:author="Arthur Parmentier" w:date="2020-06-07T15:27:00Z">
              <w:rPr>
                <w:b/>
              </w:rPr>
            </w:rPrChange>
          </w:rPr>
          <w:t xml:space="preserve"> between modes </w:t>
        </w:r>
      </w:ins>
      <w:ins w:id="3537" w:author="Arthur Parmentier" w:date="2020-06-06T19:25:00Z">
        <w:r w:rsidR="001303A0" w:rsidRPr="007C437A">
          <w:rPr>
            <w:rPrChange w:id="3538" w:author="Arthur Parmentier" w:date="2020-06-07T15:27:00Z">
              <w:rPr>
                <w:b/>
              </w:rPr>
            </w:rPrChange>
          </w:rPr>
          <w:t>resolved by the</w:t>
        </w:r>
      </w:ins>
      <w:ins w:id="3539" w:author="Arthur Parmentier" w:date="2020-06-06T19:24:00Z">
        <w:r w:rsidRPr="007C437A">
          <w:rPr>
            <w:rPrChange w:id="3540" w:author="Arthur Parmentier" w:date="2020-06-07T15:27:00Z">
              <w:rPr>
                <w:b/>
              </w:rPr>
            </w:rPrChange>
          </w:rPr>
          <w:t xml:space="preserve"> “enter” and “escape” signs</w:t>
        </w:r>
      </w:ins>
    </w:p>
    <w:p w:rsidR="0079757F" w:rsidRPr="007C437A" w:rsidRDefault="00A451DF">
      <w:pPr>
        <w:rPr>
          <w:ins w:id="3541" w:author="Arthur Parmentier" w:date="2020-06-06T12:51:00Z"/>
        </w:rPr>
      </w:pPr>
      <w:ins w:id="3542" w:author="Arthur Parmentier" w:date="2020-06-05T21:39:00Z">
        <w:r w:rsidRPr="007C437A">
          <w:t>The enter and escape signs allow the soundpainter to “navigate” between the different modes</w:t>
        </w:r>
        <w:r w:rsidR="00106056" w:rsidRPr="007C437A">
          <w:t xml:space="preserve">, by signing the enter sign </w:t>
        </w:r>
      </w:ins>
      <w:ins w:id="3543" w:author="Arthur Parmentier" w:date="2020-06-05T21:40:00Z">
        <w:r w:rsidR="00106056" w:rsidRPr="007C437A">
          <w:t>of</w:t>
        </w:r>
      </w:ins>
      <w:ins w:id="3544" w:author="Arthur Parmentier" w:date="2020-06-05T21:42:00Z">
        <w:r w:rsidR="00106056" w:rsidRPr="007C437A">
          <w:t xml:space="preserve"> one</w:t>
        </w:r>
      </w:ins>
      <w:ins w:id="3545" w:author="Arthur Parmentier" w:date="2020-06-05T21:40:00Z">
        <w:r w:rsidR="00106056" w:rsidRPr="007C437A">
          <w:t xml:space="preserve"> mode </w:t>
        </w:r>
      </w:ins>
      <w:ins w:id="3546" w:author="Arthur Parmentier" w:date="2020-06-05T21:42:00Z">
        <w:r w:rsidR="00106056" w:rsidRPr="007C437A">
          <w:t>to “enter</w:t>
        </w:r>
      </w:ins>
      <w:ins w:id="3547" w:author="Arthur Parmentier" w:date="2020-06-05T21:40:00Z">
        <w:r w:rsidR="00106056" w:rsidRPr="007C437A">
          <w:t xml:space="preserve"> it</w:t>
        </w:r>
      </w:ins>
      <w:ins w:id="3548" w:author="Arthur Parmentier" w:date="2020-06-05T21:42:00Z">
        <w:r w:rsidR="00106056" w:rsidRPr="007C437A">
          <w:t xml:space="preserve">” (i.e. use its </w:t>
        </w:r>
      </w:ins>
      <w:ins w:id="3549" w:author="Arthur Parmentier" w:date="2020-06-06T13:06:00Z">
        <w:r w:rsidR="00DD01C7" w:rsidRPr="007C437A">
          <w:t>syntactic</w:t>
        </w:r>
      </w:ins>
      <w:ins w:id="3550" w:author="Arthur Parmentier" w:date="2020-06-05T21:42:00Z">
        <w:r w:rsidR="00106056" w:rsidRPr="007C437A">
          <w:t xml:space="preserve"> and semantic structure)</w:t>
        </w:r>
      </w:ins>
      <w:ins w:id="3551" w:author="Arthur Parmentier" w:date="2020-06-05T21:40:00Z">
        <w:r w:rsidR="00106056" w:rsidRPr="007C437A">
          <w:t xml:space="preserve"> and signing its escape sign when escaping from that mode.</w:t>
        </w:r>
      </w:ins>
      <w:ins w:id="3552" w:author="Arthur Parmentier" w:date="2020-06-06T10:35:00Z">
        <w:r w:rsidR="00EE3EF9" w:rsidRPr="007C437A">
          <w:t xml:space="preserve"> </w:t>
        </w:r>
      </w:ins>
      <w:ins w:id="3553" w:author="Arthur Parmentier" w:date="2020-06-05T21:41:00Z">
        <w:r w:rsidR="00106056" w:rsidRPr="007C437A">
          <w:t xml:space="preserve"> </w:t>
        </w:r>
      </w:ins>
      <w:ins w:id="3554" w:author="Arthur Parmentier" w:date="2020-06-05T22:27:00Z">
        <w:r w:rsidR="00C514A9" w:rsidRPr="007C437A">
          <w:t>However, not all modes are in</w:t>
        </w:r>
      </w:ins>
      <w:ins w:id="3555" w:author="Arthur Parmentier" w:date="2020-06-05T22:28:00Z">
        <w:r w:rsidR="00C514A9" w:rsidRPr="007C437A">
          <w:t xml:space="preserve"> the graph are connected; in fact, there is a mode from which we can enter all other modes and that we return to by default when escaping a mode</w:t>
        </w:r>
      </w:ins>
      <w:ins w:id="3556" w:author="Arthur Parmentier" w:date="2020-06-05T22:29:00Z">
        <w:r w:rsidR="00C514A9" w:rsidRPr="007C437A">
          <w:t xml:space="preserve">. I call it the “default mode” (or the “core”, “central” mode of SP), from </w:t>
        </w:r>
      </w:ins>
      <w:ins w:id="3557" w:author="Arthur Parmentier" w:date="2020-06-05T22:30:00Z">
        <w:r w:rsidR="00C514A9" w:rsidRPr="007C437A">
          <w:t>which the other modes connect, just like modules in the system.</w:t>
        </w:r>
      </w:ins>
      <w:ins w:id="3558" w:author="Arthur Parmentier" w:date="2020-06-06T10:44:00Z">
        <w:r w:rsidR="003A5421" w:rsidRPr="007C437A">
          <w:t xml:space="preserve"> We can see that the “escape”</w:t>
        </w:r>
      </w:ins>
      <w:ins w:id="3559" w:author="Arthur Parmentier" w:date="2020-06-05T22:30:00Z">
        <w:r w:rsidR="00297C3F" w:rsidRPr="007C437A">
          <w:br/>
          <w:t>It would be interesting to discuss further the</w:t>
        </w:r>
      </w:ins>
      <w:ins w:id="3560" w:author="Arthur Parmentier" w:date="2020-06-06T10:30:00Z">
        <w:r w:rsidR="00CF01B3" w:rsidRPr="007C437A">
          <w:t xml:space="preserve"> motivations and</w:t>
        </w:r>
      </w:ins>
      <w:ins w:id="3561" w:author="Arthur Parmentier" w:date="2020-06-05T22:30:00Z">
        <w:r w:rsidR="00297C3F" w:rsidRPr="007C437A">
          <w:t xml:space="preserve"> consequences of this centrality of the default mode, and why it is not possible to direct</w:t>
        </w:r>
      </w:ins>
      <w:ins w:id="3562" w:author="Arthur Parmentier" w:date="2020-06-05T22:31:00Z">
        <w:r w:rsidR="00297C3F" w:rsidRPr="007C437A">
          <w:t>ly move on from one mode to the others</w:t>
        </w:r>
        <w:r w:rsidR="00DE44D3" w:rsidRPr="007C437A">
          <w:t xml:space="preserve"> by simply signing </w:t>
        </w:r>
      </w:ins>
      <w:ins w:id="3563" w:author="Arthur Parmentier" w:date="2020-06-05T22:32:00Z">
        <w:r w:rsidR="00DE44D3" w:rsidRPr="007C437A">
          <w:t>the dedicated “enter” signs for each mode.</w:t>
        </w:r>
      </w:ins>
      <w:ins w:id="3564" w:author="Arthur Parmentier" w:date="2020-06-06T10:30:00Z">
        <w:r w:rsidR="00CF01B3" w:rsidRPr="007C437A">
          <w:t xml:space="preserve"> If it was the case, I speculate that </w:t>
        </w:r>
      </w:ins>
      <w:ins w:id="3565" w:author="Arthur Parmentier" w:date="2020-06-05T22:32:00Z">
        <w:r w:rsidR="00DE44D3" w:rsidRPr="007C437A">
          <w:t xml:space="preserve">the common “tear up” sign would take the place of the enter sign for the default mode. </w:t>
        </w:r>
      </w:ins>
      <w:ins w:id="3566" w:author="Arthur Parmentier" w:date="2020-06-06T10:31:00Z">
        <w:r w:rsidR="00EE3EF9" w:rsidRPr="007C437A">
          <w:t>I leave that discuss</w:t>
        </w:r>
      </w:ins>
      <w:ins w:id="3567" w:author="Arthur Parmentier" w:date="2020-06-06T12:28:00Z">
        <w:r w:rsidR="0079757F" w:rsidRPr="007C437A">
          <w:t>ion</w:t>
        </w:r>
      </w:ins>
      <w:ins w:id="3568" w:author="Arthur Parmentier" w:date="2020-06-06T10:31:00Z">
        <w:r w:rsidR="00EE3EF9" w:rsidRPr="007C437A">
          <w:t xml:space="preserve"> to further research and debates in the </w:t>
        </w:r>
      </w:ins>
      <w:ins w:id="3569" w:author="Arthur Parmentier" w:date="2020-06-06T10:32:00Z">
        <w:r w:rsidR="00EE3EF9" w:rsidRPr="007C437A">
          <w:t>SP community.</w:t>
        </w:r>
      </w:ins>
    </w:p>
    <w:p w:rsidR="00B427B1" w:rsidRPr="007C437A" w:rsidRDefault="0016056E">
      <w:pPr>
        <w:pStyle w:val="Titre6"/>
        <w:rPr>
          <w:ins w:id="3570" w:author="Arthur Parmentier" w:date="2020-06-06T12:53:00Z"/>
        </w:rPr>
      </w:pPr>
      <w:ins w:id="3571" w:author="Arthur Parmentier" w:date="2020-06-06T19:51:00Z">
        <w:r w:rsidRPr="007C437A">
          <w:rPr>
            <w:b w:val="0"/>
          </w:rPr>
          <w:lastRenderedPageBreak/>
          <w:t>About syntactic</w:t>
        </w:r>
      </w:ins>
      <w:ins w:id="3572" w:author="Arthur Parmentier" w:date="2020-06-06T12:53:00Z">
        <w:r w:rsidR="00B427B1" w:rsidRPr="007C437A">
          <w:rPr>
            <w:b w:val="0"/>
          </w:rPr>
          <w:t xml:space="preserve"> differences</w:t>
        </w:r>
      </w:ins>
      <w:ins w:id="3573" w:author="Arthur Parmentier" w:date="2020-06-06T19:51:00Z">
        <w:r w:rsidRPr="007C437A">
          <w:rPr>
            <w:b w:val="0"/>
          </w:rPr>
          <w:t xml:space="preserve"> and semantic similarities</w:t>
        </w:r>
      </w:ins>
      <w:ins w:id="3574" w:author="Arthur Parmentier" w:date="2020-06-06T12:53:00Z">
        <w:r w:rsidR="00B427B1" w:rsidRPr="007C437A">
          <w:rPr>
            <w:b w:val="0"/>
          </w:rPr>
          <w:t xml:space="preserve"> between modes</w:t>
        </w:r>
      </w:ins>
    </w:p>
    <w:p w:rsidR="00B427B1" w:rsidRPr="007C437A" w:rsidRDefault="00B427B1">
      <w:pPr>
        <w:rPr>
          <w:ins w:id="3575" w:author="Arthur Parmentier" w:date="2020-06-06T19:26:00Z"/>
        </w:rPr>
      </w:pPr>
      <w:ins w:id="3576" w:author="Arthur Parmentier" w:date="2020-06-06T12:53:00Z">
        <w:r w:rsidRPr="007C437A">
          <w:t>Synta</w:t>
        </w:r>
      </w:ins>
      <w:ins w:id="3577" w:author="Arthur Parmentier" w:date="2020-06-06T13:06:00Z">
        <w:r w:rsidR="00DD01C7" w:rsidRPr="007C437A">
          <w:t>ct</w:t>
        </w:r>
      </w:ins>
      <w:ins w:id="3578" w:author="Arthur Parmentier" w:date="2020-06-06T12:53:00Z">
        <w:r w:rsidRPr="007C437A">
          <w:t xml:space="preserve">ic differences are the most obvious ones to observe between modes. </w:t>
        </w:r>
      </w:ins>
      <w:ins w:id="3579" w:author="Arthur Parmentier" w:date="2020-06-06T12:54:00Z">
        <w:r w:rsidRPr="007C437A">
          <w:t>Whereas some modes have a structured syntax that allow to form complex requests (such as the Who, What, How, When s</w:t>
        </w:r>
      </w:ins>
      <w:ins w:id="3580" w:author="Arthur Parmentier" w:date="2020-06-06T12:55:00Z">
        <w:r w:rsidRPr="007C437A">
          <w:t>yntax), some modes suc</w:t>
        </w:r>
      </w:ins>
      <w:ins w:id="3581" w:author="Arthur Parmentier" w:date="2020-06-06T12:56:00Z">
        <w:r w:rsidRPr="007C437A">
          <w:t>h as “shapeline” have no syntax</w:t>
        </w:r>
      </w:ins>
      <w:ins w:id="3582" w:author="Arthur Parmentier" w:date="2020-06-06T12:57:00Z">
        <w:r w:rsidRPr="007C437A">
          <w:t>: the performer must interpret freely</w:t>
        </w:r>
      </w:ins>
      <w:ins w:id="3583" w:author="Arthur Parmentier" w:date="2020-06-06T12:58:00Z">
        <w:r w:rsidR="00FC110A" w:rsidRPr="007C437A">
          <w:t>, or in “abstract ways”</w:t>
        </w:r>
      </w:ins>
      <w:ins w:id="3584" w:author="Arthur Parmentier" w:date="2020-06-06T12:57:00Z">
        <w:r w:rsidRPr="007C437A">
          <w:t xml:space="preserve"> the gestures and signs of the soundpainter</w:t>
        </w:r>
      </w:ins>
      <w:ins w:id="3585" w:author="Arthur Parmentier" w:date="2020-06-06T12:58:00Z">
        <w:r w:rsidR="00FC110A" w:rsidRPr="007C437A">
          <w:t xml:space="preserve">. Everything can be signed in that mode, even signs </w:t>
        </w:r>
      </w:ins>
      <w:ins w:id="3586" w:author="Arthur Parmentier" w:date="2020-06-06T12:59:00Z">
        <w:r w:rsidR="00FC110A" w:rsidRPr="007C437A">
          <w:t xml:space="preserve">that do not exist in the SP language (or dictionary). We also have modes with other </w:t>
        </w:r>
      </w:ins>
      <w:ins w:id="3587" w:author="Arthur Parmentier" w:date="2020-06-06T13:06:00Z">
        <w:r w:rsidR="00DD01C7" w:rsidRPr="007C437A">
          <w:t>syntactic</w:t>
        </w:r>
      </w:ins>
      <w:ins w:id="3588" w:author="Arthur Parmentier" w:date="2020-06-06T12:59:00Z">
        <w:r w:rsidR="00FC110A" w:rsidRPr="007C437A">
          <w:t xml:space="preserve"> structures</w:t>
        </w:r>
      </w:ins>
      <w:ins w:id="3589" w:author="Arthur Parmentier" w:date="2020-06-06T13:00:00Z">
        <w:r w:rsidR="00FC110A" w:rsidRPr="007C437A">
          <w:t xml:space="preserve"> that the default mode, for instance “Play can’t play”.</w:t>
        </w:r>
      </w:ins>
      <w:ins w:id="3590" w:author="Arthur Parmentier" w:date="2020-06-06T18:45:00Z">
        <w:r w:rsidR="00C76B94" w:rsidRPr="007C437A">
          <w:t xml:space="preserve"> In general</w:t>
        </w:r>
      </w:ins>
      <w:ins w:id="3591" w:author="Arthur Parmentier" w:date="2020-06-06T19:25:00Z">
        <w:r w:rsidR="005F3CFB" w:rsidRPr="007C437A">
          <w:t xml:space="preserve">, </w:t>
        </w:r>
      </w:ins>
      <w:ins w:id="3592"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3593" w:author="Arthur Parmentier" w:date="2020-06-06T19:27:00Z"/>
        </w:rPr>
      </w:pPr>
      <w:ins w:id="3594" w:author="Arthur Parmentier" w:date="2020-06-06T19:26:00Z">
        <w:r w:rsidRPr="007C437A">
          <w:t>Those that allow to create structured and delayed requests, in which the signs are not interpreted immediately but only</w:t>
        </w:r>
      </w:ins>
      <w:ins w:id="3595" w:author="Arthur Parmentier" w:date="2020-06-06T19:27:00Z">
        <w:r w:rsidRPr="007C437A">
          <w:t xml:space="preserve"> at the end of a sequence</w:t>
        </w:r>
      </w:ins>
    </w:p>
    <w:p w:rsidR="005F3CFB" w:rsidRPr="007C437A" w:rsidRDefault="005F3CFB">
      <w:pPr>
        <w:pStyle w:val="Paragraphedeliste"/>
        <w:numPr>
          <w:ilvl w:val="0"/>
          <w:numId w:val="11"/>
        </w:numPr>
        <w:rPr>
          <w:ins w:id="3596" w:author="Arthur Parmentier" w:date="2020-06-06T19:27:00Z"/>
        </w:rPr>
      </w:pPr>
      <w:ins w:id="3597" w:author="Arthur Parmentier" w:date="2020-06-06T19:27:00Z">
        <w:r w:rsidRPr="007C437A">
          <w:t>Those that request the performers to respond to the signs in real time</w:t>
        </w:r>
      </w:ins>
    </w:p>
    <w:p w:rsidR="003807C2" w:rsidRPr="007C437A" w:rsidRDefault="003807C2">
      <w:pPr>
        <w:rPr>
          <w:ins w:id="3598" w:author="Arthur Parmentier" w:date="2020-06-06T13:00:00Z"/>
        </w:rPr>
      </w:pPr>
      <w:ins w:id="3599" w:author="Arthur Parmentier" w:date="2020-06-06T19:28:00Z">
        <w:r w:rsidRPr="007C437A">
          <w:t xml:space="preserve">To mark this polarity between “structured request and delayed response” and “immediate response to single signs or gestures”, the </w:t>
        </w:r>
      </w:ins>
      <w:ins w:id="3600" w:author="Arthur Parmentier" w:date="2020-06-06T19:29:00Z">
        <w:r w:rsidRPr="007C437A">
          <w:t>“</w:t>
        </w:r>
      </w:ins>
      <w:ins w:id="3601" w:author="Arthur Parmentier" w:date="2020-06-06T19:28:00Z">
        <w:r w:rsidRPr="007C437A">
          <w:t>imaginary</w:t>
        </w:r>
      </w:ins>
      <w:ins w:id="3602" w:author="Arthur Parmentier" w:date="2020-06-06T19:29:00Z">
        <w:r w:rsidRPr="007C437A">
          <w:t xml:space="preserve"> box” is used. </w:t>
        </w:r>
      </w:ins>
      <w:ins w:id="3603" w:author="Arthur Parmentier" w:date="2020-06-06T19:30:00Z">
        <w:r w:rsidRPr="007C437A">
          <w:t xml:space="preserve">The imaginary box is usually introduced as an imaginary space in front of the soundpainter </w:t>
        </w:r>
      </w:ins>
      <w:ins w:id="3604" w:author="Arthur Parmentier" w:date="2020-06-06T19:31:00Z">
        <w:r w:rsidRPr="007C437A">
          <w:t xml:space="preserve">that the soundpainter enters when he wants his request to be </w:t>
        </w:r>
      </w:ins>
      <w:ins w:id="3605" w:author="Arthur Parmentier" w:date="2020-06-06T19:32:00Z">
        <w:r w:rsidRPr="007C437A">
          <w:t>executed by the performers</w:t>
        </w:r>
      </w:ins>
      <w:ins w:id="3606" w:author="Arthur Parmentier" w:date="2020-06-06T19:33:00Z">
        <w:r w:rsidRPr="007C437A">
          <w:t>, opposed to the neutral position where the soundpainter prepares the request. Howe</w:t>
        </w:r>
      </w:ins>
      <w:ins w:id="3607" w:author="Arthur Parmentier" w:date="2020-06-06T19:34:00Z">
        <w:r w:rsidRPr="007C437A">
          <w:t>ver, this description is only merely valid for the syntax of the default mode (Who, What, How, When -like)</w:t>
        </w:r>
      </w:ins>
      <w:ins w:id="3608" w:author="Arthur Parmentier" w:date="2020-06-06T19:36:00Z">
        <w:r w:rsidRPr="007C437A">
          <w:t>: t</w:t>
        </w:r>
      </w:ins>
      <w:ins w:id="3609" w:author="Arthur Parmentier" w:date="2020-06-06T19:34:00Z">
        <w:r w:rsidRPr="007C437A">
          <w:t>he imagina</w:t>
        </w:r>
      </w:ins>
      <w:ins w:id="3610" w:author="Arthur Parmentier" w:date="2020-06-06T19:35:00Z">
        <w:r w:rsidRPr="007C437A">
          <w:t xml:space="preserve">ry box is also used in other modes, including those in which there are no structured requests. </w:t>
        </w:r>
      </w:ins>
      <w:ins w:id="3611" w:author="Arthur Parmentier" w:date="2020-06-06T19:36:00Z">
        <w:r w:rsidRPr="007C437A">
          <w:t xml:space="preserve">In fact, the box is a </w:t>
        </w:r>
      </w:ins>
      <w:ins w:id="3612" w:author="Arthur Parmentier" w:date="2020-06-06T19:37:00Z">
        <w:r w:rsidRPr="007C437A">
          <w:t xml:space="preserve">sign universal to all SP modes, with a slightly different meaning than what Thompson presents: </w:t>
        </w:r>
      </w:ins>
      <w:ins w:id="3613" w:author="Arthur Parmentier" w:date="2020-06-06T19:38:00Z">
        <w:r w:rsidR="006B493F" w:rsidRPr="007C437A">
          <w:t>entering or not the box is the sign of whether the re</w:t>
        </w:r>
      </w:ins>
      <w:ins w:id="3614" w:author="Arthur Parmentier" w:date="2020-06-06T19:39:00Z">
        <w:r w:rsidR="006B493F" w:rsidRPr="007C437A">
          <w:t>quest is to be answered immediately by the performer or not; it is the indication</w:t>
        </w:r>
      </w:ins>
      <w:ins w:id="3615" w:author="Arthur Parmentier" w:date="2020-06-06T19:40:00Z">
        <w:r w:rsidR="00F35428" w:rsidRPr="007C437A">
          <w:t xml:space="preserve"> to the performers</w:t>
        </w:r>
      </w:ins>
      <w:ins w:id="3616" w:author="Arthur Parmentier" w:date="2020-06-06T19:39:00Z">
        <w:r w:rsidR="006B493F" w:rsidRPr="007C437A">
          <w:t xml:space="preserve"> of whether to expect a structure in the request </w:t>
        </w:r>
      </w:ins>
      <w:ins w:id="3617" w:author="Arthur Parmentier" w:date="2020-06-06T19:40:00Z">
        <w:r w:rsidR="006B493F" w:rsidRPr="007C437A">
          <w:t>or not.</w:t>
        </w:r>
        <w:r w:rsidR="0091268D" w:rsidRPr="007C437A">
          <w:t xml:space="preserve"> Therefore, in all modes that do not allow </w:t>
        </w:r>
      </w:ins>
      <w:ins w:id="3618" w:author="Arthur Parmentier" w:date="2020-06-06T19:41:00Z">
        <w:r w:rsidR="0091268D" w:rsidRPr="007C437A">
          <w:t>for building structured requests, the soundpainter uses his signs inside the box.</w:t>
        </w:r>
        <w:r w:rsidR="0091268D" w:rsidRPr="007C437A">
          <w:br/>
        </w:r>
      </w:ins>
      <w:ins w:id="3619" w:author="Arthur Parmentier" w:date="2020-06-06T19:42:00Z">
        <w:r w:rsidR="0091268D" w:rsidRPr="007C437A">
          <w:t>Stepping in or out this imaginary box can also act as an</w:t>
        </w:r>
      </w:ins>
      <w:ins w:id="3620" w:author="Arthur Parmentier" w:date="2020-06-06T19:43:00Z">
        <w:r w:rsidR="0091268D" w:rsidRPr="007C437A">
          <w:t xml:space="preserve"> enter/</w:t>
        </w:r>
      </w:ins>
      <w:ins w:id="3621" w:author="Arthur Parmentier" w:date="2020-06-06T19:42:00Z">
        <w:r w:rsidR="0091268D" w:rsidRPr="007C437A">
          <w:t>escape sign from</w:t>
        </w:r>
      </w:ins>
      <w:ins w:id="3622" w:author="Arthur Parmentier" w:date="2020-06-06T19:44:00Z">
        <w:r w:rsidR="00AE2B8F" w:rsidRPr="007C437A">
          <w:t xml:space="preserve"> the default mode to</w:t>
        </w:r>
      </w:ins>
      <w:ins w:id="3623" w:author="Arthur Parmentier" w:date="2020-06-06T19:42:00Z">
        <w:r w:rsidR="0091268D" w:rsidRPr="007C437A">
          <w:t xml:space="preserve"> all that only propose</w:t>
        </w:r>
      </w:ins>
      <w:ins w:id="3624" w:author="Arthur Parmentier" w:date="2020-06-06T19:43:00Z">
        <w:r w:rsidR="0091268D" w:rsidRPr="007C437A">
          <w:t xml:space="preserve"> non-structured requests</w:t>
        </w:r>
      </w:ins>
      <w:ins w:id="3625" w:author="Arthur Parmentier" w:date="2020-06-06T19:45:00Z">
        <w:r w:rsidR="00AE2B8F" w:rsidRPr="007C437A">
          <w:t xml:space="preserve"> and are unambiguous</w:t>
        </w:r>
      </w:ins>
      <w:ins w:id="3626" w:author="Arthur Parmentier" w:date="2020-06-06T19:46:00Z">
        <w:r w:rsidR="00AE2B8F" w:rsidRPr="007C437A">
          <w:t xml:space="preserve"> with respect to the default mode</w:t>
        </w:r>
      </w:ins>
      <w:ins w:id="3627" w:author="Arthur Parmentier" w:date="2020-06-06T19:44:00Z">
        <w:r w:rsidR="00AE2B8F" w:rsidRPr="007C437A">
          <w:t xml:space="preserve">. For instance, to exit the scan mode, it is </w:t>
        </w:r>
      </w:ins>
      <w:ins w:id="3628" w:author="Arthur Parmentier" w:date="2020-06-06T19:46:00Z">
        <w:r w:rsidR="00AE2B8F" w:rsidRPr="007C437A">
          <w:t>enough</w:t>
        </w:r>
      </w:ins>
      <w:ins w:id="3629" w:author="Arthur Parmentier" w:date="2020-06-06T19:45:00Z">
        <w:r w:rsidR="00AE2B8F" w:rsidRPr="007C437A">
          <w:t xml:space="preserve"> to step out of the box and use the default mode syntax again, without using an additional escape sign</w:t>
        </w:r>
      </w:ins>
      <w:ins w:id="3630" w:author="Arthur Parmentier" w:date="2020-06-06T19:46:00Z">
        <w:r w:rsidR="00AE2B8F" w:rsidRPr="007C437A">
          <w:t xml:space="preserve"> to signify </w:t>
        </w:r>
        <w:r w:rsidR="00C6459A" w:rsidRPr="007C437A">
          <w:t>the change in mode.</w:t>
        </w:r>
      </w:ins>
    </w:p>
    <w:p w:rsidR="00FC110A" w:rsidRPr="007C437A" w:rsidRDefault="00FC110A">
      <w:pPr>
        <w:rPr>
          <w:ins w:id="3631" w:author="Arthur Parmentier" w:date="2020-06-05T19:20:00Z"/>
          <w:rPrChange w:id="3632" w:author="Arthur Parmentier" w:date="2020-06-07T15:27:00Z">
            <w:rPr>
              <w:ins w:id="3633" w:author="Arthur Parmentier" w:date="2020-06-05T19:20:00Z"/>
            </w:rPr>
          </w:rPrChange>
        </w:rPr>
        <w:pPrChange w:id="3634" w:author="Arthur Parmentier" w:date="2020-06-10T16:26:00Z">
          <w:pPr>
            <w:pStyle w:val="Titre6"/>
          </w:pPr>
        </w:pPrChange>
      </w:pPr>
      <w:ins w:id="3635" w:author="Arthur Parmentier" w:date="2020-06-06T13:00:00Z">
        <w:r w:rsidRPr="007C437A">
          <w:rPr>
            <w:rPrChange w:id="3636" w:author="Arthur Parmentier" w:date="2020-06-07T15:27:00Z">
              <w:rPr/>
            </w:rPrChange>
          </w:rPr>
          <w:t xml:space="preserve">On the </w:t>
        </w:r>
      </w:ins>
      <w:ins w:id="3637" w:author="Arthur Parmentier" w:date="2020-06-06T19:47:00Z">
        <w:r w:rsidR="00F65BD6" w:rsidRPr="007C437A">
          <w:rPr>
            <w:rPrChange w:id="3638" w:author="Arthur Parmentier" w:date="2020-06-07T15:27:00Z">
              <w:rPr/>
            </w:rPrChange>
          </w:rPr>
          <w:t>semantic side</w:t>
        </w:r>
      </w:ins>
      <w:ins w:id="3639" w:author="Arthur Parmentier" w:date="2020-06-06T13:00:00Z">
        <w:r w:rsidRPr="007C437A">
          <w:rPr>
            <w:rPrChange w:id="3640" w:author="Arthur Parmentier" w:date="2020-06-07T15:27:00Z">
              <w:rPr/>
            </w:rPrChange>
          </w:rPr>
          <w:t xml:space="preserve">, </w:t>
        </w:r>
      </w:ins>
      <w:ins w:id="3641" w:author="Arthur Parmentier" w:date="2020-06-06T13:01:00Z">
        <w:r w:rsidRPr="007C437A">
          <w:rPr>
            <w:rPrChange w:id="3642" w:author="Arthur Parmentier" w:date="2020-06-07T15:27:00Z">
              <w:rPr/>
            </w:rPrChange>
          </w:rPr>
          <w:t xml:space="preserve">many signs are shared by several modes and have similar, if not equivalent meanings in all these modes. </w:t>
        </w:r>
      </w:ins>
      <w:ins w:id="3643" w:author="Arthur Parmentier" w:date="2020-06-06T13:02:00Z">
        <w:r w:rsidRPr="007C437A">
          <w:rPr>
            <w:rPrChange w:id="3644" w:author="Arthur Parmentier" w:date="2020-06-07T15:27:00Z">
              <w:rPr/>
            </w:rPrChange>
          </w:rPr>
          <w:t xml:space="preserve">In fact, the common semantic features of the different SP modes are what make them efficient and what allow their </w:t>
        </w:r>
      </w:ins>
      <w:ins w:id="3645" w:author="Arthur Parmentier" w:date="2020-06-06T13:03:00Z">
        <w:r w:rsidRPr="007C437A">
          <w:rPr>
            <w:rPrChange w:id="3646" w:author="Arthur Parmentier" w:date="2020-06-07T15:27:00Z">
              <w:rPr/>
            </w:rPrChange>
          </w:rPr>
          <w:t xml:space="preserve">quick </w:t>
        </w:r>
      </w:ins>
      <w:ins w:id="3647" w:author="Arthur Parmentier" w:date="2020-06-06T13:02:00Z">
        <w:r w:rsidRPr="007C437A">
          <w:rPr>
            <w:rPrChange w:id="3648" w:author="Arthur Parmentier" w:date="2020-06-07T15:27:00Z">
              <w:rPr/>
            </w:rPrChange>
          </w:rPr>
          <w:t xml:space="preserve">learning and memorization </w:t>
        </w:r>
      </w:ins>
      <w:ins w:id="3649" w:author="Arthur Parmentier" w:date="2020-06-06T13:03:00Z">
        <w:r w:rsidRPr="007C437A">
          <w:rPr>
            <w:rPrChange w:id="3650" w:author="Arthur Parmentier" w:date="2020-06-07T15:27:00Z">
              <w:rPr/>
            </w:rPrChange>
          </w:rPr>
          <w:t>by the performers. Indeed, if instead there were only signs proper to each mode and new signs had to be learned for each one, S</w:t>
        </w:r>
      </w:ins>
      <w:ins w:id="3651" w:author="Arthur Parmentier" w:date="2020-06-06T13:04:00Z">
        <w:r w:rsidRPr="007C437A">
          <w:rPr>
            <w:rPrChange w:id="3652" w:author="Arthur Parmentier" w:date="2020-06-07T15:27:00Z">
              <w:rPr/>
            </w:rPrChange>
          </w:rPr>
          <w:t>P would probably loose much of its performativity, which for me lies in its ability to mix several syntaxes with similar semantics.</w:t>
        </w:r>
      </w:ins>
    </w:p>
    <w:p w:rsidR="000E299B" w:rsidRDefault="00DE27EC">
      <w:pPr>
        <w:pStyle w:val="Titre6"/>
        <w:rPr>
          <w:ins w:id="3653" w:author="Arthur Parmentier" w:date="2020-06-07T22:34:00Z"/>
        </w:rPr>
        <w:pPrChange w:id="3654" w:author="Arthur Parmentier" w:date="2020-06-10T16:26:00Z">
          <w:pPr>
            <w:pStyle w:val="Titre5"/>
          </w:pPr>
        </w:pPrChange>
      </w:pPr>
      <w:ins w:id="3655" w:author="Arthur Parmentier" w:date="2020-06-06T13:08:00Z">
        <w:r w:rsidRPr="007C437A">
          <w:t>Remarks on the syntax of the “default” mode</w:t>
        </w:r>
      </w:ins>
    </w:p>
    <w:p w:rsidR="00EC06A7" w:rsidRPr="00EC06A7" w:rsidRDefault="00EC06A7">
      <w:pPr>
        <w:rPr>
          <w:ins w:id="3656" w:author="Arthur Parmentier" w:date="2020-06-06T12:48:00Z"/>
          <w:rPrChange w:id="3657" w:author="Arthur Parmentier" w:date="2020-06-07T22:34:00Z">
            <w:rPr>
              <w:ins w:id="3658" w:author="Arthur Parmentier" w:date="2020-06-06T12:48:00Z"/>
            </w:rPr>
          </w:rPrChange>
        </w:rPr>
        <w:pPrChange w:id="3659" w:author="Arthur Parmentier" w:date="2020-06-07T22:34:00Z">
          <w:pPr>
            <w:pStyle w:val="Titre6"/>
          </w:pPr>
        </w:pPrChange>
      </w:pPr>
      <w:ins w:id="3660" w:author="Arthur Parmentier" w:date="2020-06-07T22:34:00Z">
        <w:r>
          <w:t xml:space="preserve">Structures that performs functions. The structures are the assemblage of </w:t>
        </w:r>
      </w:ins>
      <w:ins w:id="3661" w:author="Arthur Parmentier" w:date="2020-06-07T22:40:00Z">
        <w:r w:rsidR="000431DD">
          <w:t xml:space="preserve">one or several </w:t>
        </w:r>
      </w:ins>
      <w:ins w:id="3662" w:author="Arthur Parmentier" w:date="2020-06-07T22:34:00Z">
        <w:r>
          <w:t>signs (phrases in linguistics), and the functions of SP are called W</w:t>
        </w:r>
      </w:ins>
      <w:ins w:id="3663" w:author="Arthur Parmentier" w:date="2020-06-07T22:35:00Z">
        <w:r>
          <w:t>ho, What, How, When.</w:t>
        </w:r>
      </w:ins>
      <w:ins w:id="3664" w:author="Arthur Parmentier" w:date="2020-06-07T22:41:00Z">
        <w:r w:rsidR="000431DD">
          <w:t xml:space="preserve"> The assemblage of the Who, What, How, When phrases is called a clause.</w:t>
        </w:r>
      </w:ins>
    </w:p>
    <w:p w:rsidR="006E03AC" w:rsidRPr="007C437A" w:rsidRDefault="00E60509" w:rsidP="00B427B1">
      <w:pPr>
        <w:rPr>
          <w:ins w:id="3665" w:author="Arthur Parmentier" w:date="2020-06-06T20:00:00Z"/>
        </w:rPr>
      </w:pPr>
      <w:ins w:id="3666" w:author="Arthur Parmentier" w:date="2020-06-06T14:04:00Z">
        <w:r w:rsidRPr="007C437A">
          <w:lastRenderedPageBreak/>
          <w:t xml:space="preserve">The “default mode” appears as a very </w:t>
        </w:r>
      </w:ins>
      <w:ins w:id="3667" w:author="Arthur Parmentier" w:date="2020-06-06T19:52:00Z">
        <w:r w:rsidR="00DA1511" w:rsidRPr="007C437A">
          <w:t>unique</w:t>
        </w:r>
      </w:ins>
      <w:ins w:id="3668" w:author="Arthur Parmentier" w:date="2020-06-06T14:04:00Z">
        <w:r w:rsidRPr="007C437A">
          <w:t xml:space="preserve"> element of the SP syntax because of its centrality in the </w:t>
        </w:r>
      </w:ins>
      <w:ins w:id="3669" w:author="Arthur Parmentier" w:date="2020-06-06T14:05:00Z">
        <w:r w:rsidRPr="007C437A">
          <w:t xml:space="preserve">network of modes </w:t>
        </w:r>
      </w:ins>
      <w:ins w:id="3670" w:author="Arthur Parmentier" w:date="2020-06-06T19:53:00Z">
        <w:r w:rsidR="006127A3" w:rsidRPr="007C437A">
          <w:t>(</w:t>
        </w:r>
        <w:r w:rsidR="006127A3" w:rsidRPr="007C437A">
          <w:rPr>
            <w:rPrChange w:id="3671" w:author="Arthur Parmentier" w:date="2020-06-07T15:27:00Z">
              <w:rPr/>
            </w:rPrChange>
          </w:rPr>
          <w:fldChar w:fldCharType="begin"/>
        </w:r>
        <w:r w:rsidR="006127A3" w:rsidRPr="007C437A">
          <w:instrText xml:space="preserve"> REF _Ref42283886 \h </w:instrText>
        </w:r>
      </w:ins>
      <w:r w:rsidR="006127A3" w:rsidRPr="007C437A">
        <w:rPr>
          <w:rPrChange w:id="3672" w:author="Arthur Parmentier" w:date="2020-06-07T15:27:00Z">
            <w:rPr/>
          </w:rPrChange>
        </w:rPr>
      </w:r>
      <w:ins w:id="3673" w:author="Arthur Parmentier" w:date="2020-06-06T19:53:00Z">
        <w:r w:rsidR="006127A3" w:rsidRPr="007C437A">
          <w:rPr>
            <w:rPrChange w:id="3674" w:author="Arthur Parmentier" w:date="2020-06-07T15:27:00Z">
              <w:rPr/>
            </w:rPrChange>
          </w:rPr>
          <w:fldChar w:fldCharType="separate"/>
        </w:r>
        <w:r w:rsidR="006127A3" w:rsidRPr="007C437A">
          <w:t xml:space="preserve">Figure </w:t>
        </w:r>
        <w:r w:rsidR="006127A3" w:rsidRPr="007C437A">
          <w:rPr>
            <w:rPrChange w:id="3675" w:author="Arthur Parmentier" w:date="2020-06-07T15:27:00Z">
              <w:rPr>
                <w:noProof/>
              </w:rPr>
            </w:rPrChange>
          </w:rPr>
          <w:t>1</w:t>
        </w:r>
        <w:r w:rsidR="006127A3" w:rsidRPr="007C437A">
          <w:rPr>
            <w:rPrChange w:id="3676" w:author="Arthur Parmentier" w:date="2020-06-07T15:27:00Z">
              <w:rPr/>
            </w:rPrChange>
          </w:rPr>
          <w:fldChar w:fldCharType="end"/>
        </w:r>
        <w:r w:rsidR="006127A3" w:rsidRPr="007C437A">
          <w:t xml:space="preserve">) </w:t>
        </w:r>
      </w:ins>
      <w:ins w:id="3677" w:author="Arthur Parmentier" w:date="2020-06-06T20:00:00Z">
        <w:r w:rsidR="006E03AC" w:rsidRPr="007C437A">
          <w:t xml:space="preserve">and </w:t>
        </w:r>
      </w:ins>
      <w:ins w:id="3678" w:author="Arthur Parmentier" w:date="2020-06-06T20:04:00Z">
        <w:r w:rsidR="006E03AC" w:rsidRPr="007C437A">
          <w:t xml:space="preserve">its use as the conventional syntax of SP, to the point that it is in those syntactic terms that </w:t>
        </w:r>
      </w:ins>
      <w:ins w:id="3679" w:author="Arthur Parmentier" w:date="2020-06-06T20:05:00Z">
        <w:r w:rsidR="006E03AC" w:rsidRPr="007C437A">
          <w:t>SP is presented, despite the number of syntaxes it covers.</w:t>
        </w:r>
      </w:ins>
    </w:p>
    <w:p w:rsidR="00C45B55" w:rsidRPr="007C437A" w:rsidRDefault="00E60509" w:rsidP="00B427B1">
      <w:pPr>
        <w:rPr>
          <w:ins w:id="3680" w:author="Arthur Parmentier" w:date="2020-06-06T20:07:00Z"/>
        </w:rPr>
      </w:pPr>
      <w:ins w:id="3681" w:author="Arthur Parmentier" w:date="2020-06-06T14:11:00Z">
        <w:r w:rsidRPr="007C437A">
          <w:t xml:space="preserve">In my observations, I found </w:t>
        </w:r>
      </w:ins>
      <w:ins w:id="3682" w:author="Arthur Parmentier" w:date="2020-06-06T19:59:00Z">
        <w:r w:rsidR="00314848" w:rsidRPr="007C437A">
          <w:t>that</w:t>
        </w:r>
      </w:ins>
      <w:ins w:id="3683" w:author="Arthur Parmentier" w:date="2020-06-06T14:11:00Z">
        <w:r w:rsidRPr="007C437A">
          <w:t xml:space="preserve"> the syntactic </w:t>
        </w:r>
      </w:ins>
      <w:ins w:id="3684" w:author="Arthur Parmentier" w:date="2020-06-06T19:59:00Z">
        <w:r w:rsidR="00314848" w:rsidRPr="007C437A">
          <w:t xml:space="preserve">and grammatical </w:t>
        </w:r>
      </w:ins>
      <w:ins w:id="3685" w:author="Arthur Parmentier" w:date="2020-06-06T20:06:00Z">
        <w:r w:rsidR="00C45B55" w:rsidRPr="007C437A">
          <w:t>rules</w:t>
        </w:r>
      </w:ins>
      <w:ins w:id="3686" w:author="Arthur Parmentier" w:date="2020-06-06T14:12:00Z">
        <w:r w:rsidRPr="007C437A">
          <w:t xml:space="preserve"> are made explicit by the soundpainter </w:t>
        </w:r>
      </w:ins>
      <w:ins w:id="3687" w:author="Arthur Parmentier" w:date="2020-06-06T20:06:00Z">
        <w:r w:rsidR="00C45B55" w:rsidRPr="007C437A">
          <w:t>(</w:t>
        </w:r>
      </w:ins>
      <w:ins w:id="3688" w:author="Arthur Parmentier" w:date="2020-06-06T14:12:00Z">
        <w:r w:rsidRPr="007C437A">
          <w:t>or teacher</w:t>
        </w:r>
      </w:ins>
      <w:ins w:id="3689" w:author="Arthur Parmentier" w:date="2020-06-06T20:06:00Z">
        <w:r w:rsidR="00C45B55" w:rsidRPr="007C437A">
          <w:t>) for each mode but the default mode</w:t>
        </w:r>
      </w:ins>
      <w:ins w:id="3690" w:author="Arthur Parmentier" w:date="2020-06-06T14:12:00Z">
        <w:r w:rsidRPr="007C437A">
          <w:t>.</w:t>
        </w:r>
      </w:ins>
      <w:ins w:id="3691"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692" w:author="Arthur Parmentier" w:date="2020-06-06T20:08:00Z"/>
        </w:rPr>
      </w:pPr>
      <w:ins w:id="3693" w:author="Arthur Parmentier" w:date="2020-06-06T20:07:00Z">
        <w:r w:rsidRPr="007C437A">
          <w:t>The default mode syntax is the most compl</w:t>
        </w:r>
      </w:ins>
      <w:ins w:id="3694" w:author="Arthur Parmentier" w:date="2020-06-06T20:08:00Z">
        <w:r w:rsidRPr="007C437A">
          <w:t>ex one of all modes</w:t>
        </w:r>
      </w:ins>
    </w:p>
    <w:p w:rsidR="00C45B55" w:rsidRPr="007C437A" w:rsidRDefault="00C45B55">
      <w:pPr>
        <w:pStyle w:val="Paragraphedeliste"/>
        <w:numPr>
          <w:ilvl w:val="0"/>
          <w:numId w:val="11"/>
        </w:numPr>
        <w:rPr>
          <w:ins w:id="3695" w:author="Arthur Parmentier" w:date="2020-06-06T20:08:00Z"/>
        </w:rPr>
      </w:pPr>
      <w:ins w:id="3696" w:author="Arthur Parmentier" w:date="2020-06-06T20:08:00Z">
        <w:r w:rsidRPr="007C437A">
          <w:t>Part of its syntax is borrowed from languages that the performers are already familiar with</w:t>
        </w:r>
      </w:ins>
    </w:p>
    <w:p w:rsidR="00A5016A" w:rsidRPr="007C437A" w:rsidRDefault="00B46B57" w:rsidP="00A5016A">
      <w:pPr>
        <w:rPr>
          <w:ins w:id="3697" w:author="Arthur Parmentier" w:date="2020-06-06T20:34:00Z"/>
        </w:rPr>
      </w:pPr>
      <w:ins w:id="3698"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699" w:author="Arthur Parmentier" w:date="2020-06-06T20:10:00Z">
        <w:r w:rsidR="007C5AC4" w:rsidRPr="007C437A">
          <w:t>t structure</w:t>
        </w:r>
      </w:ins>
      <w:ins w:id="3700" w:author="Arthur Parmentier" w:date="2020-06-06T20:09:00Z">
        <w:r w:rsidR="00C45B55" w:rsidRPr="007C437A">
          <w:t xml:space="preserve"> and are usually implicitly learned (i.e. they are not explicated by the teacher or soundpainter). </w:t>
        </w:r>
      </w:ins>
      <w:ins w:id="3701" w:author="Arthur Parmentier" w:date="2020-06-06T20:10:00Z">
        <w:r w:rsidR="00BC4BBB" w:rsidRPr="007C437A">
          <w:t xml:space="preserve">Examples of such elements are </w:t>
        </w:r>
      </w:ins>
      <w:ins w:id="3702" w:author="Arthur Parmentier" w:date="2020-06-06T20:09:00Z">
        <w:r w:rsidR="00C45B55" w:rsidRPr="007C437A">
          <w:t>with, within (and without), through, add, remove, go back to, move on to….</w:t>
        </w:r>
      </w:ins>
      <w:ins w:id="3703" w:author="Arthur Parmentier" w:date="2020-06-06T20:33:00Z">
        <w:r w:rsidR="00A5016A" w:rsidRPr="007C437A">
          <w:br/>
        </w:r>
      </w:ins>
      <w:ins w:id="3704"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705" w:author="Arthur Parmentier" w:date="2020-06-06T17:14:00Z"/>
        </w:rPr>
      </w:pPr>
      <w:ins w:id="3706" w:author="Arthur Parmentier" w:date="2020-06-06T20:34:00Z">
        <w:r w:rsidRPr="007C437A">
          <w:t>In linguistic literature, we have observed several languages that do not possess these concepts.</w:t>
        </w:r>
        <w:r w:rsidRPr="007C437A">
          <w:rPr>
            <w:rStyle w:val="Appelnotedebasdep"/>
          </w:rPr>
          <w:footnoteReference w:id="27"/>
        </w:r>
        <w:r w:rsidRPr="007C437A">
          <w:t xml:space="preserve"> One could wonder how much presenting the syntax of the default SP mode to communities that are not familiar to Western languages would challenge the usual conceptions of the SP syntax. </w:t>
        </w:r>
      </w:ins>
      <w:ins w:id="3713" w:author="Arthur Parmentier" w:date="2020-06-06T17:52:00Z">
        <w:r w:rsidR="00A531CB" w:rsidRPr="007C437A">
          <w:t>The story of the e</w:t>
        </w:r>
      </w:ins>
      <w:ins w:id="3714" w:author="Arthur Parmentier" w:date="2020-06-06T18:06:00Z">
        <w:r w:rsidR="006A1B0D" w:rsidRPr="007C437A">
          <w:t>me</w:t>
        </w:r>
      </w:ins>
      <w:ins w:id="3715" w:author="Arthur Parmentier" w:date="2020-06-06T17:52:00Z">
        <w:r w:rsidR="00A531CB" w:rsidRPr="007C437A">
          <w:t xml:space="preserve">rgence of the Launch Mode is an </w:t>
        </w:r>
      </w:ins>
      <w:ins w:id="3716" w:author="Arthur Parmentier" w:date="2020-06-06T20:35:00Z">
        <w:r w:rsidRPr="007C437A">
          <w:t>answer to that question</w:t>
        </w:r>
      </w:ins>
      <w:ins w:id="3717" w:author="Arthur Parmentier" w:date="2020-06-06T17:53:00Z">
        <w:r w:rsidR="00A531CB" w:rsidRPr="007C437A">
          <w:t>:</w:t>
        </w:r>
      </w:ins>
    </w:p>
    <w:p w:rsidR="00237DE8" w:rsidRPr="007C437A" w:rsidRDefault="00237DE8">
      <w:pPr>
        <w:pStyle w:val="Citation"/>
        <w:rPr>
          <w:ins w:id="3718" w:author="Arthur Parmentier" w:date="2020-06-06T17:14:00Z"/>
          <w:rPrChange w:id="3719" w:author="Arthur Parmentier" w:date="2020-06-07T15:27:00Z">
            <w:rPr>
              <w:ins w:id="3720" w:author="Arthur Parmentier" w:date="2020-06-06T17:14:00Z"/>
            </w:rPr>
          </w:rPrChange>
        </w:rPr>
        <w:pPrChange w:id="3721" w:author="Arthur Parmentier" w:date="2020-06-06T17:53:00Z">
          <w:pPr>
            <w:pStyle w:val="NormalWeb"/>
          </w:pPr>
        </w:pPrChange>
      </w:pPr>
      <w:ins w:id="3722" w:author="Arthur Parmentier" w:date="2020-06-06T17:14:00Z">
        <w:r w:rsidRPr="007C437A">
          <w:rPr>
            <w:rPrChange w:id="3723"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724" w:author="Arthur Parmentier" w:date="2020-06-06T17:14:00Z"/>
          <w:rPrChange w:id="3725" w:author="Arthur Parmentier" w:date="2020-06-07T15:27:00Z">
            <w:rPr>
              <w:ins w:id="3726" w:author="Arthur Parmentier" w:date="2020-06-06T17:14:00Z"/>
            </w:rPr>
          </w:rPrChange>
        </w:rPr>
        <w:pPrChange w:id="3727" w:author="Arthur Parmentier" w:date="2020-06-06T17:53:00Z">
          <w:pPr>
            <w:pStyle w:val="NormalWeb"/>
          </w:pPr>
        </w:pPrChange>
      </w:pPr>
      <w:ins w:id="3728" w:author="Arthur Parmentier" w:date="2020-06-06T17:14:00Z">
        <w:r w:rsidRPr="007C437A">
          <w:rPr>
            <w:rPrChange w:id="3729" w:author="Arthur Parmentier" w:date="2020-06-07T15:27:00Z">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730" w:author="Arthur Parmentier" w:date="2020-06-06T17:53:00Z"/>
        </w:rPr>
      </w:pPr>
      <w:ins w:id="3731"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732" w:author="Arthur Parmentier" w:date="2020-06-06T17:53:00Z">
        <w:r w:rsidR="00D83AC5" w:rsidRPr="007C437A">
          <w:t>necessity. “</w:t>
        </w:r>
      </w:ins>
      <w:customXmlInsRangeStart w:id="3733" w:author="Arthur Parmentier" w:date="2020-06-10T19:46:00Z"/>
      <w:sdt>
        <w:sdtPr>
          <w:id w:val="1081717494"/>
          <w:citation/>
        </w:sdtPr>
        <w:sdtContent>
          <w:customXmlInsRangeEnd w:id="3733"/>
          <w:ins w:id="3734" w:author="Arthur Parmentier" w:date="2020-06-10T19:46:00Z">
            <w:r w:rsidR="005E324E">
              <w:fldChar w:fldCharType="begin"/>
            </w:r>
            <w:r w:rsidR="005E324E" w:rsidRPr="005E324E">
              <w:rPr>
                <w:rPrChange w:id="3735"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3736" w:author="Arthur Parmentier" w:date="2020-06-10T19:46:00Z">
            <w:r w:rsidR="005E324E">
              <w:fldChar w:fldCharType="end"/>
            </w:r>
          </w:ins>
          <w:customXmlInsRangeStart w:id="3737" w:author="Arthur Parmentier" w:date="2020-06-10T19:46:00Z"/>
        </w:sdtContent>
      </w:sdt>
      <w:customXmlInsRangeEnd w:id="3737"/>
    </w:p>
    <w:p w:rsidR="005B7F91" w:rsidRPr="007C437A" w:rsidRDefault="00D83AC5" w:rsidP="00D83AC5">
      <w:pPr>
        <w:rPr>
          <w:ins w:id="3738" w:author="Arthur Parmentier" w:date="2020-06-06T21:59:00Z"/>
        </w:rPr>
      </w:pPr>
      <w:ins w:id="3739" w:author="Arthur Parmentier" w:date="2020-06-06T17:53:00Z">
        <w:r w:rsidRPr="007C437A">
          <w:t>In this example, we can see that t</w:t>
        </w:r>
      </w:ins>
      <w:ins w:id="3740" w:author="Arthur Parmentier" w:date="2020-06-06T17:54:00Z">
        <w:r w:rsidRPr="007C437A">
          <w:t xml:space="preserve">he default mode does have a degree of complexity that involve </w:t>
        </w:r>
      </w:ins>
      <w:ins w:id="3741" w:author="Arthur Parmentier" w:date="2020-06-06T20:35:00Z">
        <w:r w:rsidR="00421D32" w:rsidRPr="007C437A">
          <w:t>prior</w:t>
        </w:r>
      </w:ins>
      <w:ins w:id="3742" w:author="Arthur Parmentier" w:date="2020-06-06T20:36:00Z">
        <w:r w:rsidR="00421D32" w:rsidRPr="007C437A">
          <w:t xml:space="preserve"> </w:t>
        </w:r>
      </w:ins>
      <w:ins w:id="3743" w:author="Arthur Parmentier" w:date="2020-06-06T17:54:00Z">
        <w:r w:rsidRPr="007C437A">
          <w:t xml:space="preserve">knowledge in </w:t>
        </w:r>
      </w:ins>
      <w:ins w:id="3744" w:author="Arthur Parmentier" w:date="2020-06-06T20:36:00Z">
        <w:r w:rsidR="00421D32" w:rsidRPr="007C437A">
          <w:t>grammatical rules</w:t>
        </w:r>
      </w:ins>
      <w:ins w:id="3745" w:author="Arthur Parmentier" w:date="2020-06-06T17:55:00Z">
        <w:r w:rsidRPr="007C437A">
          <w:t xml:space="preserve"> </w:t>
        </w:r>
      </w:ins>
      <w:ins w:id="3746" w:author="Arthur Parmentier" w:date="2020-06-06T20:36:00Z">
        <w:r w:rsidR="00421D32" w:rsidRPr="007C437A">
          <w:t>and</w:t>
        </w:r>
      </w:ins>
      <w:ins w:id="3747" w:author="Arthur Parmentier" w:date="2020-06-06T17:55:00Z">
        <w:r w:rsidRPr="007C437A">
          <w:t xml:space="preserve"> logic. </w:t>
        </w:r>
      </w:ins>
      <w:ins w:id="3748" w:author="Arthur Parmentier" w:date="2020-06-06T21:59:00Z">
        <w:r w:rsidR="007D30A4" w:rsidRPr="007C437A">
          <w:t>Of course, all mechanisms of language are not cultural and learned, but t</w:t>
        </w:r>
      </w:ins>
      <w:ins w:id="3749" w:author="Arthur Parmentier" w:date="2020-06-06T17:57:00Z">
        <w:r w:rsidRPr="007C437A">
          <w:t>h</w:t>
        </w:r>
      </w:ins>
      <w:ins w:id="3750" w:author="Arthur Parmentier" w:date="2020-06-06T20:36:00Z">
        <w:r w:rsidR="009D182D" w:rsidRPr="007C437A">
          <w:t>ese rules</w:t>
        </w:r>
      </w:ins>
      <w:ins w:id="3751" w:author="Arthur Parmentier" w:date="2020-06-06T17:55:00Z">
        <w:r w:rsidRPr="007C437A">
          <w:t xml:space="preserve"> were not </w:t>
        </w:r>
      </w:ins>
      <w:ins w:id="3752" w:author="Arthur Parmentier" w:date="2020-06-06T17:56:00Z">
        <w:r w:rsidRPr="007C437A">
          <w:t xml:space="preserve">internalized by the learning impaired and it might </w:t>
        </w:r>
      </w:ins>
      <w:ins w:id="3753" w:author="Arthur Parmentier" w:date="2020-06-06T20:35:00Z">
        <w:r w:rsidR="00EB6FB5" w:rsidRPr="007C437A">
          <w:t xml:space="preserve">as </w:t>
        </w:r>
      </w:ins>
      <w:ins w:id="3754" w:author="Arthur Parmentier" w:date="2020-06-06T17:56:00Z">
        <w:r w:rsidRPr="007C437A">
          <w:t>well be an issue for working with p</w:t>
        </w:r>
      </w:ins>
      <w:ins w:id="3755" w:author="Arthur Parmentier" w:date="2020-06-06T20:36:00Z">
        <w:r w:rsidR="009D182D" w:rsidRPr="007C437A">
          <w:t>eople</w:t>
        </w:r>
      </w:ins>
      <w:ins w:id="3756" w:author="Arthur Parmentier" w:date="2020-06-06T17:56:00Z">
        <w:r w:rsidRPr="007C437A">
          <w:t xml:space="preserve"> whose language or culture</w:t>
        </w:r>
      </w:ins>
      <w:ins w:id="3757" w:author="Arthur Parmentier" w:date="2020-06-06T17:57:00Z">
        <w:r w:rsidRPr="007C437A">
          <w:t xml:space="preserve"> does not yield them either.</w:t>
        </w:r>
      </w:ins>
    </w:p>
    <w:p w:rsidR="00FC2614" w:rsidRDefault="005A4AA8" w:rsidP="00D83AC5">
      <w:pPr>
        <w:rPr>
          <w:ins w:id="3758" w:author="Arthur Parmentier" w:date="2020-06-09T16:27:00Z"/>
        </w:rPr>
      </w:pPr>
      <w:ins w:id="3759" w:author="Arthur Parmentier" w:date="2020-06-06T21:59:00Z">
        <w:r w:rsidRPr="007C437A">
          <w:t xml:space="preserve">I suggest </w:t>
        </w:r>
      </w:ins>
      <w:ins w:id="3760" w:author="Arthur Parmentier" w:date="2020-06-06T22:00:00Z">
        <w:r w:rsidRPr="007C437A">
          <w:t xml:space="preserve">for future research </w:t>
        </w:r>
      </w:ins>
      <w:ins w:id="3761" w:author="Arthur Parmentier" w:date="2020-06-06T21:59:00Z">
        <w:r w:rsidRPr="007C437A">
          <w:t xml:space="preserve">to push the analysis of the SP syntax </w:t>
        </w:r>
      </w:ins>
      <w:ins w:id="3762" w:author="Arthur Parmentier" w:date="2020-06-06T22:04:00Z">
        <w:r w:rsidRPr="007C437A">
          <w:t xml:space="preserve">and its formalization in linguistic terms. </w:t>
        </w:r>
      </w:ins>
      <w:ins w:id="3763" w:author="Arthur Parmentier" w:date="2020-06-06T22:05:00Z">
        <w:r w:rsidRPr="007C437A">
          <w:t>At the moment</w:t>
        </w:r>
      </w:ins>
      <w:ins w:id="3764" w:author="Arthur Parmentier" w:date="2020-06-06T22:06:00Z">
        <w:r w:rsidRPr="007C437A">
          <w:t xml:space="preserve"> I am writing </w:t>
        </w:r>
      </w:ins>
      <w:ins w:id="3765" w:author="Arthur Parmentier" w:date="2020-06-06T22:05:00Z">
        <w:r w:rsidRPr="007C437A">
          <w:t xml:space="preserve">this report, a dictionary is being built that </w:t>
        </w:r>
      </w:ins>
      <w:ins w:id="3766" w:author="Arthur Parmentier" w:date="2020-06-06T22:09:00Z">
        <w:r w:rsidR="003911EB" w:rsidRPr="007C437A">
          <w:t xml:space="preserve">already </w:t>
        </w:r>
      </w:ins>
      <w:ins w:id="3767" w:author="Arthur Parmentier" w:date="2020-06-06T22:05:00Z">
        <w:r w:rsidRPr="007C437A">
          <w:t>contain</w:t>
        </w:r>
      </w:ins>
      <w:ins w:id="3768" w:author="Arthur Parmentier" w:date="2020-06-06T22:06:00Z">
        <w:r w:rsidRPr="007C437A">
          <w:t>s</w:t>
        </w:r>
      </w:ins>
      <w:ins w:id="3769" w:author="Arthur Parmentier" w:date="2020-06-06T22:09:00Z">
        <w:r w:rsidR="003911EB" w:rsidRPr="007C437A">
          <w:t xml:space="preserve"> some</w:t>
        </w:r>
      </w:ins>
      <w:ins w:id="3770" w:author="Arthur Parmentier" w:date="2020-06-06T22:06:00Z">
        <w:r w:rsidRPr="007C437A">
          <w:t xml:space="preserve"> descriptions of signs in terms of syntax</w:t>
        </w:r>
      </w:ins>
      <w:ins w:id="3771" w:author="Arthur Parmentier" w:date="2020-06-06T22:09:00Z">
        <w:r w:rsidR="003911EB" w:rsidRPr="007C437A">
          <w:t>, such as the ones that have historically been formalized by Thompson</w:t>
        </w:r>
      </w:ins>
      <w:ins w:id="3772" w:author="Arthur Parmentier" w:date="2020-06-06T22:06:00Z">
        <w:r w:rsidRPr="007C437A">
          <w:t>. I believe that a linguistic approach</w:t>
        </w:r>
      </w:ins>
      <w:ins w:id="3773" w:author="Arthur Parmentier" w:date="2020-06-06T22:08:00Z">
        <w:r w:rsidRPr="007C437A">
          <w:t xml:space="preserve"> to SP</w:t>
        </w:r>
      </w:ins>
      <w:ins w:id="3774" w:author="Arthur Parmentier" w:date="2020-06-06T22:06:00Z">
        <w:r w:rsidRPr="007C437A">
          <w:t xml:space="preserve"> would</w:t>
        </w:r>
      </w:ins>
      <w:ins w:id="3775" w:author="Arthur Parmentier" w:date="2020-06-06T22:08:00Z">
        <w:r w:rsidRPr="007C437A">
          <w:t xml:space="preserve"> be very relevant and</w:t>
        </w:r>
      </w:ins>
      <w:ins w:id="3776" w:author="Arthur Parmentier" w:date="2020-06-06T22:06:00Z">
        <w:r w:rsidRPr="007C437A">
          <w:t xml:space="preserve"> add </w:t>
        </w:r>
      </w:ins>
      <w:ins w:id="3777" w:author="Arthur Parmentier" w:date="2020-06-06T22:09:00Z">
        <w:r w:rsidR="00111E92" w:rsidRPr="007C437A">
          <w:t xml:space="preserve">a lot of </w:t>
        </w:r>
      </w:ins>
      <w:ins w:id="3778" w:author="Arthur Parmentier" w:date="2020-06-06T22:06:00Z">
        <w:r w:rsidRPr="007C437A">
          <w:t>value to this collaborative work</w:t>
        </w:r>
      </w:ins>
      <w:ins w:id="3779" w:author="Arthur Parmentier" w:date="2020-06-06T22:09:00Z">
        <w:r w:rsidRPr="007C437A">
          <w:t>.</w:t>
        </w:r>
      </w:ins>
    </w:p>
    <w:p w:rsidR="005A4AA8" w:rsidRPr="007C437A" w:rsidRDefault="00FC2614" w:rsidP="00D83AC5">
      <w:pPr>
        <w:rPr>
          <w:ins w:id="3780" w:author="Arthur Parmentier" w:date="2020-06-06T21:58:00Z"/>
        </w:rPr>
      </w:pPr>
      <w:ins w:id="3781" w:author="Arthur Parmentier" w:date="2020-06-09T16:27:00Z">
        <w:r>
          <w:br w:type="page"/>
        </w:r>
      </w:ins>
    </w:p>
    <w:p w:rsidR="00CC430C" w:rsidRPr="007C437A" w:rsidDel="00CC430C" w:rsidRDefault="00CC430C">
      <w:pPr>
        <w:rPr>
          <w:del w:id="3782" w:author="Arthur Parmentier" w:date="2020-06-05T18:08:00Z"/>
          <w:rPrChange w:id="3783" w:author="Arthur Parmentier" w:date="2020-06-07T15:27:00Z">
            <w:rPr>
              <w:del w:id="3784" w:author="Arthur Parmentier" w:date="2020-06-05T18:08:00Z"/>
            </w:rPr>
          </w:rPrChange>
        </w:rPr>
        <w:pPrChange w:id="3785" w:author="Arthur Parmentier" w:date="2020-06-05T16:28:00Z">
          <w:pPr>
            <w:pStyle w:val="Titre2"/>
          </w:pPr>
        </w:pPrChange>
      </w:pPr>
      <w:bookmarkStart w:id="3786" w:name="_Toc42698854"/>
      <w:bookmarkStart w:id="3787" w:name="_Toc42698933"/>
      <w:bookmarkEnd w:id="3786"/>
      <w:bookmarkEnd w:id="3787"/>
    </w:p>
    <w:p w:rsidR="00B400C3" w:rsidRPr="007C437A" w:rsidDel="00CC430C" w:rsidRDefault="00B400C3" w:rsidP="00E6654A">
      <w:pPr>
        <w:rPr>
          <w:del w:id="3788" w:author="Arthur Parmentier" w:date="2020-06-05T18:08:00Z"/>
        </w:rPr>
      </w:pPr>
      <w:del w:id="3789"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3790" w:name="_Toc42698855"/>
        <w:bookmarkStart w:id="3791" w:name="_Toc42698934"/>
        <w:bookmarkEnd w:id="3790"/>
        <w:bookmarkEnd w:id="3791"/>
      </w:del>
    </w:p>
    <w:p w:rsidR="00BA63E4" w:rsidRPr="007C437A" w:rsidDel="00CC430C" w:rsidRDefault="00BA63E4" w:rsidP="00E6654A">
      <w:pPr>
        <w:rPr>
          <w:del w:id="3792" w:author="Arthur Parmentier" w:date="2020-06-05T18:08:00Z"/>
        </w:rPr>
      </w:pPr>
      <w:del w:id="3793"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3794" w:name="_Toc42698856"/>
        <w:bookmarkStart w:id="3795" w:name="_Toc42698935"/>
        <w:bookmarkEnd w:id="3794"/>
        <w:bookmarkEnd w:id="3795"/>
      </w:del>
    </w:p>
    <w:p w:rsidR="00245836" w:rsidRPr="007C437A" w:rsidDel="00CC430C" w:rsidRDefault="00245836" w:rsidP="00E6654A">
      <w:pPr>
        <w:rPr>
          <w:del w:id="3796" w:author="Arthur Parmentier" w:date="2020-06-05T18:08:00Z"/>
        </w:rPr>
      </w:pPr>
      <w:del w:id="3797"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3798" w:name="_Toc42698857"/>
        <w:bookmarkStart w:id="3799" w:name="_Toc42698936"/>
        <w:bookmarkEnd w:id="3798"/>
        <w:bookmarkEnd w:id="3799"/>
      </w:del>
    </w:p>
    <w:p w:rsidR="00BE04C2" w:rsidRPr="007C437A" w:rsidDel="00486DE0" w:rsidRDefault="00BE04C2">
      <w:pPr>
        <w:pStyle w:val="Titre3"/>
        <w:rPr>
          <w:del w:id="3800" w:author="Arthur Parmentier" w:date="2020-06-06T18:07:00Z"/>
        </w:rPr>
      </w:pPr>
      <w:bookmarkStart w:id="3801" w:name="_Toc40025939"/>
      <w:del w:id="3802" w:author="Arthur Parmentier" w:date="2020-06-06T18:07:00Z">
        <w:r w:rsidRPr="007C437A" w:rsidDel="00486DE0">
          <w:delText>Identifiers</w:delText>
        </w:r>
        <w:bookmarkStart w:id="3803" w:name="_Toc42698858"/>
        <w:bookmarkStart w:id="3804" w:name="_Toc42698937"/>
        <w:bookmarkEnd w:id="3801"/>
        <w:bookmarkEnd w:id="3803"/>
        <w:bookmarkEnd w:id="3804"/>
      </w:del>
    </w:p>
    <w:p w:rsidR="00DE3F01" w:rsidRPr="007C437A" w:rsidDel="00486DE0" w:rsidRDefault="00DE3F01">
      <w:pPr>
        <w:pStyle w:val="Titre3"/>
        <w:rPr>
          <w:del w:id="3805" w:author="Arthur Parmentier" w:date="2020-06-06T18:07:00Z"/>
        </w:rPr>
      </w:pPr>
      <w:bookmarkStart w:id="3806" w:name="_Toc40025940"/>
      <w:del w:id="3807" w:author="Arthur Parmentier" w:date="2020-06-06T18:07:00Z">
        <w:r w:rsidRPr="007C437A" w:rsidDel="00486DE0">
          <w:delText>Content</w:delText>
        </w:r>
        <w:bookmarkStart w:id="3808" w:name="_Toc42698859"/>
        <w:bookmarkStart w:id="3809" w:name="_Toc42698938"/>
        <w:bookmarkEnd w:id="3806"/>
        <w:bookmarkEnd w:id="3808"/>
        <w:bookmarkEnd w:id="3809"/>
      </w:del>
    </w:p>
    <w:p w:rsidR="00BE04C2" w:rsidRPr="007C437A" w:rsidDel="00486DE0" w:rsidRDefault="00BE04C2">
      <w:pPr>
        <w:pStyle w:val="Titre3"/>
        <w:rPr>
          <w:del w:id="3810" w:author="Arthur Parmentier" w:date="2020-06-06T18:07:00Z"/>
        </w:rPr>
      </w:pPr>
      <w:bookmarkStart w:id="3811" w:name="_Toc40025941"/>
      <w:del w:id="3812" w:author="Arthur Parmentier" w:date="2020-06-06T18:07:00Z">
        <w:r w:rsidRPr="007C437A" w:rsidDel="00486DE0">
          <w:delText>Modifiers (content parameters)</w:delText>
        </w:r>
        <w:bookmarkStart w:id="3813" w:name="_Toc42698860"/>
        <w:bookmarkStart w:id="3814" w:name="_Toc42698939"/>
        <w:bookmarkEnd w:id="3811"/>
        <w:bookmarkEnd w:id="3813"/>
        <w:bookmarkEnd w:id="3814"/>
      </w:del>
    </w:p>
    <w:p w:rsidR="00C16C06" w:rsidRPr="007C437A" w:rsidDel="00486DE0" w:rsidRDefault="00C16C06">
      <w:pPr>
        <w:pStyle w:val="Titre3"/>
        <w:rPr>
          <w:del w:id="3815" w:author="Arthur Parmentier" w:date="2020-06-06T18:07:00Z"/>
        </w:rPr>
      </w:pPr>
      <w:bookmarkStart w:id="3816" w:name="_Toc40025942"/>
      <w:del w:id="3817" w:author="Arthur Parmentier" w:date="2020-06-06T18:07:00Z">
        <w:r w:rsidRPr="007C437A" w:rsidDel="00486DE0">
          <w:delText>Mode</w:delText>
        </w:r>
        <w:bookmarkStart w:id="3818" w:name="_Toc42698861"/>
        <w:bookmarkStart w:id="3819" w:name="_Toc42698940"/>
        <w:bookmarkEnd w:id="3816"/>
        <w:bookmarkEnd w:id="3818"/>
        <w:bookmarkEnd w:id="3819"/>
      </w:del>
    </w:p>
    <w:p w:rsidR="00BE04C2" w:rsidRPr="007C437A" w:rsidDel="006E2B59" w:rsidRDefault="00400535" w:rsidP="00E6654A">
      <w:pPr>
        <w:rPr>
          <w:del w:id="3820" w:author="Arthur Parmentier" w:date="2020-06-06T22:10:00Z"/>
        </w:rPr>
      </w:pPr>
      <w:del w:id="3821" w:author="Arthur Parmentier" w:date="2020-06-06T22:10:00Z">
        <w:r w:rsidRPr="007C437A" w:rsidDel="006E2B59">
          <w:delText>All these structural concepts (grammar) are not culturally dependent.</w:delText>
        </w:r>
        <w:bookmarkStart w:id="3822" w:name="_Toc42698862"/>
        <w:bookmarkStart w:id="3823" w:name="_Toc42698941"/>
        <w:bookmarkEnd w:id="3822"/>
        <w:bookmarkEnd w:id="3823"/>
      </w:del>
    </w:p>
    <w:p w:rsidR="00E7027A" w:rsidRPr="007C437A" w:rsidDel="00FC2614" w:rsidRDefault="00E7027A" w:rsidP="00E6654A">
      <w:pPr>
        <w:rPr>
          <w:del w:id="3824" w:author="Arthur Parmentier" w:date="2020-06-09T16:27:00Z"/>
        </w:rPr>
      </w:pPr>
      <w:bookmarkStart w:id="3825" w:name="_Toc42698863"/>
      <w:bookmarkStart w:id="3826" w:name="_Toc42698942"/>
      <w:bookmarkEnd w:id="3825"/>
      <w:bookmarkEnd w:id="3826"/>
    </w:p>
    <w:p w:rsidR="00086E5D" w:rsidRPr="007C437A" w:rsidDel="00FC2614" w:rsidRDefault="00086E5D" w:rsidP="00E6654A">
      <w:pPr>
        <w:rPr>
          <w:del w:id="3827" w:author="Arthur Parmentier" w:date="2020-06-09T16:27:00Z"/>
        </w:rPr>
      </w:pPr>
      <w:bookmarkStart w:id="3828" w:name="_Toc42698864"/>
      <w:bookmarkStart w:id="3829" w:name="_Toc42698943"/>
      <w:bookmarkEnd w:id="3828"/>
      <w:bookmarkEnd w:id="3829"/>
    </w:p>
    <w:p w:rsidR="00086E5D" w:rsidRPr="007C437A" w:rsidDel="00FC2614" w:rsidRDefault="00086E5D" w:rsidP="00E6654A">
      <w:pPr>
        <w:rPr>
          <w:del w:id="3830" w:author="Arthur Parmentier" w:date="2020-06-09T16:27:00Z"/>
        </w:rPr>
      </w:pPr>
      <w:bookmarkStart w:id="3831" w:name="_Toc42698865"/>
      <w:bookmarkStart w:id="3832" w:name="_Toc42698944"/>
      <w:bookmarkEnd w:id="3831"/>
      <w:bookmarkEnd w:id="3832"/>
    </w:p>
    <w:p w:rsidR="00086E5D" w:rsidRPr="007C437A" w:rsidDel="006E2B59" w:rsidRDefault="00587BD5" w:rsidP="00E6654A">
      <w:pPr>
        <w:rPr>
          <w:moveFrom w:id="3833" w:author="Arthur Parmentier" w:date="2020-06-06T22:11:00Z"/>
        </w:rPr>
      </w:pPr>
      <w:moveFromRangeStart w:id="3834" w:author="Arthur Parmentier" w:date="2020-06-06T22:11:00Z" w:name="move42373884"/>
      <w:moveFrom w:id="3835" w:author="Arthur Parmentier" w:date="2020-06-06T22:11:00Z">
        <w:r w:rsidRPr="007C437A" w:rsidDel="006E2B59">
          <w:t>DRAFT</w:t>
        </w:r>
        <w:r w:rsidR="00D72AC0" w:rsidRPr="007C437A" w:rsidDel="006E2B59">
          <w:t xml:space="preserve"> of ideas</w:t>
        </w:r>
        <w:bookmarkStart w:id="3836" w:name="_Toc42698866"/>
        <w:bookmarkStart w:id="3837" w:name="_Toc42698945"/>
        <w:bookmarkEnd w:id="3836"/>
        <w:bookmarkEnd w:id="3837"/>
      </w:moveFrom>
    </w:p>
    <w:p w:rsidR="00103759" w:rsidRPr="007C437A" w:rsidDel="006E2B59" w:rsidRDefault="0031070A" w:rsidP="00E6654A">
      <w:pPr>
        <w:pStyle w:val="Paragraphedeliste"/>
        <w:numPr>
          <w:ilvl w:val="0"/>
          <w:numId w:val="8"/>
        </w:numPr>
        <w:rPr>
          <w:moveFrom w:id="3838" w:author="Arthur Parmentier" w:date="2020-06-06T22:11:00Z"/>
        </w:rPr>
      </w:pPr>
      <w:moveFrom w:id="3839"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3840" w:name="_Toc42698867"/>
        <w:bookmarkStart w:id="3841" w:name="_Toc42698946"/>
        <w:bookmarkEnd w:id="3840"/>
        <w:bookmarkEnd w:id="3841"/>
      </w:moveFrom>
    </w:p>
    <w:p w:rsidR="00B70897" w:rsidRPr="007C437A" w:rsidDel="006E2B59" w:rsidRDefault="00B70897" w:rsidP="00E6654A">
      <w:pPr>
        <w:pStyle w:val="Paragraphedeliste"/>
        <w:numPr>
          <w:ilvl w:val="1"/>
          <w:numId w:val="8"/>
        </w:numPr>
        <w:rPr>
          <w:moveFrom w:id="3842" w:author="Arthur Parmentier" w:date="2020-06-06T22:11:00Z"/>
        </w:rPr>
      </w:pPr>
      <w:moveFrom w:id="3843" w:author="Arthur Parmentier" w:date="2020-06-06T22:11:00Z">
        <w:r w:rsidRPr="007C437A" w:rsidDel="006E2B59">
          <w:t>The concepts depend on the configuration. For instance, a “note” in music is very different from the concept (or its absence!) of “note” in visual arts.</w:t>
        </w:r>
        <w:bookmarkStart w:id="3844" w:name="_Toc42698868"/>
        <w:bookmarkStart w:id="3845" w:name="_Toc42698947"/>
        <w:bookmarkEnd w:id="3844"/>
        <w:bookmarkEnd w:id="3845"/>
      </w:moveFrom>
    </w:p>
    <w:p w:rsidR="00B70897" w:rsidRPr="007C437A" w:rsidDel="006E2B59" w:rsidRDefault="00B70897" w:rsidP="00E6654A">
      <w:pPr>
        <w:pStyle w:val="Paragraphedeliste"/>
        <w:numPr>
          <w:ilvl w:val="1"/>
          <w:numId w:val="8"/>
        </w:numPr>
        <w:rPr>
          <w:moveFrom w:id="3846" w:author="Arthur Parmentier" w:date="2020-06-06T22:11:00Z"/>
        </w:rPr>
      </w:pPr>
      <w:moveFrom w:id="3847"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3848" w:name="_Toc42698869"/>
        <w:bookmarkStart w:id="3849" w:name="_Toc42698948"/>
        <w:bookmarkEnd w:id="3848"/>
        <w:bookmarkEnd w:id="3849"/>
      </w:moveFrom>
    </w:p>
    <w:p w:rsidR="00A40688" w:rsidRPr="007C437A" w:rsidDel="006E2B59" w:rsidRDefault="00A40688" w:rsidP="00E6654A">
      <w:pPr>
        <w:pStyle w:val="Paragraphedeliste"/>
        <w:numPr>
          <w:ilvl w:val="1"/>
          <w:numId w:val="8"/>
        </w:numPr>
        <w:rPr>
          <w:moveFrom w:id="3850" w:author="Arthur Parmentier" w:date="2020-06-06T22:11:00Z"/>
        </w:rPr>
      </w:pPr>
      <w:moveFrom w:id="3851" w:author="Arthur Parmentier" w:date="2020-06-06T22:11:00Z">
        <w:r w:rsidRPr="007C437A" w:rsidDel="006E2B59">
          <w:t>SP acts as a kind of translation from the concepts of different practices to signs</w:t>
        </w:r>
        <w:bookmarkStart w:id="3852" w:name="_Toc42698870"/>
        <w:bookmarkStart w:id="3853" w:name="_Toc42698949"/>
        <w:bookmarkEnd w:id="3852"/>
        <w:bookmarkEnd w:id="3853"/>
      </w:moveFrom>
    </w:p>
    <w:p w:rsidR="00103759" w:rsidRPr="007C437A" w:rsidDel="006E2B59" w:rsidRDefault="002C276B" w:rsidP="00E6654A">
      <w:pPr>
        <w:pStyle w:val="Paragraphedeliste"/>
        <w:numPr>
          <w:ilvl w:val="1"/>
          <w:numId w:val="8"/>
        </w:numPr>
        <w:rPr>
          <w:moveFrom w:id="3854" w:author="Arthur Parmentier" w:date="2020-06-06T22:11:00Z"/>
        </w:rPr>
      </w:pPr>
      <w:moveFrom w:id="385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3856" w:name="_Toc42698871"/>
        <w:bookmarkStart w:id="3857" w:name="_Toc42698950"/>
        <w:bookmarkEnd w:id="3856"/>
        <w:bookmarkEnd w:id="3857"/>
      </w:moveFrom>
    </w:p>
    <w:p w:rsidR="0031070A" w:rsidRPr="007C437A" w:rsidDel="00FC2614" w:rsidRDefault="00103759" w:rsidP="00E6654A">
      <w:pPr>
        <w:pStyle w:val="Paragraphedeliste"/>
        <w:numPr>
          <w:ilvl w:val="1"/>
          <w:numId w:val="8"/>
        </w:numPr>
        <w:rPr>
          <w:del w:id="3858" w:author="Arthur Parmentier" w:date="2020-06-09T16:27:00Z"/>
          <w:moveFrom w:id="3859" w:author="Arthur Parmentier" w:date="2020-06-06T22:11:00Z"/>
        </w:rPr>
      </w:pPr>
      <w:moveFrom w:id="3860" w:author="Arthur Parmentier" w:date="2020-06-06T22:11:00Z">
        <w:r w:rsidRPr="007C437A" w:rsidDel="006E2B59">
          <w:t>but rather a fluid, dynamic and varying g</w:t>
        </w:r>
        <w:del w:id="3861" w:author="Arthur Parmentier" w:date="2020-06-09T16:27:00Z">
          <w:r w:rsidRPr="007C437A" w:rsidDel="00FC2614">
            <w:delText>rammar</w:delText>
          </w:r>
          <w:bookmarkStart w:id="3862" w:name="_Toc42698872"/>
          <w:bookmarkStart w:id="3863" w:name="_Toc42698951"/>
          <w:bookmarkEnd w:id="3862"/>
          <w:bookmarkEnd w:id="3863"/>
        </w:del>
      </w:moveFrom>
    </w:p>
    <w:p w:rsidR="00400535" w:rsidRPr="007C437A" w:rsidDel="00FC2614" w:rsidRDefault="00400535" w:rsidP="00E6654A">
      <w:pPr>
        <w:rPr>
          <w:del w:id="3864" w:author="Arthur Parmentier" w:date="2020-06-09T16:27:00Z"/>
        </w:rPr>
      </w:pPr>
      <w:bookmarkStart w:id="3865" w:name="_Toc42698873"/>
      <w:bookmarkStart w:id="3866" w:name="_Toc42698952"/>
      <w:bookmarkEnd w:id="3865"/>
      <w:bookmarkEnd w:id="3866"/>
      <w:moveFromRangeEnd w:id="3834"/>
    </w:p>
    <w:p w:rsidR="0008325B" w:rsidRPr="007C437A" w:rsidDel="00687356" w:rsidRDefault="00400535">
      <w:pPr>
        <w:pStyle w:val="Titre1"/>
        <w:rPr>
          <w:del w:id="3867" w:author="Arthur Parmentier" w:date="2020-05-14T13:28:00Z"/>
        </w:rPr>
      </w:pPr>
      <w:del w:id="3868"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869" w:name="_Toc40355387"/>
        <w:bookmarkStart w:id="3870" w:name="_Toc40355924"/>
        <w:bookmarkStart w:id="3871" w:name="_Toc40356088"/>
        <w:bookmarkStart w:id="3872" w:name="_Toc42698874"/>
        <w:bookmarkStart w:id="3873" w:name="_Toc42698953"/>
        <w:bookmarkEnd w:id="3869"/>
        <w:bookmarkEnd w:id="3870"/>
        <w:bookmarkEnd w:id="3871"/>
        <w:bookmarkEnd w:id="3872"/>
        <w:bookmarkEnd w:id="3873"/>
      </w:del>
    </w:p>
    <w:p w:rsidR="003F27F2" w:rsidRPr="007C437A" w:rsidRDefault="00AC7276">
      <w:pPr>
        <w:pStyle w:val="Titre2"/>
        <w:rPr>
          <w:ins w:id="3874" w:author="Arthur Parmentier" w:date="2020-06-06T23:44:00Z"/>
        </w:rPr>
        <w:pPrChange w:id="3875" w:author="Arthur Parmentier" w:date="2020-06-10T16:26:00Z">
          <w:pPr>
            <w:pStyle w:val="Titre1"/>
          </w:pPr>
        </w:pPrChange>
      </w:pPr>
      <w:bookmarkStart w:id="3876" w:name="_Toc42698954"/>
      <w:ins w:id="3877" w:author="Arthur Parmentier" w:date="2020-06-06T20:41:00Z">
        <w:r w:rsidRPr="007C437A">
          <w:t xml:space="preserve">Meta-structures of SP: </w:t>
        </w:r>
      </w:ins>
      <w:ins w:id="3878" w:author="Arthur Parmentier" w:date="2020-06-08T23:06:00Z">
        <w:r w:rsidR="00F4343F">
          <w:t xml:space="preserve">communication outside sign language, </w:t>
        </w:r>
      </w:ins>
      <w:ins w:id="3879" w:author="Arthur Parmentier" w:date="2020-06-06T20:55:00Z">
        <w:r w:rsidR="00804910" w:rsidRPr="007C437A">
          <w:t>configurations</w:t>
        </w:r>
      </w:ins>
      <w:ins w:id="3880" w:author="Arthur Parmentier" w:date="2020-06-09T16:24:00Z">
        <w:r w:rsidR="00AD58C1">
          <w:t xml:space="preserve">, </w:t>
        </w:r>
      </w:ins>
      <w:ins w:id="3881" w:author="Arthur Parmentier" w:date="2020-06-08T23:00:00Z">
        <w:r w:rsidR="00AA461F">
          <w:t>conventions</w:t>
        </w:r>
      </w:ins>
      <w:ins w:id="3882" w:author="Arthur Parmentier" w:date="2020-06-09T16:24:00Z">
        <w:r w:rsidR="00AD58C1">
          <w:t xml:space="preserve"> and</w:t>
        </w:r>
      </w:ins>
      <w:ins w:id="3883" w:author="Arthur Parmentier" w:date="2020-06-08T23:01:00Z">
        <w:r w:rsidR="00B220F4">
          <w:t xml:space="preserve"> </w:t>
        </w:r>
      </w:ins>
      <w:ins w:id="3884" w:author="Arthur Parmentier" w:date="2020-06-06T20:55:00Z">
        <w:r w:rsidR="00804910" w:rsidRPr="007C437A">
          <w:t>diffusion mechani</w:t>
        </w:r>
      </w:ins>
      <w:ins w:id="3885" w:author="Arthur Parmentier" w:date="2020-06-06T20:56:00Z">
        <w:r w:rsidR="00804910" w:rsidRPr="007C437A">
          <w:t>sms</w:t>
        </w:r>
      </w:ins>
      <w:bookmarkEnd w:id="3876"/>
    </w:p>
    <w:p w:rsidR="0057131A" w:rsidRPr="007C437A" w:rsidRDefault="0057131A">
      <w:pPr>
        <w:rPr>
          <w:ins w:id="3886" w:author="Arthur Parmentier" w:date="2020-06-06T23:44:00Z"/>
        </w:rPr>
      </w:pPr>
      <w:ins w:id="3887" w:author="Arthur Parmentier" w:date="2020-06-06T23:44:00Z">
        <w:r w:rsidRPr="007C437A">
          <w:t>In the previous sections of this report, I have discussed several mechanisms of SP</w:t>
        </w:r>
      </w:ins>
      <w:ins w:id="3888" w:author="Arthur Parmentier" w:date="2020-06-08T23:10:00Z">
        <w:r w:rsidR="00873B84">
          <w:t xml:space="preserve"> such as </w:t>
        </w:r>
      </w:ins>
      <w:ins w:id="3889" w:author="Arthur Parmentier" w:date="2020-06-06T23:44:00Z">
        <w:r w:rsidRPr="007C437A">
          <w:t xml:space="preserve">its linguistic and intrinsic structural features. </w:t>
        </w:r>
      </w:ins>
      <w:ins w:id="3890" w:author="Arthur Parmentier" w:date="2020-06-08T22:57:00Z">
        <w:r w:rsidR="003A6B59">
          <w:br/>
          <w:t xml:space="preserve">In this section, I would like to first </w:t>
        </w:r>
      </w:ins>
      <w:ins w:id="3891" w:author="Arthur Parmentier" w:date="2020-06-06T23:44:00Z">
        <w:r w:rsidRPr="007C437A">
          <w:t>point out that it cannot only be described in those terms and limited to those mechanisms</w:t>
        </w:r>
      </w:ins>
      <w:ins w:id="3892"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893" w:author="Arthur Parmentier" w:date="2020-06-08T22:57:00Z">
        <w:r w:rsidR="003A6B59">
          <w:t xml:space="preserve"> and </w:t>
        </w:r>
      </w:ins>
      <w:ins w:id="3894" w:author="Arthur Parmentier" w:date="2020-06-08T22:59:00Z">
        <w:r w:rsidR="003A6B59">
          <w:t>finally</w:t>
        </w:r>
      </w:ins>
      <w:ins w:id="3895" w:author="Arthur Parmentier" w:date="2020-06-08T22:57:00Z">
        <w:r w:rsidR="003A6B59">
          <w:t xml:space="preserve"> </w:t>
        </w:r>
      </w:ins>
      <w:ins w:id="3896" w:author="Arthur Parmentier" w:date="2020-06-08T22:58:00Z">
        <w:r w:rsidR="003A6B59">
          <w:t>discuss the implications of the linguistic modeling</w:t>
        </w:r>
      </w:ins>
      <w:ins w:id="3897" w:author="Arthur Parmentier" w:date="2020-06-08T22:59:00Z">
        <w:r w:rsidR="003A6B59">
          <w:t xml:space="preserve"> of SP in a critique of some</w:t>
        </w:r>
      </w:ins>
      <w:ins w:id="3898" w:author="Arthur Parmentier" w:date="2020-06-08T23:11:00Z">
        <w:r w:rsidR="00AD6CB9">
          <w:t xml:space="preserve"> of the</w:t>
        </w:r>
      </w:ins>
      <w:ins w:id="3899" w:author="Arthur Parmentier" w:date="2020-06-08T22:59:00Z">
        <w:r w:rsidR="003A6B59">
          <w:t xml:space="preserve"> traditional </w:t>
        </w:r>
      </w:ins>
      <w:ins w:id="3900" w:author="Arthur Parmentier" w:date="2020-06-08T23:07:00Z">
        <w:r w:rsidR="00BC20F5">
          <w:t xml:space="preserve">definitions and </w:t>
        </w:r>
      </w:ins>
      <w:ins w:id="3901" w:author="Arthur Parmentier" w:date="2020-06-08T22:59:00Z">
        <w:r w:rsidR="003A6B59">
          <w:t>presentations of SP.</w:t>
        </w:r>
      </w:ins>
    </w:p>
    <w:p w:rsidR="00983E0A" w:rsidRDefault="00983E0A">
      <w:pPr>
        <w:pStyle w:val="Titre3"/>
        <w:rPr>
          <w:ins w:id="3902" w:author="Arthur Parmentier" w:date="2020-06-08T23:12:00Z"/>
        </w:rPr>
        <w:pPrChange w:id="3903" w:author="Arthur Parmentier" w:date="2020-06-10T16:26:00Z">
          <w:pPr/>
        </w:pPrChange>
      </w:pPr>
      <w:bookmarkStart w:id="3904" w:name="_Toc42698955"/>
      <w:ins w:id="3905" w:author="Arthur Parmentier" w:date="2020-06-08T23:12:00Z">
        <w:r>
          <w:t>Preliminary remark: what we mean when we say “SP”</w:t>
        </w:r>
        <w:bookmarkEnd w:id="3904"/>
      </w:ins>
    </w:p>
    <w:p w:rsidR="00E21AD2" w:rsidRPr="007C437A" w:rsidRDefault="00E21AD2">
      <w:pPr>
        <w:rPr>
          <w:ins w:id="3906" w:author="Arthur Parmentier" w:date="2020-06-06T23:41:00Z"/>
          <w:rPrChange w:id="3907" w:author="Arthur Parmentier" w:date="2020-06-07T15:27:00Z">
            <w:rPr>
              <w:ins w:id="3908" w:author="Arthur Parmentier" w:date="2020-06-06T23:41:00Z"/>
            </w:rPr>
          </w:rPrChange>
        </w:rPr>
        <w:pPrChange w:id="3909" w:author="Arthur Parmentier" w:date="2020-06-10T16:26:00Z">
          <w:pPr>
            <w:pStyle w:val="Titre1"/>
          </w:pPr>
        </w:pPrChange>
      </w:pPr>
      <w:ins w:id="3910" w:author="Arthur Parmentier" w:date="2020-06-07T00:28:00Z">
        <w:r w:rsidRPr="007C437A">
          <w:rPr>
            <w:rPrChange w:id="3911"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912" w:author="Arthur Parmentier" w:date="2020-06-08T23:13:00Z">
        <w:r w:rsidR="00EE49AA">
          <w:t xml:space="preserve">the name </w:t>
        </w:r>
      </w:ins>
      <w:ins w:id="3913" w:author="Arthur Parmentier" w:date="2020-06-07T00:28:00Z">
        <w:r w:rsidRPr="007C437A">
          <w:rPr>
            <w:rPrChange w:id="3914" w:author="Arthur Parmentier" w:date="2020-06-07T15:27:00Z">
              <w:rPr/>
            </w:rPrChange>
          </w:rPr>
          <w:t>SP is</w:t>
        </w:r>
      </w:ins>
      <w:ins w:id="3915" w:author="Arthur Parmentier" w:date="2020-06-08T23:13:00Z">
        <w:r w:rsidR="00EE49AA">
          <w:t xml:space="preserve"> commonly used to si</w:t>
        </w:r>
      </w:ins>
      <w:ins w:id="3916" w:author="Arthur Parmentier" w:date="2020-06-08T23:14:00Z">
        <w:r w:rsidR="00EE49AA">
          <w:t>gnify</w:t>
        </w:r>
      </w:ins>
      <w:ins w:id="3917" w:author="Arthur Parmentier" w:date="2020-06-07T00:28:00Z">
        <w:r w:rsidRPr="007C437A">
          <w:rPr>
            <w:rPrChange w:id="3918" w:author="Arthur Parmentier" w:date="2020-06-07T15:27:00Z">
              <w:rPr/>
            </w:rPrChange>
          </w:rPr>
          <w:t xml:space="preserve"> not only </w:t>
        </w:r>
      </w:ins>
      <w:ins w:id="3919" w:author="Arthur Parmentier" w:date="2020-06-08T23:14:00Z">
        <w:r w:rsidR="00EE49AA">
          <w:t>a</w:t>
        </w:r>
      </w:ins>
      <w:ins w:id="3920" w:author="Arthur Parmentier" w:date="2020-06-07T00:28:00Z">
        <w:r w:rsidRPr="007C437A">
          <w:rPr>
            <w:rPrChange w:id="3921" w:author="Arthur Parmentier" w:date="2020-06-07T15:27:00Z">
              <w:rPr/>
            </w:rPrChange>
          </w:rPr>
          <w:t xml:space="preserve"> sign language but </w:t>
        </w:r>
      </w:ins>
      <w:ins w:id="3922" w:author="Arthur Parmentier" w:date="2020-06-08T23:14:00Z">
        <w:r w:rsidR="00EE49AA">
          <w:t>an</w:t>
        </w:r>
      </w:ins>
      <w:ins w:id="3923" w:author="Arthur Parmentier" w:date="2020-06-07T00:28:00Z">
        <w:r w:rsidRPr="007C437A">
          <w:rPr>
            <w:rPrChange w:id="3924" w:author="Arthur Parmentier" w:date="2020-06-07T15:27:00Z">
              <w:rPr/>
            </w:rPrChange>
          </w:rPr>
          <w:t xml:space="preserve"> artistic practice as a whole: a context, configuration, esthetic, conventions</w:t>
        </w:r>
      </w:ins>
      <w:ins w:id="3925" w:author="Arthur Parmentier" w:date="2020-06-08T23:14:00Z">
        <w:r w:rsidR="00C85902">
          <w:t xml:space="preserve"> and several types of communication</w:t>
        </w:r>
      </w:ins>
      <w:ins w:id="3926" w:author="Arthur Parmentier" w:date="2020-06-07T00:28:00Z">
        <w:r w:rsidRPr="007C437A">
          <w:rPr>
            <w:rPrChange w:id="3927"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928" w:author="Arthur Parmentier" w:date="2020-06-08T23:15:00Z">
        <w:r w:rsidR="009C23CD">
          <w:t xml:space="preserve"> that compose its usual definition.</w:t>
        </w:r>
      </w:ins>
    </w:p>
    <w:p w:rsidR="0057131A" w:rsidRPr="007C437A" w:rsidRDefault="004456BA">
      <w:pPr>
        <w:pStyle w:val="Titre3"/>
        <w:rPr>
          <w:ins w:id="3929" w:author="Arthur Parmentier" w:date="2020-06-06T23:46:00Z"/>
        </w:rPr>
        <w:pPrChange w:id="3930" w:author="Arthur Parmentier" w:date="2020-06-10T16:26:00Z">
          <w:pPr>
            <w:pStyle w:val="Titre2"/>
          </w:pPr>
        </w:pPrChange>
      </w:pPr>
      <w:bookmarkStart w:id="3931" w:name="_Toc42698956"/>
      <w:ins w:id="3932" w:author="Arthur Parmentier" w:date="2020-06-08T12:17:00Z">
        <w:r>
          <w:t>SP as a complex communication form</w:t>
        </w:r>
      </w:ins>
      <w:bookmarkEnd w:id="3931"/>
    </w:p>
    <w:p w:rsidR="00E2520C" w:rsidRDefault="0057131A">
      <w:pPr>
        <w:rPr>
          <w:ins w:id="3933" w:author="Arthur Parmentier" w:date="2020-06-08T12:09:00Z"/>
        </w:rPr>
      </w:pPr>
      <w:ins w:id="3934" w:author="Arthur Parmentier" w:date="2020-06-06T23:47:00Z">
        <w:r w:rsidRPr="007C437A">
          <w:t xml:space="preserve">We have seen that SP allow </w:t>
        </w:r>
      </w:ins>
      <w:ins w:id="3935" w:author="Arthur Parmentier" w:date="2020-06-08T12:07:00Z">
        <w:r w:rsidR="00E2520C">
          <w:t>for a communication</w:t>
        </w:r>
      </w:ins>
      <w:ins w:id="3936" w:author="Arthur Parmentier" w:date="2020-06-08T12:08:00Z">
        <w:r w:rsidR="00E2520C">
          <w:t xml:space="preserve"> from one or several </w:t>
        </w:r>
      </w:ins>
      <w:ins w:id="3937" w:author="Arthur Parmentier" w:date="2020-06-08T12:11:00Z">
        <w:r w:rsidR="009329D2">
          <w:t>senders</w:t>
        </w:r>
      </w:ins>
      <w:ins w:id="3938" w:author="Arthur Parmentier" w:date="2020-06-06T23:52:00Z">
        <w:r w:rsidR="00CC42BC" w:rsidRPr="007C437A">
          <w:t xml:space="preserve"> (the soundpainters) to receivers (the performers)</w:t>
        </w:r>
      </w:ins>
      <w:ins w:id="3939" w:author="Arthur Parmentier" w:date="2020-06-08T12:09:00Z">
        <w:r w:rsidR="00E2520C">
          <w:t>: s</w:t>
        </w:r>
      </w:ins>
      <w:ins w:id="3940" w:author="Arthur Parmentier" w:date="2020-06-08T12:08:00Z">
        <w:r w:rsidR="00E2520C">
          <w:t xml:space="preserve">o far, we have </w:t>
        </w:r>
      </w:ins>
      <w:ins w:id="3941" w:author="Arthur Parmentier" w:date="2020-06-08T23:16:00Z">
        <w:r w:rsidR="00751806">
          <w:t xml:space="preserve">only </w:t>
        </w:r>
      </w:ins>
      <w:ins w:id="3942" w:author="Arthur Parmentier" w:date="2020-06-08T12:08:00Z">
        <w:r w:rsidR="00E2520C">
          <w:t xml:space="preserve">discussed SP as a </w:t>
        </w:r>
      </w:ins>
      <w:ins w:id="3943" w:author="Arthur Parmentier" w:date="2020-06-08T23:16:00Z">
        <w:r w:rsidR="000D14BB">
          <w:t>linear</w:t>
        </w:r>
      </w:ins>
      <w:ins w:id="3944" w:author="Arthur Parmentier" w:date="2020-06-08T12:08:00Z">
        <w:r w:rsidR="00E2520C">
          <w:t xml:space="preserve"> communication</w:t>
        </w:r>
      </w:ins>
      <w:ins w:id="3945" w:author="Arthur Parmentier" w:date="2020-06-08T12:12:00Z">
        <w:r w:rsidR="009329D2">
          <w:t xml:space="preserve"> </w:t>
        </w:r>
      </w:ins>
      <w:ins w:id="3946" w:author="Arthur Parmentier" w:date="2020-06-08T23:17:00Z">
        <w:r w:rsidR="008C4AF3">
          <w:t xml:space="preserve">form </w:t>
        </w:r>
      </w:ins>
      <w:ins w:id="3947" w:author="Arthur Parmentier" w:date="2020-06-08T12:12:00Z">
        <w:r w:rsidR="009329D2">
          <w:t>using sign language.</w:t>
        </w:r>
      </w:ins>
      <w:ins w:id="3948" w:author="Arthur Parmentier" w:date="2020-06-08T12:11:00Z">
        <w:r w:rsidR="009329D2">
          <w:t xml:space="preserve"> </w:t>
        </w:r>
      </w:ins>
    </w:p>
    <w:p w:rsidR="004456BA" w:rsidRDefault="004456BA">
      <w:pPr>
        <w:rPr>
          <w:ins w:id="3949" w:author="Arthur Parmentier" w:date="2020-06-08T12:16:00Z"/>
        </w:rPr>
      </w:pPr>
      <w:ins w:id="3950" w:author="Arthur Parmentier" w:date="2020-06-08T12:14:00Z">
        <w:r>
          <w:t xml:space="preserve">In general, </w:t>
        </w:r>
      </w:ins>
      <w:ins w:id="3951" w:author="Arthur Parmentier" w:date="2020-06-08T23:17:00Z">
        <w:r w:rsidR="00B345C7">
          <w:t>we can identify</w:t>
        </w:r>
      </w:ins>
      <w:ins w:id="3952" w:author="Arthur Parmentier" w:date="2020-06-08T12:14:00Z">
        <w:r>
          <w:t xml:space="preserve"> multiple interaction</w:t>
        </w:r>
      </w:ins>
      <w:ins w:id="3953" w:author="Arthur Parmentier" w:date="2020-06-08T23:17:00Z">
        <w:r w:rsidR="00ED2D39">
          <w:t>s</w:t>
        </w:r>
      </w:ins>
      <w:ins w:id="3954" w:author="Arthur Parmentier" w:date="2020-06-08T12:14:00Z">
        <w:r>
          <w:t xml:space="preserve"> within </w:t>
        </w:r>
      </w:ins>
      <w:ins w:id="3955" w:author="Arthur Parmentier" w:date="2020-06-08T23:17:00Z">
        <w:r w:rsidR="00102CE8">
          <w:t>a</w:t>
        </w:r>
      </w:ins>
      <w:ins w:id="3956" w:author="Arthur Parmentier" w:date="2020-06-08T12:14:00Z">
        <w:r>
          <w:t xml:space="preserve"> </w:t>
        </w:r>
      </w:ins>
      <w:ins w:id="3957" w:author="Arthur Parmentier" w:date="2020-06-08T12:15:00Z">
        <w:r>
          <w:t>S</w:t>
        </w:r>
      </w:ins>
      <w:ins w:id="3958" w:author="Arthur Parmentier" w:date="2020-06-08T23:17:00Z">
        <w:r w:rsidR="00903E37">
          <w:t>P</w:t>
        </w:r>
      </w:ins>
      <w:ins w:id="3959" w:author="Arthur Parmentier" w:date="2020-06-08T12:15:00Z">
        <w:r>
          <w:t xml:space="preserve"> group</w:t>
        </w:r>
      </w:ins>
      <w:ins w:id="3960" w:author="Arthur Parmentier" w:date="2020-06-08T23:17:00Z">
        <w:r w:rsidR="001B667A">
          <w:t>, including feedbacks</w:t>
        </w:r>
      </w:ins>
      <w:ins w:id="3961" w:author="Arthur Parmentier" w:date="2020-06-08T23:18:00Z">
        <w:r w:rsidR="001B667A">
          <w:t xml:space="preserve"> to the soundpainter’s request</w:t>
        </w:r>
      </w:ins>
      <w:ins w:id="3962" w:author="Arthur Parmentier" w:date="2020-06-08T12:15:00Z">
        <w:r>
          <w:t xml:space="preserve">. The soundpainters </w:t>
        </w:r>
      </w:ins>
      <w:ins w:id="3963" w:author="Arthur Parmentier" w:date="2020-06-08T23:18:00Z">
        <w:r w:rsidR="004E36CD">
          <w:t xml:space="preserve">may </w:t>
        </w:r>
      </w:ins>
      <w:ins w:id="3964" w:author="Arthur Parmentier" w:date="2020-06-08T12:15:00Z">
        <w:r>
          <w:t xml:space="preserve">receive </w:t>
        </w:r>
      </w:ins>
      <w:ins w:id="3965" w:author="Arthur Parmentier" w:date="2020-06-08T23:18:00Z">
        <w:r w:rsidR="001C1ACF">
          <w:t>several</w:t>
        </w:r>
      </w:ins>
      <w:ins w:id="3966" w:author="Arthur Parmentier" w:date="2020-06-08T12:15:00Z">
        <w:r>
          <w:t xml:space="preserve"> forms of </w:t>
        </w:r>
      </w:ins>
      <w:ins w:id="3967" w:author="Arthur Parmentier" w:date="2020-06-08T12:17:00Z">
        <w:r>
          <w:t>feedback:</w:t>
        </w:r>
      </w:ins>
    </w:p>
    <w:p w:rsidR="004456BA" w:rsidRDefault="004456BA">
      <w:pPr>
        <w:pStyle w:val="Paragraphedeliste"/>
        <w:numPr>
          <w:ilvl w:val="0"/>
          <w:numId w:val="11"/>
        </w:numPr>
        <w:rPr>
          <w:ins w:id="3968" w:author="Arthur Parmentier" w:date="2020-06-08T12:16:00Z"/>
        </w:rPr>
      </w:pPr>
      <w:ins w:id="3969" w:author="Arthur Parmentier" w:date="2020-06-08T12:16:00Z">
        <w:r>
          <w:t>The artistic productions of the performers</w:t>
        </w:r>
      </w:ins>
    </w:p>
    <w:p w:rsidR="004456BA" w:rsidRDefault="004456BA">
      <w:pPr>
        <w:pStyle w:val="Paragraphedeliste"/>
        <w:numPr>
          <w:ilvl w:val="0"/>
          <w:numId w:val="11"/>
        </w:numPr>
        <w:rPr>
          <w:ins w:id="3970" w:author="Arthur Parmentier" w:date="2020-06-08T12:17:00Z"/>
        </w:rPr>
      </w:pPr>
      <w:ins w:id="3971" w:author="Arthur Parmentier" w:date="2020-06-08T12:17:00Z">
        <w:r>
          <w:t>The unintentional communications of both the performer and the public</w:t>
        </w:r>
      </w:ins>
    </w:p>
    <w:p w:rsidR="004456BA" w:rsidRDefault="004456BA">
      <w:pPr>
        <w:pStyle w:val="Paragraphedeliste"/>
        <w:numPr>
          <w:ilvl w:val="0"/>
          <w:numId w:val="11"/>
        </w:numPr>
        <w:rPr>
          <w:ins w:id="3972" w:author="Arthur Parmentier" w:date="2020-06-08T12:16:00Z"/>
        </w:rPr>
        <w:pPrChange w:id="3973" w:author="Arthur Parmentier" w:date="2020-06-10T16:26:00Z">
          <w:pPr/>
        </w:pPrChange>
      </w:pPr>
      <w:ins w:id="3974" w:author="Arthur Parmentier" w:date="2020-06-08T12:18:00Z">
        <w:r>
          <w:t>The few signs that can be used by performers as such (not as soundpainters)</w:t>
        </w:r>
      </w:ins>
    </w:p>
    <w:p w:rsidR="00373A1E" w:rsidRPr="007C437A" w:rsidRDefault="00CC42BC">
      <w:pPr>
        <w:rPr>
          <w:ins w:id="3975" w:author="Arthur Parmentier" w:date="2020-06-08T13:14:00Z"/>
        </w:rPr>
      </w:pPr>
      <w:ins w:id="3976" w:author="Arthur Parmentier" w:date="2020-06-06T23:50:00Z">
        <w:r w:rsidRPr="007C437A">
          <w:t xml:space="preserve">Although there are some </w:t>
        </w:r>
      </w:ins>
      <w:ins w:id="3977" w:author="Arthur Parmentier" w:date="2020-06-06T23:55:00Z">
        <w:r w:rsidRPr="007C437A">
          <w:t>configurations</w:t>
        </w:r>
      </w:ins>
      <w:ins w:id="3978" w:author="Arthur Parmentier" w:date="2020-06-06T23:50:00Z">
        <w:r w:rsidRPr="007C437A">
          <w:t xml:space="preserve"> in which </w:t>
        </w:r>
      </w:ins>
      <w:ins w:id="3979" w:author="Arthur Parmentier" w:date="2020-06-08T12:18:00Z">
        <w:r w:rsidR="009177A3">
          <w:t xml:space="preserve">some of these elements of communication </w:t>
        </w:r>
      </w:ins>
      <w:ins w:id="3980" w:author="Arthur Parmentier" w:date="2020-06-08T23:19:00Z">
        <w:r w:rsidR="00E321F3">
          <w:t>occur</w:t>
        </w:r>
      </w:ins>
      <w:ins w:id="3981" w:author="Arthur Parmentier" w:date="2020-06-08T12:19:00Z">
        <w:r w:rsidR="009177A3">
          <w:t xml:space="preserve">, soundpainters </w:t>
        </w:r>
      </w:ins>
      <w:ins w:id="3982" w:author="Arthur Parmentier" w:date="2020-06-06T23:50:00Z">
        <w:r w:rsidRPr="007C437A">
          <w:t xml:space="preserve">are usually able to perceive </w:t>
        </w:r>
      </w:ins>
      <w:ins w:id="3983" w:author="Arthur Parmentier" w:date="2020-06-08T12:19:00Z">
        <w:r w:rsidR="009177A3">
          <w:t>a feedback to</w:t>
        </w:r>
      </w:ins>
      <w:ins w:id="3984" w:author="Arthur Parmentier" w:date="2020-06-08T12:20:00Z">
        <w:r w:rsidR="009177A3">
          <w:t xml:space="preserve"> </w:t>
        </w:r>
      </w:ins>
      <w:ins w:id="3985" w:author="Arthur Parmentier" w:date="2020-06-08T23:19:00Z">
        <w:r w:rsidR="00C65CE6">
          <w:t>their resquests</w:t>
        </w:r>
      </w:ins>
      <w:ins w:id="3986" w:author="Arthur Parmentier" w:date="2020-06-08T12:20:00Z">
        <w:r w:rsidR="009177A3">
          <w:t>.</w:t>
        </w:r>
      </w:ins>
      <w:ins w:id="3987" w:author="Arthur Parmentier" w:date="2020-06-06T23:51:00Z">
        <w:r w:rsidRPr="007C437A">
          <w:t xml:space="preserve"> </w:t>
        </w:r>
      </w:ins>
      <w:ins w:id="3988" w:author="Arthur Parmentier" w:date="2020-06-08T13:14:00Z">
        <w:r w:rsidR="00373A1E" w:rsidRPr="007C437A">
          <w:t>One may object that the</w:t>
        </w:r>
      </w:ins>
      <w:ins w:id="3989" w:author="Arthur Parmentier" w:date="2020-06-08T23:19:00Z">
        <w:r w:rsidR="00C65CE6">
          <w:t>y can</w:t>
        </w:r>
      </w:ins>
      <w:ins w:id="3990" w:author="Arthur Parmentier" w:date="2020-06-08T13:14:00Z">
        <w:r w:rsidR="00373A1E" w:rsidRPr="007C437A">
          <w:t xml:space="preserve"> be prepared in advance and written down on some kind of score, s</w:t>
        </w:r>
      </w:ins>
      <w:ins w:id="3991" w:author="Arthur Parmentier" w:date="2020-06-08T23:20:00Z">
        <w:r w:rsidR="00030A90">
          <w:t>uch</w:t>
        </w:r>
      </w:ins>
      <w:ins w:id="3992" w:author="Arthur Parmentier" w:date="2020-06-08T13:14:00Z">
        <w:r w:rsidR="00373A1E" w:rsidRPr="007C437A">
          <w:t xml:space="preserve"> that the feedback from the performers would have no influence </w:t>
        </w:r>
      </w:ins>
      <w:ins w:id="3993" w:author="Arthur Parmentier" w:date="2020-06-08T23:20:00Z">
        <w:r w:rsidR="00CF725B">
          <w:t>on the linear communication from the soundpainter to the performers</w:t>
        </w:r>
      </w:ins>
      <w:ins w:id="3994" w:author="Arthur Parmentier" w:date="2020-06-08T13:14:00Z">
        <w:r w:rsidR="00373A1E" w:rsidRPr="007C437A">
          <w:t xml:space="preserve">. It is however not the case in general and is often reported and discussed how the requests are </w:t>
        </w:r>
      </w:ins>
      <w:ins w:id="3995" w:author="Arthur Parmentier" w:date="2020-06-08T23:20:00Z">
        <w:r w:rsidR="004C3DC9">
          <w:t xml:space="preserve">made </w:t>
        </w:r>
      </w:ins>
      <w:ins w:id="3996" w:author="Arthur Parmentier" w:date="2020-06-08T13:14:00Z">
        <w:r w:rsidR="00373A1E" w:rsidRPr="007C437A">
          <w:t>in reaction to the proposals of the performers</w:t>
        </w:r>
        <w:r w:rsidR="00373A1E">
          <w:t>: this part of what is called “real time composition” a</w:t>
        </w:r>
      </w:ins>
      <w:ins w:id="3997" w:author="Arthur Parmentier" w:date="2020-06-08T13:15:00Z">
        <w:r w:rsidR="00373A1E">
          <w:t>nd the role of the soundpainter as a composer who listens to and shapes the artistic propositions of the group.</w:t>
        </w:r>
      </w:ins>
    </w:p>
    <w:p w:rsidR="009864BB" w:rsidRDefault="009864BB">
      <w:pPr>
        <w:pStyle w:val="Titre3"/>
        <w:rPr>
          <w:ins w:id="3998" w:author="Arthur Parmentier" w:date="2020-06-08T15:31:00Z"/>
        </w:rPr>
        <w:pPrChange w:id="3999" w:author="Arthur Parmentier" w:date="2020-06-10T16:26:00Z">
          <w:pPr>
            <w:pStyle w:val="Titre2"/>
          </w:pPr>
        </w:pPrChange>
      </w:pPr>
      <w:bookmarkStart w:id="4000" w:name="_Toc42698957"/>
      <w:ins w:id="4001" w:author="Arthur Parmentier" w:date="2020-06-08T13:16:00Z">
        <w:r>
          <w:lastRenderedPageBreak/>
          <w:t>Co</w:t>
        </w:r>
      </w:ins>
      <w:ins w:id="4002" w:author="Arthur Parmentier" w:date="2020-06-08T13:17:00Z">
        <w:r>
          <w:t xml:space="preserve">nfigurations </w:t>
        </w:r>
      </w:ins>
      <w:ins w:id="4003" w:author="Arthur Parmentier" w:date="2020-06-08T18:22:00Z">
        <w:r w:rsidR="009E67E3">
          <w:t xml:space="preserve">of </w:t>
        </w:r>
      </w:ins>
      <w:ins w:id="4004" w:author="Arthur Parmentier" w:date="2020-06-08T13:17:00Z">
        <w:r w:rsidR="00850432">
          <w:t>SP</w:t>
        </w:r>
      </w:ins>
      <w:ins w:id="4005" w:author="Arthur Parmentier" w:date="2020-06-08T18:22:00Z">
        <w:r w:rsidR="00FD6204">
          <w:t xml:space="preserve"> practices and performances</w:t>
        </w:r>
      </w:ins>
      <w:bookmarkEnd w:id="4000"/>
    </w:p>
    <w:p w:rsidR="001A5CF4" w:rsidRPr="001A5CF4" w:rsidRDefault="001A5CF4">
      <w:pPr>
        <w:pStyle w:val="Titre4"/>
        <w:rPr>
          <w:ins w:id="4006" w:author="Arthur Parmentier" w:date="2020-06-08T13:17:00Z"/>
          <w:rPrChange w:id="4007" w:author="Arthur Parmentier" w:date="2020-06-08T15:31:00Z">
            <w:rPr>
              <w:ins w:id="4008" w:author="Arthur Parmentier" w:date="2020-06-08T13:17:00Z"/>
            </w:rPr>
          </w:rPrChange>
        </w:rPr>
        <w:pPrChange w:id="4009" w:author="Arthur Parmentier" w:date="2020-06-10T16:26:00Z">
          <w:pPr>
            <w:pStyle w:val="Titre2"/>
          </w:pPr>
        </w:pPrChange>
      </w:pPr>
      <w:ins w:id="4010" w:author="Arthur Parmentier" w:date="2020-06-08T15:31:00Z">
        <w:r>
          <w:t>Introduction to the notion of configuration</w:t>
        </w:r>
      </w:ins>
      <w:ins w:id="4011" w:author="Arthur Parmentier" w:date="2020-06-08T23:21:00Z">
        <w:r w:rsidR="00AB1579">
          <w:t>s</w:t>
        </w:r>
      </w:ins>
      <w:ins w:id="4012" w:author="Arthur Parmentier" w:date="2020-06-08T15:31:00Z">
        <w:r>
          <w:t xml:space="preserve"> and context</w:t>
        </w:r>
      </w:ins>
      <w:ins w:id="4013" w:author="Arthur Parmentier" w:date="2020-06-08T23:21:00Z">
        <w:r w:rsidR="00AB1579">
          <w:t xml:space="preserve">s </w:t>
        </w:r>
      </w:ins>
      <w:ins w:id="4014" w:author="Arthur Parmentier" w:date="2020-06-08T23:25:00Z">
        <w:r w:rsidR="00B11F9D">
          <w:t>of SP</w:t>
        </w:r>
      </w:ins>
      <w:ins w:id="4015" w:author="Arthur Parmentier" w:date="2020-06-08T23:10:00Z">
        <w:r w:rsidR="005169EE">
          <w:t xml:space="preserve"> performances</w:t>
        </w:r>
      </w:ins>
    </w:p>
    <w:p w:rsidR="00850432" w:rsidRDefault="00850432">
      <w:pPr>
        <w:rPr>
          <w:ins w:id="4016" w:author="Arthur Parmentier" w:date="2020-06-08T13:18:00Z"/>
        </w:rPr>
      </w:pPr>
      <w:ins w:id="4017" w:author="Arthur Parmentier" w:date="2020-06-08T13:17:00Z">
        <w:r w:rsidRPr="007C437A">
          <w:t xml:space="preserve">In this part, I would like to show </w:t>
        </w:r>
      </w:ins>
      <w:ins w:id="4018" w:author="Arthur Parmentier" w:date="2020-06-08T23:22:00Z">
        <w:r w:rsidR="008106B0">
          <w:t xml:space="preserve">some </w:t>
        </w:r>
      </w:ins>
      <w:ins w:id="4019" w:author="Arthur Parmentier" w:date="2020-06-08T13:17:00Z">
        <w:r w:rsidRPr="007C437A">
          <w:t>contextual features</w:t>
        </w:r>
      </w:ins>
      <w:ins w:id="4020" w:author="Arthur Parmentier" w:date="2020-06-09T13:36:00Z">
        <w:r w:rsidR="00797885">
          <w:t xml:space="preserve"> that</w:t>
        </w:r>
      </w:ins>
      <w:ins w:id="4021" w:author="Arthur Parmentier" w:date="2020-06-08T13:17:00Z">
        <w:r w:rsidRPr="007C437A">
          <w:t xml:space="preserve"> </w:t>
        </w:r>
      </w:ins>
      <w:ins w:id="4022" w:author="Arthur Parmentier" w:date="2020-06-08T23:22:00Z">
        <w:r w:rsidR="00E10955">
          <w:t>play an important</w:t>
        </w:r>
      </w:ins>
      <w:ins w:id="4023" w:author="Arthur Parmentier" w:date="2020-06-08T23:23:00Z">
        <w:r w:rsidR="00E10955">
          <w:t xml:space="preserve"> role in</w:t>
        </w:r>
      </w:ins>
      <w:ins w:id="4024" w:author="Arthur Parmentier" w:date="2020-06-08T13:17:00Z">
        <w:r w:rsidRPr="007C437A">
          <w:t xml:space="preserve"> SP</w:t>
        </w:r>
      </w:ins>
      <w:ins w:id="4025" w:author="Arthur Parmentier" w:date="2020-06-08T13:18:00Z">
        <w:r>
          <w:t xml:space="preserve"> and</w:t>
        </w:r>
      </w:ins>
      <w:ins w:id="4026" w:author="Arthur Parmentier" w:date="2020-06-08T13:17:00Z">
        <w:r w:rsidRPr="007C437A">
          <w:t xml:space="preserve"> point out the historical emergence of new configurations in which</w:t>
        </w:r>
      </w:ins>
      <w:ins w:id="4027" w:author="Arthur Parmentier" w:date="2020-06-09T13:47:00Z">
        <w:r w:rsidR="00A9180F">
          <w:t xml:space="preserve"> </w:t>
        </w:r>
      </w:ins>
      <w:ins w:id="4028" w:author="Arthur Parmentier" w:date="2020-06-08T13:17:00Z">
        <w:r w:rsidRPr="007C437A">
          <w:t>conventions</w:t>
        </w:r>
      </w:ins>
      <w:ins w:id="4029" w:author="Arthur Parmentier" w:date="2020-06-09T13:47:00Z">
        <w:r w:rsidR="00A9180F">
          <w:t xml:space="preserve"> that are usually presented (by Thompson for instance) as representative of SP</w:t>
        </w:r>
      </w:ins>
      <w:ins w:id="4030" w:author="Arthur Parmentier" w:date="2020-06-08T13:17:00Z">
        <w:r w:rsidRPr="007C437A">
          <w:t xml:space="preserve"> such as the traditional dichotomy between the composer and the performers (or the orchestra) disappear</w:t>
        </w:r>
      </w:ins>
      <w:ins w:id="4031" w:author="Arthur Parmentier" w:date="2020-06-09T13:47:00Z">
        <w:r w:rsidR="00A9180F">
          <w:t>.</w:t>
        </w:r>
      </w:ins>
    </w:p>
    <w:p w:rsidR="00850432" w:rsidRDefault="00850432">
      <w:pPr>
        <w:rPr>
          <w:ins w:id="4032" w:author="Arthur Parmentier" w:date="2020-06-08T13:24:00Z"/>
        </w:rPr>
      </w:pPr>
      <w:ins w:id="4033" w:author="Arthur Parmentier" w:date="2020-06-08T13:18:00Z">
        <w:r>
          <w:t>We have seen that SP is introduced</w:t>
        </w:r>
      </w:ins>
      <w:ins w:id="4034" w:author="Arthur Parmentier" w:date="2020-06-08T13:19:00Z">
        <w:r>
          <w:t xml:space="preserve"> as a sign language between a soundpainter which is the composer and an orchestra that is the set of performers. We also have seen that these roles </w:t>
        </w:r>
      </w:ins>
      <w:ins w:id="4035" w:author="Arthur Parmentier" w:date="2020-06-08T13:20:00Z">
        <w:r>
          <w:t xml:space="preserve">are </w:t>
        </w:r>
      </w:ins>
      <w:ins w:id="4036" w:author="Arthur Parmentier" w:date="2020-06-08T13:22:00Z">
        <w:r>
          <w:t>questioned</w:t>
        </w:r>
      </w:ins>
      <w:ins w:id="4037" w:author="Arthur Parmentier" w:date="2020-06-08T13:20:00Z">
        <w:r>
          <w:t xml:space="preserve"> and that SP is used in different ways </w:t>
        </w:r>
      </w:ins>
      <w:ins w:id="4038" w:author="Arthur Parmentier" w:date="2020-06-08T13:21:00Z">
        <w:r>
          <w:t>by dance duets, jazz bands and other groups</w:t>
        </w:r>
      </w:ins>
      <w:ins w:id="4039" w:author="Arthur Parmentier" w:date="2020-06-08T13:22:00Z">
        <w:r>
          <w:t xml:space="preserve"> in which performers may also sounpaint, or soundpainters are also see</w:t>
        </w:r>
      </w:ins>
      <w:ins w:id="4040" w:author="Arthur Parmentier" w:date="2020-06-08T13:23:00Z">
        <w:r>
          <w:t>n</w:t>
        </w:r>
      </w:ins>
      <w:ins w:id="4041" w:author="Arthur Parmentier" w:date="2020-06-08T13:22:00Z">
        <w:r>
          <w:t xml:space="preserve"> as performers</w:t>
        </w:r>
      </w:ins>
      <w:ins w:id="4042" w:author="Arthur Parmentier" w:date="2020-06-08T23:24:00Z">
        <w:r w:rsidR="00C05158">
          <w:t xml:space="preserve"> themselves</w:t>
        </w:r>
      </w:ins>
      <w:ins w:id="4043" w:author="Arthur Parmentier" w:date="2020-06-08T13:23:00Z">
        <w:r>
          <w:t xml:space="preserve">, while the composition process may not be directed by a composer anymore, but may be a collective process </w:t>
        </w:r>
      </w:ins>
      <w:ins w:id="4044" w:author="Arthur Parmentier" w:date="2020-06-08T13:24:00Z">
        <w:r>
          <w:t xml:space="preserve">in which the notion of composer makes </w:t>
        </w:r>
      </w:ins>
      <w:ins w:id="4045" w:author="Arthur Parmentier" w:date="2020-06-08T23:24:00Z">
        <w:r w:rsidR="000F0A8E">
          <w:t xml:space="preserve">no or </w:t>
        </w:r>
      </w:ins>
      <w:ins w:id="4046" w:author="Arthur Parmentier" w:date="2020-06-08T13:24:00Z">
        <w:r>
          <w:t>little sense.</w:t>
        </w:r>
      </w:ins>
    </w:p>
    <w:p w:rsidR="00850432" w:rsidRDefault="00850432">
      <w:pPr>
        <w:rPr>
          <w:ins w:id="4047" w:author="Arthur Parmentier" w:date="2020-06-08T16:04:00Z"/>
        </w:rPr>
      </w:pPr>
      <w:ins w:id="4048" w:author="Arthur Parmentier" w:date="2020-06-08T13:24:00Z">
        <w:r>
          <w:t>I would like to call these</w:t>
        </w:r>
      </w:ins>
      <w:ins w:id="4049" w:author="Arthur Parmentier" w:date="2020-06-08T18:24:00Z">
        <w:r w:rsidR="00D315D5">
          <w:t xml:space="preserve"> different</w:t>
        </w:r>
      </w:ins>
      <w:ins w:id="4050" w:author="Arthur Parmentier" w:date="2020-06-08T13:24:00Z">
        <w:r>
          <w:t xml:space="preserve"> “ways” </w:t>
        </w:r>
      </w:ins>
      <w:ins w:id="4051" w:author="Arthur Parmentier" w:date="2020-06-08T13:25:00Z">
        <w:r>
          <w:t>using</w:t>
        </w:r>
      </w:ins>
      <w:ins w:id="4052" w:author="Arthur Parmentier" w:date="2020-06-08T13:24:00Z">
        <w:r>
          <w:t xml:space="preserve"> of </w:t>
        </w:r>
      </w:ins>
      <w:ins w:id="4053" w:author="Arthur Parmentier" w:date="2020-06-08T13:25:00Z">
        <w:r>
          <w:t>Soundpainting</w:t>
        </w:r>
        <w:r w:rsidR="00DE6BC9">
          <w:t xml:space="preserve"> and their context</w:t>
        </w:r>
      </w:ins>
      <w:ins w:id="4054" w:author="Arthur Parmentier" w:date="2020-06-08T23:25:00Z">
        <w:r w:rsidR="00B11F9D">
          <w:t>s</w:t>
        </w:r>
      </w:ins>
      <w:ins w:id="4055" w:author="Arthur Parmentier" w:date="2020-06-08T13:25:00Z">
        <w:r>
          <w:t>: configurations.</w:t>
        </w:r>
      </w:ins>
      <w:ins w:id="4056" w:author="Arthur Parmentier" w:date="2020-06-08T18:24:00Z">
        <w:r w:rsidR="00B27715">
          <w:t xml:space="preserve"> A configuration may embody </w:t>
        </w:r>
      </w:ins>
      <w:ins w:id="4057"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058" w:author="Arthur Parmentier" w:date="2020-06-08T18:26:00Z">
        <w:r w:rsidR="00B808B5">
          <w:t xml:space="preserve"> and other elements of context that are not defined using the sign language itself.</w:t>
        </w:r>
      </w:ins>
      <w:ins w:id="4059"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060" w:author="Arthur Parmentier" w:date="2020-06-08T16:04:00Z"/>
        </w:rPr>
        <w:pPrChange w:id="4061" w:author="Arthur Parmentier" w:date="2020-06-10T16:26:00Z">
          <w:pPr>
            <w:pStyle w:val="Titre3"/>
          </w:pPr>
        </w:pPrChange>
      </w:pPr>
      <w:ins w:id="4062" w:author="Arthur Parmentier" w:date="2020-06-08T16:04:00Z">
        <w:r>
          <w:t>A remark on the sign “configuration” of the SP sign language</w:t>
        </w:r>
      </w:ins>
    </w:p>
    <w:p w:rsidR="006714AF" w:rsidRDefault="006714AF">
      <w:pPr>
        <w:rPr>
          <w:ins w:id="4063" w:author="Arthur Parmentier" w:date="2020-06-08T18:06:00Z"/>
        </w:rPr>
      </w:pPr>
      <w:ins w:id="4064" w:author="Arthur Parmentier" w:date="2020-06-08T18:06:00Z">
        <w:r w:rsidRPr="007C437A">
          <w:t>There is a sign in SP called “configuration”</w:t>
        </w:r>
        <w:r>
          <w:t xml:space="preserve">, whose </w:t>
        </w:r>
      </w:ins>
      <w:ins w:id="4065" w:author="Arthur Parmentier" w:date="2020-06-08T18:07:00Z">
        <w:r w:rsidR="00895A24">
          <w:t>description</w:t>
        </w:r>
      </w:ins>
      <w:ins w:id="4066" w:author="Arthur Parmentier" w:date="2020-06-08T18:06:00Z">
        <w:r>
          <w:t xml:space="preserve"> </w:t>
        </w:r>
        <w:r w:rsidR="00224842">
          <w:t>in the WB2</w:t>
        </w:r>
        <w:r>
          <w:t xml:space="preserve"> is the following:</w:t>
        </w:r>
      </w:ins>
    </w:p>
    <w:p w:rsidR="006714AF" w:rsidRDefault="006714AF">
      <w:pPr>
        <w:rPr>
          <w:ins w:id="4067" w:author="Arthur Parmentier" w:date="2020-06-08T18:07:00Z"/>
        </w:rPr>
      </w:pPr>
      <w:ins w:id="4068"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069" w:author="Arthur Parmentier" w:date="2020-06-08T18:06:00Z"/>
        </w:rPr>
      </w:pPr>
      <w:ins w:id="4070" w:author="Arthur Parmentier" w:date="2020-06-08T18:07:00Z">
        <w:r>
          <w:t>Such a definition does relate to notions</w:t>
        </w:r>
      </w:ins>
      <w:ins w:id="4071" w:author="Arthur Parmentier" w:date="2020-06-08T18:08:00Z">
        <w:r>
          <w:t xml:space="preserve"> </w:t>
        </w:r>
      </w:ins>
      <w:ins w:id="4072" w:author="Arthur Parmentier" w:date="2020-06-09T13:50:00Z">
        <w:r w:rsidR="00FF616F">
          <w:t xml:space="preserve">of </w:t>
        </w:r>
      </w:ins>
      <w:ins w:id="4073" w:author="Arthur Parmentier" w:date="2020-06-08T18:08:00Z">
        <w:r>
          <w:t xml:space="preserve">roles and compositional conventions. However, my own use of the word “configuration” is </w:t>
        </w:r>
      </w:ins>
      <w:ins w:id="4074" w:author="Arthur Parmentier" w:date="2020-06-08T18:26:00Z">
        <w:r w:rsidR="00754027">
          <w:t xml:space="preserve">perhaps </w:t>
        </w:r>
      </w:ins>
      <w:ins w:id="4075" w:author="Arthur Parmentier" w:date="2020-06-08T18:08:00Z">
        <w:r>
          <w:t xml:space="preserve">broader than its meaning in the SP </w:t>
        </w:r>
      </w:ins>
      <w:ins w:id="4076" w:author="Arthur Parmentier" w:date="2020-06-08T18:10:00Z">
        <w:r w:rsidR="00B07D80">
          <w:t xml:space="preserve">language </w:t>
        </w:r>
      </w:ins>
      <w:ins w:id="4077" w:author="Arthur Parmentier" w:date="2020-06-08T18:27:00Z">
        <w:r w:rsidR="00754027">
          <w:t>and does not directly refer to its use within the sign language</w:t>
        </w:r>
      </w:ins>
      <w:ins w:id="4078" w:author="Arthur Parmentier" w:date="2020-06-08T18:10:00Z">
        <w:r>
          <w:t>.</w:t>
        </w:r>
      </w:ins>
    </w:p>
    <w:p w:rsidR="001A5CF4" w:rsidRDefault="001A5CF4">
      <w:pPr>
        <w:pStyle w:val="Titre4"/>
        <w:rPr>
          <w:ins w:id="4079" w:author="Arthur Parmentier" w:date="2020-06-08T18:34:00Z"/>
        </w:rPr>
        <w:pPrChange w:id="4080" w:author="Arthur Parmentier" w:date="2020-06-10T16:26:00Z">
          <w:pPr>
            <w:pStyle w:val="Titre3"/>
          </w:pPr>
        </w:pPrChange>
      </w:pPr>
      <w:ins w:id="4081" w:author="Arthur Parmentier" w:date="2020-06-08T15:32:00Z">
        <w:r>
          <w:t xml:space="preserve">A </w:t>
        </w:r>
      </w:ins>
      <w:ins w:id="4082" w:author="Arthur Parmentier" w:date="2020-06-08T15:59:00Z">
        <w:r w:rsidR="001F466C">
          <w:t xml:space="preserve">linguistic </w:t>
        </w:r>
      </w:ins>
      <w:ins w:id="4083" w:author="Arthur Parmentier" w:date="2020-06-08T15:32:00Z">
        <w:r>
          <w:t xml:space="preserve">re-definition of SP </w:t>
        </w:r>
      </w:ins>
      <w:ins w:id="4084" w:author="Arthur Parmentier" w:date="2020-06-08T15:59:00Z">
        <w:r w:rsidR="004934C1">
          <w:t xml:space="preserve">taken away </w:t>
        </w:r>
      </w:ins>
      <w:ins w:id="4085" w:author="Arthur Parmentier" w:date="2020-06-08T18:14:00Z">
        <w:r w:rsidR="0079574E">
          <w:t>from its</w:t>
        </w:r>
      </w:ins>
      <w:ins w:id="4086" w:author="Arthur Parmentier" w:date="2020-06-08T15:59:00Z">
        <w:r w:rsidR="004934C1">
          <w:t xml:space="preserve"> traditional configurations and contexts</w:t>
        </w:r>
      </w:ins>
    </w:p>
    <w:p w:rsidR="00890A89" w:rsidRPr="00890A89" w:rsidRDefault="00890A89">
      <w:pPr>
        <w:rPr>
          <w:ins w:id="4087" w:author="Arthur Parmentier" w:date="2020-06-08T18:33:00Z"/>
          <w:rPrChange w:id="4088" w:author="Arthur Parmentier" w:date="2020-06-08T18:34:00Z">
            <w:rPr>
              <w:ins w:id="4089" w:author="Arthur Parmentier" w:date="2020-06-08T18:33:00Z"/>
            </w:rPr>
          </w:rPrChange>
        </w:rPr>
        <w:pPrChange w:id="4090" w:author="Arthur Parmentier" w:date="2020-06-10T16:26:00Z">
          <w:pPr>
            <w:pStyle w:val="Titre3"/>
          </w:pPr>
        </w:pPrChange>
      </w:pPr>
      <w:ins w:id="4091" w:author="Arthur Parmentier" w:date="2020-06-08T18:34:00Z">
        <w:r>
          <w:t xml:space="preserve">At this point, it is important to motivate the concept of configuration by stepping back from the historical introduction of SP by Walter Thompson and reflect on what </w:t>
        </w:r>
      </w:ins>
      <w:ins w:id="4092" w:author="Arthur Parmentier" w:date="2020-06-08T23:26:00Z">
        <w:r w:rsidR="00D60283">
          <w:t xml:space="preserve">SP </w:t>
        </w:r>
      </w:ins>
      <w:ins w:id="4093" w:author="Arthur Parmentier" w:date="2020-06-08T18:34:00Z">
        <w:r>
          <w:t>represents today and might represent it in the future.</w:t>
        </w:r>
      </w:ins>
    </w:p>
    <w:p w:rsidR="00890A89" w:rsidRPr="00890A89" w:rsidRDefault="00890A89">
      <w:pPr>
        <w:pStyle w:val="Titre5"/>
        <w:rPr>
          <w:ins w:id="4094" w:author="Arthur Parmentier" w:date="2020-06-08T13:25:00Z"/>
          <w:rPrChange w:id="4095" w:author="Arthur Parmentier" w:date="2020-06-08T18:33:00Z">
            <w:rPr>
              <w:ins w:id="4096" w:author="Arthur Parmentier" w:date="2020-06-08T13:25:00Z"/>
            </w:rPr>
          </w:rPrChange>
        </w:rPr>
        <w:pPrChange w:id="4097" w:author="Arthur Parmentier" w:date="2020-06-10T16:26:00Z">
          <w:pPr/>
        </w:pPrChange>
      </w:pPr>
      <w:ins w:id="4098" w:author="Arthur Parmentier" w:date="2020-06-08T18:34:00Z">
        <w:r>
          <w:t>Performativity of a language</w:t>
        </w:r>
      </w:ins>
    </w:p>
    <w:p w:rsidR="00890A89" w:rsidRDefault="003F2132">
      <w:pPr>
        <w:rPr>
          <w:ins w:id="4099" w:author="Arthur Parmentier" w:date="2020-06-08T18:34:00Z"/>
        </w:rPr>
      </w:pPr>
      <w:ins w:id="4100" w:author="Arthur Parmentier" w:date="2020-06-08T13:27:00Z">
        <w:r>
          <w:t xml:space="preserve">Let’s </w:t>
        </w:r>
      </w:ins>
      <w:ins w:id="4101" w:author="Arthur Parmentier" w:date="2020-06-08T13:28:00Z">
        <w:r>
          <w:t xml:space="preserve">forget for a moment the history of SP and assume that </w:t>
        </w:r>
      </w:ins>
      <w:ins w:id="4102" w:author="Arthur Parmentier" w:date="2020-06-08T18:28:00Z">
        <w:r w:rsidR="00060940">
          <w:t>it</w:t>
        </w:r>
      </w:ins>
      <w:ins w:id="4103" w:author="Arthur Parmentier" w:date="2020-06-08T13:28:00Z">
        <w:r>
          <w:t xml:space="preserve"> is a mere sign language, that </w:t>
        </w:r>
      </w:ins>
      <w:ins w:id="4104" w:author="Arthur Parmentier" w:date="2020-06-08T13:29:00Z">
        <w:r>
          <w:t>is only def</w:t>
        </w:r>
      </w:ins>
      <w:ins w:id="4105" w:author="Arthur Parmentier" w:date="2020-06-08T13:30:00Z">
        <w:r>
          <w:t>ined by</w:t>
        </w:r>
      </w:ins>
      <w:ins w:id="4106" w:author="Arthur Parmentier" w:date="2020-06-08T13:28:00Z">
        <w:r>
          <w:t xml:space="preserve"> </w:t>
        </w:r>
      </w:ins>
      <w:ins w:id="4107" w:author="Arthur Parmentier" w:date="2020-06-08T23:27:00Z">
        <w:r w:rsidR="00227BF5">
          <w:t xml:space="preserve">its </w:t>
        </w:r>
        <w:r w:rsidR="004930FA">
          <w:t>g</w:t>
        </w:r>
      </w:ins>
      <w:ins w:id="4108" w:author="Arthur Parmentier" w:date="2020-06-08T13:28:00Z">
        <w:r>
          <w:t>rammatical and semantic features</w:t>
        </w:r>
      </w:ins>
      <w:ins w:id="4109" w:author="Arthur Parmentier" w:date="2020-06-08T13:29:00Z">
        <w:r>
          <w:t>.</w:t>
        </w:r>
      </w:ins>
      <w:ins w:id="4110" w:author="Arthur Parmentier" w:date="2020-06-08T13:30:00Z">
        <w:r>
          <w:t xml:space="preserve"> One may use this language </w:t>
        </w:r>
      </w:ins>
      <w:ins w:id="4111" w:author="Arthur Parmentier" w:date="2020-06-08T13:31:00Z">
        <w:r>
          <w:t xml:space="preserve">for cooking, </w:t>
        </w:r>
      </w:ins>
      <w:ins w:id="4112" w:author="Arthur Parmentier" w:date="2020-06-08T13:32:00Z">
        <w:r>
          <w:t xml:space="preserve">buying </w:t>
        </w:r>
        <w:r>
          <w:lastRenderedPageBreak/>
          <w:t>clothes on the market or playing games. In all of these uses cases, SP may seem</w:t>
        </w:r>
      </w:ins>
      <w:ins w:id="4113" w:author="Arthur Parmentier" w:date="2020-06-08T13:33:00Z">
        <w:r>
          <w:t xml:space="preserve"> very inefficient </w:t>
        </w:r>
      </w:ins>
      <w:ins w:id="4114" w:author="Arthur Parmentier" w:date="2020-06-08T18:28:00Z">
        <w:r w:rsidR="00C353F5">
          <w:t xml:space="preserve">for </w:t>
        </w:r>
      </w:ins>
      <w:ins w:id="4115" w:author="Arthur Parmentier" w:date="2020-06-08T13:33:00Z">
        <w:r>
          <w:t xml:space="preserve">communicating relevant messages and meanings. </w:t>
        </w:r>
      </w:ins>
      <w:ins w:id="4116" w:author="Arthur Parmentier" w:date="2020-06-08T13:34:00Z">
        <w:r>
          <w:t>However, it might be performant in a band, in a group of dancers or between a co</w:t>
        </w:r>
      </w:ins>
      <w:ins w:id="4117" w:author="Arthur Parmentier" w:date="2020-06-09T13:52:00Z">
        <w:r w:rsidR="000D336C">
          <w:t>mposer or a conductor</w:t>
        </w:r>
      </w:ins>
      <w:ins w:id="4118" w:author="Arthur Parmentier" w:date="2020-06-08T13:34:00Z">
        <w:r>
          <w:t xml:space="preserve"> and </w:t>
        </w:r>
      </w:ins>
      <w:ins w:id="4119" w:author="Arthur Parmentier" w:date="2020-06-09T13:52:00Z">
        <w:r w:rsidR="00871E58">
          <w:t>an</w:t>
        </w:r>
      </w:ins>
      <w:ins w:id="4120" w:author="Arthur Parmentier" w:date="2020-06-08T13:34:00Z">
        <w:r>
          <w:t xml:space="preserve"> orchestra. </w:t>
        </w:r>
      </w:ins>
    </w:p>
    <w:p w:rsidR="00890A89" w:rsidRDefault="00890A89">
      <w:pPr>
        <w:pStyle w:val="Titre5"/>
        <w:rPr>
          <w:ins w:id="4121" w:author="Arthur Parmentier" w:date="2020-06-08T18:34:00Z"/>
        </w:rPr>
        <w:pPrChange w:id="4122" w:author="Arthur Parmentier" w:date="2020-06-10T16:26:00Z">
          <w:pPr/>
        </w:pPrChange>
      </w:pPr>
      <w:ins w:id="4123" w:author="Arthur Parmentier" w:date="2020-06-08T18:34:00Z">
        <w:r>
          <w:t>Configurations as external elements to languages</w:t>
        </w:r>
      </w:ins>
    </w:p>
    <w:p w:rsidR="006A47EF" w:rsidRDefault="006D0FEC">
      <w:pPr>
        <w:rPr>
          <w:ins w:id="4124" w:author="Arthur Parmentier" w:date="2020-06-08T23:30:00Z"/>
        </w:rPr>
      </w:pPr>
      <w:ins w:id="4125" w:author="Arthur Parmentier" w:date="2020-06-08T13:41:00Z">
        <w:r>
          <w:t>SP may then simply be</w:t>
        </w:r>
      </w:ins>
      <w:ins w:id="4126" w:author="Arthur Parmentier" w:date="2020-06-08T18:28:00Z">
        <w:r w:rsidR="00B32C65">
          <w:t xml:space="preserve"> understood</w:t>
        </w:r>
      </w:ins>
      <w:ins w:id="4127" w:author="Arthur Parmentier" w:date="2020-06-08T13:41:00Z">
        <w:r>
          <w:t xml:space="preserve"> </w:t>
        </w:r>
      </w:ins>
      <w:ins w:id="4128" w:author="Arthur Parmentier" w:date="2020-06-08T18:28:00Z">
        <w:r w:rsidR="00B32C65">
          <w:t xml:space="preserve">as </w:t>
        </w:r>
      </w:ins>
      <w:ins w:id="4129" w:author="Arthur Parmentier" w:date="2020-06-08T13:41:00Z">
        <w:r>
          <w:t xml:space="preserve">a language </w:t>
        </w:r>
      </w:ins>
      <w:ins w:id="4130" w:author="Arthur Parmentier" w:date="2020-06-08T18:29:00Z">
        <w:r w:rsidR="00657D0E">
          <w:t xml:space="preserve">among </w:t>
        </w:r>
      </w:ins>
      <w:ins w:id="4131" w:author="Arthur Parmentier" w:date="2020-06-08T13:41:00Z">
        <w:r>
          <w:t>other</w:t>
        </w:r>
      </w:ins>
      <w:ins w:id="4132" w:author="Arthur Parmentier" w:date="2020-06-08T18:29:00Z">
        <w:r w:rsidR="00657D0E">
          <w:t>s</w:t>
        </w:r>
      </w:ins>
      <w:ins w:id="4133" w:author="Arthur Parmentier" w:date="2020-06-08T13:41:00Z">
        <w:r>
          <w:t xml:space="preserve">, that is used in specific configurations for which it is more convenient than others, </w:t>
        </w:r>
      </w:ins>
      <w:ins w:id="4134" w:author="Arthur Parmentier" w:date="2020-06-08T13:42:00Z">
        <w:r>
          <w:t xml:space="preserve">but </w:t>
        </w:r>
      </w:ins>
      <w:ins w:id="4135" w:author="Arthur Parmentier" w:date="2020-06-08T18:29:00Z">
        <w:r w:rsidR="005D4B83">
          <w:t>that is not defined by its use in cooking,</w:t>
        </w:r>
      </w:ins>
      <w:ins w:id="4136" w:author="Arthur Parmentier" w:date="2020-06-08T18:30:00Z">
        <w:r w:rsidR="005D4B83">
          <w:t xml:space="preserve"> playing games nor </w:t>
        </w:r>
        <w:r w:rsidR="00297038">
          <w:t>betwee</w:t>
        </w:r>
      </w:ins>
      <w:ins w:id="4137" w:author="Arthur Parmentier" w:date="2020-06-08T18:31:00Z">
        <w:r w:rsidR="00297038">
          <w:t>n</w:t>
        </w:r>
      </w:ins>
      <w:ins w:id="4138" w:author="Arthur Parmentier" w:date="2020-06-08T18:30:00Z">
        <w:r w:rsidR="003150F0">
          <w:t xml:space="preserve"> a composer and an orchestra.</w:t>
        </w:r>
      </w:ins>
      <w:ins w:id="4139" w:author="Arthur Parmentier" w:date="2020-06-08T18:31:00Z">
        <w:r w:rsidR="00937E5A">
          <w:t xml:space="preserve"> The </w:t>
        </w:r>
      </w:ins>
      <w:ins w:id="4140" w:author="Arthur Parmentier" w:date="2020-06-08T23:28:00Z">
        <w:r w:rsidR="005B365D">
          <w:t>observation</w:t>
        </w:r>
        <w:r w:rsidR="00AE6E7C">
          <w:t xml:space="preserve"> that</w:t>
        </w:r>
      </w:ins>
      <w:ins w:id="4141" w:author="Arthur Parmentier" w:date="2020-06-08T18:31:00Z">
        <w:r w:rsidR="00937E5A">
          <w:t xml:space="preserve"> it is </w:t>
        </w:r>
      </w:ins>
      <w:ins w:id="4142" w:author="Arthur Parmentier" w:date="2020-06-08T23:28:00Z">
        <w:r w:rsidR="005B365D">
          <w:t>mostly</w:t>
        </w:r>
      </w:ins>
      <w:ins w:id="4143" w:author="Arthur Parmentier" w:date="2020-06-08T18:31:00Z">
        <w:r w:rsidR="00937E5A">
          <w:t xml:space="preserve"> use</w:t>
        </w:r>
      </w:ins>
      <w:ins w:id="4144" w:author="Arthur Parmentier" w:date="2020-06-08T23:28:00Z">
        <w:r w:rsidR="00E07F18">
          <w:t>d</w:t>
        </w:r>
      </w:ins>
      <w:ins w:id="4145" w:author="Arthur Parmentier" w:date="2020-06-08T18:31:00Z">
        <w:r w:rsidR="00937E5A">
          <w:t xml:space="preserve"> between composers and orchestras may simply be understood as a result of </w:t>
        </w:r>
      </w:ins>
      <w:ins w:id="4146" w:author="Arthur Parmentier" w:date="2020-06-08T23:28:00Z">
        <w:r w:rsidR="00F66855">
          <w:t>its</w:t>
        </w:r>
      </w:ins>
      <w:ins w:id="4147" w:author="Arthur Parmentier" w:date="2020-06-08T18:31:00Z">
        <w:r w:rsidR="00937E5A">
          <w:t xml:space="preserve"> history</w:t>
        </w:r>
      </w:ins>
      <w:ins w:id="4148" w:author="Arthur Parmentier" w:date="2020-06-08T23:29:00Z">
        <w:r w:rsidR="00F66855">
          <w:t xml:space="preserve">, diffusion, adoption processes </w:t>
        </w:r>
      </w:ins>
      <w:ins w:id="4149" w:author="Arthur Parmentier" w:date="2020-06-08T18:31:00Z">
        <w:r w:rsidR="00937E5A">
          <w:t xml:space="preserve">and what it has been designed for and performative </w:t>
        </w:r>
      </w:ins>
      <w:ins w:id="4150" w:author="Arthur Parmentier" w:date="2020-06-08T23:31:00Z">
        <w:r w:rsidR="00BF1915">
          <w:t>at</w:t>
        </w:r>
      </w:ins>
      <w:ins w:id="4151" w:author="Arthur Parmentier" w:date="2020-06-09T13:53:00Z">
        <w:r w:rsidR="006D7C14">
          <w:t>,</w:t>
        </w:r>
      </w:ins>
      <w:ins w:id="4152" w:author="Arthur Parmentier" w:date="2020-06-08T23:31:00Z">
        <w:r w:rsidR="00BF1915">
          <w:t xml:space="preserve"> but</w:t>
        </w:r>
      </w:ins>
      <w:ins w:id="4153" w:author="Arthur Parmentier" w:date="2020-06-08T18:32:00Z">
        <w:r w:rsidR="00937E5A">
          <w:t xml:space="preserve"> is not a </w:t>
        </w:r>
      </w:ins>
      <w:ins w:id="4154" w:author="Arthur Parmentier" w:date="2020-06-08T23:29:00Z">
        <w:r w:rsidR="00F66855">
          <w:t xml:space="preserve">constitutive </w:t>
        </w:r>
      </w:ins>
      <w:ins w:id="4155" w:author="Arthur Parmentier" w:date="2020-06-08T18:32:00Z">
        <w:r w:rsidR="00937E5A">
          <w:t>element of its definition.</w:t>
        </w:r>
      </w:ins>
      <w:ins w:id="4156" w:author="Arthur Parmentier" w:date="2020-06-08T23:50:00Z">
        <w:r w:rsidR="00487362">
          <w:br/>
          <w:t xml:space="preserve">Of course, what we usually mean by </w:t>
        </w:r>
      </w:ins>
      <w:ins w:id="4157" w:author="Arthur Parmentier" w:date="2020-06-09T13:53:00Z">
        <w:r w:rsidR="00C325A3">
          <w:t>“</w:t>
        </w:r>
      </w:ins>
      <w:ins w:id="4158" w:author="Arthur Parmentier" w:date="2020-06-08T23:50:00Z">
        <w:r w:rsidR="00487362">
          <w:t>SP</w:t>
        </w:r>
      </w:ins>
      <w:ins w:id="4159" w:author="Arthur Parmentier" w:date="2020-06-09T13:53:00Z">
        <w:r w:rsidR="00C325A3">
          <w:t>”</w:t>
        </w:r>
      </w:ins>
      <w:ins w:id="4160" w:author="Arthur Parmentier" w:date="2020-06-08T23:50:00Z">
        <w:r w:rsidR="00487362">
          <w:t xml:space="preserve"> does not ref</w:t>
        </w:r>
      </w:ins>
      <w:ins w:id="4161" w:author="Arthur Parmentier" w:date="2020-06-08T23:51:00Z">
        <w:r w:rsidR="00487362">
          <w:t xml:space="preserve">er to it as a mere language and also relates to elements of context such as the configurations it is used in; but my point here </w:t>
        </w:r>
      </w:ins>
      <w:ins w:id="4162" w:author="Arthur Parmentier" w:date="2020-06-09T13:53:00Z">
        <w:r w:rsidR="00E34CE1">
          <w:t>is</w:t>
        </w:r>
      </w:ins>
      <w:ins w:id="4163" w:author="Arthur Parmentier" w:date="2020-06-08T23:51:00Z">
        <w:r w:rsidR="00487362">
          <w:t xml:space="preserve"> to argue that </w:t>
        </w:r>
      </w:ins>
      <w:ins w:id="4164" w:author="Arthur Parmentier" w:date="2020-06-08T23:52:00Z">
        <w:r w:rsidR="00487362">
          <w:t>configurations are not constitutive elements of languages</w:t>
        </w:r>
      </w:ins>
      <w:ins w:id="4165" w:author="Arthur Parmentier" w:date="2020-06-09T13:54:00Z">
        <w:r w:rsidR="00A922A5">
          <w:t>,</w:t>
        </w:r>
      </w:ins>
      <w:ins w:id="4166" w:author="Arthur Parmentier" w:date="2020-06-08T23:52:00Z">
        <w:r w:rsidR="00487362">
          <w:t xml:space="preserve"> </w:t>
        </w:r>
      </w:ins>
      <w:ins w:id="4167" w:author="Arthur Parmentier" w:date="2020-06-09T13:54:00Z">
        <w:r w:rsidR="00A922A5">
          <w:t>while</w:t>
        </w:r>
        <w:r w:rsidR="00084009">
          <w:t xml:space="preserve"> it is true</w:t>
        </w:r>
        <w:r w:rsidR="003F5D0A">
          <w:t xml:space="preserve"> that</w:t>
        </w:r>
      </w:ins>
      <w:ins w:id="4168" w:author="Arthur Parmentier" w:date="2020-06-08T23:52:00Z">
        <w:r w:rsidR="00487362">
          <w:t xml:space="preserve"> languages are used in </w:t>
        </w:r>
      </w:ins>
      <w:ins w:id="4169" w:author="Arthur Parmentier" w:date="2020-06-09T13:54:00Z">
        <w:r w:rsidR="00B1799B">
          <w:t xml:space="preserve">specific </w:t>
        </w:r>
      </w:ins>
      <w:ins w:id="4170" w:author="Arthur Parmentier" w:date="2020-06-08T23:52:00Z">
        <w:r w:rsidR="00487362">
          <w:t>configurations.</w:t>
        </w:r>
      </w:ins>
      <w:ins w:id="4171" w:author="Arthur Parmentier" w:date="2020-06-08T23:50:00Z">
        <w:r w:rsidR="00487362">
          <w:t xml:space="preserve"> </w:t>
        </w:r>
      </w:ins>
    </w:p>
    <w:p w:rsidR="003F2132" w:rsidRDefault="006D0FEC">
      <w:pPr>
        <w:rPr>
          <w:ins w:id="4172" w:author="Arthur Parmentier" w:date="2020-06-08T18:35:00Z"/>
        </w:rPr>
      </w:pPr>
      <w:ins w:id="4173" w:author="Arthur Parmentier" w:date="2020-06-08T13:42:00Z">
        <w:r>
          <w:t>We can m</w:t>
        </w:r>
      </w:ins>
      <w:ins w:id="4174" w:author="Arthur Parmentier" w:date="2020-06-08T13:43:00Z">
        <w:r>
          <w:t xml:space="preserve">ake an analogy here with </w:t>
        </w:r>
      </w:ins>
      <w:ins w:id="4175" w:author="Arthur Parmentier" w:date="2020-06-08T23:38:00Z">
        <w:r w:rsidR="00A35815">
          <w:t>oral or written languages</w:t>
        </w:r>
      </w:ins>
      <w:ins w:id="4176" w:author="Arthur Parmentier" w:date="2020-06-08T13:43:00Z">
        <w:r>
          <w:t xml:space="preserve">, that are </w:t>
        </w:r>
      </w:ins>
      <w:ins w:id="4177" w:author="Arthur Parmentier" w:date="2020-06-08T13:44:00Z">
        <w:r>
          <w:t xml:space="preserve">convenient </w:t>
        </w:r>
      </w:ins>
      <w:ins w:id="4178" w:author="Arthur Parmentier" w:date="2020-06-08T23:39:00Z">
        <w:r w:rsidR="00A35815">
          <w:t>cooking or playing games</w:t>
        </w:r>
      </w:ins>
      <w:ins w:id="4179" w:author="Arthur Parmentier" w:date="2020-06-08T13:45:00Z">
        <w:r>
          <w:t xml:space="preserve"> </w:t>
        </w:r>
      </w:ins>
      <w:ins w:id="4180" w:author="Arthur Parmentier" w:date="2020-06-08T13:44:00Z">
        <w:r>
          <w:t xml:space="preserve">but </w:t>
        </w:r>
      </w:ins>
      <w:ins w:id="4181" w:author="Arthur Parmentier" w:date="2020-06-08T23:39:00Z">
        <w:r w:rsidR="00A35815">
          <w:t xml:space="preserve">perhaps not as good as SP for </w:t>
        </w:r>
      </w:ins>
      <w:ins w:id="4182" w:author="Arthur Parmentier" w:date="2020-06-08T15:02:00Z">
        <w:r w:rsidR="00BB465F">
          <w:t>real-time composition with a multi-disciplinary orchestra.</w:t>
        </w:r>
      </w:ins>
      <w:ins w:id="4183" w:author="Arthur Parmentier" w:date="2020-06-08T15:03:00Z">
        <w:r w:rsidR="00B32327">
          <w:t xml:space="preserve"> Yet these languages</w:t>
        </w:r>
      </w:ins>
      <w:ins w:id="4184" w:author="Arthur Parmentier" w:date="2020-06-08T23:40:00Z">
        <w:r w:rsidR="00A35815">
          <w:t>, such as English,</w:t>
        </w:r>
      </w:ins>
      <w:ins w:id="4185" w:author="Arthur Parmentier" w:date="2020-06-08T15:03:00Z">
        <w:r w:rsidR="00B32327">
          <w:t xml:space="preserve"> are used in a variety of configurations</w:t>
        </w:r>
      </w:ins>
      <w:ins w:id="4186" w:author="Arthur Parmentier" w:date="2020-06-08T23:39:00Z">
        <w:r w:rsidR="00A35815">
          <w:t>: from</w:t>
        </w:r>
      </w:ins>
      <w:ins w:id="4187" w:author="Arthur Parmentier" w:date="2020-06-08T23:40:00Z">
        <w:r w:rsidR="00A35815">
          <w:t xml:space="preserve"> </w:t>
        </w:r>
      </w:ins>
      <w:ins w:id="4188" w:author="Arthur Parmentier" w:date="2020-06-08T23:41:00Z">
        <w:r w:rsidR="00A31DED">
          <w:t xml:space="preserve">a collective </w:t>
        </w:r>
      </w:ins>
      <w:ins w:id="4189" w:author="Arthur Parmentier" w:date="2020-06-08T23:40:00Z">
        <w:r w:rsidR="00A35815">
          <w:t xml:space="preserve">communication between several family members </w:t>
        </w:r>
      </w:ins>
      <w:ins w:id="4190" w:author="Arthur Parmentier" w:date="2020-06-08T23:42:00Z">
        <w:r w:rsidR="00A31DED">
          <w:t xml:space="preserve">in their house </w:t>
        </w:r>
      </w:ins>
      <w:ins w:id="4191" w:author="Arthur Parmentier" w:date="2020-06-08T23:40:00Z">
        <w:r w:rsidR="00A35815">
          <w:t>in England where it is born</w:t>
        </w:r>
        <w:r w:rsidR="00A31DED">
          <w:t xml:space="preserve"> to </w:t>
        </w:r>
      </w:ins>
      <w:ins w:id="4192" w:author="Arthur Parmentier" w:date="2020-06-08T23:41:00Z">
        <w:r w:rsidR="00A31DED">
          <w:t>a monologue</w:t>
        </w:r>
      </w:ins>
      <w:ins w:id="4193" w:author="Arthur Parmentier" w:date="2020-06-09T13:55:00Z">
        <w:r w:rsidR="002E10B4">
          <w:t xml:space="preserve"> </w:t>
        </w:r>
        <w:r w:rsidR="00986B78" w:rsidRPr="00986B78">
          <w:t>of a foreign indigenous tribe representative</w:t>
        </w:r>
      </w:ins>
      <w:ins w:id="4194" w:author="Arthur Parmentier" w:date="2020-06-08T23:41:00Z">
        <w:r w:rsidR="00A31DED">
          <w:t xml:space="preserve"> </w:t>
        </w:r>
      </w:ins>
      <w:ins w:id="4195" w:author="Arthur Parmentier" w:date="2020-06-08T23:42:00Z">
        <w:r w:rsidR="00A31DED">
          <w:t>at ONU. English can no</w:t>
        </w:r>
      </w:ins>
      <w:ins w:id="4196" w:author="Arthur Parmentier" w:date="2020-06-08T23:43:00Z">
        <w:r w:rsidR="00A31DED">
          <w:t xml:space="preserve"> longer be defined as the language of families in England, nor as the international</w:t>
        </w:r>
      </w:ins>
      <w:ins w:id="4197" w:author="Arthur Parmentier" w:date="2020-06-08T23:44:00Z">
        <w:r w:rsidR="00A31DED">
          <w:t xml:space="preserve"> language </w:t>
        </w:r>
      </w:ins>
      <w:ins w:id="4198" w:author="Arthur Parmentier" w:date="2020-06-08T23:45:00Z">
        <w:r w:rsidR="00A31DED">
          <w:t>for ONU speeches in</w:t>
        </w:r>
      </w:ins>
      <w:ins w:id="4199" w:author="Arthur Parmentier" w:date="2020-06-08T23:44:00Z">
        <w:r w:rsidR="00A31DED">
          <w:t xml:space="preserve"> 2020; it is </w:t>
        </w:r>
      </w:ins>
      <w:ins w:id="4200" w:author="Arthur Parmentier" w:date="2020-06-09T13:55:00Z">
        <w:r w:rsidR="00986B78">
          <w:t xml:space="preserve">also </w:t>
        </w:r>
      </w:ins>
      <w:ins w:id="4201" w:author="Arthur Parmentier" w:date="2020-06-08T23:44:00Z">
        <w:r w:rsidR="00A31DED">
          <w:t>used in many</w:t>
        </w:r>
      </w:ins>
      <w:ins w:id="4202" w:author="Arthur Parmentier" w:date="2020-06-09T13:55:00Z">
        <w:r w:rsidR="00986B78">
          <w:t xml:space="preserve"> other </w:t>
        </w:r>
      </w:ins>
      <w:ins w:id="4203" w:author="Arthur Parmentier" w:date="2020-06-08T23:44:00Z">
        <w:r w:rsidR="00A31DED">
          <w:t>contexts and configuration</w:t>
        </w:r>
      </w:ins>
      <w:ins w:id="4204" w:author="Arthur Parmentier" w:date="2020-06-09T13:55:00Z">
        <w:r w:rsidR="00986B78">
          <w:t>s</w:t>
        </w:r>
      </w:ins>
      <w:ins w:id="4205" w:author="Arthur Parmentier" w:date="2020-06-08T23:46:00Z">
        <w:r w:rsidR="00A31DED">
          <w:t>.</w:t>
        </w:r>
        <w:r w:rsidR="00A31DED">
          <w:br/>
          <w:t>In fact, we know from psychology and the st</w:t>
        </w:r>
      </w:ins>
      <w:ins w:id="4206" w:author="Arthur Parmentier" w:date="2020-06-08T23:47:00Z">
        <w:r w:rsidR="00A31DED">
          <w:t xml:space="preserve">udies of concepts </w:t>
        </w:r>
      </w:ins>
      <w:ins w:id="4207" w:author="Arthur Parmentier" w:date="2020-06-08T23:46:00Z">
        <w:r w:rsidR="00A31DED">
          <w:t>that there may not be a definition of En</w:t>
        </w:r>
      </w:ins>
      <w:ins w:id="4208" w:author="Arthur Parmentier" w:date="2020-06-08T23:47:00Z">
        <w:r w:rsidR="00A31DED">
          <w:t>glish at all but only several perspective</w:t>
        </w:r>
      </w:ins>
      <w:ins w:id="4209" w:author="Arthur Parmentier" w:date="2020-06-08T23:48:00Z">
        <w:r w:rsidR="00A31DED">
          <w:t>s</w:t>
        </w:r>
      </w:ins>
      <w:ins w:id="4210" w:author="Arthur Parmentier" w:date="2020-06-08T23:47:00Z">
        <w:r w:rsidR="00A31DED">
          <w:t xml:space="preserve"> that combine into a single complex</w:t>
        </w:r>
      </w:ins>
      <w:ins w:id="4211" w:author="Arthur Parmentier" w:date="2020-06-08T23:48:00Z">
        <w:r w:rsidR="00A31DED">
          <w:t xml:space="preserve"> concept</w:t>
        </w:r>
      </w:ins>
      <w:ins w:id="4212" w:author="Arthur Parmentier" w:date="2020-06-08T23:49:00Z">
        <w:r w:rsidR="00A31DED">
          <w:t>.</w:t>
        </w:r>
      </w:ins>
    </w:p>
    <w:p w:rsidR="000D29DB" w:rsidRDefault="000D29DB">
      <w:pPr>
        <w:pStyle w:val="Titre5"/>
        <w:rPr>
          <w:ins w:id="4213" w:author="Arthur Parmentier" w:date="2020-06-08T15:06:00Z"/>
        </w:rPr>
        <w:pPrChange w:id="4214" w:author="Arthur Parmentier" w:date="2020-06-10T16:26:00Z">
          <w:pPr/>
        </w:pPrChange>
      </w:pPr>
      <w:ins w:id="4215" w:author="Arthur Parmentier" w:date="2020-06-08T18:35:00Z">
        <w:r>
          <w:t>A critique of compositional choices</w:t>
        </w:r>
        <w:r w:rsidR="008C6D3A">
          <w:t xml:space="preserve"> and configurationa</w:t>
        </w:r>
      </w:ins>
      <w:ins w:id="4216" w:author="Arthur Parmentier" w:date="2020-06-08T18:36:00Z">
        <w:r w:rsidR="008C6D3A">
          <w:t>l choices</w:t>
        </w:r>
      </w:ins>
      <w:ins w:id="4217" w:author="Arthur Parmentier" w:date="2020-06-08T18:35:00Z">
        <w:r>
          <w:t xml:space="preserve"> as </w:t>
        </w:r>
      </w:ins>
      <w:ins w:id="4218" w:author="Arthur Parmentier" w:date="2020-06-08T23:57:00Z">
        <w:r w:rsidR="00BB3699">
          <w:t xml:space="preserve">definitions and </w:t>
        </w:r>
      </w:ins>
      <w:ins w:id="4219" w:author="Arthur Parmentier" w:date="2020-06-08T18:35:00Z">
        <w:r>
          <w:t xml:space="preserve">rules </w:t>
        </w:r>
      </w:ins>
      <w:ins w:id="4220" w:author="Arthur Parmentier" w:date="2020-06-08T23:57:00Z">
        <w:r w:rsidR="00BB3699">
          <w:t>of</w:t>
        </w:r>
      </w:ins>
      <w:ins w:id="4221" w:author="Arthur Parmentier" w:date="2020-06-08T18:35:00Z">
        <w:r>
          <w:t xml:space="preserve"> SP</w:t>
        </w:r>
      </w:ins>
    </w:p>
    <w:p w:rsidR="00220B16" w:rsidRDefault="00FE312D">
      <w:pPr>
        <w:rPr>
          <w:ins w:id="4222" w:author="Arthur Parmentier" w:date="2020-06-08T15:09:00Z"/>
        </w:rPr>
      </w:pPr>
      <w:ins w:id="4223" w:author="Arthur Parmentier" w:date="2020-06-08T23:57:00Z">
        <w:r>
          <w:t>Similarly</w:t>
        </w:r>
      </w:ins>
      <w:ins w:id="4224" w:author="Arthur Parmentier" w:date="2020-06-08T23:54:00Z">
        <w:r w:rsidR="005029C5">
          <w:t xml:space="preserve"> to my previous example with the English language, </w:t>
        </w:r>
      </w:ins>
      <w:ins w:id="4225" w:author="Arthur Parmentier" w:date="2020-06-08T15:06:00Z">
        <w:r w:rsidR="00220B16">
          <w:t xml:space="preserve">I would like to push for a similar understanding of SP as </w:t>
        </w:r>
      </w:ins>
      <w:ins w:id="4226" w:author="Arthur Parmentier" w:date="2020-06-08T23:55:00Z">
        <w:r w:rsidR="002C7ED6">
          <w:t xml:space="preserve">complex concept involving </w:t>
        </w:r>
      </w:ins>
      <w:ins w:id="4227" w:author="Arthur Parmentier" w:date="2020-06-08T15:06:00Z">
        <w:r w:rsidR="00220B16">
          <w:t xml:space="preserve">a sign language and set of practices that are not defined by any configuration </w:t>
        </w:r>
      </w:ins>
      <w:ins w:id="4228" w:author="Arthur Parmentier" w:date="2020-06-08T15:07:00Z">
        <w:r w:rsidR="00220B16">
          <w:t xml:space="preserve">or context. </w:t>
        </w:r>
      </w:ins>
      <w:ins w:id="4229" w:author="Arthur Parmentier" w:date="2020-06-08T15:11:00Z">
        <w:r w:rsidR="00220B16">
          <w:t>For instance, let’s consider the following statements, that are found in Thompson’s and other presentations</w:t>
        </w:r>
      </w:ins>
      <w:ins w:id="4230" w:author="Arthur Parmentier" w:date="2020-06-09T13:58:00Z">
        <w:r w:rsidR="004D5133">
          <w:t xml:space="preserve"> and definitions</w:t>
        </w:r>
      </w:ins>
      <w:ins w:id="4231" w:author="Arthur Parmentier" w:date="2020-06-08T15:11:00Z">
        <w:r w:rsidR="00220B16">
          <w:t xml:space="preserve"> of SP:</w:t>
        </w:r>
      </w:ins>
    </w:p>
    <w:p w:rsidR="00220B16" w:rsidRDefault="00220B16">
      <w:pPr>
        <w:pStyle w:val="Paragraphedeliste"/>
        <w:numPr>
          <w:ilvl w:val="0"/>
          <w:numId w:val="11"/>
        </w:numPr>
        <w:rPr>
          <w:ins w:id="4232" w:author="Arthur Parmentier" w:date="2020-06-08T15:09:00Z"/>
        </w:rPr>
      </w:pPr>
      <w:ins w:id="4233" w:author="Arthur Parmentier" w:date="2020-06-08T15:12:00Z">
        <w:r>
          <w:t>The soundpainter is a/the composer</w:t>
        </w:r>
      </w:ins>
    </w:p>
    <w:p w:rsidR="00220B16" w:rsidRDefault="00220B16">
      <w:pPr>
        <w:pStyle w:val="Paragraphedeliste"/>
        <w:numPr>
          <w:ilvl w:val="0"/>
          <w:numId w:val="11"/>
        </w:numPr>
        <w:rPr>
          <w:ins w:id="4234" w:author="Arthur Parmentier" w:date="2020-06-08T15:14:00Z"/>
        </w:rPr>
      </w:pPr>
      <w:ins w:id="4235" w:author="Arthur Parmentier" w:date="2020-06-08T15:13:00Z">
        <w:r>
          <w:t xml:space="preserve">The gestures are signed </w:t>
        </w:r>
      </w:ins>
      <w:ins w:id="4236" w:author="Arthur Parmentier" w:date="2020-06-08T15:14:00Z">
        <w:r>
          <w:t xml:space="preserve">by the soundpainter (here, </w:t>
        </w:r>
      </w:ins>
      <w:ins w:id="4237" w:author="Arthur Parmentier" w:date="2020-06-09T13:58:00Z">
        <w:r w:rsidR="00216F41">
          <w:t xml:space="preserve">I would like to point out </w:t>
        </w:r>
      </w:ins>
      <w:ins w:id="4238" w:author="Arthur Parmentier" w:date="2020-06-08T15:14:00Z">
        <w:r>
          <w:t xml:space="preserve">the unicity </w:t>
        </w:r>
      </w:ins>
      <w:ins w:id="4239" w:author="Arthur Parmentier" w:date="2020-06-09T13:58:00Z">
        <w:r w:rsidR="002E22F0">
          <w:t>implied by</w:t>
        </w:r>
      </w:ins>
      <w:ins w:id="4240" w:author="Arthur Parmentier" w:date="2020-06-08T15:14:00Z">
        <w:r>
          <w:t xml:space="preserve"> “the”)</w:t>
        </w:r>
      </w:ins>
    </w:p>
    <w:p w:rsidR="00220B16" w:rsidRDefault="00FC3006">
      <w:pPr>
        <w:pStyle w:val="Paragraphedeliste"/>
        <w:numPr>
          <w:ilvl w:val="0"/>
          <w:numId w:val="11"/>
        </w:numPr>
        <w:rPr>
          <w:ins w:id="4241" w:author="Arthur Parmentier" w:date="2020-06-08T15:15:00Z"/>
        </w:rPr>
      </w:pPr>
      <w:ins w:id="4242"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243" w:author="Arthur Parmentier" w:date="2020-06-08T15:16:00Z"/>
        </w:rPr>
      </w:pPr>
      <w:ins w:id="4244"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245" w:author="Arthur Parmentier" w:date="2020-06-08T15:17:00Z"/>
        </w:rPr>
      </w:pPr>
      <w:ins w:id="4246"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247" w:author="Arthur Parmentier" w:date="2020-06-08T15:17:00Z"/>
        </w:rPr>
      </w:pPr>
      <w:ins w:id="4248" w:author="Arthur Parmentier" w:date="2020-06-08T15:17:00Z">
        <w:r>
          <w:t>“It is the Soundpainter’s responsibility to realize the piece”</w:t>
        </w:r>
      </w:ins>
    </w:p>
    <w:p w:rsidR="006A3A7E" w:rsidRDefault="006A3A7E">
      <w:pPr>
        <w:pStyle w:val="Paragraphedeliste"/>
        <w:numPr>
          <w:ilvl w:val="0"/>
          <w:numId w:val="11"/>
        </w:numPr>
        <w:rPr>
          <w:ins w:id="4249" w:author="Arthur Parmentier" w:date="2020-06-08T15:18:00Z"/>
        </w:rPr>
      </w:pPr>
      <w:ins w:id="4250" w:author="Arthur Parmentier" w:date="2020-06-08T15:17:00Z">
        <w:r>
          <w:lastRenderedPageBreak/>
          <w:t>“[The soundpainter is] the creator of</w:t>
        </w:r>
      </w:ins>
      <w:ins w:id="4251"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252" w:author="Arthur Parmentier" w:date="2020-06-08T15:47:00Z"/>
        </w:rPr>
      </w:pPr>
      <w:ins w:id="4253"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254" w:author="Arthur Parmentier" w:date="2020-06-08T15:23:00Z"/>
        </w:rPr>
      </w:pPr>
      <w:ins w:id="4255"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256" w:author="Arthur Parmentier" w:date="2020-06-08T15:27:00Z"/>
        </w:rPr>
        <w:pPrChange w:id="4257" w:author="Arthur Parmentier" w:date="2020-06-10T16:26:00Z">
          <w:pPr>
            <w:pStyle w:val="Paragraphedeliste"/>
            <w:numPr>
              <w:numId w:val="45"/>
            </w:numPr>
            <w:ind w:hanging="360"/>
          </w:pPr>
        </w:pPrChange>
      </w:pPr>
      <w:ins w:id="4258" w:author="Arthur Parmentier" w:date="2020-06-08T15:28:00Z">
        <w:r>
          <w:t xml:space="preserve">I would like to </w:t>
        </w:r>
      </w:ins>
      <w:ins w:id="4259" w:author="Arthur Parmentier" w:date="2020-06-08T15:30:00Z">
        <w:r>
          <w:t xml:space="preserve">propose </w:t>
        </w:r>
      </w:ins>
      <w:ins w:id="4260" w:author="Arthur Parmentier" w:date="2020-06-08T15:29:00Z">
        <w:r>
          <w:t>that these statements are not</w:t>
        </w:r>
      </w:ins>
      <w:ins w:id="4261" w:author="Arthur Parmentier" w:date="2020-06-08T15:30:00Z">
        <w:r>
          <w:t xml:space="preserve"> </w:t>
        </w:r>
      </w:ins>
      <w:ins w:id="4262" w:author="Arthur Parmentier" w:date="2020-06-09T13:59:00Z">
        <w:r w:rsidR="0037763E">
          <w:t>cons</w:t>
        </w:r>
      </w:ins>
      <w:ins w:id="4263" w:author="Arthur Parmentier" w:date="2020-06-09T14:00:00Z">
        <w:r w:rsidR="0037763E">
          <w:t>idered</w:t>
        </w:r>
      </w:ins>
      <w:ins w:id="4264" w:author="Arthur Parmentier" w:date="2020-06-08T15:30:00Z">
        <w:r>
          <w:t xml:space="preserve"> as</w:t>
        </w:r>
      </w:ins>
      <w:ins w:id="4265" w:author="Arthur Parmentier" w:date="2020-06-08T15:29:00Z">
        <w:r>
          <w:t xml:space="preserve"> properties of SP nor elements of its definition but</w:t>
        </w:r>
      </w:ins>
      <w:ins w:id="4266" w:author="Arthur Parmentier" w:date="2020-06-08T15:25:00Z">
        <w:r w:rsidR="00DE4DC8">
          <w:t xml:space="preserve"> </w:t>
        </w:r>
      </w:ins>
      <w:ins w:id="4267" w:author="Arthur Parmentier" w:date="2020-06-09T14:00:00Z">
        <w:r w:rsidR="00B41679">
          <w:t xml:space="preserve">as </w:t>
        </w:r>
      </w:ins>
      <w:ins w:id="4268" w:author="Arthur Parmentier" w:date="2020-06-08T15:25:00Z">
        <w:r w:rsidR="00DE4DC8">
          <w:t>either</w:t>
        </w:r>
      </w:ins>
      <w:ins w:id="4269" w:author="Arthur Parmentier" w:date="2020-06-08T23:56:00Z">
        <w:r w:rsidR="00994F61">
          <w:t xml:space="preserve"> configuration or compositional choices </w:t>
        </w:r>
      </w:ins>
      <w:ins w:id="4270" w:author="Arthur Parmentier" w:date="2020-06-09T14:00:00Z">
        <w:r w:rsidR="00A129D2">
          <w:t xml:space="preserve">- </w:t>
        </w:r>
      </w:ins>
      <w:ins w:id="4271" w:author="Arthur Parmentier" w:date="2020-06-08T23:56:00Z">
        <w:r w:rsidR="00994F61">
          <w:t>that of course are important parts of SP but not constitutive of its definition.</w:t>
        </w:r>
      </w:ins>
    </w:p>
    <w:p w:rsidR="001A5CF4" w:rsidRDefault="001A5CF4">
      <w:pPr>
        <w:rPr>
          <w:ins w:id="4272" w:author="Arthur Parmentier" w:date="2020-06-08T15:42:00Z"/>
        </w:rPr>
      </w:pPr>
      <w:ins w:id="4273" w:author="Arthur Parmentier" w:date="2020-06-08T15:28:00Z">
        <w:r>
          <w:t xml:space="preserve">To </w:t>
        </w:r>
      </w:ins>
      <w:ins w:id="4274" w:author="Arthur Parmentier" w:date="2020-06-08T15:29:00Z">
        <w:r>
          <w:t>demonst</w:t>
        </w:r>
      </w:ins>
      <w:ins w:id="4275" w:author="Arthur Parmentier" w:date="2020-06-08T15:30:00Z">
        <w:r>
          <w:t>rate t</w:t>
        </w:r>
      </w:ins>
      <w:ins w:id="4276" w:author="Arthur Parmentier" w:date="2020-06-08T15:31:00Z">
        <w:r>
          <w:t xml:space="preserve">his proposition, I would </w:t>
        </w:r>
      </w:ins>
      <w:ins w:id="4277" w:author="Arthur Parmentier" w:date="2020-06-08T15:39:00Z">
        <w:r w:rsidR="001C65CC">
          <w:t xml:space="preserve">simply </w:t>
        </w:r>
      </w:ins>
      <w:ins w:id="4278" w:author="Arthur Parmentier" w:date="2020-06-08T15:40:00Z">
        <w:r w:rsidR="001C65CC">
          <w:t>draw the attention on examples in which the SP sign language is used that contradict those statements</w:t>
        </w:r>
      </w:ins>
      <w:ins w:id="4279"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280" w:author="Arthur Parmentier" w:date="2020-06-08T15:41:00Z">
        <w:r w:rsidR="001C65CC">
          <w:t>III.B.3</w:t>
        </w:r>
        <w:r w:rsidR="001C65CC">
          <w:fldChar w:fldCharType="end"/>
        </w:r>
        <w:r w:rsidR="001C65CC">
          <w:t>.</w:t>
        </w:r>
      </w:ins>
      <w:ins w:id="4281" w:author="Arthur Parmentier" w:date="2020-06-08T23:58:00Z">
        <w:r w:rsidR="00206549">
          <w:t xml:space="preserve"> In </w:t>
        </w:r>
      </w:ins>
      <w:ins w:id="4282" w:author="Arthur Parmentier" w:date="2020-06-08T15:42:00Z">
        <w:r w:rsidR="00A319B1">
          <w:t>such “revisited” orchestras</w:t>
        </w:r>
      </w:ins>
      <w:ins w:id="4283" w:author="Arthur Parmentier" w:date="2020-06-08T23:58:00Z">
        <w:r w:rsidR="00206549">
          <w:t>, we observe that</w:t>
        </w:r>
      </w:ins>
      <w:ins w:id="4284" w:author="Arthur Parmentier" w:date="2020-06-08T15:42:00Z">
        <w:r w:rsidR="00A319B1">
          <w:t>:</w:t>
        </w:r>
      </w:ins>
    </w:p>
    <w:p w:rsidR="00A319B1" w:rsidRDefault="00A319B1">
      <w:pPr>
        <w:pStyle w:val="Paragraphedeliste"/>
        <w:numPr>
          <w:ilvl w:val="0"/>
          <w:numId w:val="11"/>
        </w:numPr>
        <w:rPr>
          <w:ins w:id="4285" w:author="Arthur Parmentier" w:date="2020-06-08T15:44:00Z"/>
        </w:rPr>
      </w:pPr>
      <w:ins w:id="4286" w:author="Arthur Parmentier" w:date="2020-06-08T15:42:00Z">
        <w:r>
          <w:t>Performers can soundpaint while perform</w:t>
        </w:r>
      </w:ins>
      <w:ins w:id="4287" w:author="Arthur Parmentier" w:date="2020-06-08T15:43:00Z">
        <w:r>
          <w:t xml:space="preserve">ing, hence creating a shared composition and voiding the notion of composer (and unique composer) </w:t>
        </w:r>
      </w:ins>
      <w:ins w:id="4288" w:author="Arthur Parmentier" w:date="2020-06-08T15:44:00Z">
        <w:r>
          <w:t>in the definition or as a property of SP</w:t>
        </w:r>
      </w:ins>
    </w:p>
    <w:p w:rsidR="00A319B1" w:rsidRDefault="00A319B1">
      <w:pPr>
        <w:pStyle w:val="Paragraphedeliste"/>
        <w:numPr>
          <w:ilvl w:val="0"/>
          <w:numId w:val="11"/>
        </w:numPr>
        <w:rPr>
          <w:ins w:id="4289" w:author="Arthur Parmentier" w:date="2020-06-08T15:46:00Z"/>
        </w:rPr>
      </w:pPr>
      <w:ins w:id="4290" w:author="Arthur Parmentier" w:date="2020-06-08T15:44:00Z">
        <w:r>
          <w:t xml:space="preserve">Several compositional rules </w:t>
        </w:r>
      </w:ins>
      <w:ins w:id="4291" w:author="Arthur Parmentier" w:date="2020-06-08T15:50:00Z">
        <w:r w:rsidR="009A2D98">
          <w:t xml:space="preserve">that </w:t>
        </w:r>
      </w:ins>
      <w:ins w:id="4292" w:author="Arthur Parmentier" w:date="2020-06-08T15:45:00Z">
        <w:r>
          <w:t>Thompson defines as SP rules</w:t>
        </w:r>
      </w:ins>
      <w:ins w:id="4293" w:author="Arthur Parmentier" w:date="2020-06-08T15:51:00Z">
        <w:r w:rsidR="009A2D98">
          <w:t xml:space="preserve"> </w:t>
        </w:r>
      </w:ins>
      <w:ins w:id="4294" w:author="Arthur Parmentier" w:date="2020-06-08T15:50:00Z">
        <w:r w:rsidR="009A2D98">
          <w:t xml:space="preserve">are changed </w:t>
        </w:r>
      </w:ins>
      <w:ins w:id="4295" w:author="Arthur Parmentier" w:date="2020-06-08T15:51:00Z">
        <w:r w:rsidR="009A2D98">
          <w:t>or not considered</w:t>
        </w:r>
      </w:ins>
      <w:ins w:id="4296" w:author="Arthur Parmentier" w:date="2020-06-08T23:58:00Z">
        <w:r w:rsidR="00590C07">
          <w:t xml:space="preserve"> at all</w:t>
        </w:r>
      </w:ins>
      <w:ins w:id="4297" w:author="Arthur Parmentier" w:date="2020-06-08T15:46:00Z">
        <w:r>
          <w:t>:</w:t>
        </w:r>
      </w:ins>
    </w:p>
    <w:p w:rsidR="00A319B1" w:rsidRDefault="00A319B1">
      <w:pPr>
        <w:pStyle w:val="Paragraphedeliste"/>
        <w:numPr>
          <w:ilvl w:val="1"/>
          <w:numId w:val="11"/>
        </w:numPr>
        <w:rPr>
          <w:ins w:id="4298" w:author="Arthur Parmentier" w:date="2020-06-08T15:47:00Z"/>
        </w:rPr>
      </w:pPr>
      <w:ins w:id="4299" w:author="Arthur Parmentier" w:date="2020-06-08T15:46:00Z">
        <w:r>
          <w:t>Some soundpainters do not require</w:t>
        </w:r>
      </w:ins>
      <w:ins w:id="4300" w:author="Arthur Parmentier" w:date="2020-06-08T15:45:00Z">
        <w:r>
          <w:t xml:space="preserve"> all performers</w:t>
        </w:r>
      </w:ins>
      <w:ins w:id="4301" w:author="Arthur Parmentier" w:date="2020-06-08T15:47:00Z">
        <w:r>
          <w:t xml:space="preserve"> to always keep</w:t>
        </w:r>
      </w:ins>
      <w:ins w:id="4302" w:author="Arthur Parmentier" w:date="2020-06-08T15:45:00Z">
        <w:r>
          <w:t xml:space="preserve"> </w:t>
        </w:r>
      </w:ins>
      <w:ins w:id="4303" w:author="Arthur Parmentier" w:date="2020-06-08T15:46:00Z">
        <w:r>
          <w:t>them</w:t>
        </w:r>
      </w:ins>
      <w:ins w:id="4304" w:author="Arthur Parmentier" w:date="2020-06-08T15:45:00Z">
        <w:r>
          <w:t xml:space="preserve"> in vision</w:t>
        </w:r>
      </w:ins>
      <w:ins w:id="4305" w:author="Arthur Parmentier" w:date="2020-06-09T23:27:00Z">
        <w:r w:rsidR="003A5127">
          <w:t>.</w:t>
        </w:r>
      </w:ins>
    </w:p>
    <w:p w:rsidR="00A319B1" w:rsidRDefault="00A319B1">
      <w:pPr>
        <w:pStyle w:val="Paragraphedeliste"/>
        <w:numPr>
          <w:ilvl w:val="1"/>
          <w:numId w:val="11"/>
        </w:numPr>
        <w:rPr>
          <w:ins w:id="4306" w:author="Arthur Parmentier" w:date="2020-06-08T15:49:00Z"/>
        </w:rPr>
      </w:pPr>
      <w:ins w:id="4307" w:author="Arthur Parmentier" w:date="2020-06-08T15:48:00Z">
        <w:r>
          <w:t xml:space="preserve">Some soundpainters may as well consider that it is not an error </w:t>
        </w:r>
      </w:ins>
      <w:ins w:id="4308"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309" w:author="Arthur Parmentier" w:date="2020-06-08T15:55:00Z"/>
        </w:rPr>
      </w:pPr>
      <w:ins w:id="4310" w:author="Arthur Parmentier" w:date="2020-06-08T15:52:00Z">
        <w:r>
          <w:t xml:space="preserve">Some groups </w:t>
        </w:r>
      </w:ins>
      <w:ins w:id="4311" w:author="Arthur Parmentier" w:date="2020-06-08T15:53:00Z">
        <w:r>
          <w:t>do not consider any responsibility of one or several soundpainter to realize the piece</w:t>
        </w:r>
      </w:ins>
      <w:ins w:id="4312" w:author="Arthur Parmentier" w:date="2020-06-08T15:54:00Z">
        <w:r>
          <w:t xml:space="preserve">, promoting more </w:t>
        </w:r>
      </w:ins>
      <w:ins w:id="4313" w:author="Arthur Parmentier" w:date="2020-06-08T15:55:00Z">
        <w:r>
          <w:t>democrati</w:t>
        </w:r>
      </w:ins>
      <w:ins w:id="4314" w:author="Arthur Parmentier" w:date="2020-06-08T23:59:00Z">
        <w:r w:rsidR="00E13592">
          <w:t>c</w:t>
        </w:r>
      </w:ins>
      <w:ins w:id="4315" w:author="Arthur Parmentier" w:date="2020-06-08T15:54:00Z">
        <w:r>
          <w:t xml:space="preserve"> structures where each has an equal authori</w:t>
        </w:r>
      </w:ins>
      <w:ins w:id="4316" w:author="Arthur Parmentier" w:date="2020-06-08T15:55:00Z">
        <w:r>
          <w:t>ty and responsibility in making compositional choices, performing and realizing the piece.</w:t>
        </w:r>
      </w:ins>
      <w:ins w:id="4317" w:author="Arthur Parmentier" w:date="2020-06-09T23:25:00Z">
        <w:r w:rsidR="003A5127">
          <w:t xml:space="preserve"> </w:t>
        </w:r>
      </w:ins>
      <w:ins w:id="4318" w:author="Arthur Parmentier" w:date="2020-06-09T23:27:00Z">
        <w:r w:rsidR="003A5127">
          <w:br/>
        </w:r>
        <w:r w:rsidR="003A5127">
          <w:br/>
        </w:r>
      </w:ins>
      <w:ins w:id="4319" w:author="Arthur Parmentier" w:date="2020-06-09T23:28:00Z">
        <w:r w:rsidR="00472D1B">
          <w:t>All</w:t>
        </w:r>
      </w:ins>
      <w:ins w:id="4320" w:author="Arthur Parmentier" w:date="2020-06-09T23:27:00Z">
        <w:r w:rsidR="003A5127">
          <w:t xml:space="preserve"> these points are also relations of power and hie</w:t>
        </w:r>
      </w:ins>
      <w:ins w:id="4321" w:author="Arthur Parmentier" w:date="2020-06-09T23:28:00Z">
        <w:r w:rsidR="003A5127">
          <w:t>rarchy between the soundpainter and the performers</w:t>
        </w:r>
        <w:r w:rsidR="00472D1B">
          <w:t>. It is important to note that</w:t>
        </w:r>
      </w:ins>
      <w:ins w:id="4322" w:author="Arthur Parmentier" w:date="2020-06-09T23:25:00Z">
        <w:r w:rsidR="003A5127">
          <w:t xml:space="preserve"> configurations also embody power and hierarchical relations, that may appear </w:t>
        </w:r>
      </w:ins>
      <w:ins w:id="4323"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324" w:author="Arthur Parmentier" w:date="2020-06-08T15:57:00Z"/>
        </w:rPr>
      </w:pPr>
      <w:ins w:id="4325" w:author="Arthur Parmentier" w:date="2020-06-08T15:55:00Z">
        <w:r>
          <w:t>SP can be used in</w:t>
        </w:r>
      </w:ins>
      <w:ins w:id="4326" w:author="Arthur Parmentier" w:date="2020-06-08T15:56:00Z">
        <w:r>
          <w:t xml:space="preserve"> configurations where it is not the only nor most important language, hence not having a great influence or an influence at all on the philosophy of the composi</w:t>
        </w:r>
      </w:ins>
      <w:ins w:id="4327" w:author="Arthur Parmentier" w:date="2020-06-08T15:57:00Z">
        <w:r>
          <w:t>tion or artistic production.</w:t>
        </w:r>
      </w:ins>
    </w:p>
    <w:p w:rsidR="009C3CB4" w:rsidRDefault="009C3CB4">
      <w:pPr>
        <w:pStyle w:val="Paragraphedeliste"/>
        <w:numPr>
          <w:ilvl w:val="0"/>
          <w:numId w:val="11"/>
        </w:numPr>
        <w:rPr>
          <w:ins w:id="4328" w:author="Arthur Parmentier" w:date="2020-06-08T15:58:00Z"/>
        </w:rPr>
      </w:pPr>
      <w:ins w:id="4329" w:author="Arthur Parmentier" w:date="2020-06-08T15:57:00Z">
        <w:r>
          <w:t>SP is used outside the artistic field, hence making notions of co</w:t>
        </w:r>
      </w:ins>
      <w:ins w:id="4330" w:author="Arthur Parmentier" w:date="2020-06-08T15:58:00Z">
        <w:r>
          <w:t>mposition, orchestra, composer, discipline, etc. void.</w:t>
        </w:r>
      </w:ins>
    </w:p>
    <w:p w:rsidR="00850432" w:rsidRDefault="00CD69D9">
      <w:pPr>
        <w:rPr>
          <w:ins w:id="4331" w:author="Arthur Parmentier" w:date="2020-06-08T18:17:00Z"/>
        </w:rPr>
      </w:pPr>
      <w:ins w:id="4332" w:author="Arthur Parmentier" w:date="2020-06-08T15:59:00Z">
        <w:r>
          <w:t>At the opposit</w:t>
        </w:r>
      </w:ins>
      <w:ins w:id="4333" w:author="Arthur Parmentier" w:date="2020-06-08T16:00:00Z">
        <w:r>
          <w:t xml:space="preserve">e of these new configurations, we can </w:t>
        </w:r>
        <w:r w:rsidR="003E6512">
          <w:t xml:space="preserve">read the vision of Thompson on SP </w:t>
        </w:r>
      </w:ins>
      <w:ins w:id="4334" w:author="Arthur Parmentier" w:date="2020-06-08T23:59:00Z">
        <w:r w:rsidR="00BE00F1">
          <w:t>in</w:t>
        </w:r>
      </w:ins>
      <w:ins w:id="4335" w:author="Arthur Parmentier" w:date="2020-06-08T18:15:00Z">
        <w:r w:rsidR="00224A9B">
          <w:t xml:space="preserve"> the </w:t>
        </w:r>
      </w:ins>
      <w:ins w:id="4336" w:author="Arthur Parmentier" w:date="2020-06-08T16:01:00Z">
        <w:r w:rsidR="003E6512">
          <w:t xml:space="preserve">compositional rules, configurations and contexts </w:t>
        </w:r>
      </w:ins>
      <w:ins w:id="4337" w:author="Arthur Parmentier" w:date="2020-06-09T00:01:00Z">
        <w:r w:rsidR="00B71D33">
          <w:t xml:space="preserve">that he defines SP with and </w:t>
        </w:r>
      </w:ins>
      <w:ins w:id="4338" w:author="Arthur Parmentier" w:date="2020-06-08T16:01:00Z">
        <w:r w:rsidR="003E6512">
          <w:t xml:space="preserve">in which </w:t>
        </w:r>
      </w:ins>
      <w:ins w:id="4339" w:author="Arthur Parmentier" w:date="2020-06-09T00:01:00Z">
        <w:r w:rsidR="00B71D33">
          <w:t>it</w:t>
        </w:r>
      </w:ins>
      <w:ins w:id="4340" w:author="Arthur Parmentier" w:date="2020-06-08T16:01:00Z">
        <w:r w:rsidR="003E6512">
          <w:t xml:space="preserve"> has </w:t>
        </w:r>
      </w:ins>
      <w:ins w:id="4341" w:author="Arthur Parmentier" w:date="2020-06-09T14:02:00Z">
        <w:r w:rsidR="00793367">
          <w:t>grown</w:t>
        </w:r>
      </w:ins>
      <w:ins w:id="4342" w:author="Arthur Parmentier" w:date="2020-06-09T00:01:00Z">
        <w:r w:rsidR="00B71D33">
          <w:t>.</w:t>
        </w:r>
      </w:ins>
      <w:ins w:id="4343" w:author="Arthur Parmentier" w:date="2020-06-08T16:01:00Z">
        <w:r w:rsidR="003E6512">
          <w:t xml:space="preserve"> </w:t>
        </w:r>
      </w:ins>
      <w:ins w:id="4344" w:author="Arthur Parmentier" w:date="2020-06-09T00:02:00Z">
        <w:r w:rsidR="00B71D33">
          <w:t>However, they</w:t>
        </w:r>
      </w:ins>
      <w:ins w:id="4345" w:author="Arthur Parmentier" w:date="2020-06-08T16:01:00Z">
        <w:r w:rsidR="003E6512">
          <w:t xml:space="preserve"> may now not </w:t>
        </w:r>
      </w:ins>
      <w:ins w:id="4346" w:author="Arthur Parmentier" w:date="2020-06-08T16:02:00Z">
        <w:r w:rsidR="003E6512">
          <w:t xml:space="preserve">be </w:t>
        </w:r>
      </w:ins>
      <w:ins w:id="4347" w:author="Arthur Parmentier" w:date="2020-06-09T00:00:00Z">
        <w:r w:rsidR="00731A7B">
          <w:t>used</w:t>
        </w:r>
      </w:ins>
      <w:ins w:id="4348" w:author="Arthur Parmentier" w:date="2020-06-08T16:02:00Z">
        <w:r w:rsidR="003E6512">
          <w:t xml:space="preserve"> anymore to describe</w:t>
        </w:r>
      </w:ins>
      <w:ins w:id="4349" w:author="Arthur Parmentier" w:date="2020-06-09T00:00:00Z">
        <w:r w:rsidR="00362366">
          <w:t xml:space="preserve"> and define</w:t>
        </w:r>
      </w:ins>
      <w:ins w:id="4350" w:author="Arthur Parmentier" w:date="2020-06-08T16:02:00Z">
        <w:r w:rsidR="003E6512">
          <w:t xml:space="preserve"> all the varieties of contexts, </w:t>
        </w:r>
        <w:r w:rsidR="003E6512">
          <w:lastRenderedPageBreak/>
          <w:t xml:space="preserve">configurations, compositional choices and </w:t>
        </w:r>
      </w:ins>
      <w:ins w:id="4351" w:author="Arthur Parmentier" w:date="2020-06-09T14:01:00Z">
        <w:r w:rsidR="0050707D">
          <w:t>“</w:t>
        </w:r>
      </w:ins>
      <w:ins w:id="4352" w:author="Arthur Parmentier" w:date="2020-06-08T16:02:00Z">
        <w:r w:rsidR="003E6512">
          <w:t>philosophies</w:t>
        </w:r>
      </w:ins>
      <w:ins w:id="4353" w:author="Arthur Parmentier" w:date="2020-06-09T14:01:00Z">
        <w:r w:rsidR="0050707D">
          <w:t>”</w:t>
        </w:r>
      </w:ins>
      <w:ins w:id="4354" w:author="Arthur Parmentier" w:date="2020-06-08T16:02:00Z">
        <w:r w:rsidR="003E6512">
          <w:t xml:space="preserve"> that surrounds </w:t>
        </w:r>
      </w:ins>
      <w:ins w:id="4355" w:author="Arthur Parmentier" w:date="2020-06-09T00:02:00Z">
        <w:r w:rsidR="00E435E0">
          <w:t>its</w:t>
        </w:r>
      </w:ins>
      <w:ins w:id="4356" w:author="Arthur Parmentier" w:date="2020-06-08T16:02:00Z">
        <w:r w:rsidR="003E6512">
          <w:t xml:space="preserve"> use as </w:t>
        </w:r>
      </w:ins>
      <w:ins w:id="4357" w:author="Arthur Parmentier" w:date="2020-06-09T00:02:00Z">
        <w:r w:rsidR="00D92D3E">
          <w:t xml:space="preserve">a mere </w:t>
        </w:r>
      </w:ins>
      <w:ins w:id="4358" w:author="Arthur Parmentier" w:date="2020-06-08T16:02:00Z">
        <w:r w:rsidR="003E6512">
          <w:t>sign language that can be described in linguistic terms</w:t>
        </w:r>
      </w:ins>
      <w:ins w:id="4359" w:author="Arthur Parmentier" w:date="2020-06-08T16:03:00Z">
        <w:r w:rsidR="003E6512">
          <w:t>, hence the common core to all these different uses of the language.</w:t>
        </w:r>
      </w:ins>
    </w:p>
    <w:p w:rsidR="00224A9B" w:rsidRDefault="00E02143">
      <w:pPr>
        <w:pStyle w:val="Titre4"/>
        <w:rPr>
          <w:ins w:id="4360" w:author="Arthur Parmentier" w:date="2020-06-08T18:37:00Z"/>
        </w:rPr>
        <w:pPrChange w:id="4361" w:author="Arthur Parmentier" w:date="2020-06-10T16:26:00Z">
          <w:pPr>
            <w:pStyle w:val="Titre3"/>
          </w:pPr>
        </w:pPrChange>
      </w:pPr>
      <w:ins w:id="4362" w:author="Arthur Parmentier" w:date="2020-06-08T18:18:00Z">
        <w:r>
          <w:t>D</w:t>
        </w:r>
      </w:ins>
      <w:ins w:id="4363" w:author="Arthur Parmentier" w:date="2020-06-08T18:17:00Z">
        <w:r w:rsidR="00224A9B" w:rsidRPr="00DC7F98">
          <w:t xml:space="preserve">efault parameters as </w:t>
        </w:r>
      </w:ins>
      <w:ins w:id="4364" w:author="Arthur Parmentier" w:date="2020-06-08T18:18:00Z">
        <w:r>
          <w:t xml:space="preserve">conventions and </w:t>
        </w:r>
      </w:ins>
      <w:ins w:id="4365" w:author="Arthur Parmentier" w:date="2020-06-08T18:17:00Z">
        <w:r w:rsidR="00224A9B">
          <w:t>configurational</w:t>
        </w:r>
        <w:r w:rsidR="00224A9B" w:rsidRPr="00DC7F98">
          <w:t xml:space="preserve"> elements of SP</w:t>
        </w:r>
      </w:ins>
    </w:p>
    <w:p w:rsidR="002A31F6" w:rsidRPr="002A31F6" w:rsidRDefault="00D25C4A">
      <w:pPr>
        <w:pStyle w:val="Titre5"/>
        <w:rPr>
          <w:ins w:id="4366" w:author="Arthur Parmentier" w:date="2020-06-08T18:17:00Z"/>
          <w:rPrChange w:id="4367" w:author="Arthur Parmentier" w:date="2020-06-08T18:37:00Z">
            <w:rPr>
              <w:ins w:id="4368" w:author="Arthur Parmentier" w:date="2020-06-08T18:17:00Z"/>
            </w:rPr>
          </w:rPrChange>
        </w:rPr>
        <w:pPrChange w:id="4369" w:author="Arthur Parmentier" w:date="2020-06-10T16:26:00Z">
          <w:pPr>
            <w:pStyle w:val="Titre3"/>
          </w:pPr>
        </w:pPrChange>
      </w:pPr>
      <w:ins w:id="4370" w:author="Arthur Parmentier" w:date="2020-06-09T14:04:00Z">
        <w:r>
          <w:t xml:space="preserve">A </w:t>
        </w:r>
      </w:ins>
      <w:ins w:id="4371" w:author="Arthur Parmentier" w:date="2020-06-09T14:05:00Z">
        <w:r>
          <w:t>confusion between default parameters, conventions about the interpretation of s</w:t>
        </w:r>
      </w:ins>
      <w:ins w:id="4372" w:author="Arthur Parmentier" w:date="2020-06-09T14:44:00Z">
        <w:r w:rsidR="007A375A">
          <w:t>entences</w:t>
        </w:r>
      </w:ins>
      <w:ins w:id="4373" w:author="Arthur Parmentier" w:date="2020-06-09T14:05:00Z">
        <w:r>
          <w:t xml:space="preserve"> and grammatical rules in Thompson’s descriptions of SP</w:t>
        </w:r>
      </w:ins>
    </w:p>
    <w:p w:rsidR="00224A9B" w:rsidRPr="00DC7F98" w:rsidRDefault="00224A9B">
      <w:pPr>
        <w:rPr>
          <w:ins w:id="4374" w:author="Arthur Parmentier" w:date="2020-06-08T18:17:00Z"/>
        </w:rPr>
      </w:pPr>
      <w:ins w:id="4375" w:author="Arthur Parmentier" w:date="2020-06-08T18:17:00Z">
        <w:r w:rsidRPr="00DC7F98">
          <w:t xml:space="preserve">In the WB2 of SP, Thompson introduces the complex concept of layer in SP with the following sentence: </w:t>
        </w:r>
      </w:ins>
    </w:p>
    <w:p w:rsidR="00224A9B" w:rsidRPr="007C437A" w:rsidRDefault="00224A9B">
      <w:pPr>
        <w:rPr>
          <w:ins w:id="4376" w:author="Arthur Parmentier" w:date="2020-06-08T18:17:00Z"/>
        </w:rPr>
      </w:pPr>
      <w:ins w:id="4377"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378" w:author="Arthur Parmentier" w:date="2020-06-08T18:17:00Z"/>
        </w:rPr>
      </w:pPr>
      <w:ins w:id="4379"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380" w:author="Arthur Parmentier" w:date="2020-06-08T18:42:00Z"/>
        </w:rPr>
        <w:pPrChange w:id="4381" w:author="Arthur Parmentier" w:date="2020-06-10T16:26:00Z">
          <w:pPr>
            <w:pStyle w:val="Paragraphedeliste"/>
            <w:numPr>
              <w:numId w:val="11"/>
            </w:numPr>
            <w:ind w:hanging="360"/>
          </w:pPr>
        </w:pPrChange>
      </w:pPr>
      <w:ins w:id="4382" w:author="Arthur Parmentier" w:date="2020-06-08T18:17:00Z">
        <w:r w:rsidRPr="007C437A">
          <w:t>I would like to disc</w:t>
        </w:r>
      </w:ins>
      <w:ins w:id="4383" w:author="Arthur Parmentier" w:date="2020-06-08T18:42:00Z">
        <w:r w:rsidR="00763035">
          <w:t>uss Thompson’s statement</w:t>
        </w:r>
      </w:ins>
      <w:ins w:id="4384" w:author="Arthur Parmentier" w:date="2020-06-08T18:17:00Z">
        <w:r w:rsidRPr="007C437A">
          <w:t>:</w:t>
        </w:r>
      </w:ins>
    </w:p>
    <w:p w:rsidR="00923281" w:rsidRDefault="00923281">
      <w:pPr>
        <w:pStyle w:val="Paragraphedeliste"/>
        <w:numPr>
          <w:ilvl w:val="0"/>
          <w:numId w:val="11"/>
        </w:numPr>
        <w:rPr>
          <w:ins w:id="4385" w:author="Arthur Parmentier" w:date="2020-06-09T14:40:00Z"/>
        </w:rPr>
      </w:pPr>
      <w:ins w:id="4386" w:author="Arthur Parmentier" w:date="2020-06-09T14:40:00Z">
        <w:r>
          <w:t>First</w:t>
        </w:r>
      </w:ins>
      <w:ins w:id="4387" w:author="Arthur Parmentier" w:date="2020-06-09T14:42:00Z">
        <w:r>
          <w:t>, I would like to remark that in his description, the error is a grammatical error (the sentence is wrong</w:t>
        </w:r>
      </w:ins>
      <w:ins w:id="4388" w:author="Arthur Parmentier" w:date="2020-06-09T14:43:00Z">
        <w:r>
          <w:t>), hence the “general rule” is in his words a grammatical rule of SP.</w:t>
        </w:r>
      </w:ins>
    </w:p>
    <w:p w:rsidR="0052121B" w:rsidRDefault="009C730D">
      <w:pPr>
        <w:pStyle w:val="Paragraphedeliste"/>
        <w:numPr>
          <w:ilvl w:val="0"/>
          <w:numId w:val="11"/>
        </w:numPr>
        <w:rPr>
          <w:ins w:id="4389" w:author="Arthur Parmentier" w:date="2020-06-08T18:44:00Z"/>
        </w:rPr>
      </w:pPr>
      <w:ins w:id="4390" w:author="Arthur Parmentier" w:date="2020-06-09T14:43:00Z">
        <w:r>
          <w:t xml:space="preserve">Then, </w:t>
        </w:r>
      </w:ins>
      <w:ins w:id="4391" w:author="Arthur Parmentier" w:date="2020-06-08T18:43:00Z">
        <w:r w:rsidR="0046150A">
          <w:t xml:space="preserve">I would like to </w:t>
        </w:r>
      </w:ins>
      <w:ins w:id="4392" w:author="Arthur Parmentier" w:date="2020-06-09T14:18:00Z">
        <w:r w:rsidR="00E1724C">
          <w:t>point out</w:t>
        </w:r>
      </w:ins>
      <w:ins w:id="4393" w:author="Arthur Parmentier" w:date="2020-06-08T18:43:00Z">
        <w:r w:rsidR="0046150A">
          <w:t xml:space="preserve"> that </w:t>
        </w:r>
      </w:ins>
      <w:ins w:id="4394" w:author="Arthur Parmentier" w:date="2020-06-09T14:20:00Z">
        <w:r w:rsidR="00E1724C">
          <w:t xml:space="preserve">part of Thompson’s statement is inconsistent with </w:t>
        </w:r>
      </w:ins>
      <w:ins w:id="4395" w:author="Arthur Parmentier" w:date="2020-06-09T14:22:00Z">
        <w:r w:rsidR="00E1724C">
          <w:t xml:space="preserve">very common </w:t>
        </w:r>
      </w:ins>
      <w:ins w:id="4396" w:author="Arthur Parmentier" w:date="2020-06-09T14:23:00Z">
        <w:r w:rsidR="00F93BBF">
          <w:t xml:space="preserve">similar </w:t>
        </w:r>
      </w:ins>
      <w:ins w:id="4397" w:author="Arthur Parmentier" w:date="2020-06-09T14:22:00Z">
        <w:r w:rsidR="00E1724C">
          <w:t xml:space="preserve">situations in SP </w:t>
        </w:r>
      </w:ins>
      <w:ins w:id="4398" w:author="Arthur Parmentier" w:date="2020-06-09T14:23:00Z">
        <w:r w:rsidR="00E1724C">
          <w:t xml:space="preserve">that are not </w:t>
        </w:r>
      </w:ins>
      <w:ins w:id="4399" w:author="Arthur Parmentier" w:date="2020-06-09T14:46:00Z">
        <w:r w:rsidR="00BA4A28">
          <w:t xml:space="preserve">considered </w:t>
        </w:r>
      </w:ins>
      <w:ins w:id="4400" w:author="Arthur Parmentier" w:date="2020-06-09T14:23:00Z">
        <w:r w:rsidR="00E1724C">
          <w:t>as errors.</w:t>
        </w:r>
      </w:ins>
      <w:ins w:id="4401" w:author="Arthur Parmentier" w:date="2020-06-08T18:44:00Z">
        <w:r w:rsidR="0052121B">
          <w:br/>
        </w:r>
        <w:r w:rsidR="0052121B" w:rsidRPr="007C437A">
          <w:t xml:space="preserve">In his statement, Thompson </w:t>
        </w:r>
      </w:ins>
      <w:ins w:id="4402" w:author="Arthur Parmentier" w:date="2020-06-09T14:23:00Z">
        <w:r w:rsidR="00FB06DB">
          <w:t>describ</w:t>
        </w:r>
        <w:r w:rsidR="0058409F">
          <w:t>es</w:t>
        </w:r>
      </w:ins>
      <w:ins w:id="4403" w:author="Arthur Parmentier" w:date="2020-06-08T18:44:00Z">
        <w:r w:rsidR="0052121B" w:rsidRPr="007C437A">
          <w:t xml:space="preserve"> the ambiguity </w:t>
        </w:r>
      </w:ins>
      <w:ins w:id="4404" w:author="Arthur Parmentier" w:date="2020-06-09T14:46:00Z">
        <w:r w:rsidR="00FA2ADF">
          <w:t xml:space="preserve">on the side of the performer </w:t>
        </w:r>
      </w:ins>
      <w:ins w:id="4405" w:author="Arthur Parmentier" w:date="2020-06-08T18:44:00Z">
        <w:r w:rsidR="0052121B" w:rsidRPr="007C437A">
          <w:t>of being request</w:t>
        </w:r>
      </w:ins>
      <w:ins w:id="4406" w:author="Arthur Parmentier" w:date="2020-06-09T14:24:00Z">
        <w:r w:rsidR="000C7823">
          <w:t>ed</w:t>
        </w:r>
      </w:ins>
      <w:ins w:id="4407" w:author="Arthur Parmentier" w:date="2020-06-08T18:44:00Z">
        <w:r w:rsidR="0052121B" w:rsidRPr="007C437A">
          <w:t xml:space="preserve"> a new content, for instance with Content gestures without first indicating what to do with the material being performed. </w:t>
        </w:r>
      </w:ins>
      <w:ins w:id="4408" w:author="Arthur Parmentier" w:date="2020-06-08T18:45:00Z">
        <w:r w:rsidR="0052121B">
          <w:br/>
        </w:r>
      </w:ins>
      <w:ins w:id="4409" w:author="Arthur Parmentier" w:date="2020-06-08T18:44:00Z">
        <w:r w:rsidR="0052121B" w:rsidRPr="007C437A">
          <w:t>However, in practice, this situation is observed</w:t>
        </w:r>
      </w:ins>
      <w:ins w:id="4410" w:author="Arthur Parmentier" w:date="2020-06-09T14:46:00Z">
        <w:r w:rsidR="00D45F62">
          <w:t xml:space="preserve"> very commonly and even</w:t>
        </w:r>
      </w:ins>
      <w:ins w:id="4411" w:author="Arthur Parmentier" w:date="2020-06-08T18:44:00Z">
        <w:r w:rsidR="0052121B" w:rsidRPr="007C437A">
          <w:t xml:space="preserve"> in the compositions</w:t>
        </w:r>
      </w:ins>
      <w:ins w:id="4412" w:author="Arthur Parmentier" w:date="2020-06-09T14:24:00Z">
        <w:r w:rsidR="004B4449">
          <w:t xml:space="preserve"> and teachings</w:t>
        </w:r>
      </w:ins>
      <w:ins w:id="4413"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414" w:author="Arthur Parmentier" w:date="2020-06-08T18:45:00Z">
        <w:r w:rsidR="0052121B">
          <w:t>In fact</w:t>
        </w:r>
      </w:ins>
      <w:ins w:id="4415" w:author="Arthur Parmentier" w:date="2020-06-08T18:44:00Z">
        <w:r w:rsidR="0052121B" w:rsidRPr="007C437A">
          <w:t>, we learn by convention in SP that the long tone must be stopped</w:t>
        </w:r>
      </w:ins>
      <w:ins w:id="4416" w:author="Arthur Parmentier" w:date="2020-06-09T14:47:00Z">
        <w:r w:rsidR="00B62A72">
          <w:t xml:space="preserve"> by the performers</w:t>
        </w:r>
      </w:ins>
      <w:ins w:id="4417" w:author="Arthur Parmentier" w:date="2020-06-08T18:44:00Z">
        <w:r w:rsidR="0052121B" w:rsidRPr="007C437A">
          <w:t xml:space="preserve"> at the moment that the minimalism is requested by the soundpainter</w:t>
        </w:r>
      </w:ins>
      <w:ins w:id="4418" w:author="Arthur Parmentier" w:date="2020-06-09T14:48:00Z">
        <w:r w:rsidR="00172A35">
          <w:t xml:space="preserve">; I have never seen a soundpainter signing “[step out the </w:t>
        </w:r>
      </w:ins>
      <w:ins w:id="4419" w:author="Arthur Parmentier" w:date="2020-06-09T14:49:00Z">
        <w:r w:rsidR="00172A35">
          <w:t xml:space="preserve">box] </w:t>
        </w:r>
      </w:ins>
      <w:ins w:id="4420" w:author="Arthur Parmentier" w:date="2020-06-09T14:48:00Z">
        <w:r w:rsidR="00172A35">
          <w:t>whole group, off, minimalism, play [step in the box]”</w:t>
        </w:r>
      </w:ins>
      <w:ins w:id="4421" w:author="Arthur Parmentier" w:date="2020-06-09T14:49:00Z">
        <w:r w:rsidR="00172A35">
          <w:t xml:space="preserve"> to tell the performers to stop prior content before performing the minimalism.</w:t>
        </w:r>
      </w:ins>
      <w:ins w:id="4422" w:author="Arthur Parmentier" w:date="2020-06-08T18:44:00Z">
        <w:r w:rsidR="0052121B" w:rsidRPr="007C437A">
          <w:t xml:space="preserve"> </w:t>
        </w:r>
      </w:ins>
      <w:ins w:id="4423" w:author="Arthur Parmentier" w:date="2020-06-09T14:49:00Z">
        <w:r w:rsidR="00915A1A">
          <w:br/>
        </w:r>
      </w:ins>
      <w:ins w:id="4424" w:author="Arthur Parmentier" w:date="2020-06-08T18:44:00Z">
        <w:r w:rsidR="0052121B" w:rsidRPr="007C437A">
          <w:t xml:space="preserve">The fact that </w:t>
        </w:r>
      </w:ins>
      <w:ins w:id="4425" w:author="Arthur Parmentier" w:date="2020-06-08T18:46:00Z">
        <w:r w:rsidR="00F332F2">
          <w:t xml:space="preserve">a prior content </w:t>
        </w:r>
      </w:ins>
      <w:ins w:id="4426" w:author="Arthur Parmentier" w:date="2020-06-08T18:44:00Z">
        <w:r w:rsidR="0052121B" w:rsidRPr="007C437A">
          <w:t xml:space="preserve">must be stopped </w:t>
        </w:r>
      </w:ins>
      <w:ins w:id="4427" w:author="Arthur Parmentier" w:date="2020-06-08T18:46:00Z">
        <w:r w:rsidR="00F332F2">
          <w:t xml:space="preserve">when a new one is requested </w:t>
        </w:r>
      </w:ins>
      <w:ins w:id="4428" w:author="Arthur Parmentier" w:date="2020-06-08T18:44:00Z">
        <w:r w:rsidR="0052121B" w:rsidRPr="007C437A">
          <w:t xml:space="preserve">is a convention that has been formalized in SP as “default parameters”. If one decides to ask the performers to behave differently, the new parameters </w:t>
        </w:r>
      </w:ins>
      <w:ins w:id="4429" w:author="Arthur Parmentier" w:date="2020-06-09T14:25:00Z">
        <w:r w:rsidR="00640E93">
          <w:t>can</w:t>
        </w:r>
      </w:ins>
      <w:ins w:id="4430"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2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435" w:author="Arthur Parmentier" w:date="2020-06-08T18:17:00Z"/>
        </w:rPr>
      </w:pPr>
      <w:ins w:id="4436" w:author="Arthur Parmentier" w:date="2020-06-09T14:43:00Z">
        <w:r>
          <w:t>At this point, o</w:t>
        </w:r>
      </w:ins>
      <w:ins w:id="4437" w:author="Arthur Parmentier" w:date="2020-06-08T18:47:00Z">
        <w:r w:rsidR="00F332F2">
          <w:t xml:space="preserve">ne could still argue that </w:t>
        </w:r>
      </w:ins>
      <w:ins w:id="4438" w:author="Arthur Parmentier" w:date="2020-06-08T18:48:00Z">
        <w:r w:rsidR="00F332F2">
          <w:t xml:space="preserve">even though </w:t>
        </w:r>
      </w:ins>
      <w:ins w:id="4439" w:author="Arthur Parmentier" w:date="2020-06-08T18:47:00Z">
        <w:r w:rsidR="00F332F2">
          <w:t>the error is conventional</w:t>
        </w:r>
      </w:ins>
      <w:ins w:id="4440" w:author="Arthur Parmentier" w:date="2020-06-08T18:48:00Z">
        <w:r w:rsidR="00F332F2">
          <w:t xml:space="preserve"> and not </w:t>
        </w:r>
      </w:ins>
      <w:ins w:id="4441" w:author="Arthur Parmentier" w:date="2020-06-09T14:43:00Z">
        <w:r>
          <w:t>grammatical</w:t>
        </w:r>
      </w:ins>
      <w:ins w:id="4442" w:author="Arthur Parmentier" w:date="2020-06-08T18:48:00Z">
        <w:r w:rsidR="00F332F2">
          <w:t>, it is</w:t>
        </w:r>
      </w:ins>
      <w:ins w:id="4443" w:author="Arthur Parmentier" w:date="2020-06-08T18:47:00Z">
        <w:r w:rsidR="00F332F2">
          <w:t xml:space="preserve"> still</w:t>
        </w:r>
      </w:ins>
      <w:ins w:id="4444" w:author="Arthur Parmentier" w:date="2020-06-08T18:48:00Z">
        <w:r w:rsidR="00F332F2">
          <w:t xml:space="preserve"> a rule of SP.</w:t>
        </w:r>
      </w:ins>
      <w:ins w:id="4445" w:author="Arthur Parmentier" w:date="2020-06-08T18:43:00Z">
        <w:r w:rsidR="0046150A">
          <w:br/>
        </w:r>
      </w:ins>
      <w:ins w:id="4446"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447" w:author="Arthur Parmentier" w:date="2020-06-08T18:49:00Z">
        <w:r w:rsidR="00164176">
          <w:t xml:space="preserve">. </w:t>
        </w:r>
      </w:ins>
      <w:ins w:id="4448" w:author="Arthur Parmentier" w:date="2020-06-08T18:50:00Z">
        <w:r w:rsidR="00164176">
          <w:t>At the exception of grammatical errors</w:t>
        </w:r>
      </w:ins>
      <w:ins w:id="4449" w:author="Arthur Parmentier" w:date="2020-06-09T14:50:00Z">
        <w:r w:rsidR="00CC52F4">
          <w:t xml:space="preserve"> (which in this case it is not)</w:t>
        </w:r>
      </w:ins>
      <w:ins w:id="4450" w:author="Arthur Parmentier" w:date="2020-06-08T18:50:00Z">
        <w:r w:rsidR="00164176">
          <w:t xml:space="preserve">, </w:t>
        </w:r>
      </w:ins>
      <w:ins w:id="4451" w:author="Arthur Parmentier" w:date="2020-06-08T18:49:00Z">
        <w:r w:rsidR="00164176">
          <w:t>I</w:t>
        </w:r>
      </w:ins>
      <w:ins w:id="4452" w:author="Arthur Parmentier" w:date="2020-06-08T18:17:00Z">
        <w:r w:rsidR="00224A9B" w:rsidRPr="007C437A">
          <w:t xml:space="preserve"> </w:t>
        </w:r>
      </w:ins>
      <w:ins w:id="4453" w:author="Arthur Parmentier" w:date="2020-06-08T18:50:00Z">
        <w:r w:rsidR="00164176">
          <w:t xml:space="preserve">then </w:t>
        </w:r>
      </w:ins>
      <w:ins w:id="4454" w:author="Arthur Parmentier" w:date="2020-06-08T18:17:00Z">
        <w:r w:rsidR="00224A9B" w:rsidRPr="007C437A">
          <w:t>wonder why would mistakes exist on the side of the soundpainter</w:t>
        </w:r>
      </w:ins>
      <w:ins w:id="4455" w:author="Arthur Parmentier" w:date="2020-06-08T18:49:00Z">
        <w:r w:rsidR="00164176">
          <w:t xml:space="preserve">. </w:t>
        </w:r>
      </w:ins>
      <w:ins w:id="4456" w:author="Arthur Parmentier" w:date="2020-06-08T18:50:00Z">
        <w:r w:rsidR="00164176">
          <w:t xml:space="preserve">Indeed, </w:t>
        </w:r>
      </w:ins>
      <w:ins w:id="4457"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458" w:author="Arthur Parmentier" w:date="2020-06-09T14:50:00Z">
        <w:r w:rsidR="0056155E">
          <w:t xml:space="preserve"> in general,</w:t>
        </w:r>
      </w:ins>
      <w:ins w:id="4459"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460" w:author="Arthur Parmentier" w:date="2020-06-09T14:50:00Z">
        <w:r w:rsidR="00102D2B">
          <w:t>they</w:t>
        </w:r>
      </w:ins>
      <w:ins w:id="4461" w:author="Arthur Parmentier" w:date="2020-06-08T18:17:00Z">
        <w:r w:rsidR="00224A9B" w:rsidRPr="007C437A">
          <w:t xml:space="preserve"> are most of the time the result of unconscious analogies</w:t>
        </w:r>
      </w:ins>
      <w:ins w:id="4462" w:author="Arthur Parmentier" w:date="2020-06-10T19:50:00Z">
        <w:r w:rsidR="00BB4EE1">
          <w:t xml:space="preserve"> </w:t>
        </w:r>
      </w:ins>
      <w:customXmlInsRangeStart w:id="4463" w:author="Arthur Parmentier" w:date="2020-06-10T19:51:00Z"/>
      <w:sdt>
        <w:sdtPr>
          <w:id w:val="-1963263489"/>
          <w:citation/>
        </w:sdtPr>
        <w:sdtContent>
          <w:customXmlInsRangeEnd w:id="4463"/>
          <w:ins w:id="4464" w:author="Arthur Parmentier" w:date="2020-06-10T19:51:00Z">
            <w:r w:rsidR="00BB4EE1">
              <w:fldChar w:fldCharType="begin"/>
            </w:r>
            <w:r w:rsidR="00BB4EE1" w:rsidRPr="00BB4EE1">
              <w:rPr>
                <w:rPrChange w:id="4465" w:author="Arthur Parmentier" w:date="2020-06-10T19:51:00Z">
                  <w:rPr>
                    <w:lang w:val="fr-FR"/>
                  </w:rPr>
                </w:rPrChange>
              </w:rPr>
              <w:instrText xml:space="preserve"> CITATION Dou09 \l 1036 </w:instrText>
            </w:r>
          </w:ins>
          <w:r w:rsidR="00BB4EE1">
            <w:fldChar w:fldCharType="separate"/>
          </w:r>
          <w:r w:rsidR="00304C55">
            <w:rPr>
              <w:noProof/>
            </w:rPr>
            <w:t>(Hofstadter, 2009)</w:t>
          </w:r>
          <w:ins w:id="4466" w:author="Arthur Parmentier" w:date="2020-06-10T19:51:00Z">
            <w:r w:rsidR="00BB4EE1">
              <w:fldChar w:fldCharType="end"/>
            </w:r>
          </w:ins>
          <w:customXmlInsRangeStart w:id="4467" w:author="Arthur Parmentier" w:date="2020-06-10T19:51:00Z"/>
        </w:sdtContent>
      </w:sdt>
      <w:customXmlInsRangeEnd w:id="4467"/>
      <w:ins w:id="4468" w:author="Arthur Parmentier" w:date="2020-06-10T19:50:00Z">
        <w:r w:rsidR="00BB4EE1" w:rsidRPr="007C437A">
          <w:t xml:space="preserve"> </w:t>
        </w:r>
      </w:ins>
      <w:ins w:id="4469" w:author="Arthur Parmentier" w:date="2020-06-08T18:17:00Z">
        <w:r w:rsidR="00224A9B" w:rsidRPr="007C437A">
          <w:t xml:space="preserve">(and </w:t>
        </w:r>
      </w:ins>
      <w:ins w:id="4470" w:author="Arthur Parmentier" w:date="2020-06-10T19:50:00Z">
        <w:r w:rsidR="00BB4EE1">
          <w:t xml:space="preserve">possibly </w:t>
        </w:r>
      </w:ins>
      <w:ins w:id="4471" w:author="Arthur Parmentier" w:date="2020-06-08T18:17:00Z">
        <w:r w:rsidR="00224A9B" w:rsidRPr="007C437A">
          <w:t>other mechanisms) that reveal the role</w:t>
        </w:r>
      </w:ins>
      <w:ins w:id="4472" w:author="Arthur Parmentier" w:date="2020-06-09T14:51:00Z">
        <w:r w:rsidR="006B4535">
          <w:t xml:space="preserve"> of hidden structures</w:t>
        </w:r>
      </w:ins>
      <w:ins w:id="4473" w:author="Arthur Parmentier" w:date="2020-06-08T18:17:00Z">
        <w:r w:rsidR="00224A9B" w:rsidRPr="007C437A">
          <w:t xml:space="preserve"> in the</w:t>
        </w:r>
      </w:ins>
      <w:ins w:id="4474" w:author="Arthur Parmentier" w:date="2020-06-09T14:51:00Z">
        <w:r w:rsidR="00F20247">
          <w:t xml:space="preserve"> understanding and</w:t>
        </w:r>
      </w:ins>
      <w:ins w:id="4475"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476" w:author="Arthur Parmentier" w:date="2020-06-08T19:00:00Z"/>
        </w:rPr>
        <w:pPrChange w:id="4477" w:author="Arthur Parmentier" w:date="2020-06-10T16:26:00Z">
          <w:pPr>
            <w:pStyle w:val="Paragraphedeliste"/>
            <w:numPr>
              <w:numId w:val="11"/>
            </w:numPr>
            <w:ind w:left="360" w:hanging="360"/>
          </w:pPr>
        </w:pPrChange>
      </w:pPr>
      <w:ins w:id="4478"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479" w:author="Arthur Parmentier" w:date="2020-06-09T14:52:00Z">
        <w:r w:rsidR="003906EB">
          <w:t>configurations</w:t>
        </w:r>
      </w:ins>
      <w:ins w:id="4480"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481" w:author="Arthur Parmentier" w:date="2020-06-08T18:53:00Z">
        <w:r w:rsidR="00267F35">
          <w:t>does</w:t>
        </w:r>
      </w:ins>
      <w:ins w:id="4482" w:author="Arthur Parmentier" w:date="2020-06-08T18:17:00Z">
        <w:r w:rsidRPr="007C437A">
          <w:t xml:space="preserve"> expect from the performers</w:t>
        </w:r>
      </w:ins>
      <w:ins w:id="4483" w:author="Arthur Parmentier" w:date="2020-06-08T18:52:00Z">
        <w:r w:rsidR="006A2FCD">
          <w:t xml:space="preserve"> hims</w:t>
        </w:r>
      </w:ins>
      <w:ins w:id="4484" w:author="Arthur Parmentier" w:date="2020-06-08T18:53:00Z">
        <w:r w:rsidR="006A2FCD">
          <w:t>elf</w:t>
        </w:r>
      </w:ins>
      <w:ins w:id="4485" w:author="Arthur Parmentier" w:date="2020-06-08T18:17:00Z">
        <w:r w:rsidRPr="007C437A">
          <w:t xml:space="preserve">. What he calls a “general rule” </w:t>
        </w:r>
      </w:ins>
      <w:ins w:id="4486" w:author="Arthur Parmentier" w:date="2020-06-08T18:53:00Z">
        <w:r w:rsidR="006C4D16">
          <w:t>in his statement is to my point of view</w:t>
        </w:r>
      </w:ins>
      <w:ins w:id="4487" w:author="Arthur Parmentier" w:date="2020-06-08T18:17:00Z">
        <w:r w:rsidRPr="007C437A">
          <w:t xml:space="preserve"> his own convention. </w:t>
        </w:r>
      </w:ins>
      <w:ins w:id="4488" w:author="Arthur Parmentier" w:date="2020-06-08T18:54:00Z">
        <w:r w:rsidR="006C4D16">
          <w:br/>
        </w:r>
      </w:ins>
      <w:ins w:id="4489" w:author="Arthur Parmentier" w:date="2020-06-08T18:17:00Z">
        <w:r w:rsidRPr="007C437A">
          <w:t xml:space="preserve">Indeed, a different composer could as well </w:t>
        </w:r>
      </w:ins>
      <w:ins w:id="4490" w:author="Arthur Parmentier" w:date="2020-06-08T18:54:00Z">
        <w:r w:rsidR="006C4D16">
          <w:t>propose by convention that</w:t>
        </w:r>
      </w:ins>
      <w:ins w:id="4491" w:author="Arthur Parmentier" w:date="2020-06-08T18:17:00Z">
        <w:r w:rsidRPr="007C437A">
          <w:t xml:space="preserve"> scan, point to point and all content gestures are meant as </w:t>
        </w:r>
      </w:ins>
      <w:ins w:id="4492" w:author="Arthur Parmentier" w:date="2020-06-08T18:54:00Z">
        <w:r w:rsidR="009D3389">
          <w:t xml:space="preserve">additional </w:t>
        </w:r>
      </w:ins>
      <w:ins w:id="4493" w:author="Arthur Parmentier" w:date="2020-06-08T18:17:00Z">
        <w:r w:rsidRPr="007C437A">
          <w:t>layers</w:t>
        </w:r>
      </w:ins>
      <w:ins w:id="4494" w:author="Arthur Parmentier" w:date="2020-06-08T18:54:00Z">
        <w:r w:rsidR="006626B3">
          <w:t xml:space="preserve"> on</w:t>
        </w:r>
      </w:ins>
      <w:ins w:id="4495" w:author="Arthur Parmentier" w:date="2020-06-08T18:17:00Z">
        <w:r w:rsidRPr="007C437A">
          <w:t xml:space="preserve"> the ongoing material. </w:t>
        </w:r>
      </w:ins>
      <w:ins w:id="4496" w:author="Arthur Parmentier" w:date="2020-06-08T18:55:00Z">
        <w:r w:rsidR="006626B3">
          <w:t>S</w:t>
        </w:r>
      </w:ins>
      <w:ins w:id="4497" w:author="Arthur Parmentier" w:date="2020-06-08T18:17:00Z">
        <w:r w:rsidRPr="007C437A">
          <w:t xml:space="preserve">uch conventions </w:t>
        </w:r>
      </w:ins>
      <w:ins w:id="4498" w:author="Arthur Parmentier" w:date="2020-06-08T18:55:00Z">
        <w:r w:rsidR="006626B3">
          <w:t>are what allow performers to</w:t>
        </w:r>
      </w:ins>
      <w:ins w:id="4499" w:author="Arthur Parmentier" w:date="2020-06-08T18:17:00Z">
        <w:r w:rsidRPr="007C437A">
          <w:t xml:space="preserve"> interpret ambiguous requests</w:t>
        </w:r>
      </w:ins>
      <w:ins w:id="4500" w:author="Arthur Parmentier" w:date="2020-06-08T18:56:00Z">
        <w:r w:rsidR="006626B3">
          <w:t xml:space="preserve"> in other situations</w:t>
        </w:r>
      </w:ins>
      <w:ins w:id="4501" w:author="Arthur Parmentier" w:date="2020-06-08T18:55:00Z">
        <w:r w:rsidR="006626B3">
          <w:t xml:space="preserve"> (</w:t>
        </w:r>
      </w:ins>
      <w:ins w:id="4502" w:author="Arthur Parmentier" w:date="2020-06-08T18:56:00Z">
        <w:r w:rsidR="006626B3">
          <w:t>cf. the example in the first point)</w:t>
        </w:r>
      </w:ins>
      <w:ins w:id="4503" w:author="Arthur Parmentier" w:date="2020-06-08T18:17:00Z">
        <w:r w:rsidRPr="007C437A">
          <w:t>; but it may be the case that Thompson or other soundpainters disagree on th</w:t>
        </w:r>
      </w:ins>
      <w:ins w:id="4504" w:author="Arthur Parmentier" w:date="2020-06-08T18:57:00Z">
        <w:r w:rsidR="006626B3">
          <w:t>e conventions to use when the soundpainter indicates new modes.</w:t>
        </w:r>
        <w:r w:rsidR="006626B3">
          <w:br/>
        </w:r>
      </w:ins>
      <w:ins w:id="4505" w:author="Arthur Parmentier" w:date="2020-06-08T18:59:00Z">
        <w:r w:rsidR="006626B3">
          <w:t>As a composer</w:t>
        </w:r>
      </w:ins>
      <w:ins w:id="4506" w:author="Arthur Parmentier" w:date="2020-06-08T18:17:00Z">
        <w:r w:rsidRPr="007C437A">
          <w:t xml:space="preserve"> Thompson developed and formalize</w:t>
        </w:r>
      </w:ins>
      <w:ins w:id="4507" w:author="Arthur Parmentier" w:date="2020-06-08T18:58:00Z">
        <w:r w:rsidR="006626B3">
          <w:t>d</w:t>
        </w:r>
      </w:ins>
      <w:ins w:id="4508"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509" w:author="Arthur Parmentier" w:date="2020-06-08T18:59:00Z">
        <w:r w:rsidR="006626B3">
          <w:t xml:space="preserve"> that he diffuses as a main figure and teacher of SP.</w:t>
        </w:r>
      </w:ins>
    </w:p>
    <w:p w:rsidR="00224A9B" w:rsidRDefault="00224A9B">
      <w:pPr>
        <w:rPr>
          <w:ins w:id="4510" w:author="Arthur Parmentier" w:date="2020-06-08T19:02:00Z"/>
        </w:rPr>
      </w:pPr>
      <w:ins w:id="4511" w:author="Arthur Parmentier" w:date="2020-06-08T18:17:00Z">
        <w:r w:rsidRPr="007C437A">
          <w:t xml:space="preserve">This example </w:t>
        </w:r>
      </w:ins>
      <w:ins w:id="4512" w:author="Arthur Parmentier" w:date="2020-06-09T15:56:00Z">
        <w:r w:rsidR="0015509F">
          <w:t xml:space="preserve">also </w:t>
        </w:r>
      </w:ins>
      <w:ins w:id="4513" w:author="Arthur Parmentier" w:date="2020-06-08T18:17:00Z">
        <w:r w:rsidRPr="007C437A">
          <w:t xml:space="preserve">points out </w:t>
        </w:r>
      </w:ins>
      <w:ins w:id="4514" w:author="Arthur Parmentier" w:date="2020-06-09T15:56:00Z">
        <w:r w:rsidR="0015509F">
          <w:t xml:space="preserve">the </w:t>
        </w:r>
      </w:ins>
      <w:ins w:id="4515" w:author="Arthur Parmentier" w:date="2020-06-08T18:17:00Z">
        <w:r w:rsidRPr="007C437A">
          <w:t xml:space="preserve">important role </w:t>
        </w:r>
      </w:ins>
      <w:ins w:id="4516" w:author="Arthur Parmentier" w:date="2020-06-09T15:56:00Z">
        <w:r w:rsidR="0015509F">
          <w:t>of</w:t>
        </w:r>
      </w:ins>
      <w:ins w:id="4517" w:author="Arthur Parmentier" w:date="2020-06-08T18:17:00Z">
        <w:r w:rsidRPr="007C437A">
          <w:t xml:space="preserve"> conventions and other sets of rules that are not explained from within the grammar of SP but </w:t>
        </w:r>
      </w:ins>
      <w:ins w:id="4518" w:author="Arthur Parmentier" w:date="2020-06-09T15:58:00Z">
        <w:r w:rsidR="0015509F">
          <w:t>are determined by</w:t>
        </w:r>
      </w:ins>
      <w:ins w:id="4519" w:author="Arthur Parmentier" w:date="2020-06-08T19:00:00Z">
        <w:r w:rsidR="006626B3">
          <w:t xml:space="preserve"> the configuration of the group</w:t>
        </w:r>
      </w:ins>
      <w:ins w:id="4520" w:author="Arthur Parmentier" w:date="2020-06-09T15:57:00Z">
        <w:r w:rsidR="0015509F">
          <w:t xml:space="preserve">, for instance by </w:t>
        </w:r>
      </w:ins>
      <w:ins w:id="4521" w:author="Arthur Parmentier" w:date="2020-06-09T15:58:00Z">
        <w:r w:rsidR="0015509F">
          <w:t>a</w:t>
        </w:r>
      </w:ins>
      <w:ins w:id="4522" w:author="Arthur Parmentier" w:date="2020-06-09T15:57:00Z">
        <w:r w:rsidR="0015509F">
          <w:t xml:space="preserve"> </w:t>
        </w:r>
      </w:ins>
      <w:ins w:id="4523" w:author="Arthur Parmentier" w:date="2020-06-09T15:58:00Z">
        <w:r w:rsidR="0015509F">
          <w:t>composer.</w:t>
        </w:r>
      </w:ins>
    </w:p>
    <w:p w:rsidR="00475506" w:rsidRDefault="00475506">
      <w:pPr>
        <w:pStyle w:val="Titre5"/>
        <w:rPr>
          <w:ins w:id="4524" w:author="Arthur Parmentier" w:date="2020-06-08T19:01:00Z"/>
        </w:rPr>
        <w:pPrChange w:id="4525" w:author="Arthur Parmentier" w:date="2020-06-10T16:26:00Z">
          <w:pPr/>
        </w:pPrChange>
      </w:pPr>
      <w:ins w:id="4526" w:author="Arthur Parmentier" w:date="2020-06-08T19:03:00Z">
        <w:r>
          <w:lastRenderedPageBreak/>
          <w:t>A remark on the diffusion of conventions in SP</w:t>
        </w:r>
      </w:ins>
    </w:p>
    <w:p w:rsidR="00E02592" w:rsidRDefault="00BE5C4A">
      <w:pPr>
        <w:rPr>
          <w:ins w:id="4527" w:author="Arthur Parmentier" w:date="2020-06-08T19:03:00Z"/>
        </w:rPr>
      </w:pPr>
      <w:ins w:id="4528" w:author="Arthur Parmentier" w:date="2020-06-08T19:19:00Z">
        <w:r>
          <w:t>The pr</w:t>
        </w:r>
      </w:ins>
      <w:ins w:id="4529" w:author="Arthur Parmentier" w:date="2020-06-08T19:20:00Z">
        <w:r>
          <w:t xml:space="preserve">evious example </w:t>
        </w:r>
      </w:ins>
      <w:ins w:id="4530" w:author="Arthur Parmentier" w:date="2020-06-08T19:01:00Z">
        <w:r w:rsidR="00E02592">
          <w:t xml:space="preserve">underlines the </w:t>
        </w:r>
      </w:ins>
      <w:ins w:id="4531" w:author="Arthur Parmentier" w:date="2020-06-09T15:59:00Z">
        <w:r w:rsidR="00413D55">
          <w:t xml:space="preserve">conjunction of two </w:t>
        </w:r>
      </w:ins>
      <w:ins w:id="4532" w:author="Arthur Parmentier" w:date="2020-06-08T19:01:00Z">
        <w:r w:rsidR="00E02592">
          <w:t>role</w:t>
        </w:r>
      </w:ins>
      <w:ins w:id="4533" w:author="Arthur Parmentier" w:date="2020-06-09T15:59:00Z">
        <w:r w:rsidR="00413D55">
          <w:t>s</w:t>
        </w:r>
      </w:ins>
      <w:ins w:id="4534" w:author="Arthur Parmentier" w:date="2020-06-08T19:01:00Z">
        <w:r w:rsidR="00E02592">
          <w:t xml:space="preserve"> of Thompson</w:t>
        </w:r>
      </w:ins>
      <w:ins w:id="4535" w:author="Arthur Parmentier" w:date="2020-06-09T15:59:00Z">
        <w:r w:rsidR="00413D55">
          <w:t>, first as a composer and second as</w:t>
        </w:r>
      </w:ins>
      <w:ins w:id="4536" w:author="Arthur Parmentier" w:date="2020-06-08T19:01:00Z">
        <w:r w:rsidR="00E02592">
          <w:t xml:space="preserve"> the main diffusor and authority of SP, who defined SP rules not only in terms of grammar and semantics but also in term</w:t>
        </w:r>
      </w:ins>
      <w:ins w:id="4537" w:author="Arthur Parmentier" w:date="2020-06-08T19:02:00Z">
        <w:r w:rsidR="00E02592">
          <w:t>s of conventions such as default parameters and configuration choices.</w:t>
        </w:r>
      </w:ins>
    </w:p>
    <w:p w:rsidR="00694125" w:rsidRDefault="007F1431">
      <w:pPr>
        <w:rPr>
          <w:ins w:id="4538" w:author="Arthur Parmentier" w:date="2020-06-08T19:22:00Z"/>
        </w:rPr>
      </w:pPr>
      <w:ins w:id="4539" w:author="Arthur Parmentier" w:date="2020-06-08T19:20:00Z">
        <w:r>
          <w:t xml:space="preserve">In the previous parts, </w:t>
        </w:r>
      </w:ins>
      <w:ins w:id="4540"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541" w:author="Arthur Parmentier" w:date="2020-06-08T19:21:00Z">
        <w:r>
          <w:t>T</w:t>
        </w:r>
      </w:ins>
      <w:ins w:id="4542"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543" w:author="Arthur Parmentier" w:date="2020-06-08T19:21:00Z">
        <w:r>
          <w:t xml:space="preserve">in Thompson’s descriptions </w:t>
        </w:r>
      </w:ins>
      <w:ins w:id="4544" w:author="Arthur Parmentier" w:date="2020-06-08T19:03:00Z">
        <w:r w:rsidR="009C2211" w:rsidRPr="007C437A">
          <w:t xml:space="preserve">between the </w:t>
        </w:r>
      </w:ins>
      <w:ins w:id="4545" w:author="Arthur Parmentier" w:date="2020-06-09T16:01:00Z">
        <w:r w:rsidR="00AC5A44">
          <w:t xml:space="preserve">compositional </w:t>
        </w:r>
      </w:ins>
      <w:ins w:id="4546" w:author="Arthur Parmentier" w:date="2020-06-09T16:02:00Z">
        <w:r w:rsidR="00AC5A44">
          <w:t>conventions in</w:t>
        </w:r>
      </w:ins>
      <w:ins w:id="4547" w:author="Arthur Parmentier" w:date="2020-06-08T19:03:00Z">
        <w:r w:rsidR="009C2211" w:rsidRPr="007C437A">
          <w:t xml:space="preserve"> SP and </w:t>
        </w:r>
      </w:ins>
      <w:ins w:id="4548" w:author="Arthur Parmentier" w:date="2020-06-09T16:02:00Z">
        <w:r w:rsidR="00AC5A44">
          <w:t>its</w:t>
        </w:r>
      </w:ins>
      <w:ins w:id="4549" w:author="Arthur Parmentier" w:date="2020-06-08T19:03:00Z">
        <w:r w:rsidR="009C2211" w:rsidRPr="007C437A">
          <w:t xml:space="preserve"> definition of SP as a sign language.</w:t>
        </w:r>
      </w:ins>
      <w:ins w:id="4550" w:author="Arthur Parmentier" w:date="2020-06-08T19:22:00Z">
        <w:r w:rsidR="00694125">
          <w:t xml:space="preserve"> I </w:t>
        </w:r>
      </w:ins>
      <w:ins w:id="4551" w:author="Arthur Parmentier" w:date="2020-06-08T21:33:00Z">
        <w:r w:rsidR="00AE15ED">
          <w:t xml:space="preserve">explain this confusion by </w:t>
        </w:r>
      </w:ins>
      <w:ins w:id="4552" w:author="Arthur Parmentier" w:date="2020-06-08T21:34:00Z">
        <w:r w:rsidR="00AE15ED">
          <w:t>the following</w:t>
        </w:r>
      </w:ins>
      <w:ins w:id="4553" w:author="Arthur Parmentier" w:date="2020-06-08T19:22:00Z">
        <w:r w:rsidR="00694125">
          <w:t>:</w:t>
        </w:r>
      </w:ins>
    </w:p>
    <w:p w:rsidR="00694125" w:rsidRDefault="00694125">
      <w:pPr>
        <w:pStyle w:val="Paragraphedeliste"/>
        <w:numPr>
          <w:ilvl w:val="0"/>
          <w:numId w:val="11"/>
        </w:numPr>
        <w:rPr>
          <w:ins w:id="4554" w:author="Arthur Parmentier" w:date="2020-06-08T21:29:00Z"/>
        </w:rPr>
      </w:pPr>
      <w:ins w:id="4555" w:author="Arthur Parmentier" w:date="2020-06-08T19:22:00Z">
        <w:r>
          <w:t>The most obvious</w:t>
        </w:r>
      </w:ins>
      <w:ins w:id="4556" w:author="Arthur Parmentier" w:date="2020-06-08T21:34:00Z">
        <w:r w:rsidR="00AE15ED">
          <w:t xml:space="preserve"> point</w:t>
        </w:r>
      </w:ins>
      <w:ins w:id="4557" w:author="Arthur Parmentier" w:date="2020-06-08T19:22:00Z">
        <w:r>
          <w:t xml:space="preserve"> is that Thompson </w:t>
        </w:r>
      </w:ins>
      <w:ins w:id="4558" w:author="Arthur Parmentier" w:date="2020-06-08T19:23:00Z">
        <w:r>
          <w:t xml:space="preserve">is not a linguist himself and started to think about SP in linguistic terms </w:t>
        </w:r>
      </w:ins>
      <w:ins w:id="4559" w:author="Arthur Parmentier" w:date="2020-06-08T21:29:00Z">
        <w:r w:rsidR="00AE15ED">
          <w:t>dozens</w:t>
        </w:r>
      </w:ins>
      <w:ins w:id="4560" w:author="Arthur Parmentier" w:date="2020-06-08T21:28:00Z">
        <w:r w:rsidR="00AE15ED">
          <w:t xml:space="preserve"> of years after internalizing his own</w:t>
        </w:r>
      </w:ins>
      <w:ins w:id="4561" w:author="Arthur Parmentier" w:date="2020-06-08T21:29:00Z">
        <w:r w:rsidR="00AE15ED">
          <w:t xml:space="preserve"> representations of SP in artistic and compositional terms</w:t>
        </w:r>
      </w:ins>
      <w:ins w:id="4562" w:author="Arthur Parmentier" w:date="2020-06-08T21:34:00Z">
        <w:r w:rsidR="00AE15ED">
          <w:t>.</w:t>
        </w:r>
      </w:ins>
    </w:p>
    <w:p w:rsidR="00AE15ED" w:rsidRDefault="00AE15ED">
      <w:pPr>
        <w:pStyle w:val="Paragraphedeliste"/>
        <w:numPr>
          <w:ilvl w:val="0"/>
          <w:numId w:val="11"/>
        </w:numPr>
        <w:rPr>
          <w:ins w:id="4563" w:author="Arthur Parmentier" w:date="2020-06-08T21:35:00Z"/>
        </w:rPr>
      </w:pPr>
      <w:ins w:id="4564" w:author="Arthur Parmentier" w:date="2020-06-08T21:36:00Z">
        <w:r>
          <w:t>He</w:t>
        </w:r>
      </w:ins>
      <w:ins w:id="4565" w:author="Arthur Parmentier" w:date="2020-06-08T21:34:00Z">
        <w:r>
          <w:t xml:space="preserve"> is</w:t>
        </w:r>
      </w:ins>
      <w:ins w:id="4566" w:author="Arthur Parmentier" w:date="2020-06-08T21:36:00Z">
        <w:r>
          <w:t xml:space="preserve"> historically</w:t>
        </w:r>
      </w:ins>
      <w:ins w:id="4567" w:author="Arthur Parmentier" w:date="2020-06-08T21:34:00Z">
        <w:r>
          <w:t xml:space="preserve"> the </w:t>
        </w:r>
      </w:ins>
      <w:ins w:id="4568" w:author="Arthur Parmentier" w:date="2020-06-08T21:51:00Z">
        <w:r w:rsidR="00BC0976">
          <w:t xml:space="preserve">creator and </w:t>
        </w:r>
      </w:ins>
      <w:ins w:id="4569" w:author="Arthur Parmentier" w:date="2020-06-08T21:34:00Z">
        <w:r>
          <w:t>main diffuser of SP</w:t>
        </w:r>
      </w:ins>
      <w:ins w:id="4570" w:author="Arthur Parmentier" w:date="2020-06-08T21:35:00Z">
        <w:r>
          <w:t xml:space="preserve"> and</w:t>
        </w:r>
      </w:ins>
      <w:ins w:id="4571" w:author="Arthur Parmentier" w:date="2020-06-08T21:34:00Z">
        <w:r>
          <w:t xml:space="preserve"> </w:t>
        </w:r>
      </w:ins>
      <w:ins w:id="4572" w:author="Arthur Parmentier" w:date="2020-06-08T21:51:00Z">
        <w:r w:rsidR="00F703B9">
          <w:t>teach</w:t>
        </w:r>
      </w:ins>
      <w:ins w:id="4573" w:author="Arthur Parmentier" w:date="2020-06-08T21:34:00Z">
        <w:r>
          <w:t xml:space="preserve"> his compositional </w:t>
        </w:r>
      </w:ins>
      <w:ins w:id="4574" w:author="Arthur Parmentier" w:date="2020-06-08T21:35:00Z">
        <w:r>
          <w:t xml:space="preserve">conventions and propositions </w:t>
        </w:r>
      </w:ins>
      <w:ins w:id="4575" w:author="Arthur Parmentier" w:date="2020-06-08T21:52:00Z">
        <w:r w:rsidR="00E46618">
          <w:t>as part of</w:t>
        </w:r>
      </w:ins>
      <w:ins w:id="4576" w:author="Arthur Parmentier" w:date="2020-06-08T21:35:00Z">
        <w:r>
          <w:t xml:space="preserve"> the language itself; he </w:t>
        </w:r>
      </w:ins>
      <w:ins w:id="4577" w:author="Arthur Parmentier" w:date="2020-06-08T21:52:00Z">
        <w:r w:rsidR="00F26C82">
          <w:t>presents</w:t>
        </w:r>
      </w:ins>
      <w:ins w:id="4578" w:author="Arthur Parmentier" w:date="2020-06-08T21:35:00Z">
        <w:r>
          <w:t xml:space="preserve"> SP as a composition tool</w:t>
        </w:r>
      </w:ins>
      <w:ins w:id="4579" w:author="Arthur Parmentier" w:date="2020-06-08T21:50:00Z">
        <w:r w:rsidR="00AD578D">
          <w:t xml:space="preserve"> and what he designed and developed it for</w:t>
        </w:r>
      </w:ins>
      <w:ins w:id="4580" w:author="Arthur Parmentier" w:date="2020-06-08T21:35:00Z">
        <w:r>
          <w:t>, not only as a mere language.</w:t>
        </w:r>
      </w:ins>
    </w:p>
    <w:p w:rsidR="00C5218C" w:rsidRDefault="00AA3711">
      <w:pPr>
        <w:pStyle w:val="Paragraphedeliste"/>
        <w:numPr>
          <w:ilvl w:val="0"/>
          <w:numId w:val="11"/>
        </w:numPr>
        <w:rPr>
          <w:ins w:id="4581" w:author="Arthur Parmentier" w:date="2020-06-08T22:04:00Z"/>
        </w:rPr>
      </w:pPr>
      <w:ins w:id="4582" w:author="Arthur Parmentier" w:date="2020-06-08T21:36:00Z">
        <w:r>
          <w:t>SP may be</w:t>
        </w:r>
      </w:ins>
      <w:ins w:id="4583" w:author="Arthur Parmentier" w:date="2020-06-08T21:54:00Z">
        <w:r w:rsidR="00C60A78">
          <w:t xml:space="preserve"> most</w:t>
        </w:r>
      </w:ins>
      <w:ins w:id="4584" w:author="Arthur Parmentier" w:date="2020-06-08T21:36:00Z">
        <w:r>
          <w:t xml:space="preserve"> appreciated</w:t>
        </w:r>
      </w:ins>
      <w:ins w:id="4585" w:author="Arthur Parmentier" w:date="2020-06-08T21:50:00Z">
        <w:r w:rsidR="00AD578D">
          <w:t xml:space="preserve"> </w:t>
        </w:r>
      </w:ins>
      <w:ins w:id="4586" w:author="Arthur Parmentier" w:date="2020-06-08T21:57:00Z">
        <w:r w:rsidR="00520B77">
          <w:t xml:space="preserve">and adopted </w:t>
        </w:r>
      </w:ins>
      <w:ins w:id="4587" w:author="Arthur Parmentier" w:date="2020-06-08T21:55:00Z">
        <w:r w:rsidR="00C60A78">
          <w:t>for the</w:t>
        </w:r>
      </w:ins>
      <w:ins w:id="4588" w:author="Arthur Parmentier" w:date="2020-06-08T21:37:00Z">
        <w:r>
          <w:t xml:space="preserve"> set of compositional propositions and concepts from several disciplines</w:t>
        </w:r>
      </w:ins>
      <w:ins w:id="4589" w:author="Arthur Parmentier" w:date="2020-06-08T21:55:00Z">
        <w:r w:rsidR="00C60A78">
          <w:t xml:space="preserve"> that it encapsulate</w:t>
        </w:r>
      </w:ins>
      <w:ins w:id="4590" w:author="Arthur Parmentier" w:date="2020-06-08T21:56:00Z">
        <w:r w:rsidR="00C60A78">
          <w:t>s</w:t>
        </w:r>
      </w:ins>
      <w:ins w:id="4591" w:author="Arthur Parmentier" w:date="2020-06-08T21:57:00Z">
        <w:r w:rsidR="00520B77">
          <w:t xml:space="preserve"> rather than its internal mechanisms as a langue such as the creation of new signs, modes and syntactic </w:t>
        </w:r>
      </w:ins>
      <w:ins w:id="4592" w:author="Arthur Parmentier" w:date="2020-06-08T21:58:00Z">
        <w:r w:rsidR="00520B77">
          <w:t>structures</w:t>
        </w:r>
      </w:ins>
      <w:ins w:id="4593" w:author="Arthur Parmentier" w:date="2020-06-08T21:37:00Z">
        <w:r>
          <w:t>.</w:t>
        </w:r>
      </w:ins>
      <w:ins w:id="4594" w:author="Arthur Parmentier" w:date="2020-06-08T21:58:00Z">
        <w:r w:rsidR="00520B77">
          <w:t xml:space="preserve"> In other words, </w:t>
        </w:r>
      </w:ins>
      <w:ins w:id="4595" w:author="Arthur Parmentier" w:date="2020-06-08T21:59:00Z">
        <w:r w:rsidR="00520B77">
          <w:t xml:space="preserve">the adopting of SP may rely more on the exploration of </w:t>
        </w:r>
      </w:ins>
      <w:ins w:id="4596" w:author="Arthur Parmentier" w:date="2020-06-08T21:58:00Z">
        <w:r w:rsidR="00520B77">
          <w:t xml:space="preserve">its different modes, contents and “built-in” categories than </w:t>
        </w:r>
      </w:ins>
      <w:ins w:id="4597" w:author="Arthur Parmentier" w:date="2020-06-08T22:00:00Z">
        <w:r w:rsidR="00520B77">
          <w:t>the creation of new modes, contents, signs and structures.</w:t>
        </w:r>
      </w:ins>
      <w:ins w:id="4598" w:author="Arthur Parmentier" w:date="2020-06-08T21:58:00Z">
        <w:r w:rsidR="00520B77">
          <w:br/>
        </w:r>
      </w:ins>
      <w:ins w:id="4599" w:author="Arthur Parmentier" w:date="2020-06-08T21:37:00Z">
        <w:r>
          <w:t>We have seen that it</w:t>
        </w:r>
      </w:ins>
      <w:ins w:id="4600" w:author="Arthur Parmentier" w:date="2020-06-08T22:00:00Z">
        <w:r w:rsidR="00520B77">
          <w:t xml:space="preserve"> indeed</w:t>
        </w:r>
      </w:ins>
      <w:ins w:id="4601" w:author="Arthur Parmentier" w:date="2020-06-08T21:37:00Z">
        <w:r>
          <w:t xml:space="preserve"> borrows </w:t>
        </w:r>
      </w:ins>
      <w:ins w:id="4602" w:author="Arthur Parmentier" w:date="2020-06-08T22:02:00Z">
        <w:r w:rsidR="00520B77">
          <w:t xml:space="preserve">ideas and artistic concepts </w:t>
        </w:r>
      </w:ins>
      <w:ins w:id="4603" w:author="Arthur Parmentier" w:date="2020-06-08T21:37:00Z">
        <w:r>
          <w:t>from elsewhere</w:t>
        </w:r>
      </w:ins>
      <w:ins w:id="4604" w:author="Arthur Parmentier" w:date="2020-06-08T22:01:00Z">
        <w:r w:rsidR="00520B77">
          <w:t xml:space="preserve"> and provide a convenient context </w:t>
        </w:r>
      </w:ins>
      <w:ins w:id="4605" w:author="Arthur Parmentier" w:date="2020-06-08T22:02:00Z">
        <w:r w:rsidR="00520B77">
          <w:t xml:space="preserve">to explore them, which </w:t>
        </w:r>
      </w:ins>
      <w:ins w:id="4606" w:author="Arthur Parmentier" w:date="2020-06-08T22:04:00Z">
        <w:r w:rsidR="00AE26D5">
          <w:t xml:space="preserve">assembled, </w:t>
        </w:r>
      </w:ins>
      <w:ins w:id="4607" w:author="Arthur Parmentier" w:date="2020-06-08T22:02:00Z">
        <w:r w:rsidR="00520B77">
          <w:t>make</w:t>
        </w:r>
      </w:ins>
      <w:ins w:id="4608" w:author="Arthur Parmentier" w:date="2020-06-08T22:04:00Z">
        <w:r w:rsidR="00AE26D5">
          <w:t>s</w:t>
        </w:r>
      </w:ins>
      <w:ins w:id="4609" w:author="Arthur Parmentier" w:date="2020-06-08T22:02:00Z">
        <w:r w:rsidR="00520B77">
          <w:t xml:space="preserve"> it a very powerful tool to </w:t>
        </w:r>
      </w:ins>
      <w:ins w:id="4610" w:author="Arthur Parmentier" w:date="2020-06-08T22:03:00Z">
        <w:r w:rsidR="00520B77">
          <w:t>move</w:t>
        </w:r>
      </w:ins>
      <w:ins w:id="4611" w:author="Arthur Parmentier" w:date="2020-06-08T22:04:00Z">
        <w:r w:rsidR="00520B77">
          <w:t xml:space="preserve"> on</w:t>
        </w:r>
      </w:ins>
      <w:ins w:id="4612" w:author="Arthur Parmentier" w:date="2020-06-08T22:03:00Z">
        <w:r w:rsidR="00520B77">
          <w:t xml:space="preserve"> from</w:t>
        </w:r>
      </w:ins>
      <w:ins w:id="4613" w:author="Arthur Parmentier" w:date="2020-06-08T22:02:00Z">
        <w:r w:rsidR="00520B77">
          <w:t xml:space="preserve"> other </w:t>
        </w:r>
      </w:ins>
      <w:ins w:id="4614" w:author="Arthur Parmentier" w:date="2020-06-08T22:03:00Z">
        <w:r w:rsidR="00520B77">
          <w:t>configurat</w:t>
        </w:r>
      </w:ins>
      <w:ins w:id="4615" w:author="Arthur Parmentier" w:date="2020-06-08T22:04:00Z">
        <w:r w:rsidR="00520B77">
          <w:t>ions of improvisation, real-time composition or experimental music.</w:t>
        </w:r>
      </w:ins>
    </w:p>
    <w:p w:rsidR="00AE15ED" w:rsidRDefault="00C5218C">
      <w:pPr>
        <w:pStyle w:val="Paragraphedeliste"/>
        <w:numPr>
          <w:ilvl w:val="0"/>
          <w:numId w:val="11"/>
        </w:numPr>
        <w:rPr>
          <w:ins w:id="4616" w:author="Arthur Parmentier" w:date="2020-06-08T19:22:00Z"/>
        </w:rPr>
        <w:pPrChange w:id="4617" w:author="Arthur Parmentier" w:date="2020-06-10T16:26:00Z">
          <w:pPr/>
        </w:pPrChange>
      </w:pPr>
      <w:ins w:id="4618" w:author="Arthur Parmentier" w:date="2020-06-08T22:05:00Z">
        <w:r>
          <w:t>Finally, the “traditional</w:t>
        </w:r>
      </w:ins>
      <w:ins w:id="4619" w:author="Arthur Parmentier" w:date="2020-06-08T23:01:00Z">
        <w:r w:rsidR="00685FE2">
          <w:t>”</w:t>
        </w:r>
      </w:ins>
      <w:ins w:id="4620" w:author="Arthur Parmentier" w:date="2020-06-08T22:05:00Z">
        <w:r>
          <w:t xml:space="preserve"> visions</w:t>
        </w:r>
      </w:ins>
      <w:ins w:id="4621" w:author="Arthur Parmentier" w:date="2020-06-08T22:06:00Z">
        <w:r>
          <w:t xml:space="preserve"> on and conventions in</w:t>
        </w:r>
      </w:ins>
      <w:ins w:id="4622" w:author="Arthur Parmentier" w:date="2020-06-08T22:05:00Z">
        <w:r>
          <w:t xml:space="preserve"> SP might be related to </w:t>
        </w:r>
      </w:ins>
      <w:ins w:id="4623" w:author="Arthur Parmentier" w:date="2020-06-08T22:08:00Z">
        <w:r w:rsidR="00B908FA">
          <w:t>a</w:t>
        </w:r>
      </w:ins>
      <w:ins w:id="4624" w:author="Arthur Parmentier" w:date="2020-06-08T22:05:00Z">
        <w:r>
          <w:t xml:space="preserve"> </w:t>
        </w:r>
      </w:ins>
      <w:ins w:id="4625" w:author="Arthur Parmentier" w:date="2020-06-08T21:38:00Z">
        <w:r w:rsidR="00AA3711">
          <w:t>Western</w:t>
        </w:r>
      </w:ins>
      <w:ins w:id="4626" w:author="Arthur Parmentier" w:date="2020-06-08T22:08:00Z">
        <w:r w:rsidR="00B908FA">
          <w:t xml:space="preserve"> </w:t>
        </w:r>
      </w:ins>
      <w:ins w:id="4627" w:author="Arthur Parmentier" w:date="2020-06-08T21:38:00Z">
        <w:r w:rsidR="00AA3711">
          <w:t>vision on arts</w:t>
        </w:r>
      </w:ins>
      <w:ins w:id="4628" w:author="Arthur Parmentier" w:date="2020-06-08T22:08:00Z">
        <w:r w:rsidR="00B908FA">
          <w:t>, performance and their cultural conventions</w:t>
        </w:r>
      </w:ins>
      <w:ins w:id="4629" w:author="Arthur Parmentier" w:date="2020-06-08T22:06:00Z">
        <w:r>
          <w:t xml:space="preserve">. The fact that SP </w:t>
        </w:r>
      </w:ins>
      <w:ins w:id="4630" w:author="Arthur Parmentier" w:date="2020-06-08T22:07:00Z">
        <w:r>
          <w:t>developed</w:t>
        </w:r>
      </w:ins>
      <w:ins w:id="4631" w:author="Arthur Parmentier" w:date="2020-06-08T22:06:00Z">
        <w:r>
          <w:t xml:space="preserve"> a lot in Europe </w:t>
        </w:r>
      </w:ins>
      <w:ins w:id="4632" w:author="Arthur Parmentier" w:date="2020-06-08T22:07:00Z">
        <w:r>
          <w:t xml:space="preserve">may have had an </w:t>
        </w:r>
      </w:ins>
      <w:ins w:id="4633" w:author="Arthur Parmentier" w:date="2020-06-08T22:08:00Z">
        <w:r>
          <w:t xml:space="preserve">important </w:t>
        </w:r>
      </w:ins>
      <w:ins w:id="4634" w:author="Arthur Parmentier" w:date="2020-06-08T22:07:00Z">
        <w:r>
          <w:t xml:space="preserve">influence on the </w:t>
        </w:r>
      </w:ins>
      <w:ins w:id="4635" w:author="Arthur Parmentier" w:date="2020-06-08T22:08:00Z">
        <w:r>
          <w:t xml:space="preserve">culturally determined </w:t>
        </w:r>
      </w:ins>
      <w:ins w:id="4636" w:author="Arthur Parmentier" w:date="2020-06-08T22:07:00Z">
        <w:r>
          <w:t>configurations it was used in and the people who diffused it</w:t>
        </w:r>
      </w:ins>
      <w:ins w:id="4637" w:author="Arthur Parmentier" w:date="2020-06-08T22:08:00Z">
        <w:r>
          <w:t>.</w:t>
        </w:r>
      </w:ins>
    </w:p>
    <w:p w:rsidR="009C2211" w:rsidRPr="00850432" w:rsidRDefault="003F4DEE">
      <w:pPr>
        <w:rPr>
          <w:ins w:id="4638" w:author="Arthur Parmentier" w:date="2020-06-08T13:16:00Z"/>
          <w:rPrChange w:id="4639" w:author="Arthur Parmentier" w:date="2020-06-08T13:17:00Z">
            <w:rPr>
              <w:ins w:id="4640" w:author="Arthur Parmentier" w:date="2020-06-08T13:16:00Z"/>
            </w:rPr>
          </w:rPrChange>
        </w:rPr>
        <w:pPrChange w:id="4641" w:author="Arthur Parmentier" w:date="2020-06-10T16:26:00Z">
          <w:pPr>
            <w:pStyle w:val="Titre2"/>
          </w:pPr>
        </w:pPrChange>
      </w:pPr>
      <w:ins w:id="4642" w:author="Arthur Parmentier" w:date="2020-06-08T23:03:00Z">
        <w:r>
          <w:t xml:space="preserve">I interpreted those </w:t>
        </w:r>
      </w:ins>
      <w:ins w:id="4643" w:author="Arthur Parmentier" w:date="2020-06-08T23:02:00Z">
        <w:r>
          <w:t xml:space="preserve">specificities </w:t>
        </w:r>
      </w:ins>
      <w:ins w:id="4644" w:author="Arthur Parmentier" w:date="2020-06-08T23:03:00Z">
        <w:r>
          <w:t xml:space="preserve">in </w:t>
        </w:r>
      </w:ins>
      <w:ins w:id="4645" w:author="Arthur Parmentier" w:date="2020-06-08T23:02:00Z">
        <w:r>
          <w:t xml:space="preserve">the </w:t>
        </w:r>
      </w:ins>
      <w:ins w:id="4646" w:author="Arthur Parmentier" w:date="2020-06-08T23:03:00Z">
        <w:r>
          <w:t xml:space="preserve">mechanisms and contexts of </w:t>
        </w:r>
      </w:ins>
      <w:ins w:id="4647" w:author="Arthur Parmentier" w:date="2020-06-08T23:02:00Z">
        <w:r>
          <w:t xml:space="preserve">diffusion of SP </w:t>
        </w:r>
      </w:ins>
      <w:ins w:id="4648" w:author="Arthur Parmentier" w:date="2020-06-08T23:03:00Z">
        <w:r>
          <w:t xml:space="preserve">as explanations of what I would call rather </w:t>
        </w:r>
      </w:ins>
      <w:ins w:id="4649" w:author="Arthur Parmentier" w:date="2020-06-08T23:04:00Z">
        <w:r>
          <w:t>mainstream or traditional configurations of SP in contrast to marginal, recent configuration</w:t>
        </w:r>
      </w:ins>
      <w:ins w:id="4650" w:author="Arthur Parmentier" w:date="2020-06-08T23:05:00Z">
        <w:r>
          <w:t>s.</w:t>
        </w:r>
      </w:ins>
    </w:p>
    <w:p w:rsidR="00B51C3F" w:rsidRPr="007C437A" w:rsidRDefault="00980410">
      <w:pPr>
        <w:pStyle w:val="Titre4"/>
        <w:rPr>
          <w:ins w:id="4651" w:author="Arthur Parmentier" w:date="2020-06-07T14:40:00Z"/>
        </w:rPr>
        <w:pPrChange w:id="4652" w:author="Arthur Parmentier" w:date="2020-06-10T16:26:00Z">
          <w:pPr>
            <w:pStyle w:val="Titre3"/>
          </w:pPr>
        </w:pPrChange>
      </w:pPr>
      <w:ins w:id="4653" w:author="Arthur Parmentier" w:date="2020-06-08T18:19:00Z">
        <w:r>
          <w:t>A remark on</w:t>
        </w:r>
      </w:ins>
      <w:ins w:id="4654" w:author="Arthur Parmentier" w:date="2020-06-08T22:15:00Z">
        <w:r w:rsidR="003E0426">
          <w:t xml:space="preserve"> the performativity of SP,</w:t>
        </w:r>
      </w:ins>
      <w:ins w:id="4655" w:author="Arthur Parmentier" w:date="2020-06-08T18:19:00Z">
        <w:r>
          <w:t xml:space="preserve"> s</w:t>
        </w:r>
      </w:ins>
      <w:ins w:id="4656" w:author="Arthur Parmentier" w:date="2020-06-08T18:16:00Z">
        <w:r w:rsidR="00224A9B">
          <w:t>tyle</w:t>
        </w:r>
      </w:ins>
      <w:ins w:id="4657" w:author="Arthur Parmentier" w:date="2020-06-08T22:15:00Z">
        <w:r w:rsidR="00675373">
          <w:t xml:space="preserve"> </w:t>
        </w:r>
        <w:r w:rsidR="009673EB">
          <w:t>and</w:t>
        </w:r>
      </w:ins>
      <w:ins w:id="4658" w:author="Arthur Parmentier" w:date="2020-06-08T18:20:00Z">
        <w:r w:rsidR="00965F40">
          <w:t xml:space="preserve"> </w:t>
        </w:r>
      </w:ins>
      <w:ins w:id="4659" w:author="Arthur Parmentier" w:date="2020-06-07T14:59:00Z">
        <w:r w:rsidR="00770F9D" w:rsidRPr="007C437A">
          <w:t>esthetics</w:t>
        </w:r>
      </w:ins>
    </w:p>
    <w:p w:rsidR="00C738C5" w:rsidRDefault="00B51C3F">
      <w:pPr>
        <w:rPr>
          <w:ins w:id="4660" w:author="Arthur Parmentier" w:date="2020-06-08T22:15:00Z"/>
        </w:rPr>
      </w:pPr>
      <w:ins w:id="4661" w:author="Arthur Parmentier" w:date="2020-06-07T14:40:00Z">
        <w:r w:rsidRPr="007C437A">
          <w:t>Walter Thompson writes in his</w:t>
        </w:r>
      </w:ins>
      <w:ins w:id="4662" w:author="Arthur Parmentier" w:date="2020-06-07T14:41:00Z">
        <w:r w:rsidRPr="007C437A">
          <w:t xml:space="preserve"> WB2: “At this point in your studies you understand Soundpainting is not a style of music such as Classical, Jazz, Rock, Rap, Folk, etc. It i</w:t>
        </w:r>
      </w:ins>
      <w:ins w:id="4663" w:author="Arthur Parmentier" w:date="2020-06-07T14:42:00Z">
        <w:r w:rsidRPr="007C437A">
          <w:t>s</w:t>
        </w:r>
      </w:ins>
      <w:ins w:id="4664" w:author="Arthur Parmentier" w:date="2020-06-07T14:41:00Z">
        <w:r w:rsidRPr="007C437A">
          <w:t xml:space="preserve"> a sign language for composing in real time</w:t>
        </w:r>
      </w:ins>
      <w:ins w:id="4665" w:author="Arthur Parmentier" w:date="2020-06-07T14:42:00Z">
        <w:r w:rsidRPr="007C437A">
          <w:t>”.</w:t>
        </w:r>
        <w:r w:rsidR="0080662F" w:rsidRPr="007C437A">
          <w:t xml:space="preserve"> What is raised here is the fact that one can use Soundpainting for very different esthetic and stylistic results.</w:t>
        </w:r>
      </w:ins>
      <w:ins w:id="4666" w:author="Arthur Parmentier" w:date="2020-06-08T22:16:00Z">
        <w:r w:rsidR="00985095">
          <w:t xml:space="preserve"> However, I will try </w:t>
        </w:r>
      </w:ins>
      <w:ins w:id="4667"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668" w:author="Arthur Parmentier" w:date="2020-06-08T22:12:00Z"/>
        </w:rPr>
      </w:pPr>
      <w:ins w:id="4669" w:author="Arthur Parmentier" w:date="2020-06-07T15:18:00Z">
        <w:r w:rsidRPr="007C437A">
          <w:lastRenderedPageBreak/>
          <w:t>On one side,</w:t>
        </w:r>
      </w:ins>
      <w:ins w:id="4670" w:author="Arthur Parmentier" w:date="2020-06-07T14:44:00Z">
        <w:r w:rsidR="002B27F4" w:rsidRPr="007C437A">
          <w:t xml:space="preserve"> SP is not equally used to produce all styles and esthetic</w:t>
        </w:r>
      </w:ins>
      <w:ins w:id="4671" w:author="Arthur Parmentier" w:date="2020-06-07T14:45:00Z">
        <w:r w:rsidR="002B27F4" w:rsidRPr="007C437A">
          <w:t>s. SP is more efficient and performative at composing in certain styles that other</w:t>
        </w:r>
      </w:ins>
      <w:ins w:id="4672" w:author="Arthur Parmentier" w:date="2020-06-07T14:46:00Z">
        <w:r w:rsidR="002B27F4" w:rsidRPr="007C437A">
          <w:t>s</w:t>
        </w:r>
      </w:ins>
      <w:ins w:id="4673"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674" w:author="Arthur Parmentier" w:date="2020-06-08T18:19:00Z">
        <w:r w:rsidR="00834C4D">
          <w:t xml:space="preserve"> This also explains why </w:t>
        </w:r>
      </w:ins>
      <w:ins w:id="4675" w:author="Arthur Parmentier" w:date="2020-06-08T18:20:00Z">
        <w:r w:rsidR="00834C4D">
          <w:t>some people say that something “sounds” or “looks” like SP</w:t>
        </w:r>
      </w:ins>
      <w:ins w:id="4676" w:author="Arthur Parmentier" w:date="2020-06-08T22:12:00Z">
        <w:r w:rsidR="0022488D">
          <w:t>, as they do construct of prototypical view of the style of SP from their experience.</w:t>
        </w:r>
      </w:ins>
    </w:p>
    <w:p w:rsidR="00224457" w:rsidRDefault="0047451C">
      <w:pPr>
        <w:rPr>
          <w:ins w:id="4677" w:author="Arthur Parmentier" w:date="2020-06-08T22:18:00Z"/>
        </w:rPr>
      </w:pPr>
      <w:ins w:id="4678" w:author="Arthur Parmentier" w:date="2020-06-07T15:05:00Z">
        <w:r w:rsidRPr="007C437A">
          <w:t xml:space="preserve">On the other side, </w:t>
        </w:r>
      </w:ins>
      <w:ins w:id="4679" w:author="Arthur Parmentier" w:date="2020-06-07T15:06:00Z">
        <w:r w:rsidRPr="007C437A">
          <w:t>the production of a certain style or esthetic, the</w:t>
        </w:r>
      </w:ins>
      <w:ins w:id="4680" w:author="Arthur Parmentier" w:date="2020-06-08T18:19:00Z">
        <w:r w:rsidR="00980410">
          <w:t xml:space="preserve"> choices of</w:t>
        </w:r>
      </w:ins>
      <w:ins w:id="4681" w:author="Arthur Parmentier" w:date="2020-06-07T15:06:00Z">
        <w:r w:rsidRPr="007C437A">
          <w:t xml:space="preserve"> conventions and configurations in SP are </w:t>
        </w:r>
      </w:ins>
      <w:ins w:id="4682" w:author="Arthur Parmentier" w:date="2020-06-08T22:13:00Z">
        <w:r w:rsidR="005D3530">
          <w:t>conditioned by</w:t>
        </w:r>
      </w:ins>
      <w:ins w:id="4683" w:author="Arthur Parmentier" w:date="2020-06-07T15:06:00Z">
        <w:r w:rsidRPr="007C437A">
          <w:t xml:space="preserve"> both particular (individual) and cultural </w:t>
        </w:r>
      </w:ins>
      <w:ins w:id="4684" w:author="Arthur Parmentier" w:date="2020-06-08T22:13:00Z">
        <w:r w:rsidR="005D3530">
          <w:t>contexts, which may also have influenced its development towards a greater performativity for certain styles and esthetics</w:t>
        </w:r>
      </w:ins>
      <w:ins w:id="4685" w:author="Arthur Parmentier" w:date="2020-06-08T22:14:00Z">
        <w:r w:rsidR="005D3530">
          <w:t>, for instance linked to the Western contemporary artistic practices.</w:t>
        </w:r>
      </w:ins>
    </w:p>
    <w:p w:rsidR="00E00D1B" w:rsidRDefault="00E00D1B">
      <w:pPr>
        <w:rPr>
          <w:ins w:id="4686" w:author="Arthur Parmentier" w:date="2020-06-09T23:08:00Z"/>
        </w:rPr>
      </w:pPr>
      <w:ins w:id="4687" w:author="Arthur Parmentier" w:date="2020-06-08T22:18:00Z">
        <w:r>
          <w:t xml:space="preserve">Because SP is now developing in many countries, cultures and is being used by an increasing number of artists, I am sure that the diversity of its use will keep increasing, from </w:t>
        </w:r>
      </w:ins>
      <w:ins w:id="4688" w:author="Arthur Parmentier" w:date="2020-06-08T22:19:00Z">
        <w:r>
          <w:t>experimental contemporary performances to baila baila parties.</w:t>
        </w:r>
        <w:r w:rsidR="006D51E1">
          <w:rPr>
            <w:rStyle w:val="Appelnotedebasdep"/>
          </w:rPr>
          <w:footnoteReference w:id="29"/>
        </w:r>
      </w:ins>
      <w:ins w:id="4692" w:author="Arthur Parmentier" w:date="2020-06-08T22:18:00Z">
        <w:r>
          <w:t xml:space="preserve"> </w:t>
        </w:r>
      </w:ins>
    </w:p>
    <w:p w:rsidR="00E03EAB" w:rsidRDefault="00E03EAB">
      <w:pPr>
        <w:pStyle w:val="Titre3"/>
        <w:rPr>
          <w:ins w:id="4693" w:author="Arthur Parmentier" w:date="2020-06-09T23:08:00Z"/>
        </w:rPr>
        <w:pPrChange w:id="4694" w:author="Arthur Parmentier" w:date="2020-06-10T16:26:00Z">
          <w:pPr>
            <w:pStyle w:val="Titre2"/>
          </w:pPr>
        </w:pPrChange>
      </w:pPr>
      <w:bookmarkStart w:id="4695" w:name="_Toc42698958"/>
      <w:ins w:id="4696" w:author="Arthur Parmentier" w:date="2020-06-09T23:08:00Z">
        <w:r>
          <w:t>Concluding remark: the meaning of SP as its use</w:t>
        </w:r>
        <w:bookmarkEnd w:id="4695"/>
      </w:ins>
    </w:p>
    <w:p w:rsidR="00E03EAB" w:rsidRDefault="00E03EAB" w:rsidP="00E03EAB">
      <w:pPr>
        <w:rPr>
          <w:ins w:id="4697" w:author="Arthur Parmentier" w:date="2020-06-09T23:12:00Z"/>
        </w:rPr>
      </w:pPr>
      <w:ins w:id="4698" w:author="Arthur Parmentier" w:date="2020-06-09T23:09:00Z">
        <w:r>
          <w:t>In the previous parts, I have been critical about the deploying of many elements of contexts inside the common defin</w:t>
        </w:r>
      </w:ins>
      <w:ins w:id="4699" w:author="Arthur Parmentier" w:date="2020-06-09T23:10:00Z">
        <w:r>
          <w:t xml:space="preserve">itions and descriptions of SP. However, in this part, I would like to step back from this critique and reflect </w:t>
        </w:r>
      </w:ins>
      <w:ins w:id="4700" w:author="Arthur Parmentier" w:date="2020-06-09T23:11:00Z">
        <w:r>
          <w:t xml:space="preserve">on SP from </w:t>
        </w:r>
      </w:ins>
      <w:ins w:id="4701" w:author="Arthur Parmentier" w:date="2020-06-10T18:26:00Z">
        <w:r w:rsidR="00572563">
          <w:t xml:space="preserve">the </w:t>
        </w:r>
      </w:ins>
      <w:ins w:id="4702" w:author="Arthur Parmentier" w:date="2020-06-09T23:11:00Z">
        <w:r>
          <w:t>point of Wittgenstein for whom the meaning can only b</w:t>
        </w:r>
      </w:ins>
      <w:ins w:id="4703" w:author="Arthur Parmentier" w:date="2020-06-09T23:12:00Z">
        <w:r>
          <w:t>e a function and definition of how the language is used in very practical situations.</w:t>
        </w:r>
      </w:ins>
    </w:p>
    <w:p w:rsidR="003D2A80" w:rsidRDefault="00E03EAB">
      <w:pPr>
        <w:rPr>
          <w:ins w:id="4704" w:author="Arthur Parmentier" w:date="2020-06-10T18:24:00Z"/>
        </w:rPr>
      </w:pPr>
      <w:ins w:id="4705" w:author="Arthur Parmentier" w:date="2020-06-09T23:13:00Z">
        <w:r>
          <w:t>In accordance with what we have seen of the concept theories, Wittgenstein reminds us that definitions are constr</w:t>
        </w:r>
      </w:ins>
      <w:ins w:id="4706" w:author="Arthur Parmentier" w:date="2020-06-09T23:14:00Z">
        <w:r>
          <w:t xml:space="preserve">ucted from the common use of words and language, rather than linguistic analysis and theoretical models. </w:t>
        </w:r>
      </w:ins>
      <w:ins w:id="4707" w:author="Arthur Parmentier" w:date="2020-06-09T23:15:00Z">
        <w:r>
          <w:t xml:space="preserve">In particular, the elements of context that I have discussed previously are commonly recognized as part of SP </w:t>
        </w:r>
      </w:ins>
      <w:ins w:id="4708" w:author="Arthur Parmentier" w:date="2020-06-09T23:16:00Z">
        <w:r>
          <w:t>and although my attempts at identifying the divergent orig</w:t>
        </w:r>
      </w:ins>
      <w:ins w:id="4709" w:author="Arthur Parmentier" w:date="2020-06-09T23:17:00Z">
        <w:r>
          <w:t xml:space="preserve">ins of the elements constitutive of its definition (linguistic elements, configurational elements, convention…) it is nevertheless true </w:t>
        </w:r>
      </w:ins>
      <w:ins w:id="4710" w:author="Arthur Parmentier" w:date="2020-06-09T23:18:00Z">
        <w:r w:rsidR="00AB0F11">
          <w:t>that SP cannot be understood without them, and that they constitute the meaning of SP.</w:t>
        </w:r>
      </w:ins>
      <w:ins w:id="4711" w:author="Arthur Parmentier" w:date="2020-06-10T18:24:00Z">
        <w:r w:rsidR="003D2A80">
          <w:br w:type="page"/>
        </w:r>
      </w:ins>
    </w:p>
    <w:p w:rsidR="00B22614" w:rsidRPr="007C437A" w:rsidDel="00A84632" w:rsidRDefault="00B22614" w:rsidP="00E6654A">
      <w:pPr>
        <w:rPr>
          <w:del w:id="4712" w:author="Arthur Parmentier" w:date="2020-05-14T13:28:00Z"/>
        </w:rPr>
      </w:pPr>
      <w:bookmarkStart w:id="4713" w:name="_Toc40355388"/>
      <w:bookmarkStart w:id="4714" w:name="_Toc40355925"/>
      <w:bookmarkStart w:id="4715" w:name="_Toc40356089"/>
      <w:bookmarkStart w:id="4716" w:name="_Toc40363697"/>
      <w:bookmarkStart w:id="4717" w:name="_Toc40363760"/>
      <w:bookmarkStart w:id="4718" w:name="_Toc40431469"/>
      <w:bookmarkStart w:id="4719" w:name="_Toc41067197"/>
      <w:bookmarkStart w:id="4720" w:name="_Toc42259012"/>
      <w:bookmarkStart w:id="4721" w:name="_Toc42259089"/>
      <w:bookmarkStart w:id="4722" w:name="_Toc42449768"/>
      <w:bookmarkStart w:id="4723" w:name="_Toc42449850"/>
      <w:bookmarkStart w:id="4724" w:name="_Toc42550036"/>
      <w:bookmarkStart w:id="4725" w:name="_Toc42550129"/>
      <w:bookmarkStart w:id="4726" w:name="_Toc42698880"/>
      <w:bookmarkStart w:id="4727" w:name="_Toc42698959"/>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p>
    <w:p w:rsidR="00F25194" w:rsidRPr="007C437A" w:rsidRDefault="00295FEB" w:rsidP="00E6654A">
      <w:pPr>
        <w:pStyle w:val="Titre1"/>
        <w:rPr>
          <w:ins w:id="4728" w:author="Arthur Parmentier" w:date="2020-05-15T10:44:00Z"/>
        </w:rPr>
      </w:pPr>
      <w:bookmarkStart w:id="4729" w:name="_Toc42698960"/>
      <w:ins w:id="4730" w:author="Arthur Parmentier" w:date="2020-06-10T16:27:00Z">
        <w:r>
          <w:t xml:space="preserve">Practical part: </w:t>
        </w:r>
      </w:ins>
      <w:del w:id="4731" w:author="Arthur Parmentier" w:date="2020-06-10T16:27:00Z">
        <w:r w:rsidR="00F25194" w:rsidRPr="007C437A" w:rsidDel="00295FEB">
          <w:delText>S</w:delText>
        </w:r>
      </w:del>
      <w:ins w:id="4732" w:author="Arthur Parmentier" w:date="2020-06-10T18:25:00Z">
        <w:r w:rsidR="006340F0">
          <w:t>SP</w:t>
        </w:r>
      </w:ins>
      <w:del w:id="4733" w:author="Arthur Parmentier" w:date="2020-06-10T18:25:00Z">
        <w:r w:rsidR="00F25194" w:rsidRPr="007C437A" w:rsidDel="006340F0">
          <w:delText>oundpainting</w:delText>
        </w:r>
      </w:del>
      <w:r w:rsidR="00F25194" w:rsidRPr="007C437A">
        <w:t xml:space="preserve"> recognition with Max/MSP</w:t>
      </w:r>
      <w:bookmarkEnd w:id="4729"/>
    </w:p>
    <w:p w:rsidR="00D32387" w:rsidRPr="007C437A" w:rsidRDefault="00B01D9E">
      <w:pPr>
        <w:rPr>
          <w:ins w:id="4734" w:author="Arthur Parmentier" w:date="2020-05-18T17:13:00Z"/>
        </w:rPr>
      </w:pPr>
      <w:ins w:id="4735" w:author="Arthur Parmentier" w:date="2020-05-15T10:44:00Z">
        <w:r w:rsidRPr="007C437A">
          <w:t xml:space="preserve">In this section, </w:t>
        </w:r>
      </w:ins>
      <w:ins w:id="4736" w:author="Arthur Parmentier" w:date="2020-05-15T10:45:00Z">
        <w:r w:rsidRPr="007C437A">
          <w:t xml:space="preserve">I will introduce my Max/MSP </w:t>
        </w:r>
      </w:ins>
      <w:ins w:id="4737" w:author="Arthur Parmentier" w:date="2020-06-10T18:25:00Z">
        <w:r w:rsidR="005C702E">
          <w:t>S</w:t>
        </w:r>
      </w:ins>
      <w:ins w:id="4738" w:author="Arthur Parmentier" w:date="2020-05-15T10:45:00Z">
        <w:r w:rsidRPr="007C437A">
          <w:t xml:space="preserve">oundpainting recognition tool. </w:t>
        </w:r>
      </w:ins>
    </w:p>
    <w:p w:rsidR="00D32387" w:rsidRPr="007C437A" w:rsidRDefault="00D32387">
      <w:pPr>
        <w:rPr>
          <w:ins w:id="4739" w:author="Arthur Parmentier" w:date="2020-05-18T17:13:00Z"/>
        </w:rPr>
      </w:pPr>
      <w:ins w:id="4740" w:author="Arthur Parmentier" w:date="2020-05-18T17:13:00Z">
        <w:r w:rsidRPr="007C437A">
          <w:t>First, w</w:t>
        </w:r>
      </w:ins>
      <w:ins w:id="4741"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742" w:author="Arthur Parmentier" w:date="2020-05-18T17:10:00Z"/>
        </w:rPr>
      </w:pPr>
      <w:ins w:id="4743" w:author="Arthur Parmentier" w:date="2020-05-15T10:46:00Z">
        <w:r w:rsidRPr="007C437A">
          <w:t>Then, we will explore</w:t>
        </w:r>
      </w:ins>
      <w:ins w:id="4744" w:author="Arthur Parmentier" w:date="2020-05-15T10:47:00Z">
        <w:r w:rsidRPr="007C437A">
          <w:t xml:space="preserve"> the structure of this tool in a top-bottom approach, in contrast with constructivist model of SP that I presented in previous s</w:t>
        </w:r>
      </w:ins>
      <w:ins w:id="4745" w:author="Arthur Parmentier" w:date="2020-05-15T10:48:00Z">
        <w:r w:rsidRPr="007C437A">
          <w:t>ections</w:t>
        </w:r>
      </w:ins>
      <w:ins w:id="4746"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747" w:author="Arthur Parmentier" w:date="2020-05-18T17:16:00Z"/>
        </w:rPr>
      </w:pPr>
      <w:ins w:id="4748" w:author="Arthur Parmentier" w:date="2020-05-18T17:14:00Z">
        <w:r w:rsidRPr="007C437A">
          <w:t>Moreover,</w:t>
        </w:r>
      </w:ins>
      <w:ins w:id="4749" w:author="Arthur Parmentier" w:date="2020-05-18T17:10:00Z">
        <w:r w:rsidR="00CE7ED8" w:rsidRPr="007C437A">
          <w:t xml:space="preserve"> we will</w:t>
        </w:r>
      </w:ins>
      <w:ins w:id="4750" w:author="Arthur Parmentier" w:date="2020-05-18T17:15:00Z">
        <w:r w:rsidRPr="007C437A">
          <w:t xml:space="preserve"> </w:t>
        </w:r>
      </w:ins>
      <w:ins w:id="4751" w:author="Arthur Parmentier" w:date="2020-05-18T17:16:00Z">
        <w:r w:rsidRPr="007C437A">
          <w:t>investigate</w:t>
        </w:r>
      </w:ins>
      <w:ins w:id="4752" w:author="Arthur Parmentier" w:date="2020-05-18T17:15:00Z">
        <w:r w:rsidRPr="007C437A">
          <w:t xml:space="preserve"> basic performance </w:t>
        </w:r>
      </w:ins>
      <w:ins w:id="4753" w:author="Arthur Parmentier" w:date="2020-05-18T17:16:00Z">
        <w:r w:rsidRPr="007C437A">
          <w:t>mechanisms to optimize the speed and accuracy of the system.</w:t>
        </w:r>
      </w:ins>
    </w:p>
    <w:p w:rsidR="00D32387" w:rsidRPr="007C437A" w:rsidRDefault="00D32387">
      <w:pPr>
        <w:rPr>
          <w:rPrChange w:id="4754" w:author="Arthur Parmentier" w:date="2020-06-07T15:27:00Z">
            <w:rPr/>
          </w:rPrChange>
        </w:rPr>
        <w:pPrChange w:id="4755" w:author="Arthur Parmentier" w:date="2020-05-15T10:44:00Z">
          <w:pPr>
            <w:pStyle w:val="Titre1"/>
          </w:pPr>
        </w:pPrChange>
      </w:pPr>
      <w:ins w:id="4756" w:author="Arthur Parmentier" w:date="2020-05-18T17:16:00Z">
        <w:r w:rsidRPr="007C437A">
          <w:rPr>
            <w:rPrChange w:id="4757" w:author="Arthur Parmentier" w:date="2020-06-07T15:27:00Z">
              <w:rPr/>
            </w:rPrChange>
          </w:rPr>
          <w:t xml:space="preserve">Finally, we will discuss </w:t>
        </w:r>
      </w:ins>
      <w:ins w:id="4758" w:author="Arthur Parmentier" w:date="2020-05-18T17:17:00Z">
        <w:r w:rsidRPr="007C437A">
          <w:rPr>
            <w:rPrChange w:id="4759" w:author="Arthur Parmentier" w:date="2020-06-07T15:27:00Z">
              <w:rPr/>
            </w:rPrChange>
          </w:rPr>
          <w:t>the use of this tool for learning SP in connection with the theoretical aspects discussed in the previous parts. We will look at some implications of the tool for the</w:t>
        </w:r>
      </w:ins>
      <w:ins w:id="4760" w:author="Arthur Parmentier" w:date="2020-05-18T17:18:00Z">
        <w:r w:rsidRPr="007C437A">
          <w:rPr>
            <w:rPrChange w:id="4761" w:author="Arthur Parmentier" w:date="2020-06-07T15:27:00Z">
              <w:rPr/>
            </w:rPrChange>
          </w:rPr>
          <w:t xml:space="preserve"> formalization of SP and hopefully, the future of the language.</w:t>
        </w:r>
      </w:ins>
    </w:p>
    <w:p w:rsidR="00F25194" w:rsidRPr="007C437A" w:rsidRDefault="00F25194">
      <w:pPr>
        <w:pStyle w:val="Titre2"/>
        <w:rPr>
          <w:ins w:id="4762" w:author="Arthur Parmentier" w:date="2020-05-15T10:37:00Z"/>
        </w:rPr>
      </w:pPr>
      <w:bookmarkStart w:id="4763" w:name="_Toc42698961"/>
      <w:r w:rsidRPr="007C437A">
        <w:t>A new configuration: motivations, goals, workflow &amp; challenges</w:t>
      </w:r>
      <w:bookmarkEnd w:id="4763"/>
    </w:p>
    <w:p w:rsidR="006E7D32" w:rsidRDefault="006E7D32">
      <w:pPr>
        <w:pStyle w:val="Titre3"/>
        <w:rPr>
          <w:ins w:id="4764" w:author="Arthur Parmentier" w:date="2020-06-10T18:36:00Z"/>
        </w:rPr>
      </w:pPr>
      <w:bookmarkStart w:id="4765" w:name="_Toc42698962"/>
      <w:ins w:id="4766" w:author="Arthur Parmentier" w:date="2020-05-15T15:41:00Z">
        <w:r w:rsidRPr="007C437A">
          <w:t>Motivations</w:t>
        </w:r>
      </w:ins>
      <w:bookmarkEnd w:id="4765"/>
    </w:p>
    <w:p w:rsidR="00402BCD" w:rsidRDefault="00402BCD" w:rsidP="00402BCD">
      <w:pPr>
        <w:pStyle w:val="Titre4"/>
        <w:rPr>
          <w:ins w:id="4767" w:author="Arthur Parmentier" w:date="2020-06-10T18:37:00Z"/>
        </w:rPr>
      </w:pPr>
      <w:ins w:id="4768" w:author="Arthur Parmentier" w:date="2020-06-10T18:36:00Z">
        <w:r>
          <w:t>Computer music with SP</w:t>
        </w:r>
      </w:ins>
    </w:p>
    <w:p w:rsidR="00402BCD" w:rsidRPr="00402BCD" w:rsidRDefault="00402BCD">
      <w:pPr>
        <w:rPr>
          <w:ins w:id="4769" w:author="Arthur Parmentier" w:date="2020-06-10T18:37:00Z"/>
          <w:rPrChange w:id="4770" w:author="Arthur Parmentier" w:date="2020-06-10T18:37:00Z">
            <w:rPr>
              <w:ins w:id="4771" w:author="Arthur Parmentier" w:date="2020-06-10T18:37:00Z"/>
            </w:rPr>
          </w:rPrChange>
        </w:rPr>
        <w:pPrChange w:id="4772" w:author="Arthur Parmentier" w:date="2020-06-10T18:37:00Z">
          <w:pPr>
            <w:pStyle w:val="Titre4"/>
          </w:pPr>
        </w:pPrChange>
      </w:pPr>
      <w:ins w:id="4773" w:author="Arthur Parmentier" w:date="2020-06-10T18:37:00Z">
        <w:r>
          <w:t>Thompson rep</w:t>
        </w:r>
      </w:ins>
      <w:ins w:id="4774" w:author="Arthur Parmentier" w:date="2020-06-10T18:38:00Z">
        <w:r>
          <w:t xml:space="preserve">orts the specificities of using and controlling electronic instruments with </w:t>
        </w:r>
      </w:ins>
      <w:ins w:id="4775" w:author="Arthur Parmentier" w:date="2020-06-10T18:39:00Z">
        <w:r>
          <w:t>SP:</w:t>
        </w:r>
      </w:ins>
    </w:p>
    <w:p w:rsidR="00402BCD" w:rsidRDefault="00402BCD">
      <w:pPr>
        <w:pStyle w:val="Citation"/>
        <w:rPr>
          <w:ins w:id="4776" w:author="Arthur Parmentier" w:date="2020-06-10T18:37:00Z"/>
        </w:rPr>
        <w:pPrChange w:id="4777" w:author="Arthur Parmentier" w:date="2020-06-10T18:39:00Z">
          <w:pPr/>
        </w:pPrChange>
      </w:pPr>
      <w:ins w:id="4778" w:author="Arthur Parmentier" w:date="2020-06-10T18:37:00Z">
        <w:r>
          <w:t>“Electronic” are incorporated into your work and gestural language. What software have your laptop performers worked with in the past?</w:t>
        </w:r>
      </w:ins>
    </w:p>
    <w:p w:rsidR="00402BCD" w:rsidRDefault="00402BCD">
      <w:pPr>
        <w:pStyle w:val="Citation"/>
        <w:rPr>
          <w:ins w:id="4779" w:author="Arthur Parmentier" w:date="2020-06-10T18:37:00Z"/>
        </w:rPr>
        <w:pPrChange w:id="4780" w:author="Arthur Parmentier" w:date="2020-06-10T18:39:00Z">
          <w:pPr/>
        </w:pPrChange>
      </w:pPr>
      <w:ins w:id="4781" w:author="Arthur Parmentier" w:date="2020-06-10T18:37:00Z">
        <w:r>
          <w:t>Each laptop performer usually designs or modifies their own software in order to be able to respond to the gestures quickly.</w:t>
        </w:r>
      </w:ins>
    </w:p>
    <w:p w:rsidR="00402BCD" w:rsidRDefault="00402BCD">
      <w:pPr>
        <w:pStyle w:val="Citation"/>
        <w:rPr>
          <w:ins w:id="4782" w:author="Arthur Parmentier" w:date="2020-06-10T18:37:00Z"/>
        </w:rPr>
        <w:pPrChange w:id="4783" w:author="Arthur Parmentier" w:date="2020-06-10T18:39:00Z">
          <w:pPr/>
        </w:pPrChange>
      </w:pPr>
      <w:ins w:id="4784" w:author="Arthur Parmentier" w:date="2020-06-10T18:37:00Z">
        <w:r>
          <w:t>Have you found any limitation in the real-time nature of the response from these electronic ensemble members?</w:t>
        </w:r>
      </w:ins>
    </w:p>
    <w:p w:rsidR="00402BCD" w:rsidRDefault="00402BCD" w:rsidP="00402BCD">
      <w:pPr>
        <w:pStyle w:val="Citation"/>
        <w:rPr>
          <w:ins w:id="4785" w:author="Arthur Parmentier" w:date="2020-06-10T18:39:00Z"/>
        </w:rPr>
      </w:pPr>
      <w:ins w:id="4786"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4787" w:author="Arthur Parmentier" w:date="2020-06-10T18:36:00Z"/>
          <w:rPrChange w:id="4788" w:author="Arthur Parmentier" w:date="2020-06-10T18:39:00Z">
            <w:rPr>
              <w:ins w:id="4789" w:author="Arthur Parmentier" w:date="2020-06-10T18:36:00Z"/>
            </w:rPr>
          </w:rPrChange>
        </w:rPr>
        <w:pPrChange w:id="4790" w:author="Arthur Parmentier" w:date="2020-06-10T18:39:00Z">
          <w:pPr>
            <w:pStyle w:val="Titre4"/>
          </w:pPr>
        </w:pPrChange>
      </w:pPr>
    </w:p>
    <w:p w:rsidR="00402BCD" w:rsidRPr="00402BCD" w:rsidRDefault="00402BCD">
      <w:pPr>
        <w:pStyle w:val="Titre4"/>
        <w:rPr>
          <w:ins w:id="4791" w:author="Arthur Parmentier" w:date="2020-05-15T15:41:00Z"/>
          <w:rPrChange w:id="4792" w:author="Arthur Parmentier" w:date="2020-06-10T18:36:00Z">
            <w:rPr>
              <w:ins w:id="4793" w:author="Arthur Parmentier" w:date="2020-05-15T15:41:00Z"/>
            </w:rPr>
          </w:rPrChange>
        </w:rPr>
        <w:pPrChange w:id="4794" w:author="Arthur Parmentier" w:date="2020-06-10T18:36:00Z">
          <w:pPr/>
        </w:pPrChange>
      </w:pPr>
      <w:ins w:id="4795" w:author="Arthur Parmentier" w:date="2020-06-10T18:36:00Z">
        <w:r>
          <w:t>A new configuration</w:t>
        </w:r>
      </w:ins>
    </w:p>
    <w:p w:rsidR="00124705" w:rsidRPr="007C437A" w:rsidRDefault="00C261F8" w:rsidP="00B01D9E">
      <w:pPr>
        <w:rPr>
          <w:ins w:id="4796" w:author="Arthur Parmentier" w:date="2020-06-02T18:11:00Z"/>
        </w:rPr>
      </w:pPr>
      <w:ins w:id="4797" w:author="Arthur Parmentier" w:date="2020-05-15T10:51:00Z">
        <w:r w:rsidRPr="007C437A">
          <w:t xml:space="preserve">We have seen </w:t>
        </w:r>
      </w:ins>
      <w:ins w:id="4798" w:author="Arthur Parmentier" w:date="2020-05-15T11:07:00Z">
        <w:r w:rsidR="00573005" w:rsidRPr="007C437A">
          <w:t>previously</w:t>
        </w:r>
      </w:ins>
      <w:ins w:id="4799" w:author="Arthur Parmentier" w:date="2020-05-15T10:52:00Z">
        <w:r w:rsidRPr="007C437A">
          <w:t xml:space="preserve"> that SP is used in d</w:t>
        </w:r>
      </w:ins>
      <w:ins w:id="4800" w:author="Arthur Parmentier" w:date="2020-05-15T10:53:00Z">
        <w:r w:rsidRPr="007C437A">
          <w:t>ifferent configurations</w:t>
        </w:r>
      </w:ins>
      <w:ins w:id="4801" w:author="Arthur Parmentier" w:date="2020-05-15T10:54:00Z">
        <w:r w:rsidRPr="007C437A">
          <w:t xml:space="preserve"> and their </w:t>
        </w:r>
      </w:ins>
      <w:ins w:id="4802" w:author="Arthur Parmentier" w:date="2020-05-15T10:57:00Z">
        <w:r w:rsidR="00124705" w:rsidRPr="007C437A">
          <w:t>role as a super-</w:t>
        </w:r>
      </w:ins>
      <w:ins w:id="4803" w:author="Arthur Parmentier" w:date="2020-05-15T10:55:00Z">
        <w:r w:rsidRPr="007C437A">
          <w:t>structure</w:t>
        </w:r>
      </w:ins>
      <w:ins w:id="4804" w:author="Arthur Parmentier" w:date="2020-06-02T18:05:00Z">
        <w:r w:rsidR="00783AA3" w:rsidRPr="007C437A">
          <w:t>,</w:t>
        </w:r>
      </w:ins>
      <w:ins w:id="4805" w:author="Arthur Parmentier" w:date="2020-05-15T10:55:00Z">
        <w:r w:rsidRPr="007C437A">
          <w:t xml:space="preserve"> </w:t>
        </w:r>
      </w:ins>
      <w:ins w:id="4806" w:author="Arthur Parmentier" w:date="2020-06-02T18:04:00Z">
        <w:r w:rsidR="00783AA3" w:rsidRPr="007C437A">
          <w:t>defining its set of internal</w:t>
        </w:r>
      </w:ins>
      <w:ins w:id="4807" w:author="Arthur Parmentier" w:date="2020-05-15T10:58:00Z">
        <w:r w:rsidR="00124705" w:rsidRPr="007C437A">
          <w:t xml:space="preserve"> grammars </w:t>
        </w:r>
      </w:ins>
      <w:ins w:id="4808" w:author="Arthur Parmentier" w:date="2020-06-06T17:19:00Z">
        <w:r w:rsidR="00B95361" w:rsidRPr="007C437A">
          <w:t>(for instance, the modes</w:t>
        </w:r>
      </w:ins>
      <w:ins w:id="4809" w:author="Arthur Parmentier" w:date="2020-05-15T10:58:00Z">
        <w:r w:rsidR="00124705" w:rsidRPr="007C437A">
          <w:t>),</w:t>
        </w:r>
      </w:ins>
      <w:ins w:id="4810" w:author="Arthur Parmentier" w:date="2020-05-15T10:59:00Z">
        <w:r w:rsidR="00124705" w:rsidRPr="007C437A">
          <w:t xml:space="preserve"> the roles of emitter/receiver (soundpainter/performer) </w:t>
        </w:r>
      </w:ins>
      <w:ins w:id="4811" w:author="Arthur Parmentier" w:date="2020-06-02T18:06:00Z">
        <w:r w:rsidR="00E176C0" w:rsidRPr="007C437A">
          <w:t>and</w:t>
        </w:r>
      </w:ins>
      <w:ins w:id="4812" w:author="Arthur Parmentier" w:date="2020-05-15T10:59:00Z">
        <w:r w:rsidR="00124705" w:rsidRPr="007C437A">
          <w:t xml:space="preserve"> the “default parameters”</w:t>
        </w:r>
      </w:ins>
      <w:ins w:id="4813" w:author="Arthur Parmentier" w:date="2020-06-02T18:05:00Z">
        <w:r w:rsidR="00783AA3" w:rsidRPr="007C437A">
          <w:t xml:space="preserve"> as</w:t>
        </w:r>
      </w:ins>
      <w:ins w:id="4814" w:author="Arthur Parmentier" w:date="2020-05-15T11:00:00Z">
        <w:r w:rsidR="00124705" w:rsidRPr="007C437A">
          <w:t xml:space="preserve"> context-depend rules </w:t>
        </w:r>
      </w:ins>
      <w:ins w:id="4815" w:author="Arthur Parmentier" w:date="2020-06-02T18:06:00Z">
        <w:r w:rsidR="00783AA3" w:rsidRPr="007C437A">
          <w:t>for</w:t>
        </w:r>
      </w:ins>
      <w:ins w:id="4816" w:author="Arthur Parmentier" w:date="2020-05-15T11:00:00Z">
        <w:r w:rsidR="00124705" w:rsidRPr="007C437A">
          <w:t xml:space="preserve"> the performance.</w:t>
        </w:r>
      </w:ins>
    </w:p>
    <w:p w:rsidR="00E176C0" w:rsidRPr="007C437A" w:rsidRDefault="00E176C0" w:rsidP="00B01D9E">
      <w:pPr>
        <w:rPr>
          <w:ins w:id="4817" w:author="Arthur Parmentier" w:date="2020-06-02T18:34:00Z"/>
        </w:rPr>
      </w:pPr>
      <w:ins w:id="4818" w:author="Arthur Parmentier" w:date="2020-06-02T18:11:00Z">
        <w:r w:rsidRPr="007C437A">
          <w:t>By creating a SP recognition tool, I am proposing new configuration</w:t>
        </w:r>
      </w:ins>
      <w:ins w:id="4819" w:author="Arthur Parmentier" w:date="2020-06-02T18:26:00Z">
        <w:r w:rsidR="003D3E7E" w:rsidRPr="007C437A">
          <w:t>s for</w:t>
        </w:r>
      </w:ins>
      <w:ins w:id="4820" w:author="Arthur Parmentier" w:date="2020-06-02T18:12:00Z">
        <w:r w:rsidRPr="007C437A">
          <w:t xml:space="preserve"> SP</w:t>
        </w:r>
      </w:ins>
      <w:ins w:id="4821" w:author="Arthur Parmentier" w:date="2020-06-02T18:26:00Z">
        <w:r w:rsidR="003D3E7E" w:rsidRPr="007C437A">
          <w:t xml:space="preserve">, in which </w:t>
        </w:r>
      </w:ins>
      <w:ins w:id="4822" w:author="Arthur Parmentier" w:date="2020-06-02T18:27:00Z">
        <w:r w:rsidR="003D3E7E" w:rsidRPr="007C437A">
          <w:t>a computer</w:t>
        </w:r>
      </w:ins>
      <w:ins w:id="4823" w:author="Arthur Parmentier" w:date="2020-06-02T18:26:00Z">
        <w:r w:rsidR="003D3E7E" w:rsidRPr="007C437A">
          <w:t xml:space="preserve"> </w:t>
        </w:r>
      </w:ins>
      <w:ins w:id="4824" w:author="Arthur Parmentier" w:date="2020-06-02T18:27:00Z">
        <w:r w:rsidR="003D3E7E" w:rsidRPr="007C437A">
          <w:t>can</w:t>
        </w:r>
      </w:ins>
      <w:ins w:id="4825" w:author="Arthur Parmentier" w:date="2020-06-02T18:26:00Z">
        <w:r w:rsidR="003D3E7E" w:rsidRPr="007C437A">
          <w:t xml:space="preserve"> process SP signs</w:t>
        </w:r>
      </w:ins>
      <w:ins w:id="4826" w:author="Arthur Parmentier" w:date="2020-06-02T18:28:00Z">
        <w:r w:rsidR="003D3E7E" w:rsidRPr="007C437A">
          <w:t xml:space="preserve"> and </w:t>
        </w:r>
      </w:ins>
      <w:ins w:id="4827" w:author="Arthur Parmentier" w:date="2020-06-02T18:29:00Z">
        <w:r w:rsidR="003D3E7E" w:rsidRPr="007C437A">
          <w:t>take the role of one or several performers at the same time, aside other human performers or not</w:t>
        </w:r>
      </w:ins>
      <w:ins w:id="4828" w:author="Arthur Parmentier" w:date="2020-06-02T18:12:00Z">
        <w:r w:rsidRPr="007C437A">
          <w:t>.</w:t>
        </w:r>
      </w:ins>
      <w:ins w:id="4829" w:author="Arthur Parmentier" w:date="2020-06-02T18:30:00Z">
        <w:r w:rsidR="003D3E7E" w:rsidRPr="007C437A">
          <w:t xml:space="preserve"> At the difference of what is possible with human performers, the program itself can only </w:t>
        </w:r>
      </w:ins>
      <w:ins w:id="4830" w:author="Arthur Parmentier" w:date="2020-06-02T18:31:00Z">
        <w:r w:rsidR="003D3E7E" w:rsidRPr="007C437A">
          <w:t>recognize sign</w:t>
        </w:r>
      </w:ins>
      <w:ins w:id="4831" w:author="Arthur Parmentier" w:date="2020-06-02T18:37:00Z">
        <w:r w:rsidR="008A1107" w:rsidRPr="007C437A">
          <w:t>s</w:t>
        </w:r>
      </w:ins>
      <w:ins w:id="4832" w:author="Arthur Parmentier" w:date="2020-06-02T18:31:00Z">
        <w:r w:rsidR="003D3E7E" w:rsidRPr="007C437A">
          <w:t xml:space="preserve"> from one </w:t>
        </w:r>
      </w:ins>
      <w:ins w:id="4833" w:author="Arthur Parmentier" w:date="2020-06-10T18:27:00Z">
        <w:r w:rsidR="00D6045A">
          <w:t>sender</w:t>
        </w:r>
      </w:ins>
      <w:ins w:id="4834" w:author="Arthur Parmentier" w:date="2020-06-02T18:31:00Z">
        <w:r w:rsidR="003D3E7E" w:rsidRPr="007C437A">
          <w:t xml:space="preserve"> at the time</w:t>
        </w:r>
      </w:ins>
      <w:ins w:id="4835" w:author="Arthur Parmentier" w:date="2020-06-02T18:33:00Z">
        <w:r w:rsidR="008A1107" w:rsidRPr="007C437A">
          <w:t xml:space="preserve"> </w:t>
        </w:r>
      </w:ins>
      <w:ins w:id="4836" w:author="Arthur Parmentier" w:date="2020-06-02T18:36:00Z">
        <w:r w:rsidR="008A1107" w:rsidRPr="007C437A">
          <w:t xml:space="preserve">(the soundpainter) </w:t>
        </w:r>
      </w:ins>
      <w:ins w:id="4837" w:author="Arthur Parmentier" w:date="2020-06-02T18:33:00Z">
        <w:r w:rsidR="008A1107" w:rsidRPr="007C437A">
          <w:t xml:space="preserve">and cannot </w:t>
        </w:r>
      </w:ins>
      <w:ins w:id="4838" w:author="Arthur Parmentier" w:date="2020-06-10T18:27:00Z">
        <w:r w:rsidR="004641DB">
          <w:t>send</w:t>
        </w:r>
      </w:ins>
      <w:ins w:id="4839" w:author="Arthur Parmentier" w:date="2020-06-02T18:33:00Z">
        <w:r w:rsidR="008A1107" w:rsidRPr="007C437A">
          <w:t xml:space="preserve"> </w:t>
        </w:r>
      </w:ins>
      <w:ins w:id="4840" w:author="Arthur Parmentier" w:date="2020-06-10T18:27:00Z">
        <w:r w:rsidR="004641DB">
          <w:t xml:space="preserve">SP </w:t>
        </w:r>
      </w:ins>
      <w:ins w:id="4841" w:author="Arthur Parmentier" w:date="2020-06-02T18:33:00Z">
        <w:r w:rsidR="008A1107" w:rsidRPr="007C437A">
          <w:t>signs itself</w:t>
        </w:r>
      </w:ins>
      <w:ins w:id="4842" w:author="Arthur Parmentier" w:date="2020-06-10T18:27:00Z">
        <w:r w:rsidR="008054B0">
          <w:t xml:space="preserve"> (but it </w:t>
        </w:r>
      </w:ins>
      <w:ins w:id="4843" w:author="Arthur Parmentier" w:date="2020-06-10T18:28:00Z">
        <w:r w:rsidR="008054B0">
          <w:t xml:space="preserve">can of course provide other </w:t>
        </w:r>
        <w:r w:rsidR="006D40A3">
          <w:t>types</w:t>
        </w:r>
        <w:r w:rsidR="008054B0">
          <w:t xml:space="preserve"> of feedback)</w:t>
        </w:r>
      </w:ins>
      <w:ins w:id="4844" w:author="Arthur Parmentier" w:date="2020-06-02T18:33:00Z">
        <w:r w:rsidR="008A1107" w:rsidRPr="007C437A">
          <w:t xml:space="preserve">. Among </w:t>
        </w:r>
      </w:ins>
      <w:ins w:id="4845"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846" w:author="Arthur Parmentier" w:date="2020-06-02T18:39:00Z"/>
        </w:rPr>
      </w:pPr>
      <w:ins w:id="4847" w:author="Arthur Parmentier" w:date="2020-06-02T18:34:00Z">
        <w:r w:rsidRPr="007C437A">
          <w:t>In the first configuration</w:t>
        </w:r>
      </w:ins>
      <w:ins w:id="4848" w:author="Arthur Parmentier" w:date="2020-06-02T18:35:00Z">
        <w:r w:rsidRPr="007C437A">
          <w:t xml:space="preserve">, </w:t>
        </w:r>
      </w:ins>
      <w:ins w:id="4849" w:author="Arthur Parmentier" w:date="2020-06-02T18:38:00Z">
        <w:r w:rsidRPr="007C437A">
          <w:t xml:space="preserve">the orchestra is </w:t>
        </w:r>
      </w:ins>
      <w:ins w:id="4850" w:author="Arthur Parmentier" w:date="2020-06-02T18:40:00Z">
        <w:r w:rsidRPr="007C437A">
          <w:t>simulated by</w:t>
        </w:r>
      </w:ins>
      <w:ins w:id="4851" w:author="Arthur Parmentier" w:date="2020-06-02T18:38:00Z">
        <w:r w:rsidRPr="007C437A">
          <w:t xml:space="preserve"> the computer runni</w:t>
        </w:r>
      </w:ins>
      <w:ins w:id="4852" w:author="Arthur Parmentier" w:date="2020-06-02T18:39:00Z">
        <w:r w:rsidRPr="007C437A">
          <w:t xml:space="preserve">ng the SP recognition tool </w:t>
        </w:r>
      </w:ins>
      <w:ins w:id="4853" w:author="Arthur Parmentier" w:date="2020-06-02T18:40:00Z">
        <w:r w:rsidRPr="007C437A">
          <w:t>(</w:t>
        </w:r>
      </w:ins>
      <w:ins w:id="4854" w:author="Arthur Parmentier" w:date="2020-06-02T18:39:00Z">
        <w:r w:rsidRPr="007C437A">
          <w:t>and possibly other digital gear</w:t>
        </w:r>
      </w:ins>
      <w:ins w:id="4855" w:author="Arthur Parmentier" w:date="2020-06-02T18:40:00Z">
        <w:r w:rsidRPr="007C437A">
          <w:t>)</w:t>
        </w:r>
      </w:ins>
      <w:ins w:id="4856" w:author="Arthur Parmentier" w:date="2020-06-02T18:39:00Z">
        <w:r w:rsidRPr="007C437A">
          <w:t>, without other human performers.</w:t>
        </w:r>
      </w:ins>
    </w:p>
    <w:p w:rsidR="008A1107" w:rsidRPr="007C437A" w:rsidRDefault="008A1107">
      <w:pPr>
        <w:pStyle w:val="Paragraphedeliste"/>
        <w:numPr>
          <w:ilvl w:val="0"/>
          <w:numId w:val="14"/>
        </w:numPr>
        <w:rPr>
          <w:ins w:id="4857" w:author="Arthur Parmentier" w:date="2020-05-15T11:00:00Z"/>
        </w:rPr>
        <w:pPrChange w:id="4858" w:author="Arthur Parmentier" w:date="2020-06-02T18:34:00Z">
          <w:pPr/>
        </w:pPrChange>
      </w:pPr>
      <w:ins w:id="4859" w:author="Arthur Parmentier" w:date="2020-06-02T18:39:00Z">
        <w:r w:rsidRPr="007C437A">
          <w:t xml:space="preserve">In the second configuration, the computer </w:t>
        </w:r>
      </w:ins>
      <w:ins w:id="4860" w:author="Arthur Parmentier" w:date="2020-06-02T18:40:00Z">
        <w:r w:rsidRPr="007C437A">
          <w:t>takes the role of single performer inside an orchestra with other human performers.</w:t>
        </w:r>
      </w:ins>
    </w:p>
    <w:p w:rsidR="00B01D9E" w:rsidRPr="007C437A" w:rsidRDefault="00E176C0" w:rsidP="00B01D9E">
      <w:pPr>
        <w:rPr>
          <w:ins w:id="4861" w:author="Arthur Parmentier" w:date="2020-05-15T11:21:00Z"/>
        </w:rPr>
      </w:pPr>
      <w:ins w:id="4862" w:author="Arthur Parmentier" w:date="2020-06-02T18:10:00Z">
        <w:r w:rsidRPr="007C437A">
          <w:t>In general, t</w:t>
        </w:r>
      </w:ins>
      <w:ins w:id="4863" w:author="Arthur Parmentier" w:date="2020-05-15T11:17:00Z">
        <w:r w:rsidR="005E56A8" w:rsidRPr="007C437A">
          <w:t xml:space="preserve">he </w:t>
        </w:r>
      </w:ins>
      <w:ins w:id="4864" w:author="Arthur Parmentier" w:date="2020-06-02T18:11:00Z">
        <w:r w:rsidRPr="007C437A">
          <w:t>choice and use</w:t>
        </w:r>
      </w:ins>
      <w:ins w:id="4865" w:author="Arthur Parmentier" w:date="2020-05-15T11:17:00Z">
        <w:r w:rsidR="005E56A8" w:rsidRPr="007C437A">
          <w:t xml:space="preserve"> of a specific configuration is motivated by </w:t>
        </w:r>
      </w:ins>
      <w:ins w:id="4866" w:author="Arthur Parmentier" w:date="2020-06-02T18:08:00Z">
        <w:r w:rsidRPr="007C437A">
          <w:t>the</w:t>
        </w:r>
      </w:ins>
      <w:ins w:id="4867" w:author="Arthur Parmentier" w:date="2020-06-02T18:07:00Z">
        <w:r w:rsidRPr="007C437A">
          <w:t xml:space="preserve"> qualities (in term</w:t>
        </w:r>
      </w:ins>
      <w:ins w:id="4868" w:author="Arthur Parmentier" w:date="2020-06-02T18:08:00Z">
        <w:r w:rsidRPr="007C437A">
          <w:t>s</w:t>
        </w:r>
      </w:ins>
      <w:ins w:id="4869" w:author="Arthur Parmentier" w:date="2020-06-02T18:07:00Z">
        <w:r w:rsidRPr="007C437A">
          <w:t xml:space="preserve"> of creative processes, special layout, communication rules</w:t>
        </w:r>
      </w:ins>
      <w:ins w:id="4870" w:author="Arthur Parmentier" w:date="2020-06-02T18:08:00Z">
        <w:r w:rsidRPr="007C437A">
          <w:t>…) it has for achieving a certain result in the performance</w:t>
        </w:r>
      </w:ins>
      <w:ins w:id="4871" w:author="Arthur Parmentier" w:date="2020-06-02T18:11:00Z">
        <w:r w:rsidRPr="007C437A">
          <w:t>.</w:t>
        </w:r>
      </w:ins>
      <w:ins w:id="4872" w:author="Arthur Parmentier" w:date="2020-06-02T18:41:00Z">
        <w:r w:rsidR="008A1107" w:rsidRPr="007C437A">
          <w:t xml:space="preserve"> Let’s discuss the qualities </w:t>
        </w:r>
      </w:ins>
      <w:ins w:id="4873" w:author="Arthur Parmentier" w:date="2020-06-02T18:46:00Z">
        <w:r w:rsidR="00724CD5" w:rsidRPr="007C437A">
          <w:t>of these</w:t>
        </w:r>
      </w:ins>
      <w:ins w:id="4874"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875" w:author="Arthur Parmentier" w:date="2020-05-15T11:30:00Z"/>
        </w:rPr>
      </w:pPr>
      <w:ins w:id="4876" w:author="Arthur Parmentier" w:date="2020-06-02T18:41:00Z">
        <w:r w:rsidRPr="007C437A">
          <w:t xml:space="preserve">In the configuration one, </w:t>
        </w:r>
      </w:ins>
      <w:ins w:id="4877" w:author="Arthur Parmentier" w:date="2020-05-15T11:24:00Z">
        <w:r w:rsidR="0080158F" w:rsidRPr="007C437A">
          <w:t>such a tool can be used</w:t>
        </w:r>
      </w:ins>
      <w:ins w:id="4878" w:author="Arthur Parmentier" w:date="2020-05-15T11:39:00Z">
        <w:r w:rsidR="000C2232" w:rsidRPr="007C437A">
          <w:t xml:space="preserve"> </w:t>
        </w:r>
      </w:ins>
      <w:ins w:id="4879" w:author="Arthur Parmentier" w:date="2020-05-15T11:24:00Z">
        <w:r w:rsidR="0080158F" w:rsidRPr="007C437A">
          <w:t xml:space="preserve">as a learning tool for individuals </w:t>
        </w:r>
      </w:ins>
      <w:ins w:id="4880" w:author="Arthur Parmentier" w:date="2020-05-15T11:25:00Z">
        <w:r w:rsidR="0080158F" w:rsidRPr="007C437A">
          <w:t>aside the collective approaches to learning SP</w:t>
        </w:r>
      </w:ins>
      <w:ins w:id="4881" w:author="Arthur Parmentier" w:date="2020-05-15T11:26:00Z">
        <w:r w:rsidR="0080158F" w:rsidRPr="007C437A">
          <w:t xml:space="preserve">. </w:t>
        </w:r>
      </w:ins>
      <w:ins w:id="4882" w:author="Arthur Parmentier" w:date="2020-05-15T11:27:00Z">
        <w:r w:rsidR="0080158F" w:rsidRPr="007C437A">
          <w:t>As for now, the tool only covers the basic structures of SP</w:t>
        </w:r>
        <w:r w:rsidR="002C0BFC" w:rsidRPr="007C437A">
          <w:t xml:space="preserve"> and would only be interesting for beginners </w:t>
        </w:r>
      </w:ins>
      <w:ins w:id="4883" w:author="Arthur Parmentier" w:date="2020-05-15T11:28:00Z">
        <w:r w:rsidR="002C0BFC" w:rsidRPr="007C437A">
          <w:t>in SP</w:t>
        </w:r>
      </w:ins>
      <w:ins w:id="4884" w:author="Arthur Parmentier" w:date="2020-06-02T18:42:00Z">
        <w:r w:rsidRPr="007C437A">
          <w:t xml:space="preserve"> or soundpainters</w:t>
        </w:r>
      </w:ins>
      <w:ins w:id="4885"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886" w:author="Arthur Parmentier" w:date="2020-05-15T11:40:00Z"/>
        </w:rPr>
      </w:pPr>
      <w:ins w:id="4887" w:author="Arthur Parmentier" w:date="2020-06-02T18:43:00Z">
        <w:r w:rsidRPr="007C437A">
          <w:t>In both configurations</w:t>
        </w:r>
      </w:ins>
      <w:ins w:id="4888" w:author="Arthur Parmentier" w:date="2020-05-15T11:31:00Z">
        <w:r w:rsidR="002C0BFC" w:rsidRPr="007C437A">
          <w:t xml:space="preserve">, </w:t>
        </w:r>
      </w:ins>
      <w:ins w:id="4889" w:author="Arthur Parmentier" w:date="2020-05-15T11:32:00Z">
        <w:r w:rsidR="002C0BFC" w:rsidRPr="007C437A">
          <w:t xml:space="preserve">such a tool is </w:t>
        </w:r>
      </w:ins>
      <w:ins w:id="4890" w:author="Arthur Parmentier" w:date="2020-06-02T18:43:00Z">
        <w:r w:rsidRPr="007C437A">
          <w:t>also</w:t>
        </w:r>
      </w:ins>
      <w:ins w:id="4891" w:author="Arthur Parmentier" w:date="2020-05-15T11:32:00Z">
        <w:r w:rsidR="002C0BFC" w:rsidRPr="007C437A">
          <w:t xml:space="preserve"> interesting</w:t>
        </w:r>
      </w:ins>
      <w:ins w:id="4892" w:author="Arthur Parmentier" w:date="2020-06-02T18:43:00Z">
        <w:r w:rsidRPr="007C437A">
          <w:t xml:space="preserve"> even for more advanced soundpainters</w:t>
        </w:r>
      </w:ins>
      <w:ins w:id="4893" w:author="Arthur Parmentier" w:date="2020-05-15T11:39:00Z">
        <w:r w:rsidR="000C2232" w:rsidRPr="007C437A">
          <w:t xml:space="preserve"> </w:t>
        </w:r>
      </w:ins>
      <w:ins w:id="4894" w:author="Arthur Parmentier" w:date="2020-05-15T11:32:00Z">
        <w:r w:rsidR="002C0BFC" w:rsidRPr="007C437A">
          <w:t xml:space="preserve">for exploring new areas </w:t>
        </w:r>
      </w:ins>
      <w:ins w:id="4895" w:author="Arthur Parmentier" w:date="2020-05-15T11:34:00Z">
        <w:r w:rsidR="002C0BFC" w:rsidRPr="007C437A">
          <w:t>of composition</w:t>
        </w:r>
      </w:ins>
      <w:ins w:id="4896" w:author="Arthur Parmentier" w:date="2020-06-02T18:45:00Z">
        <w:r w:rsidR="00724CD5" w:rsidRPr="007C437A">
          <w:t xml:space="preserve"> with</w:t>
        </w:r>
      </w:ins>
      <w:ins w:id="4897" w:author="Arthur Parmentier" w:date="2020-05-15T11:35:00Z">
        <w:r w:rsidR="002C0BFC" w:rsidRPr="007C437A">
          <w:t xml:space="preserve"> artificial intelligence, </w:t>
        </w:r>
      </w:ins>
      <w:ins w:id="4898" w:author="Arthur Parmentier" w:date="2020-05-15T11:36:00Z">
        <w:r w:rsidR="002C0BFC" w:rsidRPr="007C437A">
          <w:t>machine learning and</w:t>
        </w:r>
      </w:ins>
      <w:ins w:id="4899"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900" w:author="Arthur Parmentier" w:date="2020-06-02T18:48:00Z"/>
        </w:rPr>
      </w:pPr>
      <w:ins w:id="4901" w:author="Arthur Parmentier" w:date="2020-06-02T18:43:00Z">
        <w:r w:rsidRPr="007C437A">
          <w:t xml:space="preserve">In </w:t>
        </w:r>
      </w:ins>
      <w:ins w:id="4902" w:author="Arthur Parmentier" w:date="2020-06-02T18:46:00Z">
        <w:r w:rsidRPr="007C437A">
          <w:t xml:space="preserve">the second </w:t>
        </w:r>
      </w:ins>
      <w:ins w:id="4903" w:author="Arthur Parmentier" w:date="2020-06-02T18:43:00Z">
        <w:r w:rsidRPr="007C437A">
          <w:t>configuration,</w:t>
        </w:r>
      </w:ins>
      <w:ins w:id="4904" w:author="Arthur Parmentier" w:date="2020-06-02T18:44:00Z">
        <w:r w:rsidRPr="007C437A">
          <w:t xml:space="preserve"> </w:t>
        </w:r>
      </w:ins>
      <w:ins w:id="4905" w:author="Arthur Parmentier" w:date="2020-05-15T11:42:00Z">
        <w:r w:rsidR="007D0D3B" w:rsidRPr="007C437A">
          <w:t xml:space="preserve">the tool </w:t>
        </w:r>
      </w:ins>
      <w:ins w:id="4906" w:author="Arthur Parmentier" w:date="2020-06-02T18:47:00Z">
        <w:r w:rsidRPr="007C437A">
          <w:t>can</w:t>
        </w:r>
      </w:ins>
      <w:ins w:id="4907" w:author="Arthur Parmentier" w:date="2020-05-15T11:42:00Z">
        <w:r w:rsidR="007D0D3B" w:rsidRPr="007C437A">
          <w:t xml:space="preserve"> be used as a controller with other digital elements that are already part of the performance</w:t>
        </w:r>
      </w:ins>
      <w:ins w:id="4908" w:author="Arthur Parmentier" w:date="2020-06-02T18:47:00Z">
        <w:r w:rsidRPr="007C437A">
          <w:t xml:space="preserve"> and sometimes used by the human performers </w:t>
        </w:r>
      </w:ins>
      <w:ins w:id="4909" w:author="Arthur Parmentier" w:date="2020-06-02T18:48:00Z">
        <w:r w:rsidRPr="007C437A">
          <w:t>themselves:</w:t>
        </w:r>
      </w:ins>
      <w:ins w:id="4910" w:author="Arthur Parmentier" w:date="2020-05-15T11:42:00Z">
        <w:r w:rsidR="007D0D3B" w:rsidRPr="007C437A">
          <w:t xml:space="preserve"> effect processors, amplification mechanisms</w:t>
        </w:r>
      </w:ins>
      <w:ins w:id="4911" w:author="Arthur Parmentier" w:date="2020-05-15T11:43:00Z">
        <w:r w:rsidR="007D0D3B" w:rsidRPr="007C437A">
          <w:t>, mixing devices, recording devices and m</w:t>
        </w:r>
      </w:ins>
      <w:ins w:id="4912" w:author="Arthur Parmentier" w:date="2020-06-02T18:48:00Z">
        <w:r w:rsidRPr="007C437A">
          <w:t>uch more</w:t>
        </w:r>
      </w:ins>
      <w:ins w:id="4913" w:author="Arthur Parmentier" w:date="2020-05-15T11:43:00Z">
        <w:r w:rsidR="007D0D3B" w:rsidRPr="007C437A">
          <w:t xml:space="preserve">. It is </w:t>
        </w:r>
      </w:ins>
      <w:ins w:id="4914" w:author="Arthur Parmentier" w:date="2020-05-15T11:44:00Z">
        <w:r w:rsidR="007D0D3B" w:rsidRPr="007C437A">
          <w:t>sometimes</w:t>
        </w:r>
      </w:ins>
      <w:ins w:id="4915" w:author="Arthur Parmentier" w:date="2020-05-15T11:43:00Z">
        <w:r w:rsidR="007D0D3B" w:rsidRPr="007C437A">
          <w:t xml:space="preserve"> the case that such elements </w:t>
        </w:r>
      </w:ins>
      <w:ins w:id="4916" w:author="Arthur Parmentier" w:date="2020-05-15T12:15:00Z">
        <w:r w:rsidR="00736DF0" w:rsidRPr="007C437A">
          <w:t>cannot be controlled</w:t>
        </w:r>
      </w:ins>
      <w:ins w:id="4917" w:author="Arthur Parmentier" w:date="2020-05-15T11:43:00Z">
        <w:r w:rsidR="007D0D3B" w:rsidRPr="007C437A">
          <w:t xml:space="preserve"> real-time performance because of the complexi</w:t>
        </w:r>
      </w:ins>
      <w:ins w:id="4918" w:author="Arthur Parmentier" w:date="2020-05-15T11:44:00Z">
        <w:r w:rsidR="007D0D3B" w:rsidRPr="007C437A">
          <w:t xml:space="preserve">ty of their interface or controls, or that it requires </w:t>
        </w:r>
      </w:ins>
      <w:ins w:id="4919" w:author="Arthur Parmentier" w:date="2020-05-15T11:45:00Z">
        <w:r w:rsidR="007D0D3B" w:rsidRPr="007C437A">
          <w:t>performers to manipulate them. The interfacing possibilities offered by Max/MSP makes it an ideal choice for contro</w:t>
        </w:r>
      </w:ins>
      <w:ins w:id="4920" w:author="Arthur Parmentier" w:date="2020-05-15T11:46:00Z">
        <w:r w:rsidR="007D0D3B" w:rsidRPr="007C437A">
          <w:t>lling these devices within the SP language directly</w:t>
        </w:r>
      </w:ins>
      <w:ins w:id="4921" w:author="Arthur Parmentier" w:date="2020-05-15T12:16:00Z">
        <w:r w:rsidR="00736DF0" w:rsidRPr="007C437A">
          <w:t>.</w:t>
        </w:r>
      </w:ins>
    </w:p>
    <w:p w:rsidR="00705639" w:rsidRPr="007C437A" w:rsidRDefault="00705639" w:rsidP="00705639">
      <w:pPr>
        <w:rPr>
          <w:ins w:id="4922" w:author="Arthur Parmentier" w:date="2020-06-06T17:20:00Z"/>
        </w:rPr>
      </w:pPr>
      <w:ins w:id="4923" w:author="Arthur Parmentier" w:date="2020-06-02T18:48:00Z">
        <w:r w:rsidRPr="007C437A">
          <w:t>Of course, there are other possible config</w:t>
        </w:r>
      </w:ins>
      <w:ins w:id="4924" w:author="Arthur Parmentier" w:date="2020-06-02T18:49:00Z">
        <w:r w:rsidRPr="007C437A">
          <w:t>urations in which people would want to use the tool</w:t>
        </w:r>
      </w:ins>
      <w:ins w:id="4925" w:author="Arthur Parmentier" w:date="2020-06-02T18:51:00Z">
        <w:r w:rsidRPr="007C437A">
          <w:t xml:space="preserve">, such as remote performances over internet, where the tool </w:t>
        </w:r>
      </w:ins>
      <w:ins w:id="4926" w:author="Arthur Parmentier" w:date="2020-06-02T18:52:00Z">
        <w:r w:rsidRPr="007C437A">
          <w:t>could act as a</w:t>
        </w:r>
      </w:ins>
      <w:ins w:id="4927" w:author="Arthur Parmentier" w:date="2020-06-02T18:53:00Z">
        <w:r w:rsidRPr="007C437A">
          <w:t xml:space="preserve">n interpreter </w:t>
        </w:r>
      </w:ins>
      <w:ins w:id="4928" w:author="Arthur Parmentier" w:date="2020-06-02T18:54:00Z">
        <w:r w:rsidR="004E0B5A" w:rsidRPr="007C437A">
          <w:t xml:space="preserve">from video to words and simple parameters </w:t>
        </w:r>
      </w:ins>
      <w:ins w:id="4929" w:author="Arthur Parmentier" w:date="2020-06-02T18:53:00Z">
        <w:r w:rsidRPr="007C437A">
          <w:t>for reducing the bandwidth of the information to pass over internet</w:t>
        </w:r>
      </w:ins>
      <w:ins w:id="4930" w:author="Arthur Parmentier" w:date="2020-06-02T18:54:00Z">
        <w:r w:rsidR="004E0B5A" w:rsidRPr="007C437A">
          <w:t>.</w:t>
        </w:r>
      </w:ins>
    </w:p>
    <w:p w:rsidR="00A12510" w:rsidRPr="007C437A" w:rsidRDefault="00A12510" w:rsidP="00705639">
      <w:pPr>
        <w:rPr>
          <w:ins w:id="4931" w:author="Arthur Parmentier" w:date="2020-06-02T18:55:00Z"/>
        </w:rPr>
      </w:pPr>
    </w:p>
    <w:p w:rsidR="006D10E9" w:rsidRPr="007C437A" w:rsidRDefault="006D10E9" w:rsidP="006D10E9">
      <w:pPr>
        <w:pStyle w:val="Titre3"/>
        <w:rPr>
          <w:ins w:id="4932" w:author="Arthur Parmentier" w:date="2020-05-15T15:41:00Z"/>
        </w:rPr>
      </w:pPr>
      <w:bookmarkStart w:id="4933" w:name="_Toc42698963"/>
      <w:ins w:id="4934" w:author="Arthur Parmentier" w:date="2020-05-15T15:41:00Z">
        <w:r w:rsidRPr="007C437A">
          <w:lastRenderedPageBreak/>
          <w:t>Goals</w:t>
        </w:r>
        <w:bookmarkEnd w:id="4933"/>
      </w:ins>
    </w:p>
    <w:p w:rsidR="006054A3" w:rsidRPr="007C437A" w:rsidRDefault="006054A3" w:rsidP="006054A3">
      <w:pPr>
        <w:rPr>
          <w:ins w:id="4935" w:author="Arthur Parmentier" w:date="2020-05-15T15:43:00Z"/>
        </w:rPr>
      </w:pPr>
      <w:ins w:id="4936" w:author="Arthur Parmentier" w:date="2020-05-15T15:42:00Z">
        <w:r w:rsidRPr="007C437A">
          <w:t xml:space="preserve">In the frame of </w:t>
        </w:r>
      </w:ins>
      <w:ins w:id="4937" w:author="Arthur Parmentier" w:date="2020-06-02T19:02:00Z">
        <w:r w:rsidR="00B64BAF" w:rsidRPr="007C437A">
          <w:t>my</w:t>
        </w:r>
      </w:ins>
      <w:ins w:id="4938" w:author="Arthur Parmentier" w:date="2020-05-15T15:42:00Z">
        <w:r w:rsidRPr="007C437A">
          <w:t xml:space="preserve"> master thesis, I have chosen</w:t>
        </w:r>
      </w:ins>
      <w:ins w:id="4939" w:author="Arthur Parmentier" w:date="2020-05-15T22:16:00Z">
        <w:r w:rsidR="00D57E4A" w:rsidRPr="007C437A">
          <w:t xml:space="preserve"> to </w:t>
        </w:r>
      </w:ins>
      <w:ins w:id="4940" w:author="Arthur Parmentier" w:date="2020-05-15T22:25:00Z">
        <w:r w:rsidR="00E85217" w:rsidRPr="007C437A">
          <w:t>focus on the use case of my tool as a learning tool</w:t>
        </w:r>
      </w:ins>
      <w:ins w:id="4941" w:author="Arthur Parmentier" w:date="2020-06-02T18:58:00Z">
        <w:r w:rsidR="001C55EF" w:rsidRPr="007C437A">
          <w:t xml:space="preserve"> in the first configuration (simulation of the whole SP orchestra)</w:t>
        </w:r>
      </w:ins>
      <w:ins w:id="4942" w:author="Arthur Parmentier" w:date="2020-05-15T22:25:00Z">
        <w:r w:rsidR="00E85217" w:rsidRPr="007C437A">
          <w:t>.</w:t>
        </w:r>
      </w:ins>
    </w:p>
    <w:p w:rsidR="006054A3" w:rsidRPr="007C437A" w:rsidRDefault="00A43C46" w:rsidP="006054A3">
      <w:pPr>
        <w:rPr>
          <w:ins w:id="4943" w:author="Arthur Parmentier" w:date="2020-05-15T15:44:00Z"/>
        </w:rPr>
      </w:pPr>
      <w:ins w:id="4944" w:author="Arthur Parmentier" w:date="2020-05-15T22:02:00Z">
        <w:r w:rsidRPr="007C437A">
          <w:t xml:space="preserve">In analogy with the </w:t>
        </w:r>
      </w:ins>
      <w:ins w:id="4945" w:author="Arthur Parmentier" w:date="2020-05-15T22:03:00Z">
        <w:r w:rsidRPr="007C437A">
          <w:t>constructivist</w:t>
        </w:r>
      </w:ins>
      <w:ins w:id="4946" w:author="Arthur Parmentier" w:date="2020-05-15T22:02:00Z">
        <w:r w:rsidRPr="007C437A">
          <w:t xml:space="preserve"> mode</w:t>
        </w:r>
      </w:ins>
      <w:ins w:id="4947" w:author="Arthur Parmentier" w:date="2020-05-15T22:03:00Z">
        <w:r w:rsidRPr="007C437A">
          <w:t>l we discussed previously, we know that the</w:t>
        </w:r>
      </w:ins>
      <w:ins w:id="4948" w:author="Arthur Parmentier" w:date="2020-05-15T15:44:00Z">
        <w:r w:rsidR="006054A3" w:rsidRPr="007C437A">
          <w:t xml:space="preserve"> learning tool must have </w:t>
        </w:r>
      </w:ins>
      <w:ins w:id="4949" w:author="Arthur Parmentier" w:date="2020-05-15T22:12:00Z">
        <w:r w:rsidR="002A46D5" w:rsidRPr="007C437A">
          <w:t xml:space="preserve">at least </w:t>
        </w:r>
      </w:ins>
      <w:ins w:id="4950" w:author="Arthur Parmentier" w:date="2020-05-15T15:44:00Z">
        <w:r w:rsidR="006054A3" w:rsidRPr="007C437A">
          <w:t>the following features:</w:t>
        </w:r>
      </w:ins>
    </w:p>
    <w:p w:rsidR="002408AA" w:rsidRPr="007C437A" w:rsidRDefault="002408AA">
      <w:pPr>
        <w:pStyle w:val="Paragraphedeliste"/>
        <w:numPr>
          <w:ilvl w:val="0"/>
          <w:numId w:val="23"/>
        </w:numPr>
        <w:rPr>
          <w:ins w:id="4951" w:author="Arthur Parmentier" w:date="2020-05-15T22:02:00Z"/>
        </w:rPr>
      </w:pPr>
      <w:ins w:id="4952" w:author="Arthur Parmentier" w:date="2020-05-15T21:59:00Z">
        <w:r w:rsidRPr="007C437A">
          <w:t>A</w:t>
        </w:r>
      </w:ins>
      <w:ins w:id="4953" w:author="Arthur Parmentier" w:date="2020-05-15T22:00:00Z">
        <w:r w:rsidRPr="007C437A">
          <w:t xml:space="preserve"> mechanism of sign </w:t>
        </w:r>
      </w:ins>
      <w:ins w:id="4954" w:author="Arthur Parmentier" w:date="2020-06-02T18:59:00Z">
        <w:r w:rsidR="00964E49" w:rsidRPr="007C437A">
          <w:t xml:space="preserve">&amp; dictionary </w:t>
        </w:r>
      </w:ins>
      <w:ins w:id="4955" w:author="Arthur Parmentier" w:date="2020-05-15T22:00:00Z">
        <w:r w:rsidRPr="007C437A">
          <w:t>creation</w:t>
        </w:r>
      </w:ins>
    </w:p>
    <w:p w:rsidR="00A43C46" w:rsidRPr="007C437A" w:rsidRDefault="004C63B5" w:rsidP="006054A3">
      <w:pPr>
        <w:pStyle w:val="Paragraphedeliste"/>
        <w:numPr>
          <w:ilvl w:val="0"/>
          <w:numId w:val="23"/>
        </w:numPr>
        <w:rPr>
          <w:ins w:id="4956" w:author="Arthur Parmentier" w:date="2020-05-15T22:04:00Z"/>
        </w:rPr>
      </w:pPr>
      <w:ins w:id="4957" w:author="Arthur Parmentier" w:date="2020-05-15T22:04:00Z">
        <w:r w:rsidRPr="007C437A">
          <w:t xml:space="preserve">A </w:t>
        </w:r>
      </w:ins>
      <w:ins w:id="4958" w:author="Arthur Parmentier" w:date="2020-06-02T18:59:00Z">
        <w:r w:rsidR="00964E49" w:rsidRPr="007C437A">
          <w:t>mechanism of classification between different signs and parametrization of different positions in</w:t>
        </w:r>
      </w:ins>
      <w:ins w:id="4959"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960" w:author="Arthur Parmentier" w:date="2020-05-15T22:10:00Z"/>
        </w:rPr>
      </w:pPr>
      <w:ins w:id="4961" w:author="Arthur Parmentier" w:date="2020-05-15T22:08:00Z">
        <w:r w:rsidRPr="007C437A">
          <w:t>One or several grammatical systems</w:t>
        </w:r>
      </w:ins>
      <w:ins w:id="4962" w:author="Arthur Parmentier" w:date="2020-05-15T22:09:00Z">
        <w:r w:rsidRPr="007C437A">
          <w:t xml:space="preserve"> </w:t>
        </w:r>
      </w:ins>
      <w:ins w:id="4963"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964" w:author="Arthur Parmentier" w:date="2020-05-15T22:12:00Z"/>
        </w:rPr>
      </w:pPr>
      <w:ins w:id="4965" w:author="Arthur Parmentier" w:date="2020-05-15T22:11:00Z">
        <w:r w:rsidRPr="007C437A">
          <w:t>Audio/visual feedback in response to the soundpainter’s requests</w:t>
        </w:r>
      </w:ins>
    </w:p>
    <w:p w:rsidR="00D57E4A" w:rsidRPr="007C437A" w:rsidRDefault="003D5D5B">
      <w:pPr>
        <w:rPr>
          <w:rPrChange w:id="4966" w:author="Arthur Parmentier" w:date="2020-06-07T15:27:00Z">
            <w:rPr/>
          </w:rPrChange>
        </w:rPr>
        <w:pPrChange w:id="4967" w:author="Arthur Parmentier" w:date="2020-05-15T22:12:00Z">
          <w:pPr>
            <w:pStyle w:val="Titre2"/>
          </w:pPr>
        </w:pPrChange>
      </w:pPr>
      <w:ins w:id="4968" w:author="Arthur Parmentier" w:date="2020-05-16T10:46:00Z">
        <w:r w:rsidRPr="007C437A">
          <w:rPr>
            <w:rPrChange w:id="4969" w:author="Arthur Parmentier" w:date="2020-06-07T15:27:00Z">
              <w:rPr/>
            </w:rPrChange>
          </w:rPr>
          <w:t xml:space="preserve">The goal of my </w:t>
        </w:r>
      </w:ins>
      <w:ins w:id="4970" w:author="Arthur Parmentier" w:date="2020-06-02T19:03:00Z">
        <w:r w:rsidR="004C2F74" w:rsidRPr="007C437A">
          <w:rPr>
            <w:rPrChange w:id="4971" w:author="Arthur Parmentier" w:date="2020-06-07T15:27:00Z">
              <w:rPr/>
            </w:rPrChange>
          </w:rPr>
          <w:t>project</w:t>
        </w:r>
      </w:ins>
      <w:ins w:id="4972" w:author="Arthur Parmentier" w:date="2020-05-16T10:46:00Z">
        <w:r w:rsidRPr="007C437A">
          <w:rPr>
            <w:rPrChange w:id="4973" w:author="Arthur Parmentier" w:date="2020-06-07T15:27:00Z">
              <w:rPr/>
            </w:rPrChange>
          </w:rPr>
          <w:t xml:space="preserve"> </w:t>
        </w:r>
      </w:ins>
      <w:ins w:id="4974" w:author="Arthur Parmentier" w:date="2020-06-02T19:03:00Z">
        <w:r w:rsidR="004C2F74" w:rsidRPr="007C437A">
          <w:rPr>
            <w:rPrChange w:id="4975" w:author="Arthur Parmentier" w:date="2020-06-07T15:27:00Z">
              <w:rPr/>
            </w:rPrChange>
          </w:rPr>
          <w:t>is</w:t>
        </w:r>
      </w:ins>
      <w:ins w:id="4976" w:author="Arthur Parmentier" w:date="2020-05-16T10:47:00Z">
        <w:r w:rsidRPr="007C437A">
          <w:rPr>
            <w:rPrChange w:id="4977" w:author="Arthur Parmentier" w:date="2020-06-07T15:27:00Z">
              <w:rPr/>
            </w:rPrChange>
          </w:rPr>
          <w:t xml:space="preserve"> to implement these features</w:t>
        </w:r>
      </w:ins>
      <w:ins w:id="4978" w:author="Arthur Parmentier" w:date="2020-05-16T10:50:00Z">
        <w:r w:rsidRPr="007C437A">
          <w:rPr>
            <w:rPrChange w:id="4979"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980" w:author="Arthur Parmentier" w:date="2020-05-22T19:13:00Z"/>
        </w:rPr>
      </w:pPr>
      <w:bookmarkStart w:id="4981" w:name="_Toc42698964"/>
      <w:r w:rsidRPr="007C437A">
        <w:t>The big picture</w:t>
      </w:r>
      <w:bookmarkEnd w:id="4981"/>
      <w:del w:id="4982" w:author="Arthur Parmentier" w:date="2020-05-22T19:13:00Z">
        <w:r w:rsidRPr="007C437A" w:rsidDel="00195BC6">
          <w:delText>: general description of the system</w:delText>
        </w:r>
      </w:del>
    </w:p>
    <w:p w:rsidR="00195BC6" w:rsidRPr="007C437A" w:rsidRDefault="00195BC6">
      <w:pPr>
        <w:pStyle w:val="Titre3"/>
        <w:rPr>
          <w:ins w:id="4983" w:author="Arthur Parmentier" w:date="2020-05-16T10:55:00Z"/>
          <w:rPrChange w:id="4984" w:author="Arthur Parmentier" w:date="2020-06-07T15:27:00Z">
            <w:rPr>
              <w:ins w:id="4985" w:author="Arthur Parmentier" w:date="2020-05-16T10:55:00Z"/>
            </w:rPr>
          </w:rPrChange>
        </w:rPr>
        <w:pPrChange w:id="4986" w:author="Arthur Parmentier" w:date="2020-05-22T19:13:00Z">
          <w:pPr>
            <w:pStyle w:val="Titre2"/>
          </w:pPr>
        </w:pPrChange>
      </w:pPr>
      <w:bookmarkStart w:id="4987" w:name="_Toc42698965"/>
      <w:ins w:id="4988" w:author="Arthur Parmentier" w:date="2020-05-22T19:13:00Z">
        <w:r w:rsidRPr="007C437A">
          <w:rPr>
            <w:rPrChange w:id="4989" w:author="Arthur Parmentier" w:date="2020-06-07T15:27:00Z">
              <w:rPr/>
            </w:rPrChange>
          </w:rPr>
          <w:t>General overview of the system</w:t>
        </w:r>
      </w:ins>
      <w:bookmarkEnd w:id="4987"/>
    </w:p>
    <w:p w:rsidR="00672C10" w:rsidRPr="007C437A" w:rsidRDefault="00FD4109" w:rsidP="00672C10">
      <w:pPr>
        <w:rPr>
          <w:ins w:id="4990" w:author="Arthur Parmentier" w:date="2020-05-18T14:35:00Z"/>
        </w:rPr>
      </w:pPr>
      <w:ins w:id="4991" w:author="Arthur Parmentier" w:date="2020-06-02T19:04:00Z">
        <w:r w:rsidRPr="007C437A">
          <w:t>These goals and</w:t>
        </w:r>
      </w:ins>
      <w:ins w:id="4992" w:author="Arthur Parmentier" w:date="2020-05-16T11:00:00Z">
        <w:r w:rsidR="00672C10" w:rsidRPr="007C437A">
          <w:t xml:space="preserve"> the construc</w:t>
        </w:r>
      </w:ins>
      <w:ins w:id="4993" w:author="Arthur Parmentier" w:date="2020-05-16T11:01:00Z">
        <w:r w:rsidR="00672C10" w:rsidRPr="007C437A">
          <w:t>tivist approach to SP</w:t>
        </w:r>
      </w:ins>
      <w:ins w:id="4994" w:author="Arthur Parmentier" w:date="2020-05-22T19:07:00Z">
        <w:r w:rsidR="00BD79EF" w:rsidRPr="007C437A">
          <w:t xml:space="preserve"> that was </w:t>
        </w:r>
      </w:ins>
      <w:ins w:id="4995" w:author="Arthur Parmentier" w:date="2020-05-22T19:08:00Z">
        <w:r w:rsidR="00BD79EF" w:rsidRPr="007C437A">
          <w:t>presented in the previous parts</w:t>
        </w:r>
      </w:ins>
      <w:ins w:id="4996" w:author="Arthur Parmentier" w:date="2020-05-16T11:01:00Z">
        <w:r w:rsidR="00672C10" w:rsidRPr="007C437A">
          <w:t xml:space="preserve"> </w:t>
        </w:r>
      </w:ins>
      <w:ins w:id="4997" w:author="Arthur Parmentier" w:date="2020-06-02T19:04:00Z">
        <w:r w:rsidRPr="007C437A">
          <w:t>are</w:t>
        </w:r>
      </w:ins>
      <w:ins w:id="4998" w:author="Arthur Parmentier" w:date="2020-05-16T11:01:00Z">
        <w:r w:rsidR="00672C10" w:rsidRPr="007C437A">
          <w:t xml:space="preserve"> direct inspiration</w:t>
        </w:r>
      </w:ins>
      <w:ins w:id="4999" w:author="Arthur Parmentier" w:date="2020-06-02T19:04:00Z">
        <w:r w:rsidRPr="007C437A">
          <w:t>s</w:t>
        </w:r>
      </w:ins>
      <w:ins w:id="5000" w:author="Arthur Parmentier" w:date="2020-05-16T11:01:00Z">
        <w:r w:rsidR="00672C10" w:rsidRPr="007C437A">
          <w:t xml:space="preserve"> for </w:t>
        </w:r>
      </w:ins>
      <w:ins w:id="5001" w:author="Arthur Parmentier" w:date="2020-06-02T19:04:00Z">
        <w:r w:rsidRPr="007C437A">
          <w:t>building the recognition</w:t>
        </w:r>
      </w:ins>
      <w:ins w:id="5002" w:author="Arthur Parmentier" w:date="2020-05-16T11:01:00Z">
        <w:r w:rsidR="00672C10" w:rsidRPr="007C437A">
          <w:t xml:space="preserve"> </w:t>
        </w:r>
      </w:ins>
      <w:ins w:id="5003" w:author="Arthur Parmentier" w:date="2020-06-02T19:04:00Z">
        <w:r w:rsidRPr="007C437A">
          <w:t>with</w:t>
        </w:r>
      </w:ins>
      <w:ins w:id="5004" w:author="Arthur Parmentier" w:date="2020-05-16T11:01:00Z">
        <w:r w:rsidR="00672C10" w:rsidRPr="007C437A">
          <w:t xml:space="preserve"> several independent layers</w:t>
        </w:r>
      </w:ins>
      <w:ins w:id="5005" w:author="Arthur Parmentier" w:date="2020-05-18T14:33:00Z">
        <w:r w:rsidR="007A0B34" w:rsidRPr="007C437A">
          <w:t xml:space="preserve">, that are represented in </w:t>
        </w:r>
      </w:ins>
      <w:ins w:id="5006" w:author="Arthur Parmentier" w:date="2020-05-18T14:34:00Z">
        <w:r w:rsidR="007A0B34" w:rsidRPr="007C437A">
          <w:rPr>
            <w:rPrChange w:id="5007" w:author="Arthur Parmentier" w:date="2020-06-07T15:27:00Z">
              <w:rPr/>
            </w:rPrChange>
          </w:rPr>
          <w:fldChar w:fldCharType="begin"/>
        </w:r>
        <w:r w:rsidR="007A0B34" w:rsidRPr="007C437A">
          <w:instrText xml:space="preserve"> REF _Ref40704902 \h </w:instrText>
        </w:r>
      </w:ins>
      <w:r w:rsidR="007A0B34" w:rsidRPr="007C437A">
        <w:rPr>
          <w:rPrChange w:id="5008" w:author="Arthur Parmentier" w:date="2020-06-07T15:27:00Z">
            <w:rPr/>
          </w:rPrChange>
        </w:rPr>
      </w:r>
      <w:r w:rsidR="007A0B34" w:rsidRPr="007C437A">
        <w:rPr>
          <w:rPrChange w:id="5009" w:author="Arthur Parmentier" w:date="2020-06-07T15:27:00Z">
            <w:rPr/>
          </w:rPrChange>
        </w:rPr>
        <w:fldChar w:fldCharType="separate"/>
      </w:r>
      <w:ins w:id="5010" w:author="Arthur Parmentier" w:date="2020-05-18T14:34:00Z">
        <w:r w:rsidR="007A0B34" w:rsidRPr="007C437A">
          <w:t xml:space="preserve">Figure </w:t>
        </w:r>
        <w:r w:rsidR="007A0B34" w:rsidRPr="007C437A">
          <w:rPr>
            <w:rPrChange w:id="5011" w:author="Arthur Parmentier" w:date="2020-06-07T15:27:00Z">
              <w:rPr>
                <w:noProof/>
              </w:rPr>
            </w:rPrChange>
          </w:rPr>
          <w:t>1</w:t>
        </w:r>
        <w:r w:rsidR="007A0B34" w:rsidRPr="007C437A">
          <w:rPr>
            <w:rPrChange w:id="5012" w:author="Arthur Parmentier" w:date="2020-06-07T15:27:00Z">
              <w:rPr/>
            </w:rPrChange>
          </w:rPr>
          <w:fldChar w:fldCharType="end"/>
        </w:r>
      </w:ins>
      <w:ins w:id="5013" w:author="Arthur Parmentier" w:date="2020-05-18T14:35:00Z">
        <w:r w:rsidR="007A0B34" w:rsidRPr="007C437A">
          <w:t>.</w:t>
        </w:r>
      </w:ins>
    </w:p>
    <w:p w:rsidR="00040E14" w:rsidRPr="007C437A" w:rsidRDefault="00E43538" w:rsidP="00672C10">
      <w:pPr>
        <w:rPr>
          <w:ins w:id="5014" w:author="Arthur Parmentier" w:date="2020-06-02T19:15:00Z"/>
        </w:rPr>
      </w:pPr>
      <w:ins w:id="5015" w:author="Arthur Parmentier" w:date="2020-05-18T14:36:00Z">
        <w:r w:rsidRPr="007C437A">
          <w:t xml:space="preserve">Each layer </w:t>
        </w:r>
      </w:ins>
      <w:ins w:id="5016" w:author="Arthur Parmentier" w:date="2020-06-02T19:05:00Z">
        <w:r w:rsidR="00040E14" w:rsidRPr="007C437A">
          <w:t xml:space="preserve">has a </w:t>
        </w:r>
      </w:ins>
      <w:ins w:id="5017" w:author="Arthur Parmentier" w:date="2020-06-02T19:06:00Z">
        <w:r w:rsidR="00040E14" w:rsidRPr="007C437A">
          <w:t>particular function</w:t>
        </w:r>
      </w:ins>
      <w:ins w:id="5018" w:author="Arthur Parmentier" w:date="2020-06-02T19:05:00Z">
        <w:r w:rsidR="00040E14" w:rsidRPr="007C437A">
          <w:t xml:space="preserve"> that </w:t>
        </w:r>
      </w:ins>
      <w:ins w:id="5019" w:author="Arthur Parmentier" w:date="2020-06-02T19:06:00Z">
        <w:r w:rsidR="00040E14" w:rsidRPr="007C437A">
          <w:t>the user should easily be able to interpret.</w:t>
        </w:r>
      </w:ins>
      <w:ins w:id="5020" w:author="Arthur Parmentier" w:date="2020-06-02T19:07:00Z">
        <w:r w:rsidR="00040E14" w:rsidRPr="007C437A">
          <w:t xml:space="preserve"> Inside each layer are different processes and objects that the user interacts </w:t>
        </w:r>
      </w:ins>
      <w:ins w:id="5021" w:author="Arthur Parmentier" w:date="2020-06-02T19:09:00Z">
        <w:r w:rsidR="00040E14" w:rsidRPr="007C437A">
          <w:t>superficially with from</w:t>
        </w:r>
      </w:ins>
      <w:ins w:id="5022" w:author="Arthur Parmentier" w:date="2020-06-02T19:08:00Z">
        <w:r w:rsidR="00040E14" w:rsidRPr="007C437A">
          <w:t xml:space="preserve"> the interface of the pro</w:t>
        </w:r>
      </w:ins>
      <w:ins w:id="5023" w:author="Arthur Parmentier" w:date="2020-06-02T19:09:00Z">
        <w:r w:rsidR="00040E14" w:rsidRPr="007C437A">
          <w:t>gram.</w:t>
        </w:r>
      </w:ins>
      <w:ins w:id="5024" w:author="Arthur Parmentier" w:date="2020-06-02T19:10:00Z">
        <w:r w:rsidR="00040E14" w:rsidRPr="007C437A">
          <w:t xml:space="preserve"> For transparency, I have put in </w:t>
        </w:r>
      </w:ins>
      <w:ins w:id="5025" w:author="Arthur Parmentier" w:date="2020-06-03T17:22:00Z">
        <w:r w:rsidR="003A23BB" w:rsidRPr="007C437A">
          <w:t>white</w:t>
        </w:r>
      </w:ins>
      <w:ins w:id="5026" w:author="Arthur Parmentier" w:date="2020-06-02T19:10:00Z">
        <w:r w:rsidR="00040E14" w:rsidRPr="007C437A">
          <w:t xml:space="preserve"> the parts that I built myself and in </w:t>
        </w:r>
      </w:ins>
      <w:ins w:id="5027" w:author="Arthur Parmentier" w:date="2020-06-03T17:22:00Z">
        <w:r w:rsidR="003A23BB" w:rsidRPr="007C437A">
          <w:t>blue</w:t>
        </w:r>
      </w:ins>
      <w:ins w:id="5028" w:author="Arthur Parmentier" w:date="2020-06-02T19:10:00Z">
        <w:r w:rsidR="00040E14" w:rsidRPr="007C437A">
          <w:t xml:space="preserve"> the parts that are either taken </w:t>
        </w:r>
      </w:ins>
      <w:ins w:id="5029" w:author="Arthur Parmentier" w:date="2020-06-02T19:11:00Z">
        <w:r w:rsidR="00040E14" w:rsidRPr="007C437A">
          <w:t>from other works</w:t>
        </w:r>
      </w:ins>
      <w:ins w:id="5030" w:author="Arthur Parmentier" w:date="2020-06-02T19:33:00Z">
        <w:r w:rsidR="00351FEC" w:rsidRPr="007C437A">
          <w:rPr>
            <w:rStyle w:val="Appelnotedebasdep"/>
          </w:rPr>
          <w:footnoteReference w:id="30"/>
        </w:r>
      </w:ins>
      <w:ins w:id="5033" w:author="Arthur Parmentier" w:date="2020-06-02T19:11:00Z">
        <w:r w:rsidR="00040E14" w:rsidRPr="007C437A">
          <w:t xml:space="preserve"> </w:t>
        </w:r>
      </w:ins>
      <w:ins w:id="5034" w:author="Arthur Parmentier" w:date="2020-06-03T17:22:00Z">
        <w:r w:rsidR="003A23BB" w:rsidRPr="007C437A">
          <w:t>or</w:t>
        </w:r>
      </w:ins>
      <w:ins w:id="5035" w:author="Arthur Parmentier" w:date="2020-06-02T19:11:00Z">
        <w:r w:rsidR="00040E14" w:rsidRPr="007C437A">
          <w:t xml:space="preserve"> only slightly modified for my project.</w:t>
        </w:r>
      </w:ins>
    </w:p>
    <w:p w:rsidR="007D7578" w:rsidRPr="007C437A" w:rsidRDefault="007D7578" w:rsidP="00672C10">
      <w:pPr>
        <w:rPr>
          <w:ins w:id="5036" w:author="Arthur Parmentier" w:date="2020-06-02T19:26:00Z"/>
        </w:rPr>
      </w:pPr>
      <w:ins w:id="5037" w:author="Arthur Parmentier" w:date="2020-06-02T19:26:00Z">
        <w:r w:rsidRPr="007C437A">
          <w:t>At the interface l</w:t>
        </w:r>
      </w:ins>
      <w:ins w:id="5038" w:author="Arthur Parmentier" w:date="2020-06-02T19:32:00Z">
        <w:r w:rsidR="00B61700" w:rsidRPr="007C437A">
          <w:t>evel</w:t>
        </w:r>
      </w:ins>
      <w:ins w:id="5039" w:author="Arthur Parmentier" w:date="2020-06-02T19:26:00Z">
        <w:r w:rsidRPr="007C437A">
          <w:t>, all</w:t>
        </w:r>
      </w:ins>
      <w:ins w:id="5040" w:author="Arthur Parmentier" w:date="2020-06-02T19:16:00Z">
        <w:r w:rsidR="00FF3359" w:rsidRPr="007C437A">
          <w:t xml:space="preserve"> layers are implemented inside </w:t>
        </w:r>
      </w:ins>
      <w:ins w:id="5041" w:author="Arthur Parmentier" w:date="2020-06-02T19:17:00Z">
        <w:r w:rsidR="00FF3359" w:rsidRPr="007C437A">
          <w:t>Max/MSP, a graphical programming environment designed by IRCAM and optimized for real-time applications.</w:t>
        </w:r>
      </w:ins>
      <w:ins w:id="5042" w:author="Arthur Parmentier" w:date="2020-06-02T19:18:00Z">
        <w:r w:rsidR="00FF3359" w:rsidRPr="007C437A">
          <w:t xml:space="preserve"> </w:t>
        </w:r>
      </w:ins>
      <w:ins w:id="5043" w:author="Arthur Parmentier" w:date="2020-06-02T22:57:00Z">
        <w:r w:rsidR="004B04FD" w:rsidRPr="007C437A">
          <w:t>T</w:t>
        </w:r>
      </w:ins>
      <w:ins w:id="5044" w:author="Arthur Parmentier" w:date="2020-06-02T22:55:00Z">
        <w:r w:rsidR="004B04FD" w:rsidRPr="007C437A">
          <w:t>he user interface has a ver</w:t>
        </w:r>
      </w:ins>
      <w:ins w:id="5045" w:author="Arthur Parmentier" w:date="2020-06-02T22:56:00Z">
        <w:r w:rsidR="004B04FD" w:rsidRPr="007C437A">
          <w:t xml:space="preserve">y basic look and design. The user can see the whole patcher in the main window and </w:t>
        </w:r>
      </w:ins>
      <w:ins w:id="5046" w:author="Arthur Parmentier" w:date="2020-06-02T22:57:00Z">
        <w:r w:rsidR="005C333E" w:rsidRPr="007C437A">
          <w:t xml:space="preserve">is </w:t>
        </w:r>
      </w:ins>
      <w:ins w:id="5047" w:author="Arthur Parmentier" w:date="2020-06-02T22:56:00Z">
        <w:r w:rsidR="004B04FD" w:rsidRPr="007C437A">
          <w:t xml:space="preserve">also </w:t>
        </w:r>
      </w:ins>
      <w:ins w:id="5048" w:author="Arthur Parmentier" w:date="2020-06-02T22:57:00Z">
        <w:r w:rsidR="005C333E" w:rsidRPr="007C437A">
          <w:t xml:space="preserve">able to </w:t>
        </w:r>
      </w:ins>
      <w:ins w:id="5049" w:author="Arthur Parmentier" w:date="2020-06-02T22:56:00Z">
        <w:r w:rsidR="004B04FD" w:rsidRPr="007C437A">
          <w:t>access</w:t>
        </w:r>
      </w:ins>
      <w:ins w:id="5050" w:author="Arthur Parmentier" w:date="2020-06-02T22:57:00Z">
        <w:r w:rsidR="004B04FD" w:rsidRPr="007C437A">
          <w:t xml:space="preserve"> specific </w:t>
        </w:r>
      </w:ins>
      <w:ins w:id="5051" w:author="Arthur Parmentier" w:date="2020-06-02T22:58:00Z">
        <w:r w:rsidR="005C333E" w:rsidRPr="007C437A">
          <w:t>functionalities</w:t>
        </w:r>
      </w:ins>
      <w:ins w:id="5052" w:author="Arthur Parmentier" w:date="2020-06-02T22:57:00Z">
        <w:r w:rsidR="004B04FD" w:rsidRPr="007C437A">
          <w:t xml:space="preserve"> of each layer by using tabs.</w:t>
        </w:r>
      </w:ins>
    </w:p>
    <w:p w:rsidR="00FF3359" w:rsidRPr="007C437A" w:rsidRDefault="007D7578" w:rsidP="00672C10">
      <w:pPr>
        <w:rPr>
          <w:ins w:id="5053" w:author="Arthur Parmentier" w:date="2020-06-02T19:09:00Z"/>
        </w:rPr>
      </w:pPr>
      <w:ins w:id="5054" w:author="Arthur Parmentier" w:date="2020-06-02T19:26:00Z">
        <w:r w:rsidRPr="007C437A">
          <w:t xml:space="preserve">At the processing level, </w:t>
        </w:r>
      </w:ins>
      <w:ins w:id="5055" w:author="Arthur Parmentier" w:date="2020-06-02T19:20:00Z">
        <w:r w:rsidR="00FF3359" w:rsidRPr="007C437A">
          <w:t>Max/MSP itself h</w:t>
        </w:r>
      </w:ins>
      <w:ins w:id="5056" w:author="Arthur Parmentier" w:date="2020-06-02T19:21:00Z">
        <w:r w:rsidR="00FF3359" w:rsidRPr="007C437A">
          <w:t>as three different threads that it uses for processing the data passing through its compiled objects.</w:t>
        </w:r>
      </w:ins>
      <w:ins w:id="5057" w:author="Arthur Parmentier" w:date="2020-06-02T19:23:00Z">
        <w:r w:rsidR="00FF3359" w:rsidRPr="007C437A">
          <w:t xml:space="preserve"> For these threads, Max </w:t>
        </w:r>
      </w:ins>
      <w:ins w:id="5058" w:author="Arthur Parmentier" w:date="2020-06-02T19:24:00Z">
        <w:r w:rsidR="00FF3359" w:rsidRPr="007C437A">
          <w:t>guarantees</w:t>
        </w:r>
      </w:ins>
      <w:ins w:id="5059" w:author="Arthur Parmentier" w:date="2020-06-02T19:23:00Z">
        <w:r w:rsidR="00FF3359" w:rsidRPr="007C437A">
          <w:t xml:space="preserve"> the synchroni</w:t>
        </w:r>
      </w:ins>
      <w:ins w:id="5060" w:author="Arthur Parmentier" w:date="2020-06-02T19:24:00Z">
        <w:r w:rsidR="00FF3359" w:rsidRPr="007C437A">
          <w:t>city</w:t>
        </w:r>
        <w:r w:rsidRPr="007C437A">
          <w:t xml:space="preserve">/ordering of events. </w:t>
        </w:r>
      </w:ins>
      <w:ins w:id="5061" w:author="Arthur Parmentier" w:date="2020-06-02T19:22:00Z">
        <w:r w:rsidR="00FF3359" w:rsidRPr="007C437A">
          <w:t xml:space="preserve">However, Max also interprets node.js code </w:t>
        </w:r>
      </w:ins>
      <w:ins w:id="5062" w:author="Arthur Parmentier" w:date="2020-06-02T19:24:00Z">
        <w:r w:rsidRPr="007C437A">
          <w:t>that</w:t>
        </w:r>
      </w:ins>
      <w:ins w:id="5063" w:author="Arthur Parmentier" w:date="2020-06-02T19:23:00Z">
        <w:r w:rsidR="00FF3359" w:rsidRPr="007C437A">
          <w:t xml:space="preserve"> is </w:t>
        </w:r>
      </w:ins>
      <w:ins w:id="5064" w:author="Arthur Parmentier" w:date="2020-06-02T19:24:00Z">
        <w:r w:rsidRPr="007C437A">
          <w:t>processed in external thread</w:t>
        </w:r>
      </w:ins>
      <w:ins w:id="5065" w:author="Arthur Parmentier" w:date="2020-06-02T19:25:00Z">
        <w:r w:rsidRPr="007C437A">
          <w:t>s asynchronously to Max internal threads.</w:t>
        </w:r>
      </w:ins>
      <w:ins w:id="5066" w:author="Arthur Parmentier" w:date="2020-06-02T19:26:00Z">
        <w:r w:rsidRPr="007C437A">
          <w:t xml:space="preserve"> We wil</w:t>
        </w:r>
      </w:ins>
      <w:ins w:id="5067" w:author="Arthur Parmentier" w:date="2020-06-02T19:27:00Z">
        <w:r w:rsidRPr="007C437A">
          <w:t>l discuss the consequences and implementation choices of this remark in future sections of the report.</w:t>
        </w:r>
      </w:ins>
    </w:p>
    <w:p w:rsidR="00436197" w:rsidRPr="007C437A" w:rsidRDefault="00324E8C" w:rsidP="00672C10">
      <w:pPr>
        <w:rPr>
          <w:ins w:id="5068" w:author="Arthur Parmentier" w:date="2020-05-16T11:02:00Z"/>
        </w:rPr>
      </w:pPr>
      <w:ins w:id="5069" w:author="Arthur Parmentier" w:date="2020-05-18T14:40:00Z">
        <w:r w:rsidRPr="007C437A">
          <w:rPr>
            <w:noProof/>
            <w:rPrChange w:id="5070"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071" w:author="Arthur Parmentier" w:date="2020-05-18T14:33:00Z">
        <w:r w:rsidR="007A0B34" w:rsidRPr="007C437A">
          <w:rPr>
            <w:noProof/>
            <w:rPrChange w:id="5072"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AE7D19" w:rsidRPr="002C3653" w:rsidRDefault="00AE7D19">
                              <w:pPr>
                                <w:pStyle w:val="Lgende"/>
                                <w:rPr>
                                  <w:noProof/>
                                </w:rPr>
                                <w:pPrChange w:id="5073" w:author="Arthur Parmentier" w:date="2020-05-18T14:33:00Z">
                                  <w:pPr/>
                                </w:pPrChange>
                              </w:pPr>
                              <w:bookmarkStart w:id="5074" w:name="_Ref40704902"/>
                              <w:bookmarkStart w:id="5075" w:name="_Ref40704896"/>
                              <w:ins w:id="5076" w:author="Arthur Parmentier" w:date="2020-05-18T14:33:00Z">
                                <w:r>
                                  <w:t xml:space="preserve">Figure </w:t>
                                </w:r>
                                <w:r>
                                  <w:fldChar w:fldCharType="begin"/>
                                </w:r>
                                <w:r>
                                  <w:instrText xml:space="preserve"> SEQ Figure \* ARABIC </w:instrText>
                                </w:r>
                              </w:ins>
                              <w:r>
                                <w:fldChar w:fldCharType="separate"/>
                              </w:r>
                              <w:ins w:id="5077" w:author="Arthur Parmentier" w:date="2020-06-05T21:05:00Z">
                                <w:r>
                                  <w:rPr>
                                    <w:noProof/>
                                  </w:rPr>
                                  <w:t>2</w:t>
                                </w:r>
                              </w:ins>
                              <w:ins w:id="5078" w:author="Arthur Parmentier" w:date="2020-05-18T14:33:00Z">
                                <w:r>
                                  <w:fldChar w:fldCharType="end"/>
                                </w:r>
                                <w:bookmarkEnd w:id="5074"/>
                                <w:r>
                                  <w:t xml:space="preserve"> Summary of the recognition program structure</w:t>
                                </w:r>
                              </w:ins>
                              <w:bookmarkEnd w:id="50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AE7D19" w:rsidRPr="002C3653" w:rsidRDefault="00AE7D19">
                        <w:pPr>
                          <w:pStyle w:val="Lgende"/>
                          <w:rPr>
                            <w:noProof/>
                          </w:rPr>
                          <w:pPrChange w:id="5079" w:author="Arthur Parmentier" w:date="2020-05-18T14:33:00Z">
                            <w:pPr/>
                          </w:pPrChange>
                        </w:pPr>
                        <w:bookmarkStart w:id="5080" w:name="_Ref40704902"/>
                        <w:bookmarkStart w:id="5081" w:name="_Ref40704896"/>
                        <w:ins w:id="5082" w:author="Arthur Parmentier" w:date="2020-05-18T14:33:00Z">
                          <w:r>
                            <w:t xml:space="preserve">Figure </w:t>
                          </w:r>
                          <w:r>
                            <w:fldChar w:fldCharType="begin"/>
                          </w:r>
                          <w:r>
                            <w:instrText xml:space="preserve"> SEQ Figure \* ARABIC </w:instrText>
                          </w:r>
                        </w:ins>
                        <w:r>
                          <w:fldChar w:fldCharType="separate"/>
                        </w:r>
                        <w:ins w:id="5083" w:author="Arthur Parmentier" w:date="2020-06-05T21:05:00Z">
                          <w:r>
                            <w:rPr>
                              <w:noProof/>
                            </w:rPr>
                            <w:t>2</w:t>
                          </w:r>
                        </w:ins>
                        <w:ins w:id="5084" w:author="Arthur Parmentier" w:date="2020-05-18T14:33:00Z">
                          <w:r>
                            <w:fldChar w:fldCharType="end"/>
                          </w:r>
                          <w:bookmarkEnd w:id="5080"/>
                          <w:r>
                            <w:t xml:space="preserve"> Summary of the recognition program structure</w:t>
                          </w:r>
                        </w:ins>
                        <w:bookmarkEnd w:id="5081"/>
                      </w:p>
                    </w:txbxContent>
                  </v:textbox>
                  <w10:wrap type="topAndBottom"/>
                </v:shape>
              </w:pict>
            </mc:Fallback>
          </mc:AlternateContent>
        </w:r>
      </w:ins>
    </w:p>
    <w:p w:rsidR="00705B17" w:rsidRPr="007C437A" w:rsidRDefault="00705B17">
      <w:pPr>
        <w:pStyle w:val="Titre3"/>
        <w:rPr>
          <w:ins w:id="5085" w:author="Arthur Parmentier" w:date="2020-05-22T17:09:00Z"/>
          <w:rPrChange w:id="5086" w:author="Arthur Parmentier" w:date="2020-06-07T15:27:00Z">
            <w:rPr>
              <w:ins w:id="5087" w:author="Arthur Parmentier" w:date="2020-05-22T17:09:00Z"/>
            </w:rPr>
          </w:rPrChange>
        </w:rPr>
        <w:pPrChange w:id="5088" w:author="Arthur Parmentier" w:date="2020-05-22T19:10:00Z">
          <w:pPr>
            <w:pStyle w:val="Titre2"/>
          </w:pPr>
        </w:pPrChange>
      </w:pPr>
      <w:bookmarkStart w:id="5089" w:name="_Toc42698966"/>
      <w:ins w:id="5090" w:author="Arthur Parmentier" w:date="2020-05-22T17:08:00Z">
        <w:r w:rsidRPr="007C437A">
          <w:rPr>
            <w:rPrChange w:id="5091" w:author="Arthur Parmentier" w:date="2020-06-07T15:27:00Z">
              <w:rPr/>
            </w:rPrChange>
          </w:rPr>
          <w:lastRenderedPageBreak/>
          <w:t>The choice of Max/MSP</w:t>
        </w:r>
      </w:ins>
      <w:bookmarkEnd w:id="5089"/>
    </w:p>
    <w:p w:rsidR="0085122F" w:rsidRPr="007C437A" w:rsidRDefault="0085122F" w:rsidP="0085122F">
      <w:pPr>
        <w:rPr>
          <w:ins w:id="5092" w:author="Arthur Parmentier" w:date="2020-05-22T17:14:00Z"/>
        </w:rPr>
      </w:pPr>
      <w:ins w:id="5093" w:author="Arthur Parmentier" w:date="2020-05-22T17:09:00Z">
        <w:r w:rsidRPr="007C437A">
          <w:t xml:space="preserve">Before starting a finer description of the mechanisms of the program, I would like to </w:t>
        </w:r>
      </w:ins>
      <w:ins w:id="5094" w:author="Arthur Parmentier" w:date="2020-05-22T17:13:00Z">
        <w:r w:rsidRPr="007C437A">
          <w:t>motivate the choice of Max/MSP as the main programming environment</w:t>
        </w:r>
      </w:ins>
      <w:ins w:id="5095" w:author="Arthur Parmentier" w:date="2020-05-22T19:11:00Z">
        <w:r w:rsidR="00417CFA" w:rsidRPr="007C437A">
          <w:t xml:space="preserve"> hosting the different layers and functionalities.</w:t>
        </w:r>
      </w:ins>
    </w:p>
    <w:p w:rsidR="0034163D" w:rsidRPr="007C437A" w:rsidRDefault="0085122F" w:rsidP="0085122F">
      <w:pPr>
        <w:rPr>
          <w:ins w:id="5096" w:author="Arthur Parmentier" w:date="2020-05-22T17:21:00Z"/>
        </w:rPr>
      </w:pPr>
      <w:ins w:id="5097" w:author="Arthur Parmentier" w:date="2020-05-22T17:14:00Z">
        <w:r w:rsidRPr="007C437A">
          <w:t>There are several options for building such a t</w:t>
        </w:r>
      </w:ins>
      <w:ins w:id="5098" w:author="Arthur Parmentier" w:date="2020-05-22T17:15:00Z">
        <w:r w:rsidRPr="007C437A">
          <w:t>ool</w:t>
        </w:r>
      </w:ins>
      <w:ins w:id="5099" w:author="Arthur Parmentier" w:date="2020-05-22T17:20:00Z">
        <w:r w:rsidR="0034163D" w:rsidRPr="007C437A">
          <w:t xml:space="preserve">, each with their own pros and cons. </w:t>
        </w:r>
      </w:ins>
      <w:ins w:id="5100" w:author="Arthur Parmentier" w:date="2020-05-22T17:21:00Z">
        <w:r w:rsidR="0034163D" w:rsidRPr="007C437A">
          <w:t>In my case, I have considered Unity3D and PureData as the main alternatives to Max/MSP.</w:t>
        </w:r>
      </w:ins>
    </w:p>
    <w:p w:rsidR="0034163D" w:rsidRPr="007C437A" w:rsidRDefault="0034163D" w:rsidP="0085122F">
      <w:pPr>
        <w:rPr>
          <w:ins w:id="5101" w:author="Arthur Parmentier" w:date="2020-05-22T17:23:00Z"/>
        </w:rPr>
      </w:pPr>
      <w:ins w:id="5102" w:author="Arthur Parmentier" w:date="2020-05-22T17:21:00Z">
        <w:r w:rsidRPr="007C437A">
          <w:t>The advantage of Unity3D over Max/MSP</w:t>
        </w:r>
      </w:ins>
      <w:ins w:id="5103" w:author="Arthur Parmentier" w:date="2020-05-22T17:22:00Z">
        <w:r w:rsidRPr="007C437A">
          <w:t>(/Jitter) is that it is endorsed by a much larger community, it is free and has a better potential in terms</w:t>
        </w:r>
      </w:ins>
      <w:ins w:id="5104" w:author="Arthur Parmentier" w:date="2020-05-22T17:23:00Z">
        <w:r w:rsidRPr="007C437A">
          <w:t xml:space="preserve"> of graphics.</w:t>
        </w:r>
      </w:ins>
    </w:p>
    <w:p w:rsidR="0034163D" w:rsidRPr="007C437A" w:rsidRDefault="0034163D" w:rsidP="0085122F">
      <w:pPr>
        <w:rPr>
          <w:ins w:id="5105" w:author="Arthur Parmentier" w:date="2020-05-22T17:23:00Z"/>
        </w:rPr>
      </w:pPr>
      <w:ins w:id="5106" w:author="Arthur Parmentier" w:date="2020-05-22T17:23:00Z">
        <w:r w:rsidRPr="007C437A">
          <w:t>The advantage of PureData over Max/MSP is essentially that is it free and open source.</w:t>
        </w:r>
      </w:ins>
    </w:p>
    <w:p w:rsidR="0034163D" w:rsidRPr="007C437A" w:rsidRDefault="0034163D" w:rsidP="0085122F">
      <w:pPr>
        <w:rPr>
          <w:ins w:id="5107" w:author="Arthur Parmentier" w:date="2020-05-22T17:24:00Z"/>
        </w:rPr>
      </w:pPr>
      <w:ins w:id="5108" w:author="Arthur Parmentier" w:date="2020-05-22T17:23:00Z">
        <w:r w:rsidRPr="007C437A">
          <w:t xml:space="preserve">However, I think that Max/MSP is a better </w:t>
        </w:r>
      </w:ins>
      <w:ins w:id="5109"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110" w:author="Arthur Parmentier" w:date="2020-05-22T17:29:00Z"/>
        </w:rPr>
      </w:pPr>
      <w:ins w:id="5111" w:author="Arthur Parmentier" w:date="2020-05-22T17:24:00Z">
        <w:r w:rsidRPr="007C437A">
          <w:t>Max/MSP is a high-level object-based programming language</w:t>
        </w:r>
      </w:ins>
      <w:ins w:id="5112" w:author="Arthur Parmentier" w:date="2020-05-22T17:25:00Z">
        <w:r w:rsidRPr="007C437A">
          <w:t xml:space="preserve"> with already</w:t>
        </w:r>
      </w:ins>
      <w:ins w:id="5113" w:author="Arthur Parmentier" w:date="2020-05-22T17:26:00Z">
        <w:r w:rsidRPr="007C437A">
          <w:t xml:space="preserve"> optimized pieces for music and real-time applications that are easy to use</w:t>
        </w:r>
      </w:ins>
      <w:ins w:id="5114" w:author="Arthur Parmentier" w:date="2020-05-22T17:30:00Z">
        <w:r w:rsidR="001E09DA" w:rsidRPr="007C437A">
          <w:t xml:space="preserve"> and assemble</w:t>
        </w:r>
      </w:ins>
      <w:ins w:id="5115" w:author="Arthur Parmentier" w:date="2020-05-22T17:26:00Z">
        <w:r w:rsidRPr="007C437A">
          <w:t xml:space="preserve">. It allows for </w:t>
        </w:r>
      </w:ins>
      <w:ins w:id="5116" w:author="Arthur Parmentier" w:date="2020-05-22T17:27:00Z">
        <w:r w:rsidRPr="007C437A">
          <w:t>scripting in JS and Node.js, which makes it a powerful host for a</w:t>
        </w:r>
      </w:ins>
      <w:ins w:id="5117" w:author="Arthur Parmentier" w:date="2020-05-22T17:28:00Z">
        <w:r w:rsidRPr="007C437A">
          <w:t xml:space="preserve"> huge number of scripts and tools developed by the web community</w:t>
        </w:r>
      </w:ins>
      <w:ins w:id="5118" w:author="Arthur Parmentier" w:date="2020-05-22T17:29:00Z">
        <w:r w:rsidR="001E09DA" w:rsidRPr="007C437A">
          <w:t xml:space="preserve"> and its graphical interface al</w:t>
        </w:r>
      </w:ins>
      <w:ins w:id="5119"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120" w:author="Arthur Parmentier" w:date="2020-05-22T17:33:00Z"/>
        </w:rPr>
      </w:pPr>
      <w:ins w:id="5121" w:author="Arthur Parmentier" w:date="2020-05-22T17:31:00Z">
        <w:r w:rsidRPr="007C437A">
          <w:t>Max/MSP comes from IRCAM and is used by a community of artists and musicians</w:t>
        </w:r>
      </w:ins>
      <w:ins w:id="5122" w:author="Arthur Parmentier" w:date="2020-05-22T17:32:00Z">
        <w:r w:rsidRPr="007C437A">
          <w:t xml:space="preserve"> with </w:t>
        </w:r>
      </w:ins>
      <w:ins w:id="5123"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124" w:author="Arthur Parmentier" w:date="2020-05-22T17:36:00Z"/>
        </w:rPr>
      </w:pPr>
      <w:ins w:id="5125" w:author="Arthur Parmentier" w:date="2020-05-22T17:34:00Z">
        <w:r w:rsidRPr="007C437A">
          <w:t>Max/MSP has a nicer visual interface than PD, is maintained by a commercial company</w:t>
        </w:r>
      </w:ins>
      <w:ins w:id="5126" w:author="Arthur Parmentier" w:date="2020-05-22T17:35:00Z">
        <w:r w:rsidRPr="007C437A">
          <w:t xml:space="preserve"> whereas PD has not been updated for years</w:t>
        </w:r>
      </w:ins>
      <w:ins w:id="5127" w:author="Arthur Parmentier" w:date="2020-05-22T17:36:00Z">
        <w:r w:rsidRPr="007C437A">
          <w:t>.</w:t>
        </w:r>
      </w:ins>
    </w:p>
    <w:p w:rsidR="001E09DA" w:rsidRPr="007C437A" w:rsidRDefault="00EE1399" w:rsidP="0034163D">
      <w:pPr>
        <w:pStyle w:val="Paragraphedeliste"/>
        <w:numPr>
          <w:ilvl w:val="0"/>
          <w:numId w:val="40"/>
        </w:numPr>
        <w:rPr>
          <w:ins w:id="5128" w:author="Arthur Parmentier" w:date="2020-05-22T17:37:00Z"/>
        </w:rPr>
      </w:pPr>
      <w:ins w:id="5129"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130" w:author="Arthur Parmentier" w:date="2020-05-22T17:42:00Z"/>
        </w:rPr>
      </w:pPr>
      <w:ins w:id="5131" w:author="Arthur Parmentier" w:date="2020-05-22T17:40:00Z">
        <w:r w:rsidRPr="007C437A">
          <w:t xml:space="preserve">The graphical programming interface of Max/MSP can be transformed into a user </w:t>
        </w:r>
      </w:ins>
      <w:ins w:id="5132" w:author="Arthur Parmentier" w:date="2020-05-22T17:41:00Z">
        <w:r w:rsidRPr="007C437A">
          <w:t xml:space="preserve">interface easily (for simple demos such as </w:t>
        </w:r>
      </w:ins>
      <w:ins w:id="5133" w:author="Arthur Parmentier" w:date="2020-05-22T17:42:00Z">
        <w:r w:rsidRPr="007C437A">
          <w:t>mine) …</w:t>
        </w:r>
      </w:ins>
      <w:ins w:id="5134"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135" w:author="Arthur Parmentier" w:date="2020-05-22T17:43:00Z"/>
        </w:rPr>
      </w:pPr>
      <w:ins w:id="5136" w:author="Arthur Parmentier" w:date="2020-05-22T17:42:00Z">
        <w:r w:rsidRPr="007C437A">
          <w:t>Given my programming skills and the time constraints of the project, Max/MSP was a much faster approa</w:t>
        </w:r>
      </w:ins>
      <w:ins w:id="5137" w:author="Arthur Parmentier" w:date="2020-05-22T17:43:00Z">
        <w:r w:rsidRPr="007C437A">
          <w:t>ch than Unity3D.</w:t>
        </w:r>
      </w:ins>
    </w:p>
    <w:p w:rsidR="00FF3359" w:rsidRPr="007C437A" w:rsidRDefault="00EE1399">
      <w:pPr>
        <w:rPr>
          <w:ins w:id="5138" w:author="Arthur Parmentier" w:date="2020-05-22T17:43:00Z"/>
        </w:rPr>
        <w:pPrChange w:id="5139" w:author="Arthur Parmentier" w:date="2020-05-22T17:43:00Z">
          <w:pPr>
            <w:pStyle w:val="Paragraphedeliste"/>
            <w:numPr>
              <w:numId w:val="40"/>
            </w:numPr>
            <w:ind w:hanging="360"/>
          </w:pPr>
        </w:pPrChange>
      </w:pPr>
      <w:ins w:id="5140" w:author="Arthur Parmentier" w:date="2020-05-22T17:43:00Z">
        <w:r w:rsidRPr="007C437A">
          <w:t xml:space="preserve">Although being a commercial software, </w:t>
        </w:r>
      </w:ins>
      <w:ins w:id="5141" w:author="Arthur Parmentier" w:date="2020-05-22T18:37:00Z">
        <w:r w:rsidR="00C24A48" w:rsidRPr="007C437A">
          <w:t>Max/MSP</w:t>
        </w:r>
      </w:ins>
      <w:ins w:id="5142" w:author="Arthur Parmentier" w:date="2020-05-22T17:43:00Z">
        <w:r w:rsidRPr="007C437A">
          <w:t xml:space="preserve"> patch</w:t>
        </w:r>
      </w:ins>
      <w:ins w:id="5143" w:author="Arthur Parmentier" w:date="2020-05-22T18:37:00Z">
        <w:r w:rsidR="00C24A48" w:rsidRPr="007C437A">
          <w:t>ers</w:t>
        </w:r>
      </w:ins>
      <w:ins w:id="5144" w:author="Arthur Parmentier" w:date="2020-05-22T17:43:00Z">
        <w:r w:rsidRPr="007C437A">
          <w:t xml:space="preserve"> can be compi</w:t>
        </w:r>
      </w:ins>
      <w:ins w:id="5145" w:author="Arthur Parmentier" w:date="2020-05-22T17:44:00Z">
        <w:r w:rsidRPr="007C437A">
          <w:t>led to a standalone program for Windows and Mac OS, allowing to s</w:t>
        </w:r>
      </w:ins>
      <w:ins w:id="5146" w:author="Arthur Parmentier" w:date="2020-05-22T17:45:00Z">
        <w:r w:rsidRPr="007C437A">
          <w:t>hare the program for free.</w:t>
        </w:r>
      </w:ins>
    </w:p>
    <w:p w:rsidR="00DE1036" w:rsidRPr="007C437A" w:rsidDel="00CE7ED8" w:rsidRDefault="00AD721A">
      <w:pPr>
        <w:pStyle w:val="Titre2"/>
        <w:rPr>
          <w:del w:id="5147" w:author="Arthur Parmentier" w:date="2020-05-18T13:37:00Z"/>
        </w:rPr>
      </w:pPr>
      <w:bookmarkStart w:id="5148" w:name="_Toc42698967"/>
      <w:ins w:id="5149" w:author="Arthur Parmentier" w:date="2020-06-03T22:06:00Z">
        <w:r w:rsidRPr="007C437A">
          <w:t>Description of each layer</w:t>
        </w:r>
      </w:ins>
      <w:bookmarkEnd w:id="5148"/>
    </w:p>
    <w:p w:rsidR="00CE7ED8" w:rsidRPr="007C437A" w:rsidRDefault="00CE7ED8">
      <w:pPr>
        <w:pStyle w:val="Titre2"/>
        <w:rPr>
          <w:ins w:id="5150" w:author="Arthur Parmentier" w:date="2020-05-18T17:11:00Z"/>
        </w:rPr>
      </w:pPr>
      <w:bookmarkStart w:id="5151" w:name="_Toc42698968"/>
      <w:bookmarkEnd w:id="5151"/>
    </w:p>
    <w:p w:rsidR="00F25194" w:rsidRPr="007C437A" w:rsidRDefault="00F25194">
      <w:pPr>
        <w:pStyle w:val="Titre3"/>
        <w:rPr>
          <w:ins w:id="5152" w:author="Arthur Parmentier" w:date="2020-05-18T15:01:00Z"/>
          <w:rPrChange w:id="5153" w:author="Arthur Parmentier" w:date="2020-06-07T15:27:00Z">
            <w:rPr>
              <w:ins w:id="5154" w:author="Arthur Parmentier" w:date="2020-05-18T15:01:00Z"/>
            </w:rPr>
          </w:rPrChange>
        </w:rPr>
        <w:pPrChange w:id="5155" w:author="Arthur Parmentier" w:date="2020-05-18T17:12:00Z">
          <w:pPr>
            <w:pStyle w:val="Titre2"/>
          </w:pPr>
        </w:pPrChange>
      </w:pPr>
      <w:bookmarkStart w:id="5156" w:name="_Toc42698969"/>
      <w:r w:rsidRPr="007C437A">
        <w:rPr>
          <w:rPrChange w:id="5157" w:author="Arthur Parmentier" w:date="2020-06-07T15:27:00Z">
            <w:rPr/>
          </w:rPrChange>
        </w:rPr>
        <w:t xml:space="preserve">Part 1: </w:t>
      </w:r>
      <w:del w:id="5158" w:author="Arthur Parmentier" w:date="2020-05-18T15:01:00Z">
        <w:r w:rsidRPr="007C437A" w:rsidDel="00237B5C">
          <w:rPr>
            <w:rPrChange w:id="5159" w:author="Arthur Parmentier" w:date="2020-06-07T15:27:00Z">
              <w:rPr/>
            </w:rPrChange>
          </w:rPr>
          <w:delText>Posenet &amp; gloves feature building</w:delText>
        </w:r>
      </w:del>
      <w:ins w:id="5160" w:author="Arthur Parmentier" w:date="2020-05-18T15:01:00Z">
        <w:r w:rsidR="00237B5C" w:rsidRPr="007C437A">
          <w:rPr>
            <w:rPrChange w:id="5161" w:author="Arthur Parmentier" w:date="2020-06-07T15:27:00Z">
              <w:rPr/>
            </w:rPrChange>
          </w:rPr>
          <w:t>Motion tracking inputs</w:t>
        </w:r>
        <w:bookmarkEnd w:id="5156"/>
      </w:ins>
    </w:p>
    <w:p w:rsidR="00F11A13" w:rsidRPr="007C437A" w:rsidRDefault="00F11A13" w:rsidP="0060525E">
      <w:pPr>
        <w:rPr>
          <w:ins w:id="5162" w:author="Arthur Parmentier" w:date="2020-05-22T19:19:00Z"/>
        </w:rPr>
      </w:pPr>
      <w:ins w:id="5163" w:author="Arthur Parmentier" w:date="2020-05-22T19:13:00Z">
        <w:r w:rsidRPr="007C437A">
          <w:t>As</w:t>
        </w:r>
      </w:ins>
      <w:ins w:id="5164" w:author="Arthur Parmentier" w:date="2020-05-22T19:14:00Z">
        <w:r w:rsidRPr="007C437A">
          <w:t xml:space="preserve"> humans, we are equipped with </w:t>
        </w:r>
      </w:ins>
      <w:ins w:id="5165" w:author="Arthur Parmentier" w:date="2020-05-22T19:15:00Z">
        <w:r w:rsidRPr="007C437A">
          <w:t>cognition and recognition systems that allow us</w:t>
        </w:r>
      </w:ins>
      <w:ins w:id="5166" w:author="Arthur Parmentier" w:date="2020-05-22T19:16:00Z">
        <w:r w:rsidRPr="007C437A">
          <w:t xml:space="preserve"> to discern </w:t>
        </w:r>
      </w:ins>
      <w:ins w:id="5167" w:author="Arthur Parmentier" w:date="2020-06-03T17:24:00Z">
        <w:r w:rsidR="00EF1B4B" w:rsidRPr="007C437A">
          <w:t xml:space="preserve">a wide variety of </w:t>
        </w:r>
      </w:ins>
      <w:ins w:id="5168" w:author="Arthur Parmentier" w:date="2020-05-22T19:16:00Z">
        <w:r w:rsidRPr="007C437A">
          <w:t>objects</w:t>
        </w:r>
      </w:ins>
      <w:ins w:id="5169" w:author="Arthur Parmentier" w:date="2020-06-03T17:24:00Z">
        <w:r w:rsidR="00EF1B4B" w:rsidRPr="007C437A">
          <w:t xml:space="preserve"> such as</w:t>
        </w:r>
      </w:ins>
      <w:ins w:id="5170" w:author="Arthur Parmentier" w:date="2020-05-22T19:16:00Z">
        <w:r w:rsidRPr="007C437A">
          <w:t xml:space="preserve"> bodies in space and to build features </w:t>
        </w:r>
      </w:ins>
      <w:ins w:id="5171" w:author="Arthur Parmentier" w:date="2020-05-22T19:17:00Z">
        <w:r w:rsidRPr="007C437A">
          <w:t>to identify</w:t>
        </w:r>
      </w:ins>
      <w:ins w:id="5172" w:author="Arthur Parmentier" w:date="2020-06-03T17:25:00Z">
        <w:r w:rsidR="00EF1B4B" w:rsidRPr="007C437A">
          <w:t xml:space="preserve"> (</w:t>
        </w:r>
      </w:ins>
      <w:ins w:id="5173" w:author="Arthur Parmentier" w:date="2020-05-22T19:17:00Z">
        <w:r w:rsidRPr="007C437A">
          <w:t>classify</w:t>
        </w:r>
      </w:ins>
      <w:ins w:id="5174" w:author="Arthur Parmentier" w:date="2020-06-03T17:25:00Z">
        <w:r w:rsidR="00EF1B4B" w:rsidRPr="007C437A">
          <w:t>)</w:t>
        </w:r>
      </w:ins>
      <w:ins w:id="5175" w:author="Arthur Parmentier" w:date="2020-05-22T19:17:00Z">
        <w:r w:rsidRPr="007C437A">
          <w:t xml:space="preserve"> movements and </w:t>
        </w:r>
      </w:ins>
      <w:ins w:id="5176" w:author="Arthur Parmentier" w:date="2020-06-03T17:25:00Z">
        <w:r w:rsidR="00EF1B4B" w:rsidRPr="007C437A">
          <w:t xml:space="preserve">gestural </w:t>
        </w:r>
      </w:ins>
      <w:ins w:id="5177" w:author="Arthur Parmentier" w:date="2020-05-22T19:17:00Z">
        <w:r w:rsidRPr="007C437A">
          <w:t>signs</w:t>
        </w:r>
      </w:ins>
      <w:ins w:id="5178" w:author="Arthur Parmentier" w:date="2020-06-03T17:25:00Z">
        <w:r w:rsidR="00EF1B4B" w:rsidRPr="007C437A">
          <w:t xml:space="preserve"> from those bodies</w:t>
        </w:r>
      </w:ins>
      <w:ins w:id="5179" w:author="Arthur Parmentier" w:date="2020-05-22T19:17:00Z">
        <w:r w:rsidRPr="007C437A">
          <w:t>.</w:t>
        </w:r>
      </w:ins>
      <w:ins w:id="5180" w:author="Arthur Parmentier" w:date="2020-06-03T17:25:00Z">
        <w:r w:rsidR="00EF1B4B" w:rsidRPr="007C437A">
          <w:br/>
        </w:r>
      </w:ins>
      <w:ins w:id="5181" w:author="Arthur Parmentier" w:date="2020-05-22T19:18:00Z">
        <w:r w:rsidRPr="007C437A">
          <w:t>Computers, however, are not natively equipped with such systems</w:t>
        </w:r>
      </w:ins>
      <w:ins w:id="5182" w:author="Arthur Parmentier" w:date="2020-05-22T19:19:00Z">
        <w:r w:rsidRPr="007C437A">
          <w:t>, so that it is necessary to build them in this project, according to the goals a</w:t>
        </w:r>
      </w:ins>
      <w:ins w:id="5183" w:author="Arthur Parmentier" w:date="2020-05-22T19:20:00Z">
        <w:r w:rsidRPr="007C437A">
          <w:t>nd objectives we defined previously.</w:t>
        </w:r>
      </w:ins>
    </w:p>
    <w:p w:rsidR="0060525E" w:rsidRPr="007C437A" w:rsidRDefault="0060525E" w:rsidP="0060525E">
      <w:pPr>
        <w:rPr>
          <w:ins w:id="5184" w:author="Arthur Parmentier" w:date="2020-05-18T15:06:00Z"/>
        </w:rPr>
      </w:pPr>
      <w:ins w:id="5185" w:author="Arthur Parmentier" w:date="2020-05-18T15:02:00Z">
        <w:r w:rsidRPr="007C437A">
          <w:t>The role of the motion tracking layer is to compute a set of motion features</w:t>
        </w:r>
      </w:ins>
      <w:ins w:id="5186" w:author="Arthur Parmentier" w:date="2020-05-18T15:03:00Z">
        <w:r w:rsidRPr="007C437A">
          <w:t xml:space="preserve"> from the movement of the user. There </w:t>
        </w:r>
      </w:ins>
      <w:ins w:id="5187" w:author="Arthur Parmentier" w:date="2020-06-03T17:26:00Z">
        <w:r w:rsidR="00EF1B4B" w:rsidRPr="007C437A">
          <w:t xml:space="preserve">exist several </w:t>
        </w:r>
      </w:ins>
      <w:ins w:id="5188" w:author="Arthur Parmentier" w:date="2020-05-18T15:03:00Z">
        <w:r w:rsidRPr="007C437A">
          <w:t>motion tracking systems</w:t>
        </w:r>
      </w:ins>
      <w:ins w:id="5189" w:author="Arthur Parmentier" w:date="2020-05-18T15:04:00Z">
        <w:r w:rsidRPr="007C437A">
          <w:t xml:space="preserve"> with different technologies</w:t>
        </w:r>
      </w:ins>
      <w:ins w:id="5190" w:author="Arthur Parmentier" w:date="2020-06-03T17:26:00Z">
        <w:r w:rsidR="00EF1B4B" w:rsidRPr="007C437A">
          <w:t xml:space="preserve"> that allow computers to recognize bodies and compute</w:t>
        </w:r>
      </w:ins>
      <w:ins w:id="5191" w:author="Arthur Parmentier" w:date="2020-06-03T17:27:00Z">
        <w:r w:rsidR="00EF1B4B" w:rsidRPr="007C437A">
          <w:t xml:space="preserve"> several features that can be used to identify gestural signs</w:t>
        </w:r>
      </w:ins>
      <w:ins w:id="5192" w:author="Arthur Parmentier" w:date="2020-05-18T15:04:00Z">
        <w:r w:rsidRPr="007C437A">
          <w:t>.</w:t>
        </w:r>
      </w:ins>
      <w:ins w:id="5193" w:author="Arthur Parmentier" w:date="2020-06-03T17:27:00Z">
        <w:r w:rsidR="00EF1B4B" w:rsidRPr="007C437A">
          <w:br/>
        </w:r>
      </w:ins>
      <w:ins w:id="5194" w:author="Arthur Parmentier" w:date="2020-05-18T15:04:00Z">
        <w:r w:rsidRPr="007C437A">
          <w:lastRenderedPageBreak/>
          <w:t xml:space="preserve">In SP, </w:t>
        </w:r>
      </w:ins>
      <w:ins w:id="5195" w:author="Arthur Parmentier" w:date="2020-05-18T15:05:00Z">
        <w:r w:rsidRPr="007C437A">
          <w:t>there are</w:t>
        </w:r>
      </w:ins>
      <w:ins w:id="5196" w:author="Arthur Parmentier" w:date="2020-05-18T15:07:00Z">
        <w:r w:rsidRPr="007C437A">
          <w:t xml:space="preserve"> some</w:t>
        </w:r>
      </w:ins>
      <w:ins w:id="5197" w:author="Arthur Parmentier" w:date="2020-05-18T15:05:00Z">
        <w:r w:rsidRPr="007C437A">
          <w:t xml:space="preserve"> body parts </w:t>
        </w:r>
      </w:ins>
      <w:ins w:id="5198" w:author="Arthur Parmentier" w:date="2020-05-18T15:07:00Z">
        <w:r w:rsidRPr="007C437A">
          <w:t xml:space="preserve">such as the hands </w:t>
        </w:r>
      </w:ins>
      <w:ins w:id="5199" w:author="Arthur Parmentier" w:date="2020-05-18T15:05:00Z">
        <w:r w:rsidRPr="007C437A">
          <w:t>that are much more frequently to sign than others</w:t>
        </w:r>
      </w:ins>
      <w:ins w:id="5200" w:author="Arthur Parmentier" w:date="2020-05-18T15:06:00Z">
        <w:r w:rsidRPr="007C437A">
          <w:t>, therefore they require more precise tracking than the latter to classify amongst the signs.</w:t>
        </w:r>
      </w:ins>
      <w:ins w:id="5201" w:author="Arthur Parmentier" w:date="2020-05-22T19:21:00Z">
        <w:r w:rsidR="0049456C" w:rsidRPr="007C437A">
          <w:t xml:space="preserve"> However, all </w:t>
        </w:r>
      </w:ins>
      <w:ins w:id="5202" w:author="Arthur Parmentier" w:date="2020-05-22T19:22:00Z">
        <w:r w:rsidR="0049456C" w:rsidRPr="007C437A">
          <w:t xml:space="preserve">motion tracking systems available </w:t>
        </w:r>
      </w:ins>
      <w:ins w:id="5203" w:author="Arthur Parmentier" w:date="2020-05-22T19:23:00Z">
        <w:r w:rsidR="0049456C" w:rsidRPr="007C437A">
          <w:t>have a finite range of operation, i.e. they can only track motion at a certain scale.</w:t>
        </w:r>
      </w:ins>
      <w:ins w:id="5204" w:author="Arthur Parmentier" w:date="2020-06-03T17:27:00Z">
        <w:r w:rsidR="00E84F73" w:rsidRPr="007C437A">
          <w:t xml:space="preserve"> (just l</w:t>
        </w:r>
      </w:ins>
      <w:ins w:id="5205" w:author="Arthur Parmentier" w:date="2020-06-03T17:28:00Z">
        <w:r w:rsidR="00E84F73" w:rsidRPr="007C437A">
          <w:t>ike the human cognition system).</w:t>
        </w:r>
      </w:ins>
      <w:ins w:id="5206" w:author="Arthur Parmentier" w:date="2020-05-22T19:29:00Z">
        <w:r w:rsidR="0049456C" w:rsidRPr="007C437A">
          <w:br/>
        </w:r>
      </w:ins>
      <w:ins w:id="5207" w:author="Arthur Parmentier" w:date="2020-06-03T17:27:00Z">
        <w:r w:rsidR="00EF1B4B" w:rsidRPr="007C437A">
          <w:t>W</w:t>
        </w:r>
      </w:ins>
      <w:ins w:id="5208" w:author="Arthur Parmentier" w:date="2020-05-22T19:24:00Z">
        <w:r w:rsidR="0049456C" w:rsidRPr="007C437A">
          <w:t xml:space="preserve">e can </w:t>
        </w:r>
      </w:ins>
      <w:ins w:id="5209" w:author="Arthur Parmentier" w:date="2020-05-22T19:28:00Z">
        <w:r w:rsidR="0049456C" w:rsidRPr="007C437A">
          <w:t>observe</w:t>
        </w:r>
      </w:ins>
      <w:ins w:id="5210" w:author="Arthur Parmentier" w:date="2020-05-22T19:24:00Z">
        <w:r w:rsidR="0049456C" w:rsidRPr="007C437A">
          <w:t xml:space="preserve"> two </w:t>
        </w:r>
      </w:ins>
      <w:ins w:id="5211" w:author="Arthur Parmentier" w:date="2020-05-22T19:25:00Z">
        <w:r w:rsidR="0049456C" w:rsidRPr="007C437A">
          <w:t>main scales at which signs are performed: full body and hands.</w:t>
        </w:r>
      </w:ins>
      <w:ins w:id="5212" w:author="Arthur Parmentier" w:date="2020-05-22T19:29:00Z">
        <w:r w:rsidR="0049456C" w:rsidRPr="007C437A">
          <w:t xml:space="preserve"> </w:t>
        </w:r>
      </w:ins>
      <w:ins w:id="5213" w:author="Arthur Parmentier" w:date="2020-05-22T19:31:00Z">
        <w:r w:rsidR="00640FA9" w:rsidRPr="007C437A">
          <w:t>Although the</w:t>
        </w:r>
      </w:ins>
      <w:ins w:id="5214" w:author="Arthur Parmentier" w:date="2020-05-22T19:32:00Z">
        <w:r w:rsidR="00640FA9" w:rsidRPr="007C437A">
          <w:t>re are certain costly technologies that would allow us to deal with both scale in one model, I propose</w:t>
        </w:r>
      </w:ins>
      <w:ins w:id="5215" w:author="Arthur Parmentier" w:date="2020-05-22T19:33:00Z">
        <w:r w:rsidR="00640FA9" w:rsidRPr="007C437A">
          <w:t xml:space="preserve"> and discuss</w:t>
        </w:r>
      </w:ins>
      <w:ins w:id="5216" w:author="Arthur Parmentier" w:date="2020-05-22T19:32:00Z">
        <w:r w:rsidR="00640FA9" w:rsidRPr="007C437A">
          <w:t xml:space="preserve"> two different</w:t>
        </w:r>
      </w:ins>
      <w:ins w:id="5217" w:author="Arthur Parmentier" w:date="2020-05-22T19:33:00Z">
        <w:r w:rsidR="00640FA9" w:rsidRPr="007C437A">
          <w:t xml:space="preserve"> technologies that are each adapted and efficient </w:t>
        </w:r>
      </w:ins>
      <w:ins w:id="5218" w:author="Arthur Parmentier" w:date="2020-05-22T19:44:00Z">
        <w:r w:rsidR="00D16ED0" w:rsidRPr="007C437A">
          <w:t>for each one.</w:t>
        </w:r>
      </w:ins>
    </w:p>
    <w:p w:rsidR="00240203" w:rsidRPr="007C437A" w:rsidRDefault="00240203">
      <w:pPr>
        <w:pStyle w:val="Titre4"/>
        <w:rPr>
          <w:ins w:id="5219" w:author="Arthur Parmentier" w:date="2020-05-22T19:45:00Z"/>
        </w:rPr>
      </w:pPr>
      <w:ins w:id="5220" w:author="Arthur Parmentier" w:date="2020-05-18T15:10:00Z">
        <w:r w:rsidRPr="007C437A">
          <w:t xml:space="preserve">Full body </w:t>
        </w:r>
      </w:ins>
      <w:ins w:id="5221" w:author="Arthur Parmentier" w:date="2020-05-22T19:44:00Z">
        <w:r w:rsidR="00BE6686" w:rsidRPr="007C437A">
          <w:t>scale: “skeleton” tracking</w:t>
        </w:r>
      </w:ins>
    </w:p>
    <w:p w:rsidR="00F6380F" w:rsidRPr="007C437A" w:rsidRDefault="003D69EC" w:rsidP="00F6380F">
      <w:pPr>
        <w:rPr>
          <w:ins w:id="5222" w:author="Arthur Parmentier" w:date="2020-05-22T19:51:00Z"/>
        </w:rPr>
      </w:pPr>
      <w:ins w:id="5223" w:author="Arthur Parmentier" w:date="2020-06-03T17:38:00Z">
        <w:r w:rsidRPr="007C437A">
          <w:t>To construct our features for the identification of the signs, we must drop a lot of in</w:t>
        </w:r>
      </w:ins>
      <w:ins w:id="5224" w:author="Arthur Parmentier" w:date="2020-06-03T17:39:00Z">
        <w:r w:rsidRPr="007C437A">
          <w:t>formation from the input of the system, such as the webcam or motion tracki</w:t>
        </w:r>
      </w:ins>
      <w:ins w:id="5225" w:author="Arthur Parmentier" w:date="2020-06-03T17:40:00Z">
        <w:r w:rsidRPr="007C437A">
          <w:t xml:space="preserve">ng system we are using. For instance, information such as colors, </w:t>
        </w:r>
      </w:ins>
      <w:ins w:id="5226" w:author="Arthur Parmentier" w:date="2020-06-03T17:41:00Z">
        <w:r w:rsidRPr="007C437A">
          <w:t>certain body parts such as the belly or torso</w:t>
        </w:r>
      </w:ins>
      <w:ins w:id="5227" w:author="Arthur Parmentier" w:date="2020-06-03T17:42:00Z">
        <w:r w:rsidRPr="007C437A">
          <w:t xml:space="preserve">, sound, etc, are not crucial for the identification of SP signs. There may be cases in which there are, but they will not be covered </w:t>
        </w:r>
      </w:ins>
      <w:ins w:id="5228" w:author="Arthur Parmentier" w:date="2020-06-03T17:43:00Z">
        <w:r w:rsidRPr="007C437A">
          <w:t xml:space="preserve">by this project. </w:t>
        </w:r>
      </w:ins>
      <w:ins w:id="5229" w:author="Arthur Parmentier" w:date="2020-06-03T17:44:00Z">
        <w:r w:rsidRPr="007C437A">
          <w:br/>
        </w:r>
      </w:ins>
      <w:ins w:id="5230" w:author="Arthur Parmentier" w:date="2020-06-03T17:43:00Z">
        <w:r w:rsidRPr="007C437A">
          <w:t>Typically, the “skeleton” representation of the position of each broad body part of the soundpainter (hands, shoulders, head, hips, knees,</w:t>
        </w:r>
      </w:ins>
      <w:ins w:id="5231" w:author="Arthur Parmentier" w:date="2020-06-03T17:44:00Z">
        <w:r w:rsidRPr="007C437A">
          <w:t xml:space="preserve"> feet…) </w:t>
        </w:r>
      </w:ins>
      <w:ins w:id="5232" w:author="Arthur Parmentier" w:date="2020-06-03T17:45:00Z">
        <w:r w:rsidRPr="007C437A">
          <w:t xml:space="preserve">would allow the computer to recognized most basic signs at the full body scale. Because of the structure of the body (articulations, </w:t>
        </w:r>
      </w:ins>
      <w:ins w:id="5233" w:author="Arthur Parmentier" w:date="2020-06-03T17:46:00Z">
        <w:r w:rsidRPr="007C437A">
          <w:t>rigid body parts…), only several key points are needed to model its skeleton. Then, t</w:t>
        </w:r>
      </w:ins>
      <w:ins w:id="5234" w:author="Arthur Parmentier" w:date="2020-05-22T19:45:00Z">
        <w:r w:rsidR="00F6380F" w:rsidRPr="007C437A">
          <w:t xml:space="preserve">he </w:t>
        </w:r>
      </w:ins>
      <w:ins w:id="5235" w:author="Arthur Parmentier" w:date="2020-05-22T19:46:00Z">
        <w:r w:rsidR="00F6380F" w:rsidRPr="007C437A">
          <w:t>features that would allow us to classify different signs must typically</w:t>
        </w:r>
      </w:ins>
      <w:ins w:id="5236" w:author="Arthur Parmentier" w:date="2020-05-22T19:47:00Z">
        <w:r w:rsidR="00F6380F" w:rsidRPr="007C437A">
          <w:t xml:space="preserve"> reach a precision of the order of magnitude below the</w:t>
        </w:r>
      </w:ins>
      <w:ins w:id="5237" w:author="Arthur Parmentier" w:date="2020-06-03T17:28:00Z">
        <w:r w:rsidR="00E84F73" w:rsidRPr="007C437A">
          <w:t xml:space="preserve"> </w:t>
        </w:r>
      </w:ins>
      <w:ins w:id="5238" w:author="Arthur Parmentier" w:date="2020-06-03T17:46:00Z">
        <w:r w:rsidRPr="007C437A">
          <w:t>distance between t</w:t>
        </w:r>
      </w:ins>
      <w:ins w:id="5239" w:author="Arthur Parmentier" w:date="2020-06-03T17:47:00Z">
        <w:r w:rsidRPr="007C437A">
          <w:t>wo keypoints.</w:t>
        </w:r>
      </w:ins>
      <w:ins w:id="5240" w:author="Arthur Parmentier" w:date="2020-06-03T17:31:00Z">
        <w:r w:rsidR="00E84F73" w:rsidRPr="007C437A">
          <w:t xml:space="preserve"> </w:t>
        </w:r>
      </w:ins>
      <w:ins w:id="5241" w:author="Arthur Parmentier" w:date="2020-06-03T17:47:00Z">
        <w:r w:rsidRPr="007C437A">
          <w:t>Assuming</w:t>
        </w:r>
      </w:ins>
      <w:ins w:id="5242" w:author="Arthur Parmentier" w:date="2020-05-22T19:47:00Z">
        <w:r w:rsidR="00F6380F" w:rsidRPr="007C437A">
          <w:t xml:space="preserve"> </w:t>
        </w:r>
      </w:ins>
      <w:ins w:id="5243" w:author="Arthur Parmentier" w:date="2020-05-22T19:48:00Z">
        <w:r w:rsidR="00F6380F" w:rsidRPr="007C437A">
          <w:t xml:space="preserve">that most body parts are separated by a distance of </w:t>
        </w:r>
      </w:ins>
      <w:ins w:id="5244" w:author="Arthur Parmentier" w:date="2020-05-22T19:49:00Z">
        <w:r w:rsidR="00F6380F" w:rsidRPr="007C437A">
          <w:t xml:space="preserve">the </w:t>
        </w:r>
      </w:ins>
      <w:ins w:id="5245" w:author="Arthur Parmentier" w:date="2020-05-22T19:48:00Z">
        <w:r w:rsidR="00F6380F" w:rsidRPr="007C437A">
          <w:t xml:space="preserve">order of 10cm, </w:t>
        </w:r>
      </w:ins>
      <w:ins w:id="5246"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247" w:author="Arthur Parmentier" w:date="2020-05-22T19:50:00Z">
        <w:r w:rsidR="00F6380F" w:rsidRPr="007C437A">
          <w:t>a precision of the order of the centimeter.</w:t>
        </w:r>
      </w:ins>
    </w:p>
    <w:p w:rsidR="0004080C" w:rsidRPr="007C437A" w:rsidRDefault="0004080C">
      <w:pPr>
        <w:rPr>
          <w:ins w:id="5248" w:author="Arthur Parmentier" w:date="2020-05-18T15:10:00Z"/>
          <w:rPrChange w:id="5249" w:author="Arthur Parmentier" w:date="2020-06-07T15:27:00Z">
            <w:rPr>
              <w:ins w:id="5250" w:author="Arthur Parmentier" w:date="2020-05-18T15:10:00Z"/>
            </w:rPr>
          </w:rPrChange>
        </w:rPr>
        <w:pPrChange w:id="5251" w:author="Arthur Parmentier" w:date="2020-05-22T19:45:00Z">
          <w:pPr>
            <w:pStyle w:val="Titre3"/>
          </w:pPr>
        </w:pPrChange>
      </w:pPr>
      <w:ins w:id="5252" w:author="Arthur Parmentier" w:date="2020-05-22T19:51:00Z">
        <w:r w:rsidRPr="007C437A">
          <w:rPr>
            <w:rPrChange w:id="5253" w:author="Arthur Parmentier" w:date="2020-06-07T15:27:00Z">
              <w:rPr/>
            </w:rPrChange>
          </w:rPr>
          <w:t xml:space="preserve">In the following part, I will </w:t>
        </w:r>
      </w:ins>
      <w:ins w:id="5254" w:author="Arthur Parmentier" w:date="2020-05-22T19:52:00Z">
        <w:r w:rsidRPr="007C437A">
          <w:rPr>
            <w:rPrChange w:id="5255"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256" w:author="Arthur Parmentier" w:date="2020-05-19T15:54:00Z"/>
          <w:rPrChange w:id="5257" w:author="Arthur Parmentier" w:date="2020-06-07T15:27:00Z">
            <w:rPr>
              <w:ins w:id="5258" w:author="Arthur Parmentier" w:date="2020-05-19T15:54:00Z"/>
            </w:rPr>
          </w:rPrChange>
        </w:rPr>
        <w:pPrChange w:id="5259" w:author="Arthur Parmentier" w:date="2020-05-19T15:54:00Z">
          <w:pPr/>
        </w:pPrChange>
      </w:pPr>
      <w:ins w:id="5260" w:author="Arthur Parmentier" w:date="2020-05-19T15:54:00Z">
        <w:r w:rsidRPr="007C437A">
          <w:rPr>
            <w:rPrChange w:id="5261" w:author="Arthur Parmentier" w:date="2020-06-07T15:27:00Z">
              <w:rPr/>
            </w:rPrChange>
          </w:rPr>
          <w:t>Introduction to PoseNet</w:t>
        </w:r>
      </w:ins>
    </w:p>
    <w:p w:rsidR="00240203" w:rsidRPr="007C437A" w:rsidRDefault="00116732" w:rsidP="00240203">
      <w:pPr>
        <w:rPr>
          <w:ins w:id="5262" w:author="Arthur Parmentier" w:date="2020-05-22T19:57:00Z"/>
        </w:rPr>
      </w:pPr>
      <w:ins w:id="5263" w:author="Arthur Parmentier" w:date="2020-05-18T15:17:00Z">
        <w:r w:rsidRPr="007C437A">
          <w:rPr>
            <w:rStyle w:val="Accentuation"/>
            <w:i w:val="0"/>
            <w:iCs w:val="0"/>
            <w:rPrChange w:id="5264" w:author="Arthur Parmentier" w:date="2020-06-07T15:27:00Z">
              <w:rPr>
                <w:rStyle w:val="Accentuation"/>
              </w:rPr>
            </w:rPrChange>
          </w:rPr>
          <w:t>PoseNet</w:t>
        </w:r>
      </w:ins>
      <w:ins w:id="5265" w:author="Arthur Parmentier" w:date="2020-05-18T15:19:00Z">
        <w:r w:rsidRPr="007C437A">
          <w:rPr>
            <w:rStyle w:val="Appelnotedebasdep"/>
          </w:rPr>
          <w:footnoteReference w:id="31"/>
        </w:r>
      </w:ins>
      <w:ins w:id="5271" w:author="Arthur Parmentier" w:date="2020-05-22T19:54:00Z">
        <w:r w:rsidR="00BA66EC" w:rsidRPr="007C437A">
          <w:t xml:space="preserve"> is</w:t>
        </w:r>
      </w:ins>
      <w:ins w:id="5272" w:author="Arthur Parmentier" w:date="2020-05-18T15:17:00Z">
        <w:r w:rsidRPr="007C437A">
          <w:t xml:space="preserve"> a </w:t>
        </w:r>
      </w:ins>
      <w:ins w:id="5273" w:author="Arthur Parmentier" w:date="2020-05-22T19:20:00Z">
        <w:r w:rsidR="00BD73B3" w:rsidRPr="007C437A">
          <w:t>computer-</w:t>
        </w:r>
      </w:ins>
      <w:ins w:id="5274" w:author="Arthur Parmentier" w:date="2020-05-18T15:17:00Z">
        <w:r w:rsidRPr="007C437A">
          <w:t>vision model that can be used to estimate the pose of a person in an image or video by estimating where key body joints are</w:t>
        </w:r>
      </w:ins>
      <w:ins w:id="5275" w:author="Arthur Parmentier" w:date="2020-05-19T15:27:00Z">
        <w:r w:rsidR="00DC1119" w:rsidRPr="007C437A">
          <w:t xml:space="preserve"> in 2D space</w:t>
        </w:r>
      </w:ins>
      <w:ins w:id="5276" w:author="Arthur Parmentier" w:date="2020-05-18T15:17:00Z">
        <w:r w:rsidRPr="007C437A">
          <w:t>.</w:t>
        </w:r>
      </w:ins>
      <w:ins w:id="5277" w:author="Arthur Parmentier" w:date="2020-05-18T15:24:00Z">
        <w:r w:rsidR="00CE53C0" w:rsidRPr="007C437A">
          <w:t xml:space="preserve"> </w:t>
        </w:r>
      </w:ins>
      <w:ins w:id="5278" w:author="Arthur Parmentier" w:date="2020-05-22T19:55:00Z">
        <w:r w:rsidR="005E0A3C" w:rsidRPr="007C437A">
          <w:t>Its performances on modern CPUs and GPUs allow it to run in real-time using a webcam or alternative low-latency vide</w:t>
        </w:r>
      </w:ins>
      <w:ins w:id="5279" w:author="Arthur Parmentier" w:date="2020-05-22T19:56:00Z">
        <w:r w:rsidR="005E0A3C" w:rsidRPr="007C437A">
          <w:t>o input devices.</w:t>
        </w:r>
      </w:ins>
    </w:p>
    <w:p w:rsidR="00D86CC2" w:rsidRPr="007C437A" w:rsidRDefault="00D86CC2" w:rsidP="00240203">
      <w:pPr>
        <w:rPr>
          <w:ins w:id="5280" w:author="Arthur Parmentier" w:date="2020-05-22T20:07:00Z"/>
        </w:rPr>
      </w:pPr>
      <w:ins w:id="5281" w:author="Arthur Parmentier" w:date="2020-05-22T19:57:00Z">
        <w:r w:rsidRPr="007C437A">
          <w:t>In Max/MSP</w:t>
        </w:r>
      </w:ins>
      <w:ins w:id="5282" w:author="Arthur Parmentier" w:date="2020-05-22T19:58:00Z">
        <w:r w:rsidRPr="007C437A">
          <w:t>, I could adapt</w:t>
        </w:r>
      </w:ins>
      <w:ins w:id="5283" w:author="Arthur Parmentier" w:date="2020-05-22T19:59:00Z">
        <w:r w:rsidRPr="007C437A">
          <w:t xml:space="preserve"> and upgrade</w:t>
        </w:r>
      </w:ins>
      <w:ins w:id="5284" w:author="Arthur Parmentier" w:date="2020-05-22T19:58:00Z">
        <w:r w:rsidRPr="007C437A">
          <w:t xml:space="preserve"> two demonstration projects </w:t>
        </w:r>
      </w:ins>
      <w:ins w:id="5285" w:author="Arthur Parmentier" w:date="2020-05-22T19:59:00Z">
        <w:r w:rsidRPr="007C437A">
          <w:t>showing</w:t>
        </w:r>
      </w:ins>
      <w:ins w:id="5286" w:author="Arthur Parmentier" w:date="2020-05-22T19:58:00Z">
        <w:r w:rsidRPr="007C437A">
          <w:t xml:space="preserve"> how </w:t>
        </w:r>
      </w:ins>
      <w:ins w:id="5287" w:author="Arthur Parmentier" w:date="2020-05-22T19:59:00Z">
        <w:r w:rsidRPr="007C437A">
          <w:t>to port PoseNet into Max with Node.js</w:t>
        </w:r>
      </w:ins>
      <w:ins w:id="5288" w:author="Arthur Parmentier" w:date="2020-05-22T19:58:00Z">
        <w:r w:rsidRPr="007C437A">
          <w:rPr>
            <w:rStyle w:val="Appelnotedebasdep"/>
          </w:rPr>
          <w:footnoteReference w:id="32"/>
        </w:r>
      </w:ins>
      <w:ins w:id="5295" w:author="Arthur Parmentier" w:date="2020-05-22T19:59:00Z">
        <w:r w:rsidRPr="007C437A">
          <w:t xml:space="preserve"> to build </w:t>
        </w:r>
      </w:ins>
      <w:ins w:id="5296" w:author="Arthur Parmentier" w:date="2020-05-22T20:00:00Z">
        <w:r w:rsidR="00B44867" w:rsidRPr="007C437A">
          <w:t xml:space="preserve">a simple user interface </w:t>
        </w:r>
      </w:ins>
      <w:ins w:id="5297" w:author="Arthur Parmentier" w:date="2020-05-22T20:06:00Z">
        <w:r w:rsidR="00D0268F" w:rsidRPr="007C437A">
          <w:t xml:space="preserve">(1.2.) </w:t>
        </w:r>
      </w:ins>
      <w:ins w:id="5298" w:author="Arthur Parmentier" w:date="2020-05-22T20:00:00Z">
        <w:r w:rsidR="00B44867" w:rsidRPr="007C437A">
          <w:t xml:space="preserve">allowing the user to start PoseNet either in a separate window, within an Electron process or directly </w:t>
        </w:r>
      </w:ins>
      <w:ins w:id="5299" w:author="Arthur Parmentier" w:date="2020-05-22T20:01:00Z">
        <w:r w:rsidR="00B44867" w:rsidRPr="007C437A">
          <w:t xml:space="preserve">inside a Jweb object on the patcher. </w:t>
        </w:r>
      </w:ins>
      <w:ins w:id="5300" w:author="Arthur Parmentier" w:date="2020-06-03T21:42:00Z">
        <w:r w:rsidR="0083784D" w:rsidRPr="007C437A">
          <w:t xml:space="preserve">A demo of the process can be found in my </w:t>
        </w:r>
      </w:ins>
      <w:ins w:id="5301" w:author="Arthur Parmentier" w:date="2020-06-03T21:44:00Z">
        <w:r w:rsidR="0083784D" w:rsidRPr="007C437A">
          <w:rPr>
            <w:rPrChange w:id="5302" w:author="Arthur Parmentier" w:date="2020-06-07T15:27:00Z">
              <w:rPr/>
            </w:rPrChange>
          </w:rPr>
          <w:fldChar w:fldCharType="begin"/>
        </w:r>
        <w:r w:rsidR="0083784D" w:rsidRPr="007C437A">
          <w:instrText xml:space="preserve"> HYPERLINK "https://www.youtube.com/watch?v=jW6bo6XkhFo" </w:instrText>
        </w:r>
        <w:r w:rsidR="0083784D" w:rsidRPr="007C437A">
          <w:rPr>
            <w:rPrChange w:id="5303" w:author="Arthur Parmentier" w:date="2020-06-07T15:27:00Z">
              <w:rPr/>
            </w:rPrChange>
          </w:rPr>
          <w:fldChar w:fldCharType="separate"/>
        </w:r>
        <w:r w:rsidR="0083784D" w:rsidRPr="007C437A">
          <w:rPr>
            <w:rStyle w:val="Lienhypertexte"/>
          </w:rPr>
          <w:t>second</w:t>
        </w:r>
        <w:r w:rsidR="0083784D" w:rsidRPr="007C437A">
          <w:rPr>
            <w:rPrChange w:id="5304" w:author="Arthur Parmentier" w:date="2020-06-07T15:27:00Z">
              <w:rPr/>
            </w:rPrChange>
          </w:rPr>
          <w:fldChar w:fldCharType="end"/>
        </w:r>
      </w:ins>
      <w:ins w:id="5305" w:author="Arthur Parmentier" w:date="2020-06-03T21:43:00Z">
        <w:r w:rsidR="0083784D" w:rsidRPr="007C437A">
          <w:t xml:space="preserve"> and </w:t>
        </w:r>
      </w:ins>
      <w:ins w:id="5306" w:author="Arthur Parmentier" w:date="2020-06-03T21:44:00Z">
        <w:r w:rsidR="0083784D" w:rsidRPr="007C437A">
          <w:rPr>
            <w:rPrChange w:id="5307" w:author="Arthur Parmentier" w:date="2020-06-07T15:27:00Z">
              <w:rPr/>
            </w:rPrChange>
          </w:rPr>
          <w:fldChar w:fldCharType="begin"/>
        </w:r>
        <w:r w:rsidR="0083784D" w:rsidRPr="007C437A">
          <w:instrText xml:space="preserve"> HYPERLINK "https://www.youtube.com/watch?v=OmPFMT9mgOs" </w:instrText>
        </w:r>
        <w:r w:rsidR="0083784D" w:rsidRPr="007C437A">
          <w:rPr>
            <w:rPrChange w:id="5308" w:author="Arthur Parmentier" w:date="2020-06-07T15:27:00Z">
              <w:rPr/>
            </w:rPrChange>
          </w:rPr>
          <w:fldChar w:fldCharType="separate"/>
        </w:r>
        <w:r w:rsidR="0083784D" w:rsidRPr="007C437A">
          <w:rPr>
            <w:rStyle w:val="Lienhypertexte"/>
          </w:rPr>
          <w:t>third</w:t>
        </w:r>
        <w:r w:rsidR="0083784D" w:rsidRPr="007C437A">
          <w:rPr>
            <w:rPrChange w:id="5309" w:author="Arthur Parmentier" w:date="2020-06-07T15:27:00Z">
              <w:rPr/>
            </w:rPrChange>
          </w:rPr>
          <w:fldChar w:fldCharType="end"/>
        </w:r>
      </w:ins>
      <w:ins w:id="5310" w:author="Arthur Parmentier" w:date="2020-06-03T21:43:00Z">
        <w:r w:rsidR="0083784D" w:rsidRPr="007C437A">
          <w:t xml:space="preserve"> demo video of the tool. </w:t>
        </w:r>
      </w:ins>
      <w:ins w:id="5311" w:author="Arthur Parmentier" w:date="2020-05-22T20:01:00Z">
        <w:r w:rsidR="00B44867" w:rsidRPr="007C437A">
          <w:t xml:space="preserve">I have observed </w:t>
        </w:r>
      </w:ins>
      <w:ins w:id="5312" w:author="Arthur Parmentier" w:date="2020-05-22T20:02:00Z">
        <w:r w:rsidR="00B44867" w:rsidRPr="007C437A">
          <w:t>a</w:t>
        </w:r>
      </w:ins>
      <w:ins w:id="5313" w:author="Arthur Parmentier" w:date="2020-05-22T20:01:00Z">
        <w:r w:rsidR="00B44867" w:rsidRPr="007C437A">
          <w:t xml:space="preserve"> </w:t>
        </w:r>
      </w:ins>
      <w:ins w:id="5314" w:author="Arthur Parmentier" w:date="2020-06-03T17:49:00Z">
        <w:r w:rsidR="00EB3650" w:rsidRPr="007C437A">
          <w:t xml:space="preserve">slightly </w:t>
        </w:r>
      </w:ins>
      <w:ins w:id="5315" w:author="Arthur Parmentier" w:date="2020-06-03T17:48:00Z">
        <w:r w:rsidR="00DD75CE" w:rsidRPr="007C437A">
          <w:t xml:space="preserve">lower </w:t>
        </w:r>
      </w:ins>
      <w:ins w:id="5316" w:author="Arthur Parmentier" w:date="2020-05-22T20:01:00Z">
        <w:r w:rsidR="00B44867" w:rsidRPr="007C437A">
          <w:t>performance</w:t>
        </w:r>
      </w:ins>
      <w:ins w:id="5317" w:author="Arthur Parmentier" w:date="2020-05-22T20:02:00Z">
        <w:r w:rsidR="00B44867" w:rsidRPr="007C437A">
          <w:t xml:space="preserve"> with the Jweb object than the Electron process on my computer</w:t>
        </w:r>
      </w:ins>
      <w:ins w:id="5318" w:author="Arthur Parmentier" w:date="2020-05-22T20:03:00Z">
        <w:r w:rsidR="00B44867" w:rsidRPr="007C437A">
          <w:t xml:space="preserve"> </w:t>
        </w:r>
      </w:ins>
      <w:ins w:id="5319" w:author="Arthur Parmentier" w:date="2020-05-23T19:47:00Z">
        <w:r w:rsidR="00BF1ECB" w:rsidRPr="007C437A">
          <w:t>and</w:t>
        </w:r>
      </w:ins>
      <w:ins w:id="5320" w:author="Arthur Parmentier" w:date="2020-05-22T20:03:00Z">
        <w:r w:rsidR="00B44867" w:rsidRPr="007C437A">
          <w:t xml:space="preserve"> the Electron process has the advantage of having its dedicated window, allowing the user to move it</w:t>
        </w:r>
      </w:ins>
      <w:ins w:id="5321" w:author="Arthur Parmentier" w:date="2020-05-22T20:05:00Z">
        <w:r w:rsidR="00DB3548" w:rsidRPr="007C437A">
          <w:t>, resize it</w:t>
        </w:r>
      </w:ins>
      <w:ins w:id="5322"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323" w:author="Arthur Parmentier" w:date="2020-05-22T20:04:00Z">
        <w:r w:rsidR="00DB3548" w:rsidRPr="007C437A">
          <w:t xml:space="preserve">PoseNet performance drops critically. Both </w:t>
        </w:r>
      </w:ins>
      <w:ins w:id="5324" w:author="Arthur Parmentier" w:date="2020-05-23T19:47:00Z">
        <w:r w:rsidR="00E336D0" w:rsidRPr="007C437A">
          <w:t xml:space="preserve">hosts (Jweb and Electron) </w:t>
        </w:r>
      </w:ins>
      <w:ins w:id="5325" w:author="Arthur Parmentier" w:date="2020-05-22T20:04:00Z">
        <w:r w:rsidR="00DB3548" w:rsidRPr="007C437A">
          <w:t>are perfectly in</w:t>
        </w:r>
      </w:ins>
      <w:ins w:id="5326" w:author="Arthur Parmentier" w:date="2020-05-22T20:05:00Z">
        <w:r w:rsidR="00DB3548" w:rsidRPr="007C437A">
          <w:t>ter-</w:t>
        </w:r>
      </w:ins>
      <w:ins w:id="5327" w:author="Arthur Parmentier" w:date="2020-05-22T20:07:00Z">
        <w:r w:rsidR="005B6936" w:rsidRPr="007C437A">
          <w:t>changeable</w:t>
        </w:r>
      </w:ins>
      <w:ins w:id="5328" w:author="Arthur Parmentier" w:date="2020-05-22T20:06:00Z">
        <w:r w:rsidR="00DB3548" w:rsidRPr="007C437A">
          <w:t xml:space="preserve"> in less than a minute (for loading the model).</w:t>
        </w:r>
      </w:ins>
    </w:p>
    <w:p w:rsidR="005B6936" w:rsidRPr="007C437A" w:rsidRDefault="005B6936">
      <w:pPr>
        <w:keepNext/>
        <w:rPr>
          <w:ins w:id="5329" w:author="Arthur Parmentier" w:date="2020-05-22T20:11:00Z"/>
        </w:rPr>
        <w:pPrChange w:id="5330" w:author="Arthur Parmentier" w:date="2020-05-22T20:11:00Z">
          <w:pPr/>
        </w:pPrChange>
      </w:pPr>
      <w:ins w:id="5331" w:author="Arthur Parmentier" w:date="2020-05-22T20:11:00Z">
        <w:r w:rsidRPr="007C437A">
          <w:rPr>
            <w:noProof/>
            <w:rPrChange w:id="5332"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333" w:author="Arthur Parmentier" w:date="2020-05-19T15:04:00Z"/>
          <w:rPrChange w:id="5334" w:author="Arthur Parmentier" w:date="2020-06-07T15:27:00Z">
            <w:rPr>
              <w:ins w:id="5335" w:author="Arthur Parmentier" w:date="2020-05-19T15:04:00Z"/>
            </w:rPr>
          </w:rPrChange>
        </w:rPr>
        <w:pPrChange w:id="5336" w:author="Arthur Parmentier" w:date="2020-05-22T20:11:00Z">
          <w:pPr/>
        </w:pPrChange>
      </w:pPr>
      <w:ins w:id="5337" w:author="Arthur Parmentier" w:date="2020-05-22T20:11:00Z">
        <w:r w:rsidRPr="007C437A">
          <w:rPr>
            <w:rPrChange w:id="5338" w:author="Arthur Parmentier" w:date="2020-06-07T15:27:00Z">
              <w:rPr/>
            </w:rPrChange>
          </w:rPr>
          <w:t xml:space="preserve">Figure </w:t>
        </w:r>
        <w:r w:rsidRPr="007C437A">
          <w:rPr>
            <w:rPrChange w:id="5339" w:author="Arthur Parmentier" w:date="2020-06-07T15:27:00Z">
              <w:rPr/>
            </w:rPrChange>
          </w:rPr>
          <w:fldChar w:fldCharType="begin"/>
        </w:r>
        <w:r w:rsidRPr="007C437A">
          <w:rPr>
            <w:rPrChange w:id="5340" w:author="Arthur Parmentier" w:date="2020-06-07T15:27:00Z">
              <w:rPr/>
            </w:rPrChange>
          </w:rPr>
          <w:instrText xml:space="preserve"> SEQ Figure \* ARABIC </w:instrText>
        </w:r>
      </w:ins>
      <w:r w:rsidRPr="007C437A">
        <w:rPr>
          <w:rPrChange w:id="5341" w:author="Arthur Parmentier" w:date="2020-06-07T15:27:00Z">
            <w:rPr/>
          </w:rPrChange>
        </w:rPr>
        <w:fldChar w:fldCharType="separate"/>
      </w:r>
      <w:ins w:id="5342" w:author="Arthur Parmentier" w:date="2020-06-05T21:05:00Z">
        <w:r w:rsidR="001C2AA6" w:rsidRPr="007C437A">
          <w:rPr>
            <w:rPrChange w:id="5343" w:author="Arthur Parmentier" w:date="2020-06-07T15:27:00Z">
              <w:rPr>
                <w:noProof/>
              </w:rPr>
            </w:rPrChange>
          </w:rPr>
          <w:t>3</w:t>
        </w:r>
      </w:ins>
      <w:ins w:id="5344" w:author="Arthur Parmentier" w:date="2020-05-22T20:11:00Z">
        <w:r w:rsidRPr="007C437A">
          <w:rPr>
            <w:rPrChange w:id="5345" w:author="Arthur Parmentier" w:date="2020-06-07T15:27:00Z">
              <w:rPr/>
            </w:rPrChange>
          </w:rPr>
          <w:fldChar w:fldCharType="end"/>
        </w:r>
        <w:r w:rsidRPr="007C437A">
          <w:rPr>
            <w:rPrChange w:id="5346" w:author="Arthur Parmentier" w:date="2020-06-07T15:27:00Z">
              <w:rPr/>
            </w:rPrChange>
          </w:rPr>
          <w:t xml:space="preserve"> View of PoseNet inside Max/MSP</w:t>
        </w:r>
      </w:ins>
    </w:p>
    <w:p w:rsidR="00863218" w:rsidRPr="007C437A" w:rsidRDefault="009F79AA" w:rsidP="00240203">
      <w:pPr>
        <w:rPr>
          <w:ins w:id="5347" w:author="Arthur Parmentier" w:date="2020-05-18T15:21:00Z"/>
        </w:rPr>
      </w:pPr>
      <w:ins w:id="5348" w:author="Arthur Parmentier" w:date="2020-05-19T15:15:00Z">
        <w:r w:rsidRPr="007C437A">
          <w:rPr>
            <w:noProof/>
            <w:rPrChange w:id="5349"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AE7D19" w:rsidRPr="00821FC2" w:rsidRDefault="00AE7D19">
                              <w:pPr>
                                <w:pStyle w:val="Lgende"/>
                                <w:rPr>
                                  <w:noProof/>
                                </w:rPr>
                                <w:pPrChange w:id="5350" w:author="Arthur Parmentier" w:date="2020-05-19T15:15:00Z">
                                  <w:pPr/>
                                </w:pPrChange>
                              </w:pPr>
                              <w:ins w:id="5351" w:author="Arthur Parmentier" w:date="2020-05-19T15:15:00Z">
                                <w:r>
                                  <w:t xml:space="preserve">Figure </w:t>
                                </w:r>
                                <w:r>
                                  <w:fldChar w:fldCharType="begin"/>
                                </w:r>
                                <w:r>
                                  <w:instrText xml:space="preserve"> SEQ Figure \* ARABIC </w:instrText>
                                </w:r>
                              </w:ins>
                              <w:r>
                                <w:fldChar w:fldCharType="separate"/>
                              </w:r>
                              <w:ins w:id="5352" w:author="Arthur Parmentier" w:date="2020-06-05T21:05:00Z">
                                <w:r>
                                  <w:rPr>
                                    <w:noProof/>
                                  </w:rPr>
                                  <w:t>4</w:t>
                                </w:r>
                              </w:ins>
                              <w:ins w:id="5353" w:author="Arthur Parmentier" w:date="2020-05-19T15:15:00Z">
                                <w:r>
                                  <w:fldChar w:fldCharType="end"/>
                                </w:r>
                                <w:r>
                                  <w:t xml:space="preserve"> Posenet skeleton tracking for "rest of the group"</w:t>
                                </w:r>
                              </w:ins>
                              <w:ins w:id="5354"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AE7D19" w:rsidRPr="00821FC2" w:rsidRDefault="00AE7D19">
                        <w:pPr>
                          <w:pStyle w:val="Lgende"/>
                          <w:rPr>
                            <w:noProof/>
                          </w:rPr>
                          <w:pPrChange w:id="5355" w:author="Arthur Parmentier" w:date="2020-05-19T15:15:00Z">
                            <w:pPr/>
                          </w:pPrChange>
                        </w:pPr>
                        <w:ins w:id="5356" w:author="Arthur Parmentier" w:date="2020-05-19T15:15:00Z">
                          <w:r>
                            <w:t xml:space="preserve">Figure </w:t>
                          </w:r>
                          <w:r>
                            <w:fldChar w:fldCharType="begin"/>
                          </w:r>
                          <w:r>
                            <w:instrText xml:space="preserve"> SEQ Figure \* ARABIC </w:instrText>
                          </w:r>
                        </w:ins>
                        <w:r>
                          <w:fldChar w:fldCharType="separate"/>
                        </w:r>
                        <w:ins w:id="5357" w:author="Arthur Parmentier" w:date="2020-06-05T21:05:00Z">
                          <w:r>
                            <w:rPr>
                              <w:noProof/>
                            </w:rPr>
                            <w:t>4</w:t>
                          </w:r>
                        </w:ins>
                        <w:ins w:id="5358" w:author="Arthur Parmentier" w:date="2020-05-19T15:15:00Z">
                          <w:r>
                            <w:fldChar w:fldCharType="end"/>
                          </w:r>
                          <w:r>
                            <w:t xml:space="preserve"> Posenet skeleton tracking for "rest of the group"</w:t>
                          </w:r>
                        </w:ins>
                        <w:ins w:id="5359" w:author="Arthur Parmentier" w:date="2020-05-22T20:12:00Z">
                          <w:r>
                            <w:t>, from the Electron external window</w:t>
                          </w:r>
                        </w:ins>
                      </w:p>
                    </w:txbxContent>
                  </v:textbox>
                  <w10:wrap type="topAndBottom"/>
                </v:shape>
              </w:pict>
            </mc:Fallback>
          </mc:AlternateContent>
        </w:r>
      </w:ins>
      <w:ins w:id="5360" w:author="Arthur Parmentier" w:date="2020-05-19T15:14:00Z">
        <w:r w:rsidR="00863218" w:rsidRPr="007C437A">
          <w:rPr>
            <w:noProof/>
            <w:rPrChange w:id="5361"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362" w:author="Arthur Parmentier" w:date="2020-05-18T15:23:00Z"/>
        </w:rPr>
      </w:pPr>
      <w:ins w:id="5363" w:author="Arthur Parmentier" w:date="2020-05-18T15:21:00Z">
        <w:r w:rsidRPr="007C437A">
          <w:t>PoseNet allows the user</w:t>
        </w:r>
      </w:ins>
      <w:ins w:id="5364" w:author="Arthur Parmentier" w:date="2020-05-18T15:22:00Z">
        <w:r w:rsidR="006F7BD1" w:rsidRPr="007C437A">
          <w:t xml:space="preserve"> to choose different models and </w:t>
        </w:r>
      </w:ins>
      <w:ins w:id="5365"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366" w:author="Arthur Parmentier" w:date="2020-05-18T15:24:00Z"/>
        </w:rPr>
      </w:pPr>
      <w:ins w:id="5367" w:author="Arthur Parmentier" w:date="2020-05-18T15:23:00Z">
        <w:r w:rsidRPr="007C437A">
          <w:t>The architecture of the mo</w:t>
        </w:r>
      </w:ins>
      <w:ins w:id="5368" w:author="Arthur Parmentier" w:date="2020-05-18T15:24:00Z">
        <w:r w:rsidRPr="007C437A">
          <w:t>del (MobileNet or ResNet)</w:t>
        </w:r>
      </w:ins>
    </w:p>
    <w:p w:rsidR="00CE53C0" w:rsidRPr="007C437A" w:rsidRDefault="00CE53C0" w:rsidP="00CE53C0">
      <w:pPr>
        <w:pStyle w:val="Paragraphedeliste"/>
        <w:numPr>
          <w:ilvl w:val="0"/>
          <w:numId w:val="24"/>
        </w:numPr>
        <w:rPr>
          <w:ins w:id="5369" w:author="Arthur Parmentier" w:date="2020-05-18T15:27:00Z"/>
        </w:rPr>
      </w:pPr>
      <w:ins w:id="5370" w:author="Arthur Parmentier" w:date="2020-05-18T15:24:00Z">
        <w:r w:rsidRPr="007C437A">
          <w:t xml:space="preserve">The input resolution of the </w:t>
        </w:r>
      </w:ins>
      <w:ins w:id="5371" w:author="Arthur Parmentier" w:date="2020-05-18T15:25:00Z">
        <w:r w:rsidR="00266B08" w:rsidRPr="007C437A">
          <w:t>video input</w:t>
        </w:r>
      </w:ins>
    </w:p>
    <w:p w:rsidR="00266B08" w:rsidRPr="007C437A" w:rsidRDefault="00266B08" w:rsidP="00CE53C0">
      <w:pPr>
        <w:pStyle w:val="Paragraphedeliste"/>
        <w:numPr>
          <w:ilvl w:val="0"/>
          <w:numId w:val="24"/>
        </w:numPr>
        <w:rPr>
          <w:ins w:id="5372" w:author="Arthur Parmentier" w:date="2020-05-18T15:27:00Z"/>
        </w:rPr>
      </w:pPr>
      <w:ins w:id="5373" w:author="Arthur Parmentier" w:date="2020-05-18T15:27:00Z">
        <w:r w:rsidRPr="007C437A">
          <w:t>The output stride of the model</w:t>
        </w:r>
      </w:ins>
    </w:p>
    <w:p w:rsidR="00266B08" w:rsidRPr="007C437A" w:rsidRDefault="00266B08" w:rsidP="00CE53C0">
      <w:pPr>
        <w:pStyle w:val="Paragraphedeliste"/>
        <w:numPr>
          <w:ilvl w:val="0"/>
          <w:numId w:val="24"/>
        </w:numPr>
        <w:rPr>
          <w:ins w:id="5374" w:author="Arthur Parmentier" w:date="2020-05-18T15:28:00Z"/>
        </w:rPr>
      </w:pPr>
      <w:ins w:id="5375"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376" w:author="Arthur Parmentier" w:date="2020-05-18T15:29:00Z"/>
        </w:rPr>
      </w:pPr>
      <w:ins w:id="5377"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378" w:author="Arthur Parmentier" w:date="2020-05-22T20:13:00Z"/>
        </w:rPr>
      </w:pPr>
      <w:ins w:id="5379" w:author="Arthur Parmentier" w:date="2020-05-18T17:10:00Z">
        <w:r w:rsidRPr="007C437A">
          <w:t xml:space="preserve">With these settings, the user can adapt the model to its </w:t>
        </w:r>
      </w:ins>
      <w:ins w:id="5380" w:author="Arthur Parmentier" w:date="2020-05-18T17:13:00Z">
        <w:r w:rsidR="000C5075" w:rsidRPr="007C437A">
          <w:t>hardware</w:t>
        </w:r>
      </w:ins>
      <w:ins w:id="5381" w:author="Arthur Parmentier" w:date="2020-05-18T17:10:00Z">
        <w:r w:rsidRPr="007C437A">
          <w:t xml:space="preserve"> </w:t>
        </w:r>
      </w:ins>
      <w:ins w:id="5382" w:author="Arthur Parmentier" w:date="2020-05-19T10:00:00Z">
        <w:r w:rsidR="00674C10" w:rsidRPr="007C437A">
          <w:t>to get the best performance.</w:t>
        </w:r>
      </w:ins>
    </w:p>
    <w:p w:rsidR="00FF0413" w:rsidRPr="007C437A" w:rsidRDefault="00F66CEC">
      <w:pPr>
        <w:rPr>
          <w:ins w:id="5383" w:author="Arthur Parmentier" w:date="2020-05-19T10:00:00Z"/>
        </w:rPr>
      </w:pPr>
      <w:ins w:id="5384" w:author="Arthur Parmentier" w:date="2020-05-23T09:45:00Z">
        <w:r w:rsidRPr="007C437A">
          <w:t>We will discuss the optimal performance settings in a next section.</w:t>
        </w:r>
      </w:ins>
    </w:p>
    <w:p w:rsidR="005B0B86" w:rsidRPr="007C437A" w:rsidRDefault="005B0B86">
      <w:pPr>
        <w:pStyle w:val="Titre5"/>
        <w:rPr>
          <w:ins w:id="5385" w:author="Arthur Parmentier" w:date="2020-05-19T15:54:00Z"/>
          <w:rPrChange w:id="5386" w:author="Arthur Parmentier" w:date="2020-06-07T15:27:00Z">
            <w:rPr>
              <w:ins w:id="5387" w:author="Arthur Parmentier" w:date="2020-05-19T15:54:00Z"/>
            </w:rPr>
          </w:rPrChange>
        </w:rPr>
        <w:pPrChange w:id="5388" w:author="Arthur Parmentier" w:date="2020-05-19T15:54:00Z">
          <w:pPr/>
        </w:pPrChange>
      </w:pPr>
      <w:ins w:id="5389" w:author="Arthur Parmentier" w:date="2020-05-19T15:54:00Z">
        <w:r w:rsidRPr="007C437A">
          <w:rPr>
            <w:rPrChange w:id="5390" w:author="Arthur Parmentier" w:date="2020-06-07T15:27:00Z">
              <w:rPr/>
            </w:rPrChange>
          </w:rPr>
          <w:t>PoseNet advantages</w:t>
        </w:r>
      </w:ins>
    </w:p>
    <w:p w:rsidR="00674C10" w:rsidRPr="007C437A" w:rsidRDefault="00674C10">
      <w:pPr>
        <w:rPr>
          <w:ins w:id="5391" w:author="Arthur Parmentier" w:date="2020-05-19T10:01:00Z"/>
        </w:rPr>
      </w:pPr>
      <w:ins w:id="5392" w:author="Arthur Parmentier" w:date="2020-05-19T10:01:00Z">
        <w:r w:rsidRPr="007C437A">
          <w:t xml:space="preserve">PoseNet has several advantages to its concurrent </w:t>
        </w:r>
      </w:ins>
      <w:ins w:id="5393" w:author="Arthur Parmentier" w:date="2020-05-23T09:50:00Z">
        <w:r w:rsidR="00C52DE9" w:rsidRPr="007C437A">
          <w:t>technologies:</w:t>
        </w:r>
      </w:ins>
    </w:p>
    <w:p w:rsidR="00674C10" w:rsidRPr="007C437A" w:rsidRDefault="00674C10" w:rsidP="00674C10">
      <w:pPr>
        <w:pStyle w:val="Paragraphedeliste"/>
        <w:numPr>
          <w:ilvl w:val="0"/>
          <w:numId w:val="25"/>
        </w:numPr>
        <w:rPr>
          <w:ins w:id="5394" w:author="Arthur Parmentier" w:date="2020-05-19T10:08:00Z"/>
        </w:rPr>
      </w:pPr>
      <w:ins w:id="5395" w:author="Arthur Parmentier" w:date="2020-05-19T10:01:00Z">
        <w:r w:rsidRPr="007C437A">
          <w:t>It takes it input from a webcam or any video input that can be recognize</w:t>
        </w:r>
      </w:ins>
      <w:ins w:id="5396" w:author="Arthur Parmentier" w:date="2020-05-19T10:02:00Z">
        <w:r w:rsidRPr="007C437A">
          <w:t>d by the computer,</w:t>
        </w:r>
      </w:ins>
      <w:ins w:id="5397" w:author="Arthur Parmentier" w:date="2020-05-19T10:08:00Z">
        <w:r w:rsidRPr="007C437A">
          <w:t xml:space="preserve"> so that</w:t>
        </w:r>
      </w:ins>
    </w:p>
    <w:p w:rsidR="00674C10" w:rsidRPr="007C437A" w:rsidRDefault="00674C10" w:rsidP="00674C10">
      <w:pPr>
        <w:pStyle w:val="Paragraphedeliste"/>
        <w:numPr>
          <w:ilvl w:val="1"/>
          <w:numId w:val="25"/>
        </w:numPr>
        <w:rPr>
          <w:ins w:id="5398" w:author="Arthur Parmentier" w:date="2020-05-19T10:09:00Z"/>
        </w:rPr>
      </w:pPr>
      <w:ins w:id="5399"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400" w:author="Arthur Parmentier" w:date="2020-05-19T10:03:00Z"/>
        </w:rPr>
        <w:pPrChange w:id="5401" w:author="Arthur Parmentier" w:date="2020-05-19T10:08:00Z">
          <w:pPr>
            <w:pStyle w:val="Paragraphedeliste"/>
            <w:numPr>
              <w:numId w:val="25"/>
            </w:numPr>
            <w:ind w:hanging="360"/>
          </w:pPr>
        </w:pPrChange>
      </w:pPr>
      <w:ins w:id="5402" w:author="Arthur Parmentier" w:date="2020-05-19T10:09:00Z">
        <w:r w:rsidRPr="007C437A">
          <w:t>It can be used with very common</w:t>
        </w:r>
      </w:ins>
      <w:ins w:id="5403" w:author="Arthur Parmentier" w:date="2020-05-19T10:10:00Z">
        <w:r w:rsidRPr="007C437A">
          <w:t xml:space="preserve"> and cheap</w:t>
        </w:r>
      </w:ins>
      <w:ins w:id="5404" w:author="Arthur Parmentier" w:date="2020-05-19T10:09:00Z">
        <w:r w:rsidRPr="007C437A">
          <w:t xml:space="preserve"> ha</w:t>
        </w:r>
      </w:ins>
      <w:ins w:id="5405"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406" w:author="Arthur Parmentier" w:date="2020-05-19T10:06:00Z"/>
        </w:rPr>
      </w:pPr>
      <w:ins w:id="5407" w:author="Arthur Parmentier" w:date="2020-05-19T10:05:00Z">
        <w:r w:rsidRPr="007C437A">
          <w:lastRenderedPageBreak/>
          <w:t xml:space="preserve">It provides a direct feedback of its accuracy to the user by overlapping the skeleton joints with the video, allowing users to change </w:t>
        </w:r>
      </w:ins>
      <w:ins w:id="5408"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409" w:author="Arthur Parmentier" w:date="2020-05-19T10:19:00Z"/>
        </w:rPr>
      </w:pPr>
      <w:ins w:id="5410" w:author="Arthur Parmentier" w:date="2020-05-19T10:11:00Z">
        <w:r w:rsidRPr="007C437A">
          <w:t>It</w:t>
        </w:r>
      </w:ins>
      <w:ins w:id="5411" w:author="Arthur Parmentier" w:date="2020-05-19T10:13:00Z">
        <w:r w:rsidRPr="007C437A">
          <w:t xml:space="preserve"> is </w:t>
        </w:r>
      </w:ins>
      <w:ins w:id="5412" w:author="Arthur Parmentier" w:date="2020-05-19T10:15:00Z">
        <w:r w:rsidRPr="007C437A">
          <w:t xml:space="preserve">an </w:t>
        </w:r>
      </w:ins>
      <w:ins w:id="5413" w:author="Arthur Parmentier" w:date="2020-05-19T10:13:00Z">
        <w:r w:rsidRPr="007C437A">
          <w:t>open</w:t>
        </w:r>
      </w:ins>
      <w:ins w:id="5414" w:author="Arthur Parmentier" w:date="2020-05-19T10:15:00Z">
        <w:r w:rsidRPr="007C437A">
          <w:t>-</w:t>
        </w:r>
      </w:ins>
      <w:ins w:id="5415" w:author="Arthur Parmentier" w:date="2020-05-19T10:13:00Z">
        <w:r w:rsidRPr="007C437A">
          <w:t>source</w:t>
        </w:r>
      </w:ins>
      <w:ins w:id="5416" w:author="Arthur Parmentier" w:date="2020-05-19T10:15:00Z">
        <w:r w:rsidRPr="007C437A">
          <w:t xml:space="preserve"> project</w:t>
        </w:r>
      </w:ins>
      <w:ins w:id="5417" w:author="Arthur Parmentier" w:date="2020-05-19T10:17:00Z">
        <w:r w:rsidRPr="007C437A">
          <w:t>, led by giants (Google…)</w:t>
        </w:r>
      </w:ins>
      <w:ins w:id="5418" w:author="Arthur Parmentier" w:date="2020-05-19T10:19:00Z">
        <w:r w:rsidRPr="007C437A">
          <w:t xml:space="preserve"> and</w:t>
        </w:r>
      </w:ins>
      <w:ins w:id="5419" w:author="Arthur Parmentier" w:date="2020-05-19T10:17:00Z">
        <w:r w:rsidRPr="007C437A">
          <w:t xml:space="preserve"> supported by a </w:t>
        </w:r>
      </w:ins>
      <w:ins w:id="5420" w:author="Arthur Parmentier" w:date="2020-05-19T10:18:00Z">
        <w:r w:rsidRPr="007C437A">
          <w:t xml:space="preserve">vast </w:t>
        </w:r>
      </w:ins>
      <w:ins w:id="5421" w:author="Arthur Parmentier" w:date="2020-05-19T10:17:00Z">
        <w:r w:rsidRPr="007C437A">
          <w:t>community</w:t>
        </w:r>
      </w:ins>
    </w:p>
    <w:p w:rsidR="000D15D8" w:rsidRPr="007C437A" w:rsidRDefault="008E45E0" w:rsidP="00674C10">
      <w:pPr>
        <w:pStyle w:val="Paragraphedeliste"/>
        <w:numPr>
          <w:ilvl w:val="0"/>
          <w:numId w:val="25"/>
        </w:numPr>
        <w:rPr>
          <w:ins w:id="5422" w:author="Arthur Parmentier" w:date="2020-05-19T10:23:00Z"/>
        </w:rPr>
      </w:pPr>
      <w:ins w:id="5423" w:author="Arthur Parmentier" w:date="2020-05-19T10:20:00Z">
        <w:r w:rsidRPr="007C437A">
          <w:t>It is still un</w:t>
        </w:r>
      </w:ins>
      <w:ins w:id="5424" w:author="Arthur Parmentier" w:date="2020-05-19T10:21:00Z">
        <w:r w:rsidRPr="007C437A">
          <w:t xml:space="preserve">der development and will probably continue to be improved over the years, </w:t>
        </w:r>
      </w:ins>
      <w:ins w:id="5425"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426" w:author="Arthur Parmentier" w:date="2020-05-19T11:12:00Z"/>
        </w:rPr>
      </w:pPr>
      <w:ins w:id="5427" w:author="Arthur Parmentier" w:date="2020-05-19T10:24:00Z">
        <w:r w:rsidRPr="007C437A">
          <w:t xml:space="preserve">It </w:t>
        </w:r>
      </w:ins>
      <w:ins w:id="5428" w:author="Arthur Parmentier" w:date="2020-05-19T11:12:00Z">
        <w:r w:rsidR="00A43D2B" w:rsidRPr="007C437A">
          <w:t>integrates</w:t>
        </w:r>
      </w:ins>
      <w:ins w:id="5429" w:author="Arthur Parmentier" w:date="2020-05-19T11:11:00Z">
        <w:r w:rsidR="00A43D2B" w:rsidRPr="007C437A">
          <w:t xml:space="preserve"> with Max (and other systems) </w:t>
        </w:r>
      </w:ins>
      <w:ins w:id="5430" w:author="Arthur Parmentier" w:date="2020-05-19T11:12:00Z">
        <w:r w:rsidR="00A43D2B" w:rsidRPr="007C437A">
          <w:t>very easily</w:t>
        </w:r>
        <w:r w:rsidR="001E1856" w:rsidRPr="007C437A">
          <w:t xml:space="preserve"> as it can be run in a little</w:t>
        </w:r>
      </w:ins>
      <w:ins w:id="5431" w:author="Arthur Parmentier" w:date="2020-05-23T09:49:00Z">
        <w:r w:rsidR="009D2FFA" w:rsidRPr="007C437A">
          <w:t xml:space="preserve"> node.js</w:t>
        </w:r>
      </w:ins>
      <w:ins w:id="5432" w:author="Arthur Parmentier" w:date="2020-05-19T11:12:00Z">
        <w:r w:rsidR="001E1856" w:rsidRPr="007C437A">
          <w:t xml:space="preserve"> server</w:t>
        </w:r>
      </w:ins>
    </w:p>
    <w:p w:rsidR="00091253" w:rsidRPr="007C437A" w:rsidRDefault="00091253">
      <w:pPr>
        <w:pStyle w:val="Titre5"/>
        <w:rPr>
          <w:ins w:id="5433" w:author="Arthur Parmentier" w:date="2020-05-19T15:54:00Z"/>
          <w:rPrChange w:id="5434" w:author="Arthur Parmentier" w:date="2020-06-07T15:27:00Z">
            <w:rPr>
              <w:ins w:id="5435" w:author="Arthur Parmentier" w:date="2020-05-19T15:54:00Z"/>
            </w:rPr>
          </w:rPrChange>
        </w:rPr>
        <w:pPrChange w:id="5436" w:author="Arthur Parmentier" w:date="2020-05-19T15:54:00Z">
          <w:pPr/>
        </w:pPrChange>
      </w:pPr>
      <w:ins w:id="5437" w:author="Arthur Parmentier" w:date="2020-05-19T15:55:00Z">
        <w:r w:rsidRPr="007C437A">
          <w:rPr>
            <w:rPrChange w:id="5438" w:author="Arthur Parmentier" w:date="2020-06-07T15:27:00Z">
              <w:rPr/>
            </w:rPrChange>
          </w:rPr>
          <w:t>The main shortcoming of PoseNet: depth</w:t>
        </w:r>
      </w:ins>
    </w:p>
    <w:p w:rsidR="008F3623" w:rsidRPr="007C437A" w:rsidRDefault="00792D87" w:rsidP="008F3623">
      <w:pPr>
        <w:rPr>
          <w:ins w:id="5439" w:author="Arthur Parmentier" w:date="2020-05-19T15:29:00Z"/>
        </w:rPr>
      </w:pPr>
      <w:ins w:id="5440" w:author="Arthur Parmentier" w:date="2020-05-19T15:27:00Z">
        <w:r w:rsidRPr="007C437A">
          <w:t>The only ma</w:t>
        </w:r>
      </w:ins>
      <w:ins w:id="5441" w:author="Arthur Parmentier" w:date="2020-05-19T15:28:00Z">
        <w:r w:rsidRPr="007C437A">
          <w:t>j</w:t>
        </w:r>
      </w:ins>
      <w:ins w:id="5442" w:author="Arthur Parmentier" w:date="2020-05-19T15:27:00Z">
        <w:r w:rsidRPr="007C437A">
          <w:t xml:space="preserve">or shortcoming of PoseNet </w:t>
        </w:r>
      </w:ins>
      <w:ins w:id="5443" w:author="Arthur Parmentier" w:date="2020-05-19T15:28:00Z">
        <w:r w:rsidRPr="007C437A">
          <w:t>with respect to other motion tracki</w:t>
        </w:r>
      </w:ins>
      <w:ins w:id="5444" w:author="Arthur Parmentier" w:date="2020-05-19T15:29:00Z">
        <w:r w:rsidRPr="007C437A">
          <w:t>ng systems is that it only operates in 2D and does not</w:t>
        </w:r>
      </w:ins>
      <w:ins w:id="5445" w:author="Arthur Parmentier" w:date="2020-06-03T17:49:00Z">
        <w:r w:rsidR="001F5AEC" w:rsidRPr="007C437A">
          <w:t xml:space="preserve"> </w:t>
        </w:r>
      </w:ins>
      <w:ins w:id="5446" w:author="Arthur Parmentier" w:date="2020-06-03T17:50:00Z">
        <w:r w:rsidR="001F5AEC" w:rsidRPr="007C437A">
          <w:t>model</w:t>
        </w:r>
      </w:ins>
      <w:ins w:id="5447" w:author="Arthur Parmentier" w:date="2020-05-19T15:29:00Z">
        <w:r w:rsidRPr="007C437A">
          <w:t xml:space="preserve"> the depth of each</w:t>
        </w:r>
      </w:ins>
      <w:ins w:id="5448" w:author="Arthur Parmentier" w:date="2020-06-03T17:50:00Z">
        <w:r w:rsidR="001F5AEC" w:rsidRPr="007C437A">
          <w:t xml:space="preserve"> body</w:t>
        </w:r>
      </w:ins>
      <w:ins w:id="5449" w:author="Arthur Parmentier" w:date="2020-05-19T15:29:00Z">
        <w:r w:rsidRPr="007C437A">
          <w:t xml:space="preserve"> joint.</w:t>
        </w:r>
      </w:ins>
    </w:p>
    <w:p w:rsidR="00792D87" w:rsidRPr="007C437A" w:rsidRDefault="00792D87" w:rsidP="008F3623">
      <w:pPr>
        <w:rPr>
          <w:ins w:id="5450" w:author="Arthur Parmentier" w:date="2020-05-19T15:55:00Z"/>
        </w:rPr>
      </w:pPr>
      <w:ins w:id="5451" w:author="Arthur Parmentier" w:date="2020-05-19T15:29:00Z">
        <w:r w:rsidRPr="007C437A">
          <w:t>As a workaround</w:t>
        </w:r>
      </w:ins>
      <w:ins w:id="5452" w:author="Arthur Parmentier" w:date="2020-05-19T15:30:00Z">
        <w:r w:rsidRPr="007C437A">
          <w:t xml:space="preserve">, I first built a simple calibration process </w:t>
        </w:r>
      </w:ins>
      <w:ins w:id="5453" w:author="Arthur Parmentier" w:date="2020-06-03T17:50:00Z">
        <w:r w:rsidR="00AF2EC4" w:rsidRPr="007C437A">
          <w:t>that</w:t>
        </w:r>
      </w:ins>
      <w:ins w:id="5454" w:author="Arthur Parmentier" w:date="2020-05-19T15:30:00Z">
        <w:r w:rsidRPr="007C437A">
          <w:t xml:space="preserve"> allow</w:t>
        </w:r>
      </w:ins>
      <w:ins w:id="5455" w:author="Arthur Parmentier" w:date="2020-06-03T17:50:00Z">
        <w:r w:rsidR="00AF2EC4" w:rsidRPr="007C437A">
          <w:t>ed</w:t>
        </w:r>
      </w:ins>
      <w:ins w:id="5456" w:author="Arthur Parmentier" w:date="2020-05-19T15:30:00Z">
        <w:r w:rsidRPr="007C437A">
          <w:t xml:space="preserve"> to compute the depth of the </w:t>
        </w:r>
      </w:ins>
      <w:ins w:id="5457" w:author="Arthur Parmentier" w:date="2020-05-19T15:31:00Z">
        <w:r w:rsidRPr="007C437A">
          <w:t>torso of the user as well as its angle to the camera</w:t>
        </w:r>
      </w:ins>
      <w:ins w:id="5458" w:author="Arthur Parmentier" w:date="2020-06-03T17:50:00Z">
        <w:r w:rsidR="00904AF3" w:rsidRPr="007C437A">
          <w:t>.</w:t>
        </w:r>
      </w:ins>
      <w:ins w:id="5459" w:author="Arthur Parmentier" w:date="2020-05-19T15:31:00Z">
        <w:r w:rsidRPr="007C437A">
          <w:t xml:space="preserve"> </w:t>
        </w:r>
      </w:ins>
      <w:ins w:id="5460" w:author="Arthur Parmentier" w:date="2020-06-03T17:50:00Z">
        <w:r w:rsidR="00904AF3" w:rsidRPr="007C437A">
          <w:t>After some testing,</w:t>
        </w:r>
      </w:ins>
      <w:ins w:id="5461" w:author="Arthur Parmentier" w:date="2020-05-19T15:31:00Z">
        <w:r w:rsidRPr="007C437A">
          <w:t xml:space="preserve"> I realized that it was useless </w:t>
        </w:r>
      </w:ins>
      <w:ins w:id="5462" w:author="Arthur Parmentier" w:date="2020-05-19T15:32:00Z">
        <w:r w:rsidRPr="007C437A">
          <w:t>in my use case</w:t>
        </w:r>
      </w:ins>
      <w:ins w:id="5463" w:author="Arthur Parmentier" w:date="2020-06-03T17:50:00Z">
        <w:r w:rsidR="00904AF3" w:rsidRPr="007C437A">
          <w:t xml:space="preserve">, did not allow any better classification </w:t>
        </w:r>
      </w:ins>
      <w:ins w:id="5464" w:author="Arthur Parmentier" w:date="2020-05-19T15:32:00Z">
        <w:r w:rsidRPr="007C437A">
          <w:t>and would only bring noise in the data.</w:t>
        </w:r>
      </w:ins>
    </w:p>
    <w:p w:rsidR="00F35BC0" w:rsidRPr="007C437A" w:rsidRDefault="00F35BC0">
      <w:pPr>
        <w:pStyle w:val="Titre6"/>
        <w:rPr>
          <w:ins w:id="5465" w:author="Arthur Parmentier" w:date="2020-06-03T17:51:00Z"/>
        </w:rPr>
      </w:pPr>
      <w:ins w:id="5466" w:author="Arthur Parmentier" w:date="2020-05-19T15:55:00Z">
        <w:r w:rsidRPr="007C437A">
          <w:t>Depth in SP</w:t>
        </w:r>
      </w:ins>
    </w:p>
    <w:p w:rsidR="00704B21" w:rsidRPr="007C437A" w:rsidRDefault="00704B21">
      <w:pPr>
        <w:rPr>
          <w:ins w:id="5467" w:author="Arthur Parmentier" w:date="2020-05-19T15:32:00Z"/>
        </w:rPr>
      </w:pPr>
      <w:ins w:id="5468" w:author="Arthur Parmentier" w:date="2020-06-03T17:51:00Z">
        <w:r w:rsidRPr="007C437A">
          <w:t xml:space="preserve">In fact, there are also some </w:t>
        </w:r>
      </w:ins>
      <w:ins w:id="5469" w:author="Arthur Parmentier" w:date="2020-06-03T17:52:00Z">
        <w:r w:rsidRPr="007C437A">
          <w:t>specificities that allow us to recognize SP signs without any depth information in PoseNet.</w:t>
        </w:r>
      </w:ins>
    </w:p>
    <w:p w:rsidR="009D75C8" w:rsidRPr="007C437A" w:rsidRDefault="00E715BE" w:rsidP="008F3623">
      <w:pPr>
        <w:rPr>
          <w:ins w:id="5470" w:author="Arthur Parmentier" w:date="2020-05-19T15:42:00Z"/>
        </w:rPr>
      </w:pPr>
      <w:ins w:id="5471" w:author="Arthur Parmentier" w:date="2020-05-19T15:35:00Z">
        <w:r w:rsidRPr="007C437A">
          <w:t xml:space="preserve">My observation </w:t>
        </w:r>
      </w:ins>
      <w:ins w:id="5472" w:author="Arthur Parmentier" w:date="2020-05-19T15:38:00Z">
        <w:r w:rsidR="00FE10BB" w:rsidRPr="007C437A">
          <w:t>is that depth</w:t>
        </w:r>
      </w:ins>
      <w:ins w:id="5473" w:author="Arthur Parmentier" w:date="2020-05-19T15:40:00Z">
        <w:r w:rsidR="009D75C8" w:rsidRPr="007C437A">
          <w:t xml:space="preserve"> (z axis)</w:t>
        </w:r>
      </w:ins>
      <w:ins w:id="5474" w:author="Arthur Parmentier" w:date="2020-05-19T15:38:00Z">
        <w:r w:rsidR="00FE10BB" w:rsidRPr="007C437A">
          <w:t xml:space="preserve"> </w:t>
        </w:r>
      </w:ins>
      <w:ins w:id="5475" w:author="Arthur Parmentier" w:date="2020-05-19T15:35:00Z">
        <w:r w:rsidRPr="007C437A">
          <w:t>is often not the most informative axi</w:t>
        </w:r>
      </w:ins>
      <w:ins w:id="5476" w:author="Arthur Parmentier" w:date="2020-05-19T15:36:00Z">
        <w:r w:rsidRPr="007C437A">
          <w:t>s for recognizing SP gestures and even signs like “play” which</w:t>
        </w:r>
      </w:ins>
      <w:ins w:id="5477" w:author="Arthur Parmentier" w:date="2020-05-19T15:37:00Z">
        <w:r w:rsidR="00FE10BB" w:rsidRPr="007C437A">
          <w:t xml:space="preserve"> uses the </w:t>
        </w:r>
      </w:ins>
      <w:ins w:id="5478" w:author="Arthur Parmentier" w:date="2020-05-19T15:40:00Z">
        <w:r w:rsidR="009D75C8" w:rsidRPr="007C437A">
          <w:t>z</w:t>
        </w:r>
      </w:ins>
      <w:ins w:id="5479" w:author="Arthur Parmentier" w:date="2020-05-19T15:41:00Z">
        <w:r w:rsidR="009D75C8" w:rsidRPr="007C437A">
          <w:t xml:space="preserve"> </w:t>
        </w:r>
      </w:ins>
      <w:ins w:id="5480" w:author="Arthur Parmentier" w:date="2020-05-19T15:37:00Z">
        <w:r w:rsidR="00FE10BB" w:rsidRPr="007C437A">
          <w:t>dimension extensively can be recognized only by the movement of the body in 2D, from the p</w:t>
        </w:r>
      </w:ins>
      <w:ins w:id="5481" w:author="Arthur Parmentier" w:date="2020-05-19T15:38:00Z">
        <w:r w:rsidR="00FE10BB" w:rsidRPr="007C437A">
          <w:t>oint of view of the camera in front of the soundpainter</w:t>
        </w:r>
      </w:ins>
      <w:ins w:id="5482" w:author="Arthur Parmentier" w:date="2020-06-03T17:52:00Z">
        <w:r w:rsidR="00B11BF7" w:rsidRPr="007C437A">
          <w:t>, because t</w:t>
        </w:r>
      </w:ins>
      <w:ins w:id="5483" w:author="Arthur Parmentier" w:date="2020-06-03T17:53:00Z">
        <w:r w:rsidR="00B11BF7" w:rsidRPr="007C437A">
          <w:t>here is little ambiguity with other signs.</w:t>
        </w:r>
        <w:r w:rsidR="00DA4920" w:rsidRPr="007C437A">
          <w:t xml:space="preserve"> Depth would only be impor</w:t>
        </w:r>
      </w:ins>
      <w:ins w:id="5484"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485" w:author="Arthur Parmentier" w:date="2020-06-03T17:56:00Z"/>
        </w:rPr>
      </w:pPr>
      <w:ins w:id="5486" w:author="Arthur Parmentier" w:date="2020-05-19T15:42:00Z">
        <w:r w:rsidRPr="007C437A">
          <w:t>However, capturing dept</w:t>
        </w:r>
      </w:ins>
      <w:ins w:id="5487" w:author="Arthur Parmentier" w:date="2020-05-19T15:43:00Z">
        <w:r w:rsidRPr="007C437A">
          <w:t>h is important for one special sign in SP, which is often called “entering the box”</w:t>
        </w:r>
      </w:ins>
      <w:ins w:id="5488" w:author="Arthur Parmentier" w:date="2020-06-03T17:55:00Z">
        <w:r w:rsidR="007145B0" w:rsidRPr="007C437A">
          <w:t xml:space="preserve"> and </w:t>
        </w:r>
      </w:ins>
      <w:ins w:id="5489" w:author="Arthur Parmentier" w:date="2020-06-03T17:56:00Z">
        <w:r w:rsidR="007145B0" w:rsidRPr="007C437A">
          <w:t xml:space="preserve">almost </w:t>
        </w:r>
      </w:ins>
      <w:ins w:id="5490" w:author="Arthur Parmentier" w:date="2020-06-03T17:55:00Z">
        <w:r w:rsidR="007145B0" w:rsidRPr="007C437A">
          <w:t xml:space="preserve">only takes place in the depth </w:t>
        </w:r>
      </w:ins>
      <w:ins w:id="5491" w:author="Arthur Parmentier" w:date="2020-06-03T17:56:00Z">
        <w:r w:rsidR="007145B0" w:rsidRPr="007C437A">
          <w:t>dimension</w:t>
        </w:r>
      </w:ins>
      <w:ins w:id="5492" w:author="Arthur Parmentier" w:date="2020-05-19T15:43:00Z">
        <w:r w:rsidRPr="007C437A">
          <w:t xml:space="preserve">. Its specialty is that </w:t>
        </w:r>
      </w:ins>
      <w:ins w:id="5493" w:author="Arthur Parmentier" w:date="2020-05-19T15:44:00Z">
        <w:r w:rsidRPr="007C437A">
          <w:t>this sign</w:t>
        </w:r>
      </w:ins>
      <w:ins w:id="5494" w:author="Arthur Parmentier" w:date="2020-05-19T15:45:00Z">
        <w:r w:rsidRPr="007C437A">
          <w:t xml:space="preserve">, consisting in putting one foot in an abstract </w:t>
        </w:r>
      </w:ins>
      <w:ins w:id="5495" w:author="Arthur Parmentier" w:date="2020-05-19T15:46:00Z">
        <w:r w:rsidRPr="007C437A">
          <w:t>“</w:t>
        </w:r>
      </w:ins>
      <w:ins w:id="5496" w:author="Arthur Parmentier" w:date="2020-05-19T15:45:00Z">
        <w:r w:rsidRPr="007C437A">
          <w:t>box</w:t>
        </w:r>
      </w:ins>
      <w:ins w:id="5497" w:author="Arthur Parmentier" w:date="2020-05-19T15:46:00Z">
        <w:r w:rsidRPr="007C437A">
          <w:t>”</w:t>
        </w:r>
      </w:ins>
      <w:ins w:id="5498" w:author="Arthur Parmentier" w:date="2020-05-19T15:45:00Z">
        <w:r w:rsidRPr="007C437A">
          <w:t xml:space="preserve"> in front of the soundpainter,</w:t>
        </w:r>
      </w:ins>
      <w:ins w:id="5499" w:author="Arthur Parmentier" w:date="2020-05-19T15:44:00Z">
        <w:r w:rsidRPr="007C437A">
          <w:t xml:space="preserve"> is used </w:t>
        </w:r>
      </w:ins>
      <w:ins w:id="5500" w:author="Arthur Parmentier" w:date="2020-05-19T15:47:00Z">
        <w:r w:rsidR="00395172" w:rsidRPr="007C437A">
          <w:t xml:space="preserve">in many SP modes </w:t>
        </w:r>
      </w:ins>
      <w:ins w:id="5501" w:author="Arthur Parmentier" w:date="2020-05-19T15:44:00Z">
        <w:r w:rsidRPr="007C437A">
          <w:t>to significate “execute the request now”</w:t>
        </w:r>
      </w:ins>
      <w:ins w:id="5502" w:author="Arthur Parmentier" w:date="2020-05-19T15:47:00Z">
        <w:r w:rsidR="00395172" w:rsidRPr="007C437A">
          <w:t>; whether the request has been defined previously (default mode) or is being signed while the soundpainter has “ent</w:t>
        </w:r>
      </w:ins>
      <w:ins w:id="5503" w:author="Arthur Parmentier" w:date="2020-05-19T15:48:00Z">
        <w:r w:rsidR="00395172" w:rsidRPr="007C437A">
          <w:t>ered the box”.</w:t>
        </w:r>
      </w:ins>
      <w:ins w:id="5504" w:author="Arthur Parmentier" w:date="2020-05-19T15:49:00Z">
        <w:r w:rsidR="007D4E17" w:rsidRPr="007C437A">
          <w:t xml:space="preserve"> </w:t>
        </w:r>
      </w:ins>
      <w:ins w:id="5505" w:author="Arthur Parmentier" w:date="2020-05-19T21:41:00Z">
        <w:r w:rsidR="009D3597" w:rsidRPr="007C437A">
          <w:t xml:space="preserve">It is </w:t>
        </w:r>
      </w:ins>
      <w:ins w:id="5506" w:author="Arthur Parmentier" w:date="2020-05-19T21:47:00Z">
        <w:r w:rsidR="00214331" w:rsidRPr="007C437A">
          <w:t>only meaningful when</w:t>
        </w:r>
      </w:ins>
      <w:ins w:id="5507" w:author="Arthur Parmentier" w:date="2020-05-19T21:41:00Z">
        <w:r w:rsidR="009D3597" w:rsidRPr="007C437A">
          <w:t xml:space="preserve"> executed simultaneously to other signs, </w:t>
        </w:r>
      </w:ins>
      <w:ins w:id="5508" w:author="Arthur Parmentier" w:date="2020-05-19T21:42:00Z">
        <w:r w:rsidR="009D3597" w:rsidRPr="007C437A">
          <w:t>for instance</w:t>
        </w:r>
      </w:ins>
      <w:ins w:id="5509" w:author="Arthur Parmentier" w:date="2020-05-19T21:41:00Z">
        <w:r w:rsidR="009D3597" w:rsidRPr="007C437A">
          <w:t xml:space="preserve"> “go gestures” in default mode</w:t>
        </w:r>
      </w:ins>
      <w:ins w:id="5510" w:author="Arthur Parmentier" w:date="2020-05-19T21:42:00Z">
        <w:r w:rsidR="009D3597" w:rsidRPr="007C437A">
          <w:t xml:space="preserve"> or </w:t>
        </w:r>
      </w:ins>
      <w:ins w:id="5511" w:author="Arthur Parmentier" w:date="2020-05-19T21:41:00Z">
        <w:r w:rsidR="009D3597" w:rsidRPr="007C437A">
          <w:t>contents</w:t>
        </w:r>
      </w:ins>
      <w:ins w:id="5512" w:author="Arthur Parmentier" w:date="2020-05-19T21:42:00Z">
        <w:r w:rsidR="009D3597" w:rsidRPr="007C437A">
          <w:t xml:space="preserve"> in launch mode.</w:t>
        </w:r>
      </w:ins>
      <w:ins w:id="5513" w:author="Arthur Parmentier" w:date="2020-05-19T21:46:00Z">
        <w:r w:rsidR="00393470" w:rsidRPr="007C437A">
          <w:t xml:space="preserve"> </w:t>
        </w:r>
      </w:ins>
      <w:ins w:id="5514" w:author="Arthur Parmentier" w:date="2020-05-19T15:49:00Z">
        <w:r w:rsidR="007D4E17" w:rsidRPr="007C437A">
          <w:t xml:space="preserve">The </w:t>
        </w:r>
      </w:ins>
      <w:ins w:id="5515" w:author="Arthur Parmentier" w:date="2020-05-19T15:50:00Z">
        <w:r w:rsidR="005A7B09" w:rsidRPr="007C437A">
          <w:t>opposite</w:t>
        </w:r>
      </w:ins>
      <w:ins w:id="5516" w:author="Arthur Parmentier" w:date="2020-05-19T15:49:00Z">
        <w:r w:rsidR="007D4E17" w:rsidRPr="007C437A">
          <w:t xml:space="preserve"> sign “exiting the box” also has the very specific meaning of “g</w:t>
        </w:r>
      </w:ins>
      <w:ins w:id="5517" w:author="Arthur Parmentier" w:date="2020-05-19T15:50:00Z">
        <w:r w:rsidR="007D4E17" w:rsidRPr="007C437A">
          <w:t>etting back to default mode”.</w:t>
        </w:r>
      </w:ins>
    </w:p>
    <w:p w:rsidR="007145B0" w:rsidRPr="007C437A" w:rsidRDefault="007145B0" w:rsidP="008F3623">
      <w:pPr>
        <w:rPr>
          <w:ins w:id="5518" w:author="Arthur Parmentier" w:date="2020-05-19T16:00:00Z"/>
        </w:rPr>
      </w:pPr>
      <w:ins w:id="5519" w:author="Arthur Parmentier" w:date="2020-06-03T17:56:00Z">
        <w:r w:rsidRPr="007C437A">
          <w:t>How can we manage to</w:t>
        </w:r>
      </w:ins>
      <w:ins w:id="5520" w:author="Arthur Parmentier" w:date="2020-06-03T17:57:00Z">
        <w:r w:rsidRPr="007C437A">
          <w:t xml:space="preserve"> get past that specific issue?</w:t>
        </w:r>
      </w:ins>
    </w:p>
    <w:p w:rsidR="009C261B" w:rsidRPr="007C437A" w:rsidRDefault="009C261B" w:rsidP="009C261B">
      <w:pPr>
        <w:pStyle w:val="Titre6"/>
        <w:rPr>
          <w:ins w:id="5521" w:author="Arthur Parmentier" w:date="2020-05-19T16:01:00Z"/>
        </w:rPr>
      </w:pPr>
      <w:ins w:id="5522" w:author="Arthur Parmentier" w:date="2020-05-19T16:00:00Z">
        <w:r w:rsidRPr="007C437A">
          <w:t>Reco</w:t>
        </w:r>
      </w:ins>
      <w:ins w:id="5523" w:author="Arthur Parmentier" w:date="2020-05-19T16:01:00Z">
        <w:r w:rsidRPr="007C437A">
          <w:t xml:space="preserve">gnition without depth: compromises </w:t>
        </w:r>
      </w:ins>
      <w:ins w:id="5524" w:author="Arthur Parmentier" w:date="2020-05-20T11:39:00Z">
        <w:r w:rsidR="000506E4" w:rsidRPr="007C437A">
          <w:t>and simplifications of SP grammar</w:t>
        </w:r>
      </w:ins>
    </w:p>
    <w:p w:rsidR="009C261B" w:rsidRPr="007C437A" w:rsidRDefault="00A00963" w:rsidP="009C261B">
      <w:pPr>
        <w:rPr>
          <w:ins w:id="5525" w:author="Arthur Parmentier" w:date="2020-05-19T16:04:00Z"/>
        </w:rPr>
      </w:pPr>
      <w:ins w:id="5526" w:author="Arthur Parmentier" w:date="2020-05-19T16:03:00Z">
        <w:r w:rsidRPr="007C437A">
          <w:t>Ideally, one would want to capture depth and abandon PoseNet for a better tracking method</w:t>
        </w:r>
      </w:ins>
      <w:ins w:id="5527" w:author="Arthur Parmentier" w:date="2020-05-19T20:01:00Z">
        <w:r w:rsidR="00D6200D" w:rsidRPr="007C437A">
          <w:t>:</w:t>
        </w:r>
      </w:ins>
    </w:p>
    <w:p w:rsidR="00A00963" w:rsidRPr="007C437A" w:rsidRDefault="00A00963" w:rsidP="00A00963">
      <w:pPr>
        <w:pStyle w:val="Paragraphedeliste"/>
        <w:numPr>
          <w:ilvl w:val="0"/>
          <w:numId w:val="26"/>
        </w:numPr>
        <w:rPr>
          <w:ins w:id="5528" w:author="Arthur Parmentier" w:date="2020-05-19T16:06:00Z"/>
        </w:rPr>
      </w:pPr>
      <w:ins w:id="5529" w:author="Arthur Parmentier" w:date="2020-05-19T16:04:00Z">
        <w:r w:rsidRPr="007C437A">
          <w:t>Kinect</w:t>
        </w:r>
      </w:ins>
      <w:ins w:id="5530" w:author="Arthur Parmentier" w:date="2020-05-19T16:05:00Z">
        <w:r w:rsidR="005E2970" w:rsidRPr="007C437A">
          <w:t xml:space="preserve"> systems</w:t>
        </w:r>
      </w:ins>
      <w:ins w:id="5531" w:author="Arthur Parmentier" w:date="2020-05-19T16:04:00Z">
        <w:r w:rsidRPr="007C437A">
          <w:t xml:space="preserve"> can capture depth</w:t>
        </w:r>
        <w:r w:rsidR="005E2970" w:rsidRPr="007C437A">
          <w:t xml:space="preserve"> </w:t>
        </w:r>
      </w:ins>
      <w:ins w:id="5532"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533" w:author="Arthur Parmentier" w:date="2020-05-19T16:09:00Z"/>
        </w:rPr>
      </w:pPr>
      <w:ins w:id="5534" w:author="Arthur Parmentier" w:date="2020-05-19T16:07:00Z">
        <w:r w:rsidRPr="007C437A">
          <w:lastRenderedPageBreak/>
          <w:t xml:space="preserve">Motion capture suits </w:t>
        </w:r>
      </w:ins>
      <w:ins w:id="5535" w:author="Arthur Parmentier" w:date="2020-05-23T09:50:00Z">
        <w:r w:rsidR="00C52DE9" w:rsidRPr="007C437A">
          <w:t xml:space="preserve">(for instance, IR </w:t>
        </w:r>
      </w:ins>
      <w:ins w:id="5536" w:author="Arthur Parmentier" w:date="2020-06-03T17:57:00Z">
        <w:r w:rsidR="004020A1" w:rsidRPr="007C437A">
          <w:t>marker-based</w:t>
        </w:r>
      </w:ins>
      <w:ins w:id="5537" w:author="Arthur Parmentier" w:date="2020-05-23T09:50:00Z">
        <w:r w:rsidR="00C52DE9" w:rsidRPr="007C437A">
          <w:t xml:space="preserve"> suits) </w:t>
        </w:r>
      </w:ins>
      <w:ins w:id="5538" w:author="Arthur Parmentier" w:date="2020-05-19T16:07:00Z">
        <w:r w:rsidRPr="007C437A">
          <w:t xml:space="preserve">are usually the most accurate and performant devices but their costs and </w:t>
        </w:r>
      </w:ins>
      <w:ins w:id="5539"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5540" w:author="Arthur Parmentier" w:date="2020-05-19T19:58:00Z"/>
        </w:rPr>
      </w:pPr>
      <w:ins w:id="5541" w:author="Arthur Parmentier" w:date="2020-05-19T16:10:00Z">
        <w:r w:rsidRPr="007C437A">
          <w:t>OpenPose</w:t>
        </w:r>
        <w:r w:rsidRPr="007C437A">
          <w:rPr>
            <w:rStyle w:val="Appelnotedebasdep"/>
          </w:rPr>
          <w:footnoteReference w:id="33"/>
        </w:r>
      </w:ins>
      <w:ins w:id="5543" w:author="Arthur Parmentier" w:date="2020-05-19T16:14:00Z">
        <w:r w:rsidR="00A516F0" w:rsidRPr="007C437A">
          <w:t xml:space="preserve"> </w:t>
        </w:r>
      </w:ins>
      <w:ins w:id="5544" w:author="Arthur Parmentier" w:date="2020-05-19T16:15:00Z">
        <w:r w:rsidR="00A516F0" w:rsidRPr="007C437A">
          <w:t>is the main realistic alternative to Po</w:t>
        </w:r>
      </w:ins>
      <w:ins w:id="5545" w:author="Arthur Parmentier" w:date="2020-05-19T16:16:00Z">
        <w:r w:rsidR="00A516F0" w:rsidRPr="007C437A">
          <w:t>seNet at this moment</w:t>
        </w:r>
      </w:ins>
      <w:ins w:id="5546" w:author="Arthur Parmentier" w:date="2020-05-19T19:48:00Z">
        <w:r w:rsidR="009A7725" w:rsidRPr="007C437A">
          <w:t xml:space="preserve">; it supports 3D triangulation from multiple view (like two cameras orthogonal to the soundpainter) </w:t>
        </w:r>
      </w:ins>
      <w:ins w:id="5547" w:author="Arthur Parmentier" w:date="2020-05-19T16:16:00Z">
        <w:r w:rsidR="00A516F0" w:rsidRPr="007C437A">
          <w:t>but could not be ported to Max without much hassle</w:t>
        </w:r>
        <w:r w:rsidR="00A516F0" w:rsidRPr="007C437A">
          <w:rPr>
            <w:rStyle w:val="Appelnotedebasdep"/>
          </w:rPr>
          <w:footnoteReference w:id="34"/>
        </w:r>
      </w:ins>
    </w:p>
    <w:p w:rsidR="009A7725" w:rsidRPr="007C437A" w:rsidRDefault="009A7725">
      <w:pPr>
        <w:pStyle w:val="Paragraphedeliste"/>
        <w:numPr>
          <w:ilvl w:val="0"/>
          <w:numId w:val="26"/>
        </w:numPr>
        <w:rPr>
          <w:ins w:id="5573" w:author="Arthur Parmentier" w:date="2020-05-19T15:50:00Z"/>
        </w:rPr>
        <w:pPrChange w:id="5574" w:author="Arthur Parmentier" w:date="2020-05-19T16:04:00Z">
          <w:pPr/>
        </w:pPrChange>
      </w:pPr>
      <w:ins w:id="5575" w:author="Arthur Parmentier" w:date="2020-05-19T19:58:00Z">
        <w:r w:rsidRPr="007C437A">
          <w:t xml:space="preserve">Some </w:t>
        </w:r>
      </w:ins>
      <w:ins w:id="5576"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35"/>
        </w:r>
        <w:r w:rsidR="00F707EB" w:rsidRPr="007C437A">
          <w:t xml:space="preserve"> </w:t>
        </w:r>
      </w:ins>
      <w:ins w:id="5580" w:author="Arthur Parmentier" w:date="2020-05-19T20:02:00Z">
        <w:r w:rsidR="00D6200D" w:rsidRPr="007C437A">
          <w:t>yet</w:t>
        </w:r>
      </w:ins>
      <w:ins w:id="5581" w:author="Arthur Parmentier" w:date="2020-05-19T19:59:00Z">
        <w:r w:rsidR="00F707EB" w:rsidRPr="007C437A">
          <w:t xml:space="preserve"> far from portable to my project</w:t>
        </w:r>
      </w:ins>
    </w:p>
    <w:p w:rsidR="00D6200D" w:rsidRPr="007C437A" w:rsidRDefault="00D6200D" w:rsidP="00D6200D">
      <w:pPr>
        <w:rPr>
          <w:ins w:id="5582" w:author="Arthur Parmentier" w:date="2020-05-19T22:45:00Z"/>
        </w:rPr>
      </w:pPr>
      <w:ins w:id="5583" w:author="Arthur Parmentier" w:date="2020-05-19T20:01:00Z">
        <w:r w:rsidRPr="007C437A">
          <w:t>PoseNet appears like the best compromise</w:t>
        </w:r>
      </w:ins>
      <w:ins w:id="5584" w:author="Arthur Parmentier" w:date="2020-05-19T20:03:00Z">
        <w:r w:rsidRPr="007C437A">
          <w:t xml:space="preserve"> for th</w:t>
        </w:r>
      </w:ins>
      <w:ins w:id="5585" w:author="Arthur Parmentier" w:date="2020-05-19T22:49:00Z">
        <w:r w:rsidR="008706E0" w:rsidRPr="007C437A">
          <w:t>is particular</w:t>
        </w:r>
      </w:ins>
      <w:ins w:id="5586" w:author="Arthur Parmentier" w:date="2020-05-19T20:03:00Z">
        <w:r w:rsidRPr="007C437A">
          <w:t xml:space="preserve"> use case</w:t>
        </w:r>
      </w:ins>
      <w:ins w:id="5587" w:author="Arthur Parmentier" w:date="2020-05-19T22:50:00Z">
        <w:r w:rsidR="008706E0" w:rsidRPr="007C437A">
          <w:t>, its goals and under the constraints</w:t>
        </w:r>
      </w:ins>
      <w:ins w:id="5588" w:author="Arthur Parmentier" w:date="2020-05-19T20:03:00Z">
        <w:r w:rsidRPr="007C437A">
          <w:t xml:space="preserve"> of this project.</w:t>
        </w:r>
      </w:ins>
      <w:ins w:id="5589" w:author="Arthur Parmentier" w:date="2020-05-19T21:52:00Z">
        <w:r w:rsidR="00F45509" w:rsidRPr="007C437A">
          <w:br/>
        </w:r>
      </w:ins>
      <w:ins w:id="5590" w:author="Arthur Parmentier" w:date="2020-05-19T20:04:00Z">
        <w:r w:rsidRPr="007C437A">
          <w:t xml:space="preserve">In </w:t>
        </w:r>
      </w:ins>
      <w:ins w:id="5591" w:author="Arthur Parmentier" w:date="2020-05-19T21:53:00Z">
        <w:r w:rsidR="00F45509" w:rsidRPr="007C437A">
          <w:t>theory</w:t>
        </w:r>
      </w:ins>
      <w:ins w:id="5592" w:author="Arthur Parmentier" w:date="2020-05-19T20:04:00Z">
        <w:r w:rsidRPr="007C437A">
          <w:t>, it would be sufficient to add a simple external hardware of software mechanism to know whether the soundpainter has “</w:t>
        </w:r>
      </w:ins>
      <w:ins w:id="5593" w:author="Arthur Parmentier" w:date="2020-05-19T20:05:00Z">
        <w:r w:rsidRPr="007C437A">
          <w:t>entered the box” or not to remove the greatest part of the problem</w:t>
        </w:r>
      </w:ins>
      <w:ins w:id="5594" w:author="Arthur Parmentier" w:date="2020-05-19T22:47:00Z">
        <w:r w:rsidR="00B832E8" w:rsidRPr="007C437A">
          <w:t>. One could for instance t</w:t>
        </w:r>
      </w:ins>
      <w:ins w:id="5595" w:author="Arthur Parmentier" w:date="2020-05-19T22:48:00Z">
        <w:r w:rsidR="00B832E8" w:rsidRPr="007C437A">
          <w:t xml:space="preserve">hink of using a numeric carpet of a simple tracker of relative feet </w:t>
        </w:r>
        <w:r w:rsidR="007B3735" w:rsidRPr="007C437A">
          <w:t>d</w:t>
        </w:r>
      </w:ins>
      <w:ins w:id="5596" w:author="Arthur Parmentier" w:date="2020-05-19T22:49:00Z">
        <w:r w:rsidR="007B3735" w:rsidRPr="007C437A">
          <w:t>istance on the z axis</w:t>
        </w:r>
      </w:ins>
      <w:ins w:id="5597" w:author="Arthur Parmentier" w:date="2020-05-19T22:48:00Z">
        <w:r w:rsidR="00B832E8" w:rsidRPr="007C437A">
          <w:t xml:space="preserve"> to achieve this.</w:t>
        </w:r>
      </w:ins>
      <w:ins w:id="5598" w:author="Arthur Parmentier" w:date="2020-05-19T21:52:00Z">
        <w:r w:rsidR="00F45509" w:rsidRPr="007C437A">
          <w:br/>
        </w:r>
      </w:ins>
      <w:ins w:id="5599" w:author="Arthur Parmentier" w:date="2020-05-19T21:53:00Z">
        <w:r w:rsidR="00F45509" w:rsidRPr="007C437A">
          <w:t xml:space="preserve">In fact, </w:t>
        </w:r>
      </w:ins>
      <w:ins w:id="5600" w:author="Arthur Parmentier" w:date="2020-05-19T21:54:00Z">
        <w:r w:rsidR="00F45509" w:rsidRPr="007C437A">
          <w:t xml:space="preserve">I chose to work primarily on the default mode as my use case. In this mode, </w:t>
        </w:r>
      </w:ins>
      <w:ins w:id="5601" w:author="Arthur Parmentier" w:date="2020-05-19T21:56:00Z">
        <w:r w:rsidR="00F45509" w:rsidRPr="007C437A">
          <w:t>the</w:t>
        </w:r>
      </w:ins>
      <w:ins w:id="5602" w:author="Arthur Parmentier" w:date="2020-05-19T21:57:00Z">
        <w:r w:rsidR="00F45509" w:rsidRPr="007C437A">
          <w:t xml:space="preserve"> practical</w:t>
        </w:r>
      </w:ins>
      <w:ins w:id="5603" w:author="Arthur Parmentier" w:date="2020-05-19T21:56:00Z">
        <w:r w:rsidR="00F45509" w:rsidRPr="007C437A">
          <w:t xml:space="preserve"> use of the “go gesture</w:t>
        </w:r>
      </w:ins>
      <w:ins w:id="5604" w:author="Arthur Parmentier" w:date="2020-05-19T21:57:00Z">
        <w:r w:rsidR="00F45509" w:rsidRPr="007C437A">
          <w:t>”</w:t>
        </w:r>
      </w:ins>
      <w:ins w:id="5605" w:author="Arthur Parmentier" w:date="2020-05-19T22:20:00Z">
        <w:r w:rsidR="000B345C" w:rsidRPr="007C437A">
          <w:t xml:space="preserve"> “play”</w:t>
        </w:r>
      </w:ins>
      <w:ins w:id="5606" w:author="Arthur Parmentier" w:date="2020-05-19T21:57:00Z">
        <w:r w:rsidR="00F45509" w:rsidRPr="007C437A">
          <w:t xml:space="preserve"> is always associated with “entering the box”</w:t>
        </w:r>
      </w:ins>
      <w:ins w:id="5607" w:author="Arthur Parmentier" w:date="2020-06-10T19:54:00Z">
        <w:r w:rsidR="00BE235B" w:rsidRPr="007C437A">
          <w:t xml:space="preserve"> </w:t>
        </w:r>
      </w:ins>
      <w:ins w:id="5608" w:author="Arthur Parmentier" w:date="2020-05-19T22:20:00Z">
        <w:r w:rsidR="00FE27EB" w:rsidRPr="007C437A">
          <w:t>while even if the use of other “go gestures” such as “</w:t>
        </w:r>
      </w:ins>
      <w:ins w:id="5609" w:author="Arthur Parmentier" w:date="2020-05-19T22:22:00Z">
        <w:r w:rsidR="00FE27EB" w:rsidRPr="007C437A">
          <w:t>S</w:t>
        </w:r>
      </w:ins>
      <w:ins w:id="5610" w:author="Arthur Parmentier" w:date="2020-05-19T22:20:00Z">
        <w:r w:rsidR="00FE27EB" w:rsidRPr="007C437A">
          <w:t>lowly enter” is not</w:t>
        </w:r>
      </w:ins>
      <w:ins w:id="5611" w:author="Arthur Parmentier" w:date="2020-05-19T22:21:00Z">
        <w:r w:rsidR="00FE27EB" w:rsidRPr="007C437A">
          <w:t xml:space="preserve"> always </w:t>
        </w:r>
      </w:ins>
      <w:ins w:id="5612" w:author="Arthur Parmentier" w:date="2020-05-19T22:20:00Z">
        <w:r w:rsidR="00FE27EB" w:rsidRPr="007C437A">
          <w:t>with “entering the box”</w:t>
        </w:r>
      </w:ins>
      <w:ins w:id="5613" w:author="Arthur Parmentier" w:date="2020-05-19T22:21:00Z">
        <w:r w:rsidR="00FE27EB" w:rsidRPr="007C437A">
          <w:t xml:space="preserve">, a simplified version of the grammar can </w:t>
        </w:r>
      </w:ins>
      <w:ins w:id="5614" w:author="Arthur Parmentier" w:date="2020-05-19T22:22:00Z">
        <w:r w:rsidR="00FE27EB" w:rsidRPr="007C437A">
          <w:t>easily assume that “entering the box” is always performed with “go gestures”</w:t>
        </w:r>
        <w:r w:rsidR="000459FB" w:rsidRPr="007C437A">
          <w:t xml:space="preserve">, without </w:t>
        </w:r>
      </w:ins>
      <w:ins w:id="5615"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616" w:author="Arthur Parmentier" w:date="2020-05-20T11:27:00Z"/>
        </w:rPr>
      </w:pPr>
      <w:ins w:id="5617" w:author="Arthur Parmentier" w:date="2020-05-19T22:45:00Z">
        <w:r w:rsidRPr="007C437A">
          <w:t>With this</w:t>
        </w:r>
      </w:ins>
      <w:ins w:id="5618" w:author="Arthur Parmentier" w:date="2020-05-19T22:46:00Z">
        <w:r w:rsidRPr="007C437A">
          <w:t xml:space="preserve"> </w:t>
        </w:r>
      </w:ins>
      <w:ins w:id="5619" w:author="Arthur Parmentier" w:date="2020-05-19T22:45:00Z">
        <w:r w:rsidRPr="007C437A">
          <w:t>simplification in m</w:t>
        </w:r>
      </w:ins>
      <w:ins w:id="5620" w:author="Arthur Parmentier" w:date="2020-05-19T22:46:00Z">
        <w:r w:rsidRPr="007C437A">
          <w:t xml:space="preserve">ind, a 2D tracking </w:t>
        </w:r>
      </w:ins>
      <w:ins w:id="5621" w:author="Arthur Parmentier" w:date="2020-05-19T22:47:00Z">
        <w:r w:rsidRPr="007C437A">
          <w:t xml:space="preserve">of the full body </w:t>
        </w:r>
      </w:ins>
      <w:ins w:id="5622" w:author="Arthur Parmentier" w:date="2020-05-19T22:46:00Z">
        <w:r w:rsidRPr="007C437A">
          <w:t xml:space="preserve">is </w:t>
        </w:r>
      </w:ins>
      <w:ins w:id="5623" w:author="Arthur Parmentier" w:date="2020-05-19T22:53:00Z">
        <w:r w:rsidR="00BF2076" w:rsidRPr="007C437A">
          <w:t>enough</w:t>
        </w:r>
      </w:ins>
      <w:ins w:id="5624" w:author="Arthur Parmentier" w:date="2020-05-19T22:47:00Z">
        <w:r w:rsidRPr="007C437A">
          <w:t xml:space="preserve"> </w:t>
        </w:r>
      </w:ins>
      <w:ins w:id="5625" w:author="Arthur Parmentier" w:date="2020-05-19T22:53:00Z">
        <w:r w:rsidR="00BF2076" w:rsidRPr="007C437A">
          <w:t xml:space="preserve">to cover the </w:t>
        </w:r>
      </w:ins>
      <w:ins w:id="5626" w:author="Arthur Parmentier" w:date="2020-05-19T22:54:00Z">
        <w:r w:rsidR="00BF2076" w:rsidRPr="007C437A">
          <w:t>default mode.</w:t>
        </w:r>
      </w:ins>
      <w:ins w:id="5627" w:author="Arthur Parmentier" w:date="2020-05-19T22:57:00Z">
        <w:r w:rsidR="00BF2076" w:rsidRPr="007C437A">
          <w:t xml:space="preserve"> But what about</w:t>
        </w:r>
      </w:ins>
      <w:ins w:id="5628" w:author="Arthur Parmentier" w:date="2020-05-19T22:58:00Z">
        <w:r w:rsidR="00BF2076" w:rsidRPr="007C437A">
          <w:t xml:space="preserve"> over modes, that also make use of the “box” in a different way?</w:t>
        </w:r>
        <w:r w:rsidR="00BF2076" w:rsidRPr="007C437A">
          <w:br/>
        </w:r>
      </w:ins>
      <w:ins w:id="5629" w:author="Arthur Parmentier" w:date="2020-05-19T22:59:00Z">
        <w:r w:rsidR="00BF2076" w:rsidRPr="007C437A">
          <w:t>Interestingly, most other SP modes that I am aware of</w:t>
        </w:r>
      </w:ins>
      <w:ins w:id="5630" w:author="Arthur Parmentier" w:date="2020-05-19T23:01:00Z">
        <w:r w:rsidR="00BF2076" w:rsidRPr="007C437A">
          <w:t xml:space="preserve"> are using immediate requests rather than structured requests</w:t>
        </w:r>
      </w:ins>
      <w:ins w:id="5631" w:author="Arthur Parmentier" w:date="2020-05-20T11:19:00Z">
        <w:r w:rsidR="00C907A8" w:rsidRPr="007C437A">
          <w:t>, and the soundpainter is always standing in the “box”</w:t>
        </w:r>
      </w:ins>
      <w:ins w:id="5632" w:author="Arthur Parmentier" w:date="2020-05-20T11:20:00Z">
        <w:r w:rsidR="00C907A8" w:rsidRPr="007C437A">
          <w:t xml:space="preserve"> when using these modes</w:t>
        </w:r>
      </w:ins>
      <w:ins w:id="5633" w:author="Arthur Parmentier" w:date="2020-05-19T23:02:00Z">
        <w:r w:rsidR="00BF2076" w:rsidRPr="007C437A">
          <w:t>.</w:t>
        </w:r>
        <w:r w:rsidR="00F24850" w:rsidRPr="007C437A">
          <w:t xml:space="preserve"> In other words, </w:t>
        </w:r>
      </w:ins>
      <w:ins w:id="5634" w:author="Arthur Parmentier" w:date="2020-05-19T23:03:00Z">
        <w:r w:rsidR="00F24850" w:rsidRPr="007C437A">
          <w:t>signing “outside the box”</w:t>
        </w:r>
      </w:ins>
      <w:ins w:id="5635" w:author="Arthur Parmentier" w:date="2020-05-20T11:21:00Z">
        <w:r w:rsidR="00C907A8" w:rsidRPr="007C437A">
          <w:t>, not in real-time</w:t>
        </w:r>
      </w:ins>
      <w:ins w:id="5636" w:author="Arthur Parmentier" w:date="2020-05-20T11:22:00Z">
        <w:r w:rsidR="00C907A8" w:rsidRPr="007C437A">
          <w:t>, to make</w:t>
        </w:r>
      </w:ins>
      <w:ins w:id="5637" w:author="Arthur Parmentier" w:date="2020-05-19T23:03:00Z">
        <w:r w:rsidR="00F24850" w:rsidRPr="007C437A">
          <w:t xml:space="preserve"> </w:t>
        </w:r>
      </w:ins>
      <w:ins w:id="5638" w:author="Arthur Parmentier" w:date="2020-05-20T11:22:00Z">
        <w:r w:rsidR="00C907A8" w:rsidRPr="007C437A">
          <w:t xml:space="preserve">structured requests </w:t>
        </w:r>
      </w:ins>
      <w:ins w:id="5639" w:author="Arthur Parmentier" w:date="2020-05-20T11:23:00Z">
        <w:r w:rsidR="00C907A8" w:rsidRPr="007C437A">
          <w:t>is particular to the default mode</w:t>
        </w:r>
      </w:ins>
      <w:ins w:id="5640" w:author="Arthur Parmentier" w:date="2020-05-19T23:03:00Z">
        <w:r w:rsidR="00F24850" w:rsidRPr="007C437A">
          <w:t>.</w:t>
        </w:r>
      </w:ins>
      <w:ins w:id="5641" w:author="Arthur Parmentier" w:date="2020-05-19T23:04:00Z">
        <w:r w:rsidR="00F24850" w:rsidRPr="007C437A">
          <w:rPr>
            <w:rStyle w:val="Appelnotedebasdep"/>
          </w:rPr>
          <w:footnoteReference w:id="36"/>
        </w:r>
      </w:ins>
      <w:ins w:id="5656" w:author="Arthur Parmentier" w:date="2020-05-19T23:08:00Z">
        <w:r w:rsidR="00833F14" w:rsidRPr="007C437A">
          <w:t xml:space="preserve"> By entering</w:t>
        </w:r>
      </w:ins>
      <w:ins w:id="5657" w:author="Arthur Parmentier" w:date="2020-05-19T23:09:00Z">
        <w:r w:rsidR="00833F14" w:rsidRPr="007C437A">
          <w:t xml:space="preserve"> or exiting</w:t>
        </w:r>
      </w:ins>
      <w:ins w:id="5658" w:author="Arthur Parmentier" w:date="2020-05-19T23:08:00Z">
        <w:r w:rsidR="00833F14" w:rsidRPr="007C437A">
          <w:t xml:space="preserve"> </w:t>
        </w:r>
      </w:ins>
      <w:ins w:id="5659" w:author="Arthur Parmentier" w:date="2020-05-19T23:09:00Z">
        <w:r w:rsidR="00833F14" w:rsidRPr="007C437A">
          <w:t>other</w:t>
        </w:r>
      </w:ins>
      <w:ins w:id="5660" w:author="Arthur Parmentier" w:date="2020-05-19T23:08:00Z">
        <w:r w:rsidR="00833F14" w:rsidRPr="007C437A">
          <w:t xml:space="preserve"> mode</w:t>
        </w:r>
      </w:ins>
      <w:ins w:id="5661" w:author="Arthur Parmentier" w:date="2020-05-19T23:09:00Z">
        <w:r w:rsidR="00833F14" w:rsidRPr="007C437A">
          <w:t>s</w:t>
        </w:r>
      </w:ins>
      <w:ins w:id="5662" w:author="Arthur Parmentier" w:date="2020-05-19T23:08:00Z">
        <w:r w:rsidR="00833F14" w:rsidRPr="007C437A">
          <w:t xml:space="preserve"> (marked with </w:t>
        </w:r>
      </w:ins>
      <w:ins w:id="5663" w:author="Arthur Parmentier" w:date="2020-05-19T23:09:00Z">
        <w:r w:rsidR="00833F14" w:rsidRPr="007C437A">
          <w:t>their</w:t>
        </w:r>
      </w:ins>
      <w:ins w:id="5664" w:author="Arthur Parmentier" w:date="2020-05-19T23:08:00Z">
        <w:r w:rsidR="00833F14" w:rsidRPr="007C437A">
          <w:t xml:space="preserve"> “enter</w:t>
        </w:r>
      </w:ins>
      <w:ins w:id="5665" w:author="Arthur Parmentier" w:date="2020-05-19T23:09:00Z">
        <w:r w:rsidR="00833F14" w:rsidRPr="007C437A">
          <w:t xml:space="preserve">” and “exit” signs), the program should be able </w:t>
        </w:r>
      </w:ins>
      <w:ins w:id="5666" w:author="Arthur Parmentier" w:date="2020-05-19T23:10:00Z">
        <w:r w:rsidR="00833F14" w:rsidRPr="007C437A">
          <w:t>to know whether requests must be considered immediate requests</w:t>
        </w:r>
      </w:ins>
      <w:ins w:id="5667" w:author="Arthur Parmentier" w:date="2020-05-19T23:11:00Z">
        <w:r w:rsidR="00833F14" w:rsidRPr="007C437A">
          <w:t xml:space="preserve"> </w:t>
        </w:r>
      </w:ins>
      <w:ins w:id="5668" w:author="Arthur Parmentier" w:date="2020-05-19T23:10:00Z">
        <w:r w:rsidR="00833F14" w:rsidRPr="007C437A">
          <w:t>or structured, delayed ones</w:t>
        </w:r>
      </w:ins>
      <w:ins w:id="5669" w:author="Arthur Parmentier" w:date="2020-05-19T23:11:00Z">
        <w:r w:rsidR="00833F14" w:rsidRPr="007C437A">
          <w:rPr>
            <w:rStyle w:val="Appelnotedebasdep"/>
          </w:rPr>
          <w:footnoteReference w:id="37"/>
        </w:r>
      </w:ins>
      <w:ins w:id="5684" w:author="Arthur Parmentier" w:date="2020-05-20T11:25:00Z">
        <w:r w:rsidR="00337510" w:rsidRPr="007C437A">
          <w:t>.</w:t>
        </w:r>
      </w:ins>
    </w:p>
    <w:p w:rsidR="00337510" w:rsidRPr="007C437A" w:rsidRDefault="00337510">
      <w:pPr>
        <w:rPr>
          <w:ins w:id="5685" w:author="Arthur Parmentier" w:date="2020-05-20T11:39:00Z"/>
        </w:rPr>
      </w:pPr>
      <w:ins w:id="5686" w:author="Arthur Parmentier" w:date="2020-05-20T11:27:00Z">
        <w:r w:rsidRPr="007C437A">
          <w:lastRenderedPageBreak/>
          <w:t xml:space="preserve">In conclusion, </w:t>
        </w:r>
      </w:ins>
      <w:ins w:id="5687" w:author="Arthur Parmentier" w:date="2020-05-20T11:40:00Z">
        <w:r w:rsidR="00B307BE" w:rsidRPr="007C437A">
          <w:t xml:space="preserve">although more expensive or complex systems would allow for full 3D tracking of the body, </w:t>
        </w:r>
      </w:ins>
      <w:ins w:id="5688" w:author="Arthur Parmentier" w:date="2020-05-20T11:27:00Z">
        <w:r w:rsidRPr="007C437A">
          <w:t>PoseNet</w:t>
        </w:r>
      </w:ins>
      <w:ins w:id="5689" w:author="Arthur Parmentier" w:date="2020-05-20T11:29:00Z">
        <w:r w:rsidR="000506E4" w:rsidRPr="007C437A">
          <w:t xml:space="preserve"> </w:t>
        </w:r>
      </w:ins>
      <w:ins w:id="5690" w:author="Arthur Parmentier" w:date="2020-05-20T11:30:00Z">
        <w:r w:rsidR="000506E4" w:rsidRPr="007C437A">
          <w:t xml:space="preserve">is suitable for </w:t>
        </w:r>
      </w:ins>
      <w:ins w:id="5691" w:author="Arthur Parmentier" w:date="2020-05-20T11:31:00Z">
        <w:r w:rsidR="000506E4" w:rsidRPr="007C437A">
          <w:t xml:space="preserve">building most features at the </w:t>
        </w:r>
      </w:ins>
      <w:ins w:id="5692" w:author="Arthur Parmentier" w:date="2020-05-23T09:56:00Z">
        <w:r w:rsidR="00AB2243" w:rsidRPr="007C437A">
          <w:t xml:space="preserve">full </w:t>
        </w:r>
      </w:ins>
      <w:ins w:id="5693" w:author="Arthur Parmentier" w:date="2020-05-20T11:31:00Z">
        <w:r w:rsidR="000506E4" w:rsidRPr="007C437A">
          <w:t>body scale relevant to SP</w:t>
        </w:r>
      </w:ins>
      <w:ins w:id="5694" w:author="Arthur Parmentier" w:date="2020-05-20T11:40:00Z">
        <w:r w:rsidR="00B21279" w:rsidRPr="007C437A">
          <w:t xml:space="preserve"> and is the most adapted technology in the frame of this project</w:t>
        </w:r>
      </w:ins>
      <w:ins w:id="5695" w:author="Arthur Parmentier" w:date="2020-05-20T11:31:00Z">
        <w:r w:rsidR="000506E4" w:rsidRPr="007C437A">
          <w:t>.</w:t>
        </w:r>
      </w:ins>
      <w:ins w:id="5696" w:author="Arthur Parmentier" w:date="2020-05-20T11:41:00Z">
        <w:r w:rsidR="00B21279" w:rsidRPr="007C437A">
          <w:br/>
        </w:r>
      </w:ins>
      <w:ins w:id="5697" w:author="Arthur Parmentier" w:date="2020-05-20T11:33:00Z">
        <w:r w:rsidR="000506E4" w:rsidRPr="007C437A">
          <w:t>From the observation of correlations between missing depth features and known signs/features, we are able</w:t>
        </w:r>
      </w:ins>
      <w:ins w:id="5698" w:author="Arthur Parmentier" w:date="2020-05-20T11:34:00Z">
        <w:r w:rsidR="000506E4" w:rsidRPr="007C437A">
          <w:t xml:space="preserve"> to make a small simplification of the SP grammar by assuming that </w:t>
        </w:r>
      </w:ins>
      <w:ins w:id="5699" w:author="Arthur Parmentier" w:date="2020-05-20T11:35:00Z">
        <w:r w:rsidR="000506E4" w:rsidRPr="007C437A">
          <w:t xml:space="preserve">the requests must </w:t>
        </w:r>
      </w:ins>
      <w:ins w:id="5700" w:author="Arthur Parmentier" w:date="2020-05-20T11:36:00Z">
        <w:r w:rsidR="000506E4" w:rsidRPr="007C437A">
          <w:t>be executed immediately when “go gestures” are used, and that in every mode but the default one, the requests are immediate.</w:t>
        </w:r>
      </w:ins>
      <w:ins w:id="5701" w:author="Arthur Parmentier" w:date="2020-05-20T11:37:00Z">
        <w:r w:rsidR="000506E4" w:rsidRPr="007C437A">
          <w:t xml:space="preserve"> Under these assumptions, PoseNet is sufficient to build all necessary features to </w:t>
        </w:r>
      </w:ins>
      <w:ins w:id="5702" w:author="Arthur Parmentier" w:date="2020-05-20T11:38:00Z">
        <w:r w:rsidR="000506E4" w:rsidRPr="007C437A">
          <w:t>recognize</w:t>
        </w:r>
      </w:ins>
      <w:ins w:id="5703" w:author="Arthur Parmentier" w:date="2020-05-20T11:37:00Z">
        <w:r w:rsidR="000506E4" w:rsidRPr="007C437A">
          <w:t xml:space="preserve"> SP signs at the body scale.</w:t>
        </w:r>
      </w:ins>
    </w:p>
    <w:p w:rsidR="00774F33" w:rsidRPr="007C437A" w:rsidRDefault="000340B7" w:rsidP="000340B7">
      <w:pPr>
        <w:pStyle w:val="Titre5"/>
        <w:rPr>
          <w:ins w:id="5704" w:author="Arthur Parmentier" w:date="2020-05-20T11:41:00Z"/>
        </w:rPr>
      </w:pPr>
      <w:ins w:id="5705" w:author="Arthur Parmentier" w:date="2020-05-20T11:41:00Z">
        <w:r w:rsidRPr="007C437A">
          <w:t>Building features</w:t>
        </w:r>
      </w:ins>
    </w:p>
    <w:p w:rsidR="003D367C" w:rsidRPr="007C437A" w:rsidRDefault="00F71238" w:rsidP="003D367C">
      <w:pPr>
        <w:rPr>
          <w:ins w:id="5706" w:author="Arthur Parmentier" w:date="2020-05-20T15:19:00Z"/>
        </w:rPr>
      </w:pPr>
      <w:ins w:id="5707"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708" w:author="Arthur Parmentier" w:date="2020-05-20T15:24:00Z"/>
        </w:rPr>
      </w:pPr>
      <w:ins w:id="5709" w:author="Arthur Parmentier" w:date="2020-05-20T15:30:00Z">
        <w:r w:rsidRPr="007C437A">
          <w:t>The set of features shou</w:t>
        </w:r>
      </w:ins>
      <w:ins w:id="5710" w:author="Arthur Parmentier" w:date="2020-05-20T15:31:00Z">
        <w:r w:rsidRPr="007C437A">
          <w:t xml:space="preserve">ld </w:t>
        </w:r>
      </w:ins>
      <w:ins w:id="5711" w:author="Arthur Parmentier" w:date="2020-05-20T19:02:00Z">
        <w:r w:rsidR="00830C1A" w:rsidRPr="007C437A">
          <w:t>reduce to the</w:t>
        </w:r>
      </w:ins>
      <w:ins w:id="5712" w:author="Arthur Parmentier" w:date="2020-05-20T15:31:00Z">
        <w:r w:rsidRPr="007C437A">
          <w:t xml:space="preserve"> lowest number of dimensions, while still being meaningful, </w:t>
        </w:r>
      </w:ins>
      <w:ins w:id="5713" w:author="Arthur Parmentier" w:date="2020-05-20T19:02:00Z">
        <w:r w:rsidR="00830C1A" w:rsidRPr="007C437A">
          <w:t xml:space="preserve">in order </w:t>
        </w:r>
      </w:ins>
      <w:ins w:id="5714" w:author="Arthur Parmentier" w:date="2020-05-20T15:31:00Z">
        <w:r w:rsidRPr="007C437A">
          <w:t xml:space="preserve">to avoid the </w:t>
        </w:r>
      </w:ins>
      <w:ins w:id="5715" w:author="Arthur Parmentier" w:date="2020-05-20T19:03:00Z">
        <w:r w:rsidR="00FE52CB" w:rsidRPr="007C437A">
          <w:t>so-called “</w:t>
        </w:r>
      </w:ins>
      <w:ins w:id="5716" w:author="Arthur Parmentier" w:date="2020-05-20T15:31:00Z">
        <w:r w:rsidRPr="007C437A">
          <w:t>curse of dimensionality</w:t>
        </w:r>
      </w:ins>
      <w:ins w:id="5717" w:author="Arthur Parmentier" w:date="2020-05-20T19:03:00Z">
        <w:r w:rsidR="00FE52CB" w:rsidRPr="007C437A">
          <w:t>” problem</w:t>
        </w:r>
      </w:ins>
      <w:ins w:id="5718" w:author="Arthur Parmentier" w:date="2020-05-20T15:31:00Z">
        <w:r w:rsidRPr="007C437A">
          <w:t xml:space="preserve">. </w:t>
        </w:r>
      </w:ins>
      <w:ins w:id="5719" w:author="Arthur Parmentier" w:date="2020-05-20T19:03:00Z">
        <w:r w:rsidR="003D04EE" w:rsidRPr="007C437A">
          <w:t>It</w:t>
        </w:r>
      </w:ins>
      <w:ins w:id="5720" w:author="Arthur Parmentier" w:date="2020-05-20T15:31:00Z">
        <w:r w:rsidRPr="007C437A">
          <w:t xml:space="preserve"> can for instance be solved with a principal</w:t>
        </w:r>
      </w:ins>
      <w:ins w:id="5721" w:author="Arthur Parmentier" w:date="2020-05-20T15:32:00Z">
        <w:r w:rsidRPr="007C437A">
          <w:t xml:space="preserve"> component </w:t>
        </w:r>
      </w:ins>
      <w:ins w:id="5722" w:author="Arthur Parmentier" w:date="2020-05-20T19:03:00Z">
        <w:r w:rsidR="0080466C" w:rsidRPr="007C437A">
          <w:t>analysis which in general provides the best set of features</w:t>
        </w:r>
      </w:ins>
      <w:ins w:id="5723" w:author="Arthur Parmentier" w:date="2020-05-20T19:04:00Z">
        <w:r w:rsidR="0080466C" w:rsidRPr="007C437A">
          <w:t xml:space="preserve"> to a given classification problem</w:t>
        </w:r>
      </w:ins>
      <w:ins w:id="5724" w:author="Arthur Parmentier" w:date="2020-05-20T19:03:00Z">
        <w:r w:rsidR="0080466C" w:rsidRPr="007C437A">
          <w:t>; h</w:t>
        </w:r>
      </w:ins>
      <w:ins w:id="5725" w:author="Arthur Parmentier" w:date="2020-05-20T15:33:00Z">
        <w:r w:rsidRPr="007C437A">
          <w:t>owever, in our case, we want the features to always remain interpretable to the user, so that we cannot afford such a transformation.</w:t>
        </w:r>
      </w:ins>
      <w:ins w:id="5726" w:author="Arthur Parmentier" w:date="2020-05-20T15:34:00Z">
        <w:r w:rsidRPr="007C437A">
          <w:t xml:space="preserve"> Instead, we should only keep the most significant joints in PoseNet outpu</w:t>
        </w:r>
      </w:ins>
      <w:ins w:id="5727" w:author="Arthur Parmentier" w:date="2020-05-20T15:35:00Z">
        <w:r w:rsidRPr="007C437A">
          <w:t xml:space="preserve">t such as the wrists or elbows positions, discarding less significant ones </w:t>
        </w:r>
      </w:ins>
      <w:ins w:id="5728" w:author="Arthur Parmentier" w:date="2020-05-20T15:36:00Z">
        <w:r w:rsidRPr="007C437A">
          <w:t xml:space="preserve">(for SP) </w:t>
        </w:r>
      </w:ins>
      <w:ins w:id="5729" w:author="Arthur Parmentier" w:date="2020-05-20T15:35:00Z">
        <w:r w:rsidRPr="007C437A">
          <w:t xml:space="preserve">such as the nose or hips. However, if the user wants to build its own set of signs that </w:t>
        </w:r>
      </w:ins>
      <w:ins w:id="5730"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731" w:author="Arthur Parmentier" w:date="2020-05-20T19:10:00Z"/>
        </w:rPr>
      </w:pPr>
      <w:ins w:id="5732" w:author="Arthur Parmentier" w:date="2020-05-20T15:27:00Z">
        <w:r w:rsidRPr="007C437A">
          <w:t xml:space="preserve">The </w:t>
        </w:r>
      </w:ins>
      <w:ins w:id="5733" w:author="Arthur Parmentier" w:date="2020-05-20T15:38:00Z">
        <w:r w:rsidR="00D2561F" w:rsidRPr="007C437A">
          <w:t xml:space="preserve">features must be invariant to transformations that are not meaningful and do not correspond </w:t>
        </w:r>
      </w:ins>
      <w:ins w:id="5734" w:author="Arthur Parmentier" w:date="2020-05-20T15:39:00Z">
        <w:r w:rsidR="00D2561F" w:rsidRPr="007C437A">
          <w:t>to any sign. In particular, the features must be translation</w:t>
        </w:r>
        <w:r w:rsidR="001014E8" w:rsidRPr="007C437A">
          <w:t>-</w:t>
        </w:r>
      </w:ins>
      <w:ins w:id="5735" w:author="Arthur Parmentier" w:date="2020-05-20T15:40:00Z">
        <w:r w:rsidR="001014E8" w:rsidRPr="007C437A">
          <w:t xml:space="preserve"> &amp;</w:t>
        </w:r>
      </w:ins>
      <w:ins w:id="5736" w:author="Arthur Parmentier" w:date="2020-05-20T15:39:00Z">
        <w:r w:rsidR="00D2561F" w:rsidRPr="007C437A">
          <w:t xml:space="preserve"> rotation</w:t>
        </w:r>
      </w:ins>
      <w:ins w:id="5737" w:author="Arthur Parmentier" w:date="2020-05-20T15:40:00Z">
        <w:r w:rsidR="001014E8" w:rsidRPr="007C437A">
          <w:t>-invariants</w:t>
        </w:r>
      </w:ins>
      <w:ins w:id="5738" w:author="Arthur Parmentier" w:date="2020-05-20T19:07:00Z">
        <w:r w:rsidR="007012CB" w:rsidRPr="007C437A">
          <w:t xml:space="preserve"> and</w:t>
        </w:r>
      </w:ins>
      <w:ins w:id="5739"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740" w:author="Arthur Parmentier" w:date="2020-05-20T15:41:00Z">
        <w:r w:rsidR="001014E8" w:rsidRPr="007C437A">
          <w:t xml:space="preserve">PoseNet by taking the </w:t>
        </w:r>
      </w:ins>
      <w:ins w:id="5741" w:author="Arthur Parmentier" w:date="2020-05-20T15:42:00Z">
        <w:r w:rsidR="001014E8" w:rsidRPr="007C437A">
          <w:t xml:space="preserve">X &amp; Y </w:t>
        </w:r>
      </w:ins>
      <w:ins w:id="5742" w:author="Arthur Parmentier" w:date="2020-05-20T15:41:00Z">
        <w:r w:rsidR="001014E8" w:rsidRPr="007C437A">
          <w:t xml:space="preserve">distance between </w:t>
        </w:r>
      </w:ins>
      <w:ins w:id="5743" w:author="Arthur Parmentier" w:date="2020-05-20T15:42:00Z">
        <w:r w:rsidR="001014E8" w:rsidRPr="007C437A">
          <w:t>each joint and the nose, which is considered a fixed point and then normalizing the X dimension with respect to the inter-shoulders dis</w:t>
        </w:r>
      </w:ins>
      <w:ins w:id="5744" w:author="Arthur Parmentier" w:date="2020-05-20T15:43:00Z">
        <w:r w:rsidR="001014E8" w:rsidRPr="007C437A">
          <w:t>tance and the Y dimension with respect to the distance between the middle of the hips and the nose.</w:t>
        </w:r>
      </w:ins>
      <w:ins w:id="5745" w:author="Arthur Parmentier" w:date="2020-05-20T18:55:00Z">
        <w:r w:rsidR="009A5E99" w:rsidRPr="007C437A">
          <w:br/>
        </w:r>
      </w:ins>
      <w:ins w:id="5746" w:author="Arthur Parmentier" w:date="2020-05-20T19:08:00Z">
        <w:r w:rsidR="00264F0D" w:rsidRPr="007C437A">
          <w:t>The feature invariance will allow a sign to be</w:t>
        </w:r>
      </w:ins>
      <w:ins w:id="5747" w:author="Arthur Parmentier" w:date="2020-05-20T19:09:00Z">
        <w:r w:rsidR="00264F0D" w:rsidRPr="007C437A">
          <w:t xml:space="preserve"> recognized</w:t>
        </w:r>
      </w:ins>
      <w:ins w:id="5748" w:author="Arthur Parmentier" w:date="2020-05-20T19:08:00Z">
        <w:r w:rsidR="00264F0D" w:rsidRPr="007C437A">
          <w:t xml:space="preserve"> </w:t>
        </w:r>
      </w:ins>
      <w:ins w:id="5749"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750" w:author="Arthur Parmentier" w:date="2020-05-20T19:10:00Z"/>
        </w:rPr>
      </w:pPr>
      <w:ins w:id="5751" w:author="Arthur Parmentier" w:date="2020-05-20T19:09:00Z">
        <w:r w:rsidRPr="007C437A">
          <w:t>location and orientation</w:t>
        </w:r>
      </w:ins>
      <w:ins w:id="5752" w:author="Arthur Parmentier" w:date="2020-05-20T18:56:00Z">
        <w:r w:rsidR="009A5E99" w:rsidRPr="007C437A">
          <w:t xml:space="preserve"> </w:t>
        </w:r>
      </w:ins>
      <w:ins w:id="5753" w:author="Arthur Parmentier" w:date="2020-05-20T19:10:00Z">
        <w:r w:rsidRPr="007C437A">
          <w:t>(</w:t>
        </w:r>
      </w:ins>
      <w:ins w:id="5754" w:author="Arthur Parmentier" w:date="2020-05-20T18:56:00Z">
        <w:r w:rsidR="009A5E99" w:rsidRPr="007C437A">
          <w:t xml:space="preserve">as long as the soundpainter </w:t>
        </w:r>
      </w:ins>
      <w:ins w:id="5755" w:author="Arthur Parmentier" w:date="2020-05-20T19:00:00Z">
        <w:r w:rsidR="001D766B" w:rsidRPr="007C437A">
          <w:t xml:space="preserve">faces the camera </w:t>
        </w:r>
      </w:ins>
      <w:ins w:id="5756" w:author="Arthur Parmentier" w:date="2020-05-20T19:01:00Z">
        <w:r w:rsidR="001D766B" w:rsidRPr="007C437A">
          <w:t xml:space="preserve">with a relatively small angle </w:t>
        </w:r>
      </w:ins>
      <w:ins w:id="5757" w:author="Arthur Parmentier" w:date="2020-05-20T19:00:00Z">
        <w:r w:rsidR="001D766B" w:rsidRPr="007C437A">
          <w:t>and does</w:t>
        </w:r>
      </w:ins>
      <w:ins w:id="5758" w:author="Arthur Parmentier" w:date="2020-05-20T18:57:00Z">
        <w:r w:rsidR="009A5E99" w:rsidRPr="007C437A">
          <w:t xml:space="preserve"> not</w:t>
        </w:r>
      </w:ins>
      <w:ins w:id="5759" w:author="Arthur Parmentier" w:date="2020-05-20T19:00:00Z">
        <w:r w:rsidR="001D766B" w:rsidRPr="007C437A">
          <w:t xml:space="preserve"> </w:t>
        </w:r>
      </w:ins>
      <w:ins w:id="5760" w:author="Arthur Parmentier" w:date="2020-05-20T18:57:00Z">
        <w:r w:rsidR="009A5E99" w:rsidRPr="007C437A">
          <w:t>get outside</w:t>
        </w:r>
      </w:ins>
      <w:ins w:id="5761" w:author="Arthur Parmentier" w:date="2020-05-20T19:00:00Z">
        <w:r w:rsidR="001D766B" w:rsidRPr="007C437A">
          <w:t xml:space="preserve"> its</w:t>
        </w:r>
      </w:ins>
      <w:ins w:id="5762" w:author="Arthur Parmentier" w:date="2020-05-20T18:57:00Z">
        <w:r w:rsidR="009A5E99" w:rsidRPr="007C437A">
          <w:t xml:space="preserve"> field of view</w:t>
        </w:r>
      </w:ins>
      <w:ins w:id="5763" w:author="Arthur Parmentier" w:date="2020-05-20T19:10:00Z">
        <w:r w:rsidRPr="007C437A">
          <w:t>)</w:t>
        </w:r>
      </w:ins>
    </w:p>
    <w:p w:rsidR="00264F0D" w:rsidRPr="007C437A" w:rsidRDefault="00264F0D" w:rsidP="00264F0D">
      <w:pPr>
        <w:pStyle w:val="Paragraphedeliste"/>
        <w:numPr>
          <w:ilvl w:val="1"/>
          <w:numId w:val="30"/>
        </w:numPr>
        <w:rPr>
          <w:ins w:id="5764" w:author="Arthur Parmentier" w:date="2020-05-20T19:35:00Z"/>
        </w:rPr>
      </w:pPr>
      <w:ins w:id="5765" w:author="Arthur Parmentier" w:date="2020-05-20T19:10:00Z">
        <w:r w:rsidRPr="007C437A">
          <w:t>body dimensions (assuming that the general proportions of the human b</w:t>
        </w:r>
      </w:ins>
      <w:ins w:id="5766" w:author="Arthur Parmentier" w:date="2020-05-20T19:11:00Z">
        <w:r w:rsidRPr="007C437A">
          <w:t xml:space="preserve">ody </w:t>
        </w:r>
      </w:ins>
      <w:ins w:id="5767" w:author="Arthur Parmentier" w:date="2020-05-20T19:34:00Z">
        <w:r w:rsidR="0005532E" w:rsidRPr="007C437A">
          <w:t>remain</w:t>
        </w:r>
      </w:ins>
      <w:ins w:id="5768" w:author="Arthur Parmentier" w:date="2020-05-20T19:11:00Z">
        <w:r w:rsidRPr="007C437A">
          <w:t xml:space="preserve"> constant)</w:t>
        </w:r>
      </w:ins>
    </w:p>
    <w:p w:rsidR="0005532E" w:rsidRPr="007C437A" w:rsidRDefault="0005532E" w:rsidP="0005532E">
      <w:pPr>
        <w:rPr>
          <w:ins w:id="5769" w:author="Arthur Parmentier" w:date="2020-05-20T19:37:00Z"/>
        </w:rPr>
      </w:pPr>
      <w:ins w:id="5770" w:author="Arthur Parmentier" w:date="2020-05-20T19:35:00Z">
        <w:r w:rsidRPr="007C437A">
          <w:t>With these constraints in mind</w:t>
        </w:r>
      </w:ins>
      <w:ins w:id="5771" w:author="Arthur Parmentier" w:date="2020-05-20T19:40:00Z">
        <w:r w:rsidRPr="007C437A">
          <w:t xml:space="preserve"> and </w:t>
        </w:r>
      </w:ins>
      <w:ins w:id="5772" w:author="Arthur Parmentier" w:date="2020-05-20T19:42:00Z">
        <w:r w:rsidR="00C2080C" w:rsidRPr="007C437A">
          <w:t xml:space="preserve">from </w:t>
        </w:r>
      </w:ins>
      <w:ins w:id="5773" w:author="Arthur Parmentier" w:date="2020-05-20T19:40:00Z">
        <w:r w:rsidRPr="007C437A">
          <w:t>my previous knowledge of SP signs</w:t>
        </w:r>
      </w:ins>
      <w:ins w:id="5774" w:author="Arthur Parmentier" w:date="2020-05-20T19:36:00Z">
        <w:r w:rsidRPr="007C437A">
          <w:t xml:space="preserve">, </w:t>
        </w:r>
      </w:ins>
      <w:ins w:id="5775" w:author="Arthur Parmentier" w:date="2020-05-20T19:40:00Z">
        <w:r w:rsidR="00C2080C" w:rsidRPr="007C437A">
          <w:t>I</w:t>
        </w:r>
      </w:ins>
      <w:ins w:id="5776" w:author="Arthur Parmentier" w:date="2020-05-20T19:36:00Z">
        <w:r w:rsidRPr="007C437A">
          <w:t xml:space="preserve"> c</w:t>
        </w:r>
      </w:ins>
      <w:ins w:id="5777" w:author="Arthur Parmentier" w:date="2020-05-20T19:42:00Z">
        <w:r w:rsidR="00C2080C" w:rsidRPr="007C437A">
          <w:t>ould first</w:t>
        </w:r>
      </w:ins>
      <w:ins w:id="5778" w:author="Arthur Parmentier" w:date="2020-05-20T19:36:00Z">
        <w:r w:rsidRPr="007C437A">
          <w:t xml:space="preserve"> order the body joints in PoseNet by their importance for SP signs recognition for </w:t>
        </w:r>
      </w:ins>
      <w:ins w:id="5779" w:author="Arthur Parmentier" w:date="2020-05-20T19:37:00Z">
        <w:r w:rsidRPr="007C437A">
          <w:t>basic signs in default mode:</w:t>
        </w:r>
      </w:ins>
    </w:p>
    <w:p w:rsidR="0005532E" w:rsidRPr="007C437A" w:rsidRDefault="0005532E" w:rsidP="0005532E">
      <w:pPr>
        <w:pStyle w:val="Paragraphedeliste"/>
        <w:numPr>
          <w:ilvl w:val="0"/>
          <w:numId w:val="31"/>
        </w:numPr>
        <w:rPr>
          <w:ins w:id="5780" w:author="Arthur Parmentier" w:date="2020-05-20T19:40:00Z"/>
        </w:rPr>
      </w:pPr>
      <w:ins w:id="5781" w:author="Arthur Parmentier" w:date="2020-05-20T19:37:00Z">
        <w:r w:rsidRPr="007C437A">
          <w:t>wrists</w:t>
        </w:r>
      </w:ins>
    </w:p>
    <w:p w:rsidR="0005532E" w:rsidRPr="007C437A" w:rsidRDefault="0005532E">
      <w:pPr>
        <w:pStyle w:val="Paragraphedeliste"/>
        <w:numPr>
          <w:ilvl w:val="0"/>
          <w:numId w:val="31"/>
        </w:numPr>
        <w:rPr>
          <w:ins w:id="5782" w:author="Arthur Parmentier" w:date="2020-05-20T19:37:00Z"/>
        </w:rPr>
      </w:pPr>
      <w:ins w:id="5783" w:author="Arthur Parmentier" w:date="2020-05-20T19:40:00Z">
        <w:r w:rsidRPr="007C437A">
          <w:t>elbows</w:t>
        </w:r>
      </w:ins>
    </w:p>
    <w:p w:rsidR="00C2080C" w:rsidRPr="007C437A" w:rsidRDefault="00C2080C" w:rsidP="00C2080C">
      <w:pPr>
        <w:pStyle w:val="Paragraphedeliste"/>
        <w:numPr>
          <w:ilvl w:val="0"/>
          <w:numId w:val="31"/>
        </w:numPr>
        <w:rPr>
          <w:ins w:id="5784" w:author="Arthur Parmentier" w:date="2020-05-20T19:41:00Z"/>
        </w:rPr>
      </w:pPr>
      <w:ins w:id="5785" w:author="Arthur Parmentier" w:date="2020-05-20T19:41:00Z">
        <w:r w:rsidRPr="007C437A">
          <w:t>shoulders</w:t>
        </w:r>
      </w:ins>
    </w:p>
    <w:p w:rsidR="00C2080C" w:rsidRPr="007C437A" w:rsidRDefault="00C2080C" w:rsidP="00C2080C">
      <w:pPr>
        <w:pStyle w:val="Paragraphedeliste"/>
        <w:numPr>
          <w:ilvl w:val="0"/>
          <w:numId w:val="31"/>
        </w:numPr>
        <w:rPr>
          <w:ins w:id="5786" w:author="Arthur Parmentier" w:date="2020-05-20T19:41:00Z"/>
        </w:rPr>
      </w:pPr>
      <w:ins w:id="5787" w:author="Arthur Parmentier" w:date="2020-05-20T19:41:00Z">
        <w:r w:rsidRPr="007C437A">
          <w:t>all other joints</w:t>
        </w:r>
      </w:ins>
    </w:p>
    <w:p w:rsidR="00ED2134" w:rsidRPr="007C437A" w:rsidRDefault="00C2080C">
      <w:pPr>
        <w:rPr>
          <w:ins w:id="5788" w:author="Arthur Parmentier" w:date="2020-05-20T20:02:00Z"/>
        </w:rPr>
      </w:pPr>
      <w:ins w:id="5789" w:author="Arthur Parmentier" w:date="2020-05-20T19:41:00Z">
        <w:r w:rsidRPr="007C437A">
          <w:lastRenderedPageBreak/>
          <w:t>I</w:t>
        </w:r>
      </w:ins>
      <w:ins w:id="5790" w:author="Arthur Parmentier" w:date="2020-05-20T19:42:00Z">
        <w:r w:rsidRPr="007C437A">
          <w:t xml:space="preserve">n fact, </w:t>
        </w:r>
      </w:ins>
      <w:ins w:id="5791" w:author="Arthur Parmentier" w:date="2020-05-20T19:43:00Z">
        <w:r w:rsidRPr="007C437A">
          <w:t>I decided to only use wrists and elbows positions</w:t>
        </w:r>
      </w:ins>
      <w:ins w:id="5792" w:author="Arthur Parmentier" w:date="2020-05-20T19:44:00Z">
        <w:r w:rsidRPr="007C437A">
          <w:t>, which gave the best performance in my initial tests</w:t>
        </w:r>
      </w:ins>
      <w:ins w:id="5793"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794" w:author="Arthur Parmentier" w:date="2020-05-20T19:43:00Z">
        <w:r w:rsidRPr="007C437A">
          <w:rPr>
            <w:rStyle w:val="Appelnotedebasdep"/>
          </w:rPr>
          <w:footnoteReference w:id="38"/>
        </w:r>
      </w:ins>
    </w:p>
    <w:p w:rsidR="00C46A73" w:rsidRPr="007C437A" w:rsidRDefault="00F304EE">
      <w:pPr>
        <w:pStyle w:val="Titre4"/>
        <w:rPr>
          <w:ins w:id="5813" w:author="Arthur Parmentier" w:date="2020-05-21T15:08:00Z"/>
          <w:rPrChange w:id="5814" w:author="Arthur Parmentier" w:date="2020-06-07T15:27:00Z">
            <w:rPr>
              <w:ins w:id="5815" w:author="Arthur Parmentier" w:date="2020-05-21T15:08:00Z"/>
            </w:rPr>
          </w:rPrChange>
        </w:rPr>
        <w:pPrChange w:id="5816" w:author="Arthur Parmentier" w:date="2020-05-21T15:08:00Z">
          <w:pPr/>
        </w:pPrChange>
      </w:pPr>
      <w:ins w:id="5817" w:author="Arthur Parmentier" w:date="2020-05-20T20:02:00Z">
        <w:r w:rsidRPr="007C437A">
          <w:rPr>
            <w:rPrChange w:id="5818" w:author="Arthur Parmentier" w:date="2020-06-07T15:27:00Z">
              <w:rPr/>
            </w:rPrChange>
          </w:rPr>
          <w:t>Hands tracking</w:t>
        </w:r>
      </w:ins>
    </w:p>
    <w:p w:rsidR="00C46A73" w:rsidRPr="007C437A" w:rsidRDefault="004020A1" w:rsidP="00F304EE">
      <w:pPr>
        <w:rPr>
          <w:ins w:id="5819" w:author="Arthur Parmentier" w:date="2020-06-03T17:58:00Z"/>
        </w:rPr>
      </w:pPr>
      <w:ins w:id="5820" w:author="Arthur Parmentier" w:date="2020-06-03T18:00:00Z">
        <w:r w:rsidRPr="007C437A">
          <w:t>Similarly</w:t>
        </w:r>
      </w:ins>
      <w:ins w:id="5821" w:author="Arthur Parmentier" w:date="2020-06-03T17:58:00Z">
        <w:r w:rsidRPr="007C437A">
          <w:t xml:space="preserve"> </w:t>
        </w:r>
      </w:ins>
      <w:ins w:id="5822" w:author="Arthur Parmentier" w:date="2020-06-03T17:57:00Z">
        <w:r w:rsidRPr="007C437A">
          <w:t>to the ful</w:t>
        </w:r>
      </w:ins>
      <w:ins w:id="5823" w:author="Arthur Parmentier" w:date="2020-06-03T17:58:00Z">
        <w:r w:rsidRPr="007C437A">
          <w:t>l body model, hands can be represented as a skeleton in which our features are built from the position of the han</w:t>
        </w:r>
      </w:ins>
      <w:ins w:id="5824" w:author="Arthur Parmentier" w:date="2020-06-03T17:59:00Z">
        <w:r w:rsidRPr="007C437A">
          <w:t>ds in space.</w:t>
        </w:r>
      </w:ins>
      <w:ins w:id="5825" w:author="Arthur Parmentier" w:date="2020-06-03T18:00:00Z">
        <w:r w:rsidRPr="007C437A">
          <w:t xml:space="preserve"> This time, a 3D model is necessary as several signs are ambiguous in 2D space and can only be classified by looking</w:t>
        </w:r>
      </w:ins>
      <w:ins w:id="5826"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827" w:author="Arthur Parmentier" w:date="2020-06-03T18:06:00Z"/>
        </w:rPr>
      </w:pPr>
      <w:ins w:id="5828" w:author="Arthur Parmentier" w:date="2020-06-03T18:06:00Z">
        <w:r w:rsidRPr="007C437A">
          <w:t>Hi5 Gloves</w:t>
        </w:r>
      </w:ins>
    </w:p>
    <w:p w:rsidR="00890740" w:rsidRPr="007C437A" w:rsidRDefault="00890740">
      <w:pPr>
        <w:rPr>
          <w:ins w:id="5829" w:author="Arthur Parmentier" w:date="2020-06-03T17:58:00Z"/>
        </w:rPr>
      </w:pPr>
      <w:ins w:id="5830" w:author="Arthur Parmentier" w:date="2020-06-03T18:06:00Z">
        <w:r w:rsidRPr="007C437A">
          <w:t>Just like for the full body model, I initi</w:t>
        </w:r>
      </w:ins>
      <w:ins w:id="5831" w:author="Arthur Parmentier" w:date="2020-06-03T18:07:00Z">
        <w:r w:rsidRPr="007C437A">
          <w:t xml:space="preserve">ally looked at several existing technologies to model 3D positions of the hands. At the time of </w:t>
        </w:r>
      </w:ins>
      <w:ins w:id="5832" w:author="Arthur Parmentier" w:date="2020-06-03T18:08:00Z">
        <w:r w:rsidRPr="007C437A">
          <w:t xml:space="preserve">my research (before early March 2020), there was no equivalent </w:t>
        </w:r>
      </w:ins>
      <w:ins w:id="5833" w:author="Arthur Parmentier" w:date="2020-06-03T18:57:00Z">
        <w:r w:rsidR="00221FBD" w:rsidRPr="007C437A">
          <w:t xml:space="preserve">computer-vision </w:t>
        </w:r>
      </w:ins>
      <w:ins w:id="5834" w:author="Arthur Parmentier" w:date="2020-06-03T18:08:00Z">
        <w:r w:rsidRPr="007C437A">
          <w:t xml:space="preserve">model </w:t>
        </w:r>
      </w:ins>
      <w:ins w:id="5835" w:author="Arthur Parmentier" w:date="2020-06-03T18:57:00Z">
        <w:r w:rsidR="00221FBD" w:rsidRPr="007C437A">
          <w:t>similar to</w:t>
        </w:r>
      </w:ins>
      <w:ins w:id="5836" w:author="Arthur Parmentier" w:date="2020-06-03T18:08:00Z">
        <w:r w:rsidRPr="007C437A">
          <w:t xml:space="preserve"> PoseNet </w:t>
        </w:r>
      </w:ins>
      <w:ins w:id="5837" w:author="Arthur Parmentier" w:date="2020-06-03T18:57:00Z">
        <w:r w:rsidR="00221FBD" w:rsidRPr="007C437A">
          <w:t>for the hands</w:t>
        </w:r>
      </w:ins>
      <w:ins w:id="5838" w:author="Arthur Parmentier" w:date="2020-06-03T18:58:00Z">
        <w:r w:rsidR="00221FBD" w:rsidRPr="007C437A">
          <w:t xml:space="preserve"> </w:t>
        </w:r>
      </w:ins>
      <w:ins w:id="5839" w:author="Arthur Parmentier" w:date="2020-06-03T18:08:00Z">
        <w:r w:rsidRPr="007C437A">
          <w:t>that I could integrate into Ma</w:t>
        </w:r>
      </w:ins>
      <w:ins w:id="5840" w:author="Arthur Parmentier" w:date="2020-06-03T18:57:00Z">
        <w:r w:rsidR="00221FBD" w:rsidRPr="007C437A">
          <w:t>x</w:t>
        </w:r>
      </w:ins>
      <w:ins w:id="5841" w:author="Arthur Parmentier" w:date="2020-06-03T19:00:00Z">
        <w:r w:rsidR="00221FBD" w:rsidRPr="007C437A">
          <w:t>.</w:t>
        </w:r>
        <w:r w:rsidR="00221FBD" w:rsidRPr="007C437A">
          <w:rPr>
            <w:rStyle w:val="Appelnotedebasdep"/>
          </w:rPr>
          <w:footnoteReference w:id="39"/>
        </w:r>
      </w:ins>
    </w:p>
    <w:p w:rsidR="004020A1" w:rsidRPr="007C437A" w:rsidRDefault="00221FBD" w:rsidP="00F304EE">
      <w:pPr>
        <w:rPr>
          <w:ins w:id="5851" w:author="Arthur Parmentier" w:date="2020-06-03T19:04:00Z"/>
        </w:rPr>
      </w:pPr>
      <w:ins w:id="5852" w:author="Arthur Parmentier" w:date="2020-06-03T19:02:00Z">
        <w:r w:rsidRPr="007C437A">
          <w:t>Instead, a variety of dedicated hardware wa</w:t>
        </w:r>
      </w:ins>
      <w:ins w:id="5853" w:author="Arthur Parmentier" w:date="2020-06-03T19:03:00Z">
        <w:r w:rsidRPr="007C437A">
          <w:t xml:space="preserve">s already available on the market with three major </w:t>
        </w:r>
      </w:ins>
      <w:ins w:id="5854" w:author="Arthur Parmentier" w:date="2020-06-03T19:04:00Z">
        <w:r w:rsidRPr="007C437A">
          <w:t>technologies:</w:t>
        </w:r>
      </w:ins>
    </w:p>
    <w:p w:rsidR="00221FBD" w:rsidRPr="007C437A" w:rsidRDefault="00221FBD" w:rsidP="00221FBD">
      <w:pPr>
        <w:pStyle w:val="Paragraphedeliste"/>
        <w:numPr>
          <w:ilvl w:val="0"/>
          <w:numId w:val="40"/>
        </w:numPr>
        <w:rPr>
          <w:ins w:id="5855" w:author="Arthur Parmentier" w:date="2020-06-03T19:04:00Z"/>
        </w:rPr>
      </w:pPr>
      <w:ins w:id="5856" w:author="Arthur Parmentier" w:date="2020-06-03T19:04:00Z">
        <w:r w:rsidRPr="007C437A">
          <w:t>Marker based gloves</w:t>
        </w:r>
      </w:ins>
    </w:p>
    <w:p w:rsidR="00221FBD" w:rsidRPr="007C437A" w:rsidRDefault="00221FBD" w:rsidP="00221FBD">
      <w:pPr>
        <w:pStyle w:val="Paragraphedeliste"/>
        <w:numPr>
          <w:ilvl w:val="0"/>
          <w:numId w:val="40"/>
        </w:numPr>
        <w:rPr>
          <w:ins w:id="5857" w:author="Arthur Parmentier" w:date="2020-06-03T19:04:00Z"/>
        </w:rPr>
      </w:pPr>
      <w:ins w:id="5858" w:author="Arthur Parmentier" w:date="2020-06-03T19:04:00Z">
        <w:r w:rsidRPr="007C437A">
          <w:t>Flex sensors</w:t>
        </w:r>
      </w:ins>
    </w:p>
    <w:p w:rsidR="00221FBD" w:rsidRPr="007C437A" w:rsidRDefault="00221FBD" w:rsidP="00221FBD">
      <w:pPr>
        <w:pStyle w:val="Paragraphedeliste"/>
        <w:numPr>
          <w:ilvl w:val="0"/>
          <w:numId w:val="40"/>
        </w:numPr>
        <w:rPr>
          <w:ins w:id="5859" w:author="Arthur Parmentier" w:date="2020-06-03T19:05:00Z"/>
        </w:rPr>
      </w:pPr>
      <w:ins w:id="5860" w:author="Arthur Parmentier" w:date="2020-06-03T19:04:00Z">
        <w:r w:rsidRPr="007C437A">
          <w:t>Inertial measurement units</w:t>
        </w:r>
      </w:ins>
      <w:ins w:id="5861" w:author="Arthur Parmentier" w:date="2020-06-03T19:05:00Z">
        <w:r w:rsidRPr="007C437A">
          <w:t>, typically using small magnetometers</w:t>
        </w:r>
      </w:ins>
    </w:p>
    <w:p w:rsidR="00E20C85" w:rsidRPr="007C437A" w:rsidRDefault="00221FBD" w:rsidP="00221FBD">
      <w:pPr>
        <w:rPr>
          <w:ins w:id="5862" w:author="Arthur Parmentier" w:date="2020-06-03T19:08:00Z"/>
        </w:rPr>
      </w:pPr>
      <w:ins w:id="5863" w:author="Arthur Parmentier" w:date="2020-06-03T19:05:00Z">
        <w:r w:rsidRPr="007C437A">
          <w:t>The prices of this equipment is quite expensive on the market, from 1000 chf to 5000+ chf</w:t>
        </w:r>
      </w:ins>
      <w:ins w:id="5864" w:author="Arthur Parmentier" w:date="2020-06-03T19:06:00Z">
        <w:r w:rsidRPr="007C437A">
          <w:t xml:space="preserve"> for most expensive models. </w:t>
        </w:r>
      </w:ins>
      <w:ins w:id="5865" w:author="Arthur Parmentier" w:date="2020-06-03T19:08:00Z">
        <w:r w:rsidR="00E20C85" w:rsidRPr="007C437A">
          <w:t xml:space="preserve">The cheapest models suffer from important </w:t>
        </w:r>
      </w:ins>
      <w:ins w:id="5866" w:author="Arthur Parmentier" w:date="2020-06-03T19:32:00Z">
        <w:r w:rsidR="00B34D15" w:rsidRPr="007C437A">
          <w:t>shortcomings</w:t>
        </w:r>
      </w:ins>
      <w:ins w:id="5867" w:author="Arthur Parmentier" w:date="2020-06-03T19:08:00Z">
        <w:r w:rsidR="00E20C85" w:rsidRPr="007C437A">
          <w:t>:</w:t>
        </w:r>
      </w:ins>
    </w:p>
    <w:p w:rsidR="00221FBD" w:rsidRPr="007C437A" w:rsidRDefault="00221FBD" w:rsidP="00E20C85">
      <w:pPr>
        <w:pStyle w:val="Paragraphedeliste"/>
        <w:numPr>
          <w:ilvl w:val="0"/>
          <w:numId w:val="40"/>
        </w:numPr>
        <w:rPr>
          <w:ins w:id="5868" w:author="Arthur Parmentier" w:date="2020-06-03T19:08:00Z"/>
        </w:rPr>
      </w:pPr>
      <w:ins w:id="5869" w:author="Arthur Parmentier" w:date="2020-06-03T19:06:00Z">
        <w:r w:rsidRPr="007C437A">
          <w:t xml:space="preserve">IMUs are reported to drift when magnetic fields are present </w:t>
        </w:r>
      </w:ins>
      <w:ins w:id="5870"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871" w:author="Arthur Parmentier" w:date="2020-06-03T19:33:00Z"/>
        </w:rPr>
      </w:pPr>
      <w:ins w:id="5872" w:author="Arthur Parmentier" w:date="2020-06-03T19:08:00Z">
        <w:r w:rsidRPr="007C437A">
          <w:t>Flex sensors are only one dimensional</w:t>
        </w:r>
      </w:ins>
      <w:ins w:id="5873" w:author="Arthur Parmentier" w:date="2020-06-03T19:09:00Z">
        <w:r w:rsidRPr="007C437A">
          <w:t>. In the cheap</w:t>
        </w:r>
      </w:ins>
      <w:ins w:id="5874" w:author="Arthur Parmentier" w:date="2020-06-03T19:10:00Z">
        <w:r w:rsidRPr="007C437A">
          <w:t xml:space="preserve">est gloves, many important dimensions of the </w:t>
        </w:r>
      </w:ins>
      <w:ins w:id="5875" w:author="Arthur Parmentier" w:date="2020-06-03T19:33:00Z">
        <w:r w:rsidR="00277174" w:rsidRPr="007C437A">
          <w:t>fingers’</w:t>
        </w:r>
      </w:ins>
      <w:ins w:id="5876" w:author="Arthur Parmentier" w:date="2020-06-03T19:10:00Z">
        <w:r w:rsidRPr="007C437A">
          <w:t xml:space="preserve"> movements such as the </w:t>
        </w:r>
      </w:ins>
      <w:ins w:id="5877" w:author="Arthur Parmentier" w:date="2020-06-03T19:11:00Z">
        <w:r w:rsidRPr="007C437A">
          <w:t>phalangeal joint angles</w:t>
        </w:r>
      </w:ins>
      <w:ins w:id="5878" w:author="Arthur Parmentier" w:date="2020-06-03T19:12:00Z">
        <w:r w:rsidRPr="007C437A">
          <w:t xml:space="preserve"> or angles between two fingers are therefore not captured, whereas they are</w:t>
        </w:r>
      </w:ins>
      <w:ins w:id="5879"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880" w:author="Arthur Parmentier" w:date="2020-06-03T19:32:00Z"/>
        </w:rPr>
      </w:pPr>
      <w:ins w:id="5881" w:author="Arthur Parmentier" w:date="2020-06-03T19:33:00Z">
        <w:r w:rsidRPr="007C437A">
          <w:t xml:space="preserve">Some gloves are designed for specific </w:t>
        </w:r>
      </w:ins>
      <w:ins w:id="5882" w:author="Arthur Parmentier" w:date="2020-06-03T19:34:00Z">
        <w:r w:rsidRPr="007C437A">
          <w:t>software</w:t>
        </w:r>
      </w:ins>
      <w:ins w:id="5883" w:author="Arthur Parmentier" w:date="2020-06-03T19:33:00Z">
        <w:r w:rsidRPr="007C437A">
          <w:t xml:space="preserve"> such as U</w:t>
        </w:r>
      </w:ins>
      <w:ins w:id="5884" w:author="Arthur Parmentier" w:date="2020-06-03T19:34:00Z">
        <w:r w:rsidRPr="007C437A">
          <w:t>nity and may not integrate with Max easily.</w:t>
        </w:r>
      </w:ins>
    </w:p>
    <w:p w:rsidR="00277174" w:rsidRPr="007C437A" w:rsidRDefault="00277174" w:rsidP="00277174">
      <w:pPr>
        <w:rPr>
          <w:ins w:id="5885" w:author="Arthur Parmentier" w:date="2020-06-03T19:37:00Z"/>
        </w:rPr>
      </w:pPr>
      <w:ins w:id="5886" w:author="Arthur Parmentier" w:date="2020-06-03T19:34:00Z">
        <w:r w:rsidRPr="007C437A">
          <w:t xml:space="preserve">While most expensive gloves </w:t>
        </w:r>
      </w:ins>
      <w:ins w:id="5887" w:author="Arthur Parmentier" w:date="2020-06-03T19:35:00Z">
        <w:r w:rsidRPr="007C437A">
          <w:t xml:space="preserve">often provide solutions to these problems, I decided to start with the IMU based Hi5 gloves from Noitom, which is one of the cheapest one available on the market </w:t>
        </w:r>
      </w:ins>
      <w:ins w:id="5888" w:author="Arthur Parmentier" w:date="2020-06-03T19:36:00Z">
        <w:r w:rsidRPr="007C437A">
          <w:t xml:space="preserve">(1000 chf approx.) </w:t>
        </w:r>
      </w:ins>
      <w:ins w:id="5889" w:author="Arthur Parmentier" w:date="2020-06-03T19:35:00Z">
        <w:r w:rsidRPr="007C437A">
          <w:t>which</w:t>
        </w:r>
      </w:ins>
      <w:ins w:id="5890" w:author="Arthur Parmentier" w:date="2020-06-03T19:36:00Z">
        <w:r w:rsidRPr="007C437A">
          <w:t xml:space="preserve"> provides a Unity and C++ SDK. </w:t>
        </w:r>
      </w:ins>
    </w:p>
    <w:p w:rsidR="00277174" w:rsidRPr="007C437A" w:rsidRDefault="00277174" w:rsidP="00277174">
      <w:pPr>
        <w:rPr>
          <w:ins w:id="5891" w:author="Arthur Parmentier" w:date="2020-06-03T19:39:00Z"/>
        </w:rPr>
      </w:pPr>
      <w:ins w:id="5892" w:author="Arthur Parmentier" w:date="2020-06-03T19:38:00Z">
        <w:r w:rsidRPr="007C437A">
          <w:lastRenderedPageBreak/>
          <w:t xml:space="preserve">However, at the time of this report (early June), I have still been unable to test the gloves with Max. </w:t>
        </w:r>
      </w:ins>
      <w:ins w:id="5893" w:author="Arthur Parmentier" w:date="2020-06-03T19:39:00Z">
        <w:r w:rsidRPr="007C437A">
          <w:t xml:space="preserve">I have made </w:t>
        </w:r>
      </w:ins>
      <w:ins w:id="5894" w:author="Arthur Parmentier" w:date="2020-06-03T19:58:00Z">
        <w:r w:rsidR="004B4499" w:rsidRPr="007C437A">
          <w:t>two</w:t>
        </w:r>
      </w:ins>
      <w:ins w:id="5895"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896" w:author="Arthur Parmentier" w:date="2020-06-03T19:52:00Z"/>
        </w:rPr>
      </w:pPr>
      <w:ins w:id="5897" w:author="Arthur Parmentier" w:date="2020-06-03T19:56:00Z">
        <w:r w:rsidRPr="007C437A">
          <w:t>Before buying the gloves, I</w:t>
        </w:r>
      </w:ins>
      <w:ins w:id="5898" w:author="Arthur Parmentier" w:date="2020-06-03T19:43:00Z">
        <w:r w:rsidR="00882698" w:rsidRPr="007C437A">
          <w:t xml:space="preserve"> had not realized that the gloves</w:t>
        </w:r>
      </w:ins>
      <w:ins w:id="5899" w:author="Arthur Parmentier" w:date="2020-06-03T19:45:00Z">
        <w:r w:rsidR="00882698" w:rsidRPr="007C437A">
          <w:t xml:space="preserve"> connection with the Vive trackers was</w:t>
        </w:r>
      </w:ins>
      <w:ins w:id="5900"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901" w:author="Arthur Parmentier" w:date="2020-06-03T19:48:00Z">
        <w:r w:rsidR="00882698" w:rsidRPr="007C437A">
          <w:t xml:space="preserve"> In fact, the connection </w:t>
        </w:r>
      </w:ins>
      <w:ins w:id="5902" w:author="Arthur Parmentier" w:date="2020-06-03T19:49:00Z">
        <w:r w:rsidR="00882698" w:rsidRPr="007C437A">
          <w:t xml:space="preserve">with </w:t>
        </w:r>
      </w:ins>
      <w:ins w:id="5903" w:author="Arthur Parmentier" w:date="2020-06-03T19:48:00Z">
        <w:r w:rsidR="00882698" w:rsidRPr="007C437A">
          <w:t xml:space="preserve">positional tracking </w:t>
        </w:r>
      </w:ins>
      <w:ins w:id="5904" w:author="Arthur Parmentier" w:date="2020-06-03T19:49:00Z">
        <w:r w:rsidR="00882698" w:rsidRPr="007C437A">
          <w:t xml:space="preserve">devices </w:t>
        </w:r>
      </w:ins>
      <w:ins w:id="5905" w:author="Arthur Parmentier" w:date="2020-06-03T19:48:00Z">
        <w:r w:rsidR="00882698" w:rsidRPr="007C437A">
          <w:t xml:space="preserve">was not </w:t>
        </w:r>
      </w:ins>
      <w:ins w:id="5906" w:author="Arthur Parmentier" w:date="2020-06-03T19:49:00Z">
        <w:r w:rsidR="00882698" w:rsidRPr="007C437A">
          <w:t>explicitly documented as a requirement for the Unity Plugin in their documentation</w:t>
        </w:r>
      </w:ins>
      <w:ins w:id="5907" w:author="Arthur Parmentier" w:date="2020-06-03T19:50:00Z">
        <w:r w:rsidR="00882698" w:rsidRPr="007C437A">
          <w:t xml:space="preserve">. We </w:t>
        </w:r>
      </w:ins>
      <w:ins w:id="5908" w:author="Arthur Parmentier" w:date="2020-06-03T19:51:00Z">
        <w:r w:rsidR="00882698" w:rsidRPr="007C437A">
          <w:t xml:space="preserve">could therefore not use the gloves on the fly with the provided scene and </w:t>
        </w:r>
      </w:ins>
      <w:ins w:id="5909" w:author="Arthur Parmentier" w:date="2020-06-03T19:52:00Z">
        <w:r w:rsidR="00882698" w:rsidRPr="007C437A">
          <w:t>needed</w:t>
        </w:r>
      </w:ins>
      <w:ins w:id="5910" w:author="Arthur Parmentier" w:date="2020-06-03T19:51:00Z">
        <w:r w:rsidR="00882698" w:rsidRPr="007C437A">
          <w:t xml:space="preserve"> additional scripting using the SDK.</w:t>
        </w:r>
      </w:ins>
      <w:ins w:id="5911" w:author="Arthur Parmentier" w:date="2020-06-03T19:44:00Z">
        <w:r w:rsidR="00882698" w:rsidRPr="007C437A">
          <w:t xml:space="preserve"> </w:t>
        </w:r>
      </w:ins>
    </w:p>
    <w:p w:rsidR="003F7478" w:rsidRPr="007C437A" w:rsidRDefault="004B4499" w:rsidP="00277174">
      <w:pPr>
        <w:pStyle w:val="Paragraphedeliste"/>
        <w:numPr>
          <w:ilvl w:val="0"/>
          <w:numId w:val="40"/>
        </w:numPr>
        <w:rPr>
          <w:ins w:id="5912" w:author="Arthur Parmentier" w:date="2020-06-03T19:58:00Z"/>
        </w:rPr>
      </w:pPr>
      <w:ins w:id="5913" w:author="Arthur Parmentier" w:date="2020-06-03T19:56:00Z">
        <w:r w:rsidRPr="007C437A">
          <w:t xml:space="preserve">I had been late on testing the gloves and identifying that issue. Although it made sense to me </w:t>
        </w:r>
      </w:ins>
      <w:ins w:id="5914" w:author="Arthur Parmentier" w:date="2020-06-03T19:57:00Z">
        <w:r w:rsidRPr="007C437A">
          <w:t>to start by building all the core mechanisms of the tool and pipeline before integrating the gloves, it was a mistake not to test them ea</w:t>
        </w:r>
      </w:ins>
      <w:ins w:id="5915" w:author="Arthur Parmentier" w:date="2020-06-03T19:58:00Z">
        <w:r w:rsidRPr="007C437A">
          <w:t>rlier, so that I could have figured out this issue at early stages.</w:t>
        </w:r>
      </w:ins>
    </w:p>
    <w:p w:rsidR="004B4499" w:rsidRPr="007C437A" w:rsidRDefault="004B4499" w:rsidP="004B4499">
      <w:pPr>
        <w:rPr>
          <w:ins w:id="5916" w:author="Arthur Parmentier" w:date="2020-06-03T20:03:00Z"/>
        </w:rPr>
      </w:pPr>
      <w:ins w:id="5917" w:author="Arthur Parmentier" w:date="2020-06-03T19:59:00Z">
        <w:r w:rsidRPr="007C437A">
          <w:t>The EM+ lab offer</w:t>
        </w:r>
      </w:ins>
      <w:ins w:id="5918" w:author="Arthur Parmentier" w:date="2020-06-03T20:00:00Z">
        <w:r w:rsidRPr="007C437A">
          <w:t xml:space="preserve">ed me support to </w:t>
        </w:r>
      </w:ins>
      <w:ins w:id="5919" w:author="Arthur Parmentier" w:date="2020-06-03T20:03:00Z">
        <w:r w:rsidRPr="007C437A">
          <w:t>build</w:t>
        </w:r>
      </w:ins>
      <w:ins w:id="5920" w:author="Arthur Parmentier" w:date="2020-06-03T20:00:00Z">
        <w:r w:rsidRPr="007C437A">
          <w:t xml:space="preserve"> a dedicated object in Max </w:t>
        </w:r>
      </w:ins>
      <w:ins w:id="5921" w:author="Arthur Parmentier" w:date="2020-06-03T20:03:00Z">
        <w:r w:rsidRPr="007C437A">
          <w:t xml:space="preserve">for </w:t>
        </w:r>
      </w:ins>
      <w:ins w:id="5922" w:author="Arthur Parmentier" w:date="2020-06-03T20:00:00Z">
        <w:r w:rsidRPr="007C437A">
          <w:t>receiv</w:t>
        </w:r>
      </w:ins>
      <w:ins w:id="5923" w:author="Arthur Parmentier" w:date="2020-06-03T20:03:00Z">
        <w:r w:rsidRPr="007C437A">
          <w:t>ing</w:t>
        </w:r>
      </w:ins>
      <w:ins w:id="5924" w:author="Arthur Parmentier" w:date="2020-06-03T20:00:00Z">
        <w:r w:rsidRPr="007C437A">
          <w:t xml:space="preserve"> the gloves data. The first experiments with the C++ SDK were good but unfortunately</w:t>
        </w:r>
      </w:ins>
      <w:ins w:id="5925" w:author="Arthur Parmentier" w:date="2020-06-03T20:01:00Z">
        <w:r w:rsidRPr="007C437A">
          <w:t xml:space="preserve">, </w:t>
        </w:r>
      </w:ins>
      <w:ins w:id="5926" w:author="Arthur Parmentier" w:date="2020-06-03T20:02:00Z">
        <w:r w:rsidRPr="007C437A">
          <w:t>the difficult schedule of that semester did not yet allow us to go further.</w:t>
        </w:r>
      </w:ins>
    </w:p>
    <w:p w:rsidR="004B4499" w:rsidRPr="007C437A" w:rsidRDefault="004B4499">
      <w:pPr>
        <w:pStyle w:val="Titre5"/>
        <w:rPr>
          <w:ins w:id="5927" w:author="Arthur Parmentier" w:date="2020-05-21T15:08:00Z"/>
          <w:rPrChange w:id="5928" w:author="Arthur Parmentier" w:date="2020-06-07T15:27:00Z">
            <w:rPr>
              <w:ins w:id="5929" w:author="Arthur Parmentier" w:date="2020-05-21T15:08:00Z"/>
            </w:rPr>
          </w:rPrChange>
        </w:rPr>
        <w:pPrChange w:id="5930" w:author="Arthur Parmentier" w:date="2020-06-03T20:03:00Z">
          <w:pPr/>
        </w:pPrChange>
      </w:pPr>
      <w:ins w:id="5931" w:author="Arthur Parmentier" w:date="2020-06-03T20:03:00Z">
        <w:r w:rsidRPr="007C437A">
          <w:rPr>
            <w:rPrChange w:id="5932" w:author="Arthur Parmentier" w:date="2020-06-07T15:27:00Z">
              <w:rPr/>
            </w:rPrChange>
          </w:rPr>
          <w:t>HandPose</w:t>
        </w:r>
      </w:ins>
    </w:p>
    <w:p w:rsidR="00C46A73" w:rsidRPr="007C437A" w:rsidRDefault="00F64405" w:rsidP="00F304EE">
      <w:pPr>
        <w:rPr>
          <w:ins w:id="5933" w:author="Arthur Parmentier" w:date="2020-06-03T20:17:00Z"/>
        </w:rPr>
      </w:pPr>
      <w:ins w:id="5934" w:author="Arthur Parmentier" w:date="2020-06-03T20:19:00Z">
        <w:r w:rsidRPr="007C437A">
          <w:t>A</w:t>
        </w:r>
      </w:ins>
      <w:ins w:id="5935" w:author="Arthur Parmentier" w:date="2020-06-03T20:05:00Z">
        <w:r w:rsidR="002E54F7" w:rsidRPr="007C437A">
          <w:t>round</w:t>
        </w:r>
      </w:ins>
      <w:ins w:id="5936" w:author="Arthur Parmentier" w:date="2020-06-03T20:03:00Z">
        <w:r w:rsidR="004B4499" w:rsidRPr="007C437A">
          <w:t xml:space="preserve"> mid-</w:t>
        </w:r>
      </w:ins>
      <w:ins w:id="5937" w:author="Arthur Parmentier" w:date="2020-06-03T20:07:00Z">
        <w:r w:rsidR="009C5B97" w:rsidRPr="007C437A">
          <w:t>M</w:t>
        </w:r>
      </w:ins>
      <w:ins w:id="5938" w:author="Arthur Parmentier" w:date="2020-06-03T20:03:00Z">
        <w:r w:rsidR="004B4499" w:rsidRPr="007C437A">
          <w:t>arch, Tensorflow released the new HandPose model</w:t>
        </w:r>
      </w:ins>
      <w:ins w:id="5939" w:author="Arthur Parmentier" w:date="2020-06-03T20:04:00Z">
        <w:r w:rsidR="004B4499" w:rsidRPr="007C437A">
          <w:rPr>
            <w:rStyle w:val="Appelnotedebasdep"/>
          </w:rPr>
          <w:footnoteReference w:id="40"/>
        </w:r>
      </w:ins>
      <w:ins w:id="5942" w:author="Arthur Parmentier" w:date="2020-06-03T20:03:00Z">
        <w:r w:rsidR="004B4499" w:rsidRPr="007C437A">
          <w:t>.</w:t>
        </w:r>
      </w:ins>
      <w:ins w:id="5943" w:author="Arthur Parmentier" w:date="2020-06-03T20:05:00Z">
        <w:r w:rsidR="009C5B97" w:rsidRPr="007C437A">
          <w:t xml:space="preserve"> I first heard about it from within the Max community</w:t>
        </w:r>
      </w:ins>
      <w:ins w:id="5944" w:author="Arthur Parmentier" w:date="2020-06-03T20:06:00Z">
        <w:r w:rsidR="009C5B97" w:rsidRPr="007C437A">
          <w:t>, when a first wrap of HandPose into an Electron se</w:t>
        </w:r>
      </w:ins>
      <w:ins w:id="5945" w:author="Arthur Parmentier" w:date="2020-06-03T20:08:00Z">
        <w:r w:rsidR="003D6C76" w:rsidRPr="007C437A">
          <w:t>r</w:t>
        </w:r>
      </w:ins>
      <w:ins w:id="5946" w:author="Arthur Parmentier" w:date="2020-06-03T20:06:00Z">
        <w:r w:rsidR="009C5B97" w:rsidRPr="007C437A">
          <w:t xml:space="preserve">ver (just like PoseNet) was shared on </w:t>
        </w:r>
      </w:ins>
      <w:ins w:id="5947" w:author="Arthur Parmentier" w:date="2020-06-03T20:07:00Z">
        <w:r w:rsidR="009C5B97" w:rsidRPr="007C437A">
          <w:t xml:space="preserve">github </w:t>
        </w:r>
      </w:ins>
      <w:ins w:id="5948" w:author="Arthur Parmentier" w:date="2020-06-03T20:09:00Z">
        <w:r w:rsidR="003D6C76" w:rsidRPr="007C437A">
          <w:t xml:space="preserve">late </w:t>
        </w:r>
      </w:ins>
      <w:ins w:id="5949" w:author="Arthur Parmentier" w:date="2020-06-03T20:07:00Z">
        <w:r w:rsidR="009C5B97" w:rsidRPr="007C437A">
          <w:t>May</w:t>
        </w:r>
      </w:ins>
      <w:ins w:id="5950" w:author="Arthur Parmentier" w:date="2020-06-03T20:08:00Z">
        <w:r w:rsidR="003D6C76" w:rsidRPr="007C437A">
          <w:rPr>
            <w:rStyle w:val="Appelnotedebasdep"/>
          </w:rPr>
          <w:footnoteReference w:id="41"/>
        </w:r>
      </w:ins>
      <w:ins w:id="5953" w:author="Arthur Parmentier" w:date="2020-06-03T20:07:00Z">
        <w:r w:rsidR="009C5B97" w:rsidRPr="007C437A">
          <w:t>.</w:t>
        </w:r>
        <w:r w:rsidR="003D6C76" w:rsidRPr="007C437A">
          <w:t xml:space="preserve"> In the following days, I contributed to designing an interface within Max that made the out</w:t>
        </w:r>
      </w:ins>
      <w:ins w:id="5954" w:author="Arthur Parmentier" w:date="2020-06-03T20:08:00Z">
        <w:r w:rsidR="003D6C76" w:rsidRPr="007C437A">
          <w:t>put of the model accessible to the user</w:t>
        </w:r>
      </w:ins>
      <w:ins w:id="5955" w:author="Arthur Parmentier" w:date="2020-06-03T20:14:00Z">
        <w:r w:rsidR="00373B55" w:rsidRPr="007C437A">
          <w:t xml:space="preserve"> (</w:t>
        </w:r>
        <w:r w:rsidR="00373B55" w:rsidRPr="007C437A">
          <w:rPr>
            <w:rPrChange w:id="5956" w:author="Arthur Parmentier" w:date="2020-06-07T15:27:00Z">
              <w:rPr/>
            </w:rPrChange>
          </w:rPr>
          <w:fldChar w:fldCharType="begin"/>
        </w:r>
        <w:r w:rsidR="00373B55" w:rsidRPr="007C437A">
          <w:instrText xml:space="preserve"> REF _Ref42107678 \h </w:instrText>
        </w:r>
      </w:ins>
      <w:r w:rsidR="00373B55" w:rsidRPr="007C437A">
        <w:rPr>
          <w:rPrChange w:id="5957" w:author="Arthur Parmentier" w:date="2020-06-07T15:27:00Z">
            <w:rPr/>
          </w:rPrChange>
        </w:rPr>
      </w:r>
      <w:r w:rsidR="00373B55" w:rsidRPr="007C437A">
        <w:rPr>
          <w:rPrChange w:id="5958" w:author="Arthur Parmentier" w:date="2020-06-07T15:27:00Z">
            <w:rPr/>
          </w:rPrChange>
        </w:rPr>
        <w:fldChar w:fldCharType="separate"/>
      </w:r>
      <w:ins w:id="5959" w:author="Arthur Parmentier" w:date="2020-06-03T20:14:00Z">
        <w:r w:rsidR="00373B55" w:rsidRPr="007C437A">
          <w:t xml:space="preserve">Figure </w:t>
        </w:r>
        <w:r w:rsidR="00373B55" w:rsidRPr="007C437A">
          <w:rPr>
            <w:rPrChange w:id="5960" w:author="Arthur Parmentier" w:date="2020-06-07T15:27:00Z">
              <w:rPr>
                <w:noProof/>
              </w:rPr>
            </w:rPrChange>
          </w:rPr>
          <w:t>4</w:t>
        </w:r>
        <w:r w:rsidR="00373B55" w:rsidRPr="007C437A">
          <w:rPr>
            <w:rPrChange w:id="5961" w:author="Arthur Parmentier" w:date="2020-06-07T15:27:00Z">
              <w:rPr/>
            </w:rPrChange>
          </w:rPr>
          <w:fldChar w:fldCharType="end"/>
        </w:r>
        <w:r w:rsidR="00373B55" w:rsidRPr="007C437A">
          <w:t>).</w:t>
        </w:r>
      </w:ins>
    </w:p>
    <w:p w:rsidR="00254700" w:rsidRPr="007C437A" w:rsidRDefault="00F64405" w:rsidP="00F304EE">
      <w:pPr>
        <w:rPr>
          <w:ins w:id="5962" w:author="Arthur Parmentier" w:date="2020-06-03T20:18:00Z"/>
        </w:rPr>
      </w:pPr>
      <w:ins w:id="5963" w:author="Arthur Parmentier" w:date="2020-06-03T20:19:00Z">
        <w:r w:rsidRPr="007C437A">
          <w:t>While</w:t>
        </w:r>
      </w:ins>
      <w:ins w:id="5964" w:author="Arthur Parmentier" w:date="2020-06-03T20:17:00Z">
        <w:r w:rsidRPr="007C437A">
          <w:t xml:space="preserve"> I was stuck with the Hi5 gloves, HandPose provided me an easy and light way to </w:t>
        </w:r>
      </w:ins>
      <w:ins w:id="5965" w:author="Arthur Parmentier" w:date="2020-06-03T20:18:00Z">
        <w:r w:rsidRPr="007C437A">
          <w:t>test the multi-input pipeline and the combination of the two scales or recognition inside Max.</w:t>
        </w:r>
      </w:ins>
      <w:ins w:id="5966" w:author="Arthur Parmentier" w:date="2020-06-03T21:35:00Z">
        <w:r w:rsidR="00F91D42" w:rsidRPr="007C437A">
          <w:t xml:space="preserve"> An introduction to HandPose inside my recognition tool is shown in my </w:t>
        </w:r>
      </w:ins>
      <w:ins w:id="5967" w:author="Arthur Parmentier" w:date="2020-06-03T21:36:00Z">
        <w:r w:rsidR="00F91D42" w:rsidRPr="007C437A">
          <w:rPr>
            <w:rPrChange w:id="5968" w:author="Arthur Parmentier" w:date="2020-06-07T15:27:00Z">
              <w:rPr/>
            </w:rPrChange>
          </w:rPr>
          <w:fldChar w:fldCharType="begin"/>
        </w:r>
        <w:r w:rsidR="00F91D42" w:rsidRPr="007C437A">
          <w:instrText xml:space="preserve"> HYPERLINK "https://www.youtube.com/watch?v=rKD5BMaHmI8" </w:instrText>
        </w:r>
        <w:r w:rsidR="00F91D42" w:rsidRPr="007C437A">
          <w:rPr>
            <w:rPrChange w:id="5969" w:author="Arthur Parmentier" w:date="2020-06-07T15:27:00Z">
              <w:rPr/>
            </w:rPrChange>
          </w:rPr>
          <w:fldChar w:fldCharType="separate"/>
        </w:r>
        <w:r w:rsidR="00F91D42" w:rsidRPr="007C437A">
          <w:rPr>
            <w:rStyle w:val="Lienhypertexte"/>
          </w:rPr>
          <w:t>fourth demo video</w:t>
        </w:r>
        <w:r w:rsidR="00F91D42" w:rsidRPr="007C437A">
          <w:rPr>
            <w:rPrChange w:id="5970" w:author="Arthur Parmentier" w:date="2020-06-07T15:27:00Z">
              <w:rPr/>
            </w:rPrChange>
          </w:rPr>
          <w:fldChar w:fldCharType="end"/>
        </w:r>
      </w:ins>
      <w:ins w:id="5971" w:author="Arthur Parmentier" w:date="2020-06-03T21:35:00Z">
        <w:r w:rsidR="00F91D42" w:rsidRPr="007C437A">
          <w:t>.</w:t>
        </w:r>
      </w:ins>
    </w:p>
    <w:p w:rsidR="00F64405" w:rsidRPr="007C437A" w:rsidRDefault="00DB2BB8" w:rsidP="00F304EE">
      <w:pPr>
        <w:rPr>
          <w:ins w:id="5972" w:author="Arthur Parmentier" w:date="2020-06-03T20:20:00Z"/>
        </w:rPr>
      </w:pPr>
      <w:ins w:id="5973" w:author="Arthur Parmentier" w:date="2020-06-03T20:19:00Z">
        <w:r w:rsidRPr="007C437A">
          <w:t xml:space="preserve">HandPose properties are very similar to PoseNet, hence it runs in a similar </w:t>
        </w:r>
      </w:ins>
      <w:ins w:id="5974"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975" w:author="Arthur Parmentier" w:date="2020-06-03T20:09:00Z"/>
        </w:rPr>
      </w:pPr>
      <w:ins w:id="5976" w:author="Arthur Parmentier" w:date="2020-06-03T20:20:00Z">
        <w:r w:rsidRPr="007C437A">
          <w:t xml:space="preserve">Contrary </w:t>
        </w:r>
      </w:ins>
      <w:ins w:id="5977"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978" w:author="Arthur Parmentier" w:date="2020-06-03T20:23:00Z">
        <w:r w:rsidR="005634B9" w:rsidRPr="007C437A">
          <w:t>soon</w:t>
        </w:r>
      </w:ins>
      <w:ins w:id="5979" w:author="Arthur Parmentier" w:date="2020-06-03T20:21:00Z">
        <w:r w:rsidRPr="007C437A">
          <w:t>.</w:t>
        </w:r>
      </w:ins>
      <w:ins w:id="5980" w:author="Arthur Parmentier" w:date="2020-06-03T20:22:00Z">
        <w:r w:rsidRPr="007C437A">
          <w:rPr>
            <w:rStyle w:val="Appelnotedebasdep"/>
          </w:rPr>
          <w:footnoteReference w:id="42"/>
        </w:r>
      </w:ins>
    </w:p>
    <w:p w:rsidR="00373B55" w:rsidRPr="007C437A" w:rsidRDefault="00373B55">
      <w:pPr>
        <w:keepNext/>
        <w:rPr>
          <w:ins w:id="5983" w:author="Arthur Parmentier" w:date="2020-06-03T20:13:00Z"/>
        </w:rPr>
        <w:pPrChange w:id="5984" w:author="Arthur Parmentier" w:date="2020-06-03T20:13:00Z">
          <w:pPr/>
        </w:pPrChange>
      </w:pPr>
      <w:ins w:id="5985" w:author="Arthur Parmentier" w:date="2020-06-03T20:12:00Z">
        <w:r w:rsidRPr="007C437A">
          <w:rPr>
            <w:noProof/>
            <w:rPrChange w:id="5986"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987" w:author="Arthur Parmentier" w:date="2020-05-20T20:03:00Z"/>
          <w:rPrChange w:id="5988" w:author="Arthur Parmentier" w:date="2020-06-07T15:27:00Z">
            <w:rPr>
              <w:ins w:id="5989" w:author="Arthur Parmentier" w:date="2020-05-20T20:03:00Z"/>
            </w:rPr>
          </w:rPrChange>
        </w:rPr>
        <w:pPrChange w:id="5990" w:author="Arthur Parmentier" w:date="2020-06-03T20:13:00Z">
          <w:pPr/>
        </w:pPrChange>
      </w:pPr>
      <w:bookmarkStart w:id="5991" w:name="_Ref42107678"/>
      <w:bookmarkStart w:id="5992" w:name="_Ref42107663"/>
      <w:ins w:id="5993" w:author="Arthur Parmentier" w:date="2020-06-03T20:13:00Z">
        <w:r w:rsidRPr="007C437A">
          <w:rPr>
            <w:rPrChange w:id="5994" w:author="Arthur Parmentier" w:date="2020-06-07T15:27:00Z">
              <w:rPr/>
            </w:rPrChange>
          </w:rPr>
          <w:t xml:space="preserve">Figure </w:t>
        </w:r>
        <w:r w:rsidRPr="007C437A">
          <w:rPr>
            <w:rPrChange w:id="5995" w:author="Arthur Parmentier" w:date="2020-06-07T15:27:00Z">
              <w:rPr/>
            </w:rPrChange>
          </w:rPr>
          <w:fldChar w:fldCharType="begin"/>
        </w:r>
        <w:r w:rsidRPr="007C437A">
          <w:rPr>
            <w:rPrChange w:id="5996" w:author="Arthur Parmentier" w:date="2020-06-07T15:27:00Z">
              <w:rPr/>
            </w:rPrChange>
          </w:rPr>
          <w:instrText xml:space="preserve"> SEQ Figure \* ARABIC </w:instrText>
        </w:r>
      </w:ins>
      <w:r w:rsidRPr="007C437A">
        <w:rPr>
          <w:rPrChange w:id="5997" w:author="Arthur Parmentier" w:date="2020-06-07T15:27:00Z">
            <w:rPr/>
          </w:rPrChange>
        </w:rPr>
        <w:fldChar w:fldCharType="separate"/>
      </w:r>
      <w:ins w:id="5998" w:author="Arthur Parmentier" w:date="2020-06-05T21:05:00Z">
        <w:r w:rsidR="001C2AA6" w:rsidRPr="007C437A">
          <w:rPr>
            <w:rPrChange w:id="5999" w:author="Arthur Parmentier" w:date="2020-06-07T15:27:00Z">
              <w:rPr>
                <w:noProof/>
              </w:rPr>
            </w:rPrChange>
          </w:rPr>
          <w:t>5</w:t>
        </w:r>
      </w:ins>
      <w:ins w:id="6000" w:author="Arthur Parmentier" w:date="2020-06-03T20:13:00Z">
        <w:r w:rsidRPr="007C437A">
          <w:rPr>
            <w:rPrChange w:id="6001" w:author="Arthur Parmentier" w:date="2020-06-07T15:27:00Z">
              <w:rPr/>
            </w:rPrChange>
          </w:rPr>
          <w:fldChar w:fldCharType="end"/>
        </w:r>
        <w:bookmarkEnd w:id="5991"/>
        <w:r w:rsidRPr="007C437A">
          <w:rPr>
            <w:rPrChange w:id="6002" w:author="Arthur Parmentier" w:date="2020-06-07T15:27:00Z">
              <w:rPr/>
            </w:rPrChange>
          </w:rPr>
          <w:t xml:space="preserve"> My re-worked HandPose port to max</w:t>
        </w:r>
      </w:ins>
      <w:bookmarkEnd w:id="5992"/>
    </w:p>
    <w:p w:rsidR="008362F0" w:rsidRPr="007C437A" w:rsidRDefault="008362F0" w:rsidP="008362F0">
      <w:pPr>
        <w:rPr>
          <w:ins w:id="6003" w:author="Arthur Parmentier" w:date="2020-06-03T21:25:00Z"/>
        </w:rPr>
      </w:pPr>
      <w:ins w:id="6004" w:author="Arthur Parmentier" w:date="2020-06-03T20:51:00Z">
        <w:r w:rsidRPr="007C437A">
          <w:t>In SP, signs that</w:t>
        </w:r>
      </w:ins>
      <w:ins w:id="6005" w:author="Arthur Parmentier" w:date="2020-06-03T20:52:00Z">
        <w:r w:rsidRPr="007C437A">
          <w:t xml:space="preserve"> are made of hand poses in can have two versions</w:t>
        </w:r>
      </w:ins>
      <w:ins w:id="6006" w:author="Arthur Parmentier" w:date="2020-06-03T20:53:00Z">
        <w:r w:rsidRPr="007C437A">
          <w:t xml:space="preserve">: two-handed and one-handed versions. </w:t>
        </w:r>
      </w:ins>
      <w:ins w:id="6007" w:author="Arthur Parmentier" w:date="2020-06-03T21:11:00Z">
        <w:r w:rsidR="005B413B" w:rsidRPr="007C437A">
          <w:t>While HandPose only allows for using one hand at the same time, the soundpainter can therefore use o</w:t>
        </w:r>
      </w:ins>
      <w:ins w:id="6008" w:author="Arthur Parmentier" w:date="2020-06-03T21:12:00Z">
        <w:r w:rsidR="005B413B" w:rsidRPr="007C437A">
          <w:t xml:space="preserve">nly one-handed signs with the recognition tool. Another possibility would be to the split the video input from the camera for the left and right side </w:t>
        </w:r>
      </w:ins>
      <w:ins w:id="6009"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010" w:author="Arthur Parmentier" w:date="2020-06-03T21:14:00Z">
        <w:r w:rsidR="005B413B" w:rsidRPr="007C437A">
          <w:t xml:space="preserve"> if the user is able to do so.</w:t>
        </w:r>
      </w:ins>
    </w:p>
    <w:p w:rsidR="00EE5351" w:rsidRPr="007C437A" w:rsidRDefault="00F91D42">
      <w:pPr>
        <w:rPr>
          <w:ins w:id="6011" w:author="Arthur Parmentier" w:date="2020-06-03T20:49:00Z"/>
          <w:rPrChange w:id="6012" w:author="Arthur Parmentier" w:date="2020-06-07T15:27:00Z">
            <w:rPr>
              <w:ins w:id="6013" w:author="Arthur Parmentier" w:date="2020-06-03T20:49:00Z"/>
            </w:rPr>
          </w:rPrChange>
        </w:rPr>
        <w:pPrChange w:id="6014" w:author="Arthur Parmentier" w:date="2020-06-03T20:50:00Z">
          <w:pPr>
            <w:pStyle w:val="Titre4"/>
          </w:pPr>
        </w:pPrChange>
      </w:pPr>
      <w:ins w:id="6015" w:author="Arthur Parmentier" w:date="2020-06-03T21:34:00Z">
        <w:r w:rsidRPr="007C437A">
          <w:rPr>
            <w:rPrChange w:id="6016" w:author="Arthur Parmentier" w:date="2020-06-07T15:27:00Z">
              <w:rPr/>
            </w:rPrChange>
          </w:rPr>
          <w:t>Another</w:t>
        </w:r>
      </w:ins>
      <w:ins w:id="6017" w:author="Arthur Parmentier" w:date="2020-06-03T21:25:00Z">
        <w:r w:rsidR="00EE5351" w:rsidRPr="007C437A">
          <w:rPr>
            <w:rPrChange w:id="6018" w:author="Arthur Parmentier" w:date="2020-06-07T15:27:00Z">
              <w:rPr/>
            </w:rPrChange>
          </w:rPr>
          <w:t xml:space="preserve"> important constraint when using HandPose is that the model only </w:t>
        </w:r>
      </w:ins>
      <w:ins w:id="6019" w:author="Arthur Parmentier" w:date="2020-06-03T21:26:00Z">
        <w:r w:rsidR="00EE5351" w:rsidRPr="007C437A">
          <w:rPr>
            <w:rPrChange w:id="6020" w:author="Arthur Parmentier" w:date="2020-06-07T15:27:00Z">
              <w:rPr/>
            </w:rPrChange>
          </w:rPr>
          <w:t>works as long as the hand is sufficiently close to the camera</w:t>
        </w:r>
      </w:ins>
      <w:ins w:id="6021" w:author="Arthur Parmentier" w:date="2020-06-03T21:27:00Z">
        <w:r w:rsidR="00EE5351" w:rsidRPr="007C437A">
          <w:rPr>
            <w:rPrChange w:id="6022" w:author="Arthur Parmentier" w:date="2020-06-07T15:27:00Z">
              <w:rPr/>
            </w:rPrChange>
          </w:rPr>
          <w:t>, typically within 2 meters from the camera. This greatly limits the ability of the soundpainter to use PoseNet and HandPos</w:t>
        </w:r>
      </w:ins>
      <w:ins w:id="6023" w:author="Arthur Parmentier" w:date="2020-06-03T21:28:00Z">
        <w:r w:rsidR="00EE5351" w:rsidRPr="007C437A">
          <w:rPr>
            <w:rPrChange w:id="6024"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025" w:author="Arthur Parmentier" w:date="2020-06-03T21:29:00Z">
        <w:r w:rsidR="00EE5351" w:rsidRPr="007C437A">
          <w:rPr>
            <w:rPrChange w:id="6026" w:author="Arthur Parmentier" w:date="2020-06-07T15:27:00Z">
              <w:rPr/>
            </w:rPrChange>
          </w:rPr>
          <w:t xml:space="preserve">whole body fits inside the camera’s view. I suggest </w:t>
        </w:r>
      </w:ins>
      <w:ins w:id="6027" w:author="Arthur Parmentier" w:date="2020-06-03T21:30:00Z">
        <w:r w:rsidR="00EE5351" w:rsidRPr="007C437A">
          <w:rPr>
            <w:rPrChange w:id="6028" w:author="Arthur Parmentier" w:date="2020-06-07T15:27:00Z">
              <w:rPr/>
            </w:rPrChange>
          </w:rPr>
          <w:t>using</w:t>
        </w:r>
      </w:ins>
      <w:ins w:id="6029" w:author="Arthur Parmentier" w:date="2020-06-03T21:29:00Z">
        <w:r w:rsidR="00EE5351" w:rsidRPr="007C437A">
          <w:rPr>
            <w:rPrChange w:id="6030" w:author="Arthur Parmentier" w:date="2020-06-07T15:27:00Z">
              <w:rPr/>
            </w:rPrChange>
          </w:rPr>
          <w:t xml:space="preserve"> separate camera for each model, one that would be close to the soundpaint</w:t>
        </w:r>
      </w:ins>
      <w:ins w:id="6031" w:author="Arthur Parmentier" w:date="2020-06-03T21:30:00Z">
        <w:r w:rsidR="00EE5351" w:rsidRPr="007C437A">
          <w:rPr>
            <w:rPrChange w:id="6032" w:author="Arthur Parmentier" w:date="2020-06-07T15:27:00Z">
              <w:rPr/>
            </w:rPrChange>
          </w:rPr>
          <w:t>er for HandPose and one further for PoseNet.</w:t>
        </w:r>
      </w:ins>
      <w:ins w:id="6033" w:author="Arthur Parmentier" w:date="2020-06-03T21:25:00Z">
        <w:r w:rsidR="00EE5351" w:rsidRPr="007C437A">
          <w:rPr>
            <w:rPrChange w:id="6034" w:author="Arthur Parmentier" w:date="2020-06-07T15:27:00Z">
              <w:rPr/>
            </w:rPrChange>
          </w:rPr>
          <w:t xml:space="preserve"> </w:t>
        </w:r>
      </w:ins>
      <w:ins w:id="6035" w:author="Arthur Parmentier" w:date="2020-06-03T21:31:00Z">
        <w:r w:rsidR="00EE5351" w:rsidRPr="007C437A">
          <w:rPr>
            <w:rPrChange w:id="6036" w:author="Arthur Parmentier" w:date="2020-06-07T15:27:00Z">
              <w:rPr/>
            </w:rPrChange>
          </w:rPr>
          <w:t>I have not been however to test this configuration yet. If it is not possible, then I suggest making sure that the arms</w:t>
        </w:r>
      </w:ins>
      <w:ins w:id="6037" w:author="Arthur Parmentier" w:date="2020-06-03T21:32:00Z">
        <w:r w:rsidR="00EE5351" w:rsidRPr="007C437A">
          <w:rPr>
            <w:rPrChange w:id="6038" w:author="Arthur Parmentier" w:date="2020-06-07T15:27:00Z">
              <w:rPr/>
            </w:rPrChange>
          </w:rPr>
          <w:t>, torso and head are well visible for PoseNet, while leaving hips, knees and feet under the field of view of the camera</w:t>
        </w:r>
      </w:ins>
      <w:ins w:id="6039" w:author="Arthur Parmentier" w:date="2020-06-03T21:33:00Z">
        <w:r w:rsidR="00EE5351" w:rsidRPr="007C437A">
          <w:rPr>
            <w:rPrChange w:id="6040"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041" w:author="Arthur Parmentier" w:date="2020-05-23T10:02:00Z"/>
        </w:rPr>
      </w:pPr>
      <w:ins w:id="6042" w:author="Arthur Parmentier" w:date="2020-05-20T20:03:00Z">
        <w:r w:rsidRPr="007C437A">
          <w:t>Input manager</w:t>
        </w:r>
      </w:ins>
    </w:p>
    <w:p w:rsidR="00F304EE" w:rsidRPr="007C437A" w:rsidRDefault="00AF3FE7" w:rsidP="00F304EE">
      <w:pPr>
        <w:rPr>
          <w:ins w:id="6043" w:author="Arthur Parmentier" w:date="2020-06-03T22:07:00Z"/>
        </w:rPr>
      </w:pPr>
      <w:ins w:id="6044" w:author="Arthur Parmentier" w:date="2020-05-20T20:22:00Z">
        <w:r w:rsidRPr="007C437A">
          <w:t xml:space="preserve">I initially created the ‘input manager’ </w:t>
        </w:r>
      </w:ins>
      <w:ins w:id="6045" w:author="Arthur Parmentier" w:date="2020-05-20T20:23:00Z">
        <w:r w:rsidRPr="007C437A">
          <w:t xml:space="preserve">to allow the user to select in the list of all possible inputs (PoseNet, Kinect, gloves…) those </w:t>
        </w:r>
      </w:ins>
      <w:ins w:id="6046" w:author="Arthur Parmentier" w:date="2020-06-03T22:07:00Z">
        <w:r w:rsidR="005C26EA" w:rsidRPr="007C437A">
          <w:t>that he wanted to use and that the program should listen to</w:t>
        </w:r>
      </w:ins>
      <w:ins w:id="6047" w:author="Arthur Parmentier" w:date="2020-05-20T20:23:00Z">
        <w:r w:rsidRPr="007C437A">
          <w:t>.</w:t>
        </w:r>
      </w:ins>
      <w:ins w:id="6048" w:author="Arthur Parmentier" w:date="2020-05-20T20:24:00Z">
        <w:r w:rsidRPr="007C437A">
          <w:t xml:space="preserve"> This way, </w:t>
        </w:r>
      </w:ins>
      <w:ins w:id="6049" w:author="Arthur Parmentier" w:date="2020-05-23T10:29:00Z">
        <w:r w:rsidR="001A4444" w:rsidRPr="007C437A">
          <w:t>each part of the</w:t>
        </w:r>
      </w:ins>
      <w:ins w:id="6050" w:author="Arthur Parmentier" w:date="2020-05-20T20:24:00Z">
        <w:r w:rsidRPr="007C437A">
          <w:t xml:space="preserve"> system would know how many features to expect and how to route the data flow correctly.</w:t>
        </w:r>
      </w:ins>
    </w:p>
    <w:p w:rsidR="005C26EA" w:rsidRPr="007C437A" w:rsidRDefault="005C26EA" w:rsidP="00F304EE">
      <w:pPr>
        <w:rPr>
          <w:ins w:id="6051" w:author="Arthur Parmentier" w:date="2020-05-20T20:24:00Z"/>
        </w:rPr>
      </w:pPr>
      <w:ins w:id="6052" w:author="Arthur Parmentier" w:date="2020-06-03T22:08:00Z">
        <w:r w:rsidRPr="007C437A">
          <w:t xml:space="preserve">Until late stages of the project, when I started working with both PoseNet and HandPose, it was unclear for me whether a single DTW </w:t>
        </w:r>
      </w:ins>
      <w:ins w:id="6053" w:author="Arthur Parmentier" w:date="2020-06-03T22:09:00Z">
        <w:r w:rsidRPr="007C437A">
          <w:t>model would be able to classify all signs from a sign input combining all the selected features from both HandPose and Posenet, or if I should instead use several models</w:t>
        </w:r>
      </w:ins>
      <w:ins w:id="6054" w:author="Arthur Parmentier" w:date="2020-06-03T22:10:00Z">
        <w:r w:rsidRPr="007C437A">
          <w:t xml:space="preserve"> depending of the type of signs that the program should recognize (movement with the full body, hand poses, faders…).</w:t>
        </w:r>
      </w:ins>
      <w:ins w:id="6055" w:author="Arthur Parmentier" w:date="2020-06-03T22:12:00Z">
        <w:r w:rsidR="00C26758" w:rsidRPr="007C437A">
          <w:t xml:space="preserve"> There was also no built-in way to make a generic input to model routing in Max</w:t>
        </w:r>
      </w:ins>
      <w:ins w:id="6056" w:author="Arthur Parmentier" w:date="2020-06-03T22:13:00Z">
        <w:r w:rsidR="00C26758" w:rsidRPr="007C437A">
          <w:t>, so that I was hesitating between building a fixed routing that would work for my use case but would not allow any flexibility to change the inputs to each model</w:t>
        </w:r>
      </w:ins>
      <w:ins w:id="6057" w:author="Arthur Parmentier" w:date="2020-06-03T22:14:00Z">
        <w:r w:rsidR="00C26758" w:rsidRPr="007C437A">
          <w:t>, or building the desired input manager routing matrix myself. I chose the second option which allowed me to build a very modu</w:t>
        </w:r>
      </w:ins>
      <w:ins w:id="6058"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059" w:author="Arthur Parmentier" w:date="2020-05-20T22:45:00Z"/>
        </w:rPr>
        <w:pPrChange w:id="6060" w:author="Arthur Parmentier" w:date="2020-06-03T22:25:00Z">
          <w:pPr>
            <w:pStyle w:val="Paragraphedeliste"/>
            <w:numPr>
              <w:numId w:val="34"/>
            </w:numPr>
            <w:ind w:hanging="360"/>
          </w:pPr>
        </w:pPrChange>
      </w:pPr>
      <w:ins w:id="6061" w:author="Arthur Parmentier" w:date="2020-06-03T22:16:00Z">
        <w:r w:rsidRPr="007C437A">
          <w:t>The present input manager allows</w:t>
        </w:r>
      </w:ins>
      <w:ins w:id="6062" w:author="Arthur Parmentier" w:date="2020-05-23T10:30:00Z">
        <w:r w:rsidR="00EA3401" w:rsidRPr="007C437A">
          <w:t xml:space="preserve"> the user</w:t>
        </w:r>
      </w:ins>
      <w:ins w:id="6063" w:author="Arthur Parmentier" w:date="2020-05-20T20:25:00Z">
        <w:r w:rsidR="00AF3FE7" w:rsidRPr="007C437A">
          <w:t xml:space="preserve"> to add his own input to the system automatically, without manually creating additional routings all over the program</w:t>
        </w:r>
      </w:ins>
      <w:ins w:id="6064" w:author="Arthur Parmentier" w:date="2020-06-03T22:17:00Z">
        <w:r w:rsidR="00E3655F" w:rsidRPr="007C437A">
          <w:t xml:space="preserve">, by following </w:t>
        </w:r>
      </w:ins>
      <w:ins w:id="6065" w:author="Arthur Parmentier" w:date="2020-06-03T22:24:00Z">
        <w:r w:rsidR="00E3655F" w:rsidRPr="007C437A">
          <w:t>only a few conventions</w:t>
        </w:r>
      </w:ins>
      <w:ins w:id="6066" w:author="Arthur Parmentier" w:date="2020-05-20T20:26:00Z">
        <w:r w:rsidR="00AF3FE7" w:rsidRPr="007C437A">
          <w:t xml:space="preserve"> </w:t>
        </w:r>
      </w:ins>
    </w:p>
    <w:p w:rsidR="00937092" w:rsidRPr="007C437A" w:rsidRDefault="00E3655F" w:rsidP="00937092">
      <w:pPr>
        <w:pStyle w:val="Paragraphedeliste"/>
        <w:numPr>
          <w:ilvl w:val="0"/>
          <w:numId w:val="34"/>
        </w:numPr>
        <w:rPr>
          <w:ins w:id="6067" w:author="Arthur Parmentier" w:date="2020-05-20T22:45:00Z"/>
        </w:rPr>
      </w:pPr>
      <w:ins w:id="6068" w:author="Arthur Parmentier" w:date="2020-06-03T22:24:00Z">
        <w:r w:rsidRPr="007C437A">
          <w:t xml:space="preserve">each input must send its data </w:t>
        </w:r>
      </w:ins>
      <w:ins w:id="6069" w:author="Arthur Parmentier" w:date="2020-05-20T22:56:00Z">
        <w:r w:rsidR="00985386" w:rsidRPr="007C437A">
          <w:t>through</w:t>
        </w:r>
      </w:ins>
      <w:ins w:id="6070"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071" w:author="Arthur Parmentier" w:date="2020-06-03T22:26:00Z"/>
        </w:rPr>
      </w:pPr>
      <w:ins w:id="6072" w:author="Arthur Parmentier" w:date="2020-06-03T22:25:00Z">
        <w:r w:rsidRPr="007C437A">
          <w:t>each input must also forward its “</w:t>
        </w:r>
      </w:ins>
      <w:ins w:id="6073" w:author="Arthur Parmentier" w:date="2020-05-20T22:48:00Z">
        <w:r w:rsidR="00937092" w:rsidRPr="007C437A">
          <w:t>size” (</w:t>
        </w:r>
      </w:ins>
      <w:ins w:id="6074" w:author="Arthur Parmentier" w:date="2020-05-20T22:46:00Z">
        <w:r w:rsidR="00937092" w:rsidRPr="007C437A">
          <w:t>number of dimensions of the input</w:t>
        </w:r>
      </w:ins>
      <w:ins w:id="6075" w:author="Arthur Parmentier" w:date="2020-05-20T22:48:00Z">
        <w:r w:rsidR="00937092" w:rsidRPr="007C437A">
          <w:t>)</w:t>
        </w:r>
      </w:ins>
      <w:ins w:id="6076" w:author="Arthur Parmentier" w:date="2020-05-20T22:47:00Z">
        <w:r w:rsidR="00937092" w:rsidRPr="007C437A">
          <w:t xml:space="preserve"> </w:t>
        </w:r>
      </w:ins>
      <w:ins w:id="6077" w:author="Arthur Parmentier" w:date="2020-05-20T22:52:00Z">
        <w:r w:rsidR="008D00B2" w:rsidRPr="007C437A">
          <w:t>before the recording is launched</w:t>
        </w:r>
      </w:ins>
      <w:ins w:id="6078" w:author="Arthur Parmentier" w:date="2020-05-20T22:47:00Z">
        <w:r w:rsidR="00937092" w:rsidRPr="007C437A">
          <w:rPr>
            <w:rStyle w:val="Appelnotedebasdep"/>
          </w:rPr>
          <w:footnoteReference w:id="43"/>
        </w:r>
      </w:ins>
      <w:ins w:id="6104" w:author="Arthur Parmentier" w:date="2020-05-20T22:54:00Z">
        <w:r w:rsidR="00ED06F1" w:rsidRPr="007C437A">
          <w:t xml:space="preserve"> through a “sen</w:t>
        </w:r>
      </w:ins>
      <w:ins w:id="6105" w:author="Arthur Parmentier" w:date="2020-05-20T22:57:00Z">
        <w:r w:rsidR="00985386" w:rsidRPr="007C437A">
          <w:t>d</w:t>
        </w:r>
      </w:ins>
      <w:ins w:id="6106" w:author="Arthur Parmentier" w:date="2020-05-20T22:54:00Z">
        <w:r w:rsidR="00ED06F1" w:rsidRPr="007C437A">
          <w:t xml:space="preserve"> </w:t>
        </w:r>
      </w:ins>
      <w:ins w:id="6107" w:author="Arthur Parmentier" w:date="2020-05-20T22:55:00Z">
        <w:r w:rsidR="00A62CFE" w:rsidRPr="007C437A">
          <w:t>&lt;input_name&gt;_size” object</w:t>
        </w:r>
      </w:ins>
    </w:p>
    <w:p w:rsidR="00E3655F" w:rsidRPr="007C437A" w:rsidRDefault="00E3655F" w:rsidP="00E3655F">
      <w:pPr>
        <w:rPr>
          <w:ins w:id="6108" w:author="Arthur Parmentier" w:date="2020-06-03T22:31:00Z"/>
        </w:rPr>
      </w:pPr>
      <w:ins w:id="6109" w:author="Arthur Parmentier" w:date="2020-06-03T22:26:00Z">
        <w:r w:rsidRPr="007C437A">
          <w:t xml:space="preserve">Then, on the input manager panel, the user can select what input should be used by each model. </w:t>
        </w:r>
      </w:ins>
      <w:ins w:id="6110" w:author="Arthur Parmentier" w:date="2020-06-03T22:27:00Z">
        <w:r w:rsidRPr="007C437A">
          <w:t>Because inputs have different data rates and dimensions, it is</w:t>
        </w:r>
      </w:ins>
      <w:ins w:id="6111" w:author="Arthur Parmentier" w:date="2020-06-03T22:30:00Z">
        <w:r w:rsidR="009304A6" w:rsidRPr="007C437A">
          <w:t xml:space="preserve"> in general</w:t>
        </w:r>
      </w:ins>
      <w:ins w:id="6112"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113" w:author="Arthur Parmentier" w:date="2020-06-03T22:29:00Z">
        <w:r w:rsidR="009304A6" w:rsidRPr="007C437A">
          <w:t>are compatible (typically with similar data rates)</w:t>
        </w:r>
      </w:ins>
      <w:ins w:id="6114" w:author="Arthur Parmentier" w:date="2020-06-03T22:27:00Z">
        <w:r w:rsidR="009304A6" w:rsidRPr="007C437A">
          <w:t xml:space="preserve"> the user simply can create a new input </w:t>
        </w:r>
      </w:ins>
      <w:ins w:id="6115" w:author="Arthur Parmentier" w:date="2020-06-03T22:28:00Z">
        <w:r w:rsidR="009304A6" w:rsidRPr="007C437A">
          <w:t>and merge the two original ones in a single one</w:t>
        </w:r>
      </w:ins>
      <w:ins w:id="6116" w:author="Arthur Parmentier" w:date="2020-06-03T22:29:00Z">
        <w:r w:rsidR="009304A6" w:rsidRPr="007C437A">
          <w:t xml:space="preserve"> the way he wants to</w:t>
        </w:r>
      </w:ins>
      <w:ins w:id="6117" w:author="Arthur Parmentier" w:date="2020-06-03T22:30:00Z">
        <w:r w:rsidR="009304A6" w:rsidRPr="007C437A">
          <w:t xml:space="preserve"> if he would like to route this new combination to a single model.</w:t>
        </w:r>
      </w:ins>
    </w:p>
    <w:p w:rsidR="004C7B1A" w:rsidRPr="007C437A" w:rsidRDefault="004C7B1A">
      <w:pPr>
        <w:keepNext/>
        <w:rPr>
          <w:ins w:id="6118" w:author="Arthur Parmentier" w:date="2020-06-03T22:41:00Z"/>
        </w:rPr>
        <w:pPrChange w:id="6119" w:author="Arthur Parmentier" w:date="2020-06-03T22:41:00Z">
          <w:pPr/>
        </w:pPrChange>
      </w:pPr>
      <w:ins w:id="6120" w:author="Arthur Parmentier" w:date="2020-06-03T22:40:00Z">
        <w:r w:rsidRPr="007C437A">
          <w:rPr>
            <w:noProof/>
            <w:rPrChange w:id="6121"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122" w:author="Arthur Parmentier" w:date="2020-05-20T19:38:00Z"/>
          <w:rPrChange w:id="6123" w:author="Arthur Parmentier" w:date="2020-06-07T15:27:00Z">
            <w:rPr>
              <w:ins w:id="6124" w:author="Arthur Parmentier" w:date="2020-05-20T19:38:00Z"/>
            </w:rPr>
          </w:rPrChange>
        </w:rPr>
        <w:pPrChange w:id="6125" w:author="Arthur Parmentier" w:date="2020-06-03T22:41:00Z">
          <w:pPr>
            <w:pStyle w:val="Paragraphedeliste"/>
            <w:numPr>
              <w:numId w:val="31"/>
            </w:numPr>
            <w:ind w:hanging="360"/>
          </w:pPr>
        </w:pPrChange>
      </w:pPr>
      <w:ins w:id="6126" w:author="Arthur Parmentier" w:date="2020-06-03T22:41:00Z">
        <w:r w:rsidRPr="007C437A">
          <w:rPr>
            <w:rPrChange w:id="6127" w:author="Arthur Parmentier" w:date="2020-06-07T15:27:00Z">
              <w:rPr/>
            </w:rPrChange>
          </w:rPr>
          <w:t xml:space="preserve">Figure </w:t>
        </w:r>
        <w:r w:rsidRPr="007C437A">
          <w:rPr>
            <w:rPrChange w:id="6128" w:author="Arthur Parmentier" w:date="2020-06-07T15:27:00Z">
              <w:rPr/>
            </w:rPrChange>
          </w:rPr>
          <w:fldChar w:fldCharType="begin"/>
        </w:r>
        <w:r w:rsidRPr="007C437A">
          <w:rPr>
            <w:rPrChange w:id="6129" w:author="Arthur Parmentier" w:date="2020-06-07T15:27:00Z">
              <w:rPr/>
            </w:rPrChange>
          </w:rPr>
          <w:instrText xml:space="preserve"> SEQ Figure \* ARABIC </w:instrText>
        </w:r>
      </w:ins>
      <w:r w:rsidRPr="007C437A">
        <w:rPr>
          <w:rPrChange w:id="6130" w:author="Arthur Parmentier" w:date="2020-06-07T15:27:00Z">
            <w:rPr/>
          </w:rPrChange>
        </w:rPr>
        <w:fldChar w:fldCharType="separate"/>
      </w:r>
      <w:ins w:id="6131" w:author="Arthur Parmentier" w:date="2020-06-05T21:05:00Z">
        <w:r w:rsidR="001C2AA6" w:rsidRPr="007C437A">
          <w:rPr>
            <w:rPrChange w:id="6132" w:author="Arthur Parmentier" w:date="2020-06-07T15:27:00Z">
              <w:rPr>
                <w:noProof/>
              </w:rPr>
            </w:rPrChange>
          </w:rPr>
          <w:t>6</w:t>
        </w:r>
      </w:ins>
      <w:ins w:id="6133" w:author="Arthur Parmentier" w:date="2020-06-03T22:41:00Z">
        <w:r w:rsidRPr="007C437A">
          <w:rPr>
            <w:rPrChange w:id="6134" w:author="Arthur Parmentier" w:date="2020-06-07T15:27:00Z">
              <w:rPr/>
            </w:rPrChange>
          </w:rPr>
          <w:fldChar w:fldCharType="end"/>
        </w:r>
        <w:r w:rsidRPr="007C437A">
          <w:rPr>
            <w:rPrChange w:id="6135" w:author="Arthur Parmentier" w:date="2020-06-07T15:27:00Z">
              <w:rPr/>
            </w:rPrChange>
          </w:rPr>
          <w:t xml:space="preserve"> Input to model routing interface</w:t>
        </w:r>
        <w:r w:rsidR="00835835" w:rsidRPr="007C437A">
          <w:rPr>
            <w:rPrChange w:id="6136" w:author="Arthur Parmentier" w:date="2020-06-07T15:27:00Z">
              <w:rPr/>
            </w:rPrChange>
          </w:rPr>
          <w:t>. The routing matrix is automatically updated from the list of inputs and models that the user defines</w:t>
        </w:r>
      </w:ins>
      <w:ins w:id="6137" w:author="Arthur Parmentier" w:date="2020-06-03T22:42:00Z">
        <w:r w:rsidR="00835835" w:rsidRPr="007C437A">
          <w:rPr>
            <w:rPrChange w:id="6138" w:author="Arthur Parmentier" w:date="2020-06-07T15:27:00Z">
              <w:rPr/>
            </w:rPrChange>
          </w:rPr>
          <w:t>, allowing the user to add his own inputs or models in little time.</w:t>
        </w:r>
      </w:ins>
    </w:p>
    <w:p w:rsidR="002E315F" w:rsidRPr="007C437A" w:rsidDel="00F02080" w:rsidRDefault="002E315F">
      <w:pPr>
        <w:rPr>
          <w:del w:id="6139" w:author="Arthur Parmentier" w:date="2020-05-20T19:53:00Z"/>
          <w:rPrChange w:id="6140" w:author="Arthur Parmentier" w:date="2020-06-07T15:27:00Z">
            <w:rPr>
              <w:del w:id="6141" w:author="Arthur Parmentier" w:date="2020-05-20T19:53:00Z"/>
            </w:rPr>
          </w:rPrChange>
        </w:rPr>
        <w:pPrChange w:id="6142" w:author="Arthur Parmentier" w:date="2020-05-20T19:38:00Z">
          <w:pPr>
            <w:pStyle w:val="Titre2"/>
          </w:pPr>
        </w:pPrChange>
      </w:pPr>
      <w:bookmarkStart w:id="6143" w:name="_Toc41067207"/>
      <w:bookmarkStart w:id="6144" w:name="_Toc42259023"/>
      <w:bookmarkStart w:id="6145" w:name="_Toc42259100"/>
      <w:bookmarkStart w:id="6146" w:name="_Toc42449779"/>
      <w:bookmarkStart w:id="6147" w:name="_Toc42449861"/>
      <w:bookmarkStart w:id="6148" w:name="_Toc42550047"/>
      <w:bookmarkStart w:id="6149" w:name="_Toc42550140"/>
      <w:bookmarkStart w:id="6150" w:name="_Toc42698891"/>
      <w:bookmarkStart w:id="6151" w:name="_Toc42698970"/>
      <w:bookmarkEnd w:id="6143"/>
      <w:bookmarkEnd w:id="6144"/>
      <w:bookmarkEnd w:id="6145"/>
      <w:bookmarkEnd w:id="6146"/>
      <w:bookmarkEnd w:id="6147"/>
      <w:bookmarkEnd w:id="6148"/>
      <w:bookmarkEnd w:id="6149"/>
      <w:bookmarkEnd w:id="6150"/>
      <w:bookmarkEnd w:id="6151"/>
    </w:p>
    <w:p w:rsidR="00F25194" w:rsidRPr="007C437A" w:rsidRDefault="00F25194">
      <w:pPr>
        <w:pStyle w:val="Titre3"/>
        <w:rPr>
          <w:ins w:id="6152" w:author="Arthur Parmentier" w:date="2020-05-20T19:53:00Z"/>
        </w:rPr>
      </w:pPr>
      <w:bookmarkStart w:id="6153" w:name="_Toc42698971"/>
      <w:r w:rsidRPr="007C437A">
        <w:t xml:space="preserve">Part 2: </w:t>
      </w:r>
      <w:del w:id="6154" w:author="Arthur Parmentier" w:date="2020-05-20T19:57:00Z">
        <w:r w:rsidRPr="007C437A" w:rsidDel="000C6A61">
          <w:delText>Training &amp; data management</w:delText>
        </w:r>
      </w:del>
      <w:ins w:id="6155" w:author="Arthur Parmentier" w:date="2020-05-20T19:57:00Z">
        <w:r w:rsidR="000C6A61" w:rsidRPr="007C437A">
          <w:t>Signs &amp; dictionary management</w:t>
        </w:r>
      </w:ins>
      <w:bookmarkEnd w:id="6153"/>
    </w:p>
    <w:p w:rsidR="00635850" w:rsidRPr="007C437A" w:rsidRDefault="00635850" w:rsidP="00070661">
      <w:pPr>
        <w:rPr>
          <w:ins w:id="6156" w:author="Arthur Parmentier" w:date="2020-06-03T22:46:00Z"/>
        </w:rPr>
      </w:pPr>
      <w:ins w:id="6157"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158" w:author="Arthur Parmentier" w:date="2020-06-03T23:38:00Z"/>
          <w:rPrChange w:id="6159" w:author="Arthur Parmentier" w:date="2020-06-07T15:27:00Z">
            <w:rPr>
              <w:ins w:id="6160" w:author="Arthur Parmentier" w:date="2020-06-03T23:38:00Z"/>
            </w:rPr>
          </w:rPrChange>
        </w:rPr>
        <w:pPrChange w:id="6161" w:author="Arthur Parmentier" w:date="2020-06-03T23:38:00Z">
          <w:pPr/>
        </w:pPrChange>
      </w:pPr>
      <w:ins w:id="6162" w:author="Arthur Parmentier" w:date="2020-06-03T23:38:00Z">
        <w:r w:rsidRPr="007C437A">
          <w:rPr>
            <w:rPrChange w:id="6163" w:author="Arthur Parmentier" w:date="2020-06-07T15:27:00Z">
              <w:rPr/>
            </w:rPrChange>
          </w:rPr>
          <w:t>Sign creation</w:t>
        </w:r>
      </w:ins>
    </w:p>
    <w:p w:rsidR="00635850" w:rsidRPr="007C437A" w:rsidRDefault="000C6A61" w:rsidP="00070661">
      <w:pPr>
        <w:rPr>
          <w:ins w:id="6164" w:author="Arthur Parmentier" w:date="2020-06-03T22:47:00Z"/>
        </w:rPr>
      </w:pPr>
      <w:ins w:id="6165" w:author="Arthur Parmentier" w:date="2020-05-20T19:57:00Z">
        <w:r w:rsidRPr="007C437A">
          <w:t xml:space="preserve">We have seen that creating new signs is </w:t>
        </w:r>
      </w:ins>
      <w:ins w:id="6166" w:author="Arthur Parmentier" w:date="2020-06-03T22:47:00Z">
        <w:r w:rsidR="00635850" w:rsidRPr="007C437A">
          <w:t>one of the</w:t>
        </w:r>
      </w:ins>
      <w:ins w:id="6167" w:author="Arthur Parmentier" w:date="2020-05-20T19:58:00Z">
        <w:r w:rsidRPr="007C437A">
          <w:t xml:space="preserve"> core mechanism</w:t>
        </w:r>
      </w:ins>
      <w:ins w:id="6168" w:author="Arthur Parmentier" w:date="2020-06-03T22:47:00Z">
        <w:r w:rsidR="00635850" w:rsidRPr="007C437A">
          <w:t>s</w:t>
        </w:r>
      </w:ins>
      <w:ins w:id="6169" w:author="Arthur Parmentier" w:date="2020-05-20T19:58:00Z">
        <w:r w:rsidRPr="007C437A">
          <w:t xml:space="preserve"> of SP. </w:t>
        </w:r>
      </w:ins>
      <w:ins w:id="6170" w:author="Arthur Parmentier" w:date="2020-06-03T22:47:00Z">
        <w:r w:rsidR="00635850" w:rsidRPr="007C437A">
          <w:t xml:space="preserve">It is also </w:t>
        </w:r>
      </w:ins>
      <w:ins w:id="6171" w:author="Arthur Parmentier" w:date="2020-06-03T22:48:00Z">
        <w:r w:rsidR="00635850" w:rsidRPr="007C437A">
          <w:t>one important feature of</w:t>
        </w:r>
      </w:ins>
      <w:ins w:id="6172" w:author="Arthur Parmentier" w:date="2020-06-03T22:47:00Z">
        <w:r w:rsidR="00635850" w:rsidRPr="007C437A">
          <w:t xml:space="preserve"> my program</w:t>
        </w:r>
      </w:ins>
      <w:ins w:id="6173" w:author="Arthur Parmentier" w:date="2020-06-03T22:48:00Z">
        <w:r w:rsidR="00635850" w:rsidRPr="007C437A">
          <w:t xml:space="preserve"> in which</w:t>
        </w:r>
      </w:ins>
      <w:ins w:id="6174" w:author="Arthur Parmentier" w:date="2020-06-03T22:47:00Z">
        <w:r w:rsidR="00635850" w:rsidRPr="007C437A">
          <w:t xml:space="preserve"> the user can either create his own signs or use pre-recorded </w:t>
        </w:r>
      </w:ins>
      <w:ins w:id="6175" w:author="Arthur Parmentier" w:date="2020-06-03T22:48:00Z">
        <w:r w:rsidR="00635850" w:rsidRPr="007C437A">
          <w:t>signs, for instance that would have been created or recorded by other users.</w:t>
        </w:r>
      </w:ins>
    </w:p>
    <w:p w:rsidR="00F304EE" w:rsidRPr="007C437A" w:rsidRDefault="00070661" w:rsidP="00070661">
      <w:pPr>
        <w:rPr>
          <w:ins w:id="6176" w:author="Arthur Parmentier" w:date="2020-05-20T21:38:00Z"/>
        </w:rPr>
      </w:pPr>
      <w:ins w:id="6177" w:author="Arthur Parmentier" w:date="2020-05-20T21:38:00Z">
        <w:r w:rsidRPr="007C437A">
          <w:t xml:space="preserve">In my program, a sign is defined </w:t>
        </w:r>
      </w:ins>
      <w:ins w:id="6178" w:author="Arthur Parmentier" w:date="2020-05-20T21:45:00Z">
        <w:r w:rsidR="002D466E" w:rsidRPr="007C437A">
          <w:t>t</w:t>
        </w:r>
      </w:ins>
      <w:ins w:id="6179" w:author="Arthur Parmentier" w:date="2020-06-03T22:52:00Z">
        <w:r w:rsidR="00BD52CD" w:rsidRPr="007C437A">
          <w:t>wo</w:t>
        </w:r>
      </w:ins>
      <w:ins w:id="6180" w:author="Arthur Parmentier" w:date="2020-05-20T21:38:00Z">
        <w:r w:rsidRPr="007C437A">
          <w:t xml:space="preserve"> properties:</w:t>
        </w:r>
      </w:ins>
    </w:p>
    <w:p w:rsidR="00070661" w:rsidRPr="007C437A" w:rsidRDefault="00070661">
      <w:pPr>
        <w:pStyle w:val="Paragraphedeliste"/>
        <w:numPr>
          <w:ilvl w:val="0"/>
          <w:numId w:val="33"/>
        </w:numPr>
        <w:rPr>
          <w:ins w:id="6181" w:author="Arthur Parmentier" w:date="2020-05-20T20:02:00Z"/>
        </w:rPr>
        <w:pPrChange w:id="6182" w:author="Arthur Parmentier" w:date="2020-05-20T21:38:00Z">
          <w:pPr>
            <w:pStyle w:val="Paragraphedeliste"/>
            <w:numPr>
              <w:numId w:val="32"/>
            </w:numPr>
            <w:ind w:hanging="360"/>
          </w:pPr>
        </w:pPrChange>
      </w:pPr>
      <w:ins w:id="6183" w:author="Arthur Parmentier" w:date="2020-05-20T21:38:00Z">
        <w:r w:rsidRPr="007C437A">
          <w:t>Its name</w:t>
        </w:r>
      </w:ins>
    </w:p>
    <w:p w:rsidR="00F304EE" w:rsidRPr="007C437A" w:rsidRDefault="00070661" w:rsidP="00F304EE">
      <w:pPr>
        <w:pStyle w:val="Paragraphedeliste"/>
        <w:numPr>
          <w:ilvl w:val="0"/>
          <w:numId w:val="32"/>
        </w:numPr>
        <w:rPr>
          <w:ins w:id="6184" w:author="Arthur Parmentier" w:date="2020-06-03T22:50:00Z"/>
        </w:rPr>
      </w:pPr>
      <w:ins w:id="6185" w:author="Arthur Parmentier" w:date="2020-05-20T21:39:00Z">
        <w:r w:rsidRPr="007C437A">
          <w:lastRenderedPageBreak/>
          <w:t>Its category</w:t>
        </w:r>
      </w:ins>
      <w:ins w:id="6186" w:author="Arthur Parmentier" w:date="2020-05-20T21:28:00Z">
        <w:r w:rsidR="007D4B4B" w:rsidRPr="007C437A">
          <w:t>, in ana</w:t>
        </w:r>
      </w:ins>
      <w:ins w:id="6187" w:author="Arthur Parmentier" w:date="2020-05-20T21:29:00Z">
        <w:r w:rsidR="007D4B4B" w:rsidRPr="007C437A">
          <w:t xml:space="preserve">logy with the </w:t>
        </w:r>
      </w:ins>
      <w:ins w:id="6188" w:author="Arthur Parmentier" w:date="2020-06-05T19:22:00Z">
        <w:r w:rsidR="000E299B" w:rsidRPr="007C437A">
          <w:t>syntactic</w:t>
        </w:r>
      </w:ins>
      <w:ins w:id="6189" w:author="Arthur Parmentier" w:date="2020-05-20T21:29:00Z">
        <w:r w:rsidR="007D4B4B" w:rsidRPr="007C437A">
          <w:t xml:space="preserve"> model </w:t>
        </w:r>
      </w:ins>
      <w:ins w:id="6190" w:author="Arthur Parmentier" w:date="2020-06-03T22:49:00Z">
        <w:r w:rsidR="00D20FA9" w:rsidRPr="007C437A">
          <w:t>of</w:t>
        </w:r>
      </w:ins>
      <w:ins w:id="6191" w:author="Arthur Parmentier" w:date="2020-05-20T21:30:00Z">
        <w:r w:rsidR="007D4B4B" w:rsidRPr="007C437A">
          <w:t xml:space="preserve"> SP</w:t>
        </w:r>
      </w:ins>
      <w:ins w:id="6192" w:author="Arthur Parmentier" w:date="2020-06-03T22:49:00Z">
        <w:r w:rsidR="00D20FA9" w:rsidRPr="007C437A">
          <w:t xml:space="preserve"> </w:t>
        </w:r>
      </w:ins>
      <w:ins w:id="6193" w:author="Arthur Parmentier" w:date="2020-05-20T21:30:00Z">
        <w:r w:rsidR="007D4B4B" w:rsidRPr="007C437A">
          <w:t>: WHO, WHAT, HOW, WHEN, OFF,</w:t>
        </w:r>
      </w:ins>
      <w:ins w:id="6194" w:author="Arthur Parmentier" w:date="2020-05-20T21:31:00Z">
        <w:r w:rsidR="007D4B4B" w:rsidRPr="007C437A">
          <w:t xml:space="preserve"> NEUTRAL</w:t>
        </w:r>
      </w:ins>
      <w:ins w:id="6195" w:author="Arthur Parmentier" w:date="2020-06-03T22:49:00Z">
        <w:r w:rsidR="00D20FA9" w:rsidRPr="007C437A">
          <w:t xml:space="preserve"> &amp;</w:t>
        </w:r>
      </w:ins>
      <w:ins w:id="6196" w:author="Arthur Parmentier" w:date="2020-05-20T21:32:00Z">
        <w:r w:rsidR="007D4B4B" w:rsidRPr="007C437A">
          <w:t xml:space="preserve"> LOGIC</w:t>
        </w:r>
      </w:ins>
      <w:ins w:id="6197" w:author="Arthur Parmentier" w:date="2020-06-03T22:50:00Z">
        <w:r w:rsidR="00D20FA9" w:rsidRPr="007C437A">
          <w:t xml:space="preserve"> </w:t>
        </w:r>
        <w:r w:rsidR="00D20FA9" w:rsidRPr="007C437A">
          <w:rPr>
            <w:rStyle w:val="Appelnotedebasdep"/>
          </w:rPr>
          <w:footnoteReference w:id="44"/>
        </w:r>
      </w:ins>
    </w:p>
    <w:p w:rsidR="0012023C" w:rsidRPr="007C437A" w:rsidRDefault="001653F3" w:rsidP="001653F3">
      <w:pPr>
        <w:rPr>
          <w:ins w:id="6199" w:author="Arthur Parmentier" w:date="2020-05-22T09:21:00Z"/>
        </w:rPr>
      </w:pPr>
      <w:ins w:id="6200" w:author="Arthur Parmentier" w:date="2020-05-20T21:50:00Z">
        <w:r w:rsidRPr="007C437A">
          <w:t>The</w:t>
        </w:r>
      </w:ins>
      <w:ins w:id="6201" w:author="Arthur Parmentier" w:date="2020-06-03T22:52:00Z">
        <w:r w:rsidR="00BD52CD" w:rsidRPr="007C437A">
          <w:t xml:space="preserve">se </w:t>
        </w:r>
      </w:ins>
      <w:ins w:id="6202" w:author="Arthur Parmentier" w:date="2020-05-20T21:50:00Z">
        <w:r w:rsidRPr="007C437A">
          <w:t>properties are sufficient to allow t</w:t>
        </w:r>
      </w:ins>
      <w:ins w:id="6203" w:author="Arthur Parmentier" w:date="2020-05-20T21:51:00Z">
        <w:r w:rsidRPr="007C437A">
          <w:t>he program to parse the sign</w:t>
        </w:r>
      </w:ins>
      <w:ins w:id="6204" w:author="Arthur Parmentier" w:date="2020-05-20T22:05:00Z">
        <w:r w:rsidR="0012023C" w:rsidRPr="007C437A">
          <w:t>, i.e. to construct a meaningful request from the temporal flow of signs</w:t>
        </w:r>
      </w:ins>
      <w:ins w:id="6205" w:author="Arthur Parmentier" w:date="2020-06-03T22:52:00Z">
        <w:r w:rsidR="00BD52CD" w:rsidRPr="007C437A">
          <w:t>.</w:t>
        </w:r>
      </w:ins>
      <w:ins w:id="6206" w:author="Arthur Parmentier" w:date="2020-06-03T22:51:00Z">
        <w:r w:rsidR="00BD52CD" w:rsidRPr="007C437A">
          <w:t xml:space="preserve"> </w:t>
        </w:r>
      </w:ins>
    </w:p>
    <w:p w:rsidR="00A87845" w:rsidRPr="007C437A" w:rsidRDefault="00BD52CD" w:rsidP="001653F3">
      <w:pPr>
        <w:rPr>
          <w:ins w:id="6207" w:author="Arthur Parmentier" w:date="2020-05-20T22:05:00Z"/>
        </w:rPr>
      </w:pPr>
      <w:ins w:id="6208" w:author="Arthur Parmentier" w:date="2020-05-20T22:08:00Z">
        <w:r w:rsidRPr="007C437A">
          <w:rPr>
            <w:noProof/>
            <w:rPrChange w:id="6209"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AE7D19" w:rsidRPr="00311097" w:rsidRDefault="00AE7D19">
                              <w:pPr>
                                <w:pStyle w:val="Lgende"/>
                                <w:rPr>
                                  <w:noProof/>
                                </w:rPr>
                                <w:pPrChange w:id="6210" w:author="Arthur Parmentier" w:date="2020-05-20T22:08:00Z">
                                  <w:pPr/>
                                </w:pPrChange>
                              </w:pPr>
                              <w:bookmarkStart w:id="6211" w:name="_Ref41031792"/>
                              <w:bookmarkStart w:id="6212" w:name="_Ref41031785"/>
                              <w:ins w:id="6213" w:author="Arthur Parmentier" w:date="2020-05-20T22:08:00Z">
                                <w:r>
                                  <w:t xml:space="preserve">Figure </w:t>
                                </w:r>
                                <w:r>
                                  <w:fldChar w:fldCharType="begin"/>
                                </w:r>
                                <w:r>
                                  <w:instrText xml:space="preserve"> SEQ Figure \* ARABIC </w:instrText>
                                </w:r>
                              </w:ins>
                              <w:r>
                                <w:fldChar w:fldCharType="separate"/>
                              </w:r>
                              <w:ins w:id="6214" w:author="Arthur Parmentier" w:date="2020-06-05T21:05:00Z">
                                <w:r>
                                  <w:rPr>
                                    <w:noProof/>
                                  </w:rPr>
                                  <w:t>7</w:t>
                                </w:r>
                              </w:ins>
                              <w:ins w:id="6215" w:author="Arthur Parmentier" w:date="2020-05-20T22:08:00Z">
                                <w:r>
                                  <w:fldChar w:fldCharType="end"/>
                                </w:r>
                                <w:bookmarkEnd w:id="6211"/>
                                <w:r>
                                  <w:t xml:space="preserve"> User interface for defining new signs</w:t>
                                </w:r>
                              </w:ins>
                              <w:bookmarkEnd w:id="6212"/>
                              <w:ins w:id="6216" w:author="Arthur Parmentier" w:date="2020-06-03T22:56:00Z">
                                <w:r>
                                  <w:t xml:space="preserve"> and recording them to the buffers of a model. </w:t>
                                </w:r>
                              </w:ins>
                              <w:ins w:id="6217" w:author="Arthur Parmentier" w:date="2020-06-03T22:57:00Z">
                                <w:r>
                                  <w:t>First, the user can select which model he wants to use to recognize the sign</w:t>
                                </w:r>
                              </w:ins>
                              <w:ins w:id="6218" w:author="Arthur Parmentier" w:date="2020-06-03T22:58:00Z">
                                <w:r>
                                  <w:t xml:space="preserve">s he wants to add. </w:t>
                                </w:r>
                              </w:ins>
                              <w:ins w:id="6219" w:author="Arthur Parmentier" w:date="2020-06-03T22:57:00Z">
                                <w:r>
                                  <w:t>Then</w:t>
                                </w:r>
                              </w:ins>
                              <w:ins w:id="6220" w:author="Arthur Parmentier" w:date="2020-06-03T22:56:00Z">
                                <w:r>
                                  <w:t xml:space="preserve">, </w:t>
                                </w:r>
                              </w:ins>
                              <w:ins w:id="6221" w:author="Arthur Parmentier" w:date="2020-06-03T22:57:00Z">
                                <w:r>
                                  <w:t>he</w:t>
                                </w:r>
                              </w:ins>
                              <w:ins w:id="6222" w:author="Arthur Parmentier" w:date="2020-06-03T22:56:00Z">
                                <w:r>
                                  <w:t xml:space="preserve"> must enter the signs and their corresponding category</w:t>
                                </w:r>
                              </w:ins>
                              <w:ins w:id="6223" w:author="Arthur Parmentier" w:date="2020-06-03T22:57:00Z">
                                <w:r>
                                  <w:t xml:space="preserve"> that he would like to record. </w:t>
                                </w:r>
                              </w:ins>
                              <w:ins w:id="6224"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AE7D19" w:rsidRPr="00311097" w:rsidRDefault="00AE7D19">
                        <w:pPr>
                          <w:pStyle w:val="Lgende"/>
                          <w:rPr>
                            <w:noProof/>
                          </w:rPr>
                          <w:pPrChange w:id="6225" w:author="Arthur Parmentier" w:date="2020-05-20T22:08:00Z">
                            <w:pPr/>
                          </w:pPrChange>
                        </w:pPr>
                        <w:bookmarkStart w:id="6226" w:name="_Ref41031792"/>
                        <w:bookmarkStart w:id="6227" w:name="_Ref41031785"/>
                        <w:ins w:id="6228" w:author="Arthur Parmentier" w:date="2020-05-20T22:08:00Z">
                          <w:r>
                            <w:t xml:space="preserve">Figure </w:t>
                          </w:r>
                          <w:r>
                            <w:fldChar w:fldCharType="begin"/>
                          </w:r>
                          <w:r>
                            <w:instrText xml:space="preserve"> SEQ Figure \* ARABIC </w:instrText>
                          </w:r>
                        </w:ins>
                        <w:r>
                          <w:fldChar w:fldCharType="separate"/>
                        </w:r>
                        <w:ins w:id="6229" w:author="Arthur Parmentier" w:date="2020-06-05T21:05:00Z">
                          <w:r>
                            <w:rPr>
                              <w:noProof/>
                            </w:rPr>
                            <w:t>7</w:t>
                          </w:r>
                        </w:ins>
                        <w:ins w:id="6230" w:author="Arthur Parmentier" w:date="2020-05-20T22:08:00Z">
                          <w:r>
                            <w:fldChar w:fldCharType="end"/>
                          </w:r>
                          <w:bookmarkEnd w:id="6226"/>
                          <w:r>
                            <w:t xml:space="preserve"> User interface for defining new signs</w:t>
                          </w:r>
                        </w:ins>
                        <w:bookmarkEnd w:id="6227"/>
                        <w:ins w:id="6231" w:author="Arthur Parmentier" w:date="2020-06-03T22:56:00Z">
                          <w:r>
                            <w:t xml:space="preserve"> and recording them to the buffers of a model. </w:t>
                          </w:r>
                        </w:ins>
                        <w:ins w:id="6232" w:author="Arthur Parmentier" w:date="2020-06-03T22:57:00Z">
                          <w:r>
                            <w:t>First, the user can select which model he wants to use to recognize the sign</w:t>
                          </w:r>
                        </w:ins>
                        <w:ins w:id="6233" w:author="Arthur Parmentier" w:date="2020-06-03T22:58:00Z">
                          <w:r>
                            <w:t xml:space="preserve">s he wants to add. </w:t>
                          </w:r>
                        </w:ins>
                        <w:ins w:id="6234" w:author="Arthur Parmentier" w:date="2020-06-03T22:57:00Z">
                          <w:r>
                            <w:t>Then</w:t>
                          </w:r>
                        </w:ins>
                        <w:ins w:id="6235" w:author="Arthur Parmentier" w:date="2020-06-03T22:56:00Z">
                          <w:r>
                            <w:t xml:space="preserve">, </w:t>
                          </w:r>
                        </w:ins>
                        <w:ins w:id="6236" w:author="Arthur Parmentier" w:date="2020-06-03T22:57:00Z">
                          <w:r>
                            <w:t>he</w:t>
                          </w:r>
                        </w:ins>
                        <w:ins w:id="6237" w:author="Arthur Parmentier" w:date="2020-06-03T22:56:00Z">
                          <w:r>
                            <w:t xml:space="preserve"> must enter the signs and their corresponding category</w:t>
                          </w:r>
                        </w:ins>
                        <w:ins w:id="6238" w:author="Arthur Parmentier" w:date="2020-06-03T22:57:00Z">
                          <w:r>
                            <w:t xml:space="preserve"> that he would like to record. </w:t>
                          </w:r>
                        </w:ins>
                        <w:ins w:id="6239" w:author="Arthur Parmentier" w:date="2020-06-03T22:58:00Z">
                          <w:r>
                            <w:t>Finally, he can set a few parameters before launching the automated recording session.</w:t>
                          </w:r>
                        </w:ins>
                      </w:p>
                    </w:txbxContent>
                  </v:textbox>
                  <w10:wrap type="topAndBottom" anchorx="margin"/>
                </v:shape>
              </w:pict>
            </mc:Fallback>
          </mc:AlternateContent>
        </w:r>
      </w:ins>
      <w:ins w:id="6240" w:author="Arthur Parmentier" w:date="2020-05-20T22:06:00Z">
        <w:r w:rsidRPr="007C437A">
          <w:rPr>
            <w:noProof/>
            <w:rPrChange w:id="6241"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242" w:author="Arthur Parmentier" w:date="2020-06-03T23:07:00Z">
        <w:r w:rsidR="00FB2824" w:rsidRPr="007C437A">
          <w:t>The procedure for defining a new sign is shown</w:t>
        </w:r>
      </w:ins>
      <w:ins w:id="6243" w:author="Arthur Parmentier" w:date="2020-05-22T09:22:00Z">
        <w:r w:rsidR="00A87845" w:rsidRPr="007C437A">
          <w:t xml:space="preserve"> in 2.1. (</w:t>
        </w:r>
      </w:ins>
      <w:ins w:id="6244" w:author="Arthur Parmentier" w:date="2020-06-03T22:56:00Z">
        <w:r w:rsidRPr="007C437A">
          <w:rPr>
            <w:rPrChange w:id="6245" w:author="Arthur Parmentier" w:date="2020-06-07T15:27:00Z">
              <w:rPr/>
            </w:rPrChange>
          </w:rPr>
          <w:fldChar w:fldCharType="begin"/>
        </w:r>
        <w:r w:rsidRPr="007C437A">
          <w:instrText xml:space="preserve"> REF _Ref41031792 \h </w:instrText>
        </w:r>
      </w:ins>
      <w:r w:rsidRPr="007C437A">
        <w:rPr>
          <w:rPrChange w:id="6246" w:author="Arthur Parmentier" w:date="2020-06-07T15:27:00Z">
            <w:rPr/>
          </w:rPrChange>
        </w:rPr>
      </w:r>
      <w:r w:rsidRPr="007C437A">
        <w:rPr>
          <w:rPrChange w:id="6247" w:author="Arthur Parmentier" w:date="2020-06-07T15:27:00Z">
            <w:rPr/>
          </w:rPrChange>
        </w:rPr>
        <w:fldChar w:fldCharType="separate"/>
      </w:r>
      <w:ins w:id="6248" w:author="Arthur Parmentier" w:date="2020-06-03T22:56:00Z">
        <w:r w:rsidRPr="007C437A">
          <w:t xml:space="preserve">Figure </w:t>
        </w:r>
        <w:r w:rsidRPr="007C437A">
          <w:rPr>
            <w:rPrChange w:id="6249" w:author="Arthur Parmentier" w:date="2020-06-07T15:27:00Z">
              <w:rPr>
                <w:noProof/>
              </w:rPr>
            </w:rPrChange>
          </w:rPr>
          <w:t>6</w:t>
        </w:r>
        <w:r w:rsidRPr="007C437A">
          <w:rPr>
            <w:rPrChange w:id="6250" w:author="Arthur Parmentier" w:date="2020-06-07T15:27:00Z">
              <w:rPr/>
            </w:rPrChange>
          </w:rPr>
          <w:fldChar w:fldCharType="end"/>
        </w:r>
      </w:ins>
      <w:ins w:id="6251" w:author="Arthur Parmentier" w:date="2020-05-22T09:23:00Z">
        <w:r w:rsidR="00A87845" w:rsidRPr="007C437A">
          <w:t>).</w:t>
        </w:r>
      </w:ins>
    </w:p>
    <w:p w:rsidR="001653F3" w:rsidRPr="007C437A" w:rsidRDefault="00991C57" w:rsidP="001653F3">
      <w:pPr>
        <w:rPr>
          <w:ins w:id="6252" w:author="Arthur Parmentier" w:date="2020-05-20T21:52:00Z"/>
        </w:rPr>
      </w:pPr>
      <w:ins w:id="6253" w:author="Arthur Parmentier" w:date="2020-06-03T23:08:00Z">
        <w:r w:rsidRPr="007C437A">
          <w:t>For the sign to effectively by identify,</w:t>
        </w:r>
      </w:ins>
      <w:ins w:id="6254" w:author="Arthur Parmentier" w:date="2020-05-20T21:52:00Z">
        <w:r w:rsidR="001653F3" w:rsidRPr="007C437A">
          <w:t xml:space="preserve"> two steps</w:t>
        </w:r>
      </w:ins>
      <w:ins w:id="6255" w:author="Arthur Parmentier" w:date="2020-06-03T23:08:00Z">
        <w:r w:rsidRPr="007C437A">
          <w:t xml:space="preserve"> are required after the sign has been defined</w:t>
        </w:r>
      </w:ins>
      <w:ins w:id="6256" w:author="Arthur Parmentier" w:date="2020-05-20T21:54:00Z">
        <w:r w:rsidR="00D17256" w:rsidRPr="007C437A">
          <w:t>:</w:t>
        </w:r>
      </w:ins>
    </w:p>
    <w:p w:rsidR="002D466E" w:rsidRPr="007C437A" w:rsidRDefault="00A0616F" w:rsidP="001653F3">
      <w:pPr>
        <w:pStyle w:val="Paragraphedeliste"/>
        <w:numPr>
          <w:ilvl w:val="0"/>
          <w:numId w:val="32"/>
        </w:numPr>
        <w:rPr>
          <w:ins w:id="6257" w:author="Arthur Parmentier" w:date="2020-05-20T21:52:00Z"/>
        </w:rPr>
      </w:pPr>
      <w:ins w:id="6258" w:author="Arthur Parmentier" w:date="2020-05-20T21:53:00Z">
        <w:r w:rsidRPr="007C437A">
          <w:t>Record</w:t>
        </w:r>
      </w:ins>
      <w:ins w:id="6259" w:author="Arthur Parmentier" w:date="2020-05-20T21:52:00Z">
        <w:r w:rsidR="001653F3" w:rsidRPr="007C437A">
          <w:t xml:space="preserve"> </w:t>
        </w:r>
      </w:ins>
      <w:ins w:id="6260" w:author="Arthur Parmentier" w:date="2020-05-20T21:45:00Z">
        <w:r w:rsidR="002D466E" w:rsidRPr="007C437A">
          <w:t>training examples</w:t>
        </w:r>
      </w:ins>
    </w:p>
    <w:p w:rsidR="001653F3" w:rsidRPr="007C437A" w:rsidRDefault="001653F3" w:rsidP="001653F3">
      <w:pPr>
        <w:pStyle w:val="Paragraphedeliste"/>
        <w:numPr>
          <w:ilvl w:val="0"/>
          <w:numId w:val="32"/>
        </w:numPr>
        <w:rPr>
          <w:ins w:id="6261" w:author="Arthur Parmentier" w:date="2020-06-03T23:09:00Z"/>
        </w:rPr>
      </w:pPr>
      <w:ins w:id="6262" w:author="Arthur Parmentier" w:date="2020-05-20T21:53:00Z">
        <w:r w:rsidRPr="007C437A">
          <w:t>Program the virtual instrument itself</w:t>
        </w:r>
      </w:ins>
      <w:ins w:id="6263" w:author="Arthur Parmentier" w:date="2020-06-03T23:09:00Z">
        <w:r w:rsidR="00991C57" w:rsidRPr="007C437A">
          <w:t xml:space="preserve"> to interpret the sign</w:t>
        </w:r>
      </w:ins>
    </w:p>
    <w:p w:rsidR="00991C57" w:rsidRPr="007C437A" w:rsidRDefault="00991C57">
      <w:pPr>
        <w:rPr>
          <w:ins w:id="6264" w:author="Arthur Parmentier" w:date="2020-05-20T21:54:00Z"/>
        </w:rPr>
        <w:pPrChange w:id="6265" w:author="Arthur Parmentier" w:date="2020-06-03T23:09:00Z">
          <w:pPr>
            <w:pStyle w:val="Paragraphedeliste"/>
            <w:numPr>
              <w:numId w:val="32"/>
            </w:numPr>
            <w:ind w:hanging="360"/>
          </w:pPr>
        </w:pPrChange>
      </w:pPr>
      <w:ins w:id="6266" w:author="Arthur Parmentier" w:date="2020-06-03T23:09:00Z">
        <w:r w:rsidRPr="007C437A">
          <w:t>While the recording of training examples is an auto</w:t>
        </w:r>
      </w:ins>
      <w:ins w:id="6267" w:author="Arthur Parmentier" w:date="2020-06-03T23:10:00Z">
        <w:r w:rsidRPr="007C437A">
          <w:t xml:space="preserve">mated process that simply involves pushing one button, the programming of the virtual instrument or device that the sign should control is outside the scope of the program. </w:t>
        </w:r>
      </w:ins>
      <w:ins w:id="6268" w:author="Arthur Parmentier" w:date="2020-06-03T23:11:00Z">
        <w:r w:rsidRPr="007C437A">
          <w:t xml:space="preserve">For demo purposes, I have implemented myself the interpretation of some signs by Ableton Live and a simulation of an orchestra with the Bach Project, but </w:t>
        </w:r>
      </w:ins>
      <w:ins w:id="6269" w:author="Arthur Parmentier" w:date="2020-06-03T23:25:00Z">
        <w:r w:rsidR="006C424F" w:rsidRPr="007C437A">
          <w:t>the connection with other devices must be implemen</w:t>
        </w:r>
      </w:ins>
      <w:ins w:id="6270" w:author="Arthur Parmentier" w:date="2020-06-03T23:26:00Z">
        <w:r w:rsidR="006C424F" w:rsidRPr="007C437A">
          <w:t>ted later by the user himself.</w:t>
        </w:r>
      </w:ins>
      <w:ins w:id="6271" w:author="Arthur Parmentier" w:date="2020-06-03T23:11:00Z">
        <w:r w:rsidRPr="007C437A">
          <w:t xml:space="preserve"> </w:t>
        </w:r>
      </w:ins>
    </w:p>
    <w:p w:rsidR="0051412E" w:rsidRPr="007C437A" w:rsidRDefault="0051412E">
      <w:pPr>
        <w:pStyle w:val="Titre4"/>
        <w:rPr>
          <w:ins w:id="6272" w:author="Arthur Parmentier" w:date="2020-06-03T23:39:00Z"/>
          <w:rPrChange w:id="6273" w:author="Arthur Parmentier" w:date="2020-06-07T15:27:00Z">
            <w:rPr>
              <w:ins w:id="6274" w:author="Arthur Parmentier" w:date="2020-06-03T23:39:00Z"/>
            </w:rPr>
          </w:rPrChange>
        </w:rPr>
        <w:pPrChange w:id="6275" w:author="Arthur Parmentier" w:date="2020-06-03T23:39:00Z">
          <w:pPr/>
        </w:pPrChange>
      </w:pPr>
      <w:ins w:id="6276" w:author="Arthur Parmentier" w:date="2020-06-03T23:39:00Z">
        <w:r w:rsidRPr="007C437A">
          <w:rPr>
            <w:rPrChange w:id="6277" w:author="Arthur Parmentier" w:date="2020-06-07T15:27:00Z">
              <w:rPr/>
            </w:rPrChange>
          </w:rPr>
          <w:t>Sign recording</w:t>
        </w:r>
      </w:ins>
    </w:p>
    <w:p w:rsidR="001222FB" w:rsidRPr="007C437A" w:rsidRDefault="00145F52" w:rsidP="00D17256">
      <w:pPr>
        <w:rPr>
          <w:ins w:id="6278" w:author="Arthur Parmentier" w:date="2020-05-20T22:23:00Z"/>
        </w:rPr>
      </w:pPr>
      <w:ins w:id="6279" w:author="Arthur Parmentier" w:date="2020-05-20T22:14:00Z">
        <w:r w:rsidRPr="007C437A">
          <w:t xml:space="preserve">The user can choose to either define one sign at the time and </w:t>
        </w:r>
      </w:ins>
      <w:ins w:id="6280" w:author="Arthur Parmentier" w:date="2020-05-20T22:15:00Z">
        <w:r w:rsidRPr="007C437A">
          <w:t>record one or several training examples for</w:t>
        </w:r>
      </w:ins>
      <w:ins w:id="6281" w:author="Arthur Parmentier" w:date="2020-05-20T22:14:00Z">
        <w:r w:rsidRPr="007C437A">
          <w:t xml:space="preserve"> it, then saving the training </w:t>
        </w:r>
      </w:ins>
      <w:ins w:id="6282" w:author="Arthur Parmentier" w:date="2020-05-20T22:15:00Z">
        <w:r w:rsidRPr="007C437A">
          <w:t xml:space="preserve">data and adding another sign… or directly define a list </w:t>
        </w:r>
      </w:ins>
      <w:ins w:id="6283" w:author="Arthur Parmentier" w:date="2020-05-20T22:16:00Z">
        <w:r w:rsidRPr="007C437A">
          <w:t>of signs and recording all of them in the same session.</w:t>
        </w:r>
      </w:ins>
    </w:p>
    <w:p w:rsidR="00A83578" w:rsidRPr="007C437A" w:rsidRDefault="00A83578" w:rsidP="00D17256">
      <w:pPr>
        <w:rPr>
          <w:ins w:id="6284" w:author="Arthur Parmentier" w:date="2020-05-20T22:26:00Z"/>
        </w:rPr>
      </w:pPr>
      <w:ins w:id="6285" w:author="Arthur Parmentier" w:date="2020-05-20T22:23:00Z">
        <w:r w:rsidRPr="007C437A">
          <w:lastRenderedPageBreak/>
          <w:t xml:space="preserve">The </w:t>
        </w:r>
      </w:ins>
      <w:ins w:id="6286"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287" w:author="Arthur Parmentier" w:date="2020-05-20T22:26:00Z"/>
        </w:rPr>
      </w:pPr>
      <w:ins w:id="6288" w:author="Arthur Parmentier" w:date="2020-05-20T22:26:00Z">
        <w:r w:rsidRPr="007C437A">
          <w:t>Initial preparation time</w:t>
        </w:r>
      </w:ins>
      <w:ins w:id="6289" w:author="Arthur Parmentier" w:date="2020-05-20T22:30:00Z">
        <w:r w:rsidRPr="007C437A">
          <w:t xml:space="preserve"> of </w:t>
        </w:r>
      </w:ins>
      <w:ins w:id="6290" w:author="Arthur Parmentier" w:date="2020-05-20T22:31:00Z">
        <w:r w:rsidRPr="007C437A">
          <w:rPr>
            <w:i/>
            <w:iCs/>
          </w:rPr>
          <w:t>I</w:t>
        </w:r>
      </w:ins>
      <w:ins w:id="6291" w:author="Arthur Parmentier" w:date="2020-05-20T22:30:00Z">
        <w:r w:rsidRPr="007C437A">
          <w:t xml:space="preserve"> seconds</w:t>
        </w:r>
      </w:ins>
    </w:p>
    <w:p w:rsidR="00A83578" w:rsidRPr="007C437A" w:rsidRDefault="00A83578" w:rsidP="00A83578">
      <w:pPr>
        <w:pStyle w:val="Paragraphedeliste"/>
        <w:numPr>
          <w:ilvl w:val="1"/>
          <w:numId w:val="11"/>
        </w:numPr>
        <w:rPr>
          <w:ins w:id="6292" w:author="Arthur Parmentier" w:date="2020-05-20T22:28:00Z"/>
        </w:rPr>
      </w:pPr>
      <w:ins w:id="6293" w:author="Arthur Parmentier" w:date="2020-05-20T22:27:00Z">
        <w:r w:rsidRPr="007C437A">
          <w:t xml:space="preserve">Each sign is recorded </w:t>
        </w:r>
        <w:r w:rsidRPr="007C437A">
          <w:rPr>
            <w:i/>
            <w:iCs/>
            <w:rPrChange w:id="6294" w:author="Arthur Parmentier" w:date="2020-06-07T15:27:00Z">
              <w:rPr/>
            </w:rPrChange>
          </w:rPr>
          <w:t>N</w:t>
        </w:r>
        <w:r w:rsidRPr="007C437A">
          <w:t xml:space="preserve"> </w:t>
        </w:r>
      </w:ins>
      <w:ins w:id="6295" w:author="Arthur Parmentier" w:date="2020-05-20T22:28:00Z">
        <w:r w:rsidRPr="007C437A">
          <w:t>times</w:t>
        </w:r>
      </w:ins>
      <w:ins w:id="6296" w:author="Arthur Parmentier" w:date="2020-05-20T22:29:00Z">
        <w:r w:rsidRPr="007C437A">
          <w:t>, in the following loop:</w:t>
        </w:r>
      </w:ins>
    </w:p>
    <w:p w:rsidR="00A83578" w:rsidRPr="007C437A" w:rsidRDefault="00A83578" w:rsidP="00A83578">
      <w:pPr>
        <w:pStyle w:val="Paragraphedeliste"/>
        <w:numPr>
          <w:ilvl w:val="2"/>
          <w:numId w:val="11"/>
        </w:numPr>
        <w:rPr>
          <w:ins w:id="6297" w:author="Arthur Parmentier" w:date="2020-05-20T22:28:00Z"/>
        </w:rPr>
      </w:pPr>
      <w:ins w:id="6298" w:author="Arthur Parmentier" w:date="2020-05-20T22:29:00Z">
        <w:r w:rsidRPr="007C437A">
          <w:t>The</w:t>
        </w:r>
      </w:ins>
      <w:ins w:id="6299" w:author="Arthur Parmentier" w:date="2020-05-20T22:28:00Z">
        <w:r w:rsidRPr="007C437A">
          <w:t xml:space="preserve"> recording is launch</w:t>
        </w:r>
      </w:ins>
      <w:ins w:id="6300" w:author="Arthur Parmentier" w:date="2020-05-20T22:32:00Z">
        <w:r w:rsidRPr="007C437A">
          <w:t>ed</w:t>
        </w:r>
      </w:ins>
      <w:ins w:id="6301" w:author="Arthur Parmentier" w:date="2020-05-20T22:28:00Z">
        <w:r w:rsidRPr="007C437A">
          <w:t xml:space="preserve"> for </w:t>
        </w:r>
      </w:ins>
      <w:ins w:id="6302" w:author="Arthur Parmentier" w:date="2020-05-20T22:29:00Z">
        <w:r w:rsidRPr="007C437A">
          <w:rPr>
            <w:i/>
            <w:iCs/>
            <w:rPrChange w:id="6303" w:author="Arthur Parmentier" w:date="2020-06-07T15:27:00Z">
              <w:rPr/>
            </w:rPrChange>
          </w:rPr>
          <w:t>R</w:t>
        </w:r>
      </w:ins>
      <w:ins w:id="6304" w:author="Arthur Parmentier" w:date="2020-05-20T22:28:00Z">
        <w:r w:rsidRPr="007C437A">
          <w:t xml:space="preserve"> seconds</w:t>
        </w:r>
      </w:ins>
    </w:p>
    <w:p w:rsidR="00A83578" w:rsidRPr="007C437A" w:rsidRDefault="0088440D" w:rsidP="00A83578">
      <w:pPr>
        <w:pStyle w:val="Paragraphedeliste"/>
        <w:numPr>
          <w:ilvl w:val="2"/>
          <w:numId w:val="11"/>
        </w:numPr>
        <w:rPr>
          <w:ins w:id="6305" w:author="Arthur Parmentier" w:date="2020-05-20T22:30:00Z"/>
        </w:rPr>
      </w:pPr>
      <w:ins w:id="6306" w:author="Arthur Parmentier" w:date="2020-05-21T09:49:00Z">
        <w:r w:rsidRPr="007C437A">
          <w:t>Break (preparation time for next recording) of</w:t>
        </w:r>
      </w:ins>
      <w:ins w:id="6307" w:author="Arthur Parmentier" w:date="2020-05-20T22:29:00Z">
        <w:r w:rsidR="00A83578" w:rsidRPr="007C437A">
          <w:t xml:space="preserve"> </w:t>
        </w:r>
        <w:r w:rsidR="00A83578" w:rsidRPr="007C437A">
          <w:rPr>
            <w:i/>
            <w:iCs/>
            <w:rPrChange w:id="6308" w:author="Arthur Parmentier" w:date="2020-06-07T15:27:00Z">
              <w:rPr/>
            </w:rPrChange>
          </w:rPr>
          <w:t>P</w:t>
        </w:r>
        <w:r w:rsidR="00A83578" w:rsidRPr="007C437A">
          <w:t xml:space="preserve"> seconds</w:t>
        </w:r>
      </w:ins>
    </w:p>
    <w:p w:rsidR="00A83578" w:rsidRPr="007C437A" w:rsidRDefault="00A83578" w:rsidP="00A83578">
      <w:pPr>
        <w:rPr>
          <w:ins w:id="6309" w:author="Arthur Parmentier" w:date="2020-05-20T22:43:00Z"/>
        </w:rPr>
      </w:pPr>
      <w:ins w:id="6310" w:author="Arthur Parmentier" w:date="2020-05-20T22:31:00Z">
        <w:r w:rsidRPr="007C437A">
          <w:t xml:space="preserve">The user can change the values of </w:t>
        </w:r>
      </w:ins>
      <w:ins w:id="6311" w:author="Arthur Parmentier" w:date="2020-05-20T22:32:00Z">
        <w:r w:rsidRPr="007C437A">
          <w:rPr>
            <w:i/>
            <w:iCs/>
          </w:rPr>
          <w:t>0&lt;</w:t>
        </w:r>
      </w:ins>
      <w:ins w:id="6312" w:author="Arthur Parmentier" w:date="2020-05-20T22:31:00Z">
        <w:r w:rsidRPr="007C437A">
          <w:rPr>
            <w:i/>
            <w:iCs/>
          </w:rPr>
          <w:t xml:space="preserve">I, </w:t>
        </w:r>
      </w:ins>
      <w:ins w:id="6313" w:author="Arthur Parmentier" w:date="2020-05-20T22:32:00Z">
        <w:r w:rsidRPr="007C437A">
          <w:rPr>
            <w:i/>
            <w:iCs/>
          </w:rPr>
          <w:t>0&lt;</w:t>
        </w:r>
      </w:ins>
      <w:ins w:id="6314" w:author="Arthur Parmentier" w:date="2020-05-20T22:31:00Z">
        <w:r w:rsidRPr="007C437A">
          <w:rPr>
            <w:i/>
            <w:iCs/>
          </w:rPr>
          <w:t xml:space="preserve">N, </w:t>
        </w:r>
      </w:ins>
      <w:ins w:id="6315" w:author="Arthur Parmentier" w:date="2020-05-20T22:32:00Z">
        <w:r w:rsidRPr="007C437A">
          <w:rPr>
            <w:i/>
            <w:iCs/>
          </w:rPr>
          <w:t>0&lt;</w:t>
        </w:r>
      </w:ins>
      <w:ins w:id="6316" w:author="Arthur Parmentier" w:date="2020-05-20T22:31:00Z">
        <w:r w:rsidRPr="007C437A">
          <w:rPr>
            <w:i/>
            <w:iCs/>
          </w:rPr>
          <w:t>R</w:t>
        </w:r>
      </w:ins>
      <w:ins w:id="6317" w:author="Arthur Parmentier" w:date="2020-05-20T22:32:00Z">
        <w:r w:rsidRPr="007C437A">
          <w:rPr>
            <w:i/>
            <w:iCs/>
          </w:rPr>
          <w:t>&lt;5</w:t>
        </w:r>
      </w:ins>
      <w:ins w:id="6318" w:author="Arthur Parmentier" w:date="2020-05-20T22:33:00Z">
        <w:r w:rsidR="005325E0" w:rsidRPr="007C437A">
          <w:rPr>
            <w:rStyle w:val="Appelnotedebasdep"/>
            <w:i/>
            <w:iCs/>
          </w:rPr>
          <w:footnoteReference w:id="45"/>
        </w:r>
      </w:ins>
      <w:ins w:id="6335" w:author="Arthur Parmentier" w:date="2020-05-20T22:31:00Z">
        <w:r w:rsidRPr="007C437A">
          <w:rPr>
            <w:i/>
            <w:iCs/>
          </w:rPr>
          <w:t xml:space="preserve"> </w:t>
        </w:r>
        <w:r w:rsidRPr="007C437A">
          <w:t xml:space="preserve">and </w:t>
        </w:r>
      </w:ins>
      <w:ins w:id="6336" w:author="Arthur Parmentier" w:date="2020-05-20T22:32:00Z">
        <w:r w:rsidRPr="007C437A">
          <w:t>0&lt;</w:t>
        </w:r>
      </w:ins>
      <w:ins w:id="6337" w:author="Arthur Parmentier" w:date="2020-05-20T22:31:00Z">
        <w:r w:rsidRPr="007C437A">
          <w:rPr>
            <w:i/>
            <w:iCs/>
          </w:rPr>
          <w:t>P</w:t>
        </w:r>
        <w:r w:rsidRPr="007C437A">
          <w:t xml:space="preserve"> according to his needs.</w:t>
        </w:r>
      </w:ins>
    </w:p>
    <w:p w:rsidR="00937092" w:rsidRPr="007C437A" w:rsidRDefault="004256FE">
      <w:pPr>
        <w:rPr>
          <w:ins w:id="6338" w:author="Arthur Parmentier" w:date="2020-05-21T09:56:00Z"/>
        </w:rPr>
      </w:pPr>
      <w:ins w:id="6339" w:author="Arthur Parmentier" w:date="2020-05-21T09:53:00Z">
        <w:r w:rsidRPr="007C437A">
          <w:t>Each record</w:t>
        </w:r>
      </w:ins>
      <w:ins w:id="6340" w:author="Arthur Parmentier" w:date="2020-05-22T09:23:00Z">
        <w:r w:rsidR="00A87845" w:rsidRPr="007C437A">
          <w:t>ing</w:t>
        </w:r>
      </w:ins>
      <w:ins w:id="6341" w:author="Arthur Parmentier" w:date="2020-05-21T09:53:00Z">
        <w:r w:rsidRPr="007C437A">
          <w:t xml:space="preserve"> </w:t>
        </w:r>
      </w:ins>
      <w:ins w:id="6342" w:author="Arthur Parmentier" w:date="2020-05-22T09:24:00Z">
        <w:r w:rsidR="00A728E6" w:rsidRPr="007C437A">
          <w:t>takes place in</w:t>
        </w:r>
      </w:ins>
      <w:ins w:id="6343" w:author="Arthur Parmentier" w:date="2020-05-21T09:54:00Z">
        <w:r w:rsidRPr="007C437A">
          <w:t xml:space="preserve"> a different buffer of the Multiple Buffer (MuBu) object</w:t>
        </w:r>
      </w:ins>
      <w:ins w:id="6344" w:author="Arthur Parmentier" w:date="2020-06-03T23:27:00Z">
        <w:r w:rsidR="001B372B" w:rsidRPr="007C437A">
          <w:t>s (one Mubu object per model</w:t>
        </w:r>
        <w:r w:rsidR="001B372B" w:rsidRPr="007C437A">
          <w:rPr>
            <w:rStyle w:val="Appelnotedebasdep"/>
          </w:rPr>
          <w:footnoteReference w:id="46"/>
        </w:r>
        <w:r w:rsidR="001B372B" w:rsidRPr="007C437A">
          <w:t>)</w:t>
        </w:r>
      </w:ins>
      <w:ins w:id="6353" w:author="Arthur Parmentier" w:date="2020-05-21T09:54:00Z">
        <w:r w:rsidRPr="007C437A">
          <w:t xml:space="preserve"> and </w:t>
        </w:r>
      </w:ins>
      <w:ins w:id="6354" w:author="Arthur Parmentier" w:date="2020-05-21T09:51:00Z">
        <w:r w:rsidRPr="007C437A">
          <w:t>ea</w:t>
        </w:r>
      </w:ins>
      <w:ins w:id="6355" w:author="Arthur Parmentier" w:date="2020-05-21T09:52:00Z">
        <w:r w:rsidRPr="007C437A">
          <w:t>ch active input data</w:t>
        </w:r>
      </w:ins>
      <w:ins w:id="6356" w:author="Arthur Parmentier" w:date="2020-05-21T09:51:00Z">
        <w:r w:rsidRPr="007C437A">
          <w:t xml:space="preserve"> </w:t>
        </w:r>
      </w:ins>
      <w:ins w:id="6357" w:author="Arthur Parmentier" w:date="2020-05-21T09:52:00Z">
        <w:r w:rsidRPr="007C437A">
          <w:t>is</w:t>
        </w:r>
      </w:ins>
      <w:ins w:id="6358" w:author="Arthur Parmentier" w:date="2020-05-21T09:51:00Z">
        <w:r w:rsidRPr="007C437A">
          <w:t xml:space="preserve"> saved into</w:t>
        </w:r>
      </w:ins>
      <w:ins w:id="6359" w:author="Arthur Parmentier" w:date="2020-05-21T09:52:00Z">
        <w:r w:rsidRPr="007C437A">
          <w:t xml:space="preserve"> a different </w:t>
        </w:r>
      </w:ins>
      <w:ins w:id="6360" w:author="Arthur Parmentier" w:date="2020-05-21T09:54:00Z">
        <w:r w:rsidRPr="007C437A">
          <w:t xml:space="preserve">track. The user can </w:t>
        </w:r>
      </w:ins>
      <w:ins w:id="6361" w:author="Arthur Parmentier" w:date="2020-05-21T09:55:00Z">
        <w:r w:rsidRPr="007C437A">
          <w:t>na</w:t>
        </w:r>
      </w:ins>
      <w:ins w:id="6362" w:author="Arthur Parmentier" w:date="2020-05-21T09:56:00Z">
        <w:r w:rsidRPr="007C437A">
          <w:t>vigate</w:t>
        </w:r>
      </w:ins>
      <w:ins w:id="6363" w:author="Arthur Parmentier" w:date="2020-05-21T09:55:00Z">
        <w:r w:rsidRPr="007C437A">
          <w:t xml:space="preserve"> the recorded data in each buffer and track using the Multiple Buffer Interface (Imubu object)</w:t>
        </w:r>
      </w:ins>
      <w:ins w:id="6364" w:author="Arthur Parmentier" w:date="2020-05-21T09:56:00Z">
        <w:r w:rsidRPr="007C437A">
          <w:t>.</w:t>
        </w:r>
      </w:ins>
    </w:p>
    <w:p w:rsidR="0051412E" w:rsidRPr="007C437A" w:rsidRDefault="00EA7F1C">
      <w:pPr>
        <w:keepNext/>
        <w:rPr>
          <w:ins w:id="6365" w:author="Arthur Parmentier" w:date="2020-06-03T23:37:00Z"/>
        </w:rPr>
        <w:pPrChange w:id="6366" w:author="Arthur Parmentier" w:date="2020-06-03T23:37:00Z">
          <w:pPr/>
        </w:pPrChange>
      </w:pPr>
      <w:ins w:id="6367" w:author="Arthur Parmentier" w:date="2020-06-03T23:36:00Z">
        <w:r w:rsidRPr="007C437A">
          <w:rPr>
            <w:noProof/>
            <w:rPrChange w:id="6368"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369" w:author="Arthur Parmentier" w:date="2020-06-03T23:36:00Z"/>
          <w:rPrChange w:id="6370" w:author="Arthur Parmentier" w:date="2020-06-07T15:27:00Z">
            <w:rPr>
              <w:ins w:id="6371" w:author="Arthur Parmentier" w:date="2020-06-03T23:36:00Z"/>
            </w:rPr>
          </w:rPrChange>
        </w:rPr>
        <w:pPrChange w:id="6372" w:author="Arthur Parmentier" w:date="2020-06-03T23:37:00Z">
          <w:pPr/>
        </w:pPrChange>
      </w:pPr>
      <w:ins w:id="6373" w:author="Arthur Parmentier" w:date="2020-06-03T23:37:00Z">
        <w:r w:rsidRPr="007C437A">
          <w:rPr>
            <w:rPrChange w:id="6374" w:author="Arthur Parmentier" w:date="2020-06-07T15:27:00Z">
              <w:rPr/>
            </w:rPrChange>
          </w:rPr>
          <w:t xml:space="preserve">Figure </w:t>
        </w:r>
        <w:r w:rsidRPr="007C437A">
          <w:rPr>
            <w:rPrChange w:id="6375" w:author="Arthur Parmentier" w:date="2020-06-07T15:27:00Z">
              <w:rPr/>
            </w:rPrChange>
          </w:rPr>
          <w:fldChar w:fldCharType="begin"/>
        </w:r>
        <w:r w:rsidRPr="007C437A">
          <w:rPr>
            <w:rPrChange w:id="6376" w:author="Arthur Parmentier" w:date="2020-06-07T15:27:00Z">
              <w:rPr/>
            </w:rPrChange>
          </w:rPr>
          <w:instrText xml:space="preserve"> SEQ Figure \* ARABIC </w:instrText>
        </w:r>
      </w:ins>
      <w:r w:rsidRPr="007C437A">
        <w:rPr>
          <w:rPrChange w:id="6377" w:author="Arthur Parmentier" w:date="2020-06-07T15:27:00Z">
            <w:rPr/>
          </w:rPrChange>
        </w:rPr>
        <w:fldChar w:fldCharType="separate"/>
      </w:r>
      <w:ins w:id="6378" w:author="Arthur Parmentier" w:date="2020-06-05T21:05:00Z">
        <w:r w:rsidR="001C2AA6" w:rsidRPr="007C437A">
          <w:rPr>
            <w:rPrChange w:id="6379" w:author="Arthur Parmentier" w:date="2020-06-07T15:27:00Z">
              <w:rPr>
                <w:noProof/>
              </w:rPr>
            </w:rPrChange>
          </w:rPr>
          <w:t>8</w:t>
        </w:r>
      </w:ins>
      <w:ins w:id="6380" w:author="Arthur Parmentier" w:date="2020-06-03T23:37:00Z">
        <w:r w:rsidRPr="007C437A">
          <w:rPr>
            <w:rPrChange w:id="6381" w:author="Arthur Parmentier" w:date="2020-06-07T15:27:00Z">
              <w:rPr/>
            </w:rPrChange>
          </w:rPr>
          <w:fldChar w:fldCharType="end"/>
        </w:r>
        <w:r w:rsidRPr="007C437A">
          <w:rPr>
            <w:rPrChange w:id="6382" w:author="Arthur Parmentier" w:date="2020-06-07T15:27:00Z">
              <w:rPr/>
            </w:rPrChange>
          </w:rPr>
          <w:t xml:space="preserve"> Imubu controls and interface.</w:t>
        </w:r>
      </w:ins>
    </w:p>
    <w:p w:rsidR="00D17256" w:rsidRPr="007C437A" w:rsidRDefault="004256FE">
      <w:pPr>
        <w:rPr>
          <w:ins w:id="6383" w:author="Arthur Parmentier" w:date="2020-05-21T10:01:00Z"/>
        </w:rPr>
      </w:pPr>
      <w:ins w:id="6384" w:author="Arthur Parmentier" w:date="2020-05-21T09:57:00Z">
        <w:r w:rsidRPr="007C437A">
          <w:t>After the recording session, the data contained in a given track of a gi</w:t>
        </w:r>
      </w:ins>
      <w:ins w:id="6385" w:author="Arthur Parmentier" w:date="2020-05-21T09:58:00Z">
        <w:r w:rsidRPr="007C437A">
          <w:t xml:space="preserve">ven buffer corresponds to </w:t>
        </w:r>
      </w:ins>
      <w:ins w:id="6386" w:author="Arthur Parmentier" w:date="2020-05-20T21:54:00Z">
        <w:r w:rsidR="00D17256" w:rsidRPr="007C437A">
          <w:t xml:space="preserve">a </w:t>
        </w:r>
      </w:ins>
      <w:ins w:id="6387" w:author="Arthur Parmentier" w:date="2020-05-21T09:58:00Z">
        <w:r w:rsidRPr="007C437A">
          <w:t>(</w:t>
        </w:r>
      </w:ins>
      <w:ins w:id="6388" w:author="Arthur Parmentier" w:date="2020-05-20T21:54:00Z">
        <w:r w:rsidR="00D17256" w:rsidRPr="007C437A">
          <w:t>N</w:t>
        </w:r>
      </w:ins>
      <w:ins w:id="6389" w:author="Arthur Parmentier" w:date="2020-05-21T09:58:00Z">
        <w:r w:rsidRPr="007C437A">
          <w:t>+1)</w:t>
        </w:r>
      </w:ins>
      <w:ins w:id="6390" w:author="Arthur Parmentier" w:date="2020-05-21T10:13:00Z">
        <w:r w:rsidR="0008549C" w:rsidRPr="007C437A">
          <w:t xml:space="preserve"> </w:t>
        </w:r>
      </w:ins>
      <w:ins w:id="6391" w:author="Arthur Parmentier" w:date="2020-05-20T21:54:00Z">
        <w:r w:rsidR="00D17256" w:rsidRPr="007C437A">
          <w:t>x</w:t>
        </w:r>
      </w:ins>
      <w:ins w:id="6392" w:author="Arthur Parmentier" w:date="2020-05-21T10:13:00Z">
        <w:r w:rsidR="0008549C" w:rsidRPr="007C437A">
          <w:t xml:space="preserve"> </w:t>
        </w:r>
      </w:ins>
      <w:ins w:id="6393" w:author="Arthur Parmentier" w:date="2020-05-20T21:54:00Z">
        <w:r w:rsidR="00D17256" w:rsidRPr="007C437A">
          <w:t xml:space="preserve">L matrix with N being the number of dimensions of </w:t>
        </w:r>
      </w:ins>
      <w:ins w:id="6394" w:author="Arthur Parmentier" w:date="2020-05-21T09:58:00Z">
        <w:r w:rsidRPr="007C437A">
          <w:t>the corresponding</w:t>
        </w:r>
      </w:ins>
      <w:ins w:id="6395" w:author="Arthur Parmentier" w:date="2020-05-20T21:54:00Z">
        <w:r w:rsidR="00D17256" w:rsidRPr="007C437A">
          <w:t xml:space="preserve"> input and L being the number of steps in the recording sequence (sampling rate x duration of the sequence)</w:t>
        </w:r>
      </w:ins>
      <w:ins w:id="6396" w:author="Arthur Parmentier" w:date="2020-05-21T09:58:00Z">
        <w:r w:rsidRPr="007C437A">
          <w:t>. T</w:t>
        </w:r>
      </w:ins>
      <w:ins w:id="6397" w:author="Arthur Parmentier" w:date="2020-05-21T09:59:00Z">
        <w:r w:rsidRPr="007C437A">
          <w:t xml:space="preserve">he additional dimension corresponds to the time-tagging of the data. </w:t>
        </w:r>
      </w:ins>
      <w:ins w:id="639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399" w:author="Arthur Parmentier" w:date="2020-05-21T10:02:00Z"/>
        </w:rPr>
      </w:pPr>
      <w:ins w:id="6400" w:author="Arthur Parmentier" w:date="2020-05-21T10:01:00Z">
        <w:r w:rsidRPr="007C437A">
          <w:t xml:space="preserve">When several inputs are recorded at the same time, each has its own </w:t>
        </w:r>
      </w:ins>
      <w:ins w:id="6401" w:author="Arthur Parmentier" w:date="2020-05-21T10:02:00Z">
        <w:r w:rsidRPr="007C437A">
          <w:t>output rate</w:t>
        </w:r>
      </w:ins>
      <w:ins w:id="6402" w:author="Arthur Parmentier" w:date="2020-05-21T10:03:00Z">
        <w:r w:rsidRPr="007C437A">
          <w:t xml:space="preserve">; </w:t>
        </w:r>
      </w:ins>
      <w:ins w:id="640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404" w:author="Arthur Parmentier" w:date="2020-05-21T10:11:00Z"/>
        </w:rPr>
      </w:pPr>
      <w:ins w:id="6405" w:author="Arthur Parmentier" w:date="2020-05-21T10:02:00Z">
        <w:r w:rsidRPr="007C437A">
          <w:lastRenderedPageBreak/>
          <w:t>Individual inputs can have varying output rates over time, for instance Pose</w:t>
        </w:r>
      </w:ins>
      <w:ins w:id="6406" w:author="Arthur Parmentier" w:date="2020-06-03T23:37:00Z">
        <w:r w:rsidR="0051412E" w:rsidRPr="007C437A">
          <w:t>N</w:t>
        </w:r>
      </w:ins>
      <w:ins w:id="6407" w:author="Arthur Parmentier" w:date="2020-05-21T10:02:00Z">
        <w:r w:rsidRPr="007C437A">
          <w:t>et</w:t>
        </w:r>
      </w:ins>
      <w:ins w:id="6408" w:author="Arthur Parmentier" w:date="2020-06-03T23:37:00Z">
        <w:r w:rsidR="0051412E" w:rsidRPr="007C437A">
          <w:t xml:space="preserve"> and HandPose that run on GPU</w:t>
        </w:r>
      </w:ins>
      <w:ins w:id="6409" w:author="Arthur Parmentier" w:date="2020-05-21T10:08:00Z">
        <w:r w:rsidRPr="007C437A">
          <w:t>. Although we will see that the Dynamic Time Warping classification does “warp” the seq</w:t>
        </w:r>
      </w:ins>
      <w:ins w:id="6410" w:author="Arthur Parmentier" w:date="2020-05-21T10:09:00Z">
        <w:r w:rsidRPr="007C437A">
          <w:t xml:space="preserve">uence in time and is therefore not sensitive to </w:t>
        </w:r>
        <w:r w:rsidR="00D9796F" w:rsidRPr="007C437A">
          <w:t xml:space="preserve">small variations of data rate, it </w:t>
        </w:r>
      </w:ins>
      <w:ins w:id="6411" w:author="Arthur Parmentier" w:date="2020-05-21T10:10:00Z">
        <w:r w:rsidR="00D9796F" w:rsidRPr="007C437A">
          <w:t xml:space="preserve">is safe to assume that keeping the data timing in place </w:t>
        </w:r>
      </w:ins>
      <w:ins w:id="6412" w:author="Arthur Parmentier" w:date="2020-05-21T10:11:00Z">
        <w:r w:rsidR="00D9796F" w:rsidRPr="007C437A">
          <w:t>always would better represent the original movements of the soundpainter</w:t>
        </w:r>
      </w:ins>
    </w:p>
    <w:p w:rsidR="00B92220" w:rsidRPr="007C437A" w:rsidRDefault="00995831" w:rsidP="00B92220">
      <w:pPr>
        <w:rPr>
          <w:ins w:id="6413" w:author="Arthur Parmentier" w:date="2020-05-21T14:39:00Z"/>
        </w:rPr>
      </w:pPr>
      <w:ins w:id="6414" w:author="Arthur Parmentier" w:date="2020-05-21T10:16:00Z">
        <w:r w:rsidRPr="007C437A">
          <w:t>Wrapping up, i</w:t>
        </w:r>
      </w:ins>
      <w:ins w:id="6415" w:author="Arthur Parmentier" w:date="2020-05-21T10:15:00Z">
        <w:r w:rsidRPr="007C437A">
          <w:t xml:space="preserve">nside the MuBu object, </w:t>
        </w:r>
      </w:ins>
      <w:ins w:id="6416" w:author="Arthur Parmentier" w:date="2020-05-21T10:16:00Z">
        <w:r w:rsidRPr="007C437A">
          <w:t>a sign is represented by</w:t>
        </w:r>
      </w:ins>
      <w:ins w:id="6417" w:author="Arthur Parmentier" w:date="2020-05-21T14:37:00Z">
        <w:r w:rsidR="00B92220" w:rsidRPr="007C437A">
          <w:t xml:space="preserve"> labeled</w:t>
        </w:r>
      </w:ins>
      <w:ins w:id="6418" w:author="Arthur Parmentier" w:date="2020-05-21T14:34:00Z">
        <w:r w:rsidR="00B92220" w:rsidRPr="007C437A">
          <w:t xml:space="preserve"> multi-dimensional buffers</w:t>
        </w:r>
      </w:ins>
      <w:ins w:id="6419" w:author="Arthur Parmentier" w:date="2020-05-21T14:38:00Z">
        <w:r w:rsidR="00B92220" w:rsidRPr="007C437A">
          <w:t xml:space="preserve"> that contain the motion tracking data corresponding to each </w:t>
        </w:r>
      </w:ins>
      <w:ins w:id="6420" w:author="Arthur Parmentier" w:date="2020-05-21T14:39:00Z">
        <w:r w:rsidR="00B92220" w:rsidRPr="007C437A">
          <w:t>recorded example of the sign.</w:t>
        </w:r>
      </w:ins>
    </w:p>
    <w:p w:rsidR="00B92220" w:rsidRPr="007C437A" w:rsidRDefault="00B92220">
      <w:pPr>
        <w:rPr>
          <w:ins w:id="6421" w:author="Arthur Parmentier" w:date="2020-05-22T09:05:00Z"/>
        </w:rPr>
      </w:pPr>
      <w:ins w:id="6422" w:author="Arthur Parmentier" w:date="2020-05-21T14:39:00Z">
        <w:r w:rsidRPr="007C437A">
          <w:t xml:space="preserve">Once the data has been recorded, the user is able to save the </w:t>
        </w:r>
      </w:ins>
      <w:ins w:id="6423" w:author="Arthur Parmentier" w:date="2020-05-21T14:40:00Z">
        <w:r w:rsidRPr="007C437A">
          <w:t>recorded buffers to files in the ./data folder</w:t>
        </w:r>
      </w:ins>
      <w:ins w:id="6424" w:author="Arthur Parmentier" w:date="2020-05-22T09:24:00Z">
        <w:r w:rsidR="00AE73D8" w:rsidRPr="007C437A">
          <w:t xml:space="preserve">, by using the dedicated button </w:t>
        </w:r>
      </w:ins>
      <w:ins w:id="6425" w:author="Arthur Parmentier" w:date="2020-06-03T23:38:00Z">
        <w:r w:rsidR="0051412E" w:rsidRPr="007C437A">
          <w:t>“Save buffers to file”</w:t>
        </w:r>
      </w:ins>
      <w:ins w:id="6426" w:author="Arthur Parmentier" w:date="2020-05-22T09:24:00Z">
        <w:r w:rsidR="00AE73D8" w:rsidRPr="007C437A">
          <w:t>.</w:t>
        </w:r>
      </w:ins>
    </w:p>
    <w:p w:rsidR="0051412E" w:rsidRPr="007C437A" w:rsidRDefault="0051412E">
      <w:pPr>
        <w:pStyle w:val="Titre4"/>
        <w:rPr>
          <w:ins w:id="6427" w:author="Arthur Parmentier" w:date="2020-06-03T23:38:00Z"/>
          <w:rPrChange w:id="6428" w:author="Arthur Parmentier" w:date="2020-06-07T15:27:00Z">
            <w:rPr>
              <w:ins w:id="6429" w:author="Arthur Parmentier" w:date="2020-06-03T23:38:00Z"/>
            </w:rPr>
          </w:rPrChange>
        </w:rPr>
        <w:pPrChange w:id="6430" w:author="Arthur Parmentier" w:date="2020-06-03T23:38:00Z">
          <w:pPr/>
        </w:pPrChange>
      </w:pPr>
      <w:ins w:id="6431" w:author="Arthur Parmentier" w:date="2020-06-03T23:39:00Z">
        <w:r w:rsidRPr="007C437A">
          <w:rPr>
            <w:rPrChange w:id="6432" w:author="Arthur Parmentier" w:date="2020-06-07T15:27:00Z">
              <w:rPr/>
            </w:rPrChange>
          </w:rPr>
          <w:t>Saving recordings to file: building a dictionary</w:t>
        </w:r>
      </w:ins>
    </w:p>
    <w:p w:rsidR="00023308" w:rsidRPr="007C437A" w:rsidRDefault="00023308" w:rsidP="00023308">
      <w:pPr>
        <w:rPr>
          <w:ins w:id="6433" w:author="Arthur Parmentier" w:date="2020-05-22T08:10:00Z"/>
        </w:rPr>
      </w:pPr>
      <w:ins w:id="6434" w:author="Arthur Parmentier" w:date="2020-05-22T08:10:00Z">
        <w:r w:rsidRPr="007C437A">
          <w:t>What would be ideal would be to store the data in the following fashion:</w:t>
        </w:r>
      </w:ins>
    </w:p>
    <w:p w:rsidR="00023308" w:rsidRPr="007C437A" w:rsidRDefault="00023308" w:rsidP="00023308">
      <w:pPr>
        <w:rPr>
          <w:ins w:id="6435" w:author="Arthur Parmentier" w:date="2020-05-22T08:27:00Z"/>
        </w:rPr>
      </w:pPr>
      <w:ins w:id="6436"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437" w:author="Arthur Parmentier" w:date="2020-05-22T08:11:00Z">
        <w:r w:rsidRPr="007C437A">
          <w:t>sign_label</w:t>
        </w:r>
      </w:ins>
      <w:ins w:id="6438" w:author="Arthur Parmentier" w:date="2020-05-22T08:10:00Z">
        <w:r w:rsidRPr="007C437A">
          <w:t xml:space="preserve"> + unique_id (.mubu or .txt)</w:t>
        </w:r>
      </w:ins>
    </w:p>
    <w:p w:rsidR="003943E3" w:rsidRPr="007C437A" w:rsidRDefault="003943E3" w:rsidP="00023308">
      <w:pPr>
        <w:rPr>
          <w:ins w:id="6439" w:author="Arthur Parmentier" w:date="2020-05-22T08:10:00Z"/>
        </w:rPr>
      </w:pPr>
      <w:ins w:id="6440" w:author="Arthur Parmentier" w:date="2020-05-22T08:27:00Z">
        <w:r w:rsidRPr="007C437A">
          <w:t>The motivation for using this file and folder structure is that it best represents the data structure of the MuBu object itself</w:t>
        </w:r>
      </w:ins>
      <w:ins w:id="6441" w:author="Arthur Parmentier" w:date="2020-05-22T08:28:00Z">
        <w:r w:rsidRPr="007C437A">
          <w:t xml:space="preserve"> and </w:t>
        </w:r>
      </w:ins>
      <w:ins w:id="6442" w:author="Arthur Parmentier" w:date="2020-05-22T08:29:00Z">
        <w:r w:rsidRPr="007C437A">
          <w:t xml:space="preserve">allows the user to clearly identify what the file corresponds to without looking at its metadata. The user would then be allowed to mix data from </w:t>
        </w:r>
      </w:ins>
      <w:ins w:id="6443" w:author="Arthur Parmentier" w:date="2020-05-22T08:30:00Z">
        <w:r w:rsidRPr="007C437A">
          <w:t xml:space="preserve">recording sessions that are inhomogeneous, i.e. with a different number of </w:t>
        </w:r>
        <w:r w:rsidR="00CA7DF5" w:rsidRPr="007C437A">
          <w:t>recorded inputs</w:t>
        </w:r>
      </w:ins>
      <w:ins w:id="644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445" w:author="Arthur Parmentier" w:date="2020-05-22T08:21:00Z"/>
        </w:rPr>
      </w:pPr>
      <w:ins w:id="6446" w:author="Arthur Parmentier" w:date="2020-05-22T08:11:00Z">
        <w:r w:rsidRPr="007C437A">
          <w:t xml:space="preserve">However, the MuBu object write and read mechanisms suffers </w:t>
        </w:r>
      </w:ins>
      <w:ins w:id="6447" w:author="Arthur Parmentier" w:date="2020-05-22T08:13:00Z">
        <w:r w:rsidRPr="007C437A">
          <w:t>from bugs</w:t>
        </w:r>
        <w:r w:rsidRPr="007C437A">
          <w:rPr>
            <w:rStyle w:val="Appelnotedebasdep"/>
          </w:rPr>
          <w:footnoteReference w:id="47"/>
        </w:r>
      </w:ins>
      <w:ins w:id="6449" w:author="Arthur Parmentier" w:date="2020-05-22T08:21:00Z">
        <w:r w:rsidR="008A6401" w:rsidRPr="007C437A">
          <w:t xml:space="preserve"> that should be fixed by the </w:t>
        </w:r>
      </w:ins>
      <w:ins w:id="6450" w:author="Arthur Parmentier" w:date="2020-05-22T08:22:00Z">
        <w:r w:rsidR="008A6401" w:rsidRPr="007C437A">
          <w:t>developers</w:t>
        </w:r>
      </w:ins>
      <w:ins w:id="6451" w:author="Arthur Parmentier" w:date="2020-05-22T08:21:00Z">
        <w:r w:rsidR="008A6401" w:rsidRPr="007C437A">
          <w:t xml:space="preserve"> in the </w:t>
        </w:r>
      </w:ins>
      <w:ins w:id="6452" w:author="Arthur Parmentier" w:date="2020-05-22T08:22:00Z">
        <w:r w:rsidR="008A6401" w:rsidRPr="007C437A">
          <w:t>near future (as of May 2020)</w:t>
        </w:r>
      </w:ins>
      <w:ins w:id="6453" w:author="Arthur Parmentier" w:date="2020-05-22T08:12:00Z">
        <w:r w:rsidRPr="007C437A">
          <w:t xml:space="preserve"> </w:t>
        </w:r>
      </w:ins>
      <w:ins w:id="6454" w:author="Arthur Parmentier" w:date="2020-05-22T08:13:00Z">
        <w:r w:rsidRPr="007C437A">
          <w:t>and I had to implement a workaround before it gets fixed</w:t>
        </w:r>
      </w:ins>
      <w:ins w:id="6455" w:author="Arthur Parmentier" w:date="2020-05-22T08:20:00Z">
        <w:r w:rsidR="008A6401" w:rsidRPr="007C437A">
          <w:t xml:space="preserve">, by saving </w:t>
        </w:r>
      </w:ins>
      <w:ins w:id="6456" w:author="Arthur Parmentier" w:date="2020-05-22T08:21:00Z">
        <w:r w:rsidR="008A6401" w:rsidRPr="007C437A">
          <w:t>each</w:t>
        </w:r>
      </w:ins>
      <w:ins w:id="6457" w:author="Arthur Parmentier" w:date="2020-05-22T08:20:00Z">
        <w:r w:rsidR="008A6401" w:rsidRPr="007C437A">
          <w:t xml:space="preserve"> buffer with all </w:t>
        </w:r>
      </w:ins>
      <w:ins w:id="6458" w:author="Arthur Parmentier" w:date="2020-05-22T08:21:00Z">
        <w:r w:rsidR="008A6401" w:rsidRPr="007C437A">
          <w:t>its</w:t>
        </w:r>
      </w:ins>
      <w:ins w:id="6459" w:author="Arthur Parmentier" w:date="2020-05-22T08:20:00Z">
        <w:r w:rsidR="008A6401" w:rsidRPr="007C437A">
          <w:t xml:space="preserve"> tracks in</w:t>
        </w:r>
      </w:ins>
      <w:ins w:id="6460" w:author="Arthur Parmentier" w:date="2020-05-22T08:21:00Z">
        <w:r w:rsidR="008A6401" w:rsidRPr="007C437A">
          <w:t xml:space="preserve"> a single file:</w:t>
        </w:r>
      </w:ins>
    </w:p>
    <w:p w:rsidR="008A6401" w:rsidRPr="007C437A" w:rsidRDefault="008A6401" w:rsidP="008A6401">
      <w:pPr>
        <w:rPr>
          <w:ins w:id="6461" w:author="Arthur Parmentier" w:date="2020-05-22T08:21:00Z"/>
        </w:rPr>
      </w:pPr>
      <w:ins w:id="6462"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463" w:author="Arthur Parmentier" w:date="2020-06-03T23:40:00Z"/>
        </w:rPr>
      </w:pPr>
      <w:ins w:id="6464" w:author="Arthur Parmentier" w:date="2020-05-22T08:22:00Z">
        <w:r w:rsidRPr="007C437A">
          <w:t>This way, the buffer names are saved correctly</w:t>
        </w:r>
      </w:ins>
      <w:ins w:id="6465" w:author="Arthur Parmentier" w:date="2020-05-22T08:31:00Z">
        <w:r w:rsidR="00DD65AA" w:rsidRPr="007C437A">
          <w:t>, but the user is no longer able to mix data</w:t>
        </w:r>
      </w:ins>
      <w:ins w:id="6466" w:author="Arthur Parmentier" w:date="2020-05-22T08:32:00Z">
        <w:r w:rsidR="00DD65AA" w:rsidRPr="007C437A">
          <w:t xml:space="preserve"> from different sets of inputs.</w:t>
        </w:r>
      </w:ins>
    </w:p>
    <w:p w:rsidR="00F05472" w:rsidRPr="007C437A" w:rsidRDefault="00F05472">
      <w:pPr>
        <w:pStyle w:val="Titre4"/>
        <w:rPr>
          <w:ins w:id="6467" w:author="Arthur Parmentier" w:date="2020-05-22T08:23:00Z"/>
          <w:rPrChange w:id="6468" w:author="Arthur Parmentier" w:date="2020-06-07T15:27:00Z">
            <w:rPr>
              <w:ins w:id="6469" w:author="Arthur Parmentier" w:date="2020-05-22T08:23:00Z"/>
            </w:rPr>
          </w:rPrChange>
        </w:rPr>
        <w:pPrChange w:id="6470" w:author="Arthur Parmentier" w:date="2020-06-03T23:40:00Z">
          <w:pPr/>
        </w:pPrChange>
      </w:pPr>
      <w:ins w:id="6471" w:author="Arthur Parmentier" w:date="2020-06-03T23:40:00Z">
        <w:r w:rsidRPr="007C437A">
          <w:rPr>
            <w:rPrChange w:id="6472" w:author="Arthur Parmentier" w:date="2020-06-07T15:27:00Z">
              <w:rPr/>
            </w:rPrChange>
          </w:rPr>
          <w:t>Loading pre-recorded signs</w:t>
        </w:r>
      </w:ins>
    </w:p>
    <w:p w:rsidR="008A6401" w:rsidRPr="007C437A" w:rsidRDefault="008A6401">
      <w:pPr>
        <w:rPr>
          <w:ins w:id="6473" w:author="Arthur Parmentier" w:date="2020-06-03T23:42:00Z"/>
        </w:rPr>
      </w:pPr>
      <w:ins w:id="6474" w:author="Arthur Parmentier" w:date="2020-05-22T08:24:00Z">
        <w:r w:rsidRPr="007C437A">
          <w:t xml:space="preserve">Loading </w:t>
        </w:r>
      </w:ins>
      <w:ins w:id="6475" w:author="Arthur Parmentier" w:date="2020-05-22T09:14:00Z">
        <w:r w:rsidR="00A87845" w:rsidRPr="007C437A">
          <w:t xml:space="preserve">buffer data from files </w:t>
        </w:r>
      </w:ins>
      <w:ins w:id="6476" w:author="Arthur Parmentier" w:date="2020-05-22T08:24:00Z">
        <w:r w:rsidRPr="007C437A">
          <w:t>is much simpler and can be achieved</w:t>
        </w:r>
      </w:ins>
      <w:ins w:id="6477" w:author="Arthur Parmentier" w:date="2020-05-22T09:25:00Z">
        <w:r w:rsidR="00C83F83" w:rsidRPr="007C437A">
          <w:t xml:space="preserve"> in 2.3.</w:t>
        </w:r>
      </w:ins>
      <w:ins w:id="6478" w:author="Arthur Parmentier" w:date="2020-05-22T08:24:00Z">
        <w:r w:rsidRPr="007C437A">
          <w:t xml:space="preserve"> by a simple drag and drop of one or several data files </w:t>
        </w:r>
      </w:ins>
      <w:ins w:id="6479" w:author="Arthur Parmentier" w:date="2020-05-22T08:25:00Z">
        <w:r w:rsidRPr="007C437A">
          <w:t xml:space="preserve">in the dedicated zone </w:t>
        </w:r>
      </w:ins>
      <w:ins w:id="6480" w:author="Arthur Parmentier" w:date="2020-06-03T23:40:00Z">
        <w:r w:rsidR="00F05472" w:rsidRPr="007C437A">
          <w:t xml:space="preserve">(see </w:t>
        </w:r>
        <w:r w:rsidR="00F05472" w:rsidRPr="007C437A">
          <w:rPr>
            <w:rPrChange w:id="6481" w:author="Arthur Parmentier" w:date="2020-06-07T15:27:00Z">
              <w:rPr/>
            </w:rPrChange>
          </w:rPr>
          <w:fldChar w:fldCharType="begin"/>
        </w:r>
        <w:r w:rsidR="00F05472" w:rsidRPr="007C437A">
          <w:instrText xml:space="preserve"> REF _Ref41031792 \h </w:instrText>
        </w:r>
      </w:ins>
      <w:r w:rsidR="00F05472" w:rsidRPr="007C437A">
        <w:rPr>
          <w:rPrChange w:id="6482" w:author="Arthur Parmentier" w:date="2020-06-07T15:27:00Z">
            <w:rPr/>
          </w:rPrChange>
        </w:rPr>
      </w:r>
      <w:r w:rsidR="00F05472" w:rsidRPr="007C437A">
        <w:rPr>
          <w:rPrChange w:id="6483" w:author="Arthur Parmentier" w:date="2020-06-07T15:27:00Z">
            <w:rPr/>
          </w:rPrChange>
        </w:rPr>
        <w:fldChar w:fldCharType="separate"/>
      </w:r>
      <w:ins w:id="6484" w:author="Arthur Parmentier" w:date="2020-06-03T23:40:00Z">
        <w:r w:rsidR="00F05472" w:rsidRPr="007C437A">
          <w:t xml:space="preserve">Figure </w:t>
        </w:r>
        <w:r w:rsidR="00F05472" w:rsidRPr="007C437A">
          <w:rPr>
            <w:rPrChange w:id="6485" w:author="Arthur Parmentier" w:date="2020-06-07T15:27:00Z">
              <w:rPr>
                <w:noProof/>
              </w:rPr>
            </w:rPrChange>
          </w:rPr>
          <w:t>6</w:t>
        </w:r>
        <w:r w:rsidR="00F05472" w:rsidRPr="007C437A">
          <w:rPr>
            <w:rPrChange w:id="6486" w:author="Arthur Parmentier" w:date="2020-06-07T15:27:00Z">
              <w:rPr/>
            </w:rPrChange>
          </w:rPr>
          <w:fldChar w:fldCharType="end"/>
        </w:r>
        <w:r w:rsidR="00F05472" w:rsidRPr="007C437A">
          <w:t>)</w:t>
        </w:r>
      </w:ins>
      <w:ins w:id="6487" w:author="Arthur Parmentier" w:date="2020-05-22T08:25:00Z">
        <w:r w:rsidRPr="007C437A">
          <w:t>.</w:t>
        </w:r>
      </w:ins>
    </w:p>
    <w:p w:rsidR="00F05472" w:rsidRPr="007C437A" w:rsidRDefault="00F05472">
      <w:pPr>
        <w:pStyle w:val="Titre4"/>
        <w:rPr>
          <w:ins w:id="6488" w:author="Arthur Parmentier" w:date="2020-05-22T09:04:00Z"/>
          <w:rPrChange w:id="6489" w:author="Arthur Parmentier" w:date="2020-06-07T15:27:00Z">
            <w:rPr>
              <w:ins w:id="6490" w:author="Arthur Parmentier" w:date="2020-05-22T09:04:00Z"/>
            </w:rPr>
          </w:rPrChange>
        </w:rPr>
        <w:pPrChange w:id="6491" w:author="Arthur Parmentier" w:date="2020-06-03T23:42:00Z">
          <w:pPr/>
        </w:pPrChange>
      </w:pPr>
      <w:ins w:id="6492" w:author="Arthur Parmentier" w:date="2020-06-03T23:42:00Z">
        <w:r w:rsidRPr="007C437A">
          <w:rPr>
            <w:rPrChange w:id="6493" w:author="Arthur Parmentier" w:date="2020-06-07T15:27:00Z">
              <w:rPr/>
            </w:rPrChange>
          </w:rPr>
          <w:t>Summary</w:t>
        </w:r>
      </w:ins>
    </w:p>
    <w:p w:rsidR="00A87845" w:rsidRPr="007C437A" w:rsidRDefault="00A87845">
      <w:pPr>
        <w:rPr>
          <w:ins w:id="6494" w:author="Arthur Parmentier" w:date="2020-05-22T09:16:00Z"/>
        </w:rPr>
      </w:pPr>
      <w:ins w:id="6495" w:author="Arthur Parmentier" w:date="2020-05-22T09:15:00Z">
        <w:r w:rsidRPr="007C437A">
          <w:t>Wrapping up, the user flow of the sign &amp; dictionary management layer is the fol</w:t>
        </w:r>
      </w:ins>
      <w:ins w:id="6496" w:author="Arthur Parmentier" w:date="2020-05-22T09:16:00Z">
        <w:r w:rsidRPr="007C437A">
          <w:t>lowing:</w:t>
        </w:r>
      </w:ins>
    </w:p>
    <w:p w:rsidR="00A87845" w:rsidRPr="007C437A" w:rsidRDefault="00A87845" w:rsidP="00A87845">
      <w:pPr>
        <w:pStyle w:val="Paragraphedeliste"/>
        <w:numPr>
          <w:ilvl w:val="0"/>
          <w:numId w:val="38"/>
        </w:numPr>
        <w:rPr>
          <w:ins w:id="6497" w:author="Arthur Parmentier" w:date="2020-05-22T09:25:00Z"/>
        </w:rPr>
      </w:pPr>
      <w:ins w:id="6498" w:author="Arthur Parmentier" w:date="2020-05-22T09:16:00Z">
        <w:r w:rsidRPr="007C437A">
          <w:lastRenderedPageBreak/>
          <w:t xml:space="preserve">If the user wants to record new signs, i.e. either record examples of a </w:t>
        </w:r>
      </w:ins>
      <w:ins w:id="6499" w:author="Arthur Parmentier" w:date="2020-05-22T09:17:00Z">
        <w:r w:rsidRPr="007C437A">
          <w:t>sign that was not recorded and saved previously or record more examples of a sign that was already saved into files, he</w:t>
        </w:r>
      </w:ins>
      <w:ins w:id="6500" w:author="Arthur Parmentier" w:date="2020-05-22T09:18:00Z">
        <w:r w:rsidRPr="007C437A">
          <w:t xml:space="preserve"> must first define which signs he wants to record  and then launch the recording session</w:t>
        </w:r>
      </w:ins>
      <w:ins w:id="6501" w:author="Arthur Parmentier" w:date="2020-06-03T23:41:00Z">
        <w:r w:rsidR="00F05472" w:rsidRPr="007C437A">
          <w:t>.</w:t>
        </w:r>
      </w:ins>
      <w:ins w:id="6502" w:author="Arthur Parmentier" w:date="2020-05-22T09:18:00Z">
        <w:r w:rsidRPr="007C437A">
          <w:br/>
          <w:t>Once the si</w:t>
        </w:r>
      </w:ins>
      <w:ins w:id="6503" w:author="Arthur Parmentier" w:date="2020-05-22T09:19:00Z">
        <w:r w:rsidRPr="007C437A">
          <w:t xml:space="preserve">gns are recorded in the buffer, he </w:t>
        </w:r>
      </w:ins>
      <w:ins w:id="6504" w:author="Arthur Parmentier" w:date="2020-06-03T23:41:00Z">
        <w:r w:rsidR="00F05472" w:rsidRPr="007C437A">
          <w:t xml:space="preserve">can </w:t>
        </w:r>
      </w:ins>
      <w:ins w:id="6505" w:author="Arthur Parmentier" w:date="2020-05-22T09:19:00Z">
        <w:r w:rsidRPr="007C437A">
          <w:t>save them</w:t>
        </w:r>
      </w:ins>
      <w:ins w:id="6506" w:author="Arthur Parmentier" w:date="2020-06-03T23:41:00Z">
        <w:r w:rsidR="00F05472" w:rsidRPr="007C437A">
          <w:t xml:space="preserve"> to files</w:t>
        </w:r>
      </w:ins>
      <w:ins w:id="6507" w:author="Arthur Parmentier" w:date="2020-05-22T09:19:00Z">
        <w:r w:rsidRPr="007C437A">
          <w:t xml:space="preserve"> by hitting the </w:t>
        </w:r>
      </w:ins>
      <w:ins w:id="6508" w:author="Arthur Parmentier" w:date="2020-06-03T23:41:00Z">
        <w:r w:rsidR="00F05472" w:rsidRPr="007C437A">
          <w:t>corresponding</w:t>
        </w:r>
      </w:ins>
      <w:ins w:id="6509" w:author="Arthur Parmentier" w:date="2020-05-22T09:19:00Z">
        <w:r w:rsidRPr="007C437A">
          <w:t xml:space="preserve"> button if he is satisfied by the recordings.</w:t>
        </w:r>
        <w:r w:rsidRPr="007C437A">
          <w:br/>
        </w:r>
      </w:ins>
      <w:ins w:id="6510" w:author="Arthur Parmentier" w:date="2020-05-22T09:20:00Z">
        <w:r w:rsidRPr="007C437A">
          <w:t xml:space="preserve">If the user adds new signs </w:t>
        </w:r>
      </w:ins>
      <w:ins w:id="6511" w:author="Arthur Parmentier" w:date="2020-06-03T23:42:00Z">
        <w:r w:rsidR="00F05472" w:rsidRPr="007C437A">
          <w:t xml:space="preserve">again </w:t>
        </w:r>
      </w:ins>
      <w:ins w:id="6512" w:author="Arthur Parmentier" w:date="2020-05-22T09:20:00Z">
        <w:r w:rsidRPr="007C437A">
          <w:t xml:space="preserve">without saving the buffers </w:t>
        </w:r>
      </w:ins>
      <w:ins w:id="6513" w:author="Arthur Parmentier" w:date="2020-06-03T23:42:00Z">
        <w:r w:rsidR="00F05472" w:rsidRPr="007C437A">
          <w:t>first</w:t>
        </w:r>
      </w:ins>
      <w:ins w:id="6514" w:author="Arthur Parmentier" w:date="2020-05-22T09:20:00Z">
        <w:r w:rsidRPr="007C437A">
          <w:t>, the data that was contained in the Mu</w:t>
        </w:r>
      </w:ins>
      <w:ins w:id="6515" w:author="Arthur Parmentier" w:date="2020-05-22T09:21:00Z">
        <w:r w:rsidRPr="007C437A">
          <w:t>Bu object is lost.</w:t>
        </w:r>
      </w:ins>
    </w:p>
    <w:p w:rsidR="006D0BF0" w:rsidRPr="007C437A" w:rsidRDefault="006D0BF0">
      <w:pPr>
        <w:pStyle w:val="Paragraphedeliste"/>
        <w:numPr>
          <w:ilvl w:val="0"/>
          <w:numId w:val="38"/>
        </w:numPr>
        <w:rPr>
          <w:ins w:id="6516" w:author="Arthur Parmentier" w:date="2020-05-22T08:19:00Z"/>
        </w:rPr>
        <w:pPrChange w:id="6517" w:author="Arthur Parmentier" w:date="2020-05-22T09:30:00Z">
          <w:pPr/>
        </w:pPrChange>
      </w:pPr>
      <w:ins w:id="6518" w:author="Arthur Parmentier" w:date="2020-05-22T09:26:00Z">
        <w:r w:rsidRPr="007C437A">
          <w:t>Once the recording</w:t>
        </w:r>
      </w:ins>
      <w:ins w:id="6519" w:author="Arthur Parmentier" w:date="2020-05-22T09:27:00Z">
        <w:r w:rsidRPr="007C437A">
          <w:t xml:space="preserve">s of new signs </w:t>
        </w:r>
      </w:ins>
      <w:ins w:id="6520" w:author="Arthur Parmentier" w:date="2020-05-22T09:29:00Z">
        <w:r w:rsidRPr="007C437A">
          <w:t>are</w:t>
        </w:r>
      </w:ins>
      <w:ins w:id="6521" w:author="Arthur Parmentier" w:date="2020-05-22T09:27:00Z">
        <w:r w:rsidRPr="007C437A">
          <w:t xml:space="preserve"> finished, the user should load </w:t>
        </w:r>
      </w:ins>
      <w:ins w:id="6522" w:author="Arthur Parmentier" w:date="2020-05-22T09:28:00Z">
        <w:r w:rsidRPr="007C437A">
          <w:t xml:space="preserve">into the MuBu object </w:t>
        </w:r>
      </w:ins>
      <w:ins w:id="6523" w:author="Arthur Parmentier" w:date="2020-05-22T09:27:00Z">
        <w:r w:rsidRPr="007C437A">
          <w:t>the data files of all signs that he wants to recognize and classify</w:t>
        </w:r>
      </w:ins>
      <w:ins w:id="6524" w:author="Arthur Parmentier" w:date="2020-05-22T09:28:00Z">
        <w:r w:rsidRPr="007C437A">
          <w:t>, for all inputs that he would be using. This is done in by dragging and dropping the corresponding files from the data f</w:t>
        </w:r>
      </w:ins>
      <w:ins w:id="6525" w:author="Arthur Parmentier" w:date="2020-05-22T09:29:00Z">
        <w:r w:rsidRPr="007C437A">
          <w:t>older</w:t>
        </w:r>
      </w:ins>
      <w:ins w:id="6526" w:author="Arthur Parmentier" w:date="2020-06-03T23:42:00Z">
        <w:r w:rsidR="00F05472" w:rsidRPr="007C437A">
          <w:t xml:space="preserve"> into the dedicated zone.</w:t>
        </w:r>
      </w:ins>
    </w:p>
    <w:p w:rsidR="00023308" w:rsidRPr="007C437A" w:rsidDel="008A6401" w:rsidRDefault="00023308">
      <w:pPr>
        <w:rPr>
          <w:del w:id="6527" w:author="Arthur Parmentier" w:date="2020-05-22T08:20:00Z"/>
          <w:rPrChange w:id="6528" w:author="Arthur Parmentier" w:date="2020-06-07T15:27:00Z">
            <w:rPr>
              <w:del w:id="6529" w:author="Arthur Parmentier" w:date="2020-05-22T08:20:00Z"/>
            </w:rPr>
          </w:rPrChange>
        </w:rPr>
        <w:pPrChange w:id="6530" w:author="Arthur Parmentier" w:date="2020-05-21T14:34:00Z">
          <w:pPr>
            <w:pStyle w:val="Titre2"/>
          </w:pPr>
        </w:pPrChange>
      </w:pPr>
      <w:bookmarkStart w:id="6531" w:name="_Toc41067209"/>
      <w:bookmarkStart w:id="6532" w:name="_Toc42259025"/>
      <w:bookmarkStart w:id="6533" w:name="_Toc42259102"/>
      <w:bookmarkStart w:id="6534" w:name="_Toc42449781"/>
      <w:bookmarkStart w:id="6535" w:name="_Toc42449863"/>
      <w:bookmarkStart w:id="6536" w:name="_Toc42550049"/>
      <w:bookmarkStart w:id="6537" w:name="_Toc42550142"/>
      <w:bookmarkStart w:id="6538" w:name="_Toc42698893"/>
      <w:bookmarkStart w:id="6539" w:name="_Toc42698972"/>
      <w:bookmarkEnd w:id="6531"/>
      <w:bookmarkEnd w:id="6532"/>
      <w:bookmarkEnd w:id="6533"/>
      <w:bookmarkEnd w:id="6534"/>
      <w:bookmarkEnd w:id="6535"/>
      <w:bookmarkEnd w:id="6536"/>
      <w:bookmarkEnd w:id="6537"/>
      <w:bookmarkEnd w:id="6538"/>
      <w:bookmarkEnd w:id="6539"/>
    </w:p>
    <w:p w:rsidR="00F25194" w:rsidRPr="007C437A" w:rsidRDefault="00F25194">
      <w:pPr>
        <w:pStyle w:val="Titre3"/>
        <w:rPr>
          <w:ins w:id="6540" w:author="Arthur Parmentier" w:date="2020-06-04T10:50:00Z"/>
        </w:rPr>
      </w:pPr>
      <w:bookmarkStart w:id="6541" w:name="_Toc42698973"/>
      <w:r w:rsidRPr="007C437A">
        <w:t xml:space="preserve">Part 3: </w:t>
      </w:r>
      <w:del w:id="6542" w:author="Arthur Parmentier" w:date="2020-05-22T09:59:00Z">
        <w:r w:rsidRPr="007C437A" w:rsidDel="009B5ADF">
          <w:delText>Classification</w:delText>
        </w:r>
      </w:del>
      <w:ins w:id="6543" w:author="Arthur Parmentier" w:date="2020-05-22T09:59:00Z">
        <w:r w:rsidR="009B5ADF" w:rsidRPr="007C437A">
          <w:t>Real-time classifier</w:t>
        </w:r>
      </w:ins>
      <w:ins w:id="6544" w:author="Arthur Parmentier" w:date="2020-06-03T23:51:00Z">
        <w:r w:rsidR="00284E1B" w:rsidRPr="007C437A">
          <w:t>s</w:t>
        </w:r>
      </w:ins>
      <w:ins w:id="6545" w:author="Arthur Parmentier" w:date="2020-06-03T23:52:00Z">
        <w:r w:rsidR="00284E1B" w:rsidRPr="007C437A">
          <w:t>, regression or DTW models</w:t>
        </w:r>
      </w:ins>
      <w:bookmarkEnd w:id="6541"/>
    </w:p>
    <w:p w:rsidR="007111F3" w:rsidRPr="007C437A" w:rsidRDefault="007111F3" w:rsidP="007111F3">
      <w:pPr>
        <w:rPr>
          <w:ins w:id="6546" w:author="Arthur Parmentier" w:date="2020-06-04T10:52:00Z"/>
        </w:rPr>
      </w:pPr>
      <w:ins w:id="6547" w:author="Arthur Parmentier" w:date="2020-06-04T10:50:00Z">
        <w:r w:rsidRPr="007C437A">
          <w:t xml:space="preserve">Now that </w:t>
        </w:r>
      </w:ins>
      <w:ins w:id="6548" w:author="Arthur Parmentier" w:date="2020-06-04T10:51:00Z">
        <w:r w:rsidRPr="007C437A">
          <w:t xml:space="preserve">the user has been able to connect his motion tracking inputs and record a few signs, we will see how the </w:t>
        </w:r>
      </w:ins>
      <w:ins w:id="6549" w:author="Arthur Parmentier" w:date="2020-06-04T10:52:00Z">
        <w:r w:rsidRPr="007C437A">
          <w:t>system is able to “recognize” the signs in real time with one or several machine learning model.</w:t>
        </w:r>
      </w:ins>
    </w:p>
    <w:p w:rsidR="007111F3" w:rsidRPr="007C437A" w:rsidRDefault="007111F3">
      <w:pPr>
        <w:pStyle w:val="Titre4"/>
        <w:rPr>
          <w:ins w:id="6550" w:author="Arthur Parmentier" w:date="2020-05-22T09:43:00Z"/>
          <w:rPrChange w:id="6551" w:author="Arthur Parmentier" w:date="2020-06-07T15:27:00Z">
            <w:rPr>
              <w:ins w:id="6552" w:author="Arthur Parmentier" w:date="2020-05-22T09:43:00Z"/>
            </w:rPr>
          </w:rPrChange>
        </w:rPr>
        <w:pPrChange w:id="6553" w:author="Arthur Parmentier" w:date="2020-06-04T10:53:00Z">
          <w:pPr>
            <w:pStyle w:val="Titre3"/>
          </w:pPr>
        </w:pPrChange>
      </w:pPr>
      <w:ins w:id="6554" w:author="Arthur Parmentier" w:date="2020-06-04T10:53:00Z">
        <w:r w:rsidRPr="007C437A">
          <w:rPr>
            <w:rPrChange w:id="6555" w:author="Arthur Parmentier" w:date="2020-06-07T15:27:00Z">
              <w:rPr/>
            </w:rPrChange>
          </w:rPr>
          <w:t>A short introduction to cognition and machine learning models</w:t>
        </w:r>
      </w:ins>
    </w:p>
    <w:p w:rsidR="00834EA5" w:rsidRPr="007C437A" w:rsidRDefault="00834EA5" w:rsidP="00834EA5">
      <w:pPr>
        <w:rPr>
          <w:ins w:id="6556" w:author="Arthur Parmentier" w:date="2020-05-22T09:58:00Z"/>
        </w:rPr>
      </w:pPr>
      <w:ins w:id="6557" w:author="Arthur Parmentier" w:date="2020-05-22T09:46:00Z">
        <w:r w:rsidRPr="007C437A">
          <w:t xml:space="preserve">The word “cognition” </w:t>
        </w:r>
      </w:ins>
      <w:ins w:id="6558" w:author="Arthur Parmentier" w:date="2020-05-22T09:47:00Z">
        <w:r w:rsidRPr="007C437A">
          <w:t>dates back to the 15th century, where it meant "thinking and awareness."</w:t>
        </w:r>
      </w:ins>
      <w:ins w:id="6559" w:author="Arthur Parmentier" w:date="2020-06-10T20:00:00Z">
        <w:r w:rsidR="00652A8E">
          <w:t xml:space="preserve"> </w:t>
        </w:r>
      </w:ins>
      <w:customXmlInsRangeStart w:id="6560" w:author="Arthur Parmentier" w:date="2020-06-10T20:00:00Z"/>
      <w:sdt>
        <w:sdtPr>
          <w:id w:val="1548497108"/>
          <w:citation/>
        </w:sdtPr>
        <w:sdtContent>
          <w:customXmlInsRangeEnd w:id="6560"/>
          <w:ins w:id="6561" w:author="Arthur Parmentier" w:date="2020-06-10T20:00:00Z">
            <w:r w:rsidR="00652A8E">
              <w:fldChar w:fldCharType="begin"/>
            </w:r>
            <w:r w:rsidR="00652A8E" w:rsidRPr="008C0EC1">
              <w:rPr>
                <w:rPrChange w:id="6562" w:author="Arthur Parmentier" w:date="2020-06-11T11:42:00Z">
                  <w:rPr>
                    <w:lang w:val="fr-FR"/>
                  </w:rPr>
                </w:rPrChange>
              </w:rPr>
              <w:instrText xml:space="preserve"> CITATION Rev \l 1036 </w:instrText>
            </w:r>
          </w:ins>
          <w:r w:rsidR="00652A8E">
            <w:fldChar w:fldCharType="separate"/>
          </w:r>
          <w:r w:rsidR="00304C55" w:rsidRPr="008C0EC1">
            <w:rPr>
              <w:noProof/>
              <w:rPrChange w:id="6563" w:author="Arthur Parmentier" w:date="2020-06-11T11:42:00Z">
                <w:rPr>
                  <w:noProof/>
                  <w:lang w:val="fr-FR"/>
                </w:rPr>
              </w:rPrChange>
            </w:rPr>
            <w:t>(Revlin)</w:t>
          </w:r>
          <w:ins w:id="6564" w:author="Arthur Parmentier" w:date="2020-06-10T20:00:00Z">
            <w:r w:rsidR="00652A8E">
              <w:fldChar w:fldCharType="end"/>
            </w:r>
          </w:ins>
          <w:customXmlInsRangeStart w:id="6565" w:author="Arthur Parmentier" w:date="2020-06-10T20:00:00Z"/>
        </w:sdtContent>
      </w:sdt>
      <w:customXmlInsRangeEnd w:id="6565"/>
      <w:ins w:id="6566" w:author="Arthur Parmentier" w:date="2020-06-10T20:00:00Z">
        <w:r w:rsidR="00652A8E">
          <w:t>.</w:t>
        </w:r>
      </w:ins>
      <w:ins w:id="6567" w:author="Arthur Parmentier" w:date="2020-05-22T09:47:00Z">
        <w:r w:rsidRPr="007C437A">
          <w:t xml:space="preserve"> The term comes from the Latin noun </w:t>
        </w:r>
        <w:r w:rsidRPr="007C437A">
          <w:rPr>
            <w:i/>
            <w:iCs/>
            <w:rPrChange w:id="6568" w:author="Arthur Parmentier" w:date="2020-06-07T15:27:00Z">
              <w:rPr/>
            </w:rPrChange>
          </w:rPr>
          <w:t>cognitio</w:t>
        </w:r>
        <w:r w:rsidRPr="007C437A">
          <w:t xml:space="preserve"> ('examination,' 'learning,' or 'knowledge'), derived from the verb </w:t>
        </w:r>
        <w:r w:rsidRPr="007C437A">
          <w:rPr>
            <w:i/>
            <w:iCs/>
            <w:rPrChange w:id="6569"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570" w:author="Arthur Parmentier" w:date="2020-06-10T20:00:00Z">
        <w:r w:rsidR="00652A8E">
          <w:t xml:space="preserve"> </w:t>
        </w:r>
      </w:ins>
      <w:customXmlInsRangeStart w:id="6571" w:author="Arthur Parmentier" w:date="2020-06-10T20:02:00Z"/>
      <w:sdt>
        <w:sdtPr>
          <w:id w:val="-437443446"/>
          <w:citation/>
        </w:sdtPr>
        <w:sdtContent>
          <w:customXmlInsRangeEnd w:id="6571"/>
          <w:ins w:id="6572" w:author="Arthur Parmentier" w:date="2020-06-10T20:02:00Z">
            <w:r w:rsidR="00652A8E">
              <w:fldChar w:fldCharType="begin"/>
            </w:r>
            <w:r w:rsidR="00652A8E" w:rsidRPr="00652A8E">
              <w:rPr>
                <w:rPrChange w:id="6573" w:author="Arthur Parmentier" w:date="2020-06-10T20:02:00Z">
                  <w:rPr>
                    <w:lang w:val="fr-FR"/>
                  </w:rPr>
                </w:rPrChange>
              </w:rPr>
              <w:instrText xml:space="preserve"> CITATION Lid \l 1036 </w:instrText>
            </w:r>
          </w:ins>
          <w:r w:rsidR="00652A8E">
            <w:fldChar w:fldCharType="separate"/>
          </w:r>
          <w:r w:rsidR="00304C55">
            <w:rPr>
              <w:noProof/>
            </w:rPr>
            <w:t>(Liddell, Henry, &amp; R.)</w:t>
          </w:r>
          <w:ins w:id="6574" w:author="Arthur Parmentier" w:date="2020-06-10T20:02:00Z">
            <w:r w:rsidR="00652A8E">
              <w:fldChar w:fldCharType="end"/>
            </w:r>
          </w:ins>
          <w:customXmlInsRangeStart w:id="6575" w:author="Arthur Parmentier" w:date="2020-06-10T20:02:00Z"/>
        </w:sdtContent>
      </w:sdt>
      <w:customXmlInsRangeEnd w:id="6575"/>
      <w:ins w:id="6576" w:author="Arthur Parmentier" w:date="2020-06-10T20:02:00Z">
        <w:r w:rsidR="00652A8E">
          <w:t>.</w:t>
        </w:r>
      </w:ins>
      <w:ins w:id="6577" w:author="Arthur Parmentier" w:date="2020-06-10T20:00:00Z">
        <w:r w:rsidR="00652A8E" w:rsidRPr="007C437A">
          <w:t xml:space="preserve"> </w:t>
        </w:r>
      </w:ins>
      <w:ins w:id="6578" w:author="Arthur Parmentier" w:date="2020-05-22T09:53:00Z">
        <w:r w:rsidRPr="007C437A">
          <w:br/>
        </w:r>
      </w:ins>
      <w:ins w:id="6579" w:author="Arthur Parmentier" w:date="2020-05-22T09:54:00Z">
        <w:r w:rsidR="009B5ADF" w:rsidRPr="007C437A">
          <w:t xml:space="preserve">Re-cognition </w:t>
        </w:r>
      </w:ins>
      <w:ins w:id="6580" w:author="Arthur Parmentier" w:date="2020-05-22T09:55:00Z">
        <w:r w:rsidR="009B5ADF" w:rsidRPr="007C437A">
          <w:t xml:space="preserve">can therefore be understood as </w:t>
        </w:r>
      </w:ins>
      <w:ins w:id="6581" w:author="Arthur Parmentier" w:date="2020-05-22T09:54:00Z">
        <w:r w:rsidR="009B5ADF" w:rsidRPr="007C437A">
          <w:t>the process</w:t>
        </w:r>
      </w:ins>
      <w:ins w:id="6582" w:author="Arthur Parmentier" w:date="2020-05-22T09:55:00Z">
        <w:r w:rsidR="009B5ADF" w:rsidRPr="007C437A">
          <w:t xml:space="preserve"> of “another” cognition, that allows</w:t>
        </w:r>
      </w:ins>
      <w:ins w:id="6583" w:author="Arthur Parmentier" w:date="2020-05-22T09:56:00Z">
        <w:r w:rsidR="009B5ADF" w:rsidRPr="007C437A">
          <w:t xml:space="preserve"> the identification of something already knew</w:t>
        </w:r>
      </w:ins>
      <w:ins w:id="6584" w:author="Arthur Parmentier" w:date="2020-05-22T09:57:00Z">
        <w:r w:rsidR="009B5ADF" w:rsidRPr="007C437A">
          <w:t xml:space="preserve"> or already perceived.</w:t>
        </w:r>
      </w:ins>
    </w:p>
    <w:p w:rsidR="009B5ADF" w:rsidRPr="007C437A" w:rsidRDefault="009B5ADF" w:rsidP="00834EA5">
      <w:pPr>
        <w:rPr>
          <w:ins w:id="6585" w:author="Arthur Parmentier" w:date="2020-05-22T10:12:00Z"/>
        </w:rPr>
      </w:pPr>
      <w:ins w:id="6586" w:author="Arthur Parmentier" w:date="2020-05-22T09:58:00Z">
        <w:r w:rsidRPr="007C437A">
          <w:t xml:space="preserve">One can wonder what </w:t>
        </w:r>
      </w:ins>
      <w:ins w:id="6587" w:author="Arthur Parmentier" w:date="2020-05-22T09:59:00Z">
        <w:r w:rsidRPr="007C437A">
          <w:t>the core processes of recognition are</w:t>
        </w:r>
      </w:ins>
      <w:ins w:id="6588" w:author="Arthur Parmentier" w:date="2020-05-22T10:00:00Z">
        <w:r w:rsidRPr="007C437A">
          <w:t xml:space="preserve"> and try to reproduce them on a computer.</w:t>
        </w:r>
      </w:ins>
      <w:ins w:id="6589" w:author="Arthur Parmentier" w:date="2020-05-22T10:04:00Z">
        <w:r w:rsidR="00E908AB" w:rsidRPr="007C437A">
          <w:t xml:space="preserve"> Very common examples</w:t>
        </w:r>
      </w:ins>
      <w:ins w:id="6590" w:author="Arthur Parmentier" w:date="2020-05-22T10:05:00Z">
        <w:r w:rsidR="00E908AB" w:rsidRPr="007C437A">
          <w:t xml:space="preserve"> of computer-recognition come from the so-called computer vision field</w:t>
        </w:r>
      </w:ins>
      <w:ins w:id="6591" w:author="Arthur Parmentier" w:date="2020-05-22T10:08:00Z">
        <w:r w:rsidR="00E908AB" w:rsidRPr="007C437A">
          <w:t xml:space="preserve"> such as</w:t>
        </w:r>
      </w:ins>
      <w:ins w:id="6592" w:author="Arthur Parmentier" w:date="2020-05-22T10:07:00Z">
        <w:r w:rsidR="00E908AB" w:rsidRPr="007C437A">
          <w:t xml:space="preserve"> object recognition</w:t>
        </w:r>
      </w:ins>
      <w:ins w:id="6593" w:author="Arthur Parmentier" w:date="2020-05-22T10:18:00Z">
        <w:r w:rsidR="00BB3B34" w:rsidRPr="007C437A">
          <w:t xml:space="preserve"> (classification</w:t>
        </w:r>
      </w:ins>
      <w:ins w:id="6594" w:author="Arthur Parmentier" w:date="2020-05-22T10:19:00Z">
        <w:r w:rsidR="00BB3B34" w:rsidRPr="007C437A">
          <w:t>)</w:t>
        </w:r>
      </w:ins>
      <w:ins w:id="6595" w:author="Arthur Parmentier" w:date="2020-05-22T10:08:00Z">
        <w:r w:rsidR="00E908AB" w:rsidRPr="007C437A">
          <w:t xml:space="preserve"> or</w:t>
        </w:r>
      </w:ins>
      <w:ins w:id="6596" w:author="Arthur Parmentier" w:date="2020-05-22T10:07:00Z">
        <w:r w:rsidR="00E908AB" w:rsidRPr="007C437A">
          <w:t xml:space="preserve"> detection</w:t>
        </w:r>
      </w:ins>
      <w:ins w:id="6597" w:author="Arthur Parmentier" w:date="2020-05-22T10:08:00Z">
        <w:r w:rsidR="00E908AB" w:rsidRPr="007C437A">
          <w:t xml:space="preserve"> </w:t>
        </w:r>
      </w:ins>
      <w:ins w:id="6598" w:author="Arthur Parmentier" w:date="2020-05-22T10:09:00Z">
        <w:r w:rsidR="00E908AB" w:rsidRPr="007C437A">
          <w:t xml:space="preserve">convolutional neural networks </w:t>
        </w:r>
      </w:ins>
      <w:ins w:id="6599" w:author="Arthur Parmentier" w:date="2020-05-22T10:10:00Z">
        <w:r w:rsidR="00E908AB" w:rsidRPr="007C437A">
          <w:t xml:space="preserve">(CNNs) </w:t>
        </w:r>
      </w:ins>
      <w:ins w:id="6600" w:author="Arthur Parmentier" w:date="2020-05-22T10:09:00Z">
        <w:r w:rsidR="00E908AB" w:rsidRPr="007C437A">
          <w:t xml:space="preserve">whose performances are now close </w:t>
        </w:r>
      </w:ins>
      <w:ins w:id="6601" w:author="Arthur Parmentier" w:date="2020-05-22T10:10:00Z">
        <w:r w:rsidR="00E908AB" w:rsidRPr="007C437A">
          <w:t>to that of humans. However, CNNs are trained on huge amount of data</w:t>
        </w:r>
      </w:ins>
      <w:ins w:id="6602" w:author="Arthur Parmentier" w:date="2020-05-22T10:11:00Z">
        <w:r w:rsidR="00E908AB" w:rsidRPr="007C437A">
          <w:t xml:space="preserve"> and are (in general) not models that can be interpreted by humans.</w:t>
        </w:r>
      </w:ins>
    </w:p>
    <w:p w:rsidR="00D60A1F" w:rsidRPr="007C437A" w:rsidRDefault="00E908AB" w:rsidP="00834EA5">
      <w:pPr>
        <w:rPr>
          <w:ins w:id="6603" w:author="Arthur Parmentier" w:date="2020-06-04T11:50:00Z"/>
        </w:rPr>
      </w:pPr>
      <w:ins w:id="6604" w:author="Arthur Parmentier" w:date="2020-05-22T10:12:00Z">
        <w:r w:rsidRPr="007C437A">
          <w:t>In the context of this master project</w:t>
        </w:r>
      </w:ins>
      <w:ins w:id="6605" w:author="Arthur Parmentier" w:date="2020-05-22T10:15:00Z">
        <w:r w:rsidR="00BB3B34" w:rsidRPr="007C437A">
          <w:t xml:space="preserve"> and to offer the ability of creating new signs </w:t>
        </w:r>
      </w:ins>
      <w:ins w:id="6606" w:author="Arthur Parmentier" w:date="2020-05-22T10:16:00Z">
        <w:r w:rsidR="00BB3B34" w:rsidRPr="007C437A">
          <w:t xml:space="preserve">to the user, we </w:t>
        </w:r>
      </w:ins>
      <w:ins w:id="6607" w:author="Arthur Parmentier" w:date="2020-05-22T10:24:00Z">
        <w:r w:rsidR="00D60A1F" w:rsidRPr="007C437A">
          <w:t>must</w:t>
        </w:r>
      </w:ins>
      <w:ins w:id="6608" w:author="Arthur Parmentier" w:date="2020-05-22T10:16:00Z">
        <w:r w:rsidR="00BB3B34" w:rsidRPr="007C437A">
          <w:t xml:space="preserve"> work with </w:t>
        </w:r>
      </w:ins>
      <w:ins w:id="6609" w:author="Arthur Parmentier" w:date="2020-05-22T10:17:00Z">
        <w:r w:rsidR="00BB3B34" w:rsidRPr="007C437A">
          <w:t>lightweight</w:t>
        </w:r>
      </w:ins>
      <w:ins w:id="6610" w:author="Arthur Parmentier" w:date="2020-05-22T10:16:00Z">
        <w:r w:rsidR="00BB3B34" w:rsidRPr="007C437A">
          <w:t>, interpretable models that can</w:t>
        </w:r>
      </w:ins>
      <w:ins w:id="6611" w:author="Arthur Parmentier" w:date="2020-05-22T10:17:00Z">
        <w:r w:rsidR="00BB3B34" w:rsidRPr="007C437A">
          <w:t xml:space="preserve"> be trained fast and</w:t>
        </w:r>
      </w:ins>
      <w:ins w:id="6612" w:author="Arthur Parmentier" w:date="2020-05-22T10:16:00Z">
        <w:r w:rsidR="00BB3B34" w:rsidRPr="007C437A">
          <w:t xml:space="preserve"> </w:t>
        </w:r>
      </w:ins>
      <w:ins w:id="6613" w:author="Arthur Parmentier" w:date="2020-05-22T10:17:00Z">
        <w:r w:rsidR="00BB3B34" w:rsidRPr="007C437A">
          <w:t>identify the signs that are performed in real time</w:t>
        </w:r>
      </w:ins>
      <w:ins w:id="6614" w:author="Arthur Parmentier" w:date="2020-05-22T10:19:00Z">
        <w:r w:rsidR="00BB3B34" w:rsidRPr="007C437A">
          <w:t>. In our case, the identification process is a simple classification process, in which we ask the classifier to predict the</w:t>
        </w:r>
      </w:ins>
      <w:ins w:id="6615" w:author="Arthur Parmentier" w:date="2020-05-22T10:20:00Z">
        <w:r w:rsidR="00BB3B34" w:rsidRPr="007C437A">
          <w:t xml:space="preserve"> “class” of the motion sequence performed by the performer among a set of classes that </w:t>
        </w:r>
      </w:ins>
      <w:ins w:id="6616" w:author="Arthur Parmentier" w:date="2020-05-22T10:21:00Z">
        <w:r w:rsidR="00BB3B34" w:rsidRPr="007C437A">
          <w:t>have been previously learned by the model: SP signs.</w:t>
        </w:r>
      </w:ins>
    </w:p>
    <w:p w:rsidR="00983F9B" w:rsidRPr="007C437A" w:rsidRDefault="00983F9B" w:rsidP="00834EA5">
      <w:pPr>
        <w:rPr>
          <w:ins w:id="6617" w:author="Arthur Parmentier" w:date="2020-05-22T10:36:00Z"/>
        </w:rPr>
      </w:pPr>
      <w:ins w:id="6618" w:author="Arthur Parmentier" w:date="2020-06-04T11:51:00Z">
        <w:r w:rsidRPr="007C437A">
          <w:t>We have seen that in SP, there are very different types of signs (movements, poses</w:t>
        </w:r>
      </w:ins>
      <w:ins w:id="6619" w:author="Arthur Parmentier" w:date="2020-06-04T11:52:00Z">
        <w:r w:rsidRPr="007C437A">
          <w:t xml:space="preserve"> – at several scales). </w:t>
        </w:r>
      </w:ins>
      <w:ins w:id="6620" w:author="Arthur Parmentier" w:date="2020-06-04T11:56:00Z">
        <w:r w:rsidRPr="007C437A">
          <w:t>At</w:t>
        </w:r>
        <w:r w:rsidR="005A331F" w:rsidRPr="007C437A">
          <w:t xml:space="preserve"> the beginning of my project, I thought about recognizing all signs with </w:t>
        </w:r>
      </w:ins>
      <w:ins w:id="6621" w:author="Arthur Parmentier" w:date="2020-06-04T11:57:00Z">
        <w:r w:rsidR="005A331F" w:rsidRPr="007C437A">
          <w:t>a single Dynamic Time Warping model.</w:t>
        </w:r>
      </w:ins>
    </w:p>
    <w:p w:rsidR="00DF645F" w:rsidRPr="007C437A" w:rsidRDefault="005A331F">
      <w:pPr>
        <w:rPr>
          <w:ins w:id="6622" w:author="Arthur Parmentier" w:date="2020-06-04T11:57:00Z"/>
        </w:rPr>
      </w:pPr>
      <w:ins w:id="6623" w:author="Arthur Parmentier" w:date="2020-06-04T11:57:00Z">
        <w:r w:rsidRPr="007C437A">
          <w:t>Indeed,</w:t>
        </w:r>
      </w:ins>
      <w:ins w:id="6624" w:author="Arthur Parmentier" w:date="2020-05-22T10:39:00Z">
        <w:r w:rsidR="00DF645F" w:rsidRPr="007C437A">
          <w:t xml:space="preserve"> two light-weight models are generally presented in the literature to classify time-sequences:</w:t>
        </w:r>
      </w:ins>
      <w:ins w:id="6625" w:author="Arthur Parmentier" w:date="2020-05-22T10:40:00Z">
        <w:r w:rsidR="00DF645F" w:rsidRPr="007C437A">
          <w:t xml:space="preserve"> Dynamic Time Warping </w:t>
        </w:r>
      </w:ins>
      <w:ins w:id="6626" w:author="Arthur Parmentier" w:date="2020-05-22T10:41:00Z">
        <w:r w:rsidR="00D50F7A" w:rsidRPr="007C437A">
          <w:t xml:space="preserve">(DTW) </w:t>
        </w:r>
      </w:ins>
      <w:ins w:id="6627" w:author="Arthur Parmentier" w:date="2020-05-22T10:40:00Z">
        <w:r w:rsidR="00DF645F" w:rsidRPr="007C437A">
          <w:t>and Hidden Markov Models</w:t>
        </w:r>
      </w:ins>
      <w:ins w:id="6628" w:author="Arthur Parmentier" w:date="2020-05-22T10:41:00Z">
        <w:r w:rsidR="00D50F7A" w:rsidRPr="007C437A">
          <w:t xml:space="preserve"> (HMM</w:t>
        </w:r>
      </w:ins>
      <w:ins w:id="6629" w:author="Arthur Parmentier" w:date="2020-05-22T10:42:00Z">
        <w:r w:rsidR="00D50F7A" w:rsidRPr="007C437A">
          <w:t>)</w:t>
        </w:r>
      </w:ins>
      <w:ins w:id="6630" w:author="Arthur Parmentier" w:date="2020-05-22T12:58:00Z">
        <w:r w:rsidR="00B734D3" w:rsidRPr="007C437A">
          <w:t>.</w:t>
        </w:r>
      </w:ins>
      <w:ins w:id="6631" w:author="Arthur Parmentier" w:date="2020-05-22T10:40:00Z">
        <w:r w:rsidR="00DF645F" w:rsidRPr="007C437A">
          <w:t xml:space="preserve"> In general</w:t>
        </w:r>
      </w:ins>
      <w:ins w:id="6632" w:author="Arthur Parmentier" w:date="2020-05-22T10:41:00Z">
        <w:r w:rsidR="00D50F7A" w:rsidRPr="007C437A">
          <w:t xml:space="preserve">, DTW is observed to be </w:t>
        </w:r>
        <w:r w:rsidR="00D50F7A" w:rsidRPr="007C437A">
          <w:lastRenderedPageBreak/>
          <w:t xml:space="preserve">faster and more accurate </w:t>
        </w:r>
      </w:ins>
      <w:ins w:id="6633" w:author="Arthur Parmentier" w:date="2020-06-10T20:04:00Z">
        <w:r w:rsidR="003E46DE" w:rsidRPr="007C437A">
          <w:t>than</w:t>
        </w:r>
      </w:ins>
      <w:ins w:id="6634" w:author="Arthur Parmentier" w:date="2020-05-22T10:41:00Z">
        <w:r w:rsidR="00D50F7A" w:rsidRPr="007C437A">
          <w:t xml:space="preserve"> </w:t>
        </w:r>
      </w:ins>
      <w:ins w:id="6635" w:author="Arthur Parmentier" w:date="2020-05-22T10:42:00Z">
        <w:r w:rsidR="00D50F7A" w:rsidRPr="007C437A">
          <w:t>HMMs</w:t>
        </w:r>
      </w:ins>
      <w:ins w:id="6636" w:author="Arthur Parmentier" w:date="2020-06-10T20:04:00Z">
        <w:r w:rsidR="003E46DE">
          <w:t xml:space="preserve"> </w:t>
        </w:r>
      </w:ins>
      <w:customXmlInsRangeStart w:id="6637" w:author="Arthur Parmentier" w:date="2020-06-10T20:04:00Z"/>
      <w:sdt>
        <w:sdtPr>
          <w:id w:val="-1933508910"/>
          <w:citation/>
        </w:sdtPr>
        <w:sdtContent>
          <w:customXmlInsRangeEnd w:id="6637"/>
          <w:ins w:id="6638" w:author="Arthur Parmentier" w:date="2020-06-10T20:04:00Z">
            <w:r w:rsidR="003E46DE">
              <w:fldChar w:fldCharType="begin"/>
            </w:r>
            <w:r w:rsidR="003E46DE" w:rsidRPr="003E46DE">
              <w:rPr>
                <w:rPrChange w:id="6639" w:author="Arthur Parmentier" w:date="2020-06-10T20:04:00Z">
                  <w:rPr>
                    <w:lang w:val="fr-FR"/>
                  </w:rPr>
                </w:rPrChange>
              </w:rPr>
              <w:instrText xml:space="preserve"> CITATION Rah15 \l 1036 </w:instrText>
            </w:r>
          </w:ins>
          <w:r w:rsidR="003E46DE">
            <w:fldChar w:fldCharType="separate"/>
          </w:r>
          <w:r w:rsidR="00304C55">
            <w:rPr>
              <w:noProof/>
            </w:rPr>
            <w:t>(Raheja, 2015)</w:t>
          </w:r>
          <w:ins w:id="6640" w:author="Arthur Parmentier" w:date="2020-06-10T20:04:00Z">
            <w:r w:rsidR="003E46DE">
              <w:fldChar w:fldCharType="end"/>
            </w:r>
          </w:ins>
          <w:customXmlInsRangeStart w:id="6641" w:author="Arthur Parmentier" w:date="2020-06-10T20:04:00Z"/>
        </w:sdtContent>
      </w:sdt>
      <w:customXmlInsRangeEnd w:id="6641"/>
      <w:ins w:id="6642" w:author="Arthur Parmentier" w:date="2020-06-10T20:05:00Z">
        <w:r w:rsidR="003E46DE">
          <w:t xml:space="preserve"> </w:t>
        </w:r>
      </w:ins>
      <w:customXmlInsRangeStart w:id="6643" w:author="Arthur Parmentier" w:date="2020-06-10T20:06:00Z"/>
      <w:sdt>
        <w:sdtPr>
          <w:id w:val="-1880317308"/>
          <w:citation/>
        </w:sdtPr>
        <w:sdtContent>
          <w:customXmlInsRangeEnd w:id="6643"/>
          <w:ins w:id="6644" w:author="Arthur Parmentier" w:date="2020-06-10T20:06:00Z">
            <w:r w:rsidR="003E46DE">
              <w:fldChar w:fldCharType="begin"/>
            </w:r>
            <w:r w:rsidR="003E46DE" w:rsidRPr="003E46DE">
              <w:rPr>
                <w:rPrChange w:id="6645" w:author="Arthur Parmentier" w:date="2020-06-10T20:06:00Z">
                  <w:rPr>
                    <w:lang w:val="fr-FR"/>
                  </w:rPr>
                </w:rPrChange>
              </w:rPr>
              <w:instrText xml:space="preserve"> CITATION Car12 \l 1036 </w:instrText>
            </w:r>
          </w:ins>
          <w:r w:rsidR="003E46DE">
            <w:fldChar w:fldCharType="separate"/>
          </w:r>
          <w:r w:rsidR="00304C55">
            <w:rPr>
              <w:noProof/>
            </w:rPr>
            <w:t>(Carmona J.M., 2012)</w:t>
          </w:r>
          <w:ins w:id="6646" w:author="Arthur Parmentier" w:date="2020-06-10T20:06:00Z">
            <w:r w:rsidR="003E46DE">
              <w:fldChar w:fldCharType="end"/>
            </w:r>
          </w:ins>
          <w:customXmlInsRangeStart w:id="6647" w:author="Arthur Parmentier" w:date="2020-06-10T20:06:00Z"/>
        </w:sdtContent>
      </w:sdt>
      <w:customXmlInsRangeEnd w:id="6647"/>
      <w:ins w:id="6648" w:author="Arthur Parmentier" w:date="2020-05-22T10:42:00Z">
        <w:r w:rsidR="00D50F7A" w:rsidRPr="007C437A">
          <w:t>.</w:t>
        </w:r>
      </w:ins>
      <w:ins w:id="6649" w:author="Arthur Parmentier" w:date="2020-05-22T12:58:00Z">
        <w:r w:rsidR="00B734D3" w:rsidRPr="007C437A">
          <w:t xml:space="preserve"> </w:t>
        </w:r>
      </w:ins>
      <w:ins w:id="6650" w:author="Arthur Parmentier" w:date="2020-06-04T11:12:00Z">
        <w:r w:rsidR="00C4278F" w:rsidRPr="007C437A">
          <w:t>Some works also propose combinations of HMM and DTW or modified DTW algorithms for gesture recognition</w:t>
        </w:r>
      </w:ins>
      <w:ins w:id="6651" w:author="Arthur Parmentier" w:date="2020-06-10T20:49:00Z">
        <w:r w:rsidR="00304C55">
          <w:t xml:space="preserve"> </w:t>
        </w:r>
      </w:ins>
      <w:customXmlInsRangeStart w:id="6652" w:author="Arthur Parmentier" w:date="2020-06-10T20:49:00Z"/>
      <w:sdt>
        <w:sdtPr>
          <w:id w:val="1881120738"/>
          <w:citation/>
        </w:sdtPr>
        <w:sdtContent>
          <w:customXmlInsRangeEnd w:id="6652"/>
          <w:ins w:id="6653" w:author="Arthur Parmentier" w:date="2020-06-10T20:49:00Z">
            <w:r w:rsidR="00304C55">
              <w:fldChar w:fldCharType="begin"/>
            </w:r>
            <w:r w:rsidR="00304C55" w:rsidRPr="00304C55">
              <w:rPr>
                <w:rPrChange w:id="6654" w:author="Arthur Parmentier" w:date="2020-06-10T20:49:00Z">
                  <w:rPr>
                    <w:lang w:val="fr-FR"/>
                  </w:rPr>
                </w:rPrChange>
              </w:rPr>
              <w:instrText xml:space="preserve"> CITATION Hiy16 \l 1036 </w:instrText>
            </w:r>
          </w:ins>
          <w:r w:rsidR="00304C55">
            <w:fldChar w:fldCharType="separate"/>
          </w:r>
          <w:r w:rsidR="00304C55">
            <w:rPr>
              <w:noProof/>
            </w:rPr>
            <w:t>(Hiyadi, 2016)</w:t>
          </w:r>
          <w:ins w:id="6655" w:author="Arthur Parmentier" w:date="2020-06-10T20:49:00Z">
            <w:r w:rsidR="00304C55">
              <w:fldChar w:fldCharType="end"/>
            </w:r>
          </w:ins>
          <w:customXmlInsRangeStart w:id="6656" w:author="Arthur Parmentier" w:date="2020-06-10T20:49:00Z"/>
        </w:sdtContent>
      </w:sdt>
      <w:customXmlInsRangeEnd w:id="6656"/>
      <w:ins w:id="6657" w:author="Arthur Parmentier" w:date="2020-06-10T20:49:00Z">
        <w:r w:rsidR="00304C55">
          <w:t xml:space="preserve"> </w:t>
        </w:r>
      </w:ins>
      <w:customXmlInsRangeStart w:id="6658" w:author="Arthur Parmentier" w:date="2020-06-10T20:50:00Z"/>
      <w:sdt>
        <w:sdtPr>
          <w:id w:val="-1475052818"/>
          <w:citation/>
        </w:sdtPr>
        <w:sdtContent>
          <w:customXmlInsRangeEnd w:id="6658"/>
          <w:ins w:id="6659" w:author="Arthur Parmentier" w:date="2020-06-10T20:50:00Z">
            <w:r w:rsidR="00304C55">
              <w:fldChar w:fldCharType="begin"/>
            </w:r>
            <w:r w:rsidR="00304C55" w:rsidRPr="00304C55">
              <w:rPr>
                <w:rPrChange w:id="6660" w:author="Arthur Parmentier" w:date="2020-06-10T20:50:00Z">
                  <w:rPr>
                    <w:lang w:val="fr-FR"/>
                  </w:rPr>
                </w:rPrChange>
              </w:rPr>
              <w:instrText xml:space="preserve"> CITATION Cho17 \l 1036 </w:instrText>
            </w:r>
          </w:ins>
          <w:r w:rsidR="00304C55">
            <w:fldChar w:fldCharType="separate"/>
          </w:r>
          <w:r w:rsidR="00304C55">
            <w:rPr>
              <w:noProof/>
            </w:rPr>
            <w:t>(Choi, 2017)</w:t>
          </w:r>
          <w:ins w:id="6661" w:author="Arthur Parmentier" w:date="2020-06-10T20:50:00Z">
            <w:r w:rsidR="00304C55">
              <w:fldChar w:fldCharType="end"/>
            </w:r>
          </w:ins>
          <w:customXmlInsRangeStart w:id="6662" w:author="Arthur Parmentier" w:date="2020-06-10T20:50:00Z"/>
        </w:sdtContent>
      </w:sdt>
      <w:customXmlInsRangeEnd w:id="6662"/>
      <w:ins w:id="6663" w:author="Arthur Parmentier" w:date="2020-06-04T11:12:00Z">
        <w:r w:rsidR="00C4278F" w:rsidRPr="007C437A">
          <w:t>.</w:t>
        </w:r>
      </w:ins>
    </w:p>
    <w:p w:rsidR="005A331F" w:rsidRPr="007C437A" w:rsidRDefault="005A331F">
      <w:pPr>
        <w:rPr>
          <w:ins w:id="6664" w:author="Arthur Parmentier" w:date="2020-06-04T12:07:00Z"/>
        </w:rPr>
      </w:pPr>
      <w:ins w:id="6665" w:author="Arthur Parmentier" w:date="2020-06-04T11:57:00Z">
        <w:r w:rsidRPr="007C437A">
          <w:t xml:space="preserve">My initial design was to </w:t>
        </w:r>
      </w:ins>
      <w:ins w:id="6666" w:author="Arthur Parmentier" w:date="2020-06-04T11:58:00Z">
        <w:r w:rsidRPr="007C437A">
          <w:t>sum up all the features that I would use (full body skeleton, hands skeleton…) into a single feature vector that I could feed to DTW.</w:t>
        </w:r>
      </w:ins>
      <w:ins w:id="6667" w:author="Arthur Parmentier" w:date="2020-06-04T11:59:00Z">
        <w:r w:rsidRPr="007C437A">
          <w:t xml:space="preserve"> </w:t>
        </w:r>
      </w:ins>
      <w:ins w:id="6668" w:author="Arthur Parmentier" w:date="2020-06-04T12:05:00Z">
        <w:r w:rsidRPr="007C437A">
          <w:br/>
        </w:r>
      </w:ins>
      <w:ins w:id="6669" w:author="Arthur Parmentier" w:date="2020-06-04T11:59:00Z">
        <w:r w:rsidRPr="007C437A">
          <w:t xml:space="preserve">The first obstacle to this initial design was that all inputs would not have similar data rates, so that </w:t>
        </w:r>
      </w:ins>
      <w:ins w:id="6670" w:author="Arthur Parmentier" w:date="2020-06-04T12:00:00Z">
        <w:r w:rsidRPr="007C437A">
          <w:t>the combination of inputs would either result in a data rate</w:t>
        </w:r>
      </w:ins>
      <w:ins w:id="6671" w:author="Arthur Parmentier" w:date="2020-06-04T12:01:00Z">
        <w:r w:rsidRPr="007C437A">
          <w:t xml:space="preserve"> equal to the slowest input or </w:t>
        </w:r>
      </w:ins>
      <w:ins w:id="6672" w:author="Arthur Parmentier" w:date="2020-06-04T12:03:00Z">
        <w:r w:rsidRPr="007C437A">
          <w:t xml:space="preserve">a very high data rate, equal to the sum of each input data rate, but with common values between two consecutive feature </w:t>
        </w:r>
      </w:ins>
      <w:ins w:id="6673" w:author="Arthur Parmentier" w:date="2020-06-04T12:04:00Z">
        <w:r w:rsidRPr="007C437A">
          <w:t>vectors. This situation would not be ideal as it would require more processing and would not repre</w:t>
        </w:r>
      </w:ins>
      <w:ins w:id="6674" w:author="Arthur Parmentier" w:date="2020-06-04T12:05:00Z">
        <w:r w:rsidRPr="007C437A">
          <w:t>sent accurately the movement.</w:t>
        </w:r>
        <w:r w:rsidRPr="007C437A">
          <w:br/>
          <w:t xml:space="preserve">The second obstacle was that although DTW can recognize poses, it performs much slower than </w:t>
        </w:r>
      </w:ins>
      <w:ins w:id="6675"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676" w:author="Arthur Parmentier" w:date="2020-06-04T12:07:00Z">
        <w:r w:rsidR="00175441" w:rsidRPr="007C437A">
          <w:t>Ideally, one would want to construct one model per type of sign to be recognize.</w:t>
        </w:r>
      </w:ins>
    </w:p>
    <w:p w:rsidR="00175441" w:rsidRPr="007C437A" w:rsidRDefault="00175441">
      <w:pPr>
        <w:rPr>
          <w:ins w:id="6677" w:author="Arthur Parmentier" w:date="2020-05-22T09:32:00Z"/>
          <w:rPrChange w:id="6678" w:author="Arthur Parmentier" w:date="2020-06-07T15:27:00Z">
            <w:rPr>
              <w:ins w:id="6679" w:author="Arthur Parmentier" w:date="2020-05-22T09:32:00Z"/>
            </w:rPr>
          </w:rPrChange>
        </w:rPr>
        <w:pPrChange w:id="6680" w:author="Arthur Parmentier" w:date="2020-05-22T09:43:00Z">
          <w:pPr>
            <w:pStyle w:val="Titre3"/>
          </w:pPr>
        </w:pPrChange>
      </w:pPr>
      <w:ins w:id="6681" w:author="Arthur Parmentier" w:date="2020-06-04T12:09:00Z">
        <w:r w:rsidRPr="007C437A">
          <w:rPr>
            <w:rPrChange w:id="6682" w:author="Arthur Parmentier" w:date="2020-06-07T15:27:00Z">
              <w:rPr/>
            </w:rPrChange>
          </w:rPr>
          <w:t xml:space="preserve">I have chosen to implement two models for my final prototype: one for the full body with DTW and one </w:t>
        </w:r>
      </w:ins>
      <w:ins w:id="6683" w:author="Arthur Parmentier" w:date="2020-06-04T12:10:00Z">
        <w:r w:rsidRPr="007C437A">
          <w:rPr>
            <w:rPrChange w:id="6684" w:author="Arthur Parmentier" w:date="2020-06-07T15:27:00Z">
              <w:rPr/>
            </w:rPrChange>
          </w:rPr>
          <w:t>for the hands with Adaboost decision trees.</w:t>
        </w:r>
      </w:ins>
    </w:p>
    <w:p w:rsidR="006D0BF0" w:rsidRPr="007C437A" w:rsidRDefault="00175441" w:rsidP="006D0BF0">
      <w:pPr>
        <w:pStyle w:val="Titre4"/>
        <w:rPr>
          <w:ins w:id="6685" w:author="Arthur Parmentier" w:date="2020-05-22T09:32:00Z"/>
        </w:rPr>
      </w:pPr>
      <w:ins w:id="6686" w:author="Arthur Parmentier" w:date="2020-06-04T12:10:00Z">
        <w:r w:rsidRPr="007C437A">
          <w:t>Full</w:t>
        </w:r>
      </w:ins>
      <w:ins w:id="6687" w:author="Arthur Parmentier" w:date="2020-06-04T12:12:00Z">
        <w:r w:rsidR="00F73660" w:rsidRPr="007C437A">
          <w:t xml:space="preserve"> </w:t>
        </w:r>
      </w:ins>
      <w:ins w:id="6688" w:author="Arthur Parmentier" w:date="2020-06-04T12:10:00Z">
        <w:r w:rsidRPr="007C437A">
          <w:t xml:space="preserve">body </w:t>
        </w:r>
      </w:ins>
      <w:ins w:id="6689" w:author="Arthur Parmentier" w:date="2020-05-22T12:18:00Z">
        <w:r w:rsidR="00E9747D" w:rsidRPr="007C437A">
          <w:t>Wekinator</w:t>
        </w:r>
      </w:ins>
      <w:ins w:id="6690" w:author="Arthur Parmentier" w:date="2020-05-22T09:32:00Z">
        <w:r w:rsidR="006D0BF0" w:rsidRPr="007C437A">
          <w:t xml:space="preserve"> DTW</w:t>
        </w:r>
      </w:ins>
    </w:p>
    <w:p w:rsidR="004116C1" w:rsidRPr="007C437A" w:rsidRDefault="00D50F7A" w:rsidP="006D0BF0">
      <w:pPr>
        <w:rPr>
          <w:ins w:id="6691" w:author="Arthur Parmentier" w:date="2020-05-22T11:38:00Z"/>
        </w:rPr>
      </w:pPr>
      <w:ins w:id="6692" w:author="Arthur Parmentier" w:date="2020-05-22T10:43:00Z">
        <w:r w:rsidRPr="007C437A">
          <w:t xml:space="preserve">Unfortunately, at the time of the project, I could not </w:t>
        </w:r>
      </w:ins>
      <w:ins w:id="6693" w:author="Arthur Parmentier" w:date="2020-05-22T10:44:00Z">
        <w:r w:rsidRPr="007C437A">
          <w:t>find any real-time implementation of DTW in Max/MSP.</w:t>
        </w:r>
        <w:r w:rsidRPr="007C437A">
          <w:rPr>
            <w:rStyle w:val="Appelnotedebasdep"/>
          </w:rPr>
          <w:footnoteReference w:id="48"/>
        </w:r>
      </w:ins>
    </w:p>
    <w:p w:rsidR="00983F9B" w:rsidRPr="007C437A" w:rsidRDefault="00BA3283" w:rsidP="006D0BF0">
      <w:pPr>
        <w:rPr>
          <w:ins w:id="6735" w:author="Arthur Parmentier" w:date="2020-06-04T11:45:00Z"/>
        </w:rPr>
      </w:pPr>
      <w:ins w:id="6736" w:author="Arthur Parmentier" w:date="2020-05-22T11:38:00Z">
        <w:r w:rsidRPr="007C437A">
          <w:t xml:space="preserve">However, </w:t>
        </w:r>
      </w:ins>
      <w:ins w:id="6737" w:author="Arthur Parmentier" w:date="2020-05-22T11:52:00Z">
        <w:r w:rsidR="000430B4" w:rsidRPr="007C437A">
          <w:t xml:space="preserve">the external software </w:t>
        </w:r>
      </w:ins>
      <w:ins w:id="6738" w:author="Arthur Parmentier" w:date="2020-05-22T12:18:00Z">
        <w:r w:rsidR="00E9747D" w:rsidRPr="007C437A">
          <w:t>Wekinator</w:t>
        </w:r>
      </w:ins>
      <w:ins w:id="6739" w:author="Arthur Parmentier" w:date="2020-05-22T11:38:00Z">
        <w:r w:rsidRPr="007C437A">
          <w:rPr>
            <w:rStyle w:val="Appelnotedebasdep"/>
          </w:rPr>
          <w:footnoteReference w:id="49"/>
        </w:r>
      </w:ins>
      <w:ins w:id="6744" w:author="Arthur Parmentier" w:date="2020-05-22T11:39:00Z">
        <w:r w:rsidR="00965FAA" w:rsidRPr="007C437A">
          <w:t xml:space="preserve"> offers a very efficient DTW implementation based on the FastDTW library</w:t>
        </w:r>
      </w:ins>
      <w:ins w:id="6745" w:author="Arthur Parmentier" w:date="2020-06-10T20:50:00Z">
        <w:r w:rsidR="00304C55">
          <w:t xml:space="preserve"> </w:t>
        </w:r>
      </w:ins>
      <w:customXmlInsRangeStart w:id="6746" w:author="Arthur Parmentier" w:date="2020-06-10T20:51:00Z"/>
      <w:sdt>
        <w:sdtPr>
          <w:id w:val="188883977"/>
          <w:citation/>
        </w:sdtPr>
        <w:sdtContent>
          <w:customXmlInsRangeEnd w:id="6746"/>
          <w:ins w:id="6747" w:author="Arthur Parmentier" w:date="2020-06-10T20:51:00Z">
            <w:r w:rsidR="00304C55">
              <w:fldChar w:fldCharType="begin"/>
            </w:r>
            <w:r w:rsidR="00304C55" w:rsidRPr="00304C55">
              <w:rPr>
                <w:rPrChange w:id="6748" w:author="Arthur Parmentier" w:date="2020-06-10T20:51:00Z">
                  <w:rPr>
                    <w:lang w:val="fr-FR"/>
                  </w:rPr>
                </w:rPrChange>
              </w:rPr>
              <w:instrText xml:space="preserve"> CITATION Sta04 \l 1036 </w:instrText>
            </w:r>
          </w:ins>
          <w:r w:rsidR="00304C55">
            <w:fldChar w:fldCharType="separate"/>
          </w:r>
          <w:r w:rsidR="00304C55">
            <w:rPr>
              <w:noProof/>
            </w:rPr>
            <w:t>(Salvador, 2004)</w:t>
          </w:r>
          <w:ins w:id="6749" w:author="Arthur Parmentier" w:date="2020-06-10T20:51:00Z">
            <w:r w:rsidR="00304C55">
              <w:fldChar w:fldCharType="end"/>
            </w:r>
          </w:ins>
          <w:customXmlInsRangeStart w:id="6750" w:author="Arthur Parmentier" w:date="2020-06-10T20:51:00Z"/>
        </w:sdtContent>
      </w:sdt>
      <w:customXmlInsRangeEnd w:id="6750"/>
      <w:ins w:id="6751" w:author="Arthur Parmentier" w:date="2020-05-22T11:43:00Z">
        <w:r w:rsidR="00B827FE" w:rsidRPr="007C437A">
          <w:t xml:space="preserve"> with additional improvements for real-time performance</w:t>
        </w:r>
      </w:ins>
      <w:ins w:id="6752" w:author="Arthur Parmentier" w:date="2020-06-04T11:45:00Z">
        <w:r w:rsidR="00983F9B" w:rsidRPr="007C437A">
          <w:t xml:space="preserve"> and several internal parameters for its DTW model.</w:t>
        </w:r>
      </w:ins>
    </w:p>
    <w:p w:rsidR="00B827FE" w:rsidRPr="007C437A" w:rsidRDefault="00B827FE" w:rsidP="006D0BF0">
      <w:pPr>
        <w:rPr>
          <w:ins w:id="6753" w:author="Arthur Parmentier" w:date="2020-05-22T11:37:00Z"/>
        </w:rPr>
      </w:pPr>
      <w:ins w:id="6754" w:author="Arthur Parmentier" w:date="2020-05-22T11:45:00Z">
        <w:r w:rsidRPr="007C437A">
          <w:t xml:space="preserve">Max </w:t>
        </w:r>
      </w:ins>
      <w:ins w:id="6755" w:author="Arthur Parmentier" w:date="2020-06-04T11:46:00Z">
        <w:r w:rsidR="00983F9B" w:rsidRPr="007C437A">
          <w:t xml:space="preserve">and Wekinator communicate </w:t>
        </w:r>
      </w:ins>
      <w:ins w:id="6756" w:author="Arthur Parmentier" w:date="2020-06-04T11:44:00Z">
        <w:r w:rsidR="00983F9B" w:rsidRPr="007C437A">
          <w:t>in</w:t>
        </w:r>
      </w:ins>
      <w:ins w:id="6757" w:author="Arthur Parmentier" w:date="2020-05-22T11:45:00Z">
        <w:r w:rsidRPr="007C437A">
          <w:t xml:space="preserve"> </w:t>
        </w:r>
      </w:ins>
      <w:ins w:id="6758" w:author="Arthur Parmentier" w:date="2020-05-22T11:44:00Z">
        <w:r w:rsidRPr="007C437A">
          <w:t>O</w:t>
        </w:r>
      </w:ins>
      <w:ins w:id="6759" w:author="Arthur Parmentier" w:date="2020-05-22T11:45:00Z">
        <w:r w:rsidRPr="007C437A">
          <w:t>pen Sound Control (OSC</w:t>
        </w:r>
      </w:ins>
      <w:ins w:id="6760" w:author="Arthur Parmentier" w:date="2020-06-04T11:49:00Z">
        <w:r w:rsidR="00983F9B" w:rsidRPr="007C437A">
          <w:t>)</w:t>
        </w:r>
      </w:ins>
      <w:ins w:id="6761" w:author="Arthur Parmentier" w:date="2020-06-04T11:46:00Z">
        <w:r w:rsidR="00983F9B" w:rsidRPr="007C437A">
          <w:t>. A</w:t>
        </w:r>
      </w:ins>
      <w:ins w:id="6762" w:author="Arthur Parmentier" w:date="2020-05-22T11:46:00Z">
        <w:r w:rsidRPr="007C437A">
          <w:t xml:space="preserve">lthough the user must launch </w:t>
        </w:r>
      </w:ins>
      <w:ins w:id="6763" w:author="Arthur Parmentier" w:date="2020-05-22T12:18:00Z">
        <w:r w:rsidR="00E9747D" w:rsidRPr="007C437A">
          <w:t>Wekinator</w:t>
        </w:r>
      </w:ins>
      <w:ins w:id="6764" w:author="Arthur Parmentier" w:date="2020-05-22T11:46:00Z">
        <w:r w:rsidRPr="007C437A">
          <w:t xml:space="preserve"> separately and perform basic op</w:t>
        </w:r>
      </w:ins>
      <w:ins w:id="6765" w:author="Arthur Parmentier" w:date="2020-05-22T11:47:00Z">
        <w:r w:rsidRPr="007C437A">
          <w:t xml:space="preserve">erations </w:t>
        </w:r>
      </w:ins>
      <w:ins w:id="6766" w:author="Arthur Parmentier" w:date="2020-06-04T11:49:00Z">
        <w:r w:rsidR="00983F9B" w:rsidRPr="007C437A">
          <w:t>on</w:t>
        </w:r>
      </w:ins>
      <w:ins w:id="6767" w:author="Arthur Parmentier" w:date="2020-05-22T11:47:00Z">
        <w:r w:rsidRPr="007C437A">
          <w:t xml:space="preserve"> its </w:t>
        </w:r>
      </w:ins>
      <w:ins w:id="6768" w:author="Arthur Parmentier" w:date="2020-06-04T11:49:00Z">
        <w:r w:rsidR="00983F9B" w:rsidRPr="007C437A">
          <w:t>GUI</w:t>
        </w:r>
      </w:ins>
      <w:ins w:id="6769" w:author="Arthur Parmentier" w:date="2020-05-22T11:47:00Z">
        <w:r w:rsidRPr="007C437A">
          <w:t xml:space="preserve">, </w:t>
        </w:r>
      </w:ins>
      <w:ins w:id="6770" w:author="Arthur Parmentier" w:date="2020-06-04T11:49:00Z">
        <w:r w:rsidR="00983F9B" w:rsidRPr="007C437A">
          <w:t>most important parts</w:t>
        </w:r>
      </w:ins>
      <w:ins w:id="6771" w:author="Arthur Parmentier" w:date="2020-05-22T11:47:00Z">
        <w:r w:rsidRPr="007C437A">
          <w:t xml:space="preserve"> of </w:t>
        </w:r>
      </w:ins>
      <w:ins w:id="6772" w:author="Arthur Parmentier" w:date="2020-05-22T12:18:00Z">
        <w:r w:rsidR="00E9747D" w:rsidRPr="007C437A">
          <w:t>Wekinator</w:t>
        </w:r>
      </w:ins>
      <w:ins w:id="6773" w:author="Arthur Parmentier" w:date="2020-05-22T11:47:00Z">
        <w:r w:rsidRPr="007C437A">
          <w:t xml:space="preserve"> can be controlled remotely via OSC, allowing Max </w:t>
        </w:r>
      </w:ins>
      <w:ins w:id="6774" w:author="Arthur Parmentier" w:date="2020-05-22T11:50:00Z">
        <w:r w:rsidR="000430B4" w:rsidRPr="007C437A">
          <w:t xml:space="preserve">to automatize certain operations, such </w:t>
        </w:r>
      </w:ins>
      <w:ins w:id="6775" w:author="Arthur Parmentier" w:date="2020-06-04T11:49:00Z">
        <w:r w:rsidR="00983F9B" w:rsidRPr="007C437A">
          <w:t>its</w:t>
        </w:r>
      </w:ins>
      <w:ins w:id="6776" w:author="Arthur Parmentier" w:date="2020-05-22T11:50:00Z">
        <w:r w:rsidR="000430B4" w:rsidRPr="007C437A">
          <w:t xml:space="preserve"> training process.</w:t>
        </w:r>
      </w:ins>
    </w:p>
    <w:p w:rsidR="004116C1" w:rsidRPr="007C437A" w:rsidRDefault="00D454BF" w:rsidP="006D0BF0">
      <w:pPr>
        <w:rPr>
          <w:ins w:id="6777" w:author="Arthur Parmentier" w:date="2020-05-22T11:53:00Z"/>
        </w:rPr>
      </w:pPr>
      <w:ins w:id="6778" w:author="Arthur Parmentier" w:date="2020-05-22T11:53:00Z">
        <w:r w:rsidRPr="007C437A">
          <w:t xml:space="preserve">The “user guide” for using </w:t>
        </w:r>
      </w:ins>
      <w:ins w:id="6779" w:author="Arthur Parmentier" w:date="2020-05-22T12:18:00Z">
        <w:r w:rsidR="00E9747D" w:rsidRPr="007C437A">
          <w:t>Wekinator</w:t>
        </w:r>
      </w:ins>
      <w:ins w:id="6780" w:author="Arthur Parmentier" w:date="2020-05-22T11:53:00Z">
        <w:r w:rsidRPr="007C437A">
          <w:t xml:space="preserve"> with the project is the following:</w:t>
        </w:r>
      </w:ins>
    </w:p>
    <w:p w:rsidR="00D454BF" w:rsidRPr="007C437A" w:rsidRDefault="00D454BF">
      <w:pPr>
        <w:ind w:left="720"/>
        <w:rPr>
          <w:ins w:id="6781" w:author="Arthur Parmentier" w:date="2020-05-22T11:53:00Z"/>
        </w:rPr>
        <w:pPrChange w:id="6782" w:author="Arthur Parmentier" w:date="2020-05-22T11:53:00Z">
          <w:pPr/>
        </w:pPrChange>
      </w:pPr>
      <w:ins w:id="6783" w:author="Arthur Parmentier" w:date="2020-05-22T11:53:00Z">
        <w:r w:rsidRPr="007C437A">
          <w:lastRenderedPageBreak/>
          <w:t xml:space="preserve">1) Start </w:t>
        </w:r>
      </w:ins>
      <w:ins w:id="6784" w:author="Arthur Parmentier" w:date="2020-05-22T12:18:00Z">
        <w:r w:rsidR="00E9747D" w:rsidRPr="007C437A">
          <w:t>Wekinator</w:t>
        </w:r>
      </w:ins>
      <w:ins w:id="6785" w:author="Arthur Parmentier" w:date="2020-05-22T11:53:00Z">
        <w:r w:rsidRPr="007C437A">
          <w:t>.</w:t>
        </w:r>
      </w:ins>
    </w:p>
    <w:p w:rsidR="00D454BF" w:rsidRPr="007C437A" w:rsidRDefault="00D454BF">
      <w:pPr>
        <w:ind w:left="720"/>
        <w:rPr>
          <w:ins w:id="6786" w:author="Arthur Parmentier" w:date="2020-05-22T11:53:00Z"/>
        </w:rPr>
        <w:pPrChange w:id="6787" w:author="Arthur Parmentier" w:date="2020-05-22T11:53:00Z">
          <w:pPr/>
        </w:pPrChange>
      </w:pPr>
      <w:ins w:id="6788" w:author="Arthur Parmentier" w:date="2020-05-22T11:53:00Z">
        <w:r w:rsidRPr="007C437A">
          <w:t xml:space="preserve">2) Set the listening port to </w:t>
        </w:r>
      </w:ins>
      <w:ins w:id="6789" w:author="Arthur Parmentier" w:date="2020-06-04T11:49:00Z">
        <w:r w:rsidR="00983F9B" w:rsidRPr="007C437A">
          <w:t xml:space="preserve">match </w:t>
        </w:r>
      </w:ins>
      <w:ins w:id="6790" w:author="Arthur Parmentier" w:date="2020-06-04T11:50:00Z">
        <w:r w:rsidR="00983F9B" w:rsidRPr="007C437A">
          <w:t xml:space="preserve">Max settings </w:t>
        </w:r>
      </w:ins>
      <w:ins w:id="6791" w:author="Arthur Parmentier" w:date="2020-05-22T11:53:00Z">
        <w:r w:rsidRPr="007C437A">
          <w:t>and click "start listening"</w:t>
        </w:r>
      </w:ins>
    </w:p>
    <w:p w:rsidR="00D454BF" w:rsidRPr="007C437A" w:rsidRDefault="00D454BF">
      <w:pPr>
        <w:ind w:left="720"/>
        <w:rPr>
          <w:ins w:id="6792" w:author="Arthur Parmentier" w:date="2020-05-22T11:53:00Z"/>
        </w:rPr>
        <w:pPrChange w:id="6793" w:author="Arthur Parmentier" w:date="2020-05-22T11:53:00Z">
          <w:pPr/>
        </w:pPrChange>
      </w:pPr>
      <w:ins w:id="6794" w:author="Arthur Parmentier" w:date="2020-05-22T11:53:00Z">
        <w:r w:rsidRPr="007C437A">
          <w:t>3) Set the OSC input address to /wek/inputs (default)</w:t>
        </w:r>
      </w:ins>
    </w:p>
    <w:p w:rsidR="00D454BF" w:rsidRPr="007C437A" w:rsidRDefault="00D454BF">
      <w:pPr>
        <w:ind w:left="720"/>
        <w:rPr>
          <w:ins w:id="6795" w:author="Arthur Parmentier" w:date="2020-05-22T11:53:00Z"/>
        </w:rPr>
        <w:pPrChange w:id="6796" w:author="Arthur Parmentier" w:date="2020-05-22T11:53:00Z">
          <w:pPr/>
        </w:pPrChange>
      </w:pPr>
      <w:ins w:id="6797" w:author="Arthur Parmentier" w:date="2020-05-22T11:53:00Z">
        <w:r w:rsidRPr="007C437A">
          <w:t>4) Change the number of inputs (#inputs) to match the size of your input in this patch</w:t>
        </w:r>
      </w:ins>
      <w:ins w:id="6798" w:author="Arthur Parmentier" w:date="2020-05-22T18:38:00Z">
        <w:r w:rsidR="00C24A48" w:rsidRPr="007C437A">
          <w:t>er</w:t>
        </w:r>
      </w:ins>
      <w:ins w:id="6799" w:author="Arthur Parmentier" w:date="2020-05-22T11:53:00Z">
        <w:r w:rsidRPr="007C437A">
          <w:t xml:space="preserve">, as defined in the first layer. For instance, with </w:t>
        </w:r>
      </w:ins>
      <w:ins w:id="6800" w:author="Arthur Parmentier" w:date="2020-05-22T11:54:00Z">
        <w:r w:rsidRPr="007C437A">
          <w:t>P</w:t>
        </w:r>
      </w:ins>
      <w:ins w:id="6801" w:author="Arthur Parmentier" w:date="2020-05-22T11:53:00Z">
        <w:r w:rsidRPr="007C437A">
          <w:t>ose</w:t>
        </w:r>
      </w:ins>
      <w:ins w:id="6802" w:author="Arthur Parmentier" w:date="2020-05-22T11:54:00Z">
        <w:r w:rsidRPr="007C437A">
          <w:t>N</w:t>
        </w:r>
      </w:ins>
      <w:ins w:id="6803" w:author="Arthur Parmentier" w:date="2020-05-22T11:53:00Z">
        <w:r w:rsidRPr="007C437A">
          <w:t>et, there are two features per joint (X and Y coordinates) so #inputs = #joints*2</w:t>
        </w:r>
      </w:ins>
    </w:p>
    <w:p w:rsidR="00D454BF" w:rsidRPr="007C437A" w:rsidRDefault="00D454BF">
      <w:pPr>
        <w:ind w:left="720"/>
        <w:rPr>
          <w:ins w:id="6804" w:author="Arthur Parmentier" w:date="2020-05-22T11:53:00Z"/>
        </w:rPr>
        <w:pPrChange w:id="6805" w:author="Arthur Parmentier" w:date="2020-05-22T11:53:00Z">
          <w:pPr/>
        </w:pPrChange>
      </w:pPr>
      <w:ins w:id="6806" w:author="Arthur Parmentier" w:date="2020-05-22T11:53:00Z">
        <w:r w:rsidRPr="007C437A">
          <w:t xml:space="preserve">5) Change the </w:t>
        </w:r>
      </w:ins>
      <w:ins w:id="6807" w:author="Arthur Parmentier" w:date="2020-05-22T12:18:00Z">
        <w:r w:rsidR="00E9747D" w:rsidRPr="007C437A">
          <w:t>Wekinator</w:t>
        </w:r>
      </w:ins>
      <w:ins w:id="6808" w:author="Arthur Parmentier" w:date="2020-05-22T11:53:00Z">
        <w:r w:rsidRPr="007C437A">
          <w:t xml:space="preserve"> output type to "All Dynamic Time Warping" with N</w:t>
        </w:r>
      </w:ins>
      <w:ins w:id="6809" w:author="Arthur Parmentier" w:date="2020-06-04T12:14:00Z">
        <w:r w:rsidR="006217E4" w:rsidRPr="007C437A">
          <w:t xml:space="preserve"> gestures types, N</w:t>
        </w:r>
      </w:ins>
      <w:ins w:id="6810" w:author="Arthur Parmentier" w:date="2020-05-22T11:56:00Z">
        <w:r w:rsidR="00FD00B9" w:rsidRPr="007C437A">
          <w:t xml:space="preserve"> </w:t>
        </w:r>
      </w:ins>
      <w:ins w:id="6811" w:author="Arthur Parmentier" w:date="2020-06-04T12:13:00Z">
        <w:r w:rsidR="006217E4" w:rsidRPr="007C437A">
          <w:t>equal o</w:t>
        </w:r>
      </w:ins>
      <w:ins w:id="6812" w:author="Arthur Parmentier" w:date="2020-06-04T12:14:00Z">
        <w:r w:rsidR="006217E4" w:rsidRPr="007C437A">
          <w:t xml:space="preserve">r </w:t>
        </w:r>
      </w:ins>
      <w:ins w:id="6813" w:author="Arthur Parmentier" w:date="2020-06-04T12:13:00Z">
        <w:r w:rsidR="006217E4" w:rsidRPr="007C437A">
          <w:t>greater than</w:t>
        </w:r>
      </w:ins>
      <w:ins w:id="6814" w:author="Arthur Parmentier" w:date="2020-05-22T11:56:00Z">
        <w:r w:rsidR="00FD00B9" w:rsidRPr="007C437A">
          <w:t xml:space="preserve"> </w:t>
        </w:r>
      </w:ins>
      <w:ins w:id="6815" w:author="Arthur Parmentier" w:date="2020-05-22T11:53:00Z">
        <w:r w:rsidRPr="007C437A">
          <w:t xml:space="preserve">the size of your dictionary of signs. It probably does not matter if you </w:t>
        </w:r>
      </w:ins>
      <w:ins w:id="6816" w:author="Arthur Parmentier" w:date="2020-05-22T11:56:00Z">
        <w:r w:rsidR="00FD00B9" w:rsidRPr="007C437A">
          <w:t>specify</w:t>
        </w:r>
      </w:ins>
      <w:ins w:id="6817" w:author="Arthur Parmentier" w:date="2020-05-22T11:53:00Z">
        <w:r w:rsidRPr="007C437A">
          <w:t xml:space="preserve"> a greater amount of types, so you can also use any sufficiently large N if you do not know how many signs it should recognize</w:t>
        </w:r>
      </w:ins>
      <w:ins w:id="6818" w:author="Arthur Parmentier" w:date="2020-05-22T11:56:00Z">
        <w:r w:rsidR="00936A60" w:rsidRPr="007C437A">
          <w:t xml:space="preserve">; </w:t>
        </w:r>
      </w:ins>
      <w:ins w:id="6819" w:author="Arthur Parmentier" w:date="2020-05-22T11:57:00Z">
        <w:r w:rsidR="00936A60" w:rsidRPr="007C437A">
          <w:t xml:space="preserve">ultimately, </w:t>
        </w:r>
      </w:ins>
      <w:ins w:id="6820" w:author="Arthur Parmentier" w:date="2020-05-22T12:18:00Z">
        <w:r w:rsidR="00E9747D" w:rsidRPr="007C437A">
          <w:t>Wekinator</w:t>
        </w:r>
      </w:ins>
      <w:ins w:id="6821" w:author="Arthur Parmentier" w:date="2020-05-22T11:57:00Z">
        <w:r w:rsidR="00936A60" w:rsidRPr="007C437A">
          <w:t xml:space="preserve"> will simply never match the signs to those classes.</w:t>
        </w:r>
      </w:ins>
    </w:p>
    <w:p w:rsidR="00D454BF" w:rsidRPr="007C437A" w:rsidRDefault="00D454BF">
      <w:pPr>
        <w:ind w:left="720"/>
        <w:rPr>
          <w:ins w:id="6822" w:author="Arthur Parmentier" w:date="2020-05-22T11:53:00Z"/>
        </w:rPr>
        <w:pPrChange w:id="6823" w:author="Arthur Parmentier" w:date="2020-05-22T11:53:00Z">
          <w:pPr/>
        </w:pPrChange>
      </w:pPr>
      <w:ins w:id="6824" w:author="Arthur Parmentier" w:date="2020-05-22T11:53:00Z">
        <w:r w:rsidRPr="007C437A">
          <w:t xml:space="preserve">6) Set the ouput port to </w:t>
        </w:r>
      </w:ins>
      <w:ins w:id="6825" w:author="Arthur Parmentier" w:date="2020-06-04T12:14:00Z">
        <w:r w:rsidR="00AA2510" w:rsidRPr="007C437A">
          <w:t>match Max/MSP settings</w:t>
        </w:r>
      </w:ins>
      <w:ins w:id="6826" w:author="Arthur Parmentier" w:date="2020-05-22T11:53:00Z">
        <w:r w:rsidRPr="007C437A">
          <w:t xml:space="preserve"> and click next.</w:t>
        </w:r>
      </w:ins>
    </w:p>
    <w:p w:rsidR="00D454BF" w:rsidRPr="007C437A" w:rsidRDefault="00D454BF">
      <w:pPr>
        <w:ind w:left="720"/>
        <w:rPr>
          <w:ins w:id="6827" w:author="Arthur Parmentier" w:date="2020-05-22T11:53:00Z"/>
        </w:rPr>
        <w:pPrChange w:id="6828" w:author="Arthur Parmentier" w:date="2020-05-22T11:53:00Z">
          <w:pPr/>
        </w:pPrChange>
      </w:pPr>
      <w:ins w:id="6829" w:author="Arthur Parmentier" w:date="2020-05-22T11:53:00Z">
        <w:r w:rsidRPr="007C437A">
          <w:t xml:space="preserve">7) If any input is running, make sure that the </w:t>
        </w:r>
      </w:ins>
      <w:ins w:id="6830" w:author="Arthur Parmentier" w:date="2020-05-22T11:54:00Z">
        <w:r w:rsidR="008E3834" w:rsidRPr="007C437A">
          <w:t>“</w:t>
        </w:r>
      </w:ins>
      <w:ins w:id="6831" w:author="Arthur Parmentier" w:date="2020-05-22T11:53:00Z">
        <w:r w:rsidRPr="007C437A">
          <w:t>OSC In</w:t>
        </w:r>
      </w:ins>
      <w:ins w:id="6832" w:author="Arthur Parmentier" w:date="2020-05-22T11:54:00Z">
        <w:r w:rsidR="008E3834" w:rsidRPr="007C437A">
          <w:t>”</w:t>
        </w:r>
      </w:ins>
      <w:ins w:id="6833" w:author="Arthur Parmentier" w:date="2020-05-22T11:53:00Z">
        <w:r w:rsidRPr="007C437A">
          <w:t xml:space="preserve"> indicator of </w:t>
        </w:r>
      </w:ins>
      <w:ins w:id="6834" w:author="Arthur Parmentier" w:date="2020-05-22T12:18:00Z">
        <w:r w:rsidR="00E9747D" w:rsidRPr="007C437A">
          <w:t>Wekinator</w:t>
        </w:r>
      </w:ins>
      <w:ins w:id="6835" w:author="Arthur Parmentier" w:date="2020-05-22T11:53:00Z">
        <w:r w:rsidRPr="007C437A">
          <w:t xml:space="preserve"> is green. If it is yellow</w:t>
        </w:r>
      </w:ins>
      <w:ins w:id="6836" w:author="Arthur Parmentier" w:date="2020-05-22T11:54:00Z">
        <w:r w:rsidR="008E3834" w:rsidRPr="007C437A">
          <w:t xml:space="preserve"> instead</w:t>
        </w:r>
      </w:ins>
      <w:ins w:id="6837" w:author="Arthur Parmentier" w:date="2020-05-22T11:53:00Z">
        <w:r w:rsidRPr="007C437A">
          <w:t xml:space="preserve">, </w:t>
        </w:r>
      </w:ins>
      <w:ins w:id="6838" w:author="Arthur Parmentier" w:date="2020-06-04T12:14:00Z">
        <w:r w:rsidR="00D02205" w:rsidRPr="007C437A">
          <w:t>make sure you have some inpu</w:t>
        </w:r>
      </w:ins>
      <w:ins w:id="6839" w:author="Arthur Parmentier" w:date="2020-06-04T12:15:00Z">
        <w:r w:rsidR="00D02205" w:rsidRPr="007C437A">
          <w:t xml:space="preserve">t running and try </w:t>
        </w:r>
      </w:ins>
      <w:ins w:id="6840" w:author="Arthur Parmentier" w:date="2020-05-22T11:53:00Z">
        <w:r w:rsidRPr="007C437A">
          <w:t xml:space="preserve">to open the view/OSC input status window and restart listening to the OSC. If it is red, check that the size of your input in Max matches the #input parameter of </w:t>
        </w:r>
      </w:ins>
      <w:ins w:id="6841" w:author="Arthur Parmentier" w:date="2020-05-22T12:18:00Z">
        <w:r w:rsidR="00E9747D" w:rsidRPr="007C437A">
          <w:t>Wekinator</w:t>
        </w:r>
      </w:ins>
      <w:ins w:id="6842" w:author="Arthur Parmentier" w:date="2020-05-22T11:53:00Z">
        <w:r w:rsidRPr="007C437A">
          <w:t>.</w:t>
        </w:r>
      </w:ins>
    </w:p>
    <w:p w:rsidR="00D454BF" w:rsidRPr="007C437A" w:rsidRDefault="00D454BF">
      <w:pPr>
        <w:ind w:left="720"/>
        <w:rPr>
          <w:ins w:id="6843" w:author="Arthur Parmentier" w:date="2020-05-22T11:53:00Z"/>
        </w:rPr>
        <w:pPrChange w:id="6844" w:author="Arthur Parmentier" w:date="2020-05-22T11:53:00Z">
          <w:pPr/>
        </w:pPrChange>
      </w:pPr>
      <w:ins w:id="6845" w:author="Arthur Parmentier" w:date="2020-05-22T11:53:00Z">
        <w:r w:rsidRPr="007C437A">
          <w:t xml:space="preserve">8) You can now push the </w:t>
        </w:r>
      </w:ins>
      <w:ins w:id="6846" w:author="Arthur Parmentier" w:date="2020-06-04T12:15:00Z">
        <w:r w:rsidR="00B35E64" w:rsidRPr="007C437A">
          <w:t>train</w:t>
        </w:r>
      </w:ins>
      <w:ins w:id="6847" w:author="Arthur Parmentier" w:date="2020-05-22T11:53:00Z">
        <w:r w:rsidRPr="007C437A">
          <w:t xml:space="preserve"> button</w:t>
        </w:r>
      </w:ins>
      <w:ins w:id="6848" w:author="Arthur Parmentier" w:date="2020-06-04T12:15:00Z">
        <w:r w:rsidR="00B35E64" w:rsidRPr="007C437A">
          <w:t xml:space="preserve"> aside the Mubu object for the full body DTW model</w:t>
        </w:r>
      </w:ins>
      <w:ins w:id="6849" w:author="Arthur Parmentier" w:date="2020-05-22T11:53:00Z">
        <w:r w:rsidRPr="007C437A">
          <w:t xml:space="preserve">. The number of examples for each sign should </w:t>
        </w:r>
      </w:ins>
      <w:ins w:id="6850" w:author="Arthur Parmentier" w:date="2020-06-04T12:15:00Z">
        <w:r w:rsidR="009A73CA" w:rsidRPr="007C437A">
          <w:t>show up</w:t>
        </w:r>
      </w:ins>
      <w:ins w:id="6851" w:author="Arthur Parmentier" w:date="2020-05-22T11:53:00Z">
        <w:r w:rsidRPr="007C437A">
          <w:t xml:space="preserve"> in </w:t>
        </w:r>
      </w:ins>
      <w:ins w:id="6852" w:author="Arthur Parmentier" w:date="2020-05-22T12:18:00Z">
        <w:r w:rsidR="00E9747D" w:rsidRPr="007C437A">
          <w:t>Wekinator</w:t>
        </w:r>
      </w:ins>
      <w:ins w:id="6853" w:author="Arthur Parmentier" w:date="2020-05-22T11:53:00Z">
        <w:r w:rsidRPr="007C437A">
          <w:t>.</w:t>
        </w:r>
      </w:ins>
    </w:p>
    <w:p w:rsidR="00D454BF" w:rsidRPr="007C437A" w:rsidRDefault="00D454BF">
      <w:pPr>
        <w:ind w:left="720"/>
        <w:rPr>
          <w:ins w:id="6854" w:author="Arthur Parmentier" w:date="2020-05-22T11:37:00Z"/>
        </w:rPr>
        <w:pPrChange w:id="6855" w:author="Arthur Parmentier" w:date="2020-05-22T11:53:00Z">
          <w:pPr/>
        </w:pPrChange>
      </w:pPr>
      <w:ins w:id="6856" w:author="Arthur Parmentier" w:date="2020-05-22T11:53:00Z">
        <w:r w:rsidRPr="007C437A">
          <w:t xml:space="preserve">9) Once the training is done after a few seconds, you can press the "run" button in </w:t>
        </w:r>
      </w:ins>
      <w:ins w:id="6857" w:author="Arthur Parmentier" w:date="2020-05-22T12:18:00Z">
        <w:r w:rsidR="00E9747D" w:rsidRPr="007C437A">
          <w:t>Wekinator</w:t>
        </w:r>
      </w:ins>
      <w:ins w:id="6858" w:author="Arthur Parmentier" w:date="2020-05-22T11:53:00Z">
        <w:r w:rsidRPr="007C437A">
          <w:t xml:space="preserve"> to start classifying your live input.</w:t>
        </w:r>
      </w:ins>
    </w:p>
    <w:p w:rsidR="004116C1" w:rsidRPr="007C437A" w:rsidRDefault="00CD5F56" w:rsidP="006D0BF0">
      <w:pPr>
        <w:rPr>
          <w:ins w:id="6859" w:author="Arthur Parmentier" w:date="2020-06-04T12:28:00Z"/>
        </w:rPr>
      </w:pPr>
      <w:ins w:id="6860" w:author="Arthur Parmentier" w:date="2020-05-22T11:57:00Z">
        <w:r w:rsidRPr="007C437A">
          <w:t>These operations ma</w:t>
        </w:r>
      </w:ins>
      <w:ins w:id="6861" w:author="Arthur Parmentier" w:date="2020-05-22T12:20:00Z">
        <w:r w:rsidR="00E9747D" w:rsidRPr="007C437A">
          <w:t>y</w:t>
        </w:r>
      </w:ins>
      <w:ins w:id="6862" w:author="Arthur Parmentier" w:date="2020-05-22T11:57:00Z">
        <w:r w:rsidRPr="007C437A">
          <w:t xml:space="preserve"> take 3 minutes at the fi</w:t>
        </w:r>
      </w:ins>
      <w:ins w:id="6863" w:author="Arthur Parmentier" w:date="2020-05-22T11:58:00Z">
        <w:r w:rsidRPr="007C437A">
          <w:t>rst time use and less than 1 minute once the user would get acquainted to the process. Automatizing these steps</w:t>
        </w:r>
      </w:ins>
      <w:ins w:id="6864" w:author="Arthur Parmentier" w:date="2020-05-22T11:59:00Z">
        <w:r w:rsidRPr="007C437A">
          <w:t xml:space="preserve"> would be very difficult from Max directly, as </w:t>
        </w:r>
      </w:ins>
      <w:ins w:id="6865" w:author="Arthur Parmentier" w:date="2020-05-22T12:18:00Z">
        <w:r w:rsidR="00E9747D" w:rsidRPr="007C437A">
          <w:t>Wekinator</w:t>
        </w:r>
      </w:ins>
      <w:ins w:id="6866" w:author="Arthur Parmentier" w:date="2020-05-22T11:59:00Z">
        <w:r w:rsidRPr="007C437A">
          <w:t xml:space="preserve"> builds its own file structures </w:t>
        </w:r>
      </w:ins>
      <w:ins w:id="6867" w:author="Arthur Parmentier" w:date="2020-05-22T12:00:00Z">
        <w:r w:rsidRPr="007C437A">
          <w:t xml:space="preserve">and </w:t>
        </w:r>
      </w:ins>
      <w:ins w:id="6868" w:author="Arthur Parmentier" w:date="2020-06-04T12:16:00Z">
        <w:r w:rsidR="00AF7CAA" w:rsidRPr="007C437A">
          <w:t>I could not find a way</w:t>
        </w:r>
      </w:ins>
      <w:ins w:id="6869" w:author="Arthur Parmentier" w:date="2020-05-22T12:01:00Z">
        <w:r w:rsidRPr="007C437A">
          <w:t xml:space="preserve"> to load a project in </w:t>
        </w:r>
      </w:ins>
      <w:ins w:id="6870" w:author="Arthur Parmentier" w:date="2020-05-22T12:18:00Z">
        <w:r w:rsidR="00E9747D" w:rsidRPr="007C437A">
          <w:t>Wekinator</w:t>
        </w:r>
      </w:ins>
      <w:ins w:id="6871" w:author="Arthur Parmentier" w:date="2020-05-22T12:01:00Z">
        <w:r w:rsidRPr="007C437A">
          <w:t xml:space="preserve"> from</w:t>
        </w:r>
      </w:ins>
      <w:ins w:id="6872" w:author="Arthur Parmentier" w:date="2020-05-22T11:58:00Z">
        <w:r w:rsidRPr="007C437A">
          <w:t xml:space="preserve"> </w:t>
        </w:r>
      </w:ins>
      <w:ins w:id="6873" w:author="Arthur Parmentier" w:date="2020-05-22T12:02:00Z">
        <w:r w:rsidRPr="007C437A">
          <w:t>a command line</w:t>
        </w:r>
      </w:ins>
      <w:ins w:id="6874" w:author="Arthur Parmentier" w:date="2020-05-22T12:18:00Z">
        <w:r w:rsidR="00E9747D" w:rsidRPr="007C437A">
          <w:t xml:space="preserve"> directly.</w:t>
        </w:r>
      </w:ins>
      <w:ins w:id="6875" w:author="Arthur Parmentier" w:date="2020-06-04T12:16:00Z">
        <w:r w:rsidR="00805C6B" w:rsidRPr="007C437A">
          <w:t xml:space="preserve"> In the future, it is possible that the InteractML or Ra</w:t>
        </w:r>
      </w:ins>
      <w:ins w:id="6876" w:author="Arthur Parmentier" w:date="2020-06-04T12:17:00Z">
        <w:r w:rsidR="00805C6B" w:rsidRPr="007C437A">
          <w:t>pidMax project will make th</w:t>
        </w:r>
      </w:ins>
      <w:ins w:id="6877" w:author="Arthur Parmentier" w:date="2020-06-04T12:28:00Z">
        <w:r w:rsidR="008F7240" w:rsidRPr="007C437A">
          <w:t>e process</w:t>
        </w:r>
      </w:ins>
      <w:ins w:id="6878" w:author="Arthur Parmentier" w:date="2020-06-04T12:17:00Z">
        <w:r w:rsidR="00805C6B" w:rsidRPr="007C437A">
          <w:t xml:space="preserve"> fully automated.</w:t>
        </w:r>
      </w:ins>
    </w:p>
    <w:p w:rsidR="00620051" w:rsidRPr="007C437A" w:rsidRDefault="00620051" w:rsidP="006D0BF0">
      <w:pPr>
        <w:rPr>
          <w:ins w:id="6879" w:author="Arthur Parmentier" w:date="2020-06-04T12:45:00Z"/>
        </w:rPr>
      </w:pPr>
      <w:ins w:id="6880" w:author="Arthur Parmentier" w:date="2020-06-04T12:28:00Z">
        <w:r w:rsidRPr="007C437A">
          <w:t xml:space="preserve">Once the model is running, Max receives in real time the set of DTW distances </w:t>
        </w:r>
      </w:ins>
      <w:ins w:id="6881" w:author="Arthur Parmentier" w:date="2020-06-04T12:29:00Z">
        <w:r w:rsidRPr="007C437A">
          <w:t>from the real time sequence to</w:t>
        </w:r>
      </w:ins>
      <w:ins w:id="6882" w:author="Arthur Parmentier" w:date="2020-06-04T12:28:00Z">
        <w:r w:rsidRPr="007C437A">
          <w:t xml:space="preserve"> each</w:t>
        </w:r>
      </w:ins>
      <w:ins w:id="6883" w:author="Arthur Parmentier" w:date="2020-06-04T12:29:00Z">
        <w:r w:rsidRPr="007C437A">
          <w:t xml:space="preserve"> recorded</w:t>
        </w:r>
      </w:ins>
      <w:ins w:id="6884" w:author="Arthur Parmentier" w:date="2020-06-04T12:28:00Z">
        <w:r w:rsidRPr="007C437A">
          <w:t xml:space="preserve"> </w:t>
        </w:r>
      </w:ins>
      <w:ins w:id="6885" w:author="Arthur Parmentier" w:date="2020-06-04T12:29:00Z">
        <w:r w:rsidRPr="007C437A">
          <w:t xml:space="preserve">sign sequence. By finding the minimal value in that set and </w:t>
        </w:r>
      </w:ins>
      <w:ins w:id="6886" w:author="Arthur Parmentier" w:date="2020-06-04T12:30:00Z">
        <w:r w:rsidRPr="007C437A">
          <w:t xml:space="preserve">comparing this value to a confidence threshold, we </w:t>
        </w:r>
      </w:ins>
      <w:ins w:id="6887" w:author="Arthur Parmentier" w:date="2020-06-04T12:31:00Z">
        <w:r w:rsidRPr="007C437A">
          <w:t>can find when a sign is being performed in real time.</w:t>
        </w:r>
      </w:ins>
    </w:p>
    <w:p w:rsidR="00DD39AE" w:rsidRPr="007C437A" w:rsidRDefault="00DD39AE">
      <w:pPr>
        <w:keepNext/>
        <w:rPr>
          <w:ins w:id="6888" w:author="Arthur Parmentier" w:date="2020-06-04T12:46:00Z"/>
        </w:rPr>
        <w:pPrChange w:id="6889" w:author="Arthur Parmentier" w:date="2020-06-04T12:46:00Z">
          <w:pPr/>
        </w:pPrChange>
      </w:pPr>
      <w:ins w:id="6890" w:author="Arthur Parmentier" w:date="2020-06-04T12:45:00Z">
        <w:r w:rsidRPr="007C437A">
          <w:rPr>
            <w:noProof/>
            <w:rPrChange w:id="6891"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892" w:author="Arthur Parmentier" w:date="2020-06-04T12:31:00Z"/>
          <w:rPrChange w:id="6893" w:author="Arthur Parmentier" w:date="2020-06-07T15:27:00Z">
            <w:rPr>
              <w:ins w:id="6894" w:author="Arthur Parmentier" w:date="2020-06-04T12:31:00Z"/>
            </w:rPr>
          </w:rPrChange>
        </w:rPr>
        <w:pPrChange w:id="6895" w:author="Arthur Parmentier" w:date="2020-06-04T12:46:00Z">
          <w:pPr/>
        </w:pPrChange>
      </w:pPr>
      <w:ins w:id="6896" w:author="Arthur Parmentier" w:date="2020-06-04T12:46:00Z">
        <w:r w:rsidRPr="007C437A">
          <w:rPr>
            <w:rPrChange w:id="6897" w:author="Arthur Parmentier" w:date="2020-06-07T15:27:00Z">
              <w:rPr/>
            </w:rPrChange>
          </w:rPr>
          <w:t xml:space="preserve">Figure </w:t>
        </w:r>
        <w:r w:rsidRPr="007C437A">
          <w:rPr>
            <w:rPrChange w:id="6898" w:author="Arthur Parmentier" w:date="2020-06-07T15:27:00Z">
              <w:rPr/>
            </w:rPrChange>
          </w:rPr>
          <w:fldChar w:fldCharType="begin"/>
        </w:r>
        <w:r w:rsidRPr="007C437A">
          <w:rPr>
            <w:rPrChange w:id="6899" w:author="Arthur Parmentier" w:date="2020-06-07T15:27:00Z">
              <w:rPr/>
            </w:rPrChange>
          </w:rPr>
          <w:instrText xml:space="preserve"> SEQ Figure \* ARABIC </w:instrText>
        </w:r>
      </w:ins>
      <w:r w:rsidRPr="007C437A">
        <w:rPr>
          <w:rPrChange w:id="6900" w:author="Arthur Parmentier" w:date="2020-06-07T15:27:00Z">
            <w:rPr/>
          </w:rPrChange>
        </w:rPr>
        <w:fldChar w:fldCharType="separate"/>
      </w:r>
      <w:ins w:id="6901" w:author="Arthur Parmentier" w:date="2020-06-05T21:05:00Z">
        <w:r w:rsidR="001C2AA6" w:rsidRPr="007C437A">
          <w:rPr>
            <w:rPrChange w:id="6902" w:author="Arthur Parmentier" w:date="2020-06-07T15:27:00Z">
              <w:rPr>
                <w:noProof/>
              </w:rPr>
            </w:rPrChange>
          </w:rPr>
          <w:t>9</w:t>
        </w:r>
      </w:ins>
      <w:ins w:id="6903" w:author="Arthur Parmentier" w:date="2020-06-04T12:46:00Z">
        <w:r w:rsidRPr="007C437A">
          <w:rPr>
            <w:rPrChange w:id="6904" w:author="Arthur Parmentier" w:date="2020-06-07T15:27:00Z">
              <w:rPr/>
            </w:rPrChange>
          </w:rPr>
          <w:fldChar w:fldCharType="end"/>
        </w:r>
        <w:r w:rsidRPr="007C437A">
          <w:rPr>
            <w:rPrChange w:id="6905"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906" w:author="Arthur Parmentier" w:date="2020-05-22T11:37:00Z"/>
        </w:rPr>
      </w:pPr>
      <w:ins w:id="6907" w:author="Arthur Parmentier" w:date="2020-06-04T12:34:00Z">
        <w:r w:rsidRPr="007C437A">
          <w:t>We will address performance</w:t>
        </w:r>
      </w:ins>
      <w:ins w:id="6908" w:author="Arthur Parmentier" w:date="2020-06-04T12:35:00Z">
        <w:r w:rsidRPr="007C437A">
          <w:t xml:space="preserve"> and accuracy aspects in a further section.</w:t>
        </w:r>
      </w:ins>
    </w:p>
    <w:p w:rsidR="004116C1" w:rsidRPr="007C437A" w:rsidRDefault="00620051" w:rsidP="00620051">
      <w:pPr>
        <w:pStyle w:val="Titre4"/>
        <w:rPr>
          <w:ins w:id="6909" w:author="Arthur Parmentier" w:date="2020-06-04T12:35:00Z"/>
        </w:rPr>
      </w:pPr>
      <w:ins w:id="6910" w:author="Arthur Parmentier" w:date="2020-06-04T12:35:00Z">
        <w:r w:rsidRPr="007C437A">
          <w:t xml:space="preserve">Hands Adaboost </w:t>
        </w:r>
      </w:ins>
      <w:ins w:id="6911" w:author="Arthur Parmentier" w:date="2020-06-04T12:42:00Z">
        <w:r w:rsidR="00BD61A6" w:rsidRPr="007C437A">
          <w:t xml:space="preserve">for </w:t>
        </w:r>
      </w:ins>
      <w:ins w:id="6912" w:author="Arthur Parmentier" w:date="2020-06-04T12:35:00Z">
        <w:r w:rsidRPr="007C437A">
          <w:t>decision tree</w:t>
        </w:r>
      </w:ins>
    </w:p>
    <w:p w:rsidR="00620051" w:rsidRPr="007C437A" w:rsidRDefault="00620051" w:rsidP="00620051">
      <w:pPr>
        <w:rPr>
          <w:ins w:id="6913" w:author="Arthur Parmentier" w:date="2020-06-04T12:39:00Z"/>
        </w:rPr>
      </w:pPr>
      <w:ins w:id="6914" w:author="Arthur Parmentier" w:date="2020-06-04T12:35:00Z">
        <w:r w:rsidRPr="007C437A">
          <w:t>To recognize hand poses that are used in s</w:t>
        </w:r>
      </w:ins>
      <w:ins w:id="6915" w:author="Arthur Parmentier" w:date="2020-06-04T12:36:00Z">
        <w:r w:rsidRPr="007C437A">
          <w:t xml:space="preserve">igns like “tempo” or “volume”, I chose to work with </w:t>
        </w:r>
      </w:ins>
      <w:ins w:id="6916" w:author="Arthur Parmentier" w:date="2020-06-04T12:37:00Z">
        <w:r w:rsidRPr="007C437A">
          <w:t xml:space="preserve">an Adaboost </w:t>
        </w:r>
      </w:ins>
      <w:ins w:id="6917" w:author="Arthur Parmentier" w:date="2020-06-04T12:42:00Z">
        <w:r w:rsidR="00BD61A6" w:rsidRPr="007C437A">
          <w:t xml:space="preserve">for </w:t>
        </w:r>
      </w:ins>
      <w:ins w:id="6918" w:author="Arthur Parmentier" w:date="2020-06-04T12:37:00Z">
        <w:r w:rsidRPr="007C437A">
          <w:t xml:space="preserve">decision tree classifier model in Wekinator. The configuration process in Wekinator is </w:t>
        </w:r>
      </w:ins>
      <w:ins w:id="6919" w:author="Arthur Parmentier" w:date="2020-06-04T12:38:00Z">
        <w:r w:rsidRPr="007C437A">
          <w:t xml:space="preserve">only </w:t>
        </w:r>
      </w:ins>
      <w:ins w:id="6920" w:author="Arthur Parmentier" w:date="2020-06-04T12:37:00Z">
        <w:r w:rsidRPr="007C437A">
          <w:t>slight</w:t>
        </w:r>
      </w:ins>
      <w:ins w:id="6921" w:author="Arthur Parmentier" w:date="2020-06-04T12:38:00Z">
        <w:r w:rsidRPr="007C437A">
          <w:t xml:space="preserve">ly different </w:t>
        </w:r>
      </w:ins>
      <w:ins w:id="6922" w:author="Arthur Parmentier" w:date="2020-06-04T12:39:00Z">
        <w:r w:rsidR="00103255" w:rsidRPr="007C437A">
          <w:t xml:space="preserve">and is fully detailed in my </w:t>
        </w:r>
        <w:r w:rsidR="00103255" w:rsidRPr="007C437A">
          <w:rPr>
            <w:rPrChange w:id="6923" w:author="Arthur Parmentier" w:date="2020-06-07T15:27:00Z">
              <w:rPr/>
            </w:rPrChange>
          </w:rPr>
          <w:fldChar w:fldCharType="begin"/>
        </w:r>
        <w:r w:rsidR="00103255" w:rsidRPr="007C437A">
          <w:instrText xml:space="preserve"> HYPERLINK "https://www.youtube.com/watch?v=rKD5BMaHmI8" </w:instrText>
        </w:r>
        <w:r w:rsidR="00103255" w:rsidRPr="007C437A">
          <w:rPr>
            <w:rPrChange w:id="6924" w:author="Arthur Parmentier" w:date="2020-06-07T15:27:00Z">
              <w:rPr/>
            </w:rPrChange>
          </w:rPr>
          <w:fldChar w:fldCharType="separate"/>
        </w:r>
        <w:r w:rsidR="00103255" w:rsidRPr="007C437A">
          <w:rPr>
            <w:rStyle w:val="Lienhypertexte"/>
          </w:rPr>
          <w:t>fourth demo video</w:t>
        </w:r>
        <w:r w:rsidR="00103255" w:rsidRPr="007C437A">
          <w:rPr>
            <w:rPrChange w:id="6925" w:author="Arthur Parmentier" w:date="2020-06-07T15:27:00Z">
              <w:rPr/>
            </w:rPrChange>
          </w:rPr>
          <w:fldChar w:fldCharType="end"/>
        </w:r>
        <w:r w:rsidR="00103255" w:rsidRPr="007C437A">
          <w:t>.</w:t>
        </w:r>
      </w:ins>
    </w:p>
    <w:p w:rsidR="00054963" w:rsidRPr="007C437A" w:rsidRDefault="00054963">
      <w:pPr>
        <w:rPr>
          <w:ins w:id="6926" w:author="Arthur Parmentier" w:date="2020-05-22T09:13:00Z"/>
          <w:rPrChange w:id="6927" w:author="Arthur Parmentier" w:date="2020-06-07T15:27:00Z">
            <w:rPr>
              <w:ins w:id="6928" w:author="Arthur Parmentier" w:date="2020-05-22T09:13:00Z"/>
            </w:rPr>
          </w:rPrChange>
        </w:rPr>
        <w:pPrChange w:id="6929" w:author="Arthur Parmentier" w:date="2020-06-04T12:35:00Z">
          <w:pPr>
            <w:pStyle w:val="Titre3"/>
          </w:pPr>
        </w:pPrChange>
      </w:pPr>
      <w:ins w:id="6930" w:author="Arthur Parmentier" w:date="2020-06-04T12:40:00Z">
        <w:r w:rsidRPr="007C437A">
          <w:rPr>
            <w:rPrChange w:id="6931" w:author="Arthur Parmentier" w:date="2020-06-07T15:27:00Z">
              <w:rPr/>
            </w:rPrChange>
          </w:rPr>
          <w:t>At the output of the model, Max receives the index of the most likely sign</w:t>
        </w:r>
      </w:ins>
      <w:ins w:id="6932" w:author="Arthur Parmentier" w:date="2020-06-04T12:41:00Z">
        <w:r w:rsidRPr="007C437A">
          <w:rPr>
            <w:rPrChange w:id="6933" w:author="Arthur Parmentier" w:date="2020-06-07T15:27:00Z">
              <w:rPr/>
            </w:rPrChange>
          </w:rPr>
          <w:t xml:space="preserve"> and can eventually threshold on the confidence of the classification to avoid </w:t>
        </w:r>
      </w:ins>
      <w:ins w:id="6934" w:author="Arthur Parmentier" w:date="2020-06-04T12:42:00Z">
        <w:r w:rsidR="00D26A17" w:rsidRPr="007C437A">
          <w:rPr>
            <w:rPrChange w:id="6935" w:author="Arthur Parmentier" w:date="2020-06-07T15:27:00Z">
              <w:rPr/>
            </w:rPrChange>
          </w:rPr>
          <w:t>false positives</w:t>
        </w:r>
      </w:ins>
      <w:ins w:id="6936" w:author="Arthur Parmentier" w:date="2020-06-04T12:41:00Z">
        <w:r w:rsidRPr="007C437A">
          <w:rPr>
            <w:rPrChange w:id="6937" w:author="Arthur Parmentier" w:date="2020-06-07T15:27:00Z">
              <w:rPr/>
            </w:rPrChange>
          </w:rPr>
          <w:t>.</w:t>
        </w:r>
      </w:ins>
    </w:p>
    <w:p w:rsidR="006D0BF0" w:rsidRPr="007C437A" w:rsidDel="004D7C82" w:rsidRDefault="006D0BF0">
      <w:pPr>
        <w:rPr>
          <w:del w:id="6938" w:author="Arthur Parmentier" w:date="2020-06-04T12:17:00Z"/>
          <w:rPrChange w:id="6939" w:author="Arthur Parmentier" w:date="2020-06-07T15:27:00Z">
            <w:rPr>
              <w:del w:id="6940" w:author="Arthur Parmentier" w:date="2020-06-04T12:17:00Z"/>
            </w:rPr>
          </w:rPrChange>
        </w:rPr>
        <w:pPrChange w:id="6941" w:author="Arthur Parmentier" w:date="2020-05-22T09:13:00Z">
          <w:pPr>
            <w:pStyle w:val="Titre2"/>
          </w:pPr>
        </w:pPrChange>
      </w:pPr>
      <w:bookmarkStart w:id="6942" w:name="_Toc42259027"/>
      <w:bookmarkStart w:id="6943" w:name="_Toc42259104"/>
      <w:bookmarkStart w:id="6944" w:name="_Toc42449783"/>
      <w:bookmarkStart w:id="6945" w:name="_Toc42449865"/>
      <w:bookmarkStart w:id="6946" w:name="_Toc42550051"/>
      <w:bookmarkStart w:id="6947" w:name="_Toc42550144"/>
      <w:bookmarkStart w:id="6948" w:name="_Toc42698895"/>
      <w:bookmarkStart w:id="6949" w:name="_Toc42698974"/>
      <w:bookmarkEnd w:id="6942"/>
      <w:bookmarkEnd w:id="6943"/>
      <w:bookmarkEnd w:id="6944"/>
      <w:bookmarkEnd w:id="6945"/>
      <w:bookmarkEnd w:id="6946"/>
      <w:bookmarkEnd w:id="6947"/>
      <w:bookmarkEnd w:id="6948"/>
      <w:bookmarkEnd w:id="6949"/>
    </w:p>
    <w:p w:rsidR="00F25194" w:rsidRPr="007C437A" w:rsidRDefault="00F25194">
      <w:pPr>
        <w:pStyle w:val="Titre3"/>
        <w:rPr>
          <w:ins w:id="6950" w:author="Arthur Parmentier" w:date="2020-06-04T14:56:00Z"/>
        </w:rPr>
      </w:pPr>
      <w:bookmarkStart w:id="6951" w:name="_Toc42698975"/>
      <w:r w:rsidRPr="007C437A">
        <w:t>Part 4: Grammar parsing</w:t>
      </w:r>
      <w:bookmarkEnd w:id="6951"/>
    </w:p>
    <w:p w:rsidR="00947BFF" w:rsidRPr="007C437A" w:rsidRDefault="00947BFF">
      <w:pPr>
        <w:pStyle w:val="Titre4"/>
        <w:rPr>
          <w:ins w:id="6952" w:author="Arthur Parmentier" w:date="2020-06-04T13:57:00Z"/>
          <w:rPrChange w:id="6953" w:author="Arthur Parmentier" w:date="2020-06-07T15:27:00Z">
            <w:rPr>
              <w:ins w:id="6954" w:author="Arthur Parmentier" w:date="2020-06-04T13:57:00Z"/>
            </w:rPr>
          </w:rPrChange>
        </w:rPr>
        <w:pPrChange w:id="6955" w:author="Arthur Parmentier" w:date="2020-06-04T14:56:00Z">
          <w:pPr>
            <w:pStyle w:val="Titre3"/>
          </w:pPr>
        </w:pPrChange>
      </w:pPr>
      <w:ins w:id="6956" w:author="Arthur Parmentier" w:date="2020-06-04T14:56:00Z">
        <w:r w:rsidRPr="007C437A">
          <w:rPr>
            <w:rPrChange w:id="6957" w:author="Arthur Parmentier" w:date="2020-06-07T15:27:00Z">
              <w:rPr/>
            </w:rPrChange>
          </w:rPr>
          <w:t xml:space="preserve">A finite state machine (FSM) </w:t>
        </w:r>
      </w:ins>
      <w:ins w:id="6958" w:author="Arthur Parmentier" w:date="2020-06-08T01:39:00Z">
        <w:r w:rsidR="00DE0C52">
          <w:t>automaton</w:t>
        </w:r>
      </w:ins>
    </w:p>
    <w:p w:rsidR="00043B6E" w:rsidRPr="007C437A" w:rsidRDefault="00043B6E" w:rsidP="00043B6E">
      <w:pPr>
        <w:rPr>
          <w:ins w:id="6959" w:author="Arthur Parmentier" w:date="2020-06-04T13:59:00Z"/>
        </w:rPr>
      </w:pPr>
      <w:ins w:id="6960" w:author="Arthur Parmentier" w:date="2020-06-04T13:57:00Z">
        <w:r w:rsidRPr="007C437A">
          <w:t xml:space="preserve">From the models introduced in the previous section, </w:t>
        </w:r>
      </w:ins>
      <w:ins w:id="6961" w:author="Arthur Parmentier" w:date="2020-06-04T13:58:00Z">
        <w:r w:rsidRPr="007C437A">
          <w:t xml:space="preserve">we </w:t>
        </w:r>
      </w:ins>
      <w:ins w:id="6962" w:author="Arthur Parmentier" w:date="2020-06-04T13:59:00Z">
        <w:r w:rsidRPr="007C437A">
          <w:t>can</w:t>
        </w:r>
      </w:ins>
      <w:ins w:id="6963"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964" w:author="Arthur Parmentier" w:date="2020-06-04T14:02:00Z"/>
        </w:rPr>
      </w:pPr>
      <w:ins w:id="6965" w:author="Arthur Parmentier" w:date="2020-06-04T14:00:00Z">
        <w:r w:rsidRPr="007C437A">
          <w:t xml:space="preserve">The next step is therefore to implement the grammar of SP </w:t>
        </w:r>
      </w:ins>
      <w:ins w:id="6966" w:author="Arthur Parmentier" w:date="2020-06-04T14:01:00Z">
        <w:r w:rsidRPr="007C437A">
          <w:t>with a parsing mechanism that would then allow us to create requests or commands to each device that acts a</w:t>
        </w:r>
      </w:ins>
      <w:ins w:id="6967" w:author="Arthur Parmentier" w:date="2020-06-04T14:02:00Z">
        <w:r w:rsidRPr="007C437A">
          <w:t>s an individual performer in the system.</w:t>
        </w:r>
      </w:ins>
    </w:p>
    <w:p w:rsidR="00043B6E" w:rsidRPr="007C437A" w:rsidRDefault="00043B6E" w:rsidP="00043B6E">
      <w:pPr>
        <w:rPr>
          <w:ins w:id="6968" w:author="Arthur Parmentier" w:date="2020-06-04T14:05:00Z"/>
        </w:rPr>
      </w:pPr>
      <w:ins w:id="6969" w:author="Arthur Parmentier" w:date="2020-06-04T14:02:00Z">
        <w:r w:rsidRPr="007C437A">
          <w:t>We have seen previously that</w:t>
        </w:r>
      </w:ins>
      <w:ins w:id="6970" w:author="Arthur Parmentier" w:date="2020-06-04T14:03:00Z">
        <w:r w:rsidRPr="007C437A">
          <w:t xml:space="preserve"> the default SP mode can be modeled as a regular lan</w:t>
        </w:r>
      </w:ins>
      <w:ins w:id="6971" w:author="Arthur Parmentier" w:date="2020-06-04T14:04:00Z">
        <w:r w:rsidRPr="007C437A">
          <w:t xml:space="preserve">guage. This allow us to build a deterministic finite state machine </w:t>
        </w:r>
      </w:ins>
      <w:ins w:id="6972" w:author="Arthur Parmentier" w:date="2020-06-04T14:06:00Z">
        <w:r w:rsidRPr="007C437A">
          <w:t xml:space="preserve">(FSM) </w:t>
        </w:r>
      </w:ins>
      <w:ins w:id="6973" w:author="Arthur Parmentier" w:date="2020-06-04T14:04:00Z">
        <w:r w:rsidRPr="007C437A">
          <w:t xml:space="preserve">that can create </w:t>
        </w:r>
      </w:ins>
      <w:ins w:id="6974" w:author="Arthur Parmentier" w:date="2020-06-04T14:05:00Z">
        <w:r w:rsidRPr="007C437A">
          <w:t>meaningful requests from the time sequence of signs.</w:t>
        </w:r>
      </w:ins>
    </w:p>
    <w:p w:rsidR="00541D7C" w:rsidRPr="007C437A" w:rsidRDefault="00043B6E">
      <w:pPr>
        <w:rPr>
          <w:ins w:id="6975" w:author="Arthur Parmentier" w:date="2020-06-04T14:46:00Z"/>
        </w:rPr>
        <w:pPrChange w:id="6976" w:author="Arthur Parmentier" w:date="2020-06-04T14:46:00Z">
          <w:pPr>
            <w:keepNext/>
          </w:pPr>
        </w:pPrChange>
      </w:pPr>
      <w:ins w:id="6977" w:author="Arthur Parmentier" w:date="2020-06-04T14:06:00Z">
        <w:r w:rsidRPr="007C437A">
          <w:lastRenderedPageBreak/>
          <w:t>There are several ways to implement a FSM inside Max</w:t>
        </w:r>
      </w:ins>
      <w:ins w:id="6978" w:author="Arthur Parmentier" w:date="2020-06-04T14:07:00Z">
        <w:r w:rsidRPr="007C437A">
          <w:t xml:space="preserve"> but the most convenient </w:t>
        </w:r>
        <w:r w:rsidR="003341C4" w:rsidRPr="007C437A">
          <w:t xml:space="preserve">way that I found was using a </w:t>
        </w:r>
      </w:ins>
      <w:ins w:id="6979" w:author="Arthur Parmentier" w:date="2020-06-04T14:08:00Z">
        <w:r w:rsidR="003341C4" w:rsidRPr="007C437A">
          <w:t>node.js package called “Javascript state machine”</w:t>
        </w:r>
        <w:r w:rsidR="003341C4" w:rsidRPr="007C437A">
          <w:rPr>
            <w:rStyle w:val="Appelnotedebasdep"/>
          </w:rPr>
          <w:footnoteReference w:id="50"/>
        </w:r>
      </w:ins>
      <w:ins w:id="6982" w:author="Arthur Parmentier" w:date="2020-06-04T14:09:00Z">
        <w:r w:rsidR="00443149" w:rsidRPr="007C437A">
          <w:t xml:space="preserve">. </w:t>
        </w:r>
      </w:ins>
      <w:ins w:id="6983" w:author="Arthur Parmentier" w:date="2020-06-04T14:10:00Z">
        <w:r w:rsidR="00443149" w:rsidRPr="007C437A">
          <w:t>By also using the Viz.js lib</w:t>
        </w:r>
      </w:ins>
      <w:ins w:id="6984" w:author="Arthur Parmentier" w:date="2020-06-04T14:11:00Z">
        <w:r w:rsidR="00443149" w:rsidRPr="007C437A">
          <w:t>rary</w:t>
        </w:r>
        <w:r w:rsidR="00443149" w:rsidRPr="007C437A">
          <w:rPr>
            <w:rStyle w:val="Appelnotedebasdep"/>
          </w:rPr>
          <w:footnoteReference w:id="51"/>
        </w:r>
        <w:r w:rsidR="00443149" w:rsidRPr="007C437A">
          <w:t xml:space="preserve">, I was able </w:t>
        </w:r>
      </w:ins>
      <w:ins w:id="6986" w:author="Arthur Parmentier" w:date="2020-06-04T14:12:00Z">
        <w:r w:rsidR="00443149" w:rsidRPr="007C437A">
          <w:t>to display the</w:t>
        </w:r>
      </w:ins>
      <w:ins w:id="6987" w:author="Arthur Parmentier" w:date="2020-06-04T14:13:00Z">
        <w:r w:rsidR="00443149" w:rsidRPr="007C437A">
          <w:t xml:space="preserve"> FSM inside a Jweb object in Max as a connected graph that represents all the states and transitions of the FSM. This is a very nice v</w:t>
        </w:r>
      </w:ins>
      <w:ins w:id="6988" w:author="Arthur Parmentier" w:date="2020-06-04T14:14:00Z">
        <w:r w:rsidR="00443149" w:rsidRPr="007C437A">
          <w:t>isualization for learning the grammar of SP and also for programmers to have a di</w:t>
        </w:r>
      </w:ins>
      <w:ins w:id="6989" w:author="Arthur Parmentier" w:date="2020-06-04T14:15:00Z">
        <w:r w:rsidR="00443149" w:rsidRPr="007C437A">
          <w:t>rect feedback on their grammatical implementation, for instance when adding new modes to the tool in the future</w:t>
        </w:r>
      </w:ins>
      <w:ins w:id="6990" w:author="Arthur Parmentier" w:date="2020-06-04T14:44:00Z">
        <w:r w:rsidR="00327836" w:rsidRPr="007C437A">
          <w:t xml:space="preserve"> (see </w:t>
        </w:r>
        <w:r w:rsidR="00327836" w:rsidRPr="007C437A">
          <w:rPr>
            <w:rPrChange w:id="6991" w:author="Arthur Parmentier" w:date="2020-06-07T15:27:00Z">
              <w:rPr/>
            </w:rPrChange>
          </w:rPr>
          <w:fldChar w:fldCharType="begin"/>
        </w:r>
        <w:r w:rsidR="00327836" w:rsidRPr="007C437A">
          <w:instrText xml:space="preserve"> REF _Ref42174288 \h </w:instrText>
        </w:r>
      </w:ins>
      <w:r w:rsidR="00327836" w:rsidRPr="007C437A">
        <w:rPr>
          <w:rPrChange w:id="6992" w:author="Arthur Parmentier" w:date="2020-06-07T15:27:00Z">
            <w:rPr/>
          </w:rPrChange>
        </w:rPr>
      </w:r>
      <w:r w:rsidR="00327836" w:rsidRPr="007C437A">
        <w:rPr>
          <w:rPrChange w:id="6993" w:author="Arthur Parmentier" w:date="2020-06-07T15:27:00Z">
            <w:rPr/>
          </w:rPrChange>
        </w:rPr>
        <w:fldChar w:fldCharType="separate"/>
      </w:r>
      <w:ins w:id="6994" w:author="Arthur Parmentier" w:date="2020-06-04T14:44:00Z">
        <w:r w:rsidR="00327836" w:rsidRPr="007C437A">
          <w:t xml:space="preserve">Figure </w:t>
        </w:r>
        <w:r w:rsidR="00327836" w:rsidRPr="007C437A">
          <w:rPr>
            <w:rPrChange w:id="6995" w:author="Arthur Parmentier" w:date="2020-06-07T15:27:00Z">
              <w:rPr>
                <w:noProof/>
              </w:rPr>
            </w:rPrChange>
          </w:rPr>
          <w:t>9</w:t>
        </w:r>
        <w:r w:rsidR="00327836" w:rsidRPr="007C437A">
          <w:rPr>
            <w:rPrChange w:id="6996" w:author="Arthur Parmentier" w:date="2020-06-07T15:27:00Z">
              <w:rPr/>
            </w:rPrChange>
          </w:rPr>
          <w:fldChar w:fldCharType="end"/>
        </w:r>
        <w:r w:rsidR="00327836" w:rsidRPr="007C437A">
          <w:t>).</w:t>
        </w:r>
      </w:ins>
    </w:p>
    <w:p w:rsidR="00833029" w:rsidRPr="007C437A" w:rsidRDefault="00833029">
      <w:pPr>
        <w:keepNext/>
        <w:rPr>
          <w:ins w:id="6997" w:author="Arthur Parmentier" w:date="2020-06-04T14:44:00Z"/>
        </w:rPr>
        <w:pPrChange w:id="6998" w:author="Arthur Parmentier" w:date="2020-06-04T14:44:00Z">
          <w:pPr/>
        </w:pPrChange>
      </w:pPr>
      <w:ins w:id="6999" w:author="Arthur Parmentier" w:date="2020-06-04T14:43:00Z">
        <w:r w:rsidRPr="007C437A">
          <w:rPr>
            <w:noProof/>
            <w:rPrChange w:id="7000"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001" w:author="Arthur Parmentier" w:date="2020-06-04T14:46:00Z"/>
        </w:rPr>
      </w:pPr>
      <w:bookmarkStart w:id="7002" w:name="_Ref42174288"/>
      <w:bookmarkStart w:id="7003" w:name="_Ref42174282"/>
      <w:ins w:id="7004" w:author="Arthur Parmentier" w:date="2020-06-04T14:44:00Z">
        <w:r w:rsidRPr="007C437A">
          <w:t xml:space="preserve">Figure </w:t>
        </w:r>
        <w:r w:rsidRPr="007C437A">
          <w:rPr>
            <w:rPrChange w:id="7005" w:author="Arthur Parmentier" w:date="2020-06-07T15:27:00Z">
              <w:rPr/>
            </w:rPrChange>
          </w:rPr>
          <w:fldChar w:fldCharType="begin"/>
        </w:r>
        <w:r w:rsidRPr="007C437A">
          <w:instrText xml:space="preserve"> SEQ Figure \* ARABIC </w:instrText>
        </w:r>
      </w:ins>
      <w:r w:rsidRPr="007C437A">
        <w:rPr>
          <w:rPrChange w:id="7006" w:author="Arthur Parmentier" w:date="2020-06-07T15:27:00Z">
            <w:rPr/>
          </w:rPrChange>
        </w:rPr>
        <w:fldChar w:fldCharType="separate"/>
      </w:r>
      <w:ins w:id="7007" w:author="Arthur Parmentier" w:date="2020-06-05T21:05:00Z">
        <w:r w:rsidR="001C2AA6" w:rsidRPr="007C437A">
          <w:rPr>
            <w:rPrChange w:id="7008" w:author="Arthur Parmentier" w:date="2020-06-07T15:27:00Z">
              <w:rPr>
                <w:noProof/>
              </w:rPr>
            </w:rPrChange>
          </w:rPr>
          <w:t>10</w:t>
        </w:r>
      </w:ins>
      <w:ins w:id="7009" w:author="Arthur Parmentier" w:date="2020-06-04T14:44:00Z">
        <w:r w:rsidRPr="007C437A">
          <w:rPr>
            <w:rPrChange w:id="7010" w:author="Arthur Parmentier" w:date="2020-06-07T15:27:00Z">
              <w:rPr/>
            </w:rPrChange>
          </w:rPr>
          <w:fldChar w:fldCharType="end"/>
        </w:r>
        <w:bookmarkEnd w:id="7002"/>
        <w:r w:rsidRPr="007C437A">
          <w:t xml:space="preserve"> Max</w:t>
        </w:r>
      </w:ins>
      <w:ins w:id="7011" w:author="Arthur Parmentier" w:date="2020-06-04T15:54:00Z">
        <w:r w:rsidR="009972CC" w:rsidRPr="007C437A">
          <w:t xml:space="preserve"> SP</w:t>
        </w:r>
      </w:ins>
      <w:ins w:id="7012" w:author="Arthur Parmentier" w:date="2020-06-04T14:44:00Z">
        <w:r w:rsidRPr="007C437A">
          <w:t xml:space="preserve"> automat</w:t>
        </w:r>
      </w:ins>
      <w:ins w:id="7013" w:author="Arthur Parmentier" w:date="2020-06-08T01:39:00Z">
        <w:r w:rsidR="00DE0C52">
          <w:t>on</w:t>
        </w:r>
      </w:ins>
      <w:ins w:id="7014" w:author="Arthur Parmentier" w:date="2020-06-04T14:44:00Z">
        <w:r w:rsidRPr="007C437A">
          <w:t xml:space="preserve"> (FSM) GUI</w:t>
        </w:r>
      </w:ins>
      <w:bookmarkEnd w:id="7003"/>
    </w:p>
    <w:p w:rsidR="00541D7C" w:rsidRPr="007C437A" w:rsidRDefault="00541D7C" w:rsidP="00541D7C">
      <w:pPr>
        <w:rPr>
          <w:ins w:id="7015" w:author="Arthur Parmentier" w:date="2020-06-04T14:56:00Z"/>
        </w:rPr>
      </w:pPr>
      <w:ins w:id="7016" w:author="Arthur Parmentier" w:date="2020-06-04T14:47:00Z">
        <w:r w:rsidRPr="007C437A">
          <w:t xml:space="preserve">Yet, the FSM only implements the default SP mode and </w:t>
        </w:r>
      </w:ins>
      <w:ins w:id="7017" w:author="Arthur Parmentier" w:date="2020-06-04T14:48:00Z">
        <w:r w:rsidRPr="007C437A">
          <w:t>although they have a dedicated state, all logic elements are not implemented either</w:t>
        </w:r>
      </w:ins>
      <w:ins w:id="7018" w:author="Arthur Parmentier" w:date="2020-06-04T14:49:00Z">
        <w:r w:rsidRPr="007C437A">
          <w:t xml:space="preserve">, as they introduce a </w:t>
        </w:r>
      </w:ins>
      <w:ins w:id="7019" w:author="Arthur Parmentier" w:date="2020-06-04T14:50:00Z">
        <w:r w:rsidRPr="007C437A">
          <w:t>great level of complexity both in the automata and the interpretation by the device itself.</w:t>
        </w:r>
      </w:ins>
    </w:p>
    <w:p w:rsidR="00947BFF" w:rsidRPr="007C437A" w:rsidRDefault="00947BFF">
      <w:pPr>
        <w:pStyle w:val="Titre4"/>
        <w:rPr>
          <w:ins w:id="7020" w:author="Arthur Parmentier" w:date="2020-06-04T14:50:00Z"/>
          <w:rPrChange w:id="7021" w:author="Arthur Parmentier" w:date="2020-06-07T15:27:00Z">
            <w:rPr>
              <w:ins w:id="7022" w:author="Arthur Parmentier" w:date="2020-06-04T14:50:00Z"/>
            </w:rPr>
          </w:rPrChange>
        </w:rPr>
        <w:pPrChange w:id="7023" w:author="Arthur Parmentier" w:date="2020-06-04T14:56:00Z">
          <w:pPr/>
        </w:pPrChange>
      </w:pPr>
      <w:ins w:id="7024" w:author="Arthur Parmentier" w:date="2020-06-04T14:56:00Z">
        <w:r w:rsidRPr="007C437A">
          <w:rPr>
            <w:rPrChange w:id="7025" w:author="Arthur Parmentier" w:date="2020-06-07T15:27:00Z">
              <w:rPr/>
            </w:rPrChange>
          </w:rPr>
          <w:t>Forming a request to de</w:t>
        </w:r>
      </w:ins>
      <w:ins w:id="7026" w:author="Arthur Parmentier" w:date="2020-06-04T14:57:00Z">
        <w:r w:rsidRPr="007C437A">
          <w:rPr>
            <w:rPrChange w:id="7027" w:author="Arthur Parmentier" w:date="2020-06-07T15:27:00Z">
              <w:rPr/>
            </w:rPrChange>
          </w:rPr>
          <w:t xml:space="preserve">vices </w:t>
        </w:r>
      </w:ins>
      <w:ins w:id="7028" w:author="Arthur Parmentier" w:date="2020-06-04T14:56:00Z">
        <w:r w:rsidRPr="007C437A">
          <w:rPr>
            <w:rPrChange w:id="7029" w:author="Arthur Parmentier" w:date="2020-06-07T15:27:00Z">
              <w:rPr/>
            </w:rPrChange>
          </w:rPr>
          <w:t>from a sequence</w:t>
        </w:r>
      </w:ins>
      <w:ins w:id="7030" w:author="Arthur Parmentier" w:date="2020-06-04T14:57:00Z">
        <w:r w:rsidRPr="007C437A">
          <w:rPr>
            <w:rPrChange w:id="7031" w:author="Arthur Parmentier" w:date="2020-06-07T15:27:00Z">
              <w:rPr/>
            </w:rPrChange>
          </w:rPr>
          <w:t xml:space="preserve"> of signs</w:t>
        </w:r>
      </w:ins>
    </w:p>
    <w:p w:rsidR="00947BFF" w:rsidRPr="007C437A" w:rsidRDefault="00C47018" w:rsidP="00947BFF">
      <w:pPr>
        <w:rPr>
          <w:ins w:id="7032" w:author="Arthur Parmentier" w:date="2020-06-04T15:00:00Z"/>
        </w:rPr>
      </w:pPr>
      <w:ins w:id="7033" w:author="Arthur Parmentier" w:date="2020-06-04T14:58:00Z">
        <w:r w:rsidRPr="007C437A">
          <w:t>For constructing the request messages, I took inspiration from the OSC protocol: at the</w:t>
        </w:r>
      </w:ins>
      <w:ins w:id="7034" w:author="Arthur Parmentier" w:date="2020-06-04T14:59:00Z">
        <w:r w:rsidRPr="007C437A">
          <w:t xml:space="preserve"> output of the automata, requests are sent to the devices with the following rec</w:t>
        </w:r>
      </w:ins>
      <w:ins w:id="7035" w:author="Arthur Parmentier" w:date="2020-06-04T15:00:00Z">
        <w:r w:rsidRPr="007C437A">
          <w:t>ursive forms:</w:t>
        </w:r>
      </w:ins>
    </w:p>
    <w:p w:rsidR="00C47018" w:rsidRPr="007C437A" w:rsidRDefault="00C47018" w:rsidP="00947BFF">
      <w:pPr>
        <w:rPr>
          <w:ins w:id="7036" w:author="Arthur Parmentier" w:date="2020-06-04T15:04:00Z"/>
        </w:rPr>
      </w:pPr>
      <w:ins w:id="7037" w:author="Arthur Parmentier" w:date="2020-06-04T15:00:00Z">
        <w:r w:rsidRPr="007C437A">
          <w:t>/device_name/content/parameter value</w:t>
        </w:r>
      </w:ins>
      <w:ins w:id="7038" w:author="Arthur Parmentier" w:date="2020-06-04T15:01:00Z">
        <w:r w:rsidRPr="007C437A">
          <w:br/>
          <w:t>/device_name/content/parameter/</w:t>
        </w:r>
      </w:ins>
      <w:ins w:id="7039" w:author="Arthur Parmentier" w:date="2020-06-04T15:03:00Z">
        <w:r w:rsidRPr="007C437A">
          <w:t>parameter_of_the</w:t>
        </w:r>
      </w:ins>
      <w:ins w:id="7040" w:author="Arthur Parmentier" w:date="2020-06-04T15:04:00Z">
        <w:r w:rsidRPr="007C437A">
          <w:t>_parameter/…/… value</w:t>
        </w:r>
        <w:r w:rsidR="00CC0516" w:rsidRPr="007C437A">
          <w:t>1 value2 …</w:t>
        </w:r>
      </w:ins>
    </w:p>
    <w:p w:rsidR="00CC0516" w:rsidRPr="007C437A" w:rsidRDefault="009972CC" w:rsidP="00947BFF">
      <w:pPr>
        <w:rPr>
          <w:ins w:id="7041" w:author="Arthur Parmentier" w:date="2020-06-04T15:56:00Z"/>
        </w:rPr>
      </w:pPr>
      <w:ins w:id="7042" w:author="Arthur Parmentier" w:date="2020-06-04T15:51:00Z">
        <w:r w:rsidRPr="007C437A">
          <w:t xml:space="preserve">The way </w:t>
        </w:r>
      </w:ins>
      <w:ins w:id="7043" w:author="Arthur Parmentier" w:date="2020-06-04T15:54:00Z">
        <w:r w:rsidR="00342F3F" w:rsidRPr="007C437A">
          <w:t xml:space="preserve">the request is formed inside the </w:t>
        </w:r>
      </w:ins>
      <w:ins w:id="7044" w:author="Arthur Parmentier" w:date="2020-06-08T01:39:00Z">
        <w:r w:rsidR="00DE0C52">
          <w:t>automaton</w:t>
        </w:r>
      </w:ins>
      <w:ins w:id="7045" w:author="Arthur Parmentier" w:date="2020-06-04T15:54:00Z">
        <w:r w:rsidR="00342F3F" w:rsidRPr="007C437A">
          <w:t xml:space="preserve"> is by collecting each sign</w:t>
        </w:r>
      </w:ins>
      <w:ins w:id="7046" w:author="Arthur Parmentier" w:date="2020-06-04T15:55:00Z">
        <w:r w:rsidR="00342F3F" w:rsidRPr="007C437A">
          <w:t xml:space="preserve"> during the state transitions and assembling them into </w:t>
        </w:r>
      </w:ins>
      <w:ins w:id="7047"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048" w:author="Arthur Parmentier" w:date="2020-06-04T15:56:00Z"/>
        </w:rPr>
      </w:pPr>
      <w:ins w:id="7049"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050" w:author="Arthur Parmentier" w:date="2020-06-04T15:57:00Z"/>
        </w:rPr>
      </w:pPr>
      <w:ins w:id="7051" w:author="Arthur Parmentier" w:date="2020-06-04T15:56:00Z">
        <w:r w:rsidRPr="007C437A">
          <w:t>At the first level</w:t>
        </w:r>
      </w:ins>
      <w:ins w:id="7052" w:author="Arthur Parmentier" w:date="2020-06-04T15:57:00Z">
        <w:r w:rsidRPr="007C437A">
          <w:t>, the index of the request</w:t>
        </w:r>
      </w:ins>
    </w:p>
    <w:p w:rsidR="00342F3F" w:rsidRPr="007C437A" w:rsidRDefault="00342F3F" w:rsidP="00342F3F">
      <w:pPr>
        <w:pStyle w:val="Paragraphedeliste"/>
        <w:numPr>
          <w:ilvl w:val="2"/>
          <w:numId w:val="41"/>
        </w:numPr>
        <w:rPr>
          <w:ins w:id="7053" w:author="Arthur Parmentier" w:date="2020-06-04T15:57:00Z"/>
        </w:rPr>
      </w:pPr>
      <w:ins w:id="7054"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055" w:author="Arthur Parmentier" w:date="2020-06-04T15:57:00Z"/>
        </w:rPr>
      </w:pPr>
      <w:ins w:id="7056"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057" w:author="Arthur Parmentier" w:date="2020-06-04T15:57:00Z"/>
        </w:rPr>
      </w:pPr>
      <w:ins w:id="7058"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059" w:author="Arthur Parmentier" w:date="2020-06-04T15:58:00Z"/>
        </w:rPr>
      </w:pPr>
      <w:ins w:id="7060" w:author="Arthur Parmentier" w:date="2020-06-04T16:00:00Z">
        <w:r w:rsidRPr="007C437A">
          <w:rPr>
            <w:noProof/>
            <w:rPrChange w:id="7061"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AE7D19" w:rsidRPr="00910A67" w:rsidRDefault="00AE7D19">
                              <w:pPr>
                                <w:pStyle w:val="Lgende"/>
                                <w:rPr>
                                  <w:noProof/>
                                </w:rPr>
                                <w:pPrChange w:id="7062" w:author="Arthur Parmentier" w:date="2020-06-04T16:00:00Z">
                                  <w:pPr>
                                    <w:pStyle w:val="Paragraphedeliste"/>
                                    <w:numPr>
                                      <w:ilvl w:val="5"/>
                                      <w:numId w:val="41"/>
                                    </w:numPr>
                                    <w:ind w:left="4320" w:hanging="360"/>
                                  </w:pPr>
                                </w:pPrChange>
                              </w:pPr>
                              <w:ins w:id="7063" w:author="Arthur Parmentier" w:date="2020-06-04T16:00:00Z">
                                <w:r>
                                  <w:t xml:space="preserve">Figure </w:t>
                                </w:r>
                                <w:r>
                                  <w:fldChar w:fldCharType="begin"/>
                                </w:r>
                                <w:r>
                                  <w:instrText xml:space="preserve"> SEQ Figure \* ARABIC </w:instrText>
                                </w:r>
                              </w:ins>
                              <w:r>
                                <w:fldChar w:fldCharType="separate"/>
                              </w:r>
                              <w:ins w:id="7064" w:author="Arthur Parmentier" w:date="2020-06-05T21:05:00Z">
                                <w:r>
                                  <w:rPr>
                                    <w:noProof/>
                                  </w:rPr>
                                  <w:t>11</w:t>
                                </w:r>
                              </w:ins>
                              <w:ins w:id="7065"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AE7D19" w:rsidRPr="00910A67" w:rsidRDefault="00AE7D19">
                        <w:pPr>
                          <w:pStyle w:val="Lgende"/>
                          <w:rPr>
                            <w:noProof/>
                          </w:rPr>
                          <w:pPrChange w:id="7066" w:author="Arthur Parmentier" w:date="2020-06-04T16:00:00Z">
                            <w:pPr>
                              <w:pStyle w:val="Paragraphedeliste"/>
                              <w:numPr>
                                <w:ilvl w:val="5"/>
                                <w:numId w:val="41"/>
                              </w:numPr>
                              <w:ind w:left="4320" w:hanging="360"/>
                            </w:pPr>
                          </w:pPrChange>
                        </w:pPr>
                        <w:ins w:id="7067" w:author="Arthur Parmentier" w:date="2020-06-04T16:00:00Z">
                          <w:r>
                            <w:t xml:space="preserve">Figure </w:t>
                          </w:r>
                          <w:r>
                            <w:fldChar w:fldCharType="begin"/>
                          </w:r>
                          <w:r>
                            <w:instrText xml:space="preserve"> SEQ Figure \* ARABIC </w:instrText>
                          </w:r>
                        </w:ins>
                        <w:r>
                          <w:fldChar w:fldCharType="separate"/>
                        </w:r>
                        <w:ins w:id="7068" w:author="Arthur Parmentier" w:date="2020-06-05T21:05:00Z">
                          <w:r>
                            <w:rPr>
                              <w:noProof/>
                            </w:rPr>
                            <w:t>11</w:t>
                          </w:r>
                        </w:ins>
                        <w:ins w:id="7069" w:author="Arthur Parmentier" w:date="2020-06-04T16:00:00Z">
                          <w:r>
                            <w:fldChar w:fldCharType="end"/>
                          </w:r>
                          <w:r>
                            <w:t xml:space="preserve"> Representation of the request object inside Max</w:t>
                          </w:r>
                        </w:ins>
                      </w:p>
                    </w:txbxContent>
                  </v:textbox>
                  <w10:wrap type="topAndBottom"/>
                </v:shape>
              </w:pict>
            </mc:Fallback>
          </mc:AlternateContent>
        </w:r>
      </w:ins>
      <w:ins w:id="7070" w:author="Arthur Parmentier" w:date="2020-06-04T15:59:00Z">
        <w:r w:rsidRPr="007C437A">
          <w:rPr>
            <w:noProof/>
            <w:rPrChange w:id="7071"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072"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073" w:author="Arthur Parmentier" w:date="2020-06-04T16:01:00Z"/>
        </w:rPr>
      </w:pPr>
      <w:ins w:id="7074"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075" w:author="Arthur Parmentier" w:date="2020-06-04T16:02:00Z"/>
        </w:rPr>
      </w:pPr>
      <w:ins w:id="7076" w:author="Arthur Parmentier" w:date="2020-06-04T16:01:00Z">
        <w:r w:rsidRPr="007C437A">
          <w:t xml:space="preserve">The “reverse distribution” object </w:t>
        </w:r>
      </w:ins>
      <w:ins w:id="7077" w:author="Arthur Parmentier" w:date="2020-06-04T16:02:00Z">
        <w:r w:rsidRPr="007C437A">
          <w:t>that stores for each content, what device is playing it with what parameters.</w:t>
        </w:r>
      </w:ins>
    </w:p>
    <w:p w:rsidR="00342F3F" w:rsidRPr="007C437A" w:rsidRDefault="00342F3F" w:rsidP="00342F3F">
      <w:pPr>
        <w:rPr>
          <w:ins w:id="7078" w:author="Arthur Parmentier" w:date="2020-06-04T16:04:00Z"/>
        </w:rPr>
      </w:pPr>
      <w:ins w:id="7079" w:author="Arthur Parmentier" w:date="2020-06-04T16:02:00Z">
        <w:r w:rsidRPr="007C437A">
          <w:t>For convenience, I also use inter</w:t>
        </w:r>
      </w:ins>
      <w:ins w:id="7080" w:author="Arthur Parmentier" w:date="2020-06-04T16:03:00Z">
        <w:r w:rsidRPr="007C437A">
          <w:t>mediate objects that store specific types of signs (the “who”, “what” arrays) in the parsing proc</w:t>
        </w:r>
      </w:ins>
      <w:ins w:id="7081" w:author="Arthur Parmentier" w:date="2020-06-04T16:04:00Z">
        <w:r w:rsidRPr="007C437A">
          <w:t>ess</w:t>
        </w:r>
      </w:ins>
      <w:ins w:id="7082" w:author="Arthur Parmentier" w:date="2020-06-04T16:03:00Z">
        <w:r w:rsidRPr="007C437A">
          <w:t>.</w:t>
        </w:r>
      </w:ins>
    </w:p>
    <w:p w:rsidR="00342F3F" w:rsidRPr="007C437A" w:rsidRDefault="00342F3F" w:rsidP="00342F3F">
      <w:pPr>
        <w:rPr>
          <w:ins w:id="7083" w:author="Arthur Parmentier" w:date="2020-06-04T16:06:00Z"/>
        </w:rPr>
      </w:pPr>
      <w:ins w:id="7084" w:author="Arthur Parmentier" w:date="2020-06-04T16:04:00Z">
        <w:r w:rsidRPr="007C437A">
          <w:t xml:space="preserve">Finally, the “group” object </w:t>
        </w:r>
        <w:r w:rsidR="00071EE1" w:rsidRPr="007C437A">
          <w:t xml:space="preserve">defines and store all the groups of the performance and the </w:t>
        </w:r>
      </w:ins>
      <w:ins w:id="7085" w:author="Arthur Parmentier" w:date="2020-06-04T16:05:00Z">
        <w:r w:rsidR="00071EE1" w:rsidRPr="007C437A">
          <w:t xml:space="preserve">“defaults” object stores default values for certain parameters. Both can be used to adapt the parsing to </w:t>
        </w:r>
      </w:ins>
      <w:ins w:id="7086" w:author="Arthur Parmentier" w:date="2020-06-04T16:06:00Z">
        <w:r w:rsidR="00E24837" w:rsidRPr="007C437A">
          <w:t xml:space="preserve">specific </w:t>
        </w:r>
      </w:ins>
      <w:ins w:id="7087" w:author="Arthur Parmentier" w:date="2020-06-04T16:05:00Z">
        <w:r w:rsidR="00071EE1" w:rsidRPr="007C437A">
          <w:t>p</w:t>
        </w:r>
      </w:ins>
      <w:ins w:id="7088" w:author="Arthur Parmentier" w:date="2020-06-04T16:06:00Z">
        <w:r w:rsidR="00071EE1" w:rsidRPr="007C437A">
          <w:t>erformance situation, in analogy with the default parameters and the conventional groups in SP.</w:t>
        </w:r>
      </w:ins>
    </w:p>
    <w:p w:rsidR="00117172" w:rsidRPr="007C437A" w:rsidRDefault="00117172">
      <w:pPr>
        <w:keepNext/>
        <w:rPr>
          <w:ins w:id="7089" w:author="Arthur Parmentier" w:date="2020-06-04T16:08:00Z"/>
        </w:rPr>
        <w:pPrChange w:id="7090" w:author="Arthur Parmentier" w:date="2020-06-04T16:08:00Z">
          <w:pPr/>
        </w:pPrChange>
      </w:pPr>
      <w:ins w:id="7091" w:author="Arthur Parmentier" w:date="2020-06-04T16:07:00Z">
        <w:r w:rsidRPr="007C437A">
          <w:rPr>
            <w:noProof/>
            <w:rPrChange w:id="7092"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093" w:author="Arthur Parmentier" w:date="2020-06-04T16:08:00Z"/>
        </w:rPr>
      </w:pPr>
      <w:ins w:id="7094" w:author="Arthur Parmentier" w:date="2020-06-04T16:08:00Z">
        <w:r w:rsidRPr="007C437A">
          <w:t xml:space="preserve">Figure </w:t>
        </w:r>
        <w:r w:rsidRPr="007C437A">
          <w:rPr>
            <w:rPrChange w:id="7095" w:author="Arthur Parmentier" w:date="2020-06-07T15:27:00Z">
              <w:rPr/>
            </w:rPrChange>
          </w:rPr>
          <w:fldChar w:fldCharType="begin"/>
        </w:r>
        <w:r w:rsidRPr="007C437A">
          <w:instrText xml:space="preserve"> SEQ Figure \* ARABIC </w:instrText>
        </w:r>
      </w:ins>
      <w:r w:rsidRPr="007C437A">
        <w:rPr>
          <w:rPrChange w:id="7096" w:author="Arthur Parmentier" w:date="2020-06-07T15:27:00Z">
            <w:rPr/>
          </w:rPrChange>
        </w:rPr>
        <w:fldChar w:fldCharType="separate"/>
      </w:r>
      <w:ins w:id="7097" w:author="Arthur Parmentier" w:date="2020-06-05T21:05:00Z">
        <w:r w:rsidR="001C2AA6" w:rsidRPr="007C437A">
          <w:rPr>
            <w:rPrChange w:id="7098" w:author="Arthur Parmentier" w:date="2020-06-07T15:27:00Z">
              <w:rPr>
                <w:noProof/>
              </w:rPr>
            </w:rPrChange>
          </w:rPr>
          <w:t>12</w:t>
        </w:r>
      </w:ins>
      <w:ins w:id="7099" w:author="Arthur Parmentier" w:date="2020-06-04T16:08:00Z">
        <w:r w:rsidRPr="007C437A">
          <w:rPr>
            <w:rPrChange w:id="7100" w:author="Arthur Parmentier" w:date="2020-06-07T15:27:00Z">
              <w:rPr/>
            </w:rPrChange>
          </w:rPr>
          <w:fldChar w:fldCharType="end"/>
        </w:r>
        <w:r w:rsidRPr="007C437A">
          <w:t xml:space="preserve"> Capture of the </w:t>
        </w:r>
      </w:ins>
      <w:ins w:id="7101" w:author="Arthur Parmentier" w:date="2020-06-08T01:39:00Z">
        <w:r w:rsidR="00DE0C52">
          <w:t>automaton</w:t>
        </w:r>
      </w:ins>
      <w:ins w:id="7102" w:author="Arthur Parmentier" w:date="2020-06-04T16:08:00Z">
        <w:r w:rsidRPr="007C437A">
          <w:t xml:space="preserve"> debug and convenience panels, where the user can take a look in each object internally use by the </w:t>
        </w:r>
      </w:ins>
      <w:ins w:id="7103" w:author="Arthur Parmentier" w:date="2020-06-08T01:39:00Z">
        <w:r w:rsidR="00DE0C52">
          <w:t>automaton</w:t>
        </w:r>
      </w:ins>
      <w:ins w:id="7104" w:author="Arthur Parmentier" w:date="2020-06-04T16:08:00Z">
        <w:r w:rsidRPr="007C437A">
          <w:t xml:space="preserve"> and send messages for testing or debug.</w:t>
        </w:r>
      </w:ins>
    </w:p>
    <w:p w:rsidR="00117172" w:rsidRPr="007C437A" w:rsidRDefault="00117172" w:rsidP="00117172">
      <w:pPr>
        <w:rPr>
          <w:ins w:id="7105" w:author="Arthur Parmentier" w:date="2020-06-04T16:12:00Z"/>
        </w:rPr>
      </w:pPr>
      <w:ins w:id="7106" w:author="Arthur Parmentier" w:date="2020-06-04T16:08:00Z">
        <w:r w:rsidRPr="007C437A">
          <w:lastRenderedPageBreak/>
          <w:t xml:space="preserve">The </w:t>
        </w:r>
      </w:ins>
      <w:ins w:id="7107" w:author="Arthur Parmentier" w:date="2020-06-04T16:11:00Z">
        <w:r w:rsidRPr="007C437A">
          <w:t xml:space="preserve">details of the </w:t>
        </w:r>
      </w:ins>
      <w:ins w:id="7108" w:author="Arthur Parmentier" w:date="2020-06-04T16:08:00Z">
        <w:r w:rsidRPr="007C437A">
          <w:t xml:space="preserve">internal mechanisms of the </w:t>
        </w:r>
      </w:ins>
      <w:ins w:id="7109" w:author="Arthur Parmentier" w:date="2020-06-08T01:39:00Z">
        <w:r w:rsidR="00DE0C52">
          <w:t>automaton</w:t>
        </w:r>
      </w:ins>
      <w:ins w:id="7110" w:author="Arthur Parmentier" w:date="2020-06-04T16:09:00Z">
        <w:r w:rsidRPr="007C437A">
          <w:t xml:space="preserve"> and the operations it makes on those objects are not described in this report because of the</w:t>
        </w:r>
      </w:ins>
      <w:ins w:id="7111" w:author="Arthur Parmentier" w:date="2020-06-04T16:10:00Z">
        <w:r w:rsidRPr="007C437A">
          <w:t xml:space="preserve"> complexity of their description in written English; they are available to the programmer by look</w:t>
        </w:r>
      </w:ins>
      <w:ins w:id="7112" w:author="Arthur Parmentier" w:date="2020-06-04T16:11:00Z">
        <w:r w:rsidRPr="007C437A">
          <w:t xml:space="preserve">ing at the </w:t>
        </w:r>
      </w:ins>
      <w:ins w:id="7113" w:author="Arthur Parmentier" w:date="2020-06-08T01:39:00Z">
        <w:r w:rsidR="00DE0C52">
          <w:t>automaton</w:t>
        </w:r>
      </w:ins>
      <w:ins w:id="7114" w:author="Arthur Parmentier" w:date="2020-06-04T16:11:00Z">
        <w:r w:rsidRPr="007C437A">
          <w:t>.js file that implements those mechanisms.</w:t>
        </w:r>
      </w:ins>
    </w:p>
    <w:p w:rsidR="00D92437" w:rsidRPr="007C437A" w:rsidRDefault="00D92437" w:rsidP="00117172">
      <w:pPr>
        <w:rPr>
          <w:ins w:id="7115" w:author="Arthur Parmentier" w:date="2020-06-04T16:13:00Z"/>
        </w:rPr>
      </w:pPr>
      <w:ins w:id="7116" w:author="Arthur Parmentier" w:date="2020-06-04T16:12:00Z">
        <w:r w:rsidRPr="007C437A">
          <w:t>However, there are specific</w:t>
        </w:r>
      </w:ins>
      <w:ins w:id="7117"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118" w:author="Arthur Parmentier" w:date="2020-06-04T16:25:00Z"/>
        </w:rPr>
      </w:pPr>
      <w:ins w:id="7119"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120" w:author="Arthur Parmentier" w:date="2020-06-04T21:46:00Z"/>
        </w:rPr>
      </w:pPr>
      <w:ins w:id="7121" w:author="Arthur Parmentier" w:date="2020-06-04T21:43:00Z">
        <w:r w:rsidRPr="007C437A">
          <w:t>“</w:t>
        </w:r>
      </w:ins>
      <w:ins w:id="7122" w:author="Arthur Parmentier" w:date="2020-06-04T16:26:00Z">
        <w:r w:rsidR="00A94972" w:rsidRPr="007C437A">
          <w:t>Play</w:t>
        </w:r>
      </w:ins>
      <w:ins w:id="7123" w:author="Arthur Parmentier" w:date="2020-06-04T21:43:00Z">
        <w:r w:rsidRPr="007C437A">
          <w:t>”,</w:t>
        </w:r>
      </w:ins>
      <w:ins w:id="7124" w:author="Arthur Parmentier" w:date="2020-06-04T16:26:00Z">
        <w:r w:rsidR="00A94972" w:rsidRPr="007C437A">
          <w:t xml:space="preserve"> </w:t>
        </w:r>
      </w:ins>
      <w:ins w:id="7125" w:author="Arthur Parmentier" w:date="2020-06-04T21:43:00Z">
        <w:r w:rsidRPr="007C437A">
          <w:t>“s</w:t>
        </w:r>
      </w:ins>
      <w:ins w:id="7126" w:author="Arthur Parmentier" w:date="2020-06-04T16:26:00Z">
        <w:r w:rsidR="00A94972" w:rsidRPr="007C437A">
          <w:t>lowly enter</w:t>
        </w:r>
      </w:ins>
      <w:ins w:id="7127" w:author="Arthur Parmentier" w:date="2020-06-04T21:43:00Z">
        <w:r w:rsidRPr="007C437A">
          <w:t>”:</w:t>
        </w:r>
      </w:ins>
      <w:ins w:id="7128" w:author="Arthur Parmentier" w:date="2020-06-04T16:26:00Z">
        <w:r w:rsidR="00A94972" w:rsidRPr="007C437A">
          <w:t xml:space="preserve"> </w:t>
        </w:r>
      </w:ins>
      <w:ins w:id="7129" w:author="Arthur Parmentier" w:date="2020-06-04T21:45:00Z">
        <w:r w:rsidRPr="007C437A">
          <w:t>from the conceptual opposition between immediateness and delay</w:t>
        </w:r>
      </w:ins>
      <w:ins w:id="7130" w:author="Arthur Parmentier" w:date="2020-06-04T21:46:00Z">
        <w:r w:rsidRPr="007C437A">
          <w:t xml:space="preserve"> to a continuous parametrization of time</w:t>
        </w:r>
      </w:ins>
    </w:p>
    <w:p w:rsidR="004F69F6" w:rsidRPr="007C437A" w:rsidRDefault="004F69F6" w:rsidP="004F69F6">
      <w:pPr>
        <w:rPr>
          <w:ins w:id="7131" w:author="Arthur Parmentier" w:date="2020-06-04T21:53:00Z"/>
        </w:rPr>
      </w:pPr>
      <w:ins w:id="7132" w:author="Arthur Parmentier" w:date="2020-06-04T21:47:00Z">
        <w:r w:rsidRPr="007C437A">
          <w:t>To def</w:t>
        </w:r>
      </w:ins>
      <w:ins w:id="7133" w:author="Arthur Parmentier" w:date="2020-06-04T21:48:00Z">
        <w:r w:rsidRPr="007C437A">
          <w:t>ine “when” the events must happen in SP, it is very frequent to either use Play for immediate requests and Slowly for anything that needs to be delay</w:t>
        </w:r>
      </w:ins>
      <w:ins w:id="7134" w:author="Arthur Parmentier" w:date="2020-06-04T21:49:00Z">
        <w:r w:rsidRPr="007C437A">
          <w:t>ed (and eventually precise the delay time using “within X seconds”).</w:t>
        </w:r>
      </w:ins>
      <w:ins w:id="7135" w:author="Arthur Parmentier" w:date="2020-06-04T21:50:00Z">
        <w:r w:rsidRPr="007C437A">
          <w:t xml:space="preserve"> This way, there is a clear opposition between im</w:t>
        </w:r>
      </w:ins>
      <w:ins w:id="7136" w:author="Arthur Parmentier" w:date="2020-06-04T21:51:00Z">
        <w:r w:rsidRPr="007C437A">
          <w:t>mediateness and delay, whereas for a computer, there are no such categories but rather a continuous parametrization of time</w:t>
        </w:r>
      </w:ins>
      <w:ins w:id="7137" w:author="Arthur Parmentier" w:date="2020-06-04T21:52:00Z">
        <w:r w:rsidRPr="007C437A">
          <w:t>, such that it is possible to synchronize events very precisely and define timing in ways much more complex than the immediate versus delayed dichotomy that is relevan</w:t>
        </w:r>
      </w:ins>
      <w:ins w:id="7138" w:author="Arthur Parmentier" w:date="2020-06-04T21:53:00Z">
        <w:r w:rsidRPr="007C437A">
          <w:t>t for human performers.</w:t>
        </w:r>
      </w:ins>
    </w:p>
    <w:p w:rsidR="00046C87" w:rsidRPr="007C437A" w:rsidRDefault="001E11AE" w:rsidP="004F69F6">
      <w:pPr>
        <w:rPr>
          <w:ins w:id="7139" w:author="Arthur Parmentier" w:date="2020-06-04T22:13:00Z"/>
        </w:rPr>
      </w:pPr>
      <w:ins w:id="7140" w:author="Arthur Parmentier" w:date="2020-06-04T21:53:00Z">
        <w:r w:rsidRPr="007C437A">
          <w:t>I think that conceptually, using machines in SP bring</w:t>
        </w:r>
      </w:ins>
      <w:ins w:id="7141" w:author="Arthur Parmentier" w:date="2020-06-04T21:54:00Z">
        <w:r w:rsidRPr="007C437A">
          <w:t>s</w:t>
        </w:r>
      </w:ins>
      <w:ins w:id="7142" w:author="Arthur Parmentier" w:date="2020-06-04T21:53:00Z">
        <w:r w:rsidRPr="007C437A">
          <w:t xml:space="preserve"> new ways of thinking </w:t>
        </w:r>
      </w:ins>
      <w:ins w:id="7143" w:author="Arthur Parmentier" w:date="2020-06-04T21:54:00Z">
        <w:r w:rsidRPr="007C437A">
          <w:t xml:space="preserve">and working with </w:t>
        </w:r>
      </w:ins>
      <w:ins w:id="7144" w:author="Arthur Parmentier" w:date="2020-06-04T21:53:00Z">
        <w:r w:rsidRPr="007C437A">
          <w:t>time in SP</w:t>
        </w:r>
      </w:ins>
      <w:ins w:id="7145" w:author="Arthur Parmentier" w:date="2020-06-04T21:54:00Z">
        <w:r w:rsidRPr="007C437A">
          <w:t xml:space="preserve">. Because I am not an expert </w:t>
        </w:r>
      </w:ins>
      <w:ins w:id="7146" w:author="Arthur Parmentier" w:date="2020-06-04T22:00:00Z">
        <w:r w:rsidR="00046C87" w:rsidRPr="007C437A">
          <w:t xml:space="preserve">on </w:t>
        </w:r>
      </w:ins>
      <w:ins w:id="7147" w:author="Arthur Parmentier" w:date="2020-06-04T21:54:00Z">
        <w:r w:rsidRPr="007C437A">
          <w:t xml:space="preserve">that </w:t>
        </w:r>
      </w:ins>
      <w:ins w:id="7148" w:author="Arthur Parmentier" w:date="2020-06-04T22:00:00Z">
        <w:r w:rsidR="00046C87" w:rsidRPr="007C437A">
          <w:t>side</w:t>
        </w:r>
      </w:ins>
      <w:ins w:id="7149" w:author="Arthur Parmentier" w:date="2020-06-04T21:54:00Z">
        <w:r w:rsidRPr="007C437A">
          <w:t xml:space="preserve"> of SP, I am not sure whether </w:t>
        </w:r>
      </w:ins>
      <w:ins w:id="7150" w:author="Arthur Parmentier" w:date="2020-06-04T21:55:00Z">
        <w:r w:rsidRPr="007C437A">
          <w:t xml:space="preserve">there are already signs </w:t>
        </w:r>
      </w:ins>
      <w:ins w:id="7151" w:author="Arthur Parmentier" w:date="2020-06-04T21:56:00Z">
        <w:r w:rsidRPr="007C437A">
          <w:t xml:space="preserve">for working with time </w:t>
        </w:r>
      </w:ins>
      <w:ins w:id="7152" w:author="Arthur Parmentier" w:date="2020-06-04T21:57:00Z">
        <w:r w:rsidRPr="007C437A">
          <w:t xml:space="preserve">at the precision and parametrization of </w:t>
        </w:r>
      </w:ins>
      <w:ins w:id="7153" w:author="Arthur Parmentier" w:date="2020-06-04T21:56:00Z">
        <w:r w:rsidRPr="007C437A">
          <w:t>machines</w:t>
        </w:r>
      </w:ins>
      <w:ins w:id="7154" w:author="Arthur Parmentier" w:date="2020-06-04T22:02:00Z">
        <w:r w:rsidR="00A15169" w:rsidRPr="007C437A">
          <w:t xml:space="preserve"> (absolute timing, relative timing, continuous parame</w:t>
        </w:r>
      </w:ins>
      <w:ins w:id="7155" w:author="Arthur Parmentier" w:date="2020-06-04T22:03:00Z">
        <w:r w:rsidR="00A15169" w:rsidRPr="007C437A">
          <w:t>trization of time</w:t>
        </w:r>
        <w:r w:rsidR="000223A2" w:rsidRPr="007C437A">
          <w:t xml:space="preserve"> at the very low or very large scale…)</w:t>
        </w:r>
      </w:ins>
      <w:ins w:id="7156" w:author="Arthur Parmentier" w:date="2020-06-04T21:56:00Z">
        <w:r w:rsidRPr="007C437A">
          <w:t xml:space="preserve"> but </w:t>
        </w:r>
      </w:ins>
      <w:ins w:id="7157" w:author="Arthur Parmentier" w:date="2020-06-04T21:57:00Z">
        <w:r w:rsidRPr="007C437A">
          <w:t xml:space="preserve">I have never </w:t>
        </w:r>
        <w:r w:rsidR="00046C87" w:rsidRPr="007C437A">
          <w:t>experienced</w:t>
        </w:r>
        <w:r w:rsidRPr="007C437A">
          <w:t xml:space="preserve"> such signs</w:t>
        </w:r>
      </w:ins>
      <w:ins w:id="7158" w:author="Arthur Parmentier" w:date="2020-06-04T22:02:00Z">
        <w:r w:rsidR="00A15169" w:rsidRPr="007C437A">
          <w:t>.</w:t>
        </w:r>
      </w:ins>
      <w:ins w:id="7159" w:author="Arthur Parmentier" w:date="2020-06-04T22:09:00Z">
        <w:r w:rsidR="00326669" w:rsidRPr="007C437A">
          <w:t xml:space="preserve"> Of course, precision or parametrization is often not wanted in SP where the interest lies in the </w:t>
        </w:r>
      </w:ins>
      <w:ins w:id="7160" w:author="Arthur Parmentier" w:date="2020-06-04T22:10:00Z">
        <w:r w:rsidR="00326669" w:rsidRPr="007C437A">
          <w:t>liberty that a performer has in his propositions. However, with machines, fine descriptions of time are often relevant and allow for a wide variety of results (</w:t>
        </w:r>
      </w:ins>
      <w:ins w:id="7161" w:author="Arthur Parmentier" w:date="2020-06-04T22:11:00Z">
        <w:r w:rsidR="00326669" w:rsidRPr="007C437A">
          <w:t xml:space="preserve">think about signal processing, effects…). I find the idea of requesting a computer to delay </w:t>
        </w:r>
      </w:ins>
      <w:ins w:id="7162"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163" w:author="Arthur Parmentier" w:date="2020-06-04T22:13:00Z">
        <w:r w:rsidR="00326669" w:rsidRPr="007C437A">
          <w:t xml:space="preserve"> the use of such technologies.</w:t>
        </w:r>
      </w:ins>
    </w:p>
    <w:p w:rsidR="00A94972" w:rsidRPr="007C437A" w:rsidRDefault="000F7B62" w:rsidP="003B0646">
      <w:pPr>
        <w:pStyle w:val="Titre5"/>
        <w:rPr>
          <w:ins w:id="7164" w:author="Arthur Parmentier" w:date="2020-06-04T23:32:00Z"/>
        </w:rPr>
      </w:pPr>
      <w:ins w:id="7165" w:author="Arthur Parmentier" w:date="2020-06-04T23:54:00Z">
        <w:r w:rsidRPr="007C437A">
          <w:t xml:space="preserve">Content and modifier sharing the same state in the </w:t>
        </w:r>
      </w:ins>
      <w:ins w:id="7166" w:author="Arthur Parmentier" w:date="2020-06-08T01:39:00Z">
        <w:r w:rsidR="00DE0C52">
          <w:t>automaton</w:t>
        </w:r>
      </w:ins>
    </w:p>
    <w:p w:rsidR="003B0646" w:rsidRPr="007C437A" w:rsidRDefault="003B0646" w:rsidP="003B0646">
      <w:pPr>
        <w:rPr>
          <w:ins w:id="7167" w:author="Arthur Parmentier" w:date="2020-06-04T23:46:00Z"/>
        </w:rPr>
      </w:pPr>
      <w:ins w:id="7168" w:author="Arthur Parmentier" w:date="2020-06-04T23:32:00Z">
        <w:r w:rsidRPr="007C437A">
          <w:t xml:space="preserve">Originally, I had separated the state “content” and “content modifier” in my </w:t>
        </w:r>
      </w:ins>
      <w:ins w:id="7169" w:author="Arthur Parmentier" w:date="2020-06-08T01:39:00Z">
        <w:r w:rsidR="00DE0C52">
          <w:t>automaton</w:t>
        </w:r>
      </w:ins>
      <w:ins w:id="7170" w:author="Arthur Parmentier" w:date="2020-06-04T23:32:00Z">
        <w:r w:rsidRPr="007C437A">
          <w:t xml:space="preserve">, before observing that </w:t>
        </w:r>
      </w:ins>
      <w:ins w:id="7171" w:author="Arthur Parmentier" w:date="2020-06-04T23:33:00Z">
        <w:r w:rsidR="003B4A46" w:rsidRPr="007C437A">
          <w:t>after the first request, they shared the same transitions</w:t>
        </w:r>
      </w:ins>
      <w:ins w:id="7172" w:author="Arthur Parmentier" w:date="2020-06-04T23:42:00Z">
        <w:r w:rsidR="003B4A46" w:rsidRPr="007C437A">
          <w:t xml:space="preserve"> </w:t>
        </w:r>
      </w:ins>
      <w:ins w:id="7173"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174"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175" w:author="Arthur Parmentier" w:date="2020-06-04T23:53:00Z"/>
        </w:rPr>
      </w:pPr>
      <w:ins w:id="7176" w:author="Arthur Parmentier" w:date="2020-06-04T23:46:00Z">
        <w:r w:rsidRPr="007C437A">
          <w:t>In fact, it is possible to remark that the idea of a content always come with default parameters, such that signing a content is always eq</w:t>
        </w:r>
      </w:ins>
      <w:ins w:id="7177" w:author="Arthur Parmentier" w:date="2020-06-04T23:47:00Z">
        <w:r w:rsidRPr="007C437A">
          <w:t xml:space="preserve">uivalent to signing content + default or open parameters. On the other side, one could push the limits of the “content </w:t>
        </w:r>
      </w:ins>
      <w:ins w:id="7178" w:author="Arthur Parmentier" w:date="2020-06-04T23:48:00Z">
        <w:r w:rsidRPr="007C437A">
          <w:t>modifier” very far, such that one would observe that at the end, the content has totally changed.</w:t>
        </w:r>
      </w:ins>
      <w:ins w:id="7179" w:author="Arthur Parmentier" w:date="2020-06-04T23:49:00Z">
        <w:r w:rsidRPr="007C437A">
          <w:t xml:space="preserve"> It shows that the frontiers or the concept of content and modifiers are very porous, just like we have seen in the theory of concepts previously.</w:t>
        </w:r>
      </w:ins>
      <w:ins w:id="7180" w:author="Arthur Parmentier" w:date="2020-06-04T23:50:00Z">
        <w:r w:rsidRPr="007C437A">
          <w:t xml:space="preserve"> The fact that the content and modifier state</w:t>
        </w:r>
      </w:ins>
      <w:ins w:id="7181" w:author="Arthur Parmentier" w:date="2020-06-04T23:51:00Z">
        <w:r w:rsidRPr="007C437A">
          <w:t xml:space="preserve"> coincide is to me a direct consequence from the porosity of these two concepts that can regroup </w:t>
        </w:r>
      </w:ins>
      <w:ins w:id="7182" w:author="Arthur Parmentier" w:date="2020-06-04T23:52:00Z">
        <w:r w:rsidRPr="007C437A">
          <w:t xml:space="preserve">under the single idea of “content modifier”, whether it is at a fine level </w:t>
        </w:r>
        <w:r w:rsidRPr="007C437A">
          <w:lastRenderedPageBreak/>
          <w:t xml:space="preserve">(subtle changes in volume </w:t>
        </w:r>
      </w:ins>
      <w:ins w:id="7183" w:author="Arthur Parmentier" w:date="2020-06-04T23:53:00Z">
        <w:r w:rsidR="000F7B62" w:rsidRPr="007C437A">
          <w:t>that are close for the human perception</w:t>
        </w:r>
      </w:ins>
      <w:ins w:id="7184" w:author="Arthur Parmentier" w:date="2020-06-04T23:52:00Z">
        <w:r w:rsidRPr="007C437A">
          <w:t xml:space="preserve">) or </w:t>
        </w:r>
      </w:ins>
      <w:ins w:id="7185"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186" w:author="Arthur Parmentier" w:date="2020-06-05T15:30:00Z"/>
        </w:rPr>
      </w:pPr>
      <w:ins w:id="7187" w:author="Arthur Parmentier" w:date="2020-06-04T23:54:00Z">
        <w:r w:rsidRPr="007C437A">
          <w:t xml:space="preserve">The challenge of </w:t>
        </w:r>
      </w:ins>
      <w:ins w:id="7188" w:author="Arthur Parmentier" w:date="2020-06-05T14:52:00Z">
        <w:r w:rsidR="005557DC" w:rsidRPr="007C437A">
          <w:t>prepositional</w:t>
        </w:r>
      </w:ins>
      <w:ins w:id="7189" w:author="Arthur Parmentier" w:date="2020-06-04T23:55:00Z">
        <w:r w:rsidRPr="007C437A">
          <w:t xml:space="preserve"> elements </w:t>
        </w:r>
      </w:ins>
      <w:ins w:id="7190" w:author="Arthur Parmentier" w:date="2020-06-05T00:19:00Z">
        <w:r w:rsidR="007137A0" w:rsidRPr="007C437A">
          <w:t>unveiling the contextual components of SP</w:t>
        </w:r>
      </w:ins>
    </w:p>
    <w:p w:rsidR="002D025D" w:rsidRPr="007C437A" w:rsidRDefault="002D025D">
      <w:pPr>
        <w:pStyle w:val="Titre6"/>
        <w:rPr>
          <w:ins w:id="7191" w:author="Arthur Parmentier" w:date="2020-06-04T23:55:00Z"/>
          <w:rPrChange w:id="7192" w:author="Arthur Parmentier" w:date="2020-06-07T15:27:00Z">
            <w:rPr>
              <w:ins w:id="7193" w:author="Arthur Parmentier" w:date="2020-06-04T23:55:00Z"/>
            </w:rPr>
          </w:rPrChange>
        </w:rPr>
        <w:pPrChange w:id="7194" w:author="Arthur Parmentier" w:date="2020-06-05T15:30:00Z">
          <w:pPr>
            <w:pStyle w:val="Titre5"/>
          </w:pPr>
        </w:pPrChange>
      </w:pPr>
      <w:ins w:id="7195" w:author="Arthur Parmentier" w:date="2020-06-05T15:31:00Z">
        <w:r w:rsidRPr="007C437A">
          <w:rPr>
            <w:rPrChange w:id="7196" w:author="Arthur Parmentier" w:date="2020-06-07T15:27:00Z">
              <w:rPr/>
            </w:rPrChange>
          </w:rPr>
          <w:t>“</w:t>
        </w:r>
      </w:ins>
      <w:ins w:id="7197" w:author="Arthur Parmentier" w:date="2020-06-05T15:30:00Z">
        <w:r w:rsidRPr="007C437A">
          <w:rPr>
            <w:rPrChange w:id="7198" w:author="Arthur Parmentier" w:date="2020-06-07T15:27:00Z">
              <w:rPr/>
            </w:rPrChange>
          </w:rPr>
          <w:t>With</w:t>
        </w:r>
      </w:ins>
      <w:ins w:id="7199" w:author="Arthur Parmentier" w:date="2020-06-05T15:31:00Z">
        <w:r w:rsidRPr="007C437A">
          <w:rPr>
            <w:rPrChange w:id="7200" w:author="Arthur Parmentier" w:date="2020-06-07T15:27:00Z">
              <w:rPr/>
            </w:rPrChange>
          </w:rPr>
          <w:t>”</w:t>
        </w:r>
      </w:ins>
      <w:ins w:id="7201" w:author="Arthur Parmentier" w:date="2020-06-05T15:30:00Z">
        <w:r w:rsidRPr="007C437A">
          <w:rPr>
            <w:rPrChange w:id="7202" w:author="Arthur Parmentier" w:date="2020-06-07T15:27:00Z">
              <w:rPr/>
            </w:rPrChange>
          </w:rPr>
          <w:t xml:space="preserve"> + content -&gt; modifier</w:t>
        </w:r>
      </w:ins>
    </w:p>
    <w:p w:rsidR="000F7B62" w:rsidRPr="007C437A" w:rsidRDefault="000F7B62" w:rsidP="000F7B62">
      <w:pPr>
        <w:rPr>
          <w:ins w:id="7203" w:author="Arthur Parmentier" w:date="2020-06-05T15:30:00Z"/>
        </w:rPr>
      </w:pPr>
      <w:ins w:id="7204" w:author="Arthur Parmentier" w:date="2020-06-04T23:55:00Z">
        <w:r w:rsidRPr="007C437A">
          <w:t xml:space="preserve">Adding to the previous remark, we can see that using </w:t>
        </w:r>
      </w:ins>
      <w:ins w:id="7205" w:author="Arthur Parmentier" w:date="2020-06-05T15:11:00Z">
        <w:r w:rsidR="006676C8" w:rsidRPr="007C437A">
          <w:t>prepositional</w:t>
        </w:r>
      </w:ins>
      <w:ins w:id="7206" w:author="Arthur Parmentier" w:date="2020-06-04T23:55:00Z">
        <w:r w:rsidRPr="007C437A">
          <w:t xml:space="preserve"> elements can change </w:t>
        </w:r>
      </w:ins>
      <w:ins w:id="7207" w:author="Arthur Parmentier" w:date="2020-06-05T15:12:00Z">
        <w:r w:rsidR="006676C8" w:rsidRPr="007C437A">
          <w:t>the syntax of the signs. F</w:t>
        </w:r>
      </w:ins>
      <w:ins w:id="7208" w:author="Arthur Parmentier" w:date="2020-06-04T23:56:00Z">
        <w:r w:rsidRPr="007C437A">
          <w:t xml:space="preserve">or </w:t>
        </w:r>
      </w:ins>
      <w:ins w:id="7209" w:author="Arthur Parmentier" w:date="2020-06-05T15:15:00Z">
        <w:r w:rsidR="00AC069B" w:rsidRPr="007C437A">
          <w:t>instance,</w:t>
        </w:r>
      </w:ins>
      <w:ins w:id="7210" w:author="Arthur Parmentier" w:date="2020-06-04T23:56:00Z">
        <w:r w:rsidRPr="007C437A">
          <w:t xml:space="preserve"> in the sentence “whole group, movement with pointillism, slowly enter”</w:t>
        </w:r>
      </w:ins>
      <w:ins w:id="7211" w:author="Arthur Parmentier" w:date="2020-06-05T15:12:00Z">
        <w:r w:rsidR="006676C8" w:rsidRPr="007C437A">
          <w:t xml:space="preserve">, pointillism </w:t>
        </w:r>
      </w:ins>
      <w:ins w:id="7212" w:author="Arthur Parmentier" w:date="2020-06-05T15:13:00Z">
        <w:r w:rsidR="006676C8" w:rsidRPr="007C437A">
          <w:t xml:space="preserve">is a modifier, </w:t>
        </w:r>
      </w:ins>
      <w:ins w:id="7213" w:author="Arthur Parmentier" w:date="2020-06-05T15:15:00Z">
        <w:r w:rsidR="00AC069B" w:rsidRPr="007C437A">
          <w:t>whereas</w:t>
        </w:r>
      </w:ins>
      <w:ins w:id="7214" w:author="Arthur Parmentier" w:date="2020-06-05T15:13:00Z">
        <w:r w:rsidR="006676C8" w:rsidRPr="007C437A">
          <w:t xml:space="preserve"> in the sentence “whole group, pointil</w:t>
        </w:r>
      </w:ins>
      <w:ins w:id="7215" w:author="Arthur Parmentier" w:date="2020-06-05T15:14:00Z">
        <w:r w:rsidR="006676C8" w:rsidRPr="007C437A">
          <w:t>lism, play” it is a content and is often explained as such</w:t>
        </w:r>
      </w:ins>
      <w:ins w:id="7216" w:author="Arthur Parmentier" w:date="2020-06-04T23:57:00Z">
        <w:r w:rsidRPr="007C437A">
          <w:t>.</w:t>
        </w:r>
      </w:ins>
    </w:p>
    <w:p w:rsidR="002D025D" w:rsidRPr="007C437A" w:rsidRDefault="002D025D">
      <w:pPr>
        <w:pStyle w:val="Titre6"/>
        <w:rPr>
          <w:ins w:id="7217" w:author="Arthur Parmentier" w:date="2020-06-05T00:04:00Z"/>
          <w:rPrChange w:id="7218" w:author="Arthur Parmentier" w:date="2020-06-07T15:27:00Z">
            <w:rPr>
              <w:ins w:id="7219" w:author="Arthur Parmentier" w:date="2020-06-05T00:04:00Z"/>
            </w:rPr>
          </w:rPrChange>
        </w:rPr>
        <w:pPrChange w:id="7220" w:author="Arthur Parmentier" w:date="2020-06-05T15:31:00Z">
          <w:pPr/>
        </w:pPrChange>
      </w:pPr>
      <w:ins w:id="7221" w:author="Arthur Parmentier" w:date="2020-06-05T15:31:00Z">
        <w:r w:rsidRPr="007C437A">
          <w:rPr>
            <w:rPrChange w:id="7222" w:author="Arthur Parmentier" w:date="2020-06-07T15:27:00Z">
              <w:rPr/>
            </w:rPrChange>
          </w:rPr>
          <w:t>Content + “group” -&gt; identifier</w:t>
        </w:r>
      </w:ins>
    </w:p>
    <w:p w:rsidR="00747B7B" w:rsidRPr="007C437A" w:rsidRDefault="002D025D" w:rsidP="000F7B62">
      <w:pPr>
        <w:rPr>
          <w:ins w:id="7223" w:author="Arthur Parmentier" w:date="2020-06-05T00:05:00Z"/>
        </w:rPr>
      </w:pPr>
      <w:ins w:id="7224" w:author="Arthur Parmentier" w:date="2020-06-05T15:30:00Z">
        <w:r w:rsidRPr="007C437A">
          <w:t>Consider</w:t>
        </w:r>
      </w:ins>
      <w:ins w:id="7225"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226" w:author="Arthur Parmentier" w:date="2020-06-05T00:05:00Z"/>
        </w:rPr>
      </w:pPr>
      <w:ins w:id="7227"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228" w:author="Arthur Parmentier" w:date="2020-06-05T00:06:00Z"/>
        </w:rPr>
      </w:pPr>
      <w:ins w:id="7229" w:author="Arthur Parmentier" w:date="2020-06-05T00:05:00Z">
        <w:r w:rsidRPr="007C437A">
          <w:t>Second request: “</w:t>
        </w:r>
      </w:ins>
      <w:ins w:id="7230" w:author="Arthur Parmentier" w:date="2020-06-05T00:06:00Z">
        <w:r w:rsidRPr="007C437A">
          <w:t>numerics, long tone, play”</w:t>
        </w:r>
      </w:ins>
    </w:p>
    <w:p w:rsidR="00747B7B" w:rsidRPr="007C437A" w:rsidRDefault="00747B7B" w:rsidP="00747B7B">
      <w:pPr>
        <w:pStyle w:val="Paragraphedeliste"/>
        <w:numPr>
          <w:ilvl w:val="0"/>
          <w:numId w:val="41"/>
        </w:numPr>
        <w:rPr>
          <w:ins w:id="7231" w:author="Arthur Parmentier" w:date="2020-06-05T00:06:00Z"/>
        </w:rPr>
      </w:pPr>
      <w:ins w:id="7232" w:author="Arthur Parmentier" w:date="2020-06-05T00:06:00Z">
        <w:r w:rsidRPr="007C437A">
          <w:t>Third request: “minimalism…”</w:t>
        </w:r>
      </w:ins>
    </w:p>
    <w:p w:rsidR="00376090" w:rsidRPr="007C437A" w:rsidRDefault="00747B7B" w:rsidP="00747B7B">
      <w:pPr>
        <w:rPr>
          <w:ins w:id="7233" w:author="Arthur Parmentier" w:date="2020-06-05T00:15:00Z"/>
        </w:rPr>
      </w:pPr>
      <w:ins w:id="7234" w:author="Arthur Parmentier" w:date="2020-06-05T00:06:00Z">
        <w:r w:rsidRPr="007C437A">
          <w:t xml:space="preserve">At this point, the finite state machine </w:t>
        </w:r>
      </w:ins>
      <w:ins w:id="7235" w:author="Arthur Parmentier" w:date="2020-06-05T15:17:00Z">
        <w:r w:rsidR="00AC069B" w:rsidRPr="007C437A">
          <w:t>cannot</w:t>
        </w:r>
      </w:ins>
      <w:ins w:id="7236" w:author="Arthur Parmentier" w:date="2020-06-05T00:06:00Z">
        <w:r w:rsidRPr="007C437A">
          <w:t xml:space="preserve"> determine whether m</w:t>
        </w:r>
      </w:ins>
      <w:ins w:id="7237" w:author="Arthur Parmentier" w:date="2020-06-05T00:07:00Z">
        <w:r w:rsidRPr="007C437A">
          <w:t>inimalism is part of the broad identifier “minimalism group” or if it is a content for the identifier “numerics”.</w:t>
        </w:r>
      </w:ins>
      <w:ins w:id="7238" w:author="Arthur Parmentier" w:date="2020-06-05T00:08:00Z">
        <w:r w:rsidR="007D1E32" w:rsidRPr="007C437A">
          <w:t xml:space="preserve"> </w:t>
        </w:r>
      </w:ins>
      <w:ins w:id="7239" w:author="Arthur Parmentier" w:date="2020-06-05T15:16:00Z">
        <w:r w:rsidR="00AC069B" w:rsidRPr="007C437A">
          <w:t xml:space="preserve">To parse the </w:t>
        </w:r>
      </w:ins>
      <w:ins w:id="7240" w:author="Arthur Parmentier" w:date="2020-06-05T19:22:00Z">
        <w:r w:rsidR="000E299B" w:rsidRPr="007C437A">
          <w:t>syntactic</w:t>
        </w:r>
      </w:ins>
      <w:ins w:id="7241" w:author="Arthur Parmentier" w:date="2020-06-05T15:16:00Z">
        <w:r w:rsidR="00AC069B" w:rsidRPr="007C437A">
          <w:t xml:space="preserve"> role of “minimalism”, we therefore </w:t>
        </w:r>
      </w:ins>
      <w:ins w:id="7242" w:author="Arthur Parmentier" w:date="2020-06-05T15:17:00Z">
        <w:r w:rsidR="00AC069B" w:rsidRPr="007C437A">
          <w:t>must</w:t>
        </w:r>
      </w:ins>
      <w:ins w:id="7243" w:author="Arthur Parmentier" w:date="2020-06-05T15:16:00Z">
        <w:r w:rsidR="00AC069B" w:rsidRPr="007C437A">
          <w:t xml:space="preserve"> know more about its context</w:t>
        </w:r>
      </w:ins>
      <w:ins w:id="7244" w:author="Arthur Parmentier" w:date="2020-06-05T15:17:00Z">
        <w:r w:rsidR="00AC069B" w:rsidRPr="007C437A">
          <w:t xml:space="preserve">, i.e. what precedes it and what follows it. </w:t>
        </w:r>
      </w:ins>
    </w:p>
    <w:p w:rsidR="00376090" w:rsidRPr="007C437A" w:rsidRDefault="00376090" w:rsidP="00747B7B">
      <w:pPr>
        <w:rPr>
          <w:ins w:id="7245" w:author="Arthur Parmentier" w:date="2020-06-05T00:15:00Z"/>
        </w:rPr>
      </w:pPr>
      <w:ins w:id="7246" w:author="Arthur Parmentier" w:date="2020-06-05T00:15:00Z">
        <w:r w:rsidRPr="007C437A">
          <w:t xml:space="preserve">The </w:t>
        </w:r>
      </w:ins>
      <w:ins w:id="7247" w:author="Arthur Parmentier" w:date="2020-06-05T15:18:00Z">
        <w:r w:rsidR="00AC069B" w:rsidRPr="007C437A">
          <w:t xml:space="preserve">action of “group” after a content </w:t>
        </w:r>
      </w:ins>
      <w:ins w:id="7248" w:author="Arthur Parmentier" w:date="2020-06-05T15:19:00Z">
        <w:r w:rsidR="00AC069B" w:rsidRPr="007C437A">
          <w:t>can be summarize in the following grammar rule:</w:t>
        </w:r>
      </w:ins>
    </w:p>
    <w:p w:rsidR="00376090" w:rsidRPr="007C437A" w:rsidRDefault="00376090" w:rsidP="00747B7B">
      <w:pPr>
        <w:rPr>
          <w:ins w:id="7249" w:author="Arthur Parmentier" w:date="2020-06-05T15:31:00Z"/>
        </w:rPr>
      </w:pPr>
      <w:ins w:id="7250" w:author="Arthur Parmentier" w:date="2020-06-05T00:16:00Z">
        <w:r w:rsidRPr="007C437A">
          <w:t xml:space="preserve">Content </w:t>
        </w:r>
      </w:ins>
      <w:ins w:id="7251" w:author="Arthur Parmentier" w:date="2020-06-05T00:15:00Z">
        <w:r w:rsidRPr="007C437A">
          <w:t xml:space="preserve">+ “group” -&gt; </w:t>
        </w:r>
      </w:ins>
      <w:ins w:id="7252" w:author="Arthur Parmentier" w:date="2020-06-05T00:16:00Z">
        <w:r w:rsidRPr="007C437A">
          <w:t>Identifier</w:t>
        </w:r>
      </w:ins>
    </w:p>
    <w:p w:rsidR="002D025D" w:rsidRPr="007C437A" w:rsidRDefault="00576B55">
      <w:pPr>
        <w:pStyle w:val="Titre6"/>
        <w:rPr>
          <w:ins w:id="7253" w:author="Arthur Parmentier" w:date="2020-06-05T15:19:00Z"/>
          <w:rPrChange w:id="7254" w:author="Arthur Parmentier" w:date="2020-06-07T15:27:00Z">
            <w:rPr>
              <w:ins w:id="7255" w:author="Arthur Parmentier" w:date="2020-06-05T15:19:00Z"/>
            </w:rPr>
          </w:rPrChange>
        </w:rPr>
        <w:pPrChange w:id="7256" w:author="Arthur Parmentier" w:date="2020-06-05T15:31:00Z">
          <w:pPr/>
        </w:pPrChange>
      </w:pPr>
      <w:ins w:id="7257" w:author="Arthur Parmentier" w:date="2020-06-05T15:32:00Z">
        <w:r w:rsidRPr="007C437A">
          <w:rPr>
            <w:rPrChange w:id="7258" w:author="Arthur Parmentier" w:date="2020-06-07T15:27:00Z">
              <w:rPr/>
            </w:rPrChange>
          </w:rPr>
          <w:t>Prepositions a</w:t>
        </w:r>
      </w:ins>
      <w:ins w:id="7259" w:author="Arthur Parmentier" w:date="2020-06-05T15:40:00Z">
        <w:r w:rsidR="00D966BC" w:rsidRPr="007C437A">
          <w:rPr>
            <w:rPrChange w:id="7260" w:author="Arthur Parmentier" w:date="2020-06-07T15:27:00Z">
              <w:rPr/>
            </w:rPrChange>
          </w:rPr>
          <w:t xml:space="preserve">s </w:t>
        </w:r>
      </w:ins>
      <w:ins w:id="7261" w:author="Arthur Parmentier" w:date="2020-06-05T19:22:00Z">
        <w:r w:rsidR="000E299B" w:rsidRPr="007C437A">
          <w:rPr>
            <w:rPrChange w:id="7262" w:author="Arthur Parmentier" w:date="2020-06-07T15:27:00Z">
              <w:rPr/>
            </w:rPrChange>
          </w:rPr>
          <w:t>syntactic</w:t>
        </w:r>
      </w:ins>
      <w:ins w:id="7263" w:author="Arthur Parmentier" w:date="2020-06-05T15:32:00Z">
        <w:r w:rsidRPr="007C437A">
          <w:rPr>
            <w:rPrChange w:id="7264" w:author="Arthur Parmentier" w:date="2020-06-07T15:27:00Z">
              <w:rPr/>
            </w:rPrChange>
          </w:rPr>
          <w:t xml:space="preserve"> operators</w:t>
        </w:r>
      </w:ins>
    </w:p>
    <w:p w:rsidR="002D025D" w:rsidRPr="007C437A" w:rsidRDefault="00AC069B" w:rsidP="00747B7B">
      <w:pPr>
        <w:rPr>
          <w:ins w:id="7265" w:author="Arthur Parmentier" w:date="2020-06-05T15:26:00Z"/>
        </w:rPr>
      </w:pPr>
      <w:ins w:id="7266" w:author="Arthur Parmentier" w:date="2020-06-05T15:19:00Z">
        <w:r w:rsidRPr="007C437A">
          <w:t xml:space="preserve">There are examples that </w:t>
        </w:r>
      </w:ins>
      <w:ins w:id="7267" w:author="Arthur Parmentier" w:date="2020-06-05T15:41:00Z">
        <w:r w:rsidR="00D966BC" w:rsidRPr="007C437A">
          <w:t>show</w:t>
        </w:r>
      </w:ins>
      <w:ins w:id="7268" w:author="Arthur Parmentier" w:date="2020-06-05T15:20:00Z">
        <w:r w:rsidRPr="007C437A">
          <w:t xml:space="preserve"> the </w:t>
        </w:r>
      </w:ins>
      <w:ins w:id="7269" w:author="Arthur Parmentier" w:date="2020-06-05T15:31:00Z">
        <w:r w:rsidR="002D025D" w:rsidRPr="007C437A">
          <w:t xml:space="preserve">influence of </w:t>
        </w:r>
      </w:ins>
      <w:ins w:id="7270" w:author="Arthur Parmentier" w:date="2020-06-05T15:20:00Z">
        <w:r w:rsidRPr="007C437A">
          <w:t>context in SP grammar. Think of recursive requests such as</w:t>
        </w:r>
      </w:ins>
      <w:ins w:id="7271" w:author="Arthur Parmentier" w:date="2020-06-05T15:33:00Z">
        <w:r w:rsidR="004B5F28" w:rsidRPr="007C437A">
          <w:t xml:space="preserve">: </w:t>
        </w:r>
      </w:ins>
      <w:ins w:id="7272" w:author="Arthur Parmentier" w:date="2020-06-05T15:20:00Z">
        <w:r w:rsidRPr="007C437A">
          <w:t xml:space="preserve">“Whole group, </w:t>
        </w:r>
      </w:ins>
      <w:ins w:id="7273" w:author="Arthur Parmentier" w:date="2020-06-05T15:21:00Z">
        <w:r w:rsidRPr="007C437A">
          <w:t>pointillism</w:t>
        </w:r>
      </w:ins>
      <w:ins w:id="7274" w:author="Arthur Parmentier" w:date="2020-06-05T15:22:00Z">
        <w:r w:rsidRPr="007C437A">
          <w:t xml:space="preserve"> with head</w:t>
        </w:r>
      </w:ins>
      <w:ins w:id="7275" w:author="Arthur Parmentier" w:date="2020-06-05T15:23:00Z">
        <w:r w:rsidRPr="007C437A">
          <w:t xml:space="preserve"> </w:t>
        </w:r>
      </w:ins>
      <w:ins w:id="7276" w:author="Arthur Parmentier" w:date="2020-06-05T15:22:00Z">
        <w:r w:rsidRPr="007C437A">
          <w:t>add hands low</w:t>
        </w:r>
      </w:ins>
      <w:ins w:id="7277" w:author="Arthur Parmentier" w:date="2020-06-05T15:23:00Z">
        <w:r w:rsidRPr="007C437A">
          <w:t xml:space="preserve"> volume, play”</w:t>
        </w:r>
      </w:ins>
      <w:ins w:id="7278" w:author="Arthur Parmentier" w:date="2020-06-05T15:33:00Z">
        <w:r w:rsidR="004B5F28" w:rsidRPr="007C437A">
          <w:t>.</w:t>
        </w:r>
        <w:r w:rsidR="004B5F28" w:rsidRPr="007C437A">
          <w:br/>
        </w:r>
      </w:ins>
      <w:ins w:id="7279" w:author="Arthur Parmentier" w:date="2020-06-05T15:25:00Z">
        <w:r w:rsidR="002D025D" w:rsidRPr="007C437A">
          <w:t>One could interpret the “low volume</w:t>
        </w:r>
      </w:ins>
      <w:ins w:id="7280" w:author="Arthur Parmentier" w:date="2020-06-05T15:26:00Z">
        <w:r w:rsidR="002D025D" w:rsidRPr="007C437A">
          <w:t>” in two ways:</w:t>
        </w:r>
      </w:ins>
    </w:p>
    <w:p w:rsidR="002D025D" w:rsidRPr="007C437A" w:rsidRDefault="002D025D" w:rsidP="00747B7B">
      <w:pPr>
        <w:rPr>
          <w:ins w:id="7281" w:author="Arthur Parmentier" w:date="2020-06-05T15:26:00Z"/>
        </w:rPr>
      </w:pPr>
      <w:ins w:id="7282" w:author="Arthur Parmentier" w:date="2020-06-05T15:26:00Z">
        <w:r w:rsidRPr="007C437A">
          <w:t>1° referring to the pointillism in general</w:t>
        </w:r>
        <w:r w:rsidRPr="007C437A">
          <w:br/>
          <w:t>2° referring t</w:t>
        </w:r>
      </w:ins>
      <w:ins w:id="7283" w:author="Arthur Parmentier" w:date="2020-06-05T15:34:00Z">
        <w:r w:rsidR="004B5F28" w:rsidRPr="007C437A">
          <w:t>o the</w:t>
        </w:r>
      </w:ins>
      <w:ins w:id="7284" w:author="Arthur Parmentier" w:date="2020-06-05T15:26:00Z">
        <w:r w:rsidRPr="007C437A">
          <w:t xml:space="preserve"> movements </w:t>
        </w:r>
      </w:ins>
      <w:ins w:id="7285" w:author="Arthur Parmentier" w:date="2020-06-05T15:34:00Z">
        <w:r w:rsidR="0018560A" w:rsidRPr="007C437A">
          <w:t xml:space="preserve">of the hands </w:t>
        </w:r>
      </w:ins>
      <w:ins w:id="7286" w:author="Arthur Parmentier" w:date="2020-06-05T15:26:00Z">
        <w:r w:rsidRPr="007C437A">
          <w:t>only</w:t>
        </w:r>
      </w:ins>
    </w:p>
    <w:p w:rsidR="002D025D" w:rsidRPr="007C437A" w:rsidRDefault="002D025D" w:rsidP="00747B7B">
      <w:pPr>
        <w:rPr>
          <w:ins w:id="7287" w:author="Arthur Parmentier" w:date="2020-06-05T15:28:00Z"/>
        </w:rPr>
      </w:pPr>
      <w:ins w:id="7288" w:author="Arthur Parmentier" w:date="2020-06-05T15:26:00Z">
        <w:r w:rsidRPr="007C437A">
          <w:t xml:space="preserve">I would personally </w:t>
        </w:r>
      </w:ins>
      <w:ins w:id="7289" w:author="Arthur Parmentier" w:date="2020-06-05T15:27:00Z">
        <w:r w:rsidRPr="007C437A">
          <w:t xml:space="preserve">interpret the request the first way. </w:t>
        </w:r>
      </w:ins>
      <w:ins w:id="7290" w:author="Arthur Parmentier" w:date="2020-06-05T15:28:00Z">
        <w:r w:rsidRPr="007C437A">
          <w:t>However,</w:t>
        </w:r>
      </w:ins>
      <w:ins w:id="7291" w:author="Arthur Parmentier" w:date="2020-06-05T15:27:00Z">
        <w:r w:rsidRPr="007C437A">
          <w:t xml:space="preserve"> in the following request:</w:t>
        </w:r>
      </w:ins>
      <w:ins w:id="7292" w:author="Arthur Parmentier" w:date="2020-06-05T15:34:00Z">
        <w:r w:rsidR="004B5F28" w:rsidRPr="007C437A">
          <w:t xml:space="preserve"> </w:t>
        </w:r>
      </w:ins>
      <w:ins w:id="7293" w:author="Arthur Parmentier" w:date="2020-06-05T15:27:00Z">
        <w:r w:rsidRPr="007C437A">
          <w:t>“Whole group, pointillism with head</w:t>
        </w:r>
      </w:ins>
      <w:ins w:id="7294" w:author="Arthur Parmentier" w:date="2020-06-05T15:28:00Z">
        <w:r w:rsidRPr="007C437A">
          <w:t xml:space="preserve"> high volume</w:t>
        </w:r>
      </w:ins>
      <w:ins w:id="7295" w:author="Arthur Parmentier" w:date="2020-06-05T15:27:00Z">
        <w:r w:rsidRPr="007C437A">
          <w:t xml:space="preserve"> add hands low volume, play”</w:t>
        </w:r>
      </w:ins>
      <w:ins w:id="7296" w:author="Arthur Parmentier" w:date="2020-06-05T15:34:00Z">
        <w:r w:rsidR="004B5F28" w:rsidRPr="007C437A">
          <w:t xml:space="preserve">, </w:t>
        </w:r>
      </w:ins>
      <w:ins w:id="7297" w:author="Arthur Parmentier" w:date="2020-06-05T15:28:00Z">
        <w:r w:rsidRPr="007C437A">
          <w:t>I would interpret it the second way, i.e. that the low volume refers to the hands only.</w:t>
        </w:r>
      </w:ins>
    </w:p>
    <w:p w:rsidR="009C1A6D" w:rsidRPr="007C437A" w:rsidRDefault="007D69D8" w:rsidP="00747B7B">
      <w:pPr>
        <w:rPr>
          <w:ins w:id="7298" w:author="Arthur Parmentier" w:date="2020-06-05T16:15:00Z"/>
        </w:rPr>
      </w:pPr>
      <w:ins w:id="7299" w:author="Arthur Parmentier" w:date="2020-06-05T15:34:00Z">
        <w:r w:rsidRPr="007C437A">
          <w:t>In general, my observation is th</w:t>
        </w:r>
      </w:ins>
      <w:ins w:id="7300" w:author="Arthur Parmentier" w:date="2020-06-05T16:02:00Z">
        <w:r w:rsidR="0010023A" w:rsidRPr="007C437A">
          <w:t xml:space="preserve">at there is a class of SP signs that I would call “prepositions”: </w:t>
        </w:r>
      </w:ins>
      <w:ins w:id="7301" w:author="Arthur Parmentier" w:date="2020-06-05T15:34:00Z">
        <w:r w:rsidRPr="007C437A">
          <w:t xml:space="preserve">with, without, add, group, </w:t>
        </w:r>
      </w:ins>
      <w:ins w:id="7302" w:author="Arthur Parmentier" w:date="2020-06-05T15:35:00Z">
        <w:r w:rsidRPr="007C437A">
          <w:t>remove</w:t>
        </w:r>
      </w:ins>
      <w:ins w:id="7303" w:author="Arthur Parmentier" w:date="2020-06-05T16:15:00Z">
        <w:r w:rsidR="00A97496" w:rsidRPr="007C437A">
          <w:t>, go on to, go back to, morph</w:t>
        </w:r>
      </w:ins>
      <w:ins w:id="7304" w:author="Arthur Parmentier" w:date="2020-06-05T15:35:00Z">
        <w:r w:rsidRPr="007C437A">
          <w:t>…</w:t>
        </w:r>
      </w:ins>
      <w:ins w:id="7305" w:author="Arthur Parmentier" w:date="2020-06-05T16:02:00Z">
        <w:r w:rsidR="0010023A" w:rsidRPr="007C437A">
          <w:t xml:space="preserve"> that</w:t>
        </w:r>
      </w:ins>
      <w:ins w:id="7306" w:author="Arthur Parmentier" w:date="2020-06-05T15:35:00Z">
        <w:r w:rsidRPr="007C437A">
          <w:t xml:space="preserve"> </w:t>
        </w:r>
      </w:ins>
      <w:ins w:id="7307" w:author="Arthur Parmentier" w:date="2020-06-05T15:45:00Z">
        <w:r w:rsidR="00D966BC" w:rsidRPr="007C437A">
          <w:t>a</w:t>
        </w:r>
        <w:r w:rsidR="00F4578C" w:rsidRPr="007C437A">
          <w:t>ct as operators</w:t>
        </w:r>
      </w:ins>
      <w:ins w:id="7308" w:author="Arthur Parmentier" w:date="2020-06-05T15:46:00Z">
        <w:r w:rsidR="00F4578C" w:rsidRPr="007C437A">
          <w:rPr>
            <w:rStyle w:val="Appelnotedebasdep"/>
          </w:rPr>
          <w:footnoteReference w:id="52"/>
        </w:r>
        <w:r w:rsidR="00F4578C" w:rsidRPr="007C437A">
          <w:t xml:space="preserve"> that changes the </w:t>
        </w:r>
        <w:r w:rsidR="00F4578C" w:rsidRPr="007C437A">
          <w:lastRenderedPageBreak/>
          <w:t>syntax of elements around them.</w:t>
        </w:r>
      </w:ins>
      <w:ins w:id="7312" w:author="Arthur Parmentier" w:date="2020-06-05T16:03:00Z">
        <w:r w:rsidR="007E64ED" w:rsidRPr="007C437A">
          <w:t xml:space="preserve"> In the second SP workbook</w:t>
        </w:r>
      </w:ins>
      <w:ins w:id="7313" w:author="Arthur Parmentier" w:date="2020-06-05T16:05:00Z">
        <w:r w:rsidR="00B25170" w:rsidRPr="007C437A">
          <w:t xml:space="preserve"> by Walter Thompson</w:t>
        </w:r>
      </w:ins>
      <w:ins w:id="7314" w:author="Arthur Parmentier" w:date="2020-06-05T16:12:00Z">
        <w:r w:rsidR="00B25170" w:rsidRPr="007C437A">
          <w:t>,</w:t>
        </w:r>
      </w:ins>
      <w:ins w:id="7315" w:author="Arthur Parmentier" w:date="2020-06-05T16:05:00Z">
        <w:r w:rsidR="00B25170" w:rsidRPr="007C437A">
          <w:t xml:space="preserve"> the</w:t>
        </w:r>
      </w:ins>
      <w:ins w:id="7316" w:author="Arthur Parmentier" w:date="2020-06-05T16:12:00Z">
        <w:r w:rsidR="00B25170" w:rsidRPr="007C437A">
          <w:t>s</w:t>
        </w:r>
      </w:ins>
      <w:ins w:id="7317" w:author="Arthur Parmentier" w:date="2020-06-05T16:05:00Z">
        <w:r w:rsidR="00B25170" w:rsidRPr="007C437A">
          <w:t>e</w:t>
        </w:r>
      </w:ins>
      <w:ins w:id="7318" w:author="Arthur Parmentier" w:date="2020-06-05T16:03:00Z">
        <w:r w:rsidR="007E64ED" w:rsidRPr="007C437A">
          <w:t xml:space="preserve"> signs ar</w:t>
        </w:r>
      </w:ins>
      <w:ins w:id="7319" w:author="Arthur Parmentier" w:date="2020-06-05T16:05:00Z">
        <w:r w:rsidR="00B25170" w:rsidRPr="007C437A">
          <w:t>e described as belonging to</w:t>
        </w:r>
      </w:ins>
      <w:ins w:id="7320" w:author="Arthur Parmentier" w:date="2020-06-05T16:03:00Z">
        <w:r w:rsidR="007E64ED" w:rsidRPr="007C437A">
          <w:t xml:space="preserve"> the syntax categories “what”</w:t>
        </w:r>
      </w:ins>
      <w:ins w:id="7321" w:author="Arthur Parmentier" w:date="2020-06-05T16:07:00Z">
        <w:r w:rsidR="00B25170" w:rsidRPr="007C437A">
          <w:t xml:space="preserve"> or “who”</w:t>
        </w:r>
      </w:ins>
      <w:ins w:id="7322" w:author="Arthur Parmentier" w:date="2020-06-05T16:08:00Z">
        <w:r w:rsidR="00B25170" w:rsidRPr="007C437A">
          <w:t xml:space="preserve"> and part of the </w:t>
        </w:r>
      </w:ins>
      <w:ins w:id="7323" w:author="Arthur Parmentier" w:date="2020-06-05T16:09:00Z">
        <w:r w:rsidR="00B25170" w:rsidRPr="007C437A">
          <w:t xml:space="preserve">“function signal” class. </w:t>
        </w:r>
      </w:ins>
    </w:p>
    <w:p w:rsidR="009C1A6D" w:rsidRPr="007C437A" w:rsidRDefault="009C1A6D" w:rsidP="00747B7B">
      <w:pPr>
        <w:rPr>
          <w:ins w:id="7324" w:author="Arthur Parmentier" w:date="2020-06-05T16:16:00Z"/>
        </w:rPr>
      </w:pPr>
      <w:ins w:id="7325" w:author="Arthur Parmentier" w:date="2020-06-05T16:16:00Z">
        <w:r w:rsidRPr="007C437A">
          <w:rPr>
            <w:noProof/>
            <w:rPrChange w:id="7326"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327"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328"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329"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330" w:author="Arthur Parmentier" w:date="2020-06-05T16:16:00Z"/>
        </w:rPr>
      </w:pPr>
      <w:ins w:id="7331" w:author="Arthur Parmentier" w:date="2020-06-05T16:20:00Z">
        <w:r w:rsidRPr="007C437A">
          <w:t>DECORRELATION what – content how -modifier…??</w:t>
        </w:r>
      </w:ins>
    </w:p>
    <w:p w:rsidR="002D025D" w:rsidRPr="007C437A" w:rsidRDefault="00B25170" w:rsidP="00747B7B">
      <w:pPr>
        <w:rPr>
          <w:ins w:id="7332" w:author="Arthur Parmentier" w:date="2020-06-05T00:15:00Z"/>
        </w:rPr>
      </w:pPr>
      <w:ins w:id="7333" w:author="Arthur Parmentier" w:date="2020-06-05T16:09:00Z">
        <w:r w:rsidRPr="007C437A">
          <w:t>From my model of SP as a re</w:t>
        </w:r>
      </w:ins>
      <w:ins w:id="7334" w:author="Arthur Parmentier" w:date="2020-06-05T16:10:00Z">
        <w:r w:rsidRPr="007C437A">
          <w:t xml:space="preserve">gular language and the previous observations, it is clear that at the syntax level, these signs are very different from other </w:t>
        </w:r>
      </w:ins>
      <w:ins w:id="7335" w:author="Arthur Parmentier" w:date="2020-06-05T16:11:00Z">
        <w:r w:rsidRPr="007C437A">
          <w:t>contents</w:t>
        </w:r>
      </w:ins>
      <w:ins w:id="7336" w:author="Arthur Parmentier" w:date="2020-06-05T16:10:00Z">
        <w:r w:rsidRPr="007C437A">
          <w:t xml:space="preserve"> or </w:t>
        </w:r>
      </w:ins>
      <w:ins w:id="7337" w:author="Arthur Parmentier" w:date="2020-06-05T16:11:00Z">
        <w:r w:rsidRPr="007C437A">
          <w:t>modifie</w:t>
        </w:r>
      </w:ins>
      <w:ins w:id="7338" w:author="Arthur Parmentier" w:date="2020-06-05T16:12:00Z">
        <w:r w:rsidRPr="007C437A">
          <w:t xml:space="preserve">rs </w:t>
        </w:r>
      </w:ins>
      <w:ins w:id="7339" w:author="Arthur Parmentier" w:date="2020-06-05T16:10:00Z">
        <w:r w:rsidRPr="007C437A">
          <w:t>signs.</w:t>
        </w:r>
      </w:ins>
    </w:p>
    <w:p w:rsidR="00747B7B" w:rsidRPr="007C437A" w:rsidRDefault="007D1E32" w:rsidP="00747B7B">
      <w:pPr>
        <w:rPr>
          <w:ins w:id="7340" w:author="Arthur Parmentier" w:date="2020-06-05T00:13:00Z"/>
        </w:rPr>
      </w:pPr>
      <w:ins w:id="7341" w:author="Arthur Parmentier" w:date="2020-06-05T00:08:00Z">
        <w:r w:rsidRPr="007C437A">
          <w:t xml:space="preserve">It is a very important limitation of the modeling of SP as a regular language, that I have not solved in my tool yet. Several options </w:t>
        </w:r>
      </w:ins>
      <w:ins w:id="7342" w:author="Arthur Parmentier" w:date="2020-06-05T00:09:00Z">
        <w:r w:rsidRPr="007C437A">
          <w:t>for</w:t>
        </w:r>
      </w:ins>
      <w:ins w:id="7343" w:author="Arthur Parmentier" w:date="2020-06-05T00:10:00Z">
        <w:r w:rsidR="00974865" w:rsidRPr="007C437A">
          <w:t xml:space="preserve"> solving this problem</w:t>
        </w:r>
      </w:ins>
      <w:ins w:id="7344" w:author="Arthur Parmentier" w:date="2020-06-05T00:11:00Z">
        <w:r w:rsidR="00974865" w:rsidRPr="007C437A">
          <w:t xml:space="preserve"> in</w:t>
        </w:r>
      </w:ins>
      <w:ins w:id="7345" w:author="Arthur Parmentier" w:date="2020-06-05T00:09:00Z">
        <w:r w:rsidRPr="007C437A">
          <w:t xml:space="preserve"> </w:t>
        </w:r>
      </w:ins>
      <w:ins w:id="7346" w:author="Arthur Parmentier" w:date="2020-06-05T00:10:00Z">
        <w:r w:rsidRPr="007C437A">
          <w:t xml:space="preserve">a </w:t>
        </w:r>
      </w:ins>
      <w:ins w:id="7347" w:author="Arthur Parmentier" w:date="2020-06-05T00:09:00Z">
        <w:r w:rsidRPr="007C437A">
          <w:t>future implementation are discussed in a further section.</w:t>
        </w:r>
      </w:ins>
    </w:p>
    <w:p w:rsidR="009854FD" w:rsidRPr="007C437A" w:rsidRDefault="00376090">
      <w:pPr>
        <w:rPr>
          <w:ins w:id="7348" w:author="Arthur Parmentier" w:date="2020-06-04T16:33:00Z"/>
        </w:rPr>
        <w:pPrChange w:id="7349" w:author="Arthur Parmentier" w:date="2020-06-05T00:06:00Z">
          <w:pPr>
            <w:pStyle w:val="Paragraphedeliste"/>
            <w:numPr>
              <w:numId w:val="38"/>
            </w:numPr>
            <w:ind w:hanging="360"/>
          </w:pPr>
        </w:pPrChange>
      </w:pPr>
      <w:ins w:id="7350" w:author="Arthur Parmentier" w:date="2020-06-05T00:13:00Z">
        <w:r w:rsidRPr="007C437A">
          <w:t>In all cases that I have identified, it is the logical element that are able to change the category of a sign and therefore</w:t>
        </w:r>
      </w:ins>
      <w:ins w:id="7351" w:author="Arthur Parmentier" w:date="2020-06-05T00:14:00Z">
        <w:r w:rsidRPr="007C437A">
          <w:t xml:space="preserve"> “break” the FSM representation validity</w:t>
        </w:r>
      </w:ins>
      <w:ins w:id="7352" w:author="Arthur Parmentier" w:date="2020-06-05T00:16:00Z">
        <w:r w:rsidRPr="007C437A">
          <w:t xml:space="preserve">. I hope that my work and these observations will </w:t>
        </w:r>
      </w:ins>
      <w:ins w:id="7353" w:author="Arthur Parmentier" w:date="2020-06-05T00:17:00Z">
        <w:r w:rsidRPr="007C437A">
          <w:t>serve as a bas</w:t>
        </w:r>
      </w:ins>
      <w:ins w:id="7354" w:author="Arthur Parmentier" w:date="2020-06-05T00:18:00Z">
        <w:r w:rsidRPr="007C437A">
          <w:t>e</w:t>
        </w:r>
      </w:ins>
      <w:ins w:id="7355" w:author="Arthur Parmentier" w:date="2020-06-05T00:17:00Z">
        <w:r w:rsidRPr="007C437A">
          <w:t xml:space="preserve"> for </w:t>
        </w:r>
      </w:ins>
      <w:ins w:id="7356" w:author="Arthur Parmentier" w:date="2020-06-05T00:18:00Z">
        <w:r w:rsidRPr="007C437A">
          <w:t>deeper</w:t>
        </w:r>
      </w:ins>
      <w:ins w:id="7357" w:author="Arthur Parmentier" w:date="2020-06-05T00:17:00Z">
        <w:r w:rsidRPr="007C437A">
          <w:t xml:space="preserve"> stud</w:t>
        </w:r>
      </w:ins>
      <w:ins w:id="7358" w:author="Arthur Parmentier" w:date="2020-06-05T00:18:00Z">
        <w:r w:rsidRPr="007C437A">
          <w:t>ies</w:t>
        </w:r>
      </w:ins>
      <w:ins w:id="7359" w:author="Arthur Parmentier" w:date="2020-06-05T00:17:00Z">
        <w:r w:rsidRPr="007C437A">
          <w:t xml:space="preserve"> and</w:t>
        </w:r>
      </w:ins>
      <w:ins w:id="7360" w:author="Arthur Parmentier" w:date="2020-06-05T00:18:00Z">
        <w:r w:rsidRPr="007C437A">
          <w:t xml:space="preserve"> linguistic</w:t>
        </w:r>
      </w:ins>
      <w:ins w:id="7361" w:author="Arthur Parmentier" w:date="2020-06-05T00:17:00Z">
        <w:r w:rsidRPr="007C437A">
          <w:t xml:space="preserve"> modeling of SP grammar in its “regular” and “contextual” components</w:t>
        </w:r>
      </w:ins>
      <w:ins w:id="7362"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363" w:author="Arthur Parmentier" w:date="2020-06-05T00:01:00Z"/>
          <w:rPrChange w:id="7364" w:author="Arthur Parmentier" w:date="2020-06-07T15:27:00Z">
            <w:rPr>
              <w:del w:id="7365" w:author="Arthur Parmentier" w:date="2020-06-05T00:01:00Z"/>
            </w:rPr>
          </w:rPrChange>
        </w:rPr>
        <w:pPrChange w:id="7366" w:author="Arthur Parmentier" w:date="2020-06-04T16:59:00Z">
          <w:pPr>
            <w:pStyle w:val="Titre2"/>
          </w:pPr>
        </w:pPrChange>
      </w:pPr>
      <w:bookmarkStart w:id="7367" w:name="_Toc42259029"/>
      <w:bookmarkStart w:id="7368" w:name="_Toc42259106"/>
      <w:bookmarkStart w:id="7369" w:name="_Toc42449785"/>
      <w:bookmarkStart w:id="7370" w:name="_Toc42449867"/>
      <w:bookmarkStart w:id="7371" w:name="_Toc42550053"/>
      <w:bookmarkStart w:id="7372" w:name="_Toc42550146"/>
      <w:bookmarkStart w:id="7373" w:name="_Toc42698897"/>
      <w:bookmarkStart w:id="7374" w:name="_Toc42698976"/>
      <w:bookmarkEnd w:id="7367"/>
      <w:bookmarkEnd w:id="7368"/>
      <w:bookmarkEnd w:id="7369"/>
      <w:bookmarkEnd w:id="7370"/>
      <w:bookmarkEnd w:id="7371"/>
      <w:bookmarkEnd w:id="7372"/>
      <w:bookmarkEnd w:id="7373"/>
      <w:bookmarkEnd w:id="7374"/>
    </w:p>
    <w:p w:rsidR="00F25194" w:rsidRPr="007C437A" w:rsidRDefault="00F25194">
      <w:pPr>
        <w:pStyle w:val="Titre3"/>
        <w:rPr>
          <w:ins w:id="7375" w:author="Arthur Parmentier" w:date="2020-06-05T00:33:00Z"/>
        </w:rPr>
      </w:pPr>
      <w:bookmarkStart w:id="7376" w:name="_Toc42698977"/>
      <w:r w:rsidRPr="007C437A">
        <w:t>Part 5: Orchestra simulation</w:t>
      </w:r>
      <w:bookmarkEnd w:id="7376"/>
    </w:p>
    <w:p w:rsidR="002453FD" w:rsidRPr="007C437A" w:rsidRDefault="002453FD" w:rsidP="002453FD">
      <w:pPr>
        <w:rPr>
          <w:ins w:id="7377" w:author="Arthur Parmentier" w:date="2020-06-05T00:37:00Z"/>
        </w:rPr>
      </w:pPr>
      <w:ins w:id="7378" w:author="Arthur Parmentier" w:date="2020-06-05T00:35:00Z">
        <w:r w:rsidRPr="007C437A">
          <w:t xml:space="preserve">From the OSC commands created by the </w:t>
        </w:r>
      </w:ins>
      <w:ins w:id="7379" w:author="Arthur Parmentier" w:date="2020-06-08T01:39:00Z">
        <w:r w:rsidR="00DE0C52">
          <w:t>automaton</w:t>
        </w:r>
      </w:ins>
      <w:ins w:id="7380" w:author="Arthur Parmentier" w:date="2020-06-05T00:35:00Z">
        <w:r w:rsidRPr="007C437A">
          <w:t xml:space="preserve">, there is an unlimited panel of </w:t>
        </w:r>
      </w:ins>
      <w:ins w:id="7381" w:author="Arthur Parmentier" w:date="2020-06-05T00:36:00Z">
        <w:r w:rsidRPr="007C437A">
          <w:t xml:space="preserve">tools and ways to create an orchestra. </w:t>
        </w:r>
      </w:ins>
    </w:p>
    <w:p w:rsidR="002453FD" w:rsidRPr="007C437A" w:rsidRDefault="00AC4940" w:rsidP="002453FD">
      <w:pPr>
        <w:pStyle w:val="Titre4"/>
        <w:rPr>
          <w:ins w:id="7382" w:author="Arthur Parmentier" w:date="2020-06-05T00:37:00Z"/>
        </w:rPr>
      </w:pPr>
      <w:ins w:id="7383" w:author="Arthur Parmentier" w:date="2020-06-05T12:55:00Z">
        <w:r w:rsidRPr="007C437A">
          <w:t xml:space="preserve">First try with </w:t>
        </w:r>
      </w:ins>
      <w:ins w:id="7384" w:author="Arthur Parmentier" w:date="2020-06-05T00:37:00Z">
        <w:r w:rsidR="002453FD" w:rsidRPr="007C437A">
          <w:t>Ableton Live</w:t>
        </w:r>
      </w:ins>
    </w:p>
    <w:p w:rsidR="002453FD" w:rsidRPr="007C437A" w:rsidRDefault="002453FD" w:rsidP="002453FD">
      <w:pPr>
        <w:rPr>
          <w:ins w:id="7385" w:author="Arthur Parmentier" w:date="2020-06-05T00:43:00Z"/>
        </w:rPr>
      </w:pPr>
      <w:ins w:id="7386" w:author="Arthur Parmentier" w:date="2020-06-05T00:36:00Z">
        <w:r w:rsidRPr="007C437A">
          <w:t xml:space="preserve">I originally started by building a connection with </w:t>
        </w:r>
      </w:ins>
      <w:ins w:id="7387" w:author="Arthur Parmentier" w:date="2020-06-05T00:40:00Z">
        <w:r w:rsidR="00233897" w:rsidRPr="007C437A">
          <w:t xml:space="preserve">the performance software </w:t>
        </w:r>
      </w:ins>
      <w:ins w:id="7388" w:author="Arthur Parmentier" w:date="2020-06-05T00:36:00Z">
        <w:r w:rsidRPr="007C437A">
          <w:t>Ableton Live</w:t>
        </w:r>
      </w:ins>
      <w:ins w:id="7389" w:author="Arthur Parmentier" w:date="2020-06-05T00:40:00Z">
        <w:r w:rsidR="00233897" w:rsidRPr="007C437A">
          <w:t xml:space="preserve"> because of its wide spread use in the community of live performing artists</w:t>
        </w:r>
      </w:ins>
      <w:ins w:id="7390" w:author="Arthur Parmentier" w:date="2020-06-05T00:41:00Z">
        <w:r w:rsidR="00233897" w:rsidRPr="007C437A">
          <w:t xml:space="preserve"> (DJs, live performers) and its useful features for li</w:t>
        </w:r>
      </w:ins>
      <w:ins w:id="7391" w:author="Arthur Parmentier" w:date="2020-06-05T00:42:00Z">
        <w:r w:rsidR="00233897" w:rsidRPr="007C437A">
          <w:t>ve music such as the use of scenes and or the launch of clips synchron</w:t>
        </w:r>
      </w:ins>
      <w:ins w:id="7392" w:author="Arthur Parmentier" w:date="2020-06-05T00:43:00Z">
        <w:r w:rsidR="00233897" w:rsidRPr="007C437A">
          <w:t>ized with a particular metric and tempo.</w:t>
        </w:r>
      </w:ins>
    </w:p>
    <w:p w:rsidR="00E93BAC" w:rsidRPr="007C437A" w:rsidRDefault="00E93BAC" w:rsidP="002453FD">
      <w:pPr>
        <w:rPr>
          <w:ins w:id="7393" w:author="Arthur Parmentier" w:date="2020-06-05T00:56:00Z"/>
        </w:rPr>
      </w:pPr>
      <w:ins w:id="7394" w:author="Arthur Parmentier" w:date="2020-06-05T00:44:00Z">
        <w:r w:rsidRPr="007C437A">
          <w:t>Just like many DAWs, Live can be hard to control externally and only offer a limi</w:t>
        </w:r>
      </w:ins>
      <w:ins w:id="7395" w:author="Arthur Parmentier" w:date="2020-06-05T00:45:00Z">
        <w:r w:rsidRPr="007C437A">
          <w:t>ted API to its internal mechanisms. Controlling Live externally typically requires scripting a se</w:t>
        </w:r>
      </w:ins>
      <w:ins w:id="7396" w:author="Arthur Parmentier" w:date="2020-06-05T00:46:00Z">
        <w:r w:rsidRPr="007C437A">
          <w:t>rver in python that must be installed manually. However, LiveOSC</w:t>
        </w:r>
      </w:ins>
      <w:ins w:id="7397" w:author="Arthur Parmentier" w:date="2020-06-05T00:48:00Z">
        <w:r w:rsidRPr="007C437A">
          <w:rPr>
            <w:rStyle w:val="Appelnotedebasdep"/>
          </w:rPr>
          <w:footnoteReference w:id="53"/>
        </w:r>
      </w:ins>
      <w:ins w:id="7402" w:author="Arthur Parmentier" w:date="2020-06-05T00:46:00Z">
        <w:r w:rsidRPr="007C437A">
          <w:t xml:space="preserve"> has been shared by the community to </w:t>
        </w:r>
      </w:ins>
      <w:ins w:id="7403" w:author="Arthur Parmentier" w:date="2020-06-05T00:47:00Z">
        <w:r w:rsidRPr="007C437A">
          <w:t>help in this process by creating</w:t>
        </w:r>
      </w:ins>
      <w:ins w:id="7404" w:author="Arthur Parmentier" w:date="2020-06-05T00:56:00Z">
        <w:r w:rsidR="00AD4CD1" w:rsidRPr="007C437A">
          <w:t xml:space="preserve"> server that listens to</w:t>
        </w:r>
      </w:ins>
      <w:ins w:id="7405" w:author="Arthur Parmentier" w:date="2020-06-05T00:47:00Z">
        <w:r w:rsidRPr="007C437A">
          <w:t xml:space="preserve"> OSC map</w:t>
        </w:r>
      </w:ins>
      <w:ins w:id="7406" w:author="Arthur Parmentier" w:date="2020-06-05T00:56:00Z">
        <w:r w:rsidR="00AD4CD1" w:rsidRPr="007C437A">
          <w:t xml:space="preserve"> it to</w:t>
        </w:r>
      </w:ins>
      <w:ins w:id="7407" w:author="Arthur Parmentier" w:date="2020-06-05T00:47:00Z">
        <w:r w:rsidRPr="007C437A">
          <w:t xml:space="preserve"> Live parameters</w:t>
        </w:r>
      </w:ins>
      <w:ins w:id="7408" w:author="Arthur Parmentier" w:date="2020-06-05T00:48:00Z">
        <w:r w:rsidRPr="007C437A">
          <w:t>.</w:t>
        </w:r>
      </w:ins>
    </w:p>
    <w:p w:rsidR="00AD4CD1" w:rsidRPr="007C437A" w:rsidRDefault="00AD4CD1" w:rsidP="002453FD">
      <w:pPr>
        <w:rPr>
          <w:ins w:id="7409" w:author="Arthur Parmentier" w:date="2020-06-05T01:07:00Z"/>
        </w:rPr>
      </w:pPr>
      <w:ins w:id="7410" w:author="Arthur Parmentier" w:date="2020-06-05T00:57:00Z">
        <w:r w:rsidRPr="007C437A">
          <w:t xml:space="preserve">In my </w:t>
        </w:r>
      </w:ins>
      <w:ins w:id="7411" w:author="Arthur Parmentier" w:date="2020-06-05T00:58:00Z">
        <w:r w:rsidRPr="007C437A">
          <w:rPr>
            <w:rPrChange w:id="7412" w:author="Arthur Parmentier" w:date="2020-06-07T15:27:00Z">
              <w:rPr/>
            </w:rPrChange>
          </w:rPr>
          <w:fldChar w:fldCharType="begin"/>
        </w:r>
        <w:r w:rsidRPr="007C437A">
          <w:instrText xml:space="preserve"> HYPERLINK "https://www.youtube.com/watch?v=OmPFMT9mgOs" </w:instrText>
        </w:r>
        <w:r w:rsidRPr="007C437A">
          <w:rPr>
            <w:rPrChange w:id="7413" w:author="Arthur Parmentier" w:date="2020-06-07T15:27:00Z">
              <w:rPr/>
            </w:rPrChange>
          </w:rPr>
          <w:fldChar w:fldCharType="separate"/>
        </w:r>
        <w:r w:rsidRPr="007C437A">
          <w:rPr>
            <w:rStyle w:val="Lienhypertexte"/>
          </w:rPr>
          <w:t>third demo video</w:t>
        </w:r>
        <w:r w:rsidRPr="007C437A">
          <w:rPr>
            <w:rPrChange w:id="7414" w:author="Arthur Parmentier" w:date="2020-06-07T15:27:00Z">
              <w:rPr/>
            </w:rPrChange>
          </w:rPr>
          <w:fldChar w:fldCharType="end"/>
        </w:r>
      </w:ins>
      <w:ins w:id="7415" w:author="Arthur Parmentier" w:date="2020-06-05T00:57:00Z">
        <w:r w:rsidRPr="007C437A">
          <w:t>, I showed how I could use custom gestures to launch and stop clips in Live</w:t>
        </w:r>
      </w:ins>
      <w:ins w:id="7416" w:author="Arthur Parmentier" w:date="2020-06-05T00:58:00Z">
        <w:r w:rsidRPr="007C437A">
          <w:t>, just like a simple DJ controller would.</w:t>
        </w:r>
      </w:ins>
      <w:ins w:id="7417" w:author="Arthur Parmentier" w:date="2020-06-05T01:00:00Z">
        <w:r w:rsidRPr="007C437A">
          <w:t xml:space="preserve"> It required only a little effort to convert the conventions I use in my </w:t>
        </w:r>
        <w:r w:rsidRPr="007C437A">
          <w:lastRenderedPageBreak/>
          <w:t>OSC</w:t>
        </w:r>
      </w:ins>
      <w:ins w:id="7418" w:author="Arthur Parmentier" w:date="2020-06-05T01:01:00Z">
        <w:r w:rsidRPr="007C437A">
          <w:t xml:space="preserve"> commands to match the LiveOSC format. </w:t>
        </w:r>
      </w:ins>
      <w:ins w:id="7419" w:author="Arthur Parmentier" w:date="2020-06-05T01:03:00Z">
        <w:r w:rsidRPr="007C437A">
          <w:t xml:space="preserve">By synchronizing </w:t>
        </w:r>
      </w:ins>
      <w:ins w:id="7420" w:author="Arthur Parmentier" w:date="2020-06-05T01:01:00Z">
        <w:r w:rsidRPr="007C437A">
          <w:t xml:space="preserve">all the clips </w:t>
        </w:r>
      </w:ins>
      <w:ins w:id="7421" w:author="Arthur Parmentier" w:date="2020-06-05T01:02:00Z">
        <w:r w:rsidRPr="007C437A">
          <w:t>at the same tempo and metric</w:t>
        </w:r>
      </w:ins>
      <w:ins w:id="7422" w:author="Arthur Parmentier" w:date="2020-06-05T01:01:00Z">
        <w:r w:rsidRPr="007C437A">
          <w:t xml:space="preserve">, </w:t>
        </w:r>
      </w:ins>
      <w:ins w:id="7423" w:author="Arthur Parmentier" w:date="2020-06-05T01:03:00Z">
        <w:r w:rsidRPr="007C437A">
          <w:t>Live allowed me to c</w:t>
        </w:r>
      </w:ins>
      <w:ins w:id="7424" w:author="Arthur Parmentier" w:date="2020-06-05T01:04:00Z">
        <w:r w:rsidRPr="007C437A">
          <w:t xml:space="preserve">reate a fun demo with very simple controls that </w:t>
        </w:r>
      </w:ins>
      <w:ins w:id="7425" w:author="Arthur Parmentier" w:date="2020-06-05T01:05:00Z">
        <w:r w:rsidRPr="007C437A">
          <w:t>“sounds good” and can easily be modified and customized by the users.</w:t>
        </w:r>
      </w:ins>
    </w:p>
    <w:p w:rsidR="00E13FD2" w:rsidRPr="007C437A" w:rsidRDefault="00A911BE" w:rsidP="002453FD">
      <w:pPr>
        <w:rPr>
          <w:ins w:id="7426" w:author="Arthur Parmentier" w:date="2020-06-05T12:54:00Z"/>
        </w:rPr>
      </w:pPr>
      <w:ins w:id="7427" w:author="Arthur Parmentier" w:date="2020-06-05T12:38:00Z">
        <w:r w:rsidRPr="007C437A">
          <w:t>However, t</w:t>
        </w:r>
      </w:ins>
      <w:ins w:id="7428" w:author="Arthur Parmentier" w:date="2020-06-05T01:07:00Z">
        <w:r w:rsidR="00E13FD2" w:rsidRPr="007C437A">
          <w:t>he integration of SP commands could not be pushed very far into Live without more complex scripting</w:t>
        </w:r>
      </w:ins>
      <w:ins w:id="7429" w:author="Arthur Parmentier" w:date="2020-06-05T01:08:00Z">
        <w:r w:rsidR="00E13FD2" w:rsidRPr="007C437A">
          <w:t xml:space="preserve"> by extending the LiveOSC API, or perhaps by using additional custom Max for Live scripts.</w:t>
        </w:r>
      </w:ins>
      <w:ins w:id="7430"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431" w:author="Arthur Parmentier" w:date="2020-06-05T12:42:00Z">
        <w:r w:rsidRPr="007C437A">
          <w:t>clips.</w:t>
        </w:r>
      </w:ins>
      <w:ins w:id="7432" w:author="Arthur Parmentier" w:date="2020-06-05T01:11:00Z">
        <w:r w:rsidR="00E13FD2" w:rsidRPr="007C437A">
          <w:br/>
        </w:r>
      </w:ins>
      <w:ins w:id="7433" w:author="Arthur Parmentier" w:date="2020-06-05T01:10:00Z">
        <w:r w:rsidR="00E13FD2" w:rsidRPr="007C437A">
          <w:t xml:space="preserve">This is </w:t>
        </w:r>
      </w:ins>
      <w:ins w:id="7434" w:author="Arthur Parmentier" w:date="2020-06-05T12:42:00Z">
        <w:r w:rsidRPr="007C437A">
          <w:t xml:space="preserve">a very useful and ergonomic design choice for many use case but clearly is a limit to one of the most basic </w:t>
        </w:r>
      </w:ins>
      <w:ins w:id="7435" w:author="Arthur Parmentier" w:date="2020-06-05T12:43:00Z">
        <w:r w:rsidRPr="007C437A">
          <w:t>element of composition in SP</w:t>
        </w:r>
      </w:ins>
      <w:ins w:id="7436" w:author="Arthur Parmentier" w:date="2020-06-05T01:11:00Z">
        <w:r w:rsidR="00E13FD2" w:rsidRPr="007C437A">
          <w:t xml:space="preserve">. Some extended research showed me that </w:t>
        </w:r>
      </w:ins>
      <w:ins w:id="7437" w:author="Arthur Parmentier" w:date="2020-06-05T01:12:00Z">
        <w:r w:rsidR="00E13FD2" w:rsidRPr="007C437A">
          <w:t xml:space="preserve">there would be some workarounds change the tempo of a single clip of scene from within their </w:t>
        </w:r>
      </w:ins>
      <w:ins w:id="7438" w:author="Arthur Parmentier" w:date="2020-06-05T01:13:00Z">
        <w:r w:rsidR="00E13FD2" w:rsidRPr="007C437A">
          <w:t>naming</w:t>
        </w:r>
      </w:ins>
      <w:ins w:id="7439" w:author="Arthur Parmentier" w:date="2020-06-05T01:12:00Z">
        <w:r w:rsidR="00E13FD2" w:rsidRPr="007C437A">
          <w:t>, which would make it a better tool than other DAWs in which multiple tempos are</w:t>
        </w:r>
      </w:ins>
      <w:ins w:id="7440" w:author="Arthur Parmentier" w:date="2020-06-05T01:13:00Z">
        <w:r w:rsidR="00E13FD2" w:rsidRPr="007C437A">
          <w:t xml:space="preserve"> almost never found. But getting into those modifications in real time would </w:t>
        </w:r>
      </w:ins>
      <w:ins w:id="7441" w:author="Arthur Parmentier" w:date="2020-06-05T12:43:00Z">
        <w:r w:rsidRPr="007C437A">
          <w:t xml:space="preserve">require a very deep “hack” into Live that I could not afford </w:t>
        </w:r>
      </w:ins>
      <w:ins w:id="7442" w:author="Arthur Parmentier" w:date="2020-06-05T12:44:00Z">
        <w:r w:rsidRPr="007C437A">
          <w:t>spending time on in the frame of this project; also given that Live is a proprietary software that would maybe not be the most popular c</w:t>
        </w:r>
      </w:ins>
      <w:ins w:id="7443" w:author="Arthur Parmentier" w:date="2020-06-05T12:45:00Z">
        <w:r w:rsidRPr="007C437A">
          <w:t>hoice among the community of performers and Soundpainting that I target with my tool.</w:t>
        </w:r>
      </w:ins>
    </w:p>
    <w:p w:rsidR="00AC4940" w:rsidRPr="007C437A" w:rsidRDefault="00AC4940" w:rsidP="00AC4940">
      <w:pPr>
        <w:pStyle w:val="Titre4"/>
        <w:rPr>
          <w:ins w:id="7444" w:author="Arthur Parmentier" w:date="2020-06-05T12:54:00Z"/>
        </w:rPr>
      </w:pPr>
      <w:ins w:id="7445" w:author="Arthur Parmentier" w:date="2020-06-05T12:58:00Z">
        <w:r w:rsidRPr="007C437A">
          <w:t>The advantages of DAWs over Max</w:t>
        </w:r>
      </w:ins>
    </w:p>
    <w:p w:rsidR="00AC4940" w:rsidRPr="007C437A" w:rsidRDefault="00AC4940" w:rsidP="00AC4940">
      <w:pPr>
        <w:rPr>
          <w:ins w:id="7446" w:author="Arthur Parmentier" w:date="2020-06-05T13:41:00Z"/>
        </w:rPr>
      </w:pPr>
      <w:ins w:id="7447" w:author="Arthur Parmentier" w:date="2020-06-05T12:54:00Z">
        <w:r w:rsidRPr="007C437A">
          <w:t>While searching for altern</w:t>
        </w:r>
      </w:ins>
      <w:ins w:id="7448" w:author="Arthur Parmentier" w:date="2020-06-05T12:55:00Z">
        <w:r w:rsidRPr="007C437A">
          <w:t>atives to Ableton to implemen</w:t>
        </w:r>
      </w:ins>
      <w:ins w:id="7449" w:author="Arthur Parmentier" w:date="2020-06-05T12:57:00Z">
        <w:r w:rsidRPr="007C437A">
          <w:t>t the virtual orchestra</w:t>
        </w:r>
      </w:ins>
      <w:ins w:id="7450" w:author="Arthur Parmentier" w:date="2020-06-05T12:58:00Z">
        <w:r w:rsidRPr="007C437A">
          <w:t xml:space="preserve">, I realized that </w:t>
        </w:r>
      </w:ins>
      <w:ins w:id="7451" w:author="Arthur Parmentier" w:date="2020-06-05T12:59:00Z">
        <w:r w:rsidRPr="007C437A">
          <w:t>most DAWs d</w:t>
        </w:r>
      </w:ins>
      <w:ins w:id="7452" w:author="Arthur Parmentier" w:date="2020-06-05T13:40:00Z">
        <w:r w:rsidR="00B9593F" w:rsidRPr="007C437A">
          <w:t>o not have</w:t>
        </w:r>
      </w:ins>
      <w:ins w:id="7453" w:author="Arthur Parmentier" w:date="2020-06-05T12:59:00Z">
        <w:r w:rsidRPr="007C437A">
          <w:t xml:space="preserve"> the flexibility that would </w:t>
        </w:r>
      </w:ins>
      <w:ins w:id="7454" w:author="Arthur Parmentier" w:date="2020-06-05T13:40:00Z">
        <w:r w:rsidR="00943D75" w:rsidRPr="007C437A">
          <w:t>is</w:t>
        </w:r>
      </w:ins>
      <w:ins w:id="7455" w:author="Arthur Parmentier" w:date="2020-06-05T12:59:00Z">
        <w:r w:rsidRPr="007C437A">
          <w:t xml:space="preserve"> required for composing in real-time with SP gestures</w:t>
        </w:r>
      </w:ins>
      <w:ins w:id="7456" w:author="Arthur Parmentier" w:date="2020-06-05T13:41:00Z">
        <w:r w:rsidR="00943D75" w:rsidRPr="007C437A">
          <w:t>:</w:t>
        </w:r>
      </w:ins>
    </w:p>
    <w:p w:rsidR="00943D75" w:rsidRPr="007C437A" w:rsidRDefault="00943D75" w:rsidP="00943D75">
      <w:pPr>
        <w:pStyle w:val="Paragraphedeliste"/>
        <w:numPr>
          <w:ilvl w:val="0"/>
          <w:numId w:val="41"/>
        </w:numPr>
        <w:rPr>
          <w:ins w:id="7457" w:author="Arthur Parmentier" w:date="2020-06-05T13:41:00Z"/>
        </w:rPr>
      </w:pPr>
      <w:ins w:id="7458" w:author="Arthur Parmentier" w:date="2020-06-05T13:41:00Z">
        <w:r w:rsidRPr="007C437A">
          <w:t>Working at several tempos</w:t>
        </w:r>
      </w:ins>
    </w:p>
    <w:p w:rsidR="00943D75" w:rsidRPr="007C437A" w:rsidRDefault="00943D75" w:rsidP="00943D75">
      <w:pPr>
        <w:pStyle w:val="Paragraphedeliste"/>
        <w:numPr>
          <w:ilvl w:val="0"/>
          <w:numId w:val="41"/>
        </w:numPr>
        <w:rPr>
          <w:ins w:id="7459" w:author="Arthur Parmentier" w:date="2020-06-05T13:42:00Z"/>
        </w:rPr>
      </w:pPr>
      <w:ins w:id="7460" w:author="Arthur Parmentier" w:date="2020-06-05T13:42:00Z">
        <w:r w:rsidRPr="007C437A">
          <w:t>Looping things on the fly</w:t>
        </w:r>
      </w:ins>
    </w:p>
    <w:p w:rsidR="00943D75" w:rsidRPr="007C437A" w:rsidRDefault="00943D75" w:rsidP="00943D75">
      <w:pPr>
        <w:pStyle w:val="Paragraphedeliste"/>
        <w:numPr>
          <w:ilvl w:val="0"/>
          <w:numId w:val="41"/>
        </w:numPr>
        <w:rPr>
          <w:ins w:id="7461" w:author="Arthur Parmentier" w:date="2020-06-05T13:45:00Z"/>
        </w:rPr>
      </w:pPr>
      <w:ins w:id="7462" w:author="Arthur Parmentier" w:date="2020-06-05T13:44:00Z">
        <w:r w:rsidRPr="007C437A">
          <w:t>Working with continuous frequencies (in contrast with quantized pitches in the frequency domain) for glissandos</w:t>
        </w:r>
      </w:ins>
      <w:ins w:id="7463"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464" w:author="Arthur Parmentier" w:date="2020-06-05T13:45:00Z"/>
        </w:rPr>
      </w:pPr>
      <w:ins w:id="7465"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466" w:author="Arthur Parmentier" w:date="2020-06-05T13:45:00Z"/>
        </w:rPr>
      </w:pPr>
      <w:ins w:id="7467" w:author="Arthur Parmentier" w:date="2020-06-05T13:45:00Z">
        <w:r w:rsidRPr="007C437A">
          <w:t>…</w:t>
        </w:r>
      </w:ins>
    </w:p>
    <w:p w:rsidR="00943D75" w:rsidRPr="007C437A" w:rsidRDefault="00943D75" w:rsidP="00943D75">
      <w:pPr>
        <w:rPr>
          <w:ins w:id="7468" w:author="Arthur Parmentier" w:date="2020-06-05T13:47:00Z"/>
        </w:rPr>
      </w:pPr>
      <w:ins w:id="7469" w:author="Arthur Parmentier" w:date="2020-06-05T13:46:00Z">
        <w:r w:rsidRPr="007C437A">
          <w:t>For many of these elements, Max/MSP looks like a better choice than DAWs</w:t>
        </w:r>
      </w:ins>
      <w:ins w:id="7470" w:author="Arthur Parmentier" w:date="2020-06-05T13:47:00Z">
        <w:r w:rsidRPr="007C437A">
          <w:t xml:space="preserve"> because of its packages and objects dedicated to these features.</w:t>
        </w:r>
      </w:ins>
    </w:p>
    <w:p w:rsidR="00943D75" w:rsidRPr="007C437A" w:rsidRDefault="00943D75" w:rsidP="00943D75">
      <w:pPr>
        <w:rPr>
          <w:ins w:id="7471" w:author="Arthur Parmentier" w:date="2020-06-05T13:50:00Z"/>
        </w:rPr>
      </w:pPr>
      <w:ins w:id="7472" w:author="Arthur Parmentier" w:date="2020-06-05T13:47:00Z">
        <w:r w:rsidRPr="007C437A">
          <w:t xml:space="preserve">However, </w:t>
        </w:r>
      </w:ins>
      <w:ins w:id="7473"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474" w:author="Arthur Parmentier" w:date="2020-06-05T01:14:00Z"/>
        </w:rPr>
        <w:pPrChange w:id="7475" w:author="Arthur Parmentier" w:date="2020-06-05T13:51:00Z">
          <w:pPr/>
        </w:pPrChange>
      </w:pPr>
      <w:ins w:id="7476" w:author="Arthur Parmentier" w:date="2020-06-05T13:51:00Z">
        <w:r w:rsidRPr="007C437A">
          <w:t>Midi roll editor</w:t>
        </w:r>
      </w:ins>
    </w:p>
    <w:p w:rsidR="00E13FD2" w:rsidRPr="007C437A" w:rsidRDefault="00E13FD2">
      <w:pPr>
        <w:rPr>
          <w:ins w:id="7477" w:author="Arthur Parmentier" w:date="2020-05-18T17:06:00Z"/>
          <w:rPrChange w:id="7478" w:author="Arthur Parmentier" w:date="2020-06-07T15:27:00Z">
            <w:rPr>
              <w:ins w:id="7479" w:author="Arthur Parmentier" w:date="2020-05-18T17:06:00Z"/>
            </w:rPr>
          </w:rPrChange>
        </w:rPr>
        <w:pPrChange w:id="7480" w:author="Arthur Parmentier" w:date="2020-06-05T00:37:00Z">
          <w:pPr>
            <w:pStyle w:val="Titre2"/>
          </w:pPr>
        </w:pPrChange>
      </w:pPr>
    </w:p>
    <w:p w:rsidR="005522F0" w:rsidRPr="007C437A" w:rsidRDefault="005522F0">
      <w:pPr>
        <w:pStyle w:val="Titre2"/>
        <w:rPr>
          <w:ins w:id="7481" w:author="Arthur Parmentier" w:date="2020-05-18T17:06:00Z"/>
        </w:rPr>
      </w:pPr>
      <w:bookmarkStart w:id="7482" w:name="_Toc42698978"/>
      <w:ins w:id="7483" w:author="Arthur Parmentier" w:date="2020-05-18T17:06:00Z">
        <w:r w:rsidRPr="007C437A">
          <w:t>Performance</w:t>
        </w:r>
      </w:ins>
      <w:ins w:id="7484" w:author="Arthur Parmentier" w:date="2020-05-22T20:36:00Z">
        <w:r w:rsidR="001F0E95" w:rsidRPr="007C437A">
          <w:t xml:space="preserve"> aspects</w:t>
        </w:r>
      </w:ins>
      <w:bookmarkEnd w:id="7482"/>
    </w:p>
    <w:p w:rsidR="005522F0" w:rsidRPr="007C437A" w:rsidRDefault="005522F0" w:rsidP="005522F0">
      <w:pPr>
        <w:pStyle w:val="Titre3"/>
        <w:rPr>
          <w:ins w:id="7485" w:author="Arthur Parmentier" w:date="2020-05-18T17:07:00Z"/>
        </w:rPr>
      </w:pPr>
      <w:bookmarkStart w:id="7486" w:name="_Toc42698979"/>
      <w:ins w:id="7487" w:author="Arthur Parmentier" w:date="2020-05-18T17:06:00Z">
        <w:r w:rsidRPr="007C437A">
          <w:t xml:space="preserve">PoseNet and </w:t>
        </w:r>
      </w:ins>
      <w:ins w:id="7488" w:author="Arthur Parmentier" w:date="2020-05-22T12:18:00Z">
        <w:r w:rsidR="00E9747D" w:rsidRPr="007C437A">
          <w:t>Wekinator</w:t>
        </w:r>
      </w:ins>
      <w:ins w:id="7489" w:author="Arthur Parmentier" w:date="2020-05-18T17:06:00Z">
        <w:r w:rsidRPr="007C437A">
          <w:t xml:space="preserve"> settings</w:t>
        </w:r>
      </w:ins>
      <w:bookmarkEnd w:id="7486"/>
    </w:p>
    <w:p w:rsidR="002A1FE9" w:rsidRPr="007C437A" w:rsidRDefault="002A1FE9" w:rsidP="005522F0">
      <w:pPr>
        <w:rPr>
          <w:ins w:id="7490" w:author="Arthur Parmentier" w:date="2020-05-22T20:36:00Z"/>
        </w:rPr>
      </w:pPr>
      <w:ins w:id="7491" w:author="Arthur Parmentier" w:date="2020-05-22T20:36:00Z">
        <w:r w:rsidRPr="007C437A">
          <w:t>As mentioned previously</w:t>
        </w:r>
      </w:ins>
      <w:ins w:id="7492" w:author="Arthur Parmentier" w:date="2020-05-22T23:32:00Z">
        <w:r w:rsidR="00A37563" w:rsidRPr="007C437A">
          <w:t>, PoseNet as different parameters that influence its performances.</w:t>
        </w:r>
      </w:ins>
      <w:ins w:id="7493" w:author="Arthur Parmentier" w:date="2020-05-22T23:33:00Z">
        <w:r w:rsidR="00A37563" w:rsidRPr="007C437A">
          <w:t xml:space="preserve"> It is however not obvious where lies the best compromise between accuracy and the</w:t>
        </w:r>
      </w:ins>
      <w:ins w:id="7494" w:author="Arthur Parmentier" w:date="2020-05-22T23:34:00Z">
        <w:r w:rsidR="00A37563" w:rsidRPr="007C437A">
          <w:t xml:space="preserve"> number of poses processed by seconds (FPS).</w:t>
        </w:r>
      </w:ins>
      <w:ins w:id="7495" w:author="Arthur Parmentier" w:date="2020-05-22T23:40:00Z">
        <w:r w:rsidR="009940BE" w:rsidRPr="007C437A">
          <w:t xml:space="preserve"> Let’s take a look </w:t>
        </w:r>
      </w:ins>
      <w:ins w:id="7496" w:author="Arthur Parmentier" w:date="2020-05-22T23:41:00Z">
        <w:r w:rsidR="009940BE" w:rsidRPr="007C437A">
          <w:t xml:space="preserve">at how Wekinator processes its input to </w:t>
        </w:r>
      </w:ins>
      <w:ins w:id="7497"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498" w:author="Arthur Parmentier" w:date="2020-05-20T19:53:00Z"/>
        </w:rPr>
      </w:pPr>
      <w:ins w:id="7499" w:author="Arthur Parmentier" w:date="2020-05-18T17:07:00Z">
        <w:r w:rsidRPr="007C437A">
          <w:lastRenderedPageBreak/>
          <w:t>We know that</w:t>
        </w:r>
      </w:ins>
      <w:ins w:id="7500" w:author="Arthur Parmentier" w:date="2020-05-22T20:15:00Z">
        <w:r w:rsidR="00FF217B" w:rsidRPr="007C437A">
          <w:t xml:space="preserve"> by default,</w:t>
        </w:r>
      </w:ins>
      <w:ins w:id="7501" w:author="Arthur Parmentier" w:date="2020-05-18T17:07:00Z">
        <w:r w:rsidRPr="007C437A">
          <w:t xml:space="preserve"> </w:t>
        </w:r>
      </w:ins>
      <w:ins w:id="7502" w:author="Arthur Parmentier" w:date="2020-05-22T12:18:00Z">
        <w:r w:rsidR="00E9747D" w:rsidRPr="007C437A">
          <w:t>Wekinator</w:t>
        </w:r>
      </w:ins>
      <w:ins w:id="7503" w:author="Arthur Parmentier" w:date="2020-05-22T20:15:00Z">
        <w:r w:rsidR="00FF217B" w:rsidRPr="007C437A">
          <w:t>’s DTW</w:t>
        </w:r>
      </w:ins>
      <w:ins w:id="7504" w:author="Arthur Parmentier" w:date="2020-05-18T17:07:00Z">
        <w:r w:rsidRPr="007C437A">
          <w:t xml:space="preserve"> is downsampling </w:t>
        </w:r>
      </w:ins>
      <w:ins w:id="7505" w:author="Arthur Parmentier" w:date="2020-05-22T20:15:00Z">
        <w:r w:rsidR="00FF217B" w:rsidRPr="007C437A">
          <w:t>the data rate</w:t>
        </w:r>
      </w:ins>
      <w:ins w:id="7506" w:author="Arthur Parmentier" w:date="2020-05-18T17:07:00Z">
        <w:r w:rsidRPr="007C437A">
          <w:t xml:space="preserve"> to improve the DTW speed, such that the best compromise in performance and accuracy is to keep the number of FPS just below what </w:t>
        </w:r>
      </w:ins>
      <w:ins w:id="7507" w:author="Arthur Parmentier" w:date="2020-05-22T12:18:00Z">
        <w:r w:rsidR="00E9747D" w:rsidRPr="007C437A">
          <w:t>Wekinator</w:t>
        </w:r>
      </w:ins>
      <w:ins w:id="7508" w:author="Arthur Parmentier" w:date="2020-05-18T17:07:00Z">
        <w:r w:rsidRPr="007C437A">
          <w:t xml:space="preserve"> can handle without downsampling for a sequence of 2 seconds</w:t>
        </w:r>
        <w:r w:rsidRPr="007C437A">
          <w:rPr>
            <w:rStyle w:val="Appelnotedebasdep"/>
          </w:rPr>
          <w:footnoteReference w:id="54"/>
        </w:r>
        <w:r w:rsidRPr="007C437A">
          <w:t xml:space="preserve">. With </w:t>
        </w:r>
      </w:ins>
      <w:ins w:id="7514" w:author="Arthur Parmentier" w:date="2020-05-22T12:18:00Z">
        <w:r w:rsidR="00E9747D" w:rsidRPr="007C437A">
          <w:t>Wekinator</w:t>
        </w:r>
      </w:ins>
      <w:ins w:id="7515" w:author="Arthur Parmentier" w:date="2020-05-18T17:07:00Z">
        <w:r w:rsidRPr="007C437A">
          <w:t>’s default settings (max sequence size = 10), the ideal number of FPS is 5</w:t>
        </w:r>
        <w:r w:rsidRPr="007C437A">
          <w:rPr>
            <w:rStyle w:val="Appelnotedebasdep"/>
          </w:rPr>
          <w:footnoteReference w:id="55"/>
        </w:r>
        <w:r w:rsidRPr="007C437A">
          <w:t xml:space="preserve">. On a fast computer, it would be worth to change </w:t>
        </w:r>
      </w:ins>
      <w:ins w:id="7518" w:author="Arthur Parmentier" w:date="2020-05-22T12:18:00Z">
        <w:r w:rsidR="00E9747D" w:rsidRPr="007C437A">
          <w:t>Wekinator</w:t>
        </w:r>
      </w:ins>
      <w:ins w:id="7519" w:author="Arthur Parmentier" w:date="2020-05-18T17:07:00Z">
        <w:r w:rsidRPr="007C437A">
          <w:t>’s default max sequence length to 20-</w:t>
        </w:r>
      </w:ins>
      <w:ins w:id="7520" w:author="Arthur Parmentier" w:date="2020-05-22T23:42:00Z">
        <w:r w:rsidR="009940BE" w:rsidRPr="007C437A">
          <w:t>4</w:t>
        </w:r>
      </w:ins>
      <w:ins w:id="7521" w:author="Arthur Parmentier" w:date="2020-05-18T17:07:00Z">
        <w:r w:rsidRPr="007C437A">
          <w:t>0 and run with around 10-</w:t>
        </w:r>
      </w:ins>
      <w:ins w:id="7522" w:author="Arthur Parmentier" w:date="2020-05-22T23:42:00Z">
        <w:r w:rsidR="009940BE" w:rsidRPr="007C437A">
          <w:t>20</w:t>
        </w:r>
      </w:ins>
      <w:ins w:id="7523" w:author="Arthur Parmentier" w:date="2020-05-18T17:07:00Z">
        <w:r w:rsidRPr="007C437A">
          <w:t xml:space="preserve"> FPS, which have proven to be more than enough for SP recognition or disable downsampling.</w:t>
        </w:r>
      </w:ins>
    </w:p>
    <w:p w:rsidR="00F02080" w:rsidRPr="007C437A" w:rsidRDefault="00DF2E6B" w:rsidP="005522F0">
      <w:pPr>
        <w:rPr>
          <w:ins w:id="7524" w:author="Arthur Parmentier" w:date="2020-05-22T23:50:00Z"/>
        </w:rPr>
      </w:pPr>
      <w:ins w:id="7525" w:author="Arthur Parmentier" w:date="2020-05-22T23:43:00Z">
        <w:r w:rsidRPr="007C437A">
          <w:t>An</w:t>
        </w:r>
      </w:ins>
      <w:ins w:id="7526" w:author="Arthur Parmentier" w:date="2020-05-22T23:44:00Z">
        <w:r w:rsidRPr="007C437A">
          <w:t xml:space="preserve">other question that would yet still need to be addressed is whether using very different rates for PoseNet among the </w:t>
        </w:r>
      </w:ins>
      <w:ins w:id="7527" w:author="Arthur Parmentier" w:date="2020-05-22T23:45:00Z">
        <w:r w:rsidRPr="007C437A">
          <w:t xml:space="preserve">training </w:t>
        </w:r>
      </w:ins>
      <w:ins w:id="7528" w:author="Arthur Parmentier" w:date="2020-05-22T23:44:00Z">
        <w:r w:rsidRPr="007C437A">
          <w:t>dataset or between the training data</w:t>
        </w:r>
      </w:ins>
      <w:ins w:id="7529" w:author="Arthur Parmentier" w:date="2020-05-22T23:45:00Z">
        <w:r w:rsidRPr="007C437A">
          <w:t>set</w:t>
        </w:r>
      </w:ins>
      <w:ins w:id="7530" w:author="Arthur Parmentier" w:date="2020-05-22T23:44:00Z">
        <w:r w:rsidRPr="007C437A">
          <w:t xml:space="preserve"> and rea</w:t>
        </w:r>
      </w:ins>
      <w:ins w:id="7531" w:author="Arthur Parmentier" w:date="2020-05-22T23:45:00Z">
        <w:r w:rsidRPr="007C437A">
          <w:t>l-time data would badly affect the performances of Wekinator DTW or not. Al</w:t>
        </w:r>
      </w:ins>
      <w:ins w:id="7532" w:author="Arthur Parmentier" w:date="2020-05-22T23:46:00Z">
        <w:r w:rsidRPr="007C437A">
          <w:t>though DTW warps the sequence and should be able to match two sequences with a different data rate, they are still constraints on how</w:t>
        </w:r>
      </w:ins>
      <w:ins w:id="7533" w:author="Arthur Parmentier" w:date="2020-05-22T23:47:00Z">
        <w:r w:rsidRPr="007C437A">
          <w:t xml:space="preserve"> far the algorithm looks forward in time to find a point that may match a s</w:t>
        </w:r>
      </w:ins>
      <w:ins w:id="7534" w:author="Arthur Parmentier" w:date="2020-05-22T23:48:00Z">
        <w:r w:rsidRPr="007C437A">
          <w:t>equence in the training set and possibly on how much the sequence can be warped. These remarks are only speculative at the moment</w:t>
        </w:r>
      </w:ins>
      <w:ins w:id="7535"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7536" w:author="Arthur Parmentier" w:date="2020-05-22T23:50:00Z">
        <w:r w:rsidRPr="007C437A">
          <w:t>applications.</w:t>
        </w:r>
      </w:ins>
    </w:p>
    <w:p w:rsidR="00DF2E6B" w:rsidRPr="007C437A" w:rsidRDefault="00DF2E6B" w:rsidP="005522F0">
      <w:pPr>
        <w:rPr>
          <w:ins w:id="7537" w:author="Arthur Parmentier" w:date="2020-05-20T19:53:00Z"/>
        </w:rPr>
      </w:pPr>
      <w:ins w:id="7538" w:author="Arthur Parmentier" w:date="2020-05-22T23:50:00Z">
        <w:r w:rsidRPr="007C437A">
          <w:t xml:space="preserve">It is also to be tested how does the performance of Wekinator changes with the </w:t>
        </w:r>
      </w:ins>
      <w:ins w:id="7539" w:author="Arthur Parmentier" w:date="2020-05-22T23:51:00Z">
        <w:r w:rsidRPr="007C437A">
          <w:t>number</w:t>
        </w:r>
      </w:ins>
      <w:ins w:id="7540" w:author="Arthur Parmentier" w:date="2020-05-22T23:50:00Z">
        <w:r w:rsidRPr="007C437A">
          <w:t xml:space="preserve"> of signs to be recognized. In the scope of this project, no more than </w:t>
        </w:r>
      </w:ins>
      <w:ins w:id="7541" w:author="Arthur Parmentier" w:date="2020-05-22T23:51:00Z">
        <w:r w:rsidRPr="007C437A">
          <w:t xml:space="preserve">dozens of signs were tested but it is possible and likely that its performance (accuracy but </w:t>
        </w:r>
      </w:ins>
      <w:ins w:id="7542" w:author="Arthur Parmentier" w:date="2020-05-22T23:52:00Z">
        <w:r w:rsidRPr="007C437A">
          <w:t>also speed)</w:t>
        </w:r>
      </w:ins>
      <w:ins w:id="7543" w:author="Arthur Parmentier" w:date="2020-05-22T23:51:00Z">
        <w:r w:rsidRPr="007C437A">
          <w:t xml:space="preserve"> drops with the increas</w:t>
        </w:r>
      </w:ins>
      <w:ins w:id="7544" w:author="Arthur Parmentier" w:date="2020-05-22T23:52:00Z">
        <w:r w:rsidRPr="007C437A">
          <w:t xml:space="preserve">e of the number of signs. These points should be investigated for future improvements of the tools, especially for working </w:t>
        </w:r>
      </w:ins>
      <w:ins w:id="7545" w:author="Arthur Parmentier" w:date="2020-05-22T23:53:00Z">
        <w:r w:rsidRPr="007C437A">
          <w:t>with bigger sets of signs.</w:t>
        </w:r>
      </w:ins>
    </w:p>
    <w:p w:rsidR="00F02080" w:rsidRPr="007C437A" w:rsidRDefault="00F02080" w:rsidP="005522F0">
      <w:pPr>
        <w:rPr>
          <w:ins w:id="7546" w:author="Arthur Parmentier" w:date="2020-05-20T19:53:00Z"/>
        </w:rPr>
      </w:pPr>
    </w:p>
    <w:p w:rsidR="00F02080" w:rsidRPr="007C437A" w:rsidRDefault="00F02080" w:rsidP="005522F0">
      <w:pPr>
        <w:rPr>
          <w:ins w:id="7547" w:author="Arthur Parmentier" w:date="2020-05-20T19:53:00Z"/>
        </w:rPr>
      </w:pPr>
    </w:p>
    <w:p w:rsidR="00F02080" w:rsidRPr="007C437A" w:rsidRDefault="00F02080" w:rsidP="005522F0">
      <w:pPr>
        <w:rPr>
          <w:ins w:id="7548" w:author="Arthur Parmentier" w:date="2020-05-20T19:53:00Z"/>
        </w:rPr>
      </w:pPr>
    </w:p>
    <w:p w:rsidR="00F02080" w:rsidRPr="007C437A" w:rsidRDefault="00F02080" w:rsidP="00F02080">
      <w:pPr>
        <w:rPr>
          <w:ins w:id="7549" w:author="Arthur Parmentier" w:date="2020-05-20T19:53:00Z"/>
        </w:rPr>
      </w:pPr>
      <w:ins w:id="7550"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551" w:author="Arthur Parmentier" w:date="2020-05-18T17:07:00Z"/>
          <w:rPrChange w:id="7552" w:author="Arthur Parmentier" w:date="2020-06-07T15:27:00Z">
            <w:rPr>
              <w:ins w:id="7553" w:author="Arthur Parmentier" w:date="2020-05-18T17:07:00Z"/>
            </w:rPr>
          </w:rPrChange>
        </w:rPr>
        <w:pPrChange w:id="7554" w:author="Arthur Parmentier" w:date="2020-05-22T08:25:00Z">
          <w:pPr/>
        </w:pPrChange>
      </w:pPr>
      <w:bookmarkStart w:id="7555" w:name="_Toc42698980"/>
      <w:ins w:id="7556" w:author="Arthur Parmentier" w:date="2020-05-22T08:25:00Z">
        <w:r w:rsidRPr="007C437A">
          <w:rPr>
            <w:rPrChange w:id="7557" w:author="Arthur Parmentier" w:date="2020-06-07T15:27:00Z">
              <w:rPr/>
            </w:rPrChange>
          </w:rPr>
          <w:t>Threading</w:t>
        </w:r>
      </w:ins>
      <w:bookmarkEnd w:id="7555"/>
    </w:p>
    <w:p w:rsidR="005522F0" w:rsidRPr="007C437A" w:rsidRDefault="005522F0">
      <w:pPr>
        <w:rPr>
          <w:rPrChange w:id="7558" w:author="Arthur Parmentier" w:date="2020-06-07T15:27:00Z">
            <w:rPr/>
          </w:rPrChange>
        </w:rPr>
        <w:pPrChange w:id="7559" w:author="Arthur Parmentier" w:date="2020-05-18T17:07:00Z">
          <w:pPr>
            <w:pStyle w:val="Titre2"/>
          </w:pPr>
        </w:pPrChange>
      </w:pPr>
    </w:p>
    <w:p w:rsidR="00F25194" w:rsidRPr="007C437A" w:rsidRDefault="00F25194">
      <w:pPr>
        <w:pStyle w:val="Titre2"/>
      </w:pPr>
      <w:del w:id="7560" w:author="Arthur Parmentier" w:date="2020-05-14T15:55:00Z">
        <w:r w:rsidRPr="007C437A" w:rsidDel="008E4BF0">
          <w:lastRenderedPageBreak/>
          <w:delText xml:space="preserve">Part 6: </w:delText>
        </w:r>
      </w:del>
      <w:bookmarkStart w:id="7561" w:name="_Toc42698981"/>
      <w:r w:rsidRPr="007C437A">
        <w:t>Learning</w:t>
      </w:r>
      <w:ins w:id="7562" w:author="Arthur Parmentier" w:date="2020-05-14T15:55:00Z">
        <w:r w:rsidR="008E4BF0" w:rsidRPr="007C437A">
          <w:t xml:space="preserve"> in SP and numerical tool</w:t>
        </w:r>
      </w:ins>
      <w:bookmarkEnd w:id="7561"/>
      <w:del w:id="7563" w:author="Arthur Parmentier" w:date="2020-05-14T15:55:00Z">
        <w:r w:rsidRPr="007C437A" w:rsidDel="008E4BF0">
          <w:delText xml:space="preserve"> mechanism (?)</w:delText>
        </w:r>
      </w:del>
    </w:p>
    <w:p w:rsidR="00604767" w:rsidRPr="007C437A" w:rsidRDefault="00604767">
      <w:pPr>
        <w:pStyle w:val="Titre2"/>
        <w:rPr>
          <w:rPrChange w:id="7564" w:author="Arthur Parmentier" w:date="2020-06-07T15:27:00Z">
            <w:rPr/>
          </w:rPrChange>
        </w:rPr>
        <w:pPrChange w:id="7565" w:author="Arthur Parmentier" w:date="2020-06-07T21:11:00Z">
          <w:pPr>
            <w:pStyle w:val="Titre1"/>
          </w:pPr>
        </w:pPrChange>
      </w:pPr>
      <w:bookmarkStart w:id="7566" w:name="_Toc42698982"/>
      <w:r w:rsidRPr="007C437A">
        <w:rPr>
          <w:rPrChange w:id="7567" w:author="Arthur Parmentier" w:date="2020-06-07T15:27:00Z">
            <w:rPr/>
          </w:rPrChange>
        </w:rPr>
        <w:t>Potential &amp; future of the tool</w:t>
      </w:r>
      <w:bookmarkEnd w:id="7566"/>
    </w:p>
    <w:p w:rsidR="00F7581A" w:rsidRPr="007C437A" w:rsidRDefault="007938BA" w:rsidP="00F7581A">
      <w:pPr>
        <w:pStyle w:val="Titre3"/>
        <w:rPr>
          <w:ins w:id="7568" w:author="Arthur Parmentier" w:date="2020-05-21T17:03:00Z"/>
        </w:rPr>
      </w:pPr>
      <w:bookmarkStart w:id="7569" w:name="_Toc42698983"/>
      <w:ins w:id="7570" w:author="Arthur Parmentier" w:date="2020-05-21T17:03:00Z">
        <w:r w:rsidRPr="007C437A">
          <w:t>Emotion recognition</w:t>
        </w:r>
        <w:bookmarkEnd w:id="7569"/>
      </w:ins>
    </w:p>
    <w:p w:rsidR="007938BA" w:rsidRPr="007C437A" w:rsidRDefault="007938BA">
      <w:pPr>
        <w:pStyle w:val="Titre4"/>
        <w:rPr>
          <w:ins w:id="7571" w:author="Arthur Parmentier" w:date="2020-05-21T17:01:00Z"/>
          <w:rPrChange w:id="7572" w:author="Arthur Parmentier" w:date="2020-06-07T15:27:00Z">
            <w:rPr>
              <w:ins w:id="7573" w:author="Arthur Parmentier" w:date="2020-05-21T17:01:00Z"/>
            </w:rPr>
          </w:rPrChange>
        </w:rPr>
        <w:pPrChange w:id="7574" w:author="Arthur Parmentier" w:date="2020-05-21T17:03:00Z">
          <w:pPr>
            <w:pStyle w:val="Titre6"/>
          </w:pPr>
        </w:pPrChange>
      </w:pPr>
      <w:ins w:id="7575" w:author="Arthur Parmentier" w:date="2020-05-21T17:03:00Z">
        <w:r w:rsidRPr="007C437A">
          <w:rPr>
            <w:rPrChange w:id="7576" w:author="Arthur Parmentier" w:date="2020-06-07T15:27:00Z">
              <w:rPr/>
            </w:rPrChange>
          </w:rPr>
          <w:t xml:space="preserve">From PoseNet to building features for </w:t>
        </w:r>
      </w:ins>
      <w:ins w:id="7577" w:author="Arthur Parmentier" w:date="2020-05-21T17:04:00Z">
        <w:r w:rsidRPr="007C437A">
          <w:rPr>
            <w:rPrChange w:id="7578" w:author="Arthur Parmentier" w:date="2020-06-07T15:27:00Z">
              <w:rPr/>
            </w:rPrChange>
          </w:rPr>
          <w:t>recognizing emotions</w:t>
        </w:r>
      </w:ins>
      <w:ins w:id="7579" w:author="Arthur Parmentier" w:date="2020-05-21T17:17:00Z">
        <w:r w:rsidR="00E61559" w:rsidRPr="007C437A">
          <w:rPr>
            <w:rPrChange w:id="7580" w:author="Arthur Parmentier" w:date="2020-06-07T15:27:00Z">
              <w:rPr/>
            </w:rPrChange>
          </w:rPr>
          <w:t xml:space="preserve"> in body gestures</w:t>
        </w:r>
      </w:ins>
    </w:p>
    <w:p w:rsidR="00F7581A" w:rsidRPr="007C437A" w:rsidRDefault="00F7581A" w:rsidP="00F7581A">
      <w:pPr>
        <w:rPr>
          <w:ins w:id="7581" w:author="Arthur Parmentier" w:date="2020-05-21T17:01:00Z"/>
        </w:rPr>
      </w:pPr>
      <w:ins w:id="7582"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56"/>
        </w:r>
        <w:r w:rsidRPr="007C437A">
          <w:t xml:space="preserve"> and its potential use in other SP modes.</w:t>
        </w:r>
      </w:ins>
    </w:p>
    <w:p w:rsidR="00F7581A" w:rsidRPr="007C437A" w:rsidRDefault="00F7581A" w:rsidP="00F7581A">
      <w:pPr>
        <w:rPr>
          <w:ins w:id="7591" w:author="Arthur Parmentier" w:date="2020-05-21T17:01:00Z"/>
        </w:rPr>
      </w:pPr>
      <w:ins w:id="7592"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593" w:author="Arthur Parmentier" w:date="2020-05-21T17:01:00Z"/>
        </w:rPr>
      </w:pPr>
      <w:ins w:id="7594" w:author="Arthur Parmentier" w:date="2020-05-21T17:01:00Z">
        <w:r w:rsidRPr="007C437A">
          <w:t>The EyesWeb project</w:t>
        </w:r>
      </w:ins>
      <w:ins w:id="7595" w:author="Arthur Parmentier" w:date="2020-06-10T20:54:00Z">
        <w:r w:rsidR="00304C55">
          <w:t xml:space="preserve"> </w:t>
        </w:r>
      </w:ins>
      <w:customXmlInsRangeStart w:id="7596" w:author="Arthur Parmentier" w:date="2020-06-10T20:57:00Z"/>
      <w:sdt>
        <w:sdtPr>
          <w:id w:val="-2134081648"/>
          <w:citation/>
        </w:sdtPr>
        <w:sdtContent>
          <w:customXmlInsRangeEnd w:id="7596"/>
          <w:ins w:id="7597" w:author="Arthur Parmentier" w:date="2020-06-10T20:57:00Z">
            <w:r w:rsidR="00304C55">
              <w:fldChar w:fldCharType="begin"/>
            </w:r>
            <w:r w:rsidR="00304C55" w:rsidRPr="00304C55">
              <w:rPr>
                <w:rPrChange w:id="7598"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7599" w:author="Arthur Parmentier" w:date="2020-06-10T20:57:00Z">
            <w:r w:rsidR="00304C55">
              <w:fldChar w:fldCharType="end"/>
            </w:r>
          </w:ins>
          <w:customXmlInsRangeStart w:id="7600" w:author="Arthur Parmentier" w:date="2020-06-10T20:57:00Z"/>
        </w:sdtContent>
      </w:sdt>
      <w:customXmlInsRangeEnd w:id="7600"/>
      <w:ins w:id="7601"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7602" w:author="Arthur Parmentier" w:date="2020-06-10T20:52:00Z">
        <w:r w:rsidR="00304C55">
          <w:t xml:space="preserve"> </w:t>
        </w:r>
      </w:ins>
      <w:customXmlInsRangeStart w:id="7603" w:author="Arthur Parmentier" w:date="2020-06-10T20:53:00Z"/>
      <w:sdt>
        <w:sdtPr>
          <w:id w:val="-831676982"/>
          <w:citation/>
        </w:sdtPr>
        <w:sdtContent>
          <w:customXmlInsRangeEnd w:id="7603"/>
          <w:ins w:id="7604" w:author="Arthur Parmentier" w:date="2020-06-10T20:53:00Z">
            <w:r w:rsidR="00304C55">
              <w:fldChar w:fldCharType="begin"/>
            </w:r>
            <w:r w:rsidR="00304C55" w:rsidRPr="00304C55">
              <w:rPr>
                <w:rPrChange w:id="7605"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7606" w:author="Arthur Parmentier" w:date="2020-06-10T20:53:00Z">
            <w:r w:rsidR="00304C55">
              <w:fldChar w:fldCharType="end"/>
            </w:r>
          </w:ins>
          <w:customXmlInsRangeStart w:id="7607" w:author="Arthur Parmentier" w:date="2020-06-10T20:53:00Z"/>
        </w:sdtContent>
      </w:sdt>
      <w:customXmlInsRangeEnd w:id="7607"/>
      <w:ins w:id="7608"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7609" w:author="Arthur Parmentier" w:date="2020-05-21T17:04:00Z"/>
        </w:rPr>
      </w:pPr>
      <w:ins w:id="7610"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611" w:author="Arthur Parmentier" w:date="2020-05-21T17:09:00Z"/>
        </w:rPr>
      </w:pPr>
      <w:ins w:id="7612" w:author="Arthur Parmentier" w:date="2020-05-21T17:05:00Z">
        <w:r w:rsidRPr="007C437A">
          <w:lastRenderedPageBreak/>
          <w:t>Face</w:t>
        </w:r>
      </w:ins>
      <w:ins w:id="7613" w:author="Arthur Parmentier" w:date="2020-05-21T17:06:00Z">
        <w:r w:rsidRPr="007C437A">
          <w:t>Mesh</w:t>
        </w:r>
      </w:ins>
      <w:ins w:id="7614" w:author="Arthur Parmentier" w:date="2020-05-21T17:17:00Z">
        <w:r w:rsidR="00150C0E" w:rsidRPr="007C437A">
          <w:t xml:space="preserve"> and face emotions recognition</w:t>
        </w:r>
      </w:ins>
    </w:p>
    <w:p w:rsidR="007938BA" w:rsidRPr="007C437A" w:rsidRDefault="007938BA" w:rsidP="007938BA">
      <w:pPr>
        <w:rPr>
          <w:ins w:id="7615" w:author="Arthur Parmentier" w:date="2020-05-21T17:14:00Z"/>
        </w:rPr>
      </w:pPr>
      <w:ins w:id="7616" w:author="Arthur Parmentier" w:date="2020-05-21T17:09:00Z">
        <w:r w:rsidRPr="007C437A">
          <w:t xml:space="preserve">Tensorflow </w:t>
        </w:r>
      </w:ins>
      <w:ins w:id="7617" w:author="Arthur Parmentier" w:date="2020-05-21T17:10:00Z">
        <w:r w:rsidRPr="007C437A">
          <w:t xml:space="preserve">has just released in </w:t>
        </w:r>
      </w:ins>
      <w:ins w:id="7618" w:author="Arthur Parmentier" w:date="2020-05-21T17:13:00Z">
        <w:r w:rsidRPr="007C437A">
          <w:t>March</w:t>
        </w:r>
      </w:ins>
      <w:ins w:id="7619" w:author="Arthur Parmentier" w:date="2020-05-21T17:10:00Z">
        <w:r w:rsidRPr="007C437A">
          <w:t xml:space="preserve"> 2020 the </w:t>
        </w:r>
      </w:ins>
      <w:ins w:id="7620" w:author="Arthur Parmentier" w:date="2020-05-21T17:14:00Z">
        <w:r w:rsidR="00E61559" w:rsidRPr="007C437A">
          <w:t>F</w:t>
        </w:r>
      </w:ins>
      <w:ins w:id="7621" w:author="Arthur Parmentier" w:date="2020-05-21T17:10:00Z">
        <w:r w:rsidRPr="007C437A">
          <w:t>acemesh package</w:t>
        </w:r>
      </w:ins>
      <w:ins w:id="7622" w:author="Arthur Parmentier" w:date="2020-05-21T17:31:00Z">
        <w:r w:rsidR="005F3B6B" w:rsidRPr="007C437A">
          <w:rPr>
            <w:rStyle w:val="Appelnotedebasdep"/>
          </w:rPr>
          <w:footnoteReference w:id="57"/>
        </w:r>
      </w:ins>
      <w:ins w:id="7624" w:author="Arthur Parmentier" w:date="2020-05-21T17:11:00Z">
        <w:r w:rsidRPr="007C437A">
          <w:t xml:space="preserve"> that infers approximate 3D facial surface geometry from an image or video stream</w:t>
        </w:r>
      </w:ins>
      <w:ins w:id="7625" w:author="Arthur Parmentier" w:date="2020-05-21T17:13:00Z">
        <w:r w:rsidR="00E61559" w:rsidRPr="007C437A">
          <w:t xml:space="preserve"> and that can be ported to Max just as easily as PoseNet or </w:t>
        </w:r>
      </w:ins>
      <w:ins w:id="7626" w:author="Arthur Parmentier" w:date="2020-05-21T17:14:00Z">
        <w:r w:rsidR="00E61559" w:rsidRPr="007C437A">
          <w:t>Handpose models.</w:t>
        </w:r>
      </w:ins>
    </w:p>
    <w:p w:rsidR="00E61559" w:rsidRPr="007C437A" w:rsidRDefault="00E61559" w:rsidP="007938BA">
      <w:pPr>
        <w:rPr>
          <w:ins w:id="7627" w:author="Arthur Parmentier" w:date="2020-05-21T17:22:00Z"/>
        </w:rPr>
      </w:pPr>
      <w:ins w:id="7628" w:author="Arthur Parmentier" w:date="2020-05-21T17:15:00Z">
        <w:r w:rsidRPr="007C437A">
          <w:t>One use of this package for SP could be</w:t>
        </w:r>
      </w:ins>
      <w:ins w:id="7629" w:author="Arthur Parmentier" w:date="2020-05-21T17:22:00Z">
        <w:r w:rsidR="00150C0E" w:rsidRPr="007C437A">
          <w:t xml:space="preserve"> building a lightweight</w:t>
        </w:r>
      </w:ins>
      <w:ins w:id="7630" w:author="Arthur Parmentier" w:date="2020-05-21T17:15:00Z">
        <w:r w:rsidRPr="007C437A">
          <w:t xml:space="preserve"> expression and emotion classifi</w:t>
        </w:r>
      </w:ins>
      <w:ins w:id="7631" w:author="Arthur Parmentier" w:date="2020-05-21T17:22:00Z">
        <w:r w:rsidR="00150C0E" w:rsidRPr="007C437A">
          <w:t>er that could also be used in SP modes such as the shapeline</w:t>
        </w:r>
      </w:ins>
      <w:ins w:id="7632" w:author="Arthur Parmentier" w:date="2020-05-21T17:15:00Z">
        <w:r w:rsidRPr="007C437A">
          <w:t>.</w:t>
        </w:r>
      </w:ins>
    </w:p>
    <w:p w:rsidR="00150C0E" w:rsidRPr="007C437A" w:rsidRDefault="00150C0E">
      <w:pPr>
        <w:rPr>
          <w:ins w:id="7633" w:author="Arthur Parmentier" w:date="2020-05-21T17:01:00Z"/>
        </w:rPr>
      </w:pPr>
      <w:ins w:id="7634" w:author="Arthur Parmentier" w:date="2020-05-21T17:22:00Z">
        <w:r w:rsidRPr="007C437A">
          <w:t>There are already several convincing attemp</w:t>
        </w:r>
      </w:ins>
      <w:ins w:id="7635" w:author="Arthur Parmentier" w:date="2020-05-21T17:23:00Z">
        <w:r w:rsidRPr="007C437A">
          <w:t>ts at recognizing facial emotions but</w:t>
        </w:r>
      </w:ins>
      <w:ins w:id="7636" w:author="Arthur Parmentier" w:date="2020-05-21T17:24:00Z">
        <w:r w:rsidR="00C43BD9" w:rsidRPr="007C437A">
          <w:t xml:space="preserve"> Face</w:t>
        </w:r>
      </w:ins>
      <w:ins w:id="7637" w:author="Arthur Parmentier" w:date="2020-05-21T17:31:00Z">
        <w:r w:rsidR="00717498" w:rsidRPr="007C437A">
          <w:t>m</w:t>
        </w:r>
      </w:ins>
      <w:ins w:id="7638" w:author="Arthur Parmentier" w:date="2020-05-21T17:24:00Z">
        <w:r w:rsidR="00C43BD9" w:rsidRPr="007C437A">
          <w:t>esh advantage is that it opens the way for fast, real-time emo</w:t>
        </w:r>
      </w:ins>
      <w:ins w:id="7639" w:author="Arthur Parmentier" w:date="2020-05-21T17:25:00Z">
        <w:r w:rsidR="00C43BD9" w:rsidRPr="007C437A">
          <w:t>tion recognition from 3D me</w:t>
        </w:r>
      </w:ins>
      <w:ins w:id="7640" w:author="Arthur Parmentier" w:date="2020-05-21T17:26:00Z">
        <w:r w:rsidR="00C43BD9" w:rsidRPr="007C437A">
          <w:t xml:space="preserve">sh, hence independent of the user’s face color, dimensions, </w:t>
        </w:r>
      </w:ins>
      <w:ins w:id="7641" w:author="Arthur Parmentier" w:date="2020-05-21T17:27:00Z">
        <w:r w:rsidR="00C43BD9" w:rsidRPr="007C437A">
          <w:t xml:space="preserve">eyebrow shape, etc. </w:t>
        </w:r>
      </w:ins>
      <w:ins w:id="7642" w:author="Arthur Parmentier" w:date="2020-05-21T17:28:00Z">
        <w:r w:rsidR="00C43BD9" w:rsidRPr="007C437A">
          <w:t xml:space="preserve">Just like a </w:t>
        </w:r>
      </w:ins>
      <w:ins w:id="7643" w:author="Arthur Parmentier" w:date="2020-05-21T17:29:00Z">
        <w:r w:rsidR="00C43BD9" w:rsidRPr="007C437A">
          <w:t xml:space="preserve">normalized </w:t>
        </w:r>
      </w:ins>
      <w:ins w:id="7644" w:author="Arthur Parmentier" w:date="2020-05-21T17:28:00Z">
        <w:r w:rsidR="00C43BD9" w:rsidRPr="007C437A">
          <w:t xml:space="preserve">skeleton from PoseNet </w:t>
        </w:r>
      </w:ins>
      <w:ins w:id="7645" w:author="Arthur Parmentier" w:date="2020-05-21T17:29:00Z">
        <w:r w:rsidR="00C43BD9" w:rsidRPr="007C437A">
          <w:t>allows us to build a simple yet efficient model for recognizing SP signs without heavy training sets and models, the Face</w:t>
        </w:r>
      </w:ins>
      <w:ins w:id="7646" w:author="Arthur Parmentier" w:date="2020-05-21T17:30:00Z">
        <w:r w:rsidR="00C43BD9" w:rsidRPr="007C437A">
          <w:t xml:space="preserve">mesh could allow </w:t>
        </w:r>
      </w:ins>
      <w:ins w:id="7647" w:author="Arthur Parmentier" w:date="2020-05-21T17:53:00Z">
        <w:r w:rsidR="00C67C3E" w:rsidRPr="007C437A">
          <w:t>us to</w:t>
        </w:r>
      </w:ins>
      <w:ins w:id="7648" w:author="Arthur Parmentier" w:date="2020-05-21T17:30:00Z">
        <w:r w:rsidR="00C43BD9" w:rsidRPr="007C437A">
          <w:t xml:space="preserve"> recogniz</w:t>
        </w:r>
      </w:ins>
      <w:ins w:id="7649" w:author="Arthur Parmentier" w:date="2020-05-21T17:53:00Z">
        <w:r w:rsidR="00C67C3E" w:rsidRPr="007C437A">
          <w:t>e</w:t>
        </w:r>
      </w:ins>
      <w:ins w:id="7650" w:author="Arthur Parmentier" w:date="2020-05-21T17:30:00Z">
        <w:r w:rsidR="00C43BD9" w:rsidRPr="007C437A">
          <w:t xml:space="preserve"> emotions as facial signs… but also creating </w:t>
        </w:r>
      </w:ins>
      <w:ins w:id="7651" w:author="Arthur Parmentier" w:date="2020-05-21T17:53:00Z">
        <w:r w:rsidR="00C67C3E" w:rsidRPr="007C437A">
          <w:t>our</w:t>
        </w:r>
      </w:ins>
      <w:ins w:id="7652" w:author="Arthur Parmentier" w:date="2020-05-21T17:30:00Z">
        <w:r w:rsidR="00C43BD9" w:rsidRPr="007C437A">
          <w:t xml:space="preserve"> own, new sign</w:t>
        </w:r>
      </w:ins>
      <w:ins w:id="7653" w:author="Arthur Parmentier" w:date="2020-05-21T17:53:00Z">
        <w:r w:rsidR="00C67C3E" w:rsidRPr="007C437A">
          <w:t>s</w:t>
        </w:r>
      </w:ins>
      <w:ins w:id="7654" w:author="Arthur Parmentier" w:date="2020-05-21T17:30:00Z">
        <w:r w:rsidR="00C43BD9" w:rsidRPr="007C437A">
          <w:t xml:space="preserve"> with the face</w:t>
        </w:r>
      </w:ins>
      <w:ins w:id="7655" w:author="Arthur Parmentier" w:date="2020-05-21T17:31:00Z">
        <w:r w:rsidR="00C43BD9" w:rsidRPr="007C437A">
          <w:t>.</w:t>
        </w:r>
      </w:ins>
    </w:p>
    <w:p w:rsidR="00604767" w:rsidRPr="007C437A" w:rsidDel="00F7581A" w:rsidRDefault="00186BEF">
      <w:pPr>
        <w:pStyle w:val="Titre3"/>
        <w:rPr>
          <w:del w:id="7656" w:author="Arthur Parmentier" w:date="2020-05-21T17:01:00Z"/>
          <w:rPrChange w:id="7657" w:author="Arthur Parmentier" w:date="2020-06-07T15:27:00Z">
            <w:rPr>
              <w:del w:id="7658" w:author="Arthur Parmentier" w:date="2020-05-21T17:01:00Z"/>
            </w:rPr>
          </w:rPrChange>
        </w:rPr>
        <w:pPrChange w:id="7659" w:author="Arthur Parmentier" w:date="2020-05-18T17:11:00Z">
          <w:pPr>
            <w:pStyle w:val="Titre2"/>
          </w:pPr>
        </w:pPrChange>
      </w:pPr>
      <w:del w:id="7660" w:author="Arthur Parmentier" w:date="2020-05-21T17:01:00Z">
        <w:r w:rsidRPr="007C437A" w:rsidDel="00F7581A">
          <w:rPr>
            <w:rPrChange w:id="7661" w:author="Arthur Parmentier" w:date="2020-06-07T15:27:00Z">
              <w:rPr/>
            </w:rPrChange>
          </w:rPr>
          <w:delText>Topic A: what could be improved and how</w:delText>
        </w:r>
        <w:bookmarkStart w:id="7662" w:name="_Toc41067219"/>
        <w:bookmarkStart w:id="7663" w:name="_Toc42259037"/>
        <w:bookmarkStart w:id="7664" w:name="_Toc42259114"/>
        <w:bookmarkStart w:id="7665" w:name="_Toc42449793"/>
        <w:bookmarkStart w:id="7666" w:name="_Toc42449875"/>
        <w:bookmarkStart w:id="7667" w:name="_Toc42550061"/>
        <w:bookmarkStart w:id="7668" w:name="_Toc42550154"/>
        <w:bookmarkStart w:id="7669" w:name="_Toc42698905"/>
        <w:bookmarkStart w:id="7670" w:name="_Toc42698984"/>
        <w:bookmarkEnd w:id="7662"/>
        <w:bookmarkEnd w:id="7663"/>
        <w:bookmarkEnd w:id="7664"/>
        <w:bookmarkEnd w:id="7665"/>
        <w:bookmarkEnd w:id="7666"/>
        <w:bookmarkEnd w:id="7667"/>
        <w:bookmarkEnd w:id="7668"/>
        <w:bookmarkEnd w:id="7669"/>
        <w:bookmarkEnd w:id="7670"/>
      </w:del>
    </w:p>
    <w:p w:rsidR="003C19D8" w:rsidRPr="007C437A" w:rsidRDefault="003C19D8" w:rsidP="003C19D8">
      <w:pPr>
        <w:pStyle w:val="Titre3"/>
        <w:rPr>
          <w:ins w:id="7671" w:author="Arthur Parmentier" w:date="2020-05-22T10:25:00Z"/>
        </w:rPr>
      </w:pPr>
      <w:bookmarkStart w:id="7672" w:name="_Toc42698985"/>
      <w:ins w:id="7673" w:author="Arthur Parmentier" w:date="2020-05-22T10:24:00Z">
        <w:r w:rsidRPr="007C437A">
          <w:t xml:space="preserve">Classification problem with </w:t>
        </w:r>
      </w:ins>
      <w:ins w:id="7674" w:author="Arthur Parmentier" w:date="2020-05-22T10:25:00Z">
        <w:r w:rsidRPr="007C437A">
          <w:t>CRF</w:t>
        </w:r>
      </w:ins>
      <w:bookmarkEnd w:id="7672"/>
      <w:del w:id="7675"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676" w:author="Arthur Parmentier" w:date="2020-06-07T18:32:00Z">
            <w:rPr/>
          </w:rPrChange>
        </w:rPr>
        <w:pPrChange w:id="7677" w:author="Arthur Parmentier" w:date="2020-05-22T10:25:00Z">
          <w:pPr>
            <w:pStyle w:val="Titre2"/>
          </w:pPr>
        </w:pPrChange>
      </w:pPr>
      <w:ins w:id="7678" w:author="Arthur Parmentier" w:date="2020-05-22T10:25:00Z">
        <w:r w:rsidRPr="008C7E78">
          <w:rPr>
            <w:lang w:val="fr-FR"/>
            <w:rPrChange w:id="7679" w:author="Arthur Parmentier" w:date="2020-06-07T18:32:00Z">
              <w:rPr/>
            </w:rPrChange>
          </w:rPr>
          <w:t xml:space="preserve">Le CRF tient compte de la proba de chaque signe plus de la position dans la requête pour </w:t>
        </w:r>
      </w:ins>
      <w:ins w:id="7680" w:author="Arthur Parmentier" w:date="2020-05-22T10:26:00Z">
        <w:r w:rsidRPr="008C7E78">
          <w:rPr>
            <w:lang w:val="fr-FR"/>
            <w:rPrChange w:id="7681" w:author="Arthur Parmentier" w:date="2020-06-07T18:32:00Z">
              <w:rPr/>
            </w:rPrChange>
          </w:rPr>
          <w:t>classifier le signe</w:t>
        </w:r>
      </w:ins>
    </w:p>
    <w:p w:rsidR="00186BEF" w:rsidRDefault="00186BEF">
      <w:pPr>
        <w:pStyle w:val="Titre3"/>
        <w:rPr>
          <w:ins w:id="7682" w:author="Arthur Parmentier" w:date="2020-06-11T12:03:00Z"/>
        </w:rPr>
      </w:pPr>
      <w:bookmarkStart w:id="7683" w:name="_Toc42698986"/>
      <w:r w:rsidRPr="007C437A">
        <w:rPr>
          <w:rPrChange w:id="7684" w:author="Arthur Parmentier" w:date="2020-06-07T15:27:00Z">
            <w:rPr/>
          </w:rPrChange>
        </w:rPr>
        <w:t>The future</w:t>
      </w:r>
      <w:bookmarkEnd w:id="7683"/>
    </w:p>
    <w:p w:rsidR="00FB1829" w:rsidRPr="00FB1829" w:rsidRDefault="00FB1829" w:rsidP="00FB1829">
      <w:pPr>
        <w:pStyle w:val="Titre3"/>
        <w:rPr>
          <w:rPrChange w:id="7685" w:author="Arthur Parmentier" w:date="2020-06-11T12:03:00Z">
            <w:rPr/>
          </w:rPrChange>
        </w:rPr>
        <w:pPrChange w:id="7686" w:author="Arthur Parmentier" w:date="2020-06-11T12:03:00Z">
          <w:pPr>
            <w:pStyle w:val="Titre2"/>
          </w:pPr>
        </w:pPrChange>
      </w:pPr>
      <w:ins w:id="7687" w:author="Arthur Parmentier" w:date="2020-06-11T12:03:00Z">
        <w:r>
          <w:t>"I have not failed. I've just found 10,000 ways that won't work."</w:t>
        </w:r>
      </w:ins>
    </w:p>
    <w:p w:rsidR="00E75199" w:rsidRPr="007C437A" w:rsidRDefault="00E75199" w:rsidP="00E6654A">
      <w:pPr>
        <w:pStyle w:val="Titre1"/>
      </w:pPr>
      <w:bookmarkStart w:id="7688" w:name="_Toc42698987"/>
      <w:r w:rsidRPr="007C437A">
        <w:t>Conclusion</w:t>
      </w:r>
      <w:bookmarkEnd w:id="7688"/>
    </w:p>
    <w:p w:rsidR="00F25194" w:rsidRPr="007C437A" w:rsidRDefault="00F25194" w:rsidP="00E6654A"/>
    <w:customXmlInsRangeStart w:id="7689"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7689"/>
        <w:p w:rsidR="00310EB8" w:rsidRDefault="00310EB8">
          <w:pPr>
            <w:pStyle w:val="Titre1"/>
            <w:rPr>
              <w:ins w:id="7690" w:author="Arthur Parmentier" w:date="2020-06-10T18:46:00Z"/>
            </w:rPr>
          </w:pPr>
          <w:ins w:id="7691" w:author="Arthur Parmentier" w:date="2020-06-10T18:46:00Z">
            <w:r>
              <w:rPr>
                <w:lang w:val="fr-FR"/>
              </w:rPr>
              <w:t>Bibliographie</w:t>
            </w:r>
          </w:ins>
        </w:p>
        <w:customXmlInsRangeStart w:id="7692" w:author="Arthur Parmentier" w:date="2020-06-10T18:46:00Z"/>
        <w:sdt>
          <w:sdtPr>
            <w:id w:val="111145805"/>
            <w:bibliography/>
          </w:sdtPr>
          <w:sdtContent>
            <w:customXmlInsRangeEnd w:id="7692"/>
            <w:p w:rsidR="00304C55" w:rsidRPr="008C0EC1" w:rsidRDefault="00310EB8" w:rsidP="00304C55">
              <w:pPr>
                <w:pStyle w:val="Bibliographie"/>
                <w:ind w:left="720" w:hanging="720"/>
                <w:rPr>
                  <w:noProof/>
                  <w:sz w:val="24"/>
                  <w:szCs w:val="24"/>
                  <w:lang w:val="fr-FR"/>
                  <w:rPrChange w:id="7693" w:author="Arthur Parmentier" w:date="2020-06-11T11:42:00Z">
                    <w:rPr>
                      <w:noProof/>
                      <w:sz w:val="24"/>
                      <w:szCs w:val="24"/>
                    </w:rPr>
                  </w:rPrChange>
                </w:rPr>
              </w:pPr>
              <w:ins w:id="7694" w:author="Arthur Parmentier" w:date="2020-06-10T18:46:00Z">
                <w:r>
                  <w:fldChar w:fldCharType="begin"/>
                </w:r>
                <w:r w:rsidRPr="005272A8">
                  <w:rPr>
                    <w:lang w:val="fr-FR"/>
                    <w:rPrChange w:id="7695" w:author="Arthur Parmentier" w:date="2020-06-10T19:40:00Z">
                      <w:rPr/>
                    </w:rPrChange>
                  </w:rPr>
                  <w:instrText>BIBLIOGRAPHY</w:instrText>
                </w:r>
                <w:r>
                  <w:fldChar w:fldCharType="separate"/>
                </w:r>
              </w:ins>
              <w:r w:rsidR="00304C55" w:rsidRPr="008C0EC1">
                <w:rPr>
                  <w:noProof/>
                  <w:lang w:val="fr-FR"/>
                  <w:rPrChange w:id="7696" w:author="Arthur Parmentier" w:date="2020-06-11T11:42:00Z">
                    <w:rPr>
                      <w:noProof/>
                    </w:rPr>
                  </w:rPrChange>
                </w:rPr>
                <w:t xml:space="preserve">La Percumotora. (s.d.). </w:t>
              </w:r>
              <w:r w:rsidR="00304C55" w:rsidRPr="008C0EC1">
                <w:rPr>
                  <w:i/>
                  <w:iCs/>
                  <w:noProof/>
                  <w:lang w:val="fr-FR"/>
                  <w:rPrChange w:id="7697" w:author="Arthur Parmentier" w:date="2020-06-11T11:42:00Z">
                    <w:rPr>
                      <w:i/>
                      <w:iCs/>
                      <w:noProof/>
                    </w:rPr>
                  </w:rPrChange>
                </w:rPr>
                <w:t>Ritmo y Percusión con Señas.</w:t>
              </w:r>
              <w:r w:rsidR="00304C55" w:rsidRPr="008C0EC1">
                <w:rPr>
                  <w:noProof/>
                  <w:lang w:val="fr-FR"/>
                  <w:rPrChange w:id="7698"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7699"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7700"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7701"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7702"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7703"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7704"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7705"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7706"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7707"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7708"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7709" w:author="Arthur Parmentier" w:date="2020-06-11T11:42:00Z">
                    <w:rPr>
                      <w:noProof/>
                    </w:rPr>
                  </w:rPrChange>
                </w:rPr>
              </w:pPr>
              <w:r>
                <w:rPr>
                  <w:noProof/>
                </w:rPr>
                <w:t xml:space="preserve">Huglo, M. (1963). </w:t>
              </w:r>
              <w:r w:rsidRPr="008C0EC1">
                <w:rPr>
                  <w:noProof/>
                  <w:lang w:val="fr-FR"/>
                  <w:rPrChange w:id="7710" w:author="Arthur Parmentier" w:date="2020-06-11T11:42:00Z">
                    <w:rPr>
                      <w:noProof/>
                    </w:rPr>
                  </w:rPrChange>
                </w:rPr>
                <w:t xml:space="preserve">La chironomie médiévale. </w:t>
              </w:r>
              <w:r w:rsidRPr="008C0EC1">
                <w:rPr>
                  <w:i/>
                  <w:iCs/>
                  <w:noProof/>
                  <w:lang w:val="fr-FR"/>
                  <w:rPrChange w:id="7711" w:author="Arthur Parmentier" w:date="2020-06-11T11:42:00Z">
                    <w:rPr>
                      <w:i/>
                      <w:iCs/>
                      <w:noProof/>
                    </w:rPr>
                  </w:rPrChange>
                </w:rPr>
                <w:t>Revue de musicologie</w:t>
              </w:r>
              <w:r w:rsidRPr="008C0EC1">
                <w:rPr>
                  <w:noProof/>
                  <w:lang w:val="fr-FR"/>
                  <w:rPrChange w:id="7712"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7713" w:author="Arthur Parmentier" w:date="2020-06-11T11:42:00Z">
                    <w:rPr>
                      <w:noProof/>
                    </w:rPr>
                  </w:rPrChange>
                </w:rPr>
              </w:pPr>
              <w:r>
                <w:rPr>
                  <w:noProof/>
                </w:rPr>
                <w:t xml:space="preserve">Pâris, A. (s.d.). </w:t>
              </w:r>
              <w:r w:rsidRPr="008C0EC1">
                <w:rPr>
                  <w:i/>
                  <w:iCs/>
                  <w:noProof/>
                  <w:lang w:val="fr-FR"/>
                  <w:rPrChange w:id="7714" w:author="Arthur Parmentier" w:date="2020-06-11T11:42:00Z">
                    <w:rPr>
                      <w:i/>
                      <w:iCs/>
                      <w:noProof/>
                    </w:rPr>
                  </w:rPrChange>
                </w:rPr>
                <w:t>Direction d'orchestre.</w:t>
              </w:r>
              <w:r w:rsidRPr="008C0EC1">
                <w:rPr>
                  <w:noProof/>
                  <w:lang w:val="fr-FR"/>
                  <w:rPrChange w:id="7715"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7716" w:author="Arthur Parmentier" w:date="2020-06-10T18:46:00Z"/>
                </w:rPr>
              </w:pPr>
              <w:ins w:id="7717" w:author="Arthur Parmentier" w:date="2020-06-10T18:46:00Z">
                <w:r>
                  <w:rPr>
                    <w:b/>
                    <w:bCs/>
                  </w:rPr>
                  <w:fldChar w:fldCharType="end"/>
                </w:r>
              </w:ins>
            </w:p>
            <w:customXmlInsRangeStart w:id="7718" w:author="Arthur Parmentier" w:date="2020-06-10T18:46:00Z"/>
          </w:sdtContent>
        </w:sdt>
        <w:customXmlInsRangeEnd w:id="7718"/>
        <w:customXmlInsRangeStart w:id="7719" w:author="Arthur Parmentier" w:date="2020-06-10T18:46:00Z"/>
      </w:sdtContent>
    </w:sdt>
    <w:customXmlInsRangeEnd w:id="7719"/>
    <w:p w:rsidR="00F25194" w:rsidRPr="007C437A" w:rsidRDefault="00F25194" w:rsidP="00E6654A"/>
    <w:p w:rsidR="00F25194" w:rsidRPr="007C437A" w:rsidRDefault="00F25194" w:rsidP="00E6654A"/>
    <w:p w:rsidR="00F25194" w:rsidRPr="007C437A" w:rsidRDefault="00B9612C" w:rsidP="00E6654A">
      <w:pPr>
        <w:rPr>
          <w:ins w:id="7720" w:author="Arthur Parmentier" w:date="2020-05-12T19:23:00Z"/>
        </w:rPr>
      </w:pPr>
      <w:ins w:id="7721" w:author="Arthur Parmentier" w:date="2020-05-12T19:13:00Z">
        <w:r w:rsidRPr="007C437A">
          <w:t>SIGN = something that stands for something else</w:t>
        </w:r>
      </w:ins>
      <w:ins w:id="7722"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723" w:author="Arthur Parmentier" w:date="2020-05-12T19:23:00Z"/>
        </w:rPr>
      </w:pPr>
      <w:ins w:id="7724" w:author="Arthur Parmentier" w:date="2020-05-12T19:23:00Z">
        <w:r w:rsidRPr="007C437A">
          <w:t>No synonyms in SP</w:t>
        </w:r>
      </w:ins>
    </w:p>
    <w:p w:rsidR="00A34795" w:rsidRPr="007C437A" w:rsidRDefault="00A34795" w:rsidP="00E6654A">
      <w:ins w:id="7725" w:author="Arthur Parmentier" w:date="2020-05-12T19:23:00Z">
        <w:r w:rsidRPr="007C437A">
          <w:t>Are there homonyms?</w:t>
        </w:r>
        <w:r w:rsidR="0011688F" w:rsidRPr="007C437A">
          <w:t xml:space="preserve"> YESS</w:t>
        </w:r>
      </w:ins>
    </w:p>
    <w:bookmarkEnd w:id="521"/>
    <w:p w:rsidR="00F25194" w:rsidRPr="007C437A" w:rsidRDefault="00F25194" w:rsidP="00E6654A">
      <w:pPr>
        <w:rPr>
          <w:ins w:id="7726" w:author="Arthur Parmentier" w:date="2020-05-12T19:27:00Z"/>
        </w:rPr>
      </w:pPr>
    </w:p>
    <w:p w:rsidR="008A6488" w:rsidRPr="007C437A" w:rsidRDefault="008A6488" w:rsidP="00E6654A">
      <w:pPr>
        <w:rPr>
          <w:ins w:id="7727" w:author="Arthur Parmentier" w:date="2020-05-12T19:32:00Z"/>
        </w:rPr>
      </w:pPr>
      <w:ins w:id="7728" w:author="Arthur Parmentier" w:date="2020-05-12T19:27:00Z">
        <w:r w:rsidRPr="007C437A">
          <w:t>Meronymes… to check/discuss</w:t>
        </w:r>
        <w:r w:rsidR="00481EE1" w:rsidRPr="007C437A">
          <w:t xml:space="preserve"> : sense relations</w:t>
        </w:r>
      </w:ins>
    </w:p>
    <w:p w:rsidR="000717DB" w:rsidRPr="007C437A" w:rsidRDefault="000717DB" w:rsidP="00E6654A">
      <w:pPr>
        <w:rPr>
          <w:ins w:id="7729" w:author="Arthur Parmentier" w:date="2020-05-12T19:32:00Z"/>
        </w:rPr>
      </w:pPr>
    </w:p>
    <w:p w:rsidR="000717DB" w:rsidRPr="007C437A" w:rsidRDefault="000717DB" w:rsidP="00E6654A">
      <w:pPr>
        <w:rPr>
          <w:ins w:id="7730" w:author="Arthur Parmentier" w:date="2020-05-13T09:41:00Z"/>
        </w:rPr>
      </w:pPr>
      <w:ins w:id="7731" w:author="Arthur Parmentier" w:date="2020-05-12T19:32:00Z">
        <w:r w:rsidRPr="007C437A">
          <w:t xml:space="preserve">Sign overloading: </w:t>
        </w:r>
      </w:ins>
      <w:ins w:id="7732" w:author="Arthur Parmentier" w:date="2020-05-12T19:34:00Z">
        <w:r w:rsidR="00C07A15" w:rsidRPr="007C437A">
          <w:t>what is an analogy?</w:t>
        </w:r>
      </w:ins>
    </w:p>
    <w:p w:rsidR="003C3E32" w:rsidRPr="007C437A" w:rsidRDefault="003C3E32" w:rsidP="00E6654A">
      <w:pPr>
        <w:rPr>
          <w:ins w:id="7733" w:author="Arthur Parmentier" w:date="2020-05-13T09:41:00Z"/>
        </w:rPr>
      </w:pPr>
    </w:p>
    <w:p w:rsidR="003C3E32" w:rsidRPr="007C437A" w:rsidRDefault="003C3E32" w:rsidP="00E6654A">
      <w:pPr>
        <w:rPr>
          <w:ins w:id="7734" w:author="Arthur Parmentier" w:date="2020-05-14T13:28:00Z"/>
          <w:rStyle w:val="reference-text"/>
        </w:rPr>
      </w:pPr>
      <w:ins w:id="7735" w:author="Arthur Parmentier" w:date="2020-05-13T09:41:00Z">
        <w:r w:rsidRPr="007C437A">
          <w:t>Quantum-like theory of concepts to model human interaction (interference) in resp</w:t>
        </w:r>
      </w:ins>
      <w:ins w:id="7736" w:author="Arthur Parmentier" w:date="2020-05-13T09:42:00Z">
        <w:r w:rsidRPr="007C437A">
          <w:t xml:space="preserve">onding to SP signs? </w:t>
        </w:r>
      </w:ins>
      <w:ins w:id="7737" w:author="Arthur Parmentier" w:date="2020-05-14T13:28:00Z">
        <w:r w:rsidR="00A84632" w:rsidRPr="007C437A">
          <w:rPr>
            <w:rStyle w:val="reference-text"/>
            <w:rPrChange w:id="7738" w:author="Arthur Parmentier" w:date="2020-06-07T15:27:00Z">
              <w:rPr>
                <w:rStyle w:val="reference-text"/>
              </w:rPr>
            </w:rPrChange>
          </w:rPr>
          <w:fldChar w:fldCharType="begin"/>
        </w:r>
        <w:r w:rsidR="00A84632" w:rsidRPr="007C437A">
          <w:rPr>
            <w:rStyle w:val="reference-text"/>
          </w:rPr>
          <w:instrText xml:space="preserve"> HYPERLINK "</w:instrText>
        </w:r>
      </w:ins>
      <w:ins w:id="7739" w:author="Arthur Parmentier" w:date="2020-05-13T09:42:00Z">
        <w:r w:rsidR="00A84632" w:rsidRPr="007C437A">
          <w:rPr>
            <w:rStyle w:val="reference-text"/>
          </w:rPr>
          <w:instrText>https://www.frontiersin.org/articles/10.3389/fpsyg.2016.00418/full</w:instrText>
        </w:r>
      </w:ins>
      <w:ins w:id="7740" w:author="Arthur Parmentier" w:date="2020-05-14T13:28:00Z">
        <w:r w:rsidR="00A84632" w:rsidRPr="007C437A">
          <w:rPr>
            <w:rStyle w:val="reference-text"/>
          </w:rPr>
          <w:instrText xml:space="preserve">" </w:instrText>
        </w:r>
        <w:r w:rsidR="00A84632" w:rsidRPr="007C437A">
          <w:rPr>
            <w:rStyle w:val="reference-text"/>
            <w:rPrChange w:id="7741" w:author="Arthur Parmentier" w:date="2020-06-07T15:27:00Z">
              <w:rPr>
                <w:rStyle w:val="reference-text"/>
              </w:rPr>
            </w:rPrChange>
          </w:rPr>
          <w:fldChar w:fldCharType="separate"/>
        </w:r>
      </w:ins>
      <w:ins w:id="7742" w:author="Arthur Parmentier" w:date="2020-05-13T09:42:00Z">
        <w:r w:rsidR="00A84632" w:rsidRPr="007C437A">
          <w:rPr>
            <w:rStyle w:val="Lienhypertexte"/>
          </w:rPr>
          <w:t>https://www.frontiersin.org/articles/10.3389/fpsyg.2016.00418/full</w:t>
        </w:r>
      </w:ins>
      <w:ins w:id="7743" w:author="Arthur Parmentier" w:date="2020-05-14T13:28:00Z">
        <w:r w:rsidR="00A84632" w:rsidRPr="007C437A">
          <w:rPr>
            <w:rStyle w:val="reference-text"/>
            <w:rPrChange w:id="7744" w:author="Arthur Parmentier" w:date="2020-06-07T15:27:00Z">
              <w:rPr>
                <w:rStyle w:val="reference-text"/>
              </w:rPr>
            </w:rPrChange>
          </w:rPr>
          <w:fldChar w:fldCharType="end"/>
        </w:r>
      </w:ins>
    </w:p>
    <w:p w:rsidR="00A84632" w:rsidRPr="007C437A" w:rsidRDefault="00A84632" w:rsidP="00E6654A">
      <w:pPr>
        <w:rPr>
          <w:ins w:id="7745" w:author="Arthur Parmentier" w:date="2020-05-14T13:28:00Z"/>
          <w:rStyle w:val="reference-text"/>
        </w:rPr>
      </w:pPr>
    </w:p>
    <w:p w:rsidR="00A84632" w:rsidRPr="007C437A" w:rsidRDefault="00A84632" w:rsidP="00A84632">
      <w:pPr>
        <w:rPr>
          <w:ins w:id="7746" w:author="Arthur Parmentier" w:date="2020-05-14T13:28:00Z"/>
        </w:rPr>
      </w:pPr>
      <w:ins w:id="7747" w:author="Arthur Parmentier" w:date="2020-05-14T13:28:00Z">
        <w:r w:rsidRPr="007C437A">
          <w:t>Modes and defaults: attempt to define particular grammars inside a “universal” one?</w:t>
        </w:r>
      </w:ins>
    </w:p>
    <w:p w:rsidR="00A84632" w:rsidRPr="008C7E78" w:rsidRDefault="006A7F9F" w:rsidP="00A84632">
      <w:pPr>
        <w:rPr>
          <w:ins w:id="7748" w:author="Arthur Parmentier" w:date="2020-05-14T13:28:00Z"/>
          <w:lang w:val="fr-FR"/>
          <w:rPrChange w:id="7749" w:author="Arthur Parmentier" w:date="2020-06-07T18:32:00Z">
            <w:rPr>
              <w:ins w:id="7750" w:author="Arthur Parmentier" w:date="2020-05-14T13:28:00Z"/>
            </w:rPr>
          </w:rPrChange>
        </w:rPr>
      </w:pPr>
      <w:ins w:id="7751" w:author="Arthur Parmentier" w:date="2020-05-14T15:15:00Z">
        <w:r w:rsidRPr="008C7E78">
          <w:rPr>
            <w:lang w:val="fr-FR"/>
            <w:rPrChange w:id="7752" w:author="Arthur Parmentier" w:date="2020-06-07T18:32:00Z">
              <w:rPr/>
            </w:rPrChange>
          </w:rPr>
          <w:t>Enquete statistique sur poid</w:t>
        </w:r>
        <w:r w:rsidR="00FC6CCC" w:rsidRPr="008C7E78">
          <w:rPr>
            <w:lang w:val="fr-FR"/>
            <w:rPrChange w:id="7753" w:author="Arthur Parmentier" w:date="2020-06-07T18:32:00Z">
              <w:rPr/>
            </w:rPrChange>
          </w:rPr>
          <w:t>s</w:t>
        </w:r>
        <w:r w:rsidRPr="008C7E78">
          <w:rPr>
            <w:lang w:val="fr-FR"/>
            <w:rPrChange w:id="7754" w:author="Arthur Parmentier" w:date="2020-06-07T18:32:00Z">
              <w:rPr/>
            </w:rPrChange>
          </w:rPr>
          <w:t xml:space="preserve"> cogniti</w:t>
        </w:r>
      </w:ins>
      <w:ins w:id="7755" w:author="Arthur Parmentier" w:date="2020-05-14T15:16:00Z">
        <w:r w:rsidR="00711575" w:rsidRPr="008C7E78">
          <w:rPr>
            <w:lang w:val="fr-FR"/>
            <w:rPrChange w:id="7756" w:author="Arthur Parmentier" w:date="2020-06-07T18:32:00Z">
              <w:rPr/>
            </w:rPrChange>
          </w:rPr>
          <w:t>f</w:t>
        </w:r>
      </w:ins>
      <w:ins w:id="7757" w:author="Arthur Parmentier" w:date="2020-05-14T15:15:00Z">
        <w:r w:rsidRPr="008C7E78">
          <w:rPr>
            <w:lang w:val="fr-FR"/>
            <w:rPrChange w:id="7758" w:author="Arthur Parmentier" w:date="2020-06-07T18:32:00Z">
              <w:rPr/>
            </w:rPrChange>
          </w:rPr>
          <w:t>/temps de réponse/complexité de la réponse/débutant/experts</w:t>
        </w:r>
      </w:ins>
    </w:p>
    <w:p w:rsidR="00A84632" w:rsidRPr="008C7E78" w:rsidRDefault="00A84632" w:rsidP="00A84632">
      <w:pPr>
        <w:rPr>
          <w:ins w:id="7759" w:author="Arthur Parmentier" w:date="2020-05-14T13:28:00Z"/>
          <w:lang w:val="fr-FR"/>
          <w:rPrChange w:id="7760" w:author="Arthur Parmentier" w:date="2020-06-07T18:32:00Z">
            <w:rPr>
              <w:ins w:id="7761" w:author="Arthur Parmentier" w:date="2020-05-14T13:28:00Z"/>
            </w:rPr>
          </w:rPrChange>
        </w:rPr>
      </w:pPr>
    </w:p>
    <w:p w:rsidR="00A84632" w:rsidRPr="008C7E78" w:rsidRDefault="00A84632" w:rsidP="00A84632">
      <w:pPr>
        <w:rPr>
          <w:ins w:id="7762" w:author="Arthur Parmentier" w:date="2020-05-14T13:28:00Z"/>
          <w:lang w:val="fr-FR"/>
          <w:rPrChange w:id="7763" w:author="Arthur Parmentier" w:date="2020-06-07T18:32:00Z">
            <w:rPr>
              <w:ins w:id="7764" w:author="Arthur Parmentier" w:date="2020-05-14T13:28:00Z"/>
            </w:rPr>
          </w:rPrChange>
        </w:rPr>
      </w:pPr>
    </w:p>
    <w:p w:rsidR="00A84632" w:rsidRPr="008C7E78" w:rsidRDefault="00A84632" w:rsidP="00A84632">
      <w:pPr>
        <w:rPr>
          <w:ins w:id="7765" w:author="Arthur Parmentier" w:date="2020-05-14T13:28:00Z"/>
          <w:lang w:val="fr-FR"/>
          <w:rPrChange w:id="7766" w:author="Arthur Parmentier" w:date="2020-06-07T18:32:00Z">
            <w:rPr>
              <w:ins w:id="7767" w:author="Arthur Parmentier" w:date="2020-05-14T13:28:00Z"/>
            </w:rPr>
          </w:rPrChange>
        </w:rPr>
      </w:pPr>
    </w:p>
    <w:p w:rsidR="00A84632" w:rsidRPr="008C7E78" w:rsidRDefault="00A84632" w:rsidP="00A84632">
      <w:pPr>
        <w:rPr>
          <w:ins w:id="7768" w:author="Arthur Parmentier" w:date="2020-05-14T13:28:00Z"/>
          <w:lang w:val="fr-FR"/>
          <w:rPrChange w:id="7769" w:author="Arthur Parmentier" w:date="2020-06-07T18:32:00Z">
            <w:rPr>
              <w:ins w:id="7770" w:author="Arthur Parmentier" w:date="2020-05-14T13:28:00Z"/>
            </w:rPr>
          </w:rPrChange>
        </w:rPr>
      </w:pPr>
    </w:p>
    <w:p w:rsidR="00A84632" w:rsidRPr="008C7E78" w:rsidRDefault="00A84632" w:rsidP="00A84632">
      <w:pPr>
        <w:rPr>
          <w:ins w:id="7771" w:author="Arthur Parmentier" w:date="2020-05-14T13:28:00Z"/>
          <w:lang w:val="fr-FR"/>
          <w:rPrChange w:id="7772" w:author="Arthur Parmentier" w:date="2020-06-07T18:32:00Z">
            <w:rPr>
              <w:ins w:id="7773" w:author="Arthur Parmentier" w:date="2020-05-14T13:28:00Z"/>
            </w:rPr>
          </w:rPrChange>
        </w:rPr>
      </w:pPr>
    </w:p>
    <w:p w:rsidR="00A84632" w:rsidRPr="008C7E78" w:rsidRDefault="00A84632" w:rsidP="00A84632">
      <w:pPr>
        <w:rPr>
          <w:ins w:id="7774" w:author="Arthur Parmentier" w:date="2020-05-14T13:28:00Z"/>
          <w:lang w:val="fr-FR"/>
          <w:rPrChange w:id="7775" w:author="Arthur Parmentier" w:date="2020-06-07T18:32:00Z">
            <w:rPr>
              <w:ins w:id="7776" w:author="Arthur Parmentier" w:date="2020-05-14T13:28:00Z"/>
            </w:rPr>
          </w:rPrChange>
        </w:rPr>
      </w:pPr>
    </w:p>
    <w:p w:rsidR="00A84632" w:rsidRPr="007C437A" w:rsidRDefault="00A84632" w:rsidP="00A84632">
      <w:pPr>
        <w:rPr>
          <w:ins w:id="7777" w:author="Arthur Parmentier" w:date="2020-05-14T13:28:00Z"/>
        </w:rPr>
      </w:pPr>
      <w:ins w:id="7778" w:author="Arthur Parmentier" w:date="2020-05-14T13:28:00Z">
        <w:r w:rsidRPr="007C437A">
          <w:t>“categorization is the name of the cognition game and analogy is the mechanism that drives it all”.</w:t>
        </w:r>
      </w:ins>
    </w:p>
    <w:p w:rsidR="00A84632" w:rsidRPr="007C437A" w:rsidRDefault="00A84632" w:rsidP="00A84632">
      <w:pPr>
        <w:rPr>
          <w:ins w:id="7779" w:author="Arthur Parmentier" w:date="2020-05-14T13:28:00Z"/>
        </w:rPr>
      </w:pPr>
      <w:ins w:id="7780" w:author="Arthur Parmentier" w:date="2020-05-14T13:28:00Z">
        <w:r w:rsidRPr="007C437A">
          <w:t>Making analogy = raising the similar features of two mental things</w:t>
        </w:r>
      </w:ins>
    </w:p>
    <w:p w:rsidR="00A84632" w:rsidRPr="007C437A" w:rsidRDefault="00A84632" w:rsidP="00A84632">
      <w:pPr>
        <w:rPr>
          <w:ins w:id="7781" w:author="Arthur Parmentier" w:date="2020-05-14T13:28:00Z"/>
        </w:rPr>
      </w:pPr>
      <w:ins w:id="7782" w:author="Arthur Parmentier" w:date="2020-05-14T13:28:00Z">
        <w:r w:rsidRPr="007C437A">
          <w:t>Analogy is responsible for concept’s expansion.</w:t>
        </w:r>
      </w:ins>
    </w:p>
    <w:p w:rsidR="00A84632" w:rsidRPr="008C7E78" w:rsidRDefault="00A84632" w:rsidP="00A84632">
      <w:pPr>
        <w:rPr>
          <w:ins w:id="7783" w:author="Arthur Parmentier" w:date="2020-05-14T13:28:00Z"/>
          <w:lang w:val="fr-FR"/>
          <w:rPrChange w:id="7784" w:author="Arthur Parmentier" w:date="2020-06-07T18:32:00Z">
            <w:rPr>
              <w:ins w:id="7785" w:author="Arthur Parmentier" w:date="2020-05-14T13:28:00Z"/>
            </w:rPr>
          </w:rPrChange>
        </w:rPr>
      </w:pPr>
      <w:ins w:id="7786" w:author="Arthur Parmentier" w:date="2020-05-14T13:28:00Z">
        <w:r w:rsidRPr="007C437A">
          <w:lastRenderedPageBreak/>
          <w:t xml:space="preserve">Hierarchy of concepts? At least a complex form of structuring; Link with researchs in DH ontologies. </w:t>
        </w:r>
        <w:r w:rsidRPr="008C7E78">
          <w:rPr>
            <w:lang w:val="fr-FR"/>
            <w:rPrChange w:id="7787" w:author="Arthur Parmentier" w:date="2020-06-07T18:32:00Z">
              <w:rPr/>
            </w:rPrChange>
          </w:rPr>
          <w:t>Nice example: german way of constructing words</w:t>
        </w:r>
      </w:ins>
    </w:p>
    <w:p w:rsidR="00A84632" w:rsidRPr="008C7E78" w:rsidRDefault="00A84632" w:rsidP="00E6654A">
      <w:pPr>
        <w:rPr>
          <w:ins w:id="7788" w:author="Arthur Parmentier" w:date="2020-05-14T13:28:00Z"/>
          <w:lang w:val="fr-FR"/>
          <w:rPrChange w:id="7789" w:author="Arthur Parmentier" w:date="2020-06-07T18:32:00Z">
            <w:rPr>
              <w:ins w:id="7790" w:author="Arthur Parmentier" w:date="2020-05-14T13:28:00Z"/>
            </w:rPr>
          </w:rPrChange>
        </w:rPr>
      </w:pPr>
    </w:p>
    <w:p w:rsidR="00A84632" w:rsidRPr="008C7E78" w:rsidRDefault="000B405B" w:rsidP="00E6654A">
      <w:pPr>
        <w:rPr>
          <w:ins w:id="7791" w:author="Arthur Parmentier" w:date="2020-05-14T14:50:00Z"/>
          <w:lang w:val="fr-FR"/>
          <w:rPrChange w:id="7792" w:author="Arthur Parmentier" w:date="2020-06-07T18:32:00Z">
            <w:rPr>
              <w:ins w:id="7793" w:author="Arthur Parmentier" w:date="2020-05-14T14:50:00Z"/>
            </w:rPr>
          </w:rPrChange>
        </w:rPr>
      </w:pPr>
      <w:ins w:id="7794" w:author="Arthur Parmentier" w:date="2020-05-14T14:49:00Z">
        <w:r w:rsidRPr="008C7E78">
          <w:rPr>
            <w:lang w:val="fr-FR"/>
            <w:rPrChange w:id="7795" w:author="Arthur Parmentier" w:date="2020-06-07T18:32:00Z">
              <w:rPr/>
            </w:rPrChange>
          </w:rPr>
          <w:t>Utilization des signes motivée par la representation a priori du concept/résultat du soundpainter</w:t>
        </w:r>
      </w:ins>
    </w:p>
    <w:p w:rsidR="006331DF" w:rsidRPr="008C7E78" w:rsidRDefault="006331DF" w:rsidP="00E6654A">
      <w:pPr>
        <w:rPr>
          <w:ins w:id="7796" w:author="Arthur Parmentier" w:date="2020-05-14T14:51:00Z"/>
          <w:lang w:val="fr-FR"/>
          <w:rPrChange w:id="7797" w:author="Arthur Parmentier" w:date="2020-06-07T18:32:00Z">
            <w:rPr>
              <w:ins w:id="7798" w:author="Arthur Parmentier" w:date="2020-05-14T14:51:00Z"/>
            </w:rPr>
          </w:rPrChange>
        </w:rPr>
      </w:pPr>
      <w:ins w:id="7799" w:author="Arthur Parmentier" w:date="2020-05-14T14:50:00Z">
        <w:r w:rsidRPr="008C7E78">
          <w:rPr>
            <w:lang w:val="fr-FR"/>
            <w:rPrChange w:id="7800" w:author="Arthur Parmentier" w:date="2020-06-07T18:32:00Z">
              <w:rPr/>
            </w:rPrChange>
          </w:rPr>
          <w:t xml:space="preserve">Représentation mentale qui precede la réponse du performer; intéressant pour W (tout le monde?) si </w:t>
        </w:r>
      </w:ins>
      <w:ins w:id="7801" w:author="Arthur Parmentier" w:date="2020-05-14T14:51:00Z">
        <w:r w:rsidRPr="008C7E78">
          <w:rPr>
            <w:lang w:val="fr-FR"/>
            <w:rPrChange w:id="7802" w:author="Arthur Parmentier" w:date="2020-06-07T18:32:00Z">
              <w:rPr/>
            </w:rPrChange>
          </w:rPr>
          <w:t>la réponse n’est pas telle qu’attendue</w:t>
        </w:r>
      </w:ins>
    </w:p>
    <w:p w:rsidR="00C63733" w:rsidRPr="008C7E78" w:rsidRDefault="00C63733" w:rsidP="00E6654A">
      <w:pPr>
        <w:rPr>
          <w:ins w:id="7803" w:author="Arthur Parmentier" w:date="2020-05-14T14:57:00Z"/>
          <w:lang w:val="fr-FR"/>
          <w:rPrChange w:id="7804" w:author="Arthur Parmentier" w:date="2020-06-07T18:32:00Z">
            <w:rPr>
              <w:ins w:id="7805" w:author="Arthur Parmentier" w:date="2020-05-14T14:57:00Z"/>
            </w:rPr>
          </w:rPrChange>
        </w:rPr>
      </w:pPr>
      <w:ins w:id="7806" w:author="Arthur Parmentier" w:date="2020-05-14T14:51:00Z">
        <w:r w:rsidRPr="008C7E78">
          <w:rPr>
            <w:lang w:val="fr-FR"/>
            <w:rPrChange w:id="7807" w:author="Arthur Parmentier" w:date="2020-06-07T18:32:00Z">
              <w:rPr/>
            </w:rPrChange>
          </w:rPr>
          <w:t>On ne peut s’adresser qu’à une discipline qu’on connait un peu</w:t>
        </w:r>
      </w:ins>
    </w:p>
    <w:p w:rsidR="00CD4FE1" w:rsidRPr="008C7E78" w:rsidRDefault="00CD4FE1" w:rsidP="00E6654A">
      <w:pPr>
        <w:rPr>
          <w:ins w:id="7808" w:author="Arthur Parmentier" w:date="2020-05-14T14:57:00Z"/>
          <w:lang w:val="fr-FR"/>
          <w:rPrChange w:id="7809" w:author="Arthur Parmentier" w:date="2020-06-07T18:32:00Z">
            <w:rPr>
              <w:ins w:id="7810" w:author="Arthur Parmentier" w:date="2020-05-14T14:57:00Z"/>
            </w:rPr>
          </w:rPrChange>
        </w:rPr>
      </w:pPr>
    </w:p>
    <w:p w:rsidR="00CD4FE1" w:rsidRPr="008C7E78" w:rsidRDefault="00CD4FE1" w:rsidP="00E6654A">
      <w:pPr>
        <w:rPr>
          <w:ins w:id="7811" w:author="Arthur Parmentier" w:date="2020-05-14T14:59:00Z"/>
          <w:lang w:val="fr-FR"/>
          <w:rPrChange w:id="7812" w:author="Arthur Parmentier" w:date="2020-06-07T18:32:00Z">
            <w:rPr>
              <w:ins w:id="7813" w:author="Arthur Parmentier" w:date="2020-05-14T14:59:00Z"/>
            </w:rPr>
          </w:rPrChange>
        </w:rPr>
      </w:pPr>
      <w:ins w:id="7814" w:author="Arthur Parmentier" w:date="2020-05-14T14:57:00Z">
        <w:r w:rsidRPr="008C7E78">
          <w:rPr>
            <w:lang w:val="fr-FR"/>
            <w:rPrChange w:id="7815" w:author="Arthur Parmentier" w:date="2020-06-07T18:32:00Z">
              <w:rPr/>
            </w:rPrChange>
          </w:rPr>
          <w:t>Immobilté du soundpainter dans la config ordi et config traditionnelle walter</w:t>
        </w:r>
      </w:ins>
      <w:ins w:id="7816" w:author="Arthur Parmentier" w:date="2020-05-14T14:58:00Z">
        <w:r w:rsidR="00B47E57" w:rsidRPr="008C7E78">
          <w:rPr>
            <w:lang w:val="fr-FR"/>
            <w:rPrChange w:id="7817" w:author="Arthur Parmentier" w:date="2020-06-07T18:32:00Z">
              <w:rPr/>
            </w:rPrChange>
          </w:rPr>
          <w:t xml:space="preserve"> =&gt; aucune “deformation” du contexte de la performance artistique</w:t>
        </w:r>
        <w:r w:rsidR="004732DA" w:rsidRPr="008C7E78">
          <w:rPr>
            <w:lang w:val="fr-FR"/>
            <w:rPrChange w:id="7818" w:author="Arthur Parmentier" w:date="2020-06-07T18:32:00Z">
              <w:rPr/>
            </w:rPrChange>
          </w:rPr>
          <w:br/>
          <w:t>Notion d’espace</w:t>
        </w:r>
      </w:ins>
    </w:p>
    <w:p w:rsidR="00474CFF" w:rsidRPr="008C7E78" w:rsidRDefault="00474CFF" w:rsidP="00E6654A">
      <w:pPr>
        <w:rPr>
          <w:ins w:id="7819" w:author="Arthur Parmentier" w:date="2020-05-14T14:59:00Z"/>
          <w:lang w:val="fr-FR"/>
          <w:rPrChange w:id="7820" w:author="Arthur Parmentier" w:date="2020-06-07T18:32:00Z">
            <w:rPr>
              <w:ins w:id="7821" w:author="Arthur Parmentier" w:date="2020-05-14T14:59:00Z"/>
            </w:rPr>
          </w:rPrChange>
        </w:rPr>
      </w:pPr>
      <w:ins w:id="7822" w:author="Arthur Parmentier" w:date="2020-05-14T14:59:00Z">
        <w:r w:rsidRPr="008C7E78">
          <w:rPr>
            <w:lang w:val="fr-FR"/>
            <w:rPrChange w:id="7823" w:author="Arthur Parmentier" w:date="2020-06-07T18:32:00Z">
              <w:rPr/>
            </w:rPrChange>
          </w:rPr>
          <w:t>Distinction SP et performer: discussion de l’év</w:t>
        </w:r>
      </w:ins>
      <w:ins w:id="7824" w:author="Arthur Parmentier" w:date="2020-05-14T15:00:00Z">
        <w:r w:rsidRPr="008C7E78">
          <w:rPr>
            <w:lang w:val="fr-FR"/>
            <w:rPrChange w:id="7825" w:author="Arthur Parmentier" w:date="2020-06-07T18:32:00Z">
              <w:rPr/>
            </w:rPrChange>
          </w:rPr>
          <w:t>o</w:t>
        </w:r>
      </w:ins>
      <w:ins w:id="7826" w:author="Arthur Parmentier" w:date="2020-05-14T14:59:00Z">
        <w:r w:rsidRPr="008C7E78">
          <w:rPr>
            <w:lang w:val="fr-FR"/>
            <w:rPrChange w:id="7827" w:author="Arthur Parmentier" w:date="2020-06-07T18:32:00Z">
              <w:rPr/>
            </w:rPrChange>
          </w:rPr>
          <w:t>l</w:t>
        </w:r>
      </w:ins>
      <w:ins w:id="7828" w:author="Arthur Parmentier" w:date="2020-05-14T15:00:00Z">
        <w:r w:rsidRPr="008C7E78">
          <w:rPr>
            <w:lang w:val="fr-FR"/>
            <w:rPrChange w:id="7829" w:author="Arthur Parmentier" w:date="2020-06-07T18:32:00Z">
              <w:rPr/>
            </w:rPrChange>
          </w:rPr>
          <w:t>u</w:t>
        </w:r>
      </w:ins>
      <w:ins w:id="7830" w:author="Arthur Parmentier" w:date="2020-05-14T14:59:00Z">
        <w:r w:rsidRPr="008C7E78">
          <w:rPr>
            <w:lang w:val="fr-FR"/>
            <w:rPrChange w:id="7831" w:author="Arthur Parmentier" w:date="2020-06-07T18:32:00Z">
              <w:rPr/>
            </w:rPrChange>
          </w:rPr>
          <w:t>tion</w:t>
        </w:r>
      </w:ins>
      <w:ins w:id="7832" w:author="Arthur Parmentier" w:date="2020-05-14T15:01:00Z">
        <w:r w:rsidRPr="008C7E78">
          <w:rPr>
            <w:lang w:val="fr-FR"/>
            <w:rPrChange w:id="7833" w:author="Arthur Parmentier" w:date="2020-06-07T18:32:00Z">
              <w:rPr/>
            </w:rPrChange>
          </w:rPr>
          <w:t>, prospections de configuration possible?</w:t>
        </w:r>
      </w:ins>
      <w:ins w:id="7834" w:author="Arthur Parmentier" w:date="2020-05-14T14:59:00Z">
        <w:r w:rsidRPr="008C7E78">
          <w:rPr>
            <w:lang w:val="fr-FR"/>
            <w:rPrChange w:id="7835" w:author="Arthur Parmentier" w:date="2020-06-07T18:32:00Z">
              <w:rPr/>
            </w:rPrChange>
          </w:rPr>
          <w:t xml:space="preserve"> </w:t>
        </w:r>
      </w:ins>
    </w:p>
    <w:p w:rsidR="00474CFF" w:rsidRPr="008C7E78" w:rsidRDefault="00474CFF" w:rsidP="00E6654A">
      <w:pPr>
        <w:rPr>
          <w:ins w:id="7836" w:author="Arthur Parmentier" w:date="2020-05-14T15:29:00Z"/>
          <w:lang w:val="fr-FR"/>
          <w:rPrChange w:id="7837" w:author="Arthur Parmentier" w:date="2020-06-07T18:32:00Z">
            <w:rPr>
              <w:ins w:id="7838" w:author="Arthur Parmentier" w:date="2020-05-14T15:29:00Z"/>
            </w:rPr>
          </w:rPrChange>
        </w:rPr>
      </w:pPr>
      <w:ins w:id="7839" w:author="Arthur Parmentier" w:date="2020-05-14T14:59:00Z">
        <w:r w:rsidRPr="008C7E78">
          <w:rPr>
            <w:lang w:val="fr-FR"/>
            <w:rPrChange w:id="7840" w:author="Arthur Parmentier" w:date="2020-06-07T18:32:00Z">
              <w:rPr/>
            </w:rPrChange>
          </w:rPr>
          <w:t>Nouvelles configurations: le so</w:t>
        </w:r>
      </w:ins>
    </w:p>
    <w:p w:rsidR="0017374C" w:rsidRPr="008C7E78" w:rsidRDefault="0017374C" w:rsidP="00E6654A">
      <w:pPr>
        <w:rPr>
          <w:ins w:id="7841" w:author="Arthur Parmentier" w:date="2020-05-14T15:29:00Z"/>
          <w:lang w:val="fr-FR"/>
          <w:rPrChange w:id="7842" w:author="Arthur Parmentier" w:date="2020-06-07T18:32:00Z">
            <w:rPr>
              <w:ins w:id="7843" w:author="Arthur Parmentier" w:date="2020-05-14T15:29:00Z"/>
            </w:rPr>
          </w:rPrChange>
        </w:rPr>
      </w:pPr>
    </w:p>
    <w:p w:rsidR="0017374C" w:rsidRPr="008C7E78" w:rsidRDefault="0017374C" w:rsidP="00E6654A">
      <w:pPr>
        <w:rPr>
          <w:ins w:id="7844" w:author="Arthur Parmentier" w:date="2020-05-14T15:37:00Z"/>
          <w:lang w:val="fr-FR"/>
          <w:rPrChange w:id="7845" w:author="Arthur Parmentier" w:date="2020-06-07T18:32:00Z">
            <w:rPr>
              <w:ins w:id="7846" w:author="Arthur Parmentier" w:date="2020-05-14T15:37:00Z"/>
            </w:rPr>
          </w:rPrChange>
        </w:rPr>
      </w:pPr>
      <w:ins w:id="7847" w:author="Arthur Parmentier" w:date="2020-05-14T15:29:00Z">
        <w:r w:rsidRPr="008C7E78">
          <w:rPr>
            <w:lang w:val="fr-FR"/>
            <w:rPrChange w:id="7848" w:author="Arthur Parmentier" w:date="2020-06-07T18:32:00Z">
              <w:rPr/>
            </w:rPrChange>
          </w:rPr>
          <w:t xml:space="preserve">W a </w:t>
        </w:r>
        <w:r w:rsidR="009814BB" w:rsidRPr="008C7E78">
          <w:rPr>
            <w:lang w:val="fr-FR"/>
            <w:rPrChange w:id="7849" w:author="Arthur Parmentier" w:date="2020-06-07T18:32:00Z">
              <w:rPr/>
            </w:rPrChange>
          </w:rPr>
          <w:t>d</w:t>
        </w:r>
        <w:r w:rsidRPr="008C7E78">
          <w:rPr>
            <w:lang w:val="fr-FR"/>
            <w:rPrChange w:id="7850" w:author="Arthur Parmentier" w:date="2020-06-07T18:32:00Z">
              <w:rPr/>
            </w:rPrChange>
          </w:rPr>
          <w:t>eja supprimé signe?</w:t>
        </w:r>
        <w:r w:rsidR="009814BB" w:rsidRPr="008C7E78">
          <w:rPr>
            <w:lang w:val="fr-FR"/>
            <w:rPrChange w:id="7851" w:author="Arthur Parmentier" w:date="2020-06-07T18:32:00Z">
              <w:rPr/>
            </w:rPrChange>
          </w:rPr>
          <w:t xml:space="preserve"> Pk?</w:t>
        </w:r>
        <w:r w:rsidRPr="008C7E78">
          <w:rPr>
            <w:lang w:val="fr-FR"/>
            <w:rPrChange w:id="7852" w:author="Arthur Parmentier" w:date="2020-06-07T18:32:00Z">
              <w:rPr/>
            </w:rPrChange>
          </w:rPr>
          <w:t xml:space="preserve"> Ex “race” supprimée du dict de l’académie</w:t>
        </w:r>
      </w:ins>
      <w:ins w:id="7853" w:author="Arthur Parmentier" w:date="2020-05-14T15:30:00Z">
        <w:r w:rsidR="008B1BC4" w:rsidRPr="008C7E78">
          <w:rPr>
            <w:lang w:val="fr-FR"/>
            <w:rPrChange w:id="7854" w:author="Arthur Parmentier" w:date="2020-06-07T18:32:00Z">
              <w:rPr/>
            </w:rPrChange>
          </w:rPr>
          <w:br/>
          <w:t>Pas de synonyme en SP?</w:t>
        </w:r>
        <w:r w:rsidR="009C4444" w:rsidRPr="008C7E78">
          <w:rPr>
            <w:lang w:val="fr-FR"/>
            <w:rPrChange w:id="7855" w:author="Arthur Parmentier" w:date="2020-06-07T18:32:00Z">
              <w:rPr/>
            </w:rPrChange>
          </w:rPr>
          <w:t xml:space="preserve"> </w:t>
        </w:r>
      </w:ins>
      <w:ins w:id="7856" w:author="Arthur Parmentier" w:date="2020-05-14T15:31:00Z">
        <w:r w:rsidR="009C4444" w:rsidRPr="008C7E78">
          <w:rPr>
            <w:lang w:val="fr-FR"/>
            <w:rPrChange w:id="7857" w:author="Arthur Parmentier" w:date="2020-06-07T18:32:00Z">
              <w:rPr/>
            </w:rPrChange>
          </w:rPr>
          <w:t>Interpretation du synonyme d</w:t>
        </w:r>
      </w:ins>
      <w:ins w:id="7858" w:author="Arthur Parmentier" w:date="2020-05-14T15:32:00Z">
        <w:r w:rsidR="009C4444" w:rsidRPr="008C7E78">
          <w:rPr>
            <w:lang w:val="fr-FR"/>
            <w:rPrChange w:id="7859" w:author="Arthur Parmentier" w:date="2020-06-07T18:32:00Z">
              <w:rPr/>
            </w:rPrChange>
          </w:rPr>
          <w:t>ans les langues avec contexts: ???</w:t>
        </w:r>
        <w:r w:rsidR="00A67223" w:rsidRPr="008C7E78">
          <w:rPr>
            <w:lang w:val="fr-FR"/>
            <w:rPrChange w:id="7860" w:author="Arthur Parmentier" w:date="2020-06-07T18:32:00Z">
              <w:rPr/>
            </w:rPrChange>
          </w:rPr>
          <w:t xml:space="preserve"> nuance contextuelle (cf video )</w:t>
        </w:r>
      </w:ins>
    </w:p>
    <w:p w:rsidR="00A06D4C" w:rsidRPr="008C7E78" w:rsidRDefault="00A06D4C" w:rsidP="00E6654A">
      <w:pPr>
        <w:rPr>
          <w:ins w:id="7861" w:author="Arthur Parmentier" w:date="2020-05-14T15:37:00Z"/>
          <w:lang w:val="fr-FR"/>
          <w:rPrChange w:id="7862" w:author="Arthur Parmentier" w:date="2020-06-07T18:32:00Z">
            <w:rPr>
              <w:ins w:id="7863" w:author="Arthur Parmentier" w:date="2020-05-14T15:37:00Z"/>
            </w:rPr>
          </w:rPrChange>
        </w:rPr>
      </w:pPr>
    </w:p>
    <w:p w:rsidR="00A06D4C" w:rsidRPr="008C7E78" w:rsidRDefault="00A06D4C" w:rsidP="00E6654A">
      <w:pPr>
        <w:rPr>
          <w:ins w:id="7864" w:author="Arthur Parmentier" w:date="2020-05-14T15:38:00Z"/>
          <w:lang w:val="fr-FR"/>
          <w:rPrChange w:id="7865" w:author="Arthur Parmentier" w:date="2020-06-07T18:32:00Z">
            <w:rPr>
              <w:ins w:id="7866" w:author="Arthur Parmentier" w:date="2020-05-14T15:38:00Z"/>
            </w:rPr>
          </w:rPrChange>
        </w:rPr>
      </w:pPr>
      <w:ins w:id="7867" w:author="Arthur Parmentier" w:date="2020-05-14T15:37:00Z">
        <w:r w:rsidRPr="008C7E78">
          <w:rPr>
            <w:lang w:val="fr-FR"/>
            <w:rPrChange w:id="7868" w:author="Arthur Parmentier" w:date="2020-06-07T18:32:00Z">
              <w:rPr/>
            </w:rPrChange>
          </w:rPr>
          <w:t xml:space="preserve">Language SP manipulé </w:t>
        </w:r>
      </w:ins>
      <w:ins w:id="7869" w:author="Arthur Parmentier" w:date="2020-05-14T15:38:00Z">
        <w:r w:rsidRPr="008C7E78">
          <w:rPr>
            <w:lang w:val="fr-FR"/>
            <w:rPrChange w:id="7870" w:author="Arthur Parmentier" w:date="2020-06-07T18:32:00Z">
              <w:rPr/>
            </w:rPrChange>
          </w:rPr>
          <w:t>par le sp (context free grammar) VS musical language (context sensitive)</w:t>
        </w:r>
        <w:r w:rsidR="00F732CE" w:rsidRPr="008C7E78">
          <w:rPr>
            <w:lang w:val="fr-FR"/>
            <w:rPrChange w:id="7871" w:author="Arthur Parmentier" w:date="2020-06-07T18:32:00Z">
              <w:rPr/>
            </w:rPrChange>
          </w:rPr>
          <w:t xml:space="preserve"> by performer</w:t>
        </w:r>
      </w:ins>
    </w:p>
    <w:p w:rsidR="00475458" w:rsidRPr="008C7E78" w:rsidRDefault="00475458" w:rsidP="00E6654A">
      <w:pPr>
        <w:rPr>
          <w:ins w:id="7872" w:author="Arthur Parmentier" w:date="2020-05-14T15:38:00Z"/>
          <w:lang w:val="fr-FR"/>
          <w:rPrChange w:id="7873" w:author="Arthur Parmentier" w:date="2020-06-07T18:32:00Z">
            <w:rPr>
              <w:ins w:id="7874" w:author="Arthur Parmentier" w:date="2020-05-14T15:38:00Z"/>
            </w:rPr>
          </w:rPrChange>
        </w:rPr>
      </w:pPr>
    </w:p>
    <w:p w:rsidR="00475458" w:rsidRPr="008C7E78" w:rsidRDefault="00475458" w:rsidP="00E6654A">
      <w:pPr>
        <w:rPr>
          <w:ins w:id="7875" w:author="Arthur Parmentier" w:date="2020-05-14T15:44:00Z"/>
          <w:lang w:val="fr-FR"/>
          <w:rPrChange w:id="7876" w:author="Arthur Parmentier" w:date="2020-06-07T18:32:00Z">
            <w:rPr>
              <w:ins w:id="7877" w:author="Arthur Parmentier" w:date="2020-05-14T15:44:00Z"/>
            </w:rPr>
          </w:rPrChange>
        </w:rPr>
      </w:pPr>
      <w:ins w:id="7878" w:author="Arthur Parmentier" w:date="2020-05-14T15:38:00Z">
        <w:r w:rsidRPr="008C7E78">
          <w:rPr>
            <w:lang w:val="fr-FR"/>
            <w:rPrChange w:id="7879" w:author="Arthur Parmentier" w:date="2020-06-07T18:32:00Z">
              <w:rPr/>
            </w:rPrChange>
          </w:rPr>
          <w:t>Context</w:t>
        </w:r>
      </w:ins>
      <w:ins w:id="7880" w:author="Arthur Parmentier" w:date="2020-05-14T15:39:00Z">
        <w:r w:rsidRPr="008C7E78">
          <w:rPr>
            <w:lang w:val="fr-FR"/>
            <w:rPrChange w:id="7881" w:author="Arthur Parmentier" w:date="2020-06-07T18:32:00Z">
              <w:rPr/>
            </w:rPrChange>
          </w:rPr>
          <w:t>: importance au dela de la (context</w:t>
        </w:r>
      </w:ins>
      <w:ins w:id="7882" w:author="Arthur Parmentier" w:date="2020-05-14T15:41:00Z">
        <w:r w:rsidR="005A0160" w:rsidRPr="008C7E78">
          <w:rPr>
            <w:lang w:val="fr-FR"/>
            <w:rPrChange w:id="7883" w:author="Arthur Parmentier" w:date="2020-06-07T18:32:00Z">
              <w:rPr/>
            </w:rPrChange>
          </w:rPr>
          <w:t>-</w:t>
        </w:r>
      </w:ins>
      <w:ins w:id="7884" w:author="Arthur Parmentier" w:date="2020-05-14T15:39:00Z">
        <w:r w:rsidRPr="008C7E78">
          <w:rPr>
            <w:lang w:val="fr-FR"/>
            <w:rPrChange w:id="7885" w:author="Arthur Parmentier" w:date="2020-06-07T18:32:00Z">
              <w:rPr/>
            </w:rPrChange>
          </w:rPr>
          <w:t>free grammar)</w:t>
        </w:r>
        <w:r w:rsidR="00384716" w:rsidRPr="008C7E78">
          <w:rPr>
            <w:lang w:val="fr-FR"/>
            <w:rPrChange w:id="7886" w:author="Arthur Parmentier" w:date="2020-06-07T18:32:00Z">
              <w:rPr/>
            </w:rPrChange>
          </w:rPr>
          <w:t>: attentes du compositeur, configuration</w:t>
        </w:r>
      </w:ins>
      <w:ins w:id="7887" w:author="Arthur Parmentier" w:date="2020-05-14T15:41:00Z">
        <w:r w:rsidR="00CF3BC0" w:rsidRPr="008C7E78">
          <w:rPr>
            <w:lang w:val="fr-FR"/>
            <w:rPrChange w:id="7888" w:author="Arthur Parmentier" w:date="2020-06-07T18:32:00Z">
              <w:rPr/>
            </w:rPrChange>
          </w:rPr>
          <w:t>, par défaut…</w:t>
        </w:r>
      </w:ins>
    </w:p>
    <w:p w:rsidR="005D5A11" w:rsidRPr="008C7E78" w:rsidRDefault="005D5A11" w:rsidP="00E6654A">
      <w:pPr>
        <w:rPr>
          <w:ins w:id="7889" w:author="Arthur Parmentier" w:date="2020-05-14T15:44:00Z"/>
          <w:lang w:val="fr-FR"/>
          <w:rPrChange w:id="7890" w:author="Arthur Parmentier" w:date="2020-06-07T18:32:00Z">
            <w:rPr>
              <w:ins w:id="7891" w:author="Arthur Parmentier" w:date="2020-05-14T15:44:00Z"/>
            </w:rPr>
          </w:rPrChange>
        </w:rPr>
      </w:pPr>
    </w:p>
    <w:p w:rsidR="005D5A11" w:rsidRPr="008C7E78" w:rsidRDefault="005D5A11" w:rsidP="00E6654A">
      <w:pPr>
        <w:rPr>
          <w:ins w:id="7892" w:author="Arthur Parmentier" w:date="2020-05-14T15:44:00Z"/>
          <w:lang w:val="fr-FR"/>
          <w:rPrChange w:id="7893" w:author="Arthur Parmentier" w:date="2020-06-07T18:32:00Z">
            <w:rPr>
              <w:ins w:id="7894" w:author="Arthur Parmentier" w:date="2020-05-14T15:44:00Z"/>
            </w:rPr>
          </w:rPrChange>
        </w:rPr>
      </w:pPr>
      <w:ins w:id="7895" w:author="Arthur Parmentier" w:date="2020-05-14T15:44:00Z">
        <w:r w:rsidRPr="008C7E78">
          <w:rPr>
            <w:lang w:val="fr-FR"/>
            <w:rPrChange w:id="7896" w:author="Arthur Parmentier" w:date="2020-06-07T18:32:00Z">
              <w:rPr/>
            </w:rPrChange>
          </w:rPr>
          <w:t>Mode: préciser le sens</w:t>
        </w:r>
        <w:r w:rsidR="0074035C" w:rsidRPr="008C7E78">
          <w:rPr>
            <w:lang w:val="fr-FR"/>
            <w:rPrChange w:id="7897" w:author="Arthur Parmentier" w:date="2020-06-07T18:32:00Z">
              <w:rPr/>
            </w:rPrChange>
          </w:rPr>
          <w:t xml:space="preserve"> </w:t>
        </w:r>
        <w:r w:rsidRPr="008C7E78">
          <w:rPr>
            <w:lang w:val="fr-FR"/>
            <w:rPrChange w:id="7898" w:author="Arthur Parmentier" w:date="2020-06-07T18:32:00Z">
              <w:rPr/>
            </w:rPrChange>
          </w:rPr>
          <w:t>en SP</w:t>
        </w:r>
      </w:ins>
    </w:p>
    <w:p w:rsidR="0074035C" w:rsidRPr="008C7E78" w:rsidRDefault="0074035C" w:rsidP="00E6654A">
      <w:pPr>
        <w:rPr>
          <w:ins w:id="7899" w:author="Arthur Parmentier" w:date="2020-05-14T15:58:00Z"/>
          <w:lang w:val="fr-FR"/>
          <w:rPrChange w:id="7900" w:author="Arthur Parmentier" w:date="2020-06-07T18:32:00Z">
            <w:rPr>
              <w:ins w:id="7901" w:author="Arthur Parmentier" w:date="2020-05-14T15:58:00Z"/>
            </w:rPr>
          </w:rPrChange>
        </w:rPr>
      </w:pPr>
      <w:ins w:id="7902" w:author="Arthur Parmentier" w:date="2020-05-14T15:44:00Z">
        <w:r w:rsidRPr="008C7E78">
          <w:rPr>
            <w:lang w:val="fr-FR"/>
            <w:rPrChange w:id="7903" w:author="Arthur Parmentier" w:date="2020-06-07T18:32:00Z">
              <w:rPr/>
            </w:rPrChange>
          </w:rPr>
          <w:t>“mode”, “for</w:t>
        </w:r>
      </w:ins>
      <w:ins w:id="7904" w:author="Arthur Parmentier" w:date="2020-05-14T15:45:00Z">
        <w:r w:rsidRPr="008C7E78">
          <w:rPr>
            <w:lang w:val="fr-FR"/>
            <w:rPrChange w:id="7905" w:author="Arthur Parmentier" w:date="2020-06-07T18:32:00Z">
              <w:rPr/>
            </w:rPrChange>
          </w:rPr>
          <w:t>me”</w:t>
        </w:r>
      </w:ins>
    </w:p>
    <w:p w:rsidR="00FB6B81" w:rsidRPr="008C7E78" w:rsidRDefault="00FB6B81" w:rsidP="00E6654A">
      <w:pPr>
        <w:rPr>
          <w:ins w:id="7906" w:author="Arthur Parmentier" w:date="2020-05-14T15:59:00Z"/>
          <w:lang w:val="fr-FR"/>
          <w:rPrChange w:id="7907" w:author="Arthur Parmentier" w:date="2020-06-07T18:32:00Z">
            <w:rPr>
              <w:ins w:id="7908" w:author="Arthur Parmentier" w:date="2020-05-14T15:59:00Z"/>
            </w:rPr>
          </w:rPrChange>
        </w:rPr>
      </w:pPr>
    </w:p>
    <w:p w:rsidR="00FB6B81" w:rsidRPr="008C7E78" w:rsidRDefault="00FB6B81" w:rsidP="00E6654A">
      <w:pPr>
        <w:rPr>
          <w:ins w:id="7909" w:author="Arthur Parmentier" w:date="2020-05-14T15:58:00Z"/>
          <w:lang w:val="fr-FR"/>
          <w:rPrChange w:id="7910" w:author="Arthur Parmentier" w:date="2020-06-07T18:32:00Z">
            <w:rPr>
              <w:ins w:id="7911" w:author="Arthur Parmentier" w:date="2020-05-14T15:58:00Z"/>
            </w:rPr>
          </w:rPrChange>
        </w:rPr>
      </w:pPr>
      <w:ins w:id="7912" w:author="Arthur Parmentier" w:date="2020-05-14T15:59:00Z">
        <w:r w:rsidRPr="008C7E78">
          <w:rPr>
            <w:lang w:val="fr-FR"/>
            <w:rPrChange w:id="7913" w:author="Arthur Parmentier" w:date="2020-06-07T18:32:00Z">
              <w:rPr/>
            </w:rPrChange>
          </w:rPr>
          <w:t>Glossaire (definition des mots/concepts utilizes)</w:t>
        </w:r>
      </w:ins>
    </w:p>
    <w:p w:rsidR="00FB6B81" w:rsidRPr="008C7E78" w:rsidRDefault="00FB6B81" w:rsidP="00E6654A">
      <w:pPr>
        <w:rPr>
          <w:ins w:id="7914" w:author="Arthur Parmentier" w:date="2020-05-14T16:26:00Z"/>
          <w:lang w:val="fr-FR"/>
          <w:rPrChange w:id="7915" w:author="Arthur Parmentier" w:date="2020-06-07T18:32:00Z">
            <w:rPr>
              <w:ins w:id="7916" w:author="Arthur Parmentier" w:date="2020-05-14T16:26:00Z"/>
            </w:rPr>
          </w:rPrChange>
        </w:rPr>
      </w:pPr>
      <w:ins w:id="7917" w:author="Arthur Parmentier" w:date="2020-05-14T15:58:00Z">
        <w:r w:rsidRPr="008C7E78">
          <w:rPr>
            <w:lang w:val="fr-FR"/>
            <w:rPrChange w:id="7918" w:author="Arthur Parmentier" w:date="2020-06-07T18:32:00Z">
              <w:rPr/>
            </w:rPrChange>
          </w:rPr>
          <w:t>Biblio, table des illust</w:t>
        </w:r>
      </w:ins>
      <w:ins w:id="7919" w:author="Arthur Parmentier" w:date="2020-05-14T15:59:00Z">
        <w:r w:rsidRPr="008C7E78">
          <w:rPr>
            <w:lang w:val="fr-FR"/>
            <w:rPrChange w:id="7920" w:author="Arthur Parmentier" w:date="2020-06-07T18:32:00Z">
              <w:rPr/>
            </w:rPrChange>
          </w:rPr>
          <w:t>rations.</w:t>
        </w:r>
      </w:ins>
    </w:p>
    <w:p w:rsidR="009946FB" w:rsidRPr="008C7E78" w:rsidRDefault="009946FB" w:rsidP="00E6654A">
      <w:pPr>
        <w:rPr>
          <w:ins w:id="7921" w:author="Arthur Parmentier" w:date="2020-05-14T16:26:00Z"/>
          <w:lang w:val="fr-FR"/>
          <w:rPrChange w:id="7922" w:author="Arthur Parmentier" w:date="2020-06-07T18:32:00Z">
            <w:rPr>
              <w:ins w:id="7923" w:author="Arthur Parmentier" w:date="2020-05-14T16:26:00Z"/>
            </w:rPr>
          </w:rPrChange>
        </w:rPr>
      </w:pPr>
    </w:p>
    <w:p w:rsidR="009946FB" w:rsidRPr="008C7E78" w:rsidRDefault="009946FB" w:rsidP="00E6654A">
      <w:pPr>
        <w:rPr>
          <w:ins w:id="7924" w:author="Arthur Parmentier" w:date="2020-05-14T16:26:00Z"/>
          <w:lang w:val="fr-FR"/>
          <w:rPrChange w:id="7925" w:author="Arthur Parmentier" w:date="2020-06-07T18:32:00Z">
            <w:rPr>
              <w:ins w:id="7926" w:author="Arthur Parmentier" w:date="2020-05-14T16:26:00Z"/>
            </w:rPr>
          </w:rPrChange>
        </w:rPr>
      </w:pPr>
      <w:ins w:id="7927" w:author="Arthur Parmentier" w:date="2020-05-14T16:26:00Z">
        <w:r w:rsidRPr="008C7E78">
          <w:rPr>
            <w:lang w:val="fr-FR"/>
            <w:rPrChange w:id="7928" w:author="Arthur Parmentier" w:date="2020-06-07T18:32:00Z">
              <w:rPr/>
            </w:rPrChange>
          </w:rPr>
          <w:t>4 semaines:</w:t>
        </w:r>
      </w:ins>
    </w:p>
    <w:p w:rsidR="009946FB" w:rsidRPr="008C0EC1" w:rsidRDefault="009946FB" w:rsidP="00E6654A">
      <w:pPr>
        <w:rPr>
          <w:ins w:id="7929" w:author="Arthur Parmentier" w:date="2020-05-14T16:28:00Z"/>
          <w:lang w:val="fr-FR"/>
          <w:rPrChange w:id="7930" w:author="Arthur Parmentier" w:date="2020-06-11T11:42:00Z">
            <w:rPr>
              <w:ins w:id="7931" w:author="Arthur Parmentier" w:date="2020-05-14T16:28:00Z"/>
            </w:rPr>
          </w:rPrChange>
        </w:rPr>
      </w:pPr>
      <w:ins w:id="7932" w:author="Arthur Parmentier" w:date="2020-05-14T16:28:00Z">
        <w:r w:rsidRPr="008C0EC1">
          <w:rPr>
            <w:lang w:val="fr-FR"/>
            <w:rPrChange w:id="7933" w:author="Arthur Parmentier" w:date="2020-06-11T11:42:00Z">
              <w:rPr/>
            </w:rPrChange>
          </w:rPr>
          <w:lastRenderedPageBreak/>
          <w:t xml:space="preserve">Facilité: </w:t>
        </w:r>
      </w:ins>
    </w:p>
    <w:p w:rsidR="009946FB" w:rsidRPr="007C437A" w:rsidRDefault="009946FB">
      <w:pPr>
        <w:ind w:firstLine="360"/>
        <w:rPr>
          <w:ins w:id="7934" w:author="Arthur Parmentier" w:date="2020-05-14T16:28:00Z"/>
        </w:rPr>
        <w:pPrChange w:id="7935" w:author="Arthur Parmentier" w:date="2020-05-14T16:28:00Z">
          <w:pPr/>
        </w:pPrChange>
      </w:pPr>
      <w:ins w:id="7936" w:author="Arthur Parmentier" w:date="2020-05-14T16:28:00Z">
        <w:r w:rsidRPr="007C437A">
          <w:t>- partie technologique</w:t>
        </w:r>
      </w:ins>
    </w:p>
    <w:p w:rsidR="009946FB" w:rsidRPr="007C437A" w:rsidRDefault="009946FB" w:rsidP="009946FB">
      <w:pPr>
        <w:pStyle w:val="Paragraphedeliste"/>
        <w:numPr>
          <w:ilvl w:val="0"/>
          <w:numId w:val="14"/>
        </w:numPr>
        <w:rPr>
          <w:ins w:id="7937" w:author="Arthur Parmentier" w:date="2020-05-14T16:28:00Z"/>
        </w:rPr>
      </w:pPr>
      <w:ins w:id="7938" w:author="Arthur Parmentier" w:date="2020-05-14T16:28:00Z">
        <w:r w:rsidRPr="007C437A">
          <w:t>Brief history of SP</w:t>
        </w:r>
      </w:ins>
    </w:p>
    <w:p w:rsidR="009946FB" w:rsidRPr="007C437A" w:rsidRDefault="009946FB" w:rsidP="00B827FE">
      <w:pPr>
        <w:rPr>
          <w:ins w:id="7939" w:author="Arthur Parmentier" w:date="2020-05-22T11:49:00Z"/>
        </w:rPr>
      </w:pPr>
    </w:p>
    <w:p w:rsidR="00B827FE" w:rsidRPr="007C437A" w:rsidRDefault="00B827FE">
      <w:pPr>
        <w:rPr>
          <w:ins w:id="7940" w:author="Arthur Parmentier" w:date="2020-05-23T19:48:00Z"/>
        </w:rPr>
      </w:pPr>
      <w:ins w:id="7941" w:author="Arthur Parmentier" w:date="2020-05-22T11:49:00Z">
        <w:r w:rsidRPr="007C437A">
          <w:t>INTERACTML and why I dropped Unity</w:t>
        </w:r>
      </w:ins>
    </w:p>
    <w:p w:rsidR="0019026D" w:rsidRPr="007C437A" w:rsidRDefault="0019026D">
      <w:pPr>
        <w:rPr>
          <w:ins w:id="7942" w:author="Arthur Parmentier" w:date="2020-06-05T16:32:00Z"/>
        </w:rPr>
      </w:pPr>
      <w:ins w:id="7943" w:author="Arthur Parmentier" w:date="2020-05-23T19:48:00Z">
        <w:r w:rsidRPr="007C437A">
          <w:t>Splitcam</w:t>
        </w:r>
      </w:ins>
    </w:p>
    <w:p w:rsidR="00E814B3" w:rsidRPr="007C437A" w:rsidRDefault="00E814B3">
      <w:pPr>
        <w:rPr>
          <w:ins w:id="7944" w:author="Arthur Parmentier" w:date="2020-06-05T16:32:00Z"/>
        </w:rPr>
      </w:pPr>
    </w:p>
    <w:p w:rsidR="006E2B59" w:rsidRPr="007C437A" w:rsidRDefault="006E2B59" w:rsidP="006E2B59">
      <w:pPr>
        <w:rPr>
          <w:moveTo w:id="7945" w:author="Arthur Parmentier" w:date="2020-06-06T22:11:00Z"/>
        </w:rPr>
      </w:pPr>
      <w:moveToRangeStart w:id="7946" w:author="Arthur Parmentier" w:date="2020-06-06T22:11:00Z" w:name="move42373884"/>
      <w:moveTo w:id="7947" w:author="Arthur Parmentier" w:date="2020-06-06T22:11:00Z">
        <w:r w:rsidRPr="007C437A">
          <w:t>DRAFT of ideas</w:t>
        </w:r>
      </w:moveTo>
    </w:p>
    <w:p w:rsidR="006E2B59" w:rsidRPr="007C437A" w:rsidRDefault="006E2B59" w:rsidP="006E2B59">
      <w:pPr>
        <w:pStyle w:val="Paragraphedeliste"/>
        <w:numPr>
          <w:ilvl w:val="0"/>
          <w:numId w:val="8"/>
        </w:numPr>
        <w:rPr>
          <w:moveTo w:id="7948" w:author="Arthur Parmentier" w:date="2020-06-06T22:11:00Z"/>
        </w:rPr>
      </w:pPr>
      <w:moveTo w:id="7949"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950" w:author="Arthur Parmentier" w:date="2020-06-06T22:11:00Z"/>
        </w:rPr>
      </w:pPr>
      <w:moveTo w:id="7951"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952" w:author="Arthur Parmentier" w:date="2020-06-06T22:11:00Z"/>
        </w:rPr>
      </w:pPr>
      <w:moveTo w:id="7953"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954" w:author="Arthur Parmentier" w:date="2020-06-06T22:11:00Z"/>
        </w:rPr>
      </w:pPr>
      <w:moveTo w:id="7955"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956" w:author="Arthur Parmentier" w:date="2020-06-06T22:11:00Z"/>
        </w:rPr>
      </w:pPr>
      <w:moveTo w:id="7957"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958" w:author="Arthur Parmentier" w:date="2020-06-06T22:11:00Z"/>
        </w:rPr>
      </w:pPr>
      <w:moveTo w:id="7959" w:author="Arthur Parmentier" w:date="2020-06-06T22:11:00Z">
        <w:r w:rsidRPr="007C437A">
          <w:t>but rather a fluid, dynamic and varying grammar</w:t>
        </w:r>
      </w:moveTo>
    </w:p>
    <w:moveToRangeEnd w:id="7946"/>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960"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2771" w:rsidRDefault="00E92771" w:rsidP="00E6654A">
      <w:r>
        <w:separator/>
      </w:r>
    </w:p>
  </w:endnote>
  <w:endnote w:type="continuationSeparator" w:id="0">
    <w:p w:rsidR="00E92771" w:rsidRDefault="00E92771"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D19" w:rsidRDefault="00AE7D19" w:rsidP="00E6654A">
    <w:r>
      <w:fldChar w:fldCharType="begin"/>
    </w:r>
    <w:r>
      <w:instrText>PAGE</w:instrText>
    </w:r>
    <w:r>
      <w:fldChar w:fldCharType="end"/>
    </w:r>
  </w:p>
  <w:p w:rsidR="00AE7D19" w:rsidRDefault="00AE7D19"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D19" w:rsidRDefault="00AE7D19" w:rsidP="00E6654A">
    <w:r>
      <w:fldChar w:fldCharType="begin"/>
    </w:r>
    <w:r>
      <w:instrText>PAGE</w:instrText>
    </w:r>
    <w:r>
      <w:fldChar w:fldCharType="separate"/>
    </w:r>
    <w:r>
      <w:rPr>
        <w:noProof/>
      </w:rPr>
      <w:t>1</w:t>
    </w:r>
    <w:r>
      <w:fldChar w:fldCharType="end"/>
    </w:r>
  </w:p>
  <w:p w:rsidR="00AE7D19" w:rsidRDefault="00AE7D19"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2771" w:rsidRDefault="00E92771" w:rsidP="00E6654A">
      <w:r>
        <w:separator/>
      </w:r>
    </w:p>
  </w:footnote>
  <w:footnote w:type="continuationSeparator" w:id="0">
    <w:p w:rsidR="00E92771" w:rsidRDefault="00E92771" w:rsidP="00E6654A">
      <w:r>
        <w:continuationSeparator/>
      </w:r>
    </w:p>
  </w:footnote>
  <w:footnote w:id="1">
    <w:p w:rsidR="00AE7D19" w:rsidRPr="008C7E78" w:rsidRDefault="00AE7D19">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AE7D19" w:rsidRPr="00B16E7C" w:rsidRDefault="00AE7D19">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9" w:author="Arthur Parmentier" w:date="2020-06-06T16:41:00Z">
        <w:r w:rsidRPr="00057697">
          <w:rPr>
            <w:lang w:val="fr-FR"/>
          </w:rPr>
          <w:t>J'avancerai vers toi avec les yeux d'un sourd</w:t>
        </w:r>
        <w:r>
          <w:rPr>
            <w:lang w:val="fr-FR"/>
          </w:rPr>
          <w:t> » (Laetitia Carton, 2015)</w:t>
        </w:r>
      </w:ins>
    </w:p>
  </w:footnote>
  <w:footnote w:id="3">
    <w:p w:rsidR="00AE7D19" w:rsidRPr="0098222C" w:rsidRDefault="00AE7D19" w:rsidP="007150A7">
      <w:pPr>
        <w:pBdr>
          <w:top w:val="nil"/>
          <w:left w:val="nil"/>
          <w:bottom w:val="nil"/>
          <w:right w:val="nil"/>
          <w:between w:val="nil"/>
        </w:pBdr>
        <w:spacing w:after="0" w:line="240" w:lineRule="auto"/>
        <w:rPr>
          <w:ins w:id="932" w:author="Arthur Parmentier" w:date="2020-06-07T18:06:00Z"/>
          <w:color w:val="000000"/>
          <w:sz w:val="20"/>
          <w:szCs w:val="20"/>
        </w:rPr>
      </w:pPr>
      <w:ins w:id="933" w:author="Arthur Parmentier" w:date="2020-06-07T18:06:00Z">
        <w:r w:rsidRPr="0098222C">
          <w:rPr>
            <w:vertAlign w:val="superscript"/>
          </w:rPr>
          <w:footnoteRef/>
        </w:r>
        <w:r w:rsidRPr="0098222C">
          <w:rPr>
            <w:color w:val="000000"/>
            <w:sz w:val="20"/>
            <w:szCs w:val="20"/>
            <w:rPrChange w:id="934" w:author="Arthur Parmentier" w:date="2020-06-07T18:12:00Z">
              <w:rPr>
                <w:rFonts w:ascii="Nunito ExtraLight" w:hAnsi="Nunito ExtraLight"/>
                <w:color w:val="000000"/>
                <w:sz w:val="20"/>
                <w:szCs w:val="20"/>
              </w:rPr>
            </w:rPrChange>
          </w:rPr>
          <w:t xml:space="preserve"> For instance, take a look at </w:t>
        </w:r>
        <w:r w:rsidRPr="0098222C">
          <w:rPr>
            <w:rPrChange w:id="935" w:author="Arthur Parmentier" w:date="2020-06-07T18:12:00Z">
              <w:rPr/>
            </w:rPrChange>
          </w:rPr>
          <w:fldChar w:fldCharType="begin"/>
        </w:r>
        <w:r w:rsidRPr="0098222C">
          <w:instrText xml:space="preserve"> HYPERLINK "https://www.facebook.com/ConductingWithTheBody/" \h </w:instrText>
        </w:r>
        <w:r w:rsidRPr="0098222C">
          <w:rPr>
            <w:rPrChange w:id="936" w:author="Arthur Parmentier" w:date="2020-06-07T18:12:00Z">
              <w:rPr>
                <w:color w:val="0000FF"/>
                <w:sz w:val="20"/>
                <w:szCs w:val="20"/>
                <w:u w:val="single"/>
              </w:rPr>
            </w:rPrChange>
          </w:rPr>
          <w:fldChar w:fldCharType="separate"/>
        </w:r>
        <w:r w:rsidRPr="0098222C">
          <w:rPr>
            <w:color w:val="0000FF"/>
            <w:sz w:val="20"/>
            <w:szCs w:val="20"/>
            <w:u w:val="single"/>
            <w:rPrChange w:id="937"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38" w:author="Arthur Parmentier" w:date="2020-06-07T18:12:00Z">
              <w:rPr>
                <w:color w:val="0000FF"/>
                <w:sz w:val="20"/>
                <w:szCs w:val="20"/>
                <w:u w:val="single"/>
              </w:rPr>
            </w:rPrChange>
          </w:rPr>
          <w:fldChar w:fldCharType="end"/>
        </w:r>
      </w:ins>
      <w:ins w:id="939"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0" w:author="Arthur Parmentier" w:date="2020-06-07T18:12:00Z">
        <w:r w:rsidRPr="0098222C">
          <w:rPr>
            <w:color w:val="000000"/>
            <w:rPrChange w:id="941" w:author="Arthur Parmentier" w:date="2020-06-07T18:13:00Z">
              <w:rPr>
                <w:rStyle w:val="Lienhypertexte"/>
                <w:rFonts w:ascii="Nunito ExtraLight" w:hAnsi="Nunito ExtraLight"/>
                <w:sz w:val="20"/>
                <w:szCs w:val="20"/>
              </w:rPr>
            </w:rPrChange>
          </w:rPr>
          <w:instrText>https://vimeo.com/331394981</w:instrText>
        </w:r>
      </w:ins>
      <w:ins w:id="942" w:author="Arthur Parmentier" w:date="2020-06-07T18:13:00Z">
        <w:r>
          <w:rPr>
            <w:color w:val="000000"/>
            <w:sz w:val="20"/>
            <w:szCs w:val="20"/>
          </w:rPr>
          <w:instrText xml:space="preserve">" </w:instrText>
        </w:r>
        <w:r>
          <w:rPr>
            <w:color w:val="000000"/>
            <w:sz w:val="20"/>
            <w:szCs w:val="20"/>
          </w:rPr>
          <w:fldChar w:fldCharType="separate"/>
        </w:r>
      </w:ins>
      <w:ins w:id="943" w:author="Arthur Parmentier" w:date="2020-06-07T18:12:00Z">
        <w:r w:rsidRPr="00E30721">
          <w:rPr>
            <w:rStyle w:val="Lienhypertexte"/>
            <w:sz w:val="20"/>
            <w:szCs w:val="20"/>
            <w:rPrChange w:id="944" w:author="Arthur Parmentier" w:date="2020-06-07T18:13:00Z">
              <w:rPr>
                <w:rStyle w:val="Lienhypertexte"/>
                <w:rFonts w:ascii="Nunito ExtraLight" w:hAnsi="Nunito ExtraLight"/>
                <w:sz w:val="20"/>
                <w:szCs w:val="20"/>
              </w:rPr>
            </w:rPrChange>
          </w:rPr>
          <w:t>https://vimeo.com/331394981</w:t>
        </w:r>
      </w:ins>
      <w:ins w:id="945" w:author="Arthur Parmentier" w:date="2020-06-07T18:13:00Z">
        <w:r>
          <w:rPr>
            <w:color w:val="000000"/>
            <w:sz w:val="20"/>
            <w:szCs w:val="20"/>
          </w:rPr>
          <w:fldChar w:fldCharType="end"/>
        </w:r>
        <w:r>
          <w:rPr>
            <w:color w:val="000000"/>
            <w:sz w:val="20"/>
            <w:szCs w:val="20"/>
          </w:rPr>
          <w:t>)</w:t>
        </w:r>
      </w:ins>
      <w:ins w:id="946" w:author="Arthur Parmentier" w:date="2020-06-07T18:12:00Z">
        <w:r w:rsidRPr="0098222C">
          <w:rPr>
            <w:color w:val="000000"/>
            <w:sz w:val="20"/>
            <w:szCs w:val="20"/>
            <w:rPrChange w:id="947" w:author="Arthur Parmentier" w:date="2020-06-07T18:12:00Z">
              <w:rPr>
                <w:rFonts w:ascii="Nunito ExtraLight" w:hAnsi="Nunito ExtraLight"/>
                <w:color w:val="000000"/>
                <w:sz w:val="20"/>
                <w:szCs w:val="20"/>
              </w:rPr>
            </w:rPrChange>
          </w:rPr>
          <w:t xml:space="preserve"> </w:t>
        </w:r>
      </w:ins>
      <w:ins w:id="948" w:author="Arthur Parmentier" w:date="2020-06-07T18:06:00Z">
        <w:r w:rsidRPr="0098222C">
          <w:rPr>
            <w:color w:val="000000"/>
            <w:sz w:val="20"/>
            <w:szCs w:val="20"/>
            <w:rPrChange w:id="949" w:author="Arthur Parmentier" w:date="2020-06-07T18:12:00Z">
              <w:rPr>
                <w:rFonts w:ascii="Nunito ExtraLight" w:hAnsi="Nunito ExtraLight"/>
                <w:color w:val="000000"/>
                <w:sz w:val="20"/>
                <w:szCs w:val="20"/>
              </w:rPr>
            </w:rPrChange>
          </w:rPr>
          <w:t xml:space="preserve">or </w:t>
        </w:r>
        <w:r w:rsidRPr="0098222C">
          <w:rPr>
            <w:rPrChange w:id="950" w:author="Arthur Parmentier" w:date="2020-06-07T18:12:00Z">
              <w:rPr/>
            </w:rPrChange>
          </w:rPr>
          <w:fldChar w:fldCharType="begin"/>
        </w:r>
        <w:r w:rsidRPr="0098222C">
          <w:instrText xml:space="preserve"> HYPERLINK "https://www.facebook.com/groups/4383252451/permalink/10156376454242452/" \h </w:instrText>
        </w:r>
        <w:r w:rsidRPr="0098222C">
          <w:rPr>
            <w:rPrChange w:id="951" w:author="Arthur Parmentier" w:date="2020-06-07T18:12:00Z">
              <w:rPr>
                <w:color w:val="0000FF"/>
                <w:sz w:val="20"/>
                <w:szCs w:val="20"/>
                <w:u w:val="single"/>
              </w:rPr>
            </w:rPrChange>
          </w:rPr>
          <w:fldChar w:fldCharType="separate"/>
        </w:r>
        <w:r w:rsidRPr="0098222C">
          <w:rPr>
            <w:color w:val="0000FF"/>
            <w:sz w:val="20"/>
            <w:szCs w:val="20"/>
            <w:u w:val="single"/>
            <w:rPrChange w:id="952"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3" w:author="Arthur Parmentier" w:date="2020-06-07T18:12:00Z">
              <w:rPr>
                <w:color w:val="0000FF"/>
                <w:sz w:val="20"/>
                <w:szCs w:val="20"/>
                <w:u w:val="single"/>
              </w:rPr>
            </w:rPrChange>
          </w:rPr>
          <w:fldChar w:fldCharType="end"/>
        </w:r>
        <w:r w:rsidRPr="0098222C">
          <w:rPr>
            <w:color w:val="000000"/>
            <w:sz w:val="20"/>
            <w:szCs w:val="20"/>
            <w:rPrChange w:id="954" w:author="Arthur Parmentier" w:date="2020-06-07T18:12:00Z">
              <w:rPr>
                <w:rFonts w:ascii="Nunito ExtraLight" w:hAnsi="Nunito ExtraLight"/>
                <w:color w:val="000000"/>
                <w:sz w:val="20"/>
                <w:szCs w:val="20"/>
              </w:rPr>
            </w:rPrChange>
          </w:rPr>
          <w:t xml:space="preserve">, </w:t>
        </w:r>
        <w:r w:rsidRPr="0098222C">
          <w:rPr>
            <w:rPrChange w:id="955"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6" w:author="Arthur Parmentier" w:date="2020-06-07T18:12:00Z">
              <w:rPr>
                <w:color w:val="0000FF"/>
                <w:sz w:val="20"/>
                <w:szCs w:val="20"/>
                <w:u w:val="single"/>
              </w:rPr>
            </w:rPrChange>
          </w:rPr>
          <w:fldChar w:fldCharType="separate"/>
        </w:r>
        <w:r w:rsidRPr="0098222C">
          <w:rPr>
            <w:color w:val="0000FF"/>
            <w:sz w:val="20"/>
            <w:szCs w:val="20"/>
            <w:u w:val="single"/>
            <w:rPrChange w:id="957"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58" w:author="Arthur Parmentier" w:date="2020-06-07T18:12:00Z">
              <w:rPr>
                <w:color w:val="0000FF"/>
                <w:sz w:val="20"/>
                <w:szCs w:val="20"/>
                <w:u w:val="single"/>
              </w:rPr>
            </w:rPrChange>
          </w:rPr>
          <w:fldChar w:fldCharType="end"/>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w:t>
        </w:r>
        <w:r w:rsidRPr="0098222C">
          <w:rPr>
            <w:rPrChange w:id="96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3" w:author="Arthur Parmentier" w:date="2020-06-07T18:12:00Z">
              <w:rPr>
                <w:color w:val="0000FF"/>
                <w:sz w:val="20"/>
                <w:szCs w:val="20"/>
                <w:u w:val="single"/>
              </w:rPr>
            </w:rPrChange>
          </w:rPr>
          <w:fldChar w:fldCharType="end"/>
        </w:r>
      </w:ins>
    </w:p>
  </w:footnote>
  <w:footnote w:id="4">
    <w:p w:rsidR="00AE7D19" w:rsidRPr="00347D33" w:rsidRDefault="00AE7D19">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AE7D19" w:rsidRPr="00370364" w:rsidRDefault="00AE7D19">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6">
    <w:p w:rsidR="00AE7D19" w:rsidRPr="0098315D" w:rsidRDefault="00AE7D19">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7">
    <w:p w:rsidR="00AE7D19" w:rsidRPr="00F87FD9" w:rsidRDefault="00AE7D19">
      <w:pPr>
        <w:rPr>
          <w:rPrChange w:id="1667" w:author="Arthur Parmentier" w:date="2020-06-09T19:31:00Z">
            <w:rPr/>
          </w:rPrChange>
        </w:rPr>
        <w:pPrChange w:id="1668" w:author="Arthur Parmentier" w:date="2020-06-10T19:23:00Z">
          <w:pPr>
            <w:pStyle w:val="Notedebasdepage"/>
          </w:pPr>
        </w:pPrChange>
      </w:pPr>
      <w:ins w:id="1669" w:author="Arthur Parmentier" w:date="2020-06-09T19:30:00Z">
        <w:r>
          <w:rPr>
            <w:rStyle w:val="Appelnotedebasdep"/>
          </w:rPr>
          <w:footnoteRef/>
        </w:r>
        <w:r>
          <w:t xml:space="preserve"> </w:t>
        </w:r>
      </w:ins>
      <w:ins w:id="1670" w:author="Arthur Parmentier" w:date="2020-06-10T19:23:00Z">
        <w:r>
          <w:t xml:space="preserve">For a striking example of the emergence of sign languages, see </w:t>
        </w:r>
      </w:ins>
      <w:ins w:id="1671" w:author="Arthur Parmentier" w:date="2020-06-09T19:30:00Z">
        <w:r w:rsidRPr="00F87FD9">
          <w:rPr>
            <w:i/>
            <w:iCs/>
            <w:rPrChange w:id="1672" w:author="Arthur Parmentier" w:date="2020-06-09T19:31:00Z">
              <w:rPr/>
            </w:rPrChange>
          </w:rPr>
          <w:t>Children Creating Core Properties of Language: Evidence from an Emerging Sign Language in Nicaragua</w:t>
        </w:r>
      </w:ins>
      <w:ins w:id="1673" w:author="Arthur Parmentier" w:date="2020-06-09T19:31:00Z">
        <w:r>
          <w:t xml:space="preserve"> </w:t>
        </w:r>
      </w:ins>
      <w:ins w:id="1674" w:author="Arthur Parmentier" w:date="2020-06-09T19:30:00Z">
        <w:r>
          <w:t>By Ann Senghas, Sotaro Kita, Asli Özyürek</w:t>
        </w:r>
      </w:ins>
      <w:ins w:id="1675" w:author="Arthur Parmentier" w:date="2020-06-09T19:31:00Z">
        <w:r>
          <w:t xml:space="preserve">, </w:t>
        </w:r>
      </w:ins>
      <w:ins w:id="1676" w:author="Arthur Parmentier" w:date="2020-06-09T19:30:00Z">
        <w:r>
          <w:t>Science</w:t>
        </w:r>
      </w:ins>
      <w:ins w:id="1677" w:author="Arthur Parmentier" w:date="2020-06-09T19:31:00Z">
        <w:r>
          <w:t xml:space="preserve"> (</w:t>
        </w:r>
      </w:ins>
      <w:ins w:id="1678" w:author="Arthur Parmentier" w:date="2020-06-09T19:30:00Z">
        <w:r>
          <w:t>2004</w:t>
        </w:r>
      </w:ins>
      <w:ins w:id="1679" w:author="Arthur Parmentier" w:date="2020-06-09T19:31:00Z">
        <w:r>
          <w:t>)</w:t>
        </w:r>
      </w:ins>
    </w:p>
  </w:footnote>
  <w:footnote w:id="8">
    <w:p w:rsidR="00AE7D19" w:rsidRPr="00670D07" w:rsidRDefault="00AE7D19">
      <w:pPr>
        <w:pStyle w:val="Notedebasdepage"/>
      </w:pPr>
      <w:ins w:id="1715" w:author="Arthur Parmentier" w:date="2020-06-09T19:46:00Z">
        <w:r>
          <w:rPr>
            <w:rStyle w:val="Appelnotedebasdep"/>
          </w:rPr>
          <w:footnoteRef/>
        </w:r>
      </w:ins>
      <w:ins w:id="1716" w:author="Arthur Parmentier" w:date="2020-06-10T19:25:00Z">
        <w:r>
          <w:t>See the</w:t>
        </w:r>
      </w:ins>
      <w:ins w:id="1717" w:author="Arthur Parmentier" w:date="2020-06-10T19:24:00Z">
        <w:r>
          <w:t xml:space="preserve"> IVT</w:t>
        </w:r>
      </w:ins>
      <w:ins w:id="1718" w:author="Arthur Parmentier" w:date="2020-06-10T19:25:00Z">
        <w:r>
          <w:t xml:space="preserve">’s website </w:t>
        </w:r>
        <w:r>
          <w:fldChar w:fldCharType="begin"/>
        </w:r>
        <w:r>
          <w:instrText xml:space="preserve"> HYPERLINK "</w:instrText>
        </w:r>
      </w:ins>
      <w:ins w:id="1719" w:author="Arthur Parmentier" w:date="2020-06-09T19:46:00Z">
        <w:r w:rsidRPr="00670D07">
          <w:instrText>http://ivt.fr/</w:instrText>
        </w:r>
      </w:ins>
      <w:ins w:id="1720" w:author="Arthur Parmentier" w:date="2020-06-10T19:25:00Z">
        <w:r>
          <w:instrText xml:space="preserve">" </w:instrText>
        </w:r>
        <w:r>
          <w:fldChar w:fldCharType="separate"/>
        </w:r>
      </w:ins>
      <w:ins w:id="1721" w:author="Arthur Parmentier" w:date="2020-06-09T19:46:00Z">
        <w:r w:rsidRPr="009A1191">
          <w:rPr>
            <w:rStyle w:val="Lienhypertexte"/>
          </w:rPr>
          <w:t>http://ivt.fr/</w:t>
        </w:r>
      </w:ins>
      <w:ins w:id="1722" w:author="Arthur Parmentier" w:date="2020-06-10T19:25:00Z">
        <w:r>
          <w:fldChar w:fldCharType="end"/>
        </w:r>
      </w:ins>
      <w:ins w:id="1723" w:author="Arthur Parmentier" w:date="2020-06-10T19:26:00Z">
        <w:r>
          <w:t xml:space="preserve"> for further documentation about its history and resources on artistic practices with sign language. </w:t>
        </w:r>
      </w:ins>
    </w:p>
  </w:footnote>
  <w:footnote w:id="9">
    <w:p w:rsidR="00AE7D19" w:rsidRPr="00670002" w:rsidDel="005272A8" w:rsidRDefault="00AE7D19">
      <w:pPr>
        <w:pStyle w:val="Notedebasdepage"/>
        <w:rPr>
          <w:del w:id="2181" w:author="Arthur Parmentier" w:date="2020-06-10T19:41:00Z"/>
          <w:rPrChange w:id="2182" w:author="Arthur Parmentier" w:date="2020-05-18T14:23:00Z">
            <w:rPr>
              <w:del w:id="2183" w:author="Arthur Parmentier" w:date="2020-06-10T19:41:00Z"/>
              <w:lang w:val="fr-FR"/>
            </w:rPr>
          </w:rPrChange>
        </w:rPr>
      </w:pPr>
      <w:del w:id="2184" w:author="Arthur Parmentier" w:date="2020-06-10T19:41:00Z">
        <w:r w:rsidDel="005272A8">
          <w:rPr>
            <w:rStyle w:val="Appelnotedebasdep"/>
          </w:rPr>
          <w:footnoteRef/>
        </w:r>
        <w:r w:rsidRPr="00F87FD9" w:rsidDel="005272A8">
          <w:delText xml:space="preserve"> </w:delText>
        </w:r>
      </w:del>
      <w:ins w:id="2185" w:author="Arthur Parmentier" w:date="2020-05-13T09:32:00Z">
        <w:del w:id="2186" w:author="Arthur Parmentier" w:date="2020-06-10T19:41:00Z">
          <w:r w:rsidRPr="00F87FD9" w:rsidDel="005272A8">
            <w:delText xml:space="preserve">Eleanor H. Rosch. </w:delText>
          </w:r>
          <w:r w:rsidRPr="009A67DE" w:rsidDel="005272A8">
            <w:delText>Natural Categories. Cognitive Psychology 4, 328-350 (1973)</w:delText>
          </w:r>
        </w:del>
      </w:ins>
      <w:ins w:id="2187" w:author="Arthur Parmentier" w:date="2020-05-13T09:33:00Z">
        <w:del w:id="2188" w:author="Arthur Parmentier" w:date="2020-06-10T19:41:00Z">
          <w:r w:rsidDel="005272A8">
            <w:delText>, introducing the “prototype theory”</w:delText>
          </w:r>
        </w:del>
      </w:ins>
      <w:del w:id="2189" w:author="Arthur Parmentier" w:date="2020-06-10T19:41:00Z">
        <w:r w:rsidRPr="00670002" w:rsidDel="005272A8">
          <w:rPr>
            <w:rPrChange w:id="2190" w:author="Arthur Parmentier" w:date="2020-05-18T14:23:00Z">
              <w:rPr>
                <w:lang w:val="fr-FR"/>
              </w:rPr>
            </w:rPrChange>
          </w:rPr>
          <w:delText>Ref. Eleanor Rosch (prototype theory)</w:delText>
        </w:r>
      </w:del>
    </w:p>
  </w:footnote>
  <w:footnote w:id="10">
    <w:p w:rsidR="00AE7D19" w:rsidRPr="00670002" w:rsidDel="00CD098E" w:rsidRDefault="00AE7D19">
      <w:pPr>
        <w:pStyle w:val="Notedebasdepage"/>
        <w:rPr>
          <w:del w:id="2231" w:author="Arthur Parmentier" w:date="2020-06-10T19:43:00Z"/>
          <w:rPrChange w:id="2232" w:author="Arthur Parmentier" w:date="2020-05-18T14:23:00Z">
            <w:rPr>
              <w:del w:id="2233" w:author="Arthur Parmentier" w:date="2020-06-10T19:43:00Z"/>
              <w:lang w:val="fr-FR"/>
            </w:rPr>
          </w:rPrChange>
        </w:rPr>
      </w:pPr>
      <w:del w:id="2234" w:author="Arthur Parmentier" w:date="2020-06-10T19:43:00Z">
        <w:r w:rsidDel="00CD098E">
          <w:rPr>
            <w:rStyle w:val="Appelnotedebasdep"/>
          </w:rPr>
          <w:footnoteRef/>
        </w:r>
        <w:r w:rsidDel="00CD098E">
          <w:delText xml:space="preserve"> </w:delText>
        </w:r>
        <w:r w:rsidRPr="00670002" w:rsidDel="00CD098E">
          <w:rPr>
            <w:rPrChange w:id="2235" w:author="Arthur Parmentier" w:date="2020-05-18T14:23:00Z">
              <w:rPr>
                <w:lang w:val="fr-FR"/>
              </w:rPr>
            </w:rPrChange>
          </w:rPr>
          <w:delText>Ref M.R. class on pitch categorisation. Emphasis on the complexity of the categorisation process (non linear wrt similarity)</w:delText>
        </w:r>
      </w:del>
    </w:p>
  </w:footnote>
  <w:footnote w:id="11">
    <w:p w:rsidR="00AE7D19" w:rsidRPr="008C7E78" w:rsidRDefault="00AE7D19">
      <w:pPr>
        <w:pStyle w:val="Notedebasdepage"/>
      </w:pPr>
      <w:ins w:id="2375" w:author="Arthur Parmentier" w:date="2020-06-06T17:06:00Z">
        <w:r>
          <w:rPr>
            <w:rStyle w:val="Appelnotedebasdep"/>
          </w:rPr>
          <w:footnoteRef/>
        </w:r>
        <w:r>
          <w:t xml:space="preserve"> </w:t>
        </w:r>
        <w:r w:rsidRPr="003C785D">
          <w:t>http://www.soundpainting.com/blog/</w:t>
        </w:r>
      </w:ins>
    </w:p>
  </w:footnote>
  <w:footnote w:id="12">
    <w:p w:rsidR="00AE7D19" w:rsidRPr="00670002" w:rsidRDefault="00AE7D19">
      <w:pPr>
        <w:pStyle w:val="Notedebasdepage"/>
      </w:pPr>
      <w:ins w:id="2445" w:author="Arthur Parmentier" w:date="2020-05-13T11:16:00Z">
        <w:r>
          <w:rPr>
            <w:rStyle w:val="Appelnotedebasdep"/>
          </w:rPr>
          <w:footnoteRef/>
        </w:r>
        <w:r>
          <w:t xml:space="preserve"> </w:t>
        </w:r>
      </w:ins>
      <w:ins w:id="2446" w:author="Arthur Parmentier" w:date="2020-05-13T11:17:00Z">
        <w:r w:rsidRPr="00670002">
          <w:rPr>
            <w:rPrChange w:id="2447" w:author="Arthur Parmentier" w:date="2020-05-18T14:23:00Z">
              <w:rPr>
                <w:lang w:val="fr-FR"/>
              </w:rPr>
            </w:rPrChange>
          </w:rPr>
          <w:t>Note that the whole discussion of this section is only relevant to the signs used to signify contents.</w:t>
        </w:r>
      </w:ins>
    </w:p>
  </w:footnote>
  <w:footnote w:id="13">
    <w:p w:rsidR="00AE7D19" w:rsidRPr="00670002" w:rsidRDefault="00AE7D19">
      <w:pPr>
        <w:pStyle w:val="Notedebasdepage"/>
      </w:pPr>
      <w:ins w:id="2453" w:author="Arthur Parmentier" w:date="2020-05-13T10:35:00Z">
        <w:r>
          <w:rPr>
            <w:rStyle w:val="Appelnotedebasdep"/>
          </w:rPr>
          <w:footnoteRef/>
        </w:r>
        <w:r>
          <w:t xml:space="preserve"> </w:t>
        </w:r>
        <w:r w:rsidRPr="00670002">
          <w:rPr>
            <w:rPrChange w:id="2454" w:author="Arthur Parmentier" w:date="2020-05-18T14:23:00Z">
              <w:rPr>
                <w:lang w:val="fr-FR"/>
              </w:rPr>
            </w:rPrChange>
          </w:rPr>
          <w:t xml:space="preserve">In reference to </w:t>
        </w:r>
      </w:ins>
      <w:ins w:id="2455" w:author="Arthur Parmentier" w:date="2020-05-13T10:36:00Z">
        <w:r w:rsidRPr="00670002">
          <w:rPr>
            <w:rPrChange w:id="2456" w:author="Arthur Parmentier" w:date="2020-05-18T14:23:00Z">
              <w:rPr>
                <w:lang w:val="fr-FR"/>
              </w:rPr>
            </w:rPrChange>
          </w:rPr>
          <w:t>the concept of overloading in programming languages.</w:t>
        </w:r>
      </w:ins>
    </w:p>
  </w:footnote>
  <w:footnote w:id="14">
    <w:p w:rsidR="00AE7D19" w:rsidRPr="00670002" w:rsidRDefault="00AE7D19">
      <w:pPr>
        <w:pStyle w:val="Notedebasdepage"/>
      </w:pPr>
      <w:ins w:id="2487" w:author="Arthur Parmentier" w:date="2020-05-13T10:19:00Z">
        <w:r>
          <w:rPr>
            <w:rStyle w:val="Appelnotedebasdep"/>
          </w:rPr>
          <w:footnoteRef/>
        </w:r>
        <w:r>
          <w:t xml:space="preserve"> </w:t>
        </w:r>
        <w:r w:rsidRPr="00670002">
          <w:rPr>
            <w:rPrChange w:id="2488" w:author="Arthur Parmentier" w:date="2020-05-18T14:23:00Z">
              <w:rPr>
                <w:lang w:val="fr-FR"/>
              </w:rPr>
            </w:rPrChange>
          </w:rPr>
          <w:t>There may be other cases in which a sign has several signified, even inside one discipline, but we won’t d</w:t>
        </w:r>
      </w:ins>
      <w:ins w:id="2489" w:author="Arthur Parmentier" w:date="2020-05-13T10:20:00Z">
        <w:r w:rsidRPr="00670002">
          <w:rPr>
            <w:rPrChange w:id="2490" w:author="Arthur Parmentier" w:date="2020-05-18T14:23:00Z">
              <w:rPr>
                <w:lang w:val="fr-FR"/>
              </w:rPr>
            </w:rPrChange>
          </w:rPr>
          <w:t>iscuss this possibility.</w:t>
        </w:r>
      </w:ins>
    </w:p>
  </w:footnote>
  <w:footnote w:id="15">
    <w:p w:rsidR="00AE7D19" w:rsidRPr="00670002" w:rsidRDefault="00AE7D19" w:rsidP="005868B3">
      <w:pPr>
        <w:pStyle w:val="Notedebasdepage"/>
        <w:rPr>
          <w:ins w:id="2531" w:author="Arthur Parmentier" w:date="2020-05-13T10:30:00Z"/>
          <w:rPrChange w:id="2532" w:author="Arthur Parmentier" w:date="2020-05-18T14:23:00Z">
            <w:rPr>
              <w:ins w:id="2533" w:author="Arthur Parmentier" w:date="2020-05-13T10:30:00Z"/>
              <w:lang w:val="fr-FR"/>
            </w:rPr>
          </w:rPrChange>
        </w:rPr>
      </w:pPr>
      <w:ins w:id="2534" w:author="Arthur Parmentier" w:date="2020-05-13T10:30:00Z">
        <w:r>
          <w:rPr>
            <w:rStyle w:val="Appelnotedebasdep"/>
          </w:rPr>
          <w:footnoteRef/>
        </w:r>
        <w:r>
          <w:t xml:space="preserve"> </w:t>
        </w:r>
        <w:r w:rsidRPr="00670002">
          <w:rPr>
            <w:rPrChange w:id="2535" w:author="Arthur Parmentier" w:date="2020-05-18T14:23:00Z">
              <w:rPr>
                <w:lang w:val="fr-FR"/>
              </w:rPr>
            </w:rPrChange>
          </w:rPr>
          <w:t>We will discuss the motivations of this construction later.</w:t>
        </w:r>
      </w:ins>
    </w:p>
  </w:footnote>
  <w:footnote w:id="16">
    <w:p w:rsidR="00AE7D19" w:rsidRPr="0054442D" w:rsidDel="00697BA8" w:rsidRDefault="00AE7D19" w:rsidP="001C0B0E">
      <w:pPr>
        <w:pStyle w:val="Notedebasdepage"/>
        <w:rPr>
          <w:del w:id="2672" w:author="Arthur Parmentier" w:date="2020-05-12T18:13:00Z"/>
          <w:lang w:val="fr-FR"/>
        </w:rPr>
      </w:pPr>
      <w:del w:id="267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7">
    <w:p w:rsidR="00AE7D19" w:rsidRPr="008B7AAC" w:rsidDel="005868B3" w:rsidRDefault="00AE7D19">
      <w:pPr>
        <w:pStyle w:val="Notedebasdepage"/>
        <w:rPr>
          <w:del w:id="2725" w:author="Arthur Parmentier" w:date="2020-05-13T10:30:00Z"/>
          <w:lang w:val="fr-FR"/>
        </w:rPr>
      </w:pPr>
      <w:del w:id="272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8">
    <w:p w:rsidR="00AE7D19" w:rsidRPr="00670002" w:rsidRDefault="00AE7D19">
      <w:pPr>
        <w:pStyle w:val="Notedebasdepage"/>
        <w:rPr>
          <w:rPrChange w:id="2739"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9">
    <w:p w:rsidR="00AE7D19" w:rsidRPr="00670002" w:rsidRDefault="00AE7D19">
      <w:pPr>
        <w:pStyle w:val="Notedebasdepage"/>
        <w:rPr>
          <w:rPrChange w:id="2744"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0">
    <w:p w:rsidR="00AE7D19" w:rsidRPr="00670002" w:rsidRDefault="00AE7D19">
      <w:pPr>
        <w:pStyle w:val="Notedebasdepage"/>
        <w:rPr>
          <w:rPrChange w:id="2752" w:author="Arthur Parmentier" w:date="2020-05-18T14:23:00Z">
            <w:rPr>
              <w:lang w:val="fr-FR"/>
            </w:rPr>
          </w:rPrChange>
        </w:rPr>
      </w:pPr>
      <w:r>
        <w:rPr>
          <w:rStyle w:val="Appelnotedebasdep"/>
        </w:rPr>
        <w:footnoteRef/>
      </w:r>
      <w:r>
        <w:t xml:space="preserve"> </w:t>
      </w:r>
      <w:r w:rsidRPr="00670002">
        <w:rPr>
          <w:rPrChange w:id="275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1">
    <w:p w:rsidR="00AE7D19" w:rsidRPr="00670002" w:rsidRDefault="00AE7D19">
      <w:pPr>
        <w:pStyle w:val="Notedebasdepage"/>
        <w:rPr>
          <w:rPrChange w:id="2754" w:author="Arthur Parmentier" w:date="2020-05-18T14:23:00Z">
            <w:rPr>
              <w:lang w:val="fr-FR"/>
            </w:rPr>
          </w:rPrChange>
        </w:rPr>
      </w:pPr>
      <w:r>
        <w:rPr>
          <w:rStyle w:val="Appelnotedebasdep"/>
        </w:rPr>
        <w:footnoteRef/>
      </w:r>
      <w:r>
        <w:t xml:space="preserve"> </w:t>
      </w:r>
      <w:r w:rsidRPr="00670002">
        <w:rPr>
          <w:rPrChange w:id="2755"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2">
    <w:p w:rsidR="00AE7D19" w:rsidRPr="008C7E78" w:rsidRDefault="00AE7D19">
      <w:pPr>
        <w:pStyle w:val="Notedebasdepage"/>
      </w:pPr>
      <w:ins w:id="2855" w:author="Arthur Parmentier" w:date="2020-06-05T16:54:00Z">
        <w:r>
          <w:rPr>
            <w:rStyle w:val="Appelnotedebasdep"/>
          </w:rPr>
          <w:footnoteRef/>
        </w:r>
        <w:r>
          <w:t xml:space="preserve"> </w:t>
        </w:r>
        <w:r w:rsidRPr="008C7E78">
          <w:rPr>
            <w:rPrChange w:id="2856" w:author="Arthur Parmentier" w:date="2020-06-07T18:32:00Z">
              <w:rPr>
                <w:lang w:val="fr-FR"/>
              </w:rPr>
            </w:rPrChange>
          </w:rPr>
          <w:t xml:space="preserve">Some basic </w:t>
        </w:r>
      </w:ins>
      <w:ins w:id="2857" w:author="Arthur Parmentier" w:date="2020-06-05T16:55:00Z">
        <w:r w:rsidRPr="008C7E78">
          <w:rPr>
            <w:rPrChange w:id="2858" w:author="Arthur Parmentier" w:date="2020-06-07T18:32:00Z">
              <w:rPr>
                <w:lang w:val="fr-FR"/>
              </w:rPr>
            </w:rPrChange>
          </w:rPr>
          <w:t>examples can be found here : https://www.handspeak.com/learn/index.php?id=41</w:t>
        </w:r>
      </w:ins>
    </w:p>
  </w:footnote>
  <w:footnote w:id="23">
    <w:p w:rsidR="00AE7D19" w:rsidRPr="008C7E78" w:rsidRDefault="00AE7D19">
      <w:pPr>
        <w:pStyle w:val="Notedebasdepage"/>
      </w:pPr>
      <w:ins w:id="2865" w:author="Arthur Parmentier" w:date="2020-06-05T16:44:00Z">
        <w:r>
          <w:rPr>
            <w:rStyle w:val="Appelnotedebasdep"/>
          </w:rPr>
          <w:footnoteRef/>
        </w:r>
        <w:r>
          <w:t xml:space="preserve"> </w:t>
        </w:r>
        <w:r w:rsidRPr="008C7E78">
          <w:rPr>
            <w:rPrChange w:id="2866" w:author="Arthur Parmentier" w:date="2020-06-07T18:32:00Z">
              <w:rPr>
                <w:lang w:val="fr-FR"/>
              </w:rPr>
            </w:rPrChange>
          </w:rPr>
          <w:t>See http://www.sematos.eu/lsf-p-tomber-5958.html</w:t>
        </w:r>
      </w:ins>
    </w:p>
  </w:footnote>
  <w:footnote w:id="24">
    <w:p w:rsidR="00AE7D19" w:rsidRPr="008C7E78" w:rsidRDefault="00AE7D19">
      <w:pPr>
        <w:pStyle w:val="Notedebasdepage"/>
      </w:pPr>
      <w:ins w:id="2877" w:author="Arthur Parmentier" w:date="2020-06-05T16:53:00Z">
        <w:r>
          <w:rPr>
            <w:rStyle w:val="Appelnotedebasdep"/>
          </w:rPr>
          <w:footnoteRef/>
        </w:r>
        <w:r>
          <w:t xml:space="preserve"> </w:t>
        </w:r>
        <w:r w:rsidRPr="008C7E78">
          <w:rPr>
            <w:rPrChange w:id="2878" w:author="Arthur Parmentier" w:date="2020-06-07T18:32:00Z">
              <w:rPr>
                <w:lang w:val="fr-FR"/>
              </w:rPr>
            </w:rPrChange>
          </w:rPr>
          <w:t xml:space="preserve">For a discussion on this topic, see </w:t>
        </w:r>
      </w:ins>
      <w:ins w:id="2879" w:author="Arthur Parmentier" w:date="2020-06-05T16:54:00Z">
        <w:r>
          <w:t xml:space="preserve">Aronoff, Mark et al. “THE PARADOX OF SIGN LANGUAGE MORPHOLOGY.” </w:t>
        </w:r>
        <w:r>
          <w:rPr>
            <w:i/>
            <w:iCs/>
          </w:rPr>
          <w:t>Language</w:t>
        </w:r>
        <w:r>
          <w:t xml:space="preserve"> vol. 81,2 (2005): 301-344.</w:t>
        </w:r>
      </w:ins>
      <w:ins w:id="2880" w:author="Arthur Parmentier" w:date="2020-06-06T18:56:00Z">
        <w:r>
          <w:t xml:space="preserve"> This argument is sometimes used to motivate the need of normalization of</w:t>
        </w:r>
      </w:ins>
      <w:ins w:id="2881" w:author="Arthur Parmentier" w:date="2020-06-06T18:57:00Z">
        <w:r>
          <w:t xml:space="preserve"> sign language.</w:t>
        </w:r>
      </w:ins>
    </w:p>
  </w:footnote>
  <w:footnote w:id="25">
    <w:p w:rsidR="00AE7D19" w:rsidRPr="008C7E78" w:rsidRDefault="00AE7D19">
      <w:pPr>
        <w:pStyle w:val="Notedebasdepage"/>
      </w:pPr>
      <w:ins w:id="3426" w:author="Arthur Parmentier" w:date="2020-06-05T21:23:00Z">
        <w:r>
          <w:rPr>
            <w:rStyle w:val="Appelnotedebasdep"/>
          </w:rPr>
          <w:footnoteRef/>
        </w:r>
        <w:r>
          <w:t xml:space="preserve"> </w:t>
        </w:r>
      </w:ins>
      <w:ins w:id="3427" w:author="Arthur Parmentier" w:date="2020-06-05T21:33:00Z">
        <w:r w:rsidRPr="008C7E78">
          <w:rPr>
            <w:rPrChange w:id="3428" w:author="Arthur Parmentier" w:date="2020-06-07T18:32:00Z">
              <w:rPr>
                <w:lang w:val="fr-FR"/>
              </w:rPr>
            </w:rPrChange>
          </w:rPr>
          <w:t>They</w:t>
        </w:r>
      </w:ins>
      <w:ins w:id="3429" w:author="Arthur Parmentier" w:date="2020-06-05T21:24:00Z">
        <w:r w:rsidRPr="008C7E78">
          <w:rPr>
            <w:rPrChange w:id="3430" w:author="Arthur Parmentier" w:date="2020-06-07T18:32:00Z">
              <w:rPr>
                <w:lang w:val="fr-FR"/>
              </w:rPr>
            </w:rPrChange>
          </w:rPr>
          <w:t xml:space="preserve"> embody several semantic components that can change the meaning of one or several signs</w:t>
        </w:r>
      </w:ins>
      <w:ins w:id="3431" w:author="Arthur Parmentier" w:date="2020-06-05T21:34:00Z">
        <w:r w:rsidRPr="008C7E78">
          <w:rPr>
            <w:rPrChange w:id="3432" w:author="Arthur Parmentier" w:date="2020-06-07T18:32:00Z">
              <w:rPr>
                <w:lang w:val="fr-FR"/>
              </w:rPr>
            </w:rPrChange>
          </w:rPr>
          <w:t xml:space="preserve"> and make some signs from the SP alphabet significant and some other insignificant.</w:t>
        </w:r>
      </w:ins>
    </w:p>
  </w:footnote>
  <w:footnote w:id="26">
    <w:p w:rsidR="00AE7D19" w:rsidRPr="008C7E78" w:rsidRDefault="00AE7D19">
      <w:pPr>
        <w:pStyle w:val="Notedebasdepage"/>
      </w:pPr>
      <w:ins w:id="3519" w:author="Arthur Parmentier" w:date="2020-06-05T21:38:00Z">
        <w:r>
          <w:rPr>
            <w:rStyle w:val="Appelnotedebasdep"/>
          </w:rPr>
          <w:footnoteRef/>
        </w:r>
        <w:r>
          <w:t xml:space="preserve"> </w:t>
        </w:r>
        <w:r w:rsidRPr="008C7E78">
          <w:rPr>
            <w:rPrChange w:id="3520" w:author="Arthur Parmentier" w:date="2020-06-07T18:32:00Z">
              <w:rPr>
                <w:lang w:val="fr-FR"/>
              </w:rPr>
            </w:rPrChange>
          </w:rPr>
          <w:t xml:space="preserve">Walter uses the term « escape » in </w:t>
        </w:r>
      </w:ins>
      <w:ins w:id="3521" w:author="Arthur Parmentier" w:date="2020-06-05T21:39:00Z">
        <w:r w:rsidRPr="008C7E78">
          <w:rPr>
            <w:rPrChange w:id="3522" w:author="Arthur Parmentier" w:date="2020-06-07T18:32:00Z">
              <w:rPr>
                <w:lang w:val="fr-FR"/>
              </w:rPr>
            </w:rPrChange>
          </w:rPr>
          <w:t>his</w:t>
        </w:r>
      </w:ins>
      <w:ins w:id="3523" w:author="Arthur Parmentier" w:date="2020-06-05T21:38:00Z">
        <w:r w:rsidRPr="008C7E78">
          <w:rPr>
            <w:rPrChange w:id="3524" w:author="Arthur Parmentier" w:date="2020-06-07T18:32:00Z">
              <w:rPr>
                <w:lang w:val="fr-FR"/>
              </w:rPr>
            </w:rPrChange>
          </w:rPr>
          <w:t xml:space="preserve"> description of the « tear up » sign which is very commonly used as an escape sign.</w:t>
        </w:r>
      </w:ins>
    </w:p>
  </w:footnote>
  <w:footnote w:id="27">
    <w:p w:rsidR="00AE7D19" w:rsidRPr="008C7E78" w:rsidRDefault="00AE7D19" w:rsidP="00A5016A">
      <w:pPr>
        <w:pStyle w:val="Notedebasdepage"/>
        <w:rPr>
          <w:ins w:id="3707" w:author="Arthur Parmentier" w:date="2020-06-06T20:34:00Z"/>
          <w:rPrChange w:id="3708" w:author="Arthur Parmentier" w:date="2020-06-07T18:32:00Z">
            <w:rPr>
              <w:ins w:id="3709" w:author="Arthur Parmentier" w:date="2020-06-06T20:34:00Z"/>
              <w:lang w:val="fr-FR"/>
            </w:rPr>
          </w:rPrChange>
        </w:rPr>
      </w:pPr>
      <w:ins w:id="3710" w:author="Arthur Parmentier" w:date="2020-06-06T20:34:00Z">
        <w:r>
          <w:rPr>
            <w:rStyle w:val="Appelnotedebasdep"/>
          </w:rPr>
          <w:footnoteRef/>
        </w:r>
        <w:r>
          <w:t xml:space="preserve"> </w:t>
        </w:r>
        <w:r w:rsidRPr="008C7E78">
          <w:rPr>
            <w:rPrChange w:id="3711" w:author="Arthur Parmentier" w:date="2020-06-07T18:32:00Z">
              <w:rPr>
                <w:lang w:val="fr-FR"/>
              </w:rPr>
            </w:rPrChange>
          </w:rPr>
          <w:t>The most interesting example to my mind is that of the Pirahã people studied by Daniel Everett, which contradicts the universality of recursivity in human cognition</w:t>
        </w:r>
      </w:ins>
      <w:ins w:id="3712" w:author="Arthur Parmentier" w:date="2020-06-10T19:46:00Z">
        <w:r>
          <w:t>.</w:t>
        </w:r>
      </w:ins>
    </w:p>
  </w:footnote>
  <w:footnote w:id="28">
    <w:p w:rsidR="00AE7D19" w:rsidRPr="008C7E78" w:rsidRDefault="00AE7D19" w:rsidP="0052121B">
      <w:pPr>
        <w:pStyle w:val="Notedebasdepage"/>
        <w:rPr>
          <w:ins w:id="4431" w:author="Arthur Parmentier" w:date="2020-06-08T18:44:00Z"/>
        </w:rPr>
      </w:pPr>
      <w:ins w:id="4432" w:author="Arthur Parmentier" w:date="2020-06-08T18:44:00Z">
        <w:r>
          <w:rPr>
            <w:rStyle w:val="Appelnotedebasdep"/>
          </w:rPr>
          <w:footnoteRef/>
        </w:r>
        <w:r>
          <w:t xml:space="preserve"> </w:t>
        </w:r>
        <w:r w:rsidRPr="00DC7F98">
          <w:t xml:space="preserve">Without going </w:t>
        </w:r>
      </w:ins>
      <w:ins w:id="4433" w:author="Arthur Parmentier" w:date="2020-06-09T15:50:00Z">
        <w:r w:rsidRPr="00DC7F98">
          <w:t>into</w:t>
        </w:r>
      </w:ins>
      <w:ins w:id="4434" w:author="Arthur Parmentier" w:date="2020-06-08T18:44:00Z">
        <w:r w:rsidRPr="00DC7F98">
          <w:t xml:space="preserve"> many details, the concept here is simple to assign each set of parameters to a number (an index) to be able to change them during the performance.</w:t>
        </w:r>
      </w:ins>
    </w:p>
  </w:footnote>
  <w:footnote w:id="29">
    <w:p w:rsidR="00AE7D19" w:rsidRPr="006D51E1" w:rsidRDefault="00AE7D19">
      <w:pPr>
        <w:pStyle w:val="Notedebasdepage"/>
      </w:pPr>
      <w:ins w:id="4689" w:author="Arthur Parmentier" w:date="2020-06-08T22:19:00Z">
        <w:r>
          <w:rPr>
            <w:rStyle w:val="Appelnotedebasdep"/>
          </w:rPr>
          <w:footnoteRef/>
        </w:r>
        <w:r>
          <w:t xml:space="preserve"> I am ref</w:t>
        </w:r>
      </w:ins>
      <w:ins w:id="4690" w:author="Arthur Parmentier" w:date="2020-06-08T22:20:00Z">
        <w:r>
          <w:t>erring here to the concerts/parties that are hold by the Soundpainting group of Rio that I had the honor to meet and play with; to m</w:t>
        </w:r>
      </w:ins>
      <w:ins w:id="4691" w:author="Arthur Parmentier" w:date="2020-06-08T22:21:00Z">
        <w:r>
          <w:t>e at the opposite of my SP experience in Europe.</w:t>
        </w:r>
      </w:ins>
    </w:p>
  </w:footnote>
  <w:footnote w:id="30">
    <w:p w:rsidR="00AE7D19" w:rsidRPr="006D51B6" w:rsidRDefault="00AE7D19" w:rsidP="00351FEC">
      <w:pPr>
        <w:pStyle w:val="Notedebasdepage"/>
        <w:rPr>
          <w:ins w:id="5031" w:author="Arthur Parmentier" w:date="2020-06-02T19:33:00Z"/>
        </w:rPr>
      </w:pPr>
      <w:ins w:id="5032" w:author="Arthur Parmentier" w:date="2020-06-02T19:33:00Z">
        <w:r>
          <w:rPr>
            <w:rStyle w:val="Appelnotedebasdep"/>
          </w:rPr>
          <w:footnoteRef/>
        </w:r>
        <w:r>
          <w:t xml:space="preserve"> External parts that are “shipped in” with the program are distributed under GPLv3 license (or less restrictive).</w:t>
        </w:r>
      </w:ins>
    </w:p>
  </w:footnote>
  <w:footnote w:id="31">
    <w:p w:rsidR="00AE7D19" w:rsidRPr="00116732" w:rsidRDefault="00AE7D19">
      <w:pPr>
        <w:pStyle w:val="Notedebasdepage"/>
      </w:pPr>
      <w:ins w:id="5266" w:author="Arthur Parmentier" w:date="2020-05-18T15:19:00Z">
        <w:r>
          <w:rPr>
            <w:rStyle w:val="Appelnotedebasdep"/>
          </w:rPr>
          <w:footnoteRef/>
        </w:r>
        <w:r>
          <w:t xml:space="preserve"> </w:t>
        </w:r>
      </w:ins>
      <w:ins w:id="5267" w:author="Arthur Parmentier" w:date="2020-05-18T15:20:00Z">
        <w:r>
          <w:t xml:space="preserve">With </w:t>
        </w:r>
      </w:ins>
      <w:ins w:id="5268" w:author="Arthur Parmentier" w:date="2020-05-19T10:40:00Z">
        <w:r>
          <w:t>TensorFlow</w:t>
        </w:r>
      </w:ins>
      <w:ins w:id="5269" w:author="Arthur Parmentier" w:date="2020-05-18T15:20:00Z">
        <w:r>
          <w:t xml:space="preserve">: </w:t>
        </w:r>
      </w:ins>
      <w:ins w:id="5270" w:author="Arthur Parmentier" w:date="2020-05-18T15:19:00Z">
        <w:r w:rsidRPr="006A443F">
          <w:t>https://github.com/tensorflow/tfjs-models/tree/master/posenet</w:t>
        </w:r>
      </w:ins>
    </w:p>
  </w:footnote>
  <w:footnote w:id="32">
    <w:p w:rsidR="00AE7D19" w:rsidRPr="00967F09" w:rsidRDefault="00AE7D19">
      <w:pPr>
        <w:rPr>
          <w:rFonts w:ascii="Times New Roman" w:hAnsi="Times New Roman"/>
          <w:rPrChange w:id="5289" w:author="Arthur Parmentier" w:date="2020-06-10T19:52:00Z">
            <w:rPr/>
          </w:rPrChange>
        </w:rPr>
        <w:pPrChange w:id="5290" w:author="Arthur Parmentier" w:date="2020-06-10T19:52:00Z">
          <w:pPr>
            <w:pStyle w:val="Notedebasdepage"/>
          </w:pPr>
        </w:pPrChange>
      </w:pPr>
      <w:ins w:id="5291" w:author="Arthur Parmentier" w:date="2020-05-22T19:58:00Z">
        <w:r>
          <w:rPr>
            <w:rStyle w:val="Appelnotedebasdep"/>
          </w:rPr>
          <w:footnoteRef/>
        </w:r>
        <w:r>
          <w:t xml:space="preserve"> </w:t>
        </w:r>
      </w:ins>
      <w:ins w:id="5292"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293" w:author="Arthur Parmentier" w:date="2020-06-10T19:52:00Z">
        <w:r>
          <w:t xml:space="preserve">, </w:t>
        </w:r>
      </w:ins>
      <w:ins w:id="5294"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3">
    <w:p w:rsidR="00AE7D19" w:rsidRPr="00BF1ECB" w:rsidRDefault="00AE7D19">
      <w:pPr>
        <w:pStyle w:val="Notedebasdepage"/>
      </w:pPr>
      <w:ins w:id="5542" w:author="Arthur Parmentier" w:date="2020-05-19T16:10:00Z">
        <w:r>
          <w:rPr>
            <w:rStyle w:val="Appelnotedebasdep"/>
          </w:rPr>
          <w:footnoteRef/>
        </w:r>
        <w:r>
          <w:t xml:space="preserve"> </w:t>
        </w:r>
        <w:r w:rsidRPr="005E2970">
          <w:t>https://github.com/CMU-Perceptual-Computing-Lab/openpose</w:t>
        </w:r>
      </w:ins>
    </w:p>
  </w:footnote>
  <w:footnote w:id="34">
    <w:p w:rsidR="00AE7D19" w:rsidRPr="00BF1ECB" w:rsidRDefault="00AE7D19">
      <w:pPr>
        <w:pStyle w:val="Notedebasdepage"/>
      </w:pPr>
      <w:ins w:id="5548" w:author="Arthur Parmentier" w:date="2020-05-19T16:16:00Z">
        <w:r>
          <w:rPr>
            <w:rStyle w:val="Appelnotedebasdep"/>
          </w:rPr>
          <w:footnoteRef/>
        </w:r>
        <w:r>
          <w:t xml:space="preserve"> </w:t>
        </w:r>
      </w:ins>
      <w:ins w:id="5549" w:author="Arthur Parmentier" w:date="2020-05-19T16:17:00Z">
        <w:r w:rsidRPr="00BF1ECB">
          <w:rPr>
            <w:rPrChange w:id="5550"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5551"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552" w:author="Arthur Parmentier" w:date="2020-05-23T19:46:00Z">
              <w:rPr>
                <w:rStyle w:val="Lienhypertexte"/>
                <w:lang w:val="fr-FR"/>
              </w:rPr>
            </w:rPrChange>
          </w:rPr>
          <w:t>https://github.com/Hzzone/pytorch-openpose</w:t>
        </w:r>
        <w:r>
          <w:rPr>
            <w:lang w:val="fr-FR"/>
          </w:rPr>
          <w:fldChar w:fldCharType="end"/>
        </w:r>
        <w:r w:rsidRPr="00BF1ECB">
          <w:rPr>
            <w:rPrChange w:id="5553" w:author="Arthur Parmentier" w:date="2020-05-23T19:46:00Z">
              <w:rPr>
                <w:lang w:val="fr-FR"/>
              </w:rPr>
            </w:rPrChange>
          </w:rPr>
          <w:t xml:space="preserve">) and then try to run the python scripts in Max </w:t>
        </w:r>
      </w:ins>
      <w:ins w:id="5554" w:author="Arthur Parmentier" w:date="2020-05-19T16:19:00Z">
        <w:r w:rsidRPr="00BF1ECB">
          <w:rPr>
            <w:rPrChange w:id="5555" w:author="Arthur Parmentier" w:date="2020-05-23T19:46:00Z">
              <w:rPr>
                <w:lang w:val="fr-FR"/>
              </w:rPr>
            </w:rPrChange>
          </w:rPr>
          <w:t xml:space="preserve">(Max does </w:t>
        </w:r>
      </w:ins>
      <w:ins w:id="5556" w:author="Arthur Parmentier" w:date="2020-05-19T16:20:00Z">
        <w:r w:rsidRPr="00BF1ECB">
          <w:rPr>
            <w:rPrChange w:id="5557" w:author="Arthur Parmentier" w:date="2020-05-23T19:46:00Z">
              <w:rPr>
                <w:lang w:val="fr-FR"/>
              </w:rPr>
            </w:rPrChange>
          </w:rPr>
          <w:t xml:space="preserve">not interpret Python natively) </w:t>
        </w:r>
      </w:ins>
      <w:ins w:id="5558" w:author="Arthur Parmentier" w:date="2020-05-19T16:17:00Z">
        <w:r w:rsidRPr="00BF1ECB">
          <w:rPr>
            <w:rPrChange w:id="5559" w:author="Arthur Parmentier" w:date="2020-05-23T19:46:00Z">
              <w:rPr>
                <w:lang w:val="fr-FR"/>
              </w:rPr>
            </w:rPrChange>
          </w:rPr>
          <w:t xml:space="preserve">with </w:t>
        </w:r>
      </w:ins>
      <w:ins w:id="5560" w:author="Arthur Parmentier" w:date="2020-05-19T16:19:00Z">
        <w:r>
          <w:rPr>
            <w:lang w:val="fr-FR"/>
          </w:rPr>
          <w:fldChar w:fldCharType="begin"/>
        </w:r>
        <w:r w:rsidRPr="00BF1ECB">
          <w:rPr>
            <w:rPrChange w:id="5561" w:author="Arthur Parmentier" w:date="2020-05-23T19:46:00Z">
              <w:rPr>
                <w:lang w:val="fr-FR"/>
              </w:rPr>
            </w:rPrChange>
          </w:rPr>
          <w:instrText xml:space="preserve"> HYPERLINK "</w:instrText>
        </w:r>
      </w:ins>
      <w:ins w:id="5562" w:author="Arthur Parmentier" w:date="2020-05-19T16:18:00Z">
        <w:r w:rsidRPr="00BF1ECB">
          <w:rPr>
            <w:rPrChange w:id="5563" w:author="Arthur Parmentier" w:date="2020-05-23T19:46:00Z">
              <w:rPr>
                <w:lang w:val="fr-FR"/>
              </w:rPr>
            </w:rPrChange>
          </w:rPr>
          <w:instrText>https://github.com/grrrr/py</w:instrText>
        </w:r>
      </w:ins>
      <w:ins w:id="5564" w:author="Arthur Parmentier" w:date="2020-05-19T16:19:00Z">
        <w:r w:rsidRPr="00BF1ECB">
          <w:rPr>
            <w:rPrChange w:id="5565" w:author="Arthur Parmentier" w:date="2020-05-23T19:46:00Z">
              <w:rPr>
                <w:lang w:val="fr-FR"/>
              </w:rPr>
            </w:rPrChange>
          </w:rPr>
          <w:instrText xml:space="preserve">" </w:instrText>
        </w:r>
        <w:r>
          <w:rPr>
            <w:lang w:val="fr-FR"/>
          </w:rPr>
          <w:fldChar w:fldCharType="separate"/>
        </w:r>
      </w:ins>
      <w:ins w:id="5566" w:author="Arthur Parmentier" w:date="2020-05-19T16:18:00Z">
        <w:r w:rsidRPr="00BF1ECB">
          <w:rPr>
            <w:rStyle w:val="Lienhypertexte"/>
            <w:rPrChange w:id="5567" w:author="Arthur Parmentier" w:date="2020-05-23T19:46:00Z">
              <w:rPr>
                <w:rStyle w:val="Lienhypertexte"/>
                <w:lang w:val="fr-FR"/>
              </w:rPr>
            </w:rPrChange>
          </w:rPr>
          <w:t>https://github.com/grrrr/py</w:t>
        </w:r>
      </w:ins>
      <w:ins w:id="5568" w:author="Arthur Parmentier" w:date="2020-05-19T16:19:00Z">
        <w:r>
          <w:rPr>
            <w:lang w:val="fr-FR"/>
          </w:rPr>
          <w:fldChar w:fldCharType="end"/>
        </w:r>
      </w:ins>
      <w:ins w:id="5569" w:author="Arthur Parmentier" w:date="2020-05-19T16:20:00Z">
        <w:r w:rsidRPr="00BF1ECB">
          <w:rPr>
            <w:rPrChange w:id="5570" w:author="Arthur Parmentier" w:date="2020-05-23T19:46:00Z">
              <w:rPr>
                <w:lang w:val="fr-FR"/>
              </w:rPr>
            </w:rPrChange>
          </w:rPr>
          <w:t>. It is very unlikely to work</w:t>
        </w:r>
      </w:ins>
      <w:ins w:id="5571" w:author="Arthur Parmentier" w:date="2020-05-19T16:21:00Z">
        <w:r w:rsidRPr="00BF1ECB">
          <w:rPr>
            <w:rPrChange w:id="5572" w:author="Arthur Parmentier" w:date="2020-05-23T19:46:00Z">
              <w:rPr>
                <w:lang w:val="fr-FR"/>
              </w:rPr>
            </w:rPrChange>
          </w:rPr>
          <w:t xml:space="preserve"> and could not be tested in the frame of my master thesis.</w:t>
        </w:r>
      </w:ins>
    </w:p>
  </w:footnote>
  <w:footnote w:id="35">
    <w:p w:rsidR="00AE7D19" w:rsidRPr="00BF1ECB" w:rsidRDefault="00AE7D19">
      <w:pPr>
        <w:pStyle w:val="Notedebasdepage"/>
      </w:pPr>
      <w:ins w:id="5577" w:author="Arthur Parmentier" w:date="2020-05-19T19:59:00Z">
        <w:r>
          <w:rPr>
            <w:rStyle w:val="Appelnotedebasdep"/>
          </w:rPr>
          <w:footnoteRef/>
        </w:r>
        <w:r>
          <w:t xml:space="preserve"> </w:t>
        </w:r>
      </w:ins>
      <w:ins w:id="5578" w:author="Arthur Parmentier" w:date="2020-05-19T20:00:00Z">
        <w:r>
          <w:t xml:space="preserve">The most convincing project is </w:t>
        </w:r>
      </w:ins>
      <w:ins w:id="5579" w:author="Arthur Parmentier" w:date="2020-05-19T19:59:00Z">
        <w:r w:rsidRPr="00F707EB">
          <w:t>https://saic-violet.github.io/learnable-triangulation/</w:t>
        </w:r>
      </w:ins>
    </w:p>
  </w:footnote>
  <w:footnote w:id="36">
    <w:p w:rsidR="00AE7D19" w:rsidRPr="00BF1ECB" w:rsidRDefault="00AE7D19">
      <w:pPr>
        <w:pStyle w:val="Notedebasdepage"/>
      </w:pPr>
      <w:ins w:id="5642" w:author="Arthur Parmentier" w:date="2020-05-19T23:04:00Z">
        <w:r>
          <w:rPr>
            <w:rStyle w:val="Appelnotedebasdep"/>
          </w:rPr>
          <w:footnoteRef/>
        </w:r>
        <w:r>
          <w:t xml:space="preserve"> </w:t>
        </w:r>
        <w:r w:rsidRPr="00BF1ECB">
          <w:rPr>
            <w:rPrChange w:id="5643" w:author="Arthur Parmentier" w:date="2020-05-23T19:46:00Z">
              <w:rPr>
                <w:lang w:val="fr-FR"/>
              </w:rPr>
            </w:rPrChange>
          </w:rPr>
          <w:t>One could ask</w:t>
        </w:r>
      </w:ins>
      <w:ins w:id="5644" w:author="Arthur Parmentier" w:date="2020-05-19T23:05:00Z">
        <w:r w:rsidRPr="00BF1ECB">
          <w:rPr>
            <w:rPrChange w:id="5645" w:author="Arthur Parmentier" w:date="2020-05-23T19:46:00Z">
              <w:rPr>
                <w:lang w:val="fr-FR"/>
              </w:rPr>
            </w:rPrChange>
          </w:rPr>
          <w:t xml:space="preserve"> : « why then is it the case that the soundpainter always consider </w:t>
        </w:r>
      </w:ins>
      <w:ins w:id="5646" w:author="Arthur Parmentier" w:date="2020-05-19T23:08:00Z">
        <w:r w:rsidRPr="00BF1ECB">
          <w:rPr>
            <w:rPrChange w:id="5647" w:author="Arthur Parmentier" w:date="2020-05-23T19:46:00Z">
              <w:rPr>
                <w:lang w:val="fr-FR"/>
              </w:rPr>
            </w:rPrChange>
          </w:rPr>
          <w:t>the virtual</w:t>
        </w:r>
      </w:ins>
      <w:ins w:id="5648" w:author="Arthur Parmentier" w:date="2020-05-19T23:05:00Z">
        <w:r w:rsidRPr="00BF1ECB">
          <w:rPr>
            <w:rPrChange w:id="5649" w:author="Arthur Parmentier" w:date="2020-05-23T19:46:00Z">
              <w:rPr>
                <w:lang w:val="fr-FR"/>
              </w:rPr>
            </w:rPrChange>
          </w:rPr>
          <w:t xml:space="preserve"> « box », even when the grammar of the mode implies that the request is always immediate ? I believe that it has to do with how SP has developed from the </w:t>
        </w:r>
      </w:ins>
      <w:ins w:id="5650" w:author="Arthur Parmentier" w:date="2020-05-19T23:06:00Z">
        <w:r w:rsidRPr="00BF1ECB">
          <w:rPr>
            <w:rPrChange w:id="5651" w:author="Arthur Parmentier" w:date="2020-05-23T19:46:00Z">
              <w:rPr>
                <w:lang w:val="fr-FR"/>
              </w:rPr>
            </w:rPrChange>
          </w:rPr>
          <w:t xml:space="preserve">default mode to others and the pratical </w:t>
        </w:r>
      </w:ins>
      <w:ins w:id="5652" w:author="Arthur Parmentier" w:date="2020-05-19T23:07:00Z">
        <w:r w:rsidRPr="00BF1ECB">
          <w:rPr>
            <w:rPrChange w:id="5653" w:author="Arthur Parmentier" w:date="2020-05-23T19:46:00Z">
              <w:rPr>
                <w:lang w:val="fr-FR"/>
              </w:rPr>
            </w:rPrChange>
          </w:rPr>
          <w:t>point of reference</w:t>
        </w:r>
      </w:ins>
      <w:ins w:id="5654" w:author="Arthur Parmentier" w:date="2020-05-19T23:06:00Z">
        <w:r w:rsidRPr="00BF1ECB">
          <w:rPr>
            <w:rPrChange w:id="5655" w:author="Arthur Parmentier" w:date="2020-05-23T19:46:00Z">
              <w:rPr>
                <w:lang w:val="fr-FR"/>
              </w:rPr>
            </w:rPrChange>
          </w:rPr>
          <w:t xml:space="preserve"> that the « box » is a common symbol for immediateness in all modes.</w:t>
        </w:r>
      </w:ins>
    </w:p>
  </w:footnote>
  <w:footnote w:id="37">
    <w:p w:rsidR="00AE7D19" w:rsidRPr="00BF1ECB" w:rsidRDefault="00AE7D19">
      <w:pPr>
        <w:pStyle w:val="Notedebasdepage"/>
      </w:pPr>
      <w:ins w:id="5670" w:author="Arthur Parmentier" w:date="2020-05-19T23:11:00Z">
        <w:r>
          <w:rPr>
            <w:rStyle w:val="Appelnotedebasdep"/>
          </w:rPr>
          <w:footnoteRef/>
        </w:r>
        <w:r>
          <w:t xml:space="preserve"> </w:t>
        </w:r>
        <w:r w:rsidRPr="00BF1ECB">
          <w:rPr>
            <w:rPrChange w:id="5671" w:author="Arthur Parmentier" w:date="2020-05-23T19:46:00Z">
              <w:rPr>
                <w:lang w:val="fr-FR"/>
              </w:rPr>
            </w:rPrChange>
          </w:rPr>
          <w:t>In practice, soundpainters tend to omit the « enter » and « exit »</w:t>
        </w:r>
      </w:ins>
      <w:ins w:id="5672" w:author="Arthur Parmentier" w:date="2020-05-19T23:12:00Z">
        <w:r w:rsidRPr="00BF1ECB">
          <w:rPr>
            <w:rPrChange w:id="5673" w:author="Arthur Parmentier" w:date="2020-05-23T19:46:00Z">
              <w:rPr>
                <w:lang w:val="fr-FR"/>
              </w:rPr>
            </w:rPrChange>
          </w:rPr>
          <w:t xml:space="preserve"> signs of mode</w:t>
        </w:r>
      </w:ins>
      <w:ins w:id="5674" w:author="Arthur Parmentier" w:date="2020-05-19T23:15:00Z">
        <w:r w:rsidRPr="00BF1ECB">
          <w:rPr>
            <w:rPrChange w:id="5675" w:author="Arthur Parmentier" w:date="2020-05-23T19:46:00Z">
              <w:rPr>
                <w:lang w:val="fr-FR"/>
              </w:rPr>
            </w:rPrChange>
          </w:rPr>
          <w:t xml:space="preserve">s that are </w:t>
        </w:r>
      </w:ins>
      <w:ins w:id="5676" w:author="Arthur Parmentier" w:date="2020-05-19T23:16:00Z">
        <w:r w:rsidRPr="00BF1ECB">
          <w:rPr>
            <w:rPrChange w:id="5677" w:author="Arthur Parmentier" w:date="2020-05-23T19:46:00Z">
              <w:rPr>
                <w:lang w:val="fr-FR"/>
              </w:rPr>
            </w:rPrChange>
          </w:rPr>
          <w:t>not ambiguous</w:t>
        </w:r>
      </w:ins>
      <w:ins w:id="5678" w:author="Arthur Parmentier" w:date="2020-05-19T23:12:00Z">
        <w:r w:rsidRPr="00BF1ECB">
          <w:rPr>
            <w:rPrChange w:id="5679" w:author="Arthur Parmentier" w:date="2020-05-23T19:46:00Z">
              <w:rPr>
                <w:lang w:val="fr-FR"/>
              </w:rPr>
            </w:rPrChange>
          </w:rPr>
          <w:t>, making things more difficult without depth tracking</w:t>
        </w:r>
      </w:ins>
      <w:ins w:id="5680" w:author="Arthur Parmentier" w:date="2020-05-19T23:16:00Z">
        <w:r w:rsidRPr="00BF1ECB">
          <w:rPr>
            <w:rPrChange w:id="5681" w:author="Arthur Parmentier" w:date="2020-05-23T19:46:00Z">
              <w:rPr>
                <w:lang w:val="fr-FR"/>
              </w:rPr>
            </w:rPrChange>
          </w:rPr>
          <w:t xml:space="preserve"> in case that « entering the box » is the only mark of the change of mode </w:t>
        </w:r>
      </w:ins>
      <w:ins w:id="5682" w:author="Arthur Parmentier" w:date="2020-05-19T23:17:00Z">
        <w:r w:rsidRPr="00BF1ECB">
          <w:rPr>
            <w:rPrChange w:id="5683" w:author="Arthur Parmentier" w:date="2020-05-23T19:46:00Z">
              <w:rPr>
                <w:lang w:val="fr-FR"/>
              </w:rPr>
            </w:rPrChange>
          </w:rPr>
          <w:t>(for instance by using the launch mode directly with « entering/exiting the box » instead of signing Launch Mode and Tear).</w:t>
        </w:r>
      </w:ins>
    </w:p>
  </w:footnote>
  <w:footnote w:id="38">
    <w:p w:rsidR="00AE7D19" w:rsidRPr="00BF1ECB" w:rsidRDefault="00AE7D19">
      <w:pPr>
        <w:pStyle w:val="Notedebasdepage"/>
      </w:pPr>
      <w:ins w:id="5795" w:author="Arthur Parmentier" w:date="2020-05-20T19:43:00Z">
        <w:r>
          <w:rPr>
            <w:rStyle w:val="Appelnotedebasdep"/>
          </w:rPr>
          <w:footnoteRef/>
        </w:r>
        <w:r>
          <w:t xml:space="preserve"> </w:t>
        </w:r>
        <w:r w:rsidRPr="00BF1ECB">
          <w:rPr>
            <w:rPrChange w:id="5796" w:author="Arthur Parmentier" w:date="2020-05-23T19:46:00Z">
              <w:rPr>
                <w:lang w:val="fr-FR"/>
              </w:rPr>
            </w:rPrChange>
          </w:rPr>
          <w:t>I did not test the performance of this choice quantitatively, but only qualitatively</w:t>
        </w:r>
      </w:ins>
      <w:ins w:id="5797" w:author="Arthur Parmentier" w:date="2020-05-20T21:37:00Z">
        <w:r w:rsidRPr="00BF1ECB">
          <w:rPr>
            <w:rPrChange w:id="5798" w:author="Arthur Parmentier" w:date="2020-05-23T19:46:00Z">
              <w:rPr>
                <w:lang w:val="fr-FR"/>
              </w:rPr>
            </w:rPrChange>
          </w:rPr>
          <w:t xml:space="preserve"> </w:t>
        </w:r>
      </w:ins>
      <w:ins w:id="5799" w:author="Arthur Parmentier" w:date="2020-05-20T19:43:00Z">
        <w:r w:rsidRPr="00BF1ECB">
          <w:rPr>
            <w:rPrChange w:id="5800" w:author="Arthur Parmentier" w:date="2020-05-23T19:46:00Z">
              <w:rPr>
                <w:lang w:val="fr-FR"/>
              </w:rPr>
            </w:rPrChange>
          </w:rPr>
          <w:t>by testing</w:t>
        </w:r>
      </w:ins>
      <w:ins w:id="5801" w:author="Arthur Parmentier" w:date="2020-05-20T21:37:00Z">
        <w:r w:rsidRPr="00BF1ECB">
          <w:rPr>
            <w:rPrChange w:id="5802" w:author="Arthur Parmentier" w:date="2020-05-23T19:46:00Z">
              <w:rPr>
                <w:lang w:val="fr-FR"/>
              </w:rPr>
            </w:rPrChange>
          </w:rPr>
          <w:t xml:space="preserve"> the change in performance that I could perceive</w:t>
        </w:r>
      </w:ins>
      <w:ins w:id="5803" w:author="Arthur Parmentier" w:date="2020-05-20T19:44:00Z">
        <w:r w:rsidRPr="00BF1ECB">
          <w:rPr>
            <w:rPrChange w:id="5804" w:author="Arthur Parmentier" w:date="2020-05-23T19:46:00Z">
              <w:rPr>
                <w:lang w:val="fr-FR"/>
              </w:rPr>
            </w:rPrChange>
          </w:rPr>
          <w:t xml:space="preserve"> with and without shoulders. </w:t>
        </w:r>
      </w:ins>
      <w:ins w:id="5805" w:author="Arthur Parmentier" w:date="2020-05-20T19:45:00Z">
        <w:r w:rsidRPr="00BF1ECB">
          <w:rPr>
            <w:rPrChange w:id="5806" w:author="Arthur Parmentier" w:date="2020-05-23T19:46:00Z">
              <w:rPr>
                <w:lang w:val="fr-FR"/>
              </w:rPr>
            </w:rPrChange>
          </w:rPr>
          <w:t>It is obvious from the SP signs</w:t>
        </w:r>
      </w:ins>
      <w:ins w:id="5807" w:author="Arthur Parmentier" w:date="2020-05-20T19:46:00Z">
        <w:r w:rsidRPr="00BF1ECB">
          <w:rPr>
            <w:rPrChange w:id="5808" w:author="Arthur Parmentier" w:date="2020-05-23T19:46:00Z">
              <w:rPr>
                <w:lang w:val="fr-FR"/>
              </w:rPr>
            </w:rPrChange>
          </w:rPr>
          <w:t xml:space="preserve"> that I consider</w:t>
        </w:r>
      </w:ins>
      <w:ins w:id="5809" w:author="Arthur Parmentier" w:date="2020-05-20T19:45:00Z">
        <w:r w:rsidRPr="00BF1ECB">
          <w:rPr>
            <w:rPrChange w:id="5810" w:author="Arthur Parmentier" w:date="2020-05-23T19:46:00Z">
              <w:rPr>
                <w:lang w:val="fr-FR"/>
              </w:rPr>
            </w:rPrChange>
          </w:rPr>
          <w:t xml:space="preserve"> that aside shoulders, no other </w:t>
        </w:r>
      </w:ins>
      <w:ins w:id="5811" w:author="Arthur Parmentier" w:date="2020-05-20T19:46:00Z">
        <w:r w:rsidRPr="00BF1ECB">
          <w:rPr>
            <w:rPrChange w:id="5812" w:author="Arthur Parmentier" w:date="2020-05-23T19:46:00Z">
              <w:rPr>
                <w:lang w:val="fr-FR"/>
              </w:rPr>
            </w:rPrChange>
          </w:rPr>
          <w:t>body joints could increase the performance of the recognition in real-time (curse of dimentionality problem).</w:t>
        </w:r>
      </w:ins>
    </w:p>
  </w:footnote>
  <w:footnote w:id="39">
    <w:p w:rsidR="00AE7D19" w:rsidRPr="008C7E78" w:rsidRDefault="00AE7D19">
      <w:pPr>
        <w:pStyle w:val="Notedebasdepage"/>
      </w:pPr>
      <w:ins w:id="5842" w:author="Arthur Parmentier" w:date="2020-06-03T19:00:00Z">
        <w:r>
          <w:rPr>
            <w:rStyle w:val="Appelnotedebasdep"/>
          </w:rPr>
          <w:footnoteRef/>
        </w:r>
        <w:r>
          <w:t xml:space="preserve"> </w:t>
        </w:r>
        <w:r w:rsidRPr="008C7E78">
          <w:rPr>
            <w:rPrChange w:id="5843" w:author="Arthur Parmentier" w:date="2020-06-07T18:32:00Z">
              <w:rPr>
                <w:lang w:val="fr-FR"/>
              </w:rPr>
            </w:rPrChange>
          </w:rPr>
          <w:t xml:space="preserve">Several hand pose estimations models are presented here : </w:t>
        </w:r>
        <w:r>
          <w:rPr>
            <w:lang w:val="fr-FR"/>
          </w:rPr>
          <w:fldChar w:fldCharType="begin"/>
        </w:r>
        <w:r w:rsidRPr="008C7E78">
          <w:rPr>
            <w:rPrChange w:id="5844"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845" w:author="Arthur Parmentier" w:date="2020-06-07T18:32:00Z">
              <w:rPr>
                <w:rStyle w:val="Lienhypertexte"/>
                <w:lang w:val="fr-FR"/>
              </w:rPr>
            </w:rPrChange>
          </w:rPr>
          <w:t>https://xinghaochen.github.io/awesome-hand-pose-estimation/</w:t>
        </w:r>
        <w:r>
          <w:rPr>
            <w:lang w:val="fr-FR"/>
          </w:rPr>
          <w:fldChar w:fldCharType="end"/>
        </w:r>
        <w:r w:rsidRPr="008C7E78">
          <w:rPr>
            <w:rPrChange w:id="5846" w:author="Arthur Parmentier" w:date="2020-06-07T18:32:00Z">
              <w:rPr>
                <w:lang w:val="fr-FR"/>
              </w:rPr>
            </w:rPrChange>
          </w:rPr>
          <w:t xml:space="preserve">. </w:t>
        </w:r>
      </w:ins>
      <w:ins w:id="5847" w:author="Arthur Parmentier" w:date="2020-06-03T19:01:00Z">
        <w:r w:rsidRPr="008C7E78">
          <w:rPr>
            <w:rPrChange w:id="5848" w:author="Arthur Parmentier" w:date="2020-06-07T18:32:00Z">
              <w:rPr>
                <w:lang w:val="fr-FR"/>
              </w:rPr>
            </w:rPrChange>
          </w:rPr>
          <w:t>The open pose model also has 2D hand pose recognition but in each case, the models c</w:t>
        </w:r>
      </w:ins>
      <w:ins w:id="5849" w:author="Arthur Parmentier" w:date="2020-06-03T19:02:00Z">
        <w:r w:rsidRPr="008C7E78">
          <w:rPr>
            <w:rPrChange w:id="5850" w:author="Arthur Parmentier" w:date="2020-06-07T18:32:00Z">
              <w:rPr>
                <w:lang w:val="fr-FR"/>
              </w:rPr>
            </w:rPrChange>
          </w:rPr>
          <w:t>ould not easily be ported to Max.</w:t>
        </w:r>
      </w:ins>
    </w:p>
  </w:footnote>
  <w:footnote w:id="40">
    <w:p w:rsidR="00AE7D19" w:rsidRPr="008C7E78" w:rsidRDefault="00AE7D19">
      <w:pPr>
        <w:pStyle w:val="Notedebasdepage"/>
      </w:pPr>
      <w:ins w:id="5940" w:author="Arthur Parmentier" w:date="2020-06-03T20:04:00Z">
        <w:r>
          <w:rPr>
            <w:rStyle w:val="Appelnotedebasdep"/>
          </w:rPr>
          <w:footnoteRef/>
        </w:r>
        <w:r>
          <w:t xml:space="preserve"> </w:t>
        </w:r>
        <w:r w:rsidRPr="008C7E78">
          <w:rPr>
            <w:rPrChange w:id="5941" w:author="Arthur Parmentier" w:date="2020-06-07T18:32:00Z">
              <w:rPr>
                <w:lang w:val="fr-FR"/>
              </w:rPr>
            </w:rPrChange>
          </w:rPr>
          <w:t>See Tensorflow blog, March 09, 2020 : https://blog.tensorflow.org/2020/03/face-and-hand-tracking-in-browser-with-mediapipe-and-tensorflowjs.html</w:t>
        </w:r>
      </w:ins>
    </w:p>
  </w:footnote>
  <w:footnote w:id="41">
    <w:p w:rsidR="00AE7D19" w:rsidRPr="008C7E78" w:rsidRDefault="00AE7D19">
      <w:pPr>
        <w:pStyle w:val="Notedebasdepage"/>
      </w:pPr>
      <w:ins w:id="5951" w:author="Arthur Parmentier" w:date="2020-06-03T20:08:00Z">
        <w:r>
          <w:rPr>
            <w:rStyle w:val="Appelnotedebasdep"/>
          </w:rPr>
          <w:footnoteRef/>
        </w:r>
        <w:r>
          <w:t xml:space="preserve"> </w:t>
        </w:r>
      </w:ins>
      <w:ins w:id="5952" w:author="Arthur Parmentier" w:date="2020-06-03T20:09:00Z">
        <w:r w:rsidRPr="003D6C76">
          <w:t>https://github.com/lysdexic-audio/n4m-handpose</w:t>
        </w:r>
      </w:ins>
    </w:p>
  </w:footnote>
  <w:footnote w:id="42">
    <w:p w:rsidR="00AE7D19" w:rsidRPr="008C7E78" w:rsidRDefault="00AE7D19">
      <w:pPr>
        <w:pStyle w:val="Notedebasdepage"/>
      </w:pPr>
      <w:ins w:id="5981" w:author="Arthur Parmentier" w:date="2020-06-03T20:22:00Z">
        <w:r>
          <w:rPr>
            <w:rStyle w:val="Appelnotedebasdep"/>
          </w:rPr>
          <w:footnoteRef/>
        </w:r>
        <w:r>
          <w:t xml:space="preserve"> </w:t>
        </w:r>
        <w:r w:rsidRPr="008C7E78">
          <w:rPr>
            <w:rPrChange w:id="5982" w:author="Arthur Parmentier" w:date="2020-06-07T18:32:00Z">
              <w:rPr>
                <w:lang w:val="fr-FR"/>
              </w:rPr>
            </w:rPrChange>
          </w:rPr>
          <w:t>See the MediaPipe repository : https://github.com/google/mediapipe/blob/master/mediapipe/docs/multi_hand_tracking_mobile_gpu.md</w:t>
        </w:r>
      </w:ins>
    </w:p>
  </w:footnote>
  <w:footnote w:id="43">
    <w:p w:rsidR="00AE7D19" w:rsidRPr="00BF1ECB" w:rsidRDefault="00AE7D19">
      <w:pPr>
        <w:pStyle w:val="Notedebasdepage"/>
      </w:pPr>
      <w:ins w:id="6079" w:author="Arthur Parmentier" w:date="2020-05-20T22:47:00Z">
        <w:r>
          <w:rPr>
            <w:rStyle w:val="Appelnotedebasdep"/>
          </w:rPr>
          <w:footnoteRef/>
        </w:r>
        <w:r>
          <w:t xml:space="preserve"> </w:t>
        </w:r>
        <w:r w:rsidRPr="00BF1ECB">
          <w:rPr>
            <w:rPrChange w:id="6080" w:author="Arthur Parmentier" w:date="2020-05-23T19:46:00Z">
              <w:rPr>
                <w:lang w:val="fr-FR"/>
              </w:rPr>
            </w:rPrChange>
          </w:rPr>
          <w:t xml:space="preserve">The </w:t>
        </w:r>
      </w:ins>
      <w:ins w:id="6081" w:author="Arthur Parmentier" w:date="2020-05-20T22:50:00Z">
        <w:r w:rsidRPr="00BF1ECB">
          <w:rPr>
            <w:rPrChange w:id="6082" w:author="Arthur Parmentier" w:date="2020-05-23T19:46:00Z">
              <w:rPr>
                <w:lang w:val="fr-FR"/>
              </w:rPr>
            </w:rPrChange>
          </w:rPr>
          <w:t>information flow</w:t>
        </w:r>
      </w:ins>
      <w:ins w:id="6083" w:author="Arthur Parmentier" w:date="2020-05-20T22:47:00Z">
        <w:r w:rsidRPr="00BF1ECB">
          <w:rPr>
            <w:rPrChange w:id="6084" w:author="Arthur Parmentier" w:date="2020-05-23T19:46:00Z">
              <w:rPr>
                <w:lang w:val="fr-FR"/>
              </w:rPr>
            </w:rPrChange>
          </w:rPr>
          <w:t xml:space="preserve"> at the opening of the patch</w:t>
        </w:r>
      </w:ins>
      <w:ins w:id="6085" w:author="Arthur Parmentier" w:date="2020-05-22T18:38:00Z">
        <w:r w:rsidRPr="00BF1ECB">
          <w:rPr>
            <w:rPrChange w:id="6086" w:author="Arthur Parmentier" w:date="2020-05-23T19:46:00Z">
              <w:rPr>
                <w:lang w:val="fr-FR"/>
              </w:rPr>
            </w:rPrChange>
          </w:rPr>
          <w:t>er</w:t>
        </w:r>
      </w:ins>
      <w:ins w:id="6087" w:author="Arthur Parmentier" w:date="2020-05-20T22:47:00Z">
        <w:r w:rsidRPr="00BF1ECB">
          <w:rPr>
            <w:rPrChange w:id="6088" w:author="Arthur Parmentier" w:date="2020-05-23T19:46:00Z">
              <w:rPr>
                <w:lang w:val="fr-FR"/>
              </w:rPr>
            </w:rPrChange>
          </w:rPr>
          <w:t xml:space="preserve"> follows a specific order. </w:t>
        </w:r>
      </w:ins>
      <w:ins w:id="6089" w:author="Arthur Parmentier" w:date="2020-05-20T22:53:00Z">
        <w:r w:rsidRPr="00BF1ECB">
          <w:rPr>
            <w:rPrChange w:id="6090" w:author="Arthur Parmentier" w:date="2020-05-23T19:46:00Z">
              <w:rPr>
                <w:lang w:val="fr-FR"/>
              </w:rPr>
            </w:rPrChange>
          </w:rPr>
          <w:t>If implemented at startup, t</w:t>
        </w:r>
      </w:ins>
      <w:ins w:id="6091" w:author="Arthur Parmentier" w:date="2020-05-20T22:48:00Z">
        <w:r w:rsidRPr="00BF1ECB">
          <w:rPr>
            <w:rPrChange w:id="6092" w:author="Arthur Parmentier" w:date="2020-05-23T19:46:00Z">
              <w:rPr>
                <w:lang w:val="fr-FR"/>
              </w:rPr>
            </w:rPrChange>
          </w:rPr>
          <w:t>he triggering of the input size</w:t>
        </w:r>
      </w:ins>
      <w:ins w:id="6093" w:author="Arthur Parmentier" w:date="2020-05-20T22:50:00Z">
        <w:r w:rsidRPr="00BF1ECB">
          <w:rPr>
            <w:rPrChange w:id="6094" w:author="Arthur Parmentier" w:date="2020-05-23T19:46:00Z">
              <w:rPr>
                <w:lang w:val="fr-FR"/>
              </w:rPr>
            </w:rPrChange>
          </w:rPr>
          <w:t xml:space="preserve"> </w:t>
        </w:r>
      </w:ins>
      <w:ins w:id="6095" w:author="Arthur Parmentier" w:date="2020-05-20T22:48:00Z">
        <w:r w:rsidRPr="00BF1ECB">
          <w:rPr>
            <w:rPrChange w:id="6096" w:author="Arthur Parmentier" w:date="2020-05-23T19:46:00Z">
              <w:rPr>
                <w:lang w:val="fr-FR"/>
              </w:rPr>
            </w:rPrChange>
          </w:rPr>
          <w:t xml:space="preserve">should be launched with a « loadpercent 91 » object to </w:t>
        </w:r>
      </w:ins>
      <w:ins w:id="6097" w:author="Arthur Parmentier" w:date="2020-06-10T19:54:00Z">
        <w:r w:rsidRPr="00BF1ECB">
          <w:t>guarantee</w:t>
        </w:r>
      </w:ins>
      <w:ins w:id="6098" w:author="Arthur Parmentier" w:date="2020-05-20T22:49:00Z">
        <w:r w:rsidRPr="00BF1ECB">
          <w:rPr>
            <w:rPrChange w:id="6099" w:author="Arthur Parmentier" w:date="2020-05-23T19:46:00Z">
              <w:rPr>
                <w:lang w:val="fr-FR"/>
              </w:rPr>
            </w:rPrChange>
          </w:rPr>
          <w:t xml:space="preserve"> that it is caught by the input manager</w:t>
        </w:r>
      </w:ins>
      <w:ins w:id="6100" w:author="Arthur Parmentier" w:date="2020-05-20T22:53:00Z">
        <w:r w:rsidRPr="00BF1ECB">
          <w:rPr>
            <w:rPrChange w:id="6101" w:author="Arthur Parmentier" w:date="2020-05-23T19:46:00Z">
              <w:rPr>
                <w:lang w:val="fr-FR"/>
              </w:rPr>
            </w:rPrChange>
          </w:rPr>
          <w:t>. Otherwise, the number can be sent anytime</w:t>
        </w:r>
      </w:ins>
      <w:ins w:id="6102" w:author="Arthur Parmentier" w:date="2020-05-20T22:54:00Z">
        <w:r w:rsidRPr="00BF1ECB">
          <w:rPr>
            <w:rPrChange w:id="6103" w:author="Arthur Parmentier" w:date="2020-05-23T19:46:00Z">
              <w:rPr>
                <w:lang w:val="fr-FR"/>
              </w:rPr>
            </w:rPrChange>
          </w:rPr>
          <w:t xml:space="preserve"> before the recording is launched.</w:t>
        </w:r>
      </w:ins>
    </w:p>
  </w:footnote>
  <w:footnote w:id="44">
    <w:p w:rsidR="00AE7D19" w:rsidRPr="008C7E78" w:rsidRDefault="00AE7D19">
      <w:pPr>
        <w:pStyle w:val="Notedebasdepage"/>
      </w:pPr>
      <w:ins w:id="6198"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5">
    <w:p w:rsidR="00AE7D19" w:rsidRPr="00BF1ECB" w:rsidRDefault="00AE7D19">
      <w:pPr>
        <w:pStyle w:val="Notedebasdepage"/>
      </w:pPr>
      <w:ins w:id="6319" w:author="Arthur Parmentier" w:date="2020-05-20T22:33:00Z">
        <w:r>
          <w:rPr>
            <w:rStyle w:val="Appelnotedebasdep"/>
          </w:rPr>
          <w:footnoteRef/>
        </w:r>
        <w:r>
          <w:t xml:space="preserve"> </w:t>
        </w:r>
        <w:r w:rsidRPr="00BF1ECB">
          <w:rPr>
            <w:rPrChange w:id="6320" w:author="Arthur Parmentier" w:date="2020-05-23T19:46:00Z">
              <w:rPr>
                <w:lang w:val="fr-FR"/>
              </w:rPr>
            </w:rPrChange>
          </w:rPr>
          <w:t xml:space="preserve">5 seconds is the maximum sequence length </w:t>
        </w:r>
      </w:ins>
      <w:ins w:id="6321" w:author="Arthur Parmentier" w:date="2020-05-20T22:35:00Z">
        <w:r w:rsidRPr="00BF1ECB">
          <w:rPr>
            <w:rPrChange w:id="6322" w:author="Arthur Parmentier" w:date="2020-05-23T19:46:00Z">
              <w:rPr>
                <w:lang w:val="fr-FR"/>
              </w:rPr>
            </w:rPrChange>
          </w:rPr>
          <w:t>that I allowed the recording buffer to store</w:t>
        </w:r>
      </w:ins>
      <w:ins w:id="6323" w:author="Arthur Parmentier" w:date="2020-05-20T22:36:00Z">
        <w:r w:rsidRPr="00BF1ECB">
          <w:rPr>
            <w:rPrChange w:id="6324" w:author="Arthur Parmentier" w:date="2020-05-23T19:46:00Z">
              <w:rPr>
                <w:lang w:val="fr-FR"/>
              </w:rPr>
            </w:rPrChange>
          </w:rPr>
          <w:t xml:space="preserve">. Internally, </w:t>
        </w:r>
      </w:ins>
      <w:ins w:id="6325" w:author="Arthur Parmentier" w:date="2020-05-20T22:37:00Z">
        <w:r w:rsidRPr="00BF1ECB">
          <w:rPr>
            <w:rPrChange w:id="6326" w:author="Arthur Parmentier" w:date="2020-05-23T19:46:00Z">
              <w:rPr>
                <w:lang w:val="fr-FR"/>
              </w:rPr>
            </w:rPrChange>
          </w:rPr>
          <w:t>it is a constraint from the M</w:t>
        </w:r>
      </w:ins>
      <w:ins w:id="6327" w:author="Arthur Parmentier" w:date="2020-05-20T22:38:00Z">
        <w:r w:rsidRPr="00BF1ECB">
          <w:rPr>
            <w:rPrChange w:id="6328" w:author="Arthur Parmentier" w:date="2020-05-23T19:46:00Z">
              <w:rPr>
                <w:lang w:val="fr-FR"/>
              </w:rPr>
            </w:rPrChange>
          </w:rPr>
          <w:t>uBu object that stores the buffers and require a « maximum capacity » for each track, possibly for memory allocation issues.</w:t>
        </w:r>
      </w:ins>
      <w:ins w:id="6329" w:author="Arthur Parmentier" w:date="2020-05-20T22:36:00Z">
        <w:r w:rsidRPr="00BF1ECB">
          <w:rPr>
            <w:rPrChange w:id="6330" w:author="Arthur Parmentier" w:date="2020-05-23T19:46:00Z">
              <w:rPr>
                <w:lang w:val="fr-FR"/>
              </w:rPr>
            </w:rPrChange>
          </w:rPr>
          <w:t xml:space="preserve"> </w:t>
        </w:r>
      </w:ins>
      <w:ins w:id="6331" w:author="Arthur Parmentier" w:date="2020-05-20T22:39:00Z">
        <w:r w:rsidRPr="00BF1ECB">
          <w:rPr>
            <w:rPrChange w:id="6332" w:author="Arthur Parmentier" w:date="2020-05-23T19:46:00Z">
              <w:rPr>
                <w:lang w:val="fr-FR"/>
              </w:rPr>
            </w:rPrChange>
          </w:rPr>
          <w:t xml:space="preserve">However, it is unrealistic that a sign does take more than 2 seconds to </w:t>
        </w:r>
      </w:ins>
      <w:ins w:id="6333" w:author="Arthur Parmentier" w:date="2020-05-20T22:40:00Z">
        <w:r w:rsidRPr="00BF1ECB">
          <w:rPr>
            <w:rPrChange w:id="6334" w:author="Arthur Parmentier" w:date="2020-05-23T19:46:00Z">
              <w:rPr>
                <w:lang w:val="fr-FR"/>
              </w:rPr>
            </w:rPrChange>
          </w:rPr>
          <w:t>be executed.</w:t>
        </w:r>
      </w:ins>
    </w:p>
  </w:footnote>
  <w:footnote w:id="46">
    <w:p w:rsidR="00AE7D19" w:rsidRPr="008C7E78" w:rsidRDefault="00AE7D19">
      <w:pPr>
        <w:pStyle w:val="Notedebasdepage"/>
      </w:pPr>
      <w:ins w:id="6345" w:author="Arthur Parmentier" w:date="2020-06-03T23:27:00Z">
        <w:r>
          <w:rPr>
            <w:rStyle w:val="Appelnotedebasdep"/>
          </w:rPr>
          <w:footnoteRef/>
        </w:r>
        <w:r>
          <w:t xml:space="preserve"> </w:t>
        </w:r>
        <w:r w:rsidRPr="008C7E78">
          <w:rPr>
            <w:rPrChange w:id="6346" w:author="Arthur Parmentier" w:date="2020-06-07T18:32:00Z">
              <w:rPr>
                <w:lang w:val="fr-FR"/>
              </w:rPr>
            </w:rPrChange>
          </w:rPr>
          <w:t xml:space="preserve">In further releases of the tool, </w:t>
        </w:r>
      </w:ins>
      <w:ins w:id="6347" w:author="Arthur Parmentier" w:date="2020-06-03T23:28:00Z">
        <w:r w:rsidRPr="008C7E78">
          <w:rPr>
            <w:rPrChange w:id="6348" w:author="Arthur Parmentier" w:date="2020-06-07T18:32:00Z">
              <w:rPr>
                <w:lang w:val="fr-FR"/>
              </w:rPr>
            </w:rPrChange>
          </w:rPr>
          <w:t>i twill be possible</w:t>
        </w:r>
      </w:ins>
      <w:ins w:id="6349" w:author="Arthur Parmentier" w:date="2020-06-03T23:27:00Z">
        <w:r w:rsidRPr="008C7E78">
          <w:rPr>
            <w:rPrChange w:id="6350" w:author="Arthur Parmentier" w:date="2020-06-07T18:32:00Z">
              <w:rPr>
                <w:lang w:val="fr-FR"/>
              </w:rPr>
            </w:rPrChange>
          </w:rPr>
          <w:t xml:space="preserve"> to only use one Mubu object for all models, but I could not reach this level of gener</w:t>
        </w:r>
      </w:ins>
      <w:ins w:id="6351" w:author="Arthur Parmentier" w:date="2020-06-03T23:28:00Z">
        <w:r w:rsidRPr="008C7E78">
          <w:rPr>
            <w:rPrChange w:id="6352" w:author="Arthur Parmentier" w:date="2020-06-07T18:32:00Z">
              <w:rPr>
                <w:lang w:val="fr-FR"/>
              </w:rPr>
            </w:rPrChange>
          </w:rPr>
          <w:t>icity and complexity inside the frame of my project.</w:t>
        </w:r>
      </w:ins>
    </w:p>
  </w:footnote>
  <w:footnote w:id="47">
    <w:p w:rsidR="00AE7D19" w:rsidRPr="00BF1ECB" w:rsidRDefault="00AE7D19">
      <w:pPr>
        <w:pStyle w:val="Notedebasdepage"/>
      </w:pPr>
      <w:ins w:id="6448" w:author="Arthur Parmentier" w:date="2020-05-22T08:13:00Z">
        <w:r>
          <w:rPr>
            <w:rStyle w:val="Appelnotedebasdep"/>
          </w:rPr>
          <w:footnoteRef/>
        </w:r>
        <w:r>
          <w:t xml:space="preserve"> </w:t>
        </w:r>
        <w:r w:rsidRPr="00023308">
          <w:t>https://discussion.forum.ircam.fr/t/mubu-write-to-file-bugs-suggested-improvement/21714/2</w:t>
        </w:r>
      </w:ins>
    </w:p>
  </w:footnote>
  <w:footnote w:id="48">
    <w:p w:rsidR="00AE7D19" w:rsidRDefault="00AE7D19" w:rsidP="00D64278">
      <w:pPr>
        <w:pStyle w:val="Notedebasdepage"/>
        <w:rPr>
          <w:ins w:id="6694" w:author="Arthur Parmentier" w:date="2020-05-22T11:26:00Z"/>
        </w:rPr>
      </w:pPr>
      <w:ins w:id="6695" w:author="Arthur Parmentier" w:date="2020-05-22T10:44:00Z">
        <w:r>
          <w:rPr>
            <w:rStyle w:val="Appelnotedebasdep"/>
          </w:rPr>
          <w:footnoteRef/>
        </w:r>
      </w:ins>
    </w:p>
    <w:p w:rsidR="00AE7D19" w:rsidRPr="00BF1ECB" w:rsidRDefault="00AE7D19">
      <w:pPr>
        <w:pStyle w:val="Notedebasdepage"/>
        <w:numPr>
          <w:ilvl w:val="0"/>
          <w:numId w:val="39"/>
        </w:numPr>
        <w:rPr>
          <w:ins w:id="6696" w:author="Arthur Parmentier" w:date="2020-05-22T11:01:00Z"/>
          <w:rPrChange w:id="6697" w:author="Arthur Parmentier" w:date="2020-05-23T19:46:00Z">
            <w:rPr>
              <w:ins w:id="6698" w:author="Arthur Parmentier" w:date="2020-05-22T11:01:00Z"/>
              <w:lang w:val="fr-FR"/>
            </w:rPr>
          </w:rPrChange>
        </w:rPr>
      </w:pPr>
      <w:ins w:id="6699" w:author="Arthur Parmentier" w:date="2020-05-22T10:44:00Z">
        <w:r w:rsidRPr="00BF1ECB">
          <w:rPr>
            <w:rPrChange w:id="6700" w:author="Arthur Parmentier" w:date="2020-05-23T19:46:00Z">
              <w:rPr>
                <w:lang w:val="fr-FR"/>
              </w:rPr>
            </w:rPrChange>
          </w:rPr>
          <w:t xml:space="preserve">The MuBu library has a </w:t>
        </w:r>
      </w:ins>
      <w:ins w:id="6701" w:author="Arthur Parmentier" w:date="2020-05-22T10:45:00Z">
        <w:r w:rsidRPr="00BF1ECB">
          <w:rPr>
            <w:rPrChange w:id="6702" w:author="Arthur Parmentier" w:date="2020-05-23T19:46:00Z">
              <w:rPr>
                <w:lang w:val="fr-FR"/>
              </w:rPr>
            </w:rPrChange>
          </w:rPr>
          <w:t xml:space="preserve">DTW object that can be directly used on the buffers but I could not find </w:t>
        </w:r>
      </w:ins>
      <w:ins w:id="6703" w:author="Arthur Parmentier" w:date="2020-05-22T10:46:00Z">
        <w:r w:rsidRPr="00BF1ECB">
          <w:rPr>
            <w:rPrChange w:id="6704" w:author="Arthur Parmentier" w:date="2020-05-23T19:46:00Z">
              <w:rPr>
                <w:lang w:val="fr-FR"/>
              </w:rPr>
            </w:rPrChange>
          </w:rPr>
          <w:t xml:space="preserve">whether it could or </w:t>
        </w:r>
      </w:ins>
      <w:ins w:id="6705" w:author="Arthur Parmentier" w:date="2020-05-22T10:45:00Z">
        <w:r w:rsidRPr="00BF1ECB">
          <w:rPr>
            <w:rPrChange w:id="6706" w:author="Arthur Parmentier" w:date="2020-05-23T19:46:00Z">
              <w:rPr>
                <w:lang w:val="fr-FR"/>
              </w:rPr>
            </w:rPrChange>
          </w:rPr>
          <w:t xml:space="preserve">how to make it work </w:t>
        </w:r>
      </w:ins>
      <w:ins w:id="6707" w:author="Arthur Parmentier" w:date="2020-05-22T10:46:00Z">
        <w:r w:rsidRPr="00BF1ECB">
          <w:rPr>
            <w:rPrChange w:id="6708" w:author="Arthur Parmentier" w:date="2020-05-23T19:46:00Z">
              <w:rPr>
                <w:lang w:val="fr-FR"/>
              </w:rPr>
            </w:rPrChange>
          </w:rPr>
          <w:t xml:space="preserve">with </w:t>
        </w:r>
      </w:ins>
      <w:ins w:id="6709" w:author="Arthur Parmentier" w:date="2020-05-22T10:45:00Z">
        <w:r w:rsidRPr="00BF1ECB">
          <w:rPr>
            <w:rPrChange w:id="6710" w:author="Arthur Parmentier" w:date="2020-05-23T19:46:00Z">
              <w:rPr>
                <w:lang w:val="fr-FR"/>
              </w:rPr>
            </w:rPrChange>
          </w:rPr>
          <w:t>real-time</w:t>
        </w:r>
      </w:ins>
      <w:ins w:id="6711" w:author="Arthur Parmentier" w:date="2020-05-22T10:46:00Z">
        <w:r w:rsidRPr="00BF1ECB">
          <w:rPr>
            <w:rPrChange w:id="6712" w:author="Arthur Parmentier" w:date="2020-05-23T19:46:00Z">
              <w:rPr>
                <w:lang w:val="fr-FR"/>
              </w:rPr>
            </w:rPrChange>
          </w:rPr>
          <w:t xml:space="preserve"> data.</w:t>
        </w:r>
      </w:ins>
      <w:ins w:id="6713" w:author="Arthur Parmentier" w:date="2020-05-22T11:00:00Z">
        <w:r w:rsidRPr="00BF1ECB">
          <w:rPr>
            <w:rPrChange w:id="6714" w:author="Arthur Parmentier" w:date="2020-05-23T19:46:00Z">
              <w:rPr>
                <w:lang w:val="fr-FR"/>
              </w:rPr>
            </w:rPrChange>
          </w:rPr>
          <w:t xml:space="preserve"> </w:t>
        </w:r>
      </w:ins>
    </w:p>
    <w:p w:rsidR="00AE7D19" w:rsidRPr="0058758C" w:rsidRDefault="00AE7D19" w:rsidP="00AD7B79">
      <w:pPr>
        <w:pStyle w:val="Notedebasdepage"/>
        <w:numPr>
          <w:ilvl w:val="0"/>
          <w:numId w:val="39"/>
        </w:numPr>
        <w:rPr>
          <w:ins w:id="6715" w:author="Arthur Parmentier" w:date="2020-05-22T11:27:00Z"/>
          <w:lang w:val="fr-FR"/>
          <w:rPrChange w:id="6716" w:author="Arthur Parmentier" w:date="2020-05-22T11:27:00Z">
            <w:rPr>
              <w:ins w:id="6717" w:author="Arthur Parmentier" w:date="2020-05-22T11:27:00Z"/>
            </w:rPr>
          </w:rPrChange>
        </w:rPr>
      </w:pPr>
      <w:ins w:id="6718" w:author="Arthur Parmentier" w:date="2020-05-22T11:01:00Z">
        <w:r w:rsidRPr="00BF1ECB">
          <w:rPr>
            <w:rPrChange w:id="6719" w:author="Arthur Parmentier" w:date="2020-05-23T19:46:00Z">
              <w:rPr>
                <w:lang w:val="fr-FR"/>
              </w:rPr>
            </w:rPrChange>
          </w:rPr>
          <w:t xml:space="preserve">Frédéric Bettens from UMons presented in 2009 the num.dtw object for Max and PD, but it can not longer be found over the </w:t>
        </w:r>
      </w:ins>
      <w:ins w:id="6720" w:author="Arthur Parmentier" w:date="2020-05-22T11:02:00Z">
        <w:r w:rsidRPr="00BF1ECB">
          <w:rPr>
            <w:rPrChange w:id="6721" w:author="Arthur Parmentier" w:date="2020-05-23T19:46:00Z">
              <w:rPr>
                <w:lang w:val="fr-FR"/>
              </w:rPr>
            </w:rPrChange>
          </w:rPr>
          <w:t xml:space="preserve">web as annonced in its introductory paper </w:t>
        </w:r>
      </w:ins>
      <w:ins w:id="6722" w:author="Arthur Parmentier" w:date="2020-05-22T11:22:00Z">
        <w:r w:rsidRPr="00BF1ECB">
          <w:rPr>
            <w:i/>
            <w:iCs/>
            <w:rPrChange w:id="6723" w:author="Arthur Parmentier" w:date="2020-05-23T19:46:00Z">
              <w:rPr>
                <w:lang w:val="fr-FR"/>
              </w:rPr>
            </w:rPrChange>
          </w:rPr>
          <w:t>Real-time dtw-based gesture recognition external object for max/msp and puredata</w:t>
        </w:r>
        <w:r w:rsidRPr="00BF1ECB">
          <w:rPr>
            <w:rPrChange w:id="6724" w:author="Arthur Parmentier" w:date="2020-05-23T19:46:00Z">
              <w:rPr>
                <w:lang w:val="fr-FR"/>
              </w:rPr>
            </w:rPrChange>
          </w:rPr>
          <w:t xml:space="preserve"> in </w:t>
        </w:r>
      </w:ins>
      <w:ins w:id="6725" w:author="Arthur Parmentier" w:date="2020-05-22T11:23:00Z">
        <w:r>
          <w:t>Proc. SMC ’09, 2009 30-35</w:t>
        </w:r>
      </w:ins>
    </w:p>
    <w:p w:rsidR="00AE7D19" w:rsidRDefault="00AE7D19">
      <w:pPr>
        <w:pStyle w:val="Notedebasdepage"/>
        <w:numPr>
          <w:ilvl w:val="0"/>
          <w:numId w:val="39"/>
        </w:numPr>
        <w:rPr>
          <w:ins w:id="6726" w:author="Arthur Parmentier" w:date="2020-06-04T10:54:00Z"/>
        </w:rPr>
      </w:pPr>
      <w:ins w:id="6727" w:author="Arthur Parmentier" w:date="2020-05-22T11:27:00Z">
        <w:r>
          <w:t>A</w:t>
        </w:r>
      </w:ins>
      <w:ins w:id="6728" w:author="Arthur Parmentier" w:date="2020-05-22T11:29:00Z">
        <w:r>
          <w:t>nother DTW object for Max has been built on t</w:t>
        </w:r>
      </w:ins>
      <w:ins w:id="6729" w:author="Arthur Parmentier" w:date="2020-05-22T11:30:00Z">
        <w:r>
          <w:t xml:space="preserve">he online-DTW library: </w:t>
        </w:r>
        <w:r w:rsidRPr="0058758C">
          <w:rPr>
            <w:i/>
            <w:iCs/>
            <w:rPrChange w:id="6730" w:author="Arthur Parmentier" w:date="2020-05-22T11:30:00Z">
              <w:rPr/>
            </w:rPrChange>
          </w:rPr>
          <w:t>An Online Tempo Tracker for Automatic Accompaniment based on Audio-to-audio Alignment and Beat Tracking</w:t>
        </w:r>
        <w:r>
          <w:t xml:space="preserve">, G. Burloiu. In Sound and Music Computing (SMC), 2016, but </w:t>
        </w:r>
      </w:ins>
      <w:ins w:id="6731" w:author="Arthur Parmentier" w:date="2020-05-22T11:31:00Z">
        <w:r>
          <w:t>i</w:t>
        </w:r>
      </w:ins>
      <w:ins w:id="6732" w:author="Arthur Parmentier" w:date="2020-05-22T11:32:00Z">
        <w:r>
          <w:t>t is not designed to be used as a classifier.</w:t>
        </w:r>
      </w:ins>
    </w:p>
    <w:p w:rsidR="00AE7D19" w:rsidRPr="00BF1ECB" w:rsidRDefault="00AE7D19">
      <w:pPr>
        <w:pStyle w:val="Notedebasdepage"/>
        <w:numPr>
          <w:ilvl w:val="0"/>
          <w:numId w:val="39"/>
        </w:numPr>
        <w:pPrChange w:id="6733" w:author="Arthur Parmentier" w:date="2020-05-22T11:01:00Z">
          <w:pPr>
            <w:pStyle w:val="Notedebasdepage"/>
          </w:pPr>
        </w:pPrChange>
      </w:pPr>
      <w:ins w:id="6734"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49">
    <w:p w:rsidR="00AE7D19" w:rsidRPr="00BF1ECB" w:rsidRDefault="00AE7D19">
      <w:pPr>
        <w:pStyle w:val="Notedebasdepage"/>
      </w:pPr>
      <w:ins w:id="6740" w:author="Arthur Parmentier" w:date="2020-05-22T11:38:00Z">
        <w:r>
          <w:rPr>
            <w:rStyle w:val="Appelnotedebasdep"/>
          </w:rPr>
          <w:footnoteRef/>
        </w:r>
        <w:r>
          <w:t xml:space="preserve"> </w:t>
        </w:r>
      </w:ins>
      <w:ins w:id="6741" w:author="Arthur Parmentier" w:date="2020-05-22T11:39:00Z">
        <w:r w:rsidRPr="00BA3283">
          <w:t>http://www.</w:t>
        </w:r>
      </w:ins>
      <w:ins w:id="6742" w:author="Arthur Parmentier" w:date="2020-05-22T12:18:00Z">
        <w:r>
          <w:t>Wekinator</w:t>
        </w:r>
      </w:ins>
      <w:ins w:id="6743" w:author="Arthur Parmentier" w:date="2020-05-22T11:39:00Z">
        <w:r w:rsidRPr="00BA3283">
          <w:t>.org/</w:t>
        </w:r>
      </w:ins>
    </w:p>
  </w:footnote>
  <w:footnote w:id="50">
    <w:p w:rsidR="00AE7D19" w:rsidRPr="008C7E78" w:rsidRDefault="00AE7D19">
      <w:pPr>
        <w:pStyle w:val="Notedebasdepage"/>
      </w:pPr>
      <w:ins w:id="6980" w:author="Arthur Parmentier" w:date="2020-06-04T14:08:00Z">
        <w:r>
          <w:rPr>
            <w:rStyle w:val="Appelnotedebasdep"/>
          </w:rPr>
          <w:footnoteRef/>
        </w:r>
        <w:r>
          <w:t xml:space="preserve"> </w:t>
        </w:r>
        <w:r w:rsidRPr="008C7E78">
          <w:rPr>
            <w:rPrChange w:id="6981" w:author="Arthur Parmentier" w:date="2020-06-07T18:32:00Z">
              <w:rPr>
                <w:lang w:val="fr-FR"/>
              </w:rPr>
            </w:rPrChange>
          </w:rPr>
          <w:t>See https://github.com/jakesgordon/javascript-state-machine/</w:t>
        </w:r>
      </w:ins>
    </w:p>
  </w:footnote>
  <w:footnote w:id="51">
    <w:p w:rsidR="00AE7D19" w:rsidRPr="008C7E78" w:rsidRDefault="00AE7D19">
      <w:pPr>
        <w:pStyle w:val="Notedebasdepage"/>
      </w:pPr>
      <w:ins w:id="6985" w:author="Arthur Parmentier" w:date="2020-06-04T14:11:00Z">
        <w:r>
          <w:rPr>
            <w:rStyle w:val="Appelnotedebasdep"/>
          </w:rPr>
          <w:footnoteRef/>
        </w:r>
        <w:r>
          <w:t xml:space="preserve"> </w:t>
        </w:r>
        <w:r w:rsidRPr="00443149">
          <w:t>https://github.com/mdaines/viz.js</w:t>
        </w:r>
      </w:ins>
    </w:p>
  </w:footnote>
  <w:footnote w:id="52">
    <w:p w:rsidR="00AE7D19" w:rsidRPr="008C7E78" w:rsidRDefault="00AE7D19">
      <w:pPr>
        <w:pStyle w:val="Notedebasdepage"/>
      </w:pPr>
      <w:ins w:id="7309" w:author="Arthur Parmentier" w:date="2020-06-05T15:46:00Z">
        <w:r>
          <w:rPr>
            <w:rStyle w:val="Appelnotedebasdep"/>
          </w:rPr>
          <w:footnoteRef/>
        </w:r>
        <w:r>
          <w:t xml:space="preserve"> </w:t>
        </w:r>
      </w:ins>
      <w:ins w:id="7310" w:author="Arthur Parmentier" w:date="2020-06-05T15:47:00Z">
        <w:r w:rsidRPr="008C7E78">
          <w:rPr>
            <w:rPrChange w:id="7311"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3">
    <w:p w:rsidR="00AE7D19" w:rsidRPr="008C7E78" w:rsidRDefault="00AE7D19">
      <w:pPr>
        <w:pStyle w:val="Notedebasdepage"/>
      </w:pPr>
      <w:ins w:id="7398" w:author="Arthur Parmentier" w:date="2020-06-05T00:48:00Z">
        <w:r>
          <w:rPr>
            <w:rStyle w:val="Appelnotedebasdep"/>
          </w:rPr>
          <w:footnoteRef/>
        </w:r>
        <w:r>
          <w:t xml:space="preserve"> </w:t>
        </w:r>
        <w:r w:rsidRPr="008C7E78">
          <w:rPr>
            <w:rPrChange w:id="7399" w:author="Arthur Parmentier" w:date="2020-06-07T18:32:00Z">
              <w:rPr>
                <w:lang w:val="fr-FR"/>
              </w:rPr>
            </w:rPrChange>
          </w:rPr>
          <w:t>The vers</w:t>
        </w:r>
      </w:ins>
      <w:ins w:id="7400" w:author="Arthur Parmentier" w:date="2020-06-05T00:49:00Z">
        <w:r w:rsidRPr="008C7E78">
          <w:rPr>
            <w:rPrChange w:id="7401" w:author="Arthur Parmentier" w:date="2020-06-07T18:32:00Z">
              <w:rPr>
                <w:lang w:val="fr-FR"/>
              </w:rPr>
            </w:rPrChange>
          </w:rPr>
          <w:t>ion that I am using is the following : https://github.com/ideoforms/LiveOSC</w:t>
        </w:r>
      </w:ins>
    </w:p>
  </w:footnote>
  <w:footnote w:id="54">
    <w:p w:rsidR="00AE7D19" w:rsidRPr="00FF217B" w:rsidRDefault="00AE7D19" w:rsidP="005522F0">
      <w:pPr>
        <w:pStyle w:val="Notedebasdepage"/>
        <w:rPr>
          <w:ins w:id="7509" w:author="Arthur Parmentier" w:date="2020-05-18T17:07:00Z"/>
        </w:rPr>
      </w:pPr>
      <w:ins w:id="7510" w:author="Arthur Parmentier" w:date="2020-05-18T17:07:00Z">
        <w:r>
          <w:rPr>
            <w:rStyle w:val="Appelnotedebasdep"/>
          </w:rPr>
          <w:footnoteRef/>
        </w:r>
        <w:r>
          <w:t xml:space="preserve"> </w:t>
        </w:r>
        <w:r w:rsidRPr="00CC0B22">
          <w:t xml:space="preserve">2 seconds is the default value </w:t>
        </w:r>
        <w:r>
          <w:t>of the recording sequence for each sign.</w:t>
        </w:r>
      </w:ins>
      <w:ins w:id="7511" w:author="Arthur Parmentier" w:date="2020-05-22T20:16:00Z">
        <w:r>
          <w:t xml:space="preserve"> The implementation details of Wekinator are discussed in </w:t>
        </w:r>
      </w:ins>
      <w:ins w:id="7512" w:author="Arthur Parmentier" w:date="2020-05-22T20:17:00Z">
        <w:r>
          <w:t xml:space="preserve">the course </w:t>
        </w:r>
        <w:r>
          <w:rPr>
            <w:i/>
            <w:iCs/>
          </w:rPr>
          <w:t>Machine learning for musicians and artists, Working with time</w:t>
        </w:r>
        <w:r>
          <w:t xml:space="preserve"> on Kadenze.com</w:t>
        </w:r>
      </w:ins>
      <w:ins w:id="7513"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5">
    <w:p w:rsidR="00AE7D19" w:rsidRPr="00CC0B22" w:rsidRDefault="00AE7D19" w:rsidP="005522F0">
      <w:pPr>
        <w:pStyle w:val="Notedebasdepage"/>
        <w:rPr>
          <w:ins w:id="7516" w:author="Arthur Parmentier" w:date="2020-05-18T17:07:00Z"/>
        </w:rPr>
      </w:pPr>
      <w:ins w:id="7517" w:author="Arthur Parmentier" w:date="2020-05-18T17:07:00Z">
        <w:r>
          <w:rPr>
            <w:rStyle w:val="Appelnotedebasdep"/>
          </w:rPr>
          <w:footnoteRef/>
        </w:r>
        <w:r>
          <w:t xml:space="preserve"> </w:t>
        </w:r>
        <w:r w:rsidRPr="00CC0B22">
          <w:t>We indeed have FPS*sequence_</w:t>
        </w:r>
        <w:r>
          <w:t>length = sequence size.</w:t>
        </w:r>
      </w:ins>
    </w:p>
  </w:footnote>
  <w:footnote w:id="56">
    <w:p w:rsidR="00AE7D19" w:rsidRPr="00BF1ECB" w:rsidRDefault="00AE7D19" w:rsidP="00F7581A">
      <w:pPr>
        <w:pStyle w:val="Notedebasdepage"/>
        <w:rPr>
          <w:ins w:id="7583" w:author="Arthur Parmentier" w:date="2020-05-21T17:01:00Z"/>
          <w:rPrChange w:id="7584" w:author="Arthur Parmentier" w:date="2020-05-23T19:46:00Z">
            <w:rPr>
              <w:ins w:id="7585" w:author="Arthur Parmentier" w:date="2020-05-21T17:01:00Z"/>
              <w:lang w:val="fr-FR"/>
            </w:rPr>
          </w:rPrChange>
        </w:rPr>
      </w:pPr>
      <w:ins w:id="7586" w:author="Arthur Parmentier" w:date="2020-05-21T17:01:00Z">
        <w:r>
          <w:rPr>
            <w:rStyle w:val="Appelnotedebasdep"/>
          </w:rPr>
          <w:footnoteRef/>
        </w:r>
        <w:r>
          <w:t xml:space="preserve"> </w:t>
        </w:r>
        <w:r w:rsidRPr="00BF1ECB">
          <w:rPr>
            <w:rPrChange w:id="7587" w:author="Arthur Parmentier" w:date="2020-05-23T19:46:00Z">
              <w:rPr>
                <w:lang w:val="fr-FR"/>
              </w:rPr>
            </w:rPrChange>
          </w:rPr>
          <w:t xml:space="preserve">Modosc can be found at </w:t>
        </w:r>
        <w:r>
          <w:rPr>
            <w:lang w:val="fr-FR"/>
          </w:rPr>
          <w:fldChar w:fldCharType="begin"/>
        </w:r>
        <w:r w:rsidRPr="00BF1ECB">
          <w:rPr>
            <w:rPrChange w:id="7588"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589" w:author="Arthur Parmentier" w:date="2020-05-23T19:46:00Z">
              <w:rPr>
                <w:rStyle w:val="Lienhypertexte"/>
                <w:lang w:val="fr-FR"/>
              </w:rPr>
            </w:rPrChange>
          </w:rPr>
          <w:t>https://github.com/motiondescriptors/modosc</w:t>
        </w:r>
        <w:r>
          <w:rPr>
            <w:lang w:val="fr-FR"/>
          </w:rPr>
          <w:fldChar w:fldCharType="end"/>
        </w:r>
        <w:r w:rsidRPr="00BF1ECB">
          <w:rPr>
            <w:rPrChange w:id="7590" w:author="Arthur Parmentier" w:date="2020-05-23T19:46:00Z">
              <w:rPr>
                <w:lang w:val="fr-FR"/>
              </w:rPr>
            </w:rPrChange>
          </w:rPr>
          <w:t>, which relevant papers.</w:t>
        </w:r>
      </w:ins>
    </w:p>
  </w:footnote>
  <w:footnote w:id="57">
    <w:p w:rsidR="00AE7D19" w:rsidRPr="00BF1ECB" w:rsidRDefault="00AE7D19">
      <w:pPr>
        <w:pStyle w:val="Notedebasdepage"/>
      </w:pPr>
      <w:ins w:id="7623"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5DFF"/>
    <w:rsid w:val="0005718B"/>
    <w:rsid w:val="00057697"/>
    <w:rsid w:val="00060940"/>
    <w:rsid w:val="000618F2"/>
    <w:rsid w:val="00061E60"/>
    <w:rsid w:val="00067022"/>
    <w:rsid w:val="00067BF8"/>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4695"/>
    <w:rsid w:val="001450A0"/>
    <w:rsid w:val="001450CB"/>
    <w:rsid w:val="00145F52"/>
    <w:rsid w:val="00146277"/>
    <w:rsid w:val="001475FB"/>
    <w:rsid w:val="0015034E"/>
    <w:rsid w:val="00150C0E"/>
    <w:rsid w:val="00152654"/>
    <w:rsid w:val="001536DF"/>
    <w:rsid w:val="00153701"/>
    <w:rsid w:val="0015509F"/>
    <w:rsid w:val="0015677B"/>
    <w:rsid w:val="00156CB8"/>
    <w:rsid w:val="00156FC6"/>
    <w:rsid w:val="00157755"/>
    <w:rsid w:val="00157F8B"/>
    <w:rsid w:val="0016056E"/>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038B"/>
    <w:rsid w:val="00191207"/>
    <w:rsid w:val="001958BE"/>
    <w:rsid w:val="00195BC6"/>
    <w:rsid w:val="00195C6D"/>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3555"/>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876C7"/>
    <w:rsid w:val="0029186E"/>
    <w:rsid w:val="00292AD2"/>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4EC2"/>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4B3D"/>
    <w:rsid w:val="00486495"/>
    <w:rsid w:val="00486DE0"/>
    <w:rsid w:val="00486FDC"/>
    <w:rsid w:val="00487362"/>
    <w:rsid w:val="00492A1F"/>
    <w:rsid w:val="00492FB8"/>
    <w:rsid w:val="004930FA"/>
    <w:rsid w:val="004934C1"/>
    <w:rsid w:val="0049358D"/>
    <w:rsid w:val="0049456C"/>
    <w:rsid w:val="004A28AB"/>
    <w:rsid w:val="004A5894"/>
    <w:rsid w:val="004B04FD"/>
    <w:rsid w:val="004B1016"/>
    <w:rsid w:val="004B18F3"/>
    <w:rsid w:val="004B1C9F"/>
    <w:rsid w:val="004B1CFD"/>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7730"/>
    <w:rsid w:val="00567C86"/>
    <w:rsid w:val="005711C9"/>
    <w:rsid w:val="0057131A"/>
    <w:rsid w:val="00572563"/>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1D02"/>
    <w:rsid w:val="006127A3"/>
    <w:rsid w:val="00612F18"/>
    <w:rsid w:val="00613706"/>
    <w:rsid w:val="006155A3"/>
    <w:rsid w:val="00616215"/>
    <w:rsid w:val="00616EBE"/>
    <w:rsid w:val="006172B3"/>
    <w:rsid w:val="00617EDA"/>
    <w:rsid w:val="00620051"/>
    <w:rsid w:val="006217E4"/>
    <w:rsid w:val="006223A9"/>
    <w:rsid w:val="00622AD7"/>
    <w:rsid w:val="006331DF"/>
    <w:rsid w:val="006340F0"/>
    <w:rsid w:val="00635850"/>
    <w:rsid w:val="00635F2F"/>
    <w:rsid w:val="00640E93"/>
    <w:rsid w:val="00640FA9"/>
    <w:rsid w:val="00643933"/>
    <w:rsid w:val="00651061"/>
    <w:rsid w:val="0065106E"/>
    <w:rsid w:val="00651357"/>
    <w:rsid w:val="00651E2D"/>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38C8"/>
    <w:rsid w:val="008542B7"/>
    <w:rsid w:val="00857472"/>
    <w:rsid w:val="00860214"/>
    <w:rsid w:val="00860B54"/>
    <w:rsid w:val="00862E4D"/>
    <w:rsid w:val="00863218"/>
    <w:rsid w:val="00863F70"/>
    <w:rsid w:val="0086556A"/>
    <w:rsid w:val="008677BF"/>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6401"/>
    <w:rsid w:val="008A6488"/>
    <w:rsid w:val="008A6CE7"/>
    <w:rsid w:val="008B1BC4"/>
    <w:rsid w:val="008B7832"/>
    <w:rsid w:val="008B7AAC"/>
    <w:rsid w:val="008C0EC1"/>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D7C"/>
    <w:rsid w:val="009B4520"/>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75C8"/>
    <w:rsid w:val="009D7F8E"/>
    <w:rsid w:val="009E3561"/>
    <w:rsid w:val="009E67E3"/>
    <w:rsid w:val="009E7ADA"/>
    <w:rsid w:val="009F0A06"/>
    <w:rsid w:val="009F19C2"/>
    <w:rsid w:val="009F2A2F"/>
    <w:rsid w:val="009F582B"/>
    <w:rsid w:val="009F6BB6"/>
    <w:rsid w:val="009F79AA"/>
    <w:rsid w:val="00A008F7"/>
    <w:rsid w:val="00A00963"/>
    <w:rsid w:val="00A01FAD"/>
    <w:rsid w:val="00A025BD"/>
    <w:rsid w:val="00A0616F"/>
    <w:rsid w:val="00A06D4C"/>
    <w:rsid w:val="00A11D85"/>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9F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8B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2771"/>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6D3"/>
    <w:rsid w:val="00EE49AA"/>
    <w:rsid w:val="00EE5351"/>
    <w:rsid w:val="00EE6A08"/>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DD8"/>
    <w:rsid w:val="00FA53E4"/>
    <w:rsid w:val="00FA5F3C"/>
    <w:rsid w:val="00FA6678"/>
    <w:rsid w:val="00FB06DB"/>
    <w:rsid w:val="00FB0C2C"/>
    <w:rsid w:val="00FB1829"/>
    <w:rsid w:val="00FB2671"/>
    <w:rsid w:val="00FB2824"/>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16</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17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18</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19</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20</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21</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22</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24</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D2F62D-E8BC-4997-B011-CF1E60681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14392</TotalTime>
  <Pages>81</Pages>
  <Words>28444</Words>
  <Characters>156443</Characters>
  <Application>Microsoft Office Word</Application>
  <DocSecurity>0</DocSecurity>
  <Lines>1303</Lines>
  <Paragraphs>369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1736</cp:revision>
  <dcterms:created xsi:type="dcterms:W3CDTF">2019-12-11T06:12:00Z</dcterms:created>
  <dcterms:modified xsi:type="dcterms:W3CDTF">2020-06-11T14:26:00Z</dcterms:modified>
</cp:coreProperties>
</file>